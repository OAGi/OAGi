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CCD52FF"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7-06T17:38:00Z">
        <w:r w:rsidR="00A979A3">
          <w:rPr>
            <w:noProof/>
          </w:rPr>
          <w:t>7/6/2016 5:38 PM</w:t>
        </w:r>
      </w:ins>
      <w:del w:id="4" w:author="Kulvatunyou, Boonserm (Fed)" w:date="2016-06-21T17:28:00Z">
        <w:r w:rsidR="00B67F81" w:rsidDel="00D7314C">
          <w:rPr>
            <w:noProof/>
          </w:rPr>
          <w:delText>6/21/2016 5:14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4292602"/>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4292603"/>
      <w:r>
        <w:lastRenderedPageBreak/>
        <w:t>Table of Contents</w:t>
      </w:r>
      <w:bookmarkEnd w:id="6"/>
      <w:bookmarkEnd w:id="7"/>
      <w:bookmarkEnd w:id="8"/>
      <w:bookmarkEnd w:id="9"/>
    </w:p>
    <w:p w14:paraId="2EA50118" w14:textId="1EEA7544" w:rsidR="00B67F81"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4292602" w:history="1">
        <w:r w:rsidR="00B67F81" w:rsidRPr="00EB18FF">
          <w:rPr>
            <w:rStyle w:val="Hyperlink"/>
            <w:noProof/>
          </w:rPr>
          <w:t>Change Tracking</w:t>
        </w:r>
        <w:r w:rsidR="00B67F81">
          <w:rPr>
            <w:noProof/>
            <w:webHidden/>
          </w:rPr>
          <w:tab/>
        </w:r>
        <w:r w:rsidR="00B67F81">
          <w:rPr>
            <w:noProof/>
            <w:webHidden/>
          </w:rPr>
          <w:fldChar w:fldCharType="begin"/>
        </w:r>
        <w:r w:rsidR="00B67F81">
          <w:rPr>
            <w:noProof/>
            <w:webHidden/>
          </w:rPr>
          <w:instrText xml:space="preserve"> PAGEREF _Toc454292602 \h </w:instrText>
        </w:r>
        <w:r w:rsidR="00B67F81">
          <w:rPr>
            <w:noProof/>
            <w:webHidden/>
          </w:rPr>
        </w:r>
        <w:r w:rsidR="00B67F81">
          <w:rPr>
            <w:noProof/>
            <w:webHidden/>
          </w:rPr>
          <w:fldChar w:fldCharType="separate"/>
        </w:r>
        <w:r w:rsidR="00B67F81">
          <w:rPr>
            <w:noProof/>
            <w:webHidden/>
          </w:rPr>
          <w:t>2</w:t>
        </w:r>
        <w:r w:rsidR="00B67F81">
          <w:rPr>
            <w:noProof/>
            <w:webHidden/>
          </w:rPr>
          <w:fldChar w:fldCharType="end"/>
        </w:r>
      </w:hyperlink>
    </w:p>
    <w:p w14:paraId="0B27D0FC" w14:textId="52C59121" w:rsidR="00B67F81" w:rsidRDefault="00B26A1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4292603" w:history="1">
        <w:r w:rsidR="00B67F81" w:rsidRPr="00EB18FF">
          <w:rPr>
            <w:rStyle w:val="Hyperlink"/>
            <w:noProof/>
          </w:rPr>
          <w:t>Table of Contents</w:t>
        </w:r>
        <w:r w:rsidR="00B67F81">
          <w:rPr>
            <w:noProof/>
            <w:webHidden/>
          </w:rPr>
          <w:tab/>
        </w:r>
        <w:r w:rsidR="00B67F81">
          <w:rPr>
            <w:noProof/>
            <w:webHidden/>
          </w:rPr>
          <w:fldChar w:fldCharType="begin"/>
        </w:r>
        <w:r w:rsidR="00B67F81">
          <w:rPr>
            <w:noProof/>
            <w:webHidden/>
          </w:rPr>
          <w:instrText xml:space="preserve"> PAGEREF _Toc454292603 \h </w:instrText>
        </w:r>
        <w:r w:rsidR="00B67F81">
          <w:rPr>
            <w:noProof/>
            <w:webHidden/>
          </w:rPr>
        </w:r>
        <w:r w:rsidR="00B67F81">
          <w:rPr>
            <w:noProof/>
            <w:webHidden/>
          </w:rPr>
          <w:fldChar w:fldCharType="separate"/>
        </w:r>
        <w:r w:rsidR="00B67F81">
          <w:rPr>
            <w:noProof/>
            <w:webHidden/>
          </w:rPr>
          <w:t>3</w:t>
        </w:r>
        <w:r w:rsidR="00B67F81">
          <w:rPr>
            <w:noProof/>
            <w:webHidden/>
          </w:rPr>
          <w:fldChar w:fldCharType="end"/>
        </w:r>
      </w:hyperlink>
    </w:p>
    <w:p w14:paraId="1189102B" w14:textId="088AED9F"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4" w:history="1">
        <w:r w:rsidR="00B67F81" w:rsidRPr="00EB18FF">
          <w:rPr>
            <w:rStyle w:val="Hyperlink"/>
            <w:noProof/>
          </w:rPr>
          <w:t>1.</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Introduction</w:t>
        </w:r>
        <w:r w:rsidR="00B67F81">
          <w:rPr>
            <w:noProof/>
            <w:webHidden/>
          </w:rPr>
          <w:tab/>
        </w:r>
        <w:r w:rsidR="00B67F81">
          <w:rPr>
            <w:noProof/>
            <w:webHidden/>
          </w:rPr>
          <w:fldChar w:fldCharType="begin"/>
        </w:r>
        <w:r w:rsidR="00B67F81">
          <w:rPr>
            <w:noProof/>
            <w:webHidden/>
          </w:rPr>
          <w:instrText xml:space="preserve"> PAGEREF _Toc454292604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23DF313" w14:textId="05A693D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5" w:history="1">
        <w:r w:rsidR="00B67F81" w:rsidRPr="00EB18FF">
          <w:rPr>
            <w:rStyle w:val="Hyperlink"/>
            <w:noProof/>
          </w:rPr>
          <w:t>1.1</w:t>
        </w:r>
        <w:r w:rsidR="00B67F81">
          <w:rPr>
            <w:rFonts w:asciiTheme="minorHAnsi" w:eastAsiaTheme="minorEastAsia" w:hAnsiTheme="minorHAnsi" w:cstheme="minorBidi"/>
            <w:b w:val="0"/>
            <w:bCs w:val="0"/>
            <w:noProof/>
            <w:szCs w:val="28"/>
            <w:lang w:bidi="th-TH"/>
          </w:rPr>
          <w:tab/>
        </w:r>
        <w:r w:rsidR="00B67F81" w:rsidRPr="00EB18FF">
          <w:rPr>
            <w:rStyle w:val="Hyperlink"/>
            <w:noProof/>
          </w:rPr>
          <w:t>Purpose</w:t>
        </w:r>
        <w:r w:rsidR="00B67F81">
          <w:rPr>
            <w:noProof/>
            <w:webHidden/>
          </w:rPr>
          <w:tab/>
        </w:r>
        <w:r w:rsidR="00B67F81">
          <w:rPr>
            <w:noProof/>
            <w:webHidden/>
          </w:rPr>
          <w:fldChar w:fldCharType="begin"/>
        </w:r>
        <w:r w:rsidR="00B67F81">
          <w:rPr>
            <w:noProof/>
            <w:webHidden/>
          </w:rPr>
          <w:instrText xml:space="preserve"> PAGEREF _Toc454292605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DA2F53F" w14:textId="5834D473"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6" w:history="1">
        <w:r w:rsidR="00B67F81" w:rsidRPr="00EB18FF">
          <w:rPr>
            <w:rStyle w:val="Hyperlink"/>
            <w:noProof/>
          </w:rPr>
          <w:t>1.2</w:t>
        </w:r>
        <w:r w:rsidR="00B67F81">
          <w:rPr>
            <w:rFonts w:asciiTheme="minorHAnsi" w:eastAsiaTheme="minorEastAsia" w:hAnsiTheme="minorHAnsi" w:cstheme="minorBidi"/>
            <w:b w:val="0"/>
            <w:bCs w:val="0"/>
            <w:noProof/>
            <w:szCs w:val="28"/>
            <w:lang w:bidi="th-TH"/>
          </w:rPr>
          <w:tab/>
        </w:r>
        <w:r w:rsidR="00B67F81" w:rsidRPr="00EB18FF">
          <w:rPr>
            <w:rStyle w:val="Hyperlink"/>
            <w:noProof/>
          </w:rPr>
          <w:t>Scope</w:t>
        </w:r>
        <w:r w:rsidR="00B67F81">
          <w:rPr>
            <w:noProof/>
            <w:webHidden/>
          </w:rPr>
          <w:tab/>
        </w:r>
        <w:r w:rsidR="00B67F81">
          <w:rPr>
            <w:noProof/>
            <w:webHidden/>
          </w:rPr>
          <w:fldChar w:fldCharType="begin"/>
        </w:r>
        <w:r w:rsidR="00B67F81">
          <w:rPr>
            <w:noProof/>
            <w:webHidden/>
          </w:rPr>
          <w:instrText xml:space="preserve"> PAGEREF _Toc454292606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FA74774" w14:textId="797B5EA5"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7" w:history="1">
        <w:r w:rsidR="00B67F81" w:rsidRPr="00EB18FF">
          <w:rPr>
            <w:rStyle w:val="Hyperlink"/>
            <w:noProof/>
          </w:rPr>
          <w:t>1.3</w:t>
        </w:r>
        <w:r w:rsidR="00B67F81">
          <w:rPr>
            <w:rFonts w:asciiTheme="minorHAnsi" w:eastAsiaTheme="minorEastAsia" w:hAnsiTheme="minorHAnsi" w:cstheme="minorBidi"/>
            <w:b w:val="0"/>
            <w:bCs w:val="0"/>
            <w:noProof/>
            <w:szCs w:val="28"/>
            <w:lang w:bidi="th-TH"/>
          </w:rPr>
          <w:tab/>
        </w:r>
        <w:r w:rsidR="00B67F81" w:rsidRPr="00EB18FF">
          <w:rPr>
            <w:rStyle w:val="Hyperlink"/>
            <w:noProof/>
          </w:rPr>
          <w:t>Definitions, Acronyms and Abbreviations</w:t>
        </w:r>
        <w:r w:rsidR="00B67F81">
          <w:rPr>
            <w:noProof/>
            <w:webHidden/>
          </w:rPr>
          <w:tab/>
        </w:r>
        <w:r w:rsidR="00B67F81">
          <w:rPr>
            <w:noProof/>
            <w:webHidden/>
          </w:rPr>
          <w:fldChar w:fldCharType="begin"/>
        </w:r>
        <w:r w:rsidR="00B67F81">
          <w:rPr>
            <w:noProof/>
            <w:webHidden/>
          </w:rPr>
          <w:instrText xml:space="preserve"> PAGEREF _Toc454292607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F6D179D" w14:textId="78F7D144"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8" w:history="1">
        <w:r w:rsidR="00B67F81" w:rsidRPr="00EB18FF">
          <w:rPr>
            <w:rStyle w:val="Hyperlink"/>
            <w:noProof/>
          </w:rPr>
          <w:t>1.4</w:t>
        </w:r>
        <w:r w:rsidR="00B67F81">
          <w:rPr>
            <w:rFonts w:asciiTheme="minorHAnsi" w:eastAsiaTheme="minorEastAsia" w:hAnsiTheme="minorHAnsi" w:cstheme="minorBidi"/>
            <w:b w:val="0"/>
            <w:bCs w:val="0"/>
            <w:noProof/>
            <w:szCs w:val="28"/>
            <w:lang w:bidi="th-TH"/>
          </w:rPr>
          <w:tab/>
        </w:r>
        <w:r w:rsidR="00B67F81" w:rsidRPr="00EB18FF">
          <w:rPr>
            <w:rStyle w:val="Hyperlink"/>
            <w:noProof/>
          </w:rPr>
          <w:t>References</w:t>
        </w:r>
        <w:r w:rsidR="00B67F81">
          <w:rPr>
            <w:noProof/>
            <w:webHidden/>
          </w:rPr>
          <w:tab/>
        </w:r>
        <w:r w:rsidR="00B67F81">
          <w:rPr>
            <w:noProof/>
            <w:webHidden/>
          </w:rPr>
          <w:fldChar w:fldCharType="begin"/>
        </w:r>
        <w:r w:rsidR="00B67F81">
          <w:rPr>
            <w:noProof/>
            <w:webHidden/>
          </w:rPr>
          <w:instrText xml:space="preserve"> PAGEREF _Toc454292608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072FC026" w14:textId="0FAA5D91"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9" w:history="1">
        <w:r w:rsidR="00B67F81" w:rsidRPr="00EB18FF">
          <w:rPr>
            <w:rStyle w:val="Hyperlink"/>
            <w:noProof/>
          </w:rPr>
          <w:t>2.</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Architectural Goals and Constraints</w:t>
        </w:r>
        <w:r w:rsidR="00B67F81">
          <w:rPr>
            <w:noProof/>
            <w:webHidden/>
          </w:rPr>
          <w:tab/>
        </w:r>
        <w:r w:rsidR="00B67F81">
          <w:rPr>
            <w:noProof/>
            <w:webHidden/>
          </w:rPr>
          <w:fldChar w:fldCharType="begin"/>
        </w:r>
        <w:r w:rsidR="00B67F81">
          <w:rPr>
            <w:noProof/>
            <w:webHidden/>
          </w:rPr>
          <w:instrText xml:space="preserve"> PAGEREF _Toc454292609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DEB2AAD" w14:textId="233F13BE"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0" w:history="1">
        <w:r w:rsidR="00B67F81" w:rsidRPr="00EB18FF">
          <w:rPr>
            <w:rStyle w:val="Hyperlink"/>
            <w:noProof/>
          </w:rPr>
          <w:t>2.1</w:t>
        </w:r>
        <w:r w:rsidR="00B67F81">
          <w:rPr>
            <w:rFonts w:asciiTheme="minorHAnsi" w:eastAsiaTheme="minorEastAsia" w:hAnsiTheme="minorHAnsi" w:cstheme="minorBidi"/>
            <w:b w:val="0"/>
            <w:bCs w:val="0"/>
            <w:noProof/>
            <w:szCs w:val="28"/>
            <w:lang w:bidi="th-TH"/>
          </w:rPr>
          <w:tab/>
        </w:r>
        <w:r w:rsidR="00B67F81" w:rsidRPr="00EB18FF">
          <w:rPr>
            <w:rStyle w:val="Hyperlink"/>
            <w:noProof/>
          </w:rPr>
          <w:t>Technical Platform</w:t>
        </w:r>
        <w:r w:rsidR="00B67F81">
          <w:rPr>
            <w:noProof/>
            <w:webHidden/>
          </w:rPr>
          <w:tab/>
        </w:r>
        <w:r w:rsidR="00B67F81">
          <w:rPr>
            <w:noProof/>
            <w:webHidden/>
          </w:rPr>
          <w:fldChar w:fldCharType="begin"/>
        </w:r>
        <w:r w:rsidR="00B67F81">
          <w:rPr>
            <w:noProof/>
            <w:webHidden/>
          </w:rPr>
          <w:instrText xml:space="preserve"> PAGEREF _Toc454292610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1D10384" w14:textId="65ED88E0"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1" w:history="1">
        <w:r w:rsidR="00B67F81" w:rsidRPr="00EB18FF">
          <w:rPr>
            <w:rStyle w:val="Hyperlink"/>
            <w:noProof/>
          </w:rPr>
          <w:t>2.2</w:t>
        </w:r>
        <w:r w:rsidR="00B67F81">
          <w:rPr>
            <w:rFonts w:asciiTheme="minorHAnsi" w:eastAsiaTheme="minorEastAsia" w:hAnsiTheme="minorHAnsi" w:cstheme="minorBidi"/>
            <w:b w:val="0"/>
            <w:bCs w:val="0"/>
            <w:noProof/>
            <w:szCs w:val="28"/>
            <w:lang w:bidi="th-TH"/>
          </w:rPr>
          <w:tab/>
        </w:r>
        <w:r w:rsidR="00B67F81" w:rsidRPr="00EB18FF">
          <w:rPr>
            <w:rStyle w:val="Hyperlink"/>
            <w:noProof/>
          </w:rPr>
          <w:t>Security</w:t>
        </w:r>
        <w:r w:rsidR="00B67F81">
          <w:rPr>
            <w:noProof/>
            <w:webHidden/>
          </w:rPr>
          <w:tab/>
        </w:r>
        <w:r w:rsidR="00B67F81">
          <w:rPr>
            <w:noProof/>
            <w:webHidden/>
          </w:rPr>
          <w:fldChar w:fldCharType="begin"/>
        </w:r>
        <w:r w:rsidR="00B67F81">
          <w:rPr>
            <w:noProof/>
            <w:webHidden/>
          </w:rPr>
          <w:instrText xml:space="preserve"> PAGEREF _Toc454292611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A80C288" w14:textId="13597C4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2" w:history="1">
        <w:r w:rsidR="00B67F81" w:rsidRPr="00EB18FF">
          <w:rPr>
            <w:rStyle w:val="Hyperlink"/>
            <w:noProof/>
          </w:rPr>
          <w:t>2.3</w:t>
        </w:r>
        <w:r w:rsidR="00B67F81">
          <w:rPr>
            <w:rFonts w:asciiTheme="minorHAnsi" w:eastAsiaTheme="minorEastAsia" w:hAnsiTheme="minorHAnsi" w:cstheme="minorBidi"/>
            <w:b w:val="0"/>
            <w:bCs w:val="0"/>
            <w:noProof/>
            <w:szCs w:val="28"/>
            <w:lang w:bidi="th-TH"/>
          </w:rPr>
          <w:tab/>
        </w:r>
        <w:r w:rsidR="00B67F81" w:rsidRPr="00EB18FF">
          <w:rPr>
            <w:rStyle w:val="Hyperlink"/>
            <w:noProof/>
          </w:rPr>
          <w:t>Persistence</w:t>
        </w:r>
        <w:r w:rsidR="00B67F81">
          <w:rPr>
            <w:noProof/>
            <w:webHidden/>
          </w:rPr>
          <w:tab/>
        </w:r>
        <w:r w:rsidR="00B67F81">
          <w:rPr>
            <w:noProof/>
            <w:webHidden/>
          </w:rPr>
          <w:fldChar w:fldCharType="begin"/>
        </w:r>
        <w:r w:rsidR="00B67F81">
          <w:rPr>
            <w:noProof/>
            <w:webHidden/>
          </w:rPr>
          <w:instrText xml:space="preserve"> PAGEREF _Toc454292612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18B3C49C" w14:textId="5168032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3" w:history="1">
        <w:r w:rsidR="00B67F81" w:rsidRPr="00EB18FF">
          <w:rPr>
            <w:rStyle w:val="Hyperlink"/>
            <w:noProof/>
          </w:rPr>
          <w:t>2.4</w:t>
        </w:r>
        <w:r w:rsidR="00B67F81">
          <w:rPr>
            <w:rFonts w:asciiTheme="minorHAnsi" w:eastAsiaTheme="minorEastAsia" w:hAnsiTheme="minorHAnsi" w:cstheme="minorBidi"/>
            <w:b w:val="0"/>
            <w:bCs w:val="0"/>
            <w:noProof/>
            <w:szCs w:val="28"/>
            <w:lang w:bidi="th-TH"/>
          </w:rPr>
          <w:tab/>
        </w:r>
        <w:r w:rsidR="00B67F81" w:rsidRPr="00EB18FF">
          <w:rPr>
            <w:rStyle w:val="Hyperlink"/>
            <w:noProof/>
          </w:rPr>
          <w:t>Reliability/Availability</w:t>
        </w:r>
        <w:r w:rsidR="00B67F81">
          <w:rPr>
            <w:noProof/>
            <w:webHidden/>
          </w:rPr>
          <w:tab/>
        </w:r>
        <w:r w:rsidR="00B67F81">
          <w:rPr>
            <w:noProof/>
            <w:webHidden/>
          </w:rPr>
          <w:fldChar w:fldCharType="begin"/>
        </w:r>
        <w:r w:rsidR="00B67F81">
          <w:rPr>
            <w:noProof/>
            <w:webHidden/>
          </w:rPr>
          <w:instrText xml:space="preserve"> PAGEREF _Toc454292613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38A490C" w14:textId="107209A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4" w:history="1">
        <w:r w:rsidR="00B67F81" w:rsidRPr="00EB18FF">
          <w:rPr>
            <w:rStyle w:val="Hyperlink"/>
            <w:noProof/>
          </w:rPr>
          <w:t>2.5</w:t>
        </w:r>
        <w:r w:rsidR="00B67F81">
          <w:rPr>
            <w:rFonts w:asciiTheme="minorHAnsi" w:eastAsiaTheme="minorEastAsia" w:hAnsiTheme="minorHAnsi" w:cstheme="minorBidi"/>
            <w:b w:val="0"/>
            <w:bCs w:val="0"/>
            <w:noProof/>
            <w:szCs w:val="28"/>
            <w:lang w:bidi="th-TH"/>
          </w:rPr>
          <w:tab/>
        </w:r>
        <w:r w:rsidR="00B67F81" w:rsidRPr="00EB18FF">
          <w:rPr>
            <w:rStyle w:val="Hyperlink"/>
            <w:noProof/>
          </w:rPr>
          <w:t>Performance</w:t>
        </w:r>
        <w:r w:rsidR="00B67F81">
          <w:rPr>
            <w:noProof/>
            <w:webHidden/>
          </w:rPr>
          <w:tab/>
        </w:r>
        <w:r w:rsidR="00B67F81">
          <w:rPr>
            <w:noProof/>
            <w:webHidden/>
          </w:rPr>
          <w:fldChar w:fldCharType="begin"/>
        </w:r>
        <w:r w:rsidR="00B67F81">
          <w:rPr>
            <w:noProof/>
            <w:webHidden/>
          </w:rPr>
          <w:instrText xml:space="preserve"> PAGEREF _Toc454292614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2B2129ED" w14:textId="5F0F20E6"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5" w:history="1">
        <w:r w:rsidR="00B67F81" w:rsidRPr="00EB18FF">
          <w:rPr>
            <w:rStyle w:val="Hyperlink"/>
            <w:noProof/>
          </w:rPr>
          <w:t>2.6</w:t>
        </w:r>
        <w:r w:rsidR="00B67F81">
          <w:rPr>
            <w:rFonts w:asciiTheme="minorHAnsi" w:eastAsiaTheme="minorEastAsia" w:hAnsiTheme="minorHAnsi" w:cstheme="minorBidi"/>
            <w:b w:val="0"/>
            <w:bCs w:val="0"/>
            <w:noProof/>
            <w:szCs w:val="28"/>
            <w:lang w:bidi="th-TH"/>
          </w:rPr>
          <w:tab/>
        </w:r>
        <w:r w:rsidR="00B67F81" w:rsidRPr="00EB18FF">
          <w:rPr>
            <w:rStyle w:val="Hyperlink"/>
            <w:noProof/>
          </w:rPr>
          <w:t>Internationalization</w:t>
        </w:r>
        <w:r w:rsidR="00B67F81">
          <w:rPr>
            <w:noProof/>
            <w:webHidden/>
          </w:rPr>
          <w:tab/>
        </w:r>
        <w:r w:rsidR="00B67F81">
          <w:rPr>
            <w:noProof/>
            <w:webHidden/>
          </w:rPr>
          <w:fldChar w:fldCharType="begin"/>
        </w:r>
        <w:r w:rsidR="00B67F81">
          <w:rPr>
            <w:noProof/>
            <w:webHidden/>
          </w:rPr>
          <w:instrText xml:space="preserve"> PAGEREF _Toc454292615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32523766" w14:textId="04484F6E"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16" w:history="1">
        <w:r w:rsidR="00B67F81" w:rsidRPr="00EB18FF">
          <w:rPr>
            <w:rStyle w:val="Hyperlink"/>
            <w:noProof/>
          </w:rPr>
          <w:t>3.</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Use-Case View</w:t>
        </w:r>
        <w:r w:rsidR="00B67F81">
          <w:rPr>
            <w:noProof/>
            <w:webHidden/>
          </w:rPr>
          <w:tab/>
        </w:r>
        <w:r w:rsidR="00B67F81">
          <w:rPr>
            <w:noProof/>
            <w:webHidden/>
          </w:rPr>
          <w:fldChar w:fldCharType="begin"/>
        </w:r>
        <w:r w:rsidR="00B67F81">
          <w:rPr>
            <w:noProof/>
            <w:webHidden/>
          </w:rPr>
          <w:instrText xml:space="preserve"> PAGEREF _Toc454292616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72416C7" w14:textId="447E33E9"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7" w:history="1">
        <w:r w:rsidR="00B67F81" w:rsidRPr="00EB18FF">
          <w:rPr>
            <w:rStyle w:val="Hyperlink"/>
            <w:noProof/>
          </w:rPr>
          <w:t>3.1</w:t>
        </w:r>
        <w:r w:rsidR="00B67F81">
          <w:rPr>
            <w:rFonts w:asciiTheme="minorHAnsi" w:eastAsiaTheme="minorEastAsia" w:hAnsiTheme="minorHAnsi" w:cstheme="minorBidi"/>
            <w:b w:val="0"/>
            <w:bCs w:val="0"/>
            <w:noProof/>
            <w:szCs w:val="28"/>
            <w:lang w:bidi="th-TH"/>
          </w:rPr>
          <w:tab/>
        </w:r>
        <w:r w:rsidR="00B67F81" w:rsidRPr="00EB18FF">
          <w:rPr>
            <w:rStyle w:val="Hyperlink"/>
            <w:noProof/>
          </w:rPr>
          <w:t>Import OAGIS 10 Model into the Database</w:t>
        </w:r>
        <w:r w:rsidR="00B67F81">
          <w:rPr>
            <w:noProof/>
            <w:webHidden/>
          </w:rPr>
          <w:tab/>
        </w:r>
        <w:r w:rsidR="00B67F81">
          <w:rPr>
            <w:noProof/>
            <w:webHidden/>
          </w:rPr>
          <w:fldChar w:fldCharType="begin"/>
        </w:r>
        <w:r w:rsidR="00B67F81">
          <w:rPr>
            <w:noProof/>
            <w:webHidden/>
          </w:rPr>
          <w:instrText xml:space="preserve"> PAGEREF _Toc454292617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5E8A9826" w14:textId="19876D7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18" w:history="1">
        <w:r w:rsidR="00B67F81" w:rsidRPr="00EB18FF">
          <w:rPr>
            <w:rStyle w:val="Hyperlink"/>
            <w:noProof/>
          </w:rPr>
          <w:t>3.1.1</w:t>
        </w:r>
        <w:r w:rsidR="00B67F81">
          <w:rPr>
            <w:rFonts w:asciiTheme="minorHAnsi" w:eastAsiaTheme="minorEastAsia" w:hAnsiTheme="minorHAnsi" w:cstheme="minorBidi"/>
            <w:noProof/>
            <w:sz w:val="22"/>
            <w:szCs w:val="28"/>
            <w:lang w:bidi="th-TH"/>
          </w:rPr>
          <w:tab/>
        </w:r>
        <w:r w:rsidR="00B67F81" w:rsidRPr="00EB18FF">
          <w:rPr>
            <w:rStyle w:val="Hyperlink"/>
            <w:noProof/>
          </w:rPr>
          <w:t>Import OAGIS Model into the Database</w:t>
        </w:r>
        <w:r w:rsidR="00B67F81">
          <w:rPr>
            <w:noProof/>
            <w:webHidden/>
          </w:rPr>
          <w:tab/>
        </w:r>
        <w:r w:rsidR="00B67F81">
          <w:rPr>
            <w:noProof/>
            <w:webHidden/>
          </w:rPr>
          <w:fldChar w:fldCharType="begin"/>
        </w:r>
        <w:r w:rsidR="00B67F81">
          <w:rPr>
            <w:noProof/>
            <w:webHidden/>
          </w:rPr>
          <w:instrText xml:space="preserve"> PAGEREF _Toc454292618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05FBCB11" w14:textId="2F6FAFA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19" w:history="1">
        <w:r w:rsidR="00B67F81" w:rsidRPr="00EB18FF">
          <w:rPr>
            <w:rStyle w:val="Hyperlink"/>
            <w:noProof/>
          </w:rPr>
          <w:t>3.1.1.1</w:t>
        </w:r>
        <w:r w:rsidR="00B67F81">
          <w:rPr>
            <w:rFonts w:asciiTheme="minorHAnsi" w:eastAsiaTheme="minorEastAsia" w:hAnsiTheme="minorHAnsi" w:cstheme="minorBidi"/>
            <w:noProof/>
            <w:sz w:val="22"/>
            <w:szCs w:val="28"/>
            <w:lang w:bidi="th-TH"/>
          </w:rPr>
          <w:tab/>
        </w:r>
        <w:r w:rsidR="00B67F81" w:rsidRPr="00EB18FF">
          <w:rPr>
            <w:rStyle w:val="Hyperlink"/>
            <w:noProof/>
          </w:rPr>
          <w:t>Fix to OAGIS 10.1</w:t>
        </w:r>
        <w:r w:rsidR="00B67F81">
          <w:rPr>
            <w:noProof/>
            <w:webHidden/>
          </w:rPr>
          <w:tab/>
        </w:r>
        <w:r w:rsidR="00B67F81">
          <w:rPr>
            <w:noProof/>
            <w:webHidden/>
          </w:rPr>
          <w:fldChar w:fldCharType="begin"/>
        </w:r>
        <w:r w:rsidR="00B67F81">
          <w:rPr>
            <w:noProof/>
            <w:webHidden/>
          </w:rPr>
          <w:instrText xml:space="preserve"> PAGEREF _Toc454292619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27A9F5D0" w14:textId="04C5C43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0" w:history="1">
        <w:r w:rsidR="00B67F81" w:rsidRPr="00EB18FF">
          <w:rPr>
            <w:rStyle w:val="Hyperlink"/>
            <w:noProof/>
          </w:rPr>
          <w:t>3.1.1.2</w:t>
        </w:r>
        <w:r w:rsidR="00B67F81">
          <w:rPr>
            <w:rFonts w:asciiTheme="minorHAnsi" w:eastAsiaTheme="minorEastAsia" w:hAnsiTheme="minorHAnsi" w:cstheme="minorBidi"/>
            <w:noProof/>
            <w:sz w:val="22"/>
            <w:szCs w:val="28"/>
            <w:lang w:bidi="th-TH"/>
          </w:rPr>
          <w:tab/>
        </w:r>
        <w:r w:rsidR="00B67F81" w:rsidRPr="00EB18FF">
          <w:rPr>
            <w:rStyle w:val="Hyperlink"/>
            <w:noProof/>
          </w:rPr>
          <w:t>Create an OAGIS user</w:t>
        </w:r>
        <w:r w:rsidR="00B67F81">
          <w:rPr>
            <w:noProof/>
            <w:webHidden/>
          </w:rPr>
          <w:tab/>
        </w:r>
        <w:r w:rsidR="00B67F81">
          <w:rPr>
            <w:noProof/>
            <w:webHidden/>
          </w:rPr>
          <w:fldChar w:fldCharType="begin"/>
        </w:r>
        <w:r w:rsidR="00B67F81">
          <w:rPr>
            <w:noProof/>
            <w:webHidden/>
          </w:rPr>
          <w:instrText xml:space="preserve"> PAGEREF _Toc454292620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3E47ED9A" w14:textId="217F91EB"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1" w:history="1">
        <w:r w:rsidR="00B67F81" w:rsidRPr="00EB18FF">
          <w:rPr>
            <w:rStyle w:val="Hyperlink"/>
            <w:noProof/>
          </w:rPr>
          <w:t>3.1.1.3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namespace table</w:t>
        </w:r>
        <w:r w:rsidR="00B67F81">
          <w:rPr>
            <w:noProof/>
            <w:webHidden/>
          </w:rPr>
          <w:tab/>
        </w:r>
        <w:r w:rsidR="00B67F81">
          <w:rPr>
            <w:noProof/>
            <w:webHidden/>
          </w:rPr>
          <w:fldChar w:fldCharType="begin"/>
        </w:r>
        <w:r w:rsidR="00B67F81">
          <w:rPr>
            <w:noProof/>
            <w:webHidden/>
          </w:rPr>
          <w:instrText xml:space="preserve"> PAGEREF _Toc454292621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6872F9E5" w14:textId="01D6713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2" w:history="1">
        <w:r w:rsidR="00B67F81" w:rsidRPr="00EB18FF">
          <w:rPr>
            <w:rStyle w:val="Hyperlink"/>
            <w:noProof/>
          </w:rPr>
          <w:t>3.1.1.4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release table</w:t>
        </w:r>
        <w:r w:rsidR="00B67F81">
          <w:rPr>
            <w:noProof/>
            <w:webHidden/>
          </w:rPr>
          <w:tab/>
        </w:r>
        <w:r w:rsidR="00B67F81">
          <w:rPr>
            <w:noProof/>
            <w:webHidden/>
          </w:rPr>
          <w:fldChar w:fldCharType="begin"/>
        </w:r>
        <w:r w:rsidR="00B67F81">
          <w:rPr>
            <w:noProof/>
            <w:webHidden/>
          </w:rPr>
          <w:instrText xml:space="preserve"> PAGEREF _Toc454292622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DE9B4F0" w14:textId="17F9ED83"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3" w:history="1">
        <w:r w:rsidR="00B67F81" w:rsidRPr="00EB18FF">
          <w:rPr>
            <w:rStyle w:val="Hyperlink"/>
            <w:noProof/>
          </w:rPr>
          <w:t>3.1.1.5</w:t>
        </w:r>
        <w:r w:rsidR="00B67F81">
          <w:rPr>
            <w:rFonts w:asciiTheme="minorHAnsi" w:eastAsiaTheme="minorEastAsia" w:hAnsiTheme="minorHAnsi" w:cstheme="minorBidi"/>
            <w:noProof/>
            <w:sz w:val="22"/>
            <w:szCs w:val="28"/>
            <w:lang w:bidi="th-TH"/>
          </w:rPr>
          <w:tab/>
        </w:r>
        <w:r w:rsidR="00B67F81" w:rsidRPr="00EB18FF">
          <w:rPr>
            <w:rStyle w:val="Hyperlink"/>
            <w:noProof/>
          </w:rPr>
          <w:t>Schemas not considered for import and import them as blobs</w:t>
        </w:r>
        <w:r w:rsidR="00B67F81">
          <w:rPr>
            <w:noProof/>
            <w:webHidden/>
          </w:rPr>
          <w:tab/>
        </w:r>
        <w:r w:rsidR="00B67F81">
          <w:rPr>
            <w:noProof/>
            <w:webHidden/>
          </w:rPr>
          <w:fldChar w:fldCharType="begin"/>
        </w:r>
        <w:r w:rsidR="00B67F81">
          <w:rPr>
            <w:noProof/>
            <w:webHidden/>
          </w:rPr>
          <w:instrText xml:space="preserve"> PAGEREF _Toc454292623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29CF207F" w14:textId="7AE5C53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4" w:history="1">
        <w:r w:rsidR="00B67F81" w:rsidRPr="00EB18FF">
          <w:rPr>
            <w:rStyle w:val="Hyperlink"/>
            <w:noProof/>
          </w:rPr>
          <w:t>3.1.1.6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 data</w:t>
        </w:r>
        <w:r w:rsidR="00B67F81">
          <w:rPr>
            <w:noProof/>
            <w:webHidden/>
          </w:rPr>
          <w:tab/>
        </w:r>
        <w:r w:rsidR="00B67F81">
          <w:rPr>
            <w:noProof/>
            <w:webHidden/>
          </w:rPr>
          <w:fldChar w:fldCharType="begin"/>
        </w:r>
        <w:r w:rsidR="00B67F81">
          <w:rPr>
            <w:noProof/>
            <w:webHidden/>
          </w:rPr>
          <w:instrText xml:space="preserve"> PAGEREF _Toc454292624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0A1E82A7" w14:textId="6F2E7AC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5" w:history="1">
        <w:r w:rsidR="00B67F81" w:rsidRPr="00EB18FF">
          <w:rPr>
            <w:rStyle w:val="Hyperlink"/>
            <w:noProof/>
          </w:rPr>
          <w:t>3.1.1.6.1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xbt table</w:t>
        </w:r>
        <w:r w:rsidR="00B67F81">
          <w:rPr>
            <w:noProof/>
            <w:webHidden/>
          </w:rPr>
          <w:tab/>
        </w:r>
        <w:r w:rsidR="00B67F81">
          <w:rPr>
            <w:noProof/>
            <w:webHidden/>
          </w:rPr>
          <w:fldChar w:fldCharType="begin"/>
        </w:r>
        <w:r w:rsidR="00B67F81">
          <w:rPr>
            <w:noProof/>
            <w:webHidden/>
          </w:rPr>
          <w:instrText xml:space="preserve"> PAGEREF _Toc454292625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4F870454" w14:textId="09C4653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6" w:history="1">
        <w:r w:rsidR="00B67F81" w:rsidRPr="00EB18FF">
          <w:rPr>
            <w:rStyle w:val="Hyperlink"/>
            <w:noProof/>
          </w:rPr>
          <w:t>3.1.1.6.2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cdt_pri table</w:t>
        </w:r>
        <w:r w:rsidR="00B67F81">
          <w:rPr>
            <w:noProof/>
            <w:webHidden/>
          </w:rPr>
          <w:tab/>
        </w:r>
        <w:r w:rsidR="00B67F81">
          <w:rPr>
            <w:noProof/>
            <w:webHidden/>
          </w:rPr>
          <w:fldChar w:fldCharType="begin"/>
        </w:r>
        <w:r w:rsidR="00B67F81">
          <w:rPr>
            <w:noProof/>
            <w:webHidden/>
          </w:rPr>
          <w:instrText xml:space="preserve"> PAGEREF _Toc454292626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09BDE52F" w14:textId="58752FF5"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7" w:history="1">
        <w:r w:rsidR="00B67F81" w:rsidRPr="00EB18FF">
          <w:rPr>
            <w:rStyle w:val="Hyperlink"/>
            <w:noProof/>
          </w:rPr>
          <w:t>3.1.1.6.3</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in the dt table</w:t>
        </w:r>
        <w:r w:rsidR="00B67F81">
          <w:rPr>
            <w:noProof/>
            <w:webHidden/>
          </w:rPr>
          <w:tab/>
        </w:r>
        <w:r w:rsidR="00B67F81">
          <w:rPr>
            <w:noProof/>
            <w:webHidden/>
          </w:rPr>
          <w:fldChar w:fldCharType="begin"/>
        </w:r>
        <w:r w:rsidR="00B67F81">
          <w:rPr>
            <w:noProof/>
            <w:webHidden/>
          </w:rPr>
          <w:instrText xml:space="preserve"> PAGEREF _Toc454292627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550DE74F" w14:textId="57245D10"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8" w:history="1">
        <w:r w:rsidR="00B67F81" w:rsidRPr="00EB18FF">
          <w:rPr>
            <w:rStyle w:val="Hyperlink"/>
            <w:noProof/>
          </w:rPr>
          <w:t>3.1.1.6.4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 table</w:t>
        </w:r>
        <w:r w:rsidR="00B67F81">
          <w:rPr>
            <w:noProof/>
            <w:webHidden/>
          </w:rPr>
          <w:tab/>
        </w:r>
        <w:r w:rsidR="00B67F81">
          <w:rPr>
            <w:noProof/>
            <w:webHidden/>
          </w:rPr>
          <w:fldChar w:fldCharType="begin"/>
        </w:r>
        <w:r w:rsidR="00B67F81">
          <w:rPr>
            <w:noProof/>
            <w:webHidden/>
          </w:rPr>
          <w:instrText xml:space="preserve"> PAGEREF _Toc454292628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116F9420" w14:textId="6358C8A0"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9" w:history="1">
        <w:r w:rsidR="00B67F81" w:rsidRPr="00EB18FF">
          <w:rPr>
            <w:rStyle w:val="Hyperlink"/>
            <w:noProof/>
          </w:rPr>
          <w:t>3.1.1.6.5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cdt_awd_pri_xps_type_map</w:t>
        </w:r>
        <w:r w:rsidR="00B67F81">
          <w:rPr>
            <w:noProof/>
            <w:webHidden/>
          </w:rPr>
          <w:tab/>
        </w:r>
        <w:r w:rsidR="00B67F81">
          <w:rPr>
            <w:noProof/>
            <w:webHidden/>
          </w:rPr>
          <w:fldChar w:fldCharType="begin"/>
        </w:r>
        <w:r w:rsidR="00B67F81">
          <w:rPr>
            <w:noProof/>
            <w:webHidden/>
          </w:rPr>
          <w:instrText xml:space="preserve"> PAGEREF _Toc454292629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00923B9D" w14:textId="591EE459"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0" w:history="1">
        <w:r w:rsidR="00B67F81" w:rsidRPr="00EB18FF">
          <w:rPr>
            <w:rStyle w:val="Hyperlink"/>
            <w:noProof/>
          </w:rPr>
          <w:t>3.1.1.6.6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supplementary component in the dt_sc table</w:t>
        </w:r>
        <w:r w:rsidR="00B67F81">
          <w:rPr>
            <w:noProof/>
            <w:webHidden/>
          </w:rPr>
          <w:tab/>
        </w:r>
        <w:r w:rsidR="00B67F81">
          <w:rPr>
            <w:noProof/>
            <w:webHidden/>
          </w:rPr>
          <w:fldChar w:fldCharType="begin"/>
        </w:r>
        <w:r w:rsidR="00B67F81">
          <w:rPr>
            <w:noProof/>
            <w:webHidden/>
          </w:rPr>
          <w:instrText xml:space="preserve"> PAGEREF _Toc454292630 \h </w:instrText>
        </w:r>
        <w:r w:rsidR="00B67F81">
          <w:rPr>
            <w:noProof/>
            <w:webHidden/>
          </w:rPr>
        </w:r>
        <w:r w:rsidR="00B67F81">
          <w:rPr>
            <w:noProof/>
            <w:webHidden/>
          </w:rPr>
          <w:fldChar w:fldCharType="separate"/>
        </w:r>
        <w:r w:rsidR="00B67F81">
          <w:rPr>
            <w:noProof/>
            <w:webHidden/>
          </w:rPr>
          <w:t>14</w:t>
        </w:r>
        <w:r w:rsidR="00B67F81">
          <w:rPr>
            <w:noProof/>
            <w:webHidden/>
          </w:rPr>
          <w:fldChar w:fldCharType="end"/>
        </w:r>
      </w:hyperlink>
    </w:p>
    <w:p w14:paraId="05059B0E" w14:textId="2613844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1" w:history="1">
        <w:r w:rsidR="00B67F81" w:rsidRPr="00EB18FF">
          <w:rPr>
            <w:rStyle w:val="Hyperlink"/>
            <w:noProof/>
          </w:rPr>
          <w:t>3.1.1.6.7</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 table</w:t>
        </w:r>
        <w:r w:rsidR="00B67F81">
          <w:rPr>
            <w:noProof/>
            <w:webHidden/>
          </w:rPr>
          <w:tab/>
        </w:r>
        <w:r w:rsidR="00B67F81">
          <w:rPr>
            <w:noProof/>
            <w:webHidden/>
          </w:rPr>
          <w:fldChar w:fldCharType="begin"/>
        </w:r>
        <w:r w:rsidR="00B67F81">
          <w:rPr>
            <w:noProof/>
            <w:webHidden/>
          </w:rPr>
          <w:instrText xml:space="preserve"> PAGEREF _Toc454292631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431A1139" w14:textId="10815C5C"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2" w:history="1">
        <w:r w:rsidR="00B67F81" w:rsidRPr="00EB18FF">
          <w:rPr>
            <w:rStyle w:val="Hyperlink"/>
            <w:noProof/>
          </w:rPr>
          <w:t>3.1.1.6.8</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cdt_sc_awd_pri_xps_type_map table</w:t>
        </w:r>
        <w:r w:rsidR="00B67F81">
          <w:rPr>
            <w:noProof/>
            <w:webHidden/>
          </w:rPr>
          <w:tab/>
        </w:r>
        <w:r w:rsidR="00B67F81">
          <w:rPr>
            <w:noProof/>
            <w:webHidden/>
          </w:rPr>
          <w:fldChar w:fldCharType="begin"/>
        </w:r>
        <w:r w:rsidR="00B67F81">
          <w:rPr>
            <w:noProof/>
            <w:webHidden/>
          </w:rPr>
          <w:instrText xml:space="preserve"> PAGEREF _Toc454292632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5A139254" w14:textId="5E9DDD54"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3" w:history="1">
        <w:r w:rsidR="00B67F81" w:rsidRPr="00EB18FF">
          <w:rPr>
            <w:rStyle w:val="Hyperlink"/>
            <w:noProof/>
          </w:rPr>
          <w:t>3.1.1.7</w:t>
        </w:r>
        <w:r w:rsidR="00B67F81">
          <w:rPr>
            <w:rFonts w:asciiTheme="minorHAnsi" w:eastAsiaTheme="minorEastAsia" w:hAnsiTheme="minorHAnsi" w:cstheme="minorBidi"/>
            <w:noProof/>
            <w:sz w:val="22"/>
            <w:szCs w:val="28"/>
            <w:lang w:bidi="th-TH"/>
          </w:rPr>
          <w:tab/>
        </w:r>
        <w:r w:rsidR="00B67F81" w:rsidRPr="00EB18FF">
          <w:rPr>
            <w:rStyle w:val="Hyperlink"/>
            <w:noProof/>
          </w:rPr>
          <w:t>Import Identifier Scheme</w:t>
        </w:r>
        <w:r w:rsidR="00B67F81">
          <w:rPr>
            <w:noProof/>
            <w:webHidden/>
          </w:rPr>
          <w:tab/>
        </w:r>
        <w:r w:rsidR="00B67F81">
          <w:rPr>
            <w:noProof/>
            <w:webHidden/>
          </w:rPr>
          <w:fldChar w:fldCharType="begin"/>
        </w:r>
        <w:r w:rsidR="00B67F81">
          <w:rPr>
            <w:noProof/>
            <w:webHidden/>
          </w:rPr>
          <w:instrText xml:space="preserve"> PAGEREF _Toc454292633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BE17A35" w14:textId="5B6F84E2"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4" w:history="1">
        <w:r w:rsidR="00B67F81" w:rsidRPr="00EB18FF">
          <w:rPr>
            <w:rStyle w:val="Hyperlink"/>
            <w:noProof/>
          </w:rPr>
          <w:t>3.1.1.7.1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 table</w:t>
        </w:r>
        <w:r w:rsidR="00B67F81">
          <w:rPr>
            <w:noProof/>
            <w:webHidden/>
          </w:rPr>
          <w:tab/>
        </w:r>
        <w:r w:rsidR="00B67F81">
          <w:rPr>
            <w:noProof/>
            <w:webHidden/>
          </w:rPr>
          <w:fldChar w:fldCharType="begin"/>
        </w:r>
        <w:r w:rsidR="00B67F81">
          <w:rPr>
            <w:noProof/>
            <w:webHidden/>
          </w:rPr>
          <w:instrText xml:space="preserve"> PAGEREF _Toc454292634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541A06FD" w14:textId="65685CE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5" w:history="1">
        <w:r w:rsidR="00B67F81" w:rsidRPr="00EB18FF">
          <w:rPr>
            <w:rStyle w:val="Hyperlink"/>
            <w:noProof/>
          </w:rPr>
          <w:t>3.1.1.7.2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agency_id_list_value table</w:t>
        </w:r>
        <w:r w:rsidR="00B67F81">
          <w:rPr>
            <w:noProof/>
            <w:webHidden/>
          </w:rPr>
          <w:tab/>
        </w:r>
        <w:r w:rsidR="00B67F81">
          <w:rPr>
            <w:noProof/>
            <w:webHidden/>
          </w:rPr>
          <w:fldChar w:fldCharType="begin"/>
        </w:r>
        <w:r w:rsidR="00B67F81">
          <w:rPr>
            <w:noProof/>
            <w:webHidden/>
          </w:rPr>
          <w:instrText xml:space="preserve"> PAGEREF _Toc454292635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058AF98C" w14:textId="3C3369DF"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6" w:history="1">
        <w:r w:rsidR="00B67F81" w:rsidRPr="00EB18FF">
          <w:rPr>
            <w:rStyle w:val="Hyperlink"/>
            <w:noProof/>
          </w:rPr>
          <w:t>3.1.1.8</w:t>
        </w:r>
        <w:r w:rsidR="00B67F81">
          <w:rPr>
            <w:rFonts w:asciiTheme="minorHAnsi" w:eastAsiaTheme="minorEastAsia" w:hAnsiTheme="minorHAnsi" w:cstheme="minorBidi"/>
            <w:noProof/>
            <w:sz w:val="22"/>
            <w:szCs w:val="28"/>
            <w:lang w:bidi="th-TH"/>
          </w:rPr>
          <w:tab/>
        </w:r>
        <w:r w:rsidR="00B67F81" w:rsidRPr="00EB18FF">
          <w:rPr>
            <w:rStyle w:val="Hyperlink"/>
            <w:noProof/>
          </w:rPr>
          <w:t>Import Code Lists</w:t>
        </w:r>
        <w:r w:rsidR="00B67F81">
          <w:rPr>
            <w:noProof/>
            <w:webHidden/>
          </w:rPr>
          <w:tab/>
        </w:r>
        <w:r w:rsidR="00B67F81">
          <w:rPr>
            <w:noProof/>
            <w:webHidden/>
          </w:rPr>
          <w:fldChar w:fldCharType="begin"/>
        </w:r>
        <w:r w:rsidR="00B67F81">
          <w:rPr>
            <w:noProof/>
            <w:webHidden/>
          </w:rPr>
          <w:instrText xml:space="preserve"> PAGEREF _Toc454292636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F9416F9" w14:textId="6FB787DA"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7" w:history="1">
        <w:r w:rsidR="00B67F81" w:rsidRPr="00EB18FF">
          <w:rPr>
            <w:rStyle w:val="Hyperlink"/>
            <w:noProof/>
          </w:rPr>
          <w:t>3.1.1.8.1</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 table</w:t>
        </w:r>
        <w:r w:rsidR="00B67F81">
          <w:rPr>
            <w:noProof/>
            <w:webHidden/>
          </w:rPr>
          <w:tab/>
        </w:r>
        <w:r w:rsidR="00B67F81">
          <w:rPr>
            <w:noProof/>
            <w:webHidden/>
          </w:rPr>
          <w:fldChar w:fldCharType="begin"/>
        </w:r>
        <w:r w:rsidR="00B67F81">
          <w:rPr>
            <w:noProof/>
            <w:webHidden/>
          </w:rPr>
          <w:instrText xml:space="preserve"> PAGEREF _Toc454292637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2F422141" w14:textId="31FF721F"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8" w:history="1">
        <w:r w:rsidR="00B67F81" w:rsidRPr="00EB18FF">
          <w:rPr>
            <w:rStyle w:val="Hyperlink"/>
            <w:noProof/>
          </w:rPr>
          <w:t>3.1.1.8.2</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code_list_value table</w:t>
        </w:r>
        <w:r w:rsidR="00B67F81">
          <w:rPr>
            <w:noProof/>
            <w:webHidden/>
          </w:rPr>
          <w:tab/>
        </w:r>
        <w:r w:rsidR="00B67F81">
          <w:rPr>
            <w:noProof/>
            <w:webHidden/>
          </w:rPr>
          <w:fldChar w:fldCharType="begin"/>
        </w:r>
        <w:r w:rsidR="00B67F81">
          <w:rPr>
            <w:noProof/>
            <w:webHidden/>
          </w:rPr>
          <w:instrText xml:space="preserve"> PAGEREF _Toc454292638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17028971" w14:textId="1272D4A0"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9" w:history="1">
        <w:r w:rsidR="00B67F81" w:rsidRPr="00EB18FF">
          <w:rPr>
            <w:rStyle w:val="Hyperlink"/>
            <w:noProof/>
          </w:rPr>
          <w:t>3.1.1.9</w:t>
        </w:r>
        <w:r w:rsidR="00B67F81">
          <w:rPr>
            <w:rFonts w:asciiTheme="minorHAnsi" w:eastAsiaTheme="minorEastAsia" w:hAnsiTheme="minorHAnsi" w:cstheme="minorBidi"/>
            <w:noProof/>
            <w:sz w:val="22"/>
            <w:szCs w:val="28"/>
            <w:lang w:bidi="th-TH"/>
          </w:rPr>
          <w:tab/>
        </w:r>
        <w:r w:rsidR="00B67F81" w:rsidRPr="00EB18FF">
          <w:rPr>
            <w:rStyle w:val="Hyperlink"/>
            <w:noProof/>
          </w:rPr>
          <w:t>Import default and unqualified BDTs from Fields.xsd</w:t>
        </w:r>
        <w:r w:rsidR="00B67F81">
          <w:rPr>
            <w:noProof/>
            <w:webHidden/>
          </w:rPr>
          <w:tab/>
        </w:r>
        <w:r w:rsidR="00B67F81">
          <w:rPr>
            <w:noProof/>
            <w:webHidden/>
          </w:rPr>
          <w:fldChar w:fldCharType="begin"/>
        </w:r>
        <w:r w:rsidR="00B67F81">
          <w:rPr>
            <w:noProof/>
            <w:webHidden/>
          </w:rPr>
          <w:instrText xml:space="preserve"> PAGEREF _Toc454292639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575F6AD3" w14:textId="3484065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0" w:history="1">
        <w:r w:rsidR="00B67F81" w:rsidRPr="00EB18FF">
          <w:rPr>
            <w:rStyle w:val="Hyperlink"/>
            <w:noProof/>
          </w:rPr>
          <w:t>3.1.1.9.1</w:t>
        </w:r>
        <w:r w:rsidR="00B67F81">
          <w:rPr>
            <w:rFonts w:asciiTheme="minorHAnsi" w:eastAsiaTheme="minorEastAsia" w:hAnsiTheme="minorHAnsi" w:cstheme="minorBidi"/>
            <w:noProof/>
            <w:sz w:val="22"/>
            <w:szCs w:val="28"/>
            <w:lang w:bidi="th-TH"/>
          </w:rPr>
          <w:tab/>
        </w:r>
        <w:r w:rsidR="00B67F81" w:rsidRPr="00EB18FF">
          <w:rPr>
            <w:rStyle w:val="Hyperlink"/>
            <w:noProof/>
          </w:rPr>
          <w:t>Import base default and unqualified BDTs</w:t>
        </w:r>
        <w:r w:rsidR="00B67F81">
          <w:rPr>
            <w:noProof/>
            <w:webHidden/>
          </w:rPr>
          <w:tab/>
        </w:r>
        <w:r w:rsidR="00B67F81">
          <w:rPr>
            <w:noProof/>
            <w:webHidden/>
          </w:rPr>
          <w:fldChar w:fldCharType="begin"/>
        </w:r>
        <w:r w:rsidR="00B67F81">
          <w:rPr>
            <w:noProof/>
            <w:webHidden/>
          </w:rPr>
          <w:instrText xml:space="preserve"> PAGEREF _Toc454292640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0291F207" w14:textId="65CB869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1" w:history="1">
        <w:r w:rsidR="00B67F81" w:rsidRPr="00EB18FF">
          <w:rPr>
            <w:rStyle w:val="Hyperlink"/>
            <w:noProof/>
          </w:rPr>
          <w:t>3.1.1.9.2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BDTs in dt table.</w:t>
        </w:r>
        <w:r w:rsidR="00B67F81">
          <w:rPr>
            <w:noProof/>
            <w:webHidden/>
          </w:rPr>
          <w:tab/>
        </w:r>
        <w:r w:rsidR="00B67F81">
          <w:rPr>
            <w:noProof/>
            <w:webHidden/>
          </w:rPr>
          <w:fldChar w:fldCharType="begin"/>
        </w:r>
        <w:r w:rsidR="00B67F81">
          <w:rPr>
            <w:noProof/>
            <w:webHidden/>
          </w:rPr>
          <w:instrText xml:space="preserve"> PAGEREF _Toc454292641 \h </w:instrText>
        </w:r>
        <w:r w:rsidR="00B67F81">
          <w:rPr>
            <w:noProof/>
            <w:webHidden/>
          </w:rPr>
        </w:r>
        <w:r w:rsidR="00B67F81">
          <w:rPr>
            <w:noProof/>
            <w:webHidden/>
          </w:rPr>
          <w:fldChar w:fldCharType="separate"/>
        </w:r>
        <w:r w:rsidR="00B67F81">
          <w:rPr>
            <w:noProof/>
            <w:webHidden/>
          </w:rPr>
          <w:t>19</w:t>
        </w:r>
        <w:r w:rsidR="00B67F81">
          <w:rPr>
            <w:noProof/>
            <w:webHidden/>
          </w:rPr>
          <w:fldChar w:fldCharType="end"/>
        </w:r>
      </w:hyperlink>
    </w:p>
    <w:p w14:paraId="33FEB40F" w14:textId="0668C67A"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2" w:history="1">
        <w:r w:rsidR="00B67F81" w:rsidRPr="00EB18FF">
          <w:rPr>
            <w:rStyle w:val="Hyperlink"/>
            <w:noProof/>
          </w:rPr>
          <w:t>3.1.1.9.3</w:t>
        </w:r>
        <w:r w:rsidR="00B67F81">
          <w:rPr>
            <w:rFonts w:asciiTheme="minorHAnsi" w:eastAsiaTheme="minorEastAsia" w:hAnsiTheme="minorHAnsi" w:cstheme="minorBidi"/>
            <w:noProof/>
            <w:sz w:val="22"/>
            <w:szCs w:val="28"/>
            <w:lang w:bidi="th-TH"/>
          </w:rPr>
          <w:tab/>
        </w:r>
        <w:r w:rsidR="00B67F81" w:rsidRPr="00EB18FF">
          <w:rPr>
            <w:rStyle w:val="Hyperlink"/>
            <w:noProof/>
          </w:rPr>
          <w:t>Exceptions</w:t>
        </w:r>
        <w:r w:rsidR="00B67F81">
          <w:rPr>
            <w:noProof/>
            <w:webHidden/>
          </w:rPr>
          <w:tab/>
        </w:r>
        <w:r w:rsidR="00B67F81">
          <w:rPr>
            <w:noProof/>
            <w:webHidden/>
          </w:rPr>
          <w:fldChar w:fldCharType="begin"/>
        </w:r>
        <w:r w:rsidR="00B67F81">
          <w:rPr>
            <w:noProof/>
            <w:webHidden/>
          </w:rPr>
          <w:instrText xml:space="preserve"> PAGEREF _Toc454292642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4D4E8229" w14:textId="357A8472"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3" w:history="1">
        <w:r w:rsidR="00B67F81" w:rsidRPr="00EB18FF">
          <w:rPr>
            <w:rStyle w:val="Hyperlink"/>
            <w:noProof/>
          </w:rPr>
          <w:t>3.1.1.9.4</w:t>
        </w:r>
        <w:r w:rsidR="00B67F81">
          <w:rPr>
            <w:rFonts w:asciiTheme="minorHAnsi" w:eastAsiaTheme="minorEastAsia" w:hAnsiTheme="minorHAnsi" w:cstheme="minorBidi"/>
            <w:noProof/>
            <w:sz w:val="22"/>
            <w:szCs w:val="28"/>
            <w:lang w:bidi="th-TH"/>
          </w:rPr>
          <w:tab/>
        </w:r>
        <w:r w:rsidR="00B67F81" w:rsidRPr="00EB18FF">
          <w:rPr>
            <w:rStyle w:val="Hyperlink"/>
            <w:noProof/>
          </w:rPr>
          <w:t>Additional default BDTs</w:t>
        </w:r>
        <w:r w:rsidR="00B67F81">
          <w:rPr>
            <w:noProof/>
            <w:webHidden/>
          </w:rPr>
          <w:tab/>
        </w:r>
        <w:r w:rsidR="00B67F81">
          <w:rPr>
            <w:noProof/>
            <w:webHidden/>
          </w:rPr>
          <w:fldChar w:fldCharType="begin"/>
        </w:r>
        <w:r w:rsidR="00B67F81">
          <w:rPr>
            <w:noProof/>
            <w:webHidden/>
          </w:rPr>
          <w:instrText xml:space="preserve"> PAGEREF _Toc454292643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57E44026" w14:textId="5A1ABCB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4" w:history="1">
        <w:r w:rsidR="00B67F81" w:rsidRPr="00EB18FF">
          <w:rPr>
            <w:rStyle w:val="Hyperlink"/>
            <w:noProof/>
          </w:rPr>
          <w:t>3.1.1.9.5</w:t>
        </w:r>
        <w:r w:rsidR="00B67F81">
          <w:rPr>
            <w:rFonts w:asciiTheme="minorHAnsi" w:eastAsiaTheme="minorEastAsia" w:hAnsiTheme="minorHAnsi" w:cstheme="minorBidi"/>
            <w:noProof/>
            <w:sz w:val="22"/>
            <w:szCs w:val="28"/>
            <w:lang w:bidi="th-TH"/>
          </w:rPr>
          <w:tab/>
        </w:r>
        <w:r w:rsidR="00B67F81" w:rsidRPr="00EB18FF">
          <w:rPr>
            <w:rStyle w:val="Hyperlink"/>
            <w:noProof/>
          </w:rPr>
          <w:t>Import CodeContentType</w:t>
        </w:r>
        <w:r w:rsidR="00B67F81">
          <w:rPr>
            <w:noProof/>
            <w:webHidden/>
          </w:rPr>
          <w:tab/>
        </w:r>
        <w:r w:rsidR="00B67F81">
          <w:rPr>
            <w:noProof/>
            <w:webHidden/>
          </w:rPr>
          <w:fldChar w:fldCharType="begin"/>
        </w:r>
        <w:r w:rsidR="00B67F81">
          <w:rPr>
            <w:noProof/>
            <w:webHidden/>
          </w:rPr>
          <w:instrText xml:space="preserve"> PAGEREF _Toc454292644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6A7DE92A" w14:textId="73701A2F"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5" w:history="1">
        <w:r w:rsidR="00B67F81" w:rsidRPr="00EB18FF">
          <w:rPr>
            <w:rStyle w:val="Hyperlink"/>
            <w:noProof/>
          </w:rPr>
          <w:t>3.1.1.9.6</w:t>
        </w:r>
        <w:r w:rsidR="00B67F81">
          <w:rPr>
            <w:rFonts w:asciiTheme="minorHAnsi" w:eastAsiaTheme="minorEastAsia" w:hAnsiTheme="minorHAnsi" w:cstheme="minorBidi"/>
            <w:noProof/>
            <w:sz w:val="22"/>
            <w:szCs w:val="28"/>
            <w:lang w:bidi="th-TH"/>
          </w:rPr>
          <w:tab/>
        </w:r>
        <w:r w:rsidR="00B67F81" w:rsidRPr="00EB18FF">
          <w:rPr>
            <w:rStyle w:val="Hyperlink"/>
            <w:noProof/>
          </w:rPr>
          <w:t>Import IDContentType</w:t>
        </w:r>
        <w:r w:rsidR="00B67F81">
          <w:rPr>
            <w:noProof/>
            <w:webHidden/>
          </w:rPr>
          <w:tab/>
        </w:r>
        <w:r w:rsidR="00B67F81">
          <w:rPr>
            <w:noProof/>
            <w:webHidden/>
          </w:rPr>
          <w:fldChar w:fldCharType="begin"/>
        </w:r>
        <w:r w:rsidR="00B67F81">
          <w:rPr>
            <w:noProof/>
            <w:webHidden/>
          </w:rPr>
          <w:instrText xml:space="preserve"> PAGEREF _Toc454292645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7B66D7A8" w14:textId="6D2FE20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6" w:history="1">
        <w:r w:rsidR="00B67F81" w:rsidRPr="00EB18FF">
          <w:rPr>
            <w:rStyle w:val="Hyperlink"/>
            <w:noProof/>
          </w:rPr>
          <w:t>3.1.1.9.7</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_Toc454292646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336C3B59" w14:textId="0607411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7" w:history="1">
        <w:r w:rsidR="00B67F81" w:rsidRPr="00EB18FF">
          <w:rPr>
            <w:rStyle w:val="Hyperlink"/>
            <w:noProof/>
          </w:rPr>
          <w:t>3.1.1.9.8</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dt_sc table</w:t>
        </w:r>
        <w:r w:rsidR="00B67F81">
          <w:rPr>
            <w:noProof/>
            <w:webHidden/>
          </w:rPr>
          <w:tab/>
        </w:r>
        <w:r w:rsidR="00B67F81">
          <w:rPr>
            <w:noProof/>
            <w:webHidden/>
          </w:rPr>
          <w:fldChar w:fldCharType="begin"/>
        </w:r>
        <w:r w:rsidR="00B67F81">
          <w:rPr>
            <w:noProof/>
            <w:webHidden/>
          </w:rPr>
          <w:instrText xml:space="preserve"> PAGEREF _Toc454292647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5A2D8DC9" w14:textId="3BCFF0D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8" w:history="1">
        <w:r w:rsidR="00B67F81" w:rsidRPr="00EB18FF">
          <w:rPr>
            <w:rStyle w:val="Hyperlink"/>
            <w:noProof/>
          </w:rPr>
          <w:t>3.1.1.9.9</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_Toc454292648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20A54AA9" w14:textId="3D9645D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49" w:history="1">
        <w:r w:rsidR="00B67F81" w:rsidRPr="00EB18FF">
          <w:rPr>
            <w:rStyle w:val="Hyperlink"/>
            <w:noProof/>
          </w:rPr>
          <w:t>3.1.1.9.10</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_Toc454292649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002E0BCB" w14:textId="4A22A7F6"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0" w:history="1">
        <w:r w:rsidR="00B67F81" w:rsidRPr="00EB18FF">
          <w:rPr>
            <w:rStyle w:val="Hyperlink"/>
            <w:noProof/>
          </w:rPr>
          <w:t>3.1.1.9.11</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bdt_sc_pri_restri table</w:t>
        </w:r>
        <w:r w:rsidR="00B67F81">
          <w:rPr>
            <w:noProof/>
            <w:webHidden/>
          </w:rPr>
          <w:tab/>
        </w:r>
        <w:r w:rsidR="00B67F81">
          <w:rPr>
            <w:noProof/>
            <w:webHidden/>
          </w:rPr>
          <w:fldChar w:fldCharType="begin"/>
        </w:r>
        <w:r w:rsidR="00B67F81">
          <w:rPr>
            <w:noProof/>
            <w:webHidden/>
          </w:rPr>
          <w:instrText xml:space="preserve"> PAGEREF _Toc454292650 \h </w:instrText>
        </w:r>
        <w:r w:rsidR="00B67F81">
          <w:rPr>
            <w:noProof/>
            <w:webHidden/>
          </w:rPr>
        </w:r>
        <w:r w:rsidR="00B67F81">
          <w:rPr>
            <w:noProof/>
            <w:webHidden/>
          </w:rPr>
          <w:fldChar w:fldCharType="separate"/>
        </w:r>
        <w:r w:rsidR="00B67F81">
          <w:rPr>
            <w:noProof/>
            <w:webHidden/>
          </w:rPr>
          <w:t>23</w:t>
        </w:r>
        <w:r w:rsidR="00B67F81">
          <w:rPr>
            <w:noProof/>
            <w:webHidden/>
          </w:rPr>
          <w:fldChar w:fldCharType="end"/>
        </w:r>
      </w:hyperlink>
    </w:p>
    <w:p w14:paraId="0187086C" w14:textId="6BD8481E"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1" w:history="1">
        <w:r w:rsidR="00B67F81" w:rsidRPr="00EB18FF">
          <w:rPr>
            <w:rStyle w:val="Hyperlink"/>
            <w:noProof/>
          </w:rPr>
          <w:t>3.1.1.10</w:t>
        </w:r>
        <w:r w:rsidR="00B67F81">
          <w:rPr>
            <w:rFonts w:asciiTheme="minorHAnsi" w:eastAsiaTheme="minorEastAsia" w:hAnsiTheme="minorHAnsi" w:cstheme="minorBidi"/>
            <w:noProof/>
            <w:sz w:val="22"/>
            <w:szCs w:val="28"/>
            <w:lang w:bidi="th-TH"/>
          </w:rPr>
          <w:tab/>
        </w:r>
        <w:r w:rsidR="00B67F81" w:rsidRPr="00EB18FF">
          <w:rPr>
            <w:rStyle w:val="Hyperlink"/>
            <w:noProof/>
          </w:rPr>
          <w:t>Import additional BDTs from Meta.xsd</w:t>
        </w:r>
        <w:r w:rsidR="00B67F81">
          <w:rPr>
            <w:noProof/>
            <w:webHidden/>
          </w:rPr>
          <w:tab/>
        </w:r>
        <w:r w:rsidR="00B67F81">
          <w:rPr>
            <w:noProof/>
            <w:webHidden/>
          </w:rPr>
          <w:fldChar w:fldCharType="begin"/>
        </w:r>
        <w:r w:rsidR="00B67F81">
          <w:rPr>
            <w:noProof/>
            <w:webHidden/>
          </w:rPr>
          <w:instrText xml:space="preserve"> PAGEREF _Toc454292651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345AC804" w14:textId="24AE05AF"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2" w:history="1">
        <w:r w:rsidR="00B67F81" w:rsidRPr="00EB18FF">
          <w:rPr>
            <w:rStyle w:val="Hyperlink"/>
            <w:noProof/>
          </w:rPr>
          <w:t>3.1.1.10.1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dt table</w:t>
        </w:r>
        <w:r w:rsidR="00B67F81">
          <w:rPr>
            <w:noProof/>
            <w:webHidden/>
          </w:rPr>
          <w:tab/>
        </w:r>
        <w:r w:rsidR="00B67F81">
          <w:rPr>
            <w:noProof/>
            <w:webHidden/>
          </w:rPr>
          <w:fldChar w:fldCharType="begin"/>
        </w:r>
        <w:r w:rsidR="00B67F81">
          <w:rPr>
            <w:noProof/>
            <w:webHidden/>
          </w:rPr>
          <w:instrText xml:space="preserve"> PAGEREF _Toc454292652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19B80CD2" w14:textId="62A28271"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3" w:history="1">
        <w:r w:rsidR="00B67F81" w:rsidRPr="00EB18FF">
          <w:rPr>
            <w:rStyle w:val="Hyperlink"/>
            <w:noProof/>
          </w:rPr>
          <w:t>3.1.1.10.2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_Toc454292653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44D09866" w14:textId="7FF23BD8"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4" w:history="1">
        <w:r w:rsidR="00B67F81" w:rsidRPr="00EB18FF">
          <w:rPr>
            <w:rStyle w:val="Hyperlink"/>
            <w:noProof/>
          </w:rPr>
          <w:t>3.1.1.10.3</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the dt_sc table</w:t>
        </w:r>
        <w:r w:rsidR="00B67F81">
          <w:rPr>
            <w:noProof/>
            <w:webHidden/>
          </w:rPr>
          <w:tab/>
        </w:r>
        <w:r w:rsidR="00B67F81">
          <w:rPr>
            <w:noProof/>
            <w:webHidden/>
          </w:rPr>
          <w:fldChar w:fldCharType="begin"/>
        </w:r>
        <w:r w:rsidR="00B67F81">
          <w:rPr>
            <w:noProof/>
            <w:webHidden/>
          </w:rPr>
          <w:instrText xml:space="preserve"> PAGEREF _Toc454292654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1735F2B" w14:textId="68E7296F"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5" w:history="1">
        <w:r w:rsidR="00B67F81" w:rsidRPr="00EB18FF">
          <w:rPr>
            <w:rStyle w:val="Hyperlink"/>
            <w:noProof/>
          </w:rPr>
          <w:t>3.1.1.10.4</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_Toc454292655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216AD7F" w14:textId="0E2399B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6" w:history="1">
        <w:r w:rsidR="00B67F81" w:rsidRPr="00EB18FF">
          <w:rPr>
            <w:rStyle w:val="Hyperlink"/>
            <w:noProof/>
          </w:rPr>
          <w:t>3.1.1.10.5</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_Toc454292656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0B0A8F72" w14:textId="2B52E98E"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7" w:history="1">
        <w:r w:rsidR="00B67F81" w:rsidRPr="00EB18FF">
          <w:rPr>
            <w:rStyle w:val="Hyperlink"/>
            <w:noProof/>
          </w:rPr>
          <w:t>3.1.1.10.6</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bdt_sc_pri_restri table</w:t>
        </w:r>
        <w:r w:rsidR="00B67F81">
          <w:rPr>
            <w:noProof/>
            <w:webHidden/>
          </w:rPr>
          <w:tab/>
        </w:r>
        <w:r w:rsidR="00B67F81">
          <w:rPr>
            <w:noProof/>
            <w:webHidden/>
          </w:rPr>
          <w:fldChar w:fldCharType="begin"/>
        </w:r>
        <w:r w:rsidR="00B67F81">
          <w:rPr>
            <w:noProof/>
            <w:webHidden/>
          </w:rPr>
          <w:instrText xml:space="preserve"> PAGEREF _Toc454292657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2F2DC5A2" w14:textId="2B12847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8" w:history="1">
        <w:r w:rsidR="00B67F81" w:rsidRPr="00EB18FF">
          <w:rPr>
            <w:rStyle w:val="Hyperlink"/>
            <w:noProof/>
          </w:rPr>
          <w:t>3.1.1.11</w:t>
        </w:r>
        <w:r w:rsidR="00B67F81">
          <w:rPr>
            <w:rFonts w:asciiTheme="minorHAnsi" w:eastAsiaTheme="minorEastAsia" w:hAnsiTheme="minorHAnsi" w:cstheme="minorBidi"/>
            <w:noProof/>
            <w:sz w:val="22"/>
            <w:szCs w:val="28"/>
            <w:lang w:bidi="th-TH"/>
          </w:rPr>
          <w:tab/>
        </w:r>
        <w:r w:rsidR="00B67F81" w:rsidRPr="00EB18FF">
          <w:rPr>
            <w:rStyle w:val="Hyperlink"/>
            <w:noProof/>
          </w:rPr>
          <w:t>Pseudo functions used for describing the imports</w:t>
        </w:r>
        <w:r w:rsidR="00B67F81">
          <w:rPr>
            <w:noProof/>
            <w:webHidden/>
          </w:rPr>
          <w:tab/>
        </w:r>
        <w:r w:rsidR="00B67F81">
          <w:rPr>
            <w:noProof/>
            <w:webHidden/>
          </w:rPr>
          <w:fldChar w:fldCharType="begin"/>
        </w:r>
        <w:r w:rsidR="00B67F81">
          <w:rPr>
            <w:noProof/>
            <w:webHidden/>
          </w:rPr>
          <w:instrText xml:space="preserve"> PAGEREF _Toc454292658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0A039AB1" w14:textId="13C0B05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9" w:history="1">
        <w:r w:rsidR="00B67F81" w:rsidRPr="00EB18FF">
          <w:rPr>
            <w:rStyle w:val="Hyperlink"/>
            <w:noProof/>
          </w:rPr>
          <w:t>3.1.1.12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BDTs</w:t>
        </w:r>
        <w:r w:rsidR="00B67F81">
          <w:rPr>
            <w:noProof/>
            <w:webHidden/>
          </w:rPr>
          <w:tab/>
        </w:r>
        <w:r w:rsidR="00B67F81">
          <w:rPr>
            <w:noProof/>
            <w:webHidden/>
          </w:rPr>
          <w:fldChar w:fldCharType="begin"/>
        </w:r>
        <w:r w:rsidR="00B67F81">
          <w:rPr>
            <w:noProof/>
            <w:webHidden/>
          </w:rPr>
          <w:instrText xml:space="preserve"> PAGEREF _Toc454292659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47522CAD" w14:textId="681C1F35"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0" w:history="1">
        <w:r w:rsidR="00B67F81" w:rsidRPr="00EB18FF">
          <w:rPr>
            <w:rStyle w:val="Hyperlink"/>
            <w:noProof/>
          </w:rPr>
          <w:t>3.1.1.12.1</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CodeContentType</w:t>
        </w:r>
        <w:r w:rsidR="00B67F81">
          <w:rPr>
            <w:noProof/>
            <w:webHidden/>
          </w:rPr>
          <w:tab/>
        </w:r>
        <w:r w:rsidR="00B67F81">
          <w:rPr>
            <w:noProof/>
            <w:webHidden/>
          </w:rPr>
          <w:fldChar w:fldCharType="begin"/>
        </w:r>
        <w:r w:rsidR="00B67F81">
          <w:rPr>
            <w:noProof/>
            <w:webHidden/>
          </w:rPr>
          <w:instrText xml:space="preserve"> PAGEREF _Toc454292660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3688C16A" w14:textId="183E867B"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1" w:history="1">
        <w:r w:rsidR="00B67F81" w:rsidRPr="00EB18FF">
          <w:rPr>
            <w:rStyle w:val="Hyperlink"/>
            <w:noProof/>
          </w:rPr>
          <w:t>3.1.1.12.2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IDContentType</w:t>
        </w:r>
        <w:r w:rsidR="00B67F81">
          <w:rPr>
            <w:noProof/>
            <w:webHidden/>
          </w:rPr>
          <w:tab/>
        </w:r>
        <w:r w:rsidR="00B67F81">
          <w:rPr>
            <w:noProof/>
            <w:webHidden/>
          </w:rPr>
          <w:fldChar w:fldCharType="begin"/>
        </w:r>
        <w:r w:rsidR="00B67F81">
          <w:rPr>
            <w:noProof/>
            <w:webHidden/>
          </w:rPr>
          <w:instrText xml:space="preserve"> PAGEREF _Toc454292661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3770CDCF" w14:textId="60BAD0DA"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2" w:history="1">
        <w:r w:rsidR="00B67F81" w:rsidRPr="00EB18FF">
          <w:rPr>
            <w:rStyle w:val="Hyperlink"/>
            <w:noProof/>
          </w:rPr>
          <w:t>3.1.1.12.3</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QBDTs</w:t>
        </w:r>
        <w:r w:rsidR="00B67F81">
          <w:rPr>
            <w:noProof/>
            <w:webHidden/>
          </w:rPr>
          <w:tab/>
        </w:r>
        <w:r w:rsidR="00B67F81">
          <w:rPr>
            <w:noProof/>
            <w:webHidden/>
          </w:rPr>
          <w:fldChar w:fldCharType="begin"/>
        </w:r>
        <w:r w:rsidR="00B67F81">
          <w:rPr>
            <w:noProof/>
            <w:webHidden/>
          </w:rPr>
          <w:instrText xml:space="preserve"> PAGEREF _Toc454292662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7D9450EB" w14:textId="77E3AE2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3" w:history="1">
        <w:r w:rsidR="00B67F81" w:rsidRPr="00EB18FF">
          <w:rPr>
            <w:rStyle w:val="Hyperlink"/>
            <w:noProof/>
          </w:rPr>
          <w:t>3.1.1.13</w:t>
        </w:r>
        <w:r w:rsidR="00B67F81">
          <w:rPr>
            <w:rFonts w:asciiTheme="minorHAnsi" w:eastAsiaTheme="minorEastAsia" w:hAnsiTheme="minorHAnsi" w:cstheme="minorBidi"/>
            <w:noProof/>
            <w:sz w:val="22"/>
            <w:szCs w:val="28"/>
            <w:lang w:bidi="th-TH"/>
          </w:rPr>
          <w:tab/>
        </w:r>
        <w:r w:rsidR="00B67F81" w:rsidRPr="00EB18FF">
          <w:rPr>
            <w:rStyle w:val="Hyperlink"/>
            <w:noProof/>
          </w:rPr>
          <w:t>Import BCCPs</w:t>
        </w:r>
        <w:r w:rsidR="00B67F81">
          <w:rPr>
            <w:noProof/>
            <w:webHidden/>
          </w:rPr>
          <w:tab/>
        </w:r>
        <w:r w:rsidR="00B67F81">
          <w:rPr>
            <w:noProof/>
            <w:webHidden/>
          </w:rPr>
          <w:fldChar w:fldCharType="begin"/>
        </w:r>
        <w:r w:rsidR="00B67F81">
          <w:rPr>
            <w:noProof/>
            <w:webHidden/>
          </w:rPr>
          <w:instrText xml:space="preserve"> PAGEREF _Toc454292663 \h </w:instrText>
        </w:r>
        <w:r w:rsidR="00B67F81">
          <w:rPr>
            <w:noProof/>
            <w:webHidden/>
          </w:rPr>
        </w:r>
        <w:r w:rsidR="00B67F81">
          <w:rPr>
            <w:noProof/>
            <w:webHidden/>
          </w:rPr>
          <w:fldChar w:fldCharType="separate"/>
        </w:r>
        <w:r w:rsidR="00B67F81">
          <w:rPr>
            <w:noProof/>
            <w:webHidden/>
          </w:rPr>
          <w:t>33</w:t>
        </w:r>
        <w:r w:rsidR="00B67F81">
          <w:rPr>
            <w:noProof/>
            <w:webHidden/>
          </w:rPr>
          <w:fldChar w:fldCharType="end"/>
        </w:r>
      </w:hyperlink>
    </w:p>
    <w:p w14:paraId="3DF13597" w14:textId="2A55AC8D"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4" w:history="1">
        <w:r w:rsidR="00B67F81" w:rsidRPr="00EB18FF">
          <w:rPr>
            <w:rStyle w:val="Hyperlink"/>
            <w:noProof/>
          </w:rPr>
          <w:t>3.1.1.13.1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w:t>
        </w:r>
        <w:r w:rsidR="00B67F81">
          <w:rPr>
            <w:noProof/>
            <w:webHidden/>
          </w:rPr>
          <w:tab/>
        </w:r>
        <w:r w:rsidR="00B67F81">
          <w:rPr>
            <w:noProof/>
            <w:webHidden/>
          </w:rPr>
          <w:fldChar w:fldCharType="begin"/>
        </w:r>
        <w:r w:rsidR="00B67F81">
          <w:rPr>
            <w:noProof/>
            <w:webHidden/>
          </w:rPr>
          <w:instrText xml:space="preserve"> PAGEREF _Toc454292664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69A1C32F" w14:textId="0EAB0AF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5" w:history="1">
        <w:r w:rsidR="00B67F81" w:rsidRPr="00EB18FF">
          <w:rPr>
            <w:rStyle w:val="Hyperlink"/>
            <w:noProof/>
          </w:rPr>
          <w:t>3.1.1.14</w:t>
        </w:r>
        <w:r w:rsidR="00B67F81">
          <w:rPr>
            <w:rFonts w:asciiTheme="minorHAnsi" w:eastAsiaTheme="minorEastAsia" w:hAnsiTheme="minorHAnsi" w:cstheme="minorBidi"/>
            <w:noProof/>
            <w:sz w:val="22"/>
            <w:szCs w:val="28"/>
            <w:lang w:bidi="th-TH"/>
          </w:rPr>
          <w:tab/>
        </w:r>
        <w:r w:rsidR="00B67F81" w:rsidRPr="00EB18FF">
          <w:rPr>
            <w:rStyle w:val="Hyperlink"/>
            <w:noProof/>
          </w:rPr>
          <w:t>Import ACCs, ASCCPs, BCCPs, BCCs and ASCCs top down from BODs</w:t>
        </w:r>
        <w:r w:rsidR="00B67F81">
          <w:rPr>
            <w:noProof/>
            <w:webHidden/>
          </w:rPr>
          <w:tab/>
        </w:r>
        <w:r w:rsidR="00B67F81">
          <w:rPr>
            <w:noProof/>
            <w:webHidden/>
          </w:rPr>
          <w:fldChar w:fldCharType="begin"/>
        </w:r>
        <w:r w:rsidR="00B67F81">
          <w:rPr>
            <w:noProof/>
            <w:webHidden/>
          </w:rPr>
          <w:instrText xml:space="preserve"> PAGEREF _Toc454292665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7DC9E066" w14:textId="6B1546B4"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6" w:history="1">
        <w:r w:rsidR="00B67F81" w:rsidRPr="00EB18FF">
          <w:rPr>
            <w:rStyle w:val="Hyperlink"/>
            <w:noProof/>
          </w:rPr>
          <w:t>3.1.1.14.1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ASCCP table</w:t>
        </w:r>
        <w:r w:rsidR="00B67F81">
          <w:rPr>
            <w:noProof/>
            <w:webHidden/>
          </w:rPr>
          <w:tab/>
        </w:r>
        <w:r w:rsidR="00B67F81">
          <w:rPr>
            <w:noProof/>
            <w:webHidden/>
          </w:rPr>
          <w:fldChar w:fldCharType="begin"/>
        </w:r>
        <w:r w:rsidR="00B67F81">
          <w:rPr>
            <w:noProof/>
            <w:webHidden/>
          </w:rPr>
          <w:instrText xml:space="preserve"> PAGEREF _Toc454292666 \h </w:instrText>
        </w:r>
        <w:r w:rsidR="00B67F81">
          <w:rPr>
            <w:noProof/>
            <w:webHidden/>
          </w:rPr>
        </w:r>
        <w:r w:rsidR="00B67F81">
          <w:rPr>
            <w:noProof/>
            <w:webHidden/>
          </w:rPr>
          <w:fldChar w:fldCharType="separate"/>
        </w:r>
        <w:r w:rsidR="00B67F81">
          <w:rPr>
            <w:noProof/>
            <w:webHidden/>
          </w:rPr>
          <w:t>35</w:t>
        </w:r>
        <w:r w:rsidR="00B67F81">
          <w:rPr>
            <w:noProof/>
            <w:webHidden/>
          </w:rPr>
          <w:fldChar w:fldCharType="end"/>
        </w:r>
      </w:hyperlink>
    </w:p>
    <w:p w14:paraId="44B2B2B3" w14:textId="4D02AF00"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7" w:history="1">
        <w:r w:rsidR="00B67F81" w:rsidRPr="00EB18FF">
          <w:rPr>
            <w:rStyle w:val="Hyperlink"/>
            <w:noProof/>
          </w:rPr>
          <w:t>3.1.1.14.2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ACC table</w:t>
        </w:r>
        <w:r w:rsidR="00B67F81">
          <w:rPr>
            <w:noProof/>
            <w:webHidden/>
          </w:rPr>
          <w:tab/>
        </w:r>
        <w:r w:rsidR="00B67F81">
          <w:rPr>
            <w:noProof/>
            <w:webHidden/>
          </w:rPr>
          <w:fldChar w:fldCharType="begin"/>
        </w:r>
        <w:r w:rsidR="00B67F81">
          <w:rPr>
            <w:noProof/>
            <w:webHidden/>
          </w:rPr>
          <w:instrText xml:space="preserve"> PAGEREF _Toc454292667 \h </w:instrText>
        </w:r>
        <w:r w:rsidR="00B67F81">
          <w:rPr>
            <w:noProof/>
            <w:webHidden/>
          </w:rPr>
        </w:r>
        <w:r w:rsidR="00B67F81">
          <w:rPr>
            <w:noProof/>
            <w:webHidden/>
          </w:rPr>
          <w:fldChar w:fldCharType="separate"/>
        </w:r>
        <w:r w:rsidR="00B67F81">
          <w:rPr>
            <w:noProof/>
            <w:webHidden/>
          </w:rPr>
          <w:t>36</w:t>
        </w:r>
        <w:r w:rsidR="00B67F81">
          <w:rPr>
            <w:noProof/>
            <w:webHidden/>
          </w:rPr>
          <w:fldChar w:fldCharType="end"/>
        </w:r>
      </w:hyperlink>
    </w:p>
    <w:p w14:paraId="167E4A6E" w14:textId="4E53CB8A"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8" w:history="1">
        <w:r w:rsidR="00B67F81" w:rsidRPr="00EB18FF">
          <w:rPr>
            <w:rStyle w:val="Hyperlink"/>
            <w:noProof/>
          </w:rPr>
          <w:t>3.1.1.14.3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table</w:t>
        </w:r>
        <w:r w:rsidR="00B67F81">
          <w:rPr>
            <w:noProof/>
            <w:webHidden/>
          </w:rPr>
          <w:tab/>
        </w:r>
        <w:r w:rsidR="00B67F81">
          <w:rPr>
            <w:noProof/>
            <w:webHidden/>
          </w:rPr>
          <w:fldChar w:fldCharType="begin"/>
        </w:r>
        <w:r w:rsidR="00B67F81">
          <w:rPr>
            <w:noProof/>
            <w:webHidden/>
          </w:rPr>
          <w:instrText xml:space="preserve"> PAGEREF _Toc454292668 \h </w:instrText>
        </w:r>
        <w:r w:rsidR="00B67F81">
          <w:rPr>
            <w:noProof/>
            <w:webHidden/>
          </w:rPr>
        </w:r>
        <w:r w:rsidR="00B67F81">
          <w:rPr>
            <w:noProof/>
            <w:webHidden/>
          </w:rPr>
          <w:fldChar w:fldCharType="separate"/>
        </w:r>
        <w:r w:rsidR="00B67F81">
          <w:rPr>
            <w:noProof/>
            <w:webHidden/>
          </w:rPr>
          <w:t>37</w:t>
        </w:r>
        <w:r w:rsidR="00B67F81">
          <w:rPr>
            <w:noProof/>
            <w:webHidden/>
          </w:rPr>
          <w:fldChar w:fldCharType="end"/>
        </w:r>
      </w:hyperlink>
    </w:p>
    <w:p w14:paraId="05FA29CB" w14:textId="182883A0"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9" w:history="1">
        <w:r w:rsidR="00B67F81" w:rsidRPr="00EB18FF">
          <w:rPr>
            <w:rStyle w:val="Hyperlink"/>
            <w:noProof/>
          </w:rPr>
          <w:t>3.1.1.14.4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table</w:t>
        </w:r>
        <w:r w:rsidR="00B67F81">
          <w:rPr>
            <w:noProof/>
            <w:webHidden/>
          </w:rPr>
          <w:tab/>
        </w:r>
        <w:r w:rsidR="00B67F81">
          <w:rPr>
            <w:noProof/>
            <w:webHidden/>
          </w:rPr>
          <w:fldChar w:fldCharType="begin"/>
        </w:r>
        <w:r w:rsidR="00B67F81">
          <w:rPr>
            <w:noProof/>
            <w:webHidden/>
          </w:rPr>
          <w:instrText xml:space="preserve"> PAGEREF _Toc454292669 \h </w:instrText>
        </w:r>
        <w:r w:rsidR="00B67F81">
          <w:rPr>
            <w:noProof/>
            <w:webHidden/>
          </w:rPr>
        </w:r>
        <w:r w:rsidR="00B67F81">
          <w:rPr>
            <w:noProof/>
            <w:webHidden/>
          </w:rPr>
          <w:fldChar w:fldCharType="separate"/>
        </w:r>
        <w:r w:rsidR="00B67F81">
          <w:rPr>
            <w:noProof/>
            <w:webHidden/>
          </w:rPr>
          <w:t>38</w:t>
        </w:r>
        <w:r w:rsidR="00B67F81">
          <w:rPr>
            <w:noProof/>
            <w:webHidden/>
          </w:rPr>
          <w:fldChar w:fldCharType="end"/>
        </w:r>
      </w:hyperlink>
    </w:p>
    <w:p w14:paraId="6921FD54" w14:textId="07D3472B"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70" w:history="1">
        <w:r w:rsidR="00B67F81" w:rsidRPr="00EB18FF">
          <w:rPr>
            <w:rStyle w:val="Hyperlink"/>
            <w:noProof/>
          </w:rPr>
          <w:t>3.1.1.14.5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 for xsd:attribute</w:t>
        </w:r>
        <w:r w:rsidR="00B67F81">
          <w:rPr>
            <w:noProof/>
            <w:webHidden/>
          </w:rPr>
          <w:tab/>
        </w:r>
        <w:r w:rsidR="00B67F81">
          <w:rPr>
            <w:noProof/>
            <w:webHidden/>
          </w:rPr>
          <w:fldChar w:fldCharType="begin"/>
        </w:r>
        <w:r w:rsidR="00B67F81">
          <w:rPr>
            <w:noProof/>
            <w:webHidden/>
          </w:rPr>
          <w:instrText xml:space="preserve"> PAGEREF _Toc454292670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58005C47" w14:textId="477539B9"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1" w:history="1">
        <w:r w:rsidR="00B67F81" w:rsidRPr="00EB18FF">
          <w:rPr>
            <w:rStyle w:val="Hyperlink"/>
            <w:noProof/>
          </w:rPr>
          <w:t>3.1.1.15</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ACCs, ASCCPs, BCCPs, BCCs, and ASCCs unused by BODs</w:t>
        </w:r>
        <w:r w:rsidR="00B67F81">
          <w:rPr>
            <w:noProof/>
            <w:webHidden/>
          </w:rPr>
          <w:tab/>
        </w:r>
        <w:r w:rsidR="00B67F81">
          <w:rPr>
            <w:noProof/>
            <w:webHidden/>
          </w:rPr>
          <w:fldChar w:fldCharType="begin"/>
        </w:r>
        <w:r w:rsidR="00B67F81">
          <w:rPr>
            <w:noProof/>
            <w:webHidden/>
          </w:rPr>
          <w:instrText xml:space="preserve"> PAGEREF _Toc454292671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20E0E4B0" w14:textId="0F97F13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2" w:history="1">
        <w:r w:rsidR="00B67F81" w:rsidRPr="00EB18FF">
          <w:rPr>
            <w:rStyle w:val="Hyperlink"/>
            <w:noProof/>
          </w:rPr>
          <w:t>3.1.1.16</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libraries</w:t>
        </w:r>
        <w:r w:rsidR="00B67F81">
          <w:rPr>
            <w:noProof/>
            <w:webHidden/>
          </w:rPr>
          <w:tab/>
        </w:r>
        <w:r w:rsidR="00B67F81">
          <w:rPr>
            <w:noProof/>
            <w:webHidden/>
          </w:rPr>
          <w:fldChar w:fldCharType="begin"/>
        </w:r>
        <w:r w:rsidR="00B67F81">
          <w:rPr>
            <w:noProof/>
            <w:webHidden/>
          </w:rPr>
          <w:instrText xml:space="preserve"> PAGEREF _Toc454292672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6EB2060E" w14:textId="6EE923A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73" w:history="1">
        <w:r w:rsidR="00B67F81" w:rsidRPr="00EB18FF">
          <w:rPr>
            <w:rStyle w:val="Hyperlink"/>
            <w:noProof/>
          </w:rPr>
          <w:t>3.1.2</w:t>
        </w:r>
        <w:r w:rsidR="00B67F81">
          <w:rPr>
            <w:rFonts w:asciiTheme="minorHAnsi" w:eastAsiaTheme="minorEastAsia" w:hAnsiTheme="minorHAnsi" w:cstheme="minorBidi"/>
            <w:noProof/>
            <w:sz w:val="22"/>
            <w:szCs w:val="28"/>
            <w:lang w:bidi="th-TH"/>
          </w:rPr>
          <w:tab/>
        </w:r>
        <w:r w:rsidR="00B67F81" w:rsidRPr="00EB18FF">
          <w:rPr>
            <w:rStyle w:val="Hyperlink"/>
            <w:noProof/>
          </w:rPr>
          <w:t>Verify the OAGIS 10.1 Model import</w:t>
        </w:r>
        <w:r w:rsidR="00B67F81">
          <w:rPr>
            <w:noProof/>
            <w:webHidden/>
          </w:rPr>
          <w:tab/>
        </w:r>
        <w:r w:rsidR="00B67F81">
          <w:rPr>
            <w:noProof/>
            <w:webHidden/>
          </w:rPr>
          <w:fldChar w:fldCharType="begin"/>
        </w:r>
        <w:r w:rsidR="00B67F81">
          <w:rPr>
            <w:noProof/>
            <w:webHidden/>
          </w:rPr>
          <w:instrText xml:space="preserve"> PAGEREF _Toc454292673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3E9F4A49" w14:textId="62C083B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4" w:history="1">
        <w:r w:rsidR="00B67F81" w:rsidRPr="00EB18FF">
          <w:rPr>
            <w:rStyle w:val="Hyperlink"/>
            <w:noProof/>
          </w:rPr>
          <w:t>3.1.2.1</w:t>
        </w:r>
        <w:r w:rsidR="00B67F81">
          <w:rPr>
            <w:rFonts w:asciiTheme="minorHAnsi" w:eastAsiaTheme="minorEastAsia" w:hAnsiTheme="minorHAnsi" w:cstheme="minorBidi"/>
            <w:noProof/>
            <w:sz w:val="22"/>
            <w:szCs w:val="28"/>
            <w:lang w:bidi="th-TH"/>
          </w:rPr>
          <w:tab/>
        </w:r>
        <w:r w:rsidR="00B67F81" w:rsidRPr="00EB18FF">
          <w:rPr>
            <w:rStyle w:val="Hyperlink"/>
            <w:noProof/>
          </w:rPr>
          <w:t>Checksum verification</w:t>
        </w:r>
        <w:r w:rsidR="00B67F81">
          <w:rPr>
            <w:noProof/>
            <w:webHidden/>
          </w:rPr>
          <w:tab/>
        </w:r>
        <w:r w:rsidR="00B67F81">
          <w:rPr>
            <w:noProof/>
            <w:webHidden/>
          </w:rPr>
          <w:fldChar w:fldCharType="begin"/>
        </w:r>
        <w:r w:rsidR="00B67F81">
          <w:rPr>
            <w:noProof/>
            <w:webHidden/>
          </w:rPr>
          <w:instrText xml:space="preserve"> PAGEREF _Toc454292674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7FF1AE74" w14:textId="64BC819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5" w:history="1">
        <w:r w:rsidR="00B67F81" w:rsidRPr="00EB18FF">
          <w:rPr>
            <w:rStyle w:val="Hyperlink"/>
            <w:noProof/>
          </w:rPr>
          <w:t>3.1.2.2</w:t>
        </w:r>
        <w:r w:rsidR="00B67F81">
          <w:rPr>
            <w:rFonts w:asciiTheme="minorHAnsi" w:eastAsiaTheme="minorEastAsia" w:hAnsiTheme="minorHAnsi" w:cstheme="minorBidi"/>
            <w:noProof/>
            <w:sz w:val="22"/>
            <w:szCs w:val="28"/>
            <w:lang w:bidi="th-TH"/>
          </w:rPr>
          <w:tab/>
        </w:r>
        <w:r w:rsidR="00B67F81" w:rsidRPr="00EB18FF">
          <w:rPr>
            <w:rStyle w:val="Hyperlink"/>
            <w:noProof/>
          </w:rPr>
          <w:t>Content verification</w:t>
        </w:r>
        <w:r w:rsidR="00B67F81">
          <w:rPr>
            <w:noProof/>
            <w:webHidden/>
          </w:rPr>
          <w:tab/>
        </w:r>
        <w:r w:rsidR="00B67F81">
          <w:rPr>
            <w:noProof/>
            <w:webHidden/>
          </w:rPr>
          <w:fldChar w:fldCharType="begin"/>
        </w:r>
        <w:r w:rsidR="00B67F81">
          <w:rPr>
            <w:noProof/>
            <w:webHidden/>
          </w:rPr>
          <w:instrText xml:space="preserve"> PAGEREF _Toc454292675 \h </w:instrText>
        </w:r>
        <w:r w:rsidR="00B67F81">
          <w:rPr>
            <w:noProof/>
            <w:webHidden/>
          </w:rPr>
        </w:r>
        <w:r w:rsidR="00B67F81">
          <w:rPr>
            <w:noProof/>
            <w:webHidden/>
          </w:rPr>
          <w:fldChar w:fldCharType="separate"/>
        </w:r>
        <w:r w:rsidR="00B67F81">
          <w:rPr>
            <w:noProof/>
            <w:webHidden/>
          </w:rPr>
          <w:t>41</w:t>
        </w:r>
        <w:r w:rsidR="00B67F81">
          <w:rPr>
            <w:noProof/>
            <w:webHidden/>
          </w:rPr>
          <w:fldChar w:fldCharType="end"/>
        </w:r>
      </w:hyperlink>
    </w:p>
    <w:p w14:paraId="75BE9378" w14:textId="6F296452"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6" w:history="1">
        <w:r w:rsidR="00B67F81" w:rsidRPr="00EB18FF">
          <w:rPr>
            <w:rStyle w:val="Hyperlink"/>
            <w:noProof/>
          </w:rPr>
          <w:t>3.1.2.3</w:t>
        </w:r>
        <w:r w:rsidR="00B67F81">
          <w:rPr>
            <w:rFonts w:asciiTheme="minorHAnsi" w:eastAsiaTheme="minorEastAsia" w:hAnsiTheme="minorHAnsi" w:cstheme="minorBidi"/>
            <w:noProof/>
            <w:sz w:val="22"/>
            <w:szCs w:val="28"/>
            <w:lang w:bidi="th-TH"/>
          </w:rPr>
          <w:tab/>
        </w:r>
        <w:r w:rsidR="00B67F81" w:rsidRPr="00EB18FF">
          <w:rPr>
            <w:rStyle w:val="Hyperlink"/>
            <w:noProof/>
          </w:rPr>
          <w:t>Challenges</w:t>
        </w:r>
        <w:r w:rsidR="00B67F81">
          <w:rPr>
            <w:noProof/>
            <w:webHidden/>
          </w:rPr>
          <w:tab/>
        </w:r>
        <w:r w:rsidR="00B67F81">
          <w:rPr>
            <w:noProof/>
            <w:webHidden/>
          </w:rPr>
          <w:fldChar w:fldCharType="begin"/>
        </w:r>
        <w:r w:rsidR="00B67F81">
          <w:rPr>
            <w:noProof/>
            <w:webHidden/>
          </w:rPr>
          <w:instrText xml:space="preserve"> PAGEREF _Toc454292676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B2C6233" w14:textId="7035953E"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7" w:history="1">
        <w:r w:rsidR="00B67F81" w:rsidRPr="00EB18FF">
          <w:rPr>
            <w:rStyle w:val="Hyperlink"/>
            <w:noProof/>
          </w:rPr>
          <w:t>3.1.2.4</w:t>
        </w:r>
        <w:r w:rsidR="00B67F81">
          <w:rPr>
            <w:rFonts w:asciiTheme="minorHAnsi" w:eastAsiaTheme="minorEastAsia" w:hAnsiTheme="minorHAnsi" w:cstheme="minorBidi"/>
            <w:noProof/>
            <w:sz w:val="22"/>
            <w:szCs w:val="28"/>
            <w:lang w:bidi="th-TH"/>
          </w:rPr>
          <w:tab/>
        </w:r>
        <w:r w:rsidR="00B67F81" w:rsidRPr="00EB18FF">
          <w:rPr>
            <w:rStyle w:val="Hyperlink"/>
            <w:noProof/>
          </w:rPr>
          <w:t>Methods to address the challenges</w:t>
        </w:r>
        <w:r w:rsidR="00B67F81">
          <w:rPr>
            <w:noProof/>
            <w:webHidden/>
          </w:rPr>
          <w:tab/>
        </w:r>
        <w:r w:rsidR="00B67F81">
          <w:rPr>
            <w:noProof/>
            <w:webHidden/>
          </w:rPr>
          <w:fldChar w:fldCharType="begin"/>
        </w:r>
        <w:r w:rsidR="00B67F81">
          <w:rPr>
            <w:noProof/>
            <w:webHidden/>
          </w:rPr>
          <w:instrText xml:space="preserve"> PAGEREF _Toc454292677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60BFFEE4" w14:textId="4838DDA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8" w:history="1">
        <w:r w:rsidR="00B67F81" w:rsidRPr="00EB18FF">
          <w:rPr>
            <w:rStyle w:val="Hyperlink"/>
            <w:noProof/>
          </w:rPr>
          <w:t>3.1.2.5</w:t>
        </w:r>
        <w:r w:rsidR="00B67F81">
          <w:rPr>
            <w:rFonts w:asciiTheme="minorHAnsi" w:eastAsiaTheme="minorEastAsia" w:hAnsiTheme="minorHAnsi" w:cstheme="minorBidi"/>
            <w:noProof/>
            <w:sz w:val="22"/>
            <w:szCs w:val="28"/>
            <w:lang w:bidi="th-TH"/>
          </w:rPr>
          <w:tab/>
        </w:r>
        <w:r w:rsidR="00B67F81" w:rsidRPr="00EB18FF">
          <w:rPr>
            <w:rStyle w:val="Hyperlink"/>
            <w:noProof/>
          </w:rPr>
          <w:t>Verifying the OAGIS Model Export</w:t>
        </w:r>
        <w:r w:rsidR="00B67F81">
          <w:rPr>
            <w:noProof/>
            <w:webHidden/>
          </w:rPr>
          <w:tab/>
        </w:r>
        <w:r w:rsidR="00B67F81">
          <w:rPr>
            <w:noProof/>
            <w:webHidden/>
          </w:rPr>
          <w:fldChar w:fldCharType="begin"/>
        </w:r>
        <w:r w:rsidR="00B67F81">
          <w:rPr>
            <w:noProof/>
            <w:webHidden/>
          </w:rPr>
          <w:instrText xml:space="preserve"> PAGEREF _Toc454292678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40A24BCB" w14:textId="00600BE8"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79" w:history="1">
        <w:r w:rsidR="00B67F81" w:rsidRPr="00EB18FF">
          <w:rPr>
            <w:rStyle w:val="Hyperlink"/>
            <w:noProof/>
          </w:rPr>
          <w:t>3.2</w:t>
        </w:r>
        <w:r w:rsidR="00B67F81">
          <w:rPr>
            <w:rFonts w:asciiTheme="minorHAnsi" w:eastAsiaTheme="minorEastAsia" w:hAnsiTheme="minorHAnsi" w:cstheme="minorBidi"/>
            <w:b w:val="0"/>
            <w:bCs w:val="0"/>
            <w:noProof/>
            <w:szCs w:val="28"/>
            <w:lang w:bidi="th-TH"/>
          </w:rPr>
          <w:tab/>
        </w:r>
        <w:r w:rsidR="00B67F81" w:rsidRPr="00EB18FF">
          <w:rPr>
            <w:rStyle w:val="Hyperlink"/>
            <w:noProof/>
          </w:rPr>
          <w:t>Application Home Screen</w:t>
        </w:r>
        <w:r w:rsidR="00B67F81">
          <w:rPr>
            <w:noProof/>
            <w:webHidden/>
          </w:rPr>
          <w:tab/>
        </w:r>
        <w:r w:rsidR="00B67F81">
          <w:rPr>
            <w:noProof/>
            <w:webHidden/>
          </w:rPr>
          <w:fldChar w:fldCharType="begin"/>
        </w:r>
        <w:r w:rsidR="00B67F81">
          <w:rPr>
            <w:noProof/>
            <w:webHidden/>
          </w:rPr>
          <w:instrText xml:space="preserve"> PAGEREF _Toc454292679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D4271DB" w14:textId="353045EC"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80" w:history="1">
        <w:r w:rsidR="00B67F81" w:rsidRPr="00EB18FF">
          <w:rPr>
            <w:rStyle w:val="Hyperlink"/>
            <w:noProof/>
          </w:rPr>
          <w:t>3.3</w:t>
        </w:r>
        <w:r w:rsidR="00B67F81">
          <w:rPr>
            <w:rFonts w:asciiTheme="minorHAnsi" w:eastAsiaTheme="minorEastAsia" w:hAnsiTheme="minorHAnsi" w:cstheme="minorBidi"/>
            <w:b w:val="0"/>
            <w:bCs w:val="0"/>
            <w:noProof/>
            <w:szCs w:val="28"/>
            <w:lang w:bidi="th-TH"/>
          </w:rPr>
          <w:tab/>
        </w:r>
        <w:r w:rsidR="00B67F81" w:rsidRPr="00EB18FF">
          <w:rPr>
            <w:rStyle w:val="Hyperlink"/>
            <w:noProof/>
          </w:rPr>
          <w:t>BIEs Management</w:t>
        </w:r>
        <w:r w:rsidR="00B67F81">
          <w:rPr>
            <w:noProof/>
            <w:webHidden/>
          </w:rPr>
          <w:tab/>
        </w:r>
        <w:r w:rsidR="00B67F81">
          <w:rPr>
            <w:noProof/>
            <w:webHidden/>
          </w:rPr>
          <w:fldChar w:fldCharType="begin"/>
        </w:r>
        <w:r w:rsidR="00B67F81">
          <w:rPr>
            <w:noProof/>
            <w:webHidden/>
          </w:rPr>
          <w:instrText xml:space="preserve"> PAGEREF _Toc454292680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6916A07E" w14:textId="760D212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1" w:history="1">
        <w:r w:rsidR="00B67F81" w:rsidRPr="00EB18FF">
          <w:rPr>
            <w:rStyle w:val="Hyperlink"/>
            <w:noProof/>
          </w:rPr>
          <w:t>3.3.1</w:t>
        </w:r>
        <w:r w:rsidR="00B67F81">
          <w:rPr>
            <w:rFonts w:asciiTheme="minorHAnsi" w:eastAsiaTheme="minorEastAsia" w:hAnsiTheme="minorHAnsi" w:cstheme="minorBidi"/>
            <w:noProof/>
            <w:sz w:val="22"/>
            <w:szCs w:val="28"/>
            <w:lang w:bidi="th-TH"/>
          </w:rPr>
          <w:tab/>
        </w:r>
        <w:r w:rsidR="00B67F81" w:rsidRPr="00EB18FF">
          <w:rPr>
            <w:rStyle w:val="Hyperlink"/>
            <w:noProof/>
          </w:rPr>
          <w:t>Create a top-level ABIE (a standalone BOD)</w:t>
        </w:r>
        <w:r w:rsidR="00B67F81">
          <w:rPr>
            <w:noProof/>
            <w:webHidden/>
          </w:rPr>
          <w:tab/>
        </w:r>
        <w:r w:rsidR="00B67F81">
          <w:rPr>
            <w:noProof/>
            <w:webHidden/>
          </w:rPr>
          <w:fldChar w:fldCharType="begin"/>
        </w:r>
        <w:r w:rsidR="00B67F81">
          <w:rPr>
            <w:noProof/>
            <w:webHidden/>
          </w:rPr>
          <w:instrText xml:space="preserve"> PAGEREF _Toc454292681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2417FBFC" w14:textId="5B929485"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2" w:history="1">
        <w:r w:rsidR="00B67F81" w:rsidRPr="00EB18FF">
          <w:rPr>
            <w:rStyle w:val="Hyperlink"/>
            <w:noProof/>
          </w:rPr>
          <w:t>3.3.1.1.1</w:t>
        </w:r>
        <w:r w:rsidR="00B67F81">
          <w:rPr>
            <w:rFonts w:asciiTheme="minorHAnsi" w:eastAsiaTheme="minorEastAsia" w:hAnsiTheme="minorHAnsi" w:cstheme="minorBidi"/>
            <w:noProof/>
            <w:sz w:val="22"/>
            <w:szCs w:val="28"/>
            <w:lang w:bidi="th-TH"/>
          </w:rPr>
          <w:tab/>
        </w:r>
        <w:r w:rsidR="00B67F81" w:rsidRPr="00EB18FF">
          <w:rPr>
            <w:rStyle w:val="Hyperlink"/>
            <w:noProof/>
          </w:rPr>
          <w:t>Select a top-level concept</w:t>
        </w:r>
        <w:r w:rsidR="00B67F81">
          <w:rPr>
            <w:noProof/>
            <w:webHidden/>
          </w:rPr>
          <w:tab/>
        </w:r>
        <w:r w:rsidR="00B67F81">
          <w:rPr>
            <w:noProof/>
            <w:webHidden/>
          </w:rPr>
          <w:fldChar w:fldCharType="begin"/>
        </w:r>
        <w:r w:rsidR="00B67F81">
          <w:rPr>
            <w:noProof/>
            <w:webHidden/>
          </w:rPr>
          <w:instrText xml:space="preserve"> PAGEREF _Toc454292682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72AAFD7" w14:textId="2DBE969B"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3" w:history="1">
        <w:r w:rsidR="00B67F81" w:rsidRPr="00EB18FF">
          <w:rPr>
            <w:rStyle w:val="Hyperlink"/>
            <w:noProof/>
          </w:rPr>
          <w:t>3.3.1.1.2</w:t>
        </w:r>
        <w:r w:rsidR="00B67F81">
          <w:rPr>
            <w:rFonts w:asciiTheme="minorHAnsi" w:eastAsiaTheme="minorEastAsia" w:hAnsiTheme="minorHAnsi" w:cstheme="minorBidi"/>
            <w:noProof/>
            <w:sz w:val="22"/>
            <w:szCs w:val="28"/>
            <w:lang w:bidi="th-TH"/>
          </w:rPr>
          <w:tab/>
        </w:r>
        <w:r w:rsidR="00B67F81" w:rsidRPr="00EB18FF">
          <w:rPr>
            <w:rStyle w:val="Hyperlink"/>
            <w:noProof/>
          </w:rPr>
          <w:t>Select a business context</w:t>
        </w:r>
        <w:r w:rsidR="00B67F81">
          <w:rPr>
            <w:noProof/>
            <w:webHidden/>
          </w:rPr>
          <w:tab/>
        </w:r>
        <w:r w:rsidR="00B67F81">
          <w:rPr>
            <w:noProof/>
            <w:webHidden/>
          </w:rPr>
          <w:fldChar w:fldCharType="begin"/>
        </w:r>
        <w:r w:rsidR="00B67F81">
          <w:rPr>
            <w:noProof/>
            <w:webHidden/>
          </w:rPr>
          <w:instrText xml:space="preserve"> PAGEREF _Toc454292683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BA894E9" w14:textId="03A6FA2D"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4" w:history="1">
        <w:r w:rsidR="00B67F81" w:rsidRPr="00EB18FF">
          <w:rPr>
            <w:rStyle w:val="Hyperlink"/>
            <w:noProof/>
          </w:rPr>
          <w:t>3.3.1.1.3</w:t>
        </w:r>
        <w:r w:rsidR="00B67F81">
          <w:rPr>
            <w:rFonts w:asciiTheme="minorHAnsi" w:eastAsiaTheme="minorEastAsia" w:hAnsiTheme="minorHAnsi" w:cstheme="minorBidi"/>
            <w:noProof/>
            <w:sz w:val="22"/>
            <w:szCs w:val="28"/>
            <w:lang w:bidi="th-TH"/>
          </w:rPr>
          <w:tab/>
        </w:r>
        <w:r w:rsidR="00B67F81" w:rsidRPr="00EB18FF">
          <w:rPr>
            <w:rStyle w:val="Hyperlink"/>
            <w:noProof/>
          </w:rPr>
          <w:t>Create uncommitted BIE records/objects</w:t>
        </w:r>
        <w:r w:rsidR="00B67F81">
          <w:rPr>
            <w:noProof/>
            <w:webHidden/>
          </w:rPr>
          <w:tab/>
        </w:r>
        <w:r w:rsidR="00B67F81">
          <w:rPr>
            <w:noProof/>
            <w:webHidden/>
          </w:rPr>
          <w:fldChar w:fldCharType="begin"/>
        </w:r>
        <w:r w:rsidR="00B67F81">
          <w:rPr>
            <w:noProof/>
            <w:webHidden/>
          </w:rPr>
          <w:instrText xml:space="preserve"> PAGEREF _Toc454292684 \h </w:instrText>
        </w:r>
        <w:r w:rsidR="00B67F81">
          <w:rPr>
            <w:noProof/>
            <w:webHidden/>
          </w:rPr>
        </w:r>
        <w:r w:rsidR="00B67F81">
          <w:rPr>
            <w:noProof/>
            <w:webHidden/>
          </w:rPr>
          <w:fldChar w:fldCharType="separate"/>
        </w:r>
        <w:r w:rsidR="00B67F81">
          <w:rPr>
            <w:noProof/>
            <w:webHidden/>
          </w:rPr>
          <w:t>44</w:t>
        </w:r>
        <w:r w:rsidR="00B67F81">
          <w:rPr>
            <w:noProof/>
            <w:webHidden/>
          </w:rPr>
          <w:fldChar w:fldCharType="end"/>
        </w:r>
      </w:hyperlink>
    </w:p>
    <w:p w14:paraId="1D658544" w14:textId="0755F0B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5" w:history="1">
        <w:r w:rsidR="00B67F81" w:rsidRPr="00EB18FF">
          <w:rPr>
            <w:rStyle w:val="Hyperlink"/>
            <w:noProof/>
          </w:rPr>
          <w:t>3.3.2</w:t>
        </w:r>
        <w:r w:rsidR="00B67F81">
          <w:rPr>
            <w:rFonts w:asciiTheme="minorHAnsi" w:eastAsiaTheme="minorEastAsia" w:hAnsiTheme="minorHAnsi" w:cstheme="minorBidi"/>
            <w:noProof/>
            <w:sz w:val="22"/>
            <w:szCs w:val="28"/>
            <w:lang w:bidi="th-TH"/>
          </w:rPr>
          <w:tab/>
        </w:r>
        <w:r w:rsidR="00B67F81" w:rsidRPr="00EB18FF">
          <w:rPr>
            <w:rStyle w:val="Hyperlink"/>
            <w:noProof/>
          </w:rPr>
          <w:t>Edit a top-level ABIE</w:t>
        </w:r>
        <w:r w:rsidR="00B67F81">
          <w:rPr>
            <w:noProof/>
            <w:webHidden/>
          </w:rPr>
          <w:tab/>
        </w:r>
        <w:r w:rsidR="00B67F81">
          <w:rPr>
            <w:noProof/>
            <w:webHidden/>
          </w:rPr>
          <w:fldChar w:fldCharType="begin"/>
        </w:r>
        <w:r w:rsidR="00B67F81">
          <w:rPr>
            <w:noProof/>
            <w:webHidden/>
          </w:rPr>
          <w:instrText xml:space="preserve"> PAGEREF _Toc454292685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5AB63447" w14:textId="0829923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6" w:history="1">
        <w:r w:rsidR="00B67F81" w:rsidRPr="00EB18FF">
          <w:rPr>
            <w:rStyle w:val="Hyperlink"/>
            <w:noProof/>
          </w:rPr>
          <w:t>3.3.3</w:t>
        </w:r>
        <w:r w:rsidR="00B67F81">
          <w:rPr>
            <w:rFonts w:asciiTheme="minorHAnsi" w:eastAsiaTheme="minorEastAsia" w:hAnsiTheme="minorHAnsi" w:cstheme="minorBidi"/>
            <w:noProof/>
            <w:sz w:val="22"/>
            <w:szCs w:val="28"/>
            <w:lang w:bidi="th-TH"/>
          </w:rPr>
          <w:tab/>
        </w:r>
        <w:r w:rsidR="00B67F81" w:rsidRPr="00EB18FF">
          <w:rPr>
            <w:rStyle w:val="Hyperlink"/>
            <w:noProof/>
          </w:rPr>
          <w:t>Show top-level ABIE</w:t>
        </w:r>
        <w:r w:rsidR="00B67F81">
          <w:rPr>
            <w:noProof/>
            <w:webHidden/>
          </w:rPr>
          <w:tab/>
        </w:r>
        <w:r w:rsidR="00B67F81">
          <w:rPr>
            <w:noProof/>
            <w:webHidden/>
          </w:rPr>
          <w:fldChar w:fldCharType="begin"/>
        </w:r>
        <w:r w:rsidR="00B67F81">
          <w:rPr>
            <w:noProof/>
            <w:webHidden/>
          </w:rPr>
          <w:instrText xml:space="preserve"> PAGEREF _Toc454292686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1B0078F0" w14:textId="0EB1050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7" w:history="1">
        <w:r w:rsidR="00B67F81" w:rsidRPr="00EB18FF">
          <w:rPr>
            <w:rStyle w:val="Hyperlink"/>
            <w:noProof/>
          </w:rPr>
          <w:t>3.3.4</w:t>
        </w:r>
        <w:r w:rsidR="00B67F81">
          <w:rPr>
            <w:rFonts w:asciiTheme="minorHAnsi" w:eastAsiaTheme="minorEastAsia" w:hAnsiTheme="minorHAnsi" w:cstheme="minorBidi"/>
            <w:noProof/>
            <w:sz w:val="22"/>
            <w:szCs w:val="28"/>
            <w:lang w:bidi="th-TH"/>
          </w:rPr>
          <w:tab/>
        </w:r>
        <w:r w:rsidR="00B67F81" w:rsidRPr="00EB18FF">
          <w:rPr>
            <w:rStyle w:val="Hyperlink"/>
            <w:noProof/>
          </w:rPr>
          <w:t>Save a top-level ABIE</w:t>
        </w:r>
        <w:r w:rsidR="00B67F81">
          <w:rPr>
            <w:noProof/>
            <w:webHidden/>
          </w:rPr>
          <w:tab/>
        </w:r>
        <w:r w:rsidR="00B67F81">
          <w:rPr>
            <w:noProof/>
            <w:webHidden/>
          </w:rPr>
          <w:fldChar w:fldCharType="begin"/>
        </w:r>
        <w:r w:rsidR="00B67F81">
          <w:rPr>
            <w:noProof/>
            <w:webHidden/>
          </w:rPr>
          <w:instrText xml:space="preserve"> PAGEREF _Toc454292687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C2C4D4D" w14:textId="57C580D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8" w:history="1">
        <w:r w:rsidR="00B67F81" w:rsidRPr="00EB18FF">
          <w:rPr>
            <w:rStyle w:val="Hyperlink"/>
            <w:noProof/>
          </w:rPr>
          <w:t>3.3.5</w:t>
        </w:r>
        <w:r w:rsidR="00B67F81">
          <w:rPr>
            <w:rFonts w:asciiTheme="minorHAnsi" w:eastAsiaTheme="minorEastAsia" w:hAnsiTheme="minorHAnsi" w:cstheme="minorBidi"/>
            <w:noProof/>
            <w:sz w:val="22"/>
            <w:szCs w:val="28"/>
            <w:lang w:bidi="th-TH"/>
          </w:rPr>
          <w:tab/>
        </w:r>
        <w:r w:rsidR="00B67F81" w:rsidRPr="00EB18FF">
          <w:rPr>
            <w:rStyle w:val="Hyperlink"/>
            <w:noProof/>
          </w:rPr>
          <w:t>Discard a top-level ABIE</w:t>
        </w:r>
        <w:r w:rsidR="00B67F81">
          <w:rPr>
            <w:noProof/>
            <w:webHidden/>
          </w:rPr>
          <w:tab/>
        </w:r>
        <w:r w:rsidR="00B67F81">
          <w:rPr>
            <w:noProof/>
            <w:webHidden/>
          </w:rPr>
          <w:fldChar w:fldCharType="begin"/>
        </w:r>
        <w:r w:rsidR="00B67F81">
          <w:rPr>
            <w:noProof/>
            <w:webHidden/>
          </w:rPr>
          <w:instrText xml:space="preserve"> PAGEREF _Toc454292688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4A9E7311" w14:textId="05D0BAC1"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9" w:history="1">
        <w:r w:rsidR="00B67F81" w:rsidRPr="00EB18FF">
          <w:rPr>
            <w:rStyle w:val="Hyperlink"/>
            <w:noProof/>
          </w:rPr>
          <w:t>3.3.6</w:t>
        </w:r>
        <w:r w:rsidR="00B67F81">
          <w:rPr>
            <w:rFonts w:asciiTheme="minorHAnsi" w:eastAsiaTheme="minorEastAsia" w:hAnsiTheme="minorHAnsi" w:cstheme="minorBidi"/>
            <w:noProof/>
            <w:sz w:val="22"/>
            <w:szCs w:val="28"/>
            <w:lang w:bidi="th-TH"/>
          </w:rPr>
          <w:tab/>
        </w:r>
        <w:r w:rsidR="00B67F81" w:rsidRPr="00EB18FF">
          <w:rPr>
            <w:rStyle w:val="Hyperlink"/>
            <w:noProof/>
          </w:rPr>
          <w:t>Publish a top-level ABIE</w:t>
        </w:r>
        <w:r w:rsidR="00B67F81">
          <w:rPr>
            <w:noProof/>
            <w:webHidden/>
          </w:rPr>
          <w:tab/>
        </w:r>
        <w:r w:rsidR="00B67F81">
          <w:rPr>
            <w:noProof/>
            <w:webHidden/>
          </w:rPr>
          <w:fldChar w:fldCharType="begin"/>
        </w:r>
        <w:r w:rsidR="00B67F81">
          <w:rPr>
            <w:noProof/>
            <w:webHidden/>
          </w:rPr>
          <w:instrText xml:space="preserve"> PAGEREF _Toc454292689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3BB122D3" w14:textId="5CA60A9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0" w:history="1">
        <w:r w:rsidR="00B67F81" w:rsidRPr="00EB18FF">
          <w:rPr>
            <w:rStyle w:val="Hyperlink"/>
            <w:noProof/>
          </w:rPr>
          <w:t>3.3.7</w:t>
        </w:r>
        <w:r w:rsidR="00B67F81">
          <w:rPr>
            <w:rFonts w:asciiTheme="minorHAnsi" w:eastAsiaTheme="minorEastAsia" w:hAnsiTheme="minorHAnsi" w:cstheme="minorBidi"/>
            <w:noProof/>
            <w:sz w:val="22"/>
            <w:szCs w:val="28"/>
            <w:lang w:bidi="th-TH"/>
          </w:rPr>
          <w:tab/>
        </w:r>
        <w:r w:rsidR="00B67F81" w:rsidRPr="00EB18FF">
          <w:rPr>
            <w:rStyle w:val="Hyperlink"/>
            <w:noProof/>
          </w:rPr>
          <w:t>Top-level ABIE search and select</w:t>
        </w:r>
        <w:r w:rsidR="00B67F81">
          <w:rPr>
            <w:noProof/>
            <w:webHidden/>
          </w:rPr>
          <w:tab/>
        </w:r>
        <w:r w:rsidR="00B67F81">
          <w:rPr>
            <w:noProof/>
            <w:webHidden/>
          </w:rPr>
          <w:fldChar w:fldCharType="begin"/>
        </w:r>
        <w:r w:rsidR="00B67F81">
          <w:rPr>
            <w:noProof/>
            <w:webHidden/>
          </w:rPr>
          <w:instrText xml:space="preserve"> PAGEREF _Toc454292690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591D5B7" w14:textId="2B7C96C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1" w:history="1">
        <w:r w:rsidR="00B67F81" w:rsidRPr="00EB18FF">
          <w:rPr>
            <w:rStyle w:val="Hyperlink"/>
            <w:noProof/>
          </w:rPr>
          <w:t>3.3.8</w:t>
        </w:r>
        <w:r w:rsidR="00B67F81">
          <w:rPr>
            <w:rFonts w:asciiTheme="minorHAnsi" w:eastAsiaTheme="minorEastAsia" w:hAnsiTheme="minorHAnsi" w:cstheme="minorBidi"/>
            <w:noProof/>
            <w:sz w:val="22"/>
            <w:szCs w:val="28"/>
            <w:lang w:bidi="th-TH"/>
          </w:rPr>
          <w:tab/>
        </w:r>
        <w:r w:rsidR="00B67F81" w:rsidRPr="00EB18FF">
          <w:rPr>
            <w:rStyle w:val="Hyperlink"/>
            <w:noProof/>
          </w:rPr>
          <w:t>Copy a top-level ABIE</w:t>
        </w:r>
        <w:r w:rsidR="00B67F81">
          <w:rPr>
            <w:noProof/>
            <w:webHidden/>
          </w:rPr>
          <w:tab/>
        </w:r>
        <w:r w:rsidR="00B67F81">
          <w:rPr>
            <w:noProof/>
            <w:webHidden/>
          </w:rPr>
          <w:fldChar w:fldCharType="begin"/>
        </w:r>
        <w:r w:rsidR="00B67F81">
          <w:rPr>
            <w:noProof/>
            <w:webHidden/>
          </w:rPr>
          <w:instrText xml:space="preserve"> PAGEREF _Toc454292691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6C097E3" w14:textId="337EB7E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2" w:history="1">
        <w:r w:rsidR="00B67F81" w:rsidRPr="00EB18FF">
          <w:rPr>
            <w:rStyle w:val="Hyperlink"/>
            <w:noProof/>
          </w:rPr>
          <w:t>3.3.9</w:t>
        </w:r>
        <w:r w:rsidR="00B67F81">
          <w:rPr>
            <w:rFonts w:asciiTheme="minorHAnsi" w:eastAsiaTheme="minorEastAsia" w:hAnsiTheme="minorHAnsi" w:cstheme="minorBidi"/>
            <w:noProof/>
            <w:sz w:val="22"/>
            <w:szCs w:val="28"/>
            <w:lang w:bidi="th-TH"/>
          </w:rPr>
          <w:tab/>
        </w:r>
        <w:r w:rsidR="00B67F81" w:rsidRPr="00EB18FF">
          <w:rPr>
            <w:rStyle w:val="Hyperlink"/>
            <w:noProof/>
          </w:rPr>
          <w:t>Extend a top-level ABIE</w:t>
        </w:r>
        <w:r w:rsidR="00B67F81">
          <w:rPr>
            <w:noProof/>
            <w:webHidden/>
          </w:rPr>
          <w:tab/>
        </w:r>
        <w:r w:rsidR="00B67F81">
          <w:rPr>
            <w:noProof/>
            <w:webHidden/>
          </w:rPr>
          <w:fldChar w:fldCharType="begin"/>
        </w:r>
        <w:r w:rsidR="00B67F81">
          <w:rPr>
            <w:noProof/>
            <w:webHidden/>
          </w:rPr>
          <w:instrText xml:space="preserve"> PAGEREF _Toc454292692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58FA119" w14:textId="08936A4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93" w:history="1">
        <w:r w:rsidR="00B67F81" w:rsidRPr="00EB18FF">
          <w:rPr>
            <w:rStyle w:val="Hyperlink"/>
            <w:noProof/>
          </w:rPr>
          <w:t>3.3.9.1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w:t>
        </w:r>
        <w:r w:rsidR="00B67F81">
          <w:rPr>
            <w:noProof/>
            <w:webHidden/>
          </w:rPr>
          <w:tab/>
        </w:r>
        <w:r w:rsidR="00B67F81">
          <w:rPr>
            <w:noProof/>
            <w:webHidden/>
          </w:rPr>
          <w:fldChar w:fldCharType="begin"/>
        </w:r>
        <w:r w:rsidR="00B67F81">
          <w:rPr>
            <w:noProof/>
            <w:webHidden/>
          </w:rPr>
          <w:instrText xml:space="preserve"> PAGEREF _Toc454292693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222440C8" w14:textId="6939FBD9"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4" w:history="1">
        <w:r w:rsidR="00B67F81" w:rsidRPr="00EB18FF">
          <w:rPr>
            <w:rStyle w:val="Hyperlink"/>
            <w:noProof/>
          </w:rPr>
          <w:t>3.3.9.1.1</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ACC current record</w:t>
        </w:r>
        <w:r w:rsidR="00B67F81">
          <w:rPr>
            <w:noProof/>
            <w:webHidden/>
          </w:rPr>
          <w:tab/>
        </w:r>
        <w:r w:rsidR="00B67F81">
          <w:rPr>
            <w:noProof/>
            <w:webHidden/>
          </w:rPr>
          <w:fldChar w:fldCharType="begin"/>
        </w:r>
        <w:r w:rsidR="00B67F81">
          <w:rPr>
            <w:noProof/>
            <w:webHidden/>
          </w:rPr>
          <w:instrText xml:space="preserve"> PAGEREF _Toc454292694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63D60681" w14:textId="22FD9804"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5" w:history="1">
        <w:r w:rsidR="00B67F81" w:rsidRPr="00EB18FF">
          <w:rPr>
            <w:rStyle w:val="Hyperlink"/>
            <w:noProof/>
          </w:rPr>
          <w:t>3.3.9.1.2</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current record</w:t>
        </w:r>
        <w:r w:rsidR="00B67F81">
          <w:rPr>
            <w:noProof/>
            <w:webHidden/>
          </w:rPr>
          <w:tab/>
        </w:r>
        <w:r w:rsidR="00B67F81">
          <w:rPr>
            <w:noProof/>
            <w:webHidden/>
          </w:rPr>
          <w:fldChar w:fldCharType="begin"/>
        </w:r>
        <w:r w:rsidR="00B67F81">
          <w:rPr>
            <w:noProof/>
            <w:webHidden/>
          </w:rPr>
          <w:instrText xml:space="preserve"> PAGEREF _Toc454292695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4C47881" w14:textId="3FEA5BD1"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6" w:history="1">
        <w:r w:rsidR="00B67F81" w:rsidRPr="00EB18FF">
          <w:rPr>
            <w:rStyle w:val="Hyperlink"/>
            <w:noProof/>
          </w:rPr>
          <w:t>3.3.9.1.3</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 current record</w:t>
        </w:r>
        <w:r w:rsidR="00B67F81">
          <w:rPr>
            <w:noProof/>
            <w:webHidden/>
          </w:rPr>
          <w:tab/>
        </w:r>
        <w:r w:rsidR="00B67F81">
          <w:rPr>
            <w:noProof/>
            <w:webHidden/>
          </w:rPr>
          <w:fldChar w:fldCharType="begin"/>
        </w:r>
        <w:r w:rsidR="00B67F81">
          <w:rPr>
            <w:noProof/>
            <w:webHidden/>
          </w:rPr>
          <w:instrText xml:space="preserve"> PAGEREF _Toc454292696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04FA716" w14:textId="210CE2AB" w:rsidR="00B67F81" w:rsidRDefault="00B26A1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7" w:history="1">
        <w:r w:rsidR="00B67F81" w:rsidRPr="00EB18FF">
          <w:rPr>
            <w:rStyle w:val="Hyperlink"/>
            <w:rFonts w:asciiTheme="minorBidi" w:hAnsiTheme="minorBidi"/>
            <w:noProof/>
          </w:rPr>
          <w:t>3.3.9.1.4</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ACC history Record</w:t>
        </w:r>
        <w:r w:rsidR="00B67F81">
          <w:rPr>
            <w:noProof/>
            <w:webHidden/>
          </w:rPr>
          <w:tab/>
        </w:r>
        <w:r w:rsidR="00B67F81">
          <w:rPr>
            <w:noProof/>
            <w:webHidden/>
          </w:rPr>
          <w:fldChar w:fldCharType="begin"/>
        </w:r>
        <w:r w:rsidR="00B67F81">
          <w:rPr>
            <w:noProof/>
            <w:webHidden/>
          </w:rPr>
          <w:instrText xml:space="preserve"> PAGEREF _Toc454292697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2AC9AFA4" w14:textId="61C95558" w:rsidR="00B67F81" w:rsidRDefault="00B26A1F">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8" w:history="1">
        <w:r w:rsidR="00B67F81" w:rsidRPr="00EB18FF">
          <w:rPr>
            <w:rStyle w:val="Hyperlink"/>
            <w:noProof/>
          </w:rPr>
          <w:t>3.3.9.1.5</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history record</w:t>
        </w:r>
        <w:r w:rsidR="00B67F81">
          <w:rPr>
            <w:noProof/>
            <w:webHidden/>
          </w:rPr>
          <w:tab/>
        </w:r>
        <w:r w:rsidR="00B67F81">
          <w:rPr>
            <w:noProof/>
            <w:webHidden/>
          </w:rPr>
          <w:fldChar w:fldCharType="begin"/>
        </w:r>
        <w:r w:rsidR="00B67F81">
          <w:rPr>
            <w:noProof/>
            <w:webHidden/>
          </w:rPr>
          <w:instrText xml:space="preserve"> PAGEREF _Toc454292698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663E658" w14:textId="748D1B12" w:rsidR="00B67F81" w:rsidRDefault="00B26A1F">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9" w:history="1">
        <w:r w:rsidR="00B67F81" w:rsidRPr="00EB18FF">
          <w:rPr>
            <w:rStyle w:val="Hyperlink"/>
            <w:rFonts w:asciiTheme="minorBidi" w:hAnsiTheme="minorBidi"/>
            <w:noProof/>
          </w:rPr>
          <w:t>3.3.9.1.6</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ASCC history record</w:t>
        </w:r>
        <w:r w:rsidR="00B67F81">
          <w:rPr>
            <w:noProof/>
            <w:webHidden/>
          </w:rPr>
          <w:tab/>
        </w:r>
        <w:r w:rsidR="00B67F81">
          <w:rPr>
            <w:noProof/>
            <w:webHidden/>
          </w:rPr>
          <w:fldChar w:fldCharType="begin"/>
        </w:r>
        <w:r w:rsidR="00B67F81">
          <w:rPr>
            <w:noProof/>
            <w:webHidden/>
          </w:rPr>
          <w:instrText xml:space="preserve"> PAGEREF _Toc454292699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188878D" w14:textId="3335A24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0" w:history="1">
        <w:r w:rsidR="00B67F81" w:rsidRPr="00EB18FF">
          <w:rPr>
            <w:rStyle w:val="Hyperlink"/>
            <w:noProof/>
          </w:rPr>
          <w:t>3.3.9.2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 Revision</w:t>
        </w:r>
        <w:r w:rsidR="00B67F81">
          <w:rPr>
            <w:noProof/>
            <w:webHidden/>
          </w:rPr>
          <w:tab/>
        </w:r>
        <w:r w:rsidR="00B67F81">
          <w:rPr>
            <w:noProof/>
            <w:webHidden/>
          </w:rPr>
          <w:fldChar w:fldCharType="begin"/>
        </w:r>
        <w:r w:rsidR="00B67F81">
          <w:rPr>
            <w:noProof/>
            <w:webHidden/>
          </w:rPr>
          <w:instrText xml:space="preserve"> PAGEREF _Toc454292700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3DC4EDEF" w14:textId="483D6B8F"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1" w:history="1">
        <w:r w:rsidR="00B67F81" w:rsidRPr="00EB18FF">
          <w:rPr>
            <w:rStyle w:val="Hyperlink"/>
            <w:noProof/>
          </w:rPr>
          <w:t>3.3.9.3</w:t>
        </w:r>
        <w:r w:rsidR="00B67F81">
          <w:rPr>
            <w:rFonts w:asciiTheme="minorHAnsi" w:eastAsiaTheme="minorEastAsia" w:hAnsiTheme="minorHAnsi" w:cstheme="minorBidi"/>
            <w:noProof/>
            <w:sz w:val="22"/>
            <w:szCs w:val="28"/>
            <w:lang w:bidi="th-TH"/>
          </w:rPr>
          <w:tab/>
        </w:r>
        <w:r w:rsidR="00B67F81" w:rsidRPr="00EB18FF">
          <w:rPr>
            <w:rStyle w:val="Hyperlink"/>
            <w:noProof/>
          </w:rPr>
          <w:t>Edit User Extension Group ACC</w:t>
        </w:r>
        <w:r w:rsidR="00B67F81">
          <w:rPr>
            <w:noProof/>
            <w:webHidden/>
          </w:rPr>
          <w:tab/>
        </w:r>
        <w:r w:rsidR="00B67F81">
          <w:rPr>
            <w:noProof/>
            <w:webHidden/>
          </w:rPr>
          <w:fldChar w:fldCharType="begin"/>
        </w:r>
        <w:r w:rsidR="00B67F81">
          <w:rPr>
            <w:noProof/>
            <w:webHidden/>
          </w:rPr>
          <w:instrText xml:space="preserve"> PAGEREF _Toc454292701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46E8CF21" w14:textId="1C2F1789"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2" w:history="1">
        <w:r w:rsidR="00B67F81" w:rsidRPr="00EB18FF">
          <w:rPr>
            <w:rStyle w:val="Hyperlink"/>
            <w:noProof/>
          </w:rPr>
          <w:t>3.3.9.4</w:t>
        </w:r>
        <w:r w:rsidR="00B67F81">
          <w:rPr>
            <w:rFonts w:asciiTheme="minorHAnsi" w:eastAsiaTheme="minorEastAsia" w:hAnsiTheme="minorHAnsi" w:cstheme="minorBidi"/>
            <w:noProof/>
            <w:sz w:val="22"/>
            <w:szCs w:val="28"/>
            <w:lang w:bidi="th-TH"/>
          </w:rPr>
          <w:tab/>
        </w:r>
        <w:r w:rsidR="00B67F81" w:rsidRPr="00EB18FF">
          <w:rPr>
            <w:rStyle w:val="Hyperlink"/>
            <w:noProof/>
          </w:rPr>
          <w:t>Review User Extension Group ACC</w:t>
        </w:r>
        <w:r w:rsidR="00B67F81">
          <w:rPr>
            <w:noProof/>
            <w:webHidden/>
          </w:rPr>
          <w:tab/>
        </w:r>
        <w:r w:rsidR="00B67F81">
          <w:rPr>
            <w:noProof/>
            <w:webHidden/>
          </w:rPr>
          <w:fldChar w:fldCharType="begin"/>
        </w:r>
        <w:r w:rsidR="00B67F81">
          <w:rPr>
            <w:noProof/>
            <w:webHidden/>
          </w:rPr>
          <w:instrText xml:space="preserve"> PAGEREF _Toc454292702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6C5EEEA4" w14:textId="4CE8F0A7"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03" w:history="1">
        <w:r w:rsidR="00B67F81" w:rsidRPr="00EB18FF">
          <w:rPr>
            <w:rStyle w:val="Hyperlink"/>
            <w:noProof/>
          </w:rPr>
          <w:t>3.4</w:t>
        </w:r>
        <w:r w:rsidR="00B67F81">
          <w:rPr>
            <w:rFonts w:asciiTheme="minorHAnsi" w:eastAsiaTheme="minorEastAsia" w:hAnsiTheme="minorHAnsi" w:cstheme="minorBidi"/>
            <w:b w:val="0"/>
            <w:bCs w:val="0"/>
            <w:noProof/>
            <w:szCs w:val="28"/>
            <w:lang w:bidi="th-TH"/>
          </w:rPr>
          <w:tab/>
        </w:r>
        <w:r w:rsidR="00B67F81" w:rsidRPr="00EB18FF">
          <w:rPr>
            <w:rStyle w:val="Hyperlink"/>
            <w:noProof/>
          </w:rPr>
          <w:t>Business Context Management</w:t>
        </w:r>
        <w:r w:rsidR="00B67F81">
          <w:rPr>
            <w:noProof/>
            <w:webHidden/>
          </w:rPr>
          <w:tab/>
        </w:r>
        <w:r w:rsidR="00B67F81">
          <w:rPr>
            <w:noProof/>
            <w:webHidden/>
          </w:rPr>
          <w:fldChar w:fldCharType="begin"/>
        </w:r>
        <w:r w:rsidR="00B67F81">
          <w:rPr>
            <w:noProof/>
            <w:webHidden/>
          </w:rPr>
          <w:instrText xml:space="preserve"> PAGEREF _Toc454292703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10F5F8A0" w14:textId="7ADE5C5E"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4" w:history="1">
        <w:r w:rsidR="00B67F81" w:rsidRPr="00EB18FF">
          <w:rPr>
            <w:rStyle w:val="Hyperlink"/>
            <w:noProof/>
          </w:rPr>
          <w:t>3.4.1</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business context</w:t>
        </w:r>
        <w:r w:rsidR="00B67F81">
          <w:rPr>
            <w:noProof/>
            <w:webHidden/>
          </w:rPr>
          <w:tab/>
        </w:r>
        <w:r w:rsidR="00B67F81">
          <w:rPr>
            <w:noProof/>
            <w:webHidden/>
          </w:rPr>
          <w:fldChar w:fldCharType="begin"/>
        </w:r>
        <w:r w:rsidR="00B67F81">
          <w:rPr>
            <w:noProof/>
            <w:webHidden/>
          </w:rPr>
          <w:instrText xml:space="preserve"> PAGEREF _Toc454292704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474FCD18" w14:textId="14AAD44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5" w:history="1">
        <w:r w:rsidR="00B67F81" w:rsidRPr="00EB18FF">
          <w:rPr>
            <w:rStyle w:val="Hyperlink"/>
            <w:noProof/>
          </w:rPr>
          <w:t>3.4.1.1</w:t>
        </w:r>
        <w:r w:rsidR="00B67F81">
          <w:rPr>
            <w:rFonts w:asciiTheme="minorHAnsi" w:eastAsiaTheme="minorEastAsia" w:hAnsiTheme="minorHAnsi" w:cstheme="minorBidi"/>
            <w:noProof/>
            <w:sz w:val="22"/>
            <w:szCs w:val="28"/>
            <w:lang w:bidi="th-TH"/>
          </w:rPr>
          <w:tab/>
        </w:r>
        <w:r w:rsidR="00B67F81" w:rsidRPr="00EB18FF">
          <w:rPr>
            <w:rStyle w:val="Hyperlink"/>
            <w:noProof/>
          </w:rPr>
          <w:t>Bottom search</w:t>
        </w:r>
        <w:r w:rsidR="00B67F81">
          <w:rPr>
            <w:noProof/>
            <w:webHidden/>
          </w:rPr>
          <w:tab/>
        </w:r>
        <w:r w:rsidR="00B67F81">
          <w:rPr>
            <w:noProof/>
            <w:webHidden/>
          </w:rPr>
          <w:fldChar w:fldCharType="begin"/>
        </w:r>
        <w:r w:rsidR="00B67F81">
          <w:rPr>
            <w:noProof/>
            <w:webHidden/>
          </w:rPr>
          <w:instrText xml:space="preserve"> PAGEREF _Toc454292705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5B7BE9AF" w14:textId="574179A2"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6" w:history="1">
        <w:r w:rsidR="00B67F81" w:rsidRPr="00EB18FF">
          <w:rPr>
            <w:rStyle w:val="Hyperlink"/>
            <w:noProof/>
          </w:rPr>
          <w:t>3.4.1.2</w:t>
        </w:r>
        <w:r w:rsidR="00B67F81">
          <w:rPr>
            <w:rFonts w:asciiTheme="minorHAnsi" w:eastAsiaTheme="minorEastAsia" w:hAnsiTheme="minorHAnsi" w:cstheme="minorBidi"/>
            <w:noProof/>
            <w:sz w:val="22"/>
            <w:szCs w:val="28"/>
            <w:lang w:bidi="th-TH"/>
          </w:rPr>
          <w:tab/>
        </w:r>
        <w:r w:rsidR="00B67F81" w:rsidRPr="00EB18FF">
          <w:rPr>
            <w:rStyle w:val="Hyperlink"/>
            <w:noProof/>
          </w:rPr>
          <w:t>Top search</w:t>
        </w:r>
        <w:r w:rsidR="00B67F81">
          <w:rPr>
            <w:noProof/>
            <w:webHidden/>
          </w:rPr>
          <w:tab/>
        </w:r>
        <w:r w:rsidR="00B67F81">
          <w:rPr>
            <w:noProof/>
            <w:webHidden/>
          </w:rPr>
          <w:fldChar w:fldCharType="begin"/>
        </w:r>
        <w:r w:rsidR="00B67F81">
          <w:rPr>
            <w:noProof/>
            <w:webHidden/>
          </w:rPr>
          <w:instrText xml:space="preserve"> PAGEREF _Toc454292706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3BC0C1DB" w14:textId="302D9432"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7" w:history="1">
        <w:r w:rsidR="00B67F81" w:rsidRPr="00EB18FF">
          <w:rPr>
            <w:rStyle w:val="Hyperlink"/>
            <w:noProof/>
          </w:rPr>
          <w:t>3.4.2</w:t>
        </w:r>
        <w:r w:rsidR="00B67F81">
          <w:rPr>
            <w:rFonts w:asciiTheme="minorHAnsi" w:eastAsiaTheme="minorEastAsia" w:hAnsiTheme="minorHAnsi" w:cstheme="minorBidi"/>
            <w:noProof/>
            <w:sz w:val="22"/>
            <w:szCs w:val="28"/>
            <w:lang w:bidi="th-TH"/>
          </w:rPr>
          <w:tab/>
        </w:r>
        <w:r w:rsidR="00B67F81" w:rsidRPr="00EB18FF">
          <w:rPr>
            <w:rStyle w:val="Hyperlink"/>
            <w:noProof/>
          </w:rPr>
          <w:t>Create a business context</w:t>
        </w:r>
        <w:r w:rsidR="00B67F81">
          <w:rPr>
            <w:noProof/>
            <w:webHidden/>
          </w:rPr>
          <w:tab/>
        </w:r>
        <w:r w:rsidR="00B67F81">
          <w:rPr>
            <w:noProof/>
            <w:webHidden/>
          </w:rPr>
          <w:fldChar w:fldCharType="begin"/>
        </w:r>
        <w:r w:rsidR="00B67F81">
          <w:rPr>
            <w:noProof/>
            <w:webHidden/>
          </w:rPr>
          <w:instrText xml:space="preserve"> PAGEREF _Toc454292707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6CD9BBE2" w14:textId="2A49BF2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8" w:history="1">
        <w:r w:rsidR="00B67F81" w:rsidRPr="00EB18FF">
          <w:rPr>
            <w:rStyle w:val="Hyperlink"/>
            <w:noProof/>
          </w:rPr>
          <w:t>3.4.3</w:t>
        </w:r>
        <w:r w:rsidR="00B67F81">
          <w:rPr>
            <w:rFonts w:asciiTheme="minorHAnsi" w:eastAsiaTheme="minorEastAsia" w:hAnsiTheme="minorHAnsi" w:cstheme="minorBidi"/>
            <w:noProof/>
            <w:sz w:val="22"/>
            <w:szCs w:val="28"/>
            <w:lang w:bidi="th-TH"/>
          </w:rPr>
          <w:tab/>
        </w:r>
        <w:r w:rsidR="00B67F81" w:rsidRPr="00EB18FF">
          <w:rPr>
            <w:rStyle w:val="Hyperlink"/>
            <w:noProof/>
          </w:rPr>
          <w:t>Show a business context</w:t>
        </w:r>
        <w:r w:rsidR="00B67F81">
          <w:rPr>
            <w:noProof/>
            <w:webHidden/>
          </w:rPr>
          <w:tab/>
        </w:r>
        <w:r w:rsidR="00B67F81">
          <w:rPr>
            <w:noProof/>
            <w:webHidden/>
          </w:rPr>
          <w:fldChar w:fldCharType="begin"/>
        </w:r>
        <w:r w:rsidR="00B67F81">
          <w:rPr>
            <w:noProof/>
            <w:webHidden/>
          </w:rPr>
          <w:instrText xml:space="preserve"> PAGEREF _Toc454292708 \h </w:instrText>
        </w:r>
        <w:r w:rsidR="00B67F81">
          <w:rPr>
            <w:noProof/>
            <w:webHidden/>
          </w:rPr>
        </w:r>
        <w:r w:rsidR="00B67F81">
          <w:rPr>
            <w:noProof/>
            <w:webHidden/>
          </w:rPr>
          <w:fldChar w:fldCharType="separate"/>
        </w:r>
        <w:r w:rsidR="00B67F81">
          <w:rPr>
            <w:noProof/>
            <w:webHidden/>
          </w:rPr>
          <w:t>62</w:t>
        </w:r>
        <w:r w:rsidR="00B67F81">
          <w:rPr>
            <w:noProof/>
            <w:webHidden/>
          </w:rPr>
          <w:fldChar w:fldCharType="end"/>
        </w:r>
      </w:hyperlink>
    </w:p>
    <w:p w14:paraId="7809B852" w14:textId="161A9FA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9" w:history="1">
        <w:r w:rsidR="00B67F81" w:rsidRPr="00EB18FF">
          <w:rPr>
            <w:rStyle w:val="Hyperlink"/>
            <w:noProof/>
          </w:rPr>
          <w:t>3.4.4</w:t>
        </w:r>
        <w:r w:rsidR="00B67F81">
          <w:rPr>
            <w:rFonts w:asciiTheme="minorHAnsi" w:eastAsiaTheme="minorEastAsia" w:hAnsiTheme="minorHAnsi" w:cstheme="minorBidi"/>
            <w:noProof/>
            <w:sz w:val="22"/>
            <w:szCs w:val="28"/>
            <w:lang w:bidi="th-TH"/>
          </w:rPr>
          <w:tab/>
        </w:r>
        <w:r w:rsidR="00B67F81" w:rsidRPr="00EB18FF">
          <w:rPr>
            <w:rStyle w:val="Hyperlink"/>
            <w:noProof/>
          </w:rPr>
          <w:t>Update a business context</w:t>
        </w:r>
        <w:r w:rsidR="00B67F81">
          <w:rPr>
            <w:noProof/>
            <w:webHidden/>
          </w:rPr>
          <w:tab/>
        </w:r>
        <w:r w:rsidR="00B67F81">
          <w:rPr>
            <w:noProof/>
            <w:webHidden/>
          </w:rPr>
          <w:fldChar w:fldCharType="begin"/>
        </w:r>
        <w:r w:rsidR="00B67F81">
          <w:rPr>
            <w:noProof/>
            <w:webHidden/>
          </w:rPr>
          <w:instrText xml:space="preserve"> PAGEREF _Toc454292709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27F11F4C" w14:textId="1482C67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0" w:history="1">
        <w:r w:rsidR="00B67F81" w:rsidRPr="00EB18FF">
          <w:rPr>
            <w:rStyle w:val="Hyperlink"/>
            <w:noProof/>
          </w:rPr>
          <w:t>3.4.5</w:t>
        </w:r>
        <w:r w:rsidR="00B67F81">
          <w:rPr>
            <w:rFonts w:asciiTheme="minorHAnsi" w:eastAsiaTheme="minorEastAsia" w:hAnsiTheme="minorHAnsi" w:cstheme="minorBidi"/>
            <w:noProof/>
            <w:sz w:val="22"/>
            <w:szCs w:val="28"/>
            <w:lang w:bidi="th-TH"/>
          </w:rPr>
          <w:tab/>
        </w:r>
        <w:r w:rsidR="00B67F81" w:rsidRPr="00EB18FF">
          <w:rPr>
            <w:rStyle w:val="Hyperlink"/>
            <w:noProof/>
          </w:rPr>
          <w:t>Discard a business context</w:t>
        </w:r>
        <w:r w:rsidR="00B67F81">
          <w:rPr>
            <w:noProof/>
            <w:webHidden/>
          </w:rPr>
          <w:tab/>
        </w:r>
        <w:r w:rsidR="00B67F81">
          <w:rPr>
            <w:noProof/>
            <w:webHidden/>
          </w:rPr>
          <w:fldChar w:fldCharType="begin"/>
        </w:r>
        <w:r w:rsidR="00B67F81">
          <w:rPr>
            <w:noProof/>
            <w:webHidden/>
          </w:rPr>
          <w:instrText xml:space="preserve"> PAGEREF _Toc454292710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84A63AC" w14:textId="59964E7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1" w:history="1">
        <w:r w:rsidR="00B67F81" w:rsidRPr="00EB18FF">
          <w:rPr>
            <w:rStyle w:val="Hyperlink"/>
            <w:noProof/>
          </w:rPr>
          <w:t>3.5</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Category Management</w:t>
        </w:r>
        <w:r w:rsidR="00B67F81">
          <w:rPr>
            <w:noProof/>
            <w:webHidden/>
          </w:rPr>
          <w:tab/>
        </w:r>
        <w:r w:rsidR="00B67F81">
          <w:rPr>
            <w:noProof/>
            <w:webHidden/>
          </w:rPr>
          <w:fldChar w:fldCharType="begin"/>
        </w:r>
        <w:r w:rsidR="00B67F81">
          <w:rPr>
            <w:noProof/>
            <w:webHidden/>
          </w:rPr>
          <w:instrText xml:space="preserve"> PAGEREF _Toc454292711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DEBF1D" w14:textId="1A45D904"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2" w:history="1">
        <w:r w:rsidR="00B67F81" w:rsidRPr="00EB18FF">
          <w:rPr>
            <w:rStyle w:val="Hyperlink"/>
            <w:noProof/>
          </w:rPr>
          <w:t>3.5.1</w:t>
        </w:r>
        <w:r w:rsidR="00B67F81">
          <w:rPr>
            <w:rFonts w:asciiTheme="minorHAnsi" w:eastAsiaTheme="minorEastAsia" w:hAnsiTheme="minorHAnsi" w:cstheme="minorBidi"/>
            <w:noProof/>
            <w:sz w:val="22"/>
            <w:szCs w:val="28"/>
            <w:lang w:bidi="th-TH"/>
          </w:rPr>
          <w:tab/>
        </w:r>
        <w:r w:rsidR="00B67F81" w:rsidRPr="00EB18FF">
          <w:rPr>
            <w:rStyle w:val="Hyperlink"/>
            <w:noProof/>
          </w:rPr>
          <w:t>Create a context category</w:t>
        </w:r>
        <w:r w:rsidR="00B67F81">
          <w:rPr>
            <w:noProof/>
            <w:webHidden/>
          </w:rPr>
          <w:tab/>
        </w:r>
        <w:r w:rsidR="00B67F81">
          <w:rPr>
            <w:noProof/>
            <w:webHidden/>
          </w:rPr>
          <w:fldChar w:fldCharType="begin"/>
        </w:r>
        <w:r w:rsidR="00B67F81">
          <w:rPr>
            <w:noProof/>
            <w:webHidden/>
          </w:rPr>
          <w:instrText xml:space="preserve"> PAGEREF _Toc454292712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567826" w14:textId="7118085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3" w:history="1">
        <w:r w:rsidR="00B67F81" w:rsidRPr="00EB18FF">
          <w:rPr>
            <w:rStyle w:val="Hyperlink"/>
            <w:noProof/>
          </w:rPr>
          <w:t>3.5.2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category</w:t>
        </w:r>
        <w:r w:rsidR="00B67F81">
          <w:rPr>
            <w:noProof/>
            <w:webHidden/>
          </w:rPr>
          <w:tab/>
        </w:r>
        <w:r w:rsidR="00B67F81">
          <w:rPr>
            <w:noProof/>
            <w:webHidden/>
          </w:rPr>
          <w:fldChar w:fldCharType="begin"/>
        </w:r>
        <w:r w:rsidR="00B67F81">
          <w:rPr>
            <w:noProof/>
            <w:webHidden/>
          </w:rPr>
          <w:instrText xml:space="preserve"> PAGEREF _Toc454292713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4C47FB" w14:textId="38FFCEA8"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4" w:history="1">
        <w:r w:rsidR="00B67F81" w:rsidRPr="00EB18FF">
          <w:rPr>
            <w:rStyle w:val="Hyperlink"/>
            <w:noProof/>
          </w:rPr>
          <w:t>3.5.3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category</w:t>
        </w:r>
        <w:r w:rsidR="00B67F81">
          <w:rPr>
            <w:noProof/>
            <w:webHidden/>
          </w:rPr>
          <w:tab/>
        </w:r>
        <w:r w:rsidR="00B67F81">
          <w:rPr>
            <w:noProof/>
            <w:webHidden/>
          </w:rPr>
          <w:fldChar w:fldCharType="begin"/>
        </w:r>
        <w:r w:rsidR="00B67F81">
          <w:rPr>
            <w:noProof/>
            <w:webHidden/>
          </w:rPr>
          <w:instrText xml:space="preserve"> PAGEREF _Toc454292714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5D7263E4" w14:textId="38B5080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5" w:history="1">
        <w:r w:rsidR="00B67F81" w:rsidRPr="00EB18FF">
          <w:rPr>
            <w:rStyle w:val="Hyperlink"/>
            <w:noProof/>
          </w:rPr>
          <w:t>3.5.4</w:t>
        </w:r>
        <w:r w:rsidR="00B67F81">
          <w:rPr>
            <w:rFonts w:asciiTheme="minorHAnsi" w:eastAsiaTheme="minorEastAsia" w:hAnsiTheme="minorHAnsi" w:cstheme="minorBidi"/>
            <w:noProof/>
            <w:sz w:val="22"/>
            <w:szCs w:val="28"/>
            <w:lang w:bidi="th-TH"/>
          </w:rPr>
          <w:tab/>
        </w:r>
        <w:r w:rsidR="00B67F81" w:rsidRPr="00EB18FF">
          <w:rPr>
            <w:rStyle w:val="Hyperlink"/>
            <w:noProof/>
          </w:rPr>
          <w:t>Show a context category</w:t>
        </w:r>
        <w:r w:rsidR="00B67F81">
          <w:rPr>
            <w:noProof/>
            <w:webHidden/>
          </w:rPr>
          <w:tab/>
        </w:r>
        <w:r w:rsidR="00B67F81">
          <w:rPr>
            <w:noProof/>
            <w:webHidden/>
          </w:rPr>
          <w:fldChar w:fldCharType="begin"/>
        </w:r>
        <w:r w:rsidR="00B67F81">
          <w:rPr>
            <w:noProof/>
            <w:webHidden/>
          </w:rPr>
          <w:instrText xml:space="preserve"> PAGEREF _Toc454292715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6EF766" w14:textId="40978A9D"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6" w:history="1">
        <w:r w:rsidR="00B67F81" w:rsidRPr="00EB18FF">
          <w:rPr>
            <w:rStyle w:val="Hyperlink"/>
            <w:noProof/>
          </w:rPr>
          <w:t>3.5.5</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category</w:t>
        </w:r>
        <w:r w:rsidR="00B67F81">
          <w:rPr>
            <w:noProof/>
            <w:webHidden/>
          </w:rPr>
          <w:tab/>
        </w:r>
        <w:r w:rsidR="00B67F81">
          <w:rPr>
            <w:noProof/>
            <w:webHidden/>
          </w:rPr>
          <w:fldChar w:fldCharType="begin"/>
        </w:r>
        <w:r w:rsidR="00B67F81">
          <w:rPr>
            <w:noProof/>
            <w:webHidden/>
          </w:rPr>
          <w:instrText xml:space="preserve"> PAGEREF _Toc454292716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2415C82B" w14:textId="34ACE12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7" w:history="1">
        <w:r w:rsidR="00B67F81" w:rsidRPr="00EB18FF">
          <w:rPr>
            <w:rStyle w:val="Hyperlink"/>
            <w:noProof/>
          </w:rPr>
          <w:t>3.6</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Classification Scheme Management</w:t>
        </w:r>
        <w:r w:rsidR="00B67F81">
          <w:rPr>
            <w:noProof/>
            <w:webHidden/>
          </w:rPr>
          <w:tab/>
        </w:r>
        <w:r w:rsidR="00B67F81">
          <w:rPr>
            <w:noProof/>
            <w:webHidden/>
          </w:rPr>
          <w:fldChar w:fldCharType="begin"/>
        </w:r>
        <w:r w:rsidR="00B67F81">
          <w:rPr>
            <w:noProof/>
            <w:webHidden/>
          </w:rPr>
          <w:instrText xml:space="preserve"> PAGEREF _Toc454292717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72ACD15D" w14:textId="7705DC2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8" w:history="1">
        <w:r w:rsidR="00B67F81" w:rsidRPr="00EB18FF">
          <w:rPr>
            <w:rStyle w:val="Hyperlink"/>
            <w:noProof/>
          </w:rPr>
          <w:t>3.6.1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context classification scheme</w:t>
        </w:r>
        <w:r w:rsidR="00B67F81">
          <w:rPr>
            <w:noProof/>
            <w:webHidden/>
          </w:rPr>
          <w:tab/>
        </w:r>
        <w:r w:rsidR="00B67F81">
          <w:rPr>
            <w:noProof/>
            <w:webHidden/>
          </w:rPr>
          <w:fldChar w:fldCharType="begin"/>
        </w:r>
        <w:r w:rsidR="00B67F81">
          <w:rPr>
            <w:noProof/>
            <w:webHidden/>
          </w:rPr>
          <w:instrText xml:space="preserve"> PAGEREF _Toc454292718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6AE8E261" w14:textId="5122C208"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9" w:history="1">
        <w:r w:rsidR="00B67F81" w:rsidRPr="00EB18FF">
          <w:rPr>
            <w:rStyle w:val="Hyperlink"/>
            <w:noProof/>
          </w:rPr>
          <w:t>3.6.2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classification scheme</w:t>
        </w:r>
        <w:r w:rsidR="00B67F81">
          <w:rPr>
            <w:noProof/>
            <w:webHidden/>
          </w:rPr>
          <w:tab/>
        </w:r>
        <w:r w:rsidR="00B67F81">
          <w:rPr>
            <w:noProof/>
            <w:webHidden/>
          </w:rPr>
          <w:fldChar w:fldCharType="begin"/>
        </w:r>
        <w:r w:rsidR="00B67F81">
          <w:rPr>
            <w:noProof/>
            <w:webHidden/>
          </w:rPr>
          <w:instrText xml:space="preserve"> PAGEREF _Toc454292719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3419E59" w14:textId="152E1D6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0" w:history="1">
        <w:r w:rsidR="00B67F81" w:rsidRPr="00EB18FF">
          <w:rPr>
            <w:rStyle w:val="Hyperlink"/>
            <w:noProof/>
          </w:rPr>
          <w:t>3.6.3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classification scheme</w:t>
        </w:r>
        <w:r w:rsidR="00B67F81">
          <w:rPr>
            <w:noProof/>
            <w:webHidden/>
          </w:rPr>
          <w:tab/>
        </w:r>
        <w:r w:rsidR="00B67F81">
          <w:rPr>
            <w:noProof/>
            <w:webHidden/>
          </w:rPr>
          <w:fldChar w:fldCharType="begin"/>
        </w:r>
        <w:r w:rsidR="00B67F81">
          <w:rPr>
            <w:noProof/>
            <w:webHidden/>
          </w:rPr>
          <w:instrText xml:space="preserve"> PAGEREF _Toc454292720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7648098" w14:textId="7C41BD15"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1" w:history="1">
        <w:r w:rsidR="00B67F81" w:rsidRPr="00EB18FF">
          <w:rPr>
            <w:rStyle w:val="Hyperlink"/>
            <w:noProof/>
          </w:rPr>
          <w:t>3.6.4</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classification scheme</w:t>
        </w:r>
        <w:r w:rsidR="00B67F81">
          <w:rPr>
            <w:noProof/>
            <w:webHidden/>
          </w:rPr>
          <w:tab/>
        </w:r>
        <w:r w:rsidR="00B67F81">
          <w:rPr>
            <w:noProof/>
            <w:webHidden/>
          </w:rPr>
          <w:fldChar w:fldCharType="begin"/>
        </w:r>
        <w:r w:rsidR="00B67F81">
          <w:rPr>
            <w:noProof/>
            <w:webHidden/>
          </w:rPr>
          <w:instrText xml:space="preserve"> PAGEREF _Toc454292721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5A60CE8" w14:textId="1EA94327"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2" w:history="1">
        <w:r w:rsidR="00B67F81" w:rsidRPr="00EB18FF">
          <w:rPr>
            <w:rStyle w:val="Hyperlink"/>
            <w:noProof/>
          </w:rPr>
          <w:t>3.7</w:t>
        </w:r>
        <w:r w:rsidR="00B67F81">
          <w:rPr>
            <w:rFonts w:asciiTheme="minorHAnsi" w:eastAsiaTheme="minorEastAsia" w:hAnsiTheme="minorHAnsi" w:cstheme="minorBidi"/>
            <w:b w:val="0"/>
            <w:bCs w:val="0"/>
            <w:noProof/>
            <w:szCs w:val="28"/>
            <w:lang w:bidi="th-TH"/>
          </w:rPr>
          <w:tab/>
        </w:r>
        <w:r w:rsidR="00B67F81" w:rsidRPr="00EB18FF">
          <w:rPr>
            <w:rStyle w:val="Hyperlink"/>
            <w:noProof/>
          </w:rPr>
          <w:t>Code List Management</w:t>
        </w:r>
        <w:r w:rsidR="00B67F81">
          <w:rPr>
            <w:noProof/>
            <w:webHidden/>
          </w:rPr>
          <w:tab/>
        </w:r>
        <w:r w:rsidR="00B67F81">
          <w:rPr>
            <w:noProof/>
            <w:webHidden/>
          </w:rPr>
          <w:fldChar w:fldCharType="begin"/>
        </w:r>
        <w:r w:rsidR="00B67F81">
          <w:rPr>
            <w:noProof/>
            <w:webHidden/>
          </w:rPr>
          <w:instrText xml:space="preserve"> PAGEREF _Toc454292722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E49E7E7" w14:textId="2961E40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3" w:history="1">
        <w:r w:rsidR="00B67F81" w:rsidRPr="00EB18FF">
          <w:rPr>
            <w:rStyle w:val="Hyperlink"/>
            <w:noProof/>
          </w:rPr>
          <w:t>3.7.1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without a base</w:t>
        </w:r>
        <w:r w:rsidR="00B67F81">
          <w:rPr>
            <w:noProof/>
            <w:webHidden/>
          </w:rPr>
          <w:tab/>
        </w:r>
        <w:r w:rsidR="00B67F81">
          <w:rPr>
            <w:noProof/>
            <w:webHidden/>
          </w:rPr>
          <w:fldChar w:fldCharType="begin"/>
        </w:r>
        <w:r w:rsidR="00B67F81">
          <w:rPr>
            <w:noProof/>
            <w:webHidden/>
          </w:rPr>
          <w:instrText xml:space="preserve"> PAGEREF _Toc454292723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4526C59" w14:textId="1DB6215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4" w:history="1">
        <w:r w:rsidR="00B67F81" w:rsidRPr="00EB18FF">
          <w:rPr>
            <w:rStyle w:val="Hyperlink"/>
            <w:noProof/>
          </w:rPr>
          <w:t>3.7.2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from another (by extension &amp; restriction)</w:t>
        </w:r>
        <w:r w:rsidR="00B67F81">
          <w:rPr>
            <w:noProof/>
            <w:webHidden/>
          </w:rPr>
          <w:tab/>
        </w:r>
        <w:r w:rsidR="00B67F81">
          <w:rPr>
            <w:noProof/>
            <w:webHidden/>
          </w:rPr>
          <w:fldChar w:fldCharType="begin"/>
        </w:r>
        <w:r w:rsidR="00B67F81">
          <w:rPr>
            <w:noProof/>
            <w:webHidden/>
          </w:rPr>
          <w:instrText xml:space="preserve"> PAGEREF _Toc454292724 \h </w:instrText>
        </w:r>
        <w:r w:rsidR="00B67F81">
          <w:rPr>
            <w:noProof/>
            <w:webHidden/>
          </w:rPr>
        </w:r>
        <w:r w:rsidR="00B67F81">
          <w:rPr>
            <w:noProof/>
            <w:webHidden/>
          </w:rPr>
          <w:fldChar w:fldCharType="separate"/>
        </w:r>
        <w:r w:rsidR="00B67F81">
          <w:rPr>
            <w:noProof/>
            <w:webHidden/>
          </w:rPr>
          <w:t>67</w:t>
        </w:r>
        <w:r w:rsidR="00B67F81">
          <w:rPr>
            <w:noProof/>
            <w:webHidden/>
          </w:rPr>
          <w:fldChar w:fldCharType="end"/>
        </w:r>
      </w:hyperlink>
    </w:p>
    <w:p w14:paraId="59136D98" w14:textId="4E19B32C"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5" w:history="1">
        <w:r w:rsidR="00B67F81" w:rsidRPr="00EB18FF">
          <w:rPr>
            <w:rStyle w:val="Hyperlink"/>
            <w:noProof/>
          </w:rPr>
          <w:t>3.7.3</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code list</w:t>
        </w:r>
        <w:r w:rsidR="00B67F81">
          <w:rPr>
            <w:noProof/>
            <w:webHidden/>
          </w:rPr>
          <w:tab/>
        </w:r>
        <w:r w:rsidR="00B67F81">
          <w:rPr>
            <w:noProof/>
            <w:webHidden/>
          </w:rPr>
          <w:fldChar w:fldCharType="begin"/>
        </w:r>
        <w:r w:rsidR="00B67F81">
          <w:rPr>
            <w:noProof/>
            <w:webHidden/>
          </w:rPr>
          <w:instrText xml:space="preserve"> PAGEREF _Toc454292725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9604333" w14:textId="60708AA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6" w:history="1">
        <w:r w:rsidR="00B67F81" w:rsidRPr="00EB18FF">
          <w:rPr>
            <w:rStyle w:val="Hyperlink"/>
            <w:noProof/>
          </w:rPr>
          <w:t>3.7.4</w:t>
        </w:r>
        <w:r w:rsidR="00B67F81">
          <w:rPr>
            <w:rFonts w:asciiTheme="minorHAnsi" w:eastAsiaTheme="minorEastAsia" w:hAnsiTheme="minorHAnsi" w:cstheme="minorBidi"/>
            <w:noProof/>
            <w:sz w:val="22"/>
            <w:szCs w:val="28"/>
            <w:lang w:bidi="th-TH"/>
          </w:rPr>
          <w:tab/>
        </w:r>
        <w:r w:rsidR="00B67F81" w:rsidRPr="00EB18FF">
          <w:rPr>
            <w:rStyle w:val="Hyperlink"/>
            <w:noProof/>
          </w:rPr>
          <w:t>View/Edit a BIE code list</w:t>
        </w:r>
        <w:r w:rsidR="00B67F81">
          <w:rPr>
            <w:noProof/>
            <w:webHidden/>
          </w:rPr>
          <w:tab/>
        </w:r>
        <w:r w:rsidR="00B67F81">
          <w:rPr>
            <w:noProof/>
            <w:webHidden/>
          </w:rPr>
          <w:fldChar w:fldCharType="begin"/>
        </w:r>
        <w:r w:rsidR="00B67F81">
          <w:rPr>
            <w:noProof/>
            <w:webHidden/>
          </w:rPr>
          <w:instrText xml:space="preserve"> PAGEREF _Toc454292726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CFED358" w14:textId="035E07A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7" w:history="1">
        <w:r w:rsidR="00B67F81" w:rsidRPr="00EB18FF">
          <w:rPr>
            <w:rStyle w:val="Hyperlink"/>
            <w:noProof/>
          </w:rPr>
          <w:t>3.7.5</w:t>
        </w:r>
        <w:r w:rsidR="00B67F81">
          <w:rPr>
            <w:rFonts w:asciiTheme="minorHAnsi" w:eastAsiaTheme="minorEastAsia" w:hAnsiTheme="minorHAnsi" w:cstheme="minorBidi"/>
            <w:noProof/>
            <w:sz w:val="22"/>
            <w:szCs w:val="28"/>
            <w:lang w:bidi="th-TH"/>
          </w:rPr>
          <w:tab/>
        </w:r>
        <w:r w:rsidR="00B67F81" w:rsidRPr="00EB18FF">
          <w:rPr>
            <w:rStyle w:val="Hyperlink"/>
            <w:noProof/>
          </w:rPr>
          <w:t>Discard a BIE code list</w:t>
        </w:r>
        <w:r w:rsidR="00B67F81">
          <w:rPr>
            <w:noProof/>
            <w:webHidden/>
          </w:rPr>
          <w:tab/>
        </w:r>
        <w:r w:rsidR="00B67F81">
          <w:rPr>
            <w:noProof/>
            <w:webHidden/>
          </w:rPr>
          <w:fldChar w:fldCharType="begin"/>
        </w:r>
        <w:r w:rsidR="00B67F81">
          <w:rPr>
            <w:noProof/>
            <w:webHidden/>
          </w:rPr>
          <w:instrText xml:space="preserve"> PAGEREF _Toc454292727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36FEAC50" w14:textId="24370CD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8" w:history="1">
        <w:r w:rsidR="00B67F81" w:rsidRPr="00EB18FF">
          <w:rPr>
            <w:rStyle w:val="Hyperlink"/>
            <w:noProof/>
          </w:rPr>
          <w:t>3.7.6</w:t>
        </w:r>
        <w:r w:rsidR="00B67F81">
          <w:rPr>
            <w:rFonts w:asciiTheme="minorHAnsi" w:eastAsiaTheme="minorEastAsia" w:hAnsiTheme="minorHAnsi" w:cstheme="minorBidi"/>
            <w:noProof/>
            <w:sz w:val="22"/>
            <w:szCs w:val="28"/>
            <w:lang w:bidi="th-TH"/>
          </w:rPr>
          <w:tab/>
        </w:r>
        <w:r w:rsidR="00B67F81" w:rsidRPr="00EB18FF">
          <w:rPr>
            <w:rStyle w:val="Hyperlink"/>
            <w:noProof/>
          </w:rPr>
          <w:t>Delete a BIE code list</w:t>
        </w:r>
        <w:r w:rsidR="00B67F81">
          <w:rPr>
            <w:noProof/>
            <w:webHidden/>
          </w:rPr>
          <w:tab/>
        </w:r>
        <w:r w:rsidR="00B67F81">
          <w:rPr>
            <w:noProof/>
            <w:webHidden/>
          </w:rPr>
          <w:fldChar w:fldCharType="begin"/>
        </w:r>
        <w:r w:rsidR="00B67F81">
          <w:rPr>
            <w:noProof/>
            <w:webHidden/>
          </w:rPr>
          <w:instrText xml:space="preserve"> PAGEREF _Toc454292728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63254EA1" w14:textId="6CD544F2"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9" w:history="1">
        <w:r w:rsidR="00B67F81" w:rsidRPr="00EB18FF">
          <w:rPr>
            <w:rStyle w:val="Hyperlink"/>
            <w:noProof/>
          </w:rPr>
          <w:t>3.8</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a  OAGIS Expression for a profile top-level ABIE (BOD)</w:t>
        </w:r>
        <w:r w:rsidR="00B67F81">
          <w:rPr>
            <w:noProof/>
            <w:webHidden/>
          </w:rPr>
          <w:tab/>
        </w:r>
        <w:r w:rsidR="00B67F81">
          <w:rPr>
            <w:noProof/>
            <w:webHidden/>
          </w:rPr>
          <w:fldChar w:fldCharType="begin"/>
        </w:r>
        <w:r w:rsidR="00B67F81">
          <w:rPr>
            <w:noProof/>
            <w:webHidden/>
          </w:rPr>
          <w:instrText xml:space="preserve"> PAGEREF _Toc454292729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294660F7" w14:textId="47BBC820"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30" w:history="1">
        <w:r w:rsidR="00B67F81" w:rsidRPr="00EB18FF">
          <w:rPr>
            <w:rStyle w:val="Hyperlink"/>
            <w:noProof/>
          </w:rPr>
          <w:t>3.8.1</w:t>
        </w:r>
        <w:r w:rsidR="00B67F81">
          <w:rPr>
            <w:rFonts w:asciiTheme="minorHAnsi" w:eastAsiaTheme="minorEastAsia" w:hAnsiTheme="minorHAnsi" w:cstheme="minorBidi"/>
            <w:noProof/>
            <w:sz w:val="22"/>
            <w:szCs w:val="28"/>
            <w:lang w:bidi="th-TH"/>
          </w:rPr>
          <w:tab/>
        </w:r>
        <w:r w:rsidR="00B67F81" w:rsidRPr="00EB18FF">
          <w:rPr>
            <w:rStyle w:val="Hyperlink"/>
            <w:noProof/>
          </w:rPr>
          <w:t>Generate a profile XML Schema</w:t>
        </w:r>
        <w:r w:rsidR="00B67F81">
          <w:rPr>
            <w:noProof/>
            <w:webHidden/>
          </w:rPr>
          <w:tab/>
        </w:r>
        <w:r w:rsidR="00B67F81">
          <w:rPr>
            <w:noProof/>
            <w:webHidden/>
          </w:rPr>
          <w:fldChar w:fldCharType="begin"/>
        </w:r>
        <w:r w:rsidR="00B67F81">
          <w:rPr>
            <w:noProof/>
            <w:webHidden/>
          </w:rPr>
          <w:instrText xml:space="preserve"> PAGEREF _Toc454292730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0C029B7B" w14:textId="5F6FC795"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1" w:history="1">
        <w:r w:rsidR="00B67F81" w:rsidRPr="00EB18FF">
          <w:rPr>
            <w:rStyle w:val="Hyperlink"/>
            <w:noProof/>
          </w:rPr>
          <w:t>3.8.1.1</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GenerateTopLevelABIE(tlASBIEP, tlABIEDOM)</w:t>
        </w:r>
        <w:r w:rsidR="00B67F81">
          <w:rPr>
            <w:noProof/>
            <w:webHidden/>
          </w:rPr>
          <w:tab/>
        </w:r>
        <w:r w:rsidR="00B67F81">
          <w:rPr>
            <w:noProof/>
            <w:webHidden/>
          </w:rPr>
          <w:fldChar w:fldCharType="begin"/>
        </w:r>
        <w:r w:rsidR="00B67F81">
          <w:rPr>
            <w:noProof/>
            <w:webHidden/>
          </w:rPr>
          <w:instrText xml:space="preserve"> PAGEREF _Toc454292731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5B13768E" w14:textId="0B0B80A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2" w:history="1">
        <w:r w:rsidR="00B67F81" w:rsidRPr="00EB18FF">
          <w:rPr>
            <w:rStyle w:val="Hyperlink"/>
            <w:noProof/>
          </w:rPr>
          <w:t>3.8.1.2</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GenerateTopLevelASBIEP(gTlASBIEP, gSchemaNode)</w:t>
        </w:r>
        <w:r w:rsidR="00B67F81">
          <w:rPr>
            <w:noProof/>
            <w:webHidden/>
          </w:rPr>
          <w:tab/>
        </w:r>
        <w:r w:rsidR="00B67F81">
          <w:rPr>
            <w:noProof/>
            <w:webHidden/>
          </w:rPr>
          <w:fldChar w:fldCharType="begin"/>
        </w:r>
        <w:r w:rsidR="00B67F81">
          <w:rPr>
            <w:noProof/>
            <w:webHidden/>
          </w:rPr>
          <w:instrText xml:space="preserve"> PAGEREF _Toc454292732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14B7FA42" w14:textId="779A8EA3"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3" w:history="1">
        <w:r w:rsidR="00B67F81" w:rsidRPr="00EB18FF">
          <w:rPr>
            <w:rStyle w:val="Hyperlink"/>
            <w:noProof/>
          </w:rPr>
          <w:t>3.8.1.3</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GenerateTopLevelASBIEPAnno(gTlASBIEP, gRootENode)</w:t>
        </w:r>
        <w:r w:rsidR="00B67F81">
          <w:rPr>
            <w:noProof/>
            <w:webHidden/>
          </w:rPr>
          <w:tab/>
        </w:r>
        <w:r w:rsidR="00B67F81">
          <w:rPr>
            <w:noProof/>
            <w:webHidden/>
          </w:rPr>
          <w:fldChar w:fldCharType="begin"/>
        </w:r>
        <w:r w:rsidR="00B67F81">
          <w:rPr>
            <w:noProof/>
            <w:webHidden/>
          </w:rPr>
          <w:instrText xml:space="preserve"> PAGEREF _Toc454292733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71087331" w14:textId="6582647B"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4" w:history="1">
        <w:r w:rsidR="00B67F81" w:rsidRPr="00EB18FF">
          <w:rPr>
            <w:rStyle w:val="Hyperlink"/>
            <w:noProof/>
          </w:rPr>
          <w:t>3.8.1.4</w:t>
        </w:r>
        <w:r w:rsidR="00B67F81">
          <w:rPr>
            <w:rFonts w:asciiTheme="minorHAnsi" w:eastAsiaTheme="minorEastAsia" w:hAnsiTheme="minorHAnsi" w:cstheme="minorBidi"/>
            <w:noProof/>
            <w:sz w:val="22"/>
            <w:szCs w:val="28"/>
            <w:lang w:bidi="th-TH"/>
          </w:rPr>
          <w:tab/>
        </w:r>
        <w:r w:rsidR="00B67F81" w:rsidRPr="00EB18FF">
          <w:rPr>
            <w:rStyle w:val="Hyperlink"/>
            <w:noProof/>
          </w:rPr>
          <w:t>IsAnnoOptionEmpty( )</w:t>
        </w:r>
        <w:r w:rsidR="00B67F81">
          <w:rPr>
            <w:noProof/>
            <w:webHidden/>
          </w:rPr>
          <w:tab/>
        </w:r>
        <w:r w:rsidR="00B67F81">
          <w:rPr>
            <w:noProof/>
            <w:webHidden/>
          </w:rPr>
          <w:fldChar w:fldCharType="begin"/>
        </w:r>
        <w:r w:rsidR="00B67F81">
          <w:rPr>
            <w:noProof/>
            <w:webHidden/>
          </w:rPr>
          <w:instrText xml:space="preserve"> PAGEREF _Toc454292734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6C3807FF" w14:textId="0BDCB2D0"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5" w:history="1">
        <w:r w:rsidR="00B67F81" w:rsidRPr="00EB18FF">
          <w:rPr>
            <w:rStyle w:val="Hyperlink"/>
            <w:noProof/>
          </w:rPr>
          <w:t>3.8.1.5</w:t>
        </w:r>
        <w:r w:rsidR="00B67F81">
          <w:rPr>
            <w:rFonts w:asciiTheme="minorHAnsi" w:eastAsiaTheme="minorEastAsia" w:hAnsiTheme="minorHAnsi" w:cstheme="minorBidi"/>
            <w:noProof/>
            <w:sz w:val="22"/>
            <w:szCs w:val="28"/>
            <w:lang w:bidi="th-TH"/>
          </w:rPr>
          <w:tab/>
        </w:r>
        <w:r w:rsidR="00B67F81" w:rsidRPr="00EB18FF">
          <w:rPr>
            <w:rStyle w:val="Hyperlink"/>
            <w:noProof/>
          </w:rPr>
          <w:t>GenerateABIE(gABIE, gASBIEPElementNode)</w:t>
        </w:r>
        <w:r w:rsidR="00B67F81">
          <w:rPr>
            <w:noProof/>
            <w:webHidden/>
          </w:rPr>
          <w:tab/>
        </w:r>
        <w:r w:rsidR="00B67F81">
          <w:rPr>
            <w:noProof/>
            <w:webHidden/>
          </w:rPr>
          <w:fldChar w:fldCharType="begin"/>
        </w:r>
        <w:r w:rsidR="00B67F81">
          <w:rPr>
            <w:noProof/>
            <w:webHidden/>
          </w:rPr>
          <w:instrText xml:space="preserve"> PAGEREF _Toc454292735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3C97C2BD" w14:textId="7F8F7ABC"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6" w:history="1">
        <w:r w:rsidR="00B67F81" w:rsidRPr="00EB18FF">
          <w:rPr>
            <w:rStyle w:val="Hyperlink"/>
            <w:noProof/>
          </w:rPr>
          <w:t>3.8.1.6</w:t>
        </w:r>
        <w:r w:rsidR="00B67F81">
          <w:rPr>
            <w:rFonts w:asciiTheme="minorHAnsi" w:eastAsiaTheme="minorEastAsia" w:hAnsiTheme="minorHAnsi" w:cstheme="minorBidi"/>
            <w:noProof/>
            <w:sz w:val="22"/>
            <w:szCs w:val="28"/>
            <w:lang w:bidi="th-TH"/>
          </w:rPr>
          <w:tab/>
        </w:r>
        <w:r w:rsidR="00B67F81" w:rsidRPr="00EB18FF">
          <w:rPr>
            <w:rStyle w:val="Hyperlink"/>
            <w:noProof/>
          </w:rPr>
          <w:t>GenerateABIEsAnno(gABIE, gABIECTypeNode)</w:t>
        </w:r>
        <w:r w:rsidR="00B67F81">
          <w:rPr>
            <w:noProof/>
            <w:webHidden/>
          </w:rPr>
          <w:tab/>
        </w:r>
        <w:r w:rsidR="00B67F81">
          <w:rPr>
            <w:noProof/>
            <w:webHidden/>
          </w:rPr>
          <w:fldChar w:fldCharType="begin"/>
        </w:r>
        <w:r w:rsidR="00B67F81">
          <w:rPr>
            <w:noProof/>
            <w:webHidden/>
          </w:rPr>
          <w:instrText xml:space="preserve"> PAGEREF _Toc454292736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2516A54D" w14:textId="76D1BBC8"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7" w:history="1">
        <w:r w:rsidR="00B67F81" w:rsidRPr="00EB18FF">
          <w:rPr>
            <w:rStyle w:val="Hyperlink"/>
            <w:noProof/>
          </w:rPr>
          <w:t>3.8.1.7</w:t>
        </w:r>
        <w:r w:rsidR="00B67F81">
          <w:rPr>
            <w:rFonts w:asciiTheme="minorHAnsi" w:eastAsiaTheme="minorEastAsia" w:hAnsiTheme="minorHAnsi" w:cstheme="minorBidi"/>
            <w:noProof/>
            <w:sz w:val="22"/>
            <w:szCs w:val="28"/>
            <w:lang w:bidi="th-TH"/>
          </w:rPr>
          <w:tab/>
        </w:r>
        <w:r w:rsidR="00B67F81" w:rsidRPr="00EB18FF">
          <w:rPr>
            <w:rStyle w:val="Hyperlink"/>
            <w:noProof/>
          </w:rPr>
          <w:t>GenerateBIEs(gABIE, gPNode, gSchemaNode)</w:t>
        </w:r>
        <w:r w:rsidR="00B67F81">
          <w:rPr>
            <w:noProof/>
            <w:webHidden/>
          </w:rPr>
          <w:tab/>
        </w:r>
        <w:r w:rsidR="00B67F81">
          <w:rPr>
            <w:noProof/>
            <w:webHidden/>
          </w:rPr>
          <w:fldChar w:fldCharType="begin"/>
        </w:r>
        <w:r w:rsidR="00B67F81">
          <w:rPr>
            <w:noProof/>
            <w:webHidden/>
          </w:rPr>
          <w:instrText xml:space="preserve"> PAGEREF _Toc454292737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70D0503D" w14:textId="2F731426"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8" w:history="1">
        <w:r w:rsidR="00B67F81" w:rsidRPr="00EB18FF">
          <w:rPr>
            <w:rStyle w:val="Hyperlink"/>
            <w:noProof/>
          </w:rPr>
          <w:t>3.8.1.8</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_Toc454292738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02A32921" w14:textId="0ADE31B1" w:rsidR="00B67F81" w:rsidRDefault="00B26A1F">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9" w:history="1">
        <w:r w:rsidR="00B67F81" w:rsidRPr="00EB18FF">
          <w:rPr>
            <w:rStyle w:val="Hyperlink"/>
            <w:noProof/>
          </w:rPr>
          <w:t>3.8.1.9</w:t>
        </w:r>
        <w:r w:rsidR="00B67F81">
          <w:rPr>
            <w:rFonts w:asciiTheme="minorHAnsi" w:eastAsiaTheme="minorEastAsia" w:hAnsiTheme="minorHAnsi" w:cstheme="minorBidi"/>
            <w:noProof/>
            <w:sz w:val="22"/>
            <w:szCs w:val="28"/>
            <w:lang w:bidi="th-TH"/>
          </w:rPr>
          <w:tab/>
        </w:r>
        <w:r w:rsidR="00B67F81" w:rsidRPr="00EB18FF">
          <w:rPr>
            <w:rStyle w:val="Hyperlink"/>
            <w:noProof/>
          </w:rPr>
          <w:t>QueryChildBIEs(gABIE)</w:t>
        </w:r>
        <w:r w:rsidR="00B67F81">
          <w:rPr>
            <w:noProof/>
            <w:webHidden/>
          </w:rPr>
          <w:tab/>
        </w:r>
        <w:r w:rsidR="00B67F81">
          <w:rPr>
            <w:noProof/>
            <w:webHidden/>
          </w:rPr>
          <w:fldChar w:fldCharType="begin"/>
        </w:r>
        <w:r w:rsidR="00B67F81">
          <w:rPr>
            <w:noProof/>
            <w:webHidden/>
          </w:rPr>
          <w:instrText xml:space="preserve"> PAGEREF _Toc454292739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486D78EE" w14:textId="57CF5F5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0" w:history="1">
        <w:r w:rsidR="00B67F81" w:rsidRPr="00EB18FF">
          <w:rPr>
            <w:rStyle w:val="Hyperlink"/>
            <w:noProof/>
          </w:rPr>
          <w:t>3.8.1.10</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GenerateASBIE(gASBIE, gPNode)</w:t>
        </w:r>
        <w:r w:rsidR="00B67F81">
          <w:rPr>
            <w:noProof/>
            <w:webHidden/>
          </w:rPr>
          <w:tab/>
        </w:r>
        <w:r w:rsidR="00B67F81">
          <w:rPr>
            <w:noProof/>
            <w:webHidden/>
          </w:rPr>
          <w:fldChar w:fldCharType="begin"/>
        </w:r>
        <w:r w:rsidR="00B67F81">
          <w:rPr>
            <w:noProof/>
            <w:webHidden/>
          </w:rPr>
          <w:instrText xml:space="preserve"> PAGEREF _Toc454292740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2AC5272B" w14:textId="348C80E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1" w:history="1">
        <w:r w:rsidR="00B67F81" w:rsidRPr="00EB18FF">
          <w:rPr>
            <w:rStyle w:val="Hyperlink"/>
            <w:noProof/>
          </w:rPr>
          <w:t>3.8.1.11</w:t>
        </w:r>
        <w:r w:rsidR="00B67F81">
          <w:rPr>
            <w:rFonts w:asciiTheme="minorHAnsi" w:eastAsiaTheme="minorEastAsia" w:hAnsiTheme="minorHAnsi" w:cstheme="minorBidi"/>
            <w:noProof/>
            <w:sz w:val="22"/>
            <w:szCs w:val="28"/>
            <w:lang w:bidi="th-TH"/>
          </w:rPr>
          <w:tab/>
        </w:r>
        <w:r w:rsidR="00B67F81" w:rsidRPr="00EB18FF">
          <w:rPr>
            <w:rStyle w:val="Hyperlink"/>
            <w:noProof/>
          </w:rPr>
          <w:t>QueryAssocToASBIEP(gASBIE)</w:t>
        </w:r>
        <w:r w:rsidR="00B67F81">
          <w:rPr>
            <w:noProof/>
            <w:webHidden/>
          </w:rPr>
          <w:tab/>
        </w:r>
        <w:r w:rsidR="00B67F81">
          <w:rPr>
            <w:noProof/>
            <w:webHidden/>
          </w:rPr>
          <w:fldChar w:fldCharType="begin"/>
        </w:r>
        <w:r w:rsidR="00B67F81">
          <w:rPr>
            <w:noProof/>
            <w:webHidden/>
          </w:rPr>
          <w:instrText xml:space="preserve"> PAGEREF _Toc454292741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687C6BE5" w14:textId="3FDDF65A"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2" w:history="1">
        <w:r w:rsidR="00B67F81" w:rsidRPr="00EB18FF">
          <w:rPr>
            <w:rStyle w:val="Hyperlink"/>
            <w:noProof/>
          </w:rPr>
          <w:t>3.8.1.12</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GenerateASBIEP(gASBIEP, gElementNode)</w:t>
        </w:r>
        <w:r w:rsidR="00B67F81">
          <w:rPr>
            <w:noProof/>
            <w:webHidden/>
          </w:rPr>
          <w:tab/>
        </w:r>
        <w:r w:rsidR="00B67F81">
          <w:rPr>
            <w:noProof/>
            <w:webHidden/>
          </w:rPr>
          <w:fldChar w:fldCharType="begin"/>
        </w:r>
        <w:r w:rsidR="00B67F81">
          <w:rPr>
            <w:noProof/>
            <w:webHidden/>
          </w:rPr>
          <w:instrText xml:space="preserve"> PAGEREF _Toc454292742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084410C7" w14:textId="4083810E"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3" w:history="1">
        <w:r w:rsidR="00B67F81" w:rsidRPr="00EB18FF">
          <w:rPr>
            <w:rStyle w:val="Hyperlink"/>
            <w:noProof/>
          </w:rPr>
          <w:t>3.8.1.13</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_Toc454292743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36445AF1" w14:textId="64330C37"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4" w:history="1">
        <w:r w:rsidR="00B67F81" w:rsidRPr="00EB18FF">
          <w:rPr>
            <w:rStyle w:val="Hyperlink"/>
            <w:noProof/>
          </w:rPr>
          <w:t>3.8.1.14</w:t>
        </w:r>
        <w:r w:rsidR="00B67F81">
          <w:rPr>
            <w:rFonts w:asciiTheme="minorHAnsi" w:eastAsiaTheme="minorEastAsia" w:hAnsiTheme="minorHAnsi" w:cstheme="minorBidi"/>
            <w:noProof/>
            <w:sz w:val="22"/>
            <w:szCs w:val="28"/>
            <w:lang w:bidi="th-TH"/>
          </w:rPr>
          <w:tab/>
        </w:r>
        <w:r w:rsidR="00B67F81" w:rsidRPr="00EB18FF">
          <w:rPr>
            <w:rStyle w:val="Hyperlink"/>
            <w:noProof/>
          </w:rPr>
          <w:t>QueryAssocBDT(gBBIE)</w:t>
        </w:r>
        <w:r w:rsidR="00B67F81">
          <w:rPr>
            <w:noProof/>
            <w:webHidden/>
          </w:rPr>
          <w:tab/>
        </w:r>
        <w:r w:rsidR="00B67F81">
          <w:rPr>
            <w:noProof/>
            <w:webHidden/>
          </w:rPr>
          <w:fldChar w:fldCharType="begin"/>
        </w:r>
        <w:r w:rsidR="00B67F81">
          <w:rPr>
            <w:noProof/>
            <w:webHidden/>
          </w:rPr>
          <w:instrText xml:space="preserve"> PAGEREF _Toc454292744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7618F50" w14:textId="575BBD9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5" w:history="1">
        <w:r w:rsidR="00B67F81" w:rsidRPr="00EB18FF">
          <w:rPr>
            <w:rStyle w:val="Hyperlink"/>
            <w:noProof/>
          </w:rPr>
          <w:t>3.8.1.15</w:t>
        </w:r>
        <w:r w:rsidR="00B67F81">
          <w:rPr>
            <w:rFonts w:asciiTheme="minorHAnsi" w:eastAsiaTheme="minorEastAsia" w:hAnsiTheme="minorHAnsi" w:cstheme="minorBidi"/>
            <w:noProof/>
            <w:sz w:val="22"/>
            <w:szCs w:val="28"/>
            <w:lang w:bidi="th-TH"/>
          </w:rPr>
          <w:tab/>
        </w:r>
        <w:r w:rsidR="00B67F81" w:rsidRPr="00EB18FF">
          <w:rPr>
            <w:rStyle w:val="Hyperlink"/>
            <w:noProof/>
          </w:rPr>
          <w:t>GenerateBBIE(gBBIE, gBDT, gPNode, gSchemaNode)</w:t>
        </w:r>
        <w:r w:rsidR="00B67F81">
          <w:rPr>
            <w:noProof/>
            <w:webHidden/>
          </w:rPr>
          <w:tab/>
        </w:r>
        <w:r w:rsidR="00B67F81">
          <w:rPr>
            <w:noProof/>
            <w:webHidden/>
          </w:rPr>
          <w:fldChar w:fldCharType="begin"/>
        </w:r>
        <w:r w:rsidR="00B67F81">
          <w:rPr>
            <w:noProof/>
            <w:webHidden/>
          </w:rPr>
          <w:instrText xml:space="preserve"> PAGEREF _Toc454292745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4C3E001" w14:textId="4F72B2A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6" w:history="1">
        <w:r w:rsidR="00B67F81" w:rsidRPr="00EB18FF">
          <w:rPr>
            <w:rStyle w:val="Hyperlink"/>
            <w:noProof/>
          </w:rPr>
          <w:t>3.8.1.16</w:t>
        </w:r>
        <w:r w:rsidR="00B67F81">
          <w:rPr>
            <w:rFonts w:asciiTheme="minorHAnsi" w:eastAsiaTheme="minorEastAsia" w:hAnsiTheme="minorHAnsi" w:cstheme="minorBidi"/>
            <w:noProof/>
            <w:sz w:val="22"/>
            <w:szCs w:val="28"/>
            <w:lang w:bidi="th-TH"/>
          </w:rPr>
          <w:tab/>
        </w:r>
        <w:r w:rsidR="00B67F81" w:rsidRPr="00EB18FF">
          <w:rPr>
            <w:rStyle w:val="Hyperlink"/>
            <w:noProof/>
          </w:rPr>
          <w:t>GetBBIEElementName(gBBIE)</w:t>
        </w:r>
        <w:r w:rsidR="00B67F81">
          <w:rPr>
            <w:noProof/>
            <w:webHidden/>
          </w:rPr>
          <w:tab/>
        </w:r>
        <w:r w:rsidR="00B67F81">
          <w:rPr>
            <w:noProof/>
            <w:webHidden/>
          </w:rPr>
          <w:fldChar w:fldCharType="begin"/>
        </w:r>
        <w:r w:rsidR="00B67F81">
          <w:rPr>
            <w:noProof/>
            <w:webHidden/>
          </w:rPr>
          <w:instrText xml:space="preserve"> PAGEREF _Toc454292746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19756E97" w14:textId="7093BD6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7" w:history="1">
        <w:r w:rsidR="00B67F81" w:rsidRPr="00EB18FF">
          <w:rPr>
            <w:rStyle w:val="Hyperlink"/>
            <w:noProof/>
          </w:rPr>
          <w:t>3.8.1.17</w:t>
        </w:r>
        <w:r w:rsidR="00B67F81">
          <w:rPr>
            <w:rFonts w:asciiTheme="minorHAnsi" w:eastAsiaTheme="minorEastAsia" w:hAnsiTheme="minorHAnsi" w:cstheme="minorBidi"/>
            <w:noProof/>
            <w:sz w:val="22"/>
            <w:szCs w:val="28"/>
            <w:lang w:bidi="th-TH"/>
          </w:rPr>
          <w:tab/>
        </w:r>
        <w:r w:rsidR="00B67F81" w:rsidRPr="00EB18FF">
          <w:rPr>
            <w:rStyle w:val="Hyperlink"/>
            <w:noProof/>
          </w:rPr>
          <w:t>GetBBIEAttributeName(gBBIE)</w:t>
        </w:r>
        <w:r w:rsidR="00B67F81">
          <w:rPr>
            <w:noProof/>
            <w:webHidden/>
          </w:rPr>
          <w:tab/>
        </w:r>
        <w:r w:rsidR="00B67F81">
          <w:rPr>
            <w:noProof/>
            <w:webHidden/>
          </w:rPr>
          <w:fldChar w:fldCharType="begin"/>
        </w:r>
        <w:r w:rsidR="00B67F81">
          <w:rPr>
            <w:noProof/>
            <w:webHidden/>
          </w:rPr>
          <w:instrText xml:space="preserve"> PAGEREF _Toc454292747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492063CE" w14:textId="3D89F58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8" w:history="1">
        <w:r w:rsidR="00B67F81" w:rsidRPr="00EB18FF">
          <w:rPr>
            <w:rStyle w:val="Hyperlink"/>
            <w:noProof/>
          </w:rPr>
          <w:t>3.8.1.18</w:t>
        </w:r>
        <w:r w:rsidR="00B67F81">
          <w:rPr>
            <w:rFonts w:asciiTheme="minorHAnsi" w:eastAsiaTheme="minorEastAsia" w:hAnsiTheme="minorHAnsi" w:cstheme="minorBidi"/>
            <w:noProof/>
            <w:sz w:val="22"/>
            <w:szCs w:val="28"/>
            <w:lang w:bidi="th-TH"/>
          </w:rPr>
          <w:tab/>
        </w:r>
        <w:r w:rsidR="00B67F81" w:rsidRPr="00EB18FF">
          <w:rPr>
            <w:rStyle w:val="Hyperlink"/>
            <w:noProof/>
          </w:rPr>
          <w:t>QueryBBIESCs(gBBIE)</w:t>
        </w:r>
        <w:r w:rsidR="00B67F81">
          <w:rPr>
            <w:noProof/>
            <w:webHidden/>
          </w:rPr>
          <w:tab/>
        </w:r>
        <w:r w:rsidR="00B67F81">
          <w:rPr>
            <w:noProof/>
            <w:webHidden/>
          </w:rPr>
          <w:fldChar w:fldCharType="begin"/>
        </w:r>
        <w:r w:rsidR="00B67F81">
          <w:rPr>
            <w:noProof/>
            <w:webHidden/>
          </w:rPr>
          <w:instrText xml:space="preserve"> PAGEREF _Toc454292748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7AA1C494" w14:textId="6061F85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9" w:history="1">
        <w:r w:rsidR="00B67F81" w:rsidRPr="00EB18FF">
          <w:rPr>
            <w:rStyle w:val="Hyperlink"/>
            <w:noProof/>
          </w:rPr>
          <w:t>3.8.1.19</w:t>
        </w:r>
        <w:r w:rsidR="00B67F81">
          <w:rPr>
            <w:rFonts w:asciiTheme="minorHAnsi" w:eastAsiaTheme="minorEastAsia" w:hAnsiTheme="minorHAnsi" w:cstheme="minorBidi"/>
            <w:noProof/>
            <w:sz w:val="22"/>
            <w:szCs w:val="28"/>
            <w:lang w:bidi="th-TH"/>
          </w:rPr>
          <w:tab/>
        </w:r>
        <w:r w:rsidR="00B67F81" w:rsidRPr="00EB18FF">
          <w:rPr>
            <w:rStyle w:val="Hyperlink"/>
            <w:noProof/>
          </w:rPr>
          <w:t>isCodeListGenerated(gCL)</w:t>
        </w:r>
        <w:r w:rsidR="00B67F81">
          <w:rPr>
            <w:noProof/>
            <w:webHidden/>
          </w:rPr>
          <w:tab/>
        </w:r>
        <w:r w:rsidR="00B67F81">
          <w:rPr>
            <w:noProof/>
            <w:webHidden/>
          </w:rPr>
          <w:fldChar w:fldCharType="begin"/>
        </w:r>
        <w:r w:rsidR="00B67F81">
          <w:rPr>
            <w:noProof/>
            <w:webHidden/>
          </w:rPr>
          <w:instrText xml:space="preserve"> PAGEREF _Toc454292749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2AFF4D70" w14:textId="304889A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0" w:history="1">
        <w:r w:rsidR="00B67F81" w:rsidRPr="00EB18FF">
          <w:rPr>
            <w:rStyle w:val="Hyperlink"/>
            <w:noProof/>
          </w:rPr>
          <w:t>3.8.1.20</w:t>
        </w:r>
        <w:r w:rsidR="00B67F81">
          <w:rPr>
            <w:rFonts w:asciiTheme="minorHAnsi" w:eastAsiaTheme="minorEastAsia" w:hAnsiTheme="minorHAnsi" w:cstheme="minorBidi"/>
            <w:noProof/>
            <w:sz w:val="22"/>
            <w:szCs w:val="28"/>
            <w:lang w:bidi="th-TH"/>
          </w:rPr>
          <w:tab/>
        </w:r>
        <w:r w:rsidR="00B67F81" w:rsidRPr="00EB18FF">
          <w:rPr>
            <w:rStyle w:val="Hyperlink"/>
            <w:noProof/>
          </w:rPr>
          <w:t>GetCodeListTypeName(gCL)</w:t>
        </w:r>
        <w:r w:rsidR="00B67F81">
          <w:rPr>
            <w:noProof/>
            <w:webHidden/>
          </w:rPr>
          <w:tab/>
        </w:r>
        <w:r w:rsidR="00B67F81">
          <w:rPr>
            <w:noProof/>
            <w:webHidden/>
          </w:rPr>
          <w:fldChar w:fldCharType="begin"/>
        </w:r>
        <w:r w:rsidR="00B67F81">
          <w:rPr>
            <w:noProof/>
            <w:webHidden/>
          </w:rPr>
          <w:instrText xml:space="preserve"> PAGEREF _Toc454292750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1F4A9C47" w14:textId="03CC745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1" w:history="1">
        <w:r w:rsidR="00B67F81" w:rsidRPr="00EB18FF">
          <w:rPr>
            <w:rStyle w:val="Hyperlink"/>
            <w:noProof/>
          </w:rPr>
          <w:t>3.8.1.21</w:t>
        </w:r>
        <w:r w:rsidR="00B67F81">
          <w:rPr>
            <w:rFonts w:asciiTheme="minorHAnsi" w:eastAsiaTheme="minorEastAsia" w:hAnsiTheme="minorHAnsi" w:cstheme="minorBidi"/>
            <w:noProof/>
            <w:sz w:val="22"/>
            <w:szCs w:val="28"/>
            <w:lang w:bidi="th-TH"/>
          </w:rPr>
          <w:tab/>
        </w:r>
        <w:r w:rsidR="00B67F81" w:rsidRPr="00EB18FF">
          <w:rPr>
            <w:rStyle w:val="Hyperlink"/>
            <w:noProof/>
          </w:rPr>
          <w:t>GenerateCodeList(gCL, gBDT | gSC, gSchemaNode)</w:t>
        </w:r>
        <w:r w:rsidR="00B67F81">
          <w:rPr>
            <w:noProof/>
            <w:webHidden/>
          </w:rPr>
          <w:tab/>
        </w:r>
        <w:r w:rsidR="00B67F81">
          <w:rPr>
            <w:noProof/>
            <w:webHidden/>
          </w:rPr>
          <w:fldChar w:fldCharType="begin"/>
        </w:r>
        <w:r w:rsidR="00B67F81">
          <w:rPr>
            <w:noProof/>
            <w:webHidden/>
          </w:rPr>
          <w:instrText xml:space="preserve"> PAGEREF _Toc454292751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0C5A1A6D" w14:textId="45C08572"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2" w:history="1">
        <w:r w:rsidR="00B67F81" w:rsidRPr="00EB18FF">
          <w:rPr>
            <w:rStyle w:val="Hyperlink"/>
            <w:noProof/>
          </w:rPr>
          <w:t>3.8.1.22</w:t>
        </w:r>
        <w:r w:rsidR="00B67F81">
          <w:rPr>
            <w:rFonts w:asciiTheme="minorHAnsi" w:eastAsiaTheme="minorEastAsia" w:hAnsiTheme="minorHAnsi" w:cstheme="minorBidi"/>
            <w:noProof/>
            <w:sz w:val="22"/>
            <w:szCs w:val="28"/>
            <w:lang w:bidi="th-TH"/>
          </w:rPr>
          <w:tab/>
        </w:r>
        <w:r w:rsidR="00B67F81" w:rsidRPr="00EB18FF">
          <w:rPr>
            <w:rStyle w:val="Hyperlink"/>
            <w:noProof/>
          </w:rPr>
          <w:t>GenerateSCs(gBBIE, gBBIENode, gSCs[ ], gSchemaNode)</w:t>
        </w:r>
        <w:r w:rsidR="00B67F81">
          <w:rPr>
            <w:noProof/>
            <w:webHidden/>
          </w:rPr>
          <w:tab/>
        </w:r>
        <w:r w:rsidR="00B67F81">
          <w:rPr>
            <w:noProof/>
            <w:webHidden/>
          </w:rPr>
          <w:fldChar w:fldCharType="begin"/>
        </w:r>
        <w:r w:rsidR="00B67F81">
          <w:rPr>
            <w:noProof/>
            <w:webHidden/>
          </w:rPr>
          <w:instrText xml:space="preserve"> PAGEREF _Toc454292752 \h </w:instrText>
        </w:r>
        <w:r w:rsidR="00B67F81">
          <w:rPr>
            <w:noProof/>
            <w:webHidden/>
          </w:rPr>
        </w:r>
        <w:r w:rsidR="00B67F81">
          <w:rPr>
            <w:noProof/>
            <w:webHidden/>
          </w:rPr>
          <w:fldChar w:fldCharType="separate"/>
        </w:r>
        <w:r w:rsidR="00B67F81">
          <w:rPr>
            <w:noProof/>
            <w:webHidden/>
          </w:rPr>
          <w:t>79</w:t>
        </w:r>
        <w:r w:rsidR="00B67F81">
          <w:rPr>
            <w:noProof/>
            <w:webHidden/>
          </w:rPr>
          <w:fldChar w:fldCharType="end"/>
        </w:r>
      </w:hyperlink>
    </w:p>
    <w:p w14:paraId="77B477C6" w14:textId="31CEBAE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3" w:history="1">
        <w:r w:rsidR="00B67F81" w:rsidRPr="00EB18FF">
          <w:rPr>
            <w:rStyle w:val="Hyperlink"/>
            <w:noProof/>
          </w:rPr>
          <w:t>3.8.1.23</w:t>
        </w:r>
        <w:r w:rsidR="00B67F81">
          <w:rPr>
            <w:rFonts w:asciiTheme="minorHAnsi" w:eastAsiaTheme="minorEastAsia" w:hAnsiTheme="minorHAnsi" w:cstheme="minorBidi"/>
            <w:noProof/>
            <w:sz w:val="22"/>
            <w:szCs w:val="28"/>
            <w:lang w:bidi="th-TH"/>
          </w:rPr>
          <w:tab/>
        </w:r>
        <w:r w:rsidR="00B67F81" w:rsidRPr="00EB18FF">
          <w:rPr>
            <w:rStyle w:val="Hyperlink"/>
            <w:noProof/>
          </w:rPr>
          <w:t>isAgencyListGenerated(gAL)</w:t>
        </w:r>
        <w:r w:rsidR="00B67F81">
          <w:rPr>
            <w:noProof/>
            <w:webHidden/>
          </w:rPr>
          <w:tab/>
        </w:r>
        <w:r w:rsidR="00B67F81">
          <w:rPr>
            <w:noProof/>
            <w:webHidden/>
          </w:rPr>
          <w:fldChar w:fldCharType="begin"/>
        </w:r>
        <w:r w:rsidR="00B67F81">
          <w:rPr>
            <w:noProof/>
            <w:webHidden/>
          </w:rPr>
          <w:instrText xml:space="preserve"> PAGEREF _Toc454292753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6163DF43" w14:textId="2BF1200D"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4" w:history="1">
        <w:r w:rsidR="00B67F81" w:rsidRPr="00EB18FF">
          <w:rPr>
            <w:rStyle w:val="Hyperlink"/>
            <w:noProof/>
          </w:rPr>
          <w:t>3.8.1.24</w:t>
        </w:r>
        <w:r w:rsidR="00B67F81">
          <w:rPr>
            <w:rFonts w:asciiTheme="minorHAnsi" w:eastAsiaTheme="minorEastAsia" w:hAnsiTheme="minorHAnsi" w:cstheme="minorBidi"/>
            <w:noProof/>
            <w:sz w:val="22"/>
            <w:szCs w:val="28"/>
            <w:lang w:bidi="th-TH"/>
          </w:rPr>
          <w:tab/>
        </w:r>
        <w:r w:rsidR="00B67F81" w:rsidRPr="00EB18FF">
          <w:rPr>
            <w:rStyle w:val="Hyperlink"/>
            <w:noProof/>
          </w:rPr>
          <w:t>GetAgencyListTypeName(gAL)</w:t>
        </w:r>
        <w:r w:rsidR="00B67F81">
          <w:rPr>
            <w:noProof/>
            <w:webHidden/>
          </w:rPr>
          <w:tab/>
        </w:r>
        <w:r w:rsidR="00B67F81">
          <w:rPr>
            <w:noProof/>
            <w:webHidden/>
          </w:rPr>
          <w:fldChar w:fldCharType="begin"/>
        </w:r>
        <w:r w:rsidR="00B67F81">
          <w:rPr>
            <w:noProof/>
            <w:webHidden/>
          </w:rPr>
          <w:instrText xml:space="preserve"> PAGEREF _Toc454292754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4F7902C0" w14:textId="5375A8F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5" w:history="1">
        <w:r w:rsidR="00B67F81" w:rsidRPr="00EB18FF">
          <w:rPr>
            <w:rStyle w:val="Hyperlink"/>
            <w:noProof/>
          </w:rPr>
          <w:t>3.8.1.25</w:t>
        </w:r>
        <w:r w:rsidR="00B67F81">
          <w:rPr>
            <w:rFonts w:asciiTheme="minorHAnsi" w:eastAsiaTheme="minorEastAsia" w:hAnsiTheme="minorHAnsi" w:cstheme="minorBidi"/>
            <w:noProof/>
            <w:sz w:val="22"/>
            <w:szCs w:val="28"/>
            <w:lang w:bidi="th-TH"/>
          </w:rPr>
          <w:tab/>
        </w:r>
        <w:r w:rsidR="00B67F81" w:rsidRPr="00EB18FF">
          <w:rPr>
            <w:rStyle w:val="Hyperlink"/>
            <w:noProof/>
          </w:rPr>
          <w:t>GenerateAgencyList(gAL, gSC, gSchemaNode)</w:t>
        </w:r>
        <w:r w:rsidR="00B67F81">
          <w:rPr>
            <w:noProof/>
            <w:webHidden/>
          </w:rPr>
          <w:tab/>
        </w:r>
        <w:r w:rsidR="00B67F81">
          <w:rPr>
            <w:noProof/>
            <w:webHidden/>
          </w:rPr>
          <w:fldChar w:fldCharType="begin"/>
        </w:r>
        <w:r w:rsidR="00B67F81">
          <w:rPr>
            <w:noProof/>
            <w:webHidden/>
          </w:rPr>
          <w:instrText xml:space="preserve"> PAGEREF _Toc454292755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706B71CA" w14:textId="504FACA9"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56" w:history="1">
        <w:r w:rsidR="00B67F81" w:rsidRPr="00EB18FF">
          <w:rPr>
            <w:rStyle w:val="Hyperlink"/>
            <w:noProof/>
          </w:rPr>
          <w:t>3.9</w:t>
        </w:r>
        <w:r w:rsidR="00B67F81">
          <w:rPr>
            <w:rFonts w:asciiTheme="minorHAnsi" w:eastAsiaTheme="minorEastAsia" w:hAnsiTheme="minorHAnsi" w:cstheme="minorBidi"/>
            <w:b w:val="0"/>
            <w:bCs w:val="0"/>
            <w:noProof/>
            <w:szCs w:val="28"/>
            <w:lang w:bidi="th-TH"/>
          </w:rPr>
          <w:tab/>
        </w:r>
        <w:r w:rsidR="00B67F81" w:rsidRPr="00EB18FF">
          <w:rPr>
            <w:rStyle w:val="Hyperlink"/>
            <w:noProof/>
          </w:rPr>
          <w:t>Namespace Management</w:t>
        </w:r>
        <w:r w:rsidR="00B67F81">
          <w:rPr>
            <w:noProof/>
            <w:webHidden/>
          </w:rPr>
          <w:tab/>
        </w:r>
        <w:r w:rsidR="00B67F81">
          <w:rPr>
            <w:noProof/>
            <w:webHidden/>
          </w:rPr>
          <w:fldChar w:fldCharType="begin"/>
        </w:r>
        <w:r w:rsidR="00B67F81">
          <w:rPr>
            <w:noProof/>
            <w:webHidden/>
          </w:rPr>
          <w:instrText xml:space="preserve"> PAGEREF _Toc454292756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64F93DC1" w14:textId="76B746B0"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757" w:history="1">
        <w:r w:rsidR="00B67F81" w:rsidRPr="00EB18FF">
          <w:rPr>
            <w:rStyle w:val="Hyperlink"/>
            <w:noProof/>
          </w:rPr>
          <w:t>3.10</w:t>
        </w:r>
        <w:r w:rsidR="00B67F81">
          <w:rPr>
            <w:rFonts w:asciiTheme="minorHAnsi" w:eastAsiaTheme="minorEastAsia" w:hAnsiTheme="minorHAnsi" w:cstheme="minorBidi"/>
            <w:b w:val="0"/>
            <w:bCs w:val="0"/>
            <w:noProof/>
            <w:szCs w:val="28"/>
            <w:lang w:bidi="th-TH"/>
          </w:rPr>
          <w:tab/>
        </w:r>
        <w:r w:rsidR="00B67F81" w:rsidRPr="00EB18FF">
          <w:rPr>
            <w:rStyle w:val="Hyperlink"/>
            <w:noProof/>
          </w:rPr>
          <w:t>Manage CCs and DTs</w:t>
        </w:r>
        <w:r w:rsidR="00B67F81">
          <w:rPr>
            <w:noProof/>
            <w:webHidden/>
          </w:rPr>
          <w:tab/>
        </w:r>
        <w:r w:rsidR="00B67F81">
          <w:rPr>
            <w:noProof/>
            <w:webHidden/>
          </w:rPr>
          <w:fldChar w:fldCharType="begin"/>
        </w:r>
        <w:r w:rsidR="00B67F81">
          <w:rPr>
            <w:noProof/>
            <w:webHidden/>
          </w:rPr>
          <w:instrText xml:space="preserve"> PAGEREF _Toc454292757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48C2FA31" w14:textId="72C47166"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58" w:history="1">
        <w:r w:rsidR="00B67F81" w:rsidRPr="00EB18FF">
          <w:rPr>
            <w:rStyle w:val="Hyperlink"/>
            <w:noProof/>
          </w:rPr>
          <w:t>3.10.1</w:t>
        </w:r>
        <w:r w:rsidR="00B67F81">
          <w:rPr>
            <w:rFonts w:asciiTheme="minorHAnsi" w:eastAsiaTheme="minorEastAsia" w:hAnsiTheme="minorHAnsi" w:cstheme="minorBidi"/>
            <w:noProof/>
            <w:sz w:val="22"/>
            <w:szCs w:val="28"/>
            <w:lang w:bidi="th-TH"/>
          </w:rPr>
          <w:tab/>
        </w:r>
        <w:r w:rsidR="00B67F81" w:rsidRPr="00EB18FF">
          <w:rPr>
            <w:rStyle w:val="Hyperlink"/>
            <w:noProof/>
          </w:rPr>
          <w:t>Architecture for managing revisions</w:t>
        </w:r>
        <w:r w:rsidR="00B67F81">
          <w:rPr>
            <w:noProof/>
            <w:webHidden/>
          </w:rPr>
          <w:tab/>
        </w:r>
        <w:r w:rsidR="00B67F81">
          <w:rPr>
            <w:noProof/>
            <w:webHidden/>
          </w:rPr>
          <w:fldChar w:fldCharType="begin"/>
        </w:r>
        <w:r w:rsidR="00B67F81">
          <w:rPr>
            <w:noProof/>
            <w:webHidden/>
          </w:rPr>
          <w:instrText xml:space="preserve"> PAGEREF _Toc454292758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7B0504E9" w14:textId="23C57B5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9"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Current and history records</w:t>
        </w:r>
        <w:r w:rsidR="00B67F81">
          <w:rPr>
            <w:noProof/>
            <w:webHidden/>
          </w:rPr>
          <w:tab/>
        </w:r>
        <w:r w:rsidR="00B67F81">
          <w:rPr>
            <w:noProof/>
            <w:webHidden/>
          </w:rPr>
          <w:fldChar w:fldCharType="begin"/>
        </w:r>
        <w:r w:rsidR="00B67F81">
          <w:rPr>
            <w:noProof/>
            <w:webHidden/>
          </w:rPr>
          <w:instrText xml:space="preserve"> PAGEREF _Toc454292759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0A9A5A0E" w14:textId="79FD367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0"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Unit of control and concurrency management</w:t>
        </w:r>
        <w:r w:rsidR="00B67F81">
          <w:rPr>
            <w:noProof/>
            <w:webHidden/>
          </w:rPr>
          <w:tab/>
        </w:r>
        <w:r w:rsidR="00B67F81">
          <w:rPr>
            <w:noProof/>
            <w:webHidden/>
          </w:rPr>
          <w:fldChar w:fldCharType="begin"/>
        </w:r>
        <w:r w:rsidR="00B67F81">
          <w:rPr>
            <w:noProof/>
            <w:webHidden/>
          </w:rPr>
          <w:instrText xml:space="preserve"> PAGEREF _Toc454292760 \h </w:instrText>
        </w:r>
        <w:r w:rsidR="00B67F81">
          <w:rPr>
            <w:noProof/>
            <w:webHidden/>
          </w:rPr>
        </w:r>
        <w:r w:rsidR="00B67F81">
          <w:rPr>
            <w:noProof/>
            <w:webHidden/>
          </w:rPr>
          <w:fldChar w:fldCharType="separate"/>
        </w:r>
        <w:r w:rsidR="00B67F81">
          <w:rPr>
            <w:noProof/>
            <w:webHidden/>
          </w:rPr>
          <w:t>83</w:t>
        </w:r>
        <w:r w:rsidR="00B67F81">
          <w:rPr>
            <w:noProof/>
            <w:webHidden/>
          </w:rPr>
          <w:fldChar w:fldCharType="end"/>
        </w:r>
      </w:hyperlink>
    </w:p>
    <w:p w14:paraId="5E7D84DB" w14:textId="67A0930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1"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Revision vs. Version</w:t>
        </w:r>
        <w:r w:rsidR="00B67F81">
          <w:rPr>
            <w:noProof/>
            <w:webHidden/>
          </w:rPr>
          <w:tab/>
        </w:r>
        <w:r w:rsidR="00B67F81">
          <w:rPr>
            <w:noProof/>
            <w:webHidden/>
          </w:rPr>
          <w:fldChar w:fldCharType="begin"/>
        </w:r>
        <w:r w:rsidR="00B67F81">
          <w:rPr>
            <w:noProof/>
            <w:webHidden/>
          </w:rPr>
          <w:instrText xml:space="preserve"> PAGEREF _Toc454292761 \h </w:instrText>
        </w:r>
        <w:r w:rsidR="00B67F81">
          <w:rPr>
            <w:noProof/>
            <w:webHidden/>
          </w:rPr>
        </w:r>
        <w:r w:rsidR="00B67F81">
          <w:rPr>
            <w:noProof/>
            <w:webHidden/>
          </w:rPr>
          <w:fldChar w:fldCharType="separate"/>
        </w:r>
        <w:r w:rsidR="00B67F81">
          <w:rPr>
            <w:noProof/>
            <w:webHidden/>
          </w:rPr>
          <w:t>84</w:t>
        </w:r>
        <w:r w:rsidR="00B67F81">
          <w:rPr>
            <w:noProof/>
            <w:webHidden/>
          </w:rPr>
          <w:fldChar w:fldCharType="end"/>
        </w:r>
      </w:hyperlink>
    </w:p>
    <w:p w14:paraId="105EA120" w14:textId="3FED73EB"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2"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CC states</w:t>
        </w:r>
        <w:r w:rsidR="00B67F81">
          <w:rPr>
            <w:noProof/>
            <w:webHidden/>
          </w:rPr>
          <w:tab/>
        </w:r>
        <w:r w:rsidR="00B67F81">
          <w:rPr>
            <w:noProof/>
            <w:webHidden/>
          </w:rPr>
          <w:fldChar w:fldCharType="begin"/>
        </w:r>
        <w:r w:rsidR="00B67F81">
          <w:rPr>
            <w:noProof/>
            <w:webHidden/>
          </w:rPr>
          <w:instrText xml:space="preserve"> PAGEREF _Toc454292762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1957FAC1" w14:textId="0AB17C96"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3" w:history="1">
        <w:r w:rsidR="00B67F81" w:rsidRPr="00EB18FF">
          <w:rPr>
            <w:rStyle w:val="Hyperlink"/>
            <w:noProof/>
          </w:rPr>
          <w:t>3.10.1.4.1</w:t>
        </w:r>
        <w:r w:rsidR="00B67F81">
          <w:rPr>
            <w:rFonts w:asciiTheme="minorHAnsi" w:eastAsiaTheme="minorEastAsia" w:hAnsiTheme="minorHAnsi" w:cstheme="minorBidi"/>
            <w:noProof/>
            <w:sz w:val="22"/>
            <w:szCs w:val="28"/>
            <w:lang w:bidi="th-TH"/>
          </w:rPr>
          <w:tab/>
        </w:r>
        <w:r w:rsidR="00B67F81" w:rsidRPr="00EB18FF">
          <w:rPr>
            <w:rStyle w:val="Hyperlink"/>
            <w:noProof/>
          </w:rPr>
          <w:t>Revision life-cycle states</w:t>
        </w:r>
        <w:r w:rsidR="00B67F81">
          <w:rPr>
            <w:noProof/>
            <w:webHidden/>
          </w:rPr>
          <w:tab/>
        </w:r>
        <w:r w:rsidR="00B67F81">
          <w:rPr>
            <w:noProof/>
            <w:webHidden/>
          </w:rPr>
          <w:fldChar w:fldCharType="begin"/>
        </w:r>
        <w:r w:rsidR="00B67F81">
          <w:rPr>
            <w:noProof/>
            <w:webHidden/>
          </w:rPr>
          <w:instrText xml:space="preserve"> PAGEREF _Toc454292763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F3B8572" w14:textId="61575939"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4" w:history="1">
        <w:r w:rsidR="00B67F81" w:rsidRPr="00EB18FF">
          <w:rPr>
            <w:rStyle w:val="Hyperlink"/>
            <w:noProof/>
          </w:rPr>
          <w:t>3.10.1.4.2</w:t>
        </w:r>
        <w:r w:rsidR="00B67F81">
          <w:rPr>
            <w:rFonts w:asciiTheme="minorHAnsi" w:eastAsiaTheme="minorEastAsia" w:hAnsiTheme="minorHAnsi" w:cstheme="minorBidi"/>
            <w:noProof/>
            <w:sz w:val="22"/>
            <w:szCs w:val="28"/>
            <w:lang w:bidi="th-TH"/>
          </w:rPr>
          <w:tab/>
        </w:r>
        <w:r w:rsidR="00B67F81" w:rsidRPr="00EB18FF">
          <w:rPr>
            <w:rStyle w:val="Hyperlink"/>
            <w:noProof/>
          </w:rPr>
          <w:t>Deprecated state</w:t>
        </w:r>
        <w:r w:rsidR="00B67F81">
          <w:rPr>
            <w:noProof/>
            <w:webHidden/>
          </w:rPr>
          <w:tab/>
        </w:r>
        <w:r w:rsidR="00B67F81">
          <w:rPr>
            <w:noProof/>
            <w:webHidden/>
          </w:rPr>
          <w:fldChar w:fldCharType="begin"/>
        </w:r>
        <w:r w:rsidR="00B67F81">
          <w:rPr>
            <w:noProof/>
            <w:webHidden/>
          </w:rPr>
          <w:instrText xml:space="preserve"> PAGEREF _Toc454292764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097B3D42" w14:textId="3FEB98DC" w:rsidR="00B67F81" w:rsidRDefault="00B26A1F">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5" w:history="1">
        <w:r w:rsidR="00B67F81" w:rsidRPr="00EB18FF">
          <w:rPr>
            <w:rStyle w:val="Hyperlink"/>
            <w:noProof/>
          </w:rPr>
          <w:t>3.10.1.4.3</w:t>
        </w:r>
        <w:r w:rsidR="00B67F81">
          <w:rPr>
            <w:rFonts w:asciiTheme="minorHAnsi" w:eastAsiaTheme="minorEastAsia" w:hAnsiTheme="minorHAnsi" w:cstheme="minorBidi"/>
            <w:noProof/>
            <w:sz w:val="22"/>
            <w:szCs w:val="28"/>
            <w:lang w:bidi="th-TH"/>
          </w:rPr>
          <w:tab/>
        </w:r>
        <w:r w:rsidR="00B67F81" w:rsidRPr="00EB18FF">
          <w:rPr>
            <w:rStyle w:val="Hyperlink"/>
            <w:noProof/>
          </w:rPr>
          <w:t>Deleted state</w:t>
        </w:r>
        <w:r w:rsidR="00B67F81">
          <w:rPr>
            <w:noProof/>
            <w:webHidden/>
          </w:rPr>
          <w:tab/>
        </w:r>
        <w:r w:rsidR="00B67F81">
          <w:rPr>
            <w:noProof/>
            <w:webHidden/>
          </w:rPr>
          <w:fldChar w:fldCharType="begin"/>
        </w:r>
        <w:r w:rsidR="00B67F81">
          <w:rPr>
            <w:noProof/>
            <w:webHidden/>
          </w:rPr>
          <w:instrText xml:space="preserve"> PAGEREF _Toc454292765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7E9D475" w14:textId="266CF87A"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6"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OAGIS developer user role, End user role, Admin user role</w:t>
        </w:r>
        <w:r w:rsidR="00B67F81">
          <w:rPr>
            <w:noProof/>
            <w:webHidden/>
          </w:rPr>
          <w:tab/>
        </w:r>
        <w:r w:rsidR="00B67F81">
          <w:rPr>
            <w:noProof/>
            <w:webHidden/>
          </w:rPr>
          <w:fldChar w:fldCharType="begin"/>
        </w:r>
        <w:r w:rsidR="00B67F81">
          <w:rPr>
            <w:noProof/>
            <w:webHidden/>
          </w:rPr>
          <w:instrText xml:space="preserve"> PAGEREF _Toc454292766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40887148" w14:textId="15C80AA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7"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Release management</w:t>
        </w:r>
        <w:r w:rsidR="00B67F81">
          <w:rPr>
            <w:noProof/>
            <w:webHidden/>
          </w:rPr>
          <w:tab/>
        </w:r>
        <w:r w:rsidR="00B67F81">
          <w:rPr>
            <w:noProof/>
            <w:webHidden/>
          </w:rPr>
          <w:fldChar w:fldCharType="begin"/>
        </w:r>
        <w:r w:rsidR="00B67F81">
          <w:rPr>
            <w:noProof/>
            <w:webHidden/>
          </w:rPr>
          <w:instrText xml:space="preserve"> PAGEREF _Toc454292767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4D6EBCC2" w14:textId="6BE930BA"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8" w:history="1">
        <w:r w:rsidR="00B67F81" w:rsidRPr="00EB18FF">
          <w:rPr>
            <w:rStyle w:val="Hyperlink"/>
            <w:noProof/>
          </w:rPr>
          <w:t>3.10.2</w:t>
        </w:r>
        <w:r w:rsidR="00B67F81">
          <w:rPr>
            <w:rFonts w:asciiTheme="minorHAnsi" w:eastAsiaTheme="minorEastAsia" w:hAnsiTheme="minorHAnsi" w:cstheme="minorBidi"/>
            <w:noProof/>
            <w:sz w:val="22"/>
            <w:szCs w:val="28"/>
            <w:lang w:bidi="th-TH"/>
          </w:rPr>
          <w:tab/>
        </w:r>
        <w:r w:rsidR="00B67F81" w:rsidRPr="00EB18FF">
          <w:rPr>
            <w:rStyle w:val="Hyperlink"/>
            <w:noProof/>
          </w:rPr>
          <w:t>CCs and DTs management home screen</w:t>
        </w:r>
        <w:r w:rsidR="00B67F81">
          <w:rPr>
            <w:noProof/>
            <w:webHidden/>
          </w:rPr>
          <w:tab/>
        </w:r>
        <w:r w:rsidR="00B67F81">
          <w:rPr>
            <w:noProof/>
            <w:webHidden/>
          </w:rPr>
          <w:fldChar w:fldCharType="begin"/>
        </w:r>
        <w:r w:rsidR="00B67F81">
          <w:rPr>
            <w:noProof/>
            <w:webHidden/>
          </w:rPr>
          <w:instrText xml:space="preserve"> PAGEREF _Toc454292768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C4C4402" w14:textId="07501B3F"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9" w:history="1">
        <w:r w:rsidR="00B67F81" w:rsidRPr="00EB18FF">
          <w:rPr>
            <w:rStyle w:val="Hyperlink"/>
            <w:noProof/>
          </w:rPr>
          <w:t>3.10.3</w:t>
        </w:r>
        <w:r w:rsidR="00B67F81">
          <w:rPr>
            <w:rFonts w:asciiTheme="minorHAnsi" w:eastAsiaTheme="minorEastAsia" w:hAnsiTheme="minorHAnsi" w:cstheme="minorBidi"/>
            <w:noProof/>
            <w:sz w:val="22"/>
            <w:szCs w:val="28"/>
            <w:lang w:bidi="th-TH"/>
          </w:rPr>
          <w:tab/>
        </w:r>
        <w:r w:rsidR="00B67F81" w:rsidRPr="00EB18FF">
          <w:rPr>
            <w:rStyle w:val="Hyperlink"/>
            <w:noProof/>
          </w:rPr>
          <w:t>ACC and ASCCP content rendering</w:t>
        </w:r>
        <w:r w:rsidR="00B67F81">
          <w:rPr>
            <w:noProof/>
            <w:webHidden/>
          </w:rPr>
          <w:tab/>
        </w:r>
        <w:r w:rsidR="00B67F81">
          <w:rPr>
            <w:noProof/>
            <w:webHidden/>
          </w:rPr>
          <w:fldChar w:fldCharType="begin"/>
        </w:r>
        <w:r w:rsidR="00B67F81">
          <w:rPr>
            <w:noProof/>
            <w:webHidden/>
          </w:rPr>
          <w:instrText xml:space="preserve"> PAGEREF _Toc454292769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04D9B8ED" w14:textId="5B9217D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0" w:history="1">
        <w:r w:rsidR="00B67F81" w:rsidRPr="00EB18FF">
          <w:rPr>
            <w:rStyle w:val="Hyperlink"/>
            <w:noProof/>
          </w:rPr>
          <w:t>3.10.4</w:t>
        </w:r>
        <w:r w:rsidR="00B67F81">
          <w:rPr>
            <w:rFonts w:asciiTheme="minorHAnsi" w:eastAsiaTheme="minorEastAsia" w:hAnsiTheme="minorHAnsi" w:cstheme="minorBidi"/>
            <w:noProof/>
            <w:sz w:val="22"/>
            <w:szCs w:val="28"/>
            <w:lang w:bidi="th-TH"/>
          </w:rPr>
          <w:tab/>
        </w:r>
        <w:r w:rsidR="00B67F81" w:rsidRPr="00EB18FF">
          <w:rPr>
            <w:rStyle w:val="Hyperlink"/>
            <w:noProof/>
          </w:rPr>
          <w:t>View/Search CCs</w:t>
        </w:r>
        <w:r w:rsidR="00B67F81">
          <w:rPr>
            <w:noProof/>
            <w:webHidden/>
          </w:rPr>
          <w:tab/>
        </w:r>
        <w:r w:rsidR="00B67F81">
          <w:rPr>
            <w:noProof/>
            <w:webHidden/>
          </w:rPr>
          <w:fldChar w:fldCharType="begin"/>
        </w:r>
        <w:r w:rsidR="00B67F81">
          <w:rPr>
            <w:noProof/>
            <w:webHidden/>
          </w:rPr>
          <w:instrText xml:space="preserve"> PAGEREF _Toc454292770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F98186B" w14:textId="0A88E43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1" w:history="1">
        <w:r w:rsidR="00B67F81" w:rsidRPr="00EB18FF">
          <w:rPr>
            <w:rStyle w:val="Hyperlink"/>
            <w:noProof/>
          </w:rPr>
          <w:t>3.10.5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ACC</w:t>
        </w:r>
        <w:r w:rsidR="00B67F81">
          <w:rPr>
            <w:noProof/>
            <w:webHidden/>
          </w:rPr>
          <w:tab/>
        </w:r>
        <w:r w:rsidR="00B67F81">
          <w:rPr>
            <w:noProof/>
            <w:webHidden/>
          </w:rPr>
          <w:fldChar w:fldCharType="begin"/>
        </w:r>
        <w:r w:rsidR="00B67F81">
          <w:rPr>
            <w:noProof/>
            <w:webHidden/>
          </w:rPr>
          <w:instrText xml:space="preserve"> PAGEREF _Toc454292771 \h </w:instrText>
        </w:r>
        <w:r w:rsidR="00B67F81">
          <w:rPr>
            <w:noProof/>
            <w:webHidden/>
          </w:rPr>
        </w:r>
        <w:r w:rsidR="00B67F81">
          <w:rPr>
            <w:noProof/>
            <w:webHidden/>
          </w:rPr>
          <w:fldChar w:fldCharType="separate"/>
        </w:r>
        <w:r w:rsidR="00B67F81">
          <w:rPr>
            <w:noProof/>
            <w:webHidden/>
          </w:rPr>
          <w:t>87</w:t>
        </w:r>
        <w:r w:rsidR="00B67F81">
          <w:rPr>
            <w:noProof/>
            <w:webHidden/>
          </w:rPr>
          <w:fldChar w:fldCharType="end"/>
        </w:r>
      </w:hyperlink>
    </w:p>
    <w:p w14:paraId="78ED7CD0" w14:textId="1877B35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2" w:history="1">
        <w:r w:rsidR="00B67F81" w:rsidRPr="00EB18FF">
          <w:rPr>
            <w:rStyle w:val="Hyperlink"/>
            <w:noProof/>
          </w:rPr>
          <w:t>3.10.5.1</w:t>
        </w:r>
        <w:r w:rsidR="00B67F81">
          <w:rPr>
            <w:rFonts w:asciiTheme="minorHAnsi" w:eastAsiaTheme="minorEastAsia" w:hAnsiTheme="minorHAnsi" w:cstheme="minorBidi"/>
            <w:noProof/>
            <w:sz w:val="22"/>
            <w:szCs w:val="28"/>
            <w:lang w:bidi="th-TH"/>
          </w:rPr>
          <w:tab/>
        </w:r>
        <w:r w:rsidR="00B67F81" w:rsidRPr="00EB18FF">
          <w:rPr>
            <w:rStyle w:val="Hyperlink"/>
            <w:noProof/>
          </w:rPr>
          <w:t>ACC current record</w:t>
        </w:r>
        <w:r w:rsidR="00B67F81">
          <w:rPr>
            <w:noProof/>
            <w:webHidden/>
          </w:rPr>
          <w:tab/>
        </w:r>
        <w:r w:rsidR="00B67F81">
          <w:rPr>
            <w:noProof/>
            <w:webHidden/>
          </w:rPr>
          <w:fldChar w:fldCharType="begin"/>
        </w:r>
        <w:r w:rsidR="00B67F81">
          <w:rPr>
            <w:noProof/>
            <w:webHidden/>
          </w:rPr>
          <w:instrText xml:space="preserve"> PAGEREF _Toc454292772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9DA1D64" w14:textId="5716E193"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3" w:history="1">
        <w:r w:rsidR="00B67F81" w:rsidRPr="00EB18FF">
          <w:rPr>
            <w:rStyle w:val="Hyperlink"/>
            <w:noProof/>
          </w:rPr>
          <w:t>3.10.5.2</w:t>
        </w:r>
        <w:r w:rsidR="00B67F81">
          <w:rPr>
            <w:rFonts w:asciiTheme="minorHAnsi" w:eastAsiaTheme="minorEastAsia" w:hAnsiTheme="minorHAnsi" w:cstheme="minorBidi"/>
            <w:noProof/>
            <w:sz w:val="22"/>
            <w:szCs w:val="28"/>
            <w:lang w:bidi="th-TH"/>
          </w:rPr>
          <w:tab/>
        </w:r>
        <w:r w:rsidR="00B67F81" w:rsidRPr="00EB18FF">
          <w:rPr>
            <w:rStyle w:val="Hyperlink"/>
            <w:noProof/>
          </w:rPr>
          <w:t>ACC history record</w:t>
        </w:r>
        <w:r w:rsidR="00B67F81">
          <w:rPr>
            <w:noProof/>
            <w:webHidden/>
          </w:rPr>
          <w:tab/>
        </w:r>
        <w:r w:rsidR="00B67F81">
          <w:rPr>
            <w:noProof/>
            <w:webHidden/>
          </w:rPr>
          <w:fldChar w:fldCharType="begin"/>
        </w:r>
        <w:r w:rsidR="00B67F81">
          <w:rPr>
            <w:noProof/>
            <w:webHidden/>
          </w:rPr>
          <w:instrText xml:space="preserve"> PAGEREF _Toc454292773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FA65979" w14:textId="23376A2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4" w:history="1">
        <w:r w:rsidR="00B67F81" w:rsidRPr="00EB18FF">
          <w:rPr>
            <w:rStyle w:val="Hyperlink"/>
            <w:noProof/>
          </w:rPr>
          <w:t>3.10.6</w:t>
        </w:r>
        <w:r w:rsidR="00B67F81">
          <w:rPr>
            <w:rFonts w:asciiTheme="minorHAnsi" w:eastAsiaTheme="minorEastAsia" w:hAnsiTheme="minorHAnsi" w:cstheme="minorBidi"/>
            <w:noProof/>
            <w:sz w:val="22"/>
            <w:szCs w:val="28"/>
            <w:lang w:bidi="th-TH"/>
          </w:rPr>
          <w:tab/>
        </w:r>
        <w:r w:rsidR="00B67F81" w:rsidRPr="00EB18FF">
          <w:rPr>
            <w:rStyle w:val="Hyperlink"/>
            <w:noProof/>
          </w:rPr>
          <w:t>Manage ownership of a UoC</w:t>
        </w:r>
        <w:r w:rsidR="00B67F81">
          <w:rPr>
            <w:noProof/>
            <w:webHidden/>
          </w:rPr>
          <w:tab/>
        </w:r>
        <w:r w:rsidR="00B67F81">
          <w:rPr>
            <w:noProof/>
            <w:webHidden/>
          </w:rPr>
          <w:fldChar w:fldCharType="begin"/>
        </w:r>
        <w:r w:rsidR="00B67F81">
          <w:rPr>
            <w:noProof/>
            <w:webHidden/>
          </w:rPr>
          <w:instrText xml:space="preserve"> PAGEREF _Toc454292774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3BC3501F" w14:textId="2A4EFBC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5" w:history="1">
        <w:r w:rsidR="00B67F81" w:rsidRPr="00EB18FF">
          <w:rPr>
            <w:rStyle w:val="Hyperlink"/>
            <w:noProof/>
          </w:rPr>
          <w:t>3.10.7</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ACC</w:t>
        </w:r>
        <w:r w:rsidR="00B67F81">
          <w:rPr>
            <w:noProof/>
            <w:webHidden/>
          </w:rPr>
          <w:tab/>
        </w:r>
        <w:r w:rsidR="00B67F81">
          <w:rPr>
            <w:noProof/>
            <w:webHidden/>
          </w:rPr>
          <w:fldChar w:fldCharType="begin"/>
        </w:r>
        <w:r w:rsidR="00B67F81">
          <w:rPr>
            <w:noProof/>
            <w:webHidden/>
          </w:rPr>
          <w:instrText xml:space="preserve"> PAGEREF _Toc454292775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4EE594F2" w14:textId="285D9475"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6" w:history="1">
        <w:r w:rsidR="00B67F81" w:rsidRPr="00EB18FF">
          <w:rPr>
            <w:rStyle w:val="Hyperlink"/>
            <w:noProof/>
          </w:rPr>
          <w:t>3.10.8</w:t>
        </w:r>
        <w:r w:rsidR="00B67F81">
          <w:rPr>
            <w:rFonts w:asciiTheme="minorHAnsi" w:eastAsiaTheme="minorEastAsia" w:hAnsiTheme="minorHAnsi" w:cstheme="minorBidi"/>
            <w:noProof/>
            <w:sz w:val="22"/>
            <w:szCs w:val="28"/>
            <w:lang w:bidi="th-TH"/>
          </w:rPr>
          <w:tab/>
        </w:r>
        <w:r w:rsidR="00B67F81" w:rsidRPr="00EB18FF">
          <w:rPr>
            <w:rStyle w:val="Hyperlink"/>
            <w:noProof/>
          </w:rPr>
          <w:t>Edit an ACC</w:t>
        </w:r>
        <w:r w:rsidR="00B67F81">
          <w:rPr>
            <w:noProof/>
            <w:webHidden/>
          </w:rPr>
          <w:tab/>
        </w:r>
        <w:r w:rsidR="00B67F81">
          <w:rPr>
            <w:noProof/>
            <w:webHidden/>
          </w:rPr>
          <w:fldChar w:fldCharType="begin"/>
        </w:r>
        <w:r w:rsidR="00B67F81">
          <w:rPr>
            <w:noProof/>
            <w:webHidden/>
          </w:rPr>
          <w:instrText xml:space="preserve"> PAGEREF _Toc454292776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588FE007" w14:textId="132989E9"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7" w:history="1">
        <w:r w:rsidR="00B67F81" w:rsidRPr="00EB18FF">
          <w:rPr>
            <w:rStyle w:val="Hyperlink"/>
            <w:noProof/>
          </w:rPr>
          <w:t>3.10.9</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ACC</w:t>
        </w:r>
        <w:r w:rsidR="00B67F81">
          <w:rPr>
            <w:noProof/>
            <w:webHidden/>
          </w:rPr>
          <w:tab/>
        </w:r>
        <w:r w:rsidR="00B67F81">
          <w:rPr>
            <w:noProof/>
            <w:webHidden/>
          </w:rPr>
          <w:fldChar w:fldCharType="begin"/>
        </w:r>
        <w:r w:rsidR="00B67F81">
          <w:rPr>
            <w:noProof/>
            <w:webHidden/>
          </w:rPr>
          <w:instrText xml:space="preserve"> PAGEREF _Toc454292777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22925DC3" w14:textId="44EF747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78" w:history="1">
        <w:r w:rsidR="00B67F81" w:rsidRPr="00EB18FF">
          <w:rPr>
            <w:rStyle w:val="Hyperlink"/>
            <w:noProof/>
          </w:rPr>
          <w:t>3.10.10</w:t>
        </w:r>
        <w:r w:rsidR="00B67F81">
          <w:rPr>
            <w:rFonts w:asciiTheme="minorHAnsi" w:eastAsiaTheme="minorEastAsia" w:hAnsiTheme="minorHAnsi" w:cstheme="minorBidi"/>
            <w:noProof/>
            <w:sz w:val="22"/>
            <w:szCs w:val="28"/>
            <w:lang w:bidi="th-TH"/>
          </w:rPr>
          <w:tab/>
        </w:r>
        <w:r w:rsidR="00B67F81" w:rsidRPr="00EB18FF">
          <w:rPr>
            <w:rStyle w:val="Hyperlink"/>
            <w:noProof/>
          </w:rPr>
          <w:t>Append a child association to an ACC</w:t>
        </w:r>
        <w:r w:rsidR="00B67F81">
          <w:rPr>
            <w:noProof/>
            <w:webHidden/>
          </w:rPr>
          <w:tab/>
        </w:r>
        <w:r w:rsidR="00B67F81">
          <w:rPr>
            <w:noProof/>
            <w:webHidden/>
          </w:rPr>
          <w:fldChar w:fldCharType="begin"/>
        </w:r>
        <w:r w:rsidR="00B67F81">
          <w:rPr>
            <w:noProof/>
            <w:webHidden/>
          </w:rPr>
          <w:instrText xml:space="preserve"> PAGEREF _Toc454292778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6423C6EC" w14:textId="10B1CF0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9" w:history="1">
        <w:r w:rsidR="00B67F81" w:rsidRPr="00EB18FF">
          <w:rPr>
            <w:rStyle w:val="Hyperlink"/>
            <w:noProof/>
          </w:rPr>
          <w:t>3.10.10.1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current record</w:t>
        </w:r>
        <w:r w:rsidR="00B67F81">
          <w:rPr>
            <w:noProof/>
            <w:webHidden/>
          </w:rPr>
          <w:tab/>
        </w:r>
        <w:r w:rsidR="00B67F81">
          <w:rPr>
            <w:noProof/>
            <w:webHidden/>
          </w:rPr>
          <w:fldChar w:fldCharType="begin"/>
        </w:r>
        <w:r w:rsidR="00B67F81">
          <w:rPr>
            <w:noProof/>
            <w:webHidden/>
          </w:rPr>
          <w:instrText xml:space="preserve"> PAGEREF _Toc454292779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4B9337B5" w14:textId="5EF9CA1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0" w:history="1">
        <w:r w:rsidR="00B67F81" w:rsidRPr="00EB18FF">
          <w:rPr>
            <w:rStyle w:val="Hyperlink"/>
            <w:noProof/>
          </w:rPr>
          <w:t>3.10.10.2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history record</w:t>
        </w:r>
        <w:r w:rsidR="00B67F81">
          <w:rPr>
            <w:noProof/>
            <w:webHidden/>
          </w:rPr>
          <w:tab/>
        </w:r>
        <w:r w:rsidR="00B67F81">
          <w:rPr>
            <w:noProof/>
            <w:webHidden/>
          </w:rPr>
          <w:fldChar w:fldCharType="begin"/>
        </w:r>
        <w:r w:rsidR="00B67F81">
          <w:rPr>
            <w:noProof/>
            <w:webHidden/>
          </w:rPr>
          <w:instrText xml:space="preserve"> PAGEREF _Toc454292780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69CCEAC6" w14:textId="611DF70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1" w:history="1">
        <w:r w:rsidR="00B67F81" w:rsidRPr="00EB18FF">
          <w:rPr>
            <w:rStyle w:val="Hyperlink"/>
            <w:noProof/>
          </w:rPr>
          <w:t>3.10.10.3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current record</w:t>
        </w:r>
        <w:r w:rsidR="00B67F81">
          <w:rPr>
            <w:noProof/>
            <w:webHidden/>
          </w:rPr>
          <w:tab/>
        </w:r>
        <w:r w:rsidR="00B67F81">
          <w:rPr>
            <w:noProof/>
            <w:webHidden/>
          </w:rPr>
          <w:fldChar w:fldCharType="begin"/>
        </w:r>
        <w:r w:rsidR="00B67F81">
          <w:rPr>
            <w:noProof/>
            <w:webHidden/>
          </w:rPr>
          <w:instrText xml:space="preserve"> PAGEREF _Toc454292781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7557ADD4" w14:textId="43436733"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2" w:history="1">
        <w:r w:rsidR="00B67F81" w:rsidRPr="00EB18FF">
          <w:rPr>
            <w:rStyle w:val="Hyperlink"/>
            <w:noProof/>
          </w:rPr>
          <w:t>3.10.10.4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history record</w:t>
        </w:r>
        <w:r w:rsidR="00B67F81">
          <w:rPr>
            <w:noProof/>
            <w:webHidden/>
          </w:rPr>
          <w:tab/>
        </w:r>
        <w:r w:rsidR="00B67F81">
          <w:rPr>
            <w:noProof/>
            <w:webHidden/>
          </w:rPr>
          <w:fldChar w:fldCharType="begin"/>
        </w:r>
        <w:r w:rsidR="00B67F81">
          <w:rPr>
            <w:noProof/>
            <w:webHidden/>
          </w:rPr>
          <w:instrText xml:space="preserve"> PAGEREF _Toc454292782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3FB4A08B" w14:textId="50287D5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3"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Insert a child association to an ACC</w:t>
        </w:r>
        <w:r w:rsidR="00B67F81">
          <w:rPr>
            <w:noProof/>
            <w:webHidden/>
          </w:rPr>
          <w:tab/>
        </w:r>
        <w:r w:rsidR="00B67F81">
          <w:rPr>
            <w:noProof/>
            <w:webHidden/>
          </w:rPr>
          <w:fldChar w:fldCharType="begin"/>
        </w:r>
        <w:r w:rsidR="00B67F81">
          <w:rPr>
            <w:noProof/>
            <w:webHidden/>
          </w:rPr>
          <w:instrText xml:space="preserve"> PAGEREF _Toc454292783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0F7FB829" w14:textId="6BC9404C"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4"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Delete a child association from an ACC</w:t>
        </w:r>
        <w:r w:rsidR="00B67F81">
          <w:rPr>
            <w:noProof/>
            <w:webHidden/>
          </w:rPr>
          <w:tab/>
        </w:r>
        <w:r w:rsidR="00B67F81">
          <w:rPr>
            <w:noProof/>
            <w:webHidden/>
          </w:rPr>
          <w:fldChar w:fldCharType="begin"/>
        </w:r>
        <w:r w:rsidR="00B67F81">
          <w:rPr>
            <w:noProof/>
            <w:webHidden/>
          </w:rPr>
          <w:instrText xml:space="preserve"> PAGEREF _Toc454292784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31C8B132" w14:textId="5F64D2E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5"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Discard a child association from an ACC</w:t>
        </w:r>
        <w:r w:rsidR="00B67F81">
          <w:rPr>
            <w:noProof/>
            <w:webHidden/>
          </w:rPr>
          <w:tab/>
        </w:r>
        <w:r w:rsidR="00B67F81">
          <w:rPr>
            <w:noProof/>
            <w:webHidden/>
          </w:rPr>
          <w:fldChar w:fldCharType="begin"/>
        </w:r>
        <w:r w:rsidR="00B67F81">
          <w:rPr>
            <w:noProof/>
            <w:webHidden/>
          </w:rPr>
          <w:instrText xml:space="preserve"> PAGEREF _Toc454292785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7B429CC2" w14:textId="0E74F24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6"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association</w:t>
        </w:r>
        <w:r w:rsidR="00B67F81">
          <w:rPr>
            <w:noProof/>
            <w:webHidden/>
          </w:rPr>
          <w:tab/>
        </w:r>
        <w:r w:rsidR="00B67F81">
          <w:rPr>
            <w:noProof/>
            <w:webHidden/>
          </w:rPr>
          <w:fldChar w:fldCharType="begin"/>
        </w:r>
        <w:r w:rsidR="00B67F81">
          <w:rPr>
            <w:noProof/>
            <w:webHidden/>
          </w:rPr>
          <w:instrText xml:space="preserve"> PAGEREF _Toc454292786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4584B743" w14:textId="13439CD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7"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Change the position of an association</w:t>
        </w:r>
        <w:r w:rsidR="00B67F81">
          <w:rPr>
            <w:noProof/>
            <w:webHidden/>
          </w:rPr>
          <w:tab/>
        </w:r>
        <w:r w:rsidR="00B67F81">
          <w:rPr>
            <w:noProof/>
            <w:webHidden/>
          </w:rPr>
          <w:fldChar w:fldCharType="begin"/>
        </w:r>
        <w:r w:rsidR="00B67F81">
          <w:rPr>
            <w:noProof/>
            <w:webHidden/>
          </w:rPr>
          <w:instrText xml:space="preserve"> PAGEREF _Toc454292787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0F7757B0" w14:textId="7F11C1D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8"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Make an ACC based on another ACC</w:t>
        </w:r>
        <w:r w:rsidR="00B67F81">
          <w:rPr>
            <w:noProof/>
            <w:webHidden/>
          </w:rPr>
          <w:tab/>
        </w:r>
        <w:r w:rsidR="00B67F81">
          <w:rPr>
            <w:noProof/>
            <w:webHidden/>
          </w:rPr>
          <w:fldChar w:fldCharType="begin"/>
        </w:r>
        <w:r w:rsidR="00B67F81">
          <w:rPr>
            <w:noProof/>
            <w:webHidden/>
          </w:rPr>
          <w:instrText xml:space="preserve"> PAGEREF _Toc454292788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06BC650" w14:textId="1679BF0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9" w:history="1">
        <w:r w:rsidR="00B67F81" w:rsidRPr="00EB18FF">
          <w:rPr>
            <w:rStyle w:val="Hyperlink"/>
            <w:noProof/>
          </w:rPr>
          <w:t>3.10.17</w:t>
        </w:r>
        <w:r w:rsidR="00B67F81">
          <w:rPr>
            <w:rFonts w:asciiTheme="minorHAnsi" w:eastAsiaTheme="minorEastAsia" w:hAnsiTheme="minorHAnsi" w:cstheme="minorBidi"/>
            <w:noProof/>
            <w:sz w:val="22"/>
            <w:szCs w:val="28"/>
            <w:lang w:bidi="th-TH"/>
          </w:rPr>
          <w:tab/>
        </w:r>
        <w:r w:rsidR="00B67F81" w:rsidRPr="00EB18FF">
          <w:rPr>
            <w:rStyle w:val="Hyperlink"/>
            <w:noProof/>
          </w:rPr>
          <w:t>Discard the based ACC relationship</w:t>
        </w:r>
        <w:r w:rsidR="00B67F81">
          <w:rPr>
            <w:noProof/>
            <w:webHidden/>
          </w:rPr>
          <w:tab/>
        </w:r>
        <w:r w:rsidR="00B67F81">
          <w:rPr>
            <w:noProof/>
            <w:webHidden/>
          </w:rPr>
          <w:fldChar w:fldCharType="begin"/>
        </w:r>
        <w:r w:rsidR="00B67F81">
          <w:rPr>
            <w:noProof/>
            <w:webHidden/>
          </w:rPr>
          <w:instrText xml:space="preserve"> PAGEREF _Toc454292789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1A3E0EC" w14:textId="5588D1B5"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0" w:history="1">
        <w:r w:rsidR="00B67F81" w:rsidRPr="00EB18FF">
          <w:rPr>
            <w:rStyle w:val="Hyperlink"/>
            <w:noProof/>
          </w:rPr>
          <w:t>3.10.18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ACC</w:t>
        </w:r>
        <w:r w:rsidR="00B67F81">
          <w:rPr>
            <w:noProof/>
            <w:webHidden/>
          </w:rPr>
          <w:tab/>
        </w:r>
        <w:r w:rsidR="00B67F81">
          <w:rPr>
            <w:noProof/>
            <w:webHidden/>
          </w:rPr>
          <w:fldChar w:fldCharType="begin"/>
        </w:r>
        <w:r w:rsidR="00B67F81">
          <w:rPr>
            <w:noProof/>
            <w:webHidden/>
          </w:rPr>
          <w:instrText xml:space="preserve"> PAGEREF _Toc454292790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36F8B34C" w14:textId="6E28EF5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1" w:history="1">
        <w:r w:rsidR="00B67F81" w:rsidRPr="00EB18FF">
          <w:rPr>
            <w:rStyle w:val="Hyperlink"/>
            <w:noProof/>
          </w:rPr>
          <w:t>3.10.19</w:t>
        </w:r>
        <w:r w:rsidR="00B67F81">
          <w:rPr>
            <w:rFonts w:asciiTheme="minorHAnsi" w:eastAsiaTheme="minorEastAsia" w:hAnsiTheme="minorHAnsi" w:cstheme="minorBidi"/>
            <w:noProof/>
            <w:sz w:val="22"/>
            <w:szCs w:val="28"/>
            <w:lang w:bidi="th-TH"/>
          </w:rPr>
          <w:tab/>
        </w:r>
        <w:r w:rsidR="00B67F81" w:rsidRPr="00EB18FF">
          <w:rPr>
            <w:rStyle w:val="Hyperlink"/>
            <w:noProof/>
          </w:rPr>
          <w:t>Change the state of the ACC UoC</w:t>
        </w:r>
        <w:r w:rsidR="00B67F81">
          <w:rPr>
            <w:noProof/>
            <w:webHidden/>
          </w:rPr>
          <w:tab/>
        </w:r>
        <w:r w:rsidR="00B67F81">
          <w:rPr>
            <w:noProof/>
            <w:webHidden/>
          </w:rPr>
          <w:fldChar w:fldCharType="begin"/>
        </w:r>
        <w:r w:rsidR="00B67F81">
          <w:rPr>
            <w:noProof/>
            <w:webHidden/>
          </w:rPr>
          <w:instrText xml:space="preserve"> PAGEREF _Toc454292791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7E03444C" w14:textId="062EC72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2" w:history="1">
        <w:r w:rsidR="00B67F81" w:rsidRPr="00EB18FF">
          <w:rPr>
            <w:rStyle w:val="Hyperlink"/>
            <w:noProof/>
          </w:rPr>
          <w:t>3.10.19.1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Editing to the Candidate state</w:t>
        </w:r>
        <w:r w:rsidR="00B67F81">
          <w:rPr>
            <w:noProof/>
            <w:webHidden/>
          </w:rPr>
          <w:tab/>
        </w:r>
        <w:r w:rsidR="00B67F81">
          <w:rPr>
            <w:noProof/>
            <w:webHidden/>
          </w:rPr>
          <w:fldChar w:fldCharType="begin"/>
        </w:r>
        <w:r w:rsidR="00B67F81">
          <w:rPr>
            <w:noProof/>
            <w:webHidden/>
          </w:rPr>
          <w:instrText xml:space="preserve"> PAGEREF _Toc454292792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5E6001B5" w14:textId="2811CC8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3" w:history="1">
        <w:r w:rsidR="00B67F81" w:rsidRPr="00EB18FF">
          <w:rPr>
            <w:rStyle w:val="Hyperlink"/>
            <w:noProof/>
          </w:rPr>
          <w:t>3.10.19.2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Editing state</w:t>
        </w:r>
        <w:r w:rsidR="00B67F81">
          <w:rPr>
            <w:noProof/>
            <w:webHidden/>
          </w:rPr>
          <w:tab/>
        </w:r>
        <w:r w:rsidR="00B67F81">
          <w:rPr>
            <w:noProof/>
            <w:webHidden/>
          </w:rPr>
          <w:fldChar w:fldCharType="begin"/>
        </w:r>
        <w:r w:rsidR="00B67F81">
          <w:rPr>
            <w:noProof/>
            <w:webHidden/>
          </w:rPr>
          <w:instrText xml:space="preserve"> PAGEREF _Toc454292793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42E5E63" w14:textId="2BC8F3E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4" w:history="1">
        <w:r w:rsidR="00B67F81" w:rsidRPr="00EB18FF">
          <w:rPr>
            <w:rStyle w:val="Hyperlink"/>
            <w:noProof/>
          </w:rPr>
          <w:t>3.10.19.3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Published state</w:t>
        </w:r>
        <w:r w:rsidR="00B67F81">
          <w:rPr>
            <w:noProof/>
            <w:webHidden/>
          </w:rPr>
          <w:tab/>
        </w:r>
        <w:r w:rsidR="00B67F81">
          <w:rPr>
            <w:noProof/>
            <w:webHidden/>
          </w:rPr>
          <w:fldChar w:fldCharType="begin"/>
        </w:r>
        <w:r w:rsidR="00B67F81">
          <w:rPr>
            <w:noProof/>
            <w:webHidden/>
          </w:rPr>
          <w:instrText xml:space="preserve"> PAGEREF _Toc454292794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1E7C971" w14:textId="0943479F"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5" w:history="1">
        <w:r w:rsidR="00B67F81" w:rsidRPr="00EB18FF">
          <w:rPr>
            <w:rStyle w:val="Hyperlink"/>
            <w:noProof/>
          </w:rPr>
          <w:t>3.10.20</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ASCCP</w:t>
        </w:r>
        <w:r w:rsidR="00B67F81">
          <w:rPr>
            <w:noProof/>
            <w:webHidden/>
          </w:rPr>
          <w:tab/>
        </w:r>
        <w:r w:rsidR="00B67F81">
          <w:rPr>
            <w:noProof/>
            <w:webHidden/>
          </w:rPr>
          <w:fldChar w:fldCharType="begin"/>
        </w:r>
        <w:r w:rsidR="00B67F81">
          <w:rPr>
            <w:noProof/>
            <w:webHidden/>
          </w:rPr>
          <w:instrText xml:space="preserve"> PAGEREF _Toc454292795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5427C6D8" w14:textId="65169101"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6" w:history="1">
        <w:r w:rsidR="00B67F81" w:rsidRPr="00EB18FF">
          <w:rPr>
            <w:rStyle w:val="Hyperlink"/>
            <w:noProof/>
          </w:rPr>
          <w:t>3.10.20.1</w:t>
        </w:r>
        <w:r w:rsidR="00B67F81">
          <w:rPr>
            <w:rFonts w:asciiTheme="minorHAnsi" w:eastAsiaTheme="minorEastAsia" w:hAnsiTheme="minorHAnsi" w:cstheme="minorBidi"/>
            <w:noProof/>
            <w:sz w:val="22"/>
            <w:szCs w:val="28"/>
            <w:lang w:bidi="th-TH"/>
          </w:rPr>
          <w:tab/>
        </w:r>
        <w:r w:rsidR="00B67F81" w:rsidRPr="00EB18FF">
          <w:rPr>
            <w:rStyle w:val="Hyperlink"/>
            <w:noProof/>
          </w:rPr>
          <w:t>ASCCP current record</w:t>
        </w:r>
        <w:r w:rsidR="00B67F81">
          <w:rPr>
            <w:noProof/>
            <w:webHidden/>
          </w:rPr>
          <w:tab/>
        </w:r>
        <w:r w:rsidR="00B67F81">
          <w:rPr>
            <w:noProof/>
            <w:webHidden/>
          </w:rPr>
          <w:fldChar w:fldCharType="begin"/>
        </w:r>
        <w:r w:rsidR="00B67F81">
          <w:rPr>
            <w:noProof/>
            <w:webHidden/>
          </w:rPr>
          <w:instrText xml:space="preserve"> PAGEREF _Toc454292796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150441A9" w14:textId="3CCEB41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7" w:history="1">
        <w:r w:rsidR="00B67F81" w:rsidRPr="00EB18FF">
          <w:rPr>
            <w:rStyle w:val="Hyperlink"/>
            <w:noProof/>
          </w:rPr>
          <w:t>3.10.20.2</w:t>
        </w:r>
        <w:r w:rsidR="00B67F81">
          <w:rPr>
            <w:rFonts w:asciiTheme="minorHAnsi" w:eastAsiaTheme="minorEastAsia" w:hAnsiTheme="minorHAnsi" w:cstheme="minorBidi"/>
            <w:noProof/>
            <w:sz w:val="22"/>
            <w:szCs w:val="28"/>
            <w:lang w:bidi="th-TH"/>
          </w:rPr>
          <w:tab/>
        </w:r>
        <w:r w:rsidR="00B67F81" w:rsidRPr="00EB18FF">
          <w:rPr>
            <w:rStyle w:val="Hyperlink"/>
            <w:noProof/>
          </w:rPr>
          <w:t>ASCCP history record</w:t>
        </w:r>
        <w:r w:rsidR="00B67F81">
          <w:rPr>
            <w:noProof/>
            <w:webHidden/>
          </w:rPr>
          <w:tab/>
        </w:r>
        <w:r w:rsidR="00B67F81">
          <w:rPr>
            <w:noProof/>
            <w:webHidden/>
          </w:rPr>
          <w:fldChar w:fldCharType="begin"/>
        </w:r>
        <w:r w:rsidR="00B67F81">
          <w:rPr>
            <w:noProof/>
            <w:webHidden/>
          </w:rPr>
          <w:instrText xml:space="preserve"> PAGEREF _Toc454292797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5F57A72A" w14:textId="4630A28B"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8" w:history="1">
        <w:r w:rsidR="00B67F81" w:rsidRPr="00EB18FF">
          <w:rPr>
            <w:rStyle w:val="Hyperlink"/>
            <w:noProof/>
          </w:rPr>
          <w:t>3.10.21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ASCCP</w:t>
        </w:r>
        <w:r w:rsidR="00B67F81">
          <w:rPr>
            <w:noProof/>
            <w:webHidden/>
          </w:rPr>
          <w:tab/>
        </w:r>
        <w:r w:rsidR="00B67F81">
          <w:rPr>
            <w:noProof/>
            <w:webHidden/>
          </w:rPr>
          <w:fldChar w:fldCharType="begin"/>
        </w:r>
        <w:r w:rsidR="00B67F81">
          <w:rPr>
            <w:noProof/>
            <w:webHidden/>
          </w:rPr>
          <w:instrText xml:space="preserve"> PAGEREF _Toc454292798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B4EDFE" w14:textId="34164ED8"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9" w:history="1">
        <w:r w:rsidR="00B67F81" w:rsidRPr="00EB18FF">
          <w:rPr>
            <w:rStyle w:val="Hyperlink"/>
            <w:noProof/>
          </w:rPr>
          <w:t>3.10.22</w:t>
        </w:r>
        <w:r w:rsidR="00B67F81">
          <w:rPr>
            <w:rFonts w:asciiTheme="minorHAnsi" w:eastAsiaTheme="minorEastAsia" w:hAnsiTheme="minorHAnsi" w:cstheme="minorBidi"/>
            <w:noProof/>
            <w:sz w:val="22"/>
            <w:szCs w:val="28"/>
            <w:lang w:bidi="th-TH"/>
          </w:rPr>
          <w:tab/>
        </w:r>
        <w:r w:rsidR="00B67F81" w:rsidRPr="00EB18FF">
          <w:rPr>
            <w:rStyle w:val="Hyperlink"/>
            <w:noProof/>
          </w:rPr>
          <w:t>Edit an ASCCP</w:t>
        </w:r>
        <w:r w:rsidR="00B67F81">
          <w:rPr>
            <w:noProof/>
            <w:webHidden/>
          </w:rPr>
          <w:tab/>
        </w:r>
        <w:r w:rsidR="00B67F81">
          <w:rPr>
            <w:noProof/>
            <w:webHidden/>
          </w:rPr>
          <w:fldChar w:fldCharType="begin"/>
        </w:r>
        <w:r w:rsidR="00B67F81">
          <w:rPr>
            <w:noProof/>
            <w:webHidden/>
          </w:rPr>
          <w:instrText xml:space="preserve"> PAGEREF _Toc454292799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781B0D26" w14:textId="7D1CE88B"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0" w:history="1">
        <w:r w:rsidR="00B67F81" w:rsidRPr="00EB18FF">
          <w:rPr>
            <w:rStyle w:val="Hyperlink"/>
            <w:noProof/>
          </w:rPr>
          <w:t>3.10.23</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ASCCP</w:t>
        </w:r>
        <w:r w:rsidR="00B67F81">
          <w:rPr>
            <w:noProof/>
            <w:webHidden/>
          </w:rPr>
          <w:tab/>
        </w:r>
        <w:r w:rsidR="00B67F81">
          <w:rPr>
            <w:noProof/>
            <w:webHidden/>
          </w:rPr>
          <w:fldChar w:fldCharType="begin"/>
        </w:r>
        <w:r w:rsidR="00B67F81">
          <w:rPr>
            <w:noProof/>
            <w:webHidden/>
          </w:rPr>
          <w:instrText xml:space="preserve"> PAGEREF _Toc454292800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D46FE1" w14:textId="4956784E"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1" w:history="1">
        <w:r w:rsidR="00B67F81" w:rsidRPr="00EB18FF">
          <w:rPr>
            <w:rStyle w:val="Hyperlink"/>
            <w:noProof/>
          </w:rPr>
          <w:t>3.10.24</w:t>
        </w:r>
        <w:r w:rsidR="00B67F81">
          <w:rPr>
            <w:rFonts w:asciiTheme="minorHAnsi" w:eastAsiaTheme="minorEastAsia" w:hAnsiTheme="minorHAnsi" w:cstheme="minorBidi"/>
            <w:noProof/>
            <w:sz w:val="22"/>
            <w:szCs w:val="28"/>
            <w:lang w:bidi="th-TH"/>
          </w:rPr>
          <w:tab/>
        </w:r>
        <w:r w:rsidR="00B67F81" w:rsidRPr="00EB18FF">
          <w:rPr>
            <w:rStyle w:val="Hyperlink"/>
            <w:noProof/>
          </w:rPr>
          <w:t>Change ASCCP state</w:t>
        </w:r>
        <w:r w:rsidR="00B67F81">
          <w:rPr>
            <w:noProof/>
            <w:webHidden/>
          </w:rPr>
          <w:tab/>
        </w:r>
        <w:r w:rsidR="00B67F81">
          <w:rPr>
            <w:noProof/>
            <w:webHidden/>
          </w:rPr>
          <w:fldChar w:fldCharType="begin"/>
        </w:r>
        <w:r w:rsidR="00B67F81">
          <w:rPr>
            <w:noProof/>
            <w:webHidden/>
          </w:rPr>
          <w:instrText xml:space="preserve"> PAGEREF _Toc454292801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30D4D4FE" w14:textId="2BF18D0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2" w:history="1">
        <w:r w:rsidR="00B67F81" w:rsidRPr="00EB18FF">
          <w:rPr>
            <w:rStyle w:val="Hyperlink"/>
            <w:noProof/>
          </w:rPr>
          <w:t>3.10.24.1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_Toc454292802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6FFBEE56" w14:textId="6AF69A07"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3" w:history="1">
        <w:r w:rsidR="00B67F81" w:rsidRPr="00EB18FF">
          <w:rPr>
            <w:rStyle w:val="Hyperlink"/>
            <w:noProof/>
          </w:rPr>
          <w:t>3.10.24.2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_Toc454292803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2EF33FD2" w14:textId="74B98588"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4" w:history="1">
        <w:r w:rsidR="00B67F81" w:rsidRPr="00EB18FF">
          <w:rPr>
            <w:rStyle w:val="Hyperlink"/>
            <w:noProof/>
          </w:rPr>
          <w:t>3.10.24.3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_Toc454292804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44E42864" w14:textId="4896D190"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5" w:history="1">
        <w:r w:rsidR="00B67F81" w:rsidRPr="00EB18FF">
          <w:rPr>
            <w:rStyle w:val="Hyperlink"/>
            <w:noProof/>
          </w:rPr>
          <w:t>3.10.25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BCCP</w:t>
        </w:r>
        <w:r w:rsidR="00B67F81">
          <w:rPr>
            <w:noProof/>
            <w:webHidden/>
          </w:rPr>
          <w:tab/>
        </w:r>
        <w:r w:rsidR="00B67F81">
          <w:rPr>
            <w:noProof/>
            <w:webHidden/>
          </w:rPr>
          <w:fldChar w:fldCharType="begin"/>
        </w:r>
        <w:r w:rsidR="00B67F81">
          <w:rPr>
            <w:noProof/>
            <w:webHidden/>
          </w:rPr>
          <w:instrText xml:space="preserve"> PAGEREF _Toc454292805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FEE5AA4" w14:textId="6633720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6" w:history="1">
        <w:r w:rsidR="00B67F81" w:rsidRPr="00EB18FF">
          <w:rPr>
            <w:rStyle w:val="Hyperlink"/>
            <w:noProof/>
          </w:rPr>
          <w:t>3.10.25.1</w:t>
        </w:r>
        <w:r w:rsidR="00B67F81">
          <w:rPr>
            <w:rFonts w:asciiTheme="minorHAnsi" w:eastAsiaTheme="minorEastAsia" w:hAnsiTheme="minorHAnsi" w:cstheme="minorBidi"/>
            <w:noProof/>
            <w:sz w:val="22"/>
            <w:szCs w:val="28"/>
            <w:lang w:bidi="th-TH"/>
          </w:rPr>
          <w:tab/>
        </w:r>
        <w:r w:rsidR="00B67F81" w:rsidRPr="00EB18FF">
          <w:rPr>
            <w:rStyle w:val="Hyperlink"/>
            <w:noProof/>
          </w:rPr>
          <w:t>BCCP current record</w:t>
        </w:r>
        <w:r w:rsidR="00B67F81">
          <w:rPr>
            <w:noProof/>
            <w:webHidden/>
          </w:rPr>
          <w:tab/>
        </w:r>
        <w:r w:rsidR="00B67F81">
          <w:rPr>
            <w:noProof/>
            <w:webHidden/>
          </w:rPr>
          <w:fldChar w:fldCharType="begin"/>
        </w:r>
        <w:r w:rsidR="00B67F81">
          <w:rPr>
            <w:noProof/>
            <w:webHidden/>
          </w:rPr>
          <w:instrText xml:space="preserve"> PAGEREF _Toc454292806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6184F5E" w14:textId="74B200C0"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7" w:history="1">
        <w:r w:rsidR="00B67F81" w:rsidRPr="00EB18FF">
          <w:rPr>
            <w:rStyle w:val="Hyperlink"/>
            <w:noProof/>
          </w:rPr>
          <w:t>3.10.25.2</w:t>
        </w:r>
        <w:r w:rsidR="00B67F81">
          <w:rPr>
            <w:rFonts w:asciiTheme="minorHAnsi" w:eastAsiaTheme="minorEastAsia" w:hAnsiTheme="minorHAnsi" w:cstheme="minorBidi"/>
            <w:noProof/>
            <w:sz w:val="22"/>
            <w:szCs w:val="28"/>
            <w:lang w:bidi="th-TH"/>
          </w:rPr>
          <w:tab/>
        </w:r>
        <w:r w:rsidR="00B67F81" w:rsidRPr="00EB18FF">
          <w:rPr>
            <w:rStyle w:val="Hyperlink"/>
            <w:noProof/>
          </w:rPr>
          <w:t>BCCP history record</w:t>
        </w:r>
        <w:r w:rsidR="00B67F81">
          <w:rPr>
            <w:noProof/>
            <w:webHidden/>
          </w:rPr>
          <w:tab/>
        </w:r>
        <w:r w:rsidR="00B67F81">
          <w:rPr>
            <w:noProof/>
            <w:webHidden/>
          </w:rPr>
          <w:fldChar w:fldCharType="begin"/>
        </w:r>
        <w:r w:rsidR="00B67F81">
          <w:rPr>
            <w:noProof/>
            <w:webHidden/>
          </w:rPr>
          <w:instrText xml:space="preserve"> PAGEREF _Toc454292807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DA9CADA" w14:textId="0943730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8" w:history="1">
        <w:r w:rsidR="00B67F81" w:rsidRPr="00EB18FF">
          <w:rPr>
            <w:rStyle w:val="Hyperlink"/>
            <w:noProof/>
          </w:rPr>
          <w:t>3.10.26</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 BCCP</w:t>
        </w:r>
        <w:r w:rsidR="00B67F81">
          <w:rPr>
            <w:noProof/>
            <w:webHidden/>
          </w:rPr>
          <w:tab/>
        </w:r>
        <w:r w:rsidR="00B67F81">
          <w:rPr>
            <w:noProof/>
            <w:webHidden/>
          </w:rPr>
          <w:fldChar w:fldCharType="begin"/>
        </w:r>
        <w:r w:rsidR="00B67F81">
          <w:rPr>
            <w:noProof/>
            <w:webHidden/>
          </w:rPr>
          <w:instrText xml:space="preserve"> PAGEREF _Toc454292808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5D7D0DC" w14:textId="7AA0039F"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9" w:history="1">
        <w:r w:rsidR="00B67F81" w:rsidRPr="00EB18FF">
          <w:rPr>
            <w:rStyle w:val="Hyperlink"/>
            <w:noProof/>
          </w:rPr>
          <w:t>3.10.27</w:t>
        </w:r>
        <w:r w:rsidR="00B67F81">
          <w:rPr>
            <w:rFonts w:asciiTheme="minorHAnsi" w:eastAsiaTheme="minorEastAsia" w:hAnsiTheme="minorHAnsi" w:cstheme="minorBidi"/>
            <w:noProof/>
            <w:sz w:val="22"/>
            <w:szCs w:val="28"/>
            <w:lang w:bidi="th-TH"/>
          </w:rPr>
          <w:tab/>
        </w:r>
        <w:r w:rsidR="00B67F81" w:rsidRPr="00EB18FF">
          <w:rPr>
            <w:rStyle w:val="Hyperlink"/>
            <w:noProof/>
          </w:rPr>
          <w:t>Edit a BCCP</w:t>
        </w:r>
        <w:r w:rsidR="00B67F81">
          <w:rPr>
            <w:noProof/>
            <w:webHidden/>
          </w:rPr>
          <w:tab/>
        </w:r>
        <w:r w:rsidR="00B67F81">
          <w:rPr>
            <w:noProof/>
            <w:webHidden/>
          </w:rPr>
          <w:fldChar w:fldCharType="begin"/>
        </w:r>
        <w:r w:rsidR="00B67F81">
          <w:rPr>
            <w:noProof/>
            <w:webHidden/>
          </w:rPr>
          <w:instrText xml:space="preserve"> PAGEREF _Toc454292809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3743C3A" w14:textId="2BB74827"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0" w:history="1">
        <w:r w:rsidR="00B67F81" w:rsidRPr="00EB18FF">
          <w:rPr>
            <w:rStyle w:val="Hyperlink"/>
            <w:noProof/>
          </w:rPr>
          <w:t>3.10.28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 BCCP</w:t>
        </w:r>
        <w:r w:rsidR="00B67F81">
          <w:rPr>
            <w:noProof/>
            <w:webHidden/>
          </w:rPr>
          <w:tab/>
        </w:r>
        <w:r w:rsidR="00B67F81">
          <w:rPr>
            <w:noProof/>
            <w:webHidden/>
          </w:rPr>
          <w:fldChar w:fldCharType="begin"/>
        </w:r>
        <w:r w:rsidR="00B67F81">
          <w:rPr>
            <w:noProof/>
            <w:webHidden/>
          </w:rPr>
          <w:instrText xml:space="preserve"> PAGEREF _Toc454292810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D37284D" w14:textId="3A62917C"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1" w:history="1">
        <w:r w:rsidR="00B67F81" w:rsidRPr="00EB18FF">
          <w:rPr>
            <w:rStyle w:val="Hyperlink"/>
            <w:noProof/>
          </w:rPr>
          <w:t>3.10.29</w:t>
        </w:r>
        <w:r w:rsidR="00B67F81">
          <w:rPr>
            <w:rFonts w:asciiTheme="minorHAnsi" w:eastAsiaTheme="minorEastAsia" w:hAnsiTheme="minorHAnsi" w:cstheme="minorBidi"/>
            <w:noProof/>
            <w:sz w:val="22"/>
            <w:szCs w:val="28"/>
            <w:lang w:bidi="th-TH"/>
          </w:rPr>
          <w:tab/>
        </w:r>
        <w:r w:rsidR="00B67F81" w:rsidRPr="00EB18FF">
          <w:rPr>
            <w:rStyle w:val="Hyperlink"/>
            <w:noProof/>
          </w:rPr>
          <w:t>Change BCCP state</w:t>
        </w:r>
        <w:r w:rsidR="00B67F81">
          <w:rPr>
            <w:noProof/>
            <w:webHidden/>
          </w:rPr>
          <w:tab/>
        </w:r>
        <w:r w:rsidR="00B67F81">
          <w:rPr>
            <w:noProof/>
            <w:webHidden/>
          </w:rPr>
          <w:fldChar w:fldCharType="begin"/>
        </w:r>
        <w:r w:rsidR="00B67F81">
          <w:rPr>
            <w:noProof/>
            <w:webHidden/>
          </w:rPr>
          <w:instrText xml:space="preserve"> PAGEREF _Toc454292811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78120AC1" w14:textId="4A780644"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2" w:history="1">
        <w:r w:rsidR="00B67F81" w:rsidRPr="00EB18FF">
          <w:rPr>
            <w:rStyle w:val="Hyperlink"/>
            <w:noProof/>
          </w:rPr>
          <w:t>3.10.29.1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_Toc454292812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73386D2" w14:textId="6FD22BCD"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3" w:history="1">
        <w:r w:rsidR="00B67F81" w:rsidRPr="00EB18FF">
          <w:rPr>
            <w:rStyle w:val="Hyperlink"/>
            <w:noProof/>
          </w:rPr>
          <w:t>3.10.29.2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_Toc454292813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3EC8181B" w14:textId="44DE82E5"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4" w:history="1">
        <w:r w:rsidR="00B67F81" w:rsidRPr="00EB18FF">
          <w:rPr>
            <w:rStyle w:val="Hyperlink"/>
            <w:noProof/>
          </w:rPr>
          <w:t>3.10.29.3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_Toc454292814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1D519A47" w14:textId="54266B41"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5" w:history="1">
        <w:r w:rsidR="00B67F81" w:rsidRPr="00EB18FF">
          <w:rPr>
            <w:rStyle w:val="Hyperlink"/>
            <w:noProof/>
          </w:rPr>
          <w:t>3.10.30</w:t>
        </w:r>
        <w:r w:rsidR="00B67F81">
          <w:rPr>
            <w:rFonts w:asciiTheme="minorHAnsi" w:eastAsiaTheme="minorEastAsia" w:hAnsiTheme="minorHAnsi" w:cstheme="minorBidi"/>
            <w:noProof/>
            <w:sz w:val="22"/>
            <w:szCs w:val="28"/>
            <w:lang w:bidi="th-TH"/>
          </w:rPr>
          <w:tab/>
        </w:r>
        <w:r w:rsidR="00B67F81" w:rsidRPr="00EB18FF">
          <w:rPr>
            <w:rStyle w:val="Hyperlink"/>
            <w:noProof/>
          </w:rPr>
          <w:t>Review a CC</w:t>
        </w:r>
        <w:r w:rsidR="00B67F81">
          <w:rPr>
            <w:noProof/>
            <w:webHidden/>
          </w:rPr>
          <w:tab/>
        </w:r>
        <w:r w:rsidR="00B67F81">
          <w:rPr>
            <w:noProof/>
            <w:webHidden/>
          </w:rPr>
          <w:fldChar w:fldCharType="begin"/>
        </w:r>
        <w:r w:rsidR="00B67F81">
          <w:rPr>
            <w:noProof/>
            <w:webHidden/>
          </w:rPr>
          <w:instrText xml:space="preserve"> PAGEREF _Toc454292815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E9860CB" w14:textId="376AB364"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6" w:history="1">
        <w:r w:rsidR="00B67F81" w:rsidRPr="00EB18FF">
          <w:rPr>
            <w:rStyle w:val="Hyperlink"/>
            <w:noProof/>
          </w:rPr>
          <w:t>3.10.31</w:t>
        </w:r>
        <w:r w:rsidR="00B67F81">
          <w:rPr>
            <w:rFonts w:asciiTheme="minorHAnsi" w:eastAsiaTheme="minorEastAsia" w:hAnsiTheme="minorHAnsi" w:cstheme="minorBidi"/>
            <w:noProof/>
            <w:sz w:val="22"/>
            <w:szCs w:val="28"/>
            <w:lang w:bidi="th-TH"/>
          </w:rPr>
          <w:tab/>
        </w:r>
        <w:r w:rsidR="00B67F81" w:rsidRPr="00EB18FF">
          <w:rPr>
            <w:rStyle w:val="Hyperlink"/>
            <w:noProof/>
          </w:rPr>
          <w:t>Undoing</w:t>
        </w:r>
        <w:r w:rsidR="00B67F81">
          <w:rPr>
            <w:noProof/>
            <w:webHidden/>
          </w:rPr>
          <w:tab/>
        </w:r>
        <w:r w:rsidR="00B67F81">
          <w:rPr>
            <w:noProof/>
            <w:webHidden/>
          </w:rPr>
          <w:fldChar w:fldCharType="begin"/>
        </w:r>
        <w:r w:rsidR="00B67F81">
          <w:rPr>
            <w:noProof/>
            <w:webHidden/>
          </w:rPr>
          <w:instrText xml:space="preserve"> PAGEREF _Toc454292816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16C64522" w14:textId="1914BE28" w:rsidR="00B67F81" w:rsidRDefault="00B26A1F">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7" w:history="1">
        <w:r w:rsidR="00B67F81" w:rsidRPr="00EB18FF">
          <w:rPr>
            <w:rStyle w:val="Hyperlink"/>
            <w:noProof/>
          </w:rPr>
          <w:t>3.10.32</w:t>
        </w:r>
        <w:r w:rsidR="00B67F81">
          <w:rPr>
            <w:rFonts w:asciiTheme="minorHAnsi" w:eastAsiaTheme="minorEastAsia" w:hAnsiTheme="minorHAnsi" w:cstheme="minorBidi"/>
            <w:noProof/>
            <w:sz w:val="22"/>
            <w:szCs w:val="28"/>
            <w:lang w:bidi="th-TH"/>
          </w:rPr>
          <w:tab/>
        </w:r>
        <w:r w:rsidR="00B67F81" w:rsidRPr="00EB18FF">
          <w:rPr>
            <w:rStyle w:val="Hyperlink"/>
            <w:noProof/>
          </w:rPr>
          <w:t>Event notification</w:t>
        </w:r>
        <w:r w:rsidR="00B67F81">
          <w:rPr>
            <w:noProof/>
            <w:webHidden/>
          </w:rPr>
          <w:tab/>
        </w:r>
        <w:r w:rsidR="00B67F81">
          <w:rPr>
            <w:noProof/>
            <w:webHidden/>
          </w:rPr>
          <w:fldChar w:fldCharType="begin"/>
        </w:r>
        <w:r w:rsidR="00B67F81">
          <w:rPr>
            <w:noProof/>
            <w:webHidden/>
          </w:rPr>
          <w:instrText xml:space="preserve"> PAGEREF _Toc454292817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4F56E6B8" w14:textId="6A0C94A9"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8" w:history="1">
        <w:r w:rsidR="00B67F81" w:rsidRPr="00EB18FF">
          <w:rPr>
            <w:rStyle w:val="Hyperlink"/>
            <w:noProof/>
          </w:rPr>
          <w:t>3.10.32.1</w:t>
        </w:r>
        <w:r w:rsidR="00B67F81">
          <w:rPr>
            <w:rFonts w:asciiTheme="minorHAnsi" w:eastAsiaTheme="minorEastAsia" w:hAnsiTheme="minorHAnsi" w:cstheme="minorBidi"/>
            <w:noProof/>
            <w:sz w:val="22"/>
            <w:szCs w:val="28"/>
            <w:lang w:bidi="th-TH"/>
          </w:rPr>
          <w:tab/>
        </w:r>
        <w:r w:rsidR="00B67F81" w:rsidRPr="00EB18FF">
          <w:rPr>
            <w:rStyle w:val="Hyperlink"/>
            <w:noProof/>
          </w:rPr>
          <w:t>System configurable parameters</w:t>
        </w:r>
        <w:r w:rsidR="00B67F81">
          <w:rPr>
            <w:noProof/>
            <w:webHidden/>
          </w:rPr>
          <w:tab/>
        </w:r>
        <w:r w:rsidR="00B67F81">
          <w:rPr>
            <w:noProof/>
            <w:webHidden/>
          </w:rPr>
          <w:fldChar w:fldCharType="begin"/>
        </w:r>
        <w:r w:rsidR="00B67F81">
          <w:rPr>
            <w:noProof/>
            <w:webHidden/>
          </w:rPr>
          <w:instrText xml:space="preserve"> PAGEREF _Toc454292818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3DDF19E" w14:textId="16D06B4C"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9" w:history="1">
        <w:r w:rsidR="00B67F81" w:rsidRPr="00EB18FF">
          <w:rPr>
            <w:rStyle w:val="Hyperlink"/>
            <w:noProof/>
          </w:rPr>
          <w:t>3.10.32.2</w:t>
        </w:r>
        <w:r w:rsidR="00B67F81">
          <w:rPr>
            <w:rFonts w:asciiTheme="minorHAnsi" w:eastAsiaTheme="minorEastAsia" w:hAnsiTheme="minorHAnsi" w:cstheme="minorBidi"/>
            <w:noProof/>
            <w:sz w:val="22"/>
            <w:szCs w:val="28"/>
            <w:lang w:bidi="th-TH"/>
          </w:rPr>
          <w:tab/>
        </w:r>
        <w:r w:rsidR="00B67F81" w:rsidRPr="00EB18FF">
          <w:rPr>
            <w:rStyle w:val="Hyperlink"/>
            <w:noProof/>
          </w:rPr>
          <w:t>Notification options</w:t>
        </w:r>
        <w:r w:rsidR="00B67F81">
          <w:rPr>
            <w:noProof/>
            <w:webHidden/>
          </w:rPr>
          <w:tab/>
        </w:r>
        <w:r w:rsidR="00B67F81">
          <w:rPr>
            <w:noProof/>
            <w:webHidden/>
          </w:rPr>
          <w:fldChar w:fldCharType="begin"/>
        </w:r>
        <w:r w:rsidR="00B67F81">
          <w:rPr>
            <w:noProof/>
            <w:webHidden/>
          </w:rPr>
          <w:instrText xml:space="preserve"> PAGEREF _Toc454292819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048B0CE6" w14:textId="304BD3D6" w:rsidR="00B67F81" w:rsidRDefault="00B26A1F">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20" w:history="1">
        <w:r w:rsidR="00B67F81" w:rsidRPr="00EB18FF">
          <w:rPr>
            <w:rStyle w:val="Hyperlink"/>
            <w:noProof/>
          </w:rPr>
          <w:t>3.10.32.3</w:t>
        </w:r>
        <w:r w:rsidR="00B67F81">
          <w:rPr>
            <w:rFonts w:asciiTheme="minorHAnsi" w:eastAsiaTheme="minorEastAsia" w:hAnsiTheme="minorHAnsi" w:cstheme="minorBidi"/>
            <w:noProof/>
            <w:sz w:val="22"/>
            <w:szCs w:val="28"/>
            <w:lang w:bidi="th-TH"/>
          </w:rPr>
          <w:tab/>
        </w:r>
        <w:r w:rsidR="00B67F81" w:rsidRPr="00EB18FF">
          <w:rPr>
            <w:rStyle w:val="Hyperlink"/>
            <w:noProof/>
          </w:rPr>
          <w:t>Event Data Structure</w:t>
        </w:r>
        <w:r w:rsidR="00B67F81">
          <w:rPr>
            <w:noProof/>
            <w:webHidden/>
          </w:rPr>
          <w:tab/>
        </w:r>
        <w:r w:rsidR="00B67F81">
          <w:rPr>
            <w:noProof/>
            <w:webHidden/>
          </w:rPr>
          <w:fldChar w:fldCharType="begin"/>
        </w:r>
        <w:r w:rsidR="00B67F81">
          <w:rPr>
            <w:noProof/>
            <w:webHidden/>
          </w:rPr>
          <w:instrText xml:space="preserve"> PAGEREF _Toc454292820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657A8681" w14:textId="436DC8FA"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1" w:history="1">
        <w:r w:rsidR="00B67F81" w:rsidRPr="00EB18FF">
          <w:rPr>
            <w:rStyle w:val="Hyperlink"/>
            <w:noProof/>
          </w:rPr>
          <w:t>3.11</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GUID</w:t>
        </w:r>
        <w:r w:rsidR="00B67F81">
          <w:rPr>
            <w:noProof/>
            <w:webHidden/>
          </w:rPr>
          <w:tab/>
        </w:r>
        <w:r w:rsidR="00B67F81">
          <w:rPr>
            <w:noProof/>
            <w:webHidden/>
          </w:rPr>
          <w:fldChar w:fldCharType="begin"/>
        </w:r>
        <w:r w:rsidR="00B67F81">
          <w:rPr>
            <w:noProof/>
            <w:webHidden/>
          </w:rPr>
          <w:instrText xml:space="preserve"> PAGEREF _Toc454292821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2886F07C" w14:textId="7CC4FAAA" w:rsidR="00B67F81" w:rsidRDefault="00B26A1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2" w:history="1">
        <w:r w:rsidR="00B67F81" w:rsidRPr="00EB18FF">
          <w:rPr>
            <w:rStyle w:val="Hyperlink"/>
            <w:noProof/>
          </w:rPr>
          <w:t>3.12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Export an OAGIS Model Schema</w:t>
        </w:r>
        <w:r w:rsidR="00B67F81">
          <w:rPr>
            <w:noProof/>
            <w:webHidden/>
          </w:rPr>
          <w:tab/>
        </w:r>
        <w:r w:rsidR="00B67F81">
          <w:rPr>
            <w:noProof/>
            <w:webHidden/>
          </w:rPr>
          <w:fldChar w:fldCharType="begin"/>
        </w:r>
        <w:r w:rsidR="00B67F81">
          <w:rPr>
            <w:noProof/>
            <w:webHidden/>
          </w:rPr>
          <w:instrText xml:space="preserve"> PAGEREF _Toc454292822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5BC494EB" w14:textId="542DCF89"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3" w:history="1">
        <w:r w:rsidR="00B67F81" w:rsidRPr="00EB18FF">
          <w:rPr>
            <w:rStyle w:val="Hyperlink"/>
            <w:noProof/>
          </w:rPr>
          <w:t>4.</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Configuration File</w:t>
        </w:r>
        <w:r w:rsidR="00B67F81">
          <w:rPr>
            <w:noProof/>
            <w:webHidden/>
          </w:rPr>
          <w:tab/>
        </w:r>
        <w:r w:rsidR="00B67F81">
          <w:rPr>
            <w:noProof/>
            <w:webHidden/>
          </w:rPr>
          <w:fldChar w:fldCharType="begin"/>
        </w:r>
        <w:r w:rsidR="00B67F81">
          <w:rPr>
            <w:noProof/>
            <w:webHidden/>
          </w:rPr>
          <w:instrText xml:space="preserve"> PAGEREF _Toc454292823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1ED57" w14:textId="16686AB3"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4" w:history="1">
        <w:r w:rsidR="00B67F81" w:rsidRPr="00EB18FF">
          <w:rPr>
            <w:rStyle w:val="Hyperlink"/>
            <w:noProof/>
          </w:rPr>
          <w:t>4.1</w:t>
        </w:r>
        <w:r w:rsidR="00B67F81">
          <w:rPr>
            <w:rFonts w:asciiTheme="minorHAnsi" w:eastAsiaTheme="minorEastAsia" w:hAnsiTheme="minorHAnsi" w:cstheme="minorBidi"/>
            <w:b w:val="0"/>
            <w:bCs w:val="0"/>
            <w:noProof/>
            <w:szCs w:val="28"/>
            <w:lang w:bidi="th-TH"/>
          </w:rPr>
          <w:tab/>
        </w:r>
        <w:r w:rsidR="00B67F81" w:rsidRPr="00EB18FF">
          <w:rPr>
            <w:rStyle w:val="Hyperlink"/>
            <w:noProof/>
          </w:rPr>
          <w:t>SQL for Top-level Concept</w:t>
        </w:r>
        <w:r w:rsidR="00B67F81">
          <w:rPr>
            <w:noProof/>
            <w:webHidden/>
          </w:rPr>
          <w:tab/>
        </w:r>
        <w:r w:rsidR="00B67F81">
          <w:rPr>
            <w:noProof/>
            <w:webHidden/>
          </w:rPr>
          <w:fldChar w:fldCharType="begin"/>
        </w:r>
        <w:r w:rsidR="00B67F81">
          <w:rPr>
            <w:noProof/>
            <w:webHidden/>
          </w:rPr>
          <w:instrText xml:space="preserve"> PAGEREF _Toc454292824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3C4AE0A6" w14:textId="3F150A1B"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5" w:history="1">
        <w:r w:rsidR="00B67F81" w:rsidRPr="00EB18FF">
          <w:rPr>
            <w:rStyle w:val="Hyperlink"/>
            <w:noProof/>
          </w:rPr>
          <w:t>4.2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Expression type mapping display configuration</w:t>
        </w:r>
        <w:r w:rsidR="00B67F81">
          <w:rPr>
            <w:noProof/>
            <w:webHidden/>
          </w:rPr>
          <w:tab/>
        </w:r>
        <w:r w:rsidR="00B67F81">
          <w:rPr>
            <w:noProof/>
            <w:webHidden/>
          </w:rPr>
          <w:fldChar w:fldCharType="begin"/>
        </w:r>
        <w:r w:rsidR="00B67F81">
          <w:rPr>
            <w:noProof/>
            <w:webHidden/>
          </w:rPr>
          <w:instrText xml:space="preserve"> PAGEREF _Toc454292825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90311" w14:textId="5BDAE6F6"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6" w:history="1">
        <w:r w:rsidR="00B67F81" w:rsidRPr="00EB18FF">
          <w:rPr>
            <w:rStyle w:val="Hyperlink"/>
            <w:rFonts w:asciiTheme="minorBidi" w:hAnsiTheme="minorBidi"/>
            <w:noProof/>
          </w:rPr>
          <w:t>4.3</w:t>
        </w:r>
        <w:r w:rsidR="00B67F81">
          <w:rPr>
            <w:rFonts w:asciiTheme="minorHAnsi" w:eastAsiaTheme="minorEastAsia" w:hAnsiTheme="minorHAnsi" w:cstheme="minorBidi"/>
            <w:b w:val="0"/>
            <w:bCs w:val="0"/>
            <w:noProof/>
            <w:szCs w:val="28"/>
            <w:lang w:bidi="th-TH"/>
          </w:rPr>
          <w:tab/>
        </w:r>
        <w:r w:rsidR="00B67F81" w:rsidRPr="00EB18FF">
          <w:rPr>
            <w:rStyle w:val="Hyperlink"/>
            <w:rFonts w:asciiTheme="minorBidi" w:hAnsiTheme="minorBidi"/>
            <w:noProof/>
          </w:rPr>
          <w:t>UI related variables</w:t>
        </w:r>
        <w:r w:rsidR="00B67F81">
          <w:rPr>
            <w:noProof/>
            <w:webHidden/>
          </w:rPr>
          <w:tab/>
        </w:r>
        <w:r w:rsidR="00B67F81">
          <w:rPr>
            <w:noProof/>
            <w:webHidden/>
          </w:rPr>
          <w:fldChar w:fldCharType="begin"/>
        </w:r>
        <w:r w:rsidR="00B67F81">
          <w:rPr>
            <w:noProof/>
            <w:webHidden/>
          </w:rPr>
          <w:instrText xml:space="preserve"> PAGEREF _Toc454292826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4C1776F2" w14:textId="2E599846"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7" w:history="1">
        <w:r w:rsidR="00B67F81" w:rsidRPr="00EB18FF">
          <w:rPr>
            <w:rStyle w:val="Hyperlink"/>
            <w:noProof/>
          </w:rPr>
          <w:t>5.</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Logical View</w:t>
        </w:r>
        <w:r w:rsidR="00B67F81">
          <w:rPr>
            <w:noProof/>
            <w:webHidden/>
          </w:rPr>
          <w:tab/>
        </w:r>
        <w:r w:rsidR="00B67F81">
          <w:rPr>
            <w:noProof/>
            <w:webHidden/>
          </w:rPr>
          <w:fldChar w:fldCharType="begin"/>
        </w:r>
        <w:r w:rsidR="00B67F81">
          <w:rPr>
            <w:noProof/>
            <w:webHidden/>
          </w:rPr>
          <w:instrText xml:space="preserve"> PAGEREF _Toc454292827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3B3AFE9A" w14:textId="209E96DF"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8" w:history="1">
        <w:r w:rsidR="00B67F81" w:rsidRPr="00EB18FF">
          <w:rPr>
            <w:rStyle w:val="Hyperlink"/>
            <w:noProof/>
          </w:rPr>
          <w:t>5.1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_Toc454292828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614627DE" w14:textId="5738448A"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9" w:history="1">
        <w:r w:rsidR="00B67F81" w:rsidRPr="00EB18FF">
          <w:rPr>
            <w:rStyle w:val="Hyperlink"/>
            <w:noProof/>
          </w:rPr>
          <w:t>5.2</w:t>
        </w:r>
        <w:r w:rsidR="00B67F81">
          <w:rPr>
            <w:rFonts w:asciiTheme="minorHAnsi" w:eastAsiaTheme="minorEastAsia" w:hAnsiTheme="minorHAnsi" w:cstheme="minorBidi"/>
            <w:b w:val="0"/>
            <w:bCs w:val="0"/>
            <w:noProof/>
            <w:szCs w:val="28"/>
            <w:lang w:bidi="th-TH"/>
          </w:rPr>
          <w:tab/>
        </w:r>
        <w:r w:rsidR="00B67F81" w:rsidRPr="00EB18FF">
          <w:rPr>
            <w:rStyle w:val="Hyperlink"/>
            <w:noProof/>
          </w:rPr>
          <w:t>Design Packages</w:t>
        </w:r>
        <w:r w:rsidR="00B67F81">
          <w:rPr>
            <w:noProof/>
            <w:webHidden/>
          </w:rPr>
          <w:tab/>
        </w:r>
        <w:r w:rsidR="00B67F81">
          <w:rPr>
            <w:noProof/>
            <w:webHidden/>
          </w:rPr>
          <w:fldChar w:fldCharType="begin"/>
        </w:r>
        <w:r w:rsidR="00B67F81">
          <w:rPr>
            <w:noProof/>
            <w:webHidden/>
          </w:rPr>
          <w:instrText xml:space="preserve"> PAGEREF _Toc454292829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5B746C41" w14:textId="577E01D2"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0" w:history="1">
        <w:r w:rsidR="00B67F81" w:rsidRPr="00EB18FF">
          <w:rPr>
            <w:rStyle w:val="Hyperlink"/>
            <w:noProof/>
          </w:rPr>
          <w:t>6.</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Process View</w:t>
        </w:r>
        <w:r w:rsidR="00B67F81">
          <w:rPr>
            <w:noProof/>
            <w:webHidden/>
          </w:rPr>
          <w:tab/>
        </w:r>
        <w:r w:rsidR="00B67F81">
          <w:rPr>
            <w:noProof/>
            <w:webHidden/>
          </w:rPr>
          <w:fldChar w:fldCharType="begin"/>
        </w:r>
        <w:r w:rsidR="00B67F81">
          <w:rPr>
            <w:noProof/>
            <w:webHidden/>
          </w:rPr>
          <w:instrText xml:space="preserve"> PAGEREF _Toc454292830 \h </w:instrText>
        </w:r>
        <w:r w:rsidR="00B67F81">
          <w:rPr>
            <w:noProof/>
            <w:webHidden/>
          </w:rPr>
        </w:r>
        <w:r w:rsidR="00B67F81">
          <w:rPr>
            <w:noProof/>
            <w:webHidden/>
          </w:rPr>
          <w:fldChar w:fldCharType="separate"/>
        </w:r>
        <w:r w:rsidR="00B67F81">
          <w:rPr>
            <w:noProof/>
            <w:webHidden/>
          </w:rPr>
          <w:t>106</w:t>
        </w:r>
        <w:r w:rsidR="00B67F81">
          <w:rPr>
            <w:noProof/>
            <w:webHidden/>
          </w:rPr>
          <w:fldChar w:fldCharType="end"/>
        </w:r>
      </w:hyperlink>
    </w:p>
    <w:p w14:paraId="1C69D614" w14:textId="6E282EAA"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1" w:history="1">
        <w:r w:rsidR="00B67F81" w:rsidRPr="00EB18FF">
          <w:rPr>
            <w:rStyle w:val="Hyperlink"/>
            <w:noProof/>
          </w:rPr>
          <w:t>7.</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Deployment View</w:t>
        </w:r>
        <w:r w:rsidR="00B67F81">
          <w:rPr>
            <w:noProof/>
            <w:webHidden/>
          </w:rPr>
          <w:tab/>
        </w:r>
        <w:r w:rsidR="00B67F81">
          <w:rPr>
            <w:noProof/>
            <w:webHidden/>
          </w:rPr>
          <w:fldChar w:fldCharType="begin"/>
        </w:r>
        <w:r w:rsidR="00B67F81">
          <w:rPr>
            <w:noProof/>
            <w:webHidden/>
          </w:rPr>
          <w:instrText xml:space="preserve"> PAGEREF _Toc454292831 \h </w:instrText>
        </w:r>
        <w:r w:rsidR="00B67F81">
          <w:rPr>
            <w:noProof/>
            <w:webHidden/>
          </w:rPr>
        </w:r>
        <w:r w:rsidR="00B67F81">
          <w:rPr>
            <w:noProof/>
            <w:webHidden/>
          </w:rPr>
          <w:fldChar w:fldCharType="separate"/>
        </w:r>
        <w:r w:rsidR="00B67F81">
          <w:rPr>
            <w:noProof/>
            <w:webHidden/>
          </w:rPr>
          <w:t>107</w:t>
        </w:r>
        <w:r w:rsidR="00B67F81">
          <w:rPr>
            <w:noProof/>
            <w:webHidden/>
          </w:rPr>
          <w:fldChar w:fldCharType="end"/>
        </w:r>
      </w:hyperlink>
    </w:p>
    <w:p w14:paraId="2346764A" w14:textId="15AE5F07"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2" w:history="1">
        <w:r w:rsidR="00B67F81" w:rsidRPr="00EB18FF">
          <w:rPr>
            <w:rStyle w:val="Hyperlink"/>
            <w:noProof/>
          </w:rPr>
          <w:t>8.</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Implementation View</w:t>
        </w:r>
        <w:r w:rsidR="00B67F81">
          <w:rPr>
            <w:noProof/>
            <w:webHidden/>
          </w:rPr>
          <w:tab/>
        </w:r>
        <w:r w:rsidR="00B67F81">
          <w:rPr>
            <w:noProof/>
            <w:webHidden/>
          </w:rPr>
          <w:fldChar w:fldCharType="begin"/>
        </w:r>
        <w:r w:rsidR="00B67F81">
          <w:rPr>
            <w:noProof/>
            <w:webHidden/>
          </w:rPr>
          <w:instrText xml:space="preserve"> PAGEREF _Toc454292832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134B120" w14:textId="45AF5EC5"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3" w:history="1">
        <w:r w:rsidR="00B67F81" w:rsidRPr="00EB18FF">
          <w:rPr>
            <w:rStyle w:val="Hyperlink"/>
            <w:noProof/>
          </w:rPr>
          <w:t>8.1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_Toc454292833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3D7BF3F7" w14:textId="1CE7F8CB" w:rsidR="00B67F81" w:rsidRDefault="00B26A1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4" w:history="1">
        <w:r w:rsidR="00B67F81" w:rsidRPr="00EB18FF">
          <w:rPr>
            <w:rStyle w:val="Hyperlink"/>
            <w:noProof/>
          </w:rPr>
          <w:t>8.2</w:t>
        </w:r>
        <w:r w:rsidR="00B67F81">
          <w:rPr>
            <w:rFonts w:asciiTheme="minorHAnsi" w:eastAsiaTheme="minorEastAsia" w:hAnsiTheme="minorHAnsi" w:cstheme="minorBidi"/>
            <w:b w:val="0"/>
            <w:bCs w:val="0"/>
            <w:noProof/>
            <w:szCs w:val="28"/>
            <w:lang w:bidi="th-TH"/>
          </w:rPr>
          <w:tab/>
        </w:r>
        <w:r w:rsidR="00B67F81" w:rsidRPr="00EB18FF">
          <w:rPr>
            <w:rStyle w:val="Hyperlink"/>
            <w:noProof/>
          </w:rPr>
          <w:t>Layers</w:t>
        </w:r>
        <w:r w:rsidR="00B67F81">
          <w:rPr>
            <w:noProof/>
            <w:webHidden/>
          </w:rPr>
          <w:tab/>
        </w:r>
        <w:r w:rsidR="00B67F81">
          <w:rPr>
            <w:noProof/>
            <w:webHidden/>
          </w:rPr>
          <w:fldChar w:fldCharType="begin"/>
        </w:r>
        <w:r w:rsidR="00B67F81">
          <w:rPr>
            <w:noProof/>
            <w:webHidden/>
          </w:rPr>
          <w:instrText xml:space="preserve"> PAGEREF _Toc454292834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574B0E51" w14:textId="69733FC7"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5" w:history="1">
        <w:r w:rsidR="00B67F81" w:rsidRPr="00EB18FF">
          <w:rPr>
            <w:rStyle w:val="Hyperlink"/>
            <w:noProof/>
          </w:rPr>
          <w:t>8.2.1</w:t>
        </w:r>
        <w:r w:rsidR="00B67F81">
          <w:rPr>
            <w:rFonts w:asciiTheme="minorHAnsi" w:eastAsiaTheme="minorEastAsia" w:hAnsiTheme="minorHAnsi" w:cstheme="minorBidi"/>
            <w:noProof/>
            <w:sz w:val="22"/>
            <w:szCs w:val="28"/>
            <w:lang w:bidi="th-TH"/>
          </w:rPr>
          <w:tab/>
        </w:r>
        <w:r w:rsidR="00B67F81" w:rsidRPr="00EB18FF">
          <w:rPr>
            <w:rStyle w:val="Hyperlink"/>
            <w:noProof/>
          </w:rPr>
          <w:t>Presentation Layer</w:t>
        </w:r>
        <w:r w:rsidR="00B67F81">
          <w:rPr>
            <w:noProof/>
            <w:webHidden/>
          </w:rPr>
          <w:tab/>
        </w:r>
        <w:r w:rsidR="00B67F81">
          <w:rPr>
            <w:noProof/>
            <w:webHidden/>
          </w:rPr>
          <w:fldChar w:fldCharType="begin"/>
        </w:r>
        <w:r w:rsidR="00B67F81">
          <w:rPr>
            <w:noProof/>
            <w:webHidden/>
          </w:rPr>
          <w:instrText xml:space="preserve"> PAGEREF _Toc454292835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5710D1E" w14:textId="4035A893"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6" w:history="1">
        <w:r w:rsidR="00B67F81" w:rsidRPr="00EB18FF">
          <w:rPr>
            <w:rStyle w:val="Hyperlink"/>
            <w:noProof/>
          </w:rPr>
          <w:t>8.2.2</w:t>
        </w:r>
        <w:r w:rsidR="00B67F81">
          <w:rPr>
            <w:rFonts w:asciiTheme="minorHAnsi" w:eastAsiaTheme="minorEastAsia" w:hAnsiTheme="minorHAnsi" w:cstheme="minorBidi"/>
            <w:noProof/>
            <w:sz w:val="22"/>
            <w:szCs w:val="28"/>
            <w:lang w:bidi="th-TH"/>
          </w:rPr>
          <w:tab/>
        </w:r>
        <w:r w:rsidR="00B67F81" w:rsidRPr="00EB18FF">
          <w:rPr>
            <w:rStyle w:val="Hyperlink"/>
            <w:noProof/>
          </w:rPr>
          <w:t>Control layer</w:t>
        </w:r>
        <w:r w:rsidR="00B67F81">
          <w:rPr>
            <w:noProof/>
            <w:webHidden/>
          </w:rPr>
          <w:tab/>
        </w:r>
        <w:r w:rsidR="00B67F81">
          <w:rPr>
            <w:noProof/>
            <w:webHidden/>
          </w:rPr>
          <w:fldChar w:fldCharType="begin"/>
        </w:r>
        <w:r w:rsidR="00B67F81">
          <w:rPr>
            <w:noProof/>
            <w:webHidden/>
          </w:rPr>
          <w:instrText xml:space="preserve"> PAGEREF _Toc454292836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0D1133FC" w14:textId="224FE37B"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7" w:history="1">
        <w:r w:rsidR="00B67F81" w:rsidRPr="00EB18FF">
          <w:rPr>
            <w:rStyle w:val="Hyperlink"/>
            <w:noProof/>
          </w:rPr>
          <w:t>8.2.3</w:t>
        </w:r>
        <w:r w:rsidR="00B67F81">
          <w:rPr>
            <w:rFonts w:asciiTheme="minorHAnsi" w:eastAsiaTheme="minorEastAsia" w:hAnsiTheme="minorHAnsi" w:cstheme="minorBidi"/>
            <w:noProof/>
            <w:sz w:val="22"/>
            <w:szCs w:val="28"/>
            <w:lang w:bidi="th-TH"/>
          </w:rPr>
          <w:tab/>
        </w:r>
        <w:r w:rsidR="00B67F81" w:rsidRPr="00EB18FF">
          <w:rPr>
            <w:rStyle w:val="Hyperlink"/>
            <w:noProof/>
          </w:rPr>
          <w:t>Resource Layer</w:t>
        </w:r>
        <w:r w:rsidR="00B67F81">
          <w:rPr>
            <w:noProof/>
            <w:webHidden/>
          </w:rPr>
          <w:tab/>
        </w:r>
        <w:r w:rsidR="00B67F81">
          <w:rPr>
            <w:noProof/>
            <w:webHidden/>
          </w:rPr>
          <w:fldChar w:fldCharType="begin"/>
        </w:r>
        <w:r w:rsidR="00B67F81">
          <w:rPr>
            <w:noProof/>
            <w:webHidden/>
          </w:rPr>
          <w:instrText xml:space="preserve"> PAGEREF _Toc454292837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803F63A" w14:textId="5C0597CE"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8" w:history="1">
        <w:r w:rsidR="00B67F81" w:rsidRPr="00EB18FF">
          <w:rPr>
            <w:rStyle w:val="Hyperlink"/>
            <w:noProof/>
          </w:rPr>
          <w:t>8.2.4</w:t>
        </w:r>
        <w:r w:rsidR="00B67F81">
          <w:rPr>
            <w:rFonts w:asciiTheme="minorHAnsi" w:eastAsiaTheme="minorEastAsia" w:hAnsiTheme="minorHAnsi" w:cstheme="minorBidi"/>
            <w:noProof/>
            <w:sz w:val="22"/>
            <w:szCs w:val="28"/>
            <w:lang w:bidi="th-TH"/>
          </w:rPr>
          <w:tab/>
        </w:r>
        <w:r w:rsidR="00B67F81" w:rsidRPr="00EB18FF">
          <w:rPr>
            <w:rStyle w:val="Hyperlink"/>
            <w:noProof/>
          </w:rPr>
          <w:t>Domain Layer</w:t>
        </w:r>
        <w:r w:rsidR="00B67F81">
          <w:rPr>
            <w:noProof/>
            <w:webHidden/>
          </w:rPr>
          <w:tab/>
        </w:r>
        <w:r w:rsidR="00B67F81">
          <w:rPr>
            <w:noProof/>
            <w:webHidden/>
          </w:rPr>
          <w:fldChar w:fldCharType="begin"/>
        </w:r>
        <w:r w:rsidR="00B67F81">
          <w:rPr>
            <w:noProof/>
            <w:webHidden/>
          </w:rPr>
          <w:instrText xml:space="preserve"> PAGEREF _Toc454292838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B0A0B4C" w14:textId="4F91178A" w:rsidR="00B67F81" w:rsidRDefault="00B26A1F">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9" w:history="1">
        <w:r w:rsidR="00B67F81" w:rsidRPr="00EB18FF">
          <w:rPr>
            <w:rStyle w:val="Hyperlink"/>
            <w:noProof/>
          </w:rPr>
          <w:t>8.2.5</w:t>
        </w:r>
        <w:r w:rsidR="00B67F81">
          <w:rPr>
            <w:rFonts w:asciiTheme="minorHAnsi" w:eastAsiaTheme="minorEastAsia" w:hAnsiTheme="minorHAnsi" w:cstheme="minorBidi"/>
            <w:noProof/>
            <w:sz w:val="22"/>
            <w:szCs w:val="28"/>
            <w:lang w:bidi="th-TH"/>
          </w:rPr>
          <w:tab/>
        </w:r>
        <w:r w:rsidR="00B67F81" w:rsidRPr="00EB18FF">
          <w:rPr>
            <w:rStyle w:val="Hyperlink"/>
            <w:noProof/>
          </w:rPr>
          <w:t>Common Layer</w:t>
        </w:r>
        <w:r w:rsidR="00B67F81">
          <w:rPr>
            <w:noProof/>
            <w:webHidden/>
          </w:rPr>
          <w:tab/>
        </w:r>
        <w:r w:rsidR="00B67F81">
          <w:rPr>
            <w:noProof/>
            <w:webHidden/>
          </w:rPr>
          <w:fldChar w:fldCharType="begin"/>
        </w:r>
        <w:r w:rsidR="00B67F81">
          <w:rPr>
            <w:noProof/>
            <w:webHidden/>
          </w:rPr>
          <w:instrText xml:space="preserve"> PAGEREF _Toc454292839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4B6068F5" w14:textId="77516DD3" w:rsidR="00B67F81" w:rsidRDefault="00B26A1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40" w:history="1">
        <w:r w:rsidR="00B67F81" w:rsidRPr="00EB18FF">
          <w:rPr>
            <w:rStyle w:val="Hyperlink"/>
            <w:noProof/>
          </w:rPr>
          <w:t>9.</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Data View</w:t>
        </w:r>
        <w:r w:rsidR="00B67F81">
          <w:rPr>
            <w:noProof/>
            <w:webHidden/>
          </w:rPr>
          <w:tab/>
        </w:r>
        <w:r w:rsidR="00B67F81">
          <w:rPr>
            <w:noProof/>
            <w:webHidden/>
          </w:rPr>
          <w:fldChar w:fldCharType="begin"/>
        </w:r>
        <w:r w:rsidR="00B67F81">
          <w:rPr>
            <w:noProof/>
            <w:webHidden/>
          </w:rPr>
          <w:instrText xml:space="preserve"> PAGEREF _Toc454292840 \h </w:instrText>
        </w:r>
        <w:r w:rsidR="00B67F81">
          <w:rPr>
            <w:noProof/>
            <w:webHidden/>
          </w:rPr>
        </w:r>
        <w:r w:rsidR="00B67F81">
          <w:rPr>
            <w:noProof/>
            <w:webHidden/>
          </w:rPr>
          <w:fldChar w:fldCharType="separate"/>
        </w:r>
        <w:r w:rsidR="00B67F81">
          <w:rPr>
            <w:noProof/>
            <w:webHidden/>
          </w:rPr>
          <w:t>109</w:t>
        </w:r>
        <w:r w:rsidR="00B67F81">
          <w:rPr>
            <w:noProof/>
            <w:webHidden/>
          </w:rPr>
          <w:fldChar w:fldCharType="end"/>
        </w:r>
      </w:hyperlink>
    </w:p>
    <w:p w14:paraId="58808C0A" w14:textId="429A25B2"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4292604"/>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4292605"/>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4292606"/>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4292607"/>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4292608"/>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4292609"/>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4292610"/>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4292611"/>
      <w:r>
        <w:t>Security</w:t>
      </w:r>
      <w:bookmarkEnd w:id="33"/>
    </w:p>
    <w:p w14:paraId="43AC6AB2" w14:textId="77777777" w:rsidR="00203202" w:rsidRDefault="00203202" w:rsidP="00203202">
      <w:pPr>
        <w:pStyle w:val="Heading2"/>
      </w:pPr>
      <w:bookmarkStart w:id="34" w:name="_Toc454292612"/>
      <w:r>
        <w:t>Persistence</w:t>
      </w:r>
      <w:bookmarkEnd w:id="34"/>
    </w:p>
    <w:p w14:paraId="48860894" w14:textId="77777777" w:rsidR="00203202" w:rsidRDefault="00203202" w:rsidP="00203202">
      <w:pPr>
        <w:pStyle w:val="Heading2"/>
      </w:pPr>
      <w:bookmarkStart w:id="35" w:name="_Toc454292613"/>
      <w:r>
        <w:t>Reliability/Availability</w:t>
      </w:r>
      <w:bookmarkEnd w:id="35"/>
    </w:p>
    <w:p w14:paraId="5903EE68" w14:textId="77777777" w:rsidR="00203202" w:rsidRDefault="00527961" w:rsidP="00203202">
      <w:pPr>
        <w:pStyle w:val="Heading2"/>
      </w:pPr>
      <w:bookmarkStart w:id="36" w:name="_Toc454292614"/>
      <w:r>
        <w:t>Performance</w:t>
      </w:r>
      <w:bookmarkEnd w:id="36"/>
    </w:p>
    <w:p w14:paraId="06DDE10E" w14:textId="77777777" w:rsidR="00203202" w:rsidRDefault="00527961" w:rsidP="00203202">
      <w:pPr>
        <w:pStyle w:val="Heading2"/>
      </w:pPr>
      <w:bookmarkStart w:id="37" w:name="_Toc454292615"/>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4292616"/>
      <w:r>
        <w:lastRenderedPageBreak/>
        <w:t>Use-Case</w:t>
      </w:r>
      <w:r w:rsidR="00345EA8">
        <w:t xml:space="preserve"> View</w:t>
      </w:r>
      <w:bookmarkEnd w:id="38"/>
    </w:p>
    <w:p w14:paraId="40C4D356" w14:textId="77777777" w:rsidR="001D760A" w:rsidRDefault="00EF6FC8" w:rsidP="001D760A">
      <w:pPr>
        <w:pStyle w:val="Heading2"/>
      </w:pPr>
      <w:bookmarkStart w:id="39" w:name="_Toc454292617"/>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4292618"/>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4292619"/>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4292620"/>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4292621"/>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39FF35B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2980D61F" w14:textId="72833C3E"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4EA31C22" w14:textId="4EB6B038"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4292622"/>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18901988"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B67F81">
        <w:t>3.1.1.3</w:t>
      </w:r>
      <w:r w:rsidR="00723894">
        <w:fldChar w:fldCharType="end"/>
      </w:r>
      <w:r w:rsidR="00723894">
        <w:t>.</w:t>
      </w:r>
    </w:p>
    <w:p w14:paraId="3296C635" w14:textId="1B8A62F1" w:rsidR="003D31C5" w:rsidRDefault="002D379E" w:rsidP="003D31C5">
      <w:pPr>
        <w:pStyle w:val="Heading4"/>
      </w:pPr>
      <w:bookmarkStart w:id="47" w:name="_Toc454292623"/>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4292624"/>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4292625"/>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6B302B74"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50"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51"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2"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3" w:name="_Toc454292626"/>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3"/>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4" w:name="_Toc454292627"/>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5"/>
      <w:r w:rsidRPr="003172B3">
        <w:rPr>
          <w:rStyle w:val="IntenseEmphasis"/>
          <w:b/>
          <w:bCs w:val="0"/>
          <w:i/>
          <w:iCs w:val="0"/>
          <w:color w:val="548DD4" w:themeColor="text2" w:themeTint="99"/>
        </w:rPr>
        <w:t>table</w:t>
      </w:r>
      <w:commentRangeEnd w:id="55"/>
      <w:r w:rsidR="00C61BF6">
        <w:rPr>
          <w:rStyle w:val="CommentReference"/>
          <w:b w:val="0"/>
          <w:i w:val="0"/>
          <w:color w:val="auto"/>
        </w:rPr>
        <w:commentReference w:id="55"/>
      </w:r>
      <w:bookmarkEnd w:id="54"/>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6" w:name="_Toc454292628"/>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6"/>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7" w:name="_Ref390787662"/>
      <w:bookmarkStart w:id="58" w:name="_Toc454292629"/>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7"/>
      <w:bookmarkEnd w:id="58"/>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9" w:author="Kulvatunyou, Boonserm (Fed)" w:date="2016-06-23T07:11:00Z">
              <w:r w:rsidDel="00946D0C">
                <w:delText>xsd:boolean</w:delText>
              </w:r>
            </w:del>
            <w:ins w:id="60" w:author="Kulvatunyou, Boonserm (Fed)" w:date="2016-06-23T07:11:00Z">
              <w:r w:rsidR="00946D0C">
                <w:t>xbt_BooleanTrueFasleType</w:t>
              </w:r>
            </w:ins>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61"/>
            <w:r>
              <w:t>Double</w:t>
            </w:r>
            <w:commentRangeEnd w:id="61"/>
            <w:r w:rsidR="003A66D8">
              <w:rPr>
                <w:rStyle w:val="CommentReference"/>
              </w:rPr>
              <w:commentReference w:id="61"/>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2"/>
            <w:r>
              <w:t>xsd:</w:t>
            </w:r>
            <w:r w:rsidR="00315B6B">
              <w:t>positiveI</w:t>
            </w:r>
            <w:r>
              <w:t>nteger</w:t>
            </w:r>
            <w:commentRangeEnd w:id="62"/>
            <w:r w:rsidR="0047227C">
              <w:rPr>
                <w:rStyle w:val="CommentReference"/>
              </w:rPr>
              <w:commentReference w:id="62"/>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3"/>
            <w:r>
              <w:t>xsd:token</w:t>
            </w:r>
            <w:commentRangeEnd w:id="63"/>
            <w:r w:rsidR="003C63C1">
              <w:rPr>
                <w:rStyle w:val="CommentReference"/>
              </w:rPr>
              <w:commentReference w:id="63"/>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4" w:name="_Toc454292630"/>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4"/>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5" w:name="_Toc454292631"/>
      <w:r>
        <w:t xml:space="preserve">Populate the </w:t>
      </w:r>
      <w:r w:rsidR="00CF7449">
        <w:t>cdt_sc_awd_pri</w:t>
      </w:r>
      <w:r>
        <w:t xml:space="preserve"> table</w:t>
      </w:r>
      <w:bookmarkEnd w:id="65"/>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6" w:name="_Ref390964089"/>
      <w:bookmarkStart w:id="67" w:name="_Toc454292632"/>
      <w:r>
        <w:t xml:space="preserve">Populate the </w:t>
      </w:r>
      <w:r w:rsidR="00BF2D0E" w:rsidRPr="00BF2D0E">
        <w:t>cdt_sc_awd_pri_xps_type_map</w:t>
      </w:r>
      <w:r>
        <w:t xml:space="preserve"> table</w:t>
      </w:r>
      <w:bookmarkEnd w:id="66"/>
      <w:bookmarkEnd w:id="67"/>
    </w:p>
    <w:p w14:paraId="322F9378" w14:textId="42F5F919"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5A3882D8"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8" w:name="_Toc454292633"/>
      <w:commentRangeStart w:id="69"/>
      <w:r>
        <w:lastRenderedPageBreak/>
        <w:t>Import Identifier Scheme</w:t>
      </w:r>
      <w:commentRangeEnd w:id="69"/>
      <w:r>
        <w:rPr>
          <w:rStyle w:val="CommentReference"/>
          <w:b w:val="0"/>
        </w:rPr>
        <w:commentReference w:id="69"/>
      </w:r>
      <w:bookmarkEnd w:id="68"/>
    </w:p>
    <w:p w14:paraId="71619DF2" w14:textId="4500808B"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70" w:name="_Toc454292634"/>
      <w:r>
        <w:t xml:space="preserve">Populate the </w:t>
      </w:r>
      <w:r w:rsidR="002B3165">
        <w:t>agency_id_list</w:t>
      </w:r>
      <w:r>
        <w:t xml:space="preserve"> table</w:t>
      </w:r>
      <w:bookmarkEnd w:id="70"/>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71"/>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2"/>
      <w:r w:rsidR="001D2935" w:rsidRPr="00A83754">
        <w:rPr>
          <w:rStyle w:val="CodeChar"/>
        </w:rPr>
        <w:t>ame</w:t>
      </w:r>
      <w:r w:rsidR="001D2935">
        <w:t xml:space="preserve"> </w:t>
      </w:r>
      <w:commentRangeEnd w:id="72"/>
      <w:r w:rsidR="009261B2">
        <w:rPr>
          <w:rStyle w:val="CommentReference"/>
        </w:rPr>
        <w:commentReference w:id="72"/>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F5039CD"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3" w:name="_Toc454292635"/>
      <w:r>
        <w:t xml:space="preserve">Populate the </w:t>
      </w:r>
      <w:r w:rsidR="00BF35FF">
        <w:t>agency_id_list_value</w:t>
      </w:r>
      <w:r>
        <w:t xml:space="preserve"> table</w:t>
      </w:r>
      <w:bookmarkEnd w:id="73"/>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4" w:name="_Toc454292636"/>
      <w:r>
        <w:t xml:space="preserve">Import </w:t>
      </w:r>
      <w:r w:rsidR="003A27FD">
        <w:t>Code Lists</w:t>
      </w:r>
      <w:bookmarkEnd w:id="74"/>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5" w:name="_Toc454292637"/>
      <w:r>
        <w:t xml:space="preserve">Populate </w:t>
      </w:r>
      <w:r w:rsidR="002D3A91">
        <w:t>code_list</w:t>
      </w:r>
      <w:r>
        <w:t xml:space="preserve"> table</w:t>
      </w:r>
      <w:bookmarkEnd w:id="75"/>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6"/>
      <w:r w:rsidR="00EE18A6">
        <w:t>.</w:t>
      </w:r>
      <w:commentRangeEnd w:id="76"/>
      <w:r w:rsidR="00EE18A6">
        <w:t xml:space="preserve"> Ex. Name of the </w:t>
      </w:r>
      <w:r w:rsidR="00EE18A6">
        <w:rPr>
          <w:rStyle w:val="CommentReference"/>
        </w:rPr>
        <w:commentReference w:id="76"/>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7"/>
      <w:r w:rsidR="00EE18A6">
        <w:t xml:space="preserve"> </w:t>
      </w:r>
      <w:commentRangeEnd w:id="77"/>
      <w:r w:rsidR="00EE18A6">
        <w:rPr>
          <w:rStyle w:val="CommentReference"/>
        </w:rPr>
        <w:commentReference w:id="77"/>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8"/>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8"/>
      <w:r w:rsidR="00EE18A6">
        <w:rPr>
          <w:rStyle w:val="CommentReference"/>
        </w:rPr>
        <w:commentReference w:id="78"/>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9" w:name="_Toc454292638"/>
      <w:r>
        <w:t xml:space="preserve">Populate </w:t>
      </w:r>
      <w:r w:rsidR="00A30829">
        <w:t>code_list_value</w:t>
      </w:r>
      <w:r>
        <w:t xml:space="preserve"> tabl</w:t>
      </w:r>
      <w:r w:rsidR="005763C2">
        <w:t>e</w:t>
      </w:r>
      <w:bookmarkEnd w:id="79"/>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80" w:name="_Ref392610753"/>
      <w:bookmarkStart w:id="81" w:name="_Toc454292639"/>
      <w:r>
        <w:t xml:space="preserve">Import </w:t>
      </w:r>
      <w:r w:rsidR="008A5D34">
        <w:t xml:space="preserve">default and </w:t>
      </w:r>
      <w:r w:rsidR="002D5E53">
        <w:t xml:space="preserve">unqualified BDTs from </w:t>
      </w:r>
      <w:r>
        <w:t>Fields</w:t>
      </w:r>
      <w:r w:rsidR="002D5E53">
        <w:t>.xsd</w:t>
      </w:r>
      <w:bookmarkEnd w:id="80"/>
      <w:bookmarkEnd w:id="81"/>
    </w:p>
    <w:p w14:paraId="5F3D0F32" w14:textId="60CCBC08" w:rsidR="0077776D" w:rsidRDefault="0077776D" w:rsidP="0077776D">
      <w:pPr>
        <w:pStyle w:val="Heading5"/>
      </w:pPr>
      <w:bookmarkStart w:id="82" w:name="_Ref452125410"/>
      <w:bookmarkStart w:id="83" w:name="_Toc454292640"/>
      <w:r>
        <w:t>Import base default and unqualified BDTs</w:t>
      </w:r>
      <w:bookmarkEnd w:id="82"/>
      <w:bookmarkEnd w:id="83"/>
    </w:p>
    <w:p w14:paraId="547407CF" w14:textId="663DB5AB"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B67F81">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4" w:name="_Ref390934801"/>
      <w:bookmarkStart w:id="85" w:name="_Toc454292641"/>
      <w:r>
        <w:t xml:space="preserve">Populate </w:t>
      </w:r>
      <w:r w:rsidR="008A5D34">
        <w:t xml:space="preserve">BDTs in </w:t>
      </w:r>
      <w:r w:rsidR="00736ABC">
        <w:t>dt</w:t>
      </w:r>
      <w:r>
        <w:t xml:space="preserve"> table.</w:t>
      </w:r>
      <w:bookmarkEnd w:id="84"/>
      <w:bookmarkEnd w:id="8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6"/>
      <w:r w:rsidR="00C268BE">
        <w:t xml:space="preserve"> </w:t>
      </w:r>
      <w:commentRangeEnd w:id="86"/>
      <w:r w:rsidR="00C268BE">
        <w:rPr>
          <w:rStyle w:val="CommentReference"/>
        </w:rPr>
        <w:commentReference w:id="8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7"/>
      <w:r w:rsidR="00C268BE">
        <w:t xml:space="preserve"> </w:t>
      </w:r>
      <w:commentRangeEnd w:id="87"/>
      <w:r w:rsidR="00E47F75">
        <w:rPr>
          <w:rStyle w:val="CommentReference"/>
        </w:rPr>
        <w:commentReference w:id="87"/>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8" w:name="_Ref452125457"/>
      <w:bookmarkStart w:id="89" w:name="_Toc454292642"/>
      <w:r w:rsidRPr="00CB1F99">
        <w:t>Exceptions</w:t>
      </w:r>
      <w:bookmarkEnd w:id="88"/>
      <w:bookmarkEnd w:id="89"/>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90"/>
      <w:r>
        <w:t xml:space="preserve">Some </w:t>
      </w:r>
      <w:r w:rsidR="002335FD">
        <w:t>modifications</w:t>
      </w:r>
      <w:r>
        <w:t xml:space="preserve"> to </w:t>
      </w:r>
      <w:r w:rsidRPr="00FA3A72">
        <w:rPr>
          <w:rStyle w:val="CodeChar"/>
        </w:rPr>
        <w:t>Fields.xsd</w:t>
      </w:r>
      <w:r>
        <w:t xml:space="preserve"> to do before the import.</w:t>
      </w:r>
      <w:commentRangeEnd w:id="90"/>
      <w:r w:rsidR="00173095">
        <w:rPr>
          <w:rStyle w:val="CommentReference"/>
        </w:rPr>
        <w:commentReference w:id="90"/>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91" w:name="_Ref452125472"/>
      <w:bookmarkStart w:id="92" w:name="_Toc454292643"/>
      <w:commentRangeStart w:id="93"/>
      <w:r>
        <w:t xml:space="preserve">Additional </w:t>
      </w:r>
      <w:r w:rsidR="002073DD">
        <w:t>default</w:t>
      </w:r>
      <w:r>
        <w:t xml:space="preserve"> BDTs</w:t>
      </w:r>
      <w:commentRangeEnd w:id="93"/>
      <w:r w:rsidR="00087658">
        <w:rPr>
          <w:rStyle w:val="CommentReference"/>
          <w:iCs/>
        </w:rPr>
        <w:commentReference w:id="93"/>
      </w:r>
      <w:bookmarkEnd w:id="91"/>
      <w:bookmarkEnd w:id="92"/>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4" w:name="_Ref452125482"/>
      <w:bookmarkStart w:id="95" w:name="_Toc454292644"/>
      <w:r>
        <w:t xml:space="preserve">Import </w:t>
      </w:r>
      <w:commentRangeStart w:id="96"/>
      <w:r>
        <w:t>CodeContentType</w:t>
      </w:r>
      <w:commentRangeEnd w:id="96"/>
      <w:r w:rsidR="002D7142">
        <w:rPr>
          <w:rStyle w:val="CommentReference"/>
          <w:iCs/>
        </w:rPr>
        <w:commentReference w:id="96"/>
      </w:r>
      <w:bookmarkEnd w:id="94"/>
      <w:bookmarkEnd w:id="95"/>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7" w:name="_Ref452125485"/>
      <w:bookmarkStart w:id="98" w:name="_Toc454292645"/>
      <w:r>
        <w:lastRenderedPageBreak/>
        <w:t>Import ID</w:t>
      </w:r>
      <w:commentRangeStart w:id="99"/>
      <w:r>
        <w:t>ContentType</w:t>
      </w:r>
      <w:commentRangeEnd w:id="99"/>
      <w:r>
        <w:rPr>
          <w:rStyle w:val="CommentReference"/>
          <w:iCs/>
        </w:rPr>
        <w:commentReference w:id="99"/>
      </w:r>
      <w:bookmarkEnd w:id="97"/>
      <w:bookmarkEnd w:id="98"/>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100" w:name="_Toc454292646"/>
      <w:r>
        <w:t xml:space="preserve">Populate </w:t>
      </w:r>
      <w:r w:rsidR="00072832">
        <w:t>bdt_pri_restri</w:t>
      </w:r>
      <w:r>
        <w:t xml:space="preserve"> table</w:t>
      </w:r>
      <w:bookmarkEnd w:id="100"/>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11DD0D5E"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B67F81">
        <w:t>3.1.1.6.5</w:t>
      </w:r>
      <w:r w:rsidR="00460CBB">
        <w:fldChar w:fldCharType="end"/>
      </w:r>
      <w:r w:rsidR="00460CBB">
        <w:t xml:space="preserve">. </w:t>
      </w:r>
      <w:commentRangeStart w:id="101"/>
      <w:r w:rsidR="00CB1F99">
        <w:t>Each BDT</w:t>
      </w:r>
      <w:r w:rsidR="00EF4E76">
        <w:t xml:space="preserve"> in </w:t>
      </w:r>
      <w:r w:rsidR="00EF4E76">
        <w:fldChar w:fldCharType="begin"/>
      </w:r>
      <w:r w:rsidR="00EF4E76">
        <w:instrText xml:space="preserve"> REF _Ref452125410 \r \h </w:instrText>
      </w:r>
      <w:r w:rsidR="00EF4E76">
        <w:fldChar w:fldCharType="separate"/>
      </w:r>
      <w:r w:rsidR="00B67F81">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B67F81">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B67F81">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B67F81">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B67F81">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1"/>
      <w:r w:rsidR="00CB1F99">
        <w:rPr>
          <w:rStyle w:val="CommentReference"/>
        </w:rPr>
        <w:commentReference w:id="101"/>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2" w:name="_Toc454292647"/>
      <w:r>
        <w:t xml:space="preserve">Populate </w:t>
      </w:r>
      <w:r w:rsidR="008A5D34">
        <w:t xml:space="preserve">SC in </w:t>
      </w:r>
      <w:r w:rsidR="00530652">
        <w:t>dt_sc</w:t>
      </w:r>
      <w:r>
        <w:t xml:space="preserve"> table</w:t>
      </w:r>
      <w:bookmarkEnd w:id="102"/>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3"/>
      </w:r>
    </w:p>
    <w:p w14:paraId="30DAADF8" w14:textId="6F3B8CF2" w:rsidR="00096267" w:rsidRDefault="00F76F4A" w:rsidP="00864DD4">
      <w:r>
        <w:rPr>
          <w:rStyle w:val="CommentReference"/>
        </w:rPr>
        <w:commentReference w:id="104"/>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5"/>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5"/>
      <w:r w:rsidR="00576A68">
        <w:rPr>
          <w:rStyle w:val="CommentReference"/>
        </w:rPr>
        <w:commentReference w:id="105"/>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90C2F3D"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B67F81">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6" w:name="_Toc454292648"/>
      <w:r>
        <w:t xml:space="preserve">Populate </w:t>
      </w:r>
      <w:r w:rsidR="00CF7449">
        <w:t>cdt_sc_awd_pri</w:t>
      </w:r>
      <w:r>
        <w:t xml:space="preserve"> table</w:t>
      </w:r>
      <w:bookmarkEnd w:id="106"/>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7" w:name="_Toc454292649"/>
      <w:r>
        <w:t xml:space="preserve">Populate </w:t>
      </w:r>
      <w:r w:rsidR="00BF2D0E" w:rsidRPr="00BF2D0E">
        <w:t>cdt_sc_awd_pri_xps_type_map</w:t>
      </w:r>
      <w:r>
        <w:t xml:space="preserve"> table</w:t>
      </w:r>
      <w:bookmarkEnd w:id="107"/>
    </w:p>
    <w:p w14:paraId="31AF1574" w14:textId="2F07E9E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40F74EF6"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8" w:name="_Toc454292650"/>
      <w:bookmarkStart w:id="109" w:name="_Ref454305791"/>
      <w:r>
        <w:t xml:space="preserve">Populate </w:t>
      </w:r>
      <w:r w:rsidR="002B3165">
        <w:t>bdt_sc_pri_restri</w:t>
      </w:r>
      <w:r w:rsidR="00862CC7">
        <w:t xml:space="preserve"> table</w:t>
      </w:r>
      <w:bookmarkEnd w:id="108"/>
      <w:bookmarkEnd w:id="109"/>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100F366"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B67F81">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10"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11"/>
      <w:del w:id="112"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11"/>
        <w:r w:rsidR="007E1666" w:rsidDel="00A70E05">
          <w:rPr>
            <w:rStyle w:val="CommentReference"/>
          </w:rPr>
          <w:commentReference w:id="111"/>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3" w:author="Kulvatunyou, Boonserm (Fed)" w:date="2016-06-21T20:34:00Z"/>
        </w:trPr>
        <w:tc>
          <w:tcPr>
            <w:tcW w:w="2874" w:type="dxa"/>
          </w:tcPr>
          <w:p w14:paraId="132BC8FF" w14:textId="246116C1" w:rsidR="00D41F6F" w:rsidDel="00A70E05" w:rsidRDefault="00D41F6F" w:rsidP="00385AAF">
            <w:pPr>
              <w:rPr>
                <w:del w:id="114" w:author="Kulvatunyou, Boonserm (Fed)" w:date="2016-06-21T20:34:00Z"/>
              </w:rPr>
            </w:pPr>
            <w:del w:id="115"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6" w:author="Kulvatunyou, Boonserm (Fed)" w:date="2016-06-21T20:34:00Z"/>
              </w:rPr>
            </w:pPr>
            <w:del w:id="117"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8" w:author="Kulvatunyou, Boonserm (Fed)" w:date="2016-06-21T20:34:00Z"/>
        </w:trPr>
        <w:tc>
          <w:tcPr>
            <w:tcW w:w="2874" w:type="dxa"/>
          </w:tcPr>
          <w:p w14:paraId="64208A83" w14:textId="03D2B4CA" w:rsidR="00D41F6F" w:rsidDel="00A70E05" w:rsidRDefault="00D41F6F" w:rsidP="00385AAF">
            <w:pPr>
              <w:rPr>
                <w:del w:id="119" w:author="Kulvatunyou, Boonserm (Fed)" w:date="2016-06-21T20:34:00Z"/>
              </w:rPr>
            </w:pPr>
            <w:del w:id="120" w:author="Kulvatunyou, Boonserm (Fed)" w:date="2016-06-21T20:34:00Z">
              <w:r w:rsidDel="00A70E05">
                <w:delText>Code</w:delText>
              </w:r>
            </w:del>
          </w:p>
        </w:tc>
        <w:tc>
          <w:tcPr>
            <w:tcW w:w="6684" w:type="dxa"/>
          </w:tcPr>
          <w:p w14:paraId="4F6E9EA1" w14:textId="499A7681" w:rsidR="00D41F6F" w:rsidDel="00A70E05" w:rsidRDefault="00D41F6F" w:rsidP="00385AAF">
            <w:pPr>
              <w:rPr>
                <w:del w:id="121" w:author="Kulvatunyou, Boonserm (Fed)" w:date="2016-06-21T20:34:00Z"/>
              </w:rPr>
            </w:pPr>
            <w:del w:id="122"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3" w:author="Kulvatunyou, Boonserm (Fed)" w:date="2016-06-21T20:34:00Z"/>
        </w:trPr>
        <w:tc>
          <w:tcPr>
            <w:tcW w:w="2874" w:type="dxa"/>
          </w:tcPr>
          <w:p w14:paraId="5D60FC7D" w14:textId="179303C7" w:rsidR="00D41F6F" w:rsidDel="00A70E05" w:rsidRDefault="00D41F6F" w:rsidP="00385AAF">
            <w:pPr>
              <w:rPr>
                <w:del w:id="124" w:author="Kulvatunyou, Boonserm (Fed)" w:date="2016-06-21T20:34:00Z"/>
              </w:rPr>
            </w:pPr>
            <w:del w:id="125"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6" w:author="Kulvatunyou, Boonserm (Fed)" w:date="2016-06-21T20:34:00Z"/>
              </w:rPr>
            </w:pPr>
            <w:del w:id="12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8" w:author="Kulvatunyou, Boonserm (Fed)" w:date="2016-06-21T20:34:00Z"/>
        </w:trPr>
        <w:tc>
          <w:tcPr>
            <w:tcW w:w="2874" w:type="dxa"/>
          </w:tcPr>
          <w:p w14:paraId="1788AA6C" w14:textId="7BD9AA79" w:rsidR="00D41F6F" w:rsidDel="00A70E05" w:rsidRDefault="00D41F6F" w:rsidP="00385AAF">
            <w:pPr>
              <w:rPr>
                <w:del w:id="129" w:author="Kulvatunyou, Boonserm (Fed)" w:date="2016-06-21T20:34:00Z"/>
              </w:rPr>
            </w:pPr>
            <w:del w:id="130" w:author="Kulvatunyou, Boonserm (Fed)" w:date="2016-06-21T20:34:00Z">
              <w:r w:rsidDel="00A70E05">
                <w:delText>Name</w:delText>
              </w:r>
            </w:del>
          </w:p>
        </w:tc>
        <w:tc>
          <w:tcPr>
            <w:tcW w:w="6684" w:type="dxa"/>
          </w:tcPr>
          <w:p w14:paraId="70FEAA54" w14:textId="170C0B63" w:rsidR="00D41F6F" w:rsidDel="00A70E05" w:rsidRDefault="005468EE" w:rsidP="000F57F3">
            <w:pPr>
              <w:rPr>
                <w:del w:id="131" w:author="Kulvatunyou, Boonserm (Fed)" w:date="2016-06-21T20:34:00Z"/>
              </w:rPr>
            </w:pPr>
            <w:del w:id="132"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3" w:author="Kulvatunyou, Boonserm (Fed)" w:date="2016-06-21T20:34:00Z"/>
        </w:trPr>
        <w:tc>
          <w:tcPr>
            <w:tcW w:w="2874" w:type="dxa"/>
          </w:tcPr>
          <w:p w14:paraId="4DC943A5" w14:textId="7C5DB429" w:rsidR="00D41F6F" w:rsidDel="00A70E05" w:rsidRDefault="005468EE" w:rsidP="00385AAF">
            <w:pPr>
              <w:rPr>
                <w:del w:id="134" w:author="Kulvatunyou, Boonserm (Fed)" w:date="2016-06-21T20:34:00Z"/>
              </w:rPr>
            </w:pPr>
            <w:del w:id="135"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6" w:author="Kulvatunyou, Boonserm (Fed)" w:date="2016-06-21T20:34:00Z"/>
              </w:rPr>
            </w:pPr>
            <w:del w:id="137"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8" w:author="Kulvatunyou, Boonserm (Fed)" w:date="2016-06-21T20:34:00Z"/>
        </w:trPr>
        <w:tc>
          <w:tcPr>
            <w:tcW w:w="2874" w:type="dxa"/>
          </w:tcPr>
          <w:p w14:paraId="4B4C6D93" w14:textId="517D7A9B" w:rsidR="00D41F6F" w:rsidDel="00A70E05" w:rsidRDefault="005468EE" w:rsidP="00385AAF">
            <w:pPr>
              <w:rPr>
                <w:del w:id="139" w:author="Kulvatunyou, Boonserm (Fed)" w:date="2016-06-21T20:34:00Z"/>
              </w:rPr>
            </w:pPr>
            <w:del w:id="140" w:author="Kulvatunyou, Boonserm (Fed)" w:date="2016-06-21T20:34:00Z">
              <w:r w:rsidDel="00A70E05">
                <w:delText>Value</w:delText>
              </w:r>
            </w:del>
          </w:p>
        </w:tc>
        <w:tc>
          <w:tcPr>
            <w:tcW w:w="6684" w:type="dxa"/>
          </w:tcPr>
          <w:p w14:paraId="4E14712D" w14:textId="7348D59C" w:rsidR="00D41F6F" w:rsidDel="00A70E05" w:rsidRDefault="005468EE" w:rsidP="00385AAF">
            <w:pPr>
              <w:rPr>
                <w:del w:id="141" w:author="Kulvatunyou, Boonserm (Fed)" w:date="2016-06-21T20:34:00Z"/>
              </w:rPr>
            </w:pPr>
            <w:del w:id="142"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3" w:author="Kulvatunyou, Boonserm (Fed)" w:date="2016-06-21T20:34:00Z"/>
        </w:trPr>
        <w:tc>
          <w:tcPr>
            <w:tcW w:w="2874" w:type="dxa"/>
          </w:tcPr>
          <w:p w14:paraId="0D2240C9" w14:textId="12C7B81B" w:rsidR="00A85A4F" w:rsidDel="00A70E05" w:rsidRDefault="00A85A4F" w:rsidP="00B756F1">
            <w:pPr>
              <w:rPr>
                <w:del w:id="144" w:author="Kulvatunyou, Boonserm (Fed)" w:date="2016-06-21T20:34:00Z"/>
              </w:rPr>
            </w:pPr>
            <w:del w:id="145" w:author="Kulvatunyou, Boonserm (Fed)" w:date="2016-06-21T20:34:00Z">
              <w:r w:rsidDel="00A70E05">
                <w:delText>Text</w:delText>
              </w:r>
            </w:del>
          </w:p>
        </w:tc>
        <w:tc>
          <w:tcPr>
            <w:tcW w:w="6684" w:type="dxa"/>
          </w:tcPr>
          <w:p w14:paraId="761C2646" w14:textId="3B97C39B" w:rsidR="00A85A4F" w:rsidDel="00A70E05" w:rsidRDefault="00A85A4F" w:rsidP="000F57F3">
            <w:pPr>
              <w:rPr>
                <w:del w:id="146" w:author="Kulvatunyou, Boonserm (Fed)" w:date="2016-06-21T20:34:00Z"/>
              </w:rPr>
            </w:pPr>
            <w:del w:id="14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8" w:author="Kulvatunyou, Boonserm (Fed)" w:date="2016-06-21T20:34:00Z"/>
        </w:trPr>
        <w:tc>
          <w:tcPr>
            <w:tcW w:w="2874" w:type="dxa"/>
          </w:tcPr>
          <w:p w14:paraId="4D9E44E9" w14:textId="64AD6A52" w:rsidR="00A85A4F" w:rsidDel="00A70E05" w:rsidRDefault="009F274B" w:rsidP="00B756F1">
            <w:pPr>
              <w:rPr>
                <w:del w:id="149" w:author="Kulvatunyou, Boonserm (Fed)" w:date="2016-06-21T20:34:00Z"/>
              </w:rPr>
            </w:pPr>
            <w:del w:id="150" w:author="Kulvatunyou, Boonserm (Fed)" w:date="2016-06-21T20:34:00Z">
              <w:r w:rsidDel="00A70E05">
                <w:delText>Number</w:delText>
              </w:r>
            </w:del>
          </w:p>
        </w:tc>
        <w:tc>
          <w:tcPr>
            <w:tcW w:w="6684" w:type="dxa"/>
          </w:tcPr>
          <w:p w14:paraId="4BC673C3" w14:textId="063878F3" w:rsidR="00A85A4F" w:rsidDel="00A70E05" w:rsidRDefault="00A85A4F" w:rsidP="00D55E7B">
            <w:pPr>
              <w:rPr>
                <w:del w:id="151" w:author="Kulvatunyou, Boonserm (Fed)" w:date="2016-06-21T20:34:00Z"/>
              </w:rPr>
            </w:pPr>
            <w:del w:id="152"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3" w:author="Kulvatunyou, Boonserm (Fed)" w:date="2016-06-21T20:34:00Z"/>
        </w:trPr>
        <w:tc>
          <w:tcPr>
            <w:tcW w:w="2874" w:type="dxa"/>
          </w:tcPr>
          <w:p w14:paraId="08CCA320" w14:textId="2EDB2280" w:rsidR="00A85A4F" w:rsidDel="00A70E05" w:rsidRDefault="009F274B" w:rsidP="00B756F1">
            <w:pPr>
              <w:rPr>
                <w:del w:id="154" w:author="Kulvatunyou, Boonserm (Fed)" w:date="2016-06-21T20:34:00Z"/>
              </w:rPr>
            </w:pPr>
            <w:del w:id="155"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6" w:author="Kulvatunyou, Boonserm (Fed)" w:date="2016-06-21T20:34:00Z"/>
              </w:rPr>
            </w:pPr>
            <w:del w:id="157"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8" w:author="Kulvatunyou, Boonserm (Fed)" w:date="2016-06-21T17:19:00Z"/>
        </w:rPr>
      </w:pPr>
    </w:p>
    <w:p w14:paraId="19A589C7" w14:textId="234DA5BA" w:rsidR="00D7314C" w:rsidRDefault="00D7314C" w:rsidP="00385AAF">
      <w:pPr>
        <w:rPr>
          <w:ins w:id="159" w:author="Kulvatunyou, Boonserm (Fed)" w:date="2016-06-21T17:24:00Z"/>
        </w:rPr>
      </w:pPr>
      <w:ins w:id="160" w:author="Kulvatunyou, Boonserm (Fed)" w:date="2016-06-21T17:23:00Z">
        <w:r>
          <w:t xml:space="preserve">If the </w:t>
        </w:r>
      </w:ins>
      <w:ins w:id="161" w:author="Kulvatunyou, Boonserm (Fed)" w:date="2016-06-21T17:25:00Z">
        <w:r w:rsidRPr="00B277D2">
          <w:rPr>
            <w:rStyle w:val="CodeChar"/>
          </w:rPr>
          <w:t>xsd:attribute/@type</w:t>
        </w:r>
        <w:r>
          <w:t xml:space="preserve"> is one of the code list</w:t>
        </w:r>
      </w:ins>
      <w:ins w:id="162" w:author="Kulvatunyou, Boonserm (Fed)" w:date="2016-06-21T17:26:00Z">
        <w:r>
          <w:t>s</w:t>
        </w:r>
      </w:ins>
      <w:ins w:id="163" w:author="Kulvatunyou, Boonserm (Fed)" w:date="2016-06-21T17:25:00Z">
        <w:r>
          <w:t xml:space="preserve">, </w:t>
        </w:r>
      </w:ins>
      <w:ins w:id="164" w:author="Kulvatunyou, Boonserm (Fed)" w:date="2016-06-21T17:24:00Z">
        <w:r>
          <w:t>True on</w:t>
        </w:r>
      </w:ins>
      <w:ins w:id="165"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6" w:author="Kulvatunyou, Boonserm (Fed)" w:date="2016-06-21T17:24:00Z">
        <w:r>
          <w:t xml:space="preserve">, false on all other rows (including </w:t>
        </w:r>
      </w:ins>
      <w:ins w:id="167" w:author="Kulvatunyou, Boonserm (Fed)" w:date="2016-06-21T17:26:00Z">
        <w:r>
          <w:t xml:space="preserve">the row with the </w:t>
        </w:r>
      </w:ins>
      <w:ins w:id="168" w:author="Kulvatunyou, Boonserm (Fed)" w:date="2016-06-21T17:24:00Z">
        <w:r w:rsidRPr="00D7314C">
          <w:rPr>
            <w:rStyle w:val="CodeChar"/>
          </w:rPr>
          <w:t>code_list</w:t>
        </w:r>
      </w:ins>
      <w:ins w:id="169" w:author="Kulvatunyou, Boonserm (Fed)" w:date="2016-06-21T17:27:00Z">
        <w:r w:rsidRPr="00D7314C">
          <w:rPr>
            <w:rStyle w:val="CodeChar"/>
          </w:rPr>
          <w:t>_id</w:t>
        </w:r>
      </w:ins>
      <w:ins w:id="170" w:author="Kulvatunyou, Boonserm (Fed)" w:date="2016-06-21T17:26:00Z">
        <w:r>
          <w:t xml:space="preserve"> column populated</w:t>
        </w:r>
      </w:ins>
      <w:ins w:id="171" w:author="Kulvatunyou, Boonserm (Fed)" w:date="2016-06-21T17:24:00Z">
        <w:r>
          <w:t>).</w:t>
        </w:r>
      </w:ins>
    </w:p>
    <w:p w14:paraId="099F33CD" w14:textId="102C8A3F" w:rsidR="00D7314C" w:rsidRDefault="00D7314C" w:rsidP="00385AAF">
      <w:pPr>
        <w:rPr>
          <w:ins w:id="172" w:author="Kulvatunyou, Boonserm (Fed)" w:date="2016-06-21T17:28:00Z"/>
        </w:rPr>
      </w:pPr>
      <w:ins w:id="173" w:author="Kulvatunyou, Boonserm (Fed)" w:date="2016-06-21T17:24:00Z">
        <w:r>
          <w:t xml:space="preserve">Else if </w:t>
        </w:r>
      </w:ins>
      <w:ins w:id="174" w:author="Kulvatunyou, Boonserm (Fed)" w:date="2016-06-21T17:26:00Z">
        <w:r w:rsidRPr="00B277D2">
          <w:rPr>
            <w:rStyle w:val="CodeChar"/>
          </w:rPr>
          <w:t>xsd:attribute/@type</w:t>
        </w:r>
        <w:r>
          <w:t xml:space="preserve"> is one</w:t>
        </w:r>
      </w:ins>
      <w:ins w:id="175"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6" w:author="Kulvatunyou, Boonserm (Fed)" w:date="2016-06-21T17:28:00Z">
        <w:r>
          <w:t xml:space="preserve">Else </w:t>
        </w:r>
      </w:ins>
      <w:ins w:id="177" w:author="Kulvatunyou, Boonserm (Fed)" w:date="2016-06-21T20:14:00Z">
        <w:r w:rsidR="00D22D91">
          <w:t xml:space="preserve">True on the row which has </w:t>
        </w:r>
      </w:ins>
      <w:ins w:id="178" w:author="Kulvatunyou, Boonserm (Fed)" w:date="2016-06-21T20:15:00Z">
        <w:r w:rsidR="00D22D91">
          <w:t xml:space="preserve">XSD built-in type matching </w:t>
        </w:r>
      </w:ins>
      <w:ins w:id="179" w:author="Kulvatunyou, Boonserm (Fed)" w:date="2016-06-21T20:16:00Z">
        <w:r w:rsidR="001513AB" w:rsidRPr="00B277D2">
          <w:rPr>
            <w:rStyle w:val="CodeChar"/>
          </w:rPr>
          <w:t>xsd:attribute/@type</w:t>
        </w:r>
        <w:r w:rsidR="001513AB">
          <w:t>.</w:t>
        </w:r>
      </w:ins>
      <w:ins w:id="180" w:author="Kulvatunyou, Boonserm (Fed)" w:date="2016-06-21T20:21:00Z">
        <w:r w:rsidR="001513AB">
          <w:t xml:space="preserve"> If there is more than one row matched, </w:t>
        </w:r>
      </w:ins>
      <w:ins w:id="181"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2"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3"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4" w:author="Kulvatunyou, Boonserm (Fed)" w:date="2016-06-21T20:30:00Z">
        <w:r w:rsidR="00B277D2">
          <w:t>)</w:t>
        </w:r>
      </w:ins>
    </w:p>
    <w:p w14:paraId="726A429F" w14:textId="77777777" w:rsidR="00BE4347" w:rsidRDefault="00BE4347" w:rsidP="00BE4347">
      <w:pPr>
        <w:pStyle w:val="Heading4"/>
      </w:pPr>
      <w:bookmarkStart w:id="185" w:name="_Toc454292651"/>
      <w:r>
        <w:t>Import additional BDTs from Meta.xsd</w:t>
      </w:r>
      <w:bookmarkEnd w:id="185"/>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6" w:name="_Toc454292652"/>
      <w:r>
        <w:t xml:space="preserve">Populate the </w:t>
      </w:r>
      <w:r w:rsidR="002B066A">
        <w:t>dt</w:t>
      </w:r>
      <w:r>
        <w:t xml:space="preserve"> table</w:t>
      </w:r>
      <w:bookmarkEnd w:id="186"/>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7"/>
      <w:r>
        <w:t xml:space="preserve">Inherit from the based BDT identified in the </w:t>
      </w:r>
      <w:r>
        <w:rPr>
          <w:rStyle w:val="CodeChar"/>
        </w:rPr>
        <w:t>based_dt_id</w:t>
      </w:r>
      <w:r>
        <w:t xml:space="preserve"> column.</w:t>
      </w:r>
      <w:commentRangeEnd w:id="187"/>
      <w:r>
        <w:rPr>
          <w:rStyle w:val="CommentReference"/>
        </w:rPr>
        <w:commentReference w:id="187"/>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8" w:name="_Toc454292653"/>
      <w:r>
        <w:t xml:space="preserve">Populate </w:t>
      </w:r>
      <w:r w:rsidR="00072832">
        <w:t>bdt_pri_restri</w:t>
      </w:r>
      <w:r>
        <w:t xml:space="preserve"> table</w:t>
      </w:r>
      <w:bookmarkEnd w:id="188"/>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91DCE18"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B67F81">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89" w:name="_Toc454292654"/>
      <w:r>
        <w:t xml:space="preserve">Populate SC in the </w:t>
      </w:r>
      <w:r w:rsidR="00530652">
        <w:t>dt_sc</w:t>
      </w:r>
      <w:r>
        <w:t xml:space="preserve"> table</w:t>
      </w:r>
      <w:bookmarkEnd w:id="189"/>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90" w:name="_Toc454292655"/>
      <w:r>
        <w:t xml:space="preserve">Populate </w:t>
      </w:r>
      <w:r w:rsidR="00CF7449">
        <w:t>cdt_sc_awd_pri</w:t>
      </w:r>
      <w:r>
        <w:t xml:space="preserve"> table</w:t>
      </w:r>
      <w:bookmarkEnd w:id="190"/>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91" w:name="_Toc454292656"/>
      <w:r>
        <w:t xml:space="preserve">Populate </w:t>
      </w:r>
      <w:r w:rsidR="00BF2D0E">
        <w:t>cdt_sc_awd_pri_xps_type_map</w:t>
      </w:r>
      <w:r>
        <w:t xml:space="preserve"> table</w:t>
      </w:r>
      <w:bookmarkEnd w:id="191"/>
    </w:p>
    <w:p w14:paraId="6A9E280A" w14:textId="2F952451"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A74E5BF"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2" w:name="_Toc454292657"/>
      <w:r>
        <w:t xml:space="preserve">Populate the </w:t>
      </w:r>
      <w:r w:rsidR="002B3165">
        <w:t>bdt_sc_pri_restri</w:t>
      </w:r>
      <w:r>
        <w:t xml:space="preserve"> table</w:t>
      </w:r>
      <w:bookmarkEnd w:id="192"/>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3" w:name="_Toc454292658"/>
      <w:bookmarkStart w:id="194" w:name="_Ref395176768"/>
      <w:r>
        <w:t>Pseudo functions used for describing the imports</w:t>
      </w:r>
      <w:bookmarkEnd w:id="193"/>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5" w:name="_Toc454292659"/>
      <w:r>
        <w:t>Import</w:t>
      </w:r>
      <w:r w:rsidR="00BE4347">
        <w:t xml:space="preserve"> </w:t>
      </w:r>
      <w:r w:rsidR="003A128A">
        <w:t>Qualified BDTs</w:t>
      </w:r>
      <w:bookmarkEnd w:id="194"/>
      <w:bookmarkEnd w:id="195"/>
    </w:p>
    <w:p w14:paraId="38C33752" w14:textId="77777777" w:rsidR="00154D4F" w:rsidRDefault="00154D4F" w:rsidP="00154D4F"/>
    <w:p w14:paraId="342E1FE7" w14:textId="77777777" w:rsidR="00025339" w:rsidRDefault="00025339" w:rsidP="00306246">
      <w:pPr>
        <w:pStyle w:val="Heading5"/>
      </w:pPr>
      <w:bookmarkStart w:id="196" w:name="_Toc454292660"/>
      <w:r>
        <w:t>Import qualified CodeContentType</w:t>
      </w:r>
      <w:bookmarkEnd w:id="196"/>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723F7ED9"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B67F81">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7" w:name="_Toc454292661"/>
      <w:r>
        <w:t>Import qualified IDContentType</w:t>
      </w:r>
      <w:bookmarkEnd w:id="197"/>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8" w:name="_Toc454292662"/>
      <w:r>
        <w:t>Import other QBDTs</w:t>
      </w:r>
      <w:bookmarkEnd w:id="198"/>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4F6C8A17"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B67F81">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99" w:name="_Ref394004585"/>
      <w:r>
        <w:lastRenderedPageBreak/>
        <w:t xml:space="preserve">Populate </w:t>
      </w:r>
      <w:r w:rsidR="00B20F4B">
        <w:t xml:space="preserve">a QBDT in </w:t>
      </w:r>
      <w:r>
        <w:t xml:space="preserve">the </w:t>
      </w:r>
      <w:r w:rsidR="002B066A">
        <w:t>dt</w:t>
      </w:r>
      <w:r>
        <w:t xml:space="preserve"> table</w:t>
      </w:r>
      <w:bookmarkEnd w:id="199"/>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00"/>
      <w:r>
        <w:t xml:space="preserve">Inherit from the based BDT identified in the </w:t>
      </w:r>
      <w:r>
        <w:rPr>
          <w:rStyle w:val="CodeChar"/>
        </w:rPr>
        <w:t>based_dt_id</w:t>
      </w:r>
      <w:r>
        <w:t xml:space="preserve"> column.</w:t>
      </w:r>
      <w:commentRangeEnd w:id="200"/>
      <w:r>
        <w:rPr>
          <w:rStyle w:val="CommentReference"/>
        </w:rPr>
        <w:commentReference w:id="200"/>
      </w:r>
    </w:p>
    <w:p w14:paraId="4510FAEC" w14:textId="4E4B7261"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585E7EB"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ins w:id="201" w:author="Kulvatunyou, Boonserm (Fed)" w:date="2016-07-06T17:44:00Z">
        <w:r w:rsidR="00A979A3">
          <w:rPr>
            <w:rStyle w:val="CodeChar"/>
          </w:rPr>
          <w:t>, ‘Type’</w:t>
        </w:r>
      </w:ins>
      <w:r w:rsidR="00CB0C06" w:rsidRPr="00015656">
        <w:rPr>
          <w:rStyle w:val="CodeChar"/>
        </w:rPr>
        <w:t>)</w:t>
      </w:r>
      <w:del w:id="202" w:author="Kulvatunyou, Boonserm (Fed)" w:date="2016-07-06T17:44:00Z">
        <w:r w:rsidR="00A81318" w:rsidDel="00A979A3">
          <w:rPr>
            <w:rStyle w:val="CodeChar"/>
          </w:rPr>
          <w:delText xml:space="preserve"> </w:delText>
        </w:r>
      </w:del>
      <w:r w:rsidR="00CE296B">
        <w:rPr>
          <w:rStyle w:val="CodeChar"/>
        </w:rPr>
        <w:t>))</w:t>
      </w:r>
      <w:ins w:id="203" w:author="Kulvatunyou, Boonserm (Fed)" w:date="2016-07-06T17:44:00Z">
        <w:r w:rsidR="00A979A3">
          <w:rPr>
            <w:rStyle w:val="CodeChar"/>
          </w:rPr>
          <w:t>.</w:t>
        </w:r>
      </w:ins>
      <w:r w:rsidR="00CE296B">
        <w:rPr>
          <w:rStyle w:val="CodeChar"/>
        </w:rPr>
        <w:t xml:space="preserve"> </w:t>
      </w:r>
      <w:del w:id="204" w:author="Kulvatunyou, Boonserm (Fed)" w:date="2016-07-06T17:44:00Z">
        <w:r w:rsidR="00A81318" w:rsidRPr="00A81318" w:rsidDel="00A979A3">
          <w:delText>if the base is not a code content type, i.e.,</w:delText>
        </w:r>
        <w:r w:rsidR="00A81318" w:rsidDel="00A979A3">
          <w:rPr>
            <w:rStyle w:val="CodeChar"/>
          </w:rPr>
          <w:delText xml:space="preserve"> !endsWith(./@base, “CodeContentType”)</w:delText>
        </w:r>
        <w:r w:rsidR="00CB0C06" w:rsidDel="00A979A3">
          <w:delText>.</w:delText>
        </w:r>
        <w:r w:rsidR="001571B8" w:rsidDel="00A979A3">
          <w:delText xml:space="preserve"> </w:delText>
        </w:r>
        <w:r w:rsidR="00A81318" w:rsidDel="00A979A3">
          <w:delText xml:space="preserve">If the base is a code </w:delText>
        </w:r>
        <w:r w:rsidR="00A81318" w:rsidRPr="00EA6E95" w:rsidDel="00A979A3">
          <w:delText xml:space="preserve">content type, then this column </w:delText>
        </w:r>
        <w:r w:rsidR="00EA6E95" w:rsidRPr="00EA6E95" w:rsidDel="00A979A3">
          <w:delText xml:space="preserve">shall </w:delText>
        </w:r>
        <w:r w:rsidR="00A81318" w:rsidRPr="00EA6E95" w:rsidDel="00A979A3">
          <w:delText xml:space="preserve">point to the </w:delText>
        </w:r>
        <w:commentRangeStart w:id="205"/>
        <w:r w:rsidR="00A81318" w:rsidRPr="00EA6E95" w:rsidDel="00A979A3">
          <w:rPr>
            <w:rStyle w:val="CodeChar"/>
          </w:rPr>
          <w:delText>CodeType</w:delText>
        </w:r>
        <w:r w:rsidR="00A81318" w:rsidRPr="00EA6E95" w:rsidDel="00A979A3">
          <w:delText xml:space="preserve"> </w:delText>
        </w:r>
        <w:r w:rsidR="00C128C0" w:rsidDel="00A979A3">
          <w:rPr>
            <w:highlight w:val="red"/>
          </w:rPr>
          <w:delText>unqualified</w:delText>
        </w:r>
        <w:r w:rsidR="00A81318" w:rsidRPr="00C00D4F" w:rsidDel="00A979A3">
          <w:rPr>
            <w:highlight w:val="red"/>
          </w:rPr>
          <w:delText xml:space="preserve"> BDT</w:delText>
        </w:r>
        <w:commentRangeEnd w:id="205"/>
        <w:r w:rsidR="00C00D4F" w:rsidDel="00A979A3">
          <w:rPr>
            <w:rStyle w:val="CommentReference"/>
          </w:rPr>
          <w:commentReference w:id="205"/>
        </w:r>
        <w:r w:rsidR="00A81318" w:rsidDel="00A979A3">
          <w:delText xml:space="preserve">. </w:delText>
        </w:r>
      </w:del>
      <w:ins w:id="206" w:author="Kulvatunyou, Boonserm (Fed)" w:date="2016-07-06T17:44:00Z">
        <w:r w:rsidR="00A979A3">
          <w:t xml:space="preserve">If </w:t>
        </w:r>
      </w:ins>
      <w:ins w:id="207" w:author="Kulvatunyou, Boonserm (Fed)" w:date="2016-07-06T17:47:00Z">
        <w:r w:rsidR="00A979A3">
          <w:t xml:space="preserve">there are more than one type returned, use the one that is a BDT (i.e., its </w:t>
        </w:r>
        <w:r w:rsidR="00A979A3" w:rsidRPr="00A979A3">
          <w:rPr>
            <w:rStyle w:val="CodeChar"/>
          </w:rPr>
          <w:t xml:space="preserve">dt.type </w:t>
        </w:r>
      </w:ins>
      <w:ins w:id="208" w:author="Kulvatunyou, Boonserm (Fed)" w:date="2016-07-06T17:48:00Z">
        <w:r w:rsidR="00A979A3" w:rsidRPr="00A979A3">
          <w:rPr>
            <w:rStyle w:val="CodeChar"/>
          </w:rPr>
          <w:t>=1</w:t>
        </w:r>
        <w:r w:rsidR="00A979A3">
          <w:t xml:space="preserve">). If there are </w:t>
        </w:r>
      </w:ins>
      <w:ins w:id="209" w:author="Kulvatunyou, Boonserm (Fed)" w:date="2016-07-06T17:44:00Z">
        <w:r w:rsidR="00A979A3">
          <w:t>more than</w:t>
        </w:r>
      </w:ins>
      <w:ins w:id="210" w:author="Kulvatunyou, Boonserm (Fed)" w:date="2016-07-06T17:48:00Z">
        <w:r w:rsidR="00A979A3">
          <w:t xml:space="preserve"> one BDT returned, report this as an error.</w:t>
        </w:r>
      </w:ins>
      <w:ins w:id="211" w:author="Kulvatunyou, Boonserm (Fed)" w:date="2016-07-06T17:44:00Z">
        <w:r w:rsidR="00A979A3">
          <w:t xml:space="preserve"> </w:t>
        </w:r>
      </w:ins>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3F6FDCBD"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2"/>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2"/>
      <w:r w:rsidR="00061D51">
        <w:rPr>
          <w:rStyle w:val="CommentReference"/>
        </w:rPr>
        <w:commentReference w:id="212"/>
      </w:r>
    </w:p>
    <w:p w14:paraId="4D05A050" w14:textId="77777777" w:rsidR="00E134E4" w:rsidRDefault="00B66EC6" w:rsidP="00E134E4">
      <w:r>
        <w:rPr>
          <w:rStyle w:val="CodeChar"/>
        </w:rPr>
        <w:t>definition</w:t>
      </w:r>
      <w:r w:rsidR="00E134E4">
        <w:t xml:space="preserve"> = </w:t>
      </w:r>
      <w:commentRangeStart w:id="213"/>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3"/>
      <w:r w:rsidR="00EB739D">
        <w:rPr>
          <w:rStyle w:val="CommentReference"/>
        </w:rPr>
        <w:commentReference w:id="213"/>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1C6CC8BA"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B67F81">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4"/>
            <w:r w:rsidR="006B275E">
              <w:rPr>
                <w:rStyle w:val="CommentReference"/>
              </w:rPr>
              <w:commentReference w:id="214"/>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15" w:author="Kulvatunyou, Boonserm (Fed)" w:date="2016-06-22T08:09:00Z">
        <w:r w:rsidR="00711DBF" w:rsidRPr="00711DBF" w:rsidDel="00BD4E91">
          <w:rPr>
            <w:rStyle w:val="CodeChar"/>
          </w:rPr>
          <w:delText xml:space="preserve">StringType’ </w:delText>
        </w:r>
      </w:del>
      <w:ins w:id="216"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17"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18"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19" w:author="Kulvatunyou, Boonserm (Fed)" w:date="2016-06-22T08:09:00Z">
        <w:r w:rsidR="00E071EC" w:rsidDel="00BD4E91">
          <w:rPr>
            <w:rStyle w:val="CodeChar"/>
          </w:rPr>
          <w:delText>TokenType’</w:delText>
        </w:r>
      </w:del>
      <w:ins w:id="220"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21" w:author="Kulvatunyou, Boonserm (Fed)" w:date="2016-06-22T08:10:00Z">
        <w:r w:rsidR="00711DBF" w:rsidDel="00BD4E91">
          <w:rPr>
            <w:rStyle w:val="CodeChar"/>
          </w:rPr>
          <w:delText>Indicator</w:delText>
        </w:r>
        <w:r w:rsidR="00711DBF" w:rsidRPr="00711DBF" w:rsidDel="00BD4E91">
          <w:rPr>
            <w:rStyle w:val="CodeChar"/>
          </w:rPr>
          <w:delText>Type’</w:delText>
        </w:r>
      </w:del>
      <w:ins w:id="222"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5BED9C25"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2BB32F7B"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23"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24"/>
              <w:r w:rsidR="00585CF4" w:rsidRPr="00585CF4" w:rsidDel="005E1508">
                <w:rPr>
                  <w:rStyle w:val="CodeChar"/>
                </w:rPr>
                <w:delText>countryCode’</w:delText>
              </w:r>
              <w:commentRangeEnd w:id="224"/>
              <w:r w:rsidR="000B73E4" w:rsidDel="005E1508">
                <w:rPr>
                  <w:rStyle w:val="CommentReference"/>
                </w:rPr>
                <w:commentReference w:id="224"/>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25"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26"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27"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28"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29"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30" w:author="Kulvatunyou, Boonserm (Fed)" w:date="2016-06-21T20:50:00Z">
              <w:r w:rsidR="007B6F24">
                <w:t xml:space="preserve"> if</w:t>
              </w:r>
            </w:ins>
            <w:r w:rsidR="00AD0B66">
              <w:t xml:space="preserve"> </w:t>
            </w:r>
            <w:r w:rsidR="00E52D1C" w:rsidRPr="00585CF4">
              <w:rPr>
                <w:rStyle w:val="CodeChar"/>
              </w:rPr>
              <w:t>xsd:attribute/@</w:t>
            </w:r>
            <w:del w:id="231" w:author="Kulvatunyou, Boonserm (Fed)" w:date="2016-06-21T20:51:00Z">
              <w:r w:rsidR="00E52D1C" w:rsidRPr="00585CF4" w:rsidDel="007B6F24">
                <w:rPr>
                  <w:rStyle w:val="CodeChar"/>
                </w:rPr>
                <w:delText xml:space="preserve">name </w:delText>
              </w:r>
            </w:del>
            <w:ins w:id="232" w:author="Kulvatunyou, Boonserm (Fed)" w:date="2016-06-21T20:51:00Z">
              <w:r w:rsidR="007B6F24">
                <w:rPr>
                  <w:rStyle w:val="CodeChar"/>
                </w:rPr>
                <w:t>type</w:t>
              </w:r>
              <w:r w:rsidR="007B6F24" w:rsidRPr="00585CF4">
                <w:rPr>
                  <w:rStyle w:val="CodeChar"/>
                </w:rPr>
                <w:t xml:space="preserve"> </w:t>
              </w:r>
            </w:ins>
            <w:del w:id="233"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34"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35"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36" w:author="Kulvatunyou, Boonserm (Fed)" w:date="2016-06-21T20:52:00Z">
              <w:r w:rsidR="007B6F24">
                <w:t>of the matching agency ID list</w:t>
              </w:r>
            </w:ins>
            <w:ins w:id="237" w:author="Kulvatunyou, Boonserm (Fed)" w:date="2016-06-21T20:53:00Z">
              <w:r w:rsidR="007B6F24">
                <w:t xml:space="preserve"> (at this point there is</w:t>
              </w:r>
            </w:ins>
            <w:ins w:id="238" w:author="Kulvatunyou, Boonserm (Fed)" w:date="2016-06-21T20:52:00Z">
              <w:r w:rsidR="007B6F24">
                <w:t xml:space="preserve"> </w:t>
              </w:r>
            </w:ins>
            <w:r w:rsidR="00585CF4" w:rsidRPr="00585CF4">
              <w:t xml:space="preserve">only </w:t>
            </w:r>
            <w:ins w:id="239" w:author="Kulvatunyou, Boonserm (Fed)" w:date="2016-06-21T20:53:00Z">
              <w:r w:rsidR="007B6F24">
                <w:t xml:space="preserve">record anyway). </w:t>
              </w:r>
            </w:ins>
            <w:del w:id="240"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41"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42" w:author="Kulvatunyou, Boonserm (Fed)" w:date="2016-06-21T20:53:00Z"/>
        </w:trPr>
        <w:tc>
          <w:tcPr>
            <w:tcW w:w="9576" w:type="dxa"/>
          </w:tcPr>
          <w:p w14:paraId="2276F73C" w14:textId="31197E7C" w:rsidR="007B6F24" w:rsidRDefault="007B6F24" w:rsidP="007B6F24">
            <w:pPr>
              <w:rPr>
                <w:ins w:id="243" w:author="Kulvatunyou, Boonserm (Fed)" w:date="2016-06-21T20:53:00Z"/>
                <w:rStyle w:val="CodeChar"/>
              </w:rPr>
            </w:pPr>
            <w:ins w:id="244" w:author="Kulvatunyou, Boonserm (Fed)" w:date="2016-06-21T20:53:00Z">
              <w:r>
                <w:rPr>
                  <w:rStyle w:val="CodeChar"/>
                </w:rPr>
                <w:lastRenderedPageBreak/>
                <w:t xml:space="preserve">is_default = </w:t>
              </w:r>
              <w:r w:rsidRPr="004E1B55">
                <w:t xml:space="preserve">Follow the same logic as described in section </w:t>
              </w:r>
            </w:ins>
            <w:ins w:id="245" w:author="Kulvatunyou, Boonserm (Fed)" w:date="2016-06-21T20:54:00Z">
              <w:r w:rsidRPr="004E1B55">
                <w:fldChar w:fldCharType="begin"/>
              </w:r>
              <w:r w:rsidRPr="004E1B55">
                <w:instrText xml:space="preserve"> REF _Ref454305791 \r \h </w:instrText>
              </w:r>
            </w:ins>
            <w:r w:rsidRPr="004E1B55">
              <w:fldChar w:fldCharType="separate"/>
            </w:r>
            <w:ins w:id="246" w:author="Kulvatunyou, Boonserm (Fed)" w:date="2016-06-21T20:54:00Z">
              <w:r w:rsidRPr="004E1B55">
                <w:t>3.1.1.9.11</w:t>
              </w:r>
              <w:r w:rsidRPr="004E1B55">
                <w:fldChar w:fldCharType="end"/>
              </w:r>
              <w:r>
                <w:rPr>
                  <w:rStyle w:val="CodeChar"/>
                </w:rPr>
                <w:t>.</w:t>
              </w:r>
            </w:ins>
          </w:p>
        </w:tc>
      </w:tr>
    </w:tbl>
    <w:p w14:paraId="7BBC97E4" w14:textId="77777777" w:rsidR="00A13989" w:rsidRDefault="00024172" w:rsidP="00024172">
      <w:pPr>
        <w:pStyle w:val="Heading4"/>
      </w:pPr>
      <w:bookmarkStart w:id="247" w:name="_Toc454292663"/>
      <w:r>
        <w:t>Import BCCPs</w:t>
      </w:r>
      <w:bookmarkEnd w:id="247"/>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48" w:name="_Toc454292664"/>
      <w:r>
        <w:t xml:space="preserve">Populate </w:t>
      </w:r>
      <w:r w:rsidR="00E134E4">
        <w:t xml:space="preserve">the </w:t>
      </w:r>
      <w:r>
        <w:t>BCCP table</w:t>
      </w:r>
      <w:bookmarkEnd w:id="248"/>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49"/>
      <w:r w:rsidR="00C8390B" w:rsidRPr="00D275DC">
        <w:rPr>
          <w:rStyle w:val="CodeChar"/>
        </w:rPr>
        <w:t>.</w:t>
      </w:r>
      <w:r w:rsidR="00736ABC">
        <w:rPr>
          <w:rStyle w:val="CodeChar"/>
        </w:rPr>
        <w:t>data_type_term</w:t>
      </w:r>
      <w:r w:rsidR="00C8390B">
        <w:t xml:space="preserve"> </w:t>
      </w:r>
      <w:commentRangeEnd w:id="249"/>
      <w:r w:rsidR="00C8390B">
        <w:rPr>
          <w:rStyle w:val="CommentReference"/>
        </w:rPr>
        <w:commentReference w:id="249"/>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pPr>
        <w:rPr>
          <w:ins w:id="250" w:author="Kulvatunyou, Boonserm (Fed)" w:date="2016-07-10T21:40:00Z"/>
        </w:rPr>
      </w:pPr>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pPr>
        <w:rPr>
          <w:ins w:id="251" w:author="Kulvatunyou, Boonserm (Fed)" w:date="2016-07-10T21:42:00Z"/>
        </w:rPr>
      </w:pPr>
      <w:ins w:id="252" w:author="Kulvatunyou, Boonserm (Fed)" w:date="2016-07-10T21:41:00Z">
        <w:r w:rsidRPr="00ED53D6">
          <w:rPr>
            <w:rStyle w:val="CodeChar"/>
          </w:rPr>
          <w:t>is_nillable</w:t>
        </w:r>
        <w:r>
          <w:t xml:space="preserve"> = </w:t>
        </w:r>
        <w:r w:rsidRPr="00ED53D6">
          <w:rPr>
            <w:rStyle w:val="CodeChar"/>
          </w:rPr>
          <w:t>count(@nillable) =</w:t>
        </w:r>
      </w:ins>
      <w:ins w:id="253" w:author="Kulvatunyou, Boonserm (Fed)" w:date="2016-07-10T22:25:00Z">
        <w:r w:rsidR="00741163">
          <w:rPr>
            <w:rStyle w:val="CodeChar"/>
          </w:rPr>
          <w:t>=</w:t>
        </w:r>
      </w:ins>
      <w:ins w:id="254" w:author="Kulvatunyou, Boonserm (Fed)" w:date="2016-07-10T21:41:00Z">
        <w:r w:rsidRPr="00ED53D6">
          <w:rPr>
            <w:rStyle w:val="CodeChar"/>
          </w:rPr>
          <w:t xml:space="preserve"> 0 ? false: @nillable</w:t>
        </w:r>
        <w:r>
          <w:t>.</w:t>
        </w:r>
      </w:ins>
    </w:p>
    <w:p w14:paraId="2D68292E" w14:textId="432ACFCE" w:rsidR="00ED53D6" w:rsidRDefault="00ED53D6" w:rsidP="003A128A">
      <w:ins w:id="255" w:author="Kulvatunyou, Boonserm (Fed)" w:date="2016-07-10T21:42:00Z">
        <w:r w:rsidRPr="00ED53D6">
          <w:rPr>
            <w:rStyle w:val="CodeChar"/>
          </w:rPr>
          <w:t>default_value</w:t>
        </w:r>
        <w:r>
          <w:t xml:space="preserve"> = </w:t>
        </w:r>
        <w:r w:rsidRPr="00ED53D6">
          <w:rPr>
            <w:rStyle w:val="CodeChar"/>
          </w:rPr>
          <w:t>count(@default) =</w:t>
        </w:r>
      </w:ins>
      <w:ins w:id="256" w:author="Kulvatunyou, Boonserm (Fed)" w:date="2016-07-10T22:25:00Z">
        <w:r w:rsidR="00741163">
          <w:rPr>
            <w:rStyle w:val="CodeChar"/>
          </w:rPr>
          <w:t>=</w:t>
        </w:r>
      </w:ins>
      <w:ins w:id="257" w:author="Kulvatunyou, Boonserm (Fed)" w:date="2016-07-10T21:42:00Z">
        <w:r w:rsidRPr="00ED53D6">
          <w:rPr>
            <w:rStyle w:val="CodeChar"/>
          </w:rPr>
          <w:t xml:space="preserve"> 0 ? null: @default</w:t>
        </w:r>
        <w:r>
          <w:t>.</w:t>
        </w:r>
      </w:ins>
      <w:bookmarkStart w:id="258" w:name="_GoBack"/>
      <w:bookmarkEnd w:id="258"/>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9"/>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lastRenderedPageBreak/>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60"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61" w:name="_Toc454292665"/>
      <w:r>
        <w:t xml:space="preserve">Import ACCs, ASCCPs, </w:t>
      </w:r>
      <w:r w:rsidR="00EA0295">
        <w:t xml:space="preserve">BCCPs, </w:t>
      </w:r>
      <w:r w:rsidR="00CA2F1C">
        <w:t xml:space="preserve">BCCs </w:t>
      </w:r>
      <w:r>
        <w:t xml:space="preserve">and ASCCs </w:t>
      </w:r>
      <w:r w:rsidR="00EA0295">
        <w:t>top down from BODs</w:t>
      </w:r>
      <w:bookmarkEnd w:id="260"/>
      <w:bookmarkEnd w:id="261"/>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442F39C0" w:rsidR="00095621" w:rsidRDefault="00095621" w:rsidP="00546F13">
      <w:r>
        <w:t xml:space="preserve">Look at the beginning of section </w:t>
      </w:r>
      <w:r>
        <w:fldChar w:fldCharType="begin"/>
      </w:r>
      <w:r>
        <w:instrText xml:space="preserve"> REF _Ref395176768 \r \h </w:instrText>
      </w:r>
      <w:r>
        <w:fldChar w:fldCharType="separate"/>
      </w:r>
      <w:r w:rsidR="00B67F81">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262" w:name="_Ref395213533"/>
      <w:bookmarkStart w:id="263" w:name="_Toc454292666"/>
      <w:r>
        <w:t xml:space="preserve">Populate </w:t>
      </w:r>
      <w:r w:rsidR="00D162F7">
        <w:t>the</w:t>
      </w:r>
      <w:r>
        <w:t xml:space="preserve"> ASCCP table</w:t>
      </w:r>
      <w:bookmarkEnd w:id="262"/>
      <w:bookmarkEnd w:id="263"/>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AD6568D"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B67F81">
        <w:t>3.1.1.14.2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ins w:id="264" w:author="Kulvatunyou, Boonserm (Fed)" w:date="2016-07-10T21:46:00Z"/>
          <w:rStyle w:val="CodeChar"/>
        </w:rPr>
      </w:pPr>
      <w:r>
        <w:rPr>
          <w:rStyle w:val="CodeChar"/>
        </w:rPr>
        <w:lastRenderedPageBreak/>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65"/>
      <w:r w:rsidR="008D43F2">
        <w:rPr>
          <w:rStyle w:val="CodeChar"/>
        </w:rPr>
        <w:t>)</w:t>
      </w:r>
      <w:r w:rsidR="00602D01">
        <w:t>.</w:t>
      </w:r>
      <w:commentRangeEnd w:id="265"/>
      <w:r w:rsidR="000E2679">
        <w:rPr>
          <w:rStyle w:val="CommentReference"/>
        </w:rPr>
        <w:commentReference w:id="265"/>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ins w:id="266" w:author="Kulvatunyou, Boonserm (Fed)" w:date="2016-07-10T21:47:00Z">
        <w:r>
          <w:rPr>
            <w:rStyle w:val="CodeChar"/>
            <w:rFonts w:cs="Angsana New"/>
            <w:lang w:bidi="th-TH"/>
          </w:rPr>
          <w:t>i</w:t>
        </w:r>
      </w:ins>
      <w:ins w:id="267" w:author="Kulvatunyou, Boonserm (Fed)" w:date="2016-07-10T21:46:00Z">
        <w:r>
          <w:rPr>
            <w:rStyle w:val="CodeChar"/>
            <w:rFonts w:cs="Angsana New"/>
            <w:lang w:bidi="th-TH"/>
          </w:rPr>
          <w:t>s_nillable</w:t>
        </w:r>
        <w:r w:rsidRPr="003E3599">
          <w:t xml:space="preserve"> = </w:t>
        </w:r>
        <w:r>
          <w:rPr>
            <w:rStyle w:val="CodeChar"/>
            <w:rFonts w:cs="Angsana New"/>
            <w:lang w:bidi="th-TH"/>
          </w:rPr>
          <w:t>count(@nillable) =</w:t>
        </w:r>
      </w:ins>
      <w:ins w:id="268" w:author="Kulvatunyou, Boonserm (Fed)" w:date="2016-07-10T22:25:00Z">
        <w:r w:rsidR="00741163">
          <w:rPr>
            <w:rStyle w:val="CodeChar"/>
            <w:rFonts w:cs="Angsana New"/>
            <w:lang w:bidi="th-TH"/>
          </w:rPr>
          <w:t>=</w:t>
        </w:r>
      </w:ins>
      <w:ins w:id="269" w:author="Kulvatunyou, Boonserm (Fed)" w:date="2016-07-10T21:46:00Z">
        <w:r>
          <w:rPr>
            <w:rStyle w:val="CodeChar"/>
            <w:rFonts w:cs="Angsana New"/>
            <w:lang w:bidi="th-TH"/>
          </w:rPr>
          <w:t xml:space="preserve"> 0 ? </w:t>
        </w:r>
      </w:ins>
      <w:ins w:id="270" w:author="Kulvatunyou, Boonserm (Fed)" w:date="2016-07-10T21:47:00Z">
        <w:r>
          <w:rPr>
            <w:rStyle w:val="CodeChar"/>
            <w:rFonts w:cs="Angsana New"/>
            <w:lang w:bidi="th-TH"/>
          </w:rPr>
          <w:t>false : @nillable.</w:t>
        </w:r>
      </w:ins>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6BC3353D"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71" w:name="_Ref396313037"/>
      <w:bookmarkStart w:id="272" w:name="_Toc454292667"/>
      <w:r>
        <w:t>Populate the ACC table</w:t>
      </w:r>
      <w:bookmarkEnd w:id="271"/>
      <w:bookmarkEnd w:id="272"/>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3ADE5315"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lastRenderedPageBreak/>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4457C6F7" w:rsidR="00330E55" w:rsidRDefault="00330E55" w:rsidP="00B26A1F">
            <w:pPr>
              <w:rPr>
                <w:rStyle w:val="CodeChar"/>
              </w:rPr>
            </w:pPr>
            <w:r>
              <w:rPr>
                <w:rStyle w:val="CodeChar"/>
              </w:rPr>
              <w:t xml:space="preserve">is_abstract = </w:t>
            </w:r>
            <w:del w:id="273" w:author="Kulvatunyou, Boonserm (Fed)" w:date="2016-07-10T08:54:00Z">
              <w:r w:rsidDel="00B26A1F">
                <w:rPr>
                  <w:rStyle w:val="CodeChar"/>
                </w:rPr>
                <w:delText>false</w:delText>
              </w:r>
            </w:del>
            <w:ins w:id="274" w:author="Kulvatunyou, Boonserm (Fed)" w:date="2016-07-10T08:54:00Z">
              <w:r w:rsidR="00B26A1F">
                <w:rPr>
                  <w:rStyle w:val="CodeChar"/>
                </w:rPr>
                <w:t xml:space="preserve">count(@abstract) = 0 ? </w:t>
              </w:r>
            </w:ins>
            <w:ins w:id="275" w:author="Kulvatunyou, Boonserm (Fed)" w:date="2016-07-10T08:55:00Z">
              <w:r w:rsidR="00B26A1F">
                <w:rPr>
                  <w:rStyle w:val="CodeChar"/>
                </w:rPr>
                <w:t>false : @abstract</w:t>
              </w:r>
            </w:ins>
            <w:r>
              <w:rPr>
                <w:rStyle w:val="CodeChar"/>
              </w:rPr>
              <w:t>.</w:t>
            </w:r>
            <w:ins w:id="276" w:author="Kulvatunyou, Boonserm (Fed)" w:date="2016-07-10T09:08:00Z">
              <w:r w:rsidR="00B01495">
                <w:rPr>
                  <w:rStyle w:val="CodeChar"/>
                </w:rPr>
                <w:t xml:space="preserve"> </w:t>
              </w:r>
            </w:ins>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3AC1D2FD"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B67F81">
        <w:t>3.1.1.14.3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B67F81">
        <w:t>3.1.1.14.4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B67F81">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B67F81">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B67F81">
        <w:t>3.1.1.14.3</w:t>
      </w:r>
      <w:r w:rsidR="00FB522D">
        <w:fldChar w:fldCharType="end"/>
      </w:r>
      <w:r w:rsidR="00FB522D">
        <w:t>)</w:t>
      </w:r>
      <w:r w:rsidR="00D162F7">
        <w:t>.</w:t>
      </w:r>
      <w:r w:rsidR="00FB522D">
        <w:t xml:space="preserve"> </w:t>
      </w:r>
    </w:p>
    <w:p w14:paraId="5DEEF685" w14:textId="77777777" w:rsidR="00FB522D" w:rsidRDefault="00FB522D" w:rsidP="004A11C5"/>
    <w:p w14:paraId="33744361" w14:textId="66289E53"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B67F81">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B67F81">
        <w:t>3.1.1.14.3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49916BA2"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B67F81">
        <w:t>3.1.1.14.4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77" w:name="_Ref395213247"/>
      <w:bookmarkStart w:id="278" w:name="_Toc454292668"/>
      <w:bookmarkStart w:id="279" w:name="_Ref395213166"/>
      <w:r>
        <w:t>Populate the ASCC table</w:t>
      </w:r>
      <w:bookmarkEnd w:id="277"/>
      <w:bookmarkEnd w:id="278"/>
      <w:r>
        <w:t xml:space="preserve"> </w:t>
      </w:r>
      <w:bookmarkEnd w:id="279"/>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80"/>
      <w:r w:rsidR="00B74179" w:rsidRPr="00B74179">
        <w:rPr>
          <w:rStyle w:val="CodeChar"/>
        </w:rPr>
        <w:t xml:space="preserve"> = Get from ./@id</w:t>
      </w:r>
      <w:r w:rsidR="00B74179">
        <w:t>.</w:t>
      </w:r>
      <w:commentRangeEnd w:id="280"/>
      <w:r w:rsidR="00B74179">
        <w:rPr>
          <w:rStyle w:val="CommentReference"/>
        </w:rPr>
        <w:commentReference w:id="280"/>
      </w:r>
    </w:p>
    <w:p w14:paraId="77DEC48B" w14:textId="7C8FE0D2" w:rsidR="00904F4A" w:rsidRDefault="0040569A" w:rsidP="00D162F7">
      <w:r>
        <w:rPr>
          <w:rStyle w:val="CodeChar"/>
        </w:rPr>
        <w:lastRenderedPageBreak/>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81" w:name="_Ref395213226"/>
      <w:bookmarkStart w:id="282" w:name="_Toc454292669"/>
      <w:r>
        <w:t>Populate the BCC table</w:t>
      </w:r>
      <w:bookmarkEnd w:id="281"/>
      <w:bookmarkEnd w:id="282"/>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w:t>
      </w:r>
      <w:r w:rsidR="00BF0380">
        <w:lastRenderedPageBreak/>
        <w:t xml:space="preserve">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005AA28"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B67F81">
        <w:t>3.1.1.14.5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8574D7C" w14:textId="77777777" w:rsidR="00741163" w:rsidRDefault="00B50E17" w:rsidP="003A128A">
      <w:pPr>
        <w:rPr>
          <w:ins w:id="283" w:author="Kulvatunyou, Boonserm (Fed)" w:date="2016-07-10T22:23:00Z"/>
        </w:rPr>
      </w:pPr>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w:t>
      </w:r>
    </w:p>
    <w:p w14:paraId="6503E106" w14:textId="482AFF85" w:rsidR="00741163" w:rsidRDefault="00741163" w:rsidP="003A128A">
      <w:pPr>
        <w:rPr>
          <w:ins w:id="284" w:author="Kulvatunyou, Boonserm (Fed)" w:date="2016-07-10T22:23:00Z"/>
        </w:rPr>
      </w:pPr>
      <w:ins w:id="285" w:author="Kulvatunyou, Boonserm (Fed)" w:date="2016-07-10T22:23:00Z">
        <w:r w:rsidRPr="00741163">
          <w:rPr>
            <w:rStyle w:val="CodeChar"/>
          </w:rPr>
          <w:t>is_nillable</w:t>
        </w:r>
        <w:r>
          <w:t xml:space="preserve"> = </w:t>
        </w:r>
        <w:r w:rsidRPr="00741163">
          <w:rPr>
            <w:rStyle w:val="CodeChar"/>
          </w:rPr>
          <w:t>count(@nillable) == 0 ? false : @nillable</w:t>
        </w:r>
        <w:r>
          <w:t>.</w:t>
        </w:r>
      </w:ins>
    </w:p>
    <w:p w14:paraId="0EFA9095" w14:textId="008515D3" w:rsidR="008854FE" w:rsidRDefault="00741163" w:rsidP="003A128A">
      <w:ins w:id="286" w:author="Kulvatunyou, Boonserm (Fed)" w:date="2016-07-10T22:23:00Z">
        <w:r w:rsidRPr="00741163">
          <w:rPr>
            <w:rStyle w:val="CodeChar"/>
          </w:rPr>
          <w:t>default_value</w:t>
        </w:r>
        <w:r>
          <w:t xml:space="preserve"> = </w:t>
        </w:r>
        <w:r w:rsidRPr="00741163">
          <w:rPr>
            <w:rStyle w:val="CodeChar"/>
          </w:rPr>
          <w:t>count(@defualt)</w:t>
        </w:r>
      </w:ins>
      <w:ins w:id="287" w:author="Kulvatunyou, Boonserm (Fed)" w:date="2016-07-10T22:24:00Z">
        <w:r w:rsidRPr="00741163">
          <w:rPr>
            <w:rStyle w:val="CodeChar"/>
          </w:rPr>
          <w:t xml:space="preserve"> == 0 ? null : @default</w:t>
        </w:r>
        <w:r>
          <w:t>.</w:t>
        </w:r>
      </w:ins>
      <w:ins w:id="288" w:author="Kulvatunyou, Boonserm (Fed)" w:date="2016-07-10T22:23:00Z">
        <w:r>
          <w:t xml:space="preserve"> </w:t>
        </w:r>
      </w:ins>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89" w:name="_Ref395279750"/>
      <w:bookmarkStart w:id="290" w:name="_Toc454292670"/>
      <w:r>
        <w:t>Populate the BCCP table for xsd:attribute</w:t>
      </w:r>
      <w:bookmarkEnd w:id="289"/>
      <w:bookmarkEnd w:id="290"/>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91"/>
      <w:r w:rsidR="00791521">
        <w:t>Generate a new GUID</w:t>
      </w:r>
      <w:commentRangeEnd w:id="291"/>
      <w:r w:rsidR="00791521">
        <w:rPr>
          <w:rStyle w:val="CommentReference"/>
        </w:rPr>
        <w:commentReference w:id="291"/>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pPr>
        <w:rPr>
          <w:ins w:id="292" w:author="Kulvatunyou, Boonserm (Fed)" w:date="2016-07-10T21:43:00Z"/>
        </w:rPr>
      </w:pPr>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pPr>
        <w:rPr>
          <w:ins w:id="293" w:author="Kulvatunyou, Boonserm (Fed)" w:date="2016-07-10T21:44:00Z"/>
        </w:rPr>
      </w:pPr>
      <w:ins w:id="294" w:author="Kulvatunyou, Boonserm (Fed)" w:date="2016-07-10T21:43:00Z">
        <w:r w:rsidRPr="00220891">
          <w:rPr>
            <w:rStyle w:val="CodeChar"/>
          </w:rPr>
          <w:t>is_</w:t>
        </w:r>
      </w:ins>
      <w:ins w:id="295" w:author="Kulvatunyou, Boonserm (Fed)" w:date="2016-07-10T21:44:00Z">
        <w:r w:rsidRPr="00220891">
          <w:rPr>
            <w:rStyle w:val="CodeChar"/>
          </w:rPr>
          <w:t>nillable</w:t>
        </w:r>
        <w:r>
          <w:t xml:space="preserve"> = </w:t>
        </w:r>
        <w:r w:rsidRPr="00220891">
          <w:rPr>
            <w:rStyle w:val="CodeChar"/>
          </w:rPr>
          <w:t>false</w:t>
        </w:r>
        <w:r>
          <w:t>.</w:t>
        </w:r>
      </w:ins>
    </w:p>
    <w:p w14:paraId="24CF29F7" w14:textId="1637B591" w:rsidR="00220891" w:rsidRDefault="00220891" w:rsidP="00182E51">
      <w:ins w:id="296" w:author="Kulvatunyou, Boonserm (Fed)" w:date="2016-07-10T21:44:00Z">
        <w:r w:rsidRPr="00220891">
          <w:rPr>
            <w:rStyle w:val="CodeChar"/>
          </w:rPr>
          <w:t>default_value</w:t>
        </w:r>
        <w:r>
          <w:t xml:space="preserve"> = </w:t>
        </w:r>
      </w:ins>
      <w:ins w:id="297" w:author="Kulvatunyou, Boonserm (Fed)" w:date="2016-07-10T22:19:00Z">
        <w:r w:rsidR="00E23D23">
          <w:rPr>
            <w:rStyle w:val="CodeChar"/>
          </w:rPr>
          <w:t>null</w:t>
        </w:r>
      </w:ins>
      <w:ins w:id="298" w:author="Kulvatunyou, Boonserm (Fed)" w:date="2016-07-10T21:44:00Z">
        <w:r>
          <w:t>.</w:t>
        </w:r>
      </w:ins>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lastRenderedPageBreak/>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99" w:name="_Toc454292671"/>
      <w:r>
        <w:t>Import other ACCs, ASCCPs, BCCPs, BCCs, and ASCCs unused by BODs</w:t>
      </w:r>
      <w:bookmarkEnd w:id="299"/>
    </w:p>
    <w:p w14:paraId="12BAF377" w14:textId="3BDA3C7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B67F81">
        <w:t>0</w:t>
      </w:r>
      <w:r w:rsidR="00CE1C17">
        <w:fldChar w:fldCharType="end"/>
      </w:r>
      <w:r w:rsidR="00CE1C17">
        <w:t xml:space="preserve">. </w:t>
      </w:r>
    </w:p>
    <w:p w14:paraId="06BB8C1E" w14:textId="77777777" w:rsidR="008D284C" w:rsidRDefault="008D284C" w:rsidP="00EA0295"/>
    <w:p w14:paraId="448ED169" w14:textId="0B630B99"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B67F81">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08E56D4D"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B67F81">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300" w:name="_Toc454292672"/>
      <w:r>
        <w:t>Import other libraries</w:t>
      </w:r>
      <w:bookmarkEnd w:id="300"/>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301" w:name="_Toc454292673"/>
      <w:r>
        <w:lastRenderedPageBreak/>
        <w:t>Verify the OAGIS 10</w:t>
      </w:r>
      <w:r w:rsidR="000A2BB4">
        <w:t>.1</w:t>
      </w:r>
      <w:r>
        <w:t xml:space="preserve"> Model import</w:t>
      </w:r>
      <w:bookmarkEnd w:id="301"/>
    </w:p>
    <w:p w14:paraId="59CAC8BD" w14:textId="77777777" w:rsidR="00150F71" w:rsidRDefault="00150F71" w:rsidP="00150F71">
      <w:pPr>
        <w:pStyle w:val="Heading4"/>
      </w:pPr>
      <w:bookmarkStart w:id="302" w:name="_Toc454292674"/>
      <w:r>
        <w:t>Checksum verification</w:t>
      </w:r>
      <w:bookmarkEnd w:id="302"/>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155FDC2E" w:rsidR="0033677A" w:rsidRPr="0033677A" w:rsidRDefault="0033677A" w:rsidP="0033677A">
      <w:pPr>
        <w:pStyle w:val="Caption"/>
      </w:pPr>
      <w:r>
        <w:t xml:space="preserve">Table </w:t>
      </w:r>
      <w:fldSimple w:instr=" SEQ Table \* ARABIC ">
        <w:r w:rsidR="00B67F81">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lastRenderedPageBreak/>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303" w:name="_Toc454292675"/>
      <w:r>
        <w:t>Content verification</w:t>
      </w:r>
      <w:bookmarkEnd w:id="303"/>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304" w:name="_Toc454292676"/>
      <w:r>
        <w:t>Challenges</w:t>
      </w:r>
      <w:bookmarkEnd w:id="304"/>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305" w:name="_Toc454292677"/>
      <w:r w:rsidR="00240186">
        <w:t>Methods to address the challenges</w:t>
      </w:r>
      <w:bookmarkEnd w:id="305"/>
    </w:p>
    <w:p w14:paraId="433C95C4" w14:textId="064A551A" w:rsidR="0016491E" w:rsidRDefault="0016491E" w:rsidP="0016491E"/>
    <w:p w14:paraId="6CAF7233" w14:textId="2D90A411" w:rsidR="0016491E" w:rsidRDefault="0016491E" w:rsidP="0016491E">
      <w:pPr>
        <w:pStyle w:val="Heading4"/>
      </w:pPr>
      <w:bookmarkStart w:id="306" w:name="_Toc454292678"/>
      <w:r>
        <w:t>Verifying the OAGIS Model Export</w:t>
      </w:r>
      <w:bookmarkEnd w:id="306"/>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lastRenderedPageBreak/>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307" w:name="_Ref409507777"/>
      <w:bookmarkStart w:id="308" w:name="_Ref409509840"/>
      <w:bookmarkStart w:id="309" w:name="_Ref409510232"/>
      <w:bookmarkStart w:id="310" w:name="_Ref409513278"/>
      <w:bookmarkStart w:id="311" w:name="_Ref409513535"/>
      <w:bookmarkStart w:id="312" w:name="_Ref409513583"/>
      <w:bookmarkStart w:id="313" w:name="_Ref410034266"/>
      <w:bookmarkStart w:id="314" w:name="_Ref410043334"/>
      <w:bookmarkStart w:id="315" w:name="_Ref410044174"/>
      <w:bookmarkStart w:id="316" w:name="_Ref410105192"/>
      <w:bookmarkStart w:id="317" w:name="_Ref410105428"/>
      <w:bookmarkStart w:id="318" w:name="_Ref410111412"/>
      <w:bookmarkStart w:id="319" w:name="_Toc454292679"/>
      <w:r>
        <w:t>Application Home Screen</w:t>
      </w:r>
      <w:bookmarkEnd w:id="307"/>
      <w:bookmarkEnd w:id="308"/>
      <w:bookmarkEnd w:id="309"/>
      <w:bookmarkEnd w:id="310"/>
      <w:bookmarkEnd w:id="311"/>
      <w:bookmarkEnd w:id="312"/>
      <w:bookmarkEnd w:id="313"/>
      <w:bookmarkEnd w:id="314"/>
      <w:bookmarkEnd w:id="315"/>
      <w:bookmarkEnd w:id="316"/>
      <w:bookmarkEnd w:id="317"/>
      <w:bookmarkEnd w:id="318"/>
      <w:bookmarkEnd w:id="319"/>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320" w:name="_Ref404612009"/>
      <w:bookmarkStart w:id="321" w:name="_Toc454292680"/>
      <w:r>
        <w:t>BIEs Management</w:t>
      </w:r>
      <w:bookmarkEnd w:id="320"/>
      <w:bookmarkEnd w:id="321"/>
    </w:p>
    <w:p w14:paraId="1A16FEEE" w14:textId="77777777" w:rsidR="00FB19E4" w:rsidRDefault="00FB19E4" w:rsidP="00FB19E4">
      <w:pPr>
        <w:pStyle w:val="Heading3"/>
      </w:pPr>
      <w:bookmarkStart w:id="322" w:name="_Toc454292681"/>
      <w:r>
        <w:t>Create a top-level ABIE (a standalone BOD)</w:t>
      </w:r>
      <w:bookmarkEnd w:id="322"/>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B26A1F" w:rsidRDefault="00B26A1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B26A1F" w:rsidRDefault="00B26A1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B26A1F" w:rsidRDefault="00B26A1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B26A1F" w:rsidRDefault="00B26A1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B26A1F" w:rsidRDefault="00B26A1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B26A1F" w:rsidRDefault="00B26A1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B26A1F" w:rsidRDefault="00B26A1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B26A1F" w:rsidRDefault="00B26A1F"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B26A1F" w:rsidRDefault="00B26A1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B26A1F" w:rsidRDefault="00B26A1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B26A1F" w:rsidRDefault="00B26A1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B26A1F" w:rsidRDefault="00B26A1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B26A1F" w:rsidRDefault="00B26A1F"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B26A1F" w:rsidRDefault="00B26A1F"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B26A1F" w:rsidRDefault="00B26A1F"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B26A1F" w:rsidRDefault="00B26A1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B26A1F" w:rsidRDefault="00B26A1F"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B26A1F" w:rsidRDefault="00B26A1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50B5019D" w:rsidR="00FB19E4" w:rsidRPr="005D546D" w:rsidRDefault="00FB19E4" w:rsidP="00FB19E4">
      <w:r>
        <w:t xml:space="preserve">Go to the </w:t>
      </w:r>
      <w:r>
        <w:fldChar w:fldCharType="begin"/>
      </w:r>
      <w:r>
        <w:instrText xml:space="preserve"> REF _Ref408391730 \h </w:instrText>
      </w:r>
      <w:r>
        <w:fldChar w:fldCharType="separate"/>
      </w:r>
      <w:r w:rsidR="00B67F81">
        <w:t>Business Context Management</w:t>
      </w:r>
      <w:r>
        <w:fldChar w:fldCharType="end"/>
      </w:r>
      <w:r>
        <w:t xml:space="preserve"> and </w:t>
      </w:r>
      <w:r>
        <w:fldChar w:fldCharType="begin"/>
      </w:r>
      <w:r>
        <w:instrText xml:space="preserve"> REF _Ref408466451 \h </w:instrText>
      </w:r>
      <w:r>
        <w:fldChar w:fldCharType="separate"/>
      </w:r>
      <w:r w:rsidR="00B67F81">
        <w:t>Show top-level ABIE</w:t>
      </w:r>
      <w:r>
        <w:fldChar w:fldCharType="end"/>
      </w:r>
      <w:r>
        <w:t xml:space="preserve"> sections for more detail.</w:t>
      </w:r>
    </w:p>
    <w:p w14:paraId="34200724" w14:textId="77777777" w:rsidR="00FB19E4" w:rsidRDefault="00FB19E4" w:rsidP="00FB19E4">
      <w:pPr>
        <w:pStyle w:val="Heading5"/>
      </w:pPr>
      <w:bookmarkStart w:id="323" w:name="_Toc454292682"/>
      <w:r>
        <w:lastRenderedPageBreak/>
        <w:t xml:space="preserve">Select a top-level </w:t>
      </w:r>
      <w:r w:rsidR="000D692F">
        <w:t>concept</w:t>
      </w:r>
      <w:bookmarkEnd w:id="323"/>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1ADC5EEE"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B67F81">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24" w:name="_Toc454292683"/>
      <w:r>
        <w:t>Select a business context</w:t>
      </w:r>
      <w:bookmarkEnd w:id="324"/>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37AC80"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B67F81">
        <w:t>3.4.1</w:t>
      </w:r>
      <w:r>
        <w:fldChar w:fldCharType="end"/>
      </w:r>
      <w:r>
        <w:t xml:space="preserve"> </w:t>
      </w:r>
      <w:r>
        <w:fldChar w:fldCharType="begin"/>
      </w:r>
      <w:r>
        <w:instrText xml:space="preserve"> REF _Ref402764261 \h </w:instrText>
      </w:r>
      <w:r>
        <w:fldChar w:fldCharType="separate"/>
      </w:r>
      <w:r w:rsidR="00B67F81">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B67F81">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B67F81">
        <w:t>Create a business context</w:t>
      </w:r>
      <w:r w:rsidR="001F0600">
        <w:fldChar w:fldCharType="end"/>
      </w:r>
      <w:r>
        <w:t xml:space="preserve">. </w:t>
      </w:r>
    </w:p>
    <w:p w14:paraId="327F5ED5" w14:textId="77777777" w:rsidR="00FB19E4" w:rsidRDefault="00FB19E4" w:rsidP="00FB19E4">
      <w:pPr>
        <w:pStyle w:val="Heading5"/>
      </w:pPr>
      <w:bookmarkStart w:id="325" w:name="_Toc454292684"/>
      <w:r>
        <w:t>Create uncommitted BIE records/objects</w:t>
      </w:r>
      <w:bookmarkEnd w:id="325"/>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w:lastRenderedPageBreak/>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B26A1F" w:rsidRDefault="00B26A1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B26A1F" w:rsidRDefault="00B26A1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B26A1F" w:rsidRDefault="00B26A1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B26A1F" w:rsidRDefault="00B26A1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B26A1F" w:rsidRDefault="00B26A1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B26A1F" w:rsidRDefault="00B26A1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B26A1F" w:rsidRDefault="00B26A1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B26A1F" w:rsidRDefault="00B26A1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26"/>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26"/>
      <w:r w:rsidR="00D362D0">
        <w:rPr>
          <w:rStyle w:val="CommentReference"/>
          <w:iCs w:val="0"/>
        </w:rPr>
        <w:commentReference w:id="326"/>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85pt;height:11.9pt" o:ole="">
            <v:imagedata r:id="rId20" o:title=""/>
          </v:shape>
          <o:OLEObject Type="Embed" ProgID="Equation.3" ShapeID="_x0000_i1025" DrawAspect="Content" ObjectID="_1529694814"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85pt;height:11.9pt" o:ole="">
            <v:imagedata r:id="rId20" o:title=""/>
          </v:shape>
          <o:OLEObject Type="Embed" ProgID="Equation.3" ShapeID="_x0000_i1026" DrawAspect="Content" ObjectID="_1529694815"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B26A1F" w:rsidRDefault="00B26A1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B26A1F" w:rsidRDefault="00B26A1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B26A1F" w:rsidRDefault="00B26A1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B26A1F" w:rsidRDefault="00B26A1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B26A1F" w:rsidRDefault="00B26A1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B26A1F" w:rsidRDefault="00B26A1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B26A1F" w:rsidRDefault="00B26A1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B26A1F" w:rsidRDefault="00B26A1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B26A1F" w:rsidRDefault="00B26A1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B26A1F" w:rsidRDefault="00B26A1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B26A1F" w:rsidRPr="00B063E4" w:rsidRDefault="00B26A1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B26A1F" w:rsidRDefault="00B26A1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B26A1F" w:rsidRDefault="00B26A1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B26A1F" w:rsidRDefault="00B26A1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B26A1F" w:rsidRDefault="00B26A1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pt;height:27.55pt" o:ole="">
                                    <v:imagedata r:id="rId23" o:title=""/>
                                  </v:shape>
                                  <o:OLEObject Type="Embed" ProgID="Equation.3" ShapeID="_x0000_i1028" DrawAspect="Content" ObjectID="_1529694824"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B26A1F" w:rsidRDefault="00B26A1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B26A1F" w:rsidRDefault="00B26A1F" w:rsidP="002A7896">
                                <w:pPr>
                                  <w:pStyle w:val="Code"/>
                                  <w:spacing w:line="168" w:lineRule="auto"/>
                                  <w:jc w:val="center"/>
                                </w:pPr>
                                <w:r>
                                  <w:t>assoc[i] is a BCC?</w:t>
                                </w:r>
                              </w:p>
                              <w:p w14:paraId="0F9CBA03" w14:textId="77777777" w:rsidR="00B26A1F" w:rsidRDefault="00B26A1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B26A1F" w:rsidRDefault="00B26A1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B26A1F" w:rsidRDefault="00B26A1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B26A1F" w:rsidRDefault="00B26A1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B26A1F" w:rsidRDefault="00B26A1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B26A1F" w:rsidRDefault="00B26A1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B26A1F" w:rsidRDefault="00B26A1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B26A1F" w:rsidRDefault="00B26A1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B26A1F" w:rsidRDefault="00B26A1F"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B26A1F" w:rsidRDefault="00B26A1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B26A1F" w:rsidRDefault="00B26A1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B26A1F" w:rsidRDefault="00B26A1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B26A1F" w:rsidRDefault="00B26A1F"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B26A1F" w:rsidRDefault="00B26A1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B26A1F" w:rsidRDefault="00B26A1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B26A1F" w:rsidRPr="00B063E4" w:rsidRDefault="00B26A1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B26A1F" w:rsidRDefault="00B26A1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B26A1F" w:rsidRDefault="00B26A1F"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B26A1F" w:rsidRDefault="00B26A1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B26A1F" w:rsidRDefault="00B26A1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B26A1F" w:rsidRDefault="00B26A1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B26A1F" w:rsidRDefault="00B26A1F"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B26A1F" w:rsidRDefault="00B26A1F"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B26A1F" w:rsidRDefault="00B26A1F"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pt;height:27.55pt" o:ole="">
                              <v:imagedata r:id="rId23" o:title=""/>
                            </v:shape>
                            <o:OLEObject Type="Embed" ProgID="Equation.3" ShapeID="_x0000_i1028" DrawAspect="Content" ObjectID="_1529694824" r:id="rId25"/>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B26A1F" w:rsidRDefault="00B26A1F"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B26A1F" w:rsidRDefault="00B26A1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B26A1F" w:rsidRDefault="00B26A1F" w:rsidP="002A7896">
                          <w:pPr>
                            <w:pStyle w:val="Code"/>
                            <w:spacing w:line="168" w:lineRule="auto"/>
                            <w:jc w:val="center"/>
                          </w:pPr>
                          <w:r>
                            <w:t>assoc[i] is a BCC?</w:t>
                          </w:r>
                        </w:p>
                        <w:p w14:paraId="0F9CBA03" w14:textId="77777777" w:rsidR="00B26A1F" w:rsidRDefault="00B26A1F"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B26A1F" w:rsidRDefault="00B26A1F"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B26A1F" w:rsidRDefault="00B26A1F"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27"/>
      <w:r>
        <w:t xml:space="preserve">An ABIE object </w:t>
      </w:r>
      <w:commentRangeEnd w:id="327"/>
      <w:r>
        <w:rPr>
          <w:rStyle w:val="CommentReference"/>
        </w:rPr>
        <w:commentReference w:id="327"/>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250F568F"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5CC0F60"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2B04B59C"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28"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28"/>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2E8625D5"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29"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29"/>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69057BFA"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30" w:name="_Ref408466639"/>
      <w:bookmarkStart w:id="331" w:name="_Toc454292685"/>
      <w:bookmarkStart w:id="332" w:name="_Ref408391500"/>
      <w:r>
        <w:t>Edit a top-level ABIE</w:t>
      </w:r>
      <w:bookmarkEnd w:id="330"/>
      <w:bookmarkEnd w:id="331"/>
    </w:p>
    <w:p w14:paraId="33B457AF" w14:textId="2F00F3C5"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B67F81">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B67F81">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B67F81">
        <w:t>Show top-level ABIE</w:t>
      </w:r>
      <w:r>
        <w:fldChar w:fldCharType="end"/>
      </w:r>
      <w:r>
        <w:t xml:space="preserve"> section in </w:t>
      </w:r>
      <w:r>
        <w:fldChar w:fldCharType="begin"/>
      </w:r>
      <w:r>
        <w:instrText xml:space="preserve"> REF _Ref408466451 \r \h  \* MERGEFORMAT </w:instrText>
      </w:r>
      <w:r>
        <w:fldChar w:fldCharType="separate"/>
      </w:r>
      <w:r w:rsidR="00B67F81">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33" w:name="_Ref408466451"/>
      <w:bookmarkStart w:id="334" w:name="_Toc454292686"/>
      <w:r>
        <w:t>Show</w:t>
      </w:r>
      <w:r w:rsidR="00056C42">
        <w:t xml:space="preserve"> top-level ABIE</w:t>
      </w:r>
      <w:bookmarkEnd w:id="332"/>
      <w:bookmarkEnd w:id="333"/>
      <w:bookmarkEnd w:id="334"/>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35"/>
      <w:r w:rsidR="009D6A07">
        <w:t>All names shown on the UI shall be in the space separated form same as other kinds of components.</w:t>
      </w:r>
      <w:commentRangeEnd w:id="335"/>
      <w:r w:rsidR="009D6A07">
        <w:rPr>
          <w:rStyle w:val="CommentReference"/>
        </w:rPr>
        <w:commentReference w:id="335"/>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3C7CCD16"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B67F81">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B67F81">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66BF0700"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B67F81">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2B2B8EB2"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B67F81">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B67F81">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B67F81">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B67F81">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B67F81">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B67F81">
        <w:t>3.3.6</w:t>
      </w:r>
      <w:r w:rsidR="005A2F2F">
        <w:fldChar w:fldCharType="end"/>
      </w:r>
      <w:r w:rsidR="00647A7E">
        <w:t xml:space="preserve">. </w:t>
      </w:r>
      <w:commentRangeStart w:id="336"/>
      <w:r w:rsidR="00647A7E">
        <w:t xml:space="preserve">Use optimistic concurrency control strategy for all these transactions. </w:t>
      </w:r>
      <w:r>
        <w:t xml:space="preserve"> </w:t>
      </w:r>
      <w:commentRangeEnd w:id="336"/>
      <w:r w:rsidR="005E48E2">
        <w:rPr>
          <w:rStyle w:val="CommentReference"/>
        </w:rPr>
        <w:commentReference w:id="336"/>
      </w:r>
    </w:p>
    <w:p w14:paraId="45194162" w14:textId="65B3C6B5"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B67F81">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37" w:name="_Ref408391480"/>
      <w:bookmarkStart w:id="338" w:name="_Ref408391501"/>
      <w:bookmarkStart w:id="339" w:name="_Toc454292687"/>
      <w:r>
        <w:lastRenderedPageBreak/>
        <w:t>Save a top-level ABIE</w:t>
      </w:r>
      <w:bookmarkEnd w:id="337"/>
      <w:bookmarkEnd w:id="338"/>
      <w:bookmarkEnd w:id="339"/>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40" w:name="_Ref408391491"/>
      <w:bookmarkStart w:id="341" w:name="_Toc454292688"/>
      <w:r>
        <w:t>Discard a top-level ABIE</w:t>
      </w:r>
      <w:bookmarkEnd w:id="340"/>
      <w:bookmarkEnd w:id="341"/>
    </w:p>
    <w:p w14:paraId="4E2D1D94" w14:textId="0B736886"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B67F81">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42" w:name="_Ref408391494"/>
      <w:bookmarkStart w:id="343" w:name="_Toc454292689"/>
      <w:r>
        <w:t>Publish a top-level ABIE</w:t>
      </w:r>
      <w:bookmarkEnd w:id="342"/>
      <w:bookmarkEnd w:id="343"/>
    </w:p>
    <w:p w14:paraId="7BE1E5CE" w14:textId="7EF52308"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B67F81">
        <w:t>Application Home Screen</w:t>
      </w:r>
      <w:r>
        <w:fldChar w:fldCharType="end"/>
      </w:r>
      <w:r>
        <w:t xml:space="preserve"> upon successful commit.</w:t>
      </w:r>
    </w:p>
    <w:p w14:paraId="243A15E2" w14:textId="77777777" w:rsidR="003A1C99" w:rsidRDefault="00B138CD" w:rsidP="009E3636">
      <w:pPr>
        <w:pStyle w:val="Heading3"/>
      </w:pPr>
      <w:bookmarkStart w:id="344" w:name="_Ref408466748"/>
      <w:bookmarkStart w:id="345" w:name="_Ref408484016"/>
      <w:bookmarkStart w:id="346" w:name="_Toc454292690"/>
      <w:r>
        <w:t>Top-level ABIE search</w:t>
      </w:r>
      <w:bookmarkEnd w:id="344"/>
      <w:r w:rsidR="00DD10B9">
        <w:t xml:space="preserve"> and select</w:t>
      </w:r>
      <w:bookmarkEnd w:id="345"/>
      <w:bookmarkEnd w:id="346"/>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47" w:name="_Ref408467681"/>
      <w:bookmarkStart w:id="348" w:name="_Toc454292691"/>
      <w:r>
        <w:t xml:space="preserve">Copy </w:t>
      </w:r>
      <w:r w:rsidR="009E3636">
        <w:t>a top-level ABIE</w:t>
      </w:r>
      <w:bookmarkEnd w:id="347"/>
      <w:bookmarkEnd w:id="348"/>
    </w:p>
    <w:p w14:paraId="36820462" w14:textId="56F4E7DC" w:rsidR="00DB6A77" w:rsidRDefault="00DD10B9" w:rsidP="00DB6A77">
      <w:r>
        <w:t xml:space="preserve">This should invoke the </w:t>
      </w:r>
      <w:r>
        <w:fldChar w:fldCharType="begin"/>
      </w:r>
      <w:r>
        <w:instrText xml:space="preserve"> REF _Ref408484016 \h </w:instrText>
      </w:r>
      <w:r>
        <w:fldChar w:fldCharType="separate"/>
      </w:r>
      <w:r w:rsidR="00B67F81">
        <w:t>Top-level ABIE search and select</w:t>
      </w:r>
      <w:r>
        <w:fldChar w:fldCharType="end"/>
      </w:r>
      <w:r>
        <w:t xml:space="preserve"> in section </w:t>
      </w:r>
      <w:r>
        <w:fldChar w:fldCharType="begin"/>
      </w:r>
      <w:r>
        <w:instrText xml:space="preserve"> REF _Ref408466748 \r \h </w:instrText>
      </w:r>
      <w:r>
        <w:fldChar w:fldCharType="separate"/>
      </w:r>
      <w:r w:rsidR="00B67F81">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B67F81">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B67F81">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49" w:name="_Ref436631127"/>
      <w:bookmarkStart w:id="350" w:name="_Toc454292692"/>
      <w:r>
        <w:t>Extend a top-level ABIE</w:t>
      </w:r>
      <w:bookmarkEnd w:id="349"/>
      <w:bookmarkEnd w:id="350"/>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1ED5459C"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B67F81">
        <w:t xml:space="preserve">Figure </w:t>
      </w:r>
      <w:r w:rsidR="00B67F81">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B26A1F" w:rsidRPr="00A01448" w:rsidRDefault="00B26A1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B26A1F" w:rsidRDefault="00B26A1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B26A1F" w:rsidRPr="00A01448" w:rsidRDefault="00B26A1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B26A1F" w:rsidRPr="00A01448" w:rsidRDefault="00B26A1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B26A1F" w:rsidRDefault="00B26A1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B26A1F" w:rsidRDefault="00B26A1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B26A1F" w:rsidRPr="00A01448" w:rsidRDefault="00B26A1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8325949" w:rsidR="00A01448" w:rsidRDefault="00A01448" w:rsidP="00A01448">
      <w:pPr>
        <w:pStyle w:val="Caption"/>
      </w:pPr>
      <w:bookmarkStart w:id="351" w:name="_Ref434224643"/>
      <w:r>
        <w:t xml:space="preserve">Figure </w:t>
      </w:r>
      <w:fldSimple w:instr=" SEQ Figure \* ARABIC ">
        <w:r w:rsidR="00B67F81">
          <w:rPr>
            <w:noProof/>
          </w:rPr>
          <w:t>1</w:t>
        </w:r>
      </w:fldSimple>
      <w:bookmarkEnd w:id="351"/>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0DC8028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B67F81">
        <w:t xml:space="preserve">Figure </w:t>
      </w:r>
      <w:r w:rsidR="00B67F81">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B26A1F" w:rsidRDefault="00B26A1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B26A1F" w:rsidRDefault="00B26A1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B26A1F" w:rsidRDefault="00B26A1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B26A1F" w:rsidRDefault="00B26A1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B26A1F" w:rsidRDefault="00B26A1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B26A1F" w:rsidRDefault="00B26A1F"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B26A1F" w:rsidRDefault="00B26A1F"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B26A1F" w:rsidRDefault="00B26A1F"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B26A1F" w:rsidRDefault="00B26A1F"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B26A1F" w:rsidRDefault="00B26A1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B26A1F" w:rsidRDefault="00B26A1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0C1E4BDF" w:rsidR="009B4070" w:rsidRDefault="009B4070" w:rsidP="009B4070">
      <w:pPr>
        <w:pStyle w:val="Caption"/>
      </w:pPr>
      <w:bookmarkStart w:id="352" w:name="_Ref434405977"/>
      <w:r>
        <w:t xml:space="preserve">Figure </w:t>
      </w:r>
      <w:fldSimple w:instr=" SEQ Figure \* ARABIC ">
        <w:r w:rsidR="00B67F81">
          <w:rPr>
            <w:noProof/>
          </w:rPr>
          <w:t>2</w:t>
        </w:r>
      </w:fldSimple>
      <w:bookmarkEnd w:id="352"/>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B26A1F" w:rsidRDefault="00B26A1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B26A1F" w:rsidRPr="005A04AC" w:rsidRDefault="00B26A1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B26A1F" w:rsidRDefault="00B26A1F" w:rsidP="00726F9D">
                              <w:pPr>
                                <w:jc w:val="center"/>
                                <w:rPr>
                                  <w:b/>
                                  <w:bCs/>
                                </w:rPr>
                              </w:pPr>
                              <w:r w:rsidRPr="00726F9D">
                                <w:rPr>
                                  <w:b/>
                                  <w:bCs/>
                                </w:rPr>
                                <w:t>(</w:t>
                              </w:r>
                              <w:r>
                                <w:rPr>
                                  <w:b/>
                                  <w:bCs/>
                                </w:rPr>
                                <w:t>2</w:t>
                              </w:r>
                              <w:r w:rsidRPr="00726F9D">
                                <w:rPr>
                                  <w:b/>
                                  <w:bCs/>
                                </w:rPr>
                                <w:t>)</w:t>
                              </w:r>
                            </w:p>
                            <w:p w14:paraId="6ADFF6DA" w14:textId="77777777" w:rsidR="00B26A1F" w:rsidRPr="005A04AC" w:rsidRDefault="00B26A1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B26A1F" w:rsidRDefault="00B26A1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B26A1F" w:rsidRPr="005A04AC" w:rsidRDefault="00B26A1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B26A1F" w:rsidRPr="005A04AC" w:rsidRDefault="00B26A1F">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B26A1F" w:rsidRPr="005A04AC" w:rsidRDefault="00B26A1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B26A1F" w:rsidRPr="005A04AC" w:rsidRDefault="00B26A1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B26A1F" w:rsidRPr="005A04AC" w:rsidRDefault="00B26A1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B26A1F" w:rsidRPr="005A04AC" w:rsidRDefault="00B26A1F">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B26A1F" w:rsidRPr="005A04AC" w:rsidRDefault="00B26A1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B26A1F" w:rsidRPr="005A04AC" w:rsidRDefault="00B26A1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B26A1F" w:rsidRPr="005A04AC" w:rsidRDefault="00B26A1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B26A1F" w:rsidRPr="005A04AC" w:rsidRDefault="00B26A1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B26A1F" w:rsidRPr="005A04AC" w:rsidRDefault="00B26A1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B26A1F" w:rsidRPr="005A04AC" w:rsidRDefault="00B26A1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B26A1F" w:rsidRPr="005A04AC" w:rsidRDefault="00B26A1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B26A1F" w:rsidRPr="005A04AC" w:rsidRDefault="00B26A1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B26A1F" w:rsidRPr="005A04AC" w:rsidRDefault="00B26A1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B26A1F" w:rsidRDefault="00B26A1F"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B26A1F" w:rsidRPr="005A04AC" w:rsidRDefault="00B26A1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B26A1F" w:rsidRDefault="00B26A1F" w:rsidP="00726F9D">
                        <w:pPr>
                          <w:jc w:val="center"/>
                          <w:rPr>
                            <w:b/>
                            <w:bCs/>
                          </w:rPr>
                        </w:pPr>
                        <w:r w:rsidRPr="00726F9D">
                          <w:rPr>
                            <w:b/>
                            <w:bCs/>
                          </w:rPr>
                          <w:t>(</w:t>
                        </w:r>
                        <w:r>
                          <w:rPr>
                            <w:b/>
                            <w:bCs/>
                          </w:rPr>
                          <w:t>2</w:t>
                        </w:r>
                        <w:r w:rsidRPr="00726F9D">
                          <w:rPr>
                            <w:b/>
                            <w:bCs/>
                          </w:rPr>
                          <w:t>)</w:t>
                        </w:r>
                      </w:p>
                      <w:p w14:paraId="6ADFF6DA" w14:textId="77777777" w:rsidR="00B26A1F" w:rsidRPr="005A04AC" w:rsidRDefault="00B26A1F"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B26A1F" w:rsidRDefault="00B26A1F"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B26A1F" w:rsidRPr="005A04AC" w:rsidRDefault="00B26A1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B26A1F" w:rsidRPr="005A04AC" w:rsidRDefault="00B26A1F">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B26A1F" w:rsidRPr="005A04AC" w:rsidRDefault="00B26A1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B26A1F" w:rsidRPr="005A04AC" w:rsidRDefault="00B26A1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B26A1F" w:rsidRPr="005A04AC" w:rsidRDefault="00B26A1F">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B26A1F" w:rsidRPr="005A04AC" w:rsidRDefault="00B26A1F">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B26A1F" w:rsidRPr="005A04AC" w:rsidRDefault="00B26A1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B26A1F" w:rsidRPr="005A04AC" w:rsidRDefault="00B26A1F"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B26A1F" w:rsidRPr="005A04AC" w:rsidRDefault="00B26A1F"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B26A1F" w:rsidRPr="005A04AC" w:rsidRDefault="00B26A1F"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B26A1F" w:rsidRPr="005A04AC" w:rsidRDefault="00B26A1F"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B26A1F" w:rsidRPr="005A04AC" w:rsidRDefault="00B26A1F"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B26A1F" w:rsidRPr="005A04AC" w:rsidRDefault="00B26A1F"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B26A1F" w:rsidRPr="005A04AC" w:rsidRDefault="00B26A1F"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B26A1F" w:rsidRPr="005A04AC" w:rsidRDefault="00B26A1F"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B26A1F" w:rsidRPr="005A04AC" w:rsidRDefault="00B26A1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B26A1F" w:rsidRPr="005A04AC" w:rsidRDefault="00B26A1F"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B26A1F" w:rsidRPr="005A04AC" w:rsidRDefault="00B26A1F"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B26A1F" w:rsidRPr="005A04AC" w:rsidRDefault="00B26A1F"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B26A1F" w:rsidRPr="005A04AC" w:rsidRDefault="00B26A1F"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B26A1F" w:rsidRPr="005A04AC" w:rsidRDefault="00B26A1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B26A1F" w:rsidRPr="005A04AC" w:rsidRDefault="00B26A1F" w:rsidP="000047FD">
                        <w:pPr>
                          <w:jc w:val="center"/>
                          <w:rPr>
                            <w:sz w:val="18"/>
                            <w:szCs w:val="18"/>
                          </w:rPr>
                        </w:pPr>
                        <w:r>
                          <w:rPr>
                            <w:b/>
                            <w:bCs/>
                            <w:sz w:val="18"/>
                            <w:szCs w:val="18"/>
                          </w:rPr>
                          <w:t>#e</w:t>
                        </w:r>
                      </w:p>
                    </w:txbxContent>
                  </v:textbox>
                </v:shape>
                <w10:anchorlock/>
              </v:group>
            </w:pict>
          </mc:Fallback>
        </mc:AlternateContent>
      </w:r>
    </w:p>
    <w:p w14:paraId="04815B43" w14:textId="37290A9B" w:rsidR="00505C10" w:rsidRDefault="00726509" w:rsidP="00726509">
      <w:pPr>
        <w:pStyle w:val="Caption"/>
      </w:pPr>
      <w:r>
        <w:t xml:space="preserve">Figure </w:t>
      </w:r>
      <w:fldSimple w:instr=" SEQ Figure \* ARABIC ">
        <w:r w:rsidR="00B67F81">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1A0F97A"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B67F81">
        <w:t>Create a New User Extension Group ACC</w:t>
      </w:r>
      <w:r>
        <w:fldChar w:fldCharType="end"/>
      </w:r>
    </w:p>
    <w:p w14:paraId="1F7E263A" w14:textId="009B0E0F" w:rsidR="009064E6" w:rsidRDefault="009064E6" w:rsidP="008F2EBB">
      <w:pPr>
        <w:pStyle w:val="ListParagraph"/>
        <w:numPr>
          <w:ilvl w:val="0"/>
          <w:numId w:val="18"/>
        </w:numPr>
      </w:pPr>
      <w:r>
        <w:fldChar w:fldCharType="begin"/>
      </w:r>
      <w:r>
        <w:instrText xml:space="preserve"> REF _Ref431198523 \h </w:instrText>
      </w:r>
      <w:r>
        <w:fldChar w:fldCharType="separate"/>
      </w:r>
      <w:r w:rsidR="00B67F81">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53" w:name="_Ref431198470"/>
      <w:bookmarkStart w:id="354" w:name="_Toc454292693"/>
      <w:r>
        <w:t xml:space="preserve">Create a New User Extension </w:t>
      </w:r>
      <w:r w:rsidR="0047479A">
        <w:t xml:space="preserve">Group </w:t>
      </w:r>
      <w:r>
        <w:t>ACC</w:t>
      </w:r>
      <w:bookmarkEnd w:id="353"/>
      <w:bookmarkEnd w:id="354"/>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05C7934C"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55" w:name="_Toc454292694"/>
      <w:r>
        <w:t xml:space="preserve">Populate an ACC </w:t>
      </w:r>
      <w:r w:rsidR="00395CCF">
        <w:t>cu</w:t>
      </w:r>
      <w:r w:rsidR="006B1123">
        <w:t>r</w:t>
      </w:r>
      <w:r w:rsidR="00395CCF">
        <w:t xml:space="preserve">rent </w:t>
      </w:r>
      <w:r>
        <w:t>record</w:t>
      </w:r>
      <w:bookmarkEnd w:id="355"/>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56" w:name="_Toc454292695"/>
      <w:r>
        <w:t xml:space="preserve">Populate an ASCCP </w:t>
      </w:r>
      <w:r w:rsidR="0015097E">
        <w:t xml:space="preserve">current </w:t>
      </w:r>
      <w:r>
        <w:t>record</w:t>
      </w:r>
      <w:bookmarkEnd w:id="356"/>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57" w:name="_Toc454292696"/>
      <w:r>
        <w:t>Populate an ASCC</w:t>
      </w:r>
      <w:r w:rsidR="0015097E">
        <w:t xml:space="preserve"> current record</w:t>
      </w:r>
      <w:bookmarkEnd w:id="357"/>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58" w:name="_Toc454292697"/>
      <w:r>
        <w:rPr>
          <w:rStyle w:val="CodeChar"/>
        </w:rPr>
        <w:t>Populate an ACC h</w:t>
      </w:r>
      <w:r w:rsidR="00E813DC">
        <w:rPr>
          <w:rStyle w:val="CodeChar"/>
        </w:rPr>
        <w:t>istory Record</w:t>
      </w:r>
      <w:bookmarkEnd w:id="358"/>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59" w:name="_Toc454292698"/>
      <w:r>
        <w:t>Populate an ASCCP history record</w:t>
      </w:r>
      <w:bookmarkEnd w:id="359"/>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60" w:name="_Toc454292699"/>
      <w:r>
        <w:rPr>
          <w:rStyle w:val="CodeChar"/>
        </w:rPr>
        <w:t>Populate an ASCC history record</w:t>
      </w:r>
      <w:bookmarkEnd w:id="360"/>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61" w:name="_Ref431198523"/>
      <w:bookmarkStart w:id="362" w:name="_Toc454292700"/>
      <w:r>
        <w:t xml:space="preserve">Create a New User Extension </w:t>
      </w:r>
      <w:r w:rsidR="00AF4654">
        <w:t xml:space="preserve">Group </w:t>
      </w:r>
      <w:r>
        <w:t>ACC Revision</w:t>
      </w:r>
      <w:bookmarkEnd w:id="361"/>
      <w:bookmarkEnd w:id="362"/>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63"/>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63"/>
      <w:r w:rsidR="00337C0A">
        <w:rPr>
          <w:rStyle w:val="CommentReference"/>
        </w:rPr>
        <w:commentReference w:id="363"/>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0D91119D"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64" w:name="_Ref431198980"/>
      <w:bookmarkStart w:id="365" w:name="_Ref439841329"/>
      <w:bookmarkStart w:id="366" w:name="_Toc454292701"/>
      <w:r>
        <w:t xml:space="preserve">Edit User Extension </w:t>
      </w:r>
      <w:r w:rsidR="00AF4654">
        <w:t xml:space="preserve">Group </w:t>
      </w:r>
      <w:r>
        <w:t>ACC</w:t>
      </w:r>
      <w:bookmarkEnd w:id="364"/>
      <w:bookmarkEnd w:id="365"/>
      <w:bookmarkEnd w:id="366"/>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10143D6"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B67F81">
        <w:t xml:space="preserve">Figure </w:t>
      </w:r>
      <w:r w:rsidR="00B67F81">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B67F81">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B67F81">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6D74D52"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B67F81">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67" w:name="_Toc454292702"/>
      <w:r>
        <w:t>Review User Extension Group ACC</w:t>
      </w:r>
      <w:bookmarkEnd w:id="367"/>
    </w:p>
    <w:p w14:paraId="581DF761" w14:textId="67736FC4"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B67F81">
        <w:t>Edit User Extension Group ACC</w:t>
      </w:r>
      <w:r>
        <w:fldChar w:fldCharType="end"/>
      </w:r>
      <w:r>
        <w:t>.</w:t>
      </w:r>
    </w:p>
    <w:p w14:paraId="10A825E0" w14:textId="77777777" w:rsidR="00220F00" w:rsidRDefault="00220F00" w:rsidP="00EF6FC8">
      <w:pPr>
        <w:pStyle w:val="Heading2"/>
      </w:pPr>
      <w:bookmarkStart w:id="368" w:name="_Ref408391730"/>
      <w:bookmarkStart w:id="369" w:name="_Toc454292703"/>
      <w:r>
        <w:t>Business Context Management</w:t>
      </w:r>
      <w:bookmarkEnd w:id="368"/>
      <w:bookmarkEnd w:id="369"/>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70" w:name="_Ref402764261"/>
      <w:bookmarkStart w:id="371" w:name="_Toc454292704"/>
      <w:r>
        <w:t>Search</w:t>
      </w:r>
      <w:r w:rsidR="00354B4B">
        <w:t xml:space="preserve"> </w:t>
      </w:r>
      <w:r w:rsidR="004232A5">
        <w:t xml:space="preserve">and select a </w:t>
      </w:r>
      <w:r w:rsidR="00354B4B">
        <w:t>business context</w:t>
      </w:r>
      <w:bookmarkEnd w:id="370"/>
      <w:bookmarkEnd w:id="371"/>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72" w:name="_Toc454292705"/>
      <w:r>
        <w:t>Bottom search</w:t>
      </w:r>
      <w:bookmarkEnd w:id="372"/>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73" w:name="_Toc454292706"/>
      <w:r>
        <w:t>Top search</w:t>
      </w:r>
      <w:bookmarkEnd w:id="373"/>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74"/>
      <w:r w:rsidR="00E72305" w:rsidRPr="005C685B">
        <w:rPr>
          <w:rStyle w:val="CodeChar"/>
        </w:rPr>
        <w:t>Business_Context_ID</w:t>
      </w:r>
      <w:commentRangeEnd w:id="374"/>
      <w:r w:rsidR="00E72305" w:rsidRPr="005C685B">
        <w:rPr>
          <w:rStyle w:val="CodeChar"/>
        </w:rPr>
        <w:commentReference w:id="374"/>
      </w:r>
      <w:r w:rsidR="00E72305">
        <w:t>.</w:t>
      </w:r>
    </w:p>
    <w:p w14:paraId="04610BFA" w14:textId="77777777" w:rsidR="00354B4B" w:rsidRDefault="00354B4B" w:rsidP="00354B4B">
      <w:pPr>
        <w:pStyle w:val="Heading3"/>
      </w:pPr>
      <w:bookmarkStart w:id="375" w:name="_Ref408499098"/>
      <w:bookmarkStart w:id="376" w:name="_Ref408499103"/>
      <w:bookmarkStart w:id="377" w:name="_Toc454292707"/>
      <w:r>
        <w:t>Create a business context</w:t>
      </w:r>
      <w:bookmarkEnd w:id="375"/>
      <w:bookmarkEnd w:id="376"/>
      <w:bookmarkEnd w:id="377"/>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04107A2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B67F81">
        <w:t xml:space="preserve">Figure </w:t>
      </w:r>
      <w:r w:rsidR="00B67F81">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B67F81">
        <w:t xml:space="preserve">Figure </w:t>
      </w:r>
      <w:r w:rsidR="00B67F81">
        <w:rPr>
          <w:noProof/>
        </w:rPr>
        <w:t>4</w:t>
      </w:r>
      <w:r>
        <w:fldChar w:fldCharType="end"/>
      </w:r>
      <w:r>
        <w:t xml:space="preserve">, it brings up </w:t>
      </w:r>
      <w:r>
        <w:fldChar w:fldCharType="begin"/>
      </w:r>
      <w:r>
        <w:instrText xml:space="preserve"> REF _Ref402704359 \h </w:instrText>
      </w:r>
      <w:r>
        <w:fldChar w:fldCharType="separate"/>
      </w:r>
      <w:r w:rsidR="00B67F81">
        <w:t xml:space="preserve">Figure </w:t>
      </w:r>
      <w:r w:rsidR="00B67F81">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8pt;height:109.55pt" o:ole="">
            <v:imagedata r:id="rId26" o:title="" croptop="9385f" cropbottom="15536f" cropleft="3165f" cropright="12641f"/>
          </v:shape>
          <o:OLEObject Type="Embed" ProgID="PowerPoint.Slide.12" ShapeID="_x0000_i1029" DrawAspect="Content" ObjectID="_1529694816" r:id="rId27"/>
        </w:object>
      </w:r>
    </w:p>
    <w:p w14:paraId="694ADD54" w14:textId="00DD5340" w:rsidR="00AB1728" w:rsidRPr="00FB1A70" w:rsidRDefault="00AB1728" w:rsidP="00AB1728">
      <w:pPr>
        <w:pStyle w:val="Caption"/>
      </w:pPr>
      <w:bookmarkStart w:id="378" w:name="_Ref402704220"/>
      <w:r>
        <w:t xml:space="preserve">Figure </w:t>
      </w:r>
      <w:fldSimple w:instr=" SEQ Figure \* ARABIC ">
        <w:r w:rsidR="00B67F81">
          <w:rPr>
            <w:noProof/>
          </w:rPr>
          <w:t>4</w:t>
        </w:r>
      </w:fldSimple>
      <w:bookmarkEnd w:id="378"/>
      <w:r>
        <w:t xml:space="preserve">: </w:t>
      </w:r>
      <w:r w:rsidR="003B7BB2">
        <w:t xml:space="preserve">Create a </w:t>
      </w:r>
      <w:r>
        <w:t>Business Context screen</w:t>
      </w:r>
    </w:p>
    <w:p w14:paraId="7819BC46" w14:textId="77777777" w:rsidR="00FB1A70" w:rsidRPr="00FB1A70" w:rsidRDefault="00FB1A70" w:rsidP="00FB1A70"/>
    <w:p w14:paraId="0E58C4B1" w14:textId="0E02807B"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B67F81">
        <w:t xml:space="preserve">Figure </w:t>
      </w:r>
      <w:r w:rsidR="00B67F81">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16B3F41A"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B67F81">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65pt;height:274.85pt"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PowerPoint.Slide.12" ShapeID="_x0000_i1030" DrawAspect="Content" ObjectID="_1529694817" r:id="rId29"/>
        </w:object>
      </w:r>
    </w:p>
    <w:p w14:paraId="517BE0EC" w14:textId="13908045" w:rsidR="00AB1728" w:rsidRDefault="00AB1728" w:rsidP="00AB1728">
      <w:pPr>
        <w:pStyle w:val="Caption"/>
      </w:pPr>
      <w:bookmarkStart w:id="379" w:name="_Ref402704359"/>
      <w:r>
        <w:t xml:space="preserve">Figure </w:t>
      </w:r>
      <w:fldSimple w:instr=" SEQ Figure \* ARABIC ">
        <w:r w:rsidR="00B67F81">
          <w:rPr>
            <w:noProof/>
          </w:rPr>
          <w:t>5</w:t>
        </w:r>
      </w:fldSimple>
      <w:bookmarkEnd w:id="379"/>
      <w:r>
        <w:t>: Search and Select Context Value screen</w:t>
      </w:r>
    </w:p>
    <w:p w14:paraId="1870B194" w14:textId="77777777" w:rsidR="00C15410" w:rsidRDefault="00C15410" w:rsidP="00354B4B">
      <w:pPr>
        <w:pStyle w:val="Heading3"/>
      </w:pPr>
      <w:bookmarkStart w:id="380" w:name="_Ref409508188"/>
      <w:bookmarkStart w:id="381" w:name="_Toc454292708"/>
      <w:bookmarkStart w:id="382" w:name="_Ref409506682"/>
      <w:bookmarkStart w:id="383" w:name="_Ref409506728"/>
      <w:r>
        <w:t>Show a business context</w:t>
      </w:r>
      <w:bookmarkEnd w:id="380"/>
      <w:bookmarkEnd w:id="381"/>
    </w:p>
    <w:p w14:paraId="36592733" w14:textId="7D333EA3" w:rsidR="00E72305" w:rsidRPr="00C15410" w:rsidRDefault="00E72305" w:rsidP="00E72305">
      <w:r>
        <w:t xml:space="preserve">A UI like shown in </w:t>
      </w:r>
      <w:r>
        <w:fldChar w:fldCharType="begin"/>
      </w:r>
      <w:r>
        <w:instrText xml:space="preserve"> REF _Ref409507200 \h </w:instrText>
      </w:r>
      <w:r>
        <w:fldChar w:fldCharType="separate"/>
      </w:r>
      <w:r w:rsidR="00B67F81">
        <w:t xml:space="preserve">Figure </w:t>
      </w:r>
      <w:r w:rsidR="00B67F81">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B67F81">
        <w:t xml:space="preserve">Figure </w:t>
      </w:r>
      <w:r w:rsidR="00B67F81">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B67F81">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1.7pt;height:179.7pt" o:ole="">
            <v:imagedata r:id="rId30" o:title="" croptop="9385f" cropbottom="5831f" cropleft="3165f" cropright="8534f"/>
          </v:shape>
          <o:OLEObject Type="Embed" ProgID="PowerPoint.Slide.12" ShapeID="_x0000_i1031" DrawAspect="Content" ObjectID="_1529694818" r:id="rId31"/>
        </w:object>
      </w:r>
    </w:p>
    <w:p w14:paraId="61201FC0" w14:textId="1FA8688B" w:rsidR="00C15410" w:rsidRPr="00FB1A70" w:rsidRDefault="00C15410" w:rsidP="00C15410">
      <w:pPr>
        <w:pStyle w:val="Caption"/>
      </w:pPr>
      <w:bookmarkStart w:id="384" w:name="_Ref409507200"/>
      <w:r>
        <w:t xml:space="preserve">Figure </w:t>
      </w:r>
      <w:fldSimple w:instr=" SEQ Figure \* ARABIC ">
        <w:r w:rsidR="00B67F81">
          <w:rPr>
            <w:noProof/>
          </w:rPr>
          <w:t>6</w:t>
        </w:r>
      </w:fldSimple>
      <w:bookmarkEnd w:id="384"/>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85" w:name="_Toc454292709"/>
      <w:r>
        <w:t>Update a business context</w:t>
      </w:r>
      <w:bookmarkEnd w:id="382"/>
      <w:bookmarkEnd w:id="383"/>
      <w:bookmarkEnd w:id="385"/>
    </w:p>
    <w:p w14:paraId="2CB25DC8" w14:textId="62AEEB49" w:rsidR="00FB3755" w:rsidRPr="00FB3755" w:rsidRDefault="00E72305" w:rsidP="00FB3755">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B67F81">
        <w:t>Show a business context</w:t>
      </w:r>
      <w:r>
        <w:fldChar w:fldCharType="end"/>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w:t>
      </w:r>
    </w:p>
    <w:p w14:paraId="51C49BB8" w14:textId="77777777" w:rsidR="00D11B71" w:rsidRDefault="002F7A38" w:rsidP="00D11B71">
      <w:pPr>
        <w:pStyle w:val="Heading3"/>
      </w:pPr>
      <w:bookmarkStart w:id="386" w:name="_Ref409506708"/>
      <w:bookmarkStart w:id="387" w:name="_Toc454292710"/>
      <w:r>
        <w:t>Discard</w:t>
      </w:r>
      <w:r w:rsidR="00D11B71">
        <w:t xml:space="preserve"> a business context</w:t>
      </w:r>
      <w:bookmarkEnd w:id="386"/>
      <w:bookmarkEnd w:id="387"/>
    </w:p>
    <w:p w14:paraId="7E96C86B" w14:textId="53F3B926" w:rsidR="00220F00" w:rsidRDefault="00E72305" w:rsidP="005C685B">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B67F81">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B67F81">
        <w:t>Application Home Screen</w:t>
      </w:r>
      <w:r w:rsidR="005C685B">
        <w:fldChar w:fldCharType="end"/>
      </w:r>
      <w:r w:rsidR="005C685B">
        <w:t>.</w:t>
      </w:r>
    </w:p>
    <w:p w14:paraId="7993A442" w14:textId="77777777" w:rsidR="00784D6E" w:rsidRDefault="00784D6E" w:rsidP="005C685B"/>
    <w:p w14:paraId="30116DB1" w14:textId="2CB699F1"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B67F81">
        <w:t>Configuration File</w:t>
      </w:r>
      <w:r>
        <w:fldChar w:fldCharType="end"/>
      </w:r>
      <w:r>
        <w:t xml:space="preserve">. </w:t>
      </w:r>
    </w:p>
    <w:p w14:paraId="27A9E091" w14:textId="77777777" w:rsidR="00AD463E" w:rsidRDefault="00AD463E" w:rsidP="00EF6FC8">
      <w:pPr>
        <w:pStyle w:val="Heading2"/>
      </w:pPr>
      <w:bookmarkStart w:id="388" w:name="_Toc454292711"/>
      <w:r>
        <w:t>Context Category Management</w:t>
      </w:r>
      <w:bookmarkEnd w:id="388"/>
    </w:p>
    <w:p w14:paraId="3B18D62B" w14:textId="77777777" w:rsidR="00A82179" w:rsidRDefault="00A82179" w:rsidP="00A82179">
      <w:pPr>
        <w:pStyle w:val="Heading3"/>
      </w:pPr>
      <w:bookmarkStart w:id="389" w:name="_Toc454292712"/>
      <w:r>
        <w:t>Create a context category</w:t>
      </w:r>
      <w:bookmarkEnd w:id="389"/>
    </w:p>
    <w:p w14:paraId="42DD1201" w14:textId="2E1380DD"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B67F81">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B67F81">
        <w:t>Application Home Screen</w:t>
      </w:r>
      <w:r w:rsidR="00A459A9">
        <w:fldChar w:fldCharType="end"/>
      </w:r>
      <w:r w:rsidR="00A459A9">
        <w:t>.</w:t>
      </w:r>
    </w:p>
    <w:p w14:paraId="360876CC" w14:textId="77777777" w:rsidR="00A459A9" w:rsidRDefault="00A459A9" w:rsidP="0054779C">
      <w:pPr>
        <w:pStyle w:val="Heading3"/>
      </w:pPr>
      <w:bookmarkStart w:id="390" w:name="_Ref409513652"/>
      <w:bookmarkStart w:id="391" w:name="_Toc454292713"/>
      <w:r>
        <w:t>Search and select a context category</w:t>
      </w:r>
      <w:bookmarkEnd w:id="390"/>
      <w:bookmarkEnd w:id="391"/>
    </w:p>
    <w:p w14:paraId="7DC2400E" w14:textId="02D910F3"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B67F81">
        <w:t>Application Home Screen</w:t>
      </w:r>
      <w:r>
        <w:fldChar w:fldCharType="end"/>
      </w:r>
      <w:r>
        <w:t>.</w:t>
      </w:r>
    </w:p>
    <w:p w14:paraId="20205206" w14:textId="77777777" w:rsidR="0054779C" w:rsidRDefault="0054779C" w:rsidP="0054779C">
      <w:pPr>
        <w:pStyle w:val="Heading3"/>
      </w:pPr>
      <w:bookmarkStart w:id="392" w:name="_Toc454292714"/>
      <w:r>
        <w:t>Update a context category</w:t>
      </w:r>
      <w:bookmarkEnd w:id="392"/>
    </w:p>
    <w:p w14:paraId="12F76A41" w14:textId="0ED0FF1D" w:rsidR="00DC31F7" w:rsidRDefault="00A459A9" w:rsidP="00A459A9">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B67F81">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B67F81">
        <w:t>Show a context category</w:t>
      </w:r>
      <w:r w:rsidR="00DC31F7">
        <w:fldChar w:fldCharType="end"/>
      </w:r>
      <w:r w:rsidR="00DC31F7">
        <w:t>.</w:t>
      </w:r>
    </w:p>
    <w:p w14:paraId="38B3EA53" w14:textId="77777777" w:rsidR="00DC31F7" w:rsidRDefault="00DC31F7" w:rsidP="00DC31F7">
      <w:pPr>
        <w:pStyle w:val="Heading3"/>
      </w:pPr>
      <w:bookmarkStart w:id="393" w:name="_Ref409513784"/>
      <w:bookmarkStart w:id="394" w:name="_Toc454292715"/>
      <w:r>
        <w:t>Show a context category</w:t>
      </w:r>
      <w:bookmarkEnd w:id="393"/>
      <w:bookmarkEnd w:id="394"/>
    </w:p>
    <w:p w14:paraId="69313A28" w14:textId="0C57C02D" w:rsidR="00DC31F7" w:rsidRDefault="00782AF5" w:rsidP="00DC31F7">
      <w:r>
        <w:t xml:space="preserve">A UI such as shown in </w:t>
      </w:r>
      <w:r>
        <w:fldChar w:fldCharType="begin"/>
      </w:r>
      <w:r>
        <w:instrText xml:space="preserve"> REF _Ref409514250 \h </w:instrText>
      </w:r>
      <w:r>
        <w:fldChar w:fldCharType="separate"/>
      </w:r>
      <w:r w:rsidR="00B67F81">
        <w:t xml:space="preserve">Figure </w:t>
      </w:r>
      <w:r w:rsidR="00B67F81">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B67F81">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5.85pt" o:ole="">
            <v:imagedata r:id="rId32" o:title="" croptop="9385f" cropbottom="23430f" cropleft="3165f" cropright="8534f"/>
          </v:shape>
          <o:OLEObject Type="Embed" ProgID="PowerPoint.Slide.12" ShapeID="_x0000_i1032" DrawAspect="Content" ObjectID="_1529694819" r:id="rId33"/>
        </w:object>
      </w:r>
    </w:p>
    <w:p w14:paraId="75AF4B53" w14:textId="7A3B015D" w:rsidR="00782AF5" w:rsidRDefault="00782AF5" w:rsidP="00782AF5">
      <w:pPr>
        <w:pStyle w:val="Caption"/>
      </w:pPr>
      <w:bookmarkStart w:id="395" w:name="_Ref409514250"/>
      <w:r>
        <w:t xml:space="preserve">Figure </w:t>
      </w:r>
      <w:fldSimple w:instr=" SEQ Figure \* ARABIC ">
        <w:r w:rsidR="00B67F81">
          <w:rPr>
            <w:noProof/>
          </w:rPr>
          <w:t>7</w:t>
        </w:r>
      </w:fldSimple>
      <w:bookmarkEnd w:id="395"/>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96" w:name="_Toc454292716"/>
      <w:r>
        <w:t>Discard</w:t>
      </w:r>
      <w:r w:rsidR="0054779C">
        <w:t xml:space="preserve"> a context category</w:t>
      </w:r>
      <w:bookmarkEnd w:id="396"/>
    </w:p>
    <w:p w14:paraId="49656329" w14:textId="174AB097" w:rsidR="00784D6E" w:rsidRPr="00220F00" w:rsidRDefault="00784D6E" w:rsidP="00784D6E">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B67F81">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B67F81">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397" w:name="_Toc454292717"/>
      <w:r>
        <w:t xml:space="preserve">Context </w:t>
      </w:r>
      <w:r w:rsidR="00F67A70">
        <w:t xml:space="preserve">Classification </w:t>
      </w:r>
      <w:r>
        <w:t>Scheme Management</w:t>
      </w:r>
      <w:bookmarkEnd w:id="397"/>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98" w:name="_Ref408498537"/>
      <w:bookmarkStart w:id="399" w:name="_Toc454292718"/>
      <w:r>
        <w:t xml:space="preserve">Create a </w:t>
      </w:r>
      <w:r w:rsidR="00424E50">
        <w:t xml:space="preserve">new </w:t>
      </w:r>
      <w:r>
        <w:t xml:space="preserve">context </w:t>
      </w:r>
      <w:r w:rsidR="00F67A70">
        <w:t xml:space="preserve">classification </w:t>
      </w:r>
      <w:r>
        <w:t>scheme</w:t>
      </w:r>
      <w:bookmarkEnd w:id="398"/>
      <w:bookmarkEnd w:id="399"/>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DAED69A"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B67F81">
        <w:t xml:space="preserve">Figure </w:t>
      </w:r>
      <w:r w:rsidR="00B67F81">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B67F81">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3pt" o:ole="">
            <v:imagedata r:id="rId34" o:title="" croptop="2499f" cropbottom="7716f" cropleft="3165f" cropright="-1269f"/>
          </v:shape>
          <o:OLEObject Type="Embed" ProgID="PowerPoint.Slide.12" ShapeID="_x0000_i1033" DrawAspect="Content" ObjectID="_1529694820" r:id="rId35"/>
        </w:object>
      </w:r>
    </w:p>
    <w:p w14:paraId="4B4369A9" w14:textId="740F87EE" w:rsidR="00851B41" w:rsidRPr="00851B41" w:rsidRDefault="00851B41" w:rsidP="00851B41">
      <w:pPr>
        <w:pStyle w:val="Caption"/>
      </w:pPr>
      <w:bookmarkStart w:id="400" w:name="_Ref410042475"/>
      <w:r>
        <w:t xml:space="preserve">Figure </w:t>
      </w:r>
      <w:fldSimple w:instr=" SEQ Figure \* ARABIC ">
        <w:r w:rsidR="00B67F81">
          <w:rPr>
            <w:noProof/>
          </w:rPr>
          <w:t>8</w:t>
        </w:r>
      </w:fldSimple>
      <w:bookmarkEnd w:id="400"/>
      <w:r>
        <w:t>. Create a new context scheme UI</w:t>
      </w:r>
    </w:p>
    <w:p w14:paraId="743943C5" w14:textId="77777777" w:rsidR="00851B41" w:rsidRDefault="00851B41" w:rsidP="00FE7000">
      <w:pPr>
        <w:pStyle w:val="Heading3"/>
      </w:pPr>
      <w:bookmarkStart w:id="401" w:name="_Ref410044091"/>
      <w:bookmarkStart w:id="402" w:name="_Toc454292719"/>
      <w:bookmarkStart w:id="403" w:name="_Ref408498540"/>
      <w:r>
        <w:t>Search and select a context</w:t>
      </w:r>
      <w:r w:rsidR="00305BF9">
        <w:t xml:space="preserve"> classification</w:t>
      </w:r>
      <w:r>
        <w:t xml:space="preserve"> scheme</w:t>
      </w:r>
      <w:bookmarkEnd w:id="401"/>
      <w:bookmarkEnd w:id="402"/>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404" w:name="_Toc454292720"/>
      <w:r>
        <w:t xml:space="preserve">Update a </w:t>
      </w:r>
      <w:r w:rsidR="00FE7000">
        <w:t xml:space="preserve">context </w:t>
      </w:r>
      <w:r w:rsidR="00305BF9">
        <w:t xml:space="preserve">classification </w:t>
      </w:r>
      <w:r w:rsidR="00FE7000">
        <w:t>scheme</w:t>
      </w:r>
      <w:bookmarkEnd w:id="404"/>
      <w:r w:rsidR="00FE7000">
        <w:t xml:space="preserve"> </w:t>
      </w:r>
      <w:bookmarkEnd w:id="403"/>
      <w:r w:rsidR="00E8386B">
        <w:t xml:space="preserve"> </w:t>
      </w:r>
    </w:p>
    <w:p w14:paraId="517E7883" w14:textId="7964F906" w:rsidR="00274978" w:rsidRDefault="00FF7678" w:rsidP="00E8386B">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B67F81">
        <w:t xml:space="preserve">Figure </w:t>
      </w:r>
      <w:r w:rsidR="00B67F81">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B67F81">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11B43C3E" w:rsidR="00E332AB" w:rsidRDefault="00FF7678" w:rsidP="00E8386B">
      <w:r>
        <w:t xml:space="preserve">The ‘Close’ button takes the user back to the </w:t>
      </w:r>
      <w:r>
        <w:fldChar w:fldCharType="begin"/>
      </w:r>
      <w:r>
        <w:instrText xml:space="preserve"> REF _Ref409513278 \h </w:instrText>
      </w:r>
      <w:r>
        <w:fldChar w:fldCharType="separate"/>
      </w:r>
      <w:r w:rsidR="00B67F81">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405" w:name="_Ref408498541"/>
      <w:bookmarkStart w:id="406" w:name="_Toc454292721"/>
      <w:r>
        <w:t>Discard</w:t>
      </w:r>
      <w:r w:rsidR="0054779C">
        <w:t xml:space="preserve"> a context </w:t>
      </w:r>
      <w:r w:rsidR="00305BF9">
        <w:t xml:space="preserve">classification </w:t>
      </w:r>
      <w:r w:rsidR="0054779C">
        <w:t>scheme</w:t>
      </w:r>
      <w:bookmarkEnd w:id="405"/>
      <w:bookmarkEnd w:id="406"/>
    </w:p>
    <w:p w14:paraId="13D67D99" w14:textId="29292245" w:rsidR="0054779C" w:rsidRDefault="004B6BCF" w:rsidP="0054779C">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B67F81">
        <w:t>Application Home Screen</w:t>
      </w:r>
      <w:r>
        <w:fldChar w:fldCharType="end"/>
      </w:r>
      <w:r>
        <w:t xml:space="preserve">. </w:t>
      </w:r>
    </w:p>
    <w:p w14:paraId="269D1FF0" w14:textId="77777777" w:rsidR="004B6BCF" w:rsidRDefault="004B6BCF" w:rsidP="0054779C"/>
    <w:p w14:paraId="74DF0D5B" w14:textId="015EA1F4"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B67F81">
        <w:t>Application Home Screen</w:t>
      </w:r>
      <w:r>
        <w:fldChar w:fldCharType="end"/>
      </w:r>
      <w:r>
        <w:t>.</w:t>
      </w:r>
    </w:p>
    <w:p w14:paraId="2C104DBA" w14:textId="77777777" w:rsidR="00EF6FC8" w:rsidRDefault="00EF6FC8" w:rsidP="00EF6FC8">
      <w:pPr>
        <w:pStyle w:val="Heading2"/>
      </w:pPr>
      <w:bookmarkStart w:id="407" w:name="_Toc454292722"/>
      <w:r>
        <w:t>Code List Management</w:t>
      </w:r>
      <w:bookmarkEnd w:id="407"/>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408" w:name="_Ref408498284"/>
      <w:bookmarkStart w:id="409" w:name="_Ref410111022"/>
      <w:bookmarkStart w:id="410" w:name="_Toc454292723"/>
      <w:commentRangeStart w:id="411"/>
      <w:r>
        <w:t>Create a new BIE code list</w:t>
      </w:r>
      <w:bookmarkEnd w:id="408"/>
      <w:commentRangeEnd w:id="411"/>
      <w:r w:rsidR="005C461E">
        <w:t xml:space="preserve"> without a base</w:t>
      </w:r>
      <w:r w:rsidR="00B90270">
        <w:rPr>
          <w:rStyle w:val="CommentReference"/>
          <w:b w:val="0"/>
        </w:rPr>
        <w:commentReference w:id="411"/>
      </w:r>
      <w:bookmarkEnd w:id="409"/>
      <w:bookmarkEnd w:id="410"/>
    </w:p>
    <w:p w14:paraId="183E0377" w14:textId="241A4FA1"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B67F81">
        <w:t xml:space="preserve">Figure </w:t>
      </w:r>
      <w:r w:rsidR="00B67F81">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1pt" o:ole="">
            <v:imagedata r:id="rId36" o:title="" croptop="-657f" cropbottom="7716f" cropleft="3165f" cropright="-1269f"/>
          </v:shape>
          <o:OLEObject Type="Embed" ProgID="PowerPoint.Slide.12" ShapeID="_x0000_i1034" DrawAspect="Content" ObjectID="_1529694821" r:id="rId37"/>
        </w:object>
      </w:r>
    </w:p>
    <w:p w14:paraId="19DE1FBC" w14:textId="00447A39" w:rsidR="005C461E" w:rsidRDefault="005C461E" w:rsidP="005C461E">
      <w:pPr>
        <w:pStyle w:val="Caption"/>
      </w:pPr>
      <w:bookmarkStart w:id="412" w:name="_Ref410110764"/>
      <w:r>
        <w:t xml:space="preserve">Figure </w:t>
      </w:r>
      <w:fldSimple w:instr=" SEQ Figure \* ARABIC ">
        <w:r w:rsidR="00B67F81">
          <w:rPr>
            <w:noProof/>
          </w:rPr>
          <w:t>9</w:t>
        </w:r>
      </w:fldSimple>
      <w:bookmarkEnd w:id="412"/>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8FD167A"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413" w:name="_Ref408498291"/>
      <w:bookmarkStart w:id="414" w:name="_Ref411266629"/>
      <w:bookmarkStart w:id="415" w:name="_Toc454292724"/>
      <w:r>
        <w:t xml:space="preserve">Create a new BIE code list </w:t>
      </w:r>
      <w:r w:rsidR="005C461E">
        <w:t>from another (</w:t>
      </w:r>
      <w:r>
        <w:t xml:space="preserve">by </w:t>
      </w:r>
      <w:r w:rsidR="0079775F">
        <w:t xml:space="preserve">extension &amp; </w:t>
      </w:r>
      <w:r>
        <w:t>restriction</w:t>
      </w:r>
      <w:bookmarkEnd w:id="413"/>
      <w:r w:rsidR="005C461E">
        <w:t>)</w:t>
      </w:r>
      <w:bookmarkEnd w:id="414"/>
      <w:bookmarkEnd w:id="415"/>
    </w:p>
    <w:p w14:paraId="6DF60F3D" w14:textId="37FB7269" w:rsidR="00EC7880" w:rsidRDefault="00EC7880" w:rsidP="001E54AD">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B67F81">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B67F81">
        <w:t xml:space="preserve">Figure </w:t>
      </w:r>
      <w:r w:rsidR="00B67F81">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1pt;height:259.85pt" o:ole="">
            <v:imagedata r:id="rId38" o:title="" croptop="-657f" cropbottom="808f" cropleft="3165f" cropright="-1269f"/>
          </v:shape>
          <o:OLEObject Type="Embed" ProgID="PowerPoint.Slide.12" ShapeID="_x0000_i1035" DrawAspect="Content" ObjectID="_1529694822" r:id="rId39"/>
        </w:object>
      </w:r>
    </w:p>
    <w:p w14:paraId="5B2EB143" w14:textId="5A878FE1" w:rsidR="005C461E" w:rsidRDefault="005C461E" w:rsidP="005C461E">
      <w:pPr>
        <w:pStyle w:val="Caption"/>
      </w:pPr>
      <w:bookmarkStart w:id="416" w:name="_Ref411263376"/>
      <w:r>
        <w:t xml:space="preserve">Figure </w:t>
      </w:r>
      <w:fldSimple w:instr=" SEQ Figure \* ARABIC ">
        <w:r w:rsidR="00B67F81">
          <w:rPr>
            <w:noProof/>
          </w:rPr>
          <w:t>10</w:t>
        </w:r>
      </w:fldSimple>
      <w:bookmarkEnd w:id="416"/>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73544A2"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B67F81">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3A14EA49"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FE04515"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B67F81">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417" w:name="_Ref410105368"/>
      <w:bookmarkStart w:id="418" w:name="_Toc454292725"/>
      <w:r>
        <w:t>Search and select a code list</w:t>
      </w:r>
      <w:bookmarkEnd w:id="417"/>
      <w:bookmarkEnd w:id="418"/>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419" w:name="_Ref408498295"/>
      <w:bookmarkStart w:id="420" w:name="_Toc454292726"/>
      <w:r>
        <w:t>View/</w:t>
      </w:r>
      <w:r w:rsidR="009E3636">
        <w:t>Edit a BIE code list</w:t>
      </w:r>
      <w:bookmarkEnd w:id="419"/>
      <w:bookmarkEnd w:id="420"/>
    </w:p>
    <w:p w14:paraId="15FA6D21" w14:textId="03DD36EE" w:rsidR="005B51EC" w:rsidRDefault="00E12800" w:rsidP="00E42EE4">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B67F81">
        <w:t xml:space="preserve">Figure </w:t>
      </w:r>
      <w:r w:rsidR="00B67F81">
        <w:rPr>
          <w:noProof/>
        </w:rPr>
        <w:t>9</w:t>
      </w:r>
      <w:r w:rsidR="002E2E46">
        <w:fldChar w:fldCharType="end"/>
      </w:r>
      <w:r w:rsidR="002E2E46">
        <w:t xml:space="preserve"> or </w:t>
      </w:r>
      <w:r>
        <w:fldChar w:fldCharType="begin"/>
      </w:r>
      <w:r>
        <w:instrText xml:space="preserve"> REF _Ref411263376 \h </w:instrText>
      </w:r>
      <w:r>
        <w:fldChar w:fldCharType="separate"/>
      </w:r>
      <w:r w:rsidR="00B67F81">
        <w:t xml:space="preserve">Figure </w:t>
      </w:r>
      <w:r w:rsidR="00B67F81">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B67F81">
        <w:t>3.7.1</w:t>
      </w:r>
      <w:r w:rsidR="00EB57A7">
        <w:fldChar w:fldCharType="end"/>
      </w:r>
      <w:r w:rsidR="00EB57A7">
        <w:t xml:space="preserve"> and </w:t>
      </w:r>
      <w:r>
        <w:fldChar w:fldCharType="begin"/>
      </w:r>
      <w:r>
        <w:instrText xml:space="preserve"> REF _Ref411266629 \r \h </w:instrText>
      </w:r>
      <w:r>
        <w:fldChar w:fldCharType="separate"/>
      </w:r>
      <w:r w:rsidR="00B67F81">
        <w:t>3.7.2</w:t>
      </w:r>
      <w:r>
        <w:fldChar w:fldCharType="end"/>
      </w:r>
      <w:r w:rsidR="00EB57A7">
        <w:t xml:space="preserve"> apply</w:t>
      </w:r>
      <w:r>
        <w:t>.</w:t>
      </w:r>
    </w:p>
    <w:p w14:paraId="433941E9" w14:textId="77777777" w:rsidR="00E42EE4" w:rsidRDefault="005B51EC" w:rsidP="005B51EC">
      <w:pPr>
        <w:pStyle w:val="Heading3"/>
      </w:pPr>
      <w:bookmarkStart w:id="421" w:name="_Toc454292727"/>
      <w:r>
        <w:t>Discard a BIE code list</w:t>
      </w:r>
      <w:bookmarkEnd w:id="421"/>
    </w:p>
    <w:p w14:paraId="06A266F5" w14:textId="3C6F1ADB" w:rsidR="00FB56BF" w:rsidRDefault="00AE14AC"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422" w:name="_Toc454292728"/>
      <w:r>
        <w:t>Delete a BIE code list</w:t>
      </w:r>
      <w:bookmarkEnd w:id="422"/>
    </w:p>
    <w:p w14:paraId="6D78E1D2" w14:textId="44D2016E" w:rsidR="00FB56BF" w:rsidRDefault="00305B24"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423" w:name="_Ref404612029"/>
      <w:bookmarkStart w:id="424" w:name="_Toc454292729"/>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423"/>
      <w:r w:rsidR="00CE4395">
        <w:t xml:space="preserve"> (BOD)</w:t>
      </w:r>
      <w:bookmarkEnd w:id="424"/>
    </w:p>
    <w:p w14:paraId="02CFBFF8" w14:textId="58BC6F76"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B67F81">
        <w:t xml:space="preserve">Figure </w:t>
      </w:r>
      <w:r w:rsidR="00B67F81">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4.25pt" o:ole="">
            <v:imagedata r:id="rId40" o:title="" croptop="6171f" cropbottom="6011f" cropleft="2415f" cropright="5426f"/>
          </v:shape>
          <o:OLEObject Type="Embed" ProgID="PowerPoint.Slide.8" ShapeID="_x0000_i1036" DrawAspect="Content" ObjectID="_1529694823" r:id="rId41"/>
        </w:object>
      </w:r>
    </w:p>
    <w:p w14:paraId="6B0A7325" w14:textId="209E54AB" w:rsidR="00430C5B" w:rsidRDefault="00F85BF9" w:rsidP="00F85BF9">
      <w:pPr>
        <w:pStyle w:val="Caption"/>
      </w:pPr>
      <w:bookmarkStart w:id="425" w:name="_Ref412472106"/>
      <w:r>
        <w:t xml:space="preserve">Figure </w:t>
      </w:r>
      <w:fldSimple w:instr=" SEQ Figure \* ARABIC ">
        <w:r w:rsidR="00B67F81">
          <w:rPr>
            <w:noProof/>
          </w:rPr>
          <w:t>11</w:t>
        </w:r>
      </w:fldSimple>
      <w:bookmarkEnd w:id="425"/>
      <w:r>
        <w:t xml:space="preserve">. UI for the </w:t>
      </w:r>
      <w:r w:rsidR="00CE4395">
        <w:t xml:space="preserve">profile </w:t>
      </w:r>
      <w:r>
        <w:t>BOD generation</w:t>
      </w:r>
    </w:p>
    <w:p w14:paraId="0AF046CF" w14:textId="77777777" w:rsidR="00F85BF9" w:rsidRDefault="00F85BF9" w:rsidP="00C23369"/>
    <w:p w14:paraId="3ED92A1F" w14:textId="19F36DCE"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B67F81">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426" w:name="_Toc454292730"/>
      <w:r>
        <w:t xml:space="preserve">Generate a </w:t>
      </w:r>
      <w:r w:rsidR="00E55214">
        <w:t xml:space="preserve">profile </w:t>
      </w:r>
      <w:r>
        <w:t>XML Schema</w:t>
      </w:r>
      <w:bookmarkEnd w:id="426"/>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5F2F0B55" w:rsidR="00B24C63" w:rsidRDefault="00B24C63" w:rsidP="00C23369">
      <w:r>
        <w:t xml:space="preserve">See </w:t>
      </w:r>
      <w:r>
        <w:fldChar w:fldCharType="begin"/>
      </w:r>
      <w:r>
        <w:instrText xml:space="preserve"> REF _Ref395176768 \r \h </w:instrText>
      </w:r>
      <w:r>
        <w:fldChar w:fldCharType="separate"/>
      </w:r>
      <w:r w:rsidR="00B67F81">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27" w:name="_Toc454292731"/>
      <w:commentRangeStart w:id="428"/>
      <w:r>
        <w:t>GenerateTopLevel</w:t>
      </w:r>
      <w:r w:rsidR="00EF5399">
        <w:t>ABIE(tlASBIEP</w:t>
      </w:r>
      <w:r w:rsidR="006D520D">
        <w:t>, tlABIEDOM</w:t>
      </w:r>
      <w:r w:rsidR="00EF5399">
        <w:t>)</w:t>
      </w:r>
      <w:commentRangeEnd w:id="428"/>
      <w:r w:rsidR="00184440">
        <w:rPr>
          <w:rStyle w:val="CommentReference"/>
          <w:b w:val="0"/>
        </w:rPr>
        <w:commentReference w:id="428"/>
      </w:r>
      <w:bookmarkEnd w:id="427"/>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B26A1F" w:rsidRDefault="00B26A1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B26A1F" w:rsidRDefault="00B26A1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B26A1F" w:rsidRDefault="00B26A1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B26A1F" w:rsidRDefault="00B26A1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B26A1F" w:rsidRDefault="00B26A1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B26A1F" w:rsidRDefault="00B26A1F"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B26A1F" w:rsidRDefault="00B26A1F"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B26A1F" w:rsidRDefault="00B26A1F"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B26A1F" w:rsidRDefault="00B26A1F"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B26A1F" w:rsidRDefault="00B26A1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29" w:name="_Toc454292732"/>
      <w:r>
        <w:t>GenerateTopLevelASBIEP(</w:t>
      </w:r>
      <w:r w:rsidR="00C10B64">
        <w:t>gT</w:t>
      </w:r>
      <w:r>
        <w:t>lASBIEP</w:t>
      </w:r>
      <w:r w:rsidR="00C10B64">
        <w:t xml:space="preserve">, </w:t>
      </w:r>
      <w:r w:rsidR="00F54A8C">
        <w:t>gSchemaNode</w:t>
      </w:r>
      <w:r>
        <w:t>)</w:t>
      </w:r>
      <w:bookmarkEnd w:id="429"/>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30" w:name="_Toc454292733"/>
      <w:r>
        <w:t xml:space="preserve">GenerateTopLevelASBIEPAnno(gTlASBIEP, </w:t>
      </w:r>
      <w:r w:rsidR="00A916EA">
        <w:t>gRootENode)</w:t>
      </w:r>
      <w:bookmarkEnd w:id="430"/>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B26A1F" w:rsidRDefault="00B26A1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B26A1F" w:rsidRPr="008B2C79" w:rsidRDefault="00B26A1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B26A1F" w:rsidRDefault="00B26A1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B26A1F" w:rsidRDefault="00B26A1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B26A1F" w:rsidRDefault="00B26A1F"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B26A1F" w:rsidRPr="008B2C79" w:rsidRDefault="00B26A1F"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B26A1F" w:rsidRDefault="00B26A1F"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B26A1F" w:rsidRDefault="00B26A1F"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31" w:name="_Toc454292734"/>
      <w:r>
        <w:t>IsAnnoOptionEmpty( )</w:t>
      </w:r>
      <w:bookmarkEnd w:id="431"/>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32" w:name="_Toc454292735"/>
      <w:r>
        <w:t>GenerateABIE</w:t>
      </w:r>
      <w:r w:rsidR="009445FF">
        <w:t xml:space="preserve">(gABIE, </w:t>
      </w:r>
      <w:r w:rsidR="006706F8">
        <w:t>g</w:t>
      </w:r>
      <w:r w:rsidR="006C0928">
        <w:t>ASBIEP</w:t>
      </w:r>
      <w:r w:rsidR="006706F8">
        <w:t>E</w:t>
      </w:r>
      <w:r w:rsidR="00652EFD">
        <w:t>lementNode)</w:t>
      </w:r>
      <w:bookmarkEnd w:id="432"/>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33" w:name="_Toc454292736"/>
      <w:r>
        <w:t>GenerateABIEsAnno(gABIE, gABIECTypeNode)</w:t>
      </w:r>
      <w:bookmarkEnd w:id="433"/>
    </w:p>
    <w:p w14:paraId="1919F519" w14:textId="77777777" w:rsidR="006C0928" w:rsidRPr="006C0928" w:rsidRDefault="006C0928" w:rsidP="006C0928"/>
    <w:p w14:paraId="13DC6ED7" w14:textId="77777777" w:rsidR="008E0F35" w:rsidRDefault="008E0F35" w:rsidP="00665030">
      <w:pPr>
        <w:pStyle w:val="Heading4"/>
      </w:pPr>
      <w:bookmarkStart w:id="434" w:name="_Toc454292737"/>
      <w:r>
        <w:t>GenerateBIEs</w:t>
      </w:r>
      <w:r w:rsidR="007142C4">
        <w:t xml:space="preserve">(gABIE, </w:t>
      </w:r>
      <w:r w:rsidR="00DD0AA8">
        <w:t>gP</w:t>
      </w:r>
      <w:r w:rsidR="00F35593">
        <w:t>Node</w:t>
      </w:r>
      <w:r w:rsidR="00DD0AA8">
        <w:t>, gSchemaNode</w:t>
      </w:r>
      <w:r w:rsidR="007142C4">
        <w:t>)</w:t>
      </w:r>
      <w:bookmarkEnd w:id="434"/>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B26A1F" w:rsidRDefault="00B26A1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B26A1F" w:rsidRDefault="00B26A1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B26A1F" w:rsidRDefault="00B26A1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B26A1F" w:rsidRDefault="00B26A1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B26A1F" w:rsidRDefault="00B26A1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B26A1F" w:rsidRDefault="00B26A1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B26A1F" w:rsidRDefault="00B26A1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B26A1F" w:rsidRPr="00DE2F88" w:rsidRDefault="00B26A1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B26A1F" w:rsidRDefault="00B26A1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B26A1F" w:rsidRDefault="00B26A1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B26A1F" w:rsidRDefault="00B26A1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B26A1F" w:rsidRPr="00B063E4" w:rsidRDefault="00B26A1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B26A1F" w:rsidRDefault="00B26A1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B26A1F" w:rsidRPr="001D743B" w:rsidRDefault="00B26A1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B26A1F" w:rsidRDefault="00B26A1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B26A1F" w:rsidRPr="001D743B" w:rsidRDefault="00B26A1F"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B26A1F" w:rsidRDefault="00B26A1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B26A1F" w:rsidRDefault="00B26A1F"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B26A1F" w:rsidRDefault="00B26A1F"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B26A1F" w:rsidRDefault="00B26A1F"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B26A1F" w:rsidRDefault="00B26A1F"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B26A1F" w:rsidRDefault="00B26A1F"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B26A1F" w:rsidRDefault="00B26A1F"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B26A1F" w:rsidRDefault="00B26A1F"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B26A1F" w:rsidRDefault="00B26A1F"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B26A1F" w:rsidRDefault="00B26A1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B26A1F" w:rsidRPr="00DE2F88" w:rsidRDefault="00B26A1F"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B26A1F" w:rsidRDefault="00B26A1F"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B26A1F" w:rsidRDefault="00B26A1F"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B26A1F" w:rsidRDefault="00B26A1F"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B26A1F" w:rsidRPr="00B063E4" w:rsidRDefault="00B26A1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B26A1F" w:rsidRDefault="00B26A1F"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B26A1F" w:rsidRPr="001D743B" w:rsidRDefault="00B26A1F"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B26A1F" w:rsidRDefault="00B26A1F"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B26A1F" w:rsidRPr="001D743B" w:rsidRDefault="00B26A1F"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B26A1F" w:rsidRDefault="00B26A1F"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B26A1F" w:rsidRDefault="00B26A1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435" w:name="_Toc454292738"/>
      <w:r>
        <w:t>QueryTargetABIE(gASBIEP)</w:t>
      </w:r>
      <w:bookmarkEnd w:id="435"/>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36" w:name="_Toc454292739"/>
      <w:r>
        <w:t>QueryChildBIEs(gABIE)</w:t>
      </w:r>
      <w:bookmarkEnd w:id="436"/>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37" w:name="_Toc454292740"/>
      <w:r>
        <w:t>GenerateASBIE(gASBIE, gPNode)</w:t>
      </w:r>
      <w:bookmarkEnd w:id="437"/>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38" w:name="_Toc454292741"/>
      <w:r>
        <w:t>QueryAssocToASBIEP(gASBIE)</w:t>
      </w:r>
      <w:bookmarkEnd w:id="438"/>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39" w:name="_Toc454292742"/>
      <w:r>
        <w:t>GenerateASBIEP(gASBIEP, gElementNode)</w:t>
      </w:r>
      <w:bookmarkEnd w:id="439"/>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40" w:name="_Toc454292743"/>
      <w:r>
        <w:t>QueryTargetABIE(gASBIEP)</w:t>
      </w:r>
      <w:bookmarkEnd w:id="440"/>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41" w:name="_Toc454292744"/>
      <w:r w:rsidRPr="00A13068">
        <w:t>QueryAssocBDT(gBBIE)</w:t>
      </w:r>
      <w:bookmarkEnd w:id="441"/>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B26A1F" w:rsidRDefault="00B26A1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B26A1F" w:rsidRDefault="00B26A1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B26A1F" w:rsidRDefault="00B26A1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B26A1F" w:rsidRPr="00B063E4" w:rsidRDefault="00B26A1F"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B26A1F" w:rsidRDefault="00B26A1F"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B26A1F" w:rsidRDefault="00B26A1F"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B26A1F" w:rsidRDefault="00B26A1F"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B26A1F" w:rsidRPr="00B063E4" w:rsidRDefault="00B26A1F"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42" w:name="_Toc454292745"/>
      <w:r>
        <w:t>GenerateBBIE(gBBIE, gBDT, gPNode</w:t>
      </w:r>
      <w:r w:rsidR="003E7CC7">
        <w:t>, gSchemaNode</w:t>
      </w:r>
      <w:r>
        <w:t>)</w:t>
      </w:r>
      <w:bookmarkEnd w:id="442"/>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B26A1F" w:rsidRDefault="00B26A1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B26A1F" w:rsidRDefault="00B26A1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B26A1F" w:rsidRDefault="00B26A1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B26A1F" w:rsidRDefault="00B26A1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B26A1F" w:rsidRDefault="00B26A1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B26A1F" w:rsidRDefault="00B26A1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B26A1F" w:rsidRDefault="00B26A1F" w:rsidP="0096146B">
                              <w:pPr>
                                <w:pStyle w:val="Code"/>
                                <w:spacing w:line="168" w:lineRule="auto"/>
                                <w:jc w:val="center"/>
                              </w:pPr>
                              <w:r>
                                <w:t>clNode = GenerateCodeList(</w:t>
                              </w:r>
                            </w:p>
                            <w:p w14:paraId="62288D90" w14:textId="77777777" w:rsidR="00B26A1F" w:rsidRDefault="00B26A1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B26A1F" w:rsidRDefault="00B26A1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B26A1F" w:rsidRDefault="00B26A1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B26A1F" w:rsidRDefault="00B26A1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B26A1F" w:rsidRDefault="00B26A1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B26A1F" w:rsidRDefault="00B26A1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B26A1F" w:rsidRDefault="00B26A1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B26A1F" w:rsidRDefault="00B26A1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B26A1F" w:rsidRDefault="00B26A1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B26A1F" w:rsidRDefault="00B26A1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B26A1F" w:rsidRPr="00985175" w:rsidRDefault="00B26A1F" w:rsidP="0096146B">
                              <w:pPr>
                                <w:pStyle w:val="Code"/>
                                <w:spacing w:line="168" w:lineRule="auto"/>
                              </w:pPr>
                              <w:r w:rsidRPr="00985175">
                                <w:t>Return</w:t>
                              </w:r>
                            </w:p>
                            <w:p w14:paraId="75525277" w14:textId="77777777" w:rsidR="00B26A1F" w:rsidRDefault="00B26A1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B26A1F" w:rsidRDefault="00B26A1F" w:rsidP="0096146B">
                              <w:pPr>
                                <w:pStyle w:val="Code"/>
                                <w:spacing w:line="168" w:lineRule="auto"/>
                              </w:pPr>
                              <w:r>
                                <w:t>Create the following DOM Element Node  structure  as a child of the eNode xsd:complexType/xsd:simpleContent/</w:t>
                              </w:r>
                            </w:p>
                            <w:p w14:paraId="704FDD18" w14:textId="77777777" w:rsidR="00B26A1F" w:rsidRDefault="00B26A1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B26A1F" w:rsidRDefault="00B26A1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B26A1F" w:rsidRDefault="00B26A1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B26A1F" w:rsidRDefault="00B26A1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B26A1F" w:rsidRPr="00985175" w:rsidRDefault="00B26A1F" w:rsidP="0096146B">
                              <w:pPr>
                                <w:pStyle w:val="Code"/>
                                <w:spacing w:line="168" w:lineRule="auto"/>
                              </w:pPr>
                              <w:r w:rsidRPr="00985175">
                                <w:t>Return</w:t>
                              </w:r>
                            </w:p>
                            <w:p w14:paraId="049FB9CD" w14:textId="77777777" w:rsidR="00B26A1F" w:rsidRDefault="00B26A1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B26A1F" w:rsidRDefault="00B26A1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B26A1F" w:rsidRPr="00FC25DB" w:rsidRDefault="00B26A1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B26A1F" w:rsidRDefault="00B26A1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B26A1F" w:rsidRDefault="00B26A1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B26A1F" w:rsidRDefault="00B26A1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B26A1F" w:rsidRDefault="00B26A1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B26A1F" w:rsidRDefault="00B26A1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B26A1F" w:rsidRDefault="00B26A1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B26A1F" w:rsidRDefault="00B26A1F"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B26A1F" w:rsidRDefault="00B26A1F"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B26A1F" w:rsidRDefault="00B26A1F"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B26A1F" w:rsidRDefault="00B26A1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B26A1F" w:rsidRDefault="00B26A1F"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B26A1F" w:rsidRDefault="00B26A1F"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B26A1F" w:rsidRDefault="00B26A1F"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B26A1F" w:rsidRDefault="00B26A1F"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B26A1F" w:rsidRDefault="00B26A1F"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B26A1F" w:rsidRDefault="00B26A1F" w:rsidP="0096146B">
                        <w:pPr>
                          <w:pStyle w:val="Code"/>
                          <w:spacing w:line="168" w:lineRule="auto"/>
                          <w:jc w:val="center"/>
                        </w:pPr>
                        <w:r>
                          <w:t>clNode = GenerateCodeList(</w:t>
                        </w:r>
                      </w:p>
                      <w:p w14:paraId="62288D90" w14:textId="77777777" w:rsidR="00B26A1F" w:rsidRDefault="00B26A1F"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B26A1F" w:rsidRDefault="00B26A1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B26A1F" w:rsidRDefault="00B26A1F"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B26A1F" w:rsidRDefault="00B26A1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B26A1F" w:rsidRDefault="00B26A1F"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B26A1F" w:rsidRDefault="00B26A1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B26A1F" w:rsidRDefault="00B26A1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B26A1F" w:rsidRDefault="00B26A1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B26A1F" w:rsidRDefault="00B26A1F"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B26A1F" w:rsidRDefault="00B26A1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B26A1F" w:rsidRDefault="00B26A1F"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B26A1F" w:rsidRDefault="00B26A1F"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B26A1F" w:rsidRDefault="00B26A1F"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B26A1F" w:rsidRDefault="00B26A1F"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B26A1F" w:rsidRDefault="00B26A1F"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B26A1F" w:rsidRDefault="00B26A1F"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B26A1F" w:rsidRDefault="00B26A1F"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B26A1F" w:rsidRPr="00985175" w:rsidRDefault="00B26A1F" w:rsidP="0096146B">
                        <w:pPr>
                          <w:pStyle w:val="Code"/>
                          <w:spacing w:line="168" w:lineRule="auto"/>
                        </w:pPr>
                        <w:r w:rsidRPr="00985175">
                          <w:t>Return</w:t>
                        </w:r>
                      </w:p>
                      <w:p w14:paraId="75525277" w14:textId="77777777" w:rsidR="00B26A1F" w:rsidRDefault="00B26A1F"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B26A1F" w:rsidRDefault="00B26A1F" w:rsidP="0096146B">
                        <w:pPr>
                          <w:pStyle w:val="Code"/>
                          <w:spacing w:line="168" w:lineRule="auto"/>
                        </w:pPr>
                        <w:r>
                          <w:t>Create the following DOM Element Node  structure  as a child of the eNode xsd:complexType/xsd:simpleContent/</w:t>
                        </w:r>
                      </w:p>
                      <w:p w14:paraId="704FDD18" w14:textId="77777777" w:rsidR="00B26A1F" w:rsidRDefault="00B26A1F"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B26A1F" w:rsidRDefault="00B26A1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B26A1F" w:rsidRDefault="00B26A1F"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B26A1F" w:rsidRDefault="00B26A1F"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B26A1F" w:rsidRDefault="00B26A1F"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B26A1F" w:rsidRDefault="00B26A1F"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B26A1F" w:rsidRDefault="00B26A1F"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B26A1F" w:rsidRDefault="00B26A1F"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B26A1F" w:rsidRDefault="00B26A1F"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B26A1F" w:rsidRDefault="00B26A1F"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B26A1F" w:rsidRDefault="00B26A1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B26A1F" w:rsidRDefault="00B26A1F"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B26A1F" w:rsidRDefault="00B26A1F"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B26A1F" w:rsidRDefault="00B26A1F"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B26A1F" w:rsidRPr="00985175" w:rsidRDefault="00B26A1F" w:rsidP="0096146B">
                        <w:pPr>
                          <w:pStyle w:val="Code"/>
                          <w:spacing w:line="168" w:lineRule="auto"/>
                        </w:pPr>
                        <w:r w:rsidRPr="00985175">
                          <w:t>Return</w:t>
                        </w:r>
                      </w:p>
                      <w:p w14:paraId="049FB9CD" w14:textId="77777777" w:rsidR="00B26A1F" w:rsidRDefault="00B26A1F"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B26A1F" w:rsidRDefault="00B26A1F"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B26A1F" w:rsidRPr="00FC25DB" w:rsidRDefault="00B26A1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B26A1F" w:rsidRDefault="00B26A1F"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B26A1F" w:rsidRDefault="00B26A1F"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B26A1F" w:rsidRDefault="00B26A1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B26A1F" w:rsidRDefault="00B26A1F"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B26A1F" w:rsidRDefault="00B26A1F"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B26A1F" w:rsidRDefault="00B26A1F"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06498269"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B67F81">
        <w:t>(3)</w:t>
      </w:r>
      <w:r>
        <w:fldChar w:fldCharType="end"/>
      </w:r>
      <w:r>
        <w:t xml:space="preserve">, </w:t>
      </w:r>
      <w:r>
        <w:fldChar w:fldCharType="begin"/>
      </w:r>
      <w:r>
        <w:instrText xml:space="preserve"> REF _Ref421645975 \r \h </w:instrText>
      </w:r>
      <w:r>
        <w:fldChar w:fldCharType="separate"/>
      </w:r>
      <w:r w:rsidR="00B67F81">
        <w:t>(4)</w:t>
      </w:r>
      <w:r>
        <w:fldChar w:fldCharType="end"/>
      </w:r>
      <w:r>
        <w:t xml:space="preserve">, or </w:t>
      </w:r>
      <w:r>
        <w:fldChar w:fldCharType="begin"/>
      </w:r>
      <w:r>
        <w:instrText xml:space="preserve"> REF _Ref421645981 \r \h </w:instrText>
      </w:r>
      <w:r>
        <w:fldChar w:fldCharType="separate"/>
      </w:r>
      <w:r w:rsidR="00B67F81">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43"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43"/>
    </w:p>
    <w:p w14:paraId="06F227C2" w14:textId="77777777" w:rsidR="00925C73" w:rsidRDefault="00925C73" w:rsidP="008F2EBB">
      <w:pPr>
        <w:pStyle w:val="ListParagraph"/>
        <w:numPr>
          <w:ilvl w:val="0"/>
          <w:numId w:val="14"/>
        </w:numPr>
      </w:pPr>
      <w:bookmarkStart w:id="444"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44"/>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45" w:name="_Ref421645981"/>
      <w:r>
        <w:t xml:space="preserve">Set the value to </w:t>
      </w:r>
      <w:r w:rsidR="00000A2F">
        <w:rPr>
          <w:rStyle w:val="CodeChar"/>
        </w:rPr>
        <w:t>getCodeListTypeName(</w:t>
      </w:r>
      <w:commentRangeStart w:id="446"/>
      <w:r w:rsidR="00000A2F">
        <w:rPr>
          <w:rStyle w:val="CodeChar"/>
        </w:rPr>
        <w:t>aCL)</w:t>
      </w:r>
      <w:r>
        <w:t>.</w:t>
      </w:r>
      <w:commentRangeEnd w:id="446"/>
      <w:r w:rsidR="000E4334">
        <w:rPr>
          <w:rStyle w:val="CommentReference"/>
        </w:rPr>
        <w:commentReference w:id="446"/>
      </w:r>
      <w:bookmarkEnd w:id="445"/>
    </w:p>
    <w:p w14:paraId="2F5D6306" w14:textId="77777777" w:rsidR="00B756F1" w:rsidRDefault="00B756F1" w:rsidP="009A1A85">
      <w:pPr>
        <w:pStyle w:val="Heading4"/>
      </w:pPr>
      <w:bookmarkStart w:id="447" w:name="_Toc454292746"/>
      <w:r>
        <w:t>GetBBIEElementName(gBBIE)</w:t>
      </w:r>
      <w:bookmarkEnd w:id="447"/>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48" w:name="_Toc454292747"/>
      <w:r>
        <w:t>GetBBIEAttributeName(gBBIE)</w:t>
      </w:r>
      <w:bookmarkEnd w:id="448"/>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49" w:name="_Toc454292748"/>
      <w:r>
        <w:t>QueryBBIESCs(gBBIE)</w:t>
      </w:r>
      <w:bookmarkEnd w:id="449"/>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50" w:name="_Toc454292749"/>
      <w:r>
        <w:t>isCodeListGenerated(gCL)</w:t>
      </w:r>
      <w:bookmarkEnd w:id="450"/>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51" w:name="_Toc454292750"/>
      <w:r>
        <w:t>GetCodeListTypeName(gCL)</w:t>
      </w:r>
      <w:bookmarkEnd w:id="451"/>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52" w:name="_Ref420485038"/>
      <w:bookmarkStart w:id="453" w:name="_Toc454292751"/>
      <w:r>
        <w:t>Generate</w:t>
      </w:r>
      <w:r w:rsidR="008B6307">
        <w:t>CodeList</w:t>
      </w:r>
      <w:r w:rsidR="00EC32A6">
        <w:t>(gCL, gBDT</w:t>
      </w:r>
      <w:r w:rsidR="003E080D">
        <w:t xml:space="preserve"> | gSC</w:t>
      </w:r>
      <w:r w:rsidR="00EC32A6">
        <w:t>, gSchemaNode)</w:t>
      </w:r>
      <w:bookmarkEnd w:id="452"/>
      <w:bookmarkEnd w:id="453"/>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B26A1F" w:rsidRDefault="00B26A1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B26A1F" w:rsidRDefault="00B26A1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B26A1F" w:rsidRDefault="00B26A1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B26A1F" w:rsidRDefault="00B26A1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B26A1F" w:rsidRDefault="00B26A1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B26A1F" w:rsidRDefault="00B26A1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B26A1F" w:rsidRDefault="00B26A1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B26A1F" w:rsidRDefault="00B26A1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B26A1F" w:rsidRDefault="00B26A1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B26A1F" w:rsidRDefault="00B26A1F"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B26A1F" w:rsidRDefault="00B26A1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B26A1F" w:rsidRDefault="00B26A1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B26A1F" w:rsidRDefault="00B26A1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B26A1F" w:rsidRDefault="00B26A1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B26A1F" w:rsidRDefault="00B26A1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B26A1F" w:rsidRDefault="00B26A1F"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B26A1F" w:rsidRDefault="00B26A1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B26A1F" w:rsidRDefault="00B26A1F"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B26A1F" w:rsidRDefault="00B26A1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B26A1F" w:rsidRDefault="00B26A1F"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B26A1F" w:rsidRDefault="00B26A1F"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B26A1F" w:rsidRDefault="00B26A1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B26A1F" w:rsidRDefault="00B26A1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B26A1F" w:rsidRDefault="00B26A1F"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B26A1F" w:rsidRDefault="00B26A1F"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B26A1F" w:rsidRDefault="00B26A1F"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B26A1F" w:rsidRDefault="00B26A1F"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B26A1F" w:rsidRDefault="00B26A1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54" w:name="_Toc454292752"/>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54"/>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B26A1F" w:rsidRDefault="00B26A1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B26A1F" w:rsidRDefault="00B26A1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B26A1F" w:rsidRDefault="00B26A1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B26A1F" w:rsidRDefault="00B26A1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B26A1F" w:rsidRDefault="00B26A1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B26A1F" w:rsidRDefault="00B26A1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B26A1F" w:rsidRDefault="00B26A1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B26A1F" w:rsidRDefault="00B26A1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B26A1F" w:rsidRDefault="00B26A1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B26A1F" w:rsidRDefault="00B26A1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B26A1F" w:rsidRDefault="00B26A1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B26A1F" w:rsidRDefault="00B26A1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B26A1F" w:rsidRPr="00EC042F" w:rsidRDefault="00B26A1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B26A1F" w:rsidRDefault="00B26A1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B26A1F" w:rsidRDefault="00B26A1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B26A1F" w:rsidRDefault="00B26A1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B26A1F" w:rsidRDefault="00B26A1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B26A1F" w:rsidRDefault="00B26A1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B26A1F" w:rsidRDefault="00B26A1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B26A1F" w:rsidRDefault="00B26A1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B26A1F" w:rsidRDefault="00B26A1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B26A1F" w:rsidRDefault="00B26A1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B26A1F" w:rsidRDefault="00B26A1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B26A1F" w:rsidRDefault="00B26A1F"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B26A1F" w:rsidRDefault="00B26A1F"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B26A1F" w:rsidRDefault="00B26A1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B26A1F" w:rsidRDefault="00B26A1F"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B26A1F" w:rsidRDefault="00B26A1F"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B26A1F" w:rsidRDefault="00B26A1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B26A1F" w:rsidRDefault="00B26A1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B26A1F" w:rsidRDefault="00B26A1F"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B26A1F" w:rsidRDefault="00B26A1F"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B26A1F" w:rsidRDefault="00B26A1F"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B26A1F" w:rsidRDefault="00B26A1F"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B26A1F" w:rsidRDefault="00B26A1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B26A1F" w:rsidRDefault="00B26A1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B26A1F" w:rsidRPr="00EC042F" w:rsidRDefault="00B26A1F"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B26A1F" w:rsidRDefault="00B26A1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B26A1F" w:rsidRDefault="00B26A1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B26A1F" w:rsidRDefault="00B26A1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B26A1F" w:rsidRDefault="00B26A1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B26A1F" w:rsidRDefault="00B26A1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B26A1F" w:rsidRDefault="00B26A1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B26A1F" w:rsidRDefault="00B26A1F"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B26A1F" w:rsidRDefault="00B26A1F"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B26A1F" w:rsidRDefault="00B26A1F"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B26A1F" w:rsidRDefault="00B26A1F"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B26A1F" w:rsidRDefault="00B26A1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B26A1F" w:rsidRDefault="00B26A1F"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B26A1F" w:rsidRDefault="00B26A1F"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B26A1F" w:rsidRDefault="00B26A1F"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1174DC28"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B67F81">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B67F81">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55" w:name="_Toc454292753"/>
      <w:r>
        <w:t>isAgencyListGenerated(gAL)</w:t>
      </w:r>
      <w:bookmarkEnd w:id="455"/>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56" w:name="_Toc454292754"/>
      <w:r>
        <w:t>GetAgencyListTypeName(gAL)</w:t>
      </w:r>
      <w:bookmarkEnd w:id="456"/>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57"/>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57"/>
      <w:r w:rsidR="00A70C9F">
        <w:rPr>
          <w:rStyle w:val="CommentReference"/>
        </w:rPr>
        <w:commentReference w:id="457"/>
      </w:r>
    </w:p>
    <w:p w14:paraId="48A31996" w14:textId="77777777" w:rsidR="008246D0" w:rsidRDefault="008246D0" w:rsidP="008246D0">
      <w:pPr>
        <w:pStyle w:val="Heading4"/>
      </w:pPr>
      <w:bookmarkStart w:id="458" w:name="_Toc454292755"/>
      <w:r>
        <w:t>GenerateAgencyList(gAL, gSC, gSchemaNode)</w:t>
      </w:r>
      <w:bookmarkEnd w:id="458"/>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B26A1F" w:rsidRDefault="00B26A1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B26A1F" w:rsidRDefault="00B26A1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B26A1F" w:rsidRDefault="00B26A1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B26A1F" w:rsidRDefault="00B26A1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B26A1F" w:rsidRDefault="00B26A1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B26A1F" w:rsidRDefault="00B26A1F" w:rsidP="00DB68D7">
                              <w:pPr>
                                <w:pStyle w:val="Code"/>
                                <w:spacing w:line="168" w:lineRule="auto"/>
                                <w:jc w:val="center"/>
                              </w:pPr>
                              <w:r>
                                <w:t>Add a DOM Attribute node, with node name = “base”. Set the node value to “xsd:token”.</w:t>
                              </w:r>
                            </w:p>
                            <w:p w14:paraId="30FE0C91" w14:textId="77777777" w:rsidR="00B26A1F" w:rsidRDefault="00B26A1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B26A1F" w:rsidRDefault="00B26A1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B26A1F" w:rsidRDefault="00B26A1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B26A1F" w:rsidRDefault="00B26A1F"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B26A1F" w:rsidRDefault="00B26A1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B26A1F" w:rsidRDefault="00B26A1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B26A1F" w:rsidRDefault="00B26A1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B26A1F" w:rsidRDefault="00B26A1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B26A1F" w:rsidRDefault="00B26A1F"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B26A1F" w:rsidRDefault="00B26A1F"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B26A1F" w:rsidRDefault="00B26A1F"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B26A1F" w:rsidRDefault="00B26A1F"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B26A1F" w:rsidRDefault="00B26A1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B26A1F" w:rsidRDefault="00B26A1F" w:rsidP="00DB68D7">
                        <w:pPr>
                          <w:pStyle w:val="Code"/>
                          <w:spacing w:line="168" w:lineRule="auto"/>
                          <w:jc w:val="center"/>
                        </w:pPr>
                        <w:r>
                          <w:t>Add a DOM Attribute node, with node name = “base”. Set the node value to “xsd:token”.</w:t>
                        </w:r>
                      </w:p>
                      <w:p w14:paraId="30FE0C91" w14:textId="77777777" w:rsidR="00B26A1F" w:rsidRDefault="00B26A1F"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B26A1F" w:rsidRDefault="00B26A1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B26A1F" w:rsidRDefault="00B26A1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B26A1F" w:rsidRDefault="00B26A1F"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B26A1F" w:rsidRDefault="00B26A1F"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B26A1F" w:rsidRDefault="00B26A1F"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B26A1F" w:rsidRDefault="00B26A1F"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B26A1F" w:rsidRDefault="00B26A1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59" w:name="_Ref434246414"/>
      <w:bookmarkStart w:id="460" w:name="_Toc454292756"/>
      <w:r>
        <w:t>Namespace Management</w:t>
      </w:r>
      <w:bookmarkEnd w:id="459"/>
      <w:bookmarkEnd w:id="460"/>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61" w:name="_Ref434482614"/>
      <w:bookmarkStart w:id="462" w:name="_Toc454292757"/>
      <w:r>
        <w:t>Manage CCs and DTs</w:t>
      </w:r>
      <w:bookmarkEnd w:id="461"/>
      <w:bookmarkEnd w:id="462"/>
    </w:p>
    <w:p w14:paraId="6295605F" w14:textId="576D7904"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B67F81">
        <w:t>3.3.9</w:t>
      </w:r>
      <w:r>
        <w:fldChar w:fldCharType="end"/>
      </w:r>
      <w:r>
        <w:t>.</w:t>
      </w:r>
    </w:p>
    <w:p w14:paraId="179F0591" w14:textId="77777777" w:rsidR="001C6FFA" w:rsidRDefault="001C6FFA" w:rsidP="00C475D2">
      <w:pPr>
        <w:pStyle w:val="Heading3"/>
      </w:pPr>
      <w:bookmarkStart w:id="463" w:name="_Ref437064337"/>
      <w:bookmarkStart w:id="464" w:name="_Toc454292758"/>
      <w:bookmarkStart w:id="465" w:name="_Ref434410462"/>
      <w:r>
        <w:t>Architecture</w:t>
      </w:r>
      <w:r w:rsidR="005F6AE5">
        <w:t xml:space="preserve"> for managing revisions</w:t>
      </w:r>
      <w:bookmarkEnd w:id="463"/>
      <w:bookmarkEnd w:id="464"/>
    </w:p>
    <w:p w14:paraId="4AA5491E" w14:textId="77777777" w:rsidR="005F6AE5" w:rsidRDefault="005F6AE5" w:rsidP="005F6AE5">
      <w:pPr>
        <w:pStyle w:val="Heading4"/>
      </w:pPr>
      <w:bookmarkStart w:id="466" w:name="_Toc454292759"/>
      <w:r>
        <w:t>Current and history records</w:t>
      </w:r>
      <w:bookmarkEnd w:id="466"/>
    </w:p>
    <w:p w14:paraId="41F2DBA4" w14:textId="33E14D0C"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B67F81">
        <w:t xml:space="preserve">Figure </w:t>
      </w:r>
      <w:r w:rsidR="00B67F81">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41DCB16" w:rsidR="004D1864" w:rsidRDefault="004D1864" w:rsidP="004D1864">
      <w:pPr>
        <w:pStyle w:val="Caption"/>
      </w:pPr>
      <w:bookmarkStart w:id="467" w:name="_Ref434930893"/>
      <w:r>
        <w:t xml:space="preserve">Figure </w:t>
      </w:r>
      <w:fldSimple w:instr=" SEQ Figure \* ARABIC ">
        <w:r w:rsidR="00B67F81">
          <w:rPr>
            <w:noProof/>
          </w:rPr>
          <w:t>12</w:t>
        </w:r>
      </w:fldSimple>
      <w:bookmarkEnd w:id="467"/>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3FEFD73F"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B67F81">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B67F81">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68" w:name="_Toc454292760"/>
      <w:r>
        <w:t>Unit of control and concurrency management</w:t>
      </w:r>
      <w:bookmarkEnd w:id="468"/>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016A6DD7" w:rsidR="00B225FF" w:rsidRDefault="00B225FF" w:rsidP="00B225FF">
      <w:pPr>
        <w:pStyle w:val="Caption"/>
      </w:pPr>
      <w:bookmarkStart w:id="469" w:name="_Ref435948773"/>
      <w:r>
        <w:t xml:space="preserve">Figure </w:t>
      </w:r>
      <w:fldSimple w:instr=" SEQ Figure \* ARABIC ">
        <w:r w:rsidR="00B67F81">
          <w:rPr>
            <w:noProof/>
          </w:rPr>
          <w:t>13</w:t>
        </w:r>
      </w:fldSimple>
      <w:bookmarkEnd w:id="469"/>
      <w:r>
        <w:t>: Example core components</w:t>
      </w:r>
    </w:p>
    <w:p w14:paraId="4A3D3256" w14:textId="7AE0B0C1"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B67F81">
        <w:t xml:space="preserve">Figure </w:t>
      </w:r>
      <w:r w:rsidR="00B67F81">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70" w:name="_Toc454292761"/>
      <w:r>
        <w:t>Revision vs. Version</w:t>
      </w:r>
      <w:bookmarkEnd w:id="470"/>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71" w:name="_Toc454292762"/>
      <w:r>
        <w:lastRenderedPageBreak/>
        <w:t>CC states</w:t>
      </w:r>
      <w:bookmarkEnd w:id="471"/>
    </w:p>
    <w:p w14:paraId="76F8871B" w14:textId="77777777" w:rsidR="00BC1F7F" w:rsidRPr="00BC1F7F" w:rsidRDefault="00BC1F7F" w:rsidP="00BC1F7F">
      <w:pPr>
        <w:pStyle w:val="Heading5"/>
      </w:pPr>
      <w:bookmarkStart w:id="472" w:name="_Toc454292763"/>
      <w:r>
        <w:t>Revision life-cycle states</w:t>
      </w:r>
      <w:bookmarkEnd w:id="472"/>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73"/>
      <w:r>
        <w:t>omments may be given by other users</w:t>
      </w:r>
      <w:commentRangeEnd w:id="473"/>
      <w:r w:rsidR="00EB0322">
        <w:t xml:space="preserve"> and kept for record</w:t>
      </w:r>
      <w:r w:rsidR="00A50A0E">
        <w:rPr>
          <w:rStyle w:val="CommentReference"/>
        </w:rPr>
        <w:commentReference w:id="473"/>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74" w:name="_Toc454292764"/>
      <w:r>
        <w:t>Deprecated state</w:t>
      </w:r>
      <w:bookmarkEnd w:id="474"/>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75"/>
      <w:r w:rsidR="002858A6">
        <w:t>Similarly</w:t>
      </w:r>
      <w:r w:rsidR="00BA130E">
        <w:t>, the entity may be un-deprecated in any subsequent revision.</w:t>
      </w:r>
      <w:commentRangeEnd w:id="475"/>
      <w:r w:rsidR="00876631">
        <w:rPr>
          <w:rStyle w:val="CommentReference"/>
        </w:rPr>
        <w:commentReference w:id="475"/>
      </w:r>
      <w:r w:rsidR="00BA130E">
        <w:t xml:space="preserve"> </w:t>
      </w:r>
      <w:r>
        <w:t xml:space="preserve">The deprecated state is marked using the </w:t>
      </w:r>
      <w:r w:rsidRPr="00C61F25">
        <w:rPr>
          <w:rStyle w:val="CodeChar"/>
        </w:rPr>
        <w:t>is_deprecated</w:t>
      </w:r>
      <w:r>
        <w:t xml:space="preserve"> </w:t>
      </w:r>
      <w:commentRangeStart w:id="476"/>
      <w:r>
        <w:t>column</w:t>
      </w:r>
      <w:commentRangeEnd w:id="476"/>
      <w:r w:rsidR="009755BD">
        <w:rPr>
          <w:rStyle w:val="CommentReference"/>
        </w:rPr>
        <w:commentReference w:id="476"/>
      </w:r>
      <w:r>
        <w:t>.</w:t>
      </w:r>
    </w:p>
    <w:p w14:paraId="56B7B709" w14:textId="77777777" w:rsidR="00BC1F7F" w:rsidRDefault="00BC1F7F" w:rsidP="00BC1F7F">
      <w:pPr>
        <w:pStyle w:val="Heading5"/>
      </w:pPr>
      <w:bookmarkStart w:id="477" w:name="_Toc454292765"/>
      <w:r>
        <w:t>Deleted state</w:t>
      </w:r>
      <w:bookmarkEnd w:id="477"/>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78" w:name="_Toc454292766"/>
      <w:r>
        <w:t>OAGIS developer</w:t>
      </w:r>
      <w:r w:rsidR="00B005BF">
        <w:t xml:space="preserve"> user role,</w:t>
      </w:r>
      <w:r>
        <w:t xml:space="preserve"> End user</w:t>
      </w:r>
      <w:r w:rsidR="00B005BF">
        <w:t xml:space="preserve"> role, Admin user role</w:t>
      </w:r>
      <w:bookmarkEnd w:id="478"/>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79" w:name="_Toc454292767"/>
      <w:r>
        <w:lastRenderedPageBreak/>
        <w:t>Release management</w:t>
      </w:r>
      <w:bookmarkEnd w:id="479"/>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80" w:name="_Toc454292768"/>
      <w:r>
        <w:t>CCs and DTs management home screen</w:t>
      </w:r>
      <w:bookmarkEnd w:id="480"/>
    </w:p>
    <w:p w14:paraId="1C81A84C" w14:textId="2CDF7043"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B67F81">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B67F81">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B67F81">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B67F81">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B67F81">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B67F81">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B67F81">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B67F81">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B67F81">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B67F81">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B67F81">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B67F81">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B67F81">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B67F81">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B67F81">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B67F81">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B67F81">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B67F81">
        <w:t>Create a new revision of a BCCP</w:t>
      </w:r>
      <w:r w:rsidR="008E5633">
        <w:fldChar w:fldCharType="end"/>
      </w:r>
      <w:commentRangeStart w:id="481"/>
      <w:r w:rsidR="008E5633">
        <w:t>.</w:t>
      </w:r>
      <w:commentRangeEnd w:id="481"/>
      <w:r w:rsidR="008A17F6">
        <w:rPr>
          <w:rStyle w:val="CommentReference"/>
        </w:rPr>
        <w:commentReference w:id="481"/>
      </w:r>
    </w:p>
    <w:p w14:paraId="3522260E" w14:textId="77777777" w:rsidR="00C475D2" w:rsidRDefault="00C475D2" w:rsidP="00C475D2">
      <w:pPr>
        <w:pStyle w:val="Heading3"/>
      </w:pPr>
      <w:bookmarkStart w:id="482" w:name="_Ref434849200"/>
      <w:bookmarkStart w:id="483" w:name="_Toc454292769"/>
      <w:r>
        <w:t>ACC</w:t>
      </w:r>
      <w:r w:rsidR="00E5752A">
        <w:t xml:space="preserve"> and ASCCP</w:t>
      </w:r>
      <w:r>
        <w:t xml:space="preserve"> </w:t>
      </w:r>
      <w:r w:rsidR="00116141">
        <w:t xml:space="preserve">content </w:t>
      </w:r>
      <w:r>
        <w:t>rendering</w:t>
      </w:r>
      <w:bookmarkEnd w:id="465"/>
      <w:bookmarkEnd w:id="482"/>
      <w:bookmarkEnd w:id="483"/>
    </w:p>
    <w:p w14:paraId="7A1AB4A2" w14:textId="160FE09D"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B67F81">
        <w:t xml:space="preserve">Figure </w:t>
      </w:r>
      <w:r w:rsidR="00B67F81">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9AC999F"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B67F81">
        <w:t xml:space="preserve">Figure </w:t>
      </w:r>
      <w:r w:rsidR="00B67F81">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B26A1F" w:rsidRDefault="00B26A1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B26A1F" w:rsidRDefault="00B26A1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B26A1F" w:rsidRDefault="00B26A1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B26A1F" w:rsidRDefault="00B26A1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B26A1F" w:rsidRDefault="00B26A1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B26A1F" w:rsidRDefault="00B26A1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B26A1F" w:rsidRDefault="00B26A1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B26A1F" w:rsidRDefault="00B26A1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B26A1F" w:rsidRDefault="00B26A1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B26A1F" w:rsidRDefault="00B26A1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B26A1F" w:rsidRDefault="00B26A1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B26A1F" w:rsidRDefault="00B26A1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B26A1F" w:rsidRDefault="00B26A1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B26A1F" w:rsidRDefault="00B26A1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B26A1F" w:rsidRPr="006B50C2" w:rsidRDefault="00B26A1F"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B26A1F" w:rsidRPr="006B50C2" w:rsidRDefault="00B26A1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B26A1F" w:rsidRPr="006B50C2" w:rsidRDefault="00B26A1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B26A1F" w:rsidRDefault="00B26A1F"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B26A1F" w:rsidRDefault="00B26A1F"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B26A1F" w:rsidRDefault="00B26A1F"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B26A1F" w:rsidRDefault="00B26A1F">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B26A1F" w:rsidRDefault="00B26A1F">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B26A1F" w:rsidRDefault="00B26A1F">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B26A1F" w:rsidRDefault="00B26A1F">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B26A1F" w:rsidRDefault="00B26A1F">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B26A1F" w:rsidRDefault="00B26A1F">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B26A1F" w:rsidRDefault="00B26A1F">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B26A1F" w:rsidRDefault="00B26A1F"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B26A1F" w:rsidRDefault="00B26A1F">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B26A1F" w:rsidRDefault="00B26A1F">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B26A1F" w:rsidRDefault="00B26A1F"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B26A1F" w:rsidRPr="006B50C2" w:rsidRDefault="00B26A1F"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B26A1F" w:rsidRPr="006B50C2" w:rsidRDefault="00B26A1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B26A1F" w:rsidRPr="006B50C2" w:rsidRDefault="00B26A1F"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E10B49F" w:rsidR="00CE5FC0" w:rsidRPr="00CE5FC0" w:rsidRDefault="00E5752A" w:rsidP="00CE5FC0">
      <w:pPr>
        <w:pStyle w:val="Caption"/>
      </w:pPr>
      <w:bookmarkStart w:id="484" w:name="_Ref437592225"/>
      <w:r>
        <w:t xml:space="preserve">Figure </w:t>
      </w:r>
      <w:fldSimple w:instr=" SEQ Figure \* ARABIC ">
        <w:r w:rsidR="00B67F81">
          <w:rPr>
            <w:noProof/>
          </w:rPr>
          <w:t>14</w:t>
        </w:r>
      </w:fldSimple>
      <w:bookmarkEnd w:id="484"/>
      <w:r>
        <w:t>: Rendering of ACC and ASCCP</w:t>
      </w:r>
    </w:p>
    <w:p w14:paraId="2260E79C" w14:textId="77777777" w:rsidR="000E5720" w:rsidRDefault="000E5720" w:rsidP="000E5720">
      <w:pPr>
        <w:pStyle w:val="Heading3"/>
      </w:pPr>
      <w:bookmarkStart w:id="485" w:name="_Ref435336589"/>
      <w:bookmarkStart w:id="486" w:name="_Toc454292770"/>
      <w:r>
        <w:t>View</w:t>
      </w:r>
      <w:r w:rsidR="00BF1481">
        <w:t>/Search</w:t>
      </w:r>
      <w:r>
        <w:t xml:space="preserve"> CCs</w:t>
      </w:r>
      <w:bookmarkEnd w:id="485"/>
      <w:bookmarkEnd w:id="486"/>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87" w:name="_Ref435336598"/>
      <w:bookmarkStart w:id="488" w:name="_Toc454292771"/>
      <w:r>
        <w:t>Create a new ACC</w:t>
      </w:r>
      <w:bookmarkEnd w:id="487"/>
      <w:bookmarkEnd w:id="488"/>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C941B0D" w:rsidR="001C6FFA" w:rsidRDefault="008D7CDB" w:rsidP="002819A7">
      <w:r>
        <w:t xml:space="preserve">See section </w:t>
      </w:r>
      <w:r>
        <w:fldChar w:fldCharType="begin"/>
      </w:r>
      <w:r>
        <w:instrText xml:space="preserve"> REF _Ref434849200 \r \h </w:instrText>
      </w:r>
      <w:r>
        <w:fldChar w:fldCharType="separate"/>
      </w:r>
      <w:r w:rsidR="00B67F81">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89" w:name="_Toc454292772"/>
      <w:r>
        <w:lastRenderedPageBreak/>
        <w:t>ACC current record</w:t>
      </w:r>
      <w:bookmarkEnd w:id="489"/>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90" w:name="_Toc454292773"/>
      <w:r>
        <w:t>ACC history record</w:t>
      </w:r>
      <w:bookmarkEnd w:id="490"/>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91" w:name="_Ref437667828"/>
      <w:bookmarkStart w:id="492" w:name="_Toc454292774"/>
      <w:bookmarkStart w:id="493" w:name="_Ref435336606"/>
      <w:r>
        <w:t>Manage ownership of a UoC</w:t>
      </w:r>
      <w:bookmarkEnd w:id="491"/>
      <w:bookmarkEnd w:id="492"/>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94" w:name="_Ref437667737"/>
      <w:bookmarkStart w:id="495" w:name="_Toc454292775"/>
      <w:r>
        <w:t>Create a new revision of an ACC</w:t>
      </w:r>
      <w:bookmarkEnd w:id="493"/>
      <w:bookmarkEnd w:id="494"/>
      <w:bookmarkEnd w:id="495"/>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C62133E"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B67F81">
        <w:t>3.10.5</w:t>
      </w:r>
      <w:r w:rsidR="00EB7F04">
        <w:fldChar w:fldCharType="end"/>
      </w:r>
      <w:r w:rsidR="005B1CDD">
        <w:t>.</w:t>
      </w:r>
    </w:p>
    <w:p w14:paraId="07F7F51B" w14:textId="050DFB5E"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 xml:space="preserve">. </w:t>
      </w:r>
      <w:r w:rsidR="007A5864">
        <w:t xml:space="preserve"> </w:t>
      </w:r>
    </w:p>
    <w:p w14:paraId="4E82B6EB" w14:textId="77777777" w:rsidR="006652C4" w:rsidRDefault="006652C4" w:rsidP="006652C4">
      <w:pPr>
        <w:pStyle w:val="Heading3"/>
      </w:pPr>
      <w:bookmarkStart w:id="496" w:name="_Ref435336616"/>
      <w:bookmarkStart w:id="497" w:name="_Toc454292776"/>
      <w:r>
        <w:t>Edit an ACC</w:t>
      </w:r>
      <w:bookmarkEnd w:id="496"/>
      <w:bookmarkEnd w:id="497"/>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999912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B67F81">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B67F81">
        <w:t>3.10.5</w:t>
      </w:r>
      <w:r w:rsidR="003F4691">
        <w:fldChar w:fldCharType="end"/>
      </w:r>
      <w:r w:rsidR="003F4691">
        <w:t>.</w:t>
      </w:r>
    </w:p>
    <w:p w14:paraId="0B9E4C12" w14:textId="77777777" w:rsidR="00827499" w:rsidRDefault="002B2ED6" w:rsidP="00827499">
      <w:pPr>
        <w:pStyle w:val="Heading3"/>
      </w:pPr>
      <w:bookmarkStart w:id="498" w:name="_Toc454292777"/>
      <w:r>
        <w:t>Change</w:t>
      </w:r>
      <w:r w:rsidR="00827499">
        <w:t xml:space="preserve"> properties of an ACC</w:t>
      </w:r>
      <w:bookmarkEnd w:id="498"/>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99"/>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99"/>
      <w:r w:rsidR="00774EC5">
        <w:rPr>
          <w:rStyle w:val="CommentReference"/>
        </w:rPr>
        <w:commentReference w:id="499"/>
      </w:r>
    </w:p>
    <w:p w14:paraId="428F49D5" w14:textId="77777777" w:rsidR="008D4B74" w:rsidRDefault="006F2D31" w:rsidP="009E3636">
      <w:pPr>
        <w:pStyle w:val="Heading3"/>
      </w:pPr>
      <w:bookmarkStart w:id="500" w:name="_Ref434730261"/>
      <w:bookmarkStart w:id="501" w:name="_Toc454292778"/>
      <w:r>
        <w:t>Append</w:t>
      </w:r>
      <w:r w:rsidR="008D4B74">
        <w:t xml:space="preserve"> a</w:t>
      </w:r>
      <w:r w:rsidR="0060374D">
        <w:t xml:space="preserve"> child</w:t>
      </w:r>
      <w:r w:rsidR="008D4B74">
        <w:t xml:space="preserve"> association to an A</w:t>
      </w:r>
      <w:r w:rsidR="0060374D">
        <w:t>CC</w:t>
      </w:r>
      <w:bookmarkEnd w:id="500"/>
      <w:bookmarkEnd w:id="501"/>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502" w:name="_Toc454292779"/>
      <w:r>
        <w:t xml:space="preserve">Populate the ASCC </w:t>
      </w:r>
      <w:r w:rsidR="00D614D7">
        <w:t xml:space="preserve">current </w:t>
      </w:r>
      <w:r>
        <w:t>record</w:t>
      </w:r>
      <w:bookmarkEnd w:id="502"/>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503" w:name="_Toc454292780"/>
      <w:r>
        <w:t>Populate the ASCC history record</w:t>
      </w:r>
      <w:bookmarkEnd w:id="503"/>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504" w:name="_Toc454292781"/>
      <w:r>
        <w:t>Populate the BCC current record</w:t>
      </w:r>
      <w:bookmarkEnd w:id="504"/>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505"/>
      <w:r w:rsidR="000473DA">
        <w:t>.</w:t>
      </w:r>
      <w:commentRangeEnd w:id="505"/>
      <w:r w:rsidR="000473DA">
        <w:rPr>
          <w:rStyle w:val="CommentReference"/>
        </w:rPr>
        <w:commentReference w:id="505"/>
      </w:r>
    </w:p>
    <w:p w14:paraId="69BE3C6A" w14:textId="77777777" w:rsidR="00D614D7" w:rsidRDefault="00D614D7" w:rsidP="00D614D7">
      <w:pPr>
        <w:pStyle w:val="Heading4"/>
      </w:pPr>
      <w:bookmarkStart w:id="506" w:name="_Toc454292782"/>
      <w:r>
        <w:t>Populate the BCC history record</w:t>
      </w:r>
      <w:bookmarkEnd w:id="506"/>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507" w:name="_Toc454292783"/>
      <w:r>
        <w:t>Insert a child association to an ACC</w:t>
      </w:r>
      <w:bookmarkEnd w:id="507"/>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D11C43E" w:rsidR="00B7219E" w:rsidRDefault="00E37518" w:rsidP="003F1E02">
      <w:r>
        <w:t xml:space="preserve">Similar to the case of </w:t>
      </w:r>
      <w:r>
        <w:fldChar w:fldCharType="begin"/>
      </w:r>
      <w:r>
        <w:instrText xml:space="preserve"> REF _Ref434730261 \h </w:instrText>
      </w:r>
      <w:r>
        <w:fldChar w:fldCharType="separate"/>
      </w:r>
      <w:r w:rsidR="00B67F81">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B67F81">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616B11F"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B67F81">
        <w:t>3.10.10</w:t>
      </w:r>
      <w:r w:rsidR="0071688D">
        <w:fldChar w:fldCharType="end"/>
      </w:r>
      <w:r w:rsidR="0071688D">
        <w:t xml:space="preserve">. </w:t>
      </w:r>
    </w:p>
    <w:p w14:paraId="26F90816" w14:textId="77777777" w:rsidR="006A451B" w:rsidRDefault="006A451B" w:rsidP="003F1E02"/>
    <w:p w14:paraId="3AB7FC39" w14:textId="147B48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B67F81">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5A40766" w:rsidR="0055550B" w:rsidRDefault="0055550B" w:rsidP="003F1E02">
      <w:r>
        <w:t xml:space="preserve">It should be noted that the </w:t>
      </w:r>
      <w:r>
        <w:fldChar w:fldCharType="begin"/>
      </w:r>
      <w:r>
        <w:instrText xml:space="preserve"> REF _Ref434730261 \h </w:instrText>
      </w:r>
      <w:r>
        <w:fldChar w:fldCharType="separate"/>
      </w:r>
      <w:r w:rsidR="00B67F81">
        <w:t>Append a child association to an ACC</w:t>
      </w:r>
      <w:r>
        <w:fldChar w:fldCharType="end"/>
      </w:r>
      <w:r>
        <w:t xml:space="preserve"> use case in </w:t>
      </w:r>
      <w:r>
        <w:fldChar w:fldCharType="begin"/>
      </w:r>
      <w:r>
        <w:instrText xml:space="preserve"> REF _Ref434730261 \r \h </w:instrText>
      </w:r>
      <w:r>
        <w:fldChar w:fldCharType="separate"/>
      </w:r>
      <w:r w:rsidR="00B67F81">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508" w:name="_Toc454292784"/>
      <w:r>
        <w:t>Delete a child</w:t>
      </w:r>
      <w:r w:rsidR="006652C4">
        <w:t xml:space="preserve"> association from an ACC</w:t>
      </w:r>
      <w:bookmarkEnd w:id="508"/>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BFB9A53"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B67F81">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509"/>
      <w:r w:rsidR="002819A7">
        <w:t xml:space="preserve">The sequencing key </w:t>
      </w:r>
      <w:commentRangeEnd w:id="509"/>
      <w:r w:rsidR="00FB7745">
        <w:rPr>
          <w:rStyle w:val="CommentReference"/>
        </w:rPr>
        <w:commentReference w:id="509"/>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510" w:name="_Toc454292785"/>
      <w:r>
        <w:t>Discard a child association from an ACC</w:t>
      </w:r>
      <w:bookmarkEnd w:id="510"/>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511" w:name="_Toc454292786"/>
      <w:r>
        <w:lastRenderedPageBreak/>
        <w:t>Change properties of</w:t>
      </w:r>
      <w:r w:rsidR="006652C4">
        <w:t xml:space="preserve"> an association</w:t>
      </w:r>
      <w:bookmarkEnd w:id="511"/>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512" w:name="_Toc454292787"/>
      <w:r>
        <w:t>Change the position of an association</w:t>
      </w:r>
      <w:bookmarkEnd w:id="512"/>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513" w:name="_Ref437868882"/>
      <w:bookmarkStart w:id="514" w:name="_Toc454292788"/>
      <w:r>
        <w:t>Make an ACC based on another ACC</w:t>
      </w:r>
      <w:bookmarkEnd w:id="513"/>
      <w:bookmarkEnd w:id="514"/>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548ED946"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B67F81">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B67F81">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515" w:name="_Toc454292789"/>
      <w:r>
        <w:t>Discard the based ACC relationship</w:t>
      </w:r>
      <w:bookmarkEnd w:id="515"/>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516"/>
      <w:r>
        <w:t>This operation cannot be undo</w:t>
      </w:r>
      <w:r w:rsidR="00975E6D">
        <w:t>ne</w:t>
      </w:r>
      <w:r>
        <w:t xml:space="preserve"> </w:t>
      </w:r>
      <w:commentRangeEnd w:id="516"/>
      <w:r w:rsidR="00975E6D">
        <w:rPr>
          <w:rStyle w:val="CommentReference"/>
        </w:rPr>
        <w:commentReference w:id="516"/>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517" w:name="_Toc454292790"/>
      <w:r>
        <w:lastRenderedPageBreak/>
        <w:t>Discard a revision of an ACC</w:t>
      </w:r>
      <w:bookmarkEnd w:id="517"/>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518"/>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18"/>
      <w:r w:rsidR="00883807">
        <w:rPr>
          <w:rStyle w:val="CommentReference"/>
        </w:rPr>
        <w:commentReference w:id="518"/>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519" w:name="_Toc454292791"/>
      <w:r>
        <w:t>Change the</w:t>
      </w:r>
      <w:r w:rsidR="00E4551A">
        <w:t xml:space="preserve"> state of the ACC UoC</w:t>
      </w:r>
      <w:bookmarkEnd w:id="519"/>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520" w:name="_Toc454292792"/>
      <w:r>
        <w:t xml:space="preserve">Change from </w:t>
      </w:r>
      <w:r w:rsidR="00F0065F">
        <w:t xml:space="preserve">the </w:t>
      </w:r>
      <w:r>
        <w:t xml:space="preserve">Editing to </w:t>
      </w:r>
      <w:r w:rsidR="00F0065F">
        <w:t xml:space="preserve">the </w:t>
      </w:r>
      <w:r>
        <w:t>Candidate</w:t>
      </w:r>
      <w:r w:rsidR="00C27F45">
        <w:t xml:space="preserve"> state</w:t>
      </w:r>
      <w:bookmarkEnd w:id="520"/>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521"/>
      <w:r w:rsidR="00C27F45">
        <w:t xml:space="preserve">History records </w:t>
      </w:r>
      <w:r w:rsidR="00B54C50">
        <w:t>shall not be updated except the one about the deleted association</w:t>
      </w:r>
      <w:r w:rsidR="00C27F45">
        <w:t xml:space="preserve">. </w:t>
      </w:r>
      <w:commentRangeEnd w:id="521"/>
      <w:r w:rsidR="00C6768D">
        <w:rPr>
          <w:rStyle w:val="CommentReference"/>
        </w:rPr>
        <w:commentReference w:id="521"/>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522" w:name="_Ref437927829"/>
      <w:bookmarkStart w:id="523" w:name="_Toc454292793"/>
      <w:r>
        <w:t xml:space="preserve">Change from </w:t>
      </w:r>
      <w:r w:rsidR="00F0065F">
        <w:t xml:space="preserve">the </w:t>
      </w:r>
      <w:r>
        <w:t xml:space="preserve">Candidate to </w:t>
      </w:r>
      <w:r w:rsidR="00F0065F">
        <w:t xml:space="preserve">the </w:t>
      </w:r>
      <w:r>
        <w:t>Editing state</w:t>
      </w:r>
      <w:bookmarkEnd w:id="522"/>
      <w:bookmarkEnd w:id="523"/>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524" w:name="_Toc454292794"/>
      <w:r>
        <w:t>Change from</w:t>
      </w:r>
      <w:r w:rsidR="00F0065F">
        <w:t xml:space="preserve"> the</w:t>
      </w:r>
      <w:r>
        <w:t xml:space="preserve"> Candidate to </w:t>
      </w:r>
      <w:r w:rsidR="00F0065F">
        <w:t xml:space="preserve">the </w:t>
      </w:r>
      <w:r>
        <w:t>Published state</w:t>
      </w:r>
      <w:bookmarkEnd w:id="524"/>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525" w:name="_Ref435336643"/>
      <w:bookmarkStart w:id="526" w:name="_Toc454292795"/>
      <w:r>
        <w:t>Create a new ASCCP</w:t>
      </w:r>
      <w:bookmarkEnd w:id="525"/>
      <w:bookmarkEnd w:id="526"/>
    </w:p>
    <w:p w14:paraId="7ACDFBB3" w14:textId="1F528089"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B67F81">
        <w:t>Edit an ASCCP</w:t>
      </w:r>
      <w:r w:rsidR="007B63E4">
        <w:fldChar w:fldCharType="end"/>
      </w:r>
      <w:r w:rsidR="002F1CC2">
        <w:t xml:space="preserve"> use case</w:t>
      </w:r>
      <w:r w:rsidR="007269CB">
        <w:t>.</w:t>
      </w:r>
      <w:r w:rsidR="004147C4">
        <w:t xml:space="preserve"> </w:t>
      </w:r>
      <w:commentRangeStart w:id="527"/>
      <w:r w:rsidR="006C23B0">
        <w:t>Every save result</w:t>
      </w:r>
      <w:r w:rsidR="00AF4284">
        <w:t>s</w:t>
      </w:r>
      <w:r w:rsidR="006C23B0">
        <w:t xml:space="preserve"> in the current record getting updated and a new history record created. </w:t>
      </w:r>
      <w:commentRangeEnd w:id="527"/>
      <w:r w:rsidR="006C23B0">
        <w:rPr>
          <w:rStyle w:val="CommentReference"/>
        </w:rPr>
        <w:commentReference w:id="527"/>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B67F81">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B67F81">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28" w:name="_Toc454292796"/>
      <w:r>
        <w:t>ASCCP current record</w:t>
      </w:r>
      <w:bookmarkEnd w:id="528"/>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29" w:name="_Toc454292797"/>
      <w:r>
        <w:t>ASCCP history record</w:t>
      </w:r>
      <w:bookmarkEnd w:id="529"/>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30" w:name="_Ref435336645"/>
      <w:bookmarkStart w:id="531" w:name="_Toc454292798"/>
      <w:r>
        <w:t>Create a new revision of an ASCCP</w:t>
      </w:r>
      <w:bookmarkEnd w:id="530"/>
      <w:bookmarkEnd w:id="531"/>
    </w:p>
    <w:p w14:paraId="41ADC496" w14:textId="77777777" w:rsidR="00DC2B72" w:rsidRDefault="00862391" w:rsidP="00DC2B72">
      <w:r>
        <w:t>Pre-condition: The user is an owner of the ASCCP. The ASCCP is in the Published state.</w:t>
      </w:r>
    </w:p>
    <w:p w14:paraId="425B80EA" w14:textId="58DFD2F2"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B67F81">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B67F81">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38F8A28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B67F81">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B67F81">
        <w:t>Event notification</w:t>
      </w:r>
      <w:r w:rsidR="00862391">
        <w:fldChar w:fldCharType="end"/>
      </w:r>
      <w:r w:rsidR="00862391">
        <w:t>.</w:t>
      </w:r>
    </w:p>
    <w:p w14:paraId="201A9276" w14:textId="77777777" w:rsidR="007054D5" w:rsidRDefault="007054D5" w:rsidP="006652C4">
      <w:pPr>
        <w:pStyle w:val="Heading3"/>
      </w:pPr>
      <w:bookmarkStart w:id="532" w:name="_Ref440481023"/>
      <w:bookmarkStart w:id="533" w:name="_Toc454292799"/>
      <w:bookmarkStart w:id="534" w:name="_Ref435336647"/>
      <w:r>
        <w:t>Edit an ASCCP</w:t>
      </w:r>
      <w:bookmarkEnd w:id="532"/>
      <w:bookmarkEnd w:id="533"/>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3B08C3D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B67F81">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B67F81">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B67F81">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B67F81">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35" w:name="_Toc454292800"/>
      <w:r>
        <w:t>Discard a revision of an ASCCP</w:t>
      </w:r>
      <w:bookmarkEnd w:id="535"/>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6065C3AC"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36" w:name="_Ref437928515"/>
      <w:bookmarkStart w:id="537" w:name="_Toc454292801"/>
      <w:r>
        <w:t xml:space="preserve">Change </w:t>
      </w:r>
      <w:r w:rsidR="004147C4">
        <w:t>ASCCP</w:t>
      </w:r>
      <w:r>
        <w:t xml:space="preserve"> state</w:t>
      </w:r>
      <w:bookmarkEnd w:id="536"/>
      <w:bookmarkEnd w:id="537"/>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38" w:name="_Toc454292802"/>
      <w:r>
        <w:t>Change from Editing to Candidate state</w:t>
      </w:r>
      <w:bookmarkEnd w:id="538"/>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39" w:name="_Ref437930011"/>
      <w:bookmarkStart w:id="540" w:name="_Toc454292803"/>
      <w:r>
        <w:t>Change from Candidate to Editing state</w:t>
      </w:r>
      <w:bookmarkEnd w:id="539"/>
      <w:bookmarkEnd w:id="540"/>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41" w:name="_Toc454292804"/>
      <w:r>
        <w:t>Change from Candidate to Published state</w:t>
      </w:r>
      <w:bookmarkEnd w:id="541"/>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42" w:name="_Ref438114348"/>
      <w:bookmarkStart w:id="543" w:name="_Toc454292805"/>
      <w:r>
        <w:t xml:space="preserve">Create a new </w:t>
      </w:r>
      <w:commentRangeStart w:id="544"/>
      <w:r>
        <w:t>BCCP</w:t>
      </w:r>
      <w:bookmarkEnd w:id="534"/>
      <w:bookmarkEnd w:id="542"/>
      <w:commentRangeEnd w:id="544"/>
      <w:r w:rsidR="0038587B">
        <w:rPr>
          <w:rStyle w:val="CommentReference"/>
          <w:b w:val="0"/>
        </w:rPr>
        <w:commentReference w:id="544"/>
      </w:r>
      <w:bookmarkEnd w:id="543"/>
    </w:p>
    <w:p w14:paraId="4BC65D26" w14:textId="1D799DE4"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B67F81">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B67F81">
        <w:t>3.10.29</w:t>
      </w:r>
      <w:r w:rsidR="00466318">
        <w:fldChar w:fldCharType="end"/>
      </w:r>
      <w:r>
        <w:t>.</w:t>
      </w:r>
    </w:p>
    <w:p w14:paraId="13F05971" w14:textId="77777777" w:rsidR="00F6381E" w:rsidRDefault="00AF4284" w:rsidP="00F6381E">
      <w:pPr>
        <w:pStyle w:val="Heading4"/>
      </w:pPr>
      <w:bookmarkStart w:id="545" w:name="_Toc454292806"/>
      <w:r>
        <w:t>BCCP</w:t>
      </w:r>
      <w:r w:rsidR="00F6381E">
        <w:t xml:space="preserve"> current record</w:t>
      </w:r>
      <w:bookmarkEnd w:id="545"/>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46" w:name="_Toc454292807"/>
      <w:r>
        <w:t>BCCP</w:t>
      </w:r>
      <w:r w:rsidR="00F6381E">
        <w:t xml:space="preserve"> history record</w:t>
      </w:r>
      <w:bookmarkEnd w:id="546"/>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47" w:name="_Ref435336648"/>
      <w:bookmarkStart w:id="548" w:name="_Toc454292808"/>
      <w:r>
        <w:t>Create a new revision of a BCCP</w:t>
      </w:r>
      <w:bookmarkEnd w:id="547"/>
      <w:bookmarkEnd w:id="548"/>
    </w:p>
    <w:p w14:paraId="15EF4DC1" w14:textId="77777777" w:rsidR="002335D8" w:rsidRDefault="002335D8" w:rsidP="002335D8">
      <w:r>
        <w:t>Pre-condition: The user is an owner of the BCCP. The BCCP is in the Published state.</w:t>
      </w:r>
    </w:p>
    <w:p w14:paraId="1886997E" w14:textId="57143536"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B67F81">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B67F81">
        <w:t>3.10.29</w:t>
      </w:r>
      <w:r w:rsidR="00975E2D">
        <w:fldChar w:fldCharType="end"/>
      </w:r>
      <w:r w:rsidR="00975E2D">
        <w:t>.</w:t>
      </w:r>
    </w:p>
    <w:p w14:paraId="7EBB28F9" w14:textId="77777777" w:rsidR="002335D8" w:rsidRDefault="002335D8" w:rsidP="002335D8"/>
    <w:p w14:paraId="6D1FCD1E" w14:textId="562A62A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w:t>
      </w:r>
    </w:p>
    <w:p w14:paraId="780CF10E" w14:textId="77777777" w:rsidR="00466318" w:rsidRDefault="00466318" w:rsidP="00466318">
      <w:pPr>
        <w:pStyle w:val="Heading3"/>
      </w:pPr>
      <w:bookmarkStart w:id="549" w:name="_Toc454292809"/>
      <w:r>
        <w:t>Edit a BCCP</w:t>
      </w:r>
      <w:bookmarkEnd w:id="549"/>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8B3AD30"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B67F81">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B67F81">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B67F81">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50" w:name="_Toc454292810"/>
      <w:r>
        <w:t>Discard a revision of a BCCP</w:t>
      </w:r>
      <w:bookmarkEnd w:id="550"/>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6E1FF7AC"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51" w:name="_Ref438059941"/>
      <w:bookmarkStart w:id="552" w:name="_Toc454292811"/>
      <w:r>
        <w:t>Change BCCP state</w:t>
      </w:r>
      <w:bookmarkEnd w:id="551"/>
      <w:bookmarkEnd w:id="552"/>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53" w:name="_Toc454292812"/>
      <w:r>
        <w:t>Change from Editing to Candidate state</w:t>
      </w:r>
      <w:bookmarkEnd w:id="553"/>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54" w:name="_Ref438116554"/>
      <w:bookmarkStart w:id="555" w:name="_Toc454292813"/>
      <w:r>
        <w:t>Change from Candidate to Editing state</w:t>
      </w:r>
      <w:bookmarkEnd w:id="554"/>
      <w:bookmarkEnd w:id="555"/>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56" w:name="_Toc454292814"/>
      <w:r>
        <w:t>Change from Candidate to Published state</w:t>
      </w:r>
      <w:bookmarkEnd w:id="556"/>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57" w:name="_Toc454292815"/>
      <w:r>
        <w:t>Review a CC</w:t>
      </w:r>
      <w:bookmarkEnd w:id="557"/>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58" w:name="_Toc454292816"/>
      <w:r>
        <w:t>Undoing</w:t>
      </w:r>
      <w:bookmarkEnd w:id="558"/>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59" w:name="_Ref437668747"/>
      <w:bookmarkStart w:id="560" w:name="_Ref437668751"/>
      <w:bookmarkStart w:id="561" w:name="_Toc454292817"/>
      <w:r>
        <w:t xml:space="preserve">Event </w:t>
      </w:r>
      <w:commentRangeStart w:id="562"/>
      <w:r>
        <w:t>notification</w:t>
      </w:r>
      <w:bookmarkEnd w:id="559"/>
      <w:bookmarkEnd w:id="560"/>
      <w:commentRangeEnd w:id="562"/>
      <w:r w:rsidR="00EB10A1">
        <w:rPr>
          <w:rStyle w:val="CommentReference"/>
          <w:b w:val="0"/>
        </w:rPr>
        <w:commentReference w:id="562"/>
      </w:r>
      <w:bookmarkEnd w:id="561"/>
    </w:p>
    <w:p w14:paraId="65B8E722" w14:textId="77777777" w:rsidR="006C6778" w:rsidRDefault="006549A6" w:rsidP="00B24770">
      <w:pPr>
        <w:pStyle w:val="Heading4"/>
      </w:pPr>
      <w:bookmarkStart w:id="563" w:name="_Toc454292818"/>
      <w:r>
        <w:t>System c</w:t>
      </w:r>
      <w:r w:rsidR="00B24770">
        <w:t>onfigura</w:t>
      </w:r>
      <w:r>
        <w:t>ble</w:t>
      </w:r>
      <w:r w:rsidR="00B24770">
        <w:t xml:space="preserve"> parameters</w:t>
      </w:r>
      <w:bookmarkEnd w:id="563"/>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64" w:name="_Toc454292819"/>
      <w:r>
        <w:t>Notification options</w:t>
      </w:r>
      <w:bookmarkEnd w:id="564"/>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3DE7E17F" w:rsidR="001A0BB2" w:rsidRDefault="001A0BB2" w:rsidP="001A0BB2">
      <w:pPr>
        <w:pStyle w:val="Caption"/>
      </w:pPr>
      <w:bookmarkStart w:id="565" w:name="_Ref442171829"/>
      <w:r>
        <w:t xml:space="preserve">Figure </w:t>
      </w:r>
      <w:fldSimple w:instr=" SEQ Figure \* ARABIC ">
        <w:r w:rsidR="00B67F81">
          <w:rPr>
            <w:noProof/>
          </w:rPr>
          <w:t>15</w:t>
        </w:r>
      </w:fldSimple>
      <w:bookmarkEnd w:id="565"/>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159AFD5C"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B67F81">
        <w:t xml:space="preserve">Figure </w:t>
      </w:r>
      <w:r w:rsidR="00B67F81">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66" w:name="_Toc454292820"/>
      <w:r>
        <w:t>Event Data Structure</w:t>
      </w:r>
      <w:bookmarkEnd w:id="566"/>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67" w:name="_Ref405565352"/>
      <w:bookmarkStart w:id="568" w:name="_Toc454292821"/>
      <w:r>
        <w:t>Generate GUID</w:t>
      </w:r>
      <w:bookmarkEnd w:id="567"/>
      <w:bookmarkEnd w:id="568"/>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69"/>
      <w:r>
        <w:t>idea</w:t>
      </w:r>
      <w:commentRangeEnd w:id="569"/>
      <w:r>
        <w:rPr>
          <w:rStyle w:val="CommentReference"/>
        </w:rPr>
        <w:commentReference w:id="569"/>
      </w:r>
      <w:r>
        <w:t>.</w:t>
      </w:r>
    </w:p>
    <w:p w14:paraId="4AB4568A" w14:textId="77777777" w:rsidR="00E3560D" w:rsidRPr="00E3560D" w:rsidRDefault="00E3560D" w:rsidP="00EF6FC8"/>
    <w:p w14:paraId="0368C035" w14:textId="77777777" w:rsidR="00E3560D" w:rsidRDefault="00053C8D" w:rsidP="00053C8D">
      <w:pPr>
        <w:pStyle w:val="Heading2"/>
      </w:pPr>
      <w:bookmarkStart w:id="570" w:name="_Toc454292822"/>
      <w:r>
        <w:t>Export an OAGIS Model Schema</w:t>
      </w:r>
      <w:bookmarkEnd w:id="570"/>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71" w:name="_Ref409514618"/>
      <w:bookmarkStart w:id="572" w:name="_Toc454292823"/>
      <w:bookmarkEnd w:id="28"/>
      <w:bookmarkEnd w:id="29"/>
      <w:bookmarkEnd w:id="30"/>
      <w:bookmarkEnd w:id="31"/>
      <w:r>
        <w:lastRenderedPageBreak/>
        <w:t>Configuration</w:t>
      </w:r>
      <w:r w:rsidR="00C210C4">
        <w:t xml:space="preserve"> File</w:t>
      </w:r>
      <w:bookmarkEnd w:id="571"/>
      <w:bookmarkEnd w:id="572"/>
    </w:p>
    <w:p w14:paraId="25C45692" w14:textId="77777777" w:rsidR="0004794B" w:rsidRDefault="000D692F" w:rsidP="00E209B5">
      <w:pPr>
        <w:pStyle w:val="Heading2"/>
      </w:pPr>
      <w:bookmarkStart w:id="573" w:name="_Toc454292824"/>
      <w:bookmarkStart w:id="574" w:name="_Ref408499636"/>
      <w:r>
        <w:t xml:space="preserve">SQL for </w:t>
      </w:r>
      <w:r w:rsidR="00063568">
        <w:t xml:space="preserve">Top-level </w:t>
      </w:r>
      <w:r>
        <w:t>Concept</w:t>
      </w:r>
      <w:bookmarkEnd w:id="573"/>
      <w:r w:rsidR="00063568">
        <w:t xml:space="preserve"> </w:t>
      </w:r>
      <w:bookmarkEnd w:id="574"/>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75" w:name="_Ref408321941"/>
      <w:bookmarkStart w:id="576" w:name="_Toc454292825"/>
      <w:r>
        <w:t>Exp</w:t>
      </w:r>
      <w:r w:rsidR="00B761C8">
        <w:t>r</w:t>
      </w:r>
      <w:r>
        <w:t>ession type mapping display configuration</w:t>
      </w:r>
      <w:bookmarkEnd w:id="575"/>
      <w:bookmarkEnd w:id="576"/>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77" w:name="_Toc454292826"/>
      <w:r>
        <w:rPr>
          <w:rStyle w:val="CodeChar"/>
        </w:rPr>
        <w:t>UI related variables</w:t>
      </w:r>
      <w:bookmarkEnd w:id="577"/>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78" w:name="_Toc454292827"/>
      <w:r>
        <w:lastRenderedPageBreak/>
        <w:t>Logical View</w:t>
      </w:r>
      <w:bookmarkEnd w:id="578"/>
    </w:p>
    <w:p w14:paraId="343484E2" w14:textId="77777777" w:rsidR="00EB50BD" w:rsidRDefault="00225519" w:rsidP="00EB50BD">
      <w:pPr>
        <w:pStyle w:val="Heading2"/>
      </w:pPr>
      <w:bookmarkStart w:id="579" w:name="_Toc454292828"/>
      <w:r>
        <w:t>Overview</w:t>
      </w:r>
      <w:bookmarkEnd w:id="579"/>
    </w:p>
    <w:p w14:paraId="5DDAA9B1" w14:textId="77777777" w:rsidR="00D518F0" w:rsidRDefault="00D518F0" w:rsidP="00D518F0">
      <w:pPr>
        <w:pStyle w:val="Heading2"/>
      </w:pPr>
      <w:bookmarkStart w:id="580" w:name="_Toc492766852"/>
      <w:bookmarkStart w:id="581" w:name="_Toc110227497"/>
      <w:bookmarkStart w:id="582" w:name="_Toc454292829"/>
      <w:r>
        <w:t>Design Packages</w:t>
      </w:r>
      <w:bookmarkEnd w:id="580"/>
      <w:bookmarkEnd w:id="581"/>
      <w:bookmarkEnd w:id="582"/>
    </w:p>
    <w:p w14:paraId="28ACD21B" w14:textId="77777777" w:rsidR="00E3071F" w:rsidRDefault="00E3071F" w:rsidP="00E3071F">
      <w:pPr>
        <w:pStyle w:val="Heading1"/>
      </w:pPr>
      <w:bookmarkStart w:id="583" w:name="_Toc454292830"/>
      <w:r>
        <w:lastRenderedPageBreak/>
        <w:t>Process View</w:t>
      </w:r>
      <w:bookmarkEnd w:id="583"/>
    </w:p>
    <w:p w14:paraId="09051161" w14:textId="77777777" w:rsidR="00E3071F" w:rsidRDefault="00E3071F" w:rsidP="00E3071F">
      <w:pPr>
        <w:pStyle w:val="Heading1"/>
      </w:pPr>
      <w:bookmarkStart w:id="584" w:name="_Toc454292831"/>
      <w:r>
        <w:lastRenderedPageBreak/>
        <w:t>Deployment View</w:t>
      </w:r>
      <w:bookmarkEnd w:id="584"/>
    </w:p>
    <w:p w14:paraId="2278793A" w14:textId="77777777" w:rsidR="00E3071F" w:rsidRDefault="00E3071F" w:rsidP="00E3071F">
      <w:pPr>
        <w:pStyle w:val="Heading1"/>
      </w:pPr>
      <w:bookmarkStart w:id="585" w:name="_Toc454292832"/>
      <w:r>
        <w:lastRenderedPageBreak/>
        <w:t>Implementation View</w:t>
      </w:r>
      <w:bookmarkEnd w:id="585"/>
    </w:p>
    <w:p w14:paraId="02CF6863" w14:textId="77777777" w:rsidR="0033077A" w:rsidRDefault="0033077A" w:rsidP="0033077A">
      <w:pPr>
        <w:pStyle w:val="Heading2"/>
      </w:pPr>
      <w:bookmarkStart w:id="586" w:name="_Toc454292833"/>
      <w:r>
        <w:t>Overview</w:t>
      </w:r>
      <w:bookmarkEnd w:id="586"/>
    </w:p>
    <w:p w14:paraId="69E447EC" w14:textId="77777777" w:rsidR="0033077A" w:rsidRDefault="0033077A" w:rsidP="0033077A">
      <w:pPr>
        <w:pStyle w:val="Heading2"/>
      </w:pPr>
      <w:bookmarkStart w:id="587" w:name="_Toc454292834"/>
      <w:r>
        <w:t>Layers</w:t>
      </w:r>
      <w:bookmarkEnd w:id="587"/>
    </w:p>
    <w:p w14:paraId="75A81E25" w14:textId="77777777" w:rsidR="0033077A" w:rsidRDefault="0033077A" w:rsidP="0033077A">
      <w:pPr>
        <w:pStyle w:val="Heading3"/>
      </w:pPr>
      <w:bookmarkStart w:id="588" w:name="_Toc454292835"/>
      <w:r>
        <w:t>Presentation Layer</w:t>
      </w:r>
      <w:bookmarkEnd w:id="588"/>
    </w:p>
    <w:p w14:paraId="4D997A7C" w14:textId="77777777" w:rsidR="0033077A" w:rsidRDefault="0033077A" w:rsidP="0033077A">
      <w:pPr>
        <w:pStyle w:val="Heading3"/>
      </w:pPr>
      <w:bookmarkStart w:id="589" w:name="_Toc454292836"/>
      <w:r>
        <w:t>Control layer</w:t>
      </w:r>
      <w:bookmarkEnd w:id="589"/>
    </w:p>
    <w:p w14:paraId="13FCC96E" w14:textId="77777777" w:rsidR="0033077A" w:rsidRDefault="0033077A" w:rsidP="0033077A">
      <w:pPr>
        <w:pStyle w:val="Heading3"/>
      </w:pPr>
      <w:bookmarkStart w:id="590" w:name="_Toc454292837"/>
      <w:r>
        <w:t>Resource Layer</w:t>
      </w:r>
      <w:bookmarkEnd w:id="590"/>
    </w:p>
    <w:p w14:paraId="63C84764" w14:textId="77777777" w:rsidR="0033077A" w:rsidRDefault="0033077A" w:rsidP="0033077A">
      <w:pPr>
        <w:pStyle w:val="Heading3"/>
      </w:pPr>
      <w:bookmarkStart w:id="591" w:name="_Toc454292838"/>
      <w:r>
        <w:t>Domain Layer</w:t>
      </w:r>
      <w:bookmarkEnd w:id="591"/>
    </w:p>
    <w:p w14:paraId="1567BDA5" w14:textId="77777777" w:rsidR="0033077A" w:rsidRDefault="0033077A" w:rsidP="0033077A">
      <w:pPr>
        <w:pStyle w:val="Heading3"/>
      </w:pPr>
      <w:bookmarkStart w:id="592" w:name="_Toc454292839"/>
      <w:r>
        <w:t>Common Layer</w:t>
      </w:r>
      <w:bookmarkEnd w:id="592"/>
    </w:p>
    <w:p w14:paraId="47E30F26" w14:textId="77777777" w:rsidR="00E047B2" w:rsidRDefault="00E047B2" w:rsidP="00E047B2">
      <w:pPr>
        <w:pStyle w:val="Heading1"/>
      </w:pPr>
      <w:bookmarkStart w:id="593" w:name="_Toc454292840"/>
      <w:r>
        <w:lastRenderedPageBreak/>
        <w:t>Data View</w:t>
      </w:r>
      <w:bookmarkEnd w:id="593"/>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Serm Kulvatunyou" w:date="2016-02-19T15:06:00Z" w:initials="SK4">
    <w:p w14:paraId="1CA858BA" w14:textId="77777777" w:rsidR="00B26A1F" w:rsidRDefault="00B26A1F">
      <w:pPr>
        <w:pStyle w:val="CommentText"/>
      </w:pPr>
      <w:r>
        <w:rPr>
          <w:rStyle w:val="CommentReference"/>
        </w:rPr>
        <w:annotationRef/>
      </w:r>
      <w:r>
        <w:t xml:space="preserve">2016/02/09:Serm: Here only the current record is populated. Need to come back to take care of the history record later. </w:t>
      </w:r>
    </w:p>
  </w:comment>
  <w:comment w:id="61" w:author="Kulvatunyou, Boonserm n." w:date="2016-02-19T15:06:00Z" w:initials="KBn">
    <w:p w14:paraId="01608CB3" w14:textId="77777777" w:rsidR="00B26A1F" w:rsidRDefault="00B26A1F">
      <w:pPr>
        <w:pStyle w:val="CommentText"/>
      </w:pPr>
      <w:r>
        <w:rPr>
          <w:rStyle w:val="CommentReference"/>
        </w:rPr>
        <w:annotationRef/>
      </w:r>
      <w:r>
        <w:t>I map Double to both xsd:double and xsd:float. This compatibility is not captured in the types hierarchy.</w:t>
      </w:r>
    </w:p>
  </w:comment>
  <w:comment w:id="62" w:author="Serm Kulvatunyou" w:date="2016-05-27T07:01:00Z" w:initials="KB(">
    <w:p w14:paraId="5ABCA9AE" w14:textId="1AFB31B1" w:rsidR="00B26A1F" w:rsidRDefault="00B26A1F">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B26A1F" w:rsidRDefault="00B26A1F">
      <w:pPr>
        <w:pStyle w:val="CommentText"/>
      </w:pPr>
    </w:p>
    <w:p w14:paraId="47BF923F" w14:textId="584F3272" w:rsidR="00B26A1F" w:rsidRDefault="00B26A1F">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3" w:author="Kulvatunyou, Boonserm n." w:date="2016-02-19T15:06:00Z" w:initials="KBn">
    <w:p w14:paraId="70025A2F" w14:textId="77777777" w:rsidR="00B26A1F" w:rsidRDefault="00B26A1F">
      <w:pPr>
        <w:pStyle w:val="CommentText"/>
      </w:pPr>
      <w:r>
        <w:rPr>
          <w:rStyle w:val="CommentReference"/>
        </w:rPr>
        <w:annotationRef/>
      </w:r>
      <w:r>
        <w:t xml:space="preserve">The pattern type is used in OAGIS. </w:t>
      </w:r>
    </w:p>
  </w:comment>
  <w:comment w:id="69" w:author="Kulvatunyou, Boonserm n." w:date="2016-02-19T15:06:00Z" w:initials="KBn">
    <w:p w14:paraId="254AAEE5" w14:textId="77777777" w:rsidR="00B26A1F" w:rsidRDefault="00B26A1F" w:rsidP="003F7F36">
      <w:pPr>
        <w:pStyle w:val="CommentText"/>
      </w:pPr>
      <w:r>
        <w:rPr>
          <w:rStyle w:val="CommentReference"/>
        </w:rPr>
        <w:annotationRef/>
      </w:r>
      <w:r>
        <w:t>Import this as a code list or create a separate set of tables that behave like code list tables?</w:t>
      </w:r>
    </w:p>
    <w:p w14:paraId="3D2442E9" w14:textId="77777777" w:rsidR="00B26A1F" w:rsidRDefault="00B26A1F" w:rsidP="003F7F36">
      <w:pPr>
        <w:pStyle w:val="CommentText"/>
      </w:pPr>
    </w:p>
    <w:p w14:paraId="3327B591" w14:textId="77777777" w:rsidR="00B26A1F" w:rsidRDefault="00B26A1F" w:rsidP="003F7F36">
      <w:pPr>
        <w:pStyle w:val="CommentText"/>
      </w:pPr>
      <w:r>
        <w:t>Also do we have to deal with ISO20022 folder?</w:t>
      </w:r>
    </w:p>
    <w:p w14:paraId="156D5C1D" w14:textId="77777777" w:rsidR="00B26A1F" w:rsidRDefault="00B26A1F" w:rsidP="003F7F36">
      <w:pPr>
        <w:pStyle w:val="CommentText"/>
      </w:pPr>
    </w:p>
    <w:p w14:paraId="1F736F3F" w14:textId="77777777" w:rsidR="00B26A1F" w:rsidRDefault="00B26A1F" w:rsidP="003F7F36">
      <w:pPr>
        <w:pStyle w:val="CommentText"/>
      </w:pPr>
      <w:r>
        <w:t>&lt;serm&gt;6/24/2014: Per discussion, the agency_id_list and agency_id_list_value is created to handle this.</w:t>
      </w:r>
    </w:p>
    <w:p w14:paraId="2A7F8BE5" w14:textId="77777777" w:rsidR="00B26A1F" w:rsidRDefault="00B26A1F" w:rsidP="003F7F36">
      <w:pPr>
        <w:pStyle w:val="CommentText"/>
      </w:pPr>
    </w:p>
    <w:p w14:paraId="7A269905" w14:textId="77777777" w:rsidR="00B26A1F" w:rsidRDefault="00B26A1F" w:rsidP="003F7F36">
      <w:pPr>
        <w:pStyle w:val="CommentText"/>
      </w:pPr>
      <w:r>
        <w:t>We do not need to deal with ISO20022 for now.</w:t>
      </w:r>
    </w:p>
    <w:p w14:paraId="35C943F0" w14:textId="77777777" w:rsidR="00B26A1F" w:rsidRDefault="00B26A1F" w:rsidP="003F7F36">
      <w:pPr>
        <w:pStyle w:val="CommentText"/>
      </w:pPr>
      <w:r>
        <w:t>&lt;/serm&gt;</w:t>
      </w:r>
    </w:p>
  </w:comment>
  <w:comment w:id="71" w:author="Kulvatunyou, Boonserm n." w:date="2016-02-19T15:06:00Z" w:initials="KBn">
    <w:p w14:paraId="0540100E" w14:textId="77777777" w:rsidR="00B26A1F" w:rsidRDefault="00B26A1F"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B26A1F" w:rsidRDefault="00B26A1F" w:rsidP="00853246">
      <w:pPr>
        <w:pStyle w:val="CommentText"/>
      </w:pPr>
    </w:p>
    <w:p w14:paraId="7AF5C85B" w14:textId="77777777" w:rsidR="00B26A1F" w:rsidRDefault="00B26A1F" w:rsidP="00853246">
      <w:pPr>
        <w:pStyle w:val="CommentText"/>
      </w:pPr>
      <w:r>
        <w:t>&lt;serm&gt;4/13/2015: No issue.&lt;/serm&gt;</w:t>
      </w:r>
    </w:p>
    <w:p w14:paraId="42143ADA" w14:textId="77777777" w:rsidR="00B26A1F" w:rsidRDefault="00B26A1F">
      <w:pPr>
        <w:pStyle w:val="CommentText"/>
      </w:pPr>
    </w:p>
  </w:comment>
  <w:comment w:id="72" w:author="Kulvatunyou, Boonserm n." w:date="2016-02-19T15:06:00Z" w:initials="KBn">
    <w:p w14:paraId="1D229756" w14:textId="77777777" w:rsidR="00B26A1F" w:rsidRDefault="00B26A1F">
      <w:pPr>
        <w:pStyle w:val="CommentText"/>
      </w:pPr>
      <w:r>
        <w:rPr>
          <w:rStyle w:val="CommentReference"/>
        </w:rPr>
        <w:annotationRef/>
      </w:r>
      <w:r>
        <w:t>The “clm” prefix in the name will be hardcoded in the generator.</w:t>
      </w:r>
    </w:p>
  </w:comment>
  <w:comment w:id="76" w:author="Kulvatunyou, Boonserm n." w:date="2016-02-19T15:06:00Z" w:initials="KBn">
    <w:p w14:paraId="5314856C" w14:textId="77777777" w:rsidR="00B26A1F" w:rsidRDefault="00B26A1F" w:rsidP="00EE18A6">
      <w:pPr>
        <w:pStyle w:val="CommentText"/>
      </w:pPr>
      <w:r>
        <w:rPr>
          <w:rStyle w:val="CommentReference"/>
        </w:rPr>
        <w:annotationRef/>
      </w:r>
      <w:r>
        <w:t>Validate this with OAG people. Whether the /@name could be tokenized or assembled from other fields in some way?</w:t>
      </w:r>
    </w:p>
    <w:p w14:paraId="554F6F80" w14:textId="77777777" w:rsidR="00B26A1F" w:rsidRDefault="00B26A1F" w:rsidP="00EE18A6">
      <w:pPr>
        <w:pStyle w:val="CommentText"/>
      </w:pPr>
    </w:p>
    <w:p w14:paraId="63757796" w14:textId="77777777" w:rsidR="00B26A1F" w:rsidRDefault="00B26A1F"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B26A1F" w:rsidRDefault="00B26A1F" w:rsidP="00EE18A6">
      <w:pPr>
        <w:pStyle w:val="CommentText"/>
      </w:pPr>
    </w:p>
    <w:p w14:paraId="50036FF6" w14:textId="77777777" w:rsidR="00B26A1F" w:rsidRDefault="00B26A1F" w:rsidP="00EE18A6">
      <w:pPr>
        <w:pStyle w:val="CommentText"/>
      </w:pPr>
      <w:r>
        <w:t>&lt;serm&gt;7/28/2014:Resolved. Above proposal is ok.</w:t>
      </w:r>
    </w:p>
  </w:comment>
  <w:comment w:id="77" w:author="Kulvatunyou, Boonserm n." w:date="2016-02-19T15:06:00Z" w:initials="KBn">
    <w:p w14:paraId="2EEB18BE" w14:textId="77777777" w:rsidR="00B26A1F" w:rsidRDefault="00B26A1F"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B26A1F" w:rsidRDefault="00B26A1F" w:rsidP="00EE18A6">
      <w:pPr>
        <w:pStyle w:val="CommentText"/>
      </w:pPr>
    </w:p>
    <w:p w14:paraId="6ACFF046" w14:textId="77777777" w:rsidR="00B26A1F" w:rsidRDefault="00B26A1F" w:rsidP="00EE18A6">
      <w:pPr>
        <w:pStyle w:val="CommentText"/>
      </w:pPr>
      <w:r>
        <w:t>&lt;serm&gt;6/18/2014 – Still need to ask whether we expect several kinds of ID list.</w:t>
      </w:r>
    </w:p>
    <w:p w14:paraId="46419DF9" w14:textId="77777777" w:rsidR="00B26A1F" w:rsidRDefault="00B26A1F" w:rsidP="00EE18A6">
      <w:pPr>
        <w:pStyle w:val="CommentText"/>
      </w:pPr>
      <w:r>
        <w:t>&lt;serm&gt;7/8/2014: resolved.</w:t>
      </w:r>
    </w:p>
  </w:comment>
  <w:comment w:id="78" w:author="Kulvatunyou, Boonserm n." w:date="2016-02-19T15:06:00Z" w:initials="KBn">
    <w:p w14:paraId="5E562CB3" w14:textId="77777777" w:rsidR="00B26A1F" w:rsidRDefault="00B26A1F" w:rsidP="00EE18A6">
      <w:pPr>
        <w:pStyle w:val="CommentText"/>
      </w:pPr>
      <w:r>
        <w:rPr>
          <w:rStyle w:val="CommentReference"/>
        </w:rPr>
        <w:annotationRef/>
      </w:r>
    </w:p>
    <w:p w14:paraId="2AFDC7AA" w14:textId="77777777" w:rsidR="00B26A1F" w:rsidRDefault="00B26A1F"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B26A1F" w:rsidRDefault="00B26A1F" w:rsidP="00EE18A6">
      <w:pPr>
        <w:pStyle w:val="CommentText"/>
      </w:pPr>
    </w:p>
    <w:p w14:paraId="3B580A3E" w14:textId="77777777" w:rsidR="00B26A1F" w:rsidRDefault="00B26A1F" w:rsidP="00EE18A6">
      <w:pPr>
        <w:pStyle w:val="CommentText"/>
      </w:pPr>
      <w:r>
        <w:t>&lt;serm&gt;7/17/2014: Resolved. This work will use version 13A and OAGIS will upgrade that in the latter release.&lt;/serm&gt;</w:t>
      </w:r>
    </w:p>
  </w:comment>
  <w:comment w:id="86" w:author="Kulvatunyou, Boonserm n." w:date="2016-02-19T15:06:00Z" w:initials="KBn">
    <w:p w14:paraId="3B8DBB46" w14:textId="77777777" w:rsidR="00B26A1F" w:rsidRDefault="00B26A1F">
      <w:pPr>
        <w:pStyle w:val="CommentText"/>
      </w:pPr>
      <w:r>
        <w:rPr>
          <w:rStyle w:val="CommentReference"/>
        </w:rPr>
        <w:annotationRef/>
      </w:r>
      <w:r>
        <w:t>Validate with OAG.</w:t>
      </w:r>
    </w:p>
    <w:p w14:paraId="47564299" w14:textId="77777777" w:rsidR="00B26A1F" w:rsidRDefault="00B26A1F">
      <w:pPr>
        <w:pStyle w:val="CommentText"/>
      </w:pPr>
    </w:p>
    <w:p w14:paraId="5345BD13" w14:textId="77777777" w:rsidR="00B26A1F" w:rsidRDefault="00B26A1F">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B26A1F" w:rsidRDefault="00B26A1F">
      <w:pPr>
        <w:pStyle w:val="CommentText"/>
      </w:pPr>
    </w:p>
    <w:p w14:paraId="27062904" w14:textId="77777777" w:rsidR="00B26A1F" w:rsidRDefault="00B26A1F">
      <w:pPr>
        <w:pStyle w:val="CommentText"/>
      </w:pPr>
      <w:r>
        <w:t>&lt;serm&gt;7/6/2014: Resolved in the meeting to start with 1.0 for all components.</w:t>
      </w:r>
    </w:p>
    <w:p w14:paraId="326036F3" w14:textId="77777777" w:rsidR="00B26A1F" w:rsidRDefault="00B26A1F">
      <w:pPr>
        <w:pStyle w:val="CommentText"/>
      </w:pPr>
      <w:r>
        <w:t>&lt;/serm&gt;</w:t>
      </w:r>
    </w:p>
  </w:comment>
  <w:comment w:id="87" w:author="Kulvatunyou, Boonserm n." w:date="2016-02-19T15:06:00Z" w:initials="KBn">
    <w:p w14:paraId="3028E078" w14:textId="77777777" w:rsidR="00B26A1F" w:rsidRDefault="00B26A1F">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B26A1F" w:rsidRDefault="00B26A1F">
      <w:pPr>
        <w:pStyle w:val="CommentText"/>
      </w:pPr>
    </w:p>
    <w:p w14:paraId="253322D6" w14:textId="77777777" w:rsidR="00B26A1F" w:rsidRDefault="00B26A1F">
      <w:pPr>
        <w:pStyle w:val="CommentText"/>
      </w:pPr>
      <w:r>
        <w:t>&lt;serm&gt;7/6/2014: Resolved  in the meeting. It is okay to keep UUID in the name.&lt;/serm&gt;</w:t>
      </w:r>
    </w:p>
  </w:comment>
  <w:comment w:id="90" w:author="Kulvatunyou, Boonserm n." w:date="2016-02-19T15:06:00Z" w:initials="KBn">
    <w:p w14:paraId="35CC31BA" w14:textId="77777777" w:rsidR="00B26A1F" w:rsidRDefault="00B26A1F">
      <w:pPr>
        <w:pStyle w:val="CommentText"/>
      </w:pPr>
      <w:r>
        <w:rPr>
          <w:rStyle w:val="CommentReference"/>
        </w:rPr>
        <w:annotationRef/>
      </w:r>
      <w:r>
        <w:t>&lt;serm&gt;7/22/2014: Reviewed this with OAG.</w:t>
      </w:r>
    </w:p>
    <w:p w14:paraId="759C7912" w14:textId="77777777" w:rsidR="00B26A1F" w:rsidRDefault="00B26A1F">
      <w:pPr>
        <w:pStyle w:val="CommentText"/>
      </w:pPr>
    </w:p>
    <w:p w14:paraId="0EDD92D7" w14:textId="77777777" w:rsidR="00B26A1F" w:rsidRDefault="00B26A1F">
      <w:pPr>
        <w:pStyle w:val="CommentText"/>
      </w:pPr>
      <w:r>
        <w:t>&lt;serm&gt;10/9/2014 – we went thru these. Mike thought they were reasonable. &lt;/serm&gt;</w:t>
      </w:r>
    </w:p>
  </w:comment>
  <w:comment w:id="93" w:author="Serm Kulvatunyou" w:date="2016-02-19T15:06:00Z" w:initials="SK4">
    <w:p w14:paraId="6556F9C6" w14:textId="77777777" w:rsidR="00B26A1F" w:rsidRDefault="00B26A1F">
      <w:pPr>
        <w:pStyle w:val="CommentText"/>
      </w:pPr>
      <w:r>
        <w:rPr>
          <w:rStyle w:val="CommentReference"/>
        </w:rPr>
        <w:annotationRef/>
      </w:r>
      <w:r>
        <w:t>Need to update????</w:t>
      </w:r>
    </w:p>
  </w:comment>
  <w:comment w:id="96" w:author="Serm Kulvatunyou" w:date="2016-02-25T23:31:00Z" w:initials="SK4">
    <w:p w14:paraId="54B91F8F" w14:textId="77777777" w:rsidR="00B26A1F" w:rsidRDefault="00B26A1F">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B26A1F" w:rsidRDefault="00B26A1F" w:rsidP="002D7142"/>
    <w:p w14:paraId="5F3CFADD" w14:textId="77777777" w:rsidR="00B26A1F" w:rsidRDefault="00B26A1F" w:rsidP="002D7142">
      <w:r>
        <w:t xml:space="preserve">I think all BCCP using </w:t>
      </w:r>
      <w:r w:rsidRPr="002D7142">
        <w:rPr>
          <w:rStyle w:val="CodeChar"/>
        </w:rPr>
        <w:t>CodeType_1E7368</w:t>
      </w:r>
      <w:r>
        <w:t xml:space="preserve">  shall switch to use the CodeContentType.</w:t>
      </w:r>
    </w:p>
  </w:comment>
  <w:comment w:id="99" w:author="Serm Kulvatunyou" w:date="2016-02-25T23:33:00Z" w:initials="SK4">
    <w:p w14:paraId="4170DD02" w14:textId="77777777" w:rsidR="00B26A1F" w:rsidRPr="00716258" w:rsidRDefault="00B26A1F"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01" w:author="Kulvatunyou, Boonserm n." w:date="2016-02-19T15:06:00Z" w:initials="KBn">
    <w:p w14:paraId="21DB5EB5" w14:textId="77777777" w:rsidR="00B26A1F" w:rsidRDefault="00B26A1F">
      <w:pPr>
        <w:pStyle w:val="CommentText"/>
      </w:pPr>
      <w:r>
        <w:rPr>
          <w:rStyle w:val="CommentReference"/>
        </w:rPr>
        <w:annotationRef/>
      </w:r>
      <w:r>
        <w:t>&lt;serm&gt;7/22/2014: Review this with OAG.</w:t>
      </w:r>
    </w:p>
    <w:p w14:paraId="77CD1C71" w14:textId="77777777" w:rsidR="00B26A1F" w:rsidRDefault="00B26A1F">
      <w:pPr>
        <w:pStyle w:val="CommentText"/>
      </w:pPr>
    </w:p>
    <w:p w14:paraId="12C92153" w14:textId="77777777" w:rsidR="00B26A1F" w:rsidRDefault="00B26A1F">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3" w:author="Serm Kulvatunyou" w:date="2016-02-29T07:37:00Z" w:initials="SK4">
    <w:p w14:paraId="491033CF" w14:textId="77777777" w:rsidR="00B26A1F" w:rsidRDefault="00B26A1F">
      <w:pPr>
        <w:pStyle w:val="CommentText"/>
      </w:pPr>
      <w:r>
        <w:rPr>
          <w:rStyle w:val="CommentReference"/>
        </w:rPr>
        <w:annotationRef/>
      </w:r>
      <w:r>
        <w:t>This does not work for those default BDTs that ignore some SCs.</w:t>
      </w:r>
    </w:p>
  </w:comment>
  <w:comment w:id="104" w:author="Serm Kulvatunyou" w:date="2016-02-29T07:41:00Z" w:initials="SK4">
    <w:p w14:paraId="0DA0710E" w14:textId="77777777" w:rsidR="00B26A1F" w:rsidRDefault="00B26A1F">
      <w:pPr>
        <w:pStyle w:val="CommentText"/>
      </w:pPr>
      <w:r>
        <w:rPr>
          <w:rStyle w:val="CommentReference"/>
        </w:rPr>
        <w:annotationRef/>
      </w:r>
      <w:r>
        <w:t>Above paragraph is sufficient.</w:t>
      </w:r>
    </w:p>
  </w:comment>
  <w:comment w:id="105" w:author="Serm Kulvatunyou" w:date="2016-03-07T10:55:00Z" w:initials="SK4">
    <w:p w14:paraId="5F1DEC4B" w14:textId="77777777" w:rsidR="00B26A1F" w:rsidRDefault="00B26A1F">
      <w:pPr>
        <w:pStyle w:val="CommentText"/>
      </w:pPr>
      <w:r>
        <w:rPr>
          <w:rStyle w:val="CommentReference"/>
        </w:rPr>
        <w:annotationRef/>
      </w:r>
      <w:r>
        <w:t>Need to add columns for holding the SupplementaryComponentValueDomain documentation.?</w:t>
      </w:r>
    </w:p>
  </w:comment>
  <w:comment w:id="111" w:author="Kulvatunyou, Boonserm (Fed)" w:date="2016-06-21T14:57:00Z" w:initials="KB(">
    <w:p w14:paraId="5746CCFF" w14:textId="01C3454F" w:rsidR="00B26A1F" w:rsidRDefault="00B26A1F">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7" w:author="Kulvatunyou, Boonserm n." w:date="2016-02-19T15:06:00Z" w:initials="KBn">
    <w:p w14:paraId="19FEDAA8" w14:textId="77777777" w:rsidR="00B26A1F" w:rsidRDefault="00B26A1F" w:rsidP="00EC1EC8">
      <w:pPr>
        <w:pStyle w:val="CommentText"/>
      </w:pPr>
      <w:r>
        <w:rPr>
          <w:rStyle w:val="CommentReference"/>
        </w:rPr>
        <w:annotationRef/>
      </w:r>
      <w:r>
        <w:t>&lt;serm&gt;7/22/2014: Need double check with OAG.</w:t>
      </w:r>
    </w:p>
    <w:p w14:paraId="6117179A" w14:textId="77777777" w:rsidR="00B26A1F" w:rsidRDefault="00B26A1F" w:rsidP="00EC1EC8">
      <w:pPr>
        <w:pStyle w:val="CommentText"/>
      </w:pPr>
    </w:p>
    <w:p w14:paraId="4DF14E1B" w14:textId="77777777" w:rsidR="00B26A1F" w:rsidRDefault="00B26A1F" w:rsidP="00EC1EC8">
      <w:pPr>
        <w:pStyle w:val="CommentText"/>
      </w:pPr>
      <w:r>
        <w:t>&lt;serm&gt;7/29/2014: Resolved. Confirmed.</w:t>
      </w:r>
    </w:p>
    <w:p w14:paraId="3D4E2F82" w14:textId="77777777" w:rsidR="00B26A1F" w:rsidRDefault="00B26A1F" w:rsidP="00EC1EC8">
      <w:pPr>
        <w:pStyle w:val="CommentText"/>
      </w:pPr>
    </w:p>
  </w:comment>
  <w:comment w:id="200" w:author="Kulvatunyou, Boonserm n." w:date="2016-02-22T18:47:00Z" w:initials="KBn">
    <w:p w14:paraId="7B8175ED" w14:textId="77777777" w:rsidR="00B26A1F" w:rsidRDefault="00B26A1F" w:rsidP="00EA6E95">
      <w:pPr>
        <w:pStyle w:val="CommentText"/>
      </w:pPr>
      <w:r>
        <w:rPr>
          <w:rStyle w:val="CommentReference"/>
        </w:rPr>
        <w:annotationRef/>
      </w:r>
      <w:r>
        <w:t>&lt;serm&gt;7/22/2014: Need double check with OAG.</w:t>
      </w:r>
    </w:p>
    <w:p w14:paraId="3095EDEC" w14:textId="77777777" w:rsidR="00B26A1F" w:rsidRDefault="00B26A1F" w:rsidP="00EA6E95">
      <w:pPr>
        <w:pStyle w:val="CommentText"/>
      </w:pPr>
    </w:p>
    <w:p w14:paraId="02D55513" w14:textId="77777777" w:rsidR="00B26A1F" w:rsidRDefault="00B26A1F" w:rsidP="00EA6E95">
      <w:pPr>
        <w:pStyle w:val="CommentText"/>
      </w:pPr>
      <w:r>
        <w:t>&lt;serm&gt;7/29/2004: Resolved. Confirmed.</w:t>
      </w:r>
    </w:p>
  </w:comment>
  <w:comment w:id="205" w:author="Serm Kulvatunyou" w:date="2016-02-19T15:06:00Z" w:initials="SK4">
    <w:p w14:paraId="4D2D6150" w14:textId="77777777" w:rsidR="00B26A1F" w:rsidRDefault="00B26A1F">
      <w:pPr>
        <w:pStyle w:val="CommentText"/>
      </w:pPr>
      <w:r>
        <w:rPr>
          <w:rStyle w:val="CommentReference"/>
        </w:rPr>
        <w:annotationRef/>
      </w:r>
      <w:r>
        <w:t>&lt;serm&gt;12/08/2015: I made a mistake here. It was “CodeType default BDT” and instead should be “CodeType unqualified BDT”.</w:t>
      </w:r>
    </w:p>
  </w:comment>
  <w:comment w:id="212" w:author="Kulvatunyou, Boonserm n." w:date="2016-02-19T15:06:00Z" w:initials="KBn">
    <w:p w14:paraId="71562BE9" w14:textId="77777777" w:rsidR="00B26A1F" w:rsidRDefault="00B26A1F">
      <w:pPr>
        <w:pStyle w:val="CommentText"/>
      </w:pPr>
      <w:r>
        <w:rPr>
          <w:rStyle w:val="CommentReference"/>
        </w:rPr>
        <w:annotationRef/>
      </w:r>
    </w:p>
    <w:p w14:paraId="11DF8E32" w14:textId="77777777" w:rsidR="00B26A1F" w:rsidRDefault="00B26A1F">
      <w:pPr>
        <w:pStyle w:val="CommentText"/>
      </w:pPr>
      <w:r>
        <w:t>&lt;serm&gt;7/8/2014: Double check with OAG people that this is not supposed to be just “Amount. Content”. &lt;/serm&gt;</w:t>
      </w:r>
    </w:p>
    <w:p w14:paraId="485ED414" w14:textId="77777777" w:rsidR="00B26A1F" w:rsidRDefault="00B26A1F">
      <w:pPr>
        <w:pStyle w:val="CommentText"/>
      </w:pPr>
    </w:p>
    <w:p w14:paraId="78FADAC7" w14:textId="77777777" w:rsidR="00B26A1F" w:rsidRDefault="00B26A1F">
      <w:pPr>
        <w:pStyle w:val="CommentText"/>
      </w:pPr>
      <w:r>
        <w:t>&lt;serm&gt;7/17/2014: Mike said it is Open Amount. But he may change his mind. &lt;/serm&gt;</w:t>
      </w:r>
    </w:p>
  </w:comment>
  <w:comment w:id="213" w:author="Kulvatunyou, Boonserm n." w:date="2016-02-19T15:06:00Z" w:initials="KBn">
    <w:p w14:paraId="4AA80A7D" w14:textId="77777777" w:rsidR="00B26A1F" w:rsidRDefault="00B26A1F">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B26A1F" w:rsidRDefault="00B26A1F">
      <w:pPr>
        <w:pStyle w:val="CommentText"/>
      </w:pPr>
    </w:p>
  </w:comment>
  <w:comment w:id="214" w:author="Serm Kulvatunyou" w:date="2016-02-19T15:06:00Z" w:initials="SK4">
    <w:p w14:paraId="42BFF7FC" w14:textId="77777777" w:rsidR="00B26A1F" w:rsidRDefault="00B26A1F">
      <w:pPr>
        <w:pStyle w:val="CommentText"/>
      </w:pPr>
      <w:r>
        <w:rPr>
          <w:rStyle w:val="CommentReference"/>
        </w:rPr>
        <w:annotationRef/>
      </w:r>
      <w:r>
        <w:t>&lt;serm&gt;12/8/15: There is no such case like this in OAGIS. Is there a logic to handle this in the import code?</w:t>
      </w:r>
    </w:p>
  </w:comment>
  <w:comment w:id="224" w:author="Serm Kulvatunyou" w:date="2016-06-16T11:21:00Z" w:initials="KB(">
    <w:p w14:paraId="39530445" w14:textId="57077123" w:rsidR="00B26A1F" w:rsidRDefault="00B26A1F">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49" w:author="Kulvatunyou, Boonserm n." w:date="2016-02-19T15:06:00Z" w:initials="KBn">
    <w:p w14:paraId="599966B2" w14:textId="77777777" w:rsidR="00B26A1F" w:rsidRDefault="00B26A1F">
      <w:pPr>
        <w:pStyle w:val="CommentText"/>
      </w:pPr>
      <w:r>
        <w:rPr>
          <w:rStyle w:val="CommentReference"/>
        </w:rPr>
        <w:annotationRef/>
      </w:r>
      <w:r>
        <w:t>Or should this be dt.Data_Type_Term.</w:t>
      </w:r>
    </w:p>
    <w:p w14:paraId="6D05A6EF" w14:textId="77777777" w:rsidR="00B26A1F" w:rsidRDefault="00B26A1F">
      <w:pPr>
        <w:pStyle w:val="CommentText"/>
      </w:pPr>
    </w:p>
    <w:p w14:paraId="0CE20AB9" w14:textId="77777777" w:rsidR="00B26A1F" w:rsidRDefault="00B26A1F">
      <w:pPr>
        <w:pStyle w:val="CommentText"/>
      </w:pPr>
      <w:r>
        <w:t>&lt;serm&gt;7/29/2014: Resolved. Use Data_Type_Term</w:t>
      </w:r>
    </w:p>
  </w:comment>
  <w:comment w:id="259" w:author="Kulvatunyou, Boonserm n." w:date="2016-02-19T15:06:00Z" w:initials="KBn">
    <w:p w14:paraId="56C22443" w14:textId="77777777" w:rsidR="00B26A1F" w:rsidRDefault="00B26A1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65" w:author="Kulvatunyou, Boonserm n." w:date="2016-02-19T15:06:00Z" w:initials="KBn">
    <w:p w14:paraId="70F5FBFF" w14:textId="77777777" w:rsidR="00B26A1F" w:rsidRDefault="00B26A1F">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80" w:author="Kulvatunyou, Boonserm n." w:date="2016-02-19T15:06:00Z" w:initials="KBn">
    <w:p w14:paraId="27D167CA" w14:textId="77777777" w:rsidR="00B26A1F" w:rsidRDefault="00B26A1F">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B26A1F" w:rsidRDefault="00B26A1F">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B26A1F" w:rsidRDefault="00B26A1F">
      <w:pPr>
        <w:pStyle w:val="CommentText"/>
      </w:pPr>
    </w:p>
    <w:p w14:paraId="7D0FBFF5" w14:textId="77777777" w:rsidR="00B26A1F" w:rsidRDefault="00B26A1F">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B26A1F" w:rsidRDefault="00B26A1F">
      <w:pPr>
        <w:pStyle w:val="CommentText"/>
      </w:pPr>
      <w:r>
        <w:t>&lt;/serm&gt;</w:t>
      </w:r>
    </w:p>
    <w:p w14:paraId="3126C423" w14:textId="77777777" w:rsidR="00B26A1F" w:rsidRDefault="00B26A1F">
      <w:pPr>
        <w:pStyle w:val="CommentText"/>
      </w:pPr>
    </w:p>
  </w:comment>
  <w:comment w:id="291" w:author="Kulvatunyou, Boonserm n." w:date="2016-02-19T15:06:00Z" w:initials="KBn">
    <w:p w14:paraId="373F30E8" w14:textId="77777777" w:rsidR="00B26A1F" w:rsidRDefault="00B26A1F">
      <w:pPr>
        <w:pStyle w:val="CommentText"/>
      </w:pPr>
      <w:r>
        <w:rPr>
          <w:rStyle w:val="CommentReference"/>
        </w:rPr>
        <w:annotationRef/>
      </w:r>
      <w:r>
        <w:t xml:space="preserve">&lt;serm&gt;08/08/2014: Or use the same as the BCC? Check with OAG. </w:t>
      </w:r>
    </w:p>
    <w:p w14:paraId="0E4404FB" w14:textId="77777777" w:rsidR="00B26A1F" w:rsidRDefault="00B26A1F">
      <w:pPr>
        <w:pStyle w:val="CommentText"/>
      </w:pPr>
    </w:p>
    <w:p w14:paraId="627FDCB6" w14:textId="77777777" w:rsidR="00B26A1F" w:rsidRDefault="00B26A1F">
      <w:pPr>
        <w:pStyle w:val="CommentText"/>
      </w:pPr>
      <w:r>
        <w:t>&lt;serm&gt;8/21/2014: The group decided that a new GUID is to be generated for the BCCP. These BCCPs are reusable. The GUID already in the schema represents the unique association GUID.</w:t>
      </w:r>
    </w:p>
  </w:comment>
  <w:comment w:id="326" w:author="Serm Kulvatunyou" w:date="2016-02-19T15:06:00Z" w:initials="SK4">
    <w:p w14:paraId="4DB88178" w14:textId="77777777" w:rsidR="00B26A1F" w:rsidRDefault="00B26A1F" w:rsidP="00D362D0">
      <w:pPr>
        <w:pStyle w:val="CommentText"/>
      </w:pPr>
      <w:r>
        <w:rPr>
          <w:rStyle w:val="CommentReference"/>
        </w:rPr>
        <w:annotationRef/>
      </w:r>
      <w:r>
        <w:t>How do we want to handle group.</w:t>
      </w:r>
    </w:p>
    <w:p w14:paraId="3A4BABFD" w14:textId="77777777" w:rsidR="00B26A1F" w:rsidRDefault="00B26A1F" w:rsidP="00D362D0">
      <w:pPr>
        <w:pStyle w:val="CommentText"/>
      </w:pPr>
    </w:p>
    <w:p w14:paraId="0411E91F" w14:textId="77777777" w:rsidR="00B26A1F" w:rsidRDefault="00B26A1F" w:rsidP="00D362D0">
      <w:pPr>
        <w:pStyle w:val="CommentText"/>
      </w:pPr>
      <w:r>
        <w:t>&lt;serm&gt;4/21/2015: We won’t keep group in the BIE tables and neither will we keep the type hierarchy in the BIE tables.&lt;/serm&gt;</w:t>
      </w:r>
    </w:p>
  </w:comment>
  <w:comment w:id="327" w:author="Serm Kulvatunyou" w:date="2016-02-19T15:06:00Z" w:initials="SK4">
    <w:p w14:paraId="3E29066E" w14:textId="77777777" w:rsidR="00B26A1F" w:rsidRDefault="00B26A1F" w:rsidP="00FB19E4">
      <w:pPr>
        <w:pStyle w:val="CommentText"/>
      </w:pPr>
      <w:r>
        <w:rPr>
          <w:rStyle w:val="CommentReference"/>
        </w:rPr>
        <w:annotationRef/>
      </w:r>
      <w:r>
        <w:t>I’m thinking BIE objects should hold references to top-level BIE object for efficiency in the code. This is up to Yunsu.</w:t>
      </w:r>
    </w:p>
  </w:comment>
  <w:comment w:id="335" w:author="Serm Kulvatunyou" w:date="2016-04-29T07:28:00Z" w:initials="KB(">
    <w:p w14:paraId="10061A6A" w14:textId="09D2BB79" w:rsidR="00B26A1F" w:rsidRDefault="00B26A1F">
      <w:pPr>
        <w:pStyle w:val="CommentText"/>
      </w:pPr>
      <w:r>
        <w:rPr>
          <w:rStyle w:val="CommentReference"/>
        </w:rPr>
        <w:annotationRef/>
      </w:r>
      <w:r>
        <w:t>&lt;serm&gt;2016/04/29: Maybe we’ll make this configurable to show a camel case form instead.</w:t>
      </w:r>
    </w:p>
  </w:comment>
  <w:comment w:id="336" w:author="Serm Kulvatunyou" w:date="2016-02-19T15:06:00Z" w:initials="SK4">
    <w:p w14:paraId="46E87E55" w14:textId="77777777" w:rsidR="00B26A1F" w:rsidRDefault="00B26A1F">
      <w:pPr>
        <w:pStyle w:val="CommentText"/>
      </w:pPr>
      <w:r>
        <w:rPr>
          <w:rStyle w:val="CommentReference"/>
        </w:rPr>
        <w:annotationRef/>
      </w:r>
      <w:r>
        <w:t>Talk more with Yunsu about this.</w:t>
      </w:r>
    </w:p>
  </w:comment>
  <w:comment w:id="363" w:author="Serm Kulvatunyou" w:date="2016-02-19T15:06:00Z" w:initials="SK4">
    <w:p w14:paraId="60434A95" w14:textId="77777777" w:rsidR="00B26A1F" w:rsidRDefault="00B26A1F">
      <w:pPr>
        <w:pStyle w:val="CommentText"/>
      </w:pPr>
      <w:r>
        <w:rPr>
          <w:rStyle w:val="CommentReference"/>
        </w:rPr>
        <w:annotationRef/>
      </w:r>
      <w:r>
        <w:t xml:space="preserve">Still not sure if the ASCC and BCC have to have a State column because it is tied to the ACC owner. </w:t>
      </w:r>
    </w:p>
    <w:p w14:paraId="10912FD1" w14:textId="77777777" w:rsidR="00B26A1F" w:rsidRDefault="00B26A1F">
      <w:pPr>
        <w:pStyle w:val="CommentText"/>
      </w:pPr>
    </w:p>
    <w:p w14:paraId="2CE417CE" w14:textId="77777777" w:rsidR="00B26A1F" w:rsidRDefault="00B26A1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B26A1F" w:rsidRDefault="00B26A1F">
      <w:pPr>
        <w:pStyle w:val="CommentText"/>
      </w:pPr>
    </w:p>
    <w:p w14:paraId="4095719F" w14:textId="77777777" w:rsidR="00B26A1F" w:rsidRDefault="00B26A1F">
      <w:pPr>
        <w:pStyle w:val="CommentText"/>
      </w:pPr>
      <w:r>
        <w:t>I decided to still create a history record for all the associations right away because it is easier for the logic when deleting or inserting an association. Plus all the associations are part of  the ACC UoC.</w:t>
      </w:r>
    </w:p>
  </w:comment>
  <w:comment w:id="374" w:author="Serm Kulvatunyou" w:date="2016-02-19T15:06:00Z" w:initials="SK4">
    <w:p w14:paraId="4034ABFD" w14:textId="77777777" w:rsidR="00B26A1F" w:rsidRDefault="00B26A1F">
      <w:pPr>
        <w:pStyle w:val="CommentText"/>
      </w:pPr>
      <w:r>
        <w:rPr>
          <w:rStyle w:val="CommentReference"/>
        </w:rPr>
        <w:annotationRef/>
      </w:r>
      <w:r>
        <w:t>Misspell in the table.</w:t>
      </w:r>
    </w:p>
  </w:comment>
  <w:comment w:id="411" w:author="Serm Kulvatunyou" w:date="2016-02-19T15:06:00Z" w:initials="SK4">
    <w:p w14:paraId="3FB6F0D6" w14:textId="77777777" w:rsidR="00B26A1F" w:rsidRDefault="00B26A1F">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28" w:author="Serm Kulvatunyou" w:date="2016-02-19T15:06:00Z" w:initials="SK4">
    <w:p w14:paraId="6842191B" w14:textId="77777777" w:rsidR="00B26A1F" w:rsidRDefault="00B26A1F">
      <w:pPr>
        <w:pStyle w:val="CommentText"/>
      </w:pPr>
      <w:r>
        <w:rPr>
          <w:rStyle w:val="CommentReference"/>
        </w:rPr>
        <w:annotationRef/>
      </w:r>
      <w:r>
        <w:t>Will come back and deal with annotation later.</w:t>
      </w:r>
    </w:p>
  </w:comment>
  <w:comment w:id="446" w:author="Serm Kulvatunyou" w:date="2016-02-19T15:06:00Z" w:initials="SK4">
    <w:p w14:paraId="4ACA1911" w14:textId="77777777" w:rsidR="00B26A1F" w:rsidRDefault="00B26A1F">
      <w:pPr>
        <w:pStyle w:val="CommentText"/>
      </w:pPr>
      <w:r>
        <w:rPr>
          <w:rStyle w:val="CommentReference"/>
        </w:rPr>
        <w:annotationRef/>
      </w:r>
      <w:r>
        <w:t>Note that in this case, the code list simple type is directly used rather than creating a complex type with no attribute, is this okay?</w:t>
      </w:r>
    </w:p>
  </w:comment>
  <w:comment w:id="457" w:author="Serm Kulvatunyou" w:date="2016-02-19T15:06:00Z" w:initials="SK4">
    <w:p w14:paraId="46308F78" w14:textId="77777777" w:rsidR="00B26A1F" w:rsidRDefault="00B26A1F">
      <w:pPr>
        <w:pStyle w:val="CommentText"/>
      </w:pPr>
      <w:r>
        <w:rPr>
          <w:rStyle w:val="CommentReference"/>
        </w:rPr>
        <w:annotationRef/>
      </w:r>
      <w:r>
        <w:t>Make it simpler?</w:t>
      </w:r>
    </w:p>
  </w:comment>
  <w:comment w:id="473" w:author="Serm Kulvatunyou" w:date="2016-02-19T15:06:00Z" w:initials="SK4">
    <w:p w14:paraId="4FFCD6D1" w14:textId="77777777" w:rsidR="00B26A1F" w:rsidRDefault="00B26A1F">
      <w:pPr>
        <w:pStyle w:val="CommentText"/>
      </w:pPr>
      <w:r>
        <w:rPr>
          <w:rStyle w:val="CommentReference"/>
        </w:rPr>
        <w:annotationRef/>
      </w:r>
      <w:r>
        <w:t>Furture feature</w:t>
      </w:r>
    </w:p>
  </w:comment>
  <w:comment w:id="475" w:author="Serm Kulvatunyou" w:date="2016-02-19T15:06:00Z" w:initials="SK4">
    <w:p w14:paraId="31CA032B" w14:textId="77777777" w:rsidR="00B26A1F" w:rsidRDefault="00B26A1F">
      <w:pPr>
        <w:pStyle w:val="CommentText"/>
      </w:pPr>
      <w:r>
        <w:rPr>
          <w:rStyle w:val="CommentReference"/>
        </w:rPr>
        <w:annotationRef/>
      </w:r>
      <w:r>
        <w:t>&lt;Serm&gt;12/11/2015: Should this be allowed?</w:t>
      </w:r>
    </w:p>
  </w:comment>
  <w:comment w:id="476" w:author="Serm Kulvatunyou" w:date="2016-02-19T15:06:00Z" w:initials="SK4">
    <w:p w14:paraId="2DE84A09" w14:textId="77777777" w:rsidR="00B26A1F" w:rsidRDefault="00B26A1F">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81" w:author="Serm Kulvatunyou" w:date="2016-02-19T15:06:00Z" w:initials="SK4">
    <w:p w14:paraId="436D04B3" w14:textId="77777777" w:rsidR="00B26A1F" w:rsidRDefault="00B26A1F">
      <w:pPr>
        <w:pStyle w:val="CommentText"/>
      </w:pPr>
      <w:r>
        <w:rPr>
          <w:rStyle w:val="CommentReference"/>
        </w:rPr>
        <w:annotationRef/>
      </w:r>
      <w:r>
        <w:t>Data type use cases are to be added later.</w:t>
      </w:r>
    </w:p>
  </w:comment>
  <w:comment w:id="499" w:author="Serm Kulvatunyou" w:date="2016-02-19T15:06:00Z" w:initials="SK4">
    <w:p w14:paraId="485A212A" w14:textId="77777777" w:rsidR="00B26A1F" w:rsidRDefault="00B26A1F">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B26A1F" w:rsidRDefault="00B26A1F">
      <w:pPr>
        <w:pStyle w:val="CommentText"/>
      </w:pPr>
    </w:p>
    <w:p w14:paraId="4397E8BE" w14:textId="77777777" w:rsidR="00B26A1F" w:rsidRDefault="00B26A1F">
      <w:pPr>
        <w:pStyle w:val="CommentText"/>
      </w:pPr>
      <w:r>
        <w:t>Serm: 2016/01/12: I think we will need a column like a Transaction Set ID  to handle undo.</w:t>
      </w:r>
    </w:p>
  </w:comment>
  <w:comment w:id="505" w:author="Serm Kulvatunyou" w:date="2016-02-19T15:06:00Z" w:initials="SK4">
    <w:p w14:paraId="35C890C0" w14:textId="77777777" w:rsidR="00B26A1F" w:rsidRDefault="00B26A1F">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09" w:author="Serm Kulvatunyou" w:date="2016-02-19T15:06:00Z" w:initials="SK4">
    <w:p w14:paraId="6A65D36A" w14:textId="77777777" w:rsidR="00B26A1F" w:rsidRDefault="00B26A1F">
      <w:pPr>
        <w:pStyle w:val="CommentText"/>
      </w:pPr>
      <w:r>
        <w:rPr>
          <w:rStyle w:val="CommentReference"/>
        </w:rPr>
        <w:annotationRef/>
      </w:r>
      <w:r>
        <w:t>Serm:2016/01/12 I’m starting to think that in the CC domain, it is better to represent the sequence with the “previous association.”</w:t>
      </w:r>
    </w:p>
  </w:comment>
  <w:comment w:id="516" w:author="Serm Kulvatunyou" w:date="2016-02-19T15:06:00Z" w:initials="SK4">
    <w:p w14:paraId="5F6C7627" w14:textId="77777777" w:rsidR="00B26A1F" w:rsidRDefault="00B26A1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18" w:author="Serm Kulvatunyou" w:date="2016-02-19T15:06:00Z" w:initials="SK4">
    <w:p w14:paraId="5EFD9E8B" w14:textId="77777777" w:rsidR="00B26A1F" w:rsidRDefault="00B26A1F">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21" w:author="Serm Kulvatunyou" w:date="2016-02-19T15:06:00Z" w:initials="SK4">
    <w:p w14:paraId="42B8154F" w14:textId="77777777" w:rsidR="00B26A1F" w:rsidRDefault="00B26A1F">
      <w:pPr>
        <w:pStyle w:val="CommentText"/>
      </w:pPr>
      <w:r>
        <w:rPr>
          <w:rStyle w:val="CommentReference"/>
        </w:rPr>
        <w:annotationRef/>
      </w:r>
      <w:r>
        <w:t xml:space="preserve">Serm:2016/01/13: </w:t>
      </w:r>
    </w:p>
    <w:p w14:paraId="2B16573C" w14:textId="77777777" w:rsidR="00B26A1F" w:rsidRDefault="00B26A1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B26A1F" w:rsidRDefault="00B26A1F">
      <w:pPr>
        <w:pStyle w:val="CommentText"/>
      </w:pPr>
    </w:p>
    <w:p w14:paraId="696AE3EA" w14:textId="77777777" w:rsidR="00B26A1F" w:rsidRDefault="00B26A1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B26A1F" w:rsidRDefault="00B26A1F">
      <w:pPr>
        <w:pStyle w:val="CommentText"/>
      </w:pPr>
    </w:p>
  </w:comment>
  <w:comment w:id="527" w:author="Serm Kulvatunyou" w:date="2016-02-19T15:06:00Z" w:initials="SK4">
    <w:p w14:paraId="265B5668" w14:textId="77777777" w:rsidR="00B26A1F" w:rsidRDefault="00B26A1F">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44" w:author="Serm Kulvatunyou" w:date="2016-02-19T15:06:00Z" w:initials="SK4">
    <w:p w14:paraId="190EA6A8" w14:textId="77777777" w:rsidR="00B26A1F" w:rsidRDefault="00B26A1F">
      <w:pPr>
        <w:pStyle w:val="CommentText"/>
      </w:pPr>
      <w:r>
        <w:rPr>
          <w:rStyle w:val="CommentReference"/>
        </w:rPr>
        <w:annotationRef/>
      </w:r>
      <w:r>
        <w:t>We are here in the WG</w:t>
      </w:r>
    </w:p>
  </w:comment>
  <w:comment w:id="562" w:author="Serm Kulvatunyou" w:date="2016-02-19T15:06:00Z" w:initials="SK4">
    <w:p w14:paraId="621C2A76" w14:textId="77777777" w:rsidR="00B26A1F" w:rsidRDefault="00B26A1F">
      <w:pPr>
        <w:pStyle w:val="CommentText"/>
      </w:pPr>
      <w:r>
        <w:rPr>
          <w:rStyle w:val="CommentReference"/>
        </w:rPr>
        <w:annotationRef/>
      </w:r>
      <w:r>
        <w:t>2016/02/13: Serm: In the future we may add the capability to notify previous owners or subscribers.</w:t>
      </w:r>
    </w:p>
  </w:comment>
  <w:comment w:id="569" w:author="Serm Kulvatunyou" w:date="2016-02-19T15:06:00Z" w:initials="SK4">
    <w:p w14:paraId="6D95C9E1" w14:textId="77777777" w:rsidR="00B26A1F" w:rsidRDefault="00B26A1F">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CD168" w14:textId="77777777" w:rsidR="005772C3" w:rsidRDefault="005772C3" w:rsidP="000A2634">
      <w:r>
        <w:separator/>
      </w:r>
    </w:p>
  </w:endnote>
  <w:endnote w:type="continuationSeparator" w:id="0">
    <w:p w14:paraId="50BF3FEF" w14:textId="77777777" w:rsidR="005772C3" w:rsidRDefault="005772C3"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0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B9CCA" w14:textId="77777777" w:rsidR="005772C3" w:rsidRDefault="005772C3" w:rsidP="000A2634">
      <w:r>
        <w:separator/>
      </w:r>
    </w:p>
  </w:footnote>
  <w:footnote w:type="continuationSeparator" w:id="0">
    <w:p w14:paraId="090FFF86" w14:textId="77777777" w:rsidR="005772C3" w:rsidRDefault="005772C3"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Serm Kulvatunyou">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image" Target="media/image4.emf"/><Relationship Id="rId39"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4.bin"/><Relationship Id="rId33" Type="http://schemas.openxmlformats.org/officeDocument/2006/relationships/package" Target="embeddings/Microsoft_PowerPoint_Slide3.sldx"/><Relationship Id="rId38" Type="http://schemas.openxmlformats.org/officeDocument/2006/relationships/image" Target="media/image1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package" Target="embeddings/Microsoft_PowerPoint_Slide1.sldx"/><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image" Target="media/image7.emf"/><Relationship Id="rId37" Type="http://schemas.openxmlformats.org/officeDocument/2006/relationships/package" Target="embeddings/Microsoft_PowerPoint_Slide5.sldx"/><Relationship Id="rId40" Type="http://schemas.openxmlformats.org/officeDocument/2006/relationships/image" Target="media/image11.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image" Target="media/image5.emf"/><Relationship Id="rId36"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package" Target="embeddings/Microsoft_PowerPoint_Slide2.sl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package" Target="embeddings/Microsoft_PowerPoint_Slide.sldx"/><Relationship Id="rId30" Type="http://schemas.openxmlformats.org/officeDocument/2006/relationships/image" Target="media/image6.emf"/><Relationship Id="rId35" Type="http://schemas.openxmlformats.org/officeDocument/2006/relationships/package" Target="embeddings/Microsoft_PowerPoint_Slide4.sldx"/><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E4DC5-7200-48A3-9496-2C06D854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24451</TotalTime>
  <Pages>109</Pages>
  <Words>35312</Words>
  <Characters>201284</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66</cp:revision>
  <dcterms:created xsi:type="dcterms:W3CDTF">2016-04-29T19:46:00Z</dcterms:created>
  <dcterms:modified xsi:type="dcterms:W3CDTF">2016-07-11T02:25:00Z</dcterms:modified>
</cp:coreProperties>
</file>