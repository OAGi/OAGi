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25D9E208"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10-28T12:00:00Z">
        <w:r w:rsidR="0021494F">
          <w:rPr>
            <w:noProof/>
          </w:rPr>
          <w:t>10/28/2016 12:00 PM</w:t>
        </w:r>
      </w:ins>
      <w:del w:id="4" w:author="Kulvatunyou, Boonserm (Fed)" w:date="2016-10-21T11:45:00Z">
        <w:r w:rsidR="00D04D24" w:rsidDel="00EE1EA4">
          <w:rPr>
            <w:noProof/>
          </w:rPr>
          <w:delText>8/29/2016 9:47 AM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6813540"/>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6813541"/>
      <w:r>
        <w:lastRenderedPageBreak/>
        <w:t>Table of Contents</w:t>
      </w:r>
      <w:bookmarkEnd w:id="6"/>
      <w:bookmarkEnd w:id="7"/>
      <w:bookmarkEnd w:id="8"/>
      <w:bookmarkEnd w:id="9"/>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41133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41133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41133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6813542"/>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6813543"/>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6813544"/>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6813545"/>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6813546"/>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6813547"/>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6813548"/>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6813549"/>
      <w:r>
        <w:t>Security</w:t>
      </w:r>
      <w:bookmarkEnd w:id="33"/>
    </w:p>
    <w:p w14:paraId="43AC6AB2" w14:textId="77777777" w:rsidR="00203202" w:rsidRDefault="00203202" w:rsidP="00203202">
      <w:pPr>
        <w:pStyle w:val="Heading2"/>
      </w:pPr>
      <w:bookmarkStart w:id="34" w:name="_Toc456813550"/>
      <w:r>
        <w:t>Persistence</w:t>
      </w:r>
      <w:bookmarkEnd w:id="34"/>
    </w:p>
    <w:p w14:paraId="48860894" w14:textId="77777777" w:rsidR="00203202" w:rsidRDefault="00203202" w:rsidP="00203202">
      <w:pPr>
        <w:pStyle w:val="Heading2"/>
      </w:pPr>
      <w:bookmarkStart w:id="35" w:name="_Toc456813551"/>
      <w:r>
        <w:t>Reliability/Availability</w:t>
      </w:r>
      <w:bookmarkEnd w:id="35"/>
    </w:p>
    <w:p w14:paraId="5903EE68" w14:textId="77777777" w:rsidR="00203202" w:rsidRDefault="00527961" w:rsidP="00203202">
      <w:pPr>
        <w:pStyle w:val="Heading2"/>
      </w:pPr>
      <w:bookmarkStart w:id="36" w:name="_Toc456813552"/>
      <w:r>
        <w:t>Performance</w:t>
      </w:r>
      <w:bookmarkEnd w:id="36"/>
    </w:p>
    <w:p w14:paraId="06DDE10E" w14:textId="77777777" w:rsidR="00203202" w:rsidRDefault="00527961" w:rsidP="00203202">
      <w:pPr>
        <w:pStyle w:val="Heading2"/>
      </w:pPr>
      <w:bookmarkStart w:id="37" w:name="_Toc456813553"/>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6813554"/>
      <w:r>
        <w:lastRenderedPageBreak/>
        <w:t>Use-Case</w:t>
      </w:r>
      <w:r w:rsidR="00345EA8">
        <w:t xml:space="preserve"> View</w:t>
      </w:r>
      <w:bookmarkEnd w:id="38"/>
    </w:p>
    <w:p w14:paraId="40C4D356" w14:textId="77777777" w:rsidR="001D760A" w:rsidRDefault="00EF6FC8" w:rsidP="001D760A">
      <w:pPr>
        <w:pStyle w:val="Heading2"/>
      </w:pPr>
      <w:bookmarkStart w:id="39" w:name="_Toc456813555"/>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6813556"/>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6813557"/>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6813558"/>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6813559"/>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6813560"/>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7" w:name="_Toc456813561"/>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6813562"/>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6813563"/>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0"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0"/>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1"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2"/>
      <w:r w:rsidRPr="003172B3">
        <w:rPr>
          <w:rStyle w:val="IntenseEmphasis"/>
          <w:b/>
          <w:bCs w:val="0"/>
          <w:i/>
          <w:iCs w:val="0"/>
          <w:color w:val="548DD4" w:themeColor="text2" w:themeTint="99"/>
        </w:rPr>
        <w:t>table</w:t>
      </w:r>
      <w:commentRangeEnd w:id="52"/>
      <w:r w:rsidR="00C61BF6">
        <w:rPr>
          <w:rStyle w:val="CommentReference"/>
          <w:b w:val="0"/>
          <w:i w:val="0"/>
          <w:color w:val="auto"/>
        </w:rPr>
        <w:commentReference w:id="52"/>
      </w:r>
      <w:bookmarkEnd w:id="51"/>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3"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3"/>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4" w:name="_Ref390787662"/>
      <w:bookmarkStart w:id="55"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4"/>
      <w:bookmarkEnd w:id="55"/>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6"/>
            <w:r>
              <w:t>Double</w:t>
            </w:r>
            <w:commentRangeEnd w:id="56"/>
            <w:r w:rsidR="003A66D8">
              <w:rPr>
                <w:rStyle w:val="CommentReference"/>
              </w:rPr>
              <w:commentReference w:id="56"/>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7"/>
            <w:r>
              <w:t>xsd:</w:t>
            </w:r>
            <w:r w:rsidR="00315B6B">
              <w:t>positiveI</w:t>
            </w:r>
            <w:r>
              <w:t>nteger</w:t>
            </w:r>
            <w:commentRangeEnd w:id="57"/>
            <w:r w:rsidR="0047227C">
              <w:rPr>
                <w:rStyle w:val="CommentReference"/>
              </w:rPr>
              <w:commentReference w:id="57"/>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8"/>
            <w:r>
              <w:t>xsd:token</w:t>
            </w:r>
            <w:commentRangeEnd w:id="58"/>
            <w:r w:rsidR="003C63C1">
              <w:rPr>
                <w:rStyle w:val="CommentReference"/>
              </w:rPr>
              <w:commentReference w:id="58"/>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9"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9"/>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0" w:name="_Toc456813569"/>
      <w:r>
        <w:t xml:space="preserve">Populate the </w:t>
      </w:r>
      <w:r w:rsidR="00CF7449">
        <w:t>cdt_sc_awd_pri</w:t>
      </w:r>
      <w:r>
        <w:t xml:space="preserve"> table</w:t>
      </w:r>
      <w:bookmarkEnd w:id="60"/>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1" w:name="_Ref390964089"/>
      <w:bookmarkStart w:id="62" w:name="_Toc456813570"/>
      <w:r>
        <w:t xml:space="preserve">Populate the </w:t>
      </w:r>
      <w:r w:rsidR="00BF2D0E" w:rsidRPr="00BF2D0E">
        <w:t>cdt_sc_awd_pri_xps_type_map</w:t>
      </w:r>
      <w:r>
        <w:t xml:space="preserve"> table</w:t>
      </w:r>
      <w:bookmarkEnd w:id="61"/>
      <w:bookmarkEnd w:id="62"/>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3" w:name="_Toc456813571"/>
      <w:commentRangeStart w:id="64"/>
      <w:r>
        <w:lastRenderedPageBreak/>
        <w:t>Import Identifier Scheme</w:t>
      </w:r>
      <w:commentRangeEnd w:id="64"/>
      <w:r>
        <w:rPr>
          <w:rStyle w:val="CommentReference"/>
          <w:b w:val="0"/>
        </w:rPr>
        <w:commentReference w:id="64"/>
      </w:r>
      <w:bookmarkEnd w:id="63"/>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5" w:name="_Toc456813572"/>
      <w:r>
        <w:t xml:space="preserve">Populate the </w:t>
      </w:r>
      <w:r w:rsidR="002B3165">
        <w:t>agency_id_list</w:t>
      </w:r>
      <w:r>
        <w:t xml:space="preserve"> table</w:t>
      </w:r>
      <w:bookmarkEnd w:id="65"/>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6"/>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0381643" w:rsidR="001D2935" w:rsidRDefault="00DD3866" w:rsidP="001D2935">
      <w:r>
        <w:rPr>
          <w:rStyle w:val="CodeChar"/>
        </w:rPr>
        <w:t>n</w:t>
      </w:r>
      <w:commentRangeStart w:id="67"/>
      <w:r w:rsidR="001D2935" w:rsidRPr="00A83754">
        <w:rPr>
          <w:rStyle w:val="CodeChar"/>
        </w:rPr>
        <w:t>ame</w:t>
      </w:r>
      <w:r w:rsidR="001D2935">
        <w:t xml:space="preserve"> </w:t>
      </w:r>
      <w:commentRangeEnd w:id="67"/>
      <w:r w:rsidR="009261B2">
        <w:rPr>
          <w:rStyle w:val="CommentReference"/>
        </w:rPr>
        <w:commentReference w:id="67"/>
      </w:r>
      <w:r w:rsidR="001D2935">
        <w:t>=</w:t>
      </w:r>
      <w:r w:rsidR="00BF2110">
        <w:t xml:space="preserve"> </w:t>
      </w:r>
      <w:r w:rsidR="001D2935">
        <w:t xml:space="preserve"> </w:t>
      </w:r>
      <w:r w:rsidR="00A83754">
        <w:t>“</w:t>
      </w:r>
      <w:ins w:id="68" w:author="Kulvatunyou, Boonserm (Fed)" w:date="2016-09-30T16:29:00Z">
        <w:r w:rsidR="009F078C" w:rsidRPr="001B722A">
          <w:rPr>
            <w:rStyle w:val="CodeChar"/>
            <w:rFonts w:eastAsiaTheme="minorEastAsia"/>
            <w:highlight w:val="white"/>
          </w:rPr>
          <w:t>clm63055D08B_AgencyIdentification</w:t>
        </w:r>
      </w:ins>
      <w:del w:id="69" w:author="Kulvatunyou, Boonserm (Fed)" w:date="2016-09-30T16:29:00Z">
        <w:r w:rsidR="00A83754" w:rsidRPr="00A83754" w:rsidDel="009F078C">
          <w:rPr>
            <w:rStyle w:val="CodeChar"/>
          </w:rPr>
          <w:delText>Agency Identification</w:delText>
        </w:r>
      </w:del>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0" w:name="_Toc456813573"/>
      <w:r>
        <w:t xml:space="preserve">Populate the </w:t>
      </w:r>
      <w:r w:rsidR="00BF35FF">
        <w:t>agency_id_list_value</w:t>
      </w:r>
      <w:r>
        <w:t xml:space="preserve"> table</w:t>
      </w:r>
      <w:bookmarkEnd w:id="70"/>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1" w:name="_Toc456813574"/>
      <w:r>
        <w:t xml:space="preserve">Import </w:t>
      </w:r>
      <w:r w:rsidR="003A27FD">
        <w:t>Code Lists</w:t>
      </w:r>
      <w:bookmarkEnd w:id="71"/>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2" w:name="_Toc456813575"/>
      <w:r>
        <w:t xml:space="preserve">Populate </w:t>
      </w:r>
      <w:r w:rsidR="002D3A91">
        <w:t>code_list</w:t>
      </w:r>
      <w:r>
        <w:t xml:space="preserve"> table</w:t>
      </w:r>
      <w:bookmarkEnd w:id="72"/>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3"/>
      <w:r w:rsidR="00EE18A6">
        <w:t>.</w:t>
      </w:r>
      <w:commentRangeEnd w:id="73"/>
      <w:r w:rsidR="00EE18A6">
        <w:t xml:space="preserve"> Ex. Name of the </w:t>
      </w:r>
      <w:r w:rsidR="00EE18A6">
        <w:rPr>
          <w:rStyle w:val="CommentReference"/>
        </w:rPr>
        <w:commentReference w:id="73"/>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4"/>
      <w:r w:rsidR="00EE18A6">
        <w:t xml:space="preserve"> </w:t>
      </w:r>
      <w:commentRangeEnd w:id="74"/>
      <w:r w:rsidR="00EE18A6">
        <w:rPr>
          <w:rStyle w:val="CommentReference"/>
        </w:rPr>
        <w:commentReference w:id="74"/>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5"/>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5"/>
      <w:r w:rsidR="00EE18A6">
        <w:rPr>
          <w:rStyle w:val="CommentReference"/>
        </w:rPr>
        <w:commentReference w:id="75"/>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6" w:name="_Toc456813576"/>
      <w:r>
        <w:t xml:space="preserve">Populate </w:t>
      </w:r>
      <w:r w:rsidR="00A30829">
        <w:t>code_list_value</w:t>
      </w:r>
      <w:r>
        <w:t xml:space="preserve"> tabl</w:t>
      </w:r>
      <w:r w:rsidR="005763C2">
        <w:t>e</w:t>
      </w:r>
      <w:bookmarkEnd w:id="76"/>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7" w:name="_Ref392610753"/>
      <w:bookmarkStart w:id="78" w:name="_Toc456813577"/>
      <w:r>
        <w:t xml:space="preserve">Import </w:t>
      </w:r>
      <w:r w:rsidR="008A5D34">
        <w:t xml:space="preserve">default and </w:t>
      </w:r>
      <w:r w:rsidR="002D5E53">
        <w:t xml:space="preserve">unqualified BDTs from </w:t>
      </w:r>
      <w:r>
        <w:t>Fields</w:t>
      </w:r>
      <w:r w:rsidR="002D5E53">
        <w:t>.xsd</w:t>
      </w:r>
      <w:bookmarkEnd w:id="77"/>
      <w:bookmarkEnd w:id="78"/>
    </w:p>
    <w:p w14:paraId="5F3D0F32" w14:textId="60CCBC08" w:rsidR="0077776D" w:rsidRDefault="0077776D" w:rsidP="0077776D">
      <w:pPr>
        <w:pStyle w:val="Heading5"/>
      </w:pPr>
      <w:bookmarkStart w:id="79" w:name="_Ref452125410"/>
      <w:bookmarkStart w:id="80" w:name="_Toc456813578"/>
      <w:r>
        <w:t>Import base default and unqualified BDTs</w:t>
      </w:r>
      <w:bookmarkEnd w:id="79"/>
      <w:bookmarkEnd w:id="80"/>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1" w:name="_Ref390934801"/>
      <w:bookmarkStart w:id="82" w:name="_Toc456813579"/>
      <w:r>
        <w:t xml:space="preserve">Populate </w:t>
      </w:r>
      <w:r w:rsidR="008A5D34">
        <w:t xml:space="preserve">BDTs in </w:t>
      </w:r>
      <w:r w:rsidR="00736ABC">
        <w:t>dt</w:t>
      </w:r>
      <w:r>
        <w:t xml:space="preserve"> table.</w:t>
      </w:r>
      <w:bookmarkEnd w:id="81"/>
      <w:bookmarkEnd w:id="82"/>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3"/>
      <w:r w:rsidR="00C268BE">
        <w:t xml:space="preserve"> </w:t>
      </w:r>
      <w:commentRangeEnd w:id="83"/>
      <w:r w:rsidR="00C268BE">
        <w:rPr>
          <w:rStyle w:val="CommentReference"/>
        </w:rPr>
        <w:commentReference w:id="83"/>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4"/>
      <w:r w:rsidR="00C268BE">
        <w:t xml:space="preserve"> </w:t>
      </w:r>
      <w:commentRangeEnd w:id="84"/>
      <w:r w:rsidR="00E47F75">
        <w:rPr>
          <w:rStyle w:val="CommentReference"/>
        </w:rPr>
        <w:commentReference w:id="84"/>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5" w:name="_Ref452125457"/>
      <w:bookmarkStart w:id="86" w:name="_Toc456813580"/>
      <w:r w:rsidRPr="00CB1F99">
        <w:t>Exceptions</w:t>
      </w:r>
      <w:bookmarkEnd w:id="85"/>
      <w:bookmarkEnd w:id="8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7"/>
      <w:r>
        <w:t xml:space="preserve">Some </w:t>
      </w:r>
      <w:r w:rsidR="002335FD">
        <w:t>modifications</w:t>
      </w:r>
      <w:r>
        <w:t xml:space="preserve"> to </w:t>
      </w:r>
      <w:r w:rsidRPr="00FA3A72">
        <w:rPr>
          <w:rStyle w:val="CodeChar"/>
        </w:rPr>
        <w:t>Fields.xsd</w:t>
      </w:r>
      <w:r>
        <w:t xml:space="preserve"> to do before the import.</w:t>
      </w:r>
      <w:commentRangeEnd w:id="87"/>
      <w:r w:rsidR="00173095">
        <w:rPr>
          <w:rStyle w:val="CommentReference"/>
        </w:rPr>
        <w:commentReference w:id="87"/>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8" w:name="_Ref452125472"/>
      <w:bookmarkStart w:id="89" w:name="_Toc456813581"/>
      <w:commentRangeStart w:id="90"/>
      <w:r>
        <w:t xml:space="preserve">Additional </w:t>
      </w:r>
      <w:r w:rsidR="002073DD">
        <w:t>default</w:t>
      </w:r>
      <w:r>
        <w:t xml:space="preserve"> BDTs</w:t>
      </w:r>
      <w:commentRangeEnd w:id="90"/>
      <w:r w:rsidR="00087658">
        <w:rPr>
          <w:rStyle w:val="CommentReference"/>
          <w:iCs/>
        </w:rPr>
        <w:commentReference w:id="90"/>
      </w:r>
      <w:bookmarkEnd w:id="88"/>
      <w:bookmarkEnd w:id="89"/>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1" w:name="_Ref452125482"/>
      <w:bookmarkStart w:id="92" w:name="_Toc456813582"/>
      <w:r>
        <w:t xml:space="preserve">Import </w:t>
      </w:r>
      <w:commentRangeStart w:id="93"/>
      <w:r>
        <w:t>CodeContentType</w:t>
      </w:r>
      <w:commentRangeEnd w:id="93"/>
      <w:r w:rsidR="002D7142">
        <w:rPr>
          <w:rStyle w:val="CommentReference"/>
          <w:iCs/>
        </w:rPr>
        <w:commentReference w:id="93"/>
      </w:r>
      <w:bookmarkEnd w:id="91"/>
      <w:bookmarkEnd w:id="92"/>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4" w:name="_Ref452125485"/>
      <w:bookmarkStart w:id="95" w:name="_Toc456813583"/>
      <w:r>
        <w:lastRenderedPageBreak/>
        <w:t>Import ID</w:t>
      </w:r>
      <w:commentRangeStart w:id="96"/>
      <w:r>
        <w:t>ContentType</w:t>
      </w:r>
      <w:commentRangeEnd w:id="96"/>
      <w:r>
        <w:rPr>
          <w:rStyle w:val="CommentReference"/>
          <w:iCs/>
        </w:rPr>
        <w:commentReference w:id="96"/>
      </w:r>
      <w:bookmarkEnd w:id="94"/>
      <w:bookmarkEnd w:id="95"/>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7" w:name="_Toc456813584"/>
      <w:r>
        <w:t xml:space="preserve">Populate </w:t>
      </w:r>
      <w:r w:rsidR="00072832">
        <w:t>bdt_pri_restri</w:t>
      </w:r>
      <w:r>
        <w:t xml:space="preserve"> table</w:t>
      </w:r>
      <w:bookmarkEnd w:id="9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8"/>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8"/>
      <w:r w:rsidR="00CB1F99">
        <w:rPr>
          <w:rStyle w:val="CommentReference"/>
        </w:rPr>
        <w:commentReference w:id="9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99" w:name="_Toc456813585"/>
      <w:r>
        <w:t xml:space="preserve">Populate </w:t>
      </w:r>
      <w:r w:rsidR="008A5D34">
        <w:t xml:space="preserve">SC in </w:t>
      </w:r>
      <w:r w:rsidR="00530652">
        <w:t>dt_sc</w:t>
      </w:r>
      <w:r>
        <w:t xml:space="preserve"> table</w:t>
      </w:r>
      <w:bookmarkEnd w:id="99"/>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0"/>
      </w:r>
    </w:p>
    <w:p w14:paraId="30DAADF8" w14:textId="6F3B8CF2" w:rsidR="00096267" w:rsidRDefault="00F76F4A" w:rsidP="00864DD4">
      <w:r>
        <w:rPr>
          <w:rStyle w:val="CommentReference"/>
        </w:rPr>
        <w:commentReference w:id="101"/>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2"/>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2"/>
      <w:r w:rsidR="00576A68">
        <w:rPr>
          <w:rStyle w:val="CommentReference"/>
        </w:rPr>
        <w:commentReference w:id="102"/>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3" w:name="_Toc456813586"/>
      <w:r>
        <w:t xml:space="preserve">Populate </w:t>
      </w:r>
      <w:r w:rsidR="00CF7449">
        <w:t>cdt_sc_awd_pri</w:t>
      </w:r>
      <w:r>
        <w:t xml:space="preserve"> table</w:t>
      </w:r>
      <w:bookmarkEnd w:id="103"/>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4" w:name="_Toc456813587"/>
      <w:r>
        <w:t xml:space="preserve">Populate </w:t>
      </w:r>
      <w:r w:rsidR="00BF2D0E" w:rsidRPr="00BF2D0E">
        <w:t>cdt_sc_awd_pri_xps_type_map</w:t>
      </w:r>
      <w:r>
        <w:t xml:space="preserve"> table</w:t>
      </w:r>
      <w:bookmarkEnd w:id="104"/>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5" w:name="_Ref454305791"/>
      <w:bookmarkStart w:id="106" w:name="_Toc456813588"/>
      <w:r>
        <w:t xml:space="preserve">Populate </w:t>
      </w:r>
      <w:r w:rsidR="002B3165">
        <w:t>bdt_sc_pri_restri</w:t>
      </w:r>
      <w:r w:rsidR="00862CC7">
        <w:t xml:space="preserve"> table</w:t>
      </w:r>
      <w:bookmarkEnd w:id="105"/>
      <w:bookmarkEnd w:id="106"/>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w:t>
      </w:r>
      <w:r w:rsidR="00B277D2">
        <w:lastRenderedPageBreak/>
        <w:t xml:space="preserve">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107" w:name="_Toc456813589"/>
      <w:r>
        <w:t>Import additional BDTs from Meta.xsd</w:t>
      </w:r>
      <w:bookmarkEnd w:id="107"/>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08" w:name="_Toc456813590"/>
      <w:r>
        <w:t xml:space="preserve">Populate the </w:t>
      </w:r>
      <w:r w:rsidR="002B066A">
        <w:t>dt</w:t>
      </w:r>
      <w:r>
        <w:t xml:space="preserve"> table</w:t>
      </w:r>
      <w:bookmarkEnd w:id="108"/>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09"/>
      <w:r>
        <w:t xml:space="preserve">Inherit from the based BDT identified in the </w:t>
      </w:r>
      <w:r>
        <w:rPr>
          <w:rStyle w:val="CodeChar"/>
        </w:rPr>
        <w:t>based_dt_id</w:t>
      </w:r>
      <w:r>
        <w:t xml:space="preserve"> column.</w:t>
      </w:r>
      <w:commentRangeEnd w:id="109"/>
      <w:r>
        <w:rPr>
          <w:rStyle w:val="CommentReference"/>
        </w:rPr>
        <w:commentReference w:id="109"/>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10" w:name="_Toc456813591"/>
      <w:r>
        <w:t xml:space="preserve">Populate </w:t>
      </w:r>
      <w:r w:rsidR="00072832">
        <w:t>bdt_pri_restri</w:t>
      </w:r>
      <w:r>
        <w:t xml:space="preserve"> table</w:t>
      </w:r>
      <w:bookmarkEnd w:id="110"/>
    </w:p>
    <w:p w14:paraId="18B156F0" w14:textId="77777777"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11" w:name="_Toc456813592"/>
      <w:r>
        <w:t xml:space="preserve">Populate SC in the </w:t>
      </w:r>
      <w:r w:rsidR="00530652">
        <w:t>dt_sc</w:t>
      </w:r>
      <w:r>
        <w:t xml:space="preserve"> table</w:t>
      </w:r>
      <w:bookmarkEnd w:id="111"/>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12" w:name="_Toc456813593"/>
      <w:r>
        <w:t xml:space="preserve">Populate </w:t>
      </w:r>
      <w:r w:rsidR="00CF7449">
        <w:t>cdt_sc_awd_pri</w:t>
      </w:r>
      <w:r>
        <w:t xml:space="preserve"> table</w:t>
      </w:r>
      <w:bookmarkEnd w:id="112"/>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13" w:name="_Toc456813594"/>
      <w:r>
        <w:t xml:space="preserve">Populate </w:t>
      </w:r>
      <w:r w:rsidR="00BF2D0E">
        <w:t>cdt_sc_awd_pri_xps_type_map</w:t>
      </w:r>
      <w:r>
        <w:t xml:space="preserve"> table</w:t>
      </w:r>
      <w:bookmarkEnd w:id="113"/>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14" w:name="_Toc456813595"/>
      <w:r>
        <w:t xml:space="preserve">Populate the </w:t>
      </w:r>
      <w:r w:rsidR="002B3165">
        <w:t>bdt_sc_pri_restri</w:t>
      </w:r>
      <w:r>
        <w:t xml:space="preserve"> table</w:t>
      </w:r>
      <w:bookmarkEnd w:id="114"/>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15" w:name="_Toc456813596"/>
      <w:bookmarkStart w:id="116" w:name="_Ref395176768"/>
      <w:r>
        <w:t>Pseudo functions used for describing the imports</w:t>
      </w:r>
      <w:bookmarkEnd w:id="115"/>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lastRenderedPageBreak/>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17" w:name="_Toc456813597"/>
      <w:r>
        <w:t>Import</w:t>
      </w:r>
      <w:r w:rsidR="00BE4347">
        <w:t xml:space="preserve"> </w:t>
      </w:r>
      <w:r w:rsidR="003A128A">
        <w:t>Qualified BDTs</w:t>
      </w:r>
      <w:bookmarkEnd w:id="116"/>
      <w:bookmarkEnd w:id="117"/>
    </w:p>
    <w:p w14:paraId="38C33752" w14:textId="77777777" w:rsidR="00154D4F" w:rsidRDefault="00154D4F" w:rsidP="00154D4F"/>
    <w:p w14:paraId="342E1FE7" w14:textId="77777777" w:rsidR="00025339" w:rsidRDefault="00025339" w:rsidP="00306246">
      <w:pPr>
        <w:pStyle w:val="Heading5"/>
      </w:pPr>
      <w:bookmarkStart w:id="118" w:name="_Toc456813598"/>
      <w:r>
        <w:t>Import qualified CodeContentType</w:t>
      </w:r>
      <w:bookmarkEnd w:id="118"/>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lastRenderedPageBreak/>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19" w:name="_Toc456813599"/>
      <w:r>
        <w:t>Import qualified IDContentType</w:t>
      </w:r>
      <w:bookmarkEnd w:id="119"/>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20" w:name="_Toc456813600"/>
      <w:r>
        <w:t>Import other QBDTs</w:t>
      </w:r>
      <w:bookmarkEnd w:id="120"/>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21" w:name="_Ref394004585"/>
      <w:r>
        <w:t xml:space="preserve">Populate </w:t>
      </w:r>
      <w:r w:rsidR="00B20F4B">
        <w:t xml:space="preserve">a QBDT in </w:t>
      </w:r>
      <w:r>
        <w:t xml:space="preserve">the </w:t>
      </w:r>
      <w:r w:rsidR="002B066A">
        <w:t>dt</w:t>
      </w:r>
      <w:r>
        <w:t xml:space="preserve"> table</w:t>
      </w:r>
      <w:bookmarkEnd w:id="121"/>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22"/>
      <w:r>
        <w:t xml:space="preserve">Inherit from the based BDT identified in the </w:t>
      </w:r>
      <w:r>
        <w:rPr>
          <w:rStyle w:val="CodeChar"/>
        </w:rPr>
        <w:t>based_dt_id</w:t>
      </w:r>
      <w:r>
        <w:t xml:space="preserve"> column.</w:t>
      </w:r>
      <w:commentRangeEnd w:id="122"/>
      <w:r>
        <w:rPr>
          <w:rStyle w:val="CommentReference"/>
        </w:rPr>
        <w:commentReference w:id="122"/>
      </w:r>
    </w:p>
    <w:p w14:paraId="4510FAEC" w14:textId="4E07F0EB" w:rsidR="00EA6E95" w:rsidRDefault="00EA6E95" w:rsidP="00EA6E95">
      <w:r>
        <w:rPr>
          <w:rStyle w:val="CodeChar"/>
        </w:rPr>
        <w:t>qualifier</w:t>
      </w:r>
      <w:r>
        <w:t xml:space="preserve"> = </w:t>
      </w:r>
      <w:del w:id="123" w:author="Kulvatunyou, Boonserm (Fed)"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124" w:author="Kulvatunyou, Boonserm (Fed)" w:date="2016-07-23T08:26:00Z">
        <w:r w:rsidR="005C252A">
          <w:t>I</w:t>
        </w:r>
      </w:ins>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del w:id="125" w:author="Kulvatunyou, Boonserm (Fed)" w:date="2016-07-23T08:27:00Z">
        <w:r w:rsidR="00F63458" w:rsidDel="005C252A">
          <w:rPr>
            <w:rStyle w:val="CodeChar"/>
          </w:rPr>
          <w:delText>,</w:delText>
        </w:r>
      </w:del>
      <w:ins w:id="126" w:author="Kulvatunyou, Boonserm (Fed)" w:date="2016-07-23T08:27:00Z">
        <w:r w:rsidR="005C252A">
          <w:rPr>
            <w:rStyle w:val="CodeChar"/>
          </w:rPr>
          <w:t>; else if starts-with(.//xsd:</w:t>
        </w:r>
      </w:ins>
      <w:ins w:id="127" w:author="Kulvatunyou, Boonserm (Fed)" w:date="2016-07-23T08:32:00Z">
        <w:r w:rsidR="005C252A">
          <w:rPr>
            <w:rStyle w:val="CodeChar"/>
          </w:rPr>
          <w:t xml:space="preserve">extension/@base, ‘Open’), then qualifier is </w:t>
        </w:r>
      </w:ins>
      <w:ins w:id="128" w:author="Kulvatunyou, Boonserm (Fed)" w:date="2016-07-23T08:34:00Z">
        <w:r w:rsidR="005C252A" w:rsidRPr="0061367A">
          <w:rPr>
            <w:rStyle w:val="CodeChar"/>
          </w:rPr>
          <w:t>SpaceSeparate(substring-before(substring-before(./@name, ‘Type’),</w:t>
        </w:r>
      </w:ins>
      <w:ins w:id="129" w:author="Kulvatunyou, Boonserm (Fed)" w:date="2016-07-23T08:35:00Z">
        <w:r w:rsidR="005C252A">
          <w:rPr>
            <w:rStyle w:val="CodeChar"/>
          </w:rPr>
          <w:t>substring-after(.//xsd;extension/@base, ‘Open’)</w:t>
        </w:r>
      </w:ins>
      <w:ins w:id="130" w:author="Kulvatunyou, Boonserm (Fed)" w:date="2016-07-23T08:34:00Z">
        <w:r w:rsidR="005C252A" w:rsidRPr="0061367A">
          <w:rPr>
            <w:rStyle w:val="CodeChar"/>
          </w:rPr>
          <w:t>))</w:t>
        </w:r>
      </w:ins>
      <w:ins w:id="131" w:author="Kulvatunyou, Boonserm (Fed)" w:date="2016-07-23T08:35:00Z">
        <w:r w:rsidR="005C252A">
          <w:rPr>
            <w:rStyle w:val="CodeChar"/>
          </w:rPr>
          <w:t xml:space="preserve"> </w:t>
        </w:r>
      </w:ins>
      <w:ins w:id="132" w:author="Kulvatunyou, Boonserm (Fed)" w:date="2016-07-23T09:01:00Z">
        <w:r w:rsidR="0040347D">
          <w:rPr>
            <w:rStyle w:val="CodeChar"/>
          </w:rPr>
          <w:t>(basically ignore the ‘Open’ substring in the qualifier when the base is ‘OpenXyzType’)</w:t>
        </w:r>
      </w:ins>
      <w:ins w:id="133" w:author="Kulvatunyou, Boonserm (Fed)"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w:t>
      </w:r>
      <w:r w:rsidR="00A979A3">
        <w:lastRenderedPageBreak/>
        <w:t xml:space="preserve">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ins w:id="134" w:author="Kulvatunyou, Boonserm (Fed)" w:date="2016-07-25T12:25:00Z">
        <w:r w:rsidR="00DC19B1">
          <w:rPr>
            <w:rStyle w:val="CodeChar"/>
          </w:rPr>
          <w:t xml:space="preserve">; else if starts-with(.//xsd:extension/@base, ‘Open’), then it is qualifier + </w:t>
        </w:r>
      </w:ins>
      <w:ins w:id="135" w:author="Kulvatunyou, Boonserm (Fed)" w:date="2016-07-25T12:26:00Z">
        <w:r w:rsidR="00DC19B1">
          <w:rPr>
            <w:rStyle w:val="CodeChar"/>
          </w:rPr>
          <w:t>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ins>
      <w:ins w:id="136" w:author="Kulvatunyou, Boonserm (Fed)" w:date="2016-07-25T12:27:00Z">
        <w:r w:rsidR="00DC19B1">
          <w:rPr>
            <w:rStyle w:val="CodeChar"/>
          </w:rPr>
          <w:t>’)</w:t>
        </w:r>
      </w:ins>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3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37"/>
      <w:r w:rsidR="00061D51">
        <w:rPr>
          <w:rStyle w:val="CommentReference"/>
        </w:rPr>
        <w:commentReference w:id="137"/>
      </w:r>
    </w:p>
    <w:p w14:paraId="4D05A050" w14:textId="77777777" w:rsidR="00E134E4" w:rsidRDefault="00B66EC6" w:rsidP="00E134E4">
      <w:r>
        <w:rPr>
          <w:rStyle w:val="CodeChar"/>
        </w:rPr>
        <w:t>definition</w:t>
      </w:r>
      <w:r w:rsidR="00E134E4">
        <w:t xml:space="preserve"> = </w:t>
      </w:r>
      <w:commentRangeStart w:id="138"/>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138"/>
      <w:r w:rsidR="00EB739D">
        <w:rPr>
          <w:rStyle w:val="CommentReference"/>
        </w:rPr>
        <w:commentReference w:id="13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39"/>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39"/>
            <w:r w:rsidR="006B275E">
              <w:rPr>
                <w:rStyle w:val="CommentReference"/>
              </w:rPr>
              <w:commentReference w:id="139"/>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140" w:name="_Toc456813601"/>
      <w:r>
        <w:t>Import BCCPs</w:t>
      </w:r>
      <w:bookmarkEnd w:id="140"/>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141" w:name="_Toc456813602"/>
      <w:r>
        <w:t xml:space="preserve">Populate </w:t>
      </w:r>
      <w:r w:rsidR="00E134E4">
        <w:t xml:space="preserve">the </w:t>
      </w:r>
      <w:r>
        <w:t>BCCP table</w:t>
      </w:r>
      <w:bookmarkEnd w:id="141"/>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142"/>
      <w:r w:rsidR="00C8390B" w:rsidRPr="00D275DC">
        <w:rPr>
          <w:rStyle w:val="CodeChar"/>
        </w:rPr>
        <w:t>.</w:t>
      </w:r>
      <w:r w:rsidR="00736ABC">
        <w:rPr>
          <w:rStyle w:val="CodeChar"/>
        </w:rPr>
        <w:t>data_type_term</w:t>
      </w:r>
      <w:r w:rsidR="00C8390B">
        <w:t xml:space="preserve"> </w:t>
      </w:r>
      <w:commentRangeEnd w:id="142"/>
      <w:r w:rsidR="00C8390B">
        <w:rPr>
          <w:rStyle w:val="CommentReference"/>
        </w:rPr>
        <w:commentReference w:id="142"/>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43"/>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lastRenderedPageBreak/>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144"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145" w:name="_Toc456813603"/>
      <w:r>
        <w:t xml:space="preserve">Import ACCs, ASCCPs, </w:t>
      </w:r>
      <w:r w:rsidR="00EA0295">
        <w:t xml:space="preserve">BCCPs, </w:t>
      </w:r>
      <w:r w:rsidR="00CA2F1C">
        <w:t xml:space="preserve">BCCs </w:t>
      </w:r>
      <w:r>
        <w:t xml:space="preserve">and ASCCs </w:t>
      </w:r>
      <w:r w:rsidR="00EA0295">
        <w:t>top down from BODs</w:t>
      </w:r>
      <w:bookmarkEnd w:id="144"/>
      <w:bookmarkEnd w:id="145"/>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146" w:name="_Toc456813604"/>
      <w:bookmarkStart w:id="147" w:name="_Ref456813780"/>
      <w:bookmarkStart w:id="148" w:name="_Ref395213533"/>
      <w:r>
        <w:t>Set up for xsd:any</w:t>
      </w:r>
      <w:bookmarkEnd w:id="146"/>
      <w:bookmarkEnd w:id="147"/>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149" w:name="_Ref456811606"/>
      <w:bookmarkStart w:id="150" w:name="_Toc456813605"/>
      <w:r>
        <w:t xml:space="preserve">Populate </w:t>
      </w:r>
      <w:r w:rsidR="00D162F7">
        <w:t>the</w:t>
      </w:r>
      <w:r>
        <w:t xml:space="preserve"> ASCCP table</w:t>
      </w:r>
      <w:bookmarkEnd w:id="148"/>
      <w:bookmarkEnd w:id="149"/>
      <w:bookmarkEnd w:id="150"/>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151"/>
      <w:r w:rsidR="008D43F2">
        <w:rPr>
          <w:rStyle w:val="CodeChar"/>
        </w:rPr>
        <w:t>)</w:t>
      </w:r>
      <w:r w:rsidR="00602D01">
        <w:t>.</w:t>
      </w:r>
      <w:commentRangeEnd w:id="151"/>
      <w:r w:rsidR="000E2679">
        <w:rPr>
          <w:rStyle w:val="CommentReference"/>
        </w:rPr>
        <w:commentReference w:id="15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152" w:name="_Ref396313037"/>
      <w:bookmarkStart w:id="153" w:name="_Toc456813606"/>
      <w:r>
        <w:t>Populate the ACC table</w:t>
      </w:r>
      <w:bookmarkEnd w:id="152"/>
      <w:bookmarkEnd w:id="15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lastRenderedPageBreak/>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2A5807BB"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D04D24">
        <w:t>3.1.1.15.5</w:t>
      </w:r>
      <w:r w:rsidR="00A67B33">
        <w:fldChar w:fldCharType="end"/>
      </w:r>
      <w:r w:rsidR="00A67B33">
        <w:t>)</w:t>
      </w:r>
      <w:r>
        <w:t>.</w:t>
      </w:r>
    </w:p>
    <w:p w14:paraId="4BECA5B1" w14:textId="77777777" w:rsidR="00632C6D" w:rsidRDefault="00632C6D" w:rsidP="004A11C5"/>
    <w:p w14:paraId="6E7B6975" w14:textId="7B81FC6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D04D24">
        <w:t>3.1.1.15.1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154" w:name="_Ref395213247"/>
      <w:bookmarkStart w:id="155" w:name="_Toc456813607"/>
      <w:bookmarkStart w:id="156" w:name="_Ref395213166"/>
      <w:r>
        <w:t>Populate the ASCC table</w:t>
      </w:r>
      <w:bookmarkEnd w:id="154"/>
      <w:bookmarkEnd w:id="155"/>
      <w:r>
        <w:t xml:space="preserve"> </w:t>
      </w:r>
      <w:bookmarkEnd w:id="156"/>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157"/>
      <w:r w:rsidR="00B74179" w:rsidRPr="00B74179">
        <w:rPr>
          <w:rStyle w:val="CodeChar"/>
        </w:rPr>
        <w:t xml:space="preserve"> = Get from ./@id</w:t>
      </w:r>
      <w:r w:rsidR="00B74179">
        <w:t>.</w:t>
      </w:r>
      <w:commentRangeEnd w:id="157"/>
      <w:r w:rsidR="00B74179">
        <w:rPr>
          <w:rStyle w:val="CommentReference"/>
        </w:rPr>
        <w:commentReference w:id="157"/>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w:t>
      </w:r>
      <w:r w:rsidR="00B97C94">
        <w:lastRenderedPageBreak/>
        <w:t xml:space="preserve">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158" w:name="_Ref395213226"/>
      <w:bookmarkStart w:id="159" w:name="_Toc456813608"/>
      <w:bookmarkStart w:id="160" w:name="_Ref395279750"/>
      <w:bookmarkStart w:id="161" w:name="_Toc456813609"/>
      <w:r>
        <w:t>Populate the BCC table</w:t>
      </w:r>
      <w:bookmarkEnd w:id="158"/>
      <w:bookmarkEnd w:id="159"/>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460078CA"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t>3.1.1.15.6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lastRenderedPageBreak/>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162" w:name="_Ref460227549"/>
      <w:r>
        <w:t>Populate the BCCP table for xsd:attribute</w:t>
      </w:r>
      <w:bookmarkEnd w:id="160"/>
      <w:bookmarkEnd w:id="161"/>
      <w:bookmarkEnd w:id="162"/>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163"/>
      <w:r w:rsidR="00791521">
        <w:t>Generate a new GUID</w:t>
      </w:r>
      <w:commentRangeEnd w:id="163"/>
      <w:r w:rsidR="00791521">
        <w:rPr>
          <w:rStyle w:val="CommentReference"/>
        </w:rPr>
        <w:commentReference w:id="163"/>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0592305E" w:rsidR="00461DD3" w:rsidRDefault="00461DD3" w:rsidP="00182E51">
      <w:r w:rsidRPr="002F5A6B">
        <w:rPr>
          <w:rStyle w:val="CodeChar"/>
        </w:rPr>
        <w:t>module</w:t>
      </w:r>
      <w:r>
        <w:t xml:space="preserve"> = </w:t>
      </w:r>
      <w:del w:id="164" w:author="Kulvatunyou, Boonserm (Fed)" w:date="2016-08-29T16:19:00Z">
        <w:r w:rsidRPr="001D04FD" w:rsidDel="0060411D">
          <w:delText xml:space="preserve">Name of the </w:delText>
        </w:r>
        <w:r w:rsidDel="0060411D">
          <w:delText xml:space="preserve">directory path from the </w:delText>
        </w:r>
        <w:r w:rsidRPr="002F5A6B" w:rsidDel="0060411D">
          <w:rPr>
            <w:rStyle w:val="CodeChar"/>
          </w:rPr>
          <w:delText>Model</w:delText>
        </w:r>
        <w:r w:rsidDel="0060411D">
          <w:delText xml:space="preserve"> folder</w:delText>
        </w:r>
        <w:r w:rsidRPr="001D04FD" w:rsidDel="0060411D">
          <w:delText xml:space="preserve"> where the </w:delText>
        </w:r>
        <w:r w:rsidDel="0060411D">
          <w:delText>definition</w:delText>
        </w:r>
        <w:r w:rsidRPr="001D04FD" w:rsidDel="0060411D">
          <w:delText xml:space="preserve"> reside</w:delText>
        </w:r>
        <w:r w:rsidDel="0060411D">
          <w:delText>s</w:delText>
        </w:r>
        <w:r w:rsidRPr="001D04FD" w:rsidDel="0060411D">
          <w:delText xml:space="preserve"> without the file extension, e.g., </w:delText>
        </w:r>
        <w:r w:rsidRPr="002F5A6B" w:rsidDel="0060411D">
          <w:rPr>
            <w:rStyle w:val="CodeChar"/>
          </w:rPr>
          <w:delText>Model/</w:delText>
        </w:r>
        <w:r w:rsidDel="0060411D">
          <w:rPr>
            <w:rStyle w:val="CodeChar"/>
          </w:rPr>
          <w:delText>Platform/2_1/Common/Components/Fields</w:delText>
        </w:r>
        <w:r w:rsidDel="0060411D">
          <w:delText xml:space="preserve"> for an BCCP from the </w:delText>
        </w:r>
        <w:r w:rsidDel="0060411D">
          <w:rPr>
            <w:rStyle w:val="CodeChar"/>
          </w:rPr>
          <w:delText>Fields</w:delText>
        </w:r>
        <w:r w:rsidRPr="001D04FD" w:rsidDel="0060411D">
          <w:rPr>
            <w:rStyle w:val="CodeChar"/>
          </w:rPr>
          <w:delText>.xsd</w:delText>
        </w:r>
        <w:r w:rsidDel="0060411D">
          <w:delText>.</w:delText>
        </w:r>
      </w:del>
      <w:ins w:id="165" w:author="Kulvatunyou, Boonserm (Fed)" w:date="2016-08-29T16:19:00Z">
        <w:r w:rsidR="0060411D">
          <w:t>NULL</w:t>
        </w:r>
      </w:ins>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166" w:name="_Toc456813610"/>
      <w:r>
        <w:t>Import other ACCs, ASCCPs, BCCPs, BCCs, and ASCCs unused by BODs</w:t>
      </w:r>
      <w:bookmarkEnd w:id="166"/>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167" w:name="_Toc456813611"/>
      <w:r>
        <w:t>Import other libraries</w:t>
      </w:r>
      <w:bookmarkEnd w:id="167"/>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168" w:name="_Toc456813612"/>
      <w:r>
        <w:t>Verify the OAGIS 10</w:t>
      </w:r>
      <w:r w:rsidR="000A2BB4">
        <w:t>.1</w:t>
      </w:r>
      <w:r>
        <w:t xml:space="preserve"> Model import</w:t>
      </w:r>
      <w:bookmarkEnd w:id="168"/>
    </w:p>
    <w:p w14:paraId="59CAC8BD" w14:textId="77777777" w:rsidR="00150F71" w:rsidRDefault="00150F71" w:rsidP="00150F71">
      <w:pPr>
        <w:pStyle w:val="Heading4"/>
      </w:pPr>
      <w:bookmarkStart w:id="169" w:name="_Toc456813613"/>
      <w:r>
        <w:t>Checksum verification</w:t>
      </w:r>
      <w:bookmarkEnd w:id="169"/>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170" w:name="_Toc456813614"/>
      <w:r>
        <w:t>Content verification</w:t>
      </w:r>
      <w:bookmarkEnd w:id="170"/>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171" w:name="_Toc456813615"/>
      <w:r>
        <w:t>Challenges</w:t>
      </w:r>
      <w:bookmarkEnd w:id="171"/>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172" w:name="_Toc456813616"/>
      <w:r w:rsidR="00240186">
        <w:t>Methods to address the challenges</w:t>
      </w:r>
      <w:bookmarkEnd w:id="172"/>
    </w:p>
    <w:p w14:paraId="433C95C4" w14:textId="064A551A" w:rsidR="0016491E" w:rsidRDefault="0016491E" w:rsidP="0016491E"/>
    <w:p w14:paraId="6CAF7233" w14:textId="2D90A411" w:rsidR="0016491E" w:rsidRDefault="0016491E" w:rsidP="0016491E">
      <w:pPr>
        <w:pStyle w:val="Heading4"/>
      </w:pPr>
      <w:bookmarkStart w:id="173" w:name="_Toc456813617"/>
      <w:r>
        <w:t>Verifying the OAGIS Model Export</w:t>
      </w:r>
      <w:bookmarkEnd w:id="173"/>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174" w:name="_Ref409507777"/>
      <w:bookmarkStart w:id="175" w:name="_Ref409509840"/>
      <w:bookmarkStart w:id="176" w:name="_Ref409510232"/>
      <w:bookmarkStart w:id="177" w:name="_Ref409513278"/>
      <w:bookmarkStart w:id="178" w:name="_Ref409513535"/>
      <w:bookmarkStart w:id="179" w:name="_Ref409513583"/>
      <w:bookmarkStart w:id="180" w:name="_Ref410034266"/>
      <w:bookmarkStart w:id="181" w:name="_Ref410043334"/>
      <w:bookmarkStart w:id="182" w:name="_Ref410044174"/>
      <w:bookmarkStart w:id="183" w:name="_Ref410105192"/>
      <w:bookmarkStart w:id="184" w:name="_Ref410105428"/>
      <w:bookmarkStart w:id="185" w:name="_Ref410111412"/>
      <w:bookmarkStart w:id="186" w:name="_Toc456813618"/>
      <w:r>
        <w:t>Application Home Screen</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187" w:name="_Ref404612009"/>
      <w:bookmarkStart w:id="188" w:name="_Toc456813619"/>
      <w:r>
        <w:t>BIEs Management</w:t>
      </w:r>
      <w:bookmarkEnd w:id="187"/>
      <w:bookmarkEnd w:id="188"/>
    </w:p>
    <w:p w14:paraId="1A16FEEE" w14:textId="77777777" w:rsidR="00FB19E4" w:rsidRDefault="00FB19E4" w:rsidP="00FB19E4">
      <w:pPr>
        <w:pStyle w:val="Heading3"/>
      </w:pPr>
      <w:bookmarkStart w:id="189" w:name="_Toc456813620"/>
      <w:r>
        <w:t>Create a top-level ABIE (a standalone BOD)</w:t>
      </w:r>
      <w:bookmarkEnd w:id="189"/>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41133F" w:rsidRDefault="0041133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41133F" w:rsidRDefault="0041133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41133F" w:rsidRDefault="0041133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41133F" w:rsidRDefault="0041133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41133F" w:rsidRDefault="0041133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41133F" w:rsidRDefault="0041133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41133F" w:rsidRDefault="0041133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41133F" w:rsidRDefault="0041133F"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41133F" w:rsidRDefault="0041133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41133F" w:rsidRDefault="0041133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41133F" w:rsidRDefault="0041133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41133F" w:rsidRDefault="0041133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41133F" w:rsidRDefault="0041133F"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41133F" w:rsidRDefault="0041133F"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41133F" w:rsidRDefault="0041133F"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41133F" w:rsidRDefault="0041133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41133F" w:rsidRDefault="0041133F"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41133F" w:rsidRDefault="0041133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190" w:name="_Toc456813621"/>
      <w:r>
        <w:t xml:space="preserve">Select a top-level </w:t>
      </w:r>
      <w:r w:rsidR="000D692F">
        <w:t>concept</w:t>
      </w:r>
      <w:bookmarkEnd w:id="190"/>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191" w:name="_Toc456813622"/>
      <w:r>
        <w:t>Select a business context</w:t>
      </w:r>
      <w:bookmarkEnd w:id="191"/>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192" w:name="_Toc456813623"/>
      <w:r>
        <w:t>Create uncommitted BIE records/objects</w:t>
      </w:r>
      <w:bookmarkEnd w:id="192"/>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41133F" w:rsidRDefault="0041133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41133F" w:rsidRDefault="0041133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41133F" w:rsidRDefault="0041133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41133F" w:rsidRDefault="0041133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41133F" w:rsidRDefault="0041133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41133F" w:rsidRDefault="0041133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41133F" w:rsidRDefault="0041133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41133F" w:rsidRDefault="0041133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193"/>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93"/>
      <w:r w:rsidR="00D362D0">
        <w:rPr>
          <w:rStyle w:val="CommentReference"/>
          <w:iCs w:val="0"/>
        </w:rPr>
        <w:commentReference w:id="193"/>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pt;height:14.5pt" o:ole="">
            <v:imagedata r:id="rId21" o:title=""/>
          </v:shape>
          <o:OLEObject Type="Embed" ProgID="Equation.3" ShapeID="_x0000_i1025" DrawAspect="Content" ObjectID="_1539177910"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pt;height:14.5pt" o:ole="">
            <v:imagedata r:id="rId21" o:title=""/>
          </v:shape>
          <o:OLEObject Type="Embed" ProgID="Equation.3" ShapeID="_x0000_i1026" DrawAspect="Content" ObjectID="_1539177911"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41133F" w:rsidRDefault="0041133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41133F" w:rsidRDefault="0041133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41133F" w:rsidRDefault="0041133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41133F" w:rsidRDefault="0041133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41133F" w:rsidRDefault="0041133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41133F" w:rsidRDefault="0041133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41133F" w:rsidRDefault="0041133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41133F" w:rsidRDefault="0041133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41133F" w:rsidRDefault="0041133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41133F" w:rsidRDefault="0041133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41133F" w:rsidRPr="00B063E4" w:rsidRDefault="0041133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41133F" w:rsidRDefault="0041133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41133F" w:rsidRDefault="0041133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41133F" w:rsidRDefault="0041133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41133F" w:rsidRDefault="0041133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pt;height:29pt" o:ole="">
                                    <v:imagedata r:id="rId24" o:title=""/>
                                  </v:shape>
                                  <o:OLEObject Type="Embed" ProgID="Equation.3" ShapeID="_x0000_i1028" DrawAspect="Content" ObjectID="_1539177920"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41133F" w:rsidRDefault="0041133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41133F" w:rsidRDefault="0041133F" w:rsidP="002A7896">
                                <w:pPr>
                                  <w:pStyle w:val="Code"/>
                                  <w:spacing w:line="168" w:lineRule="auto"/>
                                  <w:jc w:val="center"/>
                                </w:pPr>
                                <w:r>
                                  <w:t>assoc[i] is a BCC?</w:t>
                                </w:r>
                              </w:p>
                              <w:p w14:paraId="0F9CBA03" w14:textId="77777777" w:rsidR="0041133F" w:rsidRDefault="0041133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41133F" w:rsidRDefault="0041133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41133F" w:rsidRDefault="0041133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41133F" w:rsidRDefault="0041133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41133F" w:rsidRDefault="0041133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41133F" w:rsidRDefault="0041133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41133F" w:rsidRDefault="0041133F"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41133F" w:rsidRDefault="0041133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41133F" w:rsidRDefault="0041133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41133F" w:rsidRDefault="0041133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41133F" w:rsidRDefault="0041133F"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41133F" w:rsidRDefault="0041133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41133F" w:rsidRDefault="0041133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41133F" w:rsidRPr="00B063E4" w:rsidRDefault="0041133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41133F" w:rsidRDefault="0041133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41133F" w:rsidRDefault="0041133F"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41133F" w:rsidRDefault="0041133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41133F" w:rsidRDefault="0041133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41133F" w:rsidRDefault="0041133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41133F" w:rsidRDefault="0041133F"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41133F" w:rsidRDefault="0041133F"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41133F" w:rsidRDefault="0041133F"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pt;height:29pt" o:ole="">
                              <v:imagedata r:id="rId24" o:title=""/>
                            </v:shape>
                            <o:OLEObject Type="Embed" ProgID="Equation.3" ShapeID="_x0000_i1028" DrawAspect="Content" ObjectID="_1539177920"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41133F" w:rsidRDefault="0041133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41133F" w:rsidRDefault="0041133F" w:rsidP="002A7896">
                          <w:pPr>
                            <w:pStyle w:val="Code"/>
                            <w:spacing w:line="168" w:lineRule="auto"/>
                            <w:jc w:val="center"/>
                          </w:pPr>
                          <w:r>
                            <w:t>assoc[i] is a BCC?</w:t>
                          </w:r>
                        </w:p>
                        <w:p w14:paraId="0F9CBA03" w14:textId="77777777" w:rsidR="0041133F" w:rsidRDefault="0041133F"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41133F" w:rsidRDefault="0041133F"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41133F" w:rsidRDefault="0041133F"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194"/>
      <w:r>
        <w:t xml:space="preserve">An ABIE object </w:t>
      </w:r>
      <w:commentRangeEnd w:id="194"/>
      <w:r>
        <w:rPr>
          <w:rStyle w:val="CommentReference"/>
        </w:rPr>
        <w:commentReference w:id="194"/>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19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95"/>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63F2D94"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del w:id="196" w:author="Kulvatunyou, Boonserm (Fed)" w:date="2016-08-01T17:29:00Z">
        <w:r w:rsidR="001436F2" w:rsidRPr="00096952" w:rsidDel="0084554C">
          <w:delText xml:space="preserve">Also if </w:delText>
        </w:r>
        <w:r w:rsidR="002C0A40" w:rsidRPr="00096952" w:rsidDel="0084554C">
          <w:delText xml:space="preserve">the next </w:delText>
        </w:r>
        <w:r w:rsidR="002B3165" w:rsidDel="0084554C">
          <w:rPr>
            <w:rStyle w:val="CodeChar"/>
          </w:rPr>
          <w:delText>code_list_id</w:delText>
        </w:r>
        <w:r w:rsidR="001436F2" w:rsidRPr="00096952" w:rsidDel="0084554C">
          <w:delText xml:space="preserve"> column</w:delText>
        </w:r>
        <w:r w:rsidR="00983E86" w:rsidRPr="00096952" w:rsidDel="0084554C">
          <w:delText xml:space="preserve"> is</w:delText>
        </w:r>
        <w:r w:rsidR="002C0A40" w:rsidRPr="00096952" w:rsidDel="0084554C">
          <w:delText xml:space="preserve"> not</w:delText>
        </w:r>
        <w:r w:rsidR="001436F2" w:rsidRPr="00096952" w:rsidDel="0084554C">
          <w:delText xml:space="preserve"> </w:delText>
        </w:r>
        <w:r w:rsidR="001436F2" w:rsidRPr="00096952" w:rsidDel="0084554C">
          <w:rPr>
            <w:rStyle w:val="CodeChar"/>
          </w:rPr>
          <w:delText>null</w:delText>
        </w:r>
        <w:r w:rsidR="001436F2" w:rsidRPr="00096952" w:rsidDel="0084554C">
          <w:delText>, the user cannot override anything, i.e., it should not be editable because it means that the field is restricted to a code list in the next column and the user cannot relax that.</w:delText>
        </w:r>
      </w:del>
    </w:p>
    <w:p w14:paraId="63962CA8" w14:textId="6E271AC1" w:rsidR="00FB19E4" w:rsidRDefault="002B3165" w:rsidP="00FB19E4">
      <w:r>
        <w:rPr>
          <w:rStyle w:val="CodeChar"/>
        </w:rPr>
        <w:t>code_list_id</w:t>
      </w:r>
      <w:r w:rsidR="00FB19E4" w:rsidRPr="00096952">
        <w:t xml:space="preserve"> = </w:t>
      </w:r>
      <w:del w:id="197" w:author="Kulvatunyou, Boonserm (Fed)" w:date="2016-08-01T17:21:00Z">
        <w:r w:rsidR="004F35D7" w:rsidRPr="00096952" w:rsidDel="00BA01DB">
          <w:delText xml:space="preserve">Inherit through the chain </w:delText>
        </w:r>
        <w:r w:rsidR="004F35D7" w:rsidRPr="00096952" w:rsidDel="00BA01DB">
          <w:rPr>
            <w:rStyle w:val="CodeChar"/>
          </w:rPr>
          <w:delText xml:space="preserve">gBCC -&gt; </w:delText>
        </w:r>
        <w:r w:rsidR="000F4A6F" w:rsidDel="00BA01DB">
          <w:rPr>
            <w:rStyle w:val="CodeChar"/>
          </w:rPr>
          <w:delText>bccp</w:delText>
        </w:r>
        <w:r w:rsidR="004F35D7" w:rsidRPr="00096952" w:rsidDel="00BA01DB">
          <w:rPr>
            <w:rStyle w:val="CodeChar"/>
          </w:rPr>
          <w:delText xml:space="preserve"> -&gt; </w:delText>
        </w:r>
        <w:r w:rsidR="002B066A" w:rsidDel="00BA01DB">
          <w:rPr>
            <w:rStyle w:val="CodeChar"/>
          </w:rPr>
          <w:delText>dt</w:delText>
        </w:r>
        <w:r w:rsidR="004F35D7" w:rsidRPr="00096952" w:rsidDel="00BA01DB">
          <w:rPr>
            <w:rStyle w:val="CodeChar"/>
          </w:rPr>
          <w:delText xml:space="preserve"> -&gt; </w:delText>
        </w:r>
        <w:r w:rsidR="00072832" w:rsidDel="00BA01DB">
          <w:rPr>
            <w:rStyle w:val="CodeChar"/>
          </w:rPr>
          <w:delText>bdt_pri_restri</w:delText>
        </w:r>
        <w:r w:rsidR="004F35D7" w:rsidRPr="00096952" w:rsidDel="00BA01DB">
          <w:rPr>
            <w:rStyle w:val="CodeChar"/>
          </w:rPr>
          <w:delText>.</w:delText>
        </w:r>
        <w:r w:rsidDel="00BA01DB">
          <w:rPr>
            <w:rStyle w:val="CodeChar"/>
          </w:rPr>
          <w:delText>code_list_id</w:delText>
        </w:r>
        <w:r w:rsidR="004F35D7" w:rsidRPr="00096952" w:rsidDel="00BA01DB">
          <w:delText xml:space="preserve"> if there is an associated row where the </w:delText>
        </w:r>
        <w:r w:rsidDel="00BA01DB">
          <w:rPr>
            <w:rStyle w:val="CodeChar"/>
          </w:rPr>
          <w:delText>code_list_id</w:delText>
        </w:r>
        <w:r w:rsidR="004F35D7" w:rsidRPr="00096952" w:rsidDel="00BA01DB">
          <w:delText xml:space="preserve"> is not </w:delText>
        </w:r>
        <w:r w:rsidR="00FB19E4" w:rsidRPr="00096952" w:rsidDel="00BA01DB">
          <w:rPr>
            <w:rStyle w:val="CodeChar"/>
          </w:rPr>
          <w:delText>null</w:delText>
        </w:r>
        <w:r w:rsidR="001436F2" w:rsidRPr="00096952" w:rsidDel="00BA01DB">
          <w:rPr>
            <w:rStyle w:val="CodeChar"/>
          </w:rPr>
          <w:delText xml:space="preserve"> </w:delText>
        </w:r>
        <w:r w:rsidR="001436F2" w:rsidRPr="00096952" w:rsidDel="00BA01DB">
          <w:delText xml:space="preserve">(otherwise this column will be </w:delText>
        </w:r>
        <w:r w:rsidR="001436F2" w:rsidRPr="00096952" w:rsidDel="00BA01DB">
          <w:rPr>
            <w:rStyle w:val="CodeChar"/>
          </w:rPr>
          <w:delText>null</w:delText>
        </w:r>
        <w:r w:rsidR="001436F2" w:rsidRPr="00096952" w:rsidDel="00BA01DB">
          <w:delText xml:space="preserve"> initially)</w:delText>
        </w:r>
      </w:del>
      <w:ins w:id="198" w:author="Kulvatunyou, Boonserm (Fed)" w:date="2016-08-01T17:21:00Z">
        <w:r w:rsidR="00BA01DB">
          <w:t>Null</w:t>
        </w:r>
      </w:ins>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ins w:id="199" w:author="Kulvatunyou, Boonserm (Fed)" w:date="2016-08-01T17:24:00Z">
        <w:r w:rsidR="0084554C">
          <w:t>. At this point, ‘compatible’ is defined as follows. If the</w:t>
        </w:r>
      </w:ins>
      <w:ins w:id="200" w:author="Kulvatunyou, Boonserm (Fed)" w:date="2016-08-01T17:25:00Z">
        <w:r w:rsidR="0084554C">
          <w:t xml:space="preserve"> default</w:t>
        </w:r>
      </w:ins>
      <w:ins w:id="201" w:author="Kulvatunyou, Boonserm (Fed)" w:date="2016-08-01T17:24:00Z">
        <w:r w:rsidR="0084554C">
          <w:t xml:space="preserve"> </w:t>
        </w:r>
        <w:r w:rsidR="0084554C" w:rsidRPr="0084554C">
          <w:rPr>
            <w:rStyle w:val="CodeChar"/>
          </w:rPr>
          <w:t>bdt_pri_res</w:t>
        </w:r>
      </w:ins>
      <w:ins w:id="202" w:author="Kulvatunyou, Boonserm (Fed)" w:date="2016-08-01T17:25:00Z">
        <w:r w:rsidR="0084554C" w:rsidRPr="0084554C">
          <w:rPr>
            <w:rStyle w:val="CodeChar"/>
          </w:rPr>
          <w:t>tri_id</w:t>
        </w:r>
        <w:r w:rsidR="0084554C">
          <w:t xml:space="preserve"> is a built-in type, any code list is allowed (it is going </w:t>
        </w:r>
      </w:ins>
      <w:ins w:id="203" w:author="Kulvatunyou, Boonserm (Fed)" w:date="2016-08-02T09:34:00Z">
        <w:r w:rsidR="00856DAD">
          <w:t xml:space="preserve">be </w:t>
        </w:r>
      </w:ins>
      <w:ins w:id="204" w:author="Kulvatunyou, Boonserm (Fed)" w:date="2016-08-01T17:25:00Z">
        <w:r w:rsidR="0084554C">
          <w:t>too hard to know which code list</w:t>
        </w:r>
      </w:ins>
      <w:ins w:id="205" w:author="Kulvatunyou, Boonserm (Fed)" w:date="2016-08-01T17:26:00Z">
        <w:r w:rsidR="0084554C">
          <w:t xml:space="preserve"> has values</w:t>
        </w:r>
      </w:ins>
      <w:ins w:id="206" w:author="Kulvatunyou, Boonserm (Fed)" w:date="2016-08-01T17:25:00Z">
        <w:r w:rsidR="0084554C">
          <w:t xml:space="preserve"> compatible</w:t>
        </w:r>
      </w:ins>
      <w:ins w:id="207" w:author="Kulvatunyou, Boonserm (Fed)" w:date="2016-08-01T17:26:00Z">
        <w:r w:rsidR="0084554C">
          <w:t xml:space="preserve"> with the built-in type). But if the default </w:t>
        </w:r>
        <w:r w:rsidR="0084554C" w:rsidRPr="0084554C">
          <w:rPr>
            <w:rStyle w:val="CodeChar"/>
          </w:rPr>
          <w:t>bdt_pri_restri_id</w:t>
        </w:r>
        <w:r w:rsidR="0084554C">
          <w:t xml:space="preserve"> points to a code list, only </w:t>
        </w:r>
      </w:ins>
      <w:del w:id="208" w:author="Kulvatunyou, Boonserm (Fed)" w:date="2016-08-01T17:27:00Z">
        <w:r w:rsidR="004F35D7" w:rsidRPr="00096952" w:rsidDel="0084554C">
          <w:delText xml:space="preserve"> or </w:delText>
        </w:r>
      </w:del>
      <w:r w:rsidR="004F35D7" w:rsidRPr="00096952">
        <w:t xml:space="preserve">a code list derived from </w:t>
      </w:r>
      <w:del w:id="209" w:author="Kulvatunyou, Boonserm (Fed)" w:date="2016-08-01T17:27:00Z">
        <w:r w:rsidR="004F35D7" w:rsidRPr="00096952" w:rsidDel="0084554C">
          <w:delText>the</w:delText>
        </w:r>
      </w:del>
      <w:ins w:id="210" w:author="Kulvatunyou, Boonserm (Fed)" w:date="2016-08-01T17:27:00Z">
        <w:r w:rsidR="0084554C">
          <w:t>that</w:t>
        </w:r>
      </w:ins>
      <w:r w:rsidR="004F35D7" w:rsidRPr="00096952">
        <w:t xml:space="preserve"> code list </w:t>
      </w:r>
      <w:del w:id="211" w:author="Kulvatunyou, Boonserm (Fed)" w:date="2016-08-01T17:27:00Z">
        <w:r w:rsidR="004F35D7" w:rsidRPr="00096952" w:rsidDel="0084554C">
          <w:delText xml:space="preserve">associated with this </w:delText>
        </w:r>
        <w:r w:rsidDel="0084554C">
          <w:rPr>
            <w:rStyle w:val="CodeChar"/>
          </w:rPr>
          <w:delText>code_list_id</w:delText>
        </w:r>
      </w:del>
      <w:ins w:id="212" w:author="Kulvatunyou, Boonserm (Fed)" w:date="2016-08-01T17:27:00Z">
        <w:r w:rsidR="0084554C">
          <w:t>is allowed</w:t>
        </w:r>
      </w:ins>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lastRenderedPageBreak/>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213"/>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213"/>
      <w:r w:rsidR="00661E94">
        <w:rPr>
          <w:rStyle w:val="CommentReference"/>
        </w:rPr>
        <w:commentReference w:id="213"/>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1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14"/>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lastRenderedPageBreak/>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15" w:name="_Ref408466639"/>
      <w:bookmarkStart w:id="216" w:name="_Toc456813624"/>
      <w:bookmarkStart w:id="217" w:name="_Ref408391500"/>
      <w:r>
        <w:t>Edit a top-level ABIE</w:t>
      </w:r>
      <w:bookmarkEnd w:id="215"/>
      <w:bookmarkEnd w:id="216"/>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218" w:name="_Ref408466451"/>
      <w:bookmarkStart w:id="219" w:name="_Toc456813625"/>
      <w:r>
        <w:t>Show</w:t>
      </w:r>
      <w:r w:rsidR="00056C42">
        <w:t xml:space="preserve"> top-level ABIE</w:t>
      </w:r>
      <w:bookmarkEnd w:id="217"/>
      <w:bookmarkEnd w:id="218"/>
      <w:bookmarkEnd w:id="219"/>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220"/>
      <w:r w:rsidR="009D6A07">
        <w:t>All names shown on the UI shall be in the space separated form same as other kinds of components.</w:t>
      </w:r>
      <w:commentRangeEnd w:id="220"/>
      <w:r w:rsidR="009D6A07">
        <w:rPr>
          <w:rStyle w:val="CommentReference"/>
        </w:rPr>
        <w:commentReference w:id="220"/>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221"/>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221"/>
      <w:r w:rsidR="003F4067">
        <w:rPr>
          <w:rStyle w:val="CommentReference"/>
        </w:rPr>
        <w:commentReference w:id="221"/>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46D30A7D" w:rsidR="00B761C8" w:rsidRPr="006168AF" w:rsidRDefault="00B761C8" w:rsidP="00653BF8">
      <w:pPr>
        <w:rPr>
          <w:highlight w:val="yellow"/>
        </w:rPr>
      </w:pPr>
      <w:r w:rsidRPr="006168AF">
        <w:rPr>
          <w:highlight w:val="yellow"/>
        </w:rPr>
        <w:t xml:space="preserve">The “Business Data Type” column should show the </w:t>
      </w:r>
      <w:del w:id="222" w:author="Kulvatunyou, Boonserm (Fed)" w:date="2016-10-24T12:06:00Z">
        <w:r w:rsidRPr="006168AF" w:rsidDel="00E36B21">
          <w:rPr>
            <w:highlight w:val="yellow"/>
          </w:rPr>
          <w:delText xml:space="preserve">name of the </w:delText>
        </w:r>
      </w:del>
      <w:r w:rsidRPr="006168AF">
        <w:rPr>
          <w:highlight w:val="yellow"/>
        </w:rPr>
        <w:t xml:space="preserve">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5EB8C15B" w:rsidR="00F7226A" w:rsidRDefault="00B761C8" w:rsidP="00653BF8">
      <w:r w:rsidRPr="006168AF">
        <w:rPr>
          <w:highlight w:val="yellow"/>
        </w:rPr>
        <w:t xml:space="preserve">When </w:t>
      </w:r>
      <w:del w:id="223" w:author="Kulvatunyou, Boonserm (Fed)" w:date="2016-10-24T17:13:00Z">
        <w:r w:rsidRPr="006168AF" w:rsidDel="00D84AF1">
          <w:rPr>
            <w:highlight w:val="yellow"/>
          </w:rPr>
          <w:delText xml:space="preserve">both </w:delText>
        </w:r>
      </w:del>
      <w:r w:rsidRPr="006168AF">
        <w:rPr>
          <w:highlight w:val="yellow"/>
        </w:rPr>
        <w:t xml:space="preserve">the </w:t>
      </w:r>
      <w:r w:rsidRPr="006168AF">
        <w:rPr>
          <w:rStyle w:val="CodeChar"/>
          <w:highlight w:val="yellow"/>
        </w:rPr>
        <w:t>BBIE.</w:t>
      </w:r>
      <w:r w:rsidR="00D84AF1">
        <w:rPr>
          <w:rStyle w:val="CodeChar"/>
          <w:highlight w:val="yellow"/>
        </w:rPr>
        <w:t>BDT_PRI_RESTRI_ID</w:t>
      </w:r>
      <w:ins w:id="224" w:author="Kulvatunyou, Boonserm (Fed)" w:date="2016-10-24T17:13:00Z">
        <w:r w:rsidR="00D84AF1">
          <w:rPr>
            <w:rStyle w:val="CodeChar"/>
            <w:highlight w:val="yellow"/>
          </w:rPr>
          <w:t>,</w:t>
        </w:r>
      </w:ins>
      <w:r w:rsidRPr="006168AF">
        <w:rPr>
          <w:highlight w:val="yellow"/>
        </w:rPr>
        <w:t xml:space="preserve"> </w:t>
      </w:r>
      <w:del w:id="225" w:author="Kulvatunyou, Boonserm (Fed)" w:date="2016-10-24T17:13:00Z">
        <w:r w:rsidRPr="006168AF" w:rsidDel="00D84AF1">
          <w:rPr>
            <w:highlight w:val="yellow"/>
          </w:rPr>
          <w:delText xml:space="preserve">and </w:delText>
        </w:r>
      </w:del>
      <w:r w:rsidRPr="006168AF">
        <w:rPr>
          <w:rStyle w:val="CodeChar"/>
          <w:highlight w:val="yellow"/>
        </w:rPr>
        <w:t>BBIE.</w:t>
      </w:r>
      <w:r w:rsidR="00D84AF1">
        <w:rPr>
          <w:rStyle w:val="CodeChar"/>
          <w:highlight w:val="yellow"/>
        </w:rPr>
        <w:t>CODE_LIST_ID</w:t>
      </w:r>
      <w:del w:id="226" w:author="Kulvatunyou, Boonserm (Fed)" w:date="2016-10-24T17:15:00Z">
        <w:r w:rsidR="002B3165" w:rsidRPr="006168AF" w:rsidDel="00D84AF1">
          <w:rPr>
            <w:rStyle w:val="CodeChar"/>
            <w:highlight w:val="yellow"/>
          </w:rPr>
          <w:delText>code_list_id</w:delText>
        </w:r>
      </w:del>
      <w:ins w:id="227" w:author="Kulvatunyou, Boonserm (Fed)" w:date="2016-10-24T17:14:00Z">
        <w:r w:rsidR="00D84AF1">
          <w:rPr>
            <w:rStyle w:val="CodeChar"/>
            <w:highlight w:val="yellow"/>
          </w:rPr>
          <w:t>,</w:t>
        </w:r>
      </w:ins>
      <w:ins w:id="228" w:author="Kulvatunyou, Boonserm (Fed)" w:date="2016-10-24T17:15:00Z">
        <w:r w:rsidR="00D84AF1">
          <w:rPr>
            <w:rStyle w:val="CodeChar"/>
            <w:highlight w:val="yellow"/>
          </w:rPr>
          <w:t xml:space="preserve"> and</w:t>
        </w:r>
      </w:ins>
      <w:ins w:id="229" w:author="Kulvatunyou, Boonserm (Fed)" w:date="2016-10-24T17:14:00Z">
        <w:r w:rsidR="00D84AF1">
          <w:rPr>
            <w:rStyle w:val="CodeChar"/>
            <w:highlight w:val="yellow"/>
          </w:rPr>
          <w:t xml:space="preserve"> BBIE.AGENCY_ID_LIST_ID</w:t>
        </w:r>
      </w:ins>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ins w:id="230" w:author="Kulvatunyou, Boonserm (Fed)" w:date="2016-10-24T17:17:00Z">
        <w:r w:rsidR="00D84AF1">
          <w:rPr>
            <w:highlight w:val="yellow"/>
          </w:rPr>
          <w:t>,</w:t>
        </w:r>
      </w:ins>
      <w:r w:rsidR="00BB1C2D" w:rsidRPr="006168AF">
        <w:rPr>
          <w:highlight w:val="yellow"/>
        </w:rPr>
        <w:t xml:space="preserve"> </w:t>
      </w:r>
      <w:del w:id="231" w:author="Kulvatunyou, Boonserm (Fed)" w:date="2016-10-24T17:17:00Z">
        <w:r w:rsidR="00BB1C2D" w:rsidRPr="006168AF" w:rsidDel="00D84AF1">
          <w:rPr>
            <w:highlight w:val="yellow"/>
          </w:rPr>
          <w:delText xml:space="preserve">or </w:delText>
        </w:r>
      </w:del>
      <w:ins w:id="232" w:author="Kulvatunyou, Boonserm (Fed)" w:date="2016-10-24T17:17:00Z">
        <w:r w:rsidR="00D84AF1" w:rsidRPr="006168AF">
          <w:rPr>
            <w:highlight w:val="yellow"/>
          </w:rPr>
          <w:t xml:space="preserve"> </w:t>
        </w:r>
      </w:ins>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ins w:id="233" w:author="Kulvatunyou, Boonserm (Fed)" w:date="2016-10-24T17:17:00Z">
        <w:r w:rsidR="00D84AF1">
          <w:rPr>
            <w:highlight w:val="yellow"/>
          </w:rPr>
          <w:t>, or name of agency ID list</w:t>
        </w:r>
      </w:ins>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 xml:space="preserve">CODE_LIST_ID, </w:t>
      </w:r>
      <w:ins w:id="234" w:author="Kulvatunyou, Boonserm (Fed)" w:date="2016-10-24T17:16:00Z">
        <w:r w:rsidR="00D84AF1">
          <w:rPr>
            <w:rStyle w:val="CodeChar"/>
            <w:highlight w:val="yellow"/>
          </w:rPr>
          <w:t>and BBIE.AGENCY_ID_LIST_ID</w:t>
        </w:r>
        <w:r w:rsidR="00D84AF1" w:rsidRPr="006168AF" w:rsidDel="00D84AF1">
          <w:rPr>
            <w:rStyle w:val="CodeChar"/>
            <w:highlight w:val="yellow"/>
          </w:rPr>
          <w:t xml:space="preserve"> </w:t>
        </w:r>
      </w:ins>
      <w:del w:id="235" w:author="Kulvatunyou, Boonserm (Fed)" w:date="2016-10-24T17:16:00Z">
        <w:r w:rsidR="007207A0" w:rsidRPr="006168AF" w:rsidDel="00D84AF1">
          <w:rPr>
            <w:rStyle w:val="CodeChar"/>
            <w:highlight w:val="yellow"/>
          </w:rPr>
          <w:delText>BBIE.</w:delText>
        </w:r>
        <w:r w:rsidR="002B3165" w:rsidRPr="006168AF" w:rsidDel="00D84AF1">
          <w:rPr>
            <w:rStyle w:val="CodeChar"/>
            <w:highlight w:val="yellow"/>
          </w:rPr>
          <w:delText>code_list_id</w:delText>
        </w:r>
      </w:del>
      <w:r w:rsidR="007207A0" w:rsidRPr="006168AF">
        <w:rPr>
          <w:highlight w:val="yellow"/>
        </w:rPr>
        <w:t xml:space="preserve"> columns are null, the built-in type</w:t>
      </w:r>
      <w:r w:rsidR="00772652" w:rsidRPr="006168AF">
        <w:rPr>
          <w:highlight w:val="yellow"/>
        </w:rPr>
        <w:t>/code list</w:t>
      </w:r>
      <w:ins w:id="236" w:author="Kulvatunyou, Boonserm (Fed)" w:date="2016-10-24T17:18:00Z">
        <w:r w:rsidR="00D84AF1">
          <w:rPr>
            <w:highlight w:val="yellow"/>
          </w:rPr>
          <w:t>/agency ID list</w:t>
        </w:r>
      </w:ins>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1C4ED0D5"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ins w:id="237" w:author="Kulvatunyou, Boonserm (Fed)" w:date="2016-10-24T17:20:00Z">
        <w:r w:rsidR="00D84AF1">
          <w:t xml:space="preserve">or agency ID list </w:t>
        </w:r>
      </w:ins>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ins w:id="238" w:author="Kulvatunyou, Boonserm (Fed)" w:date="2016-10-24T17:20:00Z">
        <w:r w:rsidR="00D84AF1">
          <w:t xml:space="preserve">or the BBIE.AGENCY_ID_LIST_ID </w:t>
        </w:r>
      </w:ins>
      <w:r w:rsidR="00485B2F">
        <w:t xml:space="preserve">column will be used. </w:t>
      </w:r>
      <w:r w:rsidR="002224A4">
        <w:t>Any code list</w:t>
      </w:r>
      <w:ins w:id="239" w:author="Kulvatunyou, Boonserm (Fed)" w:date="2016-10-24T17:20:00Z">
        <w:r w:rsidR="00D84AF1">
          <w:t>/agency ID list</w:t>
        </w:r>
      </w:ins>
      <w:r w:rsidR="002224A4">
        <w:t xml:space="preserve"> which is based on the code list</w:t>
      </w:r>
      <w:ins w:id="240" w:author="Kulvatunyou, Boonserm (Fed)" w:date="2016-10-24T17:20:00Z">
        <w:r w:rsidR="00D84AF1">
          <w:t>/agency ID list</w:t>
        </w:r>
      </w:ins>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del w:id="241" w:author="Kulvatunyou, Boonserm (Fed)" w:date="2016-10-24T17:21:00Z">
        <w:r w:rsidR="002224A4" w:rsidDel="00D84AF1">
          <w:delText xml:space="preserve"> or</w:delText>
        </w:r>
      </w:del>
      <w:ins w:id="242" w:author="Kulvatunyou, Boonserm (Fed)" w:date="2016-10-24T17:21:00Z">
        <w:r w:rsidR="00D84AF1">
          <w:t>,</w:t>
        </w:r>
      </w:ins>
      <w:r w:rsidR="002224A4">
        <w:t xml:space="preserve"> </w:t>
      </w:r>
      <w:r w:rsidR="002224A4" w:rsidRPr="00663867">
        <w:rPr>
          <w:rStyle w:val="CodeChar"/>
        </w:rPr>
        <w:t>BBIE.</w:t>
      </w:r>
      <w:r w:rsidR="002B3165">
        <w:rPr>
          <w:rStyle w:val="CodeChar"/>
        </w:rPr>
        <w:t>code_list_id</w:t>
      </w:r>
      <w:ins w:id="243" w:author="Kulvatunyou, Boonserm (Fed)" w:date="2016-10-24T17:21:00Z">
        <w:r w:rsidR="00D84AF1">
          <w:rPr>
            <w:rStyle w:val="CodeChar"/>
          </w:rPr>
          <w:t>, and BBIE.AGNECY_ID_LIST_ID</w:t>
        </w:r>
      </w:ins>
      <w:r w:rsidR="002224A4">
        <w:t xml:space="preserve"> column may be made transparent to the user, i.e., a combo-box can contain a choice that take</w:t>
      </w:r>
      <w:r w:rsidR="009D7D21">
        <w:t>s</w:t>
      </w:r>
      <w:r w:rsidR="002224A4">
        <w:t xml:space="preserve"> the user to select a code list</w:t>
      </w:r>
      <w:ins w:id="244" w:author="Kulvatunyou, Boonserm (Fed)" w:date="2016-10-24T17:21:00Z">
        <w:r w:rsidR="00D84AF1">
          <w:t>/agency ID list</w:t>
        </w:r>
      </w:ins>
      <w:r w:rsidR="002224A4">
        <w:t xml:space="preserve"> not in the allowable list</w:t>
      </w:r>
      <w:ins w:id="245" w:author="Kulvatunyou, Boonserm (Fed)" w:date="2016-10-24T16:02:00Z">
        <w:r w:rsidR="00A5575C">
          <w:t xml:space="preserve"> of primitive</w:t>
        </w:r>
      </w:ins>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w:t>
      </w:r>
      <w:r w:rsidR="005A2F2F">
        <w:lastRenderedPageBreak/>
        <w:t xml:space="preserve">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246"/>
      <w:r w:rsidR="00647A7E">
        <w:t xml:space="preserve">Use optimistic concurrency control strategy for all these transactions. </w:t>
      </w:r>
      <w:r>
        <w:t xml:space="preserve"> </w:t>
      </w:r>
      <w:commentRangeEnd w:id="246"/>
      <w:r w:rsidR="005E48E2">
        <w:rPr>
          <w:rStyle w:val="CommentReference"/>
        </w:rPr>
        <w:commentReference w:id="246"/>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47" w:name="_Ref408391480"/>
      <w:bookmarkStart w:id="248" w:name="_Ref408391501"/>
      <w:bookmarkStart w:id="249" w:name="_Toc456813626"/>
      <w:r>
        <w:t>Save a top-level ABIE</w:t>
      </w:r>
      <w:bookmarkEnd w:id="247"/>
      <w:bookmarkEnd w:id="248"/>
      <w:bookmarkEnd w:id="249"/>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50" w:name="_Ref408391491"/>
      <w:bookmarkStart w:id="251" w:name="_Toc456813627"/>
      <w:r>
        <w:t>Discard a top-level ABIE</w:t>
      </w:r>
      <w:bookmarkEnd w:id="250"/>
      <w:bookmarkEnd w:id="251"/>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52" w:name="_Ref408391494"/>
      <w:bookmarkStart w:id="253" w:name="_Toc456813628"/>
      <w:r>
        <w:t>Publish a top-level ABIE</w:t>
      </w:r>
      <w:bookmarkEnd w:id="252"/>
      <w:bookmarkEnd w:id="253"/>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54" w:name="_Ref408466748"/>
      <w:bookmarkStart w:id="255" w:name="_Ref408484016"/>
      <w:bookmarkStart w:id="256" w:name="_Toc456813629"/>
      <w:r>
        <w:t>Top-level ABIE search</w:t>
      </w:r>
      <w:bookmarkEnd w:id="254"/>
      <w:r w:rsidR="00DD10B9">
        <w:t xml:space="preserve"> and select</w:t>
      </w:r>
      <w:bookmarkEnd w:id="255"/>
      <w:bookmarkEnd w:id="256"/>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57" w:name="_Ref408467681"/>
      <w:bookmarkStart w:id="258" w:name="_Toc456813630"/>
      <w:r>
        <w:t xml:space="preserve">Copy </w:t>
      </w:r>
      <w:r w:rsidR="009E3636">
        <w:t>a top-level ABIE</w:t>
      </w:r>
      <w:bookmarkEnd w:id="257"/>
      <w:bookmarkEnd w:id="258"/>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pPr>
        <w:rPr>
          <w:ins w:id="259" w:author="Kulvatunyou, Boonserm (Fed)" w:date="2016-10-28T12:17:00Z"/>
        </w:rPr>
      </w:pPr>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rPr>
          <w:ins w:id="260" w:author="Kulvatunyou, Boonserm (Fed)" w:date="2016-10-28T12:17:00Z"/>
        </w:rPr>
      </w:pPr>
      <w:ins w:id="261" w:author="Kulvatunyou, Boonserm (Fed)" w:date="2016-10-28T12:17:00Z">
        <w:r>
          <w:t xml:space="preserve">BIE </w:t>
        </w:r>
      </w:ins>
      <w:ins w:id="262" w:author="Kulvatunyou, Boonserm (Fed)" w:date="2016-10-28T12:31:00Z">
        <w:r w:rsidR="00DB7BDD">
          <w:t>user rights and s</w:t>
        </w:r>
      </w:ins>
      <w:ins w:id="263" w:author="Kulvatunyou, Boonserm (Fed)" w:date="2016-10-28T12:17:00Z">
        <w:r>
          <w:t>tate Management</w:t>
        </w:r>
      </w:ins>
    </w:p>
    <w:p w14:paraId="54F55176" w14:textId="2CC4C81B" w:rsidR="007C6096" w:rsidRDefault="007C6096" w:rsidP="007C6096">
      <w:pPr>
        <w:rPr>
          <w:ins w:id="264" w:author="Kulvatunyou, Boonserm (Fed)" w:date="2016-10-28T12:24:00Z"/>
        </w:rPr>
      </w:pPr>
      <w:ins w:id="265" w:author="Kulvatunyou, Boonserm (Fed)" w:date="2016-10-28T12:22:00Z">
        <w:r>
          <w:t xml:space="preserve">BIE has three state – Editing, Candidate, and Published. </w:t>
        </w:r>
      </w:ins>
      <w:ins w:id="266" w:author="Kulvatunyou, Boonserm (Fed)" w:date="2016-10-28T12:23:00Z">
        <w:r>
          <w:t xml:space="preserve">The BIE is first in the Editing state. In </w:t>
        </w:r>
      </w:ins>
      <w:ins w:id="267" w:author="Kulvatunyou, Boonserm (Fed)" w:date="2016-10-28T12:24:00Z">
        <w:r>
          <w:t>this</w:t>
        </w:r>
      </w:ins>
      <w:ins w:id="268" w:author="Kulvatunyou, Boonserm (Fed)" w:date="2016-10-28T12:23:00Z">
        <w:r>
          <w:t xml:space="preserve"> state, it can be viewed and made </w:t>
        </w:r>
      </w:ins>
      <w:ins w:id="269" w:author="Kulvatunyou, Boonserm (Fed)" w:date="2016-10-28T12:24:00Z">
        <w:r>
          <w:t>changes</w:t>
        </w:r>
      </w:ins>
      <w:ins w:id="270" w:author="Kulvatunyou, Boonserm (Fed)" w:date="2016-10-28T12:23:00Z">
        <w:r>
          <w:t xml:space="preserve"> </w:t>
        </w:r>
      </w:ins>
      <w:ins w:id="271" w:author="Kulvatunyou, Boonserm (Fed)" w:date="2016-10-28T12:24:00Z">
        <w:r>
          <w:t>only by the owner.</w:t>
        </w:r>
      </w:ins>
      <w:ins w:id="272" w:author="Kulvatunyou, Boonserm (Fed)" w:date="2016-10-28T12:31:00Z">
        <w:r w:rsidR="00DB7BDD">
          <w:t xml:space="preserve"> The owner can assign another user as an owner to transfer the editing right.</w:t>
        </w:r>
      </w:ins>
    </w:p>
    <w:p w14:paraId="321469EC" w14:textId="54304485" w:rsidR="007C6096" w:rsidRDefault="007C6096" w:rsidP="007C6096">
      <w:pPr>
        <w:rPr>
          <w:ins w:id="273" w:author="Kulvatunyou, Boonserm (Fed)" w:date="2016-10-28T12:24:00Z"/>
        </w:rPr>
      </w:pPr>
    </w:p>
    <w:p w14:paraId="6F0D94FE" w14:textId="0A2718E3" w:rsidR="00DB7BDD" w:rsidRDefault="007C6096" w:rsidP="007C6096">
      <w:pPr>
        <w:rPr>
          <w:ins w:id="274" w:author="Kulvatunyou, Boonserm (Fed)" w:date="2016-10-28T12:32:00Z"/>
        </w:rPr>
      </w:pPr>
      <w:ins w:id="275" w:author="Kulvatunyou, Boonserm (Fed)" w:date="2016-10-28T12:24:00Z">
        <w:r>
          <w:t xml:space="preserve">The owner can then change the state of the BIE </w:t>
        </w:r>
      </w:ins>
      <w:ins w:id="276" w:author="Kulvatunyou, Boonserm (Fed)" w:date="2016-10-28T12:30:00Z">
        <w:r w:rsidR="00DB7BDD">
          <w:t xml:space="preserve">in Editing state </w:t>
        </w:r>
      </w:ins>
      <w:ins w:id="277" w:author="Kulvatunyou, Boonserm (Fed)" w:date="2016-10-28T12:24:00Z">
        <w:r>
          <w:t xml:space="preserve">to the Candidate state. </w:t>
        </w:r>
      </w:ins>
      <w:ins w:id="278" w:author="Kulvatunyou, Boonserm (Fed)" w:date="2016-10-28T12:25:00Z">
        <w:r>
          <w:t>In this state, it can be viewed by other users. No user can make changes to the BIE at this state</w:t>
        </w:r>
      </w:ins>
      <w:ins w:id="279" w:author="Kulvatunyou, Boonserm (Fed)" w:date="2016-10-28T12:28:00Z">
        <w:r w:rsidR="00DB7BDD">
          <w:t xml:space="preserve">, state change by the owner. The owner can change </w:t>
        </w:r>
      </w:ins>
      <w:ins w:id="280" w:author="Kulvatunyou, Boonserm (Fed)" w:date="2016-10-28T12:29:00Z">
        <w:r w:rsidR="00DB7BDD">
          <w:lastRenderedPageBreak/>
          <w:t xml:space="preserve">state of </w:t>
        </w:r>
      </w:ins>
      <w:ins w:id="281" w:author="Kulvatunyou, Boonserm (Fed)" w:date="2016-10-28T12:26:00Z">
        <w:r>
          <w:t xml:space="preserve">the BIE back </w:t>
        </w:r>
      </w:ins>
      <w:ins w:id="282" w:author="Kulvatunyou, Boonserm (Fed)" w:date="2016-10-28T12:29:00Z">
        <w:r w:rsidR="00DB7BDD">
          <w:t xml:space="preserve">to </w:t>
        </w:r>
      </w:ins>
      <w:ins w:id="283" w:author="Kulvatunyou, Boonserm (Fed)" w:date="2016-10-28T12:26:00Z">
        <w:r>
          <w:t xml:space="preserve">the Editing state, in which it once again can be edited. </w:t>
        </w:r>
      </w:ins>
      <w:ins w:id="284" w:author="Kulvatunyou, Boonserm (Fed)" w:date="2016-10-28T12:27:00Z">
        <w:r w:rsidR="00DB7BDD">
          <w:t>Alternatively, the owner can change the state of the BIE to the Published state</w:t>
        </w:r>
      </w:ins>
      <w:ins w:id="285" w:author="Kulvatunyou, Boonserm (Fed)" w:date="2016-10-28T12:29:00Z">
        <w:r w:rsidR="00DB7BDD">
          <w:t>, in which case the BIE can no longer be changed</w:t>
        </w:r>
      </w:ins>
      <w:ins w:id="286" w:author="Kulvatunyou, Boonserm (Fed)" w:date="2016-10-28T12:27:00Z">
        <w:r w:rsidR="00DB7BDD">
          <w:t>.</w:t>
        </w:r>
      </w:ins>
      <w:ins w:id="287" w:author="Kulvatunyou, Boonserm (Fed)" w:date="2016-10-28T12:30:00Z">
        <w:r w:rsidR="00DB7BDD">
          <w:t xml:space="preserve"> Copy, however, can be made.</w:t>
        </w:r>
      </w:ins>
    </w:p>
    <w:p w14:paraId="18F26095" w14:textId="256FFCBD" w:rsidR="00DB7BDD" w:rsidRDefault="00DB7BDD" w:rsidP="007C6096">
      <w:pPr>
        <w:rPr>
          <w:ins w:id="288" w:author="Kulvatunyou, Boonserm (Fed)" w:date="2016-10-28T12:32:00Z"/>
        </w:rPr>
      </w:pPr>
    </w:p>
    <w:p w14:paraId="543F9282" w14:textId="0828999C" w:rsidR="00DB7BDD" w:rsidRPr="007C6096" w:rsidRDefault="00DB7BDD" w:rsidP="007C6096">
      <w:ins w:id="289" w:author="Kulvatunyou, Boonserm (Fed)" w:date="2016-10-28T12:32:00Z">
        <w:r>
          <w:t>At this point, the state and user rights can be managed at the top-level ABIE</w:t>
        </w:r>
      </w:ins>
      <w:ins w:id="290" w:author="Kulvatunyou, Boonserm (Fed)" w:date="2016-10-28T12:33:00Z">
        <w:r w:rsidR="00A858D1">
          <w:t xml:space="preserve"> only</w:t>
        </w:r>
      </w:ins>
      <w:ins w:id="291" w:author="Kulvatunyou, Boonserm (Fed)" w:date="2016-10-28T12:32:00Z">
        <w:r>
          <w:t>.</w:t>
        </w:r>
      </w:ins>
    </w:p>
    <w:p w14:paraId="0564B1CA" w14:textId="77777777" w:rsidR="002C4DD3" w:rsidRDefault="002C4DD3" w:rsidP="002C4DD3">
      <w:pPr>
        <w:pStyle w:val="Heading3"/>
      </w:pPr>
      <w:bookmarkStart w:id="292" w:name="_Ref436631127"/>
      <w:bookmarkStart w:id="293" w:name="_Toc456813631"/>
      <w:r>
        <w:t>Extend a top-level ABIE</w:t>
      </w:r>
      <w:bookmarkEnd w:id="292"/>
      <w:bookmarkEnd w:id="293"/>
    </w:p>
    <w:p w14:paraId="030532C2" w14:textId="1B7D53A4" w:rsidR="002C4DD3" w:rsidRDefault="002C4DD3" w:rsidP="002C4DD3">
      <w:r>
        <w:t>This use</w:t>
      </w:r>
      <w:r w:rsidR="00A025CC">
        <w:t xml:space="preserve"> case</w:t>
      </w:r>
      <w:r>
        <w:t xml:space="preserve"> will happen as part</w:t>
      </w:r>
      <w:ins w:id="294" w:author="Kulvatunyou, Boonserm (Fed)" w:date="2016-10-28T07:08:00Z">
        <w:r w:rsidR="0041133F">
          <w:t xml:space="preserve"> of</w:t>
        </w:r>
      </w:ins>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446AFDBA"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ins w:id="295" w:author="Kulvatunyou, Boonserm (Fed)" w:date="2016-10-25T09:29:00Z">
        <w:r w:rsidR="003037C2">
          <w:t xml:space="preserve">Extension </w:t>
        </w:r>
      </w:ins>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41133F" w:rsidRPr="00A01448" w:rsidRDefault="0041133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41133F" w:rsidRDefault="0041133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41133F" w:rsidRPr="00A01448" w:rsidRDefault="0041133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41133F" w:rsidRPr="00A01448" w:rsidRDefault="0041133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41133F" w:rsidRDefault="0041133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41133F" w:rsidRPr="00A01448" w:rsidRDefault="0041133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66044E0D" w:rsidR="00A01448" w:rsidRDefault="00A01448" w:rsidP="00A01448">
      <w:pPr>
        <w:pStyle w:val="Caption"/>
      </w:pPr>
      <w:bookmarkStart w:id="296" w:name="_Ref434224643"/>
      <w:r>
        <w:t xml:space="preserve">Figure </w:t>
      </w:r>
      <w:fldSimple w:instr=" SEQ Figure \* ARABIC ">
        <w:r w:rsidR="00615888">
          <w:rPr>
            <w:noProof/>
          </w:rPr>
          <w:t>1</w:t>
        </w:r>
      </w:fldSimple>
      <w:bookmarkEnd w:id="296"/>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34B60CFA"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ins w:id="297" w:author="Kulvatunyou, Boonserm (Fed)" w:date="2016-10-28T07:13:00Z">
        <w:r w:rsidR="0041133F">
          <w:t xml:space="preserve"> (i.e., no BIE created for it)</w:t>
        </w:r>
      </w:ins>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ins w:id="298" w:author="Kulvatunyou, Boonserm (Fed)" w:date="2016-10-28T07:17:00Z">
        <w:r w:rsidR="0041133F">
          <w:t xml:space="preserve">The UI for the editing the extension </w:t>
        </w:r>
      </w:ins>
      <w:ins w:id="299" w:author="Kulvatunyou, Boonserm (Fed)" w:date="2016-10-28T07:18:00Z">
        <w:r w:rsidR="00615888">
          <w:t xml:space="preserve">may show only the </w:t>
        </w:r>
        <w:r w:rsidR="00615888" w:rsidRPr="00615888">
          <w:rPr>
            <w:rStyle w:val="CodeChar"/>
          </w:rPr>
          <w:t>eACC</w:t>
        </w:r>
        <w:r w:rsidR="00615888">
          <w:t xml:space="preserve"> and </w:t>
        </w:r>
      </w:ins>
      <w:ins w:id="300" w:author="Kulvatunyou, Boonserm (Fed)" w:date="2016-10-28T07:19:00Z">
        <w:r w:rsidR="00615888">
          <w:t>shall</w:t>
        </w:r>
      </w:ins>
      <w:ins w:id="301" w:author="Kulvatunyou, Boonserm (Fed)" w:date="2016-10-28T07:17:00Z">
        <w:r w:rsidR="0041133F">
          <w:t xml:space="preserve"> hide </w:t>
        </w:r>
        <w:r w:rsidR="0041133F" w:rsidRPr="00615888">
          <w:rPr>
            <w:rStyle w:val="CodeChar"/>
          </w:rPr>
          <w:t>ueACC</w:t>
        </w:r>
      </w:ins>
      <w:ins w:id="302" w:author="Kulvatunyou, Boonserm (Fed)" w:date="2016-10-28T07:18:00Z">
        <w:r w:rsidR="00615888">
          <w:t xml:space="preserve"> and its corresponding ASCCP and ASCC</w:t>
        </w:r>
      </w:ins>
      <w:ins w:id="303" w:author="Kulvatunyou, Boonserm (Fed)" w:date="2016-10-28T11:57:00Z">
        <w:r w:rsidR="0021494F">
          <w:t xml:space="preserve"> as shown in </w:t>
        </w:r>
        <w:r w:rsidR="0021494F">
          <w:fldChar w:fldCharType="begin"/>
        </w:r>
        <w:r w:rsidR="0021494F">
          <w:instrText xml:space="preserve"> REF _Ref465419176 \h </w:instrText>
        </w:r>
      </w:ins>
      <w:r w:rsidR="0021494F">
        <w:fldChar w:fldCharType="separate"/>
      </w:r>
      <w:ins w:id="304" w:author="Kulvatunyou, Boonserm (Fed)" w:date="2016-10-28T11:57:00Z">
        <w:r w:rsidR="0021494F">
          <w:t xml:space="preserve">Figure </w:t>
        </w:r>
        <w:r w:rsidR="0021494F">
          <w:rPr>
            <w:noProof/>
          </w:rPr>
          <w:t>3</w:t>
        </w:r>
        <w:r w:rsidR="0021494F">
          <w:fldChar w:fldCharType="end"/>
        </w:r>
      </w:ins>
      <w:ins w:id="305" w:author="Kulvatunyou, Boonserm (Fed)" w:date="2016-10-28T07:18:00Z">
        <w:r w:rsidR="00615888">
          <w:t>.</w:t>
        </w:r>
      </w:ins>
      <w:ins w:id="306" w:author="Kulvatunyou, Boonserm (Fed)" w:date="2016-10-28T07:17:00Z">
        <w:r w:rsidR="00615888">
          <w:t xml:space="preserve"> </w:t>
        </w:r>
      </w:ins>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41133F" w:rsidRDefault="0041133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41133F" w:rsidRDefault="0041133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41133F" w:rsidRDefault="0041133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41133F" w:rsidRDefault="0041133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41133F" w:rsidRDefault="0041133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41133F" w:rsidRDefault="0041133F"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41133F" w:rsidRDefault="0041133F"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41133F" w:rsidRDefault="0041133F"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41133F" w:rsidRDefault="0041133F"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41133F" w:rsidRDefault="0041133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1B23E061" w:rsidR="009B4070" w:rsidRDefault="009B4070" w:rsidP="009B4070">
      <w:pPr>
        <w:pStyle w:val="Caption"/>
        <w:rPr>
          <w:ins w:id="307" w:author="Kulvatunyou, Boonserm (Fed)" w:date="2016-10-28T07:19:00Z"/>
        </w:rPr>
      </w:pPr>
      <w:bookmarkStart w:id="308" w:name="_Ref434405977"/>
      <w:r>
        <w:t xml:space="preserve">Figure </w:t>
      </w:r>
      <w:fldSimple w:instr=" SEQ Figure \* ARABIC ">
        <w:r w:rsidR="00615888">
          <w:rPr>
            <w:noProof/>
          </w:rPr>
          <w:t>2</w:t>
        </w:r>
      </w:fldSimple>
      <w:bookmarkEnd w:id="308"/>
      <w:r>
        <w:t xml:space="preserve">: </w:t>
      </w:r>
      <w:del w:id="309" w:author="Kulvatunyou, Boonserm (Fed)" w:date="2016-10-28T07:15:00Z">
        <w:r w:rsidDel="0041133F">
          <w:delText>A model in the UI for</w:delText>
        </w:r>
      </w:del>
      <w:ins w:id="310" w:author="Kulvatunyou, Boonserm (Fed)" w:date="2016-10-28T07:15:00Z">
        <w:r w:rsidR="0041133F">
          <w:t xml:space="preserve">Core component </w:t>
        </w:r>
      </w:ins>
      <w:ins w:id="311" w:author="Kulvatunyou, Boonserm (Fed)" w:date="2016-10-28T07:16:00Z">
        <w:r w:rsidR="0041133F">
          <w:t>c</w:t>
        </w:r>
      </w:ins>
      <w:ins w:id="312" w:author="Kulvatunyou, Boonserm (Fed)" w:date="2016-10-28T07:15:00Z">
        <w:r w:rsidR="0041133F">
          <w:t>ontent of the</w:t>
        </w:r>
      </w:ins>
      <w:r>
        <w:t xml:space="preserve"> user extension </w:t>
      </w:r>
      <w:del w:id="313" w:author="Kulvatunyou, Boonserm (Fed)" w:date="2016-10-28T07:16:00Z">
        <w:r w:rsidDel="0041133F">
          <w:delText>editing</w:delText>
        </w:r>
      </w:del>
    </w:p>
    <w:p w14:paraId="5EFC92D7" w14:textId="1A9A186D" w:rsidR="00615888" w:rsidRDefault="00615888" w:rsidP="00615888">
      <w:pPr>
        <w:rPr>
          <w:ins w:id="314" w:author="Kulvatunyou, Boonserm (Fed)" w:date="2016-10-28T07:19:00Z"/>
        </w:rPr>
      </w:pPr>
    </w:p>
    <w:p w14:paraId="24A7CAAB" w14:textId="37FE56EA" w:rsidR="00615888" w:rsidRDefault="00615888" w:rsidP="00615888">
      <w:pPr>
        <w:rPr>
          <w:ins w:id="315" w:author="Kulvatunyou, Boonserm (Fed)" w:date="2016-10-28T07:21:00Z"/>
        </w:rPr>
      </w:pPr>
      <w:ins w:id="316" w:author="Kulvatunyou, Boonserm (Fed)" w:date="2016-10-28T07:19:00Z">
        <w:r>
          <w:rPr>
            <w:noProof/>
            <w:lang w:bidi="th-TH"/>
          </w:rPr>
          <mc:AlternateContent>
            <mc:Choice Requires="wpc">
              <w:drawing>
                <wp:inline distT="0" distB="0" distL="0" distR="0" wp14:anchorId="2A6170D4" wp14:editId="3E5AAF28">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615888" w:rsidRDefault="00615888"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970" y="1482279"/>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615888" w:rsidRDefault="00615888" w:rsidP="00615888">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615888" w:rsidRDefault="00615888"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37235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73075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615888" w:rsidRDefault="00615888" w:rsidP="00615888">
                          <w:r>
                            <w:t>AA Extension ACC</w:t>
                          </w:r>
                        </w:p>
                      </w:txbxContent>
                    </v:textbox>
                  </v:rect>
                  <v:rect id="Rectangle 329" o:spid="_x0000_s1175" style="position:absolute;left:2809;top:14822;width:13265;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009D2C2" w14:textId="77777777" w:rsidR="00615888" w:rsidRDefault="00615888" w:rsidP="00615888">
                          <w:r>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615888" w:rsidRDefault="00615888" w:rsidP="00615888">
                          <w:r>
                            <w:t>Open User Area ACC</w:t>
                          </w:r>
                        </w:p>
                      </w:txbxContent>
                    </v:textbox>
                  </v:rect>
                  <v:shape id="TextBox 12" o:spid="_x0000_s1178" type="#_x0000_t202" style="position:absolute;left:4845;top:372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730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ins>
    </w:p>
    <w:p w14:paraId="3359307E" w14:textId="5A92A71F" w:rsidR="00615888" w:rsidRPr="00615888" w:rsidRDefault="00615888" w:rsidP="00615888">
      <w:pPr>
        <w:pStyle w:val="Caption"/>
      </w:pPr>
      <w:bookmarkStart w:id="317" w:name="_Ref465419176"/>
      <w:ins w:id="318" w:author="Kulvatunyou, Boonserm (Fed)" w:date="2016-10-28T07:22:00Z">
        <w:r>
          <w:t xml:space="preserve">Figure </w:t>
        </w:r>
        <w:r>
          <w:fldChar w:fldCharType="begin"/>
        </w:r>
        <w:r>
          <w:instrText xml:space="preserve"> SEQ Figure \* ARABIC </w:instrText>
        </w:r>
      </w:ins>
      <w:r>
        <w:fldChar w:fldCharType="separate"/>
      </w:r>
      <w:ins w:id="319" w:author="Kulvatunyou, Boonserm (Fed)" w:date="2016-10-28T07:22:00Z">
        <w:r>
          <w:rPr>
            <w:noProof/>
          </w:rPr>
          <w:t>3</w:t>
        </w:r>
        <w:r>
          <w:fldChar w:fldCharType="end"/>
        </w:r>
        <w:bookmarkEnd w:id="317"/>
        <w:r>
          <w:t xml:space="preserve">: How the UI should show </w:t>
        </w:r>
      </w:ins>
      <w:ins w:id="320" w:author="Kulvatunyou, Boonserm (Fed)" w:date="2016-10-28T07:23:00Z">
        <w:r>
          <w:t>t</w:t>
        </w:r>
      </w:ins>
      <w:ins w:id="321" w:author="Kulvatunyou, Boonserm (Fed)" w:date="2016-10-28T07:22:00Z">
        <w:r>
          <w:t xml:space="preserve">he </w:t>
        </w:r>
        <w:r w:rsidRPr="00615888">
          <w:rPr>
            <w:rStyle w:val="CodeChar"/>
          </w:rPr>
          <w:t>eACC</w:t>
        </w:r>
        <w:r>
          <w:t xml:space="preserve"> </w:t>
        </w:r>
      </w:ins>
      <w:ins w:id="322" w:author="Kulvatunyou, Boonserm (Fed)" w:date="2016-10-28T07:23:00Z">
        <w:r>
          <w:t>for</w:t>
        </w:r>
      </w:ins>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41133F" w:rsidRDefault="0041133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41133F" w:rsidRPr="005A04AC" w:rsidRDefault="0041133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41133F" w:rsidRDefault="0041133F" w:rsidP="00726F9D">
                              <w:pPr>
                                <w:jc w:val="center"/>
                                <w:rPr>
                                  <w:b/>
                                  <w:bCs/>
                                </w:rPr>
                              </w:pPr>
                              <w:r w:rsidRPr="00726F9D">
                                <w:rPr>
                                  <w:b/>
                                  <w:bCs/>
                                </w:rPr>
                                <w:t>(</w:t>
                              </w:r>
                              <w:r>
                                <w:rPr>
                                  <w:b/>
                                  <w:bCs/>
                                </w:rPr>
                                <w:t>2</w:t>
                              </w:r>
                              <w:r w:rsidRPr="00726F9D">
                                <w:rPr>
                                  <w:b/>
                                  <w:bCs/>
                                </w:rPr>
                                <w:t>)</w:t>
                              </w:r>
                            </w:p>
                            <w:p w14:paraId="6ADFF6DA" w14:textId="77777777" w:rsidR="0041133F" w:rsidRPr="005A04AC" w:rsidRDefault="0041133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41133F" w:rsidRDefault="0041133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41133F" w:rsidRPr="005A04AC" w:rsidRDefault="0041133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41133F" w:rsidRPr="005A04AC" w:rsidRDefault="0041133F">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41133F" w:rsidRPr="005A04AC" w:rsidRDefault="0041133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41133F" w:rsidRPr="005A04AC" w:rsidRDefault="0041133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41133F" w:rsidRPr="005A04AC" w:rsidRDefault="0041133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41133F" w:rsidRPr="005A04AC" w:rsidRDefault="0041133F">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41133F" w:rsidRPr="005A04AC" w:rsidRDefault="0041133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41133F" w:rsidRPr="005A04AC" w:rsidRDefault="0041133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41133F" w:rsidRPr="005A04AC" w:rsidRDefault="0041133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41133F" w:rsidRPr="005A04AC" w:rsidRDefault="0041133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41133F" w:rsidRPr="005A04AC" w:rsidRDefault="0041133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41133F" w:rsidRPr="005A04AC" w:rsidRDefault="0041133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41133F" w:rsidRPr="005A04AC" w:rsidRDefault="0041133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84"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">
                <v:shape id="_x0000_s1185"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86"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41133F" w:rsidRDefault="0041133F" w:rsidP="00726F9D">
                        <w:pPr>
                          <w:jc w:val="center"/>
                        </w:pPr>
                      </w:p>
                    </w:txbxContent>
                  </v:textbox>
                </v:shape>
                <v:shape id="Text Box 492" o:spid="_x0000_s1187"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41133F" w:rsidRPr="005A04AC" w:rsidRDefault="0041133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88"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41133F" w:rsidRDefault="0041133F" w:rsidP="00726F9D">
                        <w:pPr>
                          <w:jc w:val="center"/>
                          <w:rPr>
                            <w:b/>
                            <w:bCs/>
                          </w:rPr>
                        </w:pPr>
                        <w:r w:rsidRPr="00726F9D">
                          <w:rPr>
                            <w:b/>
                            <w:bCs/>
                          </w:rPr>
                          <w:t>(</w:t>
                        </w:r>
                        <w:r>
                          <w:rPr>
                            <w:b/>
                            <w:bCs/>
                          </w:rPr>
                          <w:t>2</w:t>
                        </w:r>
                        <w:r w:rsidRPr="00726F9D">
                          <w:rPr>
                            <w:b/>
                            <w:bCs/>
                          </w:rPr>
                          <w:t>)</w:t>
                        </w:r>
                      </w:p>
                      <w:p w14:paraId="6ADFF6DA" w14:textId="77777777" w:rsidR="0041133F" w:rsidRPr="005A04AC" w:rsidRDefault="0041133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89"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41133F" w:rsidRDefault="0041133F" w:rsidP="00726F9D">
                        <w:pPr>
                          <w:jc w:val="center"/>
                        </w:pPr>
                      </w:p>
                    </w:txbxContent>
                  </v:textbox>
                </v:shape>
                <v:shape id="Text Box 495" o:spid="_x0000_s1190"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41133F" w:rsidRPr="005A04AC" w:rsidRDefault="0041133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91"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41133F" w:rsidRPr="005A04AC" w:rsidRDefault="0041133F">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92"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93"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94"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95"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41133F" w:rsidRPr="005A04AC" w:rsidRDefault="0041133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96"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41133F" w:rsidRPr="005A04AC" w:rsidRDefault="0041133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97"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41133F" w:rsidRPr="005A04AC" w:rsidRDefault="0041133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98"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41133F" w:rsidRPr="005A04AC" w:rsidRDefault="0041133F">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99"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200"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201"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41133F" w:rsidRPr="005A04AC" w:rsidRDefault="0041133F" w:rsidP="000047FD">
                        <w:pPr>
                          <w:jc w:val="center"/>
                          <w:rPr>
                            <w:sz w:val="18"/>
                            <w:szCs w:val="18"/>
                          </w:rPr>
                        </w:pPr>
                        <w:r>
                          <w:rPr>
                            <w:b/>
                            <w:bCs/>
                            <w:sz w:val="18"/>
                            <w:szCs w:val="18"/>
                          </w:rPr>
                          <w:t>#a</w:t>
                        </w:r>
                      </w:p>
                    </w:txbxContent>
                  </v:textbox>
                </v:shape>
                <v:shape id="Elbow Connector 508" o:spid="_x0000_s1202"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203"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41133F" w:rsidRPr="005A04AC" w:rsidRDefault="0041133F" w:rsidP="000047FD">
                        <w:pPr>
                          <w:jc w:val="center"/>
                          <w:rPr>
                            <w:sz w:val="18"/>
                            <w:szCs w:val="18"/>
                          </w:rPr>
                        </w:pPr>
                        <w:r>
                          <w:rPr>
                            <w:b/>
                            <w:bCs/>
                            <w:sz w:val="18"/>
                            <w:szCs w:val="18"/>
                          </w:rPr>
                          <w:t>#b</w:t>
                        </w:r>
                      </w:p>
                    </w:txbxContent>
                  </v:textbox>
                </v:shape>
                <v:shape id="Straight Arrow Connector 511" o:spid="_x0000_s1204"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205"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206"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207"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208"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209"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210"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41133F" w:rsidRPr="005A04AC" w:rsidRDefault="0041133F" w:rsidP="000047FD">
                        <w:pPr>
                          <w:jc w:val="center"/>
                          <w:rPr>
                            <w:sz w:val="18"/>
                            <w:szCs w:val="18"/>
                          </w:rPr>
                        </w:pPr>
                        <w:r>
                          <w:rPr>
                            <w:sz w:val="18"/>
                            <w:szCs w:val="18"/>
                          </w:rPr>
                          <w:t>Y</w:t>
                        </w:r>
                      </w:p>
                    </w:txbxContent>
                  </v:textbox>
                </v:shape>
                <v:shape id="Elbow Connector 518" o:spid="_x0000_s1211"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12"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41133F" w:rsidRPr="005A04AC" w:rsidRDefault="0041133F" w:rsidP="000047FD">
                        <w:pPr>
                          <w:jc w:val="center"/>
                          <w:rPr>
                            <w:sz w:val="18"/>
                            <w:szCs w:val="18"/>
                          </w:rPr>
                        </w:pPr>
                        <w:r>
                          <w:rPr>
                            <w:sz w:val="18"/>
                            <w:szCs w:val="18"/>
                          </w:rPr>
                          <w:t>N</w:t>
                        </w:r>
                      </w:p>
                    </w:txbxContent>
                  </v:textbox>
                </v:shape>
                <v:shape id="Elbow Connector 520" o:spid="_x0000_s1213"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14"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41133F" w:rsidRPr="005A04AC" w:rsidRDefault="0041133F" w:rsidP="000047FD">
                        <w:pPr>
                          <w:jc w:val="center"/>
                          <w:rPr>
                            <w:sz w:val="18"/>
                            <w:szCs w:val="18"/>
                          </w:rPr>
                        </w:pPr>
                        <w:r>
                          <w:rPr>
                            <w:sz w:val="18"/>
                            <w:szCs w:val="18"/>
                          </w:rPr>
                          <w:t>N</w:t>
                        </w:r>
                      </w:p>
                    </w:txbxContent>
                  </v:textbox>
                </v:shape>
                <v:shape id="Straight Arrow Connector 522" o:spid="_x0000_s1215"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16"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17"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18"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19"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41133F" w:rsidRPr="005A04AC" w:rsidRDefault="0041133F" w:rsidP="000047FD">
                        <w:pPr>
                          <w:jc w:val="center"/>
                          <w:rPr>
                            <w:sz w:val="18"/>
                            <w:szCs w:val="18"/>
                          </w:rPr>
                        </w:pPr>
                        <w:r>
                          <w:rPr>
                            <w:b/>
                            <w:bCs/>
                            <w:sz w:val="18"/>
                            <w:szCs w:val="18"/>
                          </w:rPr>
                          <w:t>#c</w:t>
                        </w:r>
                      </w:p>
                    </w:txbxContent>
                  </v:textbox>
                </v:shape>
                <v:shape id="Elbow Connector 527" o:spid="_x0000_s1220"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21"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41133F" w:rsidRPr="005A04AC" w:rsidRDefault="0041133F" w:rsidP="000047FD">
                        <w:pPr>
                          <w:jc w:val="center"/>
                          <w:rPr>
                            <w:sz w:val="18"/>
                            <w:szCs w:val="18"/>
                          </w:rPr>
                        </w:pPr>
                        <w:r>
                          <w:rPr>
                            <w:b/>
                            <w:bCs/>
                            <w:sz w:val="18"/>
                            <w:szCs w:val="18"/>
                          </w:rPr>
                          <w:t>#d</w:t>
                        </w:r>
                      </w:p>
                    </w:txbxContent>
                  </v:textbox>
                </v:shape>
                <v:shape id="Text Box 529" o:spid="_x0000_s1222"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41133F" w:rsidRPr="005A04AC" w:rsidRDefault="0041133F" w:rsidP="000047FD">
                        <w:pPr>
                          <w:jc w:val="center"/>
                          <w:rPr>
                            <w:sz w:val="18"/>
                            <w:szCs w:val="18"/>
                          </w:rPr>
                        </w:pPr>
                        <w:r>
                          <w:rPr>
                            <w:sz w:val="18"/>
                            <w:szCs w:val="18"/>
                          </w:rPr>
                          <w:t>Y</w:t>
                        </w:r>
                      </w:p>
                    </w:txbxContent>
                  </v:textbox>
                </v:shape>
                <v:shape id="Straight Arrow Connector 530" o:spid="_x0000_s1223"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24"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25"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41133F" w:rsidRPr="005A04AC" w:rsidRDefault="0041133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26"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41133F" w:rsidRPr="005A04AC" w:rsidRDefault="0041133F" w:rsidP="000047FD">
                        <w:pPr>
                          <w:jc w:val="center"/>
                          <w:rPr>
                            <w:sz w:val="18"/>
                            <w:szCs w:val="18"/>
                          </w:rPr>
                        </w:pPr>
                        <w:r>
                          <w:rPr>
                            <w:sz w:val="18"/>
                            <w:szCs w:val="18"/>
                          </w:rPr>
                          <w:t>N</w:t>
                        </w:r>
                      </w:p>
                    </w:txbxContent>
                  </v:textbox>
                </v:shape>
                <v:shape id="Straight Arrow Connector 534" o:spid="_x0000_s1227"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28"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29"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30"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31"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32"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41133F" w:rsidRPr="005A04AC" w:rsidRDefault="0041133F" w:rsidP="000047FD">
                        <w:pPr>
                          <w:jc w:val="center"/>
                          <w:rPr>
                            <w:sz w:val="18"/>
                            <w:szCs w:val="18"/>
                          </w:rPr>
                        </w:pPr>
                        <w:r>
                          <w:rPr>
                            <w:sz w:val="18"/>
                            <w:szCs w:val="18"/>
                          </w:rPr>
                          <w:t>Y</w:t>
                        </w:r>
                      </w:p>
                    </w:txbxContent>
                  </v:textbox>
                </v:shape>
                <v:shape id="Text Box 542" o:spid="_x0000_s1233"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41133F" w:rsidRPr="005A04AC" w:rsidRDefault="0041133F" w:rsidP="000047FD">
                        <w:pPr>
                          <w:jc w:val="center"/>
                          <w:rPr>
                            <w:sz w:val="18"/>
                            <w:szCs w:val="18"/>
                          </w:rPr>
                        </w:pPr>
                        <w:r>
                          <w:rPr>
                            <w:sz w:val="18"/>
                            <w:szCs w:val="18"/>
                          </w:rPr>
                          <w:t>N</w:t>
                        </w:r>
                      </w:p>
                    </w:txbxContent>
                  </v:textbox>
                </v:shape>
                <v:shape id="Text Box 543" o:spid="_x0000_s1234"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41133F" w:rsidRPr="005A04AC" w:rsidRDefault="0041133F" w:rsidP="000047FD">
                        <w:pPr>
                          <w:jc w:val="center"/>
                          <w:rPr>
                            <w:sz w:val="18"/>
                            <w:szCs w:val="18"/>
                          </w:rPr>
                        </w:pPr>
                        <w:r>
                          <w:rPr>
                            <w:sz w:val="18"/>
                            <w:szCs w:val="18"/>
                          </w:rPr>
                          <w:t>Y</w:t>
                        </w:r>
                      </w:p>
                    </w:txbxContent>
                  </v:textbox>
                </v:shape>
                <v:oval id="Oval 544" o:spid="_x0000_s1235"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36"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37"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41133F" w:rsidRPr="005A04AC" w:rsidRDefault="0041133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38"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39"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40"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41133F" w:rsidRPr="005A04AC" w:rsidRDefault="0041133F" w:rsidP="000047FD">
                        <w:pPr>
                          <w:jc w:val="center"/>
                          <w:rPr>
                            <w:sz w:val="18"/>
                            <w:szCs w:val="18"/>
                          </w:rPr>
                        </w:pPr>
                        <w:r>
                          <w:rPr>
                            <w:b/>
                            <w:bCs/>
                            <w:sz w:val="18"/>
                            <w:szCs w:val="18"/>
                          </w:rPr>
                          <w:t>#e</w:t>
                        </w:r>
                      </w:p>
                    </w:txbxContent>
                  </v:textbox>
                </v:shape>
                <w10:anchorlock/>
              </v:group>
            </w:pict>
          </mc:Fallback>
        </mc:AlternateContent>
      </w:r>
    </w:p>
    <w:p w14:paraId="04815B43" w14:textId="35936DDF" w:rsidR="00505C10" w:rsidRDefault="00726509" w:rsidP="00726509">
      <w:pPr>
        <w:pStyle w:val="Caption"/>
      </w:pPr>
      <w:r>
        <w:t xml:space="preserve">Figure </w:t>
      </w:r>
      <w:fldSimple w:instr=" SEQ Figure \* ARABIC ">
        <w:ins w:id="323" w:author="Kulvatunyou, Boonserm (Fed)" w:date="2016-10-28T07:22:00Z">
          <w:r w:rsidR="00615888">
            <w:rPr>
              <w:noProof/>
            </w:rPr>
            <w:t>4</w:t>
          </w:r>
        </w:ins>
        <w:del w:id="324" w:author="Kulvatunyou, Boonserm (Fed)" w:date="2016-10-28T07:22:00Z">
          <w:r w:rsidR="00632C6D" w:rsidDel="00615888">
            <w:rPr>
              <w:noProof/>
            </w:rPr>
            <w:delText>3</w:delText>
          </w:r>
        </w:del>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25" w:name="_Ref431198470"/>
      <w:bookmarkStart w:id="326" w:name="_Toc456813632"/>
      <w:r>
        <w:t xml:space="preserve">Create a New User Extension </w:t>
      </w:r>
      <w:r w:rsidR="0047479A">
        <w:t xml:space="preserve">Group </w:t>
      </w:r>
      <w:r>
        <w:t>ACC</w:t>
      </w:r>
      <w:bookmarkEnd w:id="325"/>
      <w:bookmarkEnd w:id="326"/>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27" w:name="_Toc456813633"/>
      <w:r>
        <w:t xml:space="preserve">Populate an ACC </w:t>
      </w:r>
      <w:r w:rsidR="00395CCF">
        <w:t>cu</w:t>
      </w:r>
      <w:r w:rsidR="006B1123">
        <w:t>r</w:t>
      </w:r>
      <w:r w:rsidR="00395CCF">
        <w:t xml:space="preserve">rent </w:t>
      </w:r>
      <w:r>
        <w:t>record</w:t>
      </w:r>
      <w:bookmarkEnd w:id="327"/>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28" w:name="_Toc456813634"/>
      <w:r>
        <w:t xml:space="preserve">Populate an ASCCP </w:t>
      </w:r>
      <w:r w:rsidR="0015097E">
        <w:t xml:space="preserve">current </w:t>
      </w:r>
      <w:r>
        <w:t>record</w:t>
      </w:r>
      <w:bookmarkEnd w:id="328"/>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ins w:id="329" w:author="Kulvatunyou, Boonserm (Fed)" w:date="2016-10-28T10:44:00Z">
              <w:r w:rsidR="00103212">
                <w:t xml:space="preserve"> The reason the state of this and the ASCC are put at 3 right away is so that the state</w:t>
              </w:r>
            </w:ins>
            <w:ins w:id="330" w:author="Kulvatunyou, Boonserm (Fed)" w:date="2016-10-28T10:47:00Z">
              <w:r w:rsidR="00103212">
                <w:t>s</w:t>
              </w:r>
            </w:ins>
            <w:ins w:id="331" w:author="Kulvatunyou, Boonserm (Fed)" w:date="2016-10-28T10:44:00Z">
              <w:r w:rsidR="00103212">
                <w:t xml:space="preserve"> of these two entities </w:t>
              </w:r>
            </w:ins>
            <w:ins w:id="332" w:author="Kulvatunyou, Boonserm (Fed)" w:date="2016-10-28T10:47:00Z">
              <w:r w:rsidR="00103212">
                <w:t xml:space="preserve">don’t have to be managed again and so that the logic for managing the </w:t>
              </w:r>
              <w:r w:rsidR="00103212" w:rsidRPr="00103212">
                <w:rPr>
                  <w:rStyle w:val="CodeChar"/>
                </w:rPr>
                <w:t>ueACC</w:t>
              </w:r>
              <w:r w:rsidR="00103212">
                <w:t xml:space="preserve"> is no different than other ACCs.</w:t>
              </w:r>
            </w:ins>
            <w:ins w:id="333" w:author="Kulvatunyou, Boonserm (Fed)" w:date="2016-10-28T10:51:00Z">
              <w:r w:rsidR="00103212">
                <w:t xml:space="preserve"> When a new revision of the </w:t>
              </w:r>
              <w:r w:rsidR="00103212" w:rsidRPr="00103212">
                <w:rPr>
                  <w:rStyle w:val="CodeChar"/>
                </w:rPr>
                <w:t>ueACC</w:t>
              </w:r>
              <w:r w:rsidR="00103212">
                <w:t xml:space="preserve"> is created there is no need to touch these two entities either.</w:t>
              </w:r>
            </w:ins>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34" w:name="_Toc456813635"/>
      <w:r>
        <w:t>Populate an ASCC</w:t>
      </w:r>
      <w:r w:rsidR="0015097E">
        <w:t xml:space="preserve"> current record</w:t>
      </w:r>
      <w:bookmarkEnd w:id="334"/>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lastRenderedPageBreak/>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ins w:id="335" w:author="Kulvatunyou, Boonserm (Fed)" w:date="2016-10-28T10:47:00Z">
              <w:r w:rsidR="00103212">
                <w:t xml:space="preserve"> See </w:t>
              </w:r>
            </w:ins>
            <w:ins w:id="336" w:author="Kulvatunyou, Boonserm (Fed)" w:date="2016-10-28T10:48:00Z">
              <w:r w:rsidR="00103212">
                <w:t xml:space="preserve">the </w:t>
              </w:r>
            </w:ins>
            <w:ins w:id="337" w:author="Kulvatunyou, Boonserm (Fed)" w:date="2016-10-28T10:47:00Z">
              <w:r w:rsidR="00103212">
                <w:t xml:space="preserve">ASCCP section </w:t>
              </w:r>
            </w:ins>
            <w:ins w:id="338" w:author="Kulvatunyou, Boonserm (Fed)" w:date="2016-10-28T10:48:00Z">
              <w:r w:rsidR="00103212">
                <w:t>above to why this is set at 3 right away.</w:t>
              </w:r>
            </w:ins>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39" w:name="_Toc456813636"/>
      <w:r>
        <w:rPr>
          <w:rStyle w:val="CodeChar"/>
        </w:rPr>
        <w:t>Populate an ACC h</w:t>
      </w:r>
      <w:r w:rsidR="00E813DC">
        <w:rPr>
          <w:rStyle w:val="CodeChar"/>
        </w:rPr>
        <w:t>istory Record</w:t>
      </w:r>
      <w:bookmarkEnd w:id="339"/>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40" w:name="_Toc456813637"/>
      <w:r>
        <w:t>Populate an ASCCP history record</w:t>
      </w:r>
      <w:bookmarkEnd w:id="340"/>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41" w:name="_Toc456813638"/>
      <w:r>
        <w:rPr>
          <w:rStyle w:val="CodeChar"/>
        </w:rPr>
        <w:t>Populate an ASCC history record</w:t>
      </w:r>
      <w:bookmarkEnd w:id="341"/>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lastRenderedPageBreak/>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42" w:name="_Ref431198523"/>
      <w:bookmarkStart w:id="343" w:name="_Toc456813639"/>
      <w:r>
        <w:t xml:space="preserve">Create a New User Extension </w:t>
      </w:r>
      <w:r w:rsidR="00AF4654">
        <w:t xml:space="preserve">Group </w:t>
      </w:r>
      <w:r>
        <w:t>ACC Revision</w:t>
      </w:r>
      <w:bookmarkEnd w:id="342"/>
      <w:bookmarkEnd w:id="343"/>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44"/>
      <w:r>
        <w:t xml:space="preserve">current record and all its </w:t>
      </w:r>
      <w:ins w:id="345" w:author="Kulvatunyou, Boonserm (Fed)" w:date="2016-10-28T10:49:00Z">
        <w:r w:rsidR="00103212">
          <w:t xml:space="preserve">child </w:t>
        </w:r>
      </w:ins>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44"/>
      <w:r w:rsidR="00337C0A">
        <w:rPr>
          <w:rStyle w:val="CommentReference"/>
        </w:rPr>
        <w:commentReference w:id="34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46" w:name="_Ref431198980"/>
      <w:bookmarkStart w:id="347" w:name="_Ref439841329"/>
      <w:bookmarkStart w:id="348" w:name="_Toc456813640"/>
      <w:r>
        <w:t xml:space="preserve">Edit User Extension </w:t>
      </w:r>
      <w:r w:rsidR="00AF4654">
        <w:t xml:space="preserve">Group </w:t>
      </w:r>
      <w:r>
        <w:t>ACC</w:t>
      </w:r>
      <w:bookmarkEnd w:id="346"/>
      <w:bookmarkEnd w:id="347"/>
      <w:bookmarkEnd w:id="348"/>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0FB252F" w:rsidR="008B3BDA" w:rsidRDefault="00593376" w:rsidP="00483B6E">
      <w:commentRangeStart w:id="349"/>
      <w:r>
        <w:t xml:space="preserve">The UI should render </w:t>
      </w:r>
      <w:del w:id="350" w:author="Kulvatunyou, Boonserm (Fed)" w:date="2016-10-28T11:56:00Z">
        <w:r w:rsidR="008B3BDA" w:rsidDel="0021494F">
          <w:delText xml:space="preserve">the Model BOD (CC) </w:delText>
        </w:r>
        <w:r w:rsidR="007D22F9" w:rsidDel="0021494F">
          <w:delText>corresponding</w:delText>
        </w:r>
        <w:r w:rsidR="008B3BDA" w:rsidDel="0021494F">
          <w:delText xml:space="preserve"> to the </w:delText>
        </w:r>
        <w:r w:rsidR="008B3BDA" w:rsidRPr="008B3BDA" w:rsidDel="0021494F">
          <w:rPr>
            <w:rStyle w:val="CodeChar"/>
          </w:rPr>
          <w:delText>tlABIE</w:delText>
        </w:r>
        <w:r w:rsidDel="0021494F">
          <w:delText xml:space="preserve"> but the focus should be put on </w:delText>
        </w:r>
      </w:del>
      <w:r>
        <w:t xml:space="preserve">the </w:t>
      </w:r>
      <w:r w:rsidRPr="00593376">
        <w:rPr>
          <w:rStyle w:val="CodeChar"/>
        </w:rPr>
        <w:t>eACC</w:t>
      </w:r>
      <w:r>
        <w:t xml:space="preserve"> node</w:t>
      </w:r>
      <w:ins w:id="351" w:author="Kulvatunyou, Boonserm (Fed)" w:date="2016-10-28T11:56:00Z">
        <w:r w:rsidR="0021494F">
          <w:t xml:space="preserve"> such as shown in</w:t>
        </w:r>
      </w:ins>
      <w:r>
        <w:t xml:space="preserve"> </w:t>
      </w:r>
      <w:ins w:id="352" w:author="Kulvatunyou, Boonserm (Fed)" w:date="2016-10-28T11:57:00Z">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ins>
      <w:del w:id="353" w:author="Kulvatunyou, Boonserm (Fed)" w:date="2016-10-28T11:58:00Z">
        <w:r w:rsidDel="0021494F">
          <w:delText>(i.e., everything else collapsed)</w:delText>
        </w:r>
      </w:del>
      <w:r>
        <w:t>.</w:t>
      </w:r>
      <w:r w:rsidR="00EE7040">
        <w:t xml:space="preserve"> </w:t>
      </w:r>
      <w:commentRangeEnd w:id="349"/>
      <w:r w:rsidR="003037C2">
        <w:rPr>
          <w:rStyle w:val="CommentReference"/>
        </w:rPr>
        <w:commentReference w:id="349"/>
      </w:r>
      <w:ins w:id="354" w:author="Kulvatunyou, Boonserm (Fed)" w:date="2016-10-28T12:07:00Z">
        <w:r w:rsidR="000B6F1A">
          <w:t xml:space="preserve">All the ueACC, its ASCCP, and the ASCC from eACC to the ASCCP shall </w:t>
        </w:r>
      </w:ins>
      <w:ins w:id="355" w:author="Kulvatunyou, Boonserm (Fed)" w:date="2016-10-28T12:08:00Z">
        <w:r w:rsidR="000B6F1A">
          <w:t xml:space="preserve">always </w:t>
        </w:r>
      </w:ins>
      <w:ins w:id="356" w:author="Kulvatunyou, Boonserm (Fed)" w:date="2016-10-28T12:07:00Z">
        <w:r w:rsidR="000B6F1A">
          <w:t>be hidden in th</w:t>
        </w:r>
      </w:ins>
      <w:ins w:id="357" w:author="Kulvatunyou, Boonserm (Fed)" w:date="2016-10-28T12:08:00Z">
        <w:r w:rsidR="000B6F1A">
          <w:t>e CC</w:t>
        </w:r>
      </w:ins>
      <w:ins w:id="358" w:author="Kulvatunyou, Boonserm (Fed)" w:date="2016-10-28T12:07:00Z">
        <w:r w:rsidR="000B6F1A">
          <w:t xml:space="preserve"> view. </w:t>
        </w:r>
      </w:ins>
      <w:r w:rsidR="00EE7040">
        <w:t xml:space="preserve">All nodes </w:t>
      </w:r>
      <w:del w:id="359" w:author="Kulvatunyou, Boonserm (Fed)" w:date="2016-10-28T11:58:00Z">
        <w:r w:rsidR="00EE7040" w:rsidDel="0021494F">
          <w:delText xml:space="preserve">except the </w:delText>
        </w:r>
        <w:r w:rsidR="00EE7040" w:rsidRPr="00EE7040" w:rsidDel="0021494F">
          <w:rPr>
            <w:rStyle w:val="CodeChar"/>
          </w:rPr>
          <w:delText>Extension</w:delText>
        </w:r>
        <w:r w:rsidR="00EE7040" w:rsidDel="0021494F">
          <w:delText xml:space="preserve"> element corresponding to the</w:delText>
        </w:r>
      </w:del>
      <w:ins w:id="360" w:author="Kulvatunyou, Boonserm (Fed)" w:date="2016-10-28T11:58:00Z">
        <w:r w:rsidR="0021494F">
          <w:t>under the</w:t>
        </w:r>
      </w:ins>
      <w:r w:rsidR="00EE7040">
        <w:t xml:space="preserve"> </w:t>
      </w:r>
      <w:r w:rsidR="00EE7040" w:rsidRPr="00EE7040">
        <w:rPr>
          <w:rStyle w:val="CodeChar"/>
        </w:rPr>
        <w:t>eACC</w:t>
      </w:r>
      <w:r w:rsidR="00EE7040">
        <w:t xml:space="preserve"> </w:t>
      </w:r>
      <w:ins w:id="361" w:author="Kulvatunyou, Boonserm (Fed)" w:date="2016-10-28T11:59:00Z">
        <w:r w:rsidR="0021494F">
          <w:t xml:space="preserve">including the </w:t>
        </w:r>
        <w:r w:rsidR="0021494F" w:rsidRPr="0021494F">
          <w:rPr>
            <w:rStyle w:val="CodeChar"/>
          </w:rPr>
          <w:t>eACC</w:t>
        </w:r>
        <w:r w:rsidR="0021494F">
          <w:t xml:space="preserve"> itself </w:t>
        </w:r>
      </w:ins>
      <w:r w:rsidR="00EE7040">
        <w:t xml:space="preserve">should be uneditable. Uneditable nodes may be </w:t>
      </w:r>
      <w:r w:rsidR="002123C2">
        <w:t>rendered in a different background</w:t>
      </w:r>
      <w:r w:rsidR="00EE7040">
        <w:t xml:space="preserve">. </w:t>
      </w:r>
      <w:r w:rsidR="002123C2">
        <w:t>In</w:t>
      </w:r>
      <w:r w:rsidR="00EE7040">
        <w:t xml:space="preserve"> </w:t>
      </w:r>
      <w:ins w:id="362" w:author="Kulvatunyou, Boonserm (Fed)" w:date="2016-10-28T12:00:00Z">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ins>
      <w:del w:id="363" w:author="Kulvatunyou, Boonserm (Fed)" w:date="2016-10-28T12:00:00Z">
        <w:r w:rsidR="002123C2" w:rsidDel="0021494F">
          <w:fldChar w:fldCharType="begin"/>
        </w:r>
        <w:r w:rsidR="002123C2" w:rsidDel="0021494F">
          <w:delInstrText xml:space="preserve"> REF _Ref434405977 \h </w:delInstrText>
        </w:r>
        <w:r w:rsidR="002123C2" w:rsidDel="0021494F">
          <w:fldChar w:fldCharType="separate"/>
        </w:r>
        <w:r w:rsidR="00632C6D" w:rsidDel="0021494F">
          <w:delText xml:space="preserve">Figure </w:delText>
        </w:r>
        <w:r w:rsidR="00632C6D" w:rsidDel="0021494F">
          <w:rPr>
            <w:noProof/>
          </w:rPr>
          <w:delText>2</w:delText>
        </w:r>
        <w:r w:rsidR="002123C2" w:rsidDel="0021494F">
          <w:fldChar w:fldCharType="end"/>
        </w:r>
      </w:del>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del w:id="364" w:author="Kulvatunyou, Boonserm (Fed)" w:date="2016-10-28T12:01:00Z">
        <w:r w:rsidR="00774A3B" w:rsidDel="0021494F">
          <w:delText xml:space="preserve"> In this screen, the user can expand any </w:delText>
        </w:r>
        <w:r w:rsidR="00C269CA" w:rsidDel="0021494F">
          <w:delText xml:space="preserve">BOD’s </w:delText>
        </w:r>
        <w:r w:rsidR="00774A3B" w:rsidDel="0021494F">
          <w:delText>components to inspect their content.</w:delText>
        </w:r>
      </w:del>
    </w:p>
    <w:p w14:paraId="2A095ECA" w14:textId="77777777" w:rsidR="00774A3B" w:rsidRDefault="00774A3B" w:rsidP="00483B6E"/>
    <w:p w14:paraId="448634E4" w14:textId="4C9F35E9"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del w:id="365" w:author="Kulvatunyou, Boonserm (Fed)" w:date="2016-10-28T12:11:00Z">
        <w:r w:rsidR="000D541D" w:rsidDel="000B6F1A">
          <w:delText>created by</w:delText>
        </w:r>
      </w:del>
      <w:ins w:id="366" w:author="Kulvatunyou, Boonserm (Fed)" w:date="2016-10-28T12:11:00Z">
        <w:r w:rsidR="000B6F1A">
          <w:t>owned</w:t>
        </w:r>
      </w:ins>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del w:id="367" w:author="Kulvatunyou, Boonserm (Fed)" w:date="2016-10-28T12:11:00Z">
        <w:r w:rsidR="00127238" w:rsidDel="000B6F1A">
          <w:rPr>
            <w:rStyle w:val="CodeChar"/>
          </w:rPr>
          <w:delText>created_by</w:delText>
        </w:r>
      </w:del>
      <w:ins w:id="368" w:author="Kulvatunyou, Boonserm (Fed)" w:date="2016-10-28T12:11:00Z">
        <w:r w:rsidR="000B6F1A">
          <w:rPr>
            <w:rStyle w:val="CodeChar"/>
          </w:rPr>
          <w:t>OWNER_USER_ID</w:t>
        </w:r>
      </w:ins>
      <w:r w:rsidR="00712436">
        <w:t xml:space="preserve"> column of the </w:t>
      </w:r>
      <w:r w:rsidR="00712436" w:rsidRPr="00AC641D">
        <w:rPr>
          <w:rStyle w:val="CodeChar"/>
        </w:rPr>
        <w:t>IoTID</w:t>
      </w:r>
      <w:r w:rsidR="00712436">
        <w:t xml:space="preserve"> </w:t>
      </w:r>
      <w:ins w:id="369" w:author="Kulvatunyou, Boonserm (Fed)" w:date="2016-10-28T12:13:00Z">
        <w:r w:rsidR="000B6F1A">
          <w:t xml:space="preserve">BCCP </w:t>
        </w:r>
      </w:ins>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70" w:name="_Toc456813641"/>
      <w:r>
        <w:lastRenderedPageBreak/>
        <w:t>Review User Extension Group ACC</w:t>
      </w:r>
      <w:bookmarkEnd w:id="370"/>
    </w:p>
    <w:p w14:paraId="581DF761" w14:textId="0A95ADAE" w:rsidR="00766449" w:rsidRDefault="00275C26" w:rsidP="00275C26">
      <w:pPr>
        <w:spacing w:before="240"/>
        <w:rPr>
          <w:ins w:id="371" w:author="Kulvatunyou, Boonserm (Fed)" w:date="2016-10-28T14:54:00Z"/>
        </w:rPr>
      </w:pPr>
      <w:r>
        <w:t xml:space="preserve">The system shall render the </w:t>
      </w:r>
      <w:del w:id="372" w:author="Kulvatunyou, Boonserm (Fed)" w:date="2016-10-28T12:15:00Z">
        <w:r w:rsidDel="000B6F1A">
          <w:delText xml:space="preserve">Model BOD (CC) corresponding to the </w:delText>
        </w:r>
        <w:r w:rsidRPr="008B3BDA" w:rsidDel="000B6F1A">
          <w:rPr>
            <w:rStyle w:val="CodeChar"/>
          </w:rPr>
          <w:delText>tlABIE</w:delText>
        </w:r>
        <w:r w:rsidDel="000B6F1A">
          <w:delText xml:space="preserve"> but the focus should be put on the </w:delText>
        </w:r>
        <w:r w:rsidRPr="00593376" w:rsidDel="000B6F1A">
          <w:rPr>
            <w:rStyle w:val="CodeChar"/>
          </w:rPr>
          <w:delText>eACC</w:delText>
        </w:r>
        <w:r w:rsidDel="000B6F1A">
          <w:delText xml:space="preserve"> node (i.e., everything else collapsed) as in the </w:delText>
        </w:r>
      </w:del>
      <w:ins w:id="373" w:author="Kulvatunyou, Boonserm (Fed)" w:date="2016-10-28T12:15:00Z">
        <w:r w:rsidR="000B6F1A" w:rsidRPr="000B6F1A">
          <w:rPr>
            <w:rStyle w:val="CodeChar"/>
          </w:rPr>
          <w:t>eACC</w:t>
        </w:r>
        <w:r w:rsidR="000B6F1A">
          <w:t xml:space="preserve"> as described in the </w:t>
        </w:r>
      </w:ins>
      <w:ins w:id="374" w:author="Kulvatunyou, Boonserm (Fed)" w:date="2016-10-28T12:16:00Z">
        <w:r w:rsidR="000B6F1A">
          <w:t xml:space="preserve">above </w:t>
        </w:r>
      </w:ins>
      <w:r>
        <w:fldChar w:fldCharType="begin"/>
      </w:r>
      <w:r>
        <w:instrText xml:space="preserve"> REF _Ref439841329 \h </w:instrText>
      </w:r>
      <w:r>
        <w:fldChar w:fldCharType="separate"/>
      </w:r>
      <w:r w:rsidR="00632C6D">
        <w:t>Edit User Extension Group ACC</w:t>
      </w:r>
      <w:r>
        <w:fldChar w:fldCharType="end"/>
      </w:r>
      <w:ins w:id="375" w:author="Kulvatunyou, Boonserm (Fed)" w:date="2016-10-28T12:15:00Z">
        <w:r w:rsidR="000B6F1A">
          <w:t xml:space="preserve"> section</w:t>
        </w:r>
      </w:ins>
      <w:r>
        <w:t>.</w:t>
      </w:r>
    </w:p>
    <w:p w14:paraId="2B34ABAD" w14:textId="4A9B81D5" w:rsidR="007E3FE6" w:rsidRDefault="007E3FE6" w:rsidP="007E3FE6">
      <w:pPr>
        <w:pStyle w:val="Heading4"/>
        <w:rPr>
          <w:ins w:id="376" w:author="Kulvatunyou, Boonserm (Fed)" w:date="2016-10-28T14:55:00Z"/>
        </w:rPr>
      </w:pPr>
      <w:ins w:id="377" w:author="Kulvatunyou, Boonserm (Fed)" w:date="2016-10-28T14:55:00Z">
        <w:r>
          <w:t>Reflect</w:t>
        </w:r>
      </w:ins>
      <w:ins w:id="378" w:author="Kulvatunyou, Boonserm (Fed)" w:date="2016-10-28T14:54:00Z">
        <w:r>
          <w:t xml:space="preserve"> extension con</w:t>
        </w:r>
      </w:ins>
      <w:ins w:id="379" w:author="Kulvatunyou, Boonserm (Fed)" w:date="2016-10-28T14:55:00Z">
        <w:r>
          <w:t xml:space="preserve">tent </w:t>
        </w:r>
      </w:ins>
      <w:ins w:id="380" w:author="Kulvatunyou, Boonserm (Fed)" w:date="2016-10-28T14:58:00Z">
        <w:r>
          <w:t xml:space="preserve">in CC to </w:t>
        </w:r>
      </w:ins>
      <w:ins w:id="381" w:author="Kulvatunyou, Boonserm (Fed)" w:date="2016-10-28T14:55:00Z">
        <w:r>
          <w:t>BIE</w:t>
        </w:r>
      </w:ins>
    </w:p>
    <w:p w14:paraId="157C2C1D" w14:textId="1C2C73B4" w:rsidR="007E3FE6" w:rsidRDefault="007E3FE6" w:rsidP="007E3FE6">
      <w:pPr>
        <w:spacing w:before="240"/>
        <w:rPr>
          <w:ins w:id="382" w:author="Kulvatunyou, Boonserm (Fed)" w:date="2016-10-28T15:01:00Z"/>
        </w:rPr>
      </w:pPr>
      <w:ins w:id="383" w:author="Kulvatunyou, Boonserm (Fed)" w:date="2016-10-28T14:58:00Z">
        <w:r>
          <w:t>This section describe</w:t>
        </w:r>
      </w:ins>
      <w:ins w:id="384" w:author="Kulvatunyou, Boonserm (Fed)" w:date="2016-10-28T15:01:00Z">
        <w:r>
          <w:t>s</w:t>
        </w:r>
      </w:ins>
      <w:ins w:id="385" w:author="Kulvatunyou, Boonserm (Fed)" w:date="2016-10-28T14:58:00Z">
        <w:r>
          <w:t xml:space="preserve"> the </w:t>
        </w:r>
      </w:ins>
      <w:ins w:id="386" w:author="Kulvatunyou, Boonserm (Fed)" w:date="2016-10-28T15:24:00Z">
        <w:r w:rsidR="00990FD3">
          <w:t xml:space="preserve">event-based </w:t>
        </w:r>
      </w:ins>
      <w:ins w:id="387" w:author="Kulvatunyou, Boonserm (Fed)" w:date="2016-10-28T14:58:00Z">
        <w:r>
          <w:t xml:space="preserve">mechanism from which </w:t>
        </w:r>
      </w:ins>
      <w:ins w:id="388" w:author="Kulvatunyou, Boonserm (Fed)" w:date="2016-10-28T14:59:00Z">
        <w:r>
          <w:t xml:space="preserve">the extension content in the </w:t>
        </w:r>
        <w:r w:rsidRPr="007E3FE6">
          <w:rPr>
            <w:rStyle w:val="CodeChar"/>
          </w:rPr>
          <w:t>ueACC</w:t>
        </w:r>
        <w:r>
          <w:t xml:space="preserve"> shall be propagated to the </w:t>
        </w:r>
        <w:r w:rsidRPr="007E3FE6">
          <w:rPr>
            <w:rStyle w:val="CodeChar"/>
          </w:rPr>
          <w:t>eABIE</w:t>
        </w:r>
        <w:r>
          <w:t>.</w:t>
        </w:r>
      </w:ins>
      <w:ins w:id="389" w:author="Kulvatunyou, Boonserm (Fed)" w:date="2016-10-28T15:23:00Z">
        <w:r w:rsidR="00990FD3">
          <w:t xml:space="preserve"> </w:t>
        </w:r>
      </w:ins>
    </w:p>
    <w:p w14:paraId="3B60E523" w14:textId="1D672442" w:rsidR="007E3FE6" w:rsidRDefault="00805131" w:rsidP="007E3FE6">
      <w:pPr>
        <w:spacing w:before="240"/>
        <w:rPr>
          <w:ins w:id="390" w:author="Kulvatunyou, Boonserm (Fed)" w:date="2016-10-28T15:37:00Z"/>
        </w:rPr>
      </w:pPr>
      <w:ins w:id="391" w:author="Kulvatunyou, Boonserm (Fed)" w:date="2016-10-28T15:17:00Z">
        <w:r>
          <w:t xml:space="preserve">Generally, CC has three states – Editing, Candidate, and Published. Once </w:t>
        </w:r>
      </w:ins>
      <w:ins w:id="392" w:author="Kulvatunyou, Boonserm (Fed)" w:date="2016-10-28T15:24:00Z">
        <w:r w:rsidR="00990FD3">
          <w:t xml:space="preserve">a </w:t>
        </w:r>
      </w:ins>
      <w:ins w:id="393" w:author="Kulvatunyou, Boonserm (Fed)" w:date="2016-10-28T15:25:00Z">
        <w:r w:rsidR="00990FD3">
          <w:t>revision</w:t>
        </w:r>
      </w:ins>
      <w:ins w:id="394" w:author="Kulvatunyou, Boonserm (Fed)" w:date="2016-10-28T15:24:00Z">
        <w:r w:rsidR="00990FD3">
          <w:t xml:space="preserve"> </w:t>
        </w:r>
      </w:ins>
      <w:ins w:id="395" w:author="Kulvatunyou, Boonserm (Fed)" w:date="2016-10-28T15:25:00Z">
        <w:r w:rsidR="00990FD3">
          <w:t>of the</w:t>
        </w:r>
      </w:ins>
      <w:ins w:id="396" w:author="Kulvatunyou, Boonserm (Fed)" w:date="2016-10-28T15:17:00Z">
        <w:r>
          <w:t xml:space="preserve"> </w:t>
        </w:r>
      </w:ins>
      <w:ins w:id="397" w:author="Kulvatunyou, Boonserm (Fed)" w:date="2016-10-28T15:23:00Z">
        <w:r w:rsidRPr="00990FD3">
          <w:rPr>
            <w:rStyle w:val="CodeChar"/>
          </w:rPr>
          <w:t>ueACC</w:t>
        </w:r>
        <w:r>
          <w:t xml:space="preserve"> is published, </w:t>
        </w:r>
      </w:ins>
      <w:ins w:id="398" w:author="Kulvatunyou, Boonserm (Fed)" w:date="2016-10-28T15:24:00Z">
        <w:r w:rsidR="00990FD3">
          <w:t xml:space="preserve">entries in the </w:t>
        </w:r>
        <w:r w:rsidR="00990FD3" w:rsidRPr="00990FD3">
          <w:rPr>
            <w:rStyle w:val="CodeChar"/>
          </w:rPr>
          <w:t>BIE_USER_EXT_REVISION</w:t>
        </w:r>
      </w:ins>
      <w:ins w:id="399" w:author="Kulvatunyou, Boonserm (Fed)" w:date="2016-10-28T15:25:00Z">
        <w:r w:rsidR="00990FD3">
          <w:t xml:space="preserve"> </w:t>
        </w:r>
      </w:ins>
      <w:ins w:id="400" w:author="Kulvatunyou, Boonserm (Fed)" w:date="2016-10-28T15:29:00Z">
        <w:r w:rsidR="00990FD3">
          <w:t xml:space="preserve">table </w:t>
        </w:r>
      </w:ins>
      <w:ins w:id="401" w:author="Kulvatunyou, Boonserm (Fed)" w:date="2016-10-28T15:25:00Z">
        <w:r w:rsidR="00990FD3">
          <w:t xml:space="preserve">for relevant ABIEs that are in </w:t>
        </w:r>
      </w:ins>
      <w:ins w:id="402" w:author="Kulvatunyou, Boonserm (Fed)" w:date="2016-10-28T15:28:00Z">
        <w:r w:rsidR="00990FD3">
          <w:t xml:space="preserve">the </w:t>
        </w:r>
      </w:ins>
      <w:ins w:id="403" w:author="Kulvatunyou, Boonserm (Fed)" w:date="2016-10-28T15:25:00Z">
        <w:r w:rsidR="00990FD3">
          <w:t xml:space="preserve">Editing </w:t>
        </w:r>
      </w:ins>
      <w:ins w:id="404" w:author="Kulvatunyou, Boonserm (Fed)" w:date="2016-10-28T15:28:00Z">
        <w:r w:rsidR="00990FD3">
          <w:t>or</w:t>
        </w:r>
      </w:ins>
      <w:ins w:id="405" w:author="Kulvatunyou, Boonserm (Fed)" w:date="2016-10-28T15:25:00Z">
        <w:r w:rsidR="00990FD3">
          <w:t xml:space="preserve"> Candidate state.</w:t>
        </w:r>
      </w:ins>
      <w:ins w:id="406" w:author="Kulvatunyou, Boonserm (Fed)" w:date="2016-10-28T15:26:00Z">
        <w:r w:rsidR="00990FD3">
          <w:t xml:space="preserve"> That is the system needs to search for </w:t>
        </w:r>
      </w:ins>
      <w:ins w:id="407" w:author="Kulvatunyou, Boonserm (Fed)" w:date="2016-10-28T15:27:00Z">
        <w:r w:rsidR="00990FD3">
          <w:t xml:space="preserve">all </w:t>
        </w:r>
      </w:ins>
      <w:ins w:id="408" w:author="Kulvatunyou, Boonserm (Fed)" w:date="2016-10-28T15:26:00Z">
        <w:r w:rsidR="00990FD3">
          <w:t xml:space="preserve">ABIEs </w:t>
        </w:r>
      </w:ins>
      <w:ins w:id="409" w:author="Kulvatunyou, Boonserm (Fed)" w:date="2016-10-28T15:29:00Z">
        <w:r w:rsidR="00990FD3">
          <w:t xml:space="preserve">whose </w:t>
        </w:r>
      </w:ins>
      <w:ins w:id="410" w:author="Kulvatunyou, Boonserm (Fed)" w:date="2016-10-28T15:30:00Z">
        <w:r w:rsidR="00990FD3">
          <w:t>owning</w:t>
        </w:r>
      </w:ins>
      <w:ins w:id="411" w:author="Kulvatunyou, Boonserm (Fed)" w:date="2016-10-28T15:29:00Z">
        <w:r w:rsidR="00990FD3">
          <w:t xml:space="preserve"> top-level ABIEs</w:t>
        </w:r>
      </w:ins>
      <w:ins w:id="412" w:author="Kulvatunyou, Boonserm (Fed)" w:date="2016-10-28T15:26:00Z">
        <w:r w:rsidR="00990FD3">
          <w:t xml:space="preserve"> are </w:t>
        </w:r>
      </w:ins>
      <w:ins w:id="413" w:author="Kulvatunyou, Boonserm (Fed)" w:date="2016-10-28T15:27:00Z">
        <w:r w:rsidR="00990FD3">
          <w:t>in the Editing or Candidate state</w:t>
        </w:r>
      </w:ins>
      <w:ins w:id="414" w:author="Kulvatunyou, Boonserm (Fed)" w:date="2016-10-28T15:28:00Z">
        <w:r w:rsidR="00990FD3">
          <w:t xml:space="preserve"> and </w:t>
        </w:r>
      </w:ins>
      <w:ins w:id="415" w:author="Kulvatunyou, Boonserm (Fed)" w:date="2016-10-28T15:32:00Z">
        <w:r w:rsidR="00990FD3">
          <w:t xml:space="preserve">whose </w:t>
        </w:r>
        <w:r w:rsidR="00990FD3" w:rsidRPr="00990FD3">
          <w:rPr>
            <w:rStyle w:val="CodeChar"/>
          </w:rPr>
          <w:t>BASED_ACC_ID</w:t>
        </w:r>
        <w:r w:rsidR="00990FD3">
          <w:t xml:space="preserve"> column points to </w:t>
        </w:r>
      </w:ins>
      <w:ins w:id="416" w:author="Kulvatunyou, Boonserm (Fed)" w:date="2016-10-28T15:28:00Z">
        <w:r w:rsidR="00990FD3" w:rsidRPr="00990FD3">
          <w:rPr>
            <w:rStyle w:val="CodeChar"/>
          </w:rPr>
          <w:t>eACC</w:t>
        </w:r>
        <w:r w:rsidR="00990FD3">
          <w:t>.</w:t>
        </w:r>
      </w:ins>
      <w:ins w:id="417" w:author="Kulvatunyou, Boonserm (Fed)" w:date="2016-10-28T15:33:00Z">
        <w:r w:rsidR="00990FD3">
          <w:t xml:space="preserve"> If the relevant top-level ABIEs </w:t>
        </w:r>
      </w:ins>
      <w:ins w:id="418" w:author="Kulvatunyou, Boonserm (Fed)" w:date="2016-10-28T15:34:00Z">
        <w:r w:rsidR="00990FD3">
          <w:t xml:space="preserve">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ins>
      <w:ins w:id="419" w:author="Kulvatunyou, Boonserm (Fed)" w:date="2016-10-28T15:36:00Z">
        <w:r w:rsidR="00E90664" w:rsidRPr="00626078">
          <w:rPr>
            <w:rStyle w:val="CodeChar"/>
          </w:rPr>
          <w:t>a</w:t>
        </w:r>
      </w:ins>
      <w:ins w:id="420" w:author="Kulvatunyou, Boonserm (Fed)" w:date="2016-10-28T15:43:00Z">
        <w:r w:rsidR="00626078">
          <w:rPr>
            <w:rStyle w:val="CodeChar"/>
            <w:vertAlign w:val="subscript"/>
          </w:rPr>
          <w:t>j</w:t>
        </w:r>
      </w:ins>
      <w:ins w:id="421" w:author="Kulvatunyou, Boonserm (Fed)" w:date="2016-10-28T15:34:00Z">
        <w:r w:rsidR="00E90664">
          <w:t>, The result</w:t>
        </w:r>
      </w:ins>
      <w:ins w:id="422" w:author="Kulvatunyou, Boonserm (Fed)" w:date="2016-10-28T15:42:00Z">
        <w:r w:rsidR="00626078">
          <w:t>ing</w:t>
        </w:r>
      </w:ins>
      <w:ins w:id="423" w:author="Kulvatunyou, Boonserm (Fed)" w:date="2016-10-28T15:34:00Z">
        <w:r w:rsidR="00E90664">
          <w:t xml:space="preserve"> this result</w:t>
        </w:r>
      </w:ins>
      <w:ins w:id="424" w:author="Kulvatunyou, Boonserm (Fed)" w:date="2016-10-28T15:35:00Z">
        <w:r w:rsidR="00E90664">
          <w:t xml:space="preserve"> </w:t>
        </w:r>
      </w:ins>
      <w:ins w:id="425" w:author="Kulvatunyou, Boonserm (Fed)" w:date="2016-10-28T15:34:00Z">
        <w:r w:rsidR="00E90664">
          <w:t xml:space="preserve">set </w:t>
        </w:r>
      </w:ins>
      <w:ins w:id="426" w:author="Kulvatunyou, Boonserm (Fed)" w:date="2016-10-28T15:35:00Z">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ins>
      <w:ins w:id="427" w:author="Kulvatunyou, Boonserm (Fed)" w:date="2016-10-28T15:41:00Z">
        <w:r w:rsidR="00E90664">
          <w:rPr>
            <w:rStyle w:val="CodeChar"/>
          </w:rPr>
          <w:t>,</w:t>
        </w:r>
      </w:ins>
      <w:ins w:id="428" w:author="Kulvatunyou, Boonserm (Fed)" w:date="2016-10-28T15:36:00Z">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ins>
    </w:p>
    <w:p w14:paraId="23AA00A3" w14:textId="6019F5DA" w:rsidR="00E90664" w:rsidRDefault="00626078" w:rsidP="007E3FE6">
      <w:pPr>
        <w:spacing w:before="240"/>
        <w:rPr>
          <w:ins w:id="429" w:author="Kulvatunyou, Boonserm (Fed)" w:date="2016-10-28T15:37:00Z"/>
        </w:rPr>
      </w:pPr>
      <w:ins w:id="430" w:author="Kulvatunyou, Boonserm (Fed)" w:date="2016-10-28T15:43:00Z">
        <w:r w:rsidRPr="00626078">
          <w:rPr>
            <w:rStyle w:val="CodeChar"/>
          </w:rPr>
          <w:t>t</w:t>
        </w:r>
        <w:r w:rsidRPr="00626078">
          <w:rPr>
            <w:rStyle w:val="CodeChar"/>
          </w:rPr>
          <w:softHyphen/>
        </w:r>
        <w:r w:rsidRPr="00626078">
          <w:rPr>
            <w:rStyle w:val="CodeChar"/>
            <w:vertAlign w:val="subscript"/>
          </w:rPr>
          <w:t>i</w:t>
        </w:r>
      </w:ins>
      <w:ins w:id="431" w:author="Kulvatunyou, Boonserm (Fed)" w:date="2016-10-28T15:37:00Z">
        <w:r w:rsidR="00E90664">
          <w:t xml:space="preserve"> </w:t>
        </w:r>
        <w:r w:rsidR="00E90664">
          <w:t xml:space="preserve">corresponds to the </w:t>
        </w:r>
        <w:r w:rsidR="00E90664" w:rsidRPr="00990FD3">
          <w:rPr>
            <w:rStyle w:val="CodeChar"/>
          </w:rPr>
          <w:t>BIE_USER_EXT_REVISION</w:t>
        </w:r>
        <w:r w:rsidR="00E90664">
          <w:rPr>
            <w:rStyle w:val="CodeChar"/>
          </w:rPr>
          <w:t xml:space="preserve">.TOP_LEVEL_ABIE_ID </w:t>
        </w:r>
        <w:r w:rsidR="00E90664" w:rsidRPr="00E90664">
          <w:t>column.</w:t>
        </w:r>
      </w:ins>
    </w:p>
    <w:p w14:paraId="1101CE83" w14:textId="1A0B75EC" w:rsidR="00E90664" w:rsidRDefault="00626078" w:rsidP="00E90664">
      <w:pPr>
        <w:rPr>
          <w:ins w:id="432" w:author="Kulvatunyou, Boonserm (Fed)" w:date="2016-10-28T15:38:00Z"/>
        </w:rPr>
      </w:pPr>
      <w:ins w:id="433" w:author="Kulvatunyou, Boonserm (Fed)" w:date="2016-10-28T15:43:00Z">
        <w:r w:rsidRPr="00626078">
          <w:rPr>
            <w:rStyle w:val="CodeChar"/>
          </w:rPr>
          <w:t>a</w:t>
        </w:r>
        <w:r>
          <w:rPr>
            <w:rStyle w:val="CodeChar"/>
            <w:vertAlign w:val="subscript"/>
          </w:rPr>
          <w:t>j</w:t>
        </w:r>
      </w:ins>
      <w:ins w:id="434" w:author="Kulvatunyou, Boonserm (Fed)" w:date="2016-10-28T15:38:00Z">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ins>
    </w:p>
    <w:p w14:paraId="3102868D" w14:textId="4B368CEA" w:rsidR="00E90664" w:rsidRDefault="00E90664" w:rsidP="00E90664">
      <w:pPr>
        <w:rPr>
          <w:ins w:id="435" w:author="Kulvatunyou, Boonserm (Fed)" w:date="2016-10-28T15:39:00Z"/>
        </w:rPr>
      </w:pPr>
      <w:ins w:id="436" w:author="Kulvatunyou, Boonserm (Fed)" w:date="2016-10-28T15:39:00Z">
        <w:r>
          <w:t xml:space="preserve">The </w:t>
        </w:r>
        <w:r w:rsidRPr="00E90664">
          <w:rPr>
            <w:rStyle w:val="CodeChar"/>
          </w:rPr>
          <w:t>ACC_ID</w:t>
        </w:r>
        <w:r>
          <w:t xml:space="preserve"> of the </w:t>
        </w:r>
        <w:r w:rsidRPr="00E90664">
          <w:rPr>
            <w:rStyle w:val="CodeChar"/>
          </w:rPr>
          <w:t>eACC</w:t>
        </w:r>
        <w:r>
          <w:t xml:space="preserve"> corresponds to the </w:t>
        </w:r>
      </w:ins>
      <w:ins w:id="437" w:author="Kulvatunyou, Boonserm (Fed)" w:date="2016-10-28T15:41:00Z">
        <w:r w:rsidRPr="00990FD3">
          <w:rPr>
            <w:rStyle w:val="CodeChar"/>
          </w:rPr>
          <w:t>BIE_USER_EXT_REVISION</w:t>
        </w:r>
        <w:r>
          <w:rPr>
            <w:rStyle w:val="CodeChar"/>
          </w:rPr>
          <w:t>.</w:t>
        </w:r>
      </w:ins>
      <w:ins w:id="438" w:author="Kulvatunyou, Boonserm (Fed)" w:date="2016-10-28T15:39:00Z">
        <w:r w:rsidRPr="00E90664">
          <w:rPr>
            <w:rStyle w:val="CodeChar"/>
          </w:rPr>
          <w:t>EXT_ACC_ID</w:t>
        </w:r>
        <w:r>
          <w:t xml:space="preserve"> column.</w:t>
        </w:r>
      </w:ins>
    </w:p>
    <w:p w14:paraId="59B237B0" w14:textId="06C8C7D3" w:rsidR="00E90664" w:rsidRDefault="00E90664" w:rsidP="00E90664">
      <w:pPr>
        <w:rPr>
          <w:ins w:id="439" w:author="Kulvatunyou, Boonserm (Fed)" w:date="2016-10-28T15:39:00Z"/>
        </w:rPr>
      </w:pPr>
      <w:ins w:id="440" w:author="Kulvatunyou, Boonserm (Fed)" w:date="2016-10-28T15:39:00Z">
        <w:r>
          <w:t xml:space="preserve">The </w:t>
        </w:r>
        <w:r w:rsidRPr="00E90664">
          <w:rPr>
            <w:rStyle w:val="CodeChar"/>
          </w:rPr>
          <w:t>ACC_ID</w:t>
        </w:r>
        <w:r>
          <w:t xml:space="preserve"> of the </w:t>
        </w:r>
        <w:r w:rsidRPr="00E90664">
          <w:rPr>
            <w:rStyle w:val="CodeChar"/>
          </w:rPr>
          <w:t>ueACC</w:t>
        </w:r>
        <w:r>
          <w:t xml:space="preserve"> corresponds to the </w:t>
        </w:r>
      </w:ins>
      <w:ins w:id="441" w:author="Kulvatunyou, Boonserm (Fed)" w:date="2016-10-28T15:41:00Z">
        <w:r w:rsidRPr="00990FD3">
          <w:rPr>
            <w:rStyle w:val="CodeChar"/>
          </w:rPr>
          <w:t>BIE_USER_EXT_REVISION</w:t>
        </w:r>
        <w:r>
          <w:rPr>
            <w:rStyle w:val="CodeChar"/>
          </w:rPr>
          <w:t>.</w:t>
        </w:r>
      </w:ins>
      <w:ins w:id="442" w:author="Kulvatunyou, Boonserm (Fed)" w:date="2016-10-28T15:40:00Z">
        <w:r w:rsidRPr="00E90664">
          <w:rPr>
            <w:rStyle w:val="CodeChar"/>
          </w:rPr>
          <w:t>USER_</w:t>
        </w:r>
      </w:ins>
      <w:ins w:id="443" w:author="Kulvatunyou, Boonserm (Fed)" w:date="2016-10-28T15:39:00Z">
        <w:r w:rsidRPr="00E90664">
          <w:rPr>
            <w:rStyle w:val="CodeChar"/>
          </w:rPr>
          <w:t>EXT_ACC_ID</w:t>
        </w:r>
        <w:r>
          <w:t xml:space="preserve"> column.</w:t>
        </w:r>
      </w:ins>
    </w:p>
    <w:p w14:paraId="75C990AE" w14:textId="18E6B5A5" w:rsidR="00E90664" w:rsidRDefault="00E90664" w:rsidP="00E90664">
      <w:pPr>
        <w:rPr>
          <w:ins w:id="444" w:author="Kulvatunyou, Boonserm (Fed)" w:date="2016-10-28T15:44:00Z"/>
        </w:rPr>
      </w:pPr>
    </w:p>
    <w:p w14:paraId="65D34139" w14:textId="0B8CAB22" w:rsidR="00626078" w:rsidRPr="00E90664" w:rsidRDefault="00626078" w:rsidP="00626078">
      <w:pPr>
        <w:rPr>
          <w:ins w:id="445" w:author="Kulvatunyou, Boonserm (Fed)" w:date="2016-10-28T15:26:00Z"/>
        </w:rPr>
      </w:pPr>
      <w:ins w:id="446" w:author="Kulvatunyou, Boonserm (Fed)" w:date="2016-10-28T15:44:00Z">
        <w:r>
          <w:t xml:space="preserve">The entry created in the </w:t>
        </w:r>
        <w:r w:rsidRPr="00990FD3">
          <w:rPr>
            <w:rStyle w:val="CodeChar"/>
          </w:rPr>
          <w:t>BIE_USER_EXT_REVISION</w:t>
        </w:r>
        <w:r>
          <w:rPr>
            <w:rStyle w:val="CodeChar"/>
          </w:rPr>
          <w:t xml:space="preserve"> </w:t>
        </w:r>
      </w:ins>
      <w:ins w:id="447" w:author="Kulvatunyou, Boonserm (Fed)" w:date="2016-10-28T15:55:00Z">
        <w:r w:rsidR="00220324">
          <w:t>table i</w:t>
        </w:r>
      </w:ins>
      <w:ins w:id="448" w:author="Kulvatunyou, Boonserm (Fed)" w:date="2016-10-28T15:45:00Z">
        <w:r>
          <w:t>s not specific to</w:t>
        </w:r>
      </w:ins>
      <w:ins w:id="449" w:author="Kulvatunyou, Boonserm (Fed)" w:date="2016-10-28T15:44:00Z">
        <w:r>
          <w:t xml:space="preserve"> the user.</w:t>
        </w:r>
      </w:ins>
    </w:p>
    <w:p w14:paraId="35DF4894" w14:textId="2E2D5818" w:rsidR="00A746ED" w:rsidRDefault="00220324" w:rsidP="007E3FE6">
      <w:pPr>
        <w:spacing w:before="240"/>
        <w:rPr>
          <w:ins w:id="450" w:author="Kulvatunyou, Boonserm (Fed)" w:date="2016-10-28T16:03:00Z"/>
        </w:rPr>
      </w:pPr>
      <w:ins w:id="451" w:author="Kulvatunyou, Boonserm (Fed)" w:date="2016-10-28T15:53:00Z">
        <w:r>
          <w:t xml:space="preserve">When the </w:t>
        </w:r>
      </w:ins>
      <w:ins w:id="452" w:author="Kulvatunyou, Boonserm (Fed)" w:date="2016-10-28T15:54:00Z">
        <w:r>
          <w:t xml:space="preserve">‘owner’ </w:t>
        </w:r>
      </w:ins>
      <w:ins w:id="453" w:author="Kulvatunyou, Boonserm (Fed)" w:date="2016-10-28T15:53:00Z">
        <w:r>
          <w:t xml:space="preserve">user </w:t>
        </w:r>
      </w:ins>
      <w:ins w:id="454" w:author="Kulvatunyou, Boonserm (Fed)" w:date="2016-10-28T15:54:00Z">
        <w:r>
          <w:t xml:space="preserve">of </w:t>
        </w:r>
      </w:ins>
      <w:ins w:id="455" w:author="Kulvatunyou, Boonserm (Fed)" w:date="2016-10-28T16:36:00Z">
        <w:r w:rsidR="00B43874" w:rsidRPr="00626078">
          <w:rPr>
            <w:rStyle w:val="CodeChar"/>
          </w:rPr>
          <w:t>t</w:t>
        </w:r>
        <w:r w:rsidR="00B43874" w:rsidRPr="00626078">
          <w:rPr>
            <w:rStyle w:val="CodeChar"/>
          </w:rPr>
          <w:softHyphen/>
        </w:r>
        <w:r w:rsidR="00B43874" w:rsidRPr="00626078">
          <w:rPr>
            <w:rStyle w:val="CodeChar"/>
            <w:vertAlign w:val="subscript"/>
          </w:rPr>
          <w:t>i</w:t>
        </w:r>
      </w:ins>
      <w:ins w:id="456" w:author="Kulvatunyou, Boonserm (Fed)" w:date="2016-10-28T15:54:00Z">
        <w:r>
          <w:t xml:space="preserve"> opens </w:t>
        </w:r>
      </w:ins>
      <w:ins w:id="457" w:author="Kulvatunyou, Boonserm (Fed)" w:date="2016-10-28T16:36:00Z">
        <w:r w:rsidR="00B43874" w:rsidRPr="00626078">
          <w:rPr>
            <w:rStyle w:val="CodeChar"/>
          </w:rPr>
          <w:t>t</w:t>
        </w:r>
        <w:r w:rsidR="00B43874" w:rsidRPr="00626078">
          <w:rPr>
            <w:rStyle w:val="CodeChar"/>
          </w:rPr>
          <w:softHyphen/>
        </w:r>
        <w:r w:rsidR="00B43874" w:rsidRPr="00626078">
          <w:rPr>
            <w:rStyle w:val="CodeChar"/>
            <w:vertAlign w:val="subscript"/>
          </w:rPr>
          <w:t>i</w:t>
        </w:r>
      </w:ins>
      <w:ins w:id="458" w:author="Kulvatunyou, Boonserm (Fed)" w:date="2016-10-28T15:54:00Z">
        <w:r>
          <w:t xml:space="preserve">, the system shall </w:t>
        </w:r>
      </w:ins>
      <w:ins w:id="459" w:author="Kulvatunyou, Boonserm (Fed)" w:date="2016-10-28T15:55:00Z">
        <w:r>
          <w:t xml:space="preserve">look at the </w:t>
        </w:r>
        <w:r w:rsidR="00A746ED" w:rsidRPr="00990FD3">
          <w:rPr>
            <w:rStyle w:val="CodeChar"/>
          </w:rPr>
          <w:t>BIE_USER_EXT_REVISION</w:t>
        </w:r>
        <w:r w:rsidR="00A746ED">
          <w:rPr>
            <w:rStyle w:val="CodeChar"/>
          </w:rPr>
          <w:t xml:space="preserve"> </w:t>
        </w:r>
        <w:r w:rsidR="00A746ED">
          <w:t>table</w:t>
        </w:r>
        <w:r w:rsidR="00A746ED">
          <w:t xml:space="preserve"> for records whose the </w:t>
        </w:r>
        <w:r w:rsidR="00A746ED" w:rsidRPr="00B43874">
          <w:rPr>
            <w:rStyle w:val="CodeChar"/>
          </w:rPr>
          <w:t>TOP_LEVEL_ABIE_ID</w:t>
        </w:r>
        <w:r w:rsidR="00A746ED">
          <w:t xml:space="preserve"> column matches ti.</w:t>
        </w:r>
      </w:ins>
      <w:ins w:id="460" w:author="Kulvatunyou, Boonserm (Fed)" w:date="2016-10-28T15:56:00Z">
        <w:r w:rsidR="00A746ED">
          <w:t xml:space="preserve"> </w:t>
        </w:r>
      </w:ins>
      <w:ins w:id="461" w:author="Kulvatunyou, Boonserm (Fed)" w:date="2016-10-28T16:00:00Z">
        <w:r w:rsidR="00A746ED">
          <w:t xml:space="preserve">If there is a matching record </w:t>
        </w:r>
        <w:r w:rsidR="00A746ED" w:rsidRPr="00FA5C31">
          <w:rPr>
            <w:rStyle w:val="CodeChar"/>
          </w:rPr>
          <w:t>x</w:t>
        </w:r>
        <w:r w:rsidR="00A746ED" w:rsidRPr="00FA5C31">
          <w:rPr>
            <w:rStyle w:val="CodeChar"/>
            <w:vertAlign w:val="subscript"/>
          </w:rPr>
          <w:t>n</w:t>
        </w:r>
        <w:r w:rsidR="00A746ED">
          <w:t>, t</w:t>
        </w:r>
      </w:ins>
      <w:ins w:id="462" w:author="Kulvatunyou, Boonserm (Fed)" w:date="2016-10-28T15:56:00Z">
        <w:r w:rsidR="00A746ED">
          <w:t xml:space="preserve">he system shall </w:t>
        </w:r>
      </w:ins>
      <w:ins w:id="463" w:author="Kulvatunyou, Boonserm (Fed)" w:date="2016-10-28T16:08:00Z">
        <w:r w:rsidR="00947110">
          <w:t>show a notification dialogue</w:t>
        </w:r>
      </w:ins>
      <w:ins w:id="464" w:author="Kulvatunyou, Boonserm (Fed)" w:date="2016-10-28T15:56:00Z">
        <w:r w:rsidR="00A746ED">
          <w:t xml:space="preserve"> ask</w:t>
        </w:r>
      </w:ins>
      <w:ins w:id="465" w:author="Kulvatunyou, Boonserm (Fed)" w:date="2016-10-28T16:09:00Z">
        <w:r w:rsidR="00947110">
          <w:t>ing</w:t>
        </w:r>
      </w:ins>
      <w:ins w:id="466" w:author="Kulvatunyou, Boonserm (Fed)" w:date="2016-10-28T15:56:00Z">
        <w:r w:rsidR="00A746ED">
          <w:t xml:space="preserve"> </w:t>
        </w:r>
      </w:ins>
      <w:ins w:id="467" w:author="Kulvatunyou, Boonserm (Fed)" w:date="2016-10-28T16:09:00Z">
        <w:r w:rsidR="00947110">
          <w:t>the user “</w:t>
        </w:r>
      </w:ins>
      <w:ins w:id="468" w:author="Kulvatunyou, Boonserm (Fed)" w:date="2016-10-28T15:56:00Z">
        <w:r w:rsidR="00947110">
          <w:t xml:space="preserve">There is an update to the extension content of the </w:t>
        </w:r>
      </w:ins>
      <w:ins w:id="469" w:author="Kulvatunyou, Boonserm (Fed)" w:date="2016-10-28T16:10:00Z">
        <w:r w:rsidR="00947110" w:rsidRPr="00947110">
          <w:rPr>
            <w:rStyle w:val="CodeChar"/>
          </w:rPr>
          <w:t>[eACC</w:t>
        </w:r>
      </w:ins>
      <w:ins w:id="470" w:author="Kulvatunyou, Boonserm (Fed)" w:date="2016-10-28T16:15:00Z">
        <w:r w:rsidR="00947110">
          <w:rPr>
            <w:rStyle w:val="CodeChar"/>
          </w:rPr>
          <w:t>.</w:t>
        </w:r>
      </w:ins>
      <w:ins w:id="471" w:author="Kulvatunyou, Boonserm (Fed)" w:date="2016-10-28T16:10:00Z">
        <w:r w:rsidR="00947110" w:rsidRPr="00947110">
          <w:rPr>
            <w:rStyle w:val="CodeChar"/>
          </w:rPr>
          <w:t>DEN]</w:t>
        </w:r>
      </w:ins>
      <w:ins w:id="472" w:author="Kulvatunyou, Boonserm (Fed)" w:date="2016-10-28T16:11:00Z">
        <w:r w:rsidR="00947110">
          <w:t>, would you like to uptake the extension?”</w:t>
        </w:r>
      </w:ins>
      <w:ins w:id="473" w:author="Kulvatunyou, Boonserm (Fed)" w:date="2016-10-28T15:56:00Z">
        <w:r w:rsidR="00A746ED">
          <w:t xml:space="preserve"> </w:t>
        </w:r>
      </w:ins>
    </w:p>
    <w:p w14:paraId="0373C09C" w14:textId="3F696BCA" w:rsidR="00A746ED" w:rsidRDefault="00A746ED" w:rsidP="00947110">
      <w:pPr>
        <w:pStyle w:val="ListParagraph"/>
        <w:numPr>
          <w:ilvl w:val="0"/>
          <w:numId w:val="27"/>
        </w:numPr>
        <w:spacing w:before="240"/>
        <w:rPr>
          <w:ins w:id="474" w:author="Kulvatunyou, Boonserm (Fed)" w:date="2016-10-28T16:03:00Z"/>
        </w:rPr>
      </w:pPr>
      <w:ins w:id="475" w:author="Kulvatunyou, Boonserm (Fed)" w:date="2016-10-28T15:56:00Z">
        <w:r>
          <w:t>I</w:t>
        </w:r>
      </w:ins>
      <w:ins w:id="476" w:author="Kulvatunyou, Boonserm (Fed)" w:date="2016-10-28T15:58:00Z">
        <w:r>
          <w:t>f the user answer</w:t>
        </w:r>
      </w:ins>
      <w:ins w:id="477" w:author="Kulvatunyou, Boonserm (Fed)" w:date="2016-10-28T16:01:00Z">
        <w:r>
          <w:t>s</w:t>
        </w:r>
      </w:ins>
      <w:ins w:id="478" w:author="Kulvatunyou, Boonserm (Fed)" w:date="2016-10-28T15:58:00Z">
        <w:r>
          <w:t xml:space="preserve"> </w:t>
        </w:r>
      </w:ins>
      <w:ins w:id="479" w:author="Kulvatunyou, Boonserm (Fed)" w:date="2016-10-28T16:12:00Z">
        <w:r w:rsidR="00947110" w:rsidRPr="00375E83">
          <w:t>‘</w:t>
        </w:r>
      </w:ins>
      <w:ins w:id="480" w:author="Kulvatunyou, Boonserm (Fed)" w:date="2016-10-28T15:58:00Z">
        <w:r w:rsidRPr="00375E83">
          <w:t>yes</w:t>
        </w:r>
      </w:ins>
      <w:ins w:id="481" w:author="Kulvatunyou, Boonserm (Fed)" w:date="2016-10-28T16:12:00Z">
        <w:r w:rsidR="00947110" w:rsidRPr="00375E83">
          <w:t>’</w:t>
        </w:r>
      </w:ins>
      <w:ins w:id="482" w:author="Kulvatunyou, Boonserm (Fed)" w:date="2016-10-28T15:58:00Z">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ins>
      <w:ins w:id="483" w:author="Kulvatunyou, Boonserm (Fed)" w:date="2016-10-28T15:59:00Z">
        <w:r>
          <w:t xml:space="preserve"> and delete </w:t>
        </w:r>
      </w:ins>
      <w:ins w:id="484" w:author="Kulvatunyou, Boonserm (Fed)" w:date="2016-10-28T16:17:00Z">
        <w:r w:rsidR="00FA5C31" w:rsidRPr="00FA5C31">
          <w:rPr>
            <w:rStyle w:val="CodeChar"/>
          </w:rPr>
          <w:t>x</w:t>
        </w:r>
        <w:r w:rsidR="00FA5C31" w:rsidRPr="00FA5C31">
          <w:rPr>
            <w:rStyle w:val="CodeChar"/>
            <w:vertAlign w:val="subscript"/>
          </w:rPr>
          <w:t>n</w:t>
        </w:r>
      </w:ins>
      <w:ins w:id="485" w:author="Kulvatunyou, Boonserm (Fed)" w:date="2016-10-28T15:59:00Z">
        <w:r>
          <w:t xml:space="preserve">. </w:t>
        </w:r>
      </w:ins>
      <w:ins w:id="486" w:author="Kulvatunyou, Boonserm (Fed)" w:date="2016-10-28T16:31:00Z">
        <w:r w:rsidR="003B4590">
          <w:t>Have a dialogue box warning the user that all extension content from the previous revision will be replaced</w:t>
        </w:r>
      </w:ins>
      <w:ins w:id="487" w:author="Kulvatunyou, Boonserm (Fed)" w:date="2016-10-28T16:32:00Z">
        <w:r w:rsidR="003B4590">
          <w:t xml:space="preserve"> and that all customization will be lost and that this cannot be undone.</w:t>
        </w:r>
      </w:ins>
    </w:p>
    <w:p w14:paraId="30B57DEF" w14:textId="2D2C3205" w:rsidR="00990FD3" w:rsidRDefault="00A746ED" w:rsidP="00947110">
      <w:pPr>
        <w:pStyle w:val="ListParagraph"/>
        <w:numPr>
          <w:ilvl w:val="0"/>
          <w:numId w:val="27"/>
        </w:numPr>
        <w:spacing w:before="240"/>
        <w:rPr>
          <w:ins w:id="488" w:author="Kulvatunyou, Boonserm (Fed)" w:date="2016-10-28T16:03:00Z"/>
        </w:rPr>
      </w:pPr>
      <w:ins w:id="489" w:author="Kulvatunyou, Boonserm (Fed)" w:date="2016-10-28T16:01:00Z">
        <w:r>
          <w:t xml:space="preserve">If the answer is </w:t>
        </w:r>
      </w:ins>
      <w:ins w:id="490" w:author="Kulvatunyou, Boonserm (Fed)" w:date="2016-10-28T16:12:00Z">
        <w:r w:rsidR="00947110">
          <w:t>‘</w:t>
        </w:r>
      </w:ins>
      <w:ins w:id="491" w:author="Kulvatunyou, Boonserm (Fed)" w:date="2016-10-28T16:01:00Z">
        <w:r>
          <w:t>yes</w:t>
        </w:r>
      </w:ins>
      <w:ins w:id="492" w:author="Kulvatunyou, Boonserm (Fed)" w:date="2016-10-28T16:12:00Z">
        <w:r w:rsidR="00947110">
          <w:t>’</w:t>
        </w:r>
      </w:ins>
      <w:ins w:id="493" w:author="Kulvatunyou, Boonserm (Fed)" w:date="2016-10-28T16:01:00Z">
        <w:r>
          <w:t xml:space="preserve"> and </w:t>
        </w:r>
      </w:ins>
      <w:ins w:id="494" w:author="Kulvatunyou, Boonserm (Fed)" w:date="2016-10-28T16:18:00Z">
        <w:r w:rsidR="00375E83" w:rsidRPr="00FA5C31">
          <w:rPr>
            <w:rStyle w:val="CodeChar"/>
          </w:rPr>
          <w:t>t</w:t>
        </w:r>
        <w:r w:rsidR="00375E83" w:rsidRPr="00FA5C31">
          <w:rPr>
            <w:rStyle w:val="CodeChar"/>
            <w:vertAlign w:val="subscript"/>
          </w:rPr>
          <w:t>i</w:t>
        </w:r>
      </w:ins>
      <w:ins w:id="495" w:author="Kulvatunyou, Boonserm (Fed)" w:date="2016-10-28T16:01:00Z">
        <w:r>
          <w:t xml:space="preserve"> is in the Candidate state, the system ask</w:t>
        </w:r>
      </w:ins>
      <w:ins w:id="496" w:author="Kulvatunyou, Boonserm (Fed)" w:date="2016-10-28T16:04:00Z">
        <w:r>
          <w:t>s</w:t>
        </w:r>
      </w:ins>
      <w:ins w:id="497" w:author="Kulvatunyou, Boonserm (Fed)" w:date="2016-10-28T16:01:00Z">
        <w:r>
          <w:t xml:space="preserve"> the user to first confirm changing the state back to Editing </w:t>
        </w:r>
      </w:ins>
      <w:ins w:id="498" w:author="Kulvatunyou, Boonserm (Fed)" w:date="2016-10-28T16:02:00Z">
        <w:r>
          <w:t>–</w:t>
        </w:r>
      </w:ins>
      <w:ins w:id="499" w:author="Kulvatunyou, Boonserm (Fed)" w:date="2016-10-28T16:01:00Z">
        <w:r>
          <w:t xml:space="preserve"> and </w:t>
        </w:r>
      </w:ins>
      <w:ins w:id="500" w:author="Kulvatunyou, Boonserm (Fed)" w:date="2016-10-28T16:02:00Z">
        <w:r>
          <w:t>if the user confirms, the system reflect</w:t>
        </w:r>
      </w:ins>
      <w:ins w:id="501" w:author="Kulvatunyou, Boonserm (Fed)" w:date="2016-10-28T16:08:00Z">
        <w:r w:rsidR="00947110">
          <w:t>s</w:t>
        </w:r>
      </w:ins>
      <w:ins w:id="502" w:author="Kulvatunyou, Boonserm (Fed)" w:date="2016-10-28T16:02:00Z">
        <w:r>
          <w:t xml:space="preserve"> the content as in the previous case; otherwise, </w:t>
        </w:r>
      </w:ins>
      <w:ins w:id="503" w:author="Kulvatunyou, Boonserm (Fed)" w:date="2016-10-28T16:08:00Z">
        <w:r w:rsidR="00947110">
          <w:t>go back to the notification dialogue</w:t>
        </w:r>
      </w:ins>
      <w:ins w:id="504" w:author="Kulvatunyou, Boonserm (Fed)" w:date="2016-10-28T16:02:00Z">
        <w:r>
          <w:t xml:space="preserve">. </w:t>
        </w:r>
      </w:ins>
    </w:p>
    <w:p w14:paraId="3C4ECCE9" w14:textId="0C823801" w:rsidR="00A746ED" w:rsidRDefault="00A746ED" w:rsidP="00947110">
      <w:pPr>
        <w:pStyle w:val="ListParagraph"/>
        <w:numPr>
          <w:ilvl w:val="0"/>
          <w:numId w:val="27"/>
        </w:numPr>
        <w:spacing w:before="240"/>
        <w:rPr>
          <w:ins w:id="505" w:author="Kulvatunyou, Boonserm (Fed)" w:date="2016-10-28T16:15:00Z"/>
        </w:rPr>
      </w:pPr>
      <w:ins w:id="506" w:author="Kulvatunyou, Boonserm (Fed)" w:date="2016-10-28T16:03:00Z">
        <w:r>
          <w:t>If the answer is no, the system ask</w:t>
        </w:r>
      </w:ins>
      <w:ins w:id="507" w:author="Kulvatunyou, Boonserm (Fed)" w:date="2016-10-28T16:05:00Z">
        <w:r>
          <w:t>s</w:t>
        </w:r>
      </w:ins>
      <w:ins w:id="508" w:author="Kulvatunyou, Boonserm (Fed)" w:date="2016-10-28T16:03:00Z">
        <w:r>
          <w:t xml:space="preserve"> the user</w:t>
        </w:r>
      </w:ins>
      <w:ins w:id="509" w:author="Kulvatunyou, Boonserm (Fed)" w:date="2016-10-28T16:04:00Z">
        <w:r>
          <w:t xml:space="preserve"> “</w:t>
        </w:r>
      </w:ins>
      <w:ins w:id="510" w:author="Kulvatunyou, Boonserm (Fed)" w:date="2016-10-28T16:13:00Z">
        <w:r w:rsidR="00947110">
          <w:t>Would you like to keep or disregard this notification? Keeping the notification allows you to review the content of the extension first.</w:t>
        </w:r>
      </w:ins>
      <w:ins w:id="511" w:author="Kulvatunyou, Boonserm (Fed)" w:date="2016-10-28T16:14:00Z">
        <w:r w:rsidR="00947110">
          <w:t xml:space="preserve">” </w:t>
        </w:r>
      </w:ins>
      <w:ins w:id="512" w:author="Kulvatunyou, Boonserm (Fed)" w:date="2016-10-28T16:05:00Z">
        <w:r w:rsidR="00947110">
          <w:t xml:space="preserve">If the user </w:t>
        </w:r>
      </w:ins>
      <w:ins w:id="513" w:author="Kulvatunyou, Boonserm (Fed)" w:date="2016-10-28T16:14:00Z">
        <w:r w:rsidR="00947110">
          <w:t>answers ‘Disregard’</w:t>
        </w:r>
      </w:ins>
      <w:ins w:id="514" w:author="Kulvatunyou, Boonserm (Fed)" w:date="2016-10-28T16:05:00Z">
        <w:r w:rsidR="00947110">
          <w:t xml:space="preserve">, remove </w:t>
        </w:r>
      </w:ins>
      <w:ins w:id="515" w:author="Kulvatunyou, Boonserm (Fed)" w:date="2016-10-28T16:18:00Z">
        <w:r w:rsidR="00375E83" w:rsidRPr="00FA5C31">
          <w:rPr>
            <w:rStyle w:val="CodeChar"/>
          </w:rPr>
          <w:t>x</w:t>
        </w:r>
        <w:r w:rsidR="00375E83" w:rsidRPr="00FA5C31">
          <w:rPr>
            <w:rStyle w:val="CodeChar"/>
            <w:vertAlign w:val="subscript"/>
          </w:rPr>
          <w:t>n</w:t>
        </w:r>
      </w:ins>
      <w:ins w:id="516" w:author="Kulvatunyou, Boonserm (Fed)" w:date="2016-10-28T16:05:00Z">
        <w:r w:rsidR="00947110">
          <w:t xml:space="preserve">; otherwise, </w:t>
        </w:r>
      </w:ins>
      <w:ins w:id="517" w:author="Kulvatunyou, Boonserm (Fed)" w:date="2016-10-28T16:15:00Z">
        <w:r w:rsidR="00947110">
          <w:t>simply close</w:t>
        </w:r>
      </w:ins>
      <w:ins w:id="518" w:author="Kulvatunyou, Boonserm (Fed)" w:date="2016-10-28T16:05:00Z">
        <w:r w:rsidR="00947110">
          <w:t xml:space="preserve"> the notification dialogue.</w:t>
        </w:r>
      </w:ins>
    </w:p>
    <w:p w14:paraId="5BCFAF51" w14:textId="49E735E9" w:rsidR="00947110" w:rsidRPr="007E3FE6" w:rsidDel="003B4590" w:rsidRDefault="003B4590" w:rsidP="007E3FE6">
      <w:pPr>
        <w:spacing w:before="240"/>
        <w:rPr>
          <w:del w:id="519" w:author="Kulvatunyou, Boonserm (Fed)" w:date="2016-10-28T16:34:00Z"/>
        </w:rPr>
      </w:pPr>
      <w:ins w:id="520" w:author="Kulvatunyou, Boonserm (Fed)" w:date="2016-10-28T16:30:00Z">
        <w:r>
          <w:t xml:space="preserve">If the </w:t>
        </w:r>
        <w:r w:rsidRPr="00B43874">
          <w:rPr>
            <w:rStyle w:val="CodeChar"/>
          </w:rPr>
          <w:t>eABIE</w:t>
        </w:r>
        <w:r>
          <w:t xml:space="preserve"> has extension content from the previous revision</w:t>
        </w:r>
      </w:ins>
      <w:ins w:id="521" w:author="Kulvatunyou, Boonserm (Fed)" w:date="2016-10-28T16:33:00Z">
        <w:r>
          <w:t>, the existing content is r</w:t>
        </w:r>
      </w:ins>
      <w:ins w:id="522" w:author="Kulvatunyou, Boonserm (Fed)" w:date="2016-10-28T16:34:00Z">
        <w:r>
          <w:t>e</w:t>
        </w:r>
      </w:ins>
      <w:ins w:id="523" w:author="Kulvatunyou, Boonserm (Fed)" w:date="2016-10-28T16:33:00Z">
        <w:r>
          <w:t xml:space="preserve">moved and </w:t>
        </w:r>
      </w:ins>
      <w:ins w:id="524" w:author="Kulvatunyou, Boonserm (Fed)" w:date="2016-10-28T16:34:00Z">
        <w:r>
          <w:t>replaced with the new one as described in the first bullet.</w:t>
        </w:r>
      </w:ins>
      <w:ins w:id="525" w:author="Kulvatunyou, Boonserm (Fed)" w:date="2016-10-28T16:33:00Z">
        <w:r>
          <w:t xml:space="preserve"> </w:t>
        </w:r>
      </w:ins>
      <w:bookmarkStart w:id="526" w:name="_GoBack"/>
      <w:bookmarkEnd w:id="526"/>
    </w:p>
    <w:p w14:paraId="10A825E0" w14:textId="77777777" w:rsidR="00220F00" w:rsidRDefault="00220F00" w:rsidP="00EF6FC8">
      <w:pPr>
        <w:pStyle w:val="Heading2"/>
      </w:pPr>
      <w:bookmarkStart w:id="527" w:name="_Ref408391730"/>
      <w:bookmarkStart w:id="528" w:name="_Toc456813642"/>
      <w:r>
        <w:t>Business Context Management</w:t>
      </w:r>
      <w:bookmarkEnd w:id="527"/>
      <w:bookmarkEnd w:id="52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lastRenderedPageBreak/>
        <w:t>A ‘Select’, ‘Create’, ‘Update’, ‘Delete’ button should be present on the BC Search UI.</w:t>
      </w:r>
    </w:p>
    <w:p w14:paraId="12720715" w14:textId="77777777"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529" w:name="_Ref402764261"/>
      <w:bookmarkStart w:id="530" w:name="_Toc456813643"/>
      <w:r>
        <w:t>Search</w:t>
      </w:r>
      <w:r w:rsidR="00354B4B">
        <w:t xml:space="preserve"> </w:t>
      </w:r>
      <w:r w:rsidR="004232A5">
        <w:t xml:space="preserve">and select a </w:t>
      </w:r>
      <w:r w:rsidR="00354B4B">
        <w:t>business context</w:t>
      </w:r>
      <w:bookmarkEnd w:id="529"/>
      <w:bookmarkEnd w:id="53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531" w:name="_Toc456813644"/>
      <w:r>
        <w:t>Bottom search</w:t>
      </w:r>
      <w:bookmarkEnd w:id="53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532" w:name="_Toc456813645"/>
      <w:r>
        <w:t>Top search</w:t>
      </w:r>
      <w:bookmarkEnd w:id="53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533"/>
      <w:r w:rsidR="00E72305" w:rsidRPr="005C685B">
        <w:rPr>
          <w:rStyle w:val="CodeChar"/>
        </w:rPr>
        <w:t>Business_Context_ID</w:t>
      </w:r>
      <w:commentRangeEnd w:id="533"/>
      <w:r w:rsidR="00E72305" w:rsidRPr="005C685B">
        <w:rPr>
          <w:rStyle w:val="CodeChar"/>
        </w:rPr>
        <w:commentReference w:id="533"/>
      </w:r>
      <w:r w:rsidR="00E72305">
        <w:t>.</w:t>
      </w:r>
    </w:p>
    <w:p w14:paraId="04610BFA" w14:textId="77777777" w:rsidR="00354B4B" w:rsidRDefault="00354B4B" w:rsidP="00354B4B">
      <w:pPr>
        <w:pStyle w:val="Heading3"/>
      </w:pPr>
      <w:bookmarkStart w:id="534" w:name="_Ref408499098"/>
      <w:bookmarkStart w:id="535" w:name="_Ref408499103"/>
      <w:bookmarkStart w:id="536" w:name="_Toc456813646"/>
      <w:r>
        <w:t>Create a business context</w:t>
      </w:r>
      <w:bookmarkEnd w:id="534"/>
      <w:bookmarkEnd w:id="535"/>
      <w:bookmarkEnd w:id="53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5pt;height:108.5pt" o:ole="">
            <v:imagedata r:id="rId27" o:title="" croptop="9385f" cropbottom="15536f" cropleft="3165f" cropright="12641f"/>
          </v:shape>
          <o:OLEObject Type="Embed" ProgID="PowerPoint.Slide.12" ShapeID="_x0000_i1029" DrawAspect="Content" ObjectID="_1539177912" r:id="rId28"/>
        </w:object>
      </w:r>
    </w:p>
    <w:p w14:paraId="694ADD54" w14:textId="72CDFAB9" w:rsidR="00AB1728" w:rsidRPr="00FB1A70" w:rsidRDefault="00AB1728" w:rsidP="00AB1728">
      <w:pPr>
        <w:pStyle w:val="Caption"/>
      </w:pPr>
      <w:bookmarkStart w:id="537" w:name="_Ref402704220"/>
      <w:r>
        <w:t xml:space="preserve">Figure </w:t>
      </w:r>
      <w:fldSimple w:instr=" SEQ Figure \* ARABIC ">
        <w:ins w:id="538" w:author="Kulvatunyou, Boonserm (Fed)" w:date="2016-10-28T07:22:00Z">
          <w:r w:rsidR="00615888">
            <w:rPr>
              <w:noProof/>
            </w:rPr>
            <w:t>5</w:t>
          </w:r>
        </w:ins>
        <w:del w:id="539" w:author="Kulvatunyou, Boonserm (Fed)" w:date="2016-10-28T07:22:00Z">
          <w:r w:rsidR="00632C6D" w:rsidDel="00615888">
            <w:rPr>
              <w:noProof/>
            </w:rPr>
            <w:delText>4</w:delText>
          </w:r>
        </w:del>
      </w:fldSimple>
      <w:bookmarkEnd w:id="537"/>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5pt;height:275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39177913" r:id="rId30"/>
        </w:object>
      </w:r>
    </w:p>
    <w:p w14:paraId="517BE0EC" w14:textId="2E229424" w:rsidR="00AB1728" w:rsidRDefault="00AB1728" w:rsidP="00AB1728">
      <w:pPr>
        <w:pStyle w:val="Caption"/>
      </w:pPr>
      <w:bookmarkStart w:id="540" w:name="_Ref402704359"/>
      <w:r>
        <w:t xml:space="preserve">Figure </w:t>
      </w:r>
      <w:fldSimple w:instr=" SEQ Figure \* ARABIC ">
        <w:ins w:id="541" w:author="Kulvatunyou, Boonserm (Fed)" w:date="2016-10-28T07:22:00Z">
          <w:r w:rsidR="00615888">
            <w:rPr>
              <w:noProof/>
            </w:rPr>
            <w:t>6</w:t>
          </w:r>
        </w:ins>
        <w:del w:id="542" w:author="Kulvatunyou, Boonserm (Fed)" w:date="2016-10-28T07:22:00Z">
          <w:r w:rsidR="00632C6D" w:rsidDel="00615888">
            <w:rPr>
              <w:noProof/>
            </w:rPr>
            <w:delText>5</w:delText>
          </w:r>
        </w:del>
      </w:fldSimple>
      <w:bookmarkEnd w:id="540"/>
      <w:r>
        <w:t>: Search and Select Context Value screen</w:t>
      </w:r>
    </w:p>
    <w:p w14:paraId="1870B194" w14:textId="77777777" w:rsidR="00C15410" w:rsidRDefault="00C15410" w:rsidP="00354B4B">
      <w:pPr>
        <w:pStyle w:val="Heading3"/>
      </w:pPr>
      <w:bookmarkStart w:id="543" w:name="_Ref409508188"/>
      <w:bookmarkStart w:id="544" w:name="_Toc456813647"/>
      <w:bookmarkStart w:id="545" w:name="_Ref409506682"/>
      <w:bookmarkStart w:id="546" w:name="_Ref409506728"/>
      <w:r>
        <w:t>Show a business context</w:t>
      </w:r>
      <w:bookmarkEnd w:id="543"/>
      <w:bookmarkEnd w:id="544"/>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5pt" o:ole="">
            <v:imagedata r:id="rId31" o:title="" croptop="9385f" cropbottom="5831f" cropleft="3165f" cropright="8534f"/>
          </v:shape>
          <o:OLEObject Type="Embed" ProgID="PowerPoint.Slide.12" ShapeID="_x0000_i1031" DrawAspect="Content" ObjectID="_1539177914" r:id="rId32"/>
        </w:object>
      </w:r>
    </w:p>
    <w:p w14:paraId="61201FC0" w14:textId="0C48417A" w:rsidR="00C15410" w:rsidRPr="00FB1A70" w:rsidRDefault="00C15410" w:rsidP="00C15410">
      <w:pPr>
        <w:pStyle w:val="Caption"/>
      </w:pPr>
      <w:bookmarkStart w:id="547" w:name="_Ref409507200"/>
      <w:r>
        <w:lastRenderedPageBreak/>
        <w:t xml:space="preserve">Figure </w:t>
      </w:r>
      <w:fldSimple w:instr=" SEQ Figure \* ARABIC ">
        <w:ins w:id="548" w:author="Kulvatunyou, Boonserm (Fed)" w:date="2016-10-28T07:22:00Z">
          <w:r w:rsidR="00615888">
            <w:rPr>
              <w:noProof/>
            </w:rPr>
            <w:t>7</w:t>
          </w:r>
        </w:ins>
        <w:del w:id="549" w:author="Kulvatunyou, Boonserm (Fed)" w:date="2016-10-28T07:22:00Z">
          <w:r w:rsidR="00632C6D" w:rsidDel="00615888">
            <w:rPr>
              <w:noProof/>
            </w:rPr>
            <w:delText>6</w:delText>
          </w:r>
        </w:del>
      </w:fldSimple>
      <w:bookmarkEnd w:id="547"/>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550" w:name="_Toc456813648"/>
      <w:r>
        <w:t>Update a business context</w:t>
      </w:r>
      <w:bookmarkEnd w:id="545"/>
      <w:bookmarkEnd w:id="546"/>
      <w:bookmarkEnd w:id="550"/>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551" w:name="_Ref409506708"/>
      <w:bookmarkStart w:id="552" w:name="_Toc456813649"/>
      <w:r>
        <w:t>Discard</w:t>
      </w:r>
      <w:r w:rsidR="00D11B71">
        <w:t xml:space="preserve"> a business context</w:t>
      </w:r>
      <w:bookmarkEnd w:id="551"/>
      <w:bookmarkEnd w:id="552"/>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553" w:name="_Toc456813650"/>
      <w:r>
        <w:t>Context Category Management</w:t>
      </w:r>
      <w:bookmarkEnd w:id="553"/>
    </w:p>
    <w:p w14:paraId="3B18D62B" w14:textId="77777777" w:rsidR="00A82179" w:rsidRDefault="00A82179" w:rsidP="00A82179">
      <w:pPr>
        <w:pStyle w:val="Heading3"/>
      </w:pPr>
      <w:bookmarkStart w:id="554" w:name="_Toc456813651"/>
      <w:r>
        <w:t>Create a context category</w:t>
      </w:r>
      <w:bookmarkEnd w:id="554"/>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555" w:name="_Ref409513652"/>
      <w:bookmarkStart w:id="556" w:name="_Toc456813652"/>
      <w:r>
        <w:t>Search and select a context category</w:t>
      </w:r>
      <w:bookmarkEnd w:id="555"/>
      <w:bookmarkEnd w:id="556"/>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557" w:name="_Toc456813653"/>
      <w:r>
        <w:t>Update a context category</w:t>
      </w:r>
      <w:bookmarkEnd w:id="557"/>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558" w:name="_Ref409513784"/>
      <w:bookmarkStart w:id="559" w:name="_Toc456813654"/>
      <w:r>
        <w:t>Show a context category</w:t>
      </w:r>
      <w:bookmarkEnd w:id="558"/>
      <w:bookmarkEnd w:id="559"/>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pt;height:116pt" o:ole="">
            <v:imagedata r:id="rId33" o:title="" croptop="9385f" cropbottom="23430f" cropleft="3165f" cropright="8534f"/>
          </v:shape>
          <o:OLEObject Type="Embed" ProgID="PowerPoint.Slide.12" ShapeID="_x0000_i1032" DrawAspect="Content" ObjectID="_1539177915" r:id="rId34"/>
        </w:object>
      </w:r>
    </w:p>
    <w:p w14:paraId="75AF4B53" w14:textId="38AF2B7A" w:rsidR="00782AF5" w:rsidRDefault="00782AF5" w:rsidP="00782AF5">
      <w:pPr>
        <w:pStyle w:val="Caption"/>
      </w:pPr>
      <w:bookmarkStart w:id="560" w:name="_Ref409514250"/>
      <w:r>
        <w:t xml:space="preserve">Figure </w:t>
      </w:r>
      <w:fldSimple w:instr=" SEQ Figure \* ARABIC ">
        <w:ins w:id="561" w:author="Kulvatunyou, Boonserm (Fed)" w:date="2016-10-28T07:22:00Z">
          <w:r w:rsidR="00615888">
            <w:rPr>
              <w:noProof/>
            </w:rPr>
            <w:t>8</w:t>
          </w:r>
        </w:ins>
        <w:del w:id="562" w:author="Kulvatunyou, Boonserm (Fed)" w:date="2016-10-28T07:22:00Z">
          <w:r w:rsidR="00632C6D" w:rsidDel="00615888">
            <w:rPr>
              <w:noProof/>
            </w:rPr>
            <w:delText>7</w:delText>
          </w:r>
        </w:del>
      </w:fldSimple>
      <w:bookmarkEnd w:id="560"/>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563" w:name="_Toc456813655"/>
      <w:r>
        <w:t>Discard</w:t>
      </w:r>
      <w:r w:rsidR="0054779C">
        <w:t xml:space="preserve"> a context category</w:t>
      </w:r>
      <w:bookmarkEnd w:id="563"/>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564" w:name="_Toc456813656"/>
      <w:r>
        <w:t xml:space="preserve">Context </w:t>
      </w:r>
      <w:r w:rsidR="00F67A70">
        <w:t xml:space="preserve">Classification </w:t>
      </w:r>
      <w:r>
        <w:t>Scheme Management</w:t>
      </w:r>
      <w:bookmarkEnd w:id="564"/>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565" w:name="_Ref408498537"/>
      <w:bookmarkStart w:id="566" w:name="_Toc456813657"/>
      <w:r>
        <w:t xml:space="preserve">Create a </w:t>
      </w:r>
      <w:r w:rsidR="00424E50">
        <w:t xml:space="preserve">new </w:t>
      </w:r>
      <w:r>
        <w:t xml:space="preserve">context </w:t>
      </w:r>
      <w:r w:rsidR="00F67A70">
        <w:t xml:space="preserve">classification </w:t>
      </w:r>
      <w:r>
        <w:t>scheme</w:t>
      </w:r>
      <w:bookmarkEnd w:id="565"/>
      <w:bookmarkEnd w:id="566"/>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5pt;height:180.5pt" o:ole="">
            <v:imagedata r:id="rId35" o:title="" croptop="2499f" cropbottom="7716f" cropleft="3165f" cropright="-1269f"/>
          </v:shape>
          <o:OLEObject Type="Embed" ProgID="PowerPoint.Slide.12" ShapeID="_x0000_i1033" DrawAspect="Content" ObjectID="_1539177916" r:id="rId36"/>
        </w:object>
      </w:r>
    </w:p>
    <w:p w14:paraId="4B4369A9" w14:textId="76FC021D" w:rsidR="00851B41" w:rsidRPr="00851B41" w:rsidRDefault="00851B41" w:rsidP="00851B41">
      <w:pPr>
        <w:pStyle w:val="Caption"/>
      </w:pPr>
      <w:bookmarkStart w:id="567" w:name="_Ref410042475"/>
      <w:r>
        <w:t xml:space="preserve">Figure </w:t>
      </w:r>
      <w:fldSimple w:instr=" SEQ Figure \* ARABIC ">
        <w:ins w:id="568" w:author="Kulvatunyou, Boonserm (Fed)" w:date="2016-10-28T07:22:00Z">
          <w:r w:rsidR="00615888">
            <w:rPr>
              <w:noProof/>
            </w:rPr>
            <w:t>9</w:t>
          </w:r>
        </w:ins>
        <w:del w:id="569" w:author="Kulvatunyou, Boonserm (Fed)" w:date="2016-10-28T07:22:00Z">
          <w:r w:rsidR="00632C6D" w:rsidDel="00615888">
            <w:rPr>
              <w:noProof/>
            </w:rPr>
            <w:delText>8</w:delText>
          </w:r>
        </w:del>
      </w:fldSimple>
      <w:bookmarkEnd w:id="567"/>
      <w:r>
        <w:t>. Create a new context scheme UI</w:t>
      </w:r>
    </w:p>
    <w:p w14:paraId="743943C5" w14:textId="77777777" w:rsidR="00851B41" w:rsidRDefault="00851B41" w:rsidP="00FE7000">
      <w:pPr>
        <w:pStyle w:val="Heading3"/>
      </w:pPr>
      <w:bookmarkStart w:id="570" w:name="_Ref410044091"/>
      <w:bookmarkStart w:id="571" w:name="_Toc456813658"/>
      <w:bookmarkStart w:id="572" w:name="_Ref408498540"/>
      <w:r>
        <w:t>Search and select a context</w:t>
      </w:r>
      <w:r w:rsidR="00305BF9">
        <w:t xml:space="preserve"> classification</w:t>
      </w:r>
      <w:r>
        <w:t xml:space="preserve"> scheme</w:t>
      </w:r>
      <w:bookmarkEnd w:id="570"/>
      <w:bookmarkEnd w:id="57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573" w:name="_Toc456813659"/>
      <w:r>
        <w:t xml:space="preserve">Update a </w:t>
      </w:r>
      <w:r w:rsidR="00FE7000">
        <w:t xml:space="preserve">context </w:t>
      </w:r>
      <w:r w:rsidR="00305BF9">
        <w:t xml:space="preserve">classification </w:t>
      </w:r>
      <w:r w:rsidR="00FE7000">
        <w:t>scheme</w:t>
      </w:r>
      <w:bookmarkEnd w:id="573"/>
      <w:r w:rsidR="00FE7000">
        <w:t xml:space="preserve"> </w:t>
      </w:r>
      <w:bookmarkEnd w:id="572"/>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574" w:name="_Ref408498541"/>
      <w:bookmarkStart w:id="575" w:name="_Toc456813660"/>
      <w:r>
        <w:t>Discard</w:t>
      </w:r>
      <w:r w:rsidR="0054779C">
        <w:t xml:space="preserve"> a context </w:t>
      </w:r>
      <w:r w:rsidR="00305BF9">
        <w:t xml:space="preserve">classification </w:t>
      </w:r>
      <w:r w:rsidR="0054779C">
        <w:t>scheme</w:t>
      </w:r>
      <w:bookmarkEnd w:id="574"/>
      <w:bookmarkEnd w:id="575"/>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576" w:name="_Toc456813661"/>
      <w:r>
        <w:t>Code List Management</w:t>
      </w:r>
      <w:bookmarkEnd w:id="57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577" w:name="_Ref408498284"/>
      <w:bookmarkStart w:id="578" w:name="_Ref410111022"/>
      <w:bookmarkStart w:id="579" w:name="_Toc456813662"/>
      <w:commentRangeStart w:id="580"/>
      <w:r>
        <w:t>Create a new BIE code list</w:t>
      </w:r>
      <w:bookmarkEnd w:id="577"/>
      <w:commentRangeEnd w:id="580"/>
      <w:r w:rsidR="005C461E">
        <w:t xml:space="preserve"> without a base</w:t>
      </w:r>
      <w:r w:rsidR="00B90270">
        <w:rPr>
          <w:rStyle w:val="CommentReference"/>
          <w:b w:val="0"/>
        </w:rPr>
        <w:commentReference w:id="580"/>
      </w:r>
      <w:bookmarkEnd w:id="578"/>
      <w:bookmarkEnd w:id="579"/>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pt" o:ole="">
            <v:imagedata r:id="rId37" o:title="" croptop="-657f" cropbottom="7716f" cropleft="3165f" cropright="-1269f"/>
          </v:shape>
          <o:OLEObject Type="Embed" ProgID="PowerPoint.Slide.12" ShapeID="_x0000_i1034" DrawAspect="Content" ObjectID="_1539177917" r:id="rId38"/>
        </w:object>
      </w:r>
    </w:p>
    <w:p w14:paraId="19DE1FBC" w14:textId="4704F44B" w:rsidR="005C461E" w:rsidRDefault="005C461E" w:rsidP="005C461E">
      <w:pPr>
        <w:pStyle w:val="Caption"/>
      </w:pPr>
      <w:bookmarkStart w:id="581" w:name="_Ref410110764"/>
      <w:r>
        <w:t xml:space="preserve">Figure </w:t>
      </w:r>
      <w:fldSimple w:instr=" SEQ Figure \* ARABIC ">
        <w:ins w:id="582" w:author="Kulvatunyou, Boonserm (Fed)" w:date="2016-10-28T07:22:00Z">
          <w:r w:rsidR="00615888">
            <w:rPr>
              <w:noProof/>
            </w:rPr>
            <w:t>10</w:t>
          </w:r>
        </w:ins>
        <w:del w:id="583" w:author="Kulvatunyou, Boonserm (Fed)" w:date="2016-10-28T07:22:00Z">
          <w:r w:rsidR="00632C6D" w:rsidDel="00615888">
            <w:rPr>
              <w:noProof/>
            </w:rPr>
            <w:delText>9</w:delText>
          </w:r>
        </w:del>
      </w:fldSimple>
      <w:bookmarkEnd w:id="58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584" w:name="_Ref408498291"/>
      <w:bookmarkStart w:id="585" w:name="_Ref411266629"/>
      <w:bookmarkStart w:id="586" w:name="_Toc456813663"/>
      <w:r>
        <w:t xml:space="preserve">Create a new BIE code list </w:t>
      </w:r>
      <w:r w:rsidR="005C461E">
        <w:t>from another (</w:t>
      </w:r>
      <w:r>
        <w:t xml:space="preserve">by </w:t>
      </w:r>
      <w:r w:rsidR="0079775F">
        <w:t xml:space="preserve">extension &amp; </w:t>
      </w:r>
      <w:r>
        <w:t>restriction</w:t>
      </w:r>
      <w:bookmarkEnd w:id="584"/>
      <w:r w:rsidR="005C461E">
        <w:t>)</w:t>
      </w:r>
      <w:bookmarkEnd w:id="585"/>
      <w:bookmarkEnd w:id="586"/>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pt;height:260pt" o:ole="">
            <v:imagedata r:id="rId39" o:title="" croptop="-657f" cropbottom="808f" cropleft="3165f" cropright="-1269f"/>
          </v:shape>
          <o:OLEObject Type="Embed" ProgID="PowerPoint.Slide.12" ShapeID="_x0000_i1035" DrawAspect="Content" ObjectID="_1539177918" r:id="rId40"/>
        </w:object>
      </w:r>
    </w:p>
    <w:p w14:paraId="5B2EB143" w14:textId="28BB02E7" w:rsidR="005C461E" w:rsidRDefault="005C461E" w:rsidP="005C461E">
      <w:pPr>
        <w:pStyle w:val="Caption"/>
      </w:pPr>
      <w:bookmarkStart w:id="587" w:name="_Ref411263376"/>
      <w:r>
        <w:t xml:space="preserve">Figure </w:t>
      </w:r>
      <w:fldSimple w:instr=" SEQ Figure \* ARABIC ">
        <w:ins w:id="588" w:author="Kulvatunyou, Boonserm (Fed)" w:date="2016-10-28T07:22:00Z">
          <w:r w:rsidR="00615888">
            <w:rPr>
              <w:noProof/>
            </w:rPr>
            <w:t>11</w:t>
          </w:r>
        </w:ins>
        <w:del w:id="589" w:author="Kulvatunyou, Boonserm (Fed)" w:date="2016-10-28T07:22:00Z">
          <w:r w:rsidR="00632C6D" w:rsidDel="00615888">
            <w:rPr>
              <w:noProof/>
            </w:rPr>
            <w:delText>10</w:delText>
          </w:r>
        </w:del>
      </w:fldSimple>
      <w:bookmarkEnd w:id="587"/>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590" w:name="_Ref410105368"/>
      <w:bookmarkStart w:id="591" w:name="_Toc456813664"/>
      <w:r>
        <w:t>Search and select a code list</w:t>
      </w:r>
      <w:bookmarkEnd w:id="590"/>
      <w:bookmarkEnd w:id="591"/>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592" w:name="_Ref408498295"/>
      <w:bookmarkStart w:id="593" w:name="_Toc456813665"/>
      <w:r>
        <w:t>View/</w:t>
      </w:r>
      <w:r w:rsidR="009E3636">
        <w:t>Edit a BIE code list</w:t>
      </w:r>
      <w:bookmarkEnd w:id="592"/>
      <w:bookmarkEnd w:id="593"/>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594" w:name="_Toc456813666"/>
      <w:r>
        <w:t>Discard a BIE code list</w:t>
      </w:r>
      <w:bookmarkEnd w:id="594"/>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595" w:name="_Toc456813667"/>
      <w:r>
        <w:t>Delete a BIE code list</w:t>
      </w:r>
      <w:bookmarkEnd w:id="595"/>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596" w:name="_Ref404612029"/>
      <w:bookmarkStart w:id="597"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596"/>
      <w:r w:rsidR="00CE4395">
        <w:t xml:space="preserve"> (BOD)</w:t>
      </w:r>
      <w:bookmarkEnd w:id="597"/>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pt" o:ole="">
            <v:imagedata r:id="rId41" o:title="" croptop="6171f" cropbottom="6011f" cropleft="2415f" cropright="5426f"/>
          </v:shape>
          <o:OLEObject Type="Embed" ProgID="PowerPoint.Slide.8" ShapeID="_x0000_i1036" DrawAspect="Content" ObjectID="_1539177919" r:id="rId42"/>
        </w:object>
      </w:r>
    </w:p>
    <w:p w14:paraId="6B0A7325" w14:textId="3F50FFC9" w:rsidR="00430C5B" w:rsidRDefault="00F85BF9" w:rsidP="00F85BF9">
      <w:pPr>
        <w:pStyle w:val="Caption"/>
      </w:pPr>
      <w:bookmarkStart w:id="598" w:name="_Ref412472106"/>
      <w:r>
        <w:t xml:space="preserve">Figure </w:t>
      </w:r>
      <w:fldSimple w:instr=" SEQ Figure \* ARABIC ">
        <w:ins w:id="599" w:author="Kulvatunyou, Boonserm (Fed)" w:date="2016-10-28T07:22:00Z">
          <w:r w:rsidR="00615888">
            <w:rPr>
              <w:noProof/>
            </w:rPr>
            <w:t>12</w:t>
          </w:r>
        </w:ins>
        <w:del w:id="600" w:author="Kulvatunyou, Boonserm (Fed)" w:date="2016-10-28T07:22:00Z">
          <w:r w:rsidR="00632C6D" w:rsidDel="00615888">
            <w:rPr>
              <w:noProof/>
            </w:rPr>
            <w:delText>11</w:delText>
          </w:r>
        </w:del>
      </w:fldSimple>
      <w:bookmarkEnd w:id="598"/>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601" w:name="_Toc456813669"/>
      <w:r>
        <w:t xml:space="preserve">Generate a </w:t>
      </w:r>
      <w:r w:rsidR="00E55214">
        <w:t xml:space="preserve">profile </w:t>
      </w:r>
      <w:r>
        <w:t>XML Schema</w:t>
      </w:r>
      <w:bookmarkEnd w:id="601"/>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602" w:name="_Toc456813670"/>
      <w:commentRangeStart w:id="603"/>
      <w:r>
        <w:t>GenerateTopLevel</w:t>
      </w:r>
      <w:r w:rsidR="00EF5399">
        <w:t>ABIE(tlASBIEP</w:t>
      </w:r>
      <w:r w:rsidR="006D520D">
        <w:t>, tlABIEDOM</w:t>
      </w:r>
      <w:r w:rsidR="00EF5399">
        <w:t>)</w:t>
      </w:r>
      <w:commentRangeEnd w:id="603"/>
      <w:r w:rsidR="00184440">
        <w:rPr>
          <w:rStyle w:val="CommentReference"/>
          <w:b w:val="0"/>
        </w:rPr>
        <w:commentReference w:id="603"/>
      </w:r>
      <w:bookmarkEnd w:id="602"/>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41133F" w:rsidRDefault="0041133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41133F" w:rsidRDefault="0041133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41133F" w:rsidRDefault="0041133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41133F" w:rsidRDefault="0041133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41133F" w:rsidRDefault="0041133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41"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">
                <v:shape id="_x0000_s1242" type="#_x0000_t75" style="position:absolute;width:42443;height:32480;visibility:visible;mso-wrap-style:square" stroked="t" strokecolor="black [3213]">
                  <v:fill o:detectmouseclick="t"/>
                  <v:path o:connecttype="none"/>
                </v:shape>
                <v:oval id="Oval 1" o:spid="_x0000_s1243"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44"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41133F" w:rsidRDefault="0041133F" w:rsidP="008E0F35">
                        <w:pPr>
                          <w:pStyle w:val="Code"/>
                          <w:jc w:val="center"/>
                        </w:pPr>
                        <w:r>
                          <w:t>generate</w:t>
                        </w:r>
                        <w:r w:rsidRPr="00D132DE">
                          <w:t>BIE</w:t>
                        </w:r>
                        <w:r>
                          <w:t>s(aABIE, rootSeqNode)</w:t>
                        </w:r>
                      </w:p>
                    </w:txbxContent>
                  </v:textbox>
                </v:shape>
                <v:oval id="Oval 23" o:spid="_x0000_s1245"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46"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47"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48"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41133F" w:rsidRDefault="0041133F" w:rsidP="00B2376D">
                        <w:pPr>
                          <w:pStyle w:val="Code"/>
                          <w:jc w:val="center"/>
                        </w:pPr>
                        <w:r>
                          <w:t>rootSeqNode = generate</w:t>
                        </w:r>
                        <w:r w:rsidRPr="00D132DE">
                          <w:t>ABIE</w:t>
                        </w:r>
                        <w:r>
                          <w:t>(aABIE, rootEleNode)</w:t>
                        </w:r>
                      </w:p>
                    </w:txbxContent>
                  </v:textbox>
                </v:shape>
                <v:shape id="Straight Arrow Connector 29" o:spid="_x0000_s1249"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50"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41133F" w:rsidRDefault="0041133F" w:rsidP="008E0F35">
                        <w:r>
                          <w:t xml:space="preserve">Return </w:t>
                        </w:r>
                        <w:r>
                          <w:rPr>
                            <w:rStyle w:val="CodeChar"/>
                          </w:rPr>
                          <w:t>tlABIEDOM</w:t>
                        </w:r>
                      </w:p>
                    </w:txbxContent>
                  </v:textbox>
                </v:shape>
                <v:shape id="Text Box 31" o:spid="_x0000_s1251"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41133F" w:rsidRDefault="0041133F" w:rsidP="00184440">
                        <w:pPr>
                          <w:pStyle w:val="Code"/>
                          <w:jc w:val="center"/>
                        </w:pPr>
                        <w:r>
                          <w:t>rootENode = GenerateTopLevelAS</w:t>
                        </w:r>
                        <w:r w:rsidRPr="00D132DE">
                          <w:t>BIE</w:t>
                        </w:r>
                        <w:r>
                          <w:t>P(tlASBIEP, schemaNode)</w:t>
                        </w:r>
                      </w:p>
                    </w:txbxContent>
                  </v:textbox>
                </v:shape>
                <v:shape id="Straight Arrow Connector 228" o:spid="_x0000_s1252"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53"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41133F" w:rsidRDefault="0041133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54"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604" w:name="_Toc456813671"/>
      <w:r>
        <w:t>GenerateTopLevelASBIEP(</w:t>
      </w:r>
      <w:r w:rsidR="00C10B64">
        <w:t>gT</w:t>
      </w:r>
      <w:r>
        <w:t>lASBIEP</w:t>
      </w:r>
      <w:r w:rsidR="00C10B64">
        <w:t xml:space="preserve">, </w:t>
      </w:r>
      <w:r w:rsidR="00F54A8C">
        <w:t>gSchemaNode</w:t>
      </w:r>
      <w:r>
        <w:t>)</w:t>
      </w:r>
      <w:bookmarkEnd w:id="604"/>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605" w:name="_Toc456813672"/>
      <w:r>
        <w:t xml:space="preserve">GenerateTopLevelASBIEPAnno(gTlASBIEP, </w:t>
      </w:r>
      <w:r w:rsidR="00A916EA">
        <w:t>gRootENode)</w:t>
      </w:r>
      <w:bookmarkEnd w:id="605"/>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41133F" w:rsidRDefault="0041133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41133F" w:rsidRPr="008B2C79" w:rsidRDefault="0041133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41133F" w:rsidRDefault="0041133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41133F" w:rsidRDefault="0041133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">
                <v:shape id="_x0000_s1256" type="#_x0000_t75" style="position:absolute;width:54864;height:32004;visibility:visible;mso-wrap-style:square">
                  <v:fill o:detectmouseclick="t"/>
                  <v:path o:connecttype="none"/>
                </v:shape>
                <v:shape id="Text Box 99" o:spid="_x0000_s1257"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41133F" w:rsidRDefault="0041133F" w:rsidP="008B2C79">
                        <w:pPr>
                          <w:pStyle w:val="Code"/>
                        </w:pPr>
                        <w:r>
                          <w:t>IsAnnoOptionEmpty( )</w:t>
                        </w:r>
                      </w:p>
                    </w:txbxContent>
                  </v:textbox>
                </v:shape>
                <v:shape id="Diamond 245" o:spid="_x0000_s1258"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41133F" w:rsidRPr="008B2C79" w:rsidRDefault="0041133F" w:rsidP="008B2C79">
                        <w:pPr>
                          <w:rPr>
                            <w:color w:val="000000" w:themeColor="text1"/>
                          </w:rPr>
                        </w:pPr>
                      </w:p>
                    </w:txbxContent>
                  </v:textbox>
                </v:shape>
                <v:oval id="Oval 253" o:spid="_x0000_s1259"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60"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61"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62"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63"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41133F" w:rsidRDefault="0041133F" w:rsidP="008A05BD">
                        <w:pPr>
                          <w:pStyle w:val="Code"/>
                          <w:jc w:val="center"/>
                        </w:pPr>
                        <w:r>
                          <w:t>Return Null</w:t>
                        </w:r>
                      </w:p>
                    </w:txbxContent>
                  </v:textbox>
                </v:shape>
                <v:shape id="Text Box 487" o:spid="_x0000_s1264"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41133F" w:rsidRDefault="0041133F"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606" w:name="_Toc456813673"/>
      <w:r>
        <w:t>IsAnnoOptionEmpty( )</w:t>
      </w:r>
      <w:bookmarkEnd w:id="606"/>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607" w:name="_Toc456813674"/>
      <w:r>
        <w:t>GenerateABIE</w:t>
      </w:r>
      <w:r w:rsidR="009445FF">
        <w:t xml:space="preserve">(gABIE, </w:t>
      </w:r>
      <w:r w:rsidR="006706F8">
        <w:t>g</w:t>
      </w:r>
      <w:r w:rsidR="006C0928">
        <w:t>ASBIEP</w:t>
      </w:r>
      <w:r w:rsidR="006706F8">
        <w:t>E</w:t>
      </w:r>
      <w:r w:rsidR="00652EFD">
        <w:t>lementNode)</w:t>
      </w:r>
      <w:bookmarkEnd w:id="607"/>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608" w:name="_Toc456813675"/>
      <w:r>
        <w:t>GenerateABIEsAnno(gABIE, gABIECTypeNode)</w:t>
      </w:r>
      <w:bookmarkEnd w:id="608"/>
    </w:p>
    <w:p w14:paraId="1919F519" w14:textId="77777777" w:rsidR="006C0928" w:rsidRPr="006C0928" w:rsidRDefault="006C0928" w:rsidP="006C0928"/>
    <w:p w14:paraId="13DC6ED7" w14:textId="77777777" w:rsidR="008E0F35" w:rsidRDefault="008E0F35" w:rsidP="00665030">
      <w:pPr>
        <w:pStyle w:val="Heading4"/>
      </w:pPr>
      <w:bookmarkStart w:id="609" w:name="_Toc456813676"/>
      <w:r>
        <w:t>GenerateBIEs</w:t>
      </w:r>
      <w:r w:rsidR="007142C4">
        <w:t xml:space="preserve">(gABIE, </w:t>
      </w:r>
      <w:r w:rsidR="00DD0AA8">
        <w:t>gP</w:t>
      </w:r>
      <w:r w:rsidR="00F35593">
        <w:t>Node</w:t>
      </w:r>
      <w:r w:rsidR="00DD0AA8">
        <w:t>, gSchemaNode</w:t>
      </w:r>
      <w:r w:rsidR="007142C4">
        <w:t>)</w:t>
      </w:r>
      <w:bookmarkEnd w:id="609"/>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41133F" w:rsidRDefault="0041133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41133F" w:rsidRDefault="0041133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41133F" w:rsidRDefault="0041133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41133F" w:rsidRDefault="0041133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41133F" w:rsidRDefault="0041133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41133F" w:rsidRDefault="0041133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41133F" w:rsidRDefault="0041133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41133F" w:rsidRPr="00DE2F88" w:rsidRDefault="0041133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41133F" w:rsidRDefault="0041133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41133F" w:rsidRDefault="0041133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41133F" w:rsidRDefault="0041133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41133F" w:rsidRPr="00B063E4" w:rsidRDefault="0041133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41133F" w:rsidRDefault="0041133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41133F" w:rsidRPr="001D743B" w:rsidRDefault="0041133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41133F" w:rsidRDefault="0041133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41133F" w:rsidRPr="001D743B" w:rsidRDefault="0041133F"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65"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">
                <v:shape id="_x0000_s1266" type="#_x0000_t75" style="position:absolute;width:59366;height:49676;visibility:visible;mso-wrap-style:square" stroked="t" strokecolor="black [3213]">
                  <v:fill o:detectmouseclick="t"/>
                  <v:path o:connecttype="none"/>
                </v:shape>
                <v:oval id="Oval 230" o:spid="_x0000_s1267"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68"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41133F" w:rsidRDefault="0041133F" w:rsidP="008E3DA2">
                        <w:pPr>
                          <w:pStyle w:val="Code"/>
                          <w:spacing w:line="168" w:lineRule="auto"/>
                          <w:jc w:val="center"/>
                        </w:pPr>
                        <w:r>
                          <w:t>GenerateBBIE(childBIEs[i], aBDT, gNode, gSchemaNode)</w:t>
                        </w:r>
                      </w:p>
                    </w:txbxContent>
                  </v:textbox>
                </v:shape>
                <v:shape id="Text Box 232" o:spid="_x0000_s1269"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41133F" w:rsidRDefault="0041133F" w:rsidP="002E39B6">
                        <w:pPr>
                          <w:pStyle w:val="Code"/>
                          <w:jc w:val="center"/>
                        </w:pPr>
                        <w:r>
                          <w:t xml:space="preserve">aBDT = QueryAssocBDT(childBIEs[i]) </w:t>
                        </w:r>
                      </w:p>
                    </w:txbxContent>
                  </v:textbox>
                </v:shape>
                <v:oval id="Oval 233" o:spid="_x0000_s1270"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71"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72"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73"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74"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75"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76"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41133F" w:rsidRDefault="0041133F" w:rsidP="002E39B6">
                        <w:pPr>
                          <w:pStyle w:val="Code"/>
                          <w:jc w:val="center"/>
                        </w:pPr>
                        <w:r>
                          <w:t>Return gSchemaNode</w:t>
                        </w:r>
                      </w:p>
                    </w:txbxContent>
                  </v:textbox>
                </v:shape>
                <v:shape id="Text Box 97" o:spid="_x0000_s1277"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41133F" w:rsidRDefault="0041133F" w:rsidP="002E39B6">
                        <w:r>
                          <w:t>Y</w:t>
                        </w:r>
                      </w:p>
                    </w:txbxContent>
                  </v:textbox>
                </v:shape>
                <v:shape id="Diamond 102" o:spid="_x0000_s1278"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41133F" w:rsidRDefault="0041133F" w:rsidP="002E39B6">
                        <w:pPr>
                          <w:pStyle w:val="Code"/>
                          <w:spacing w:line="168" w:lineRule="auto"/>
                          <w:jc w:val="center"/>
                        </w:pPr>
                        <w:r>
                          <w:t>childBIEs[i] is an ASBIE?</w:t>
                        </w:r>
                      </w:p>
                    </w:txbxContent>
                  </v:textbox>
                </v:shape>
                <v:shape id="Text Box 103" o:spid="_x0000_s1279"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41133F" w:rsidRDefault="0041133F" w:rsidP="00D9247A">
                        <w:pPr>
                          <w:pStyle w:val="Code"/>
                          <w:spacing w:line="168" w:lineRule="auto"/>
                          <w:jc w:val="center"/>
                        </w:pPr>
                        <w:r>
                          <w:t>n</w:t>
                        </w:r>
                        <w:r w:rsidRPr="00896C0C">
                          <w:t>ode</w:t>
                        </w:r>
                        <w:r>
                          <w:t xml:space="preserve"> = GenerateASBIE(childBIEs[i], gPNode )</w:t>
                        </w:r>
                      </w:p>
                    </w:txbxContent>
                  </v:textbox>
                </v:shape>
                <v:shape id="Text Box 105" o:spid="_x0000_s1280"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41133F" w:rsidRDefault="0041133F" w:rsidP="002E39B6">
                        <w:r>
                          <w:t>Y</w:t>
                        </w:r>
                      </w:p>
                    </w:txbxContent>
                  </v:textbox>
                </v:shape>
                <v:shape id="Text Box 108" o:spid="_x0000_s1281"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41133F" w:rsidRDefault="0041133F" w:rsidP="002E39B6">
                        <w:pPr>
                          <w:pStyle w:val="Code"/>
                          <w:jc w:val="center"/>
                        </w:pPr>
                        <w:r>
                          <w:t xml:space="preserve">childBIEs[ ] = QueryChildBIEs(gABIE) </w:t>
                        </w:r>
                      </w:p>
                    </w:txbxContent>
                  </v:textbox>
                </v:shape>
                <v:shape id="Text Box 112" o:spid="_x0000_s1282"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41133F" w:rsidRDefault="0041133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83"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84"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85"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86"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87"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41133F" w:rsidRPr="00DE2F88" w:rsidRDefault="0041133F" w:rsidP="002E39B6">
                        <w:pPr>
                          <w:pStyle w:val="Code"/>
                          <w:jc w:val="center"/>
                        </w:pPr>
                        <w:r>
                          <w:t>anABIE =  QueryTargetABIE(anASBIEP)</w:t>
                        </w:r>
                      </w:p>
                    </w:txbxContent>
                  </v:textbox>
                </v:shape>
                <v:shape id="Straight Arrow Connector 128" o:spid="_x0000_s1288"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89"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41133F" w:rsidRDefault="0041133F" w:rsidP="002E39B6">
                        <w:r>
                          <w:t>N</w:t>
                        </w:r>
                      </w:p>
                    </w:txbxContent>
                  </v:textbox>
                </v:shape>
                <v:shape id="Text Box 81" o:spid="_x0000_s1290"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41133F" w:rsidRDefault="0041133F" w:rsidP="00D1380E">
                        <w:pPr>
                          <w:pStyle w:val="Code"/>
                        </w:pPr>
                        <w:r>
                          <w:t>node = GenerateABIE(anABIE, node)</w:t>
                        </w:r>
                      </w:p>
                    </w:txbxContent>
                  </v:textbox>
                </v:shape>
                <v:shape id="Text Box 82" o:spid="_x0000_s1291"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41133F" w:rsidRDefault="0041133F" w:rsidP="00D1380E">
                        <w:pPr>
                          <w:pStyle w:val="Code"/>
                          <w:jc w:val="center"/>
                        </w:pPr>
                        <w:r>
                          <w:t>node = GenerateBIEs(anABIE, node, gSchemaNode)</w:t>
                        </w:r>
                      </w:p>
                    </w:txbxContent>
                  </v:textbox>
                </v:shape>
                <v:shape id="Straight Arrow Connector 259" o:spid="_x0000_s1292"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93"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94"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95"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41133F" w:rsidRPr="00B063E4" w:rsidRDefault="0041133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96"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97"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41133F" w:rsidRDefault="0041133F" w:rsidP="002E39B6">
                        <w:pPr>
                          <w:pStyle w:val="Code"/>
                          <w:spacing w:line="168" w:lineRule="auto"/>
                          <w:jc w:val="center"/>
                        </w:pPr>
                        <w:r>
                          <w:t>Next childBIE[i]?</w:t>
                        </w:r>
                      </w:p>
                    </w:txbxContent>
                  </v:textbox>
                </v:shape>
                <v:shape id="Text Box 127" o:spid="_x0000_s1298"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99"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300"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41133F" w:rsidRPr="001D743B" w:rsidRDefault="0041133F" w:rsidP="002E39B6">
                        <w:pPr>
                          <w:pStyle w:val="Code"/>
                          <w:jc w:val="center"/>
                        </w:pPr>
                        <w:r>
                          <w:t>Append xsd:any element to the gPNode</w:t>
                        </w:r>
                        <w:r w:rsidRPr="001D743B">
                          <w:t xml:space="preserve"> </w:t>
                        </w:r>
                      </w:p>
                    </w:txbxContent>
                  </v:textbox>
                </v:shape>
                <v:group id="Group 309" o:spid="_x0000_s1301"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302"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41133F" w:rsidRDefault="0041133F" w:rsidP="002E39B6">
                          <w:pPr>
                            <w:pStyle w:val="Code"/>
                            <w:spacing w:line="168" w:lineRule="auto"/>
                            <w:jc w:val="center"/>
                          </w:pPr>
                        </w:p>
                      </w:txbxContent>
                    </v:textbox>
                  </v:shape>
                  <v:shape id="Text Box 504" o:spid="_x0000_s1303"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41133F" w:rsidRPr="001D743B" w:rsidRDefault="0041133F"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304"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305"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306"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307"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308"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41133F" w:rsidRDefault="0041133F" w:rsidP="002E39B6">
                        <w:r>
                          <w:t>Y</w:t>
                        </w:r>
                      </w:p>
                    </w:txbxContent>
                  </v:textbox>
                </v:shape>
                <v:shape id="Text Box 127" o:spid="_x0000_s1309"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610" w:name="_Toc456813677"/>
      <w:r>
        <w:t>QueryTargetABIE(gASBIEP)</w:t>
      </w:r>
      <w:bookmarkEnd w:id="610"/>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611" w:name="_Toc456813678"/>
      <w:r>
        <w:t>QueryChildBIEs(gABIE)</w:t>
      </w:r>
      <w:bookmarkEnd w:id="611"/>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612" w:name="_Toc456813679"/>
      <w:r>
        <w:t>GenerateASBIE(gASBIE, gPNode)</w:t>
      </w:r>
      <w:bookmarkEnd w:id="612"/>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613" w:name="_Toc456813680"/>
      <w:r>
        <w:t>QueryAssocToASBIEP(gASBIE)</w:t>
      </w:r>
      <w:bookmarkEnd w:id="613"/>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614" w:name="_Toc456813681"/>
      <w:r>
        <w:t>GenerateASBIEP(gASBIEP, gElementNode)</w:t>
      </w:r>
      <w:bookmarkEnd w:id="614"/>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615" w:name="_Toc456813682"/>
      <w:r>
        <w:t>QueryTargetABIE(gASBIEP)</w:t>
      </w:r>
      <w:bookmarkEnd w:id="615"/>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616" w:name="_Toc456813683"/>
      <w:r w:rsidRPr="00A13068">
        <w:t>QueryAssocBDT(gBBIE)</w:t>
      </w:r>
      <w:bookmarkEnd w:id="616"/>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41133F" w:rsidRDefault="0041133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41133F" w:rsidRDefault="0041133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41133F" w:rsidRDefault="0041133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41133F" w:rsidRPr="00B063E4" w:rsidRDefault="0041133F"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310"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">
                <v:shape id="_x0000_s1311" type="#_x0000_t75" style="position:absolute;width:33553;height:35458;visibility:visible;mso-wrap-style:square" stroked="t" strokecolor="black [3213]">
                  <v:fill o:detectmouseclick="t"/>
                  <v:path o:connecttype="none"/>
                </v:shape>
                <v:oval id="Oval 286" o:spid="_x0000_s1312"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13"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14"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15"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41133F" w:rsidRDefault="0041133F" w:rsidP="000959AC">
                        <w:pPr>
                          <w:pStyle w:val="Code"/>
                          <w:jc w:val="center"/>
                        </w:pPr>
                        <w:r>
                          <w:t>Return aBDT</w:t>
                        </w:r>
                      </w:p>
                    </w:txbxContent>
                  </v:textbox>
                </v:shape>
                <v:shape id="Straight Arrow Connector 303" o:spid="_x0000_s1316"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17"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41133F" w:rsidRDefault="0041133F" w:rsidP="000959AC">
                        <w:pPr>
                          <w:pStyle w:val="Code"/>
                          <w:spacing w:line="168" w:lineRule="auto"/>
                          <w:jc w:val="center"/>
                        </w:pPr>
                        <w:r>
                          <w:t>Get the BCC record where gBBIE.Based_BCC_ID = BCC.bcc_id</w:t>
                        </w:r>
                      </w:p>
                    </w:txbxContent>
                  </v:textbox>
                </v:shape>
                <v:shape id="Text Box 308" o:spid="_x0000_s1318"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41133F" w:rsidRDefault="0041133F" w:rsidP="000959AC">
                        <w:pPr>
                          <w:pStyle w:val="Code"/>
                          <w:spacing w:line="168" w:lineRule="auto"/>
                          <w:jc w:val="center"/>
                        </w:pPr>
                        <w:r>
                          <w:t>Get the BDT record from the DT table where BCCP.bdt_id = dt.dt_id, assign it as the aBDT object</w:t>
                        </w:r>
                      </w:p>
                    </w:txbxContent>
                  </v:textbox>
                </v:shape>
                <v:shape id="Straight Arrow Connector 311" o:spid="_x0000_s1319"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20"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41133F" w:rsidRPr="00B063E4" w:rsidRDefault="0041133F" w:rsidP="00E46A14">
                        <w:pPr>
                          <w:pStyle w:val="Code"/>
                          <w:spacing w:line="168" w:lineRule="auto"/>
                          <w:jc w:val="center"/>
                          <w:rPr>
                            <w:b/>
                            <w:bCs/>
                          </w:rPr>
                        </w:pPr>
                        <w:r>
                          <w:t>Get the BCCP record where BCC.to_bccp_id = BCCP.bccp_id</w:t>
                        </w:r>
                      </w:p>
                    </w:txbxContent>
                  </v:textbox>
                </v:shape>
                <v:shape id="Straight Arrow Connector 322" o:spid="_x0000_s1321"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22"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617" w:name="_Toc456813684"/>
      <w:r>
        <w:t>GenerateBBIE(gBBIE, gBDT, gPNode</w:t>
      </w:r>
      <w:r w:rsidR="003E7CC7">
        <w:t>, gSchemaNode</w:t>
      </w:r>
      <w:r>
        <w:t>)</w:t>
      </w:r>
      <w:bookmarkEnd w:id="617"/>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25C19D9">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41133F" w:rsidRDefault="0041133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41133F" w:rsidRDefault="0041133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41133F" w:rsidRDefault="0041133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41133F" w:rsidRDefault="0041133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41133F" w:rsidRDefault="0041133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41133F" w:rsidRDefault="0041133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41133F" w:rsidRDefault="0041133F" w:rsidP="0096146B">
                              <w:pPr>
                                <w:pStyle w:val="Code"/>
                                <w:spacing w:line="168" w:lineRule="auto"/>
                                <w:jc w:val="center"/>
                              </w:pPr>
                              <w:r>
                                <w:t>clNode = GenerateCodeList(</w:t>
                              </w:r>
                            </w:p>
                            <w:p w14:paraId="62288D90" w14:textId="77777777" w:rsidR="0041133F" w:rsidRDefault="0041133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41133F" w:rsidRDefault="0041133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41133F" w:rsidRDefault="0041133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41133F" w:rsidRDefault="0041133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41133F" w:rsidRDefault="0041133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41133F" w:rsidRDefault="0041133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41133F" w:rsidRDefault="0041133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41133F" w:rsidRDefault="0041133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1133F" w:rsidRDefault="0041133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41133F" w:rsidRDefault="0041133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41133F" w:rsidRPr="00985175" w:rsidRDefault="0041133F" w:rsidP="0096146B">
                              <w:pPr>
                                <w:pStyle w:val="Code"/>
                                <w:spacing w:line="168" w:lineRule="auto"/>
                              </w:pPr>
                              <w:r w:rsidRPr="00985175">
                                <w:t>Return</w:t>
                              </w:r>
                            </w:p>
                            <w:p w14:paraId="75525277" w14:textId="77777777" w:rsidR="0041133F" w:rsidRDefault="0041133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41133F" w:rsidRDefault="0041133F" w:rsidP="0096146B">
                              <w:pPr>
                                <w:pStyle w:val="Code"/>
                                <w:spacing w:line="168" w:lineRule="auto"/>
                              </w:pPr>
                              <w:r>
                                <w:t>Create the following DOM Element Node  structure  as a child of the eNode xsd:complexType/xsd:simpleContent/</w:t>
                              </w:r>
                            </w:p>
                            <w:p w14:paraId="704FDD18" w14:textId="77777777" w:rsidR="0041133F" w:rsidRDefault="0041133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41133F" w:rsidRDefault="0041133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41133F" w:rsidRDefault="0041133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403045" y="266156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41133F" w:rsidRPr="00985175" w:rsidRDefault="0041133F" w:rsidP="0096146B">
                              <w:pPr>
                                <w:pStyle w:val="Code"/>
                                <w:spacing w:line="168" w:lineRule="auto"/>
                              </w:pPr>
                              <w:r w:rsidRPr="00985175">
                                <w:t>Return</w:t>
                              </w:r>
                            </w:p>
                            <w:p w14:paraId="049FB9CD" w14:textId="77777777" w:rsidR="0041133F" w:rsidRDefault="0041133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41133F" w:rsidRDefault="0041133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41133F" w:rsidRPr="00FC25DB" w:rsidRDefault="0041133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1133F" w:rsidRDefault="0041133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41133F" w:rsidRDefault="0041133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41133F" w:rsidRDefault="0041133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23"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">
                <v:shape id="_x0000_s1324" type="#_x0000_t75" style="position:absolute;width:59328;height:82397;visibility:visible;mso-wrap-style:square" stroked="t" strokecolor="black [3213]">
                  <v:fill o:detectmouseclick="t"/>
                  <v:path o:connecttype="none"/>
                </v:shape>
                <v:oval id="Oval 345" o:spid="_x0000_s1325"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26"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41133F" w:rsidRDefault="0041133F" w:rsidP="0096146B">
                        <w:pPr>
                          <w:pStyle w:val="Code"/>
                          <w:spacing w:line="168" w:lineRule="auto"/>
                          <w:jc w:val="center"/>
                        </w:pPr>
                        <w:r>
                          <w:t>Create a DOM Element node, eNode, representing the xsd:element, as a child of the gPNode.</w:t>
                        </w:r>
                      </w:p>
                    </w:txbxContent>
                  </v:textbox>
                </v:shape>
                <v:shape id="Straight Arrow Connector 358" o:spid="_x0000_s1327"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28"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29"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30"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41133F" w:rsidRDefault="0041133F" w:rsidP="0096146B">
                          <w:pPr>
                            <w:pStyle w:val="Code"/>
                            <w:spacing w:line="168" w:lineRule="auto"/>
                            <w:jc w:val="center"/>
                          </w:pPr>
                        </w:p>
                      </w:txbxContent>
                    </v:textbox>
                  </v:shape>
                  <v:shape id="Text Box 367" o:spid="_x0000_s1331"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41133F" w:rsidRDefault="0041133F" w:rsidP="0096146B">
                          <w:pPr>
                            <w:pStyle w:val="Code"/>
                            <w:jc w:val="center"/>
                          </w:pPr>
                          <w:r>
                            <w:t>SCs[ ].size = 0?</w:t>
                          </w:r>
                        </w:p>
                      </w:txbxContent>
                    </v:textbox>
                  </v:shape>
                </v:group>
                <v:shape id="Text Box 373" o:spid="_x0000_s1332"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41133F" w:rsidRDefault="0041133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1133F" w:rsidRDefault="0041133F" w:rsidP="0096146B">
                        <w:pPr>
                          <w:pStyle w:val="Code"/>
                          <w:spacing w:line="168" w:lineRule="auto"/>
                          <w:jc w:val="center"/>
                        </w:pPr>
                      </w:p>
                    </w:txbxContent>
                  </v:textbox>
                </v:shape>
                <v:shape id="Text Box 374" o:spid="_x0000_s1333"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41133F" w:rsidRDefault="0041133F" w:rsidP="0096146B">
                        <w:pPr>
                          <w:pStyle w:val="Code"/>
                          <w:spacing w:line="168" w:lineRule="auto"/>
                          <w:jc w:val="center"/>
                        </w:pPr>
                        <w:r w:rsidRPr="00234106">
                          <w:rPr>
                            <w:b/>
                            <w:bCs/>
                          </w:rPr>
                          <w:t>(1)</w:t>
                        </w:r>
                        <w:r>
                          <w:t xml:space="preserve"> Handle nillable, default and fixed</w:t>
                        </w:r>
                      </w:p>
                    </w:txbxContent>
                  </v:textbox>
                </v:shape>
                <v:shape id="Text Box 375" o:spid="_x0000_s1334"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41133F" w:rsidRDefault="0041133F" w:rsidP="0096146B">
                        <w:pPr>
                          <w:pStyle w:val="Code"/>
                          <w:spacing w:line="168" w:lineRule="auto"/>
                          <w:jc w:val="center"/>
                        </w:pPr>
                        <w:r>
                          <w:t>SCs[ ] = GetBBIESCs(gBBIE)</w:t>
                        </w:r>
                      </w:p>
                    </w:txbxContent>
                  </v:textbox>
                </v:shape>
                <v:shape id="Diamond 403" o:spid="_x0000_s1335"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41133F" w:rsidRDefault="0041133F" w:rsidP="0096146B"/>
                    </w:txbxContent>
                  </v:textbox>
                </v:shape>
                <v:shape id="Text Box 405" o:spid="_x0000_s1336"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41133F" w:rsidRDefault="0041133F" w:rsidP="0096146B">
                        <w:r>
                          <w:t>N</w:t>
                        </w:r>
                      </w:p>
                    </w:txbxContent>
                  </v:textbox>
                </v:shape>
                <v:shape id="Text Box 408" o:spid="_x0000_s1337"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41133F" w:rsidRDefault="0041133F" w:rsidP="0096146B">
                        <w:pPr>
                          <w:pStyle w:val="Code"/>
                          <w:spacing w:line="168" w:lineRule="auto"/>
                          <w:jc w:val="center"/>
                        </w:pPr>
                        <w:r>
                          <w:t>clNode = GenerateCodeList(</w:t>
                        </w:r>
                      </w:p>
                      <w:p w14:paraId="62288D90" w14:textId="77777777" w:rsidR="0041133F" w:rsidRDefault="0041133F" w:rsidP="0096146B">
                        <w:pPr>
                          <w:pStyle w:val="Code"/>
                          <w:spacing w:line="168" w:lineRule="auto"/>
                          <w:jc w:val="center"/>
                        </w:pPr>
                        <w:r>
                          <w:t>aCL, gBDT, gSchemaNode)</w:t>
                        </w:r>
                      </w:p>
                    </w:txbxContent>
                  </v:textbox>
                </v:shape>
                <v:shape id="Text Box 409" o:spid="_x0000_s1338"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41133F" w:rsidRDefault="0041133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39"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41133F" w:rsidRDefault="0041133F" w:rsidP="0096146B">
                        <w:r>
                          <w:t>N</w:t>
                        </w:r>
                      </w:p>
                    </w:txbxContent>
                  </v:textbox>
                </v:shape>
                <v:shape id="Text Box 413" o:spid="_x0000_s1340"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41133F" w:rsidRDefault="0041133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41"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42"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41133F" w:rsidRDefault="0041133F" w:rsidP="0096146B">
                        <w:pPr>
                          <w:pStyle w:val="Code"/>
                          <w:spacing w:line="168" w:lineRule="auto"/>
                          <w:jc w:val="center"/>
                        </w:pPr>
                        <w:r>
                          <w:t>eNode = GenerateSCs(gBBIE, eNode, SCs[ ], gSchemaNode)</w:t>
                        </w:r>
                      </w:p>
                    </w:txbxContent>
                  </v:textbox>
                </v:shape>
                <v:shape id="Straight Arrow Connector 418" o:spid="_x0000_s1343"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44"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45"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41133F" w:rsidRDefault="0041133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46"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41133F" w:rsidRDefault="0041133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47"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41133F" w:rsidRDefault="0041133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1133F" w:rsidRDefault="0041133F" w:rsidP="0096146B">
                        <w:pPr>
                          <w:pStyle w:val="Code"/>
                          <w:spacing w:line="168" w:lineRule="auto"/>
                          <w:jc w:val="center"/>
                        </w:pPr>
                      </w:p>
                    </w:txbxContent>
                  </v:textbox>
                </v:shape>
                <v:shape id="Straight Arrow Connector 419" o:spid="_x0000_s1348"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49"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50"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51"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52"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53"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54"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55"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56"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41133F" w:rsidRDefault="0041133F" w:rsidP="0096146B">
                        <w:r>
                          <w:t>Y</w:t>
                        </w:r>
                      </w:p>
                    </w:txbxContent>
                  </v:textbox>
                </v:shape>
                <v:shape id="Text Box 243" o:spid="_x0000_s1357"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41133F" w:rsidRDefault="0041133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1133F" w:rsidRDefault="0041133F" w:rsidP="0096146B">
                        <w:pPr>
                          <w:pStyle w:val="Code"/>
                          <w:spacing w:line="168" w:lineRule="auto"/>
                        </w:pPr>
                      </w:p>
                    </w:txbxContent>
                  </v:textbox>
                </v:shape>
                <v:group id="Group 348" o:spid="_x0000_s1358"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59"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41133F" w:rsidRDefault="0041133F" w:rsidP="0096146B">
                          <w:pPr>
                            <w:pStyle w:val="Code"/>
                            <w:spacing w:line="168" w:lineRule="auto"/>
                            <w:jc w:val="center"/>
                          </w:pPr>
                        </w:p>
                      </w:txbxContent>
                    </v:textbox>
                  </v:shape>
                  <v:shape id="Text Box 248" o:spid="_x0000_s1360"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41133F" w:rsidRDefault="0041133F" w:rsidP="0096146B">
                          <w:pPr>
                            <w:pStyle w:val="Code"/>
                            <w:jc w:val="center"/>
                          </w:pPr>
                          <w:r>
                            <w:t>SCs[ ].size = 0?</w:t>
                          </w:r>
                        </w:p>
                      </w:txbxContent>
                    </v:textbox>
                  </v:shape>
                </v:group>
                <v:shape id="Straight Arrow Connector 419" o:spid="_x0000_s1361"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62"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41133F" w:rsidRDefault="0041133F" w:rsidP="0096146B">
                        <w:r>
                          <w:t>Y</w:t>
                        </w:r>
                      </w:p>
                    </w:txbxContent>
                  </v:textbox>
                </v:shape>
                <v:shape id="Text Box 252" o:spid="_x0000_s1363"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41133F" w:rsidRDefault="0041133F" w:rsidP="0096146B">
                        <w:r>
                          <w:t>Y</w:t>
                        </w:r>
                      </w:p>
                    </w:txbxContent>
                  </v:textbox>
                </v:shape>
                <v:shape id="Straight Arrow Connector 419" o:spid="_x0000_s1364"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65"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66"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41133F" w:rsidRPr="00985175" w:rsidRDefault="0041133F" w:rsidP="0096146B">
                        <w:pPr>
                          <w:pStyle w:val="Code"/>
                          <w:spacing w:line="168" w:lineRule="auto"/>
                        </w:pPr>
                        <w:r w:rsidRPr="00985175">
                          <w:t>Return</w:t>
                        </w:r>
                      </w:p>
                      <w:p w14:paraId="75525277" w14:textId="77777777" w:rsidR="0041133F" w:rsidRDefault="0041133F" w:rsidP="0096146B">
                        <w:pPr>
                          <w:pStyle w:val="Code"/>
                          <w:spacing w:line="168" w:lineRule="auto"/>
                        </w:pPr>
                        <w:r w:rsidRPr="00985175">
                          <w:t>eNode</w:t>
                        </w:r>
                      </w:p>
                    </w:txbxContent>
                  </v:textbox>
                </v:shape>
                <v:oval id="Oval 264" o:spid="_x0000_s1367"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68"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69"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70"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41133F" w:rsidRDefault="0041133F" w:rsidP="0096146B">
                        <w:pPr>
                          <w:pStyle w:val="Code"/>
                          <w:spacing w:line="168" w:lineRule="auto"/>
                        </w:pPr>
                        <w:r>
                          <w:t>Create the following DOM Element Node  structure  as a child of the eNode xsd:complexType/xsd:simpleContent/</w:t>
                        </w:r>
                      </w:p>
                      <w:p w14:paraId="704FDD18" w14:textId="77777777" w:rsidR="0041133F" w:rsidRDefault="0041133F" w:rsidP="0096146B">
                        <w:pPr>
                          <w:pStyle w:val="Code"/>
                          <w:spacing w:line="168" w:lineRule="auto"/>
                        </w:pPr>
                        <w:r>
                          <w:t>xsd:extension. Let extNode denote the xsd:extension.</w:t>
                        </w:r>
                      </w:p>
                    </w:txbxContent>
                  </v:textbox>
                </v:shape>
                <v:shape id="Text Box 269" o:spid="_x0000_s1371"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41133F" w:rsidRDefault="0041133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1133F" w:rsidRDefault="0041133F" w:rsidP="0096146B">
                        <w:pPr>
                          <w:pStyle w:val="Code"/>
                          <w:spacing w:line="168" w:lineRule="auto"/>
                          <w:jc w:val="center"/>
                        </w:pPr>
                      </w:p>
                    </w:txbxContent>
                  </v:textbox>
                </v:shape>
                <v:group id="Group 349" o:spid="_x0000_s1372"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73"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41133F" w:rsidRDefault="0041133F" w:rsidP="0096146B">
                          <w:pPr>
                            <w:pStyle w:val="Code"/>
                            <w:spacing w:line="168" w:lineRule="auto"/>
                            <w:jc w:val="center"/>
                          </w:pPr>
                        </w:p>
                      </w:txbxContent>
                    </v:textbox>
                  </v:shape>
                  <v:shape id="Text Box 351" o:spid="_x0000_s1374"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41133F" w:rsidRDefault="0041133F" w:rsidP="0096146B">
                          <w:pPr>
                            <w:pStyle w:val="Code"/>
                          </w:pPr>
                          <w:r>
                            <w:t>SCs[ ].size = 0?</w:t>
                          </w:r>
                        </w:p>
                      </w:txbxContent>
                    </v:textbox>
                  </v:shape>
                </v:group>
                <v:shape id="Text Box 352" o:spid="_x0000_s1375"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41133F" w:rsidRDefault="0041133F" w:rsidP="0096146B">
                        <w:r>
                          <w:t>N</w:t>
                        </w:r>
                      </w:p>
                    </w:txbxContent>
                  </v:textbox>
                </v:shape>
                <v:shape id="Straight Arrow Connector 419" o:spid="_x0000_s1376"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77"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41133F" w:rsidRDefault="0041133F" w:rsidP="0096146B">
                        <w:r>
                          <w:t>Y</w:t>
                        </w:r>
                      </w:p>
                    </w:txbxContent>
                  </v:textbox>
                </v:shape>
                <v:shape id="Straight Arrow Connector 419" o:spid="_x0000_s1378"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79" type="#_x0000_t202" style="position:absolute;left:24030;top:266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41133F" w:rsidRDefault="0041133F" w:rsidP="0096146B">
                        <w:r>
                          <w:t>N</w:t>
                        </w:r>
                      </w:p>
                    </w:txbxContent>
                  </v:textbox>
                </v:shape>
                <v:shape id="Straight Arrow Connector 419" o:spid="_x0000_s1380"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81"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41133F" w:rsidRDefault="0041133F" w:rsidP="0096146B">
                        <w:r>
                          <w:t>N</w:t>
                        </w:r>
                      </w:p>
                    </w:txbxContent>
                  </v:textbox>
                </v:shape>
                <v:shape id="Text Box 362" o:spid="_x0000_s1382"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41133F" w:rsidRDefault="0041133F" w:rsidP="0096146B">
                        <w:r>
                          <w:t>Y</w:t>
                        </w:r>
                      </w:p>
                    </w:txbxContent>
                  </v:textbox>
                </v:shape>
                <v:shape id="Straight Arrow Connector 419" o:spid="_x0000_s1383"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84"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85"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86"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87"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88"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89"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90"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91"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92"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93"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94"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95"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96"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41133F" w:rsidRDefault="0041133F" w:rsidP="0096146B">
                        <w:r>
                          <w:t>N</w:t>
                        </w:r>
                      </w:p>
                    </w:txbxContent>
                  </v:textbox>
                </v:shape>
                <v:shape id="Elbow Connector 430" o:spid="_x0000_s1397"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98"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41133F" w:rsidRDefault="0041133F" w:rsidP="0096146B">
                        <w:r>
                          <w:t>Y</w:t>
                        </w:r>
                      </w:p>
                    </w:txbxContent>
                  </v:textbox>
                </v:shape>
                <v:shape id="Text Box 296" o:spid="_x0000_s1399"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41133F" w:rsidRPr="00985175" w:rsidRDefault="0041133F" w:rsidP="0096146B">
                        <w:pPr>
                          <w:pStyle w:val="Code"/>
                          <w:spacing w:line="168" w:lineRule="auto"/>
                        </w:pPr>
                        <w:r w:rsidRPr="00985175">
                          <w:t>Return</w:t>
                        </w:r>
                      </w:p>
                      <w:p w14:paraId="049FB9CD" w14:textId="77777777" w:rsidR="0041133F" w:rsidRDefault="0041133F" w:rsidP="0096146B">
                        <w:pPr>
                          <w:pStyle w:val="Code"/>
                          <w:spacing w:line="168" w:lineRule="auto"/>
                        </w:pPr>
                        <w:r w:rsidRPr="00985175">
                          <w:t>eNode</w:t>
                        </w:r>
                      </w:p>
                    </w:txbxContent>
                  </v:textbox>
                </v:shape>
                <v:shape id="Diamond 392" o:spid="_x0000_s1400"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41133F" w:rsidRDefault="0041133F" w:rsidP="0096146B">
                        <w:pPr>
                          <w:pStyle w:val="NormalWeb"/>
                          <w:overflowPunct w:val="0"/>
                          <w:spacing w:before="0" w:beforeAutospacing="0" w:after="0" w:afterAutospacing="0"/>
                        </w:pPr>
                      </w:p>
                    </w:txbxContent>
                  </v:textbox>
                </v:shape>
                <v:shape id="Text Box 375" o:spid="_x0000_s1401"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41133F" w:rsidRPr="00FC25DB" w:rsidRDefault="0041133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1133F" w:rsidRDefault="0041133F" w:rsidP="0096146B">
                        <w:pPr>
                          <w:pStyle w:val="NormalWeb"/>
                          <w:overflowPunct w:val="0"/>
                          <w:spacing w:before="0" w:beforeAutospacing="0" w:after="0" w:afterAutospacing="0" w:line="168" w:lineRule="auto"/>
                          <w:jc w:val="center"/>
                        </w:pPr>
                      </w:p>
                    </w:txbxContent>
                  </v:textbox>
                </v:shape>
                <v:shape id="Text Box 406" o:spid="_x0000_s1402"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41133F" w:rsidRDefault="0041133F" w:rsidP="0096146B">
                        <w:pPr>
                          <w:pStyle w:val="Code"/>
                          <w:spacing w:line="168" w:lineRule="auto"/>
                          <w:jc w:val="center"/>
                        </w:pPr>
                        <w:r>
                          <w:t>Create a DOM Element node, eNode, representing the xsd:attribute as a sibbling of the gPNode.</w:t>
                        </w:r>
                      </w:p>
                    </w:txbxContent>
                  </v:textbox>
                </v:shape>
                <v:shape id="Text Box 414" o:spid="_x0000_s1403"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41133F" w:rsidRDefault="0041133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1133F" w:rsidRDefault="0041133F" w:rsidP="0096146B">
                        <w:pPr>
                          <w:pStyle w:val="Code"/>
                          <w:spacing w:line="168" w:lineRule="auto"/>
                          <w:jc w:val="center"/>
                        </w:pPr>
                      </w:p>
                    </w:txbxContent>
                  </v:textbox>
                </v:shape>
                <v:shape id="Straight Arrow Connector 419" o:spid="_x0000_s1404"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405"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406"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407"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408"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41133F" w:rsidRDefault="0041133F" w:rsidP="0096146B">
                        <w:r>
                          <w:t>Y</w:t>
                        </w:r>
                      </w:p>
                    </w:txbxContent>
                  </v:textbox>
                </v:shape>
                <v:shape id="Text Box 483" o:spid="_x0000_s1409"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41133F" w:rsidRDefault="0041133F"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618"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618"/>
    </w:p>
    <w:p w14:paraId="06F227C2" w14:textId="77777777" w:rsidR="00925C73" w:rsidRDefault="00925C73" w:rsidP="008F2EBB">
      <w:pPr>
        <w:pStyle w:val="ListParagraph"/>
        <w:numPr>
          <w:ilvl w:val="0"/>
          <w:numId w:val="14"/>
        </w:numPr>
      </w:pPr>
      <w:bookmarkStart w:id="619"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619"/>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620" w:name="_Ref421645981"/>
      <w:r>
        <w:t xml:space="preserve">Set the value to </w:t>
      </w:r>
      <w:r w:rsidR="00000A2F">
        <w:rPr>
          <w:rStyle w:val="CodeChar"/>
        </w:rPr>
        <w:t>getCodeListTypeName(</w:t>
      </w:r>
      <w:commentRangeStart w:id="621"/>
      <w:r w:rsidR="00000A2F">
        <w:rPr>
          <w:rStyle w:val="CodeChar"/>
        </w:rPr>
        <w:t>aCL)</w:t>
      </w:r>
      <w:r>
        <w:t>.</w:t>
      </w:r>
      <w:commentRangeEnd w:id="621"/>
      <w:r w:rsidR="000E4334">
        <w:rPr>
          <w:rStyle w:val="CommentReference"/>
        </w:rPr>
        <w:commentReference w:id="621"/>
      </w:r>
      <w:bookmarkEnd w:id="620"/>
    </w:p>
    <w:p w14:paraId="2F5D6306" w14:textId="77777777" w:rsidR="00B756F1" w:rsidRDefault="00B756F1" w:rsidP="009A1A85">
      <w:pPr>
        <w:pStyle w:val="Heading4"/>
      </w:pPr>
      <w:bookmarkStart w:id="622" w:name="_Toc456813685"/>
      <w:r>
        <w:t>GetBBIEElementName(gBBIE)</w:t>
      </w:r>
      <w:bookmarkEnd w:id="622"/>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623" w:name="_Toc456813686"/>
      <w:r>
        <w:t>GetBBIEAttributeName(gBBIE)</w:t>
      </w:r>
      <w:bookmarkEnd w:id="623"/>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624" w:name="_Toc456813687"/>
      <w:r>
        <w:t>QueryBBIESCs(gBBIE)</w:t>
      </w:r>
      <w:bookmarkEnd w:id="624"/>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625" w:name="_Toc456813688"/>
      <w:r>
        <w:t>isCodeListGenerated(gCL)</w:t>
      </w:r>
      <w:bookmarkEnd w:id="625"/>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626" w:name="_Toc456813689"/>
      <w:r>
        <w:t>GetCodeListTypeName(gCL)</w:t>
      </w:r>
      <w:bookmarkEnd w:id="626"/>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627" w:name="_Ref420485038"/>
      <w:bookmarkStart w:id="628" w:name="_Toc456813690"/>
      <w:r>
        <w:t>Generate</w:t>
      </w:r>
      <w:r w:rsidR="008B6307">
        <w:t>CodeList</w:t>
      </w:r>
      <w:r w:rsidR="00EC32A6">
        <w:t>(gCL, gBDT</w:t>
      </w:r>
      <w:r w:rsidR="003E080D">
        <w:t xml:space="preserve"> | gSC</w:t>
      </w:r>
      <w:r w:rsidR="00EC32A6">
        <w:t>, gSchemaNode)</w:t>
      </w:r>
      <w:bookmarkEnd w:id="627"/>
      <w:bookmarkEnd w:id="628"/>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41133F" w:rsidRDefault="0041133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41133F" w:rsidRDefault="0041133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41133F" w:rsidRDefault="0041133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41133F" w:rsidRDefault="0041133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41133F" w:rsidRDefault="0041133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41133F" w:rsidRDefault="0041133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1133F" w:rsidRDefault="0041133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41133F" w:rsidRDefault="0041133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41133F" w:rsidRDefault="0041133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41133F" w:rsidRDefault="0041133F"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41133F" w:rsidRDefault="0041133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41133F" w:rsidRDefault="0041133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41133F" w:rsidRDefault="0041133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41133F" w:rsidRDefault="0041133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410"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">
                <v:shape id="_x0000_s1411" type="#_x0000_t75" style="position:absolute;width:59315;height:39039;visibility:visible;mso-wrap-style:square" stroked="t" strokecolor="black [3213]">
                  <v:fill o:detectmouseclick="t"/>
                  <v:path o:connecttype="none"/>
                </v:shape>
                <v:oval id="Oval 379" o:spid="_x0000_s1412"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13"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14"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41133F" w:rsidRDefault="0041133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15"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16"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17"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18"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19"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41133F" w:rsidRDefault="0041133F" w:rsidP="009A1A85">
                        <w:pPr>
                          <w:pStyle w:val="Code"/>
                          <w:spacing w:line="168" w:lineRule="auto"/>
                          <w:jc w:val="center"/>
                        </w:pPr>
                        <w:r>
                          <w:t>Add a DOM Element node, rtNode, representing the xsd:restriction, as a child of the stNode.</w:t>
                        </w:r>
                      </w:p>
                    </w:txbxContent>
                  </v:textbox>
                </v:shape>
                <v:shape id="Text Box 399" o:spid="_x0000_s1420"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41133F" w:rsidRDefault="0041133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21"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41133F" w:rsidRDefault="0041133F" w:rsidP="009A1A85">
                        <w:pPr>
                          <w:pStyle w:val="Code"/>
                          <w:spacing w:line="168" w:lineRule="auto"/>
                          <w:jc w:val="center"/>
                        </w:pPr>
                        <w:r>
                          <w:t>For each gCLVs[i]</w:t>
                        </w:r>
                      </w:p>
                    </w:txbxContent>
                  </v:textbox>
                </v:shape>
                <v:shape id="Text Box 432" o:spid="_x0000_s1422"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41133F" w:rsidRDefault="0041133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23"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41133F" w:rsidRDefault="0041133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1133F" w:rsidRDefault="0041133F" w:rsidP="00B13EEF">
                        <w:pPr>
                          <w:pStyle w:val="Code"/>
                          <w:spacing w:line="168" w:lineRule="auto"/>
                        </w:pPr>
                      </w:p>
                    </w:txbxContent>
                  </v:textbox>
                </v:shape>
                <v:shape id="Text Box 435" o:spid="_x0000_s1424"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41133F" w:rsidRDefault="0041133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25"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26"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27"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28"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41133F" w:rsidRDefault="0041133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29"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41133F" w:rsidRDefault="0041133F"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30"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31"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32"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33"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34"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41133F" w:rsidRDefault="0041133F" w:rsidP="009A1A85">
                        <w:pPr>
                          <w:pStyle w:val="Code"/>
                          <w:spacing w:line="168" w:lineRule="auto"/>
                          <w:jc w:val="center"/>
                        </w:pPr>
                        <w:r>
                          <w:t>Return stNode</w:t>
                        </w:r>
                      </w:p>
                    </w:txbxContent>
                  </v:textbox>
                </v:shape>
                <v:shape id="Text Box 291" o:spid="_x0000_s1435"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41133F" w:rsidRDefault="0041133F" w:rsidP="009A1A85">
                        <w:pPr>
                          <w:pStyle w:val="Code"/>
                          <w:spacing w:line="168" w:lineRule="auto"/>
                          <w:jc w:val="center"/>
                        </w:pPr>
                        <w:r>
                          <w:t>Y</w:t>
                        </w:r>
                      </w:p>
                    </w:txbxContent>
                  </v:textbox>
                </v:shape>
                <v:shape id="Text Box 293" o:spid="_x0000_s1436"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41133F" w:rsidRDefault="0041133F" w:rsidP="009A1A85">
                        <w:pPr>
                          <w:pStyle w:val="Code"/>
                          <w:spacing w:line="168" w:lineRule="auto"/>
                          <w:jc w:val="center"/>
                        </w:pPr>
                        <w:r>
                          <w:t>N</w:t>
                        </w:r>
                      </w:p>
                    </w:txbxContent>
                  </v:textbox>
                </v:shape>
                <v:shape id="Text Box 316" o:spid="_x0000_s1437"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41133F" w:rsidRDefault="0041133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38"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629"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629"/>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41133F" w:rsidRDefault="0041133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41133F" w:rsidRDefault="0041133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41133F" w:rsidRDefault="0041133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41133F" w:rsidRDefault="0041133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41133F" w:rsidRDefault="0041133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41133F" w:rsidRDefault="0041133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41133F" w:rsidRDefault="0041133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41133F" w:rsidRDefault="0041133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41133F" w:rsidRDefault="0041133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41133F" w:rsidRDefault="0041133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41133F" w:rsidRDefault="0041133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41133F" w:rsidRDefault="0041133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41133F" w:rsidRPr="00EC042F" w:rsidRDefault="0041133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41133F" w:rsidRDefault="0041133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41133F" w:rsidRDefault="0041133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41133F" w:rsidRDefault="0041133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41133F" w:rsidRDefault="0041133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41133F" w:rsidRDefault="0041133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41133F" w:rsidRDefault="0041133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41133F" w:rsidRDefault="0041133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39"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">
                <v:shape id="_x0000_s1440" type="#_x0000_t75" style="position:absolute;width:60026;height:62814;visibility:visible;mso-wrap-style:square" stroked="t">
                  <v:fill o:detectmouseclick="t"/>
                  <v:path o:connecttype="none"/>
                </v:shape>
                <v:shape id="Text Box 244" o:spid="_x0000_s1441"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41133F" w:rsidRDefault="0041133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42"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43"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44"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41133F" w:rsidRDefault="0041133F" w:rsidP="00A03645">
                        <w:pPr>
                          <w:pStyle w:val="Code"/>
                          <w:spacing w:line="168" w:lineRule="auto"/>
                        </w:pPr>
                        <w:r>
                          <w:t>For each gSCs[i]</w:t>
                        </w:r>
                      </w:p>
                    </w:txbxContent>
                  </v:textbox>
                </v:shape>
                <v:shape id="Text Box 297" o:spid="_x0000_s1445"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41133F" w:rsidRDefault="0041133F" w:rsidP="00A03645">
                        <w:pPr>
                          <w:pStyle w:val="Code"/>
                          <w:spacing w:line="168" w:lineRule="auto"/>
                        </w:pPr>
                        <w:r>
                          <w:t>Generate a DOM Element node, aNode, for the xsd:attribute element, as a child of the tNode.</w:t>
                        </w:r>
                      </w:p>
                    </w:txbxContent>
                  </v:textbox>
                </v:shape>
                <v:shape id="Text Box 298" o:spid="_x0000_s1446"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41133F" w:rsidRDefault="0041133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47"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41133F" w:rsidRDefault="0041133F" w:rsidP="00A03645">
                        <w:pPr>
                          <w:pStyle w:val="Code"/>
                          <w:spacing w:line="168" w:lineRule="auto"/>
                        </w:pPr>
                        <w:r w:rsidRPr="00AF52B6">
                          <w:rPr>
                            <w:b/>
                            <w:bCs/>
                          </w:rPr>
                          <w:t>(7)</w:t>
                        </w:r>
                        <w:r>
                          <w:t xml:space="preserve"> Handle gSCs[i]’s default and fixed value options.</w:t>
                        </w:r>
                      </w:p>
                    </w:txbxContent>
                  </v:textbox>
                </v:shape>
                <v:shape id="Text Box 300" o:spid="_x0000_s1448"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41133F" w:rsidRDefault="0041133F" w:rsidP="00A03645">
                        <w:pPr>
                          <w:pStyle w:val="Code"/>
                          <w:spacing w:line="168" w:lineRule="auto"/>
                        </w:pPr>
                        <w:r w:rsidRPr="008245A1">
                          <w:rPr>
                            <w:b/>
                            <w:bCs/>
                          </w:rPr>
                          <w:t>(3)</w:t>
                        </w:r>
                        <w:r>
                          <w:t xml:space="preserve"> Get a code list object, aCL, assigned to the gSCs[i], if any.</w:t>
                        </w:r>
                      </w:p>
                    </w:txbxContent>
                  </v:textbox>
                </v:shape>
                <v:shape id="Text Box 301" o:spid="_x0000_s1449"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41133F" w:rsidRDefault="0041133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50"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41133F" w:rsidRDefault="0041133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51"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41133F" w:rsidRDefault="0041133F" w:rsidP="0015642F">
                        <w:pPr>
                          <w:pStyle w:val="Code"/>
                          <w:jc w:val="center"/>
                        </w:pPr>
                        <w:r>
                          <w:t>isCodeListGenerated(aCL)?</w:t>
                        </w:r>
                      </w:p>
                    </w:txbxContent>
                  </v:textbox>
                </v:shape>
                <v:shape id="Text Box 313" o:spid="_x0000_s1452"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41133F" w:rsidRDefault="0041133F" w:rsidP="00A03645">
                        <w:pPr>
                          <w:pStyle w:val="Code"/>
                          <w:spacing w:line="168" w:lineRule="auto"/>
                        </w:pPr>
                        <w:r>
                          <w:t>GenerateCodeList(aCL, gSCs[i], gSchemaNode)</w:t>
                        </w:r>
                      </w:p>
                    </w:txbxContent>
                  </v:textbox>
                </v:shape>
                <v:shape id="Straight Arrow Connector 318" o:spid="_x0000_s1453"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54"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41133F" w:rsidRDefault="0041133F" w:rsidP="00A03645">
                        <w:pPr>
                          <w:pStyle w:val="Code"/>
                          <w:spacing w:line="168" w:lineRule="auto"/>
                        </w:pPr>
                        <w:r>
                          <w:t>N</w:t>
                        </w:r>
                      </w:p>
                    </w:txbxContent>
                  </v:textbox>
                </v:shape>
                <v:shape id="Straight Arrow Connector 320" o:spid="_x0000_s1455"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56"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41133F" w:rsidRDefault="0041133F" w:rsidP="00A03645">
                        <w:pPr>
                          <w:pStyle w:val="Code"/>
                          <w:spacing w:line="168" w:lineRule="auto"/>
                        </w:pPr>
                        <w:r>
                          <w:t>N</w:t>
                        </w:r>
                      </w:p>
                    </w:txbxContent>
                  </v:textbox>
                </v:shape>
                <v:shape id="Straight Arrow Connector 324" o:spid="_x0000_s1457"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58"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59"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41133F" w:rsidRDefault="0041133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60"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41133F" w:rsidRDefault="0041133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61"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41133F" w:rsidRPr="00EC042F" w:rsidRDefault="0041133F" w:rsidP="00A03645">
                        <w:pPr>
                          <w:pStyle w:val="Code"/>
                          <w:spacing w:line="168" w:lineRule="auto"/>
                        </w:pPr>
                        <w:r>
                          <w:t xml:space="preserve">primRestriction = </w:t>
                        </w:r>
                        <w:r>
                          <w:rPr>
                            <w:rStyle w:val="CodeChar"/>
                          </w:rPr>
                          <w:t>gSCs[i]. DT_SC_Primitive_Rescrition_ID</w:t>
                        </w:r>
                      </w:p>
                    </w:txbxContent>
                  </v:textbox>
                </v:shape>
                <v:shape id="Text Box 333" o:spid="_x0000_s1462"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41133F" w:rsidRDefault="0041133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63"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41133F" w:rsidRDefault="0041133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64"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41133F" w:rsidRDefault="0041133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65"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66"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67"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68"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69"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70"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71"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72"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73"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41133F" w:rsidRDefault="0041133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74"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75"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76"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77"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78"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41133F" w:rsidRDefault="0041133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79"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80"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81"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82"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83"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84"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41133F" w:rsidRDefault="0041133F" w:rsidP="00A03645">
                        <w:pPr>
                          <w:pStyle w:val="Code"/>
                          <w:spacing w:line="168" w:lineRule="auto"/>
                        </w:pPr>
                        <w:r>
                          <w:t>Return gBBIENode</w:t>
                        </w:r>
                      </w:p>
                    </w:txbxContent>
                  </v:textbox>
                </v:shape>
                <v:shape id="Straight Arrow Connector 434" o:spid="_x0000_s1485"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86"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41133F" w:rsidRDefault="0041133F" w:rsidP="00A03645">
                        <w:pPr>
                          <w:pStyle w:val="Code"/>
                          <w:spacing w:line="168" w:lineRule="auto"/>
                        </w:pPr>
                        <w:r>
                          <w:t>N</w:t>
                        </w:r>
                      </w:p>
                    </w:txbxContent>
                  </v:textbox>
                </v:shape>
                <v:shape id="Straight Arrow Connector 438" o:spid="_x0000_s1487"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88"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41133F" w:rsidRDefault="0041133F" w:rsidP="00A03645">
                        <w:pPr>
                          <w:pStyle w:val="Code"/>
                          <w:spacing w:line="168" w:lineRule="auto"/>
                        </w:pPr>
                        <w:r>
                          <w:t>Y</w:t>
                        </w:r>
                      </w:p>
                    </w:txbxContent>
                  </v:textbox>
                </v:shape>
                <v:shape id="Text Box 442" o:spid="_x0000_s1489"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41133F" w:rsidRDefault="0041133F" w:rsidP="00A03645">
                        <w:pPr>
                          <w:pStyle w:val="Code"/>
                          <w:spacing w:line="168" w:lineRule="auto"/>
                        </w:pPr>
                        <w:r>
                          <w:t>Y</w:t>
                        </w:r>
                      </w:p>
                    </w:txbxContent>
                  </v:textbox>
                </v:shape>
                <v:shape id="Straight Arrow Connector 467" o:spid="_x0000_s1490"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91"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92"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93"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94"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95"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41133F" w:rsidRDefault="0041133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96"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97"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41133F" w:rsidRDefault="0041133F" w:rsidP="00A03645">
                        <w:pPr>
                          <w:pStyle w:val="Code"/>
                          <w:spacing w:line="168" w:lineRule="auto"/>
                        </w:pPr>
                        <w:r>
                          <w:t>N</w:t>
                        </w:r>
                      </w:p>
                    </w:txbxContent>
                  </v:textbox>
                </v:shape>
                <v:shape id="Straight Arrow Connector 342" o:spid="_x0000_s1498"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99"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500"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41133F" w:rsidRDefault="0041133F" w:rsidP="00A03645">
                        <w:pPr>
                          <w:pStyle w:val="Code"/>
                          <w:spacing w:line="168" w:lineRule="auto"/>
                        </w:pPr>
                        <w:r>
                          <w:t>Y</w:t>
                        </w:r>
                      </w:p>
                    </w:txbxContent>
                  </v:textbox>
                </v:shape>
                <v:shape id="Straight Arrow Connector 343" o:spid="_x0000_s1501"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502"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503"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41133F" w:rsidRDefault="0041133F"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630" w:name="_Toc456813692"/>
      <w:r>
        <w:t>isAgencyListGenerated(gAL)</w:t>
      </w:r>
      <w:bookmarkEnd w:id="630"/>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631" w:name="_Toc456813693"/>
      <w:r>
        <w:t>GetAgencyListTypeName(gAL)</w:t>
      </w:r>
      <w:bookmarkEnd w:id="631"/>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632"/>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32"/>
      <w:r w:rsidR="00A70C9F">
        <w:rPr>
          <w:rStyle w:val="CommentReference"/>
        </w:rPr>
        <w:commentReference w:id="632"/>
      </w:r>
    </w:p>
    <w:p w14:paraId="48A31996" w14:textId="77777777" w:rsidR="008246D0" w:rsidRDefault="008246D0" w:rsidP="008246D0">
      <w:pPr>
        <w:pStyle w:val="Heading4"/>
      </w:pPr>
      <w:bookmarkStart w:id="633" w:name="_Toc456813694"/>
      <w:r>
        <w:t>GenerateAgencyList(gAL, gSC, gSchemaNode)</w:t>
      </w:r>
      <w:bookmarkEnd w:id="633"/>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41133F" w:rsidRDefault="0041133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41133F" w:rsidRDefault="0041133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41133F" w:rsidRDefault="0041133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41133F" w:rsidRDefault="0041133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41133F" w:rsidRDefault="0041133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41133F" w:rsidRDefault="0041133F" w:rsidP="00DB68D7">
                              <w:pPr>
                                <w:pStyle w:val="Code"/>
                                <w:spacing w:line="168" w:lineRule="auto"/>
                                <w:jc w:val="center"/>
                              </w:pPr>
                              <w:r>
                                <w:t>Add a DOM Attribute node, with node name = “base”. Set the node value to “xsd:token”.</w:t>
                              </w:r>
                            </w:p>
                            <w:p w14:paraId="30FE0C91" w14:textId="77777777" w:rsidR="0041133F" w:rsidRDefault="0041133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41133F" w:rsidRDefault="0041133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41133F" w:rsidRDefault="0041133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41133F" w:rsidRDefault="0041133F"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41133F" w:rsidRDefault="0041133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41133F" w:rsidRDefault="0041133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41133F" w:rsidRDefault="0041133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41133F" w:rsidRDefault="0041133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504"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">
                <v:shape id="_x0000_s1505" type="#_x0000_t75" style="position:absolute;width:59340;height:44386;visibility:visible;mso-wrap-style:square" stroked="t" strokecolor="black [3213]">
                  <v:fill o:detectmouseclick="t"/>
                  <v:path o:connecttype="none"/>
                </v:shape>
                <v:oval id="Oval 101" o:spid="_x0000_s1506"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507"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508"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41133F" w:rsidRDefault="0041133F" w:rsidP="00820575">
                        <w:pPr>
                          <w:pStyle w:val="Code"/>
                          <w:spacing w:line="168" w:lineRule="auto"/>
                          <w:jc w:val="center"/>
                        </w:pPr>
                        <w:r>
                          <w:t>Create a DOM Element node, stNode, representing the xsd:simpleType, as a child of the gSchemaNode.</w:t>
                        </w:r>
                      </w:p>
                    </w:txbxContent>
                  </v:textbox>
                </v:shape>
                <v:shape id="Straight Arrow Connector 128" o:spid="_x0000_s1509"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510"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511"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12"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13"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41133F" w:rsidRDefault="0041133F" w:rsidP="00820575">
                        <w:pPr>
                          <w:pStyle w:val="Code"/>
                          <w:spacing w:line="168" w:lineRule="auto"/>
                          <w:jc w:val="center"/>
                        </w:pPr>
                        <w:r>
                          <w:t>Add a DOM Element node, rtNode, representing the xsd:restriction, as a child of the stNode</w:t>
                        </w:r>
                      </w:p>
                    </w:txbxContent>
                  </v:textbox>
                </v:shape>
                <v:shape id="Text Box 447" o:spid="_x0000_s1514"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41133F" w:rsidRDefault="0041133F" w:rsidP="00820575">
                        <w:pPr>
                          <w:pStyle w:val="Code"/>
                          <w:spacing w:line="168" w:lineRule="auto"/>
                          <w:jc w:val="center"/>
                        </w:pPr>
                        <w:r>
                          <w:t xml:space="preserve">Get all Agency_List_Value records belonging to gAL. Put them in the gALVs[ ]. </w:t>
                        </w:r>
                      </w:p>
                    </w:txbxContent>
                  </v:textbox>
                </v:shape>
                <v:shape id="Text Box 448" o:spid="_x0000_s1515"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41133F" w:rsidRDefault="0041133F" w:rsidP="00820575">
                        <w:pPr>
                          <w:pStyle w:val="Code"/>
                          <w:spacing w:line="168" w:lineRule="auto"/>
                          <w:jc w:val="center"/>
                        </w:pPr>
                        <w:r>
                          <w:t>For each gALVs[i]</w:t>
                        </w:r>
                      </w:p>
                    </w:txbxContent>
                  </v:textbox>
                </v:shape>
                <v:shape id="Text Box 449" o:spid="_x0000_s1516"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41133F" w:rsidRDefault="0041133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17"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41133F" w:rsidRDefault="0041133F" w:rsidP="00DB68D7">
                        <w:pPr>
                          <w:pStyle w:val="Code"/>
                          <w:spacing w:line="168" w:lineRule="auto"/>
                          <w:jc w:val="center"/>
                        </w:pPr>
                        <w:r>
                          <w:t>Add a DOM Attribute node, with node name = “base”. Set the node value to “xsd:token”.</w:t>
                        </w:r>
                      </w:p>
                      <w:p w14:paraId="30FE0C91" w14:textId="77777777" w:rsidR="0041133F" w:rsidRDefault="0041133F" w:rsidP="00820575">
                        <w:pPr>
                          <w:pStyle w:val="Code"/>
                          <w:spacing w:line="168" w:lineRule="auto"/>
                          <w:jc w:val="center"/>
                        </w:pPr>
                      </w:p>
                    </w:txbxContent>
                  </v:textbox>
                </v:shape>
                <v:shape id="Text Box 451" o:spid="_x0000_s1518"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41133F" w:rsidRDefault="0041133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19"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20"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21"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22"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41133F" w:rsidRDefault="0041133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23"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41133F" w:rsidRDefault="0041133F"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24"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25"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26"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27"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28"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41133F" w:rsidRDefault="0041133F" w:rsidP="00820575">
                        <w:pPr>
                          <w:pStyle w:val="Code"/>
                          <w:spacing w:line="168" w:lineRule="auto"/>
                          <w:jc w:val="center"/>
                        </w:pPr>
                        <w:r>
                          <w:t>Return StNode</w:t>
                        </w:r>
                      </w:p>
                    </w:txbxContent>
                  </v:textbox>
                </v:shape>
                <v:shape id="Text Box 462" o:spid="_x0000_s1529"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41133F" w:rsidRDefault="0041133F" w:rsidP="00820575">
                        <w:pPr>
                          <w:pStyle w:val="Code"/>
                          <w:spacing w:line="168" w:lineRule="auto"/>
                          <w:jc w:val="center"/>
                        </w:pPr>
                        <w:r>
                          <w:t>Y</w:t>
                        </w:r>
                      </w:p>
                    </w:txbxContent>
                  </v:textbox>
                </v:shape>
                <v:shape id="Text Box 463" o:spid="_x0000_s1530"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41133F" w:rsidRDefault="0041133F" w:rsidP="00820575">
                        <w:pPr>
                          <w:pStyle w:val="Code"/>
                          <w:spacing w:line="168" w:lineRule="auto"/>
                          <w:jc w:val="center"/>
                        </w:pPr>
                        <w:r>
                          <w:t>N</w:t>
                        </w:r>
                      </w:p>
                    </w:txbxContent>
                  </v:textbox>
                </v:shape>
                <v:shape id="Text Box 464" o:spid="_x0000_s1531"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41133F" w:rsidRDefault="0041133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32"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634" w:name="_Ref434246414"/>
      <w:bookmarkStart w:id="635" w:name="_Toc456813695"/>
      <w:r>
        <w:t>Namespace Management</w:t>
      </w:r>
      <w:bookmarkEnd w:id="634"/>
      <w:bookmarkEnd w:id="635"/>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636" w:name="_Ref434482614"/>
      <w:bookmarkStart w:id="637" w:name="_Toc456813696"/>
      <w:r>
        <w:t>Manage CCs and DTs</w:t>
      </w:r>
      <w:bookmarkEnd w:id="636"/>
      <w:bookmarkEnd w:id="637"/>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638" w:name="_Ref437064337"/>
      <w:bookmarkStart w:id="639" w:name="_Toc456813697"/>
      <w:bookmarkStart w:id="640" w:name="_Ref434410462"/>
      <w:r>
        <w:t>Architecture</w:t>
      </w:r>
      <w:r w:rsidR="005F6AE5">
        <w:t xml:space="preserve"> for managing revisions</w:t>
      </w:r>
      <w:bookmarkEnd w:id="638"/>
      <w:bookmarkEnd w:id="639"/>
    </w:p>
    <w:p w14:paraId="4AA5491E" w14:textId="77777777" w:rsidR="005F6AE5" w:rsidRDefault="005F6AE5" w:rsidP="005F6AE5">
      <w:pPr>
        <w:pStyle w:val="Heading4"/>
      </w:pPr>
      <w:bookmarkStart w:id="641" w:name="_Toc456813698"/>
      <w:r>
        <w:t>Current and history records</w:t>
      </w:r>
      <w:bookmarkEnd w:id="641"/>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07A7C987" w:rsidR="004D1864" w:rsidRDefault="004D1864" w:rsidP="004D1864">
      <w:pPr>
        <w:pStyle w:val="Caption"/>
      </w:pPr>
      <w:bookmarkStart w:id="642" w:name="_Ref434930893"/>
      <w:r>
        <w:t xml:space="preserve">Figure </w:t>
      </w:r>
      <w:fldSimple w:instr=" SEQ Figure \* ARABIC ">
        <w:ins w:id="643" w:author="Kulvatunyou, Boonserm (Fed)" w:date="2016-10-28T07:22:00Z">
          <w:r w:rsidR="00615888">
            <w:rPr>
              <w:noProof/>
            </w:rPr>
            <w:t>13</w:t>
          </w:r>
        </w:ins>
        <w:del w:id="644" w:author="Kulvatunyou, Boonserm (Fed)" w:date="2016-10-28T07:22:00Z">
          <w:r w:rsidR="00632C6D" w:rsidDel="00615888">
            <w:rPr>
              <w:noProof/>
            </w:rPr>
            <w:delText>12</w:delText>
          </w:r>
        </w:del>
      </w:fldSimple>
      <w:bookmarkEnd w:id="642"/>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781CCBE"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645" w:name="_Toc456813699"/>
      <w:r>
        <w:t>Unit of control and concurrency management</w:t>
      </w:r>
      <w:bookmarkEnd w:id="645"/>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206B98DD" w:rsidR="00B225FF" w:rsidRDefault="00B225FF" w:rsidP="00B225FF">
      <w:pPr>
        <w:pStyle w:val="Caption"/>
      </w:pPr>
      <w:bookmarkStart w:id="646" w:name="_Ref435948773"/>
      <w:r>
        <w:t xml:space="preserve">Figure </w:t>
      </w:r>
      <w:fldSimple w:instr=" SEQ Figure \* ARABIC ">
        <w:ins w:id="647" w:author="Kulvatunyou, Boonserm (Fed)" w:date="2016-10-28T07:22:00Z">
          <w:r w:rsidR="00615888">
            <w:rPr>
              <w:noProof/>
            </w:rPr>
            <w:t>14</w:t>
          </w:r>
        </w:ins>
        <w:del w:id="648" w:author="Kulvatunyou, Boonserm (Fed)" w:date="2016-10-28T07:22:00Z">
          <w:r w:rsidR="00632C6D" w:rsidDel="00615888">
            <w:rPr>
              <w:noProof/>
            </w:rPr>
            <w:delText>13</w:delText>
          </w:r>
        </w:del>
      </w:fldSimple>
      <w:bookmarkEnd w:id="646"/>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649" w:name="_Toc456813700"/>
      <w:r>
        <w:t>Revision vs. Version</w:t>
      </w:r>
      <w:bookmarkEnd w:id="64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650" w:name="_Toc456813701"/>
      <w:r>
        <w:lastRenderedPageBreak/>
        <w:t>CC states</w:t>
      </w:r>
      <w:bookmarkEnd w:id="650"/>
    </w:p>
    <w:p w14:paraId="76F8871B" w14:textId="77777777" w:rsidR="00BC1F7F" w:rsidRPr="00BC1F7F" w:rsidRDefault="00BC1F7F" w:rsidP="00BC1F7F">
      <w:pPr>
        <w:pStyle w:val="Heading5"/>
      </w:pPr>
      <w:bookmarkStart w:id="651" w:name="_Toc456813702"/>
      <w:r>
        <w:t>Revision life-cycle states</w:t>
      </w:r>
      <w:bookmarkEnd w:id="65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52"/>
      <w:r>
        <w:t>omments may be given by other users</w:t>
      </w:r>
      <w:commentRangeEnd w:id="652"/>
      <w:r w:rsidR="00EB0322">
        <w:t xml:space="preserve"> and kept for record</w:t>
      </w:r>
      <w:r w:rsidR="00A50A0E">
        <w:rPr>
          <w:rStyle w:val="CommentReference"/>
        </w:rPr>
        <w:commentReference w:id="65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653" w:name="_Toc456813703"/>
      <w:r>
        <w:t>Deprecated state</w:t>
      </w:r>
      <w:bookmarkEnd w:id="65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54"/>
      <w:r w:rsidR="002858A6">
        <w:t>Similarly</w:t>
      </w:r>
      <w:r w:rsidR="00BA130E">
        <w:t>, the entity may be un-deprecated in any subsequent revision.</w:t>
      </w:r>
      <w:commentRangeEnd w:id="654"/>
      <w:r w:rsidR="00876631">
        <w:rPr>
          <w:rStyle w:val="CommentReference"/>
        </w:rPr>
        <w:commentReference w:id="654"/>
      </w:r>
      <w:r w:rsidR="00BA130E">
        <w:t xml:space="preserve"> </w:t>
      </w:r>
      <w:r>
        <w:t xml:space="preserve">The deprecated state is marked using the </w:t>
      </w:r>
      <w:r w:rsidRPr="00C61F25">
        <w:rPr>
          <w:rStyle w:val="CodeChar"/>
        </w:rPr>
        <w:t>is_deprecated</w:t>
      </w:r>
      <w:r>
        <w:t xml:space="preserve"> </w:t>
      </w:r>
      <w:commentRangeStart w:id="655"/>
      <w:r>
        <w:t>column</w:t>
      </w:r>
      <w:commentRangeEnd w:id="655"/>
      <w:r w:rsidR="009755BD">
        <w:rPr>
          <w:rStyle w:val="CommentReference"/>
        </w:rPr>
        <w:commentReference w:id="655"/>
      </w:r>
      <w:r>
        <w:t>.</w:t>
      </w:r>
    </w:p>
    <w:p w14:paraId="56B7B709" w14:textId="77777777" w:rsidR="00BC1F7F" w:rsidRDefault="00BC1F7F" w:rsidP="00BC1F7F">
      <w:pPr>
        <w:pStyle w:val="Heading5"/>
      </w:pPr>
      <w:bookmarkStart w:id="656" w:name="_Toc456813704"/>
      <w:r>
        <w:t>Deleted state</w:t>
      </w:r>
      <w:bookmarkEnd w:id="65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657" w:name="_Toc456813705"/>
      <w:r>
        <w:t>OAGIS developer</w:t>
      </w:r>
      <w:r w:rsidR="00B005BF">
        <w:t xml:space="preserve"> user role,</w:t>
      </w:r>
      <w:r>
        <w:t xml:space="preserve"> End user</w:t>
      </w:r>
      <w:r w:rsidR="00B005BF">
        <w:t xml:space="preserve"> role, Admin user role</w:t>
      </w:r>
      <w:bookmarkEnd w:id="65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658" w:name="_Toc456813706"/>
      <w:r>
        <w:lastRenderedPageBreak/>
        <w:t>Release management</w:t>
      </w:r>
      <w:bookmarkEnd w:id="65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659" w:name="_Toc456813707"/>
      <w:r>
        <w:t>CCs and DTs management home screen</w:t>
      </w:r>
      <w:bookmarkEnd w:id="659"/>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660"/>
      <w:r w:rsidR="008E5633">
        <w:t>.</w:t>
      </w:r>
      <w:commentRangeEnd w:id="660"/>
      <w:r w:rsidR="008A17F6">
        <w:rPr>
          <w:rStyle w:val="CommentReference"/>
        </w:rPr>
        <w:commentReference w:id="660"/>
      </w:r>
    </w:p>
    <w:p w14:paraId="3522260E" w14:textId="77777777" w:rsidR="00C475D2" w:rsidRDefault="00C475D2" w:rsidP="00C475D2">
      <w:pPr>
        <w:pStyle w:val="Heading3"/>
      </w:pPr>
      <w:bookmarkStart w:id="661" w:name="_Ref434849200"/>
      <w:bookmarkStart w:id="662" w:name="_Toc456813708"/>
      <w:r>
        <w:t>ACC</w:t>
      </w:r>
      <w:r w:rsidR="00E5752A">
        <w:t xml:space="preserve"> and ASCCP</w:t>
      </w:r>
      <w:r>
        <w:t xml:space="preserve"> </w:t>
      </w:r>
      <w:r w:rsidR="00116141">
        <w:t xml:space="preserve">content </w:t>
      </w:r>
      <w:r>
        <w:t>rendering</w:t>
      </w:r>
      <w:bookmarkEnd w:id="640"/>
      <w:bookmarkEnd w:id="661"/>
      <w:bookmarkEnd w:id="662"/>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41133F" w:rsidRDefault="0041133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41133F" w:rsidRDefault="0041133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41133F" w:rsidRDefault="0041133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41133F" w:rsidRDefault="0041133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41133F" w:rsidRDefault="0041133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41133F" w:rsidRDefault="0041133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41133F" w:rsidRDefault="0041133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41133F" w:rsidRDefault="0041133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41133F" w:rsidRDefault="0041133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41133F" w:rsidRDefault="0041133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41133F" w:rsidRDefault="0041133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41133F" w:rsidRDefault="0041133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41133F" w:rsidRDefault="0041133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41133F" w:rsidRDefault="0041133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41133F" w:rsidRPr="006B50C2" w:rsidRDefault="0041133F"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41133F" w:rsidRPr="006B50C2" w:rsidRDefault="0041133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41133F" w:rsidRPr="006B50C2" w:rsidRDefault="0041133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33"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">
                <v:shape id="_x0000_s1534" type="#_x0000_t75" style="position:absolute;width:57486;height:35775;visibility:visible;mso-wrap-style:square" stroked="t" strokecolor="#4f81bd [3204]">
                  <v:fill o:detectmouseclick="t"/>
                  <v:path o:connecttype="none"/>
                </v:shape>
                <v:rect id="Rectangle 603" o:spid="_x0000_s1535"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41133F" w:rsidRDefault="0041133F" w:rsidP="00F378B5">
                        <w:r>
                          <w:t>X ACC</w:t>
                        </w:r>
                      </w:p>
                    </w:txbxContent>
                  </v:textbox>
                </v:rect>
                <v:rect id="Rectangle 601" o:spid="_x0000_s1536"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41133F" w:rsidRDefault="0041133F" w:rsidP="00F378B5">
                        <w:r>
                          <w:t>Y ACC</w:t>
                        </w:r>
                      </w:p>
                    </w:txbxContent>
                  </v:textbox>
                </v:rect>
                <v:rect id="Rectangle 328" o:spid="_x0000_s1537"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41133F" w:rsidRDefault="0041133F" w:rsidP="00F378B5">
                        <w:r>
                          <w:t>Z ACC</w:t>
                        </w:r>
                      </w:p>
                    </w:txbxContent>
                  </v:textbox>
                </v:rect>
                <v:shape id="Text Box 327" o:spid="_x0000_s1538"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41133F" w:rsidRDefault="0041133F">
                        <w:r>
                          <w:t>X ASCCP</w:t>
                        </w:r>
                      </w:p>
                    </w:txbxContent>
                  </v:textbox>
                </v:shape>
                <v:shape id="Text Box 595" o:spid="_x0000_s1539"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41133F" w:rsidRDefault="0041133F">
                        <w:r>
                          <w:t>Z1 BCCP</w:t>
                        </w:r>
                      </w:p>
                    </w:txbxContent>
                  </v:textbox>
                </v:shape>
                <v:shape id="Text Box 596" o:spid="_x0000_s1540"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41133F" w:rsidRDefault="0041133F">
                        <w:r>
                          <w:t>Z2 BCCP</w:t>
                        </w:r>
                      </w:p>
                    </w:txbxContent>
                  </v:textbox>
                </v:shape>
                <v:shape id="Text Box 597" o:spid="_x0000_s1541"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41133F" w:rsidRDefault="0041133F">
                        <w:r>
                          <w:t>Y1 ASCCP</w:t>
                        </w:r>
                      </w:p>
                    </w:txbxContent>
                  </v:textbox>
                </v:shape>
                <v:shape id="Text Box 598" o:spid="_x0000_s1542"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41133F" w:rsidRDefault="0041133F">
                        <w:r>
                          <w:t>Y2 BCCP</w:t>
                        </w:r>
                      </w:p>
                    </w:txbxContent>
                  </v:textbox>
                </v:shape>
                <v:shape id="Text Box 599" o:spid="_x0000_s1543"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41133F" w:rsidRDefault="0041133F">
                        <w:r>
                          <w:t>X1 BCCP</w:t>
                        </w:r>
                      </w:p>
                    </w:txbxContent>
                  </v:textbox>
                </v:shape>
                <v:shape id="Text Box 600" o:spid="_x0000_s1544"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41133F" w:rsidRDefault="0041133F">
                        <w:r>
                          <w:t>X2 BCCP</w:t>
                        </w:r>
                      </w:p>
                    </w:txbxContent>
                  </v:textbox>
                </v:shape>
                <v:shape id="Elbow Connector 608" o:spid="_x0000_s1545"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46"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41133F" w:rsidRDefault="0041133F" w:rsidP="00F378B5">
                        <w:r>
                          <w:t>Y1 ACC</w:t>
                        </w:r>
                      </w:p>
                    </w:txbxContent>
                  </v:textbox>
                </v:rect>
                <v:shape id="Text Box 610" o:spid="_x0000_s1547"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41133F" w:rsidRDefault="0041133F">
                        <w:r>
                          <w:t>Y11 BCCP</w:t>
                        </w:r>
                      </w:p>
                    </w:txbxContent>
                  </v:textbox>
                </v:shape>
                <v:shape id="Text Box 611" o:spid="_x0000_s1548"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41133F" w:rsidRDefault="0041133F">
                        <w:r>
                          <w:t>Y12 BCCP</w:t>
                        </w:r>
                      </w:p>
                    </w:txbxContent>
                  </v:textbox>
                </v:shape>
                <v:rect id="Rectangle 612" o:spid="_x0000_s1549"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41133F" w:rsidRDefault="0041133F" w:rsidP="00F378B5">
                        <w:r>
                          <w:t>Y0 ACC</w:t>
                        </w:r>
                      </w:p>
                    </w:txbxContent>
                  </v:textbox>
                </v:rect>
                <v:shape id="Elbow Connector 618" o:spid="_x0000_s1550"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51"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52"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53"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54"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55"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56"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57"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58"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59"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60"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61"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62"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63"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64"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65"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66"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67"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68"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69"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41133F" w:rsidRPr="006B50C2" w:rsidRDefault="0041133F"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70"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41133F" w:rsidRPr="006B50C2" w:rsidRDefault="0041133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71"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41133F" w:rsidRPr="006B50C2" w:rsidRDefault="0041133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B41EC3" w:rsidR="00CE5FC0" w:rsidRPr="00CE5FC0" w:rsidRDefault="00E5752A" w:rsidP="00CE5FC0">
      <w:pPr>
        <w:pStyle w:val="Caption"/>
      </w:pPr>
      <w:bookmarkStart w:id="663" w:name="_Ref437592225"/>
      <w:r>
        <w:t xml:space="preserve">Figure </w:t>
      </w:r>
      <w:fldSimple w:instr=" SEQ Figure \* ARABIC ">
        <w:ins w:id="664" w:author="Kulvatunyou, Boonserm (Fed)" w:date="2016-10-28T07:22:00Z">
          <w:r w:rsidR="00615888">
            <w:rPr>
              <w:noProof/>
            </w:rPr>
            <w:t>15</w:t>
          </w:r>
        </w:ins>
        <w:del w:id="665" w:author="Kulvatunyou, Boonserm (Fed)" w:date="2016-10-28T07:22:00Z">
          <w:r w:rsidR="00632C6D" w:rsidDel="00615888">
            <w:rPr>
              <w:noProof/>
            </w:rPr>
            <w:delText>14</w:delText>
          </w:r>
        </w:del>
      </w:fldSimple>
      <w:bookmarkEnd w:id="663"/>
      <w:r>
        <w:t>: Rendering of ACC and ASCCP</w:t>
      </w:r>
    </w:p>
    <w:p w14:paraId="2260E79C" w14:textId="77777777" w:rsidR="000E5720" w:rsidRDefault="000E5720" w:rsidP="000E5720">
      <w:pPr>
        <w:pStyle w:val="Heading3"/>
      </w:pPr>
      <w:bookmarkStart w:id="666" w:name="_Ref435336589"/>
      <w:bookmarkStart w:id="667" w:name="_Toc456813709"/>
      <w:r>
        <w:t>View</w:t>
      </w:r>
      <w:r w:rsidR="00BF1481">
        <w:t>/Search</w:t>
      </w:r>
      <w:r>
        <w:t xml:space="preserve"> CCs</w:t>
      </w:r>
      <w:bookmarkEnd w:id="666"/>
      <w:bookmarkEnd w:id="667"/>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668" w:name="_Ref435336598"/>
      <w:bookmarkStart w:id="669" w:name="_Toc456813710"/>
      <w:r>
        <w:t>Create a new ACC</w:t>
      </w:r>
      <w:bookmarkEnd w:id="668"/>
      <w:bookmarkEnd w:id="669"/>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670" w:name="_Toc456813711"/>
      <w:r>
        <w:lastRenderedPageBreak/>
        <w:t>ACC current record</w:t>
      </w:r>
      <w:bookmarkEnd w:id="670"/>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671" w:name="_Toc456813712"/>
      <w:r>
        <w:t>ACC history record</w:t>
      </w:r>
      <w:bookmarkEnd w:id="671"/>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672" w:name="_Ref437667828"/>
      <w:bookmarkStart w:id="673" w:name="_Toc456813713"/>
      <w:bookmarkStart w:id="674" w:name="_Ref435336606"/>
      <w:r>
        <w:t>Manage ownership of a UoC</w:t>
      </w:r>
      <w:bookmarkEnd w:id="672"/>
      <w:bookmarkEnd w:id="673"/>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675" w:name="_Ref437667737"/>
      <w:bookmarkStart w:id="676" w:name="_Toc456813714"/>
      <w:r>
        <w:t>Create a new revision of an ACC</w:t>
      </w:r>
      <w:bookmarkEnd w:id="674"/>
      <w:bookmarkEnd w:id="675"/>
      <w:bookmarkEnd w:id="676"/>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677" w:name="_Ref435336616"/>
      <w:bookmarkStart w:id="678" w:name="_Toc456813715"/>
      <w:r>
        <w:t>Edit an ACC</w:t>
      </w:r>
      <w:bookmarkEnd w:id="677"/>
      <w:bookmarkEnd w:id="678"/>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679" w:name="_Toc456813716"/>
      <w:r>
        <w:t>Change</w:t>
      </w:r>
      <w:r w:rsidR="00827499">
        <w:t xml:space="preserve"> properties of an ACC</w:t>
      </w:r>
      <w:bookmarkEnd w:id="679"/>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680"/>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80"/>
      <w:r w:rsidR="00774EC5">
        <w:rPr>
          <w:rStyle w:val="CommentReference"/>
        </w:rPr>
        <w:commentReference w:id="680"/>
      </w:r>
    </w:p>
    <w:p w14:paraId="428F49D5" w14:textId="77777777" w:rsidR="008D4B74" w:rsidRDefault="006F2D31" w:rsidP="009E3636">
      <w:pPr>
        <w:pStyle w:val="Heading3"/>
      </w:pPr>
      <w:bookmarkStart w:id="681" w:name="_Ref434730261"/>
      <w:bookmarkStart w:id="682" w:name="_Toc456813717"/>
      <w:r>
        <w:t>Append</w:t>
      </w:r>
      <w:r w:rsidR="008D4B74">
        <w:t xml:space="preserve"> a</w:t>
      </w:r>
      <w:r w:rsidR="0060374D">
        <w:t xml:space="preserve"> child</w:t>
      </w:r>
      <w:r w:rsidR="008D4B74">
        <w:t xml:space="preserve"> association to an A</w:t>
      </w:r>
      <w:r w:rsidR="0060374D">
        <w:t>CC</w:t>
      </w:r>
      <w:bookmarkEnd w:id="681"/>
      <w:bookmarkEnd w:id="682"/>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683" w:name="_Toc456813718"/>
      <w:r>
        <w:t xml:space="preserve">Populate the ASCC </w:t>
      </w:r>
      <w:r w:rsidR="00D614D7">
        <w:t xml:space="preserve">current </w:t>
      </w:r>
      <w:r>
        <w:t>record</w:t>
      </w:r>
      <w:bookmarkEnd w:id="683"/>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684" w:name="_Toc456813719"/>
      <w:r>
        <w:t>Populate the ASCC history record</w:t>
      </w:r>
      <w:bookmarkEnd w:id="684"/>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685" w:name="_Toc456813720"/>
      <w:r>
        <w:t>Populate the BCC current record</w:t>
      </w:r>
      <w:bookmarkEnd w:id="685"/>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686"/>
      <w:r w:rsidR="000473DA">
        <w:t>.</w:t>
      </w:r>
      <w:commentRangeEnd w:id="686"/>
      <w:r w:rsidR="000473DA">
        <w:rPr>
          <w:rStyle w:val="CommentReference"/>
        </w:rPr>
        <w:commentReference w:id="686"/>
      </w:r>
    </w:p>
    <w:p w14:paraId="69BE3C6A" w14:textId="77777777" w:rsidR="00D614D7" w:rsidRDefault="00D614D7" w:rsidP="00D614D7">
      <w:pPr>
        <w:pStyle w:val="Heading4"/>
      </w:pPr>
      <w:bookmarkStart w:id="687" w:name="_Toc456813721"/>
      <w:r>
        <w:t>Populate the BCC history record</w:t>
      </w:r>
      <w:bookmarkEnd w:id="687"/>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688" w:name="_Toc456813722"/>
      <w:r>
        <w:t>Insert a child association to an ACC</w:t>
      </w:r>
      <w:bookmarkEnd w:id="688"/>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689" w:name="_Toc456813723"/>
      <w:r>
        <w:t>Delete a child</w:t>
      </w:r>
      <w:r w:rsidR="006652C4">
        <w:t xml:space="preserve"> association from an ACC</w:t>
      </w:r>
      <w:bookmarkEnd w:id="689"/>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690"/>
      <w:r w:rsidR="002819A7">
        <w:t xml:space="preserve">The sequencing key </w:t>
      </w:r>
      <w:commentRangeEnd w:id="690"/>
      <w:r w:rsidR="00FB7745">
        <w:rPr>
          <w:rStyle w:val="CommentReference"/>
        </w:rPr>
        <w:commentReference w:id="690"/>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691" w:name="_Toc456813724"/>
      <w:r>
        <w:t>Discard a child association from an ACC</w:t>
      </w:r>
      <w:bookmarkEnd w:id="691"/>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692" w:name="_Toc456813725"/>
      <w:r>
        <w:lastRenderedPageBreak/>
        <w:t>Change properties of</w:t>
      </w:r>
      <w:r w:rsidR="006652C4">
        <w:t xml:space="preserve"> an association</w:t>
      </w:r>
      <w:bookmarkEnd w:id="692"/>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693" w:name="_Toc456813726"/>
      <w:r>
        <w:t>Change the position of an association</w:t>
      </w:r>
      <w:bookmarkEnd w:id="693"/>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694" w:name="_Ref437868882"/>
      <w:bookmarkStart w:id="695" w:name="_Toc456813727"/>
      <w:r>
        <w:t>Make an ACC based on another ACC</w:t>
      </w:r>
      <w:bookmarkEnd w:id="694"/>
      <w:bookmarkEnd w:id="695"/>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696" w:name="_Toc456813728"/>
      <w:r>
        <w:t>Discard the based ACC relationship</w:t>
      </w:r>
      <w:bookmarkEnd w:id="696"/>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697"/>
      <w:r>
        <w:t>This operation cannot be undo</w:t>
      </w:r>
      <w:r w:rsidR="00975E6D">
        <w:t>ne</w:t>
      </w:r>
      <w:r>
        <w:t xml:space="preserve"> </w:t>
      </w:r>
      <w:commentRangeEnd w:id="697"/>
      <w:r w:rsidR="00975E6D">
        <w:rPr>
          <w:rStyle w:val="CommentReference"/>
        </w:rPr>
        <w:commentReference w:id="697"/>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698" w:name="_Toc456813729"/>
      <w:r>
        <w:lastRenderedPageBreak/>
        <w:t>Discard a revision of an ACC</w:t>
      </w:r>
      <w:bookmarkEnd w:id="698"/>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699"/>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699"/>
      <w:r w:rsidR="00883807">
        <w:rPr>
          <w:rStyle w:val="CommentReference"/>
        </w:rPr>
        <w:commentReference w:id="699"/>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700" w:name="_Toc456813730"/>
      <w:r>
        <w:t>Change the</w:t>
      </w:r>
      <w:r w:rsidR="00E4551A">
        <w:t xml:space="preserve"> state of the ACC UoC</w:t>
      </w:r>
      <w:bookmarkEnd w:id="700"/>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701" w:name="_Toc456813731"/>
      <w:r>
        <w:t xml:space="preserve">Change from </w:t>
      </w:r>
      <w:r w:rsidR="00F0065F">
        <w:t xml:space="preserve">the </w:t>
      </w:r>
      <w:r>
        <w:t xml:space="preserve">Editing to </w:t>
      </w:r>
      <w:r w:rsidR="00F0065F">
        <w:t xml:space="preserve">the </w:t>
      </w:r>
      <w:r>
        <w:t>Candidate</w:t>
      </w:r>
      <w:r w:rsidR="00C27F45">
        <w:t xml:space="preserve"> state</w:t>
      </w:r>
      <w:bookmarkEnd w:id="701"/>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702"/>
      <w:r w:rsidR="00C27F45">
        <w:t xml:space="preserve">History records </w:t>
      </w:r>
      <w:r w:rsidR="00B54C50">
        <w:t>shall not be updated except the one about the deleted association</w:t>
      </w:r>
      <w:r w:rsidR="00C27F45">
        <w:t xml:space="preserve">. </w:t>
      </w:r>
      <w:commentRangeEnd w:id="702"/>
      <w:r w:rsidR="00C6768D">
        <w:rPr>
          <w:rStyle w:val="CommentReference"/>
        </w:rPr>
        <w:commentReference w:id="702"/>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703" w:name="_Ref437927829"/>
      <w:bookmarkStart w:id="704" w:name="_Toc456813732"/>
      <w:r>
        <w:t xml:space="preserve">Change from </w:t>
      </w:r>
      <w:r w:rsidR="00F0065F">
        <w:t xml:space="preserve">the </w:t>
      </w:r>
      <w:r>
        <w:t xml:space="preserve">Candidate to </w:t>
      </w:r>
      <w:r w:rsidR="00F0065F">
        <w:t xml:space="preserve">the </w:t>
      </w:r>
      <w:r>
        <w:t>Editing state</w:t>
      </w:r>
      <w:bookmarkEnd w:id="703"/>
      <w:bookmarkEnd w:id="704"/>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705" w:name="_Toc456813733"/>
      <w:r>
        <w:t>Change from</w:t>
      </w:r>
      <w:r w:rsidR="00F0065F">
        <w:t xml:space="preserve"> the</w:t>
      </w:r>
      <w:r>
        <w:t xml:space="preserve"> Candidate to </w:t>
      </w:r>
      <w:r w:rsidR="00F0065F">
        <w:t xml:space="preserve">the </w:t>
      </w:r>
      <w:r>
        <w:t>Published state</w:t>
      </w:r>
      <w:bookmarkEnd w:id="705"/>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706" w:name="_Ref435336643"/>
      <w:bookmarkStart w:id="707" w:name="_Toc456813734"/>
      <w:r>
        <w:t>Create a new ASCCP</w:t>
      </w:r>
      <w:bookmarkEnd w:id="706"/>
      <w:bookmarkEnd w:id="707"/>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708"/>
      <w:r w:rsidR="006C23B0">
        <w:t>Every save result</w:t>
      </w:r>
      <w:r w:rsidR="00AF4284">
        <w:t>s</w:t>
      </w:r>
      <w:r w:rsidR="006C23B0">
        <w:t xml:space="preserve"> in the current record getting updated and a new history record created. </w:t>
      </w:r>
      <w:commentRangeEnd w:id="708"/>
      <w:r w:rsidR="006C23B0">
        <w:rPr>
          <w:rStyle w:val="CommentReference"/>
        </w:rPr>
        <w:commentReference w:id="708"/>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709" w:name="_Toc456813735"/>
      <w:r>
        <w:t>ASCCP current record</w:t>
      </w:r>
      <w:bookmarkEnd w:id="709"/>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710" w:name="_Toc456813736"/>
      <w:r>
        <w:t>ASCCP history record</w:t>
      </w:r>
      <w:bookmarkEnd w:id="710"/>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711" w:name="_Ref435336645"/>
      <w:bookmarkStart w:id="712" w:name="_Toc456813737"/>
      <w:r>
        <w:t>Create a new revision of an ASCCP</w:t>
      </w:r>
      <w:bookmarkEnd w:id="711"/>
      <w:bookmarkEnd w:id="712"/>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713" w:name="_Ref440481023"/>
      <w:bookmarkStart w:id="714" w:name="_Toc456813738"/>
      <w:bookmarkStart w:id="715" w:name="_Ref435336647"/>
      <w:r>
        <w:t>Edit an ASCCP</w:t>
      </w:r>
      <w:bookmarkEnd w:id="713"/>
      <w:bookmarkEnd w:id="714"/>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716" w:name="_Toc456813739"/>
      <w:r>
        <w:t>Discard a revision of an ASCCP</w:t>
      </w:r>
      <w:bookmarkEnd w:id="716"/>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717" w:name="_Ref437928515"/>
      <w:bookmarkStart w:id="718" w:name="_Toc456813740"/>
      <w:r>
        <w:t xml:space="preserve">Change </w:t>
      </w:r>
      <w:r w:rsidR="004147C4">
        <w:t>ASCCP</w:t>
      </w:r>
      <w:r>
        <w:t xml:space="preserve"> state</w:t>
      </w:r>
      <w:bookmarkEnd w:id="717"/>
      <w:bookmarkEnd w:id="718"/>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719" w:name="_Toc456813741"/>
      <w:r>
        <w:t>Change from Editing to Candidate state</w:t>
      </w:r>
      <w:bookmarkEnd w:id="719"/>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720" w:name="_Ref437930011"/>
      <w:bookmarkStart w:id="721" w:name="_Toc456813742"/>
      <w:r>
        <w:t>Change from Candidate to Editing state</w:t>
      </w:r>
      <w:bookmarkEnd w:id="720"/>
      <w:bookmarkEnd w:id="721"/>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722" w:name="_Toc456813743"/>
      <w:r>
        <w:t>Change from Candidate to Published state</w:t>
      </w:r>
      <w:bookmarkEnd w:id="722"/>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723" w:name="_Ref438114348"/>
      <w:bookmarkStart w:id="724" w:name="_Toc456813744"/>
      <w:r>
        <w:t xml:space="preserve">Create a new </w:t>
      </w:r>
      <w:commentRangeStart w:id="725"/>
      <w:r>
        <w:t>BCCP</w:t>
      </w:r>
      <w:bookmarkEnd w:id="715"/>
      <w:bookmarkEnd w:id="723"/>
      <w:commentRangeEnd w:id="725"/>
      <w:r w:rsidR="0038587B">
        <w:rPr>
          <w:rStyle w:val="CommentReference"/>
          <w:b w:val="0"/>
        </w:rPr>
        <w:commentReference w:id="725"/>
      </w:r>
      <w:bookmarkEnd w:id="724"/>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726" w:name="_Toc456813745"/>
      <w:r>
        <w:t>BCCP</w:t>
      </w:r>
      <w:r w:rsidR="00F6381E">
        <w:t xml:space="preserve"> current record</w:t>
      </w:r>
      <w:bookmarkEnd w:id="726"/>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727" w:name="_Toc456813746"/>
      <w:r>
        <w:t>BCCP</w:t>
      </w:r>
      <w:r w:rsidR="00F6381E">
        <w:t xml:space="preserve"> history record</w:t>
      </w:r>
      <w:bookmarkEnd w:id="727"/>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728" w:name="_Ref435336648"/>
      <w:bookmarkStart w:id="729" w:name="_Toc456813747"/>
      <w:r>
        <w:t>Create a new revision of a BCCP</w:t>
      </w:r>
      <w:bookmarkEnd w:id="728"/>
      <w:bookmarkEnd w:id="729"/>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730" w:name="_Toc456813748"/>
      <w:r>
        <w:t>Edit a BCCP</w:t>
      </w:r>
      <w:bookmarkEnd w:id="730"/>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731" w:name="_Toc456813749"/>
      <w:r>
        <w:t>Discard a revision of a BCCP</w:t>
      </w:r>
      <w:bookmarkEnd w:id="731"/>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732" w:name="_Ref438059941"/>
      <w:bookmarkStart w:id="733" w:name="_Toc456813750"/>
      <w:r>
        <w:t>Change BCCP state</w:t>
      </w:r>
      <w:bookmarkEnd w:id="732"/>
      <w:bookmarkEnd w:id="733"/>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734" w:name="_Toc456813751"/>
      <w:r>
        <w:t>Change from Editing to Candidate state</w:t>
      </w:r>
      <w:bookmarkEnd w:id="734"/>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735" w:name="_Ref438116554"/>
      <w:bookmarkStart w:id="736" w:name="_Toc456813752"/>
      <w:r>
        <w:t>Change from Candidate to Editing state</w:t>
      </w:r>
      <w:bookmarkEnd w:id="735"/>
      <w:bookmarkEnd w:id="736"/>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737" w:name="_Toc456813753"/>
      <w:r>
        <w:t>Change from Candidate to Published state</w:t>
      </w:r>
      <w:bookmarkEnd w:id="737"/>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738" w:name="_Toc456813754"/>
      <w:r>
        <w:t>Review a CC</w:t>
      </w:r>
      <w:bookmarkEnd w:id="738"/>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739" w:name="_Toc456813755"/>
      <w:r>
        <w:t>Undoing</w:t>
      </w:r>
      <w:bookmarkEnd w:id="739"/>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740" w:name="_Ref437668747"/>
      <w:bookmarkStart w:id="741" w:name="_Ref437668751"/>
      <w:bookmarkStart w:id="742" w:name="_Toc456813756"/>
      <w:r>
        <w:t xml:space="preserve">Event </w:t>
      </w:r>
      <w:commentRangeStart w:id="743"/>
      <w:r>
        <w:t>notification</w:t>
      </w:r>
      <w:bookmarkEnd w:id="740"/>
      <w:bookmarkEnd w:id="741"/>
      <w:commentRangeEnd w:id="743"/>
      <w:r w:rsidR="00EB10A1">
        <w:rPr>
          <w:rStyle w:val="CommentReference"/>
          <w:b w:val="0"/>
        </w:rPr>
        <w:commentReference w:id="743"/>
      </w:r>
      <w:bookmarkEnd w:id="742"/>
    </w:p>
    <w:p w14:paraId="65B8E722" w14:textId="77777777" w:rsidR="006C6778" w:rsidRDefault="006549A6" w:rsidP="00B24770">
      <w:pPr>
        <w:pStyle w:val="Heading4"/>
      </w:pPr>
      <w:bookmarkStart w:id="744" w:name="_Toc456813757"/>
      <w:r>
        <w:t>System c</w:t>
      </w:r>
      <w:r w:rsidR="00B24770">
        <w:t>onfigura</w:t>
      </w:r>
      <w:r>
        <w:t>ble</w:t>
      </w:r>
      <w:r w:rsidR="00B24770">
        <w:t xml:space="preserve"> parameters</w:t>
      </w:r>
      <w:bookmarkEnd w:id="744"/>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745" w:name="_Toc456813758"/>
      <w:r>
        <w:t>Notification options</w:t>
      </w:r>
      <w:bookmarkEnd w:id="745"/>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6EF6BA42" w:rsidR="001A0BB2" w:rsidRDefault="001A0BB2" w:rsidP="001A0BB2">
      <w:pPr>
        <w:pStyle w:val="Caption"/>
      </w:pPr>
      <w:bookmarkStart w:id="746" w:name="_Ref442171829"/>
      <w:r>
        <w:t xml:space="preserve">Figure </w:t>
      </w:r>
      <w:fldSimple w:instr=" SEQ Figure \* ARABIC ">
        <w:ins w:id="747" w:author="Kulvatunyou, Boonserm (Fed)" w:date="2016-10-28T07:22:00Z">
          <w:r w:rsidR="00615888">
            <w:rPr>
              <w:noProof/>
            </w:rPr>
            <w:t>16</w:t>
          </w:r>
        </w:ins>
        <w:del w:id="748" w:author="Kulvatunyou, Boonserm (Fed)" w:date="2016-10-28T07:22:00Z">
          <w:r w:rsidR="00632C6D" w:rsidDel="00615888">
            <w:rPr>
              <w:noProof/>
            </w:rPr>
            <w:delText>15</w:delText>
          </w:r>
        </w:del>
      </w:fldSimple>
      <w:bookmarkEnd w:id="746"/>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749" w:name="_Toc456813759"/>
      <w:r>
        <w:t>Event Data Structure</w:t>
      </w:r>
      <w:bookmarkEnd w:id="74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750" w:name="_Ref405565352"/>
      <w:bookmarkStart w:id="751" w:name="_Toc456813760"/>
      <w:r>
        <w:t>Generate GUID</w:t>
      </w:r>
      <w:bookmarkEnd w:id="750"/>
      <w:bookmarkEnd w:id="75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752"/>
      <w:r>
        <w:t>idea</w:t>
      </w:r>
      <w:commentRangeEnd w:id="752"/>
      <w:r>
        <w:rPr>
          <w:rStyle w:val="CommentReference"/>
        </w:rPr>
        <w:commentReference w:id="752"/>
      </w:r>
      <w:r>
        <w:t>.</w:t>
      </w:r>
    </w:p>
    <w:p w14:paraId="4AB4568A" w14:textId="77777777" w:rsidR="00E3560D" w:rsidRPr="00E3560D" w:rsidRDefault="00E3560D" w:rsidP="00EF6FC8"/>
    <w:p w14:paraId="0368C035" w14:textId="77777777" w:rsidR="00E3560D" w:rsidRDefault="00053C8D" w:rsidP="00053C8D">
      <w:pPr>
        <w:pStyle w:val="Heading2"/>
      </w:pPr>
      <w:bookmarkStart w:id="753" w:name="_Toc456813761"/>
      <w:r>
        <w:t>Export an OAGIS Model Schema</w:t>
      </w:r>
      <w:bookmarkEnd w:id="75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754" w:name="_Ref409514618"/>
      <w:bookmarkStart w:id="755" w:name="_Toc456813762"/>
      <w:bookmarkEnd w:id="28"/>
      <w:bookmarkEnd w:id="29"/>
      <w:bookmarkEnd w:id="30"/>
      <w:bookmarkEnd w:id="31"/>
      <w:r>
        <w:lastRenderedPageBreak/>
        <w:t>Configuration</w:t>
      </w:r>
      <w:r w:rsidR="00C210C4">
        <w:t xml:space="preserve"> File</w:t>
      </w:r>
      <w:bookmarkEnd w:id="754"/>
      <w:bookmarkEnd w:id="755"/>
    </w:p>
    <w:p w14:paraId="25C45692" w14:textId="77777777" w:rsidR="0004794B" w:rsidRDefault="000D692F" w:rsidP="00E209B5">
      <w:pPr>
        <w:pStyle w:val="Heading2"/>
      </w:pPr>
      <w:bookmarkStart w:id="756" w:name="_Toc456813763"/>
      <w:bookmarkStart w:id="757" w:name="_Ref408499636"/>
      <w:r>
        <w:t xml:space="preserve">SQL for </w:t>
      </w:r>
      <w:r w:rsidR="00063568">
        <w:t xml:space="preserve">Top-level </w:t>
      </w:r>
      <w:r>
        <w:t>Concept</w:t>
      </w:r>
      <w:bookmarkEnd w:id="756"/>
      <w:r w:rsidR="00063568">
        <w:t xml:space="preserve"> </w:t>
      </w:r>
      <w:bookmarkEnd w:id="75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758" w:name="_Ref408321941"/>
      <w:bookmarkStart w:id="759" w:name="_Toc456813764"/>
      <w:r>
        <w:t>Exp</w:t>
      </w:r>
      <w:r w:rsidR="00B761C8">
        <w:t>r</w:t>
      </w:r>
      <w:r>
        <w:t>ession type mapping display configuration</w:t>
      </w:r>
      <w:bookmarkEnd w:id="758"/>
      <w:bookmarkEnd w:id="75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760" w:name="_Toc456813765"/>
      <w:r>
        <w:rPr>
          <w:rStyle w:val="CodeChar"/>
        </w:rPr>
        <w:t>UI related variables</w:t>
      </w:r>
      <w:bookmarkEnd w:id="76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761" w:name="_Toc456813766"/>
      <w:r>
        <w:lastRenderedPageBreak/>
        <w:t>Logical View</w:t>
      </w:r>
      <w:bookmarkEnd w:id="761"/>
    </w:p>
    <w:p w14:paraId="343484E2" w14:textId="77777777" w:rsidR="00EB50BD" w:rsidRDefault="00225519" w:rsidP="00EB50BD">
      <w:pPr>
        <w:pStyle w:val="Heading2"/>
      </w:pPr>
      <w:bookmarkStart w:id="762" w:name="_Toc456813767"/>
      <w:r>
        <w:t>Overview</w:t>
      </w:r>
      <w:bookmarkEnd w:id="762"/>
    </w:p>
    <w:p w14:paraId="5DDAA9B1" w14:textId="77777777" w:rsidR="00D518F0" w:rsidRDefault="00D518F0" w:rsidP="00D518F0">
      <w:pPr>
        <w:pStyle w:val="Heading2"/>
      </w:pPr>
      <w:bookmarkStart w:id="763" w:name="_Toc492766852"/>
      <w:bookmarkStart w:id="764" w:name="_Toc110227497"/>
      <w:bookmarkStart w:id="765" w:name="_Toc456813768"/>
      <w:r>
        <w:t>Design Packages</w:t>
      </w:r>
      <w:bookmarkEnd w:id="763"/>
      <w:bookmarkEnd w:id="764"/>
      <w:bookmarkEnd w:id="765"/>
    </w:p>
    <w:p w14:paraId="28ACD21B" w14:textId="77777777" w:rsidR="00E3071F" w:rsidRDefault="00E3071F" w:rsidP="00E3071F">
      <w:pPr>
        <w:pStyle w:val="Heading1"/>
      </w:pPr>
      <w:bookmarkStart w:id="766" w:name="_Toc456813769"/>
      <w:r>
        <w:lastRenderedPageBreak/>
        <w:t>Process View</w:t>
      </w:r>
      <w:bookmarkEnd w:id="766"/>
    </w:p>
    <w:p w14:paraId="09051161" w14:textId="77777777" w:rsidR="00E3071F" w:rsidRDefault="00E3071F" w:rsidP="00E3071F">
      <w:pPr>
        <w:pStyle w:val="Heading1"/>
      </w:pPr>
      <w:bookmarkStart w:id="767" w:name="_Toc456813770"/>
      <w:r>
        <w:lastRenderedPageBreak/>
        <w:t>Deployment View</w:t>
      </w:r>
      <w:bookmarkEnd w:id="767"/>
    </w:p>
    <w:p w14:paraId="2278793A" w14:textId="77777777" w:rsidR="00E3071F" w:rsidRDefault="00E3071F" w:rsidP="00E3071F">
      <w:pPr>
        <w:pStyle w:val="Heading1"/>
      </w:pPr>
      <w:bookmarkStart w:id="768" w:name="_Toc456813771"/>
      <w:r>
        <w:lastRenderedPageBreak/>
        <w:t>Implementation View</w:t>
      </w:r>
      <w:bookmarkEnd w:id="768"/>
    </w:p>
    <w:p w14:paraId="02CF6863" w14:textId="77777777" w:rsidR="0033077A" w:rsidRDefault="0033077A" w:rsidP="0033077A">
      <w:pPr>
        <w:pStyle w:val="Heading2"/>
      </w:pPr>
      <w:bookmarkStart w:id="769" w:name="_Toc456813772"/>
      <w:r>
        <w:t>Overview</w:t>
      </w:r>
      <w:bookmarkEnd w:id="769"/>
    </w:p>
    <w:p w14:paraId="69E447EC" w14:textId="77777777" w:rsidR="0033077A" w:rsidRDefault="0033077A" w:rsidP="0033077A">
      <w:pPr>
        <w:pStyle w:val="Heading2"/>
      </w:pPr>
      <w:bookmarkStart w:id="770" w:name="_Toc456813773"/>
      <w:r>
        <w:t>Layers</w:t>
      </w:r>
      <w:bookmarkEnd w:id="770"/>
    </w:p>
    <w:p w14:paraId="75A81E25" w14:textId="77777777" w:rsidR="0033077A" w:rsidRDefault="0033077A" w:rsidP="0033077A">
      <w:pPr>
        <w:pStyle w:val="Heading3"/>
      </w:pPr>
      <w:bookmarkStart w:id="771" w:name="_Toc456813774"/>
      <w:r>
        <w:t>Presentation Layer</w:t>
      </w:r>
      <w:bookmarkEnd w:id="771"/>
    </w:p>
    <w:p w14:paraId="4D997A7C" w14:textId="77777777" w:rsidR="0033077A" w:rsidRDefault="0033077A" w:rsidP="0033077A">
      <w:pPr>
        <w:pStyle w:val="Heading3"/>
      </w:pPr>
      <w:bookmarkStart w:id="772" w:name="_Toc456813775"/>
      <w:r>
        <w:t>Control layer</w:t>
      </w:r>
      <w:bookmarkEnd w:id="772"/>
    </w:p>
    <w:p w14:paraId="13FCC96E" w14:textId="77777777" w:rsidR="0033077A" w:rsidRDefault="0033077A" w:rsidP="0033077A">
      <w:pPr>
        <w:pStyle w:val="Heading3"/>
      </w:pPr>
      <w:bookmarkStart w:id="773" w:name="_Toc456813776"/>
      <w:r>
        <w:t>Resource Layer</w:t>
      </w:r>
      <w:bookmarkEnd w:id="773"/>
    </w:p>
    <w:p w14:paraId="63C84764" w14:textId="77777777" w:rsidR="0033077A" w:rsidRDefault="0033077A" w:rsidP="0033077A">
      <w:pPr>
        <w:pStyle w:val="Heading3"/>
      </w:pPr>
      <w:bookmarkStart w:id="774" w:name="_Toc456813777"/>
      <w:r>
        <w:t>Domain Layer</w:t>
      </w:r>
      <w:bookmarkEnd w:id="774"/>
    </w:p>
    <w:p w14:paraId="1567BDA5" w14:textId="77777777" w:rsidR="0033077A" w:rsidRDefault="0033077A" w:rsidP="0033077A">
      <w:pPr>
        <w:pStyle w:val="Heading3"/>
      </w:pPr>
      <w:bookmarkStart w:id="775" w:name="_Toc456813778"/>
      <w:r>
        <w:t>Common Layer</w:t>
      </w:r>
      <w:bookmarkEnd w:id="775"/>
    </w:p>
    <w:p w14:paraId="47E30F26" w14:textId="77777777" w:rsidR="00E047B2" w:rsidRDefault="00E047B2" w:rsidP="00E047B2">
      <w:pPr>
        <w:pStyle w:val="Heading1"/>
      </w:pPr>
      <w:bookmarkStart w:id="776" w:name="_Toc456813779"/>
      <w:r>
        <w:lastRenderedPageBreak/>
        <w:t>Data View</w:t>
      </w:r>
      <w:bookmarkEnd w:id="77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Kulvatunyou, Boonserm (Fed)" w:date="2016-02-19T15:06:00Z" w:initials="SK4">
    <w:p w14:paraId="1CA858BA" w14:textId="77777777" w:rsidR="0041133F" w:rsidRDefault="0041133F">
      <w:pPr>
        <w:pStyle w:val="CommentText"/>
      </w:pPr>
      <w:r>
        <w:rPr>
          <w:rStyle w:val="CommentReference"/>
        </w:rPr>
        <w:annotationRef/>
      </w:r>
      <w:r>
        <w:t xml:space="preserve">2016/02/09:Serm: Here only the current record is populated. Need to come back to take care of the history record later. </w:t>
      </w:r>
    </w:p>
  </w:comment>
  <w:comment w:id="56" w:author="Kulvatunyou, Boonserm n." w:date="2016-02-19T15:06:00Z" w:initials="KBn">
    <w:p w14:paraId="01608CB3" w14:textId="77777777" w:rsidR="0041133F" w:rsidRDefault="0041133F">
      <w:pPr>
        <w:pStyle w:val="CommentText"/>
      </w:pPr>
      <w:r>
        <w:rPr>
          <w:rStyle w:val="CommentReference"/>
        </w:rPr>
        <w:annotationRef/>
      </w:r>
      <w:r>
        <w:t>I map Double to both xsd:double and xsd:float. This compatibility is not captured in the types hierarchy.</w:t>
      </w:r>
    </w:p>
  </w:comment>
  <w:comment w:id="57" w:author="Kulvatunyou, Boonserm (Fed)" w:date="2016-05-27T07:01:00Z" w:initials="KB(">
    <w:p w14:paraId="5ABCA9AE" w14:textId="1AFB31B1" w:rsidR="0041133F" w:rsidRDefault="0041133F">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41133F" w:rsidRDefault="0041133F">
      <w:pPr>
        <w:pStyle w:val="CommentText"/>
      </w:pPr>
    </w:p>
    <w:p w14:paraId="47BF923F" w14:textId="584F3272" w:rsidR="0041133F" w:rsidRDefault="0041133F">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8" w:author="Kulvatunyou, Boonserm n." w:date="2016-02-19T15:06:00Z" w:initials="KBn">
    <w:p w14:paraId="70025A2F" w14:textId="77777777" w:rsidR="0041133F" w:rsidRDefault="0041133F">
      <w:pPr>
        <w:pStyle w:val="CommentText"/>
      </w:pPr>
      <w:r>
        <w:rPr>
          <w:rStyle w:val="CommentReference"/>
        </w:rPr>
        <w:annotationRef/>
      </w:r>
      <w:r>
        <w:t xml:space="preserve">The pattern type is used in OAGIS. </w:t>
      </w:r>
    </w:p>
  </w:comment>
  <w:comment w:id="64" w:author="Kulvatunyou, Boonserm n." w:date="2016-02-19T15:06:00Z" w:initials="KBn">
    <w:p w14:paraId="254AAEE5" w14:textId="77777777" w:rsidR="0041133F" w:rsidRDefault="0041133F" w:rsidP="003F7F36">
      <w:pPr>
        <w:pStyle w:val="CommentText"/>
      </w:pPr>
      <w:r>
        <w:rPr>
          <w:rStyle w:val="CommentReference"/>
        </w:rPr>
        <w:annotationRef/>
      </w:r>
      <w:r>
        <w:t>Import this as a code list or create a separate set of tables that behave like code list tables?</w:t>
      </w:r>
    </w:p>
    <w:p w14:paraId="3D2442E9" w14:textId="77777777" w:rsidR="0041133F" w:rsidRDefault="0041133F" w:rsidP="003F7F36">
      <w:pPr>
        <w:pStyle w:val="CommentText"/>
      </w:pPr>
    </w:p>
    <w:p w14:paraId="3327B591" w14:textId="77777777" w:rsidR="0041133F" w:rsidRDefault="0041133F" w:rsidP="003F7F36">
      <w:pPr>
        <w:pStyle w:val="CommentText"/>
      </w:pPr>
      <w:r>
        <w:t>Also do we have to deal with ISO20022 folder?</w:t>
      </w:r>
    </w:p>
    <w:p w14:paraId="156D5C1D" w14:textId="77777777" w:rsidR="0041133F" w:rsidRDefault="0041133F" w:rsidP="003F7F36">
      <w:pPr>
        <w:pStyle w:val="CommentText"/>
      </w:pPr>
    </w:p>
    <w:p w14:paraId="1F736F3F" w14:textId="77777777" w:rsidR="0041133F" w:rsidRDefault="0041133F" w:rsidP="003F7F36">
      <w:pPr>
        <w:pStyle w:val="CommentText"/>
      </w:pPr>
      <w:r>
        <w:t>&lt;serm&gt;6/24/2014: Per discussion, the agency_id_list and agency_id_list_value is created to handle this.</w:t>
      </w:r>
    </w:p>
    <w:p w14:paraId="2A7F8BE5" w14:textId="77777777" w:rsidR="0041133F" w:rsidRDefault="0041133F" w:rsidP="003F7F36">
      <w:pPr>
        <w:pStyle w:val="CommentText"/>
      </w:pPr>
    </w:p>
    <w:p w14:paraId="7A269905" w14:textId="77777777" w:rsidR="0041133F" w:rsidRDefault="0041133F" w:rsidP="003F7F36">
      <w:pPr>
        <w:pStyle w:val="CommentText"/>
      </w:pPr>
      <w:r>
        <w:t>We do not need to deal with ISO20022 for now.</w:t>
      </w:r>
    </w:p>
    <w:p w14:paraId="35C943F0" w14:textId="77777777" w:rsidR="0041133F" w:rsidRDefault="0041133F" w:rsidP="003F7F36">
      <w:pPr>
        <w:pStyle w:val="CommentText"/>
      </w:pPr>
      <w:r>
        <w:t>&lt;/serm&gt;</w:t>
      </w:r>
    </w:p>
  </w:comment>
  <w:comment w:id="66" w:author="Kulvatunyou, Boonserm n." w:date="2016-02-19T15:06:00Z" w:initials="KBn">
    <w:p w14:paraId="0540100E" w14:textId="77777777" w:rsidR="0041133F" w:rsidRDefault="0041133F"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41133F" w:rsidRDefault="0041133F" w:rsidP="00853246">
      <w:pPr>
        <w:pStyle w:val="CommentText"/>
      </w:pPr>
    </w:p>
    <w:p w14:paraId="7AF5C85B" w14:textId="77777777" w:rsidR="0041133F" w:rsidRDefault="0041133F" w:rsidP="00853246">
      <w:pPr>
        <w:pStyle w:val="CommentText"/>
      </w:pPr>
      <w:r>
        <w:t>&lt;serm&gt;4/13/2015: No issue.&lt;/serm&gt;</w:t>
      </w:r>
    </w:p>
    <w:p w14:paraId="42143ADA" w14:textId="77777777" w:rsidR="0041133F" w:rsidRDefault="0041133F">
      <w:pPr>
        <w:pStyle w:val="CommentText"/>
      </w:pPr>
    </w:p>
  </w:comment>
  <w:comment w:id="67" w:author="Kulvatunyou, Boonserm n." w:date="2016-02-19T15:06:00Z" w:initials="KBn">
    <w:p w14:paraId="1D229756" w14:textId="77777777" w:rsidR="0041133F" w:rsidRDefault="0041133F">
      <w:pPr>
        <w:pStyle w:val="CommentText"/>
      </w:pPr>
      <w:r>
        <w:rPr>
          <w:rStyle w:val="CommentReference"/>
        </w:rPr>
        <w:annotationRef/>
      </w:r>
      <w:r>
        <w:t>The “clm” prefix in the name will be hardcoded in the generator.</w:t>
      </w:r>
    </w:p>
  </w:comment>
  <w:comment w:id="73" w:author="Kulvatunyou, Boonserm n." w:date="2016-02-19T15:06:00Z" w:initials="KBn">
    <w:p w14:paraId="5314856C" w14:textId="77777777" w:rsidR="0041133F" w:rsidRDefault="0041133F" w:rsidP="00EE18A6">
      <w:pPr>
        <w:pStyle w:val="CommentText"/>
      </w:pPr>
      <w:r>
        <w:rPr>
          <w:rStyle w:val="CommentReference"/>
        </w:rPr>
        <w:annotationRef/>
      </w:r>
      <w:r>
        <w:t>Validate this with OAG people. Whether the /@name could be tokenized or assembled from other fields in some way?</w:t>
      </w:r>
    </w:p>
    <w:p w14:paraId="554F6F80" w14:textId="77777777" w:rsidR="0041133F" w:rsidRDefault="0041133F" w:rsidP="00EE18A6">
      <w:pPr>
        <w:pStyle w:val="CommentText"/>
      </w:pPr>
    </w:p>
    <w:p w14:paraId="63757796" w14:textId="77777777" w:rsidR="0041133F" w:rsidRDefault="0041133F"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41133F" w:rsidRDefault="0041133F" w:rsidP="00EE18A6">
      <w:pPr>
        <w:pStyle w:val="CommentText"/>
      </w:pPr>
    </w:p>
    <w:p w14:paraId="50036FF6" w14:textId="77777777" w:rsidR="0041133F" w:rsidRDefault="0041133F" w:rsidP="00EE18A6">
      <w:pPr>
        <w:pStyle w:val="CommentText"/>
      </w:pPr>
      <w:r>
        <w:t>&lt;serm&gt;7/28/2014:Resolved. Above proposal is ok.</w:t>
      </w:r>
    </w:p>
  </w:comment>
  <w:comment w:id="74" w:author="Kulvatunyou, Boonserm n." w:date="2016-02-19T15:06:00Z" w:initials="KBn">
    <w:p w14:paraId="2EEB18BE" w14:textId="77777777" w:rsidR="0041133F" w:rsidRDefault="0041133F"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41133F" w:rsidRDefault="0041133F" w:rsidP="00EE18A6">
      <w:pPr>
        <w:pStyle w:val="CommentText"/>
      </w:pPr>
    </w:p>
    <w:p w14:paraId="6ACFF046" w14:textId="77777777" w:rsidR="0041133F" w:rsidRDefault="0041133F" w:rsidP="00EE18A6">
      <w:pPr>
        <w:pStyle w:val="CommentText"/>
      </w:pPr>
      <w:r>
        <w:t>&lt;serm&gt;6/18/2014 – Still need to ask whether we expect several kinds of ID list.</w:t>
      </w:r>
    </w:p>
    <w:p w14:paraId="46419DF9" w14:textId="77777777" w:rsidR="0041133F" w:rsidRDefault="0041133F" w:rsidP="00EE18A6">
      <w:pPr>
        <w:pStyle w:val="CommentText"/>
      </w:pPr>
      <w:r>
        <w:t>&lt;serm&gt;7/8/2014: resolved.</w:t>
      </w:r>
    </w:p>
  </w:comment>
  <w:comment w:id="75" w:author="Kulvatunyou, Boonserm n." w:date="2016-02-19T15:06:00Z" w:initials="KBn">
    <w:p w14:paraId="5E562CB3" w14:textId="77777777" w:rsidR="0041133F" w:rsidRDefault="0041133F" w:rsidP="00EE18A6">
      <w:pPr>
        <w:pStyle w:val="CommentText"/>
      </w:pPr>
      <w:r>
        <w:rPr>
          <w:rStyle w:val="CommentReference"/>
        </w:rPr>
        <w:annotationRef/>
      </w:r>
    </w:p>
    <w:p w14:paraId="2AFDC7AA" w14:textId="77777777" w:rsidR="0041133F" w:rsidRDefault="0041133F"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41133F" w:rsidRDefault="0041133F" w:rsidP="00EE18A6">
      <w:pPr>
        <w:pStyle w:val="CommentText"/>
      </w:pPr>
    </w:p>
    <w:p w14:paraId="3B580A3E" w14:textId="77777777" w:rsidR="0041133F" w:rsidRDefault="0041133F" w:rsidP="00EE18A6">
      <w:pPr>
        <w:pStyle w:val="CommentText"/>
      </w:pPr>
      <w:r>
        <w:t>&lt;serm&gt;7/17/2014: Resolved. This work will use version 13A and OAGIS will upgrade that in the latter release.&lt;/serm&gt;</w:t>
      </w:r>
    </w:p>
  </w:comment>
  <w:comment w:id="83" w:author="Kulvatunyou, Boonserm n." w:date="2016-02-19T15:06:00Z" w:initials="KBn">
    <w:p w14:paraId="3B8DBB46" w14:textId="77777777" w:rsidR="0041133F" w:rsidRDefault="0041133F">
      <w:pPr>
        <w:pStyle w:val="CommentText"/>
      </w:pPr>
      <w:r>
        <w:rPr>
          <w:rStyle w:val="CommentReference"/>
        </w:rPr>
        <w:annotationRef/>
      </w:r>
      <w:r>
        <w:t>Validate with OAG.</w:t>
      </w:r>
    </w:p>
    <w:p w14:paraId="47564299" w14:textId="77777777" w:rsidR="0041133F" w:rsidRDefault="0041133F">
      <w:pPr>
        <w:pStyle w:val="CommentText"/>
      </w:pPr>
    </w:p>
    <w:p w14:paraId="5345BD13" w14:textId="77777777" w:rsidR="0041133F" w:rsidRDefault="0041133F">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41133F" w:rsidRDefault="0041133F">
      <w:pPr>
        <w:pStyle w:val="CommentText"/>
      </w:pPr>
    </w:p>
    <w:p w14:paraId="27062904" w14:textId="77777777" w:rsidR="0041133F" w:rsidRDefault="0041133F">
      <w:pPr>
        <w:pStyle w:val="CommentText"/>
      </w:pPr>
      <w:r>
        <w:t>&lt;serm&gt;7/6/2014: Resolved in the meeting to start with 1.0 for all components.</w:t>
      </w:r>
    </w:p>
    <w:p w14:paraId="326036F3" w14:textId="77777777" w:rsidR="0041133F" w:rsidRDefault="0041133F">
      <w:pPr>
        <w:pStyle w:val="CommentText"/>
      </w:pPr>
      <w:r>
        <w:t>&lt;/serm&gt;</w:t>
      </w:r>
    </w:p>
  </w:comment>
  <w:comment w:id="84" w:author="Kulvatunyou, Boonserm n." w:date="2016-02-19T15:06:00Z" w:initials="KBn">
    <w:p w14:paraId="3028E078" w14:textId="77777777" w:rsidR="0041133F" w:rsidRDefault="0041133F">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41133F" w:rsidRDefault="0041133F">
      <w:pPr>
        <w:pStyle w:val="CommentText"/>
      </w:pPr>
    </w:p>
    <w:p w14:paraId="253322D6" w14:textId="77777777" w:rsidR="0041133F" w:rsidRDefault="0041133F">
      <w:pPr>
        <w:pStyle w:val="CommentText"/>
      </w:pPr>
      <w:r>
        <w:t>&lt;serm&gt;7/6/2014: Resolved  in the meeting. It is okay to keep UUID in the name.&lt;/serm&gt;</w:t>
      </w:r>
    </w:p>
  </w:comment>
  <w:comment w:id="87" w:author="Kulvatunyou, Boonserm n." w:date="2016-02-19T15:06:00Z" w:initials="KBn">
    <w:p w14:paraId="35CC31BA" w14:textId="77777777" w:rsidR="0041133F" w:rsidRDefault="0041133F">
      <w:pPr>
        <w:pStyle w:val="CommentText"/>
      </w:pPr>
      <w:r>
        <w:rPr>
          <w:rStyle w:val="CommentReference"/>
        </w:rPr>
        <w:annotationRef/>
      </w:r>
      <w:r>
        <w:t>&lt;serm&gt;7/22/2014: Reviewed this with OAG.</w:t>
      </w:r>
    </w:p>
    <w:p w14:paraId="759C7912" w14:textId="77777777" w:rsidR="0041133F" w:rsidRDefault="0041133F">
      <w:pPr>
        <w:pStyle w:val="CommentText"/>
      </w:pPr>
    </w:p>
    <w:p w14:paraId="0EDD92D7" w14:textId="77777777" w:rsidR="0041133F" w:rsidRDefault="0041133F">
      <w:pPr>
        <w:pStyle w:val="CommentText"/>
      </w:pPr>
      <w:r>
        <w:t>&lt;serm&gt;10/9/2014 – we went thru these. Mike thought they were reasonable. &lt;/serm&gt;</w:t>
      </w:r>
    </w:p>
  </w:comment>
  <w:comment w:id="90" w:author="Kulvatunyou, Boonserm (Fed)" w:date="2016-02-19T15:06:00Z" w:initials="SK4">
    <w:p w14:paraId="6556F9C6" w14:textId="77777777" w:rsidR="0041133F" w:rsidRDefault="0041133F">
      <w:pPr>
        <w:pStyle w:val="CommentText"/>
      </w:pPr>
      <w:r>
        <w:rPr>
          <w:rStyle w:val="CommentReference"/>
        </w:rPr>
        <w:annotationRef/>
      </w:r>
      <w:r>
        <w:t>Need to update????</w:t>
      </w:r>
    </w:p>
  </w:comment>
  <w:comment w:id="93" w:author="Kulvatunyou, Boonserm (Fed)" w:date="2016-02-25T23:31:00Z" w:initials="SK4">
    <w:p w14:paraId="54B91F8F" w14:textId="77777777" w:rsidR="0041133F" w:rsidRDefault="0041133F">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41133F" w:rsidRDefault="0041133F" w:rsidP="002D7142"/>
    <w:p w14:paraId="5F3CFADD" w14:textId="77777777" w:rsidR="0041133F" w:rsidRDefault="0041133F" w:rsidP="002D7142">
      <w:r>
        <w:t xml:space="preserve">I think all BCCP using </w:t>
      </w:r>
      <w:r w:rsidRPr="002D7142">
        <w:rPr>
          <w:rStyle w:val="CodeChar"/>
        </w:rPr>
        <w:t>CodeType_1E7368</w:t>
      </w:r>
      <w:r>
        <w:t xml:space="preserve">  shall switch to use the CodeContentType.</w:t>
      </w:r>
    </w:p>
  </w:comment>
  <w:comment w:id="96" w:author="Kulvatunyou, Boonserm (Fed)" w:date="2016-02-25T23:33:00Z" w:initials="SK4">
    <w:p w14:paraId="4170DD02" w14:textId="77777777" w:rsidR="0041133F" w:rsidRPr="00716258" w:rsidRDefault="0041133F"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8" w:author="Kulvatunyou, Boonserm n." w:date="2016-02-19T15:06:00Z" w:initials="KBn">
    <w:p w14:paraId="21DB5EB5" w14:textId="77777777" w:rsidR="0041133F" w:rsidRDefault="0041133F">
      <w:pPr>
        <w:pStyle w:val="CommentText"/>
      </w:pPr>
      <w:r>
        <w:rPr>
          <w:rStyle w:val="CommentReference"/>
        </w:rPr>
        <w:annotationRef/>
      </w:r>
      <w:r>
        <w:t>&lt;serm&gt;7/22/2014: Review this with OAG.</w:t>
      </w:r>
    </w:p>
    <w:p w14:paraId="77CD1C71" w14:textId="77777777" w:rsidR="0041133F" w:rsidRDefault="0041133F">
      <w:pPr>
        <w:pStyle w:val="CommentText"/>
      </w:pPr>
    </w:p>
    <w:p w14:paraId="12C92153" w14:textId="77777777" w:rsidR="0041133F" w:rsidRDefault="0041133F">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0" w:author="Kulvatunyou, Boonserm (Fed)" w:date="2016-02-29T07:37:00Z" w:initials="SK4">
    <w:p w14:paraId="491033CF" w14:textId="77777777" w:rsidR="0041133F" w:rsidRDefault="0041133F">
      <w:pPr>
        <w:pStyle w:val="CommentText"/>
      </w:pPr>
      <w:r>
        <w:rPr>
          <w:rStyle w:val="CommentReference"/>
        </w:rPr>
        <w:annotationRef/>
      </w:r>
      <w:r>
        <w:t>This does not work for those default BDTs that ignore some SCs.</w:t>
      </w:r>
    </w:p>
  </w:comment>
  <w:comment w:id="101" w:author="Kulvatunyou, Boonserm (Fed)" w:date="2016-02-29T07:41:00Z" w:initials="SK4">
    <w:p w14:paraId="0DA0710E" w14:textId="77777777" w:rsidR="0041133F" w:rsidRDefault="0041133F">
      <w:pPr>
        <w:pStyle w:val="CommentText"/>
      </w:pPr>
      <w:r>
        <w:rPr>
          <w:rStyle w:val="CommentReference"/>
        </w:rPr>
        <w:annotationRef/>
      </w:r>
      <w:r>
        <w:t>Above paragraph is sufficient.</w:t>
      </w:r>
    </w:p>
  </w:comment>
  <w:comment w:id="102" w:author="Kulvatunyou, Boonserm (Fed)" w:date="2016-03-07T10:55:00Z" w:initials="SK4">
    <w:p w14:paraId="5F1DEC4B" w14:textId="77777777" w:rsidR="0041133F" w:rsidRDefault="0041133F">
      <w:pPr>
        <w:pStyle w:val="CommentText"/>
      </w:pPr>
      <w:r>
        <w:rPr>
          <w:rStyle w:val="CommentReference"/>
        </w:rPr>
        <w:annotationRef/>
      </w:r>
      <w:r>
        <w:t>Need to add columns for holding the SupplementaryComponentValueDomain documentation.?</w:t>
      </w:r>
    </w:p>
  </w:comment>
  <w:comment w:id="109" w:author="Kulvatunyou, Boonserm n." w:date="2016-02-19T15:06:00Z" w:initials="KBn">
    <w:p w14:paraId="19FEDAA8" w14:textId="77777777" w:rsidR="0041133F" w:rsidRDefault="0041133F" w:rsidP="00EC1EC8">
      <w:pPr>
        <w:pStyle w:val="CommentText"/>
      </w:pPr>
      <w:r>
        <w:rPr>
          <w:rStyle w:val="CommentReference"/>
        </w:rPr>
        <w:annotationRef/>
      </w:r>
      <w:r>
        <w:t>&lt;serm&gt;7/22/2014: Need double check with OAG.</w:t>
      </w:r>
    </w:p>
    <w:p w14:paraId="6117179A" w14:textId="77777777" w:rsidR="0041133F" w:rsidRDefault="0041133F" w:rsidP="00EC1EC8">
      <w:pPr>
        <w:pStyle w:val="CommentText"/>
      </w:pPr>
    </w:p>
    <w:p w14:paraId="4DF14E1B" w14:textId="77777777" w:rsidR="0041133F" w:rsidRDefault="0041133F" w:rsidP="00EC1EC8">
      <w:pPr>
        <w:pStyle w:val="CommentText"/>
      </w:pPr>
      <w:r>
        <w:t>&lt;serm&gt;7/29/2014: Resolved. Confirmed.</w:t>
      </w:r>
    </w:p>
    <w:p w14:paraId="3D4E2F82" w14:textId="77777777" w:rsidR="0041133F" w:rsidRDefault="0041133F" w:rsidP="00EC1EC8">
      <w:pPr>
        <w:pStyle w:val="CommentText"/>
      </w:pPr>
    </w:p>
  </w:comment>
  <w:comment w:id="122" w:author="Kulvatunyou, Boonserm n." w:date="2016-02-22T18:47:00Z" w:initials="KBn">
    <w:p w14:paraId="7B8175ED" w14:textId="77777777" w:rsidR="0041133F" w:rsidRDefault="0041133F" w:rsidP="00EA6E95">
      <w:pPr>
        <w:pStyle w:val="CommentText"/>
      </w:pPr>
      <w:r>
        <w:rPr>
          <w:rStyle w:val="CommentReference"/>
        </w:rPr>
        <w:annotationRef/>
      </w:r>
      <w:r>
        <w:t>&lt;serm&gt;7/22/2014: Need double check with OAG.</w:t>
      </w:r>
    </w:p>
    <w:p w14:paraId="3095EDEC" w14:textId="77777777" w:rsidR="0041133F" w:rsidRDefault="0041133F" w:rsidP="00EA6E95">
      <w:pPr>
        <w:pStyle w:val="CommentText"/>
      </w:pPr>
    </w:p>
    <w:p w14:paraId="02D55513" w14:textId="77777777" w:rsidR="0041133F" w:rsidRDefault="0041133F" w:rsidP="00EA6E95">
      <w:pPr>
        <w:pStyle w:val="CommentText"/>
      </w:pPr>
      <w:r>
        <w:t>&lt;serm&gt;7/29/2004: Resolved. Confirmed.</w:t>
      </w:r>
    </w:p>
  </w:comment>
  <w:comment w:id="137" w:author="Kulvatunyou, Boonserm n." w:date="2016-02-19T15:06:00Z" w:initials="KBn">
    <w:p w14:paraId="71562BE9" w14:textId="77777777" w:rsidR="0041133F" w:rsidRDefault="0041133F">
      <w:pPr>
        <w:pStyle w:val="CommentText"/>
      </w:pPr>
      <w:r>
        <w:rPr>
          <w:rStyle w:val="CommentReference"/>
        </w:rPr>
        <w:annotationRef/>
      </w:r>
    </w:p>
    <w:p w14:paraId="11DF8E32" w14:textId="77777777" w:rsidR="0041133F" w:rsidRDefault="0041133F">
      <w:pPr>
        <w:pStyle w:val="CommentText"/>
      </w:pPr>
      <w:r>
        <w:t>&lt;serm&gt;7/8/2014: Double check with OAG people that this is not supposed to be just “Amount. Content”. &lt;/serm&gt;</w:t>
      </w:r>
    </w:p>
    <w:p w14:paraId="485ED414" w14:textId="77777777" w:rsidR="0041133F" w:rsidRDefault="0041133F">
      <w:pPr>
        <w:pStyle w:val="CommentText"/>
      </w:pPr>
    </w:p>
    <w:p w14:paraId="78FADAC7" w14:textId="77777777" w:rsidR="0041133F" w:rsidRDefault="0041133F">
      <w:pPr>
        <w:pStyle w:val="CommentText"/>
      </w:pPr>
      <w:r>
        <w:t>&lt;serm&gt;7/17/2014: Mike said it is Open Amount. But he may change his mind. &lt;/serm&gt;</w:t>
      </w:r>
    </w:p>
  </w:comment>
  <w:comment w:id="138" w:author="Kulvatunyou, Boonserm n." w:date="2016-02-19T15:06:00Z" w:initials="KBn">
    <w:p w14:paraId="4AA80A7D" w14:textId="77777777" w:rsidR="0041133F" w:rsidRDefault="0041133F">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41133F" w:rsidRDefault="0041133F">
      <w:pPr>
        <w:pStyle w:val="CommentText"/>
      </w:pPr>
    </w:p>
  </w:comment>
  <w:comment w:id="139" w:author="Kulvatunyou, Boonserm (Fed)" w:date="2016-02-19T15:06:00Z" w:initials="SK4">
    <w:p w14:paraId="42BFF7FC" w14:textId="77777777" w:rsidR="0041133F" w:rsidRDefault="0041133F">
      <w:pPr>
        <w:pStyle w:val="CommentText"/>
      </w:pPr>
      <w:r>
        <w:rPr>
          <w:rStyle w:val="CommentReference"/>
        </w:rPr>
        <w:annotationRef/>
      </w:r>
      <w:r>
        <w:t>&lt;serm&gt;12/8/15: There is no such case like this in OAGIS. Is there a logic to handle this in the import code?</w:t>
      </w:r>
    </w:p>
  </w:comment>
  <w:comment w:id="142" w:author="Kulvatunyou, Boonserm n." w:date="2016-02-19T15:06:00Z" w:initials="KBn">
    <w:p w14:paraId="599966B2" w14:textId="77777777" w:rsidR="0041133F" w:rsidRDefault="0041133F">
      <w:pPr>
        <w:pStyle w:val="CommentText"/>
      </w:pPr>
      <w:r>
        <w:rPr>
          <w:rStyle w:val="CommentReference"/>
        </w:rPr>
        <w:annotationRef/>
      </w:r>
      <w:r>
        <w:t>Or should this be dt.Data_Type_Term.</w:t>
      </w:r>
    </w:p>
    <w:p w14:paraId="6D05A6EF" w14:textId="77777777" w:rsidR="0041133F" w:rsidRDefault="0041133F">
      <w:pPr>
        <w:pStyle w:val="CommentText"/>
      </w:pPr>
    </w:p>
    <w:p w14:paraId="0CE20AB9" w14:textId="77777777" w:rsidR="0041133F" w:rsidRDefault="0041133F">
      <w:pPr>
        <w:pStyle w:val="CommentText"/>
      </w:pPr>
      <w:r>
        <w:t>&lt;serm&gt;7/29/2014: Resolved. Use Data_Type_Term</w:t>
      </w:r>
    </w:p>
  </w:comment>
  <w:comment w:id="143" w:author="Kulvatunyou, Boonserm n." w:date="2016-02-19T15:06:00Z" w:initials="KBn">
    <w:p w14:paraId="56C22443" w14:textId="77777777" w:rsidR="0041133F" w:rsidRDefault="0041133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51" w:author="Kulvatunyou, Boonserm n." w:date="2016-02-19T15:06:00Z" w:initials="KBn">
    <w:p w14:paraId="70F5FBFF" w14:textId="77777777" w:rsidR="0041133F" w:rsidRDefault="0041133F">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57" w:author="Kulvatunyou, Boonserm n." w:date="2016-02-19T15:06:00Z" w:initials="KBn">
    <w:p w14:paraId="27D167CA" w14:textId="77777777" w:rsidR="0041133F" w:rsidRDefault="0041133F">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41133F" w:rsidRDefault="0041133F">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41133F" w:rsidRDefault="0041133F">
      <w:pPr>
        <w:pStyle w:val="CommentText"/>
      </w:pPr>
    </w:p>
    <w:p w14:paraId="7D0FBFF5" w14:textId="77777777" w:rsidR="0041133F" w:rsidRDefault="0041133F">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41133F" w:rsidRDefault="0041133F">
      <w:pPr>
        <w:pStyle w:val="CommentText"/>
      </w:pPr>
      <w:r>
        <w:t>&lt;/serm&gt;</w:t>
      </w:r>
    </w:p>
    <w:p w14:paraId="3126C423" w14:textId="77777777" w:rsidR="0041133F" w:rsidRDefault="0041133F">
      <w:pPr>
        <w:pStyle w:val="CommentText"/>
      </w:pPr>
    </w:p>
  </w:comment>
  <w:comment w:id="163" w:author="Kulvatunyou, Boonserm n." w:date="2016-02-19T15:06:00Z" w:initials="KBn">
    <w:p w14:paraId="373F30E8" w14:textId="77777777" w:rsidR="0041133F" w:rsidRDefault="0041133F">
      <w:pPr>
        <w:pStyle w:val="CommentText"/>
      </w:pPr>
      <w:r>
        <w:rPr>
          <w:rStyle w:val="CommentReference"/>
        </w:rPr>
        <w:annotationRef/>
      </w:r>
      <w:r>
        <w:t xml:space="preserve">&lt;serm&gt;08/08/2014: Or use the same as the BCC? Check with OAG. </w:t>
      </w:r>
    </w:p>
    <w:p w14:paraId="0E4404FB" w14:textId="77777777" w:rsidR="0041133F" w:rsidRDefault="0041133F">
      <w:pPr>
        <w:pStyle w:val="CommentText"/>
      </w:pPr>
    </w:p>
    <w:p w14:paraId="627FDCB6" w14:textId="77777777" w:rsidR="0041133F" w:rsidRDefault="0041133F">
      <w:pPr>
        <w:pStyle w:val="CommentText"/>
      </w:pPr>
      <w:r>
        <w:t>&lt;serm&gt;8/21/2014: The group decided that a new GUID is to be generated for the BCCP. These BCCPs are reusable. The GUID already in the schema represents the unique association GUID.</w:t>
      </w:r>
    </w:p>
  </w:comment>
  <w:comment w:id="193" w:author="Kulvatunyou, Boonserm (Fed)" w:date="2016-02-19T15:06:00Z" w:initials="SK4">
    <w:p w14:paraId="4DB88178" w14:textId="77777777" w:rsidR="0041133F" w:rsidRDefault="0041133F" w:rsidP="00D362D0">
      <w:pPr>
        <w:pStyle w:val="CommentText"/>
      </w:pPr>
      <w:r>
        <w:rPr>
          <w:rStyle w:val="CommentReference"/>
        </w:rPr>
        <w:annotationRef/>
      </w:r>
      <w:r>
        <w:t>How do we want to handle group.</w:t>
      </w:r>
    </w:p>
    <w:p w14:paraId="3A4BABFD" w14:textId="77777777" w:rsidR="0041133F" w:rsidRDefault="0041133F" w:rsidP="00D362D0">
      <w:pPr>
        <w:pStyle w:val="CommentText"/>
      </w:pPr>
    </w:p>
    <w:p w14:paraId="0411E91F" w14:textId="77777777" w:rsidR="0041133F" w:rsidRDefault="0041133F" w:rsidP="00D362D0">
      <w:pPr>
        <w:pStyle w:val="CommentText"/>
      </w:pPr>
      <w:r>
        <w:t>&lt;serm&gt;4/21/2015: We won’t keep group in the BIE tables and neither will we keep the type hierarchy in the BIE tables.&lt;/serm&gt;</w:t>
      </w:r>
    </w:p>
  </w:comment>
  <w:comment w:id="194" w:author="Kulvatunyou, Boonserm (Fed)" w:date="2016-02-19T15:06:00Z" w:initials="SK4">
    <w:p w14:paraId="3E29066E" w14:textId="77777777" w:rsidR="0041133F" w:rsidRDefault="0041133F" w:rsidP="00FB19E4">
      <w:pPr>
        <w:pStyle w:val="CommentText"/>
      </w:pPr>
      <w:r>
        <w:rPr>
          <w:rStyle w:val="CommentReference"/>
        </w:rPr>
        <w:annotationRef/>
      </w:r>
      <w:r>
        <w:t>I’m thinking BIE objects should hold references to top-level BIE object for efficiency in the code. This is up to Yunsu.</w:t>
      </w:r>
    </w:p>
  </w:comment>
  <w:comment w:id="213" w:author="Kulvatunyou, Boonserm (Fed)" w:date="2016-08-01T15:21:00Z" w:initials="KB(">
    <w:p w14:paraId="52A433BF" w14:textId="0C053CBD" w:rsidR="0041133F" w:rsidRDefault="0041133F">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220" w:author="Kulvatunyou, Boonserm (Fed)" w:date="2016-04-29T07:28:00Z" w:initials="KB(">
    <w:p w14:paraId="10061A6A" w14:textId="09D2BB79" w:rsidR="0041133F" w:rsidRDefault="0041133F">
      <w:pPr>
        <w:pStyle w:val="CommentText"/>
      </w:pPr>
      <w:r>
        <w:rPr>
          <w:rStyle w:val="CommentReference"/>
        </w:rPr>
        <w:annotationRef/>
      </w:r>
      <w:r>
        <w:t>&lt;serm&gt;2016/04/29: Maybe we’ll make this configurable to show a camel case form instead.</w:t>
      </w:r>
    </w:p>
  </w:comment>
  <w:comment w:id="221" w:author="Kulvatunyou, Boonserm (Fed)" w:date="2016-08-01T16:40:00Z" w:initials="KB(">
    <w:p w14:paraId="4B30F66E" w14:textId="7331490B" w:rsidR="0041133F" w:rsidRDefault="0041133F">
      <w:pPr>
        <w:pStyle w:val="CommentText"/>
      </w:pPr>
      <w:r>
        <w:rPr>
          <w:rStyle w:val="CommentReference"/>
        </w:rPr>
        <w:annotationRef/>
      </w:r>
      <w:r>
        <w:t>This has changed. Some of them now exist on the CC side.</w:t>
      </w:r>
    </w:p>
  </w:comment>
  <w:comment w:id="246" w:author="Kulvatunyou, Boonserm (Fed)" w:date="2016-02-19T15:06:00Z" w:initials="SK4">
    <w:p w14:paraId="46E87E55" w14:textId="77777777" w:rsidR="0041133F" w:rsidRDefault="0041133F">
      <w:pPr>
        <w:pStyle w:val="CommentText"/>
      </w:pPr>
      <w:r>
        <w:rPr>
          <w:rStyle w:val="CommentReference"/>
        </w:rPr>
        <w:annotationRef/>
      </w:r>
      <w:r>
        <w:t>Talk more with Yunsu about this.</w:t>
      </w:r>
    </w:p>
  </w:comment>
  <w:comment w:id="344" w:author="Kulvatunyou, Boonserm (Fed)" w:date="2016-02-19T15:06:00Z" w:initials="SK4">
    <w:p w14:paraId="60434A95" w14:textId="77777777" w:rsidR="0041133F" w:rsidRDefault="0041133F">
      <w:pPr>
        <w:pStyle w:val="CommentText"/>
      </w:pPr>
      <w:r>
        <w:rPr>
          <w:rStyle w:val="CommentReference"/>
        </w:rPr>
        <w:annotationRef/>
      </w:r>
      <w:r>
        <w:t xml:space="preserve">Still not sure if the ASCC and BCC have to have a State column because it is tied to the ACC owner. </w:t>
      </w:r>
    </w:p>
    <w:p w14:paraId="10912FD1" w14:textId="77777777" w:rsidR="0041133F" w:rsidRDefault="0041133F">
      <w:pPr>
        <w:pStyle w:val="CommentText"/>
      </w:pPr>
    </w:p>
    <w:p w14:paraId="2CE417CE" w14:textId="77777777" w:rsidR="0041133F" w:rsidRDefault="0041133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41133F" w:rsidRDefault="0041133F">
      <w:pPr>
        <w:pStyle w:val="CommentText"/>
      </w:pPr>
    </w:p>
    <w:p w14:paraId="4095719F" w14:textId="77777777" w:rsidR="0041133F" w:rsidRDefault="0041133F">
      <w:pPr>
        <w:pStyle w:val="CommentText"/>
      </w:pPr>
      <w:r>
        <w:t>I decided to still create a history record for all the associations right away because it is easier for the logic when deleting or inserting an association. Plus all the associations are part of  the ACC UoC.</w:t>
      </w:r>
    </w:p>
  </w:comment>
  <w:comment w:id="349" w:author="Kulvatunyou, Boonserm (Fed)" w:date="2016-10-25T09:33:00Z" w:initials="KB(">
    <w:p w14:paraId="57949FDC" w14:textId="4ECA6CF3" w:rsidR="0041133F" w:rsidRDefault="0041133F">
      <w:pPr>
        <w:pStyle w:val="CommentText"/>
      </w:pPr>
      <w:r>
        <w:rPr>
          <w:rStyle w:val="CommentReference"/>
        </w:rPr>
        <w:annotationRef/>
      </w:r>
      <w:r>
        <w:t>The implementation shows the eACC directly.</w:t>
      </w:r>
    </w:p>
  </w:comment>
  <w:comment w:id="533" w:author="Kulvatunyou, Boonserm (Fed)" w:date="2016-02-19T15:06:00Z" w:initials="SK4">
    <w:p w14:paraId="4034ABFD" w14:textId="77777777" w:rsidR="0041133F" w:rsidRDefault="0041133F">
      <w:pPr>
        <w:pStyle w:val="CommentText"/>
      </w:pPr>
      <w:r>
        <w:rPr>
          <w:rStyle w:val="CommentReference"/>
        </w:rPr>
        <w:annotationRef/>
      </w:r>
      <w:r>
        <w:t>Misspell in the table.</w:t>
      </w:r>
    </w:p>
  </w:comment>
  <w:comment w:id="580" w:author="Kulvatunyou, Boonserm (Fed)" w:date="2016-02-19T15:06:00Z" w:initials="SK4">
    <w:p w14:paraId="3FB6F0D6" w14:textId="77777777" w:rsidR="0041133F" w:rsidRDefault="0041133F">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603" w:author="Kulvatunyou, Boonserm (Fed)" w:date="2016-02-19T15:06:00Z" w:initials="SK4">
    <w:p w14:paraId="6842191B" w14:textId="77777777" w:rsidR="0041133F" w:rsidRDefault="0041133F">
      <w:pPr>
        <w:pStyle w:val="CommentText"/>
      </w:pPr>
      <w:r>
        <w:rPr>
          <w:rStyle w:val="CommentReference"/>
        </w:rPr>
        <w:annotationRef/>
      </w:r>
      <w:r>
        <w:t>Will come back and deal with annotation later.</w:t>
      </w:r>
    </w:p>
  </w:comment>
  <w:comment w:id="621" w:author="Kulvatunyou, Boonserm (Fed)" w:date="2016-02-19T15:06:00Z" w:initials="SK4">
    <w:p w14:paraId="4ACA1911" w14:textId="77777777" w:rsidR="0041133F" w:rsidRDefault="0041133F">
      <w:pPr>
        <w:pStyle w:val="CommentText"/>
      </w:pPr>
      <w:r>
        <w:rPr>
          <w:rStyle w:val="CommentReference"/>
        </w:rPr>
        <w:annotationRef/>
      </w:r>
      <w:r>
        <w:t>Note that in this case, the code list simple type is directly used rather than creating a complex type with no attribute, is this okay?</w:t>
      </w:r>
    </w:p>
  </w:comment>
  <w:comment w:id="632" w:author="Kulvatunyou, Boonserm (Fed)" w:date="2016-02-19T15:06:00Z" w:initials="SK4">
    <w:p w14:paraId="46308F78" w14:textId="77777777" w:rsidR="0041133F" w:rsidRDefault="0041133F">
      <w:pPr>
        <w:pStyle w:val="CommentText"/>
      </w:pPr>
      <w:r>
        <w:rPr>
          <w:rStyle w:val="CommentReference"/>
        </w:rPr>
        <w:annotationRef/>
      </w:r>
      <w:r>
        <w:t>Make it simpler?</w:t>
      </w:r>
    </w:p>
  </w:comment>
  <w:comment w:id="652" w:author="Kulvatunyou, Boonserm (Fed)" w:date="2016-02-19T15:06:00Z" w:initials="SK4">
    <w:p w14:paraId="4FFCD6D1" w14:textId="77777777" w:rsidR="0041133F" w:rsidRDefault="0041133F">
      <w:pPr>
        <w:pStyle w:val="CommentText"/>
      </w:pPr>
      <w:r>
        <w:rPr>
          <w:rStyle w:val="CommentReference"/>
        </w:rPr>
        <w:annotationRef/>
      </w:r>
      <w:r>
        <w:t>Furture feature</w:t>
      </w:r>
    </w:p>
  </w:comment>
  <w:comment w:id="654" w:author="Kulvatunyou, Boonserm (Fed)" w:date="2016-02-19T15:06:00Z" w:initials="SK4">
    <w:p w14:paraId="31CA032B" w14:textId="77777777" w:rsidR="0041133F" w:rsidRDefault="0041133F">
      <w:pPr>
        <w:pStyle w:val="CommentText"/>
      </w:pPr>
      <w:r>
        <w:rPr>
          <w:rStyle w:val="CommentReference"/>
        </w:rPr>
        <w:annotationRef/>
      </w:r>
      <w:r>
        <w:t>&lt;Serm&gt;12/11/2015: Should this be allowed?</w:t>
      </w:r>
    </w:p>
  </w:comment>
  <w:comment w:id="655" w:author="Kulvatunyou, Boonserm (Fed)" w:date="2016-02-19T15:06:00Z" w:initials="SK4">
    <w:p w14:paraId="2DE84A09" w14:textId="77777777" w:rsidR="0041133F" w:rsidRDefault="0041133F">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660" w:author="Kulvatunyou, Boonserm (Fed)" w:date="2016-02-19T15:06:00Z" w:initials="SK4">
    <w:p w14:paraId="436D04B3" w14:textId="77777777" w:rsidR="0041133F" w:rsidRDefault="0041133F">
      <w:pPr>
        <w:pStyle w:val="CommentText"/>
      </w:pPr>
      <w:r>
        <w:rPr>
          <w:rStyle w:val="CommentReference"/>
        </w:rPr>
        <w:annotationRef/>
      </w:r>
      <w:r>
        <w:t>Data type use cases are to be added later.</w:t>
      </w:r>
    </w:p>
  </w:comment>
  <w:comment w:id="680" w:author="Kulvatunyou, Boonserm (Fed)" w:date="2016-02-19T15:06:00Z" w:initials="SK4">
    <w:p w14:paraId="485A212A" w14:textId="77777777" w:rsidR="0041133F" w:rsidRDefault="0041133F">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41133F" w:rsidRDefault="0041133F">
      <w:pPr>
        <w:pStyle w:val="CommentText"/>
      </w:pPr>
    </w:p>
    <w:p w14:paraId="4397E8BE" w14:textId="77777777" w:rsidR="0041133F" w:rsidRDefault="0041133F">
      <w:pPr>
        <w:pStyle w:val="CommentText"/>
      </w:pPr>
      <w:r>
        <w:t>Serm: 2016/01/12: I think we will need a column like a Transaction Set ID  to handle undo.</w:t>
      </w:r>
    </w:p>
  </w:comment>
  <w:comment w:id="686" w:author="Kulvatunyou, Boonserm (Fed)" w:date="2016-02-19T15:06:00Z" w:initials="SK4">
    <w:p w14:paraId="35C890C0" w14:textId="77777777" w:rsidR="0041133F" w:rsidRDefault="0041133F">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90" w:author="Kulvatunyou, Boonserm (Fed)" w:date="2016-02-19T15:06:00Z" w:initials="SK4">
    <w:p w14:paraId="6A65D36A" w14:textId="77777777" w:rsidR="0041133F" w:rsidRDefault="0041133F">
      <w:pPr>
        <w:pStyle w:val="CommentText"/>
      </w:pPr>
      <w:r>
        <w:rPr>
          <w:rStyle w:val="CommentReference"/>
        </w:rPr>
        <w:annotationRef/>
      </w:r>
      <w:r>
        <w:t>Serm:2016/01/12 I’m starting to think that in the CC domain, it is better to represent the sequence with the “previous association.”</w:t>
      </w:r>
    </w:p>
  </w:comment>
  <w:comment w:id="697" w:author="Kulvatunyou, Boonserm (Fed)" w:date="2016-02-19T15:06:00Z" w:initials="SK4">
    <w:p w14:paraId="5F6C7627" w14:textId="77777777" w:rsidR="0041133F" w:rsidRDefault="0041133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699" w:author="Kulvatunyou, Boonserm (Fed)" w:date="2016-02-19T15:06:00Z" w:initials="SK4">
    <w:p w14:paraId="5EFD9E8B" w14:textId="77777777" w:rsidR="0041133F" w:rsidRDefault="0041133F">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702" w:author="Kulvatunyou, Boonserm (Fed)" w:date="2016-02-19T15:06:00Z" w:initials="SK4">
    <w:p w14:paraId="42B8154F" w14:textId="77777777" w:rsidR="0041133F" w:rsidRDefault="0041133F">
      <w:pPr>
        <w:pStyle w:val="CommentText"/>
      </w:pPr>
      <w:r>
        <w:rPr>
          <w:rStyle w:val="CommentReference"/>
        </w:rPr>
        <w:annotationRef/>
      </w:r>
      <w:r>
        <w:t xml:space="preserve">Serm:2016/01/13: </w:t>
      </w:r>
    </w:p>
    <w:p w14:paraId="2B16573C" w14:textId="77777777" w:rsidR="0041133F" w:rsidRDefault="0041133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41133F" w:rsidRDefault="0041133F">
      <w:pPr>
        <w:pStyle w:val="CommentText"/>
      </w:pPr>
    </w:p>
    <w:p w14:paraId="696AE3EA" w14:textId="77777777" w:rsidR="0041133F" w:rsidRDefault="0041133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41133F" w:rsidRDefault="0041133F">
      <w:pPr>
        <w:pStyle w:val="CommentText"/>
      </w:pPr>
    </w:p>
  </w:comment>
  <w:comment w:id="708" w:author="Kulvatunyou, Boonserm (Fed)" w:date="2016-02-19T15:06:00Z" w:initials="SK4">
    <w:p w14:paraId="265B5668" w14:textId="77777777" w:rsidR="0041133F" w:rsidRDefault="0041133F">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725" w:author="Kulvatunyou, Boonserm (Fed)" w:date="2016-02-19T15:06:00Z" w:initials="SK4">
    <w:p w14:paraId="190EA6A8" w14:textId="77777777" w:rsidR="0041133F" w:rsidRDefault="0041133F">
      <w:pPr>
        <w:pStyle w:val="CommentText"/>
      </w:pPr>
      <w:r>
        <w:rPr>
          <w:rStyle w:val="CommentReference"/>
        </w:rPr>
        <w:annotationRef/>
      </w:r>
      <w:r>
        <w:t>We are here in the WG</w:t>
      </w:r>
    </w:p>
  </w:comment>
  <w:comment w:id="743" w:author="Kulvatunyou, Boonserm (Fed)" w:date="2016-02-19T15:06:00Z" w:initials="SK4">
    <w:p w14:paraId="621C2A76" w14:textId="77777777" w:rsidR="0041133F" w:rsidRDefault="0041133F">
      <w:pPr>
        <w:pStyle w:val="CommentText"/>
      </w:pPr>
      <w:r>
        <w:rPr>
          <w:rStyle w:val="CommentReference"/>
        </w:rPr>
        <w:annotationRef/>
      </w:r>
      <w:r>
        <w:t>2016/02/13: Serm: In the future we may add the capability to notify previous owners or subscribers.</w:t>
      </w:r>
    </w:p>
  </w:comment>
  <w:comment w:id="752" w:author="Kulvatunyou, Boonserm (Fed)" w:date="2016-02-19T15:06:00Z" w:initials="SK4">
    <w:p w14:paraId="6D95C9E1" w14:textId="77777777" w:rsidR="0041133F" w:rsidRDefault="0041133F">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F2886" w14:textId="77777777" w:rsidR="00C005AD" w:rsidRDefault="00C005AD" w:rsidP="000A2634">
      <w:r>
        <w:separator/>
      </w:r>
    </w:p>
  </w:endnote>
  <w:endnote w:type="continuationSeparator" w:id="0">
    <w:p w14:paraId="427B7AB3" w14:textId="77777777" w:rsidR="00C005AD" w:rsidRDefault="00C005AD"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E9C18" w14:textId="77777777" w:rsidR="00C005AD" w:rsidRDefault="00C005AD" w:rsidP="000A2634">
      <w:r>
        <w:separator/>
      </w:r>
    </w:p>
  </w:footnote>
  <w:footnote w:type="continuationSeparator" w:id="0">
    <w:p w14:paraId="411E9384" w14:textId="77777777" w:rsidR="00C005AD" w:rsidRDefault="00C005AD"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8"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7"/>
  </w:num>
  <w:num w:numId="4">
    <w:abstractNumId w:val="1"/>
  </w:num>
  <w:num w:numId="5">
    <w:abstractNumId w:val="0"/>
  </w:num>
  <w:num w:numId="6">
    <w:abstractNumId w:val="7"/>
  </w:num>
  <w:num w:numId="7">
    <w:abstractNumId w:val="26"/>
  </w:num>
  <w:num w:numId="8">
    <w:abstractNumId w:val="10"/>
  </w:num>
  <w:num w:numId="9">
    <w:abstractNumId w:val="13"/>
  </w:num>
  <w:num w:numId="10">
    <w:abstractNumId w:val="21"/>
  </w:num>
  <w:num w:numId="11">
    <w:abstractNumId w:val="24"/>
  </w:num>
  <w:num w:numId="12">
    <w:abstractNumId w:val="18"/>
  </w:num>
  <w:num w:numId="13">
    <w:abstractNumId w:val="23"/>
  </w:num>
  <w:num w:numId="14">
    <w:abstractNumId w:val="11"/>
  </w:num>
  <w:num w:numId="15">
    <w:abstractNumId w:val="3"/>
  </w:num>
  <w:num w:numId="16">
    <w:abstractNumId w:val="16"/>
  </w:num>
  <w:num w:numId="17">
    <w:abstractNumId w:val="8"/>
  </w:num>
  <w:num w:numId="18">
    <w:abstractNumId w:val="12"/>
  </w:num>
  <w:num w:numId="19">
    <w:abstractNumId w:val="15"/>
  </w:num>
  <w:num w:numId="20">
    <w:abstractNumId w:val="25"/>
  </w:num>
  <w:num w:numId="21">
    <w:abstractNumId w:val="22"/>
  </w:num>
  <w:num w:numId="22">
    <w:abstractNumId w:val="4"/>
  </w:num>
  <w:num w:numId="23">
    <w:abstractNumId w:val="20"/>
  </w:num>
  <w:num w:numId="24">
    <w:abstractNumId w:val="14"/>
  </w:num>
  <w:num w:numId="25">
    <w:abstractNumId w:val="19"/>
  </w:num>
  <w:num w:numId="26">
    <w:abstractNumId w:val="2"/>
  </w:num>
  <w:num w:numId="27">
    <w:abstractNumId w:val="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067"/>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133F"/>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C6096"/>
    <w:rsid w:val="007D0B1B"/>
    <w:rsid w:val="007D0FF8"/>
    <w:rsid w:val="007D169A"/>
    <w:rsid w:val="007D1E9F"/>
    <w:rsid w:val="007D22F9"/>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CDB"/>
    <w:rsid w:val="008E05CF"/>
    <w:rsid w:val="008E0F35"/>
    <w:rsid w:val="008E2483"/>
    <w:rsid w:val="008E3266"/>
    <w:rsid w:val="008E36A2"/>
    <w:rsid w:val="008E3DA2"/>
    <w:rsid w:val="008E3E22"/>
    <w:rsid w:val="008E5633"/>
    <w:rsid w:val="008E6027"/>
    <w:rsid w:val="008E6BE5"/>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5A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0664"/>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wmf"/><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D95FA-4427-457D-A33D-5BB2277CC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45687</TotalTime>
  <Pages>111</Pages>
  <Words>36110</Words>
  <Characters>205830</Characters>
  <Application>Microsoft Office Word</Application>
  <DocSecurity>0</DocSecurity>
  <Lines>1715</Lines>
  <Paragraphs>482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108</cp:revision>
  <dcterms:created xsi:type="dcterms:W3CDTF">2016-04-29T19:46:00Z</dcterms:created>
  <dcterms:modified xsi:type="dcterms:W3CDTF">2016-10-28T20:37:00Z</dcterms:modified>
</cp:coreProperties>
</file>