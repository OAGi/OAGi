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743DC4" w14:textId="1B14C618"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14:paraId="5E7253F4" w14:textId="77777777"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14:paraId="630BA9FB" w14:textId="77777777" w:rsidR="00EB50BD" w:rsidRDefault="00EB50BD" w:rsidP="00EB50BD">
      <w:pPr>
        <w:pStyle w:val="CoverPageText"/>
      </w:pPr>
    </w:p>
    <w:p w14:paraId="5184E311" w14:textId="77777777" w:rsidR="00EF0B55" w:rsidRDefault="00EF0B55" w:rsidP="00EB50BD">
      <w:pPr>
        <w:pStyle w:val="CoverPageText"/>
      </w:pPr>
    </w:p>
    <w:p w14:paraId="7207D7B1" w14:textId="77777777" w:rsidR="00EF0B55" w:rsidRDefault="00EF0B55" w:rsidP="00EB50BD">
      <w:pPr>
        <w:pStyle w:val="CoverPageText"/>
      </w:pPr>
    </w:p>
    <w:p w14:paraId="31EA9D4F" w14:textId="77777777" w:rsidR="00EF0B55" w:rsidRDefault="00EF0B55" w:rsidP="00EB50BD">
      <w:pPr>
        <w:pStyle w:val="CoverPageText"/>
      </w:pPr>
    </w:p>
    <w:p w14:paraId="10A1AADB" w14:textId="77777777" w:rsidR="00EF0B55" w:rsidRDefault="00EF0B55" w:rsidP="00EB50BD">
      <w:pPr>
        <w:pStyle w:val="CoverPageText"/>
      </w:pPr>
    </w:p>
    <w:p w14:paraId="25244E28" w14:textId="77777777"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14:paraId="7CD709A7" w14:textId="77777777" w:rsidR="00EB50BD" w:rsidRDefault="00EB50BD" w:rsidP="00EB50BD">
      <w:pPr>
        <w:pStyle w:val="CoverPageText"/>
      </w:pPr>
      <w:r>
        <w:t>Creation Date:</w:t>
      </w:r>
      <w:r>
        <w:tab/>
      </w:r>
      <w:r w:rsidR="000264B3">
        <w:t>05/</w:t>
      </w:r>
      <w:r w:rsidR="00D82CF5">
        <w:t>12</w:t>
      </w:r>
      <w:r w:rsidR="000264B3">
        <w:t>/2014</w:t>
      </w:r>
    </w:p>
    <w:p w14:paraId="609A438D" w14:textId="7330DBFD" w:rsidR="00EB50BD" w:rsidRDefault="00EB50BD" w:rsidP="00EB50BD">
      <w:pPr>
        <w:pStyle w:val="CoverPageText"/>
      </w:pPr>
      <w:r>
        <w:t>Last Updated:</w:t>
      </w:r>
      <w:r>
        <w:tab/>
      </w:r>
      <w:r>
        <w:fldChar w:fldCharType="begin"/>
      </w:r>
      <w:r>
        <w:instrText xml:space="preserve"> DATE \@ "M/d/yyyy h:mm am/pm" </w:instrText>
      </w:r>
      <w:r>
        <w:fldChar w:fldCharType="separate"/>
      </w:r>
      <w:r w:rsidR="00632C6D">
        <w:rPr>
          <w:noProof/>
        </w:rPr>
        <w:t>7/20/2016 9:30 PM</w:t>
      </w:r>
      <w:r>
        <w:fldChar w:fldCharType="end"/>
      </w:r>
    </w:p>
    <w:p w14:paraId="191E6A0B" w14:textId="77777777" w:rsidR="00EB50BD" w:rsidRPr="00EB630F" w:rsidRDefault="00EB50BD" w:rsidP="00EB50BD">
      <w:pPr>
        <w:pStyle w:val="CoverPageText"/>
      </w:pPr>
      <w:r w:rsidRPr="00EB630F">
        <w:t xml:space="preserve">Draft / </w:t>
      </w:r>
      <w:r>
        <w:t>Version:</w:t>
      </w:r>
      <w:r>
        <w:tab/>
      </w:r>
      <w:r w:rsidR="00CB4AE6">
        <w:t>0</w:t>
      </w:r>
      <w:r w:rsidR="000264B3">
        <w:t>.</w:t>
      </w:r>
      <w:r w:rsidR="00904B99">
        <w:t>1</w:t>
      </w:r>
    </w:p>
    <w:p w14:paraId="3ED6D81A" w14:textId="77777777" w:rsidR="00EB50BD" w:rsidRPr="00EB630F" w:rsidRDefault="00EB50BD" w:rsidP="00EB50BD">
      <w:pPr>
        <w:pStyle w:val="CoverPageText"/>
      </w:pPr>
      <w:r w:rsidRPr="00EB630F">
        <w:t>Status:</w:t>
      </w:r>
      <w:r w:rsidRPr="00EB630F">
        <w:tab/>
        <w:t>IN PROCESS</w:t>
      </w:r>
    </w:p>
    <w:p w14:paraId="532D2873" w14:textId="77777777" w:rsidR="00EB50BD" w:rsidRDefault="00EB50BD" w:rsidP="00EB50BD">
      <w:pPr>
        <w:pStyle w:val="BodyText"/>
        <w:ind w:left="0"/>
        <w:rPr>
          <w:noProof/>
        </w:rPr>
      </w:pPr>
    </w:p>
    <w:p w14:paraId="067596CD" w14:textId="77777777" w:rsidR="00EB50BD" w:rsidRDefault="00584DD5" w:rsidP="00EB50BD">
      <w:pPr>
        <w:pStyle w:val="BodyText"/>
        <w:ind w:left="0"/>
        <w:rPr>
          <w:noProof/>
        </w:rPr>
      </w:pPr>
      <w:r>
        <w:rPr>
          <w:noProof/>
        </w:rPr>
        <w:t>Contributors:</w:t>
      </w:r>
    </w:p>
    <w:p w14:paraId="6826F3D6" w14:textId="77777777" w:rsidR="00584DD5" w:rsidRDefault="00584DD5" w:rsidP="00EB50BD">
      <w:pPr>
        <w:pStyle w:val="BodyText"/>
        <w:ind w:left="0"/>
        <w:rPr>
          <w:noProof/>
        </w:rPr>
      </w:pPr>
      <w:r>
        <w:rPr>
          <w:noProof/>
        </w:rPr>
        <w:t>Serm Kulvatunyou, NIST</w:t>
      </w:r>
    </w:p>
    <w:p w14:paraId="39654FE1" w14:textId="77777777" w:rsidR="00EB50BD" w:rsidRDefault="00584DD5" w:rsidP="00EB50BD">
      <w:pPr>
        <w:pStyle w:val="BodyText"/>
        <w:ind w:left="0"/>
        <w:rPr>
          <w:noProof/>
        </w:rPr>
      </w:pPr>
      <w:r>
        <w:rPr>
          <w:noProof/>
        </w:rPr>
        <w:t xml:space="preserve">Jaehun Lee, </w:t>
      </w:r>
      <w:r w:rsidR="00B96FAB">
        <w:rPr>
          <w:noProof/>
        </w:rPr>
        <w:t>NIST/</w:t>
      </w:r>
      <w:r>
        <w:rPr>
          <w:noProof/>
        </w:rPr>
        <w:t>POSTECH</w:t>
      </w:r>
    </w:p>
    <w:p w14:paraId="7EB63D3B" w14:textId="77777777" w:rsidR="00584DD5" w:rsidRDefault="00584DD5" w:rsidP="00EB50BD">
      <w:pPr>
        <w:pStyle w:val="BodyText"/>
        <w:ind w:left="0"/>
        <w:rPr>
          <w:noProof/>
        </w:rPr>
      </w:pPr>
      <w:r>
        <w:rPr>
          <w:noProof/>
        </w:rPr>
        <w:t>Michael Rowell, Oracle</w:t>
      </w:r>
    </w:p>
    <w:p w14:paraId="3058001D" w14:textId="77777777" w:rsidR="00584DD5" w:rsidRDefault="00584DD5" w:rsidP="00EB50BD">
      <w:pPr>
        <w:pStyle w:val="BodyText"/>
        <w:ind w:left="0"/>
        <w:rPr>
          <w:noProof/>
        </w:rPr>
      </w:pPr>
      <w:r>
        <w:rPr>
          <w:noProof/>
        </w:rPr>
        <w:t>Steffen Fohn, ADP</w:t>
      </w:r>
    </w:p>
    <w:p w14:paraId="3B091FCB" w14:textId="77777777" w:rsidR="00B96FAB" w:rsidRDefault="00B96FAB" w:rsidP="00EB50BD">
      <w:pPr>
        <w:pStyle w:val="BodyText"/>
        <w:ind w:left="0"/>
        <w:rPr>
          <w:noProof/>
        </w:rPr>
      </w:pPr>
      <w:r>
        <w:rPr>
          <w:noProof/>
        </w:rPr>
        <w:t>David Connelly, OAG</w:t>
      </w:r>
    </w:p>
    <w:p w14:paraId="68157E9E" w14:textId="77777777" w:rsidR="00B96FAB" w:rsidRDefault="00B96FAB" w:rsidP="00EB50BD">
      <w:pPr>
        <w:pStyle w:val="BodyText"/>
        <w:ind w:left="0"/>
        <w:rPr>
          <w:noProof/>
        </w:rPr>
      </w:pPr>
      <w:r>
        <w:rPr>
          <w:noProof/>
        </w:rPr>
        <w:t>Ralph Hertlien, OAG/Boeing</w:t>
      </w:r>
    </w:p>
    <w:p w14:paraId="1BA7655E" w14:textId="77777777" w:rsidR="00B96FAB" w:rsidRDefault="00B96FAB" w:rsidP="00EB50BD">
      <w:pPr>
        <w:pStyle w:val="BodyText"/>
        <w:ind w:left="0"/>
        <w:rPr>
          <w:noProof/>
        </w:rPr>
      </w:pPr>
      <w:r>
        <w:rPr>
          <w:noProof/>
        </w:rPr>
        <w:t>Pat O’Connor, Infor</w:t>
      </w:r>
    </w:p>
    <w:p w14:paraId="7FE8852F" w14:textId="77777777" w:rsidR="00B96FAB" w:rsidRDefault="00B96FAB" w:rsidP="00EB50BD">
      <w:pPr>
        <w:pStyle w:val="BodyText"/>
        <w:ind w:left="0"/>
        <w:rPr>
          <w:noProof/>
        </w:rPr>
      </w:pPr>
      <w:r>
        <w:rPr>
          <w:noProof/>
        </w:rPr>
        <w:t>Ian Hedges, E2OPEN</w:t>
      </w:r>
    </w:p>
    <w:p w14:paraId="164A6B91" w14:textId="77777777" w:rsidR="00B96FAB" w:rsidRDefault="00B96FAB" w:rsidP="00EB50BD">
      <w:pPr>
        <w:pStyle w:val="BodyText"/>
        <w:ind w:left="0"/>
        <w:rPr>
          <w:noProof/>
        </w:rPr>
      </w:pPr>
    </w:p>
    <w:p w14:paraId="400D4728" w14:textId="77777777" w:rsidR="00EB50BD" w:rsidRDefault="00EF0B55" w:rsidP="00EF0B55">
      <w:pPr>
        <w:pStyle w:val="Heading1-nonumbering"/>
        <w:numPr>
          <w:ilvl w:val="0"/>
          <w:numId w:val="0"/>
        </w:numPr>
        <w:outlineLvl w:val="0"/>
      </w:pPr>
      <w:bookmarkStart w:id="3" w:name="_Toc456813540"/>
      <w:r>
        <w:lastRenderedPageBreak/>
        <w:t>Change Tracking</w:t>
      </w:r>
      <w:bookmarkEnd w:id="3"/>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14:paraId="25E21D99"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586FAD2F" w14:textId="77777777" w:rsidR="00EB50BD" w:rsidRDefault="00EB50BD" w:rsidP="00DE28EF">
            <w:pPr>
              <w:pStyle w:val="TableHeading"/>
            </w:pPr>
            <w:r>
              <w:t>Date</w:t>
            </w:r>
          </w:p>
        </w:tc>
        <w:tc>
          <w:tcPr>
            <w:tcW w:w="2488" w:type="dxa"/>
          </w:tcPr>
          <w:p w14:paraId="4F53D43E" w14:textId="77777777"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14:paraId="5E022524" w14:textId="77777777" w:rsidR="00EB50BD" w:rsidRDefault="00EB50BD" w:rsidP="00DE28EF">
            <w:pPr>
              <w:pStyle w:val="TableHeading"/>
            </w:pPr>
            <w:r>
              <w:t>Version</w:t>
            </w:r>
          </w:p>
        </w:tc>
        <w:tc>
          <w:tcPr>
            <w:tcW w:w="4143" w:type="dxa"/>
          </w:tcPr>
          <w:p w14:paraId="1357AF05" w14:textId="77777777"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14:paraId="32702458" w14:textId="77777777"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14:paraId="6E9634B2" w14:textId="77777777" w:rsidR="00EB50BD" w:rsidRDefault="00295683" w:rsidP="00CE4E70">
            <w:pPr>
              <w:pStyle w:val="TableText"/>
            </w:pPr>
            <w:r>
              <w:t>05/12</w:t>
            </w:r>
            <w:r w:rsidR="00880A84">
              <w:t>/2014</w:t>
            </w:r>
          </w:p>
        </w:tc>
        <w:tc>
          <w:tcPr>
            <w:tcW w:w="2488" w:type="dxa"/>
          </w:tcPr>
          <w:p w14:paraId="137080C3" w14:textId="77777777"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14:paraId="5E086220" w14:textId="77777777" w:rsidR="00EB50BD" w:rsidRDefault="00904B99" w:rsidP="00DE28EF">
            <w:pPr>
              <w:pStyle w:val="TableText"/>
            </w:pPr>
            <w:r>
              <w:t>0.1</w:t>
            </w:r>
          </w:p>
        </w:tc>
        <w:tc>
          <w:tcPr>
            <w:tcW w:w="4143" w:type="dxa"/>
          </w:tcPr>
          <w:p w14:paraId="02A942B1"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14:paraId="5FBE5FC2"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132F059D" w14:textId="77777777" w:rsidR="00EB50BD" w:rsidRDefault="00EB50BD" w:rsidP="00DE28EF">
            <w:pPr>
              <w:pStyle w:val="TableText"/>
            </w:pPr>
          </w:p>
        </w:tc>
        <w:tc>
          <w:tcPr>
            <w:tcW w:w="2488" w:type="dxa"/>
          </w:tcPr>
          <w:p w14:paraId="0DF700A6"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57E0A503" w14:textId="77777777" w:rsidR="00EB50BD" w:rsidRDefault="00EB50BD" w:rsidP="00DE28EF">
            <w:pPr>
              <w:pStyle w:val="TableText"/>
            </w:pPr>
          </w:p>
        </w:tc>
        <w:tc>
          <w:tcPr>
            <w:tcW w:w="4143" w:type="dxa"/>
          </w:tcPr>
          <w:p w14:paraId="60275395"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14:paraId="390C6120"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256C6D25" w14:textId="77777777" w:rsidR="00EB50BD" w:rsidRDefault="00EB50BD" w:rsidP="00DE28EF">
            <w:pPr>
              <w:pStyle w:val="TableText"/>
            </w:pPr>
          </w:p>
        </w:tc>
        <w:tc>
          <w:tcPr>
            <w:tcW w:w="2488" w:type="dxa"/>
          </w:tcPr>
          <w:p w14:paraId="4BA3EBD9"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6A9BC1A4" w14:textId="77777777" w:rsidR="00EB50BD" w:rsidRDefault="00EB50BD" w:rsidP="00DE28EF">
            <w:pPr>
              <w:pStyle w:val="TableText"/>
            </w:pPr>
          </w:p>
        </w:tc>
        <w:tc>
          <w:tcPr>
            <w:tcW w:w="4143" w:type="dxa"/>
          </w:tcPr>
          <w:p w14:paraId="74609A4D"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21BF4C2E"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2AF6EADC" w14:textId="77777777" w:rsidR="00EB50BD" w:rsidRDefault="00EB50BD" w:rsidP="00DE28EF">
            <w:pPr>
              <w:pStyle w:val="TableText"/>
            </w:pPr>
          </w:p>
        </w:tc>
        <w:tc>
          <w:tcPr>
            <w:tcW w:w="2488" w:type="dxa"/>
          </w:tcPr>
          <w:p w14:paraId="5D9CB26B"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5F758B0F" w14:textId="77777777" w:rsidR="00EB50BD" w:rsidRDefault="00EB50BD" w:rsidP="00DE28EF">
            <w:pPr>
              <w:pStyle w:val="TableText"/>
            </w:pPr>
          </w:p>
        </w:tc>
        <w:tc>
          <w:tcPr>
            <w:tcW w:w="4143" w:type="dxa"/>
          </w:tcPr>
          <w:p w14:paraId="3B64B6A3"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14:paraId="02A80608"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42DA46B2" w14:textId="77777777" w:rsidR="00EB50BD" w:rsidRDefault="00EB50BD" w:rsidP="00DE28EF">
            <w:pPr>
              <w:pStyle w:val="TableText"/>
            </w:pPr>
          </w:p>
        </w:tc>
        <w:tc>
          <w:tcPr>
            <w:tcW w:w="2488" w:type="dxa"/>
          </w:tcPr>
          <w:p w14:paraId="4AD6E72A"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316F218E" w14:textId="77777777" w:rsidR="00EB50BD" w:rsidRDefault="00EB50BD" w:rsidP="00DE28EF">
            <w:pPr>
              <w:pStyle w:val="TableText"/>
            </w:pPr>
          </w:p>
        </w:tc>
        <w:tc>
          <w:tcPr>
            <w:tcW w:w="4143" w:type="dxa"/>
          </w:tcPr>
          <w:p w14:paraId="0F6722A0"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4454A561"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02FC1356" w14:textId="77777777" w:rsidR="00EB50BD" w:rsidRDefault="00EB50BD" w:rsidP="00DE28EF">
            <w:pPr>
              <w:pStyle w:val="TableText"/>
            </w:pPr>
          </w:p>
        </w:tc>
        <w:tc>
          <w:tcPr>
            <w:tcW w:w="2488" w:type="dxa"/>
          </w:tcPr>
          <w:p w14:paraId="1B7E8717"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14:paraId="60113459" w14:textId="77777777" w:rsidR="00EB50BD" w:rsidRDefault="00EB50BD" w:rsidP="00DE28EF">
            <w:pPr>
              <w:pStyle w:val="TableText"/>
            </w:pPr>
          </w:p>
        </w:tc>
        <w:tc>
          <w:tcPr>
            <w:tcW w:w="4143" w:type="dxa"/>
          </w:tcPr>
          <w:p w14:paraId="0F1218F8"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14:paraId="7E59586B" w14:textId="77777777" w:rsidR="00EB50BD" w:rsidRDefault="00EB50BD" w:rsidP="00EB50BD">
      <w:pPr>
        <w:pStyle w:val="Heading1-nonumbering"/>
        <w:numPr>
          <w:ilvl w:val="0"/>
          <w:numId w:val="0"/>
        </w:numPr>
        <w:outlineLvl w:val="0"/>
      </w:pPr>
      <w:bookmarkStart w:id="4" w:name="_Toc196586340"/>
      <w:bookmarkStart w:id="5" w:name="_Toc199920521"/>
      <w:bookmarkStart w:id="6" w:name="_Toc201395384"/>
      <w:bookmarkStart w:id="7" w:name="_Toc456813541"/>
      <w:r>
        <w:lastRenderedPageBreak/>
        <w:t>Table of Contents</w:t>
      </w:r>
      <w:bookmarkEnd w:id="4"/>
      <w:bookmarkEnd w:id="5"/>
      <w:bookmarkEnd w:id="6"/>
      <w:bookmarkEnd w:id="7"/>
    </w:p>
    <w:p w14:paraId="203D1AEA" w14:textId="434BDDEC" w:rsidR="00632C6D"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56813540" w:history="1">
        <w:r w:rsidR="00632C6D" w:rsidRPr="00A527AC">
          <w:rPr>
            <w:rStyle w:val="Hyperlink"/>
            <w:noProof/>
          </w:rPr>
          <w:t>Change Tracking</w:t>
        </w:r>
        <w:r w:rsidR="00632C6D">
          <w:rPr>
            <w:noProof/>
            <w:webHidden/>
          </w:rPr>
          <w:tab/>
        </w:r>
        <w:r w:rsidR="00632C6D">
          <w:rPr>
            <w:noProof/>
            <w:webHidden/>
          </w:rPr>
          <w:fldChar w:fldCharType="begin"/>
        </w:r>
        <w:r w:rsidR="00632C6D">
          <w:rPr>
            <w:noProof/>
            <w:webHidden/>
          </w:rPr>
          <w:instrText xml:space="preserve"> PAGEREF _Toc456813540 \h </w:instrText>
        </w:r>
        <w:r w:rsidR="00632C6D">
          <w:rPr>
            <w:noProof/>
            <w:webHidden/>
          </w:rPr>
        </w:r>
        <w:r w:rsidR="00632C6D">
          <w:rPr>
            <w:noProof/>
            <w:webHidden/>
          </w:rPr>
          <w:fldChar w:fldCharType="separate"/>
        </w:r>
        <w:r w:rsidR="00632C6D">
          <w:rPr>
            <w:noProof/>
            <w:webHidden/>
          </w:rPr>
          <w:t>2</w:t>
        </w:r>
        <w:r w:rsidR="00632C6D">
          <w:rPr>
            <w:noProof/>
            <w:webHidden/>
          </w:rPr>
          <w:fldChar w:fldCharType="end"/>
        </w:r>
      </w:hyperlink>
    </w:p>
    <w:p w14:paraId="633E3429" w14:textId="4B71EE52" w:rsidR="00632C6D" w:rsidRDefault="00632C6D">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56813541" w:history="1">
        <w:r w:rsidRPr="00A527AC">
          <w:rPr>
            <w:rStyle w:val="Hyperlink"/>
            <w:noProof/>
          </w:rPr>
          <w:t>Table of Contents</w:t>
        </w:r>
        <w:r>
          <w:rPr>
            <w:noProof/>
            <w:webHidden/>
          </w:rPr>
          <w:tab/>
        </w:r>
        <w:r>
          <w:rPr>
            <w:noProof/>
            <w:webHidden/>
          </w:rPr>
          <w:fldChar w:fldCharType="begin"/>
        </w:r>
        <w:r>
          <w:rPr>
            <w:noProof/>
            <w:webHidden/>
          </w:rPr>
          <w:instrText xml:space="preserve"> PAGEREF _Toc456813541 \h </w:instrText>
        </w:r>
        <w:r>
          <w:rPr>
            <w:noProof/>
            <w:webHidden/>
          </w:rPr>
        </w:r>
        <w:r>
          <w:rPr>
            <w:noProof/>
            <w:webHidden/>
          </w:rPr>
          <w:fldChar w:fldCharType="separate"/>
        </w:r>
        <w:r>
          <w:rPr>
            <w:noProof/>
            <w:webHidden/>
          </w:rPr>
          <w:t>3</w:t>
        </w:r>
        <w:r>
          <w:rPr>
            <w:noProof/>
            <w:webHidden/>
          </w:rPr>
          <w:fldChar w:fldCharType="end"/>
        </w:r>
      </w:hyperlink>
    </w:p>
    <w:p w14:paraId="6463E8BA" w14:textId="607704B4" w:rsidR="00632C6D" w:rsidRDefault="00632C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542" w:history="1">
        <w:r w:rsidRPr="00A527AC">
          <w:rPr>
            <w:rStyle w:val="Hyperlink"/>
            <w:noProof/>
          </w:rPr>
          <w:t>1.</w:t>
        </w:r>
        <w:r>
          <w:rPr>
            <w:rFonts w:asciiTheme="minorHAnsi" w:eastAsiaTheme="minorEastAsia" w:hAnsiTheme="minorHAnsi" w:cstheme="minorBidi"/>
            <w:b w:val="0"/>
            <w:bCs w:val="0"/>
            <w:i w:val="0"/>
            <w:iCs w:val="0"/>
            <w:noProof/>
            <w:sz w:val="22"/>
            <w:szCs w:val="28"/>
            <w:lang w:bidi="th-TH"/>
          </w:rPr>
          <w:tab/>
        </w:r>
        <w:r w:rsidRPr="00A527AC">
          <w:rPr>
            <w:rStyle w:val="Hyperlink"/>
            <w:noProof/>
          </w:rPr>
          <w:t>Introduction</w:t>
        </w:r>
        <w:r>
          <w:rPr>
            <w:noProof/>
            <w:webHidden/>
          </w:rPr>
          <w:tab/>
        </w:r>
        <w:r>
          <w:rPr>
            <w:noProof/>
            <w:webHidden/>
          </w:rPr>
          <w:fldChar w:fldCharType="begin"/>
        </w:r>
        <w:r>
          <w:rPr>
            <w:noProof/>
            <w:webHidden/>
          </w:rPr>
          <w:instrText xml:space="preserve"> PAGEREF _Toc456813542 \h </w:instrText>
        </w:r>
        <w:r>
          <w:rPr>
            <w:noProof/>
            <w:webHidden/>
          </w:rPr>
        </w:r>
        <w:r>
          <w:rPr>
            <w:noProof/>
            <w:webHidden/>
          </w:rPr>
          <w:fldChar w:fldCharType="separate"/>
        </w:r>
        <w:r>
          <w:rPr>
            <w:noProof/>
            <w:webHidden/>
          </w:rPr>
          <w:t>8</w:t>
        </w:r>
        <w:r>
          <w:rPr>
            <w:noProof/>
            <w:webHidden/>
          </w:rPr>
          <w:fldChar w:fldCharType="end"/>
        </w:r>
      </w:hyperlink>
    </w:p>
    <w:p w14:paraId="67E40D9F" w14:textId="235084DF"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3" w:history="1">
        <w:r w:rsidRPr="00A527AC">
          <w:rPr>
            <w:rStyle w:val="Hyperlink"/>
            <w:noProof/>
          </w:rPr>
          <w:t>1.1</w:t>
        </w:r>
        <w:r>
          <w:rPr>
            <w:rFonts w:asciiTheme="minorHAnsi" w:eastAsiaTheme="minorEastAsia" w:hAnsiTheme="minorHAnsi" w:cstheme="minorBidi"/>
            <w:b w:val="0"/>
            <w:bCs w:val="0"/>
            <w:noProof/>
            <w:szCs w:val="28"/>
            <w:lang w:bidi="th-TH"/>
          </w:rPr>
          <w:tab/>
        </w:r>
        <w:r w:rsidRPr="00A527AC">
          <w:rPr>
            <w:rStyle w:val="Hyperlink"/>
            <w:noProof/>
          </w:rPr>
          <w:t>Purpose</w:t>
        </w:r>
        <w:r>
          <w:rPr>
            <w:noProof/>
            <w:webHidden/>
          </w:rPr>
          <w:tab/>
        </w:r>
        <w:r>
          <w:rPr>
            <w:noProof/>
            <w:webHidden/>
          </w:rPr>
          <w:fldChar w:fldCharType="begin"/>
        </w:r>
        <w:r>
          <w:rPr>
            <w:noProof/>
            <w:webHidden/>
          </w:rPr>
          <w:instrText xml:space="preserve"> PAGEREF _Toc456813543 \h </w:instrText>
        </w:r>
        <w:r>
          <w:rPr>
            <w:noProof/>
            <w:webHidden/>
          </w:rPr>
        </w:r>
        <w:r>
          <w:rPr>
            <w:noProof/>
            <w:webHidden/>
          </w:rPr>
          <w:fldChar w:fldCharType="separate"/>
        </w:r>
        <w:r>
          <w:rPr>
            <w:noProof/>
            <w:webHidden/>
          </w:rPr>
          <w:t>8</w:t>
        </w:r>
        <w:r>
          <w:rPr>
            <w:noProof/>
            <w:webHidden/>
          </w:rPr>
          <w:fldChar w:fldCharType="end"/>
        </w:r>
      </w:hyperlink>
    </w:p>
    <w:p w14:paraId="32EB75BD" w14:textId="53F26142"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4" w:history="1">
        <w:r w:rsidRPr="00A527AC">
          <w:rPr>
            <w:rStyle w:val="Hyperlink"/>
            <w:noProof/>
          </w:rPr>
          <w:t>1.2</w:t>
        </w:r>
        <w:r>
          <w:rPr>
            <w:rFonts w:asciiTheme="minorHAnsi" w:eastAsiaTheme="minorEastAsia" w:hAnsiTheme="minorHAnsi" w:cstheme="minorBidi"/>
            <w:b w:val="0"/>
            <w:bCs w:val="0"/>
            <w:noProof/>
            <w:szCs w:val="28"/>
            <w:lang w:bidi="th-TH"/>
          </w:rPr>
          <w:tab/>
        </w:r>
        <w:r w:rsidRPr="00A527AC">
          <w:rPr>
            <w:rStyle w:val="Hyperlink"/>
            <w:noProof/>
          </w:rPr>
          <w:t>Scope</w:t>
        </w:r>
        <w:r>
          <w:rPr>
            <w:noProof/>
            <w:webHidden/>
          </w:rPr>
          <w:tab/>
        </w:r>
        <w:r>
          <w:rPr>
            <w:noProof/>
            <w:webHidden/>
          </w:rPr>
          <w:fldChar w:fldCharType="begin"/>
        </w:r>
        <w:r>
          <w:rPr>
            <w:noProof/>
            <w:webHidden/>
          </w:rPr>
          <w:instrText xml:space="preserve"> PAGEREF _Toc456813544 \h </w:instrText>
        </w:r>
        <w:r>
          <w:rPr>
            <w:noProof/>
            <w:webHidden/>
          </w:rPr>
        </w:r>
        <w:r>
          <w:rPr>
            <w:noProof/>
            <w:webHidden/>
          </w:rPr>
          <w:fldChar w:fldCharType="separate"/>
        </w:r>
        <w:r>
          <w:rPr>
            <w:noProof/>
            <w:webHidden/>
          </w:rPr>
          <w:t>8</w:t>
        </w:r>
        <w:r>
          <w:rPr>
            <w:noProof/>
            <w:webHidden/>
          </w:rPr>
          <w:fldChar w:fldCharType="end"/>
        </w:r>
      </w:hyperlink>
    </w:p>
    <w:p w14:paraId="0E10997F" w14:textId="73187B18"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5" w:history="1">
        <w:r w:rsidRPr="00A527AC">
          <w:rPr>
            <w:rStyle w:val="Hyperlink"/>
            <w:noProof/>
          </w:rPr>
          <w:t>1.3</w:t>
        </w:r>
        <w:r>
          <w:rPr>
            <w:rFonts w:asciiTheme="minorHAnsi" w:eastAsiaTheme="minorEastAsia" w:hAnsiTheme="minorHAnsi" w:cstheme="minorBidi"/>
            <w:b w:val="0"/>
            <w:bCs w:val="0"/>
            <w:noProof/>
            <w:szCs w:val="28"/>
            <w:lang w:bidi="th-TH"/>
          </w:rPr>
          <w:tab/>
        </w:r>
        <w:r w:rsidRPr="00A527AC">
          <w:rPr>
            <w:rStyle w:val="Hyperlink"/>
            <w:noProof/>
          </w:rPr>
          <w:t>Definitions, Acronyms and Abbreviations</w:t>
        </w:r>
        <w:r>
          <w:rPr>
            <w:noProof/>
            <w:webHidden/>
          </w:rPr>
          <w:tab/>
        </w:r>
        <w:r>
          <w:rPr>
            <w:noProof/>
            <w:webHidden/>
          </w:rPr>
          <w:fldChar w:fldCharType="begin"/>
        </w:r>
        <w:r>
          <w:rPr>
            <w:noProof/>
            <w:webHidden/>
          </w:rPr>
          <w:instrText xml:space="preserve"> PAGEREF _Toc456813545 \h </w:instrText>
        </w:r>
        <w:r>
          <w:rPr>
            <w:noProof/>
            <w:webHidden/>
          </w:rPr>
        </w:r>
        <w:r>
          <w:rPr>
            <w:noProof/>
            <w:webHidden/>
          </w:rPr>
          <w:fldChar w:fldCharType="separate"/>
        </w:r>
        <w:r>
          <w:rPr>
            <w:noProof/>
            <w:webHidden/>
          </w:rPr>
          <w:t>8</w:t>
        </w:r>
        <w:r>
          <w:rPr>
            <w:noProof/>
            <w:webHidden/>
          </w:rPr>
          <w:fldChar w:fldCharType="end"/>
        </w:r>
      </w:hyperlink>
    </w:p>
    <w:p w14:paraId="2DDD5BB4" w14:textId="27D7485B"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6" w:history="1">
        <w:r w:rsidRPr="00A527AC">
          <w:rPr>
            <w:rStyle w:val="Hyperlink"/>
            <w:noProof/>
          </w:rPr>
          <w:t>1.4</w:t>
        </w:r>
        <w:r>
          <w:rPr>
            <w:rFonts w:asciiTheme="minorHAnsi" w:eastAsiaTheme="minorEastAsia" w:hAnsiTheme="minorHAnsi" w:cstheme="minorBidi"/>
            <w:b w:val="0"/>
            <w:bCs w:val="0"/>
            <w:noProof/>
            <w:szCs w:val="28"/>
            <w:lang w:bidi="th-TH"/>
          </w:rPr>
          <w:tab/>
        </w:r>
        <w:r w:rsidRPr="00A527AC">
          <w:rPr>
            <w:rStyle w:val="Hyperlink"/>
            <w:noProof/>
          </w:rPr>
          <w:t>References</w:t>
        </w:r>
        <w:r>
          <w:rPr>
            <w:noProof/>
            <w:webHidden/>
          </w:rPr>
          <w:tab/>
        </w:r>
        <w:r>
          <w:rPr>
            <w:noProof/>
            <w:webHidden/>
          </w:rPr>
          <w:fldChar w:fldCharType="begin"/>
        </w:r>
        <w:r>
          <w:rPr>
            <w:noProof/>
            <w:webHidden/>
          </w:rPr>
          <w:instrText xml:space="preserve"> PAGEREF _Toc456813546 \h </w:instrText>
        </w:r>
        <w:r>
          <w:rPr>
            <w:noProof/>
            <w:webHidden/>
          </w:rPr>
        </w:r>
        <w:r>
          <w:rPr>
            <w:noProof/>
            <w:webHidden/>
          </w:rPr>
          <w:fldChar w:fldCharType="separate"/>
        </w:r>
        <w:r>
          <w:rPr>
            <w:noProof/>
            <w:webHidden/>
          </w:rPr>
          <w:t>8</w:t>
        </w:r>
        <w:r>
          <w:rPr>
            <w:noProof/>
            <w:webHidden/>
          </w:rPr>
          <w:fldChar w:fldCharType="end"/>
        </w:r>
      </w:hyperlink>
    </w:p>
    <w:p w14:paraId="2013D592" w14:textId="30F877FB" w:rsidR="00632C6D" w:rsidRDefault="00632C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547" w:history="1">
        <w:r w:rsidRPr="00A527AC">
          <w:rPr>
            <w:rStyle w:val="Hyperlink"/>
            <w:noProof/>
          </w:rPr>
          <w:t>2.</w:t>
        </w:r>
        <w:r>
          <w:rPr>
            <w:rFonts w:asciiTheme="minorHAnsi" w:eastAsiaTheme="minorEastAsia" w:hAnsiTheme="minorHAnsi" w:cstheme="minorBidi"/>
            <w:b w:val="0"/>
            <w:bCs w:val="0"/>
            <w:i w:val="0"/>
            <w:iCs w:val="0"/>
            <w:noProof/>
            <w:sz w:val="22"/>
            <w:szCs w:val="28"/>
            <w:lang w:bidi="th-TH"/>
          </w:rPr>
          <w:tab/>
        </w:r>
        <w:r w:rsidRPr="00A527AC">
          <w:rPr>
            <w:rStyle w:val="Hyperlink"/>
            <w:noProof/>
          </w:rPr>
          <w:t>Architectural Goals and Constraints</w:t>
        </w:r>
        <w:r>
          <w:rPr>
            <w:noProof/>
            <w:webHidden/>
          </w:rPr>
          <w:tab/>
        </w:r>
        <w:r>
          <w:rPr>
            <w:noProof/>
            <w:webHidden/>
          </w:rPr>
          <w:fldChar w:fldCharType="begin"/>
        </w:r>
        <w:r>
          <w:rPr>
            <w:noProof/>
            <w:webHidden/>
          </w:rPr>
          <w:instrText xml:space="preserve"> PAGEREF _Toc456813547 \h </w:instrText>
        </w:r>
        <w:r>
          <w:rPr>
            <w:noProof/>
            <w:webHidden/>
          </w:rPr>
        </w:r>
        <w:r>
          <w:rPr>
            <w:noProof/>
            <w:webHidden/>
          </w:rPr>
          <w:fldChar w:fldCharType="separate"/>
        </w:r>
        <w:r>
          <w:rPr>
            <w:noProof/>
            <w:webHidden/>
          </w:rPr>
          <w:t>9</w:t>
        </w:r>
        <w:r>
          <w:rPr>
            <w:noProof/>
            <w:webHidden/>
          </w:rPr>
          <w:fldChar w:fldCharType="end"/>
        </w:r>
      </w:hyperlink>
    </w:p>
    <w:p w14:paraId="33F4F8F6" w14:textId="2F0DC515"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8" w:history="1">
        <w:r w:rsidRPr="00A527AC">
          <w:rPr>
            <w:rStyle w:val="Hyperlink"/>
            <w:noProof/>
          </w:rPr>
          <w:t>2.1</w:t>
        </w:r>
        <w:r>
          <w:rPr>
            <w:rFonts w:asciiTheme="minorHAnsi" w:eastAsiaTheme="minorEastAsia" w:hAnsiTheme="minorHAnsi" w:cstheme="minorBidi"/>
            <w:b w:val="0"/>
            <w:bCs w:val="0"/>
            <w:noProof/>
            <w:szCs w:val="28"/>
            <w:lang w:bidi="th-TH"/>
          </w:rPr>
          <w:tab/>
        </w:r>
        <w:r w:rsidRPr="00A527AC">
          <w:rPr>
            <w:rStyle w:val="Hyperlink"/>
            <w:noProof/>
          </w:rPr>
          <w:t>Technical Platform</w:t>
        </w:r>
        <w:r>
          <w:rPr>
            <w:noProof/>
            <w:webHidden/>
          </w:rPr>
          <w:tab/>
        </w:r>
        <w:r>
          <w:rPr>
            <w:noProof/>
            <w:webHidden/>
          </w:rPr>
          <w:fldChar w:fldCharType="begin"/>
        </w:r>
        <w:r>
          <w:rPr>
            <w:noProof/>
            <w:webHidden/>
          </w:rPr>
          <w:instrText xml:space="preserve"> PAGEREF _Toc456813548 \h </w:instrText>
        </w:r>
        <w:r>
          <w:rPr>
            <w:noProof/>
            <w:webHidden/>
          </w:rPr>
        </w:r>
        <w:r>
          <w:rPr>
            <w:noProof/>
            <w:webHidden/>
          </w:rPr>
          <w:fldChar w:fldCharType="separate"/>
        </w:r>
        <w:r>
          <w:rPr>
            <w:noProof/>
            <w:webHidden/>
          </w:rPr>
          <w:t>9</w:t>
        </w:r>
        <w:r>
          <w:rPr>
            <w:noProof/>
            <w:webHidden/>
          </w:rPr>
          <w:fldChar w:fldCharType="end"/>
        </w:r>
      </w:hyperlink>
    </w:p>
    <w:p w14:paraId="57FFD4AD" w14:textId="10B076BD"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9" w:history="1">
        <w:r w:rsidRPr="00A527AC">
          <w:rPr>
            <w:rStyle w:val="Hyperlink"/>
            <w:noProof/>
          </w:rPr>
          <w:t>2.2</w:t>
        </w:r>
        <w:r>
          <w:rPr>
            <w:rFonts w:asciiTheme="minorHAnsi" w:eastAsiaTheme="minorEastAsia" w:hAnsiTheme="minorHAnsi" w:cstheme="minorBidi"/>
            <w:b w:val="0"/>
            <w:bCs w:val="0"/>
            <w:noProof/>
            <w:szCs w:val="28"/>
            <w:lang w:bidi="th-TH"/>
          </w:rPr>
          <w:tab/>
        </w:r>
        <w:r w:rsidRPr="00A527AC">
          <w:rPr>
            <w:rStyle w:val="Hyperlink"/>
            <w:noProof/>
          </w:rPr>
          <w:t>Security</w:t>
        </w:r>
        <w:r>
          <w:rPr>
            <w:noProof/>
            <w:webHidden/>
          </w:rPr>
          <w:tab/>
        </w:r>
        <w:r>
          <w:rPr>
            <w:noProof/>
            <w:webHidden/>
          </w:rPr>
          <w:fldChar w:fldCharType="begin"/>
        </w:r>
        <w:r>
          <w:rPr>
            <w:noProof/>
            <w:webHidden/>
          </w:rPr>
          <w:instrText xml:space="preserve"> PAGEREF _Toc456813549 \h </w:instrText>
        </w:r>
        <w:r>
          <w:rPr>
            <w:noProof/>
            <w:webHidden/>
          </w:rPr>
        </w:r>
        <w:r>
          <w:rPr>
            <w:noProof/>
            <w:webHidden/>
          </w:rPr>
          <w:fldChar w:fldCharType="separate"/>
        </w:r>
        <w:r>
          <w:rPr>
            <w:noProof/>
            <w:webHidden/>
          </w:rPr>
          <w:t>9</w:t>
        </w:r>
        <w:r>
          <w:rPr>
            <w:noProof/>
            <w:webHidden/>
          </w:rPr>
          <w:fldChar w:fldCharType="end"/>
        </w:r>
      </w:hyperlink>
    </w:p>
    <w:p w14:paraId="0C8ECC7D" w14:textId="13F043CC"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50" w:history="1">
        <w:r w:rsidRPr="00A527AC">
          <w:rPr>
            <w:rStyle w:val="Hyperlink"/>
            <w:noProof/>
          </w:rPr>
          <w:t>2.3</w:t>
        </w:r>
        <w:r>
          <w:rPr>
            <w:rFonts w:asciiTheme="minorHAnsi" w:eastAsiaTheme="minorEastAsia" w:hAnsiTheme="minorHAnsi" w:cstheme="minorBidi"/>
            <w:b w:val="0"/>
            <w:bCs w:val="0"/>
            <w:noProof/>
            <w:szCs w:val="28"/>
            <w:lang w:bidi="th-TH"/>
          </w:rPr>
          <w:tab/>
        </w:r>
        <w:r w:rsidRPr="00A527AC">
          <w:rPr>
            <w:rStyle w:val="Hyperlink"/>
            <w:noProof/>
          </w:rPr>
          <w:t>Persistence</w:t>
        </w:r>
        <w:r>
          <w:rPr>
            <w:noProof/>
            <w:webHidden/>
          </w:rPr>
          <w:tab/>
        </w:r>
        <w:r>
          <w:rPr>
            <w:noProof/>
            <w:webHidden/>
          </w:rPr>
          <w:fldChar w:fldCharType="begin"/>
        </w:r>
        <w:r>
          <w:rPr>
            <w:noProof/>
            <w:webHidden/>
          </w:rPr>
          <w:instrText xml:space="preserve"> PAGEREF _Toc456813550 \h </w:instrText>
        </w:r>
        <w:r>
          <w:rPr>
            <w:noProof/>
            <w:webHidden/>
          </w:rPr>
        </w:r>
        <w:r>
          <w:rPr>
            <w:noProof/>
            <w:webHidden/>
          </w:rPr>
          <w:fldChar w:fldCharType="separate"/>
        </w:r>
        <w:r>
          <w:rPr>
            <w:noProof/>
            <w:webHidden/>
          </w:rPr>
          <w:t>9</w:t>
        </w:r>
        <w:r>
          <w:rPr>
            <w:noProof/>
            <w:webHidden/>
          </w:rPr>
          <w:fldChar w:fldCharType="end"/>
        </w:r>
      </w:hyperlink>
    </w:p>
    <w:p w14:paraId="5D479081" w14:textId="51715362"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51" w:history="1">
        <w:r w:rsidRPr="00A527AC">
          <w:rPr>
            <w:rStyle w:val="Hyperlink"/>
            <w:noProof/>
          </w:rPr>
          <w:t>2.4</w:t>
        </w:r>
        <w:r>
          <w:rPr>
            <w:rFonts w:asciiTheme="minorHAnsi" w:eastAsiaTheme="minorEastAsia" w:hAnsiTheme="minorHAnsi" w:cstheme="minorBidi"/>
            <w:b w:val="0"/>
            <w:bCs w:val="0"/>
            <w:noProof/>
            <w:szCs w:val="28"/>
            <w:lang w:bidi="th-TH"/>
          </w:rPr>
          <w:tab/>
        </w:r>
        <w:r w:rsidRPr="00A527AC">
          <w:rPr>
            <w:rStyle w:val="Hyperlink"/>
            <w:noProof/>
          </w:rPr>
          <w:t>Reliability/Availability</w:t>
        </w:r>
        <w:r>
          <w:rPr>
            <w:noProof/>
            <w:webHidden/>
          </w:rPr>
          <w:tab/>
        </w:r>
        <w:r>
          <w:rPr>
            <w:noProof/>
            <w:webHidden/>
          </w:rPr>
          <w:fldChar w:fldCharType="begin"/>
        </w:r>
        <w:r>
          <w:rPr>
            <w:noProof/>
            <w:webHidden/>
          </w:rPr>
          <w:instrText xml:space="preserve"> PAGEREF _Toc456813551 \h </w:instrText>
        </w:r>
        <w:r>
          <w:rPr>
            <w:noProof/>
            <w:webHidden/>
          </w:rPr>
        </w:r>
        <w:r>
          <w:rPr>
            <w:noProof/>
            <w:webHidden/>
          </w:rPr>
          <w:fldChar w:fldCharType="separate"/>
        </w:r>
        <w:r>
          <w:rPr>
            <w:noProof/>
            <w:webHidden/>
          </w:rPr>
          <w:t>9</w:t>
        </w:r>
        <w:r>
          <w:rPr>
            <w:noProof/>
            <w:webHidden/>
          </w:rPr>
          <w:fldChar w:fldCharType="end"/>
        </w:r>
      </w:hyperlink>
    </w:p>
    <w:p w14:paraId="1D7F8E71" w14:textId="55CA8D8C"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52" w:history="1">
        <w:r w:rsidRPr="00A527AC">
          <w:rPr>
            <w:rStyle w:val="Hyperlink"/>
            <w:noProof/>
          </w:rPr>
          <w:t>2.5</w:t>
        </w:r>
        <w:r>
          <w:rPr>
            <w:rFonts w:asciiTheme="minorHAnsi" w:eastAsiaTheme="minorEastAsia" w:hAnsiTheme="minorHAnsi" w:cstheme="minorBidi"/>
            <w:b w:val="0"/>
            <w:bCs w:val="0"/>
            <w:noProof/>
            <w:szCs w:val="28"/>
            <w:lang w:bidi="th-TH"/>
          </w:rPr>
          <w:tab/>
        </w:r>
        <w:r w:rsidRPr="00A527AC">
          <w:rPr>
            <w:rStyle w:val="Hyperlink"/>
            <w:noProof/>
          </w:rPr>
          <w:t>Performance</w:t>
        </w:r>
        <w:r>
          <w:rPr>
            <w:noProof/>
            <w:webHidden/>
          </w:rPr>
          <w:tab/>
        </w:r>
        <w:r>
          <w:rPr>
            <w:noProof/>
            <w:webHidden/>
          </w:rPr>
          <w:fldChar w:fldCharType="begin"/>
        </w:r>
        <w:r>
          <w:rPr>
            <w:noProof/>
            <w:webHidden/>
          </w:rPr>
          <w:instrText xml:space="preserve"> PAGEREF _Toc456813552 \h </w:instrText>
        </w:r>
        <w:r>
          <w:rPr>
            <w:noProof/>
            <w:webHidden/>
          </w:rPr>
        </w:r>
        <w:r>
          <w:rPr>
            <w:noProof/>
            <w:webHidden/>
          </w:rPr>
          <w:fldChar w:fldCharType="separate"/>
        </w:r>
        <w:r>
          <w:rPr>
            <w:noProof/>
            <w:webHidden/>
          </w:rPr>
          <w:t>9</w:t>
        </w:r>
        <w:r>
          <w:rPr>
            <w:noProof/>
            <w:webHidden/>
          </w:rPr>
          <w:fldChar w:fldCharType="end"/>
        </w:r>
      </w:hyperlink>
    </w:p>
    <w:p w14:paraId="418835E7" w14:textId="00E42160"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53" w:history="1">
        <w:r w:rsidRPr="00A527AC">
          <w:rPr>
            <w:rStyle w:val="Hyperlink"/>
            <w:noProof/>
          </w:rPr>
          <w:t>2.6</w:t>
        </w:r>
        <w:r>
          <w:rPr>
            <w:rFonts w:asciiTheme="minorHAnsi" w:eastAsiaTheme="minorEastAsia" w:hAnsiTheme="minorHAnsi" w:cstheme="minorBidi"/>
            <w:b w:val="0"/>
            <w:bCs w:val="0"/>
            <w:noProof/>
            <w:szCs w:val="28"/>
            <w:lang w:bidi="th-TH"/>
          </w:rPr>
          <w:tab/>
        </w:r>
        <w:r w:rsidRPr="00A527AC">
          <w:rPr>
            <w:rStyle w:val="Hyperlink"/>
            <w:noProof/>
          </w:rPr>
          <w:t>Internationalization</w:t>
        </w:r>
        <w:r>
          <w:rPr>
            <w:noProof/>
            <w:webHidden/>
          </w:rPr>
          <w:tab/>
        </w:r>
        <w:r>
          <w:rPr>
            <w:noProof/>
            <w:webHidden/>
          </w:rPr>
          <w:fldChar w:fldCharType="begin"/>
        </w:r>
        <w:r>
          <w:rPr>
            <w:noProof/>
            <w:webHidden/>
          </w:rPr>
          <w:instrText xml:space="preserve"> PAGEREF _Toc456813553 \h </w:instrText>
        </w:r>
        <w:r>
          <w:rPr>
            <w:noProof/>
            <w:webHidden/>
          </w:rPr>
        </w:r>
        <w:r>
          <w:rPr>
            <w:noProof/>
            <w:webHidden/>
          </w:rPr>
          <w:fldChar w:fldCharType="separate"/>
        </w:r>
        <w:r>
          <w:rPr>
            <w:noProof/>
            <w:webHidden/>
          </w:rPr>
          <w:t>9</w:t>
        </w:r>
        <w:r>
          <w:rPr>
            <w:noProof/>
            <w:webHidden/>
          </w:rPr>
          <w:fldChar w:fldCharType="end"/>
        </w:r>
      </w:hyperlink>
    </w:p>
    <w:p w14:paraId="2188C93E" w14:textId="36BF917B" w:rsidR="00632C6D" w:rsidRDefault="00632C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554" w:history="1">
        <w:r w:rsidRPr="00A527AC">
          <w:rPr>
            <w:rStyle w:val="Hyperlink"/>
            <w:noProof/>
          </w:rPr>
          <w:t>3.</w:t>
        </w:r>
        <w:r>
          <w:rPr>
            <w:rFonts w:asciiTheme="minorHAnsi" w:eastAsiaTheme="minorEastAsia" w:hAnsiTheme="minorHAnsi" w:cstheme="minorBidi"/>
            <w:b w:val="0"/>
            <w:bCs w:val="0"/>
            <w:i w:val="0"/>
            <w:iCs w:val="0"/>
            <w:noProof/>
            <w:sz w:val="22"/>
            <w:szCs w:val="28"/>
            <w:lang w:bidi="th-TH"/>
          </w:rPr>
          <w:tab/>
        </w:r>
        <w:r w:rsidRPr="00A527AC">
          <w:rPr>
            <w:rStyle w:val="Hyperlink"/>
            <w:noProof/>
          </w:rPr>
          <w:t>Use-Case View</w:t>
        </w:r>
        <w:r>
          <w:rPr>
            <w:noProof/>
            <w:webHidden/>
          </w:rPr>
          <w:tab/>
        </w:r>
        <w:r>
          <w:rPr>
            <w:noProof/>
            <w:webHidden/>
          </w:rPr>
          <w:fldChar w:fldCharType="begin"/>
        </w:r>
        <w:r>
          <w:rPr>
            <w:noProof/>
            <w:webHidden/>
          </w:rPr>
          <w:instrText xml:space="preserve"> PAGEREF _Toc456813554 \h </w:instrText>
        </w:r>
        <w:r>
          <w:rPr>
            <w:noProof/>
            <w:webHidden/>
          </w:rPr>
        </w:r>
        <w:r>
          <w:rPr>
            <w:noProof/>
            <w:webHidden/>
          </w:rPr>
          <w:fldChar w:fldCharType="separate"/>
        </w:r>
        <w:r>
          <w:rPr>
            <w:noProof/>
            <w:webHidden/>
          </w:rPr>
          <w:t>10</w:t>
        </w:r>
        <w:r>
          <w:rPr>
            <w:noProof/>
            <w:webHidden/>
          </w:rPr>
          <w:fldChar w:fldCharType="end"/>
        </w:r>
      </w:hyperlink>
    </w:p>
    <w:p w14:paraId="179D1FB3" w14:textId="2681A31F"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55" w:history="1">
        <w:r w:rsidRPr="00A527AC">
          <w:rPr>
            <w:rStyle w:val="Hyperlink"/>
            <w:noProof/>
          </w:rPr>
          <w:t>3.1</w:t>
        </w:r>
        <w:r>
          <w:rPr>
            <w:rFonts w:asciiTheme="minorHAnsi" w:eastAsiaTheme="minorEastAsia" w:hAnsiTheme="minorHAnsi" w:cstheme="minorBidi"/>
            <w:b w:val="0"/>
            <w:bCs w:val="0"/>
            <w:noProof/>
            <w:szCs w:val="28"/>
            <w:lang w:bidi="th-TH"/>
          </w:rPr>
          <w:tab/>
        </w:r>
        <w:r w:rsidRPr="00A527AC">
          <w:rPr>
            <w:rStyle w:val="Hyperlink"/>
            <w:noProof/>
          </w:rPr>
          <w:t>Import OAGIS 10 Model into the Database</w:t>
        </w:r>
        <w:r>
          <w:rPr>
            <w:noProof/>
            <w:webHidden/>
          </w:rPr>
          <w:tab/>
        </w:r>
        <w:r>
          <w:rPr>
            <w:noProof/>
            <w:webHidden/>
          </w:rPr>
          <w:fldChar w:fldCharType="begin"/>
        </w:r>
        <w:r>
          <w:rPr>
            <w:noProof/>
            <w:webHidden/>
          </w:rPr>
          <w:instrText xml:space="preserve"> PAGEREF _Toc456813555 \h </w:instrText>
        </w:r>
        <w:r>
          <w:rPr>
            <w:noProof/>
            <w:webHidden/>
          </w:rPr>
        </w:r>
        <w:r>
          <w:rPr>
            <w:noProof/>
            <w:webHidden/>
          </w:rPr>
          <w:fldChar w:fldCharType="separate"/>
        </w:r>
        <w:r>
          <w:rPr>
            <w:noProof/>
            <w:webHidden/>
          </w:rPr>
          <w:t>10</w:t>
        </w:r>
        <w:r>
          <w:rPr>
            <w:noProof/>
            <w:webHidden/>
          </w:rPr>
          <w:fldChar w:fldCharType="end"/>
        </w:r>
      </w:hyperlink>
    </w:p>
    <w:p w14:paraId="01D5D725" w14:textId="0D8C212D"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556" w:history="1">
        <w:r w:rsidRPr="00A527AC">
          <w:rPr>
            <w:rStyle w:val="Hyperlink"/>
            <w:noProof/>
          </w:rPr>
          <w:t>3.1.1</w:t>
        </w:r>
        <w:r>
          <w:rPr>
            <w:rFonts w:asciiTheme="minorHAnsi" w:eastAsiaTheme="minorEastAsia" w:hAnsiTheme="minorHAnsi" w:cstheme="minorBidi"/>
            <w:noProof/>
            <w:sz w:val="22"/>
            <w:szCs w:val="28"/>
            <w:lang w:bidi="th-TH"/>
          </w:rPr>
          <w:tab/>
        </w:r>
        <w:r w:rsidRPr="00A527AC">
          <w:rPr>
            <w:rStyle w:val="Hyperlink"/>
            <w:noProof/>
          </w:rPr>
          <w:t>Import OAGIS Model into the Database</w:t>
        </w:r>
        <w:r>
          <w:rPr>
            <w:noProof/>
            <w:webHidden/>
          </w:rPr>
          <w:tab/>
        </w:r>
        <w:r>
          <w:rPr>
            <w:noProof/>
            <w:webHidden/>
          </w:rPr>
          <w:fldChar w:fldCharType="begin"/>
        </w:r>
        <w:r>
          <w:rPr>
            <w:noProof/>
            <w:webHidden/>
          </w:rPr>
          <w:instrText xml:space="preserve"> PAGEREF _Toc456813556 \h </w:instrText>
        </w:r>
        <w:r>
          <w:rPr>
            <w:noProof/>
            <w:webHidden/>
          </w:rPr>
        </w:r>
        <w:r>
          <w:rPr>
            <w:noProof/>
            <w:webHidden/>
          </w:rPr>
          <w:fldChar w:fldCharType="separate"/>
        </w:r>
        <w:r>
          <w:rPr>
            <w:noProof/>
            <w:webHidden/>
          </w:rPr>
          <w:t>10</w:t>
        </w:r>
        <w:r>
          <w:rPr>
            <w:noProof/>
            <w:webHidden/>
          </w:rPr>
          <w:fldChar w:fldCharType="end"/>
        </w:r>
      </w:hyperlink>
    </w:p>
    <w:p w14:paraId="03AB5400" w14:textId="297F2F96"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57" w:history="1">
        <w:r w:rsidRPr="00A527AC">
          <w:rPr>
            <w:rStyle w:val="Hyperlink"/>
            <w:noProof/>
          </w:rPr>
          <w:t>3.1.1.1</w:t>
        </w:r>
        <w:r>
          <w:rPr>
            <w:rFonts w:asciiTheme="minorHAnsi" w:eastAsiaTheme="minorEastAsia" w:hAnsiTheme="minorHAnsi" w:cstheme="minorBidi"/>
            <w:noProof/>
            <w:sz w:val="22"/>
            <w:szCs w:val="28"/>
            <w:lang w:bidi="th-TH"/>
          </w:rPr>
          <w:tab/>
        </w:r>
        <w:r w:rsidRPr="00A527AC">
          <w:rPr>
            <w:rStyle w:val="Hyperlink"/>
            <w:noProof/>
          </w:rPr>
          <w:t>Fix to OAGIS 10.1</w:t>
        </w:r>
        <w:r>
          <w:rPr>
            <w:noProof/>
            <w:webHidden/>
          </w:rPr>
          <w:tab/>
        </w:r>
        <w:r>
          <w:rPr>
            <w:noProof/>
            <w:webHidden/>
          </w:rPr>
          <w:fldChar w:fldCharType="begin"/>
        </w:r>
        <w:r>
          <w:rPr>
            <w:noProof/>
            <w:webHidden/>
          </w:rPr>
          <w:instrText xml:space="preserve"> PAGEREF _Toc456813557 \h </w:instrText>
        </w:r>
        <w:r>
          <w:rPr>
            <w:noProof/>
            <w:webHidden/>
          </w:rPr>
        </w:r>
        <w:r>
          <w:rPr>
            <w:noProof/>
            <w:webHidden/>
          </w:rPr>
          <w:fldChar w:fldCharType="separate"/>
        </w:r>
        <w:r>
          <w:rPr>
            <w:noProof/>
            <w:webHidden/>
          </w:rPr>
          <w:t>10</w:t>
        </w:r>
        <w:r>
          <w:rPr>
            <w:noProof/>
            <w:webHidden/>
          </w:rPr>
          <w:fldChar w:fldCharType="end"/>
        </w:r>
      </w:hyperlink>
    </w:p>
    <w:p w14:paraId="5EC24843" w14:textId="4EA57FA1"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58" w:history="1">
        <w:r w:rsidRPr="00A527AC">
          <w:rPr>
            <w:rStyle w:val="Hyperlink"/>
            <w:noProof/>
          </w:rPr>
          <w:t>3.1.1.2</w:t>
        </w:r>
        <w:r>
          <w:rPr>
            <w:rFonts w:asciiTheme="minorHAnsi" w:eastAsiaTheme="minorEastAsia" w:hAnsiTheme="minorHAnsi" w:cstheme="minorBidi"/>
            <w:noProof/>
            <w:sz w:val="22"/>
            <w:szCs w:val="28"/>
            <w:lang w:bidi="th-TH"/>
          </w:rPr>
          <w:tab/>
        </w:r>
        <w:r w:rsidRPr="00A527AC">
          <w:rPr>
            <w:rStyle w:val="Hyperlink"/>
            <w:noProof/>
          </w:rPr>
          <w:t>Create an OAGIS user</w:t>
        </w:r>
        <w:r>
          <w:rPr>
            <w:noProof/>
            <w:webHidden/>
          </w:rPr>
          <w:tab/>
        </w:r>
        <w:r>
          <w:rPr>
            <w:noProof/>
            <w:webHidden/>
          </w:rPr>
          <w:fldChar w:fldCharType="begin"/>
        </w:r>
        <w:r>
          <w:rPr>
            <w:noProof/>
            <w:webHidden/>
          </w:rPr>
          <w:instrText xml:space="preserve"> PAGEREF _Toc456813558 \h </w:instrText>
        </w:r>
        <w:r>
          <w:rPr>
            <w:noProof/>
            <w:webHidden/>
          </w:rPr>
        </w:r>
        <w:r>
          <w:rPr>
            <w:noProof/>
            <w:webHidden/>
          </w:rPr>
          <w:fldChar w:fldCharType="separate"/>
        </w:r>
        <w:r>
          <w:rPr>
            <w:noProof/>
            <w:webHidden/>
          </w:rPr>
          <w:t>10</w:t>
        </w:r>
        <w:r>
          <w:rPr>
            <w:noProof/>
            <w:webHidden/>
          </w:rPr>
          <w:fldChar w:fldCharType="end"/>
        </w:r>
      </w:hyperlink>
    </w:p>
    <w:p w14:paraId="5E5B0F04" w14:textId="7FD2C78C"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59" w:history="1">
        <w:r w:rsidRPr="00A527AC">
          <w:rPr>
            <w:rStyle w:val="Hyperlink"/>
            <w:noProof/>
          </w:rPr>
          <w:t>3.1.1.3</w:t>
        </w:r>
        <w:r>
          <w:rPr>
            <w:rFonts w:asciiTheme="minorHAnsi" w:eastAsiaTheme="minorEastAsia" w:hAnsiTheme="minorHAnsi" w:cstheme="minorBidi"/>
            <w:noProof/>
            <w:sz w:val="22"/>
            <w:szCs w:val="28"/>
            <w:lang w:bidi="th-TH"/>
          </w:rPr>
          <w:tab/>
        </w:r>
        <w:r w:rsidRPr="00A527AC">
          <w:rPr>
            <w:rStyle w:val="Hyperlink"/>
            <w:noProof/>
          </w:rPr>
          <w:t>Populate the namespace table</w:t>
        </w:r>
        <w:r>
          <w:rPr>
            <w:noProof/>
            <w:webHidden/>
          </w:rPr>
          <w:tab/>
        </w:r>
        <w:r>
          <w:rPr>
            <w:noProof/>
            <w:webHidden/>
          </w:rPr>
          <w:fldChar w:fldCharType="begin"/>
        </w:r>
        <w:r>
          <w:rPr>
            <w:noProof/>
            <w:webHidden/>
          </w:rPr>
          <w:instrText xml:space="preserve"> PAGEREF _Toc456813559 \h </w:instrText>
        </w:r>
        <w:r>
          <w:rPr>
            <w:noProof/>
            <w:webHidden/>
          </w:rPr>
        </w:r>
        <w:r>
          <w:rPr>
            <w:noProof/>
            <w:webHidden/>
          </w:rPr>
          <w:fldChar w:fldCharType="separate"/>
        </w:r>
        <w:r>
          <w:rPr>
            <w:noProof/>
            <w:webHidden/>
          </w:rPr>
          <w:t>10</w:t>
        </w:r>
        <w:r>
          <w:rPr>
            <w:noProof/>
            <w:webHidden/>
          </w:rPr>
          <w:fldChar w:fldCharType="end"/>
        </w:r>
      </w:hyperlink>
    </w:p>
    <w:p w14:paraId="665BF174" w14:textId="1AD2DF80"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60" w:history="1">
        <w:r w:rsidRPr="00A527AC">
          <w:rPr>
            <w:rStyle w:val="Hyperlink"/>
            <w:noProof/>
          </w:rPr>
          <w:t>3.1.1.4</w:t>
        </w:r>
        <w:r>
          <w:rPr>
            <w:rFonts w:asciiTheme="minorHAnsi" w:eastAsiaTheme="minorEastAsia" w:hAnsiTheme="minorHAnsi" w:cstheme="minorBidi"/>
            <w:noProof/>
            <w:sz w:val="22"/>
            <w:szCs w:val="28"/>
            <w:lang w:bidi="th-TH"/>
          </w:rPr>
          <w:tab/>
        </w:r>
        <w:r w:rsidRPr="00A527AC">
          <w:rPr>
            <w:rStyle w:val="Hyperlink"/>
            <w:noProof/>
          </w:rPr>
          <w:t>Populate the release table</w:t>
        </w:r>
        <w:r>
          <w:rPr>
            <w:noProof/>
            <w:webHidden/>
          </w:rPr>
          <w:tab/>
        </w:r>
        <w:r>
          <w:rPr>
            <w:noProof/>
            <w:webHidden/>
          </w:rPr>
          <w:fldChar w:fldCharType="begin"/>
        </w:r>
        <w:r>
          <w:rPr>
            <w:noProof/>
            <w:webHidden/>
          </w:rPr>
          <w:instrText xml:space="preserve"> PAGEREF _Toc456813560 \h </w:instrText>
        </w:r>
        <w:r>
          <w:rPr>
            <w:noProof/>
            <w:webHidden/>
          </w:rPr>
        </w:r>
        <w:r>
          <w:rPr>
            <w:noProof/>
            <w:webHidden/>
          </w:rPr>
          <w:fldChar w:fldCharType="separate"/>
        </w:r>
        <w:r>
          <w:rPr>
            <w:noProof/>
            <w:webHidden/>
          </w:rPr>
          <w:t>10</w:t>
        </w:r>
        <w:r>
          <w:rPr>
            <w:noProof/>
            <w:webHidden/>
          </w:rPr>
          <w:fldChar w:fldCharType="end"/>
        </w:r>
      </w:hyperlink>
    </w:p>
    <w:p w14:paraId="704AE9A5" w14:textId="0FB96C98"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61" w:history="1">
        <w:r w:rsidRPr="00A527AC">
          <w:rPr>
            <w:rStyle w:val="Hyperlink"/>
            <w:noProof/>
          </w:rPr>
          <w:t>3.1.1.5</w:t>
        </w:r>
        <w:r>
          <w:rPr>
            <w:rFonts w:asciiTheme="minorHAnsi" w:eastAsiaTheme="minorEastAsia" w:hAnsiTheme="minorHAnsi" w:cstheme="minorBidi"/>
            <w:noProof/>
            <w:sz w:val="22"/>
            <w:szCs w:val="28"/>
            <w:lang w:bidi="th-TH"/>
          </w:rPr>
          <w:tab/>
        </w:r>
        <w:r w:rsidRPr="00A527AC">
          <w:rPr>
            <w:rStyle w:val="Hyperlink"/>
            <w:noProof/>
          </w:rPr>
          <w:t>Schemas not considered for import and import them as blobs</w:t>
        </w:r>
        <w:r>
          <w:rPr>
            <w:noProof/>
            <w:webHidden/>
          </w:rPr>
          <w:tab/>
        </w:r>
        <w:r>
          <w:rPr>
            <w:noProof/>
            <w:webHidden/>
          </w:rPr>
          <w:fldChar w:fldCharType="begin"/>
        </w:r>
        <w:r>
          <w:rPr>
            <w:noProof/>
            <w:webHidden/>
          </w:rPr>
          <w:instrText xml:space="preserve"> PAGEREF _Toc456813561 \h </w:instrText>
        </w:r>
        <w:r>
          <w:rPr>
            <w:noProof/>
            <w:webHidden/>
          </w:rPr>
        </w:r>
        <w:r>
          <w:rPr>
            <w:noProof/>
            <w:webHidden/>
          </w:rPr>
          <w:fldChar w:fldCharType="separate"/>
        </w:r>
        <w:r>
          <w:rPr>
            <w:noProof/>
            <w:webHidden/>
          </w:rPr>
          <w:t>11</w:t>
        </w:r>
        <w:r>
          <w:rPr>
            <w:noProof/>
            <w:webHidden/>
          </w:rPr>
          <w:fldChar w:fldCharType="end"/>
        </w:r>
      </w:hyperlink>
    </w:p>
    <w:p w14:paraId="04F25E79" w14:textId="543A81B2"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62" w:history="1">
        <w:r w:rsidRPr="00A527AC">
          <w:rPr>
            <w:rStyle w:val="Hyperlink"/>
            <w:noProof/>
          </w:rPr>
          <w:t>3.1.1.6</w:t>
        </w:r>
        <w:r>
          <w:rPr>
            <w:rFonts w:asciiTheme="minorHAnsi" w:eastAsiaTheme="minorEastAsia" w:hAnsiTheme="minorHAnsi" w:cstheme="minorBidi"/>
            <w:noProof/>
            <w:sz w:val="22"/>
            <w:szCs w:val="28"/>
            <w:lang w:bidi="th-TH"/>
          </w:rPr>
          <w:tab/>
        </w:r>
        <w:r w:rsidRPr="00A527AC">
          <w:rPr>
            <w:rStyle w:val="Hyperlink"/>
            <w:noProof/>
          </w:rPr>
          <w:t>Populate CDT data</w:t>
        </w:r>
        <w:r>
          <w:rPr>
            <w:noProof/>
            <w:webHidden/>
          </w:rPr>
          <w:tab/>
        </w:r>
        <w:r>
          <w:rPr>
            <w:noProof/>
            <w:webHidden/>
          </w:rPr>
          <w:fldChar w:fldCharType="begin"/>
        </w:r>
        <w:r>
          <w:rPr>
            <w:noProof/>
            <w:webHidden/>
          </w:rPr>
          <w:instrText xml:space="preserve"> PAGEREF _Toc456813562 \h </w:instrText>
        </w:r>
        <w:r>
          <w:rPr>
            <w:noProof/>
            <w:webHidden/>
          </w:rPr>
        </w:r>
        <w:r>
          <w:rPr>
            <w:noProof/>
            <w:webHidden/>
          </w:rPr>
          <w:fldChar w:fldCharType="separate"/>
        </w:r>
        <w:r>
          <w:rPr>
            <w:noProof/>
            <w:webHidden/>
          </w:rPr>
          <w:t>11</w:t>
        </w:r>
        <w:r>
          <w:rPr>
            <w:noProof/>
            <w:webHidden/>
          </w:rPr>
          <w:fldChar w:fldCharType="end"/>
        </w:r>
      </w:hyperlink>
    </w:p>
    <w:p w14:paraId="611F016D" w14:textId="3E4AE92F"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3" w:history="1">
        <w:r w:rsidRPr="00A527AC">
          <w:rPr>
            <w:rStyle w:val="Hyperlink"/>
            <w:noProof/>
          </w:rPr>
          <w:t>3.1.1.6.1</w:t>
        </w:r>
        <w:r>
          <w:rPr>
            <w:rFonts w:asciiTheme="minorHAnsi" w:eastAsiaTheme="minorEastAsia" w:hAnsiTheme="minorHAnsi" w:cstheme="minorBidi"/>
            <w:noProof/>
            <w:sz w:val="22"/>
            <w:szCs w:val="28"/>
            <w:lang w:bidi="th-TH"/>
          </w:rPr>
          <w:tab/>
        </w:r>
        <w:r w:rsidRPr="00A527AC">
          <w:rPr>
            <w:rStyle w:val="Hyperlink"/>
            <w:noProof/>
          </w:rPr>
          <w:t>Populate the xbt table</w:t>
        </w:r>
        <w:r>
          <w:rPr>
            <w:noProof/>
            <w:webHidden/>
          </w:rPr>
          <w:tab/>
        </w:r>
        <w:r>
          <w:rPr>
            <w:noProof/>
            <w:webHidden/>
          </w:rPr>
          <w:fldChar w:fldCharType="begin"/>
        </w:r>
        <w:r>
          <w:rPr>
            <w:noProof/>
            <w:webHidden/>
          </w:rPr>
          <w:instrText xml:space="preserve"> PAGEREF _Toc456813563 \h </w:instrText>
        </w:r>
        <w:r>
          <w:rPr>
            <w:noProof/>
            <w:webHidden/>
          </w:rPr>
        </w:r>
        <w:r>
          <w:rPr>
            <w:noProof/>
            <w:webHidden/>
          </w:rPr>
          <w:fldChar w:fldCharType="separate"/>
        </w:r>
        <w:r>
          <w:rPr>
            <w:noProof/>
            <w:webHidden/>
          </w:rPr>
          <w:t>11</w:t>
        </w:r>
        <w:r>
          <w:rPr>
            <w:noProof/>
            <w:webHidden/>
          </w:rPr>
          <w:fldChar w:fldCharType="end"/>
        </w:r>
      </w:hyperlink>
    </w:p>
    <w:p w14:paraId="7D8698A6" w14:textId="56E36DBD"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4" w:history="1">
        <w:r w:rsidRPr="00A527AC">
          <w:rPr>
            <w:rStyle w:val="Hyperlink"/>
            <w:noProof/>
          </w:rPr>
          <w:t>3.1.1.6.2</w:t>
        </w:r>
        <w:r>
          <w:rPr>
            <w:rFonts w:asciiTheme="minorHAnsi" w:eastAsiaTheme="minorEastAsia" w:hAnsiTheme="minorHAnsi" w:cstheme="minorBidi"/>
            <w:noProof/>
            <w:sz w:val="22"/>
            <w:szCs w:val="28"/>
            <w:lang w:bidi="th-TH"/>
          </w:rPr>
          <w:tab/>
        </w:r>
        <w:r w:rsidRPr="00A527AC">
          <w:rPr>
            <w:rStyle w:val="Hyperlink"/>
            <w:noProof/>
          </w:rPr>
          <w:t>Populate the cdt_pri table</w:t>
        </w:r>
        <w:r>
          <w:rPr>
            <w:noProof/>
            <w:webHidden/>
          </w:rPr>
          <w:tab/>
        </w:r>
        <w:r>
          <w:rPr>
            <w:noProof/>
            <w:webHidden/>
          </w:rPr>
          <w:fldChar w:fldCharType="begin"/>
        </w:r>
        <w:r>
          <w:rPr>
            <w:noProof/>
            <w:webHidden/>
          </w:rPr>
          <w:instrText xml:space="preserve"> PAGEREF _Toc456813564 \h </w:instrText>
        </w:r>
        <w:r>
          <w:rPr>
            <w:noProof/>
            <w:webHidden/>
          </w:rPr>
        </w:r>
        <w:r>
          <w:rPr>
            <w:noProof/>
            <w:webHidden/>
          </w:rPr>
          <w:fldChar w:fldCharType="separate"/>
        </w:r>
        <w:r>
          <w:rPr>
            <w:noProof/>
            <w:webHidden/>
          </w:rPr>
          <w:t>12</w:t>
        </w:r>
        <w:r>
          <w:rPr>
            <w:noProof/>
            <w:webHidden/>
          </w:rPr>
          <w:fldChar w:fldCharType="end"/>
        </w:r>
      </w:hyperlink>
    </w:p>
    <w:p w14:paraId="2F9B0148" w14:textId="19CDA6BF"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5" w:history="1">
        <w:r w:rsidRPr="00A527AC">
          <w:rPr>
            <w:rStyle w:val="Hyperlink"/>
            <w:noProof/>
          </w:rPr>
          <w:t>3.1.1.6.3</w:t>
        </w:r>
        <w:r>
          <w:rPr>
            <w:rFonts w:asciiTheme="minorHAnsi" w:eastAsiaTheme="minorEastAsia" w:hAnsiTheme="minorHAnsi" w:cstheme="minorBidi"/>
            <w:noProof/>
            <w:sz w:val="22"/>
            <w:szCs w:val="28"/>
            <w:lang w:bidi="th-TH"/>
          </w:rPr>
          <w:tab/>
        </w:r>
        <w:r w:rsidRPr="00A527AC">
          <w:rPr>
            <w:rStyle w:val="Hyperlink"/>
            <w:noProof/>
          </w:rPr>
          <w:t>Populate CDTs in the dt table</w:t>
        </w:r>
        <w:r>
          <w:rPr>
            <w:noProof/>
            <w:webHidden/>
          </w:rPr>
          <w:tab/>
        </w:r>
        <w:r>
          <w:rPr>
            <w:noProof/>
            <w:webHidden/>
          </w:rPr>
          <w:fldChar w:fldCharType="begin"/>
        </w:r>
        <w:r>
          <w:rPr>
            <w:noProof/>
            <w:webHidden/>
          </w:rPr>
          <w:instrText xml:space="preserve"> PAGEREF _Toc456813565 \h </w:instrText>
        </w:r>
        <w:r>
          <w:rPr>
            <w:noProof/>
            <w:webHidden/>
          </w:rPr>
        </w:r>
        <w:r>
          <w:rPr>
            <w:noProof/>
            <w:webHidden/>
          </w:rPr>
          <w:fldChar w:fldCharType="separate"/>
        </w:r>
        <w:r>
          <w:rPr>
            <w:noProof/>
            <w:webHidden/>
          </w:rPr>
          <w:t>12</w:t>
        </w:r>
        <w:r>
          <w:rPr>
            <w:noProof/>
            <w:webHidden/>
          </w:rPr>
          <w:fldChar w:fldCharType="end"/>
        </w:r>
      </w:hyperlink>
    </w:p>
    <w:p w14:paraId="688CED10" w14:textId="2DCE289A"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6" w:history="1">
        <w:r w:rsidRPr="00A527AC">
          <w:rPr>
            <w:rStyle w:val="Hyperlink"/>
            <w:noProof/>
          </w:rPr>
          <w:t>3.1.1.6.4</w:t>
        </w:r>
        <w:r>
          <w:rPr>
            <w:rFonts w:asciiTheme="minorHAnsi" w:eastAsiaTheme="minorEastAsia" w:hAnsiTheme="minorHAnsi" w:cstheme="minorBidi"/>
            <w:noProof/>
            <w:sz w:val="22"/>
            <w:szCs w:val="28"/>
            <w:lang w:bidi="th-TH"/>
          </w:rPr>
          <w:tab/>
        </w:r>
        <w:r w:rsidRPr="00A527AC">
          <w:rPr>
            <w:rStyle w:val="Hyperlink"/>
            <w:noProof/>
          </w:rPr>
          <w:t>Populate the cdt_awd_pri table</w:t>
        </w:r>
        <w:r>
          <w:rPr>
            <w:noProof/>
            <w:webHidden/>
          </w:rPr>
          <w:tab/>
        </w:r>
        <w:r>
          <w:rPr>
            <w:noProof/>
            <w:webHidden/>
          </w:rPr>
          <w:fldChar w:fldCharType="begin"/>
        </w:r>
        <w:r>
          <w:rPr>
            <w:noProof/>
            <w:webHidden/>
          </w:rPr>
          <w:instrText xml:space="preserve"> PAGEREF _Toc456813566 \h </w:instrText>
        </w:r>
        <w:r>
          <w:rPr>
            <w:noProof/>
            <w:webHidden/>
          </w:rPr>
        </w:r>
        <w:r>
          <w:rPr>
            <w:noProof/>
            <w:webHidden/>
          </w:rPr>
          <w:fldChar w:fldCharType="separate"/>
        </w:r>
        <w:r>
          <w:rPr>
            <w:noProof/>
            <w:webHidden/>
          </w:rPr>
          <w:t>13</w:t>
        </w:r>
        <w:r>
          <w:rPr>
            <w:noProof/>
            <w:webHidden/>
          </w:rPr>
          <w:fldChar w:fldCharType="end"/>
        </w:r>
      </w:hyperlink>
    </w:p>
    <w:p w14:paraId="016F6AB7" w14:textId="00E8DC7D"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7" w:history="1">
        <w:r w:rsidRPr="00A527AC">
          <w:rPr>
            <w:rStyle w:val="Hyperlink"/>
            <w:noProof/>
          </w:rPr>
          <w:t>3.1.1.6.5</w:t>
        </w:r>
        <w:r>
          <w:rPr>
            <w:rFonts w:asciiTheme="minorHAnsi" w:eastAsiaTheme="minorEastAsia" w:hAnsiTheme="minorHAnsi" w:cstheme="minorBidi"/>
            <w:noProof/>
            <w:sz w:val="22"/>
            <w:szCs w:val="28"/>
            <w:lang w:bidi="th-TH"/>
          </w:rPr>
          <w:tab/>
        </w:r>
        <w:r w:rsidRPr="00A527AC">
          <w:rPr>
            <w:rStyle w:val="Hyperlink"/>
            <w:noProof/>
          </w:rPr>
          <w:t>Populate the cdt_awd_pri_xps_type_map</w:t>
        </w:r>
        <w:r>
          <w:rPr>
            <w:noProof/>
            <w:webHidden/>
          </w:rPr>
          <w:tab/>
        </w:r>
        <w:r>
          <w:rPr>
            <w:noProof/>
            <w:webHidden/>
          </w:rPr>
          <w:fldChar w:fldCharType="begin"/>
        </w:r>
        <w:r>
          <w:rPr>
            <w:noProof/>
            <w:webHidden/>
          </w:rPr>
          <w:instrText xml:space="preserve"> PAGEREF _Toc456813567 \h </w:instrText>
        </w:r>
        <w:r>
          <w:rPr>
            <w:noProof/>
            <w:webHidden/>
          </w:rPr>
        </w:r>
        <w:r>
          <w:rPr>
            <w:noProof/>
            <w:webHidden/>
          </w:rPr>
          <w:fldChar w:fldCharType="separate"/>
        </w:r>
        <w:r>
          <w:rPr>
            <w:noProof/>
            <w:webHidden/>
          </w:rPr>
          <w:t>13</w:t>
        </w:r>
        <w:r>
          <w:rPr>
            <w:noProof/>
            <w:webHidden/>
          </w:rPr>
          <w:fldChar w:fldCharType="end"/>
        </w:r>
      </w:hyperlink>
    </w:p>
    <w:p w14:paraId="2A5D912D" w14:textId="76C1E530"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8" w:history="1">
        <w:r w:rsidRPr="00A527AC">
          <w:rPr>
            <w:rStyle w:val="Hyperlink"/>
            <w:noProof/>
          </w:rPr>
          <w:t>3.1.1.6.6</w:t>
        </w:r>
        <w:r>
          <w:rPr>
            <w:rFonts w:asciiTheme="minorHAnsi" w:eastAsiaTheme="minorEastAsia" w:hAnsiTheme="minorHAnsi" w:cstheme="minorBidi"/>
            <w:noProof/>
            <w:sz w:val="22"/>
            <w:szCs w:val="28"/>
            <w:lang w:bidi="th-TH"/>
          </w:rPr>
          <w:tab/>
        </w:r>
        <w:r w:rsidRPr="00A527AC">
          <w:rPr>
            <w:rStyle w:val="Hyperlink"/>
            <w:noProof/>
          </w:rPr>
          <w:t>Populate CDTs’ supplementary component in the dt_sc table</w:t>
        </w:r>
        <w:r>
          <w:rPr>
            <w:noProof/>
            <w:webHidden/>
          </w:rPr>
          <w:tab/>
        </w:r>
        <w:r>
          <w:rPr>
            <w:noProof/>
            <w:webHidden/>
          </w:rPr>
          <w:fldChar w:fldCharType="begin"/>
        </w:r>
        <w:r>
          <w:rPr>
            <w:noProof/>
            <w:webHidden/>
          </w:rPr>
          <w:instrText xml:space="preserve"> PAGEREF _Toc456813568 \h </w:instrText>
        </w:r>
        <w:r>
          <w:rPr>
            <w:noProof/>
            <w:webHidden/>
          </w:rPr>
        </w:r>
        <w:r>
          <w:rPr>
            <w:noProof/>
            <w:webHidden/>
          </w:rPr>
          <w:fldChar w:fldCharType="separate"/>
        </w:r>
        <w:r>
          <w:rPr>
            <w:noProof/>
            <w:webHidden/>
          </w:rPr>
          <w:t>14</w:t>
        </w:r>
        <w:r>
          <w:rPr>
            <w:noProof/>
            <w:webHidden/>
          </w:rPr>
          <w:fldChar w:fldCharType="end"/>
        </w:r>
      </w:hyperlink>
    </w:p>
    <w:p w14:paraId="629722A5" w14:textId="0538A41A"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9" w:history="1">
        <w:r w:rsidRPr="00A527AC">
          <w:rPr>
            <w:rStyle w:val="Hyperlink"/>
            <w:noProof/>
          </w:rPr>
          <w:t>3.1.1.6.7</w:t>
        </w:r>
        <w:r>
          <w:rPr>
            <w:rFonts w:asciiTheme="minorHAnsi" w:eastAsiaTheme="minorEastAsia" w:hAnsiTheme="minorHAnsi" w:cstheme="minorBidi"/>
            <w:noProof/>
            <w:sz w:val="22"/>
            <w:szCs w:val="28"/>
            <w:lang w:bidi="th-TH"/>
          </w:rPr>
          <w:tab/>
        </w:r>
        <w:r w:rsidRPr="00A527AC">
          <w:rPr>
            <w:rStyle w:val="Hyperlink"/>
            <w:noProof/>
          </w:rPr>
          <w:t>Populate the cdt_sc_awd_pri table</w:t>
        </w:r>
        <w:r>
          <w:rPr>
            <w:noProof/>
            <w:webHidden/>
          </w:rPr>
          <w:tab/>
        </w:r>
        <w:r>
          <w:rPr>
            <w:noProof/>
            <w:webHidden/>
          </w:rPr>
          <w:fldChar w:fldCharType="begin"/>
        </w:r>
        <w:r>
          <w:rPr>
            <w:noProof/>
            <w:webHidden/>
          </w:rPr>
          <w:instrText xml:space="preserve"> PAGEREF _Toc456813569 \h </w:instrText>
        </w:r>
        <w:r>
          <w:rPr>
            <w:noProof/>
            <w:webHidden/>
          </w:rPr>
        </w:r>
        <w:r>
          <w:rPr>
            <w:noProof/>
            <w:webHidden/>
          </w:rPr>
          <w:fldChar w:fldCharType="separate"/>
        </w:r>
        <w:r>
          <w:rPr>
            <w:noProof/>
            <w:webHidden/>
          </w:rPr>
          <w:t>15</w:t>
        </w:r>
        <w:r>
          <w:rPr>
            <w:noProof/>
            <w:webHidden/>
          </w:rPr>
          <w:fldChar w:fldCharType="end"/>
        </w:r>
      </w:hyperlink>
    </w:p>
    <w:p w14:paraId="5B18FB3B" w14:textId="5FD227B5"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0" w:history="1">
        <w:r w:rsidRPr="00A527AC">
          <w:rPr>
            <w:rStyle w:val="Hyperlink"/>
            <w:noProof/>
          </w:rPr>
          <w:t>3.1.1.6.8</w:t>
        </w:r>
        <w:r>
          <w:rPr>
            <w:rFonts w:asciiTheme="minorHAnsi" w:eastAsiaTheme="minorEastAsia" w:hAnsiTheme="minorHAnsi" w:cstheme="minorBidi"/>
            <w:noProof/>
            <w:sz w:val="22"/>
            <w:szCs w:val="28"/>
            <w:lang w:bidi="th-TH"/>
          </w:rPr>
          <w:tab/>
        </w:r>
        <w:r w:rsidRPr="00A527AC">
          <w:rPr>
            <w:rStyle w:val="Hyperlink"/>
            <w:noProof/>
          </w:rPr>
          <w:t>Populate the cdt_sc_awd_pri_xps_type_map table</w:t>
        </w:r>
        <w:r>
          <w:rPr>
            <w:noProof/>
            <w:webHidden/>
          </w:rPr>
          <w:tab/>
        </w:r>
        <w:r>
          <w:rPr>
            <w:noProof/>
            <w:webHidden/>
          </w:rPr>
          <w:fldChar w:fldCharType="begin"/>
        </w:r>
        <w:r>
          <w:rPr>
            <w:noProof/>
            <w:webHidden/>
          </w:rPr>
          <w:instrText xml:space="preserve"> PAGEREF _Toc456813570 \h </w:instrText>
        </w:r>
        <w:r>
          <w:rPr>
            <w:noProof/>
            <w:webHidden/>
          </w:rPr>
        </w:r>
        <w:r>
          <w:rPr>
            <w:noProof/>
            <w:webHidden/>
          </w:rPr>
          <w:fldChar w:fldCharType="separate"/>
        </w:r>
        <w:r>
          <w:rPr>
            <w:noProof/>
            <w:webHidden/>
          </w:rPr>
          <w:t>15</w:t>
        </w:r>
        <w:r>
          <w:rPr>
            <w:noProof/>
            <w:webHidden/>
          </w:rPr>
          <w:fldChar w:fldCharType="end"/>
        </w:r>
      </w:hyperlink>
    </w:p>
    <w:p w14:paraId="686ADC26" w14:textId="3ADC916E"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71" w:history="1">
        <w:r w:rsidRPr="00A527AC">
          <w:rPr>
            <w:rStyle w:val="Hyperlink"/>
            <w:noProof/>
          </w:rPr>
          <w:t>3.1.1.7</w:t>
        </w:r>
        <w:r>
          <w:rPr>
            <w:rFonts w:asciiTheme="minorHAnsi" w:eastAsiaTheme="minorEastAsia" w:hAnsiTheme="minorHAnsi" w:cstheme="minorBidi"/>
            <w:noProof/>
            <w:sz w:val="22"/>
            <w:szCs w:val="28"/>
            <w:lang w:bidi="th-TH"/>
          </w:rPr>
          <w:tab/>
        </w:r>
        <w:r w:rsidRPr="00A527AC">
          <w:rPr>
            <w:rStyle w:val="Hyperlink"/>
            <w:noProof/>
          </w:rPr>
          <w:t>Import Identifier Scheme</w:t>
        </w:r>
        <w:r>
          <w:rPr>
            <w:noProof/>
            <w:webHidden/>
          </w:rPr>
          <w:tab/>
        </w:r>
        <w:r>
          <w:rPr>
            <w:noProof/>
            <w:webHidden/>
          </w:rPr>
          <w:fldChar w:fldCharType="begin"/>
        </w:r>
        <w:r>
          <w:rPr>
            <w:noProof/>
            <w:webHidden/>
          </w:rPr>
          <w:instrText xml:space="preserve"> PAGEREF _Toc456813571 \h </w:instrText>
        </w:r>
        <w:r>
          <w:rPr>
            <w:noProof/>
            <w:webHidden/>
          </w:rPr>
        </w:r>
        <w:r>
          <w:rPr>
            <w:noProof/>
            <w:webHidden/>
          </w:rPr>
          <w:fldChar w:fldCharType="separate"/>
        </w:r>
        <w:r>
          <w:rPr>
            <w:noProof/>
            <w:webHidden/>
          </w:rPr>
          <w:t>16</w:t>
        </w:r>
        <w:r>
          <w:rPr>
            <w:noProof/>
            <w:webHidden/>
          </w:rPr>
          <w:fldChar w:fldCharType="end"/>
        </w:r>
      </w:hyperlink>
    </w:p>
    <w:p w14:paraId="668C9636" w14:textId="7898C4CC"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2" w:history="1">
        <w:r w:rsidRPr="00A527AC">
          <w:rPr>
            <w:rStyle w:val="Hyperlink"/>
            <w:noProof/>
          </w:rPr>
          <w:t>3.1.1.7.1</w:t>
        </w:r>
        <w:r>
          <w:rPr>
            <w:rFonts w:asciiTheme="minorHAnsi" w:eastAsiaTheme="minorEastAsia" w:hAnsiTheme="minorHAnsi" w:cstheme="minorBidi"/>
            <w:noProof/>
            <w:sz w:val="22"/>
            <w:szCs w:val="28"/>
            <w:lang w:bidi="th-TH"/>
          </w:rPr>
          <w:tab/>
        </w:r>
        <w:r w:rsidRPr="00A527AC">
          <w:rPr>
            <w:rStyle w:val="Hyperlink"/>
            <w:noProof/>
          </w:rPr>
          <w:t>Populate the agency_id_list table</w:t>
        </w:r>
        <w:r>
          <w:rPr>
            <w:noProof/>
            <w:webHidden/>
          </w:rPr>
          <w:tab/>
        </w:r>
        <w:r>
          <w:rPr>
            <w:noProof/>
            <w:webHidden/>
          </w:rPr>
          <w:fldChar w:fldCharType="begin"/>
        </w:r>
        <w:r>
          <w:rPr>
            <w:noProof/>
            <w:webHidden/>
          </w:rPr>
          <w:instrText xml:space="preserve"> PAGEREF _Toc456813572 \h </w:instrText>
        </w:r>
        <w:r>
          <w:rPr>
            <w:noProof/>
            <w:webHidden/>
          </w:rPr>
        </w:r>
        <w:r>
          <w:rPr>
            <w:noProof/>
            <w:webHidden/>
          </w:rPr>
          <w:fldChar w:fldCharType="separate"/>
        </w:r>
        <w:r>
          <w:rPr>
            <w:noProof/>
            <w:webHidden/>
          </w:rPr>
          <w:t>16</w:t>
        </w:r>
        <w:r>
          <w:rPr>
            <w:noProof/>
            <w:webHidden/>
          </w:rPr>
          <w:fldChar w:fldCharType="end"/>
        </w:r>
      </w:hyperlink>
    </w:p>
    <w:p w14:paraId="3A6B91D9" w14:textId="7462DF17"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3" w:history="1">
        <w:r w:rsidRPr="00A527AC">
          <w:rPr>
            <w:rStyle w:val="Hyperlink"/>
            <w:noProof/>
          </w:rPr>
          <w:t>3.1.1.7.2</w:t>
        </w:r>
        <w:r>
          <w:rPr>
            <w:rFonts w:asciiTheme="minorHAnsi" w:eastAsiaTheme="minorEastAsia" w:hAnsiTheme="minorHAnsi" w:cstheme="minorBidi"/>
            <w:noProof/>
            <w:sz w:val="22"/>
            <w:szCs w:val="28"/>
            <w:lang w:bidi="th-TH"/>
          </w:rPr>
          <w:tab/>
        </w:r>
        <w:r w:rsidRPr="00A527AC">
          <w:rPr>
            <w:rStyle w:val="Hyperlink"/>
            <w:noProof/>
          </w:rPr>
          <w:t>Populate the agency_id_list_value table</w:t>
        </w:r>
        <w:r>
          <w:rPr>
            <w:noProof/>
            <w:webHidden/>
          </w:rPr>
          <w:tab/>
        </w:r>
        <w:r>
          <w:rPr>
            <w:noProof/>
            <w:webHidden/>
          </w:rPr>
          <w:fldChar w:fldCharType="begin"/>
        </w:r>
        <w:r>
          <w:rPr>
            <w:noProof/>
            <w:webHidden/>
          </w:rPr>
          <w:instrText xml:space="preserve"> PAGEREF _Toc456813573 \h </w:instrText>
        </w:r>
        <w:r>
          <w:rPr>
            <w:noProof/>
            <w:webHidden/>
          </w:rPr>
        </w:r>
        <w:r>
          <w:rPr>
            <w:noProof/>
            <w:webHidden/>
          </w:rPr>
          <w:fldChar w:fldCharType="separate"/>
        </w:r>
        <w:r>
          <w:rPr>
            <w:noProof/>
            <w:webHidden/>
          </w:rPr>
          <w:t>16</w:t>
        </w:r>
        <w:r>
          <w:rPr>
            <w:noProof/>
            <w:webHidden/>
          </w:rPr>
          <w:fldChar w:fldCharType="end"/>
        </w:r>
      </w:hyperlink>
    </w:p>
    <w:p w14:paraId="4BC711D1" w14:textId="4A4D6537"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74" w:history="1">
        <w:r w:rsidRPr="00A527AC">
          <w:rPr>
            <w:rStyle w:val="Hyperlink"/>
            <w:noProof/>
          </w:rPr>
          <w:t>3.1.1.8</w:t>
        </w:r>
        <w:r>
          <w:rPr>
            <w:rFonts w:asciiTheme="minorHAnsi" w:eastAsiaTheme="minorEastAsia" w:hAnsiTheme="minorHAnsi" w:cstheme="minorBidi"/>
            <w:noProof/>
            <w:sz w:val="22"/>
            <w:szCs w:val="28"/>
            <w:lang w:bidi="th-TH"/>
          </w:rPr>
          <w:tab/>
        </w:r>
        <w:r w:rsidRPr="00A527AC">
          <w:rPr>
            <w:rStyle w:val="Hyperlink"/>
            <w:noProof/>
          </w:rPr>
          <w:t>Import Code Lists</w:t>
        </w:r>
        <w:r>
          <w:rPr>
            <w:noProof/>
            <w:webHidden/>
          </w:rPr>
          <w:tab/>
        </w:r>
        <w:r>
          <w:rPr>
            <w:noProof/>
            <w:webHidden/>
          </w:rPr>
          <w:fldChar w:fldCharType="begin"/>
        </w:r>
        <w:r>
          <w:rPr>
            <w:noProof/>
            <w:webHidden/>
          </w:rPr>
          <w:instrText xml:space="preserve"> PAGEREF _Toc456813574 \h </w:instrText>
        </w:r>
        <w:r>
          <w:rPr>
            <w:noProof/>
            <w:webHidden/>
          </w:rPr>
        </w:r>
        <w:r>
          <w:rPr>
            <w:noProof/>
            <w:webHidden/>
          </w:rPr>
          <w:fldChar w:fldCharType="separate"/>
        </w:r>
        <w:r>
          <w:rPr>
            <w:noProof/>
            <w:webHidden/>
          </w:rPr>
          <w:t>16</w:t>
        </w:r>
        <w:r>
          <w:rPr>
            <w:noProof/>
            <w:webHidden/>
          </w:rPr>
          <w:fldChar w:fldCharType="end"/>
        </w:r>
      </w:hyperlink>
    </w:p>
    <w:p w14:paraId="2F034C8E" w14:textId="69FEE886"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5" w:history="1">
        <w:r w:rsidRPr="00A527AC">
          <w:rPr>
            <w:rStyle w:val="Hyperlink"/>
            <w:noProof/>
          </w:rPr>
          <w:t>3.1.1.8.1</w:t>
        </w:r>
        <w:r>
          <w:rPr>
            <w:rFonts w:asciiTheme="minorHAnsi" w:eastAsiaTheme="minorEastAsia" w:hAnsiTheme="minorHAnsi" w:cstheme="minorBidi"/>
            <w:noProof/>
            <w:sz w:val="22"/>
            <w:szCs w:val="28"/>
            <w:lang w:bidi="th-TH"/>
          </w:rPr>
          <w:tab/>
        </w:r>
        <w:r w:rsidRPr="00A527AC">
          <w:rPr>
            <w:rStyle w:val="Hyperlink"/>
            <w:noProof/>
          </w:rPr>
          <w:t>Populate code_list table</w:t>
        </w:r>
        <w:r>
          <w:rPr>
            <w:noProof/>
            <w:webHidden/>
          </w:rPr>
          <w:tab/>
        </w:r>
        <w:r>
          <w:rPr>
            <w:noProof/>
            <w:webHidden/>
          </w:rPr>
          <w:fldChar w:fldCharType="begin"/>
        </w:r>
        <w:r>
          <w:rPr>
            <w:noProof/>
            <w:webHidden/>
          </w:rPr>
          <w:instrText xml:space="preserve"> PAGEREF _Toc456813575 \h </w:instrText>
        </w:r>
        <w:r>
          <w:rPr>
            <w:noProof/>
            <w:webHidden/>
          </w:rPr>
        </w:r>
        <w:r>
          <w:rPr>
            <w:noProof/>
            <w:webHidden/>
          </w:rPr>
          <w:fldChar w:fldCharType="separate"/>
        </w:r>
        <w:r>
          <w:rPr>
            <w:noProof/>
            <w:webHidden/>
          </w:rPr>
          <w:t>16</w:t>
        </w:r>
        <w:r>
          <w:rPr>
            <w:noProof/>
            <w:webHidden/>
          </w:rPr>
          <w:fldChar w:fldCharType="end"/>
        </w:r>
      </w:hyperlink>
    </w:p>
    <w:p w14:paraId="2C9C9DF5" w14:textId="67EDA016"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6" w:history="1">
        <w:r w:rsidRPr="00A527AC">
          <w:rPr>
            <w:rStyle w:val="Hyperlink"/>
            <w:noProof/>
          </w:rPr>
          <w:t>3.1.1.8.2</w:t>
        </w:r>
        <w:r>
          <w:rPr>
            <w:rFonts w:asciiTheme="minorHAnsi" w:eastAsiaTheme="minorEastAsia" w:hAnsiTheme="minorHAnsi" w:cstheme="minorBidi"/>
            <w:noProof/>
            <w:sz w:val="22"/>
            <w:szCs w:val="28"/>
            <w:lang w:bidi="th-TH"/>
          </w:rPr>
          <w:tab/>
        </w:r>
        <w:r w:rsidRPr="00A527AC">
          <w:rPr>
            <w:rStyle w:val="Hyperlink"/>
            <w:noProof/>
          </w:rPr>
          <w:t>Populate code_list_value table</w:t>
        </w:r>
        <w:r>
          <w:rPr>
            <w:noProof/>
            <w:webHidden/>
          </w:rPr>
          <w:tab/>
        </w:r>
        <w:r>
          <w:rPr>
            <w:noProof/>
            <w:webHidden/>
          </w:rPr>
          <w:fldChar w:fldCharType="begin"/>
        </w:r>
        <w:r>
          <w:rPr>
            <w:noProof/>
            <w:webHidden/>
          </w:rPr>
          <w:instrText xml:space="preserve"> PAGEREF _Toc456813576 \h </w:instrText>
        </w:r>
        <w:r>
          <w:rPr>
            <w:noProof/>
            <w:webHidden/>
          </w:rPr>
        </w:r>
        <w:r>
          <w:rPr>
            <w:noProof/>
            <w:webHidden/>
          </w:rPr>
          <w:fldChar w:fldCharType="separate"/>
        </w:r>
        <w:r>
          <w:rPr>
            <w:noProof/>
            <w:webHidden/>
          </w:rPr>
          <w:t>18</w:t>
        </w:r>
        <w:r>
          <w:rPr>
            <w:noProof/>
            <w:webHidden/>
          </w:rPr>
          <w:fldChar w:fldCharType="end"/>
        </w:r>
      </w:hyperlink>
    </w:p>
    <w:p w14:paraId="0F648697" w14:textId="6871227D"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77" w:history="1">
        <w:r w:rsidRPr="00A527AC">
          <w:rPr>
            <w:rStyle w:val="Hyperlink"/>
            <w:noProof/>
          </w:rPr>
          <w:t>3.1.1.9</w:t>
        </w:r>
        <w:r>
          <w:rPr>
            <w:rFonts w:asciiTheme="minorHAnsi" w:eastAsiaTheme="minorEastAsia" w:hAnsiTheme="minorHAnsi" w:cstheme="minorBidi"/>
            <w:noProof/>
            <w:sz w:val="22"/>
            <w:szCs w:val="28"/>
            <w:lang w:bidi="th-TH"/>
          </w:rPr>
          <w:tab/>
        </w:r>
        <w:r w:rsidRPr="00A527AC">
          <w:rPr>
            <w:rStyle w:val="Hyperlink"/>
            <w:noProof/>
          </w:rPr>
          <w:t>Import default and unqualified BDTs from Fields.xsd</w:t>
        </w:r>
        <w:r>
          <w:rPr>
            <w:noProof/>
            <w:webHidden/>
          </w:rPr>
          <w:tab/>
        </w:r>
        <w:r>
          <w:rPr>
            <w:noProof/>
            <w:webHidden/>
          </w:rPr>
          <w:fldChar w:fldCharType="begin"/>
        </w:r>
        <w:r>
          <w:rPr>
            <w:noProof/>
            <w:webHidden/>
          </w:rPr>
          <w:instrText xml:space="preserve"> PAGEREF _Toc456813577 \h </w:instrText>
        </w:r>
        <w:r>
          <w:rPr>
            <w:noProof/>
            <w:webHidden/>
          </w:rPr>
        </w:r>
        <w:r>
          <w:rPr>
            <w:noProof/>
            <w:webHidden/>
          </w:rPr>
          <w:fldChar w:fldCharType="separate"/>
        </w:r>
        <w:r>
          <w:rPr>
            <w:noProof/>
            <w:webHidden/>
          </w:rPr>
          <w:t>18</w:t>
        </w:r>
        <w:r>
          <w:rPr>
            <w:noProof/>
            <w:webHidden/>
          </w:rPr>
          <w:fldChar w:fldCharType="end"/>
        </w:r>
      </w:hyperlink>
    </w:p>
    <w:p w14:paraId="1E8C0661" w14:textId="0F3E3A0F"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8" w:history="1">
        <w:r w:rsidRPr="00A527AC">
          <w:rPr>
            <w:rStyle w:val="Hyperlink"/>
            <w:noProof/>
          </w:rPr>
          <w:t>3.1.1.9.1</w:t>
        </w:r>
        <w:r>
          <w:rPr>
            <w:rFonts w:asciiTheme="minorHAnsi" w:eastAsiaTheme="minorEastAsia" w:hAnsiTheme="minorHAnsi" w:cstheme="minorBidi"/>
            <w:noProof/>
            <w:sz w:val="22"/>
            <w:szCs w:val="28"/>
            <w:lang w:bidi="th-TH"/>
          </w:rPr>
          <w:tab/>
        </w:r>
        <w:r w:rsidRPr="00A527AC">
          <w:rPr>
            <w:rStyle w:val="Hyperlink"/>
            <w:noProof/>
          </w:rPr>
          <w:t>Import base default and unqualified BDTs</w:t>
        </w:r>
        <w:r>
          <w:rPr>
            <w:noProof/>
            <w:webHidden/>
          </w:rPr>
          <w:tab/>
        </w:r>
        <w:r>
          <w:rPr>
            <w:noProof/>
            <w:webHidden/>
          </w:rPr>
          <w:fldChar w:fldCharType="begin"/>
        </w:r>
        <w:r>
          <w:rPr>
            <w:noProof/>
            <w:webHidden/>
          </w:rPr>
          <w:instrText xml:space="preserve"> PAGEREF _Toc456813578 \h </w:instrText>
        </w:r>
        <w:r>
          <w:rPr>
            <w:noProof/>
            <w:webHidden/>
          </w:rPr>
        </w:r>
        <w:r>
          <w:rPr>
            <w:noProof/>
            <w:webHidden/>
          </w:rPr>
          <w:fldChar w:fldCharType="separate"/>
        </w:r>
        <w:r>
          <w:rPr>
            <w:noProof/>
            <w:webHidden/>
          </w:rPr>
          <w:t>18</w:t>
        </w:r>
        <w:r>
          <w:rPr>
            <w:noProof/>
            <w:webHidden/>
          </w:rPr>
          <w:fldChar w:fldCharType="end"/>
        </w:r>
      </w:hyperlink>
    </w:p>
    <w:p w14:paraId="7CDD8190" w14:textId="4DB6E941"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9" w:history="1">
        <w:r w:rsidRPr="00A527AC">
          <w:rPr>
            <w:rStyle w:val="Hyperlink"/>
            <w:noProof/>
          </w:rPr>
          <w:t>3.1.1.9.2</w:t>
        </w:r>
        <w:r>
          <w:rPr>
            <w:rFonts w:asciiTheme="minorHAnsi" w:eastAsiaTheme="minorEastAsia" w:hAnsiTheme="minorHAnsi" w:cstheme="minorBidi"/>
            <w:noProof/>
            <w:sz w:val="22"/>
            <w:szCs w:val="28"/>
            <w:lang w:bidi="th-TH"/>
          </w:rPr>
          <w:tab/>
        </w:r>
        <w:r w:rsidRPr="00A527AC">
          <w:rPr>
            <w:rStyle w:val="Hyperlink"/>
            <w:noProof/>
          </w:rPr>
          <w:t>Populate BDTs in dt table.</w:t>
        </w:r>
        <w:r>
          <w:rPr>
            <w:noProof/>
            <w:webHidden/>
          </w:rPr>
          <w:tab/>
        </w:r>
        <w:r>
          <w:rPr>
            <w:noProof/>
            <w:webHidden/>
          </w:rPr>
          <w:fldChar w:fldCharType="begin"/>
        </w:r>
        <w:r>
          <w:rPr>
            <w:noProof/>
            <w:webHidden/>
          </w:rPr>
          <w:instrText xml:space="preserve"> PAGEREF _Toc456813579 \h </w:instrText>
        </w:r>
        <w:r>
          <w:rPr>
            <w:noProof/>
            <w:webHidden/>
          </w:rPr>
        </w:r>
        <w:r>
          <w:rPr>
            <w:noProof/>
            <w:webHidden/>
          </w:rPr>
          <w:fldChar w:fldCharType="separate"/>
        </w:r>
        <w:r>
          <w:rPr>
            <w:noProof/>
            <w:webHidden/>
          </w:rPr>
          <w:t>19</w:t>
        </w:r>
        <w:r>
          <w:rPr>
            <w:noProof/>
            <w:webHidden/>
          </w:rPr>
          <w:fldChar w:fldCharType="end"/>
        </w:r>
      </w:hyperlink>
    </w:p>
    <w:p w14:paraId="58C078B5" w14:textId="7326B347"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0" w:history="1">
        <w:r w:rsidRPr="00A527AC">
          <w:rPr>
            <w:rStyle w:val="Hyperlink"/>
            <w:noProof/>
          </w:rPr>
          <w:t>3.1.1.9.3</w:t>
        </w:r>
        <w:r>
          <w:rPr>
            <w:rFonts w:asciiTheme="minorHAnsi" w:eastAsiaTheme="minorEastAsia" w:hAnsiTheme="minorHAnsi" w:cstheme="minorBidi"/>
            <w:noProof/>
            <w:sz w:val="22"/>
            <w:szCs w:val="28"/>
            <w:lang w:bidi="th-TH"/>
          </w:rPr>
          <w:tab/>
        </w:r>
        <w:r w:rsidRPr="00A527AC">
          <w:rPr>
            <w:rStyle w:val="Hyperlink"/>
            <w:noProof/>
          </w:rPr>
          <w:t>Exceptions</w:t>
        </w:r>
        <w:r>
          <w:rPr>
            <w:noProof/>
            <w:webHidden/>
          </w:rPr>
          <w:tab/>
        </w:r>
        <w:r>
          <w:rPr>
            <w:noProof/>
            <w:webHidden/>
          </w:rPr>
          <w:fldChar w:fldCharType="begin"/>
        </w:r>
        <w:r>
          <w:rPr>
            <w:noProof/>
            <w:webHidden/>
          </w:rPr>
          <w:instrText xml:space="preserve"> PAGEREF _Toc456813580 \h </w:instrText>
        </w:r>
        <w:r>
          <w:rPr>
            <w:noProof/>
            <w:webHidden/>
          </w:rPr>
        </w:r>
        <w:r>
          <w:rPr>
            <w:noProof/>
            <w:webHidden/>
          </w:rPr>
          <w:fldChar w:fldCharType="separate"/>
        </w:r>
        <w:r>
          <w:rPr>
            <w:noProof/>
            <w:webHidden/>
          </w:rPr>
          <w:t>20</w:t>
        </w:r>
        <w:r>
          <w:rPr>
            <w:noProof/>
            <w:webHidden/>
          </w:rPr>
          <w:fldChar w:fldCharType="end"/>
        </w:r>
      </w:hyperlink>
    </w:p>
    <w:p w14:paraId="6AE39A48" w14:textId="6EA80B5F"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1" w:history="1">
        <w:r w:rsidRPr="00A527AC">
          <w:rPr>
            <w:rStyle w:val="Hyperlink"/>
            <w:noProof/>
          </w:rPr>
          <w:t>3.1.1.9.4</w:t>
        </w:r>
        <w:r>
          <w:rPr>
            <w:rFonts w:asciiTheme="minorHAnsi" w:eastAsiaTheme="minorEastAsia" w:hAnsiTheme="minorHAnsi" w:cstheme="minorBidi"/>
            <w:noProof/>
            <w:sz w:val="22"/>
            <w:szCs w:val="28"/>
            <w:lang w:bidi="th-TH"/>
          </w:rPr>
          <w:tab/>
        </w:r>
        <w:r w:rsidRPr="00A527AC">
          <w:rPr>
            <w:rStyle w:val="Hyperlink"/>
            <w:noProof/>
          </w:rPr>
          <w:t>Additional default BDTs</w:t>
        </w:r>
        <w:r>
          <w:rPr>
            <w:noProof/>
            <w:webHidden/>
          </w:rPr>
          <w:tab/>
        </w:r>
        <w:r>
          <w:rPr>
            <w:noProof/>
            <w:webHidden/>
          </w:rPr>
          <w:fldChar w:fldCharType="begin"/>
        </w:r>
        <w:r>
          <w:rPr>
            <w:noProof/>
            <w:webHidden/>
          </w:rPr>
          <w:instrText xml:space="preserve"> PAGEREF _Toc456813581 \h </w:instrText>
        </w:r>
        <w:r>
          <w:rPr>
            <w:noProof/>
            <w:webHidden/>
          </w:rPr>
        </w:r>
        <w:r>
          <w:rPr>
            <w:noProof/>
            <w:webHidden/>
          </w:rPr>
          <w:fldChar w:fldCharType="separate"/>
        </w:r>
        <w:r>
          <w:rPr>
            <w:noProof/>
            <w:webHidden/>
          </w:rPr>
          <w:t>20</w:t>
        </w:r>
        <w:r>
          <w:rPr>
            <w:noProof/>
            <w:webHidden/>
          </w:rPr>
          <w:fldChar w:fldCharType="end"/>
        </w:r>
      </w:hyperlink>
    </w:p>
    <w:p w14:paraId="38A2B6E4" w14:textId="25AC3BE5"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2" w:history="1">
        <w:r w:rsidRPr="00A527AC">
          <w:rPr>
            <w:rStyle w:val="Hyperlink"/>
            <w:noProof/>
          </w:rPr>
          <w:t>3.1.1.9.5</w:t>
        </w:r>
        <w:r>
          <w:rPr>
            <w:rFonts w:asciiTheme="minorHAnsi" w:eastAsiaTheme="minorEastAsia" w:hAnsiTheme="minorHAnsi" w:cstheme="minorBidi"/>
            <w:noProof/>
            <w:sz w:val="22"/>
            <w:szCs w:val="28"/>
            <w:lang w:bidi="th-TH"/>
          </w:rPr>
          <w:tab/>
        </w:r>
        <w:r w:rsidRPr="00A527AC">
          <w:rPr>
            <w:rStyle w:val="Hyperlink"/>
            <w:noProof/>
          </w:rPr>
          <w:t>Import CodeContentType</w:t>
        </w:r>
        <w:r>
          <w:rPr>
            <w:noProof/>
            <w:webHidden/>
          </w:rPr>
          <w:tab/>
        </w:r>
        <w:r>
          <w:rPr>
            <w:noProof/>
            <w:webHidden/>
          </w:rPr>
          <w:fldChar w:fldCharType="begin"/>
        </w:r>
        <w:r>
          <w:rPr>
            <w:noProof/>
            <w:webHidden/>
          </w:rPr>
          <w:instrText xml:space="preserve"> PAGEREF _Toc456813582 \h </w:instrText>
        </w:r>
        <w:r>
          <w:rPr>
            <w:noProof/>
            <w:webHidden/>
          </w:rPr>
        </w:r>
        <w:r>
          <w:rPr>
            <w:noProof/>
            <w:webHidden/>
          </w:rPr>
          <w:fldChar w:fldCharType="separate"/>
        </w:r>
        <w:r>
          <w:rPr>
            <w:noProof/>
            <w:webHidden/>
          </w:rPr>
          <w:t>20</w:t>
        </w:r>
        <w:r>
          <w:rPr>
            <w:noProof/>
            <w:webHidden/>
          </w:rPr>
          <w:fldChar w:fldCharType="end"/>
        </w:r>
      </w:hyperlink>
    </w:p>
    <w:p w14:paraId="554F10AF" w14:textId="41851563"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3" w:history="1">
        <w:r w:rsidRPr="00A527AC">
          <w:rPr>
            <w:rStyle w:val="Hyperlink"/>
            <w:noProof/>
          </w:rPr>
          <w:t>3.1.1.9.6</w:t>
        </w:r>
        <w:r>
          <w:rPr>
            <w:rFonts w:asciiTheme="minorHAnsi" w:eastAsiaTheme="minorEastAsia" w:hAnsiTheme="minorHAnsi" w:cstheme="minorBidi"/>
            <w:noProof/>
            <w:sz w:val="22"/>
            <w:szCs w:val="28"/>
            <w:lang w:bidi="th-TH"/>
          </w:rPr>
          <w:tab/>
        </w:r>
        <w:r w:rsidRPr="00A527AC">
          <w:rPr>
            <w:rStyle w:val="Hyperlink"/>
            <w:noProof/>
          </w:rPr>
          <w:t>Import IDContentType</w:t>
        </w:r>
        <w:r>
          <w:rPr>
            <w:noProof/>
            <w:webHidden/>
          </w:rPr>
          <w:tab/>
        </w:r>
        <w:r>
          <w:rPr>
            <w:noProof/>
            <w:webHidden/>
          </w:rPr>
          <w:fldChar w:fldCharType="begin"/>
        </w:r>
        <w:r>
          <w:rPr>
            <w:noProof/>
            <w:webHidden/>
          </w:rPr>
          <w:instrText xml:space="preserve"> PAGEREF _Toc456813583 \h </w:instrText>
        </w:r>
        <w:r>
          <w:rPr>
            <w:noProof/>
            <w:webHidden/>
          </w:rPr>
        </w:r>
        <w:r>
          <w:rPr>
            <w:noProof/>
            <w:webHidden/>
          </w:rPr>
          <w:fldChar w:fldCharType="separate"/>
        </w:r>
        <w:r>
          <w:rPr>
            <w:noProof/>
            <w:webHidden/>
          </w:rPr>
          <w:t>21</w:t>
        </w:r>
        <w:r>
          <w:rPr>
            <w:noProof/>
            <w:webHidden/>
          </w:rPr>
          <w:fldChar w:fldCharType="end"/>
        </w:r>
      </w:hyperlink>
    </w:p>
    <w:p w14:paraId="553FEAD5" w14:textId="325B8EAF"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4" w:history="1">
        <w:r w:rsidRPr="00A527AC">
          <w:rPr>
            <w:rStyle w:val="Hyperlink"/>
            <w:noProof/>
          </w:rPr>
          <w:t>3.1.1.9.7</w:t>
        </w:r>
        <w:r>
          <w:rPr>
            <w:rFonts w:asciiTheme="minorHAnsi" w:eastAsiaTheme="minorEastAsia" w:hAnsiTheme="minorHAnsi" w:cstheme="minorBidi"/>
            <w:noProof/>
            <w:sz w:val="22"/>
            <w:szCs w:val="28"/>
            <w:lang w:bidi="th-TH"/>
          </w:rPr>
          <w:tab/>
        </w:r>
        <w:r w:rsidRPr="00A527AC">
          <w:rPr>
            <w:rStyle w:val="Hyperlink"/>
            <w:noProof/>
          </w:rPr>
          <w:t>Populate bdt_pri_restri table</w:t>
        </w:r>
        <w:r>
          <w:rPr>
            <w:noProof/>
            <w:webHidden/>
          </w:rPr>
          <w:tab/>
        </w:r>
        <w:r>
          <w:rPr>
            <w:noProof/>
            <w:webHidden/>
          </w:rPr>
          <w:fldChar w:fldCharType="begin"/>
        </w:r>
        <w:r>
          <w:rPr>
            <w:noProof/>
            <w:webHidden/>
          </w:rPr>
          <w:instrText xml:space="preserve"> PAGEREF _Toc456813584 \h </w:instrText>
        </w:r>
        <w:r>
          <w:rPr>
            <w:noProof/>
            <w:webHidden/>
          </w:rPr>
        </w:r>
        <w:r>
          <w:rPr>
            <w:noProof/>
            <w:webHidden/>
          </w:rPr>
          <w:fldChar w:fldCharType="separate"/>
        </w:r>
        <w:r>
          <w:rPr>
            <w:noProof/>
            <w:webHidden/>
          </w:rPr>
          <w:t>21</w:t>
        </w:r>
        <w:r>
          <w:rPr>
            <w:noProof/>
            <w:webHidden/>
          </w:rPr>
          <w:fldChar w:fldCharType="end"/>
        </w:r>
      </w:hyperlink>
    </w:p>
    <w:p w14:paraId="1020BE61" w14:textId="2E7C072B"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5" w:history="1">
        <w:r w:rsidRPr="00A527AC">
          <w:rPr>
            <w:rStyle w:val="Hyperlink"/>
            <w:noProof/>
          </w:rPr>
          <w:t>3.1.1.9.8</w:t>
        </w:r>
        <w:r>
          <w:rPr>
            <w:rFonts w:asciiTheme="minorHAnsi" w:eastAsiaTheme="minorEastAsia" w:hAnsiTheme="minorHAnsi" w:cstheme="minorBidi"/>
            <w:noProof/>
            <w:sz w:val="22"/>
            <w:szCs w:val="28"/>
            <w:lang w:bidi="th-TH"/>
          </w:rPr>
          <w:tab/>
        </w:r>
        <w:r w:rsidRPr="00A527AC">
          <w:rPr>
            <w:rStyle w:val="Hyperlink"/>
            <w:noProof/>
          </w:rPr>
          <w:t>Populate SC in dt_sc table</w:t>
        </w:r>
        <w:r>
          <w:rPr>
            <w:noProof/>
            <w:webHidden/>
          </w:rPr>
          <w:tab/>
        </w:r>
        <w:r>
          <w:rPr>
            <w:noProof/>
            <w:webHidden/>
          </w:rPr>
          <w:fldChar w:fldCharType="begin"/>
        </w:r>
        <w:r>
          <w:rPr>
            <w:noProof/>
            <w:webHidden/>
          </w:rPr>
          <w:instrText xml:space="preserve"> PAGEREF _Toc456813585 \h </w:instrText>
        </w:r>
        <w:r>
          <w:rPr>
            <w:noProof/>
            <w:webHidden/>
          </w:rPr>
        </w:r>
        <w:r>
          <w:rPr>
            <w:noProof/>
            <w:webHidden/>
          </w:rPr>
          <w:fldChar w:fldCharType="separate"/>
        </w:r>
        <w:r>
          <w:rPr>
            <w:noProof/>
            <w:webHidden/>
          </w:rPr>
          <w:t>21</w:t>
        </w:r>
        <w:r>
          <w:rPr>
            <w:noProof/>
            <w:webHidden/>
          </w:rPr>
          <w:fldChar w:fldCharType="end"/>
        </w:r>
      </w:hyperlink>
    </w:p>
    <w:p w14:paraId="53345046" w14:textId="4E5D072C"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6" w:history="1">
        <w:r w:rsidRPr="00A527AC">
          <w:rPr>
            <w:rStyle w:val="Hyperlink"/>
            <w:noProof/>
          </w:rPr>
          <w:t>3.1.1.9.9</w:t>
        </w:r>
        <w:r>
          <w:rPr>
            <w:rFonts w:asciiTheme="minorHAnsi" w:eastAsiaTheme="minorEastAsia" w:hAnsiTheme="minorHAnsi" w:cstheme="minorBidi"/>
            <w:noProof/>
            <w:sz w:val="22"/>
            <w:szCs w:val="28"/>
            <w:lang w:bidi="th-TH"/>
          </w:rPr>
          <w:tab/>
        </w:r>
        <w:r w:rsidRPr="00A527AC">
          <w:rPr>
            <w:rStyle w:val="Hyperlink"/>
            <w:noProof/>
          </w:rPr>
          <w:t>Populate cdt_sc_awd_pri table</w:t>
        </w:r>
        <w:r>
          <w:rPr>
            <w:noProof/>
            <w:webHidden/>
          </w:rPr>
          <w:tab/>
        </w:r>
        <w:r>
          <w:rPr>
            <w:noProof/>
            <w:webHidden/>
          </w:rPr>
          <w:fldChar w:fldCharType="begin"/>
        </w:r>
        <w:r>
          <w:rPr>
            <w:noProof/>
            <w:webHidden/>
          </w:rPr>
          <w:instrText xml:space="preserve"> PAGEREF _Toc456813586 \h </w:instrText>
        </w:r>
        <w:r>
          <w:rPr>
            <w:noProof/>
            <w:webHidden/>
          </w:rPr>
        </w:r>
        <w:r>
          <w:rPr>
            <w:noProof/>
            <w:webHidden/>
          </w:rPr>
          <w:fldChar w:fldCharType="separate"/>
        </w:r>
        <w:r>
          <w:rPr>
            <w:noProof/>
            <w:webHidden/>
          </w:rPr>
          <w:t>22</w:t>
        </w:r>
        <w:r>
          <w:rPr>
            <w:noProof/>
            <w:webHidden/>
          </w:rPr>
          <w:fldChar w:fldCharType="end"/>
        </w:r>
      </w:hyperlink>
    </w:p>
    <w:p w14:paraId="18F880BF" w14:textId="2163ABEB"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87" w:history="1">
        <w:r w:rsidRPr="00A527AC">
          <w:rPr>
            <w:rStyle w:val="Hyperlink"/>
            <w:noProof/>
          </w:rPr>
          <w:t>3.1.1.9.10</w:t>
        </w:r>
        <w:r>
          <w:rPr>
            <w:rFonts w:asciiTheme="minorHAnsi" w:eastAsiaTheme="minorEastAsia" w:hAnsiTheme="minorHAnsi" w:cstheme="minorBidi"/>
            <w:noProof/>
            <w:sz w:val="22"/>
            <w:szCs w:val="28"/>
            <w:lang w:bidi="th-TH"/>
          </w:rPr>
          <w:tab/>
        </w:r>
        <w:r w:rsidRPr="00A527AC">
          <w:rPr>
            <w:rStyle w:val="Hyperlink"/>
            <w:noProof/>
          </w:rPr>
          <w:t>Populate cdt_sc_awd_pri_xps_type_map table</w:t>
        </w:r>
        <w:r>
          <w:rPr>
            <w:noProof/>
            <w:webHidden/>
          </w:rPr>
          <w:tab/>
        </w:r>
        <w:r>
          <w:rPr>
            <w:noProof/>
            <w:webHidden/>
          </w:rPr>
          <w:fldChar w:fldCharType="begin"/>
        </w:r>
        <w:r>
          <w:rPr>
            <w:noProof/>
            <w:webHidden/>
          </w:rPr>
          <w:instrText xml:space="preserve"> PAGEREF _Toc456813587 \h </w:instrText>
        </w:r>
        <w:r>
          <w:rPr>
            <w:noProof/>
            <w:webHidden/>
          </w:rPr>
        </w:r>
        <w:r>
          <w:rPr>
            <w:noProof/>
            <w:webHidden/>
          </w:rPr>
          <w:fldChar w:fldCharType="separate"/>
        </w:r>
        <w:r>
          <w:rPr>
            <w:noProof/>
            <w:webHidden/>
          </w:rPr>
          <w:t>22</w:t>
        </w:r>
        <w:r>
          <w:rPr>
            <w:noProof/>
            <w:webHidden/>
          </w:rPr>
          <w:fldChar w:fldCharType="end"/>
        </w:r>
      </w:hyperlink>
    </w:p>
    <w:p w14:paraId="106FE7C5" w14:textId="240F5B93"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88" w:history="1">
        <w:r w:rsidRPr="00A527AC">
          <w:rPr>
            <w:rStyle w:val="Hyperlink"/>
            <w:noProof/>
          </w:rPr>
          <w:t>3.1.1.9.11</w:t>
        </w:r>
        <w:r>
          <w:rPr>
            <w:rFonts w:asciiTheme="minorHAnsi" w:eastAsiaTheme="minorEastAsia" w:hAnsiTheme="minorHAnsi" w:cstheme="minorBidi"/>
            <w:noProof/>
            <w:sz w:val="22"/>
            <w:szCs w:val="28"/>
            <w:lang w:bidi="th-TH"/>
          </w:rPr>
          <w:tab/>
        </w:r>
        <w:r w:rsidRPr="00A527AC">
          <w:rPr>
            <w:rStyle w:val="Hyperlink"/>
            <w:noProof/>
          </w:rPr>
          <w:t>Populate bdt_sc_pri_restri table</w:t>
        </w:r>
        <w:r>
          <w:rPr>
            <w:noProof/>
            <w:webHidden/>
          </w:rPr>
          <w:tab/>
        </w:r>
        <w:r>
          <w:rPr>
            <w:noProof/>
            <w:webHidden/>
          </w:rPr>
          <w:fldChar w:fldCharType="begin"/>
        </w:r>
        <w:r>
          <w:rPr>
            <w:noProof/>
            <w:webHidden/>
          </w:rPr>
          <w:instrText xml:space="preserve"> PAGEREF _Toc456813588 \h </w:instrText>
        </w:r>
        <w:r>
          <w:rPr>
            <w:noProof/>
            <w:webHidden/>
          </w:rPr>
        </w:r>
        <w:r>
          <w:rPr>
            <w:noProof/>
            <w:webHidden/>
          </w:rPr>
          <w:fldChar w:fldCharType="separate"/>
        </w:r>
        <w:r>
          <w:rPr>
            <w:noProof/>
            <w:webHidden/>
          </w:rPr>
          <w:t>23</w:t>
        </w:r>
        <w:r>
          <w:rPr>
            <w:noProof/>
            <w:webHidden/>
          </w:rPr>
          <w:fldChar w:fldCharType="end"/>
        </w:r>
      </w:hyperlink>
    </w:p>
    <w:p w14:paraId="301B35E0" w14:textId="32FEAF81"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589" w:history="1">
        <w:r w:rsidRPr="00A527AC">
          <w:rPr>
            <w:rStyle w:val="Hyperlink"/>
            <w:noProof/>
          </w:rPr>
          <w:t>3.1.1.10</w:t>
        </w:r>
        <w:r>
          <w:rPr>
            <w:rFonts w:asciiTheme="minorHAnsi" w:eastAsiaTheme="minorEastAsia" w:hAnsiTheme="minorHAnsi" w:cstheme="minorBidi"/>
            <w:noProof/>
            <w:sz w:val="22"/>
            <w:szCs w:val="28"/>
            <w:lang w:bidi="th-TH"/>
          </w:rPr>
          <w:tab/>
        </w:r>
        <w:r w:rsidRPr="00A527AC">
          <w:rPr>
            <w:rStyle w:val="Hyperlink"/>
            <w:noProof/>
          </w:rPr>
          <w:t>Import additional BDTs from Meta.xsd</w:t>
        </w:r>
        <w:r>
          <w:rPr>
            <w:noProof/>
            <w:webHidden/>
          </w:rPr>
          <w:tab/>
        </w:r>
        <w:r>
          <w:rPr>
            <w:noProof/>
            <w:webHidden/>
          </w:rPr>
          <w:fldChar w:fldCharType="begin"/>
        </w:r>
        <w:r>
          <w:rPr>
            <w:noProof/>
            <w:webHidden/>
          </w:rPr>
          <w:instrText xml:space="preserve"> PAGEREF _Toc456813589 \h </w:instrText>
        </w:r>
        <w:r>
          <w:rPr>
            <w:noProof/>
            <w:webHidden/>
          </w:rPr>
        </w:r>
        <w:r>
          <w:rPr>
            <w:noProof/>
            <w:webHidden/>
          </w:rPr>
          <w:fldChar w:fldCharType="separate"/>
        </w:r>
        <w:r>
          <w:rPr>
            <w:noProof/>
            <w:webHidden/>
          </w:rPr>
          <w:t>24</w:t>
        </w:r>
        <w:r>
          <w:rPr>
            <w:noProof/>
            <w:webHidden/>
          </w:rPr>
          <w:fldChar w:fldCharType="end"/>
        </w:r>
      </w:hyperlink>
    </w:p>
    <w:p w14:paraId="1EEEACE4" w14:textId="34F15CFB"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0" w:history="1">
        <w:r w:rsidRPr="00A527AC">
          <w:rPr>
            <w:rStyle w:val="Hyperlink"/>
            <w:noProof/>
          </w:rPr>
          <w:t>3.1.1.10.1</w:t>
        </w:r>
        <w:r>
          <w:rPr>
            <w:rFonts w:asciiTheme="minorHAnsi" w:eastAsiaTheme="minorEastAsia" w:hAnsiTheme="minorHAnsi" w:cstheme="minorBidi"/>
            <w:noProof/>
            <w:sz w:val="22"/>
            <w:szCs w:val="28"/>
            <w:lang w:bidi="th-TH"/>
          </w:rPr>
          <w:tab/>
        </w:r>
        <w:r w:rsidRPr="00A527AC">
          <w:rPr>
            <w:rStyle w:val="Hyperlink"/>
            <w:noProof/>
          </w:rPr>
          <w:t>Populate the dt table</w:t>
        </w:r>
        <w:r>
          <w:rPr>
            <w:noProof/>
            <w:webHidden/>
          </w:rPr>
          <w:tab/>
        </w:r>
        <w:r>
          <w:rPr>
            <w:noProof/>
            <w:webHidden/>
          </w:rPr>
          <w:fldChar w:fldCharType="begin"/>
        </w:r>
        <w:r>
          <w:rPr>
            <w:noProof/>
            <w:webHidden/>
          </w:rPr>
          <w:instrText xml:space="preserve"> PAGEREF _Toc456813590 \h </w:instrText>
        </w:r>
        <w:r>
          <w:rPr>
            <w:noProof/>
            <w:webHidden/>
          </w:rPr>
        </w:r>
        <w:r>
          <w:rPr>
            <w:noProof/>
            <w:webHidden/>
          </w:rPr>
          <w:fldChar w:fldCharType="separate"/>
        </w:r>
        <w:r>
          <w:rPr>
            <w:noProof/>
            <w:webHidden/>
          </w:rPr>
          <w:t>24</w:t>
        </w:r>
        <w:r>
          <w:rPr>
            <w:noProof/>
            <w:webHidden/>
          </w:rPr>
          <w:fldChar w:fldCharType="end"/>
        </w:r>
      </w:hyperlink>
    </w:p>
    <w:p w14:paraId="456B6A7D" w14:textId="5A8C393A"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1" w:history="1">
        <w:r w:rsidRPr="00A527AC">
          <w:rPr>
            <w:rStyle w:val="Hyperlink"/>
            <w:noProof/>
          </w:rPr>
          <w:t>3.1.1.10.2</w:t>
        </w:r>
        <w:r>
          <w:rPr>
            <w:rFonts w:asciiTheme="minorHAnsi" w:eastAsiaTheme="minorEastAsia" w:hAnsiTheme="minorHAnsi" w:cstheme="minorBidi"/>
            <w:noProof/>
            <w:sz w:val="22"/>
            <w:szCs w:val="28"/>
            <w:lang w:bidi="th-TH"/>
          </w:rPr>
          <w:tab/>
        </w:r>
        <w:r w:rsidRPr="00A527AC">
          <w:rPr>
            <w:rStyle w:val="Hyperlink"/>
            <w:noProof/>
          </w:rPr>
          <w:t>Populate bdt_pri_restri table</w:t>
        </w:r>
        <w:r>
          <w:rPr>
            <w:noProof/>
            <w:webHidden/>
          </w:rPr>
          <w:tab/>
        </w:r>
        <w:r>
          <w:rPr>
            <w:noProof/>
            <w:webHidden/>
          </w:rPr>
          <w:fldChar w:fldCharType="begin"/>
        </w:r>
        <w:r>
          <w:rPr>
            <w:noProof/>
            <w:webHidden/>
          </w:rPr>
          <w:instrText xml:space="preserve"> PAGEREF _Toc456813591 \h </w:instrText>
        </w:r>
        <w:r>
          <w:rPr>
            <w:noProof/>
            <w:webHidden/>
          </w:rPr>
        </w:r>
        <w:r>
          <w:rPr>
            <w:noProof/>
            <w:webHidden/>
          </w:rPr>
          <w:fldChar w:fldCharType="separate"/>
        </w:r>
        <w:r>
          <w:rPr>
            <w:noProof/>
            <w:webHidden/>
          </w:rPr>
          <w:t>24</w:t>
        </w:r>
        <w:r>
          <w:rPr>
            <w:noProof/>
            <w:webHidden/>
          </w:rPr>
          <w:fldChar w:fldCharType="end"/>
        </w:r>
      </w:hyperlink>
    </w:p>
    <w:p w14:paraId="44E11813" w14:textId="7EE8A0DD"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2" w:history="1">
        <w:r w:rsidRPr="00A527AC">
          <w:rPr>
            <w:rStyle w:val="Hyperlink"/>
            <w:noProof/>
          </w:rPr>
          <w:t>3.1.1.10.3</w:t>
        </w:r>
        <w:r>
          <w:rPr>
            <w:rFonts w:asciiTheme="minorHAnsi" w:eastAsiaTheme="minorEastAsia" w:hAnsiTheme="minorHAnsi" w:cstheme="minorBidi"/>
            <w:noProof/>
            <w:sz w:val="22"/>
            <w:szCs w:val="28"/>
            <w:lang w:bidi="th-TH"/>
          </w:rPr>
          <w:tab/>
        </w:r>
        <w:r w:rsidRPr="00A527AC">
          <w:rPr>
            <w:rStyle w:val="Hyperlink"/>
            <w:noProof/>
          </w:rPr>
          <w:t>Populate SC in the dt_sc table</w:t>
        </w:r>
        <w:r>
          <w:rPr>
            <w:noProof/>
            <w:webHidden/>
          </w:rPr>
          <w:tab/>
        </w:r>
        <w:r>
          <w:rPr>
            <w:noProof/>
            <w:webHidden/>
          </w:rPr>
          <w:fldChar w:fldCharType="begin"/>
        </w:r>
        <w:r>
          <w:rPr>
            <w:noProof/>
            <w:webHidden/>
          </w:rPr>
          <w:instrText xml:space="preserve"> PAGEREF _Toc456813592 \h </w:instrText>
        </w:r>
        <w:r>
          <w:rPr>
            <w:noProof/>
            <w:webHidden/>
          </w:rPr>
        </w:r>
        <w:r>
          <w:rPr>
            <w:noProof/>
            <w:webHidden/>
          </w:rPr>
          <w:fldChar w:fldCharType="separate"/>
        </w:r>
        <w:r>
          <w:rPr>
            <w:noProof/>
            <w:webHidden/>
          </w:rPr>
          <w:t>25</w:t>
        </w:r>
        <w:r>
          <w:rPr>
            <w:noProof/>
            <w:webHidden/>
          </w:rPr>
          <w:fldChar w:fldCharType="end"/>
        </w:r>
      </w:hyperlink>
    </w:p>
    <w:p w14:paraId="0A656281" w14:textId="3914FD97"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3" w:history="1">
        <w:r w:rsidRPr="00A527AC">
          <w:rPr>
            <w:rStyle w:val="Hyperlink"/>
            <w:noProof/>
          </w:rPr>
          <w:t>3.1.1.10.4</w:t>
        </w:r>
        <w:r>
          <w:rPr>
            <w:rFonts w:asciiTheme="minorHAnsi" w:eastAsiaTheme="minorEastAsia" w:hAnsiTheme="minorHAnsi" w:cstheme="minorBidi"/>
            <w:noProof/>
            <w:sz w:val="22"/>
            <w:szCs w:val="28"/>
            <w:lang w:bidi="th-TH"/>
          </w:rPr>
          <w:tab/>
        </w:r>
        <w:r w:rsidRPr="00A527AC">
          <w:rPr>
            <w:rStyle w:val="Hyperlink"/>
            <w:noProof/>
          </w:rPr>
          <w:t>Populate cdt_sc_awd_pri table</w:t>
        </w:r>
        <w:r>
          <w:rPr>
            <w:noProof/>
            <w:webHidden/>
          </w:rPr>
          <w:tab/>
        </w:r>
        <w:r>
          <w:rPr>
            <w:noProof/>
            <w:webHidden/>
          </w:rPr>
          <w:fldChar w:fldCharType="begin"/>
        </w:r>
        <w:r>
          <w:rPr>
            <w:noProof/>
            <w:webHidden/>
          </w:rPr>
          <w:instrText xml:space="preserve"> PAGEREF _Toc456813593 \h </w:instrText>
        </w:r>
        <w:r>
          <w:rPr>
            <w:noProof/>
            <w:webHidden/>
          </w:rPr>
        </w:r>
        <w:r>
          <w:rPr>
            <w:noProof/>
            <w:webHidden/>
          </w:rPr>
          <w:fldChar w:fldCharType="separate"/>
        </w:r>
        <w:r>
          <w:rPr>
            <w:noProof/>
            <w:webHidden/>
          </w:rPr>
          <w:t>25</w:t>
        </w:r>
        <w:r>
          <w:rPr>
            <w:noProof/>
            <w:webHidden/>
          </w:rPr>
          <w:fldChar w:fldCharType="end"/>
        </w:r>
      </w:hyperlink>
    </w:p>
    <w:p w14:paraId="6E809AEB" w14:textId="5E2989E9"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4" w:history="1">
        <w:r w:rsidRPr="00A527AC">
          <w:rPr>
            <w:rStyle w:val="Hyperlink"/>
            <w:noProof/>
          </w:rPr>
          <w:t>3.1.1.10.5</w:t>
        </w:r>
        <w:r>
          <w:rPr>
            <w:rFonts w:asciiTheme="minorHAnsi" w:eastAsiaTheme="minorEastAsia" w:hAnsiTheme="minorHAnsi" w:cstheme="minorBidi"/>
            <w:noProof/>
            <w:sz w:val="22"/>
            <w:szCs w:val="28"/>
            <w:lang w:bidi="th-TH"/>
          </w:rPr>
          <w:tab/>
        </w:r>
        <w:r w:rsidRPr="00A527AC">
          <w:rPr>
            <w:rStyle w:val="Hyperlink"/>
            <w:noProof/>
          </w:rPr>
          <w:t>Populate cdt_sc_awd_pri_xps_type_map table</w:t>
        </w:r>
        <w:r>
          <w:rPr>
            <w:noProof/>
            <w:webHidden/>
          </w:rPr>
          <w:tab/>
        </w:r>
        <w:r>
          <w:rPr>
            <w:noProof/>
            <w:webHidden/>
          </w:rPr>
          <w:fldChar w:fldCharType="begin"/>
        </w:r>
        <w:r>
          <w:rPr>
            <w:noProof/>
            <w:webHidden/>
          </w:rPr>
          <w:instrText xml:space="preserve"> PAGEREF _Toc456813594 \h </w:instrText>
        </w:r>
        <w:r>
          <w:rPr>
            <w:noProof/>
            <w:webHidden/>
          </w:rPr>
        </w:r>
        <w:r>
          <w:rPr>
            <w:noProof/>
            <w:webHidden/>
          </w:rPr>
          <w:fldChar w:fldCharType="separate"/>
        </w:r>
        <w:r>
          <w:rPr>
            <w:noProof/>
            <w:webHidden/>
          </w:rPr>
          <w:t>26</w:t>
        </w:r>
        <w:r>
          <w:rPr>
            <w:noProof/>
            <w:webHidden/>
          </w:rPr>
          <w:fldChar w:fldCharType="end"/>
        </w:r>
      </w:hyperlink>
    </w:p>
    <w:p w14:paraId="56C42214" w14:textId="26063013"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5" w:history="1">
        <w:r w:rsidRPr="00A527AC">
          <w:rPr>
            <w:rStyle w:val="Hyperlink"/>
            <w:noProof/>
          </w:rPr>
          <w:t>3.1.1.10.6</w:t>
        </w:r>
        <w:r>
          <w:rPr>
            <w:rFonts w:asciiTheme="minorHAnsi" w:eastAsiaTheme="minorEastAsia" w:hAnsiTheme="minorHAnsi" w:cstheme="minorBidi"/>
            <w:noProof/>
            <w:sz w:val="22"/>
            <w:szCs w:val="28"/>
            <w:lang w:bidi="th-TH"/>
          </w:rPr>
          <w:tab/>
        </w:r>
        <w:r w:rsidRPr="00A527AC">
          <w:rPr>
            <w:rStyle w:val="Hyperlink"/>
            <w:noProof/>
          </w:rPr>
          <w:t>Populate the bdt_sc_pri_restri table</w:t>
        </w:r>
        <w:r>
          <w:rPr>
            <w:noProof/>
            <w:webHidden/>
          </w:rPr>
          <w:tab/>
        </w:r>
        <w:r>
          <w:rPr>
            <w:noProof/>
            <w:webHidden/>
          </w:rPr>
          <w:fldChar w:fldCharType="begin"/>
        </w:r>
        <w:r>
          <w:rPr>
            <w:noProof/>
            <w:webHidden/>
          </w:rPr>
          <w:instrText xml:space="preserve"> PAGEREF _Toc456813595 \h </w:instrText>
        </w:r>
        <w:r>
          <w:rPr>
            <w:noProof/>
            <w:webHidden/>
          </w:rPr>
        </w:r>
        <w:r>
          <w:rPr>
            <w:noProof/>
            <w:webHidden/>
          </w:rPr>
          <w:fldChar w:fldCharType="separate"/>
        </w:r>
        <w:r>
          <w:rPr>
            <w:noProof/>
            <w:webHidden/>
          </w:rPr>
          <w:t>26</w:t>
        </w:r>
        <w:r>
          <w:rPr>
            <w:noProof/>
            <w:webHidden/>
          </w:rPr>
          <w:fldChar w:fldCharType="end"/>
        </w:r>
      </w:hyperlink>
    </w:p>
    <w:p w14:paraId="3D5C4B15" w14:textId="798B0B9F"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596" w:history="1">
        <w:r w:rsidRPr="00A527AC">
          <w:rPr>
            <w:rStyle w:val="Hyperlink"/>
            <w:noProof/>
          </w:rPr>
          <w:t>3.1.1.11</w:t>
        </w:r>
        <w:r>
          <w:rPr>
            <w:rFonts w:asciiTheme="minorHAnsi" w:eastAsiaTheme="minorEastAsia" w:hAnsiTheme="minorHAnsi" w:cstheme="minorBidi"/>
            <w:noProof/>
            <w:sz w:val="22"/>
            <w:szCs w:val="28"/>
            <w:lang w:bidi="th-TH"/>
          </w:rPr>
          <w:tab/>
        </w:r>
        <w:r w:rsidRPr="00A527AC">
          <w:rPr>
            <w:rStyle w:val="Hyperlink"/>
            <w:noProof/>
          </w:rPr>
          <w:t>Pseudo functions used for describing the imports</w:t>
        </w:r>
        <w:r>
          <w:rPr>
            <w:noProof/>
            <w:webHidden/>
          </w:rPr>
          <w:tab/>
        </w:r>
        <w:r>
          <w:rPr>
            <w:noProof/>
            <w:webHidden/>
          </w:rPr>
          <w:fldChar w:fldCharType="begin"/>
        </w:r>
        <w:r>
          <w:rPr>
            <w:noProof/>
            <w:webHidden/>
          </w:rPr>
          <w:instrText xml:space="preserve"> PAGEREF _Toc456813596 \h </w:instrText>
        </w:r>
        <w:r>
          <w:rPr>
            <w:noProof/>
            <w:webHidden/>
          </w:rPr>
        </w:r>
        <w:r>
          <w:rPr>
            <w:noProof/>
            <w:webHidden/>
          </w:rPr>
          <w:fldChar w:fldCharType="separate"/>
        </w:r>
        <w:r>
          <w:rPr>
            <w:noProof/>
            <w:webHidden/>
          </w:rPr>
          <w:t>26</w:t>
        </w:r>
        <w:r>
          <w:rPr>
            <w:noProof/>
            <w:webHidden/>
          </w:rPr>
          <w:fldChar w:fldCharType="end"/>
        </w:r>
      </w:hyperlink>
    </w:p>
    <w:p w14:paraId="18B93B19" w14:textId="26999F36"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597" w:history="1">
        <w:r w:rsidRPr="00A527AC">
          <w:rPr>
            <w:rStyle w:val="Hyperlink"/>
            <w:noProof/>
          </w:rPr>
          <w:t>3.1.1.12</w:t>
        </w:r>
        <w:r>
          <w:rPr>
            <w:rFonts w:asciiTheme="minorHAnsi" w:eastAsiaTheme="minorEastAsia" w:hAnsiTheme="minorHAnsi" w:cstheme="minorBidi"/>
            <w:noProof/>
            <w:sz w:val="22"/>
            <w:szCs w:val="28"/>
            <w:lang w:bidi="th-TH"/>
          </w:rPr>
          <w:tab/>
        </w:r>
        <w:r w:rsidRPr="00A527AC">
          <w:rPr>
            <w:rStyle w:val="Hyperlink"/>
            <w:noProof/>
          </w:rPr>
          <w:t>Import Qualified BDTs</w:t>
        </w:r>
        <w:r>
          <w:rPr>
            <w:noProof/>
            <w:webHidden/>
          </w:rPr>
          <w:tab/>
        </w:r>
        <w:r>
          <w:rPr>
            <w:noProof/>
            <w:webHidden/>
          </w:rPr>
          <w:fldChar w:fldCharType="begin"/>
        </w:r>
        <w:r>
          <w:rPr>
            <w:noProof/>
            <w:webHidden/>
          </w:rPr>
          <w:instrText xml:space="preserve"> PAGEREF _Toc456813597 \h </w:instrText>
        </w:r>
        <w:r>
          <w:rPr>
            <w:noProof/>
            <w:webHidden/>
          </w:rPr>
        </w:r>
        <w:r>
          <w:rPr>
            <w:noProof/>
            <w:webHidden/>
          </w:rPr>
          <w:fldChar w:fldCharType="separate"/>
        </w:r>
        <w:r>
          <w:rPr>
            <w:noProof/>
            <w:webHidden/>
          </w:rPr>
          <w:t>27</w:t>
        </w:r>
        <w:r>
          <w:rPr>
            <w:noProof/>
            <w:webHidden/>
          </w:rPr>
          <w:fldChar w:fldCharType="end"/>
        </w:r>
      </w:hyperlink>
    </w:p>
    <w:p w14:paraId="151CF917" w14:textId="56D11997"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8" w:history="1">
        <w:r w:rsidRPr="00A527AC">
          <w:rPr>
            <w:rStyle w:val="Hyperlink"/>
            <w:noProof/>
          </w:rPr>
          <w:t>3.1.1.12.1</w:t>
        </w:r>
        <w:r>
          <w:rPr>
            <w:rFonts w:asciiTheme="minorHAnsi" w:eastAsiaTheme="minorEastAsia" w:hAnsiTheme="minorHAnsi" w:cstheme="minorBidi"/>
            <w:noProof/>
            <w:sz w:val="22"/>
            <w:szCs w:val="28"/>
            <w:lang w:bidi="th-TH"/>
          </w:rPr>
          <w:tab/>
        </w:r>
        <w:r w:rsidRPr="00A527AC">
          <w:rPr>
            <w:rStyle w:val="Hyperlink"/>
            <w:noProof/>
          </w:rPr>
          <w:t>Import qualified CodeContentType</w:t>
        </w:r>
        <w:r>
          <w:rPr>
            <w:noProof/>
            <w:webHidden/>
          </w:rPr>
          <w:tab/>
        </w:r>
        <w:r>
          <w:rPr>
            <w:noProof/>
            <w:webHidden/>
          </w:rPr>
          <w:fldChar w:fldCharType="begin"/>
        </w:r>
        <w:r>
          <w:rPr>
            <w:noProof/>
            <w:webHidden/>
          </w:rPr>
          <w:instrText xml:space="preserve"> PAGEREF _Toc456813598 \h </w:instrText>
        </w:r>
        <w:r>
          <w:rPr>
            <w:noProof/>
            <w:webHidden/>
          </w:rPr>
        </w:r>
        <w:r>
          <w:rPr>
            <w:noProof/>
            <w:webHidden/>
          </w:rPr>
          <w:fldChar w:fldCharType="separate"/>
        </w:r>
        <w:r>
          <w:rPr>
            <w:noProof/>
            <w:webHidden/>
          </w:rPr>
          <w:t>27</w:t>
        </w:r>
        <w:r>
          <w:rPr>
            <w:noProof/>
            <w:webHidden/>
          </w:rPr>
          <w:fldChar w:fldCharType="end"/>
        </w:r>
      </w:hyperlink>
    </w:p>
    <w:p w14:paraId="138C9404" w14:textId="7DA7F603"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9" w:history="1">
        <w:r w:rsidRPr="00A527AC">
          <w:rPr>
            <w:rStyle w:val="Hyperlink"/>
            <w:noProof/>
          </w:rPr>
          <w:t>3.1.1.12.2</w:t>
        </w:r>
        <w:r>
          <w:rPr>
            <w:rFonts w:asciiTheme="minorHAnsi" w:eastAsiaTheme="minorEastAsia" w:hAnsiTheme="minorHAnsi" w:cstheme="minorBidi"/>
            <w:noProof/>
            <w:sz w:val="22"/>
            <w:szCs w:val="28"/>
            <w:lang w:bidi="th-TH"/>
          </w:rPr>
          <w:tab/>
        </w:r>
        <w:r w:rsidRPr="00A527AC">
          <w:rPr>
            <w:rStyle w:val="Hyperlink"/>
            <w:noProof/>
          </w:rPr>
          <w:t>Import qualified IDContentType</w:t>
        </w:r>
        <w:r>
          <w:rPr>
            <w:noProof/>
            <w:webHidden/>
          </w:rPr>
          <w:tab/>
        </w:r>
        <w:r>
          <w:rPr>
            <w:noProof/>
            <w:webHidden/>
          </w:rPr>
          <w:fldChar w:fldCharType="begin"/>
        </w:r>
        <w:r>
          <w:rPr>
            <w:noProof/>
            <w:webHidden/>
          </w:rPr>
          <w:instrText xml:space="preserve"> PAGEREF _Toc456813599 \h </w:instrText>
        </w:r>
        <w:r>
          <w:rPr>
            <w:noProof/>
            <w:webHidden/>
          </w:rPr>
        </w:r>
        <w:r>
          <w:rPr>
            <w:noProof/>
            <w:webHidden/>
          </w:rPr>
          <w:fldChar w:fldCharType="separate"/>
        </w:r>
        <w:r>
          <w:rPr>
            <w:noProof/>
            <w:webHidden/>
          </w:rPr>
          <w:t>29</w:t>
        </w:r>
        <w:r>
          <w:rPr>
            <w:noProof/>
            <w:webHidden/>
          </w:rPr>
          <w:fldChar w:fldCharType="end"/>
        </w:r>
      </w:hyperlink>
    </w:p>
    <w:p w14:paraId="13171AD3" w14:textId="4679F2EC"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0" w:history="1">
        <w:r w:rsidRPr="00A527AC">
          <w:rPr>
            <w:rStyle w:val="Hyperlink"/>
            <w:noProof/>
          </w:rPr>
          <w:t>3.1.1.12.3</w:t>
        </w:r>
        <w:r>
          <w:rPr>
            <w:rFonts w:asciiTheme="minorHAnsi" w:eastAsiaTheme="minorEastAsia" w:hAnsiTheme="minorHAnsi" w:cstheme="minorBidi"/>
            <w:noProof/>
            <w:sz w:val="22"/>
            <w:szCs w:val="28"/>
            <w:lang w:bidi="th-TH"/>
          </w:rPr>
          <w:tab/>
        </w:r>
        <w:r w:rsidRPr="00A527AC">
          <w:rPr>
            <w:rStyle w:val="Hyperlink"/>
            <w:noProof/>
          </w:rPr>
          <w:t>Import other QBDTs</w:t>
        </w:r>
        <w:r>
          <w:rPr>
            <w:noProof/>
            <w:webHidden/>
          </w:rPr>
          <w:tab/>
        </w:r>
        <w:r>
          <w:rPr>
            <w:noProof/>
            <w:webHidden/>
          </w:rPr>
          <w:fldChar w:fldCharType="begin"/>
        </w:r>
        <w:r>
          <w:rPr>
            <w:noProof/>
            <w:webHidden/>
          </w:rPr>
          <w:instrText xml:space="preserve"> PAGEREF _Toc456813600 \h </w:instrText>
        </w:r>
        <w:r>
          <w:rPr>
            <w:noProof/>
            <w:webHidden/>
          </w:rPr>
        </w:r>
        <w:r>
          <w:rPr>
            <w:noProof/>
            <w:webHidden/>
          </w:rPr>
          <w:fldChar w:fldCharType="separate"/>
        </w:r>
        <w:r>
          <w:rPr>
            <w:noProof/>
            <w:webHidden/>
          </w:rPr>
          <w:t>29</w:t>
        </w:r>
        <w:r>
          <w:rPr>
            <w:noProof/>
            <w:webHidden/>
          </w:rPr>
          <w:fldChar w:fldCharType="end"/>
        </w:r>
      </w:hyperlink>
    </w:p>
    <w:p w14:paraId="786CBB0F" w14:textId="051A1150"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01" w:history="1">
        <w:r w:rsidRPr="00A527AC">
          <w:rPr>
            <w:rStyle w:val="Hyperlink"/>
            <w:noProof/>
          </w:rPr>
          <w:t>3.1.1.13</w:t>
        </w:r>
        <w:r>
          <w:rPr>
            <w:rFonts w:asciiTheme="minorHAnsi" w:eastAsiaTheme="minorEastAsia" w:hAnsiTheme="minorHAnsi" w:cstheme="minorBidi"/>
            <w:noProof/>
            <w:sz w:val="22"/>
            <w:szCs w:val="28"/>
            <w:lang w:bidi="th-TH"/>
          </w:rPr>
          <w:tab/>
        </w:r>
        <w:r w:rsidRPr="00A527AC">
          <w:rPr>
            <w:rStyle w:val="Hyperlink"/>
            <w:noProof/>
          </w:rPr>
          <w:t>Import BCCPs</w:t>
        </w:r>
        <w:r>
          <w:rPr>
            <w:noProof/>
            <w:webHidden/>
          </w:rPr>
          <w:tab/>
        </w:r>
        <w:r>
          <w:rPr>
            <w:noProof/>
            <w:webHidden/>
          </w:rPr>
          <w:fldChar w:fldCharType="begin"/>
        </w:r>
        <w:r>
          <w:rPr>
            <w:noProof/>
            <w:webHidden/>
          </w:rPr>
          <w:instrText xml:space="preserve"> PAGEREF _Toc456813601 \h </w:instrText>
        </w:r>
        <w:r>
          <w:rPr>
            <w:noProof/>
            <w:webHidden/>
          </w:rPr>
        </w:r>
        <w:r>
          <w:rPr>
            <w:noProof/>
            <w:webHidden/>
          </w:rPr>
          <w:fldChar w:fldCharType="separate"/>
        </w:r>
        <w:r>
          <w:rPr>
            <w:noProof/>
            <w:webHidden/>
          </w:rPr>
          <w:t>33</w:t>
        </w:r>
        <w:r>
          <w:rPr>
            <w:noProof/>
            <w:webHidden/>
          </w:rPr>
          <w:fldChar w:fldCharType="end"/>
        </w:r>
      </w:hyperlink>
    </w:p>
    <w:p w14:paraId="7E51274E" w14:textId="1B27ADE2"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2" w:history="1">
        <w:r w:rsidRPr="00A527AC">
          <w:rPr>
            <w:rStyle w:val="Hyperlink"/>
            <w:noProof/>
          </w:rPr>
          <w:t>3.1.1.13.1</w:t>
        </w:r>
        <w:r>
          <w:rPr>
            <w:rFonts w:asciiTheme="minorHAnsi" w:eastAsiaTheme="minorEastAsia" w:hAnsiTheme="minorHAnsi" w:cstheme="minorBidi"/>
            <w:noProof/>
            <w:sz w:val="22"/>
            <w:szCs w:val="28"/>
            <w:lang w:bidi="th-TH"/>
          </w:rPr>
          <w:tab/>
        </w:r>
        <w:r w:rsidRPr="00A527AC">
          <w:rPr>
            <w:rStyle w:val="Hyperlink"/>
            <w:noProof/>
          </w:rPr>
          <w:t>Populate the BCCP table</w:t>
        </w:r>
        <w:r>
          <w:rPr>
            <w:noProof/>
            <w:webHidden/>
          </w:rPr>
          <w:tab/>
        </w:r>
        <w:r>
          <w:rPr>
            <w:noProof/>
            <w:webHidden/>
          </w:rPr>
          <w:fldChar w:fldCharType="begin"/>
        </w:r>
        <w:r>
          <w:rPr>
            <w:noProof/>
            <w:webHidden/>
          </w:rPr>
          <w:instrText xml:space="preserve"> PAGEREF _Toc456813602 \h </w:instrText>
        </w:r>
        <w:r>
          <w:rPr>
            <w:noProof/>
            <w:webHidden/>
          </w:rPr>
        </w:r>
        <w:r>
          <w:rPr>
            <w:noProof/>
            <w:webHidden/>
          </w:rPr>
          <w:fldChar w:fldCharType="separate"/>
        </w:r>
        <w:r>
          <w:rPr>
            <w:noProof/>
            <w:webHidden/>
          </w:rPr>
          <w:t>33</w:t>
        </w:r>
        <w:r>
          <w:rPr>
            <w:noProof/>
            <w:webHidden/>
          </w:rPr>
          <w:fldChar w:fldCharType="end"/>
        </w:r>
      </w:hyperlink>
    </w:p>
    <w:p w14:paraId="0A5DDB18" w14:textId="3A61FA31"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03" w:history="1">
        <w:r w:rsidRPr="00A527AC">
          <w:rPr>
            <w:rStyle w:val="Hyperlink"/>
            <w:noProof/>
          </w:rPr>
          <w:t>3.1.1.14</w:t>
        </w:r>
        <w:r>
          <w:rPr>
            <w:rFonts w:asciiTheme="minorHAnsi" w:eastAsiaTheme="minorEastAsia" w:hAnsiTheme="minorHAnsi" w:cstheme="minorBidi"/>
            <w:noProof/>
            <w:sz w:val="22"/>
            <w:szCs w:val="28"/>
            <w:lang w:bidi="th-TH"/>
          </w:rPr>
          <w:tab/>
        </w:r>
        <w:r w:rsidRPr="00A527AC">
          <w:rPr>
            <w:rStyle w:val="Hyperlink"/>
            <w:noProof/>
          </w:rPr>
          <w:t>Import ACCs, ASCCPs, BCCPs, BCCs and ASCCs top down from BODs</w:t>
        </w:r>
        <w:r>
          <w:rPr>
            <w:noProof/>
            <w:webHidden/>
          </w:rPr>
          <w:tab/>
        </w:r>
        <w:r>
          <w:rPr>
            <w:noProof/>
            <w:webHidden/>
          </w:rPr>
          <w:fldChar w:fldCharType="begin"/>
        </w:r>
        <w:r>
          <w:rPr>
            <w:noProof/>
            <w:webHidden/>
          </w:rPr>
          <w:instrText xml:space="preserve"> PAGEREF _Toc456813603 \h </w:instrText>
        </w:r>
        <w:r>
          <w:rPr>
            <w:noProof/>
            <w:webHidden/>
          </w:rPr>
        </w:r>
        <w:r>
          <w:rPr>
            <w:noProof/>
            <w:webHidden/>
          </w:rPr>
          <w:fldChar w:fldCharType="separate"/>
        </w:r>
        <w:r>
          <w:rPr>
            <w:noProof/>
            <w:webHidden/>
          </w:rPr>
          <w:t>34</w:t>
        </w:r>
        <w:r>
          <w:rPr>
            <w:noProof/>
            <w:webHidden/>
          </w:rPr>
          <w:fldChar w:fldCharType="end"/>
        </w:r>
      </w:hyperlink>
    </w:p>
    <w:p w14:paraId="4DAACFA8" w14:textId="5B38F990"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4" w:history="1">
        <w:r w:rsidRPr="00A527AC">
          <w:rPr>
            <w:rStyle w:val="Hyperlink"/>
            <w:noProof/>
          </w:rPr>
          <w:t>3.1.1.14.1</w:t>
        </w:r>
        <w:r>
          <w:rPr>
            <w:rFonts w:asciiTheme="minorHAnsi" w:eastAsiaTheme="minorEastAsia" w:hAnsiTheme="minorHAnsi" w:cstheme="minorBidi"/>
            <w:noProof/>
            <w:sz w:val="22"/>
            <w:szCs w:val="28"/>
            <w:lang w:bidi="th-TH"/>
          </w:rPr>
          <w:tab/>
        </w:r>
        <w:r w:rsidRPr="00A527AC">
          <w:rPr>
            <w:rStyle w:val="Hyperlink"/>
            <w:noProof/>
          </w:rPr>
          <w:t>Set up for xsd:any</w:t>
        </w:r>
        <w:r>
          <w:rPr>
            <w:noProof/>
            <w:webHidden/>
          </w:rPr>
          <w:tab/>
        </w:r>
        <w:r>
          <w:rPr>
            <w:noProof/>
            <w:webHidden/>
          </w:rPr>
          <w:fldChar w:fldCharType="begin"/>
        </w:r>
        <w:r>
          <w:rPr>
            <w:noProof/>
            <w:webHidden/>
          </w:rPr>
          <w:instrText xml:space="preserve"> PAGEREF _Toc456813604 \h </w:instrText>
        </w:r>
        <w:r>
          <w:rPr>
            <w:noProof/>
            <w:webHidden/>
          </w:rPr>
        </w:r>
        <w:r>
          <w:rPr>
            <w:noProof/>
            <w:webHidden/>
          </w:rPr>
          <w:fldChar w:fldCharType="separate"/>
        </w:r>
        <w:r>
          <w:rPr>
            <w:noProof/>
            <w:webHidden/>
          </w:rPr>
          <w:t>34</w:t>
        </w:r>
        <w:r>
          <w:rPr>
            <w:noProof/>
            <w:webHidden/>
          </w:rPr>
          <w:fldChar w:fldCharType="end"/>
        </w:r>
      </w:hyperlink>
    </w:p>
    <w:p w14:paraId="2CED32C1" w14:textId="23CEC4CA"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5" w:history="1">
        <w:r w:rsidRPr="00A527AC">
          <w:rPr>
            <w:rStyle w:val="Hyperlink"/>
            <w:noProof/>
          </w:rPr>
          <w:t>3.1.1.14.2</w:t>
        </w:r>
        <w:r>
          <w:rPr>
            <w:rFonts w:asciiTheme="minorHAnsi" w:eastAsiaTheme="minorEastAsia" w:hAnsiTheme="minorHAnsi" w:cstheme="minorBidi"/>
            <w:noProof/>
            <w:sz w:val="22"/>
            <w:szCs w:val="28"/>
            <w:lang w:bidi="th-TH"/>
          </w:rPr>
          <w:tab/>
        </w:r>
        <w:r w:rsidRPr="00A527AC">
          <w:rPr>
            <w:rStyle w:val="Hyperlink"/>
            <w:noProof/>
          </w:rPr>
          <w:t>Populate the ASCCP table</w:t>
        </w:r>
        <w:r>
          <w:rPr>
            <w:noProof/>
            <w:webHidden/>
          </w:rPr>
          <w:tab/>
        </w:r>
        <w:r>
          <w:rPr>
            <w:noProof/>
            <w:webHidden/>
          </w:rPr>
          <w:fldChar w:fldCharType="begin"/>
        </w:r>
        <w:r>
          <w:rPr>
            <w:noProof/>
            <w:webHidden/>
          </w:rPr>
          <w:instrText xml:space="preserve"> PAGEREF _Toc456813605 \h </w:instrText>
        </w:r>
        <w:r>
          <w:rPr>
            <w:noProof/>
            <w:webHidden/>
          </w:rPr>
        </w:r>
        <w:r>
          <w:rPr>
            <w:noProof/>
            <w:webHidden/>
          </w:rPr>
          <w:fldChar w:fldCharType="separate"/>
        </w:r>
        <w:r>
          <w:rPr>
            <w:noProof/>
            <w:webHidden/>
          </w:rPr>
          <w:t>35</w:t>
        </w:r>
        <w:r>
          <w:rPr>
            <w:noProof/>
            <w:webHidden/>
          </w:rPr>
          <w:fldChar w:fldCharType="end"/>
        </w:r>
      </w:hyperlink>
    </w:p>
    <w:p w14:paraId="22C0DDF9" w14:textId="42A11592"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6" w:history="1">
        <w:r w:rsidRPr="00A527AC">
          <w:rPr>
            <w:rStyle w:val="Hyperlink"/>
            <w:noProof/>
          </w:rPr>
          <w:t>3.1.1.14.3</w:t>
        </w:r>
        <w:r>
          <w:rPr>
            <w:rFonts w:asciiTheme="minorHAnsi" w:eastAsiaTheme="minorEastAsia" w:hAnsiTheme="minorHAnsi" w:cstheme="minorBidi"/>
            <w:noProof/>
            <w:sz w:val="22"/>
            <w:szCs w:val="28"/>
            <w:lang w:bidi="th-TH"/>
          </w:rPr>
          <w:tab/>
        </w:r>
        <w:r w:rsidRPr="00A527AC">
          <w:rPr>
            <w:rStyle w:val="Hyperlink"/>
            <w:noProof/>
          </w:rPr>
          <w:t>Populate the ACC table</w:t>
        </w:r>
        <w:r>
          <w:rPr>
            <w:noProof/>
            <w:webHidden/>
          </w:rPr>
          <w:tab/>
        </w:r>
        <w:r>
          <w:rPr>
            <w:noProof/>
            <w:webHidden/>
          </w:rPr>
          <w:fldChar w:fldCharType="begin"/>
        </w:r>
        <w:r>
          <w:rPr>
            <w:noProof/>
            <w:webHidden/>
          </w:rPr>
          <w:instrText xml:space="preserve"> PAGEREF _Toc456813606 \h </w:instrText>
        </w:r>
        <w:r>
          <w:rPr>
            <w:noProof/>
            <w:webHidden/>
          </w:rPr>
        </w:r>
        <w:r>
          <w:rPr>
            <w:noProof/>
            <w:webHidden/>
          </w:rPr>
          <w:fldChar w:fldCharType="separate"/>
        </w:r>
        <w:r>
          <w:rPr>
            <w:noProof/>
            <w:webHidden/>
          </w:rPr>
          <w:t>36</w:t>
        </w:r>
        <w:r>
          <w:rPr>
            <w:noProof/>
            <w:webHidden/>
          </w:rPr>
          <w:fldChar w:fldCharType="end"/>
        </w:r>
      </w:hyperlink>
    </w:p>
    <w:p w14:paraId="5C105459" w14:textId="0601A00D"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7" w:history="1">
        <w:r w:rsidRPr="00A527AC">
          <w:rPr>
            <w:rStyle w:val="Hyperlink"/>
            <w:noProof/>
          </w:rPr>
          <w:t>3.1.1.14.4</w:t>
        </w:r>
        <w:r>
          <w:rPr>
            <w:rFonts w:asciiTheme="minorHAnsi" w:eastAsiaTheme="minorEastAsia" w:hAnsiTheme="minorHAnsi" w:cstheme="minorBidi"/>
            <w:noProof/>
            <w:sz w:val="22"/>
            <w:szCs w:val="28"/>
            <w:lang w:bidi="th-TH"/>
          </w:rPr>
          <w:tab/>
        </w:r>
        <w:r w:rsidRPr="00A527AC">
          <w:rPr>
            <w:rStyle w:val="Hyperlink"/>
            <w:noProof/>
          </w:rPr>
          <w:t>Populate the ASCC table</w:t>
        </w:r>
        <w:r>
          <w:rPr>
            <w:noProof/>
            <w:webHidden/>
          </w:rPr>
          <w:tab/>
        </w:r>
        <w:r>
          <w:rPr>
            <w:noProof/>
            <w:webHidden/>
          </w:rPr>
          <w:fldChar w:fldCharType="begin"/>
        </w:r>
        <w:r>
          <w:rPr>
            <w:noProof/>
            <w:webHidden/>
          </w:rPr>
          <w:instrText xml:space="preserve"> PAGEREF _Toc456813607 \h </w:instrText>
        </w:r>
        <w:r>
          <w:rPr>
            <w:noProof/>
            <w:webHidden/>
          </w:rPr>
        </w:r>
        <w:r>
          <w:rPr>
            <w:noProof/>
            <w:webHidden/>
          </w:rPr>
          <w:fldChar w:fldCharType="separate"/>
        </w:r>
        <w:r>
          <w:rPr>
            <w:noProof/>
            <w:webHidden/>
          </w:rPr>
          <w:t>37</w:t>
        </w:r>
        <w:r>
          <w:rPr>
            <w:noProof/>
            <w:webHidden/>
          </w:rPr>
          <w:fldChar w:fldCharType="end"/>
        </w:r>
      </w:hyperlink>
    </w:p>
    <w:p w14:paraId="7980D1B1" w14:textId="25A89C2C"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8" w:history="1">
        <w:r w:rsidRPr="00A527AC">
          <w:rPr>
            <w:rStyle w:val="Hyperlink"/>
            <w:noProof/>
          </w:rPr>
          <w:t>3.1.1.14.5</w:t>
        </w:r>
        <w:r>
          <w:rPr>
            <w:rFonts w:asciiTheme="minorHAnsi" w:eastAsiaTheme="minorEastAsia" w:hAnsiTheme="minorHAnsi" w:cstheme="minorBidi"/>
            <w:noProof/>
            <w:sz w:val="22"/>
            <w:szCs w:val="28"/>
            <w:lang w:bidi="th-TH"/>
          </w:rPr>
          <w:tab/>
        </w:r>
        <w:r w:rsidRPr="00A527AC">
          <w:rPr>
            <w:rStyle w:val="Hyperlink"/>
            <w:noProof/>
          </w:rPr>
          <w:t>Populate the BCC table</w:t>
        </w:r>
        <w:r>
          <w:rPr>
            <w:noProof/>
            <w:webHidden/>
          </w:rPr>
          <w:tab/>
        </w:r>
        <w:r>
          <w:rPr>
            <w:noProof/>
            <w:webHidden/>
          </w:rPr>
          <w:fldChar w:fldCharType="begin"/>
        </w:r>
        <w:r>
          <w:rPr>
            <w:noProof/>
            <w:webHidden/>
          </w:rPr>
          <w:instrText xml:space="preserve"> PAGEREF _Toc456813608 \h </w:instrText>
        </w:r>
        <w:r>
          <w:rPr>
            <w:noProof/>
            <w:webHidden/>
          </w:rPr>
        </w:r>
        <w:r>
          <w:rPr>
            <w:noProof/>
            <w:webHidden/>
          </w:rPr>
          <w:fldChar w:fldCharType="separate"/>
        </w:r>
        <w:r>
          <w:rPr>
            <w:noProof/>
            <w:webHidden/>
          </w:rPr>
          <w:t>38</w:t>
        </w:r>
        <w:r>
          <w:rPr>
            <w:noProof/>
            <w:webHidden/>
          </w:rPr>
          <w:fldChar w:fldCharType="end"/>
        </w:r>
      </w:hyperlink>
    </w:p>
    <w:p w14:paraId="5DF95AB3" w14:textId="523BF667"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9" w:history="1">
        <w:r w:rsidRPr="00A527AC">
          <w:rPr>
            <w:rStyle w:val="Hyperlink"/>
            <w:noProof/>
          </w:rPr>
          <w:t>3.1.1.14.6</w:t>
        </w:r>
        <w:r>
          <w:rPr>
            <w:rFonts w:asciiTheme="minorHAnsi" w:eastAsiaTheme="minorEastAsia" w:hAnsiTheme="minorHAnsi" w:cstheme="minorBidi"/>
            <w:noProof/>
            <w:sz w:val="22"/>
            <w:szCs w:val="28"/>
            <w:lang w:bidi="th-TH"/>
          </w:rPr>
          <w:tab/>
        </w:r>
        <w:r w:rsidRPr="00A527AC">
          <w:rPr>
            <w:rStyle w:val="Hyperlink"/>
            <w:noProof/>
          </w:rPr>
          <w:t>Populate the BCCP table for xsd:attribute</w:t>
        </w:r>
        <w:r>
          <w:rPr>
            <w:noProof/>
            <w:webHidden/>
          </w:rPr>
          <w:tab/>
        </w:r>
        <w:r>
          <w:rPr>
            <w:noProof/>
            <w:webHidden/>
          </w:rPr>
          <w:fldChar w:fldCharType="begin"/>
        </w:r>
        <w:r>
          <w:rPr>
            <w:noProof/>
            <w:webHidden/>
          </w:rPr>
          <w:instrText xml:space="preserve"> PAGEREF _Toc456813609 \h </w:instrText>
        </w:r>
        <w:r>
          <w:rPr>
            <w:noProof/>
            <w:webHidden/>
          </w:rPr>
        </w:r>
        <w:r>
          <w:rPr>
            <w:noProof/>
            <w:webHidden/>
          </w:rPr>
          <w:fldChar w:fldCharType="separate"/>
        </w:r>
        <w:r>
          <w:rPr>
            <w:noProof/>
            <w:webHidden/>
          </w:rPr>
          <w:t>39</w:t>
        </w:r>
        <w:r>
          <w:rPr>
            <w:noProof/>
            <w:webHidden/>
          </w:rPr>
          <w:fldChar w:fldCharType="end"/>
        </w:r>
      </w:hyperlink>
    </w:p>
    <w:p w14:paraId="42197858" w14:textId="613DD7A8"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10" w:history="1">
        <w:r w:rsidRPr="00A527AC">
          <w:rPr>
            <w:rStyle w:val="Hyperlink"/>
            <w:noProof/>
          </w:rPr>
          <w:t>3.1.1.15</w:t>
        </w:r>
        <w:r>
          <w:rPr>
            <w:rFonts w:asciiTheme="minorHAnsi" w:eastAsiaTheme="minorEastAsia" w:hAnsiTheme="minorHAnsi" w:cstheme="minorBidi"/>
            <w:noProof/>
            <w:sz w:val="22"/>
            <w:szCs w:val="28"/>
            <w:lang w:bidi="th-TH"/>
          </w:rPr>
          <w:tab/>
        </w:r>
        <w:r w:rsidRPr="00A527AC">
          <w:rPr>
            <w:rStyle w:val="Hyperlink"/>
            <w:noProof/>
          </w:rPr>
          <w:t>Import other ACCs, ASCCPs, BCCPs, BCCs, and ASCCs unused by BODs</w:t>
        </w:r>
        <w:r>
          <w:rPr>
            <w:noProof/>
            <w:webHidden/>
          </w:rPr>
          <w:tab/>
        </w:r>
        <w:r>
          <w:rPr>
            <w:noProof/>
            <w:webHidden/>
          </w:rPr>
          <w:fldChar w:fldCharType="begin"/>
        </w:r>
        <w:r>
          <w:rPr>
            <w:noProof/>
            <w:webHidden/>
          </w:rPr>
          <w:instrText xml:space="preserve"> PAGEREF _Toc456813610 \h </w:instrText>
        </w:r>
        <w:r>
          <w:rPr>
            <w:noProof/>
            <w:webHidden/>
          </w:rPr>
        </w:r>
        <w:r>
          <w:rPr>
            <w:noProof/>
            <w:webHidden/>
          </w:rPr>
          <w:fldChar w:fldCharType="separate"/>
        </w:r>
        <w:r>
          <w:rPr>
            <w:noProof/>
            <w:webHidden/>
          </w:rPr>
          <w:t>40</w:t>
        </w:r>
        <w:r>
          <w:rPr>
            <w:noProof/>
            <w:webHidden/>
          </w:rPr>
          <w:fldChar w:fldCharType="end"/>
        </w:r>
      </w:hyperlink>
    </w:p>
    <w:p w14:paraId="662A9059" w14:textId="5606D763"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11" w:history="1">
        <w:r w:rsidRPr="00A527AC">
          <w:rPr>
            <w:rStyle w:val="Hyperlink"/>
            <w:noProof/>
          </w:rPr>
          <w:t>3.1.1.16</w:t>
        </w:r>
        <w:r>
          <w:rPr>
            <w:rFonts w:asciiTheme="minorHAnsi" w:eastAsiaTheme="minorEastAsia" w:hAnsiTheme="minorHAnsi" w:cstheme="minorBidi"/>
            <w:noProof/>
            <w:sz w:val="22"/>
            <w:szCs w:val="28"/>
            <w:lang w:bidi="th-TH"/>
          </w:rPr>
          <w:tab/>
        </w:r>
        <w:r w:rsidRPr="00A527AC">
          <w:rPr>
            <w:rStyle w:val="Hyperlink"/>
            <w:noProof/>
          </w:rPr>
          <w:t>Import other libraries</w:t>
        </w:r>
        <w:r>
          <w:rPr>
            <w:noProof/>
            <w:webHidden/>
          </w:rPr>
          <w:tab/>
        </w:r>
        <w:r>
          <w:rPr>
            <w:noProof/>
            <w:webHidden/>
          </w:rPr>
          <w:fldChar w:fldCharType="begin"/>
        </w:r>
        <w:r>
          <w:rPr>
            <w:noProof/>
            <w:webHidden/>
          </w:rPr>
          <w:instrText xml:space="preserve"> PAGEREF _Toc456813611 \h </w:instrText>
        </w:r>
        <w:r>
          <w:rPr>
            <w:noProof/>
            <w:webHidden/>
          </w:rPr>
        </w:r>
        <w:r>
          <w:rPr>
            <w:noProof/>
            <w:webHidden/>
          </w:rPr>
          <w:fldChar w:fldCharType="separate"/>
        </w:r>
        <w:r>
          <w:rPr>
            <w:noProof/>
            <w:webHidden/>
          </w:rPr>
          <w:t>40</w:t>
        </w:r>
        <w:r>
          <w:rPr>
            <w:noProof/>
            <w:webHidden/>
          </w:rPr>
          <w:fldChar w:fldCharType="end"/>
        </w:r>
      </w:hyperlink>
    </w:p>
    <w:p w14:paraId="09F09202" w14:textId="372F7A17"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12" w:history="1">
        <w:r w:rsidRPr="00A527AC">
          <w:rPr>
            <w:rStyle w:val="Hyperlink"/>
            <w:noProof/>
          </w:rPr>
          <w:t>3.1.2</w:t>
        </w:r>
        <w:r>
          <w:rPr>
            <w:rFonts w:asciiTheme="minorHAnsi" w:eastAsiaTheme="minorEastAsia" w:hAnsiTheme="minorHAnsi" w:cstheme="minorBidi"/>
            <w:noProof/>
            <w:sz w:val="22"/>
            <w:szCs w:val="28"/>
            <w:lang w:bidi="th-TH"/>
          </w:rPr>
          <w:tab/>
        </w:r>
        <w:r w:rsidRPr="00A527AC">
          <w:rPr>
            <w:rStyle w:val="Hyperlink"/>
            <w:noProof/>
          </w:rPr>
          <w:t>Verify the OAGIS 10.1 Model import</w:t>
        </w:r>
        <w:r>
          <w:rPr>
            <w:noProof/>
            <w:webHidden/>
          </w:rPr>
          <w:tab/>
        </w:r>
        <w:r>
          <w:rPr>
            <w:noProof/>
            <w:webHidden/>
          </w:rPr>
          <w:fldChar w:fldCharType="begin"/>
        </w:r>
        <w:r>
          <w:rPr>
            <w:noProof/>
            <w:webHidden/>
          </w:rPr>
          <w:instrText xml:space="preserve"> PAGEREF _Toc456813612 \h </w:instrText>
        </w:r>
        <w:r>
          <w:rPr>
            <w:noProof/>
            <w:webHidden/>
          </w:rPr>
        </w:r>
        <w:r>
          <w:rPr>
            <w:noProof/>
            <w:webHidden/>
          </w:rPr>
          <w:fldChar w:fldCharType="separate"/>
        </w:r>
        <w:r>
          <w:rPr>
            <w:noProof/>
            <w:webHidden/>
          </w:rPr>
          <w:t>40</w:t>
        </w:r>
        <w:r>
          <w:rPr>
            <w:noProof/>
            <w:webHidden/>
          </w:rPr>
          <w:fldChar w:fldCharType="end"/>
        </w:r>
      </w:hyperlink>
    </w:p>
    <w:p w14:paraId="6D1E0AE0" w14:textId="2B888E0D"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13" w:history="1">
        <w:r w:rsidRPr="00A527AC">
          <w:rPr>
            <w:rStyle w:val="Hyperlink"/>
            <w:noProof/>
          </w:rPr>
          <w:t>3.1.2.1</w:t>
        </w:r>
        <w:r>
          <w:rPr>
            <w:rFonts w:asciiTheme="minorHAnsi" w:eastAsiaTheme="minorEastAsia" w:hAnsiTheme="minorHAnsi" w:cstheme="minorBidi"/>
            <w:noProof/>
            <w:sz w:val="22"/>
            <w:szCs w:val="28"/>
            <w:lang w:bidi="th-TH"/>
          </w:rPr>
          <w:tab/>
        </w:r>
        <w:r w:rsidRPr="00A527AC">
          <w:rPr>
            <w:rStyle w:val="Hyperlink"/>
            <w:noProof/>
          </w:rPr>
          <w:t>Checksum verification</w:t>
        </w:r>
        <w:r>
          <w:rPr>
            <w:noProof/>
            <w:webHidden/>
          </w:rPr>
          <w:tab/>
        </w:r>
        <w:r>
          <w:rPr>
            <w:noProof/>
            <w:webHidden/>
          </w:rPr>
          <w:fldChar w:fldCharType="begin"/>
        </w:r>
        <w:r>
          <w:rPr>
            <w:noProof/>
            <w:webHidden/>
          </w:rPr>
          <w:instrText xml:space="preserve"> PAGEREF _Toc456813613 \h </w:instrText>
        </w:r>
        <w:r>
          <w:rPr>
            <w:noProof/>
            <w:webHidden/>
          </w:rPr>
        </w:r>
        <w:r>
          <w:rPr>
            <w:noProof/>
            <w:webHidden/>
          </w:rPr>
          <w:fldChar w:fldCharType="separate"/>
        </w:r>
        <w:r>
          <w:rPr>
            <w:noProof/>
            <w:webHidden/>
          </w:rPr>
          <w:t>40</w:t>
        </w:r>
        <w:r>
          <w:rPr>
            <w:noProof/>
            <w:webHidden/>
          </w:rPr>
          <w:fldChar w:fldCharType="end"/>
        </w:r>
      </w:hyperlink>
    </w:p>
    <w:p w14:paraId="34941D66" w14:textId="7A02846A"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14" w:history="1">
        <w:r w:rsidRPr="00A527AC">
          <w:rPr>
            <w:rStyle w:val="Hyperlink"/>
            <w:noProof/>
          </w:rPr>
          <w:t>3.1.2.2</w:t>
        </w:r>
        <w:r>
          <w:rPr>
            <w:rFonts w:asciiTheme="minorHAnsi" w:eastAsiaTheme="minorEastAsia" w:hAnsiTheme="minorHAnsi" w:cstheme="minorBidi"/>
            <w:noProof/>
            <w:sz w:val="22"/>
            <w:szCs w:val="28"/>
            <w:lang w:bidi="th-TH"/>
          </w:rPr>
          <w:tab/>
        </w:r>
        <w:r w:rsidRPr="00A527AC">
          <w:rPr>
            <w:rStyle w:val="Hyperlink"/>
            <w:noProof/>
          </w:rPr>
          <w:t>Content verification</w:t>
        </w:r>
        <w:r>
          <w:rPr>
            <w:noProof/>
            <w:webHidden/>
          </w:rPr>
          <w:tab/>
        </w:r>
        <w:r>
          <w:rPr>
            <w:noProof/>
            <w:webHidden/>
          </w:rPr>
          <w:fldChar w:fldCharType="begin"/>
        </w:r>
        <w:r>
          <w:rPr>
            <w:noProof/>
            <w:webHidden/>
          </w:rPr>
          <w:instrText xml:space="preserve"> PAGEREF _Toc456813614 \h </w:instrText>
        </w:r>
        <w:r>
          <w:rPr>
            <w:noProof/>
            <w:webHidden/>
          </w:rPr>
        </w:r>
        <w:r>
          <w:rPr>
            <w:noProof/>
            <w:webHidden/>
          </w:rPr>
          <w:fldChar w:fldCharType="separate"/>
        </w:r>
        <w:r>
          <w:rPr>
            <w:noProof/>
            <w:webHidden/>
          </w:rPr>
          <w:t>41</w:t>
        </w:r>
        <w:r>
          <w:rPr>
            <w:noProof/>
            <w:webHidden/>
          </w:rPr>
          <w:fldChar w:fldCharType="end"/>
        </w:r>
      </w:hyperlink>
    </w:p>
    <w:p w14:paraId="3138ACCB" w14:textId="1EBEA96D"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15" w:history="1">
        <w:r w:rsidRPr="00A527AC">
          <w:rPr>
            <w:rStyle w:val="Hyperlink"/>
            <w:noProof/>
          </w:rPr>
          <w:t>3.1.2.3</w:t>
        </w:r>
        <w:r>
          <w:rPr>
            <w:rFonts w:asciiTheme="minorHAnsi" w:eastAsiaTheme="minorEastAsia" w:hAnsiTheme="minorHAnsi" w:cstheme="minorBidi"/>
            <w:noProof/>
            <w:sz w:val="22"/>
            <w:szCs w:val="28"/>
            <w:lang w:bidi="th-TH"/>
          </w:rPr>
          <w:tab/>
        </w:r>
        <w:r w:rsidRPr="00A527AC">
          <w:rPr>
            <w:rStyle w:val="Hyperlink"/>
            <w:noProof/>
          </w:rPr>
          <w:t>Challenges</w:t>
        </w:r>
        <w:r>
          <w:rPr>
            <w:noProof/>
            <w:webHidden/>
          </w:rPr>
          <w:tab/>
        </w:r>
        <w:r>
          <w:rPr>
            <w:noProof/>
            <w:webHidden/>
          </w:rPr>
          <w:fldChar w:fldCharType="begin"/>
        </w:r>
        <w:r>
          <w:rPr>
            <w:noProof/>
            <w:webHidden/>
          </w:rPr>
          <w:instrText xml:space="preserve"> PAGEREF _Toc456813615 \h </w:instrText>
        </w:r>
        <w:r>
          <w:rPr>
            <w:noProof/>
            <w:webHidden/>
          </w:rPr>
        </w:r>
        <w:r>
          <w:rPr>
            <w:noProof/>
            <w:webHidden/>
          </w:rPr>
          <w:fldChar w:fldCharType="separate"/>
        </w:r>
        <w:r>
          <w:rPr>
            <w:noProof/>
            <w:webHidden/>
          </w:rPr>
          <w:t>42</w:t>
        </w:r>
        <w:r>
          <w:rPr>
            <w:noProof/>
            <w:webHidden/>
          </w:rPr>
          <w:fldChar w:fldCharType="end"/>
        </w:r>
      </w:hyperlink>
    </w:p>
    <w:p w14:paraId="6649C04F" w14:textId="25BA77B9"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16" w:history="1">
        <w:r w:rsidRPr="00A527AC">
          <w:rPr>
            <w:rStyle w:val="Hyperlink"/>
            <w:noProof/>
          </w:rPr>
          <w:t>3.1.2.4</w:t>
        </w:r>
        <w:r>
          <w:rPr>
            <w:rFonts w:asciiTheme="minorHAnsi" w:eastAsiaTheme="minorEastAsia" w:hAnsiTheme="minorHAnsi" w:cstheme="minorBidi"/>
            <w:noProof/>
            <w:sz w:val="22"/>
            <w:szCs w:val="28"/>
            <w:lang w:bidi="th-TH"/>
          </w:rPr>
          <w:tab/>
        </w:r>
        <w:r w:rsidRPr="00A527AC">
          <w:rPr>
            <w:rStyle w:val="Hyperlink"/>
            <w:noProof/>
          </w:rPr>
          <w:t>Methods to address the challenges</w:t>
        </w:r>
        <w:r>
          <w:rPr>
            <w:noProof/>
            <w:webHidden/>
          </w:rPr>
          <w:tab/>
        </w:r>
        <w:r>
          <w:rPr>
            <w:noProof/>
            <w:webHidden/>
          </w:rPr>
          <w:fldChar w:fldCharType="begin"/>
        </w:r>
        <w:r>
          <w:rPr>
            <w:noProof/>
            <w:webHidden/>
          </w:rPr>
          <w:instrText xml:space="preserve"> PAGEREF _Toc456813616 \h </w:instrText>
        </w:r>
        <w:r>
          <w:rPr>
            <w:noProof/>
            <w:webHidden/>
          </w:rPr>
        </w:r>
        <w:r>
          <w:rPr>
            <w:noProof/>
            <w:webHidden/>
          </w:rPr>
          <w:fldChar w:fldCharType="separate"/>
        </w:r>
        <w:r>
          <w:rPr>
            <w:noProof/>
            <w:webHidden/>
          </w:rPr>
          <w:t>42</w:t>
        </w:r>
        <w:r>
          <w:rPr>
            <w:noProof/>
            <w:webHidden/>
          </w:rPr>
          <w:fldChar w:fldCharType="end"/>
        </w:r>
      </w:hyperlink>
    </w:p>
    <w:p w14:paraId="36638B5D" w14:textId="282BD0CD"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17" w:history="1">
        <w:r w:rsidRPr="00A527AC">
          <w:rPr>
            <w:rStyle w:val="Hyperlink"/>
            <w:noProof/>
          </w:rPr>
          <w:t>3.1.2.5</w:t>
        </w:r>
        <w:r>
          <w:rPr>
            <w:rFonts w:asciiTheme="minorHAnsi" w:eastAsiaTheme="minorEastAsia" w:hAnsiTheme="minorHAnsi" w:cstheme="minorBidi"/>
            <w:noProof/>
            <w:sz w:val="22"/>
            <w:szCs w:val="28"/>
            <w:lang w:bidi="th-TH"/>
          </w:rPr>
          <w:tab/>
        </w:r>
        <w:r w:rsidRPr="00A527AC">
          <w:rPr>
            <w:rStyle w:val="Hyperlink"/>
            <w:noProof/>
          </w:rPr>
          <w:t>Verifying the OAGIS Model Export</w:t>
        </w:r>
        <w:r>
          <w:rPr>
            <w:noProof/>
            <w:webHidden/>
          </w:rPr>
          <w:tab/>
        </w:r>
        <w:r>
          <w:rPr>
            <w:noProof/>
            <w:webHidden/>
          </w:rPr>
          <w:fldChar w:fldCharType="begin"/>
        </w:r>
        <w:r>
          <w:rPr>
            <w:noProof/>
            <w:webHidden/>
          </w:rPr>
          <w:instrText xml:space="preserve"> PAGEREF _Toc456813617 \h </w:instrText>
        </w:r>
        <w:r>
          <w:rPr>
            <w:noProof/>
            <w:webHidden/>
          </w:rPr>
        </w:r>
        <w:r>
          <w:rPr>
            <w:noProof/>
            <w:webHidden/>
          </w:rPr>
          <w:fldChar w:fldCharType="separate"/>
        </w:r>
        <w:r>
          <w:rPr>
            <w:noProof/>
            <w:webHidden/>
          </w:rPr>
          <w:t>42</w:t>
        </w:r>
        <w:r>
          <w:rPr>
            <w:noProof/>
            <w:webHidden/>
          </w:rPr>
          <w:fldChar w:fldCharType="end"/>
        </w:r>
      </w:hyperlink>
    </w:p>
    <w:p w14:paraId="23E64182" w14:textId="7C820FD8"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18" w:history="1">
        <w:r w:rsidRPr="00A527AC">
          <w:rPr>
            <w:rStyle w:val="Hyperlink"/>
            <w:noProof/>
          </w:rPr>
          <w:t>3.2</w:t>
        </w:r>
        <w:r>
          <w:rPr>
            <w:rFonts w:asciiTheme="minorHAnsi" w:eastAsiaTheme="minorEastAsia" w:hAnsiTheme="minorHAnsi" w:cstheme="minorBidi"/>
            <w:b w:val="0"/>
            <w:bCs w:val="0"/>
            <w:noProof/>
            <w:szCs w:val="28"/>
            <w:lang w:bidi="th-TH"/>
          </w:rPr>
          <w:tab/>
        </w:r>
        <w:r w:rsidRPr="00A527AC">
          <w:rPr>
            <w:rStyle w:val="Hyperlink"/>
            <w:noProof/>
          </w:rPr>
          <w:t>Application Home Screen</w:t>
        </w:r>
        <w:r>
          <w:rPr>
            <w:noProof/>
            <w:webHidden/>
          </w:rPr>
          <w:tab/>
        </w:r>
        <w:r>
          <w:rPr>
            <w:noProof/>
            <w:webHidden/>
          </w:rPr>
          <w:fldChar w:fldCharType="begin"/>
        </w:r>
        <w:r>
          <w:rPr>
            <w:noProof/>
            <w:webHidden/>
          </w:rPr>
          <w:instrText xml:space="preserve"> PAGEREF _Toc456813618 \h </w:instrText>
        </w:r>
        <w:r>
          <w:rPr>
            <w:noProof/>
            <w:webHidden/>
          </w:rPr>
        </w:r>
        <w:r>
          <w:rPr>
            <w:noProof/>
            <w:webHidden/>
          </w:rPr>
          <w:fldChar w:fldCharType="separate"/>
        </w:r>
        <w:r>
          <w:rPr>
            <w:noProof/>
            <w:webHidden/>
          </w:rPr>
          <w:t>42</w:t>
        </w:r>
        <w:r>
          <w:rPr>
            <w:noProof/>
            <w:webHidden/>
          </w:rPr>
          <w:fldChar w:fldCharType="end"/>
        </w:r>
      </w:hyperlink>
    </w:p>
    <w:p w14:paraId="536BE015" w14:textId="7CF84F25"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19" w:history="1">
        <w:r w:rsidRPr="00A527AC">
          <w:rPr>
            <w:rStyle w:val="Hyperlink"/>
            <w:noProof/>
          </w:rPr>
          <w:t>3.3</w:t>
        </w:r>
        <w:r>
          <w:rPr>
            <w:rFonts w:asciiTheme="minorHAnsi" w:eastAsiaTheme="minorEastAsia" w:hAnsiTheme="minorHAnsi" w:cstheme="minorBidi"/>
            <w:b w:val="0"/>
            <w:bCs w:val="0"/>
            <w:noProof/>
            <w:szCs w:val="28"/>
            <w:lang w:bidi="th-TH"/>
          </w:rPr>
          <w:tab/>
        </w:r>
        <w:r w:rsidRPr="00A527AC">
          <w:rPr>
            <w:rStyle w:val="Hyperlink"/>
            <w:noProof/>
          </w:rPr>
          <w:t>BIEs Management</w:t>
        </w:r>
        <w:r>
          <w:rPr>
            <w:noProof/>
            <w:webHidden/>
          </w:rPr>
          <w:tab/>
        </w:r>
        <w:r>
          <w:rPr>
            <w:noProof/>
            <w:webHidden/>
          </w:rPr>
          <w:fldChar w:fldCharType="begin"/>
        </w:r>
        <w:r>
          <w:rPr>
            <w:noProof/>
            <w:webHidden/>
          </w:rPr>
          <w:instrText xml:space="preserve"> PAGEREF _Toc456813619 \h </w:instrText>
        </w:r>
        <w:r>
          <w:rPr>
            <w:noProof/>
            <w:webHidden/>
          </w:rPr>
        </w:r>
        <w:r>
          <w:rPr>
            <w:noProof/>
            <w:webHidden/>
          </w:rPr>
          <w:fldChar w:fldCharType="separate"/>
        </w:r>
        <w:r>
          <w:rPr>
            <w:noProof/>
            <w:webHidden/>
          </w:rPr>
          <w:t>43</w:t>
        </w:r>
        <w:r>
          <w:rPr>
            <w:noProof/>
            <w:webHidden/>
          </w:rPr>
          <w:fldChar w:fldCharType="end"/>
        </w:r>
      </w:hyperlink>
    </w:p>
    <w:p w14:paraId="6C8066E2" w14:textId="72D0C4E5"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0" w:history="1">
        <w:r w:rsidRPr="00A527AC">
          <w:rPr>
            <w:rStyle w:val="Hyperlink"/>
            <w:noProof/>
          </w:rPr>
          <w:t>3.3.1</w:t>
        </w:r>
        <w:r>
          <w:rPr>
            <w:rFonts w:asciiTheme="minorHAnsi" w:eastAsiaTheme="minorEastAsia" w:hAnsiTheme="minorHAnsi" w:cstheme="minorBidi"/>
            <w:noProof/>
            <w:sz w:val="22"/>
            <w:szCs w:val="28"/>
            <w:lang w:bidi="th-TH"/>
          </w:rPr>
          <w:tab/>
        </w:r>
        <w:r w:rsidRPr="00A527AC">
          <w:rPr>
            <w:rStyle w:val="Hyperlink"/>
            <w:noProof/>
          </w:rPr>
          <w:t>Create a top-level ABIE (a standalone BOD)</w:t>
        </w:r>
        <w:r>
          <w:rPr>
            <w:noProof/>
            <w:webHidden/>
          </w:rPr>
          <w:tab/>
        </w:r>
        <w:r>
          <w:rPr>
            <w:noProof/>
            <w:webHidden/>
          </w:rPr>
          <w:fldChar w:fldCharType="begin"/>
        </w:r>
        <w:r>
          <w:rPr>
            <w:noProof/>
            <w:webHidden/>
          </w:rPr>
          <w:instrText xml:space="preserve"> PAGEREF _Toc456813620 \h </w:instrText>
        </w:r>
        <w:r>
          <w:rPr>
            <w:noProof/>
            <w:webHidden/>
          </w:rPr>
        </w:r>
        <w:r>
          <w:rPr>
            <w:noProof/>
            <w:webHidden/>
          </w:rPr>
          <w:fldChar w:fldCharType="separate"/>
        </w:r>
        <w:r>
          <w:rPr>
            <w:noProof/>
            <w:webHidden/>
          </w:rPr>
          <w:t>43</w:t>
        </w:r>
        <w:r>
          <w:rPr>
            <w:noProof/>
            <w:webHidden/>
          </w:rPr>
          <w:fldChar w:fldCharType="end"/>
        </w:r>
      </w:hyperlink>
    </w:p>
    <w:p w14:paraId="14F7E377" w14:textId="2135D015"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21" w:history="1">
        <w:r w:rsidRPr="00A527AC">
          <w:rPr>
            <w:rStyle w:val="Hyperlink"/>
            <w:noProof/>
          </w:rPr>
          <w:t>3.3.1.1.1</w:t>
        </w:r>
        <w:r>
          <w:rPr>
            <w:rFonts w:asciiTheme="minorHAnsi" w:eastAsiaTheme="minorEastAsia" w:hAnsiTheme="minorHAnsi" w:cstheme="minorBidi"/>
            <w:noProof/>
            <w:sz w:val="22"/>
            <w:szCs w:val="28"/>
            <w:lang w:bidi="th-TH"/>
          </w:rPr>
          <w:tab/>
        </w:r>
        <w:r w:rsidRPr="00A527AC">
          <w:rPr>
            <w:rStyle w:val="Hyperlink"/>
            <w:noProof/>
          </w:rPr>
          <w:t>Select a top-level concept</w:t>
        </w:r>
        <w:r>
          <w:rPr>
            <w:noProof/>
            <w:webHidden/>
          </w:rPr>
          <w:tab/>
        </w:r>
        <w:r>
          <w:rPr>
            <w:noProof/>
            <w:webHidden/>
          </w:rPr>
          <w:fldChar w:fldCharType="begin"/>
        </w:r>
        <w:r>
          <w:rPr>
            <w:noProof/>
            <w:webHidden/>
          </w:rPr>
          <w:instrText xml:space="preserve"> PAGEREF _Toc456813621 \h </w:instrText>
        </w:r>
        <w:r>
          <w:rPr>
            <w:noProof/>
            <w:webHidden/>
          </w:rPr>
        </w:r>
        <w:r>
          <w:rPr>
            <w:noProof/>
            <w:webHidden/>
          </w:rPr>
          <w:fldChar w:fldCharType="separate"/>
        </w:r>
        <w:r>
          <w:rPr>
            <w:noProof/>
            <w:webHidden/>
          </w:rPr>
          <w:t>43</w:t>
        </w:r>
        <w:r>
          <w:rPr>
            <w:noProof/>
            <w:webHidden/>
          </w:rPr>
          <w:fldChar w:fldCharType="end"/>
        </w:r>
      </w:hyperlink>
    </w:p>
    <w:p w14:paraId="04DE0D59" w14:textId="28777D1B"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22" w:history="1">
        <w:r w:rsidRPr="00A527AC">
          <w:rPr>
            <w:rStyle w:val="Hyperlink"/>
            <w:noProof/>
          </w:rPr>
          <w:t>3.3.1.1.2</w:t>
        </w:r>
        <w:r>
          <w:rPr>
            <w:rFonts w:asciiTheme="minorHAnsi" w:eastAsiaTheme="minorEastAsia" w:hAnsiTheme="minorHAnsi" w:cstheme="minorBidi"/>
            <w:noProof/>
            <w:sz w:val="22"/>
            <w:szCs w:val="28"/>
            <w:lang w:bidi="th-TH"/>
          </w:rPr>
          <w:tab/>
        </w:r>
        <w:r w:rsidRPr="00A527AC">
          <w:rPr>
            <w:rStyle w:val="Hyperlink"/>
            <w:noProof/>
          </w:rPr>
          <w:t>Select a business context</w:t>
        </w:r>
        <w:r>
          <w:rPr>
            <w:noProof/>
            <w:webHidden/>
          </w:rPr>
          <w:tab/>
        </w:r>
        <w:r>
          <w:rPr>
            <w:noProof/>
            <w:webHidden/>
          </w:rPr>
          <w:fldChar w:fldCharType="begin"/>
        </w:r>
        <w:r>
          <w:rPr>
            <w:noProof/>
            <w:webHidden/>
          </w:rPr>
          <w:instrText xml:space="preserve"> PAGEREF _Toc456813622 \h </w:instrText>
        </w:r>
        <w:r>
          <w:rPr>
            <w:noProof/>
            <w:webHidden/>
          </w:rPr>
        </w:r>
        <w:r>
          <w:rPr>
            <w:noProof/>
            <w:webHidden/>
          </w:rPr>
          <w:fldChar w:fldCharType="separate"/>
        </w:r>
        <w:r>
          <w:rPr>
            <w:noProof/>
            <w:webHidden/>
          </w:rPr>
          <w:t>44</w:t>
        </w:r>
        <w:r>
          <w:rPr>
            <w:noProof/>
            <w:webHidden/>
          </w:rPr>
          <w:fldChar w:fldCharType="end"/>
        </w:r>
      </w:hyperlink>
    </w:p>
    <w:p w14:paraId="55B2BCE3" w14:textId="14A99346"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23" w:history="1">
        <w:r w:rsidRPr="00A527AC">
          <w:rPr>
            <w:rStyle w:val="Hyperlink"/>
            <w:noProof/>
          </w:rPr>
          <w:t>3.3.1.1.3</w:t>
        </w:r>
        <w:r>
          <w:rPr>
            <w:rFonts w:asciiTheme="minorHAnsi" w:eastAsiaTheme="minorEastAsia" w:hAnsiTheme="minorHAnsi" w:cstheme="minorBidi"/>
            <w:noProof/>
            <w:sz w:val="22"/>
            <w:szCs w:val="28"/>
            <w:lang w:bidi="th-TH"/>
          </w:rPr>
          <w:tab/>
        </w:r>
        <w:r w:rsidRPr="00A527AC">
          <w:rPr>
            <w:rStyle w:val="Hyperlink"/>
            <w:noProof/>
          </w:rPr>
          <w:t>Create uncommitted BIE records/objects</w:t>
        </w:r>
        <w:r>
          <w:rPr>
            <w:noProof/>
            <w:webHidden/>
          </w:rPr>
          <w:tab/>
        </w:r>
        <w:r>
          <w:rPr>
            <w:noProof/>
            <w:webHidden/>
          </w:rPr>
          <w:fldChar w:fldCharType="begin"/>
        </w:r>
        <w:r>
          <w:rPr>
            <w:noProof/>
            <w:webHidden/>
          </w:rPr>
          <w:instrText xml:space="preserve"> PAGEREF _Toc456813623 \h </w:instrText>
        </w:r>
        <w:r>
          <w:rPr>
            <w:noProof/>
            <w:webHidden/>
          </w:rPr>
        </w:r>
        <w:r>
          <w:rPr>
            <w:noProof/>
            <w:webHidden/>
          </w:rPr>
          <w:fldChar w:fldCharType="separate"/>
        </w:r>
        <w:r>
          <w:rPr>
            <w:noProof/>
            <w:webHidden/>
          </w:rPr>
          <w:t>44</w:t>
        </w:r>
        <w:r>
          <w:rPr>
            <w:noProof/>
            <w:webHidden/>
          </w:rPr>
          <w:fldChar w:fldCharType="end"/>
        </w:r>
      </w:hyperlink>
    </w:p>
    <w:p w14:paraId="45053B16" w14:textId="1C25E7EE"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4" w:history="1">
        <w:r w:rsidRPr="00A527AC">
          <w:rPr>
            <w:rStyle w:val="Hyperlink"/>
            <w:noProof/>
          </w:rPr>
          <w:t>3.3.2</w:t>
        </w:r>
        <w:r>
          <w:rPr>
            <w:rFonts w:asciiTheme="minorHAnsi" w:eastAsiaTheme="minorEastAsia" w:hAnsiTheme="minorHAnsi" w:cstheme="minorBidi"/>
            <w:noProof/>
            <w:sz w:val="22"/>
            <w:szCs w:val="28"/>
            <w:lang w:bidi="th-TH"/>
          </w:rPr>
          <w:tab/>
        </w:r>
        <w:r w:rsidRPr="00A527AC">
          <w:rPr>
            <w:rStyle w:val="Hyperlink"/>
            <w:noProof/>
          </w:rPr>
          <w:t>Edit a top-level ABIE</w:t>
        </w:r>
        <w:r>
          <w:rPr>
            <w:noProof/>
            <w:webHidden/>
          </w:rPr>
          <w:tab/>
        </w:r>
        <w:r>
          <w:rPr>
            <w:noProof/>
            <w:webHidden/>
          </w:rPr>
          <w:fldChar w:fldCharType="begin"/>
        </w:r>
        <w:r>
          <w:rPr>
            <w:noProof/>
            <w:webHidden/>
          </w:rPr>
          <w:instrText xml:space="preserve"> PAGEREF _Toc456813624 \h </w:instrText>
        </w:r>
        <w:r>
          <w:rPr>
            <w:noProof/>
            <w:webHidden/>
          </w:rPr>
        </w:r>
        <w:r>
          <w:rPr>
            <w:noProof/>
            <w:webHidden/>
          </w:rPr>
          <w:fldChar w:fldCharType="separate"/>
        </w:r>
        <w:r>
          <w:rPr>
            <w:noProof/>
            <w:webHidden/>
          </w:rPr>
          <w:t>51</w:t>
        </w:r>
        <w:r>
          <w:rPr>
            <w:noProof/>
            <w:webHidden/>
          </w:rPr>
          <w:fldChar w:fldCharType="end"/>
        </w:r>
      </w:hyperlink>
    </w:p>
    <w:p w14:paraId="74B8A709" w14:textId="3633E545"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5" w:history="1">
        <w:r w:rsidRPr="00A527AC">
          <w:rPr>
            <w:rStyle w:val="Hyperlink"/>
            <w:noProof/>
          </w:rPr>
          <w:t>3.3.3</w:t>
        </w:r>
        <w:r>
          <w:rPr>
            <w:rFonts w:asciiTheme="minorHAnsi" w:eastAsiaTheme="minorEastAsia" w:hAnsiTheme="minorHAnsi" w:cstheme="minorBidi"/>
            <w:noProof/>
            <w:sz w:val="22"/>
            <w:szCs w:val="28"/>
            <w:lang w:bidi="th-TH"/>
          </w:rPr>
          <w:tab/>
        </w:r>
        <w:r w:rsidRPr="00A527AC">
          <w:rPr>
            <w:rStyle w:val="Hyperlink"/>
            <w:noProof/>
          </w:rPr>
          <w:t>Show top-level ABIE</w:t>
        </w:r>
        <w:r>
          <w:rPr>
            <w:noProof/>
            <w:webHidden/>
          </w:rPr>
          <w:tab/>
        </w:r>
        <w:r>
          <w:rPr>
            <w:noProof/>
            <w:webHidden/>
          </w:rPr>
          <w:fldChar w:fldCharType="begin"/>
        </w:r>
        <w:r>
          <w:rPr>
            <w:noProof/>
            <w:webHidden/>
          </w:rPr>
          <w:instrText xml:space="preserve"> PAGEREF _Toc456813625 \h </w:instrText>
        </w:r>
        <w:r>
          <w:rPr>
            <w:noProof/>
            <w:webHidden/>
          </w:rPr>
        </w:r>
        <w:r>
          <w:rPr>
            <w:noProof/>
            <w:webHidden/>
          </w:rPr>
          <w:fldChar w:fldCharType="separate"/>
        </w:r>
        <w:r>
          <w:rPr>
            <w:noProof/>
            <w:webHidden/>
          </w:rPr>
          <w:t>51</w:t>
        </w:r>
        <w:r>
          <w:rPr>
            <w:noProof/>
            <w:webHidden/>
          </w:rPr>
          <w:fldChar w:fldCharType="end"/>
        </w:r>
      </w:hyperlink>
    </w:p>
    <w:p w14:paraId="6AED019F" w14:textId="439C6C55"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6" w:history="1">
        <w:r w:rsidRPr="00A527AC">
          <w:rPr>
            <w:rStyle w:val="Hyperlink"/>
            <w:noProof/>
          </w:rPr>
          <w:t>3.3.4</w:t>
        </w:r>
        <w:r>
          <w:rPr>
            <w:rFonts w:asciiTheme="minorHAnsi" w:eastAsiaTheme="minorEastAsia" w:hAnsiTheme="minorHAnsi" w:cstheme="minorBidi"/>
            <w:noProof/>
            <w:sz w:val="22"/>
            <w:szCs w:val="28"/>
            <w:lang w:bidi="th-TH"/>
          </w:rPr>
          <w:tab/>
        </w:r>
        <w:r w:rsidRPr="00A527AC">
          <w:rPr>
            <w:rStyle w:val="Hyperlink"/>
            <w:noProof/>
          </w:rPr>
          <w:t>Save a top-level ABIE</w:t>
        </w:r>
        <w:r>
          <w:rPr>
            <w:noProof/>
            <w:webHidden/>
          </w:rPr>
          <w:tab/>
        </w:r>
        <w:r>
          <w:rPr>
            <w:noProof/>
            <w:webHidden/>
          </w:rPr>
          <w:fldChar w:fldCharType="begin"/>
        </w:r>
        <w:r>
          <w:rPr>
            <w:noProof/>
            <w:webHidden/>
          </w:rPr>
          <w:instrText xml:space="preserve"> PAGEREF _Toc456813626 \h </w:instrText>
        </w:r>
        <w:r>
          <w:rPr>
            <w:noProof/>
            <w:webHidden/>
          </w:rPr>
        </w:r>
        <w:r>
          <w:rPr>
            <w:noProof/>
            <w:webHidden/>
          </w:rPr>
          <w:fldChar w:fldCharType="separate"/>
        </w:r>
        <w:r>
          <w:rPr>
            <w:noProof/>
            <w:webHidden/>
          </w:rPr>
          <w:t>53</w:t>
        </w:r>
        <w:r>
          <w:rPr>
            <w:noProof/>
            <w:webHidden/>
          </w:rPr>
          <w:fldChar w:fldCharType="end"/>
        </w:r>
      </w:hyperlink>
    </w:p>
    <w:p w14:paraId="21642C9F" w14:textId="060E4184"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7" w:history="1">
        <w:r w:rsidRPr="00A527AC">
          <w:rPr>
            <w:rStyle w:val="Hyperlink"/>
            <w:noProof/>
          </w:rPr>
          <w:t>3.3.5</w:t>
        </w:r>
        <w:r>
          <w:rPr>
            <w:rFonts w:asciiTheme="minorHAnsi" w:eastAsiaTheme="minorEastAsia" w:hAnsiTheme="minorHAnsi" w:cstheme="minorBidi"/>
            <w:noProof/>
            <w:sz w:val="22"/>
            <w:szCs w:val="28"/>
            <w:lang w:bidi="th-TH"/>
          </w:rPr>
          <w:tab/>
        </w:r>
        <w:r w:rsidRPr="00A527AC">
          <w:rPr>
            <w:rStyle w:val="Hyperlink"/>
            <w:noProof/>
          </w:rPr>
          <w:t>Discard a top-level ABIE</w:t>
        </w:r>
        <w:r>
          <w:rPr>
            <w:noProof/>
            <w:webHidden/>
          </w:rPr>
          <w:tab/>
        </w:r>
        <w:r>
          <w:rPr>
            <w:noProof/>
            <w:webHidden/>
          </w:rPr>
          <w:fldChar w:fldCharType="begin"/>
        </w:r>
        <w:r>
          <w:rPr>
            <w:noProof/>
            <w:webHidden/>
          </w:rPr>
          <w:instrText xml:space="preserve"> PAGEREF _Toc456813627 \h </w:instrText>
        </w:r>
        <w:r>
          <w:rPr>
            <w:noProof/>
            <w:webHidden/>
          </w:rPr>
        </w:r>
        <w:r>
          <w:rPr>
            <w:noProof/>
            <w:webHidden/>
          </w:rPr>
          <w:fldChar w:fldCharType="separate"/>
        </w:r>
        <w:r>
          <w:rPr>
            <w:noProof/>
            <w:webHidden/>
          </w:rPr>
          <w:t>53</w:t>
        </w:r>
        <w:r>
          <w:rPr>
            <w:noProof/>
            <w:webHidden/>
          </w:rPr>
          <w:fldChar w:fldCharType="end"/>
        </w:r>
      </w:hyperlink>
    </w:p>
    <w:p w14:paraId="1B108CFB" w14:textId="1B53C80D"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8" w:history="1">
        <w:r w:rsidRPr="00A527AC">
          <w:rPr>
            <w:rStyle w:val="Hyperlink"/>
            <w:noProof/>
          </w:rPr>
          <w:t>3.3.6</w:t>
        </w:r>
        <w:r>
          <w:rPr>
            <w:rFonts w:asciiTheme="minorHAnsi" w:eastAsiaTheme="minorEastAsia" w:hAnsiTheme="minorHAnsi" w:cstheme="minorBidi"/>
            <w:noProof/>
            <w:sz w:val="22"/>
            <w:szCs w:val="28"/>
            <w:lang w:bidi="th-TH"/>
          </w:rPr>
          <w:tab/>
        </w:r>
        <w:r w:rsidRPr="00A527AC">
          <w:rPr>
            <w:rStyle w:val="Hyperlink"/>
            <w:noProof/>
          </w:rPr>
          <w:t>Publish a top-level ABIE</w:t>
        </w:r>
        <w:r>
          <w:rPr>
            <w:noProof/>
            <w:webHidden/>
          </w:rPr>
          <w:tab/>
        </w:r>
        <w:r>
          <w:rPr>
            <w:noProof/>
            <w:webHidden/>
          </w:rPr>
          <w:fldChar w:fldCharType="begin"/>
        </w:r>
        <w:r>
          <w:rPr>
            <w:noProof/>
            <w:webHidden/>
          </w:rPr>
          <w:instrText xml:space="preserve"> PAGEREF _Toc456813628 \h </w:instrText>
        </w:r>
        <w:r>
          <w:rPr>
            <w:noProof/>
            <w:webHidden/>
          </w:rPr>
        </w:r>
        <w:r>
          <w:rPr>
            <w:noProof/>
            <w:webHidden/>
          </w:rPr>
          <w:fldChar w:fldCharType="separate"/>
        </w:r>
        <w:r>
          <w:rPr>
            <w:noProof/>
            <w:webHidden/>
          </w:rPr>
          <w:t>53</w:t>
        </w:r>
        <w:r>
          <w:rPr>
            <w:noProof/>
            <w:webHidden/>
          </w:rPr>
          <w:fldChar w:fldCharType="end"/>
        </w:r>
      </w:hyperlink>
    </w:p>
    <w:p w14:paraId="64FD3C05" w14:textId="06C8EC8D"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9" w:history="1">
        <w:r w:rsidRPr="00A527AC">
          <w:rPr>
            <w:rStyle w:val="Hyperlink"/>
            <w:noProof/>
          </w:rPr>
          <w:t>3.3.7</w:t>
        </w:r>
        <w:r>
          <w:rPr>
            <w:rFonts w:asciiTheme="minorHAnsi" w:eastAsiaTheme="minorEastAsia" w:hAnsiTheme="minorHAnsi" w:cstheme="minorBidi"/>
            <w:noProof/>
            <w:sz w:val="22"/>
            <w:szCs w:val="28"/>
            <w:lang w:bidi="th-TH"/>
          </w:rPr>
          <w:tab/>
        </w:r>
        <w:r w:rsidRPr="00A527AC">
          <w:rPr>
            <w:rStyle w:val="Hyperlink"/>
            <w:noProof/>
          </w:rPr>
          <w:t>Top-level ABIE search and select</w:t>
        </w:r>
        <w:r>
          <w:rPr>
            <w:noProof/>
            <w:webHidden/>
          </w:rPr>
          <w:tab/>
        </w:r>
        <w:r>
          <w:rPr>
            <w:noProof/>
            <w:webHidden/>
          </w:rPr>
          <w:fldChar w:fldCharType="begin"/>
        </w:r>
        <w:r>
          <w:rPr>
            <w:noProof/>
            <w:webHidden/>
          </w:rPr>
          <w:instrText xml:space="preserve"> PAGEREF _Toc456813629 \h </w:instrText>
        </w:r>
        <w:r>
          <w:rPr>
            <w:noProof/>
            <w:webHidden/>
          </w:rPr>
        </w:r>
        <w:r>
          <w:rPr>
            <w:noProof/>
            <w:webHidden/>
          </w:rPr>
          <w:fldChar w:fldCharType="separate"/>
        </w:r>
        <w:r>
          <w:rPr>
            <w:noProof/>
            <w:webHidden/>
          </w:rPr>
          <w:t>53</w:t>
        </w:r>
        <w:r>
          <w:rPr>
            <w:noProof/>
            <w:webHidden/>
          </w:rPr>
          <w:fldChar w:fldCharType="end"/>
        </w:r>
      </w:hyperlink>
    </w:p>
    <w:p w14:paraId="61F4668E" w14:textId="38E7A332"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30" w:history="1">
        <w:r w:rsidRPr="00A527AC">
          <w:rPr>
            <w:rStyle w:val="Hyperlink"/>
            <w:noProof/>
          </w:rPr>
          <w:t>3.3.8</w:t>
        </w:r>
        <w:r>
          <w:rPr>
            <w:rFonts w:asciiTheme="minorHAnsi" w:eastAsiaTheme="minorEastAsia" w:hAnsiTheme="minorHAnsi" w:cstheme="minorBidi"/>
            <w:noProof/>
            <w:sz w:val="22"/>
            <w:szCs w:val="28"/>
            <w:lang w:bidi="th-TH"/>
          </w:rPr>
          <w:tab/>
        </w:r>
        <w:r w:rsidRPr="00A527AC">
          <w:rPr>
            <w:rStyle w:val="Hyperlink"/>
            <w:noProof/>
          </w:rPr>
          <w:t>Copy a top-level ABIE</w:t>
        </w:r>
        <w:r>
          <w:rPr>
            <w:noProof/>
            <w:webHidden/>
          </w:rPr>
          <w:tab/>
        </w:r>
        <w:r>
          <w:rPr>
            <w:noProof/>
            <w:webHidden/>
          </w:rPr>
          <w:fldChar w:fldCharType="begin"/>
        </w:r>
        <w:r>
          <w:rPr>
            <w:noProof/>
            <w:webHidden/>
          </w:rPr>
          <w:instrText xml:space="preserve"> PAGEREF _Toc456813630 \h </w:instrText>
        </w:r>
        <w:r>
          <w:rPr>
            <w:noProof/>
            <w:webHidden/>
          </w:rPr>
        </w:r>
        <w:r>
          <w:rPr>
            <w:noProof/>
            <w:webHidden/>
          </w:rPr>
          <w:fldChar w:fldCharType="separate"/>
        </w:r>
        <w:r>
          <w:rPr>
            <w:noProof/>
            <w:webHidden/>
          </w:rPr>
          <w:t>53</w:t>
        </w:r>
        <w:r>
          <w:rPr>
            <w:noProof/>
            <w:webHidden/>
          </w:rPr>
          <w:fldChar w:fldCharType="end"/>
        </w:r>
      </w:hyperlink>
    </w:p>
    <w:p w14:paraId="780F2E26" w14:textId="5565406C"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31" w:history="1">
        <w:r w:rsidRPr="00A527AC">
          <w:rPr>
            <w:rStyle w:val="Hyperlink"/>
            <w:noProof/>
          </w:rPr>
          <w:t>3.3.9</w:t>
        </w:r>
        <w:r>
          <w:rPr>
            <w:rFonts w:asciiTheme="minorHAnsi" w:eastAsiaTheme="minorEastAsia" w:hAnsiTheme="minorHAnsi" w:cstheme="minorBidi"/>
            <w:noProof/>
            <w:sz w:val="22"/>
            <w:szCs w:val="28"/>
            <w:lang w:bidi="th-TH"/>
          </w:rPr>
          <w:tab/>
        </w:r>
        <w:r w:rsidRPr="00A527AC">
          <w:rPr>
            <w:rStyle w:val="Hyperlink"/>
            <w:noProof/>
          </w:rPr>
          <w:t>Extend a top-level ABIE</w:t>
        </w:r>
        <w:r>
          <w:rPr>
            <w:noProof/>
            <w:webHidden/>
          </w:rPr>
          <w:tab/>
        </w:r>
        <w:r>
          <w:rPr>
            <w:noProof/>
            <w:webHidden/>
          </w:rPr>
          <w:fldChar w:fldCharType="begin"/>
        </w:r>
        <w:r>
          <w:rPr>
            <w:noProof/>
            <w:webHidden/>
          </w:rPr>
          <w:instrText xml:space="preserve"> PAGEREF _Toc456813631 \h </w:instrText>
        </w:r>
        <w:r>
          <w:rPr>
            <w:noProof/>
            <w:webHidden/>
          </w:rPr>
        </w:r>
        <w:r>
          <w:rPr>
            <w:noProof/>
            <w:webHidden/>
          </w:rPr>
          <w:fldChar w:fldCharType="separate"/>
        </w:r>
        <w:r>
          <w:rPr>
            <w:noProof/>
            <w:webHidden/>
          </w:rPr>
          <w:t>53</w:t>
        </w:r>
        <w:r>
          <w:rPr>
            <w:noProof/>
            <w:webHidden/>
          </w:rPr>
          <w:fldChar w:fldCharType="end"/>
        </w:r>
      </w:hyperlink>
    </w:p>
    <w:p w14:paraId="796A5C77" w14:textId="7C124734"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32" w:history="1">
        <w:r w:rsidRPr="00A527AC">
          <w:rPr>
            <w:rStyle w:val="Hyperlink"/>
            <w:noProof/>
          </w:rPr>
          <w:t>3.3.9.1</w:t>
        </w:r>
        <w:r>
          <w:rPr>
            <w:rFonts w:asciiTheme="minorHAnsi" w:eastAsiaTheme="minorEastAsia" w:hAnsiTheme="minorHAnsi" w:cstheme="minorBidi"/>
            <w:noProof/>
            <w:sz w:val="22"/>
            <w:szCs w:val="28"/>
            <w:lang w:bidi="th-TH"/>
          </w:rPr>
          <w:tab/>
        </w:r>
        <w:r w:rsidRPr="00A527AC">
          <w:rPr>
            <w:rStyle w:val="Hyperlink"/>
            <w:noProof/>
          </w:rPr>
          <w:t>Create a New User Extension Group ACC</w:t>
        </w:r>
        <w:r>
          <w:rPr>
            <w:noProof/>
            <w:webHidden/>
          </w:rPr>
          <w:tab/>
        </w:r>
        <w:r>
          <w:rPr>
            <w:noProof/>
            <w:webHidden/>
          </w:rPr>
          <w:fldChar w:fldCharType="begin"/>
        </w:r>
        <w:r>
          <w:rPr>
            <w:noProof/>
            <w:webHidden/>
          </w:rPr>
          <w:instrText xml:space="preserve"> PAGEREF _Toc456813632 \h </w:instrText>
        </w:r>
        <w:r>
          <w:rPr>
            <w:noProof/>
            <w:webHidden/>
          </w:rPr>
        </w:r>
        <w:r>
          <w:rPr>
            <w:noProof/>
            <w:webHidden/>
          </w:rPr>
          <w:fldChar w:fldCharType="separate"/>
        </w:r>
        <w:r>
          <w:rPr>
            <w:noProof/>
            <w:webHidden/>
          </w:rPr>
          <w:t>57</w:t>
        </w:r>
        <w:r>
          <w:rPr>
            <w:noProof/>
            <w:webHidden/>
          </w:rPr>
          <w:fldChar w:fldCharType="end"/>
        </w:r>
      </w:hyperlink>
    </w:p>
    <w:p w14:paraId="006A3A65" w14:textId="06138A77"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33" w:history="1">
        <w:r w:rsidRPr="00A527AC">
          <w:rPr>
            <w:rStyle w:val="Hyperlink"/>
            <w:noProof/>
          </w:rPr>
          <w:t>3.3.9.1.1</w:t>
        </w:r>
        <w:r>
          <w:rPr>
            <w:rFonts w:asciiTheme="minorHAnsi" w:eastAsiaTheme="minorEastAsia" w:hAnsiTheme="minorHAnsi" w:cstheme="minorBidi"/>
            <w:noProof/>
            <w:sz w:val="22"/>
            <w:szCs w:val="28"/>
            <w:lang w:bidi="th-TH"/>
          </w:rPr>
          <w:tab/>
        </w:r>
        <w:r w:rsidRPr="00A527AC">
          <w:rPr>
            <w:rStyle w:val="Hyperlink"/>
            <w:noProof/>
          </w:rPr>
          <w:t>Populate an ACC current record</w:t>
        </w:r>
        <w:r>
          <w:rPr>
            <w:noProof/>
            <w:webHidden/>
          </w:rPr>
          <w:tab/>
        </w:r>
        <w:r>
          <w:rPr>
            <w:noProof/>
            <w:webHidden/>
          </w:rPr>
          <w:fldChar w:fldCharType="begin"/>
        </w:r>
        <w:r>
          <w:rPr>
            <w:noProof/>
            <w:webHidden/>
          </w:rPr>
          <w:instrText xml:space="preserve"> PAGEREF _Toc456813633 \h </w:instrText>
        </w:r>
        <w:r>
          <w:rPr>
            <w:noProof/>
            <w:webHidden/>
          </w:rPr>
        </w:r>
        <w:r>
          <w:rPr>
            <w:noProof/>
            <w:webHidden/>
          </w:rPr>
          <w:fldChar w:fldCharType="separate"/>
        </w:r>
        <w:r>
          <w:rPr>
            <w:noProof/>
            <w:webHidden/>
          </w:rPr>
          <w:t>57</w:t>
        </w:r>
        <w:r>
          <w:rPr>
            <w:noProof/>
            <w:webHidden/>
          </w:rPr>
          <w:fldChar w:fldCharType="end"/>
        </w:r>
      </w:hyperlink>
    </w:p>
    <w:p w14:paraId="064EDD3B" w14:textId="73A5E030"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34" w:history="1">
        <w:r w:rsidRPr="00A527AC">
          <w:rPr>
            <w:rStyle w:val="Hyperlink"/>
            <w:noProof/>
          </w:rPr>
          <w:t>3.3.9.1.2</w:t>
        </w:r>
        <w:r>
          <w:rPr>
            <w:rFonts w:asciiTheme="minorHAnsi" w:eastAsiaTheme="minorEastAsia" w:hAnsiTheme="minorHAnsi" w:cstheme="minorBidi"/>
            <w:noProof/>
            <w:sz w:val="22"/>
            <w:szCs w:val="28"/>
            <w:lang w:bidi="th-TH"/>
          </w:rPr>
          <w:tab/>
        </w:r>
        <w:r w:rsidRPr="00A527AC">
          <w:rPr>
            <w:rStyle w:val="Hyperlink"/>
            <w:noProof/>
          </w:rPr>
          <w:t>Populate an ASCCP current record</w:t>
        </w:r>
        <w:r>
          <w:rPr>
            <w:noProof/>
            <w:webHidden/>
          </w:rPr>
          <w:tab/>
        </w:r>
        <w:r>
          <w:rPr>
            <w:noProof/>
            <w:webHidden/>
          </w:rPr>
          <w:fldChar w:fldCharType="begin"/>
        </w:r>
        <w:r>
          <w:rPr>
            <w:noProof/>
            <w:webHidden/>
          </w:rPr>
          <w:instrText xml:space="preserve"> PAGEREF _Toc456813634 \h </w:instrText>
        </w:r>
        <w:r>
          <w:rPr>
            <w:noProof/>
            <w:webHidden/>
          </w:rPr>
        </w:r>
        <w:r>
          <w:rPr>
            <w:noProof/>
            <w:webHidden/>
          </w:rPr>
          <w:fldChar w:fldCharType="separate"/>
        </w:r>
        <w:r>
          <w:rPr>
            <w:noProof/>
            <w:webHidden/>
          </w:rPr>
          <w:t>58</w:t>
        </w:r>
        <w:r>
          <w:rPr>
            <w:noProof/>
            <w:webHidden/>
          </w:rPr>
          <w:fldChar w:fldCharType="end"/>
        </w:r>
      </w:hyperlink>
    </w:p>
    <w:p w14:paraId="1A89DE2E" w14:textId="2F2CD67A"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35" w:history="1">
        <w:r w:rsidRPr="00A527AC">
          <w:rPr>
            <w:rStyle w:val="Hyperlink"/>
            <w:noProof/>
          </w:rPr>
          <w:t>3.3.9.1.3</w:t>
        </w:r>
        <w:r>
          <w:rPr>
            <w:rFonts w:asciiTheme="minorHAnsi" w:eastAsiaTheme="minorEastAsia" w:hAnsiTheme="minorHAnsi" w:cstheme="minorBidi"/>
            <w:noProof/>
            <w:sz w:val="22"/>
            <w:szCs w:val="28"/>
            <w:lang w:bidi="th-TH"/>
          </w:rPr>
          <w:tab/>
        </w:r>
        <w:r w:rsidRPr="00A527AC">
          <w:rPr>
            <w:rStyle w:val="Hyperlink"/>
            <w:noProof/>
          </w:rPr>
          <w:t>Populate an ASCC current record</w:t>
        </w:r>
        <w:r>
          <w:rPr>
            <w:noProof/>
            <w:webHidden/>
          </w:rPr>
          <w:tab/>
        </w:r>
        <w:r>
          <w:rPr>
            <w:noProof/>
            <w:webHidden/>
          </w:rPr>
          <w:fldChar w:fldCharType="begin"/>
        </w:r>
        <w:r>
          <w:rPr>
            <w:noProof/>
            <w:webHidden/>
          </w:rPr>
          <w:instrText xml:space="preserve"> PAGEREF _Toc456813635 \h </w:instrText>
        </w:r>
        <w:r>
          <w:rPr>
            <w:noProof/>
            <w:webHidden/>
          </w:rPr>
        </w:r>
        <w:r>
          <w:rPr>
            <w:noProof/>
            <w:webHidden/>
          </w:rPr>
          <w:fldChar w:fldCharType="separate"/>
        </w:r>
        <w:r>
          <w:rPr>
            <w:noProof/>
            <w:webHidden/>
          </w:rPr>
          <w:t>58</w:t>
        </w:r>
        <w:r>
          <w:rPr>
            <w:noProof/>
            <w:webHidden/>
          </w:rPr>
          <w:fldChar w:fldCharType="end"/>
        </w:r>
      </w:hyperlink>
    </w:p>
    <w:p w14:paraId="361D3D19" w14:textId="55C11438" w:rsidR="00632C6D" w:rsidRDefault="00632C6D">
      <w:pPr>
        <w:pStyle w:val="TOC5"/>
        <w:tabs>
          <w:tab w:val="left" w:pos="1600"/>
          <w:tab w:val="right" w:leader="dot" w:pos="9350"/>
        </w:tabs>
        <w:rPr>
          <w:rFonts w:asciiTheme="minorHAnsi" w:eastAsiaTheme="minorEastAsia" w:hAnsiTheme="minorHAnsi" w:cstheme="minorBidi"/>
          <w:noProof/>
          <w:sz w:val="22"/>
          <w:szCs w:val="28"/>
          <w:lang w:bidi="th-TH"/>
        </w:rPr>
      </w:pPr>
      <w:hyperlink w:anchor="_Toc456813636" w:history="1">
        <w:r w:rsidRPr="00A527AC">
          <w:rPr>
            <w:rStyle w:val="Hyperlink"/>
            <w:rFonts w:asciiTheme="minorBidi" w:hAnsiTheme="minorBidi"/>
            <w:noProof/>
          </w:rPr>
          <w:t>3.3.9.1.4</w:t>
        </w:r>
        <w:r>
          <w:rPr>
            <w:rFonts w:asciiTheme="minorHAnsi" w:eastAsiaTheme="minorEastAsia" w:hAnsiTheme="minorHAnsi" w:cstheme="minorBidi"/>
            <w:noProof/>
            <w:sz w:val="22"/>
            <w:szCs w:val="28"/>
            <w:lang w:bidi="th-TH"/>
          </w:rPr>
          <w:tab/>
        </w:r>
        <w:r w:rsidRPr="00A527AC">
          <w:rPr>
            <w:rStyle w:val="Hyperlink"/>
            <w:rFonts w:asciiTheme="minorBidi" w:hAnsiTheme="minorBidi"/>
            <w:noProof/>
          </w:rPr>
          <w:t>Populate an ACC history Record</w:t>
        </w:r>
        <w:r>
          <w:rPr>
            <w:noProof/>
            <w:webHidden/>
          </w:rPr>
          <w:tab/>
        </w:r>
        <w:r>
          <w:rPr>
            <w:noProof/>
            <w:webHidden/>
          </w:rPr>
          <w:fldChar w:fldCharType="begin"/>
        </w:r>
        <w:r>
          <w:rPr>
            <w:noProof/>
            <w:webHidden/>
          </w:rPr>
          <w:instrText xml:space="preserve"> PAGEREF _Toc456813636 \h </w:instrText>
        </w:r>
        <w:r>
          <w:rPr>
            <w:noProof/>
            <w:webHidden/>
          </w:rPr>
        </w:r>
        <w:r>
          <w:rPr>
            <w:noProof/>
            <w:webHidden/>
          </w:rPr>
          <w:fldChar w:fldCharType="separate"/>
        </w:r>
        <w:r>
          <w:rPr>
            <w:noProof/>
            <w:webHidden/>
          </w:rPr>
          <w:t>59</w:t>
        </w:r>
        <w:r>
          <w:rPr>
            <w:noProof/>
            <w:webHidden/>
          </w:rPr>
          <w:fldChar w:fldCharType="end"/>
        </w:r>
      </w:hyperlink>
    </w:p>
    <w:p w14:paraId="1ABDAD00" w14:textId="5CF2680A"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37" w:history="1">
        <w:r w:rsidRPr="00A527AC">
          <w:rPr>
            <w:rStyle w:val="Hyperlink"/>
            <w:noProof/>
          </w:rPr>
          <w:t>3.3.9.1.5</w:t>
        </w:r>
        <w:r>
          <w:rPr>
            <w:rFonts w:asciiTheme="minorHAnsi" w:eastAsiaTheme="minorEastAsia" w:hAnsiTheme="minorHAnsi" w:cstheme="minorBidi"/>
            <w:noProof/>
            <w:sz w:val="22"/>
            <w:szCs w:val="28"/>
            <w:lang w:bidi="th-TH"/>
          </w:rPr>
          <w:tab/>
        </w:r>
        <w:r w:rsidRPr="00A527AC">
          <w:rPr>
            <w:rStyle w:val="Hyperlink"/>
            <w:noProof/>
          </w:rPr>
          <w:t>Populate an ASCCP history record</w:t>
        </w:r>
        <w:r>
          <w:rPr>
            <w:noProof/>
            <w:webHidden/>
          </w:rPr>
          <w:tab/>
        </w:r>
        <w:r>
          <w:rPr>
            <w:noProof/>
            <w:webHidden/>
          </w:rPr>
          <w:fldChar w:fldCharType="begin"/>
        </w:r>
        <w:r>
          <w:rPr>
            <w:noProof/>
            <w:webHidden/>
          </w:rPr>
          <w:instrText xml:space="preserve"> PAGEREF _Toc456813637 \h </w:instrText>
        </w:r>
        <w:r>
          <w:rPr>
            <w:noProof/>
            <w:webHidden/>
          </w:rPr>
        </w:r>
        <w:r>
          <w:rPr>
            <w:noProof/>
            <w:webHidden/>
          </w:rPr>
          <w:fldChar w:fldCharType="separate"/>
        </w:r>
        <w:r>
          <w:rPr>
            <w:noProof/>
            <w:webHidden/>
          </w:rPr>
          <w:t>59</w:t>
        </w:r>
        <w:r>
          <w:rPr>
            <w:noProof/>
            <w:webHidden/>
          </w:rPr>
          <w:fldChar w:fldCharType="end"/>
        </w:r>
      </w:hyperlink>
    </w:p>
    <w:p w14:paraId="79A29889" w14:textId="37819842" w:rsidR="00632C6D" w:rsidRDefault="00632C6D">
      <w:pPr>
        <w:pStyle w:val="TOC5"/>
        <w:tabs>
          <w:tab w:val="left" w:pos="1600"/>
          <w:tab w:val="right" w:leader="dot" w:pos="9350"/>
        </w:tabs>
        <w:rPr>
          <w:rFonts w:asciiTheme="minorHAnsi" w:eastAsiaTheme="minorEastAsia" w:hAnsiTheme="minorHAnsi" w:cstheme="minorBidi"/>
          <w:noProof/>
          <w:sz w:val="22"/>
          <w:szCs w:val="28"/>
          <w:lang w:bidi="th-TH"/>
        </w:rPr>
      </w:pPr>
      <w:hyperlink w:anchor="_Toc456813638" w:history="1">
        <w:r w:rsidRPr="00A527AC">
          <w:rPr>
            <w:rStyle w:val="Hyperlink"/>
            <w:rFonts w:asciiTheme="minorBidi" w:hAnsiTheme="minorBidi"/>
            <w:noProof/>
          </w:rPr>
          <w:t>3.3.9.1.6</w:t>
        </w:r>
        <w:r>
          <w:rPr>
            <w:rFonts w:asciiTheme="minorHAnsi" w:eastAsiaTheme="minorEastAsia" w:hAnsiTheme="minorHAnsi" w:cstheme="minorBidi"/>
            <w:noProof/>
            <w:sz w:val="22"/>
            <w:szCs w:val="28"/>
            <w:lang w:bidi="th-TH"/>
          </w:rPr>
          <w:tab/>
        </w:r>
        <w:r w:rsidRPr="00A527AC">
          <w:rPr>
            <w:rStyle w:val="Hyperlink"/>
            <w:rFonts w:asciiTheme="minorBidi" w:hAnsiTheme="minorBidi"/>
            <w:noProof/>
          </w:rPr>
          <w:t>Populate an ASCC history record</w:t>
        </w:r>
        <w:r>
          <w:rPr>
            <w:noProof/>
            <w:webHidden/>
          </w:rPr>
          <w:tab/>
        </w:r>
        <w:r>
          <w:rPr>
            <w:noProof/>
            <w:webHidden/>
          </w:rPr>
          <w:fldChar w:fldCharType="begin"/>
        </w:r>
        <w:r>
          <w:rPr>
            <w:noProof/>
            <w:webHidden/>
          </w:rPr>
          <w:instrText xml:space="preserve"> PAGEREF _Toc456813638 \h </w:instrText>
        </w:r>
        <w:r>
          <w:rPr>
            <w:noProof/>
            <w:webHidden/>
          </w:rPr>
        </w:r>
        <w:r>
          <w:rPr>
            <w:noProof/>
            <w:webHidden/>
          </w:rPr>
          <w:fldChar w:fldCharType="separate"/>
        </w:r>
        <w:r>
          <w:rPr>
            <w:noProof/>
            <w:webHidden/>
          </w:rPr>
          <w:t>59</w:t>
        </w:r>
        <w:r>
          <w:rPr>
            <w:noProof/>
            <w:webHidden/>
          </w:rPr>
          <w:fldChar w:fldCharType="end"/>
        </w:r>
      </w:hyperlink>
    </w:p>
    <w:p w14:paraId="6DC2C12B" w14:textId="6F8ED6E8"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39" w:history="1">
        <w:r w:rsidRPr="00A527AC">
          <w:rPr>
            <w:rStyle w:val="Hyperlink"/>
            <w:noProof/>
          </w:rPr>
          <w:t>3.3.9.2</w:t>
        </w:r>
        <w:r>
          <w:rPr>
            <w:rFonts w:asciiTheme="minorHAnsi" w:eastAsiaTheme="minorEastAsia" w:hAnsiTheme="minorHAnsi" w:cstheme="minorBidi"/>
            <w:noProof/>
            <w:sz w:val="22"/>
            <w:szCs w:val="28"/>
            <w:lang w:bidi="th-TH"/>
          </w:rPr>
          <w:tab/>
        </w:r>
        <w:r w:rsidRPr="00A527AC">
          <w:rPr>
            <w:rStyle w:val="Hyperlink"/>
            <w:noProof/>
          </w:rPr>
          <w:t>Create a New User Extension Group ACC Revision</w:t>
        </w:r>
        <w:r>
          <w:rPr>
            <w:noProof/>
            <w:webHidden/>
          </w:rPr>
          <w:tab/>
        </w:r>
        <w:r>
          <w:rPr>
            <w:noProof/>
            <w:webHidden/>
          </w:rPr>
          <w:fldChar w:fldCharType="begin"/>
        </w:r>
        <w:r>
          <w:rPr>
            <w:noProof/>
            <w:webHidden/>
          </w:rPr>
          <w:instrText xml:space="preserve"> PAGEREF _Toc456813639 \h </w:instrText>
        </w:r>
        <w:r>
          <w:rPr>
            <w:noProof/>
            <w:webHidden/>
          </w:rPr>
        </w:r>
        <w:r>
          <w:rPr>
            <w:noProof/>
            <w:webHidden/>
          </w:rPr>
          <w:fldChar w:fldCharType="separate"/>
        </w:r>
        <w:r>
          <w:rPr>
            <w:noProof/>
            <w:webHidden/>
          </w:rPr>
          <w:t>60</w:t>
        </w:r>
        <w:r>
          <w:rPr>
            <w:noProof/>
            <w:webHidden/>
          </w:rPr>
          <w:fldChar w:fldCharType="end"/>
        </w:r>
      </w:hyperlink>
    </w:p>
    <w:p w14:paraId="63798322" w14:textId="262EF477"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40" w:history="1">
        <w:r w:rsidRPr="00A527AC">
          <w:rPr>
            <w:rStyle w:val="Hyperlink"/>
            <w:noProof/>
          </w:rPr>
          <w:t>3.3.9.3</w:t>
        </w:r>
        <w:r>
          <w:rPr>
            <w:rFonts w:asciiTheme="minorHAnsi" w:eastAsiaTheme="minorEastAsia" w:hAnsiTheme="minorHAnsi" w:cstheme="minorBidi"/>
            <w:noProof/>
            <w:sz w:val="22"/>
            <w:szCs w:val="28"/>
            <w:lang w:bidi="th-TH"/>
          </w:rPr>
          <w:tab/>
        </w:r>
        <w:r w:rsidRPr="00A527AC">
          <w:rPr>
            <w:rStyle w:val="Hyperlink"/>
            <w:noProof/>
          </w:rPr>
          <w:t>Edit User Extension Group ACC</w:t>
        </w:r>
        <w:r>
          <w:rPr>
            <w:noProof/>
            <w:webHidden/>
          </w:rPr>
          <w:tab/>
        </w:r>
        <w:r>
          <w:rPr>
            <w:noProof/>
            <w:webHidden/>
          </w:rPr>
          <w:fldChar w:fldCharType="begin"/>
        </w:r>
        <w:r>
          <w:rPr>
            <w:noProof/>
            <w:webHidden/>
          </w:rPr>
          <w:instrText xml:space="preserve"> PAGEREF _Toc456813640 \h </w:instrText>
        </w:r>
        <w:r>
          <w:rPr>
            <w:noProof/>
            <w:webHidden/>
          </w:rPr>
        </w:r>
        <w:r>
          <w:rPr>
            <w:noProof/>
            <w:webHidden/>
          </w:rPr>
          <w:fldChar w:fldCharType="separate"/>
        </w:r>
        <w:r>
          <w:rPr>
            <w:noProof/>
            <w:webHidden/>
          </w:rPr>
          <w:t>60</w:t>
        </w:r>
        <w:r>
          <w:rPr>
            <w:noProof/>
            <w:webHidden/>
          </w:rPr>
          <w:fldChar w:fldCharType="end"/>
        </w:r>
      </w:hyperlink>
    </w:p>
    <w:p w14:paraId="47A89A93" w14:textId="43713487"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41" w:history="1">
        <w:r w:rsidRPr="00A527AC">
          <w:rPr>
            <w:rStyle w:val="Hyperlink"/>
            <w:noProof/>
          </w:rPr>
          <w:t>3.3.9.4</w:t>
        </w:r>
        <w:r>
          <w:rPr>
            <w:rFonts w:asciiTheme="minorHAnsi" w:eastAsiaTheme="minorEastAsia" w:hAnsiTheme="minorHAnsi" w:cstheme="minorBidi"/>
            <w:noProof/>
            <w:sz w:val="22"/>
            <w:szCs w:val="28"/>
            <w:lang w:bidi="th-TH"/>
          </w:rPr>
          <w:tab/>
        </w:r>
        <w:r w:rsidRPr="00A527AC">
          <w:rPr>
            <w:rStyle w:val="Hyperlink"/>
            <w:noProof/>
          </w:rPr>
          <w:t>Review User Extension Group ACC</w:t>
        </w:r>
        <w:r>
          <w:rPr>
            <w:noProof/>
            <w:webHidden/>
          </w:rPr>
          <w:tab/>
        </w:r>
        <w:r>
          <w:rPr>
            <w:noProof/>
            <w:webHidden/>
          </w:rPr>
          <w:fldChar w:fldCharType="begin"/>
        </w:r>
        <w:r>
          <w:rPr>
            <w:noProof/>
            <w:webHidden/>
          </w:rPr>
          <w:instrText xml:space="preserve"> PAGEREF _Toc456813641 \h </w:instrText>
        </w:r>
        <w:r>
          <w:rPr>
            <w:noProof/>
            <w:webHidden/>
          </w:rPr>
        </w:r>
        <w:r>
          <w:rPr>
            <w:noProof/>
            <w:webHidden/>
          </w:rPr>
          <w:fldChar w:fldCharType="separate"/>
        </w:r>
        <w:r>
          <w:rPr>
            <w:noProof/>
            <w:webHidden/>
          </w:rPr>
          <w:t>60</w:t>
        </w:r>
        <w:r>
          <w:rPr>
            <w:noProof/>
            <w:webHidden/>
          </w:rPr>
          <w:fldChar w:fldCharType="end"/>
        </w:r>
      </w:hyperlink>
    </w:p>
    <w:p w14:paraId="2A3ED078" w14:textId="1F389E8F"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42" w:history="1">
        <w:r w:rsidRPr="00A527AC">
          <w:rPr>
            <w:rStyle w:val="Hyperlink"/>
            <w:noProof/>
          </w:rPr>
          <w:t>3.4</w:t>
        </w:r>
        <w:r>
          <w:rPr>
            <w:rFonts w:asciiTheme="minorHAnsi" w:eastAsiaTheme="minorEastAsia" w:hAnsiTheme="minorHAnsi" w:cstheme="minorBidi"/>
            <w:b w:val="0"/>
            <w:bCs w:val="0"/>
            <w:noProof/>
            <w:szCs w:val="28"/>
            <w:lang w:bidi="th-TH"/>
          </w:rPr>
          <w:tab/>
        </w:r>
        <w:r w:rsidRPr="00A527AC">
          <w:rPr>
            <w:rStyle w:val="Hyperlink"/>
            <w:noProof/>
          </w:rPr>
          <w:t>Business Context Management</w:t>
        </w:r>
        <w:r>
          <w:rPr>
            <w:noProof/>
            <w:webHidden/>
          </w:rPr>
          <w:tab/>
        </w:r>
        <w:r>
          <w:rPr>
            <w:noProof/>
            <w:webHidden/>
          </w:rPr>
          <w:fldChar w:fldCharType="begin"/>
        </w:r>
        <w:r>
          <w:rPr>
            <w:noProof/>
            <w:webHidden/>
          </w:rPr>
          <w:instrText xml:space="preserve"> PAGEREF _Toc456813642 \h </w:instrText>
        </w:r>
        <w:r>
          <w:rPr>
            <w:noProof/>
            <w:webHidden/>
          </w:rPr>
        </w:r>
        <w:r>
          <w:rPr>
            <w:noProof/>
            <w:webHidden/>
          </w:rPr>
          <w:fldChar w:fldCharType="separate"/>
        </w:r>
        <w:r>
          <w:rPr>
            <w:noProof/>
            <w:webHidden/>
          </w:rPr>
          <w:t>60</w:t>
        </w:r>
        <w:r>
          <w:rPr>
            <w:noProof/>
            <w:webHidden/>
          </w:rPr>
          <w:fldChar w:fldCharType="end"/>
        </w:r>
      </w:hyperlink>
    </w:p>
    <w:p w14:paraId="46D067FB" w14:textId="7375DA56"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43" w:history="1">
        <w:r w:rsidRPr="00A527AC">
          <w:rPr>
            <w:rStyle w:val="Hyperlink"/>
            <w:noProof/>
          </w:rPr>
          <w:t>3.4.1</w:t>
        </w:r>
        <w:r>
          <w:rPr>
            <w:rFonts w:asciiTheme="minorHAnsi" w:eastAsiaTheme="minorEastAsia" w:hAnsiTheme="minorHAnsi" w:cstheme="minorBidi"/>
            <w:noProof/>
            <w:sz w:val="22"/>
            <w:szCs w:val="28"/>
            <w:lang w:bidi="th-TH"/>
          </w:rPr>
          <w:tab/>
        </w:r>
        <w:r w:rsidRPr="00A527AC">
          <w:rPr>
            <w:rStyle w:val="Hyperlink"/>
            <w:noProof/>
          </w:rPr>
          <w:t>Search and select a business context</w:t>
        </w:r>
        <w:r>
          <w:rPr>
            <w:noProof/>
            <w:webHidden/>
          </w:rPr>
          <w:tab/>
        </w:r>
        <w:r>
          <w:rPr>
            <w:noProof/>
            <w:webHidden/>
          </w:rPr>
          <w:fldChar w:fldCharType="begin"/>
        </w:r>
        <w:r>
          <w:rPr>
            <w:noProof/>
            <w:webHidden/>
          </w:rPr>
          <w:instrText xml:space="preserve"> PAGEREF _Toc456813643 \h </w:instrText>
        </w:r>
        <w:r>
          <w:rPr>
            <w:noProof/>
            <w:webHidden/>
          </w:rPr>
        </w:r>
        <w:r>
          <w:rPr>
            <w:noProof/>
            <w:webHidden/>
          </w:rPr>
          <w:fldChar w:fldCharType="separate"/>
        </w:r>
        <w:r>
          <w:rPr>
            <w:noProof/>
            <w:webHidden/>
          </w:rPr>
          <w:t>61</w:t>
        </w:r>
        <w:r>
          <w:rPr>
            <w:noProof/>
            <w:webHidden/>
          </w:rPr>
          <w:fldChar w:fldCharType="end"/>
        </w:r>
      </w:hyperlink>
    </w:p>
    <w:p w14:paraId="4431E099" w14:textId="06540AC5"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44" w:history="1">
        <w:r w:rsidRPr="00A527AC">
          <w:rPr>
            <w:rStyle w:val="Hyperlink"/>
            <w:noProof/>
          </w:rPr>
          <w:t>3.4.1.1</w:t>
        </w:r>
        <w:r>
          <w:rPr>
            <w:rFonts w:asciiTheme="minorHAnsi" w:eastAsiaTheme="minorEastAsia" w:hAnsiTheme="minorHAnsi" w:cstheme="minorBidi"/>
            <w:noProof/>
            <w:sz w:val="22"/>
            <w:szCs w:val="28"/>
            <w:lang w:bidi="th-TH"/>
          </w:rPr>
          <w:tab/>
        </w:r>
        <w:r w:rsidRPr="00A527AC">
          <w:rPr>
            <w:rStyle w:val="Hyperlink"/>
            <w:noProof/>
          </w:rPr>
          <w:t>Bottom search</w:t>
        </w:r>
        <w:r>
          <w:rPr>
            <w:noProof/>
            <w:webHidden/>
          </w:rPr>
          <w:tab/>
        </w:r>
        <w:r>
          <w:rPr>
            <w:noProof/>
            <w:webHidden/>
          </w:rPr>
          <w:fldChar w:fldCharType="begin"/>
        </w:r>
        <w:r>
          <w:rPr>
            <w:noProof/>
            <w:webHidden/>
          </w:rPr>
          <w:instrText xml:space="preserve"> PAGEREF _Toc456813644 \h </w:instrText>
        </w:r>
        <w:r>
          <w:rPr>
            <w:noProof/>
            <w:webHidden/>
          </w:rPr>
        </w:r>
        <w:r>
          <w:rPr>
            <w:noProof/>
            <w:webHidden/>
          </w:rPr>
          <w:fldChar w:fldCharType="separate"/>
        </w:r>
        <w:r>
          <w:rPr>
            <w:noProof/>
            <w:webHidden/>
          </w:rPr>
          <w:t>61</w:t>
        </w:r>
        <w:r>
          <w:rPr>
            <w:noProof/>
            <w:webHidden/>
          </w:rPr>
          <w:fldChar w:fldCharType="end"/>
        </w:r>
      </w:hyperlink>
    </w:p>
    <w:p w14:paraId="4882344F" w14:textId="4133CCFF"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45" w:history="1">
        <w:r w:rsidRPr="00A527AC">
          <w:rPr>
            <w:rStyle w:val="Hyperlink"/>
            <w:noProof/>
          </w:rPr>
          <w:t>3.4.1.2</w:t>
        </w:r>
        <w:r>
          <w:rPr>
            <w:rFonts w:asciiTheme="minorHAnsi" w:eastAsiaTheme="minorEastAsia" w:hAnsiTheme="minorHAnsi" w:cstheme="minorBidi"/>
            <w:noProof/>
            <w:sz w:val="22"/>
            <w:szCs w:val="28"/>
            <w:lang w:bidi="th-TH"/>
          </w:rPr>
          <w:tab/>
        </w:r>
        <w:r w:rsidRPr="00A527AC">
          <w:rPr>
            <w:rStyle w:val="Hyperlink"/>
            <w:noProof/>
          </w:rPr>
          <w:t>Top search</w:t>
        </w:r>
        <w:r>
          <w:rPr>
            <w:noProof/>
            <w:webHidden/>
          </w:rPr>
          <w:tab/>
        </w:r>
        <w:r>
          <w:rPr>
            <w:noProof/>
            <w:webHidden/>
          </w:rPr>
          <w:fldChar w:fldCharType="begin"/>
        </w:r>
        <w:r>
          <w:rPr>
            <w:noProof/>
            <w:webHidden/>
          </w:rPr>
          <w:instrText xml:space="preserve"> PAGEREF _Toc456813645 \h </w:instrText>
        </w:r>
        <w:r>
          <w:rPr>
            <w:noProof/>
            <w:webHidden/>
          </w:rPr>
        </w:r>
        <w:r>
          <w:rPr>
            <w:noProof/>
            <w:webHidden/>
          </w:rPr>
          <w:fldChar w:fldCharType="separate"/>
        </w:r>
        <w:r>
          <w:rPr>
            <w:noProof/>
            <w:webHidden/>
          </w:rPr>
          <w:t>61</w:t>
        </w:r>
        <w:r>
          <w:rPr>
            <w:noProof/>
            <w:webHidden/>
          </w:rPr>
          <w:fldChar w:fldCharType="end"/>
        </w:r>
      </w:hyperlink>
    </w:p>
    <w:p w14:paraId="461D95AA" w14:textId="63AFED0A"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46" w:history="1">
        <w:r w:rsidRPr="00A527AC">
          <w:rPr>
            <w:rStyle w:val="Hyperlink"/>
            <w:noProof/>
          </w:rPr>
          <w:t>3.4.2</w:t>
        </w:r>
        <w:r>
          <w:rPr>
            <w:rFonts w:asciiTheme="minorHAnsi" w:eastAsiaTheme="minorEastAsia" w:hAnsiTheme="minorHAnsi" w:cstheme="minorBidi"/>
            <w:noProof/>
            <w:sz w:val="22"/>
            <w:szCs w:val="28"/>
            <w:lang w:bidi="th-TH"/>
          </w:rPr>
          <w:tab/>
        </w:r>
        <w:r w:rsidRPr="00A527AC">
          <w:rPr>
            <w:rStyle w:val="Hyperlink"/>
            <w:noProof/>
          </w:rPr>
          <w:t>Create a business context</w:t>
        </w:r>
        <w:r>
          <w:rPr>
            <w:noProof/>
            <w:webHidden/>
          </w:rPr>
          <w:tab/>
        </w:r>
        <w:r>
          <w:rPr>
            <w:noProof/>
            <w:webHidden/>
          </w:rPr>
          <w:fldChar w:fldCharType="begin"/>
        </w:r>
        <w:r>
          <w:rPr>
            <w:noProof/>
            <w:webHidden/>
          </w:rPr>
          <w:instrText xml:space="preserve"> PAGEREF _Toc456813646 \h </w:instrText>
        </w:r>
        <w:r>
          <w:rPr>
            <w:noProof/>
            <w:webHidden/>
          </w:rPr>
        </w:r>
        <w:r>
          <w:rPr>
            <w:noProof/>
            <w:webHidden/>
          </w:rPr>
          <w:fldChar w:fldCharType="separate"/>
        </w:r>
        <w:r>
          <w:rPr>
            <w:noProof/>
            <w:webHidden/>
          </w:rPr>
          <w:t>61</w:t>
        </w:r>
        <w:r>
          <w:rPr>
            <w:noProof/>
            <w:webHidden/>
          </w:rPr>
          <w:fldChar w:fldCharType="end"/>
        </w:r>
      </w:hyperlink>
    </w:p>
    <w:p w14:paraId="780361DD" w14:textId="267C73EB"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47" w:history="1">
        <w:r w:rsidRPr="00A527AC">
          <w:rPr>
            <w:rStyle w:val="Hyperlink"/>
            <w:noProof/>
          </w:rPr>
          <w:t>3.4.3</w:t>
        </w:r>
        <w:r>
          <w:rPr>
            <w:rFonts w:asciiTheme="minorHAnsi" w:eastAsiaTheme="minorEastAsia" w:hAnsiTheme="minorHAnsi" w:cstheme="minorBidi"/>
            <w:noProof/>
            <w:sz w:val="22"/>
            <w:szCs w:val="28"/>
            <w:lang w:bidi="th-TH"/>
          </w:rPr>
          <w:tab/>
        </w:r>
        <w:r w:rsidRPr="00A527AC">
          <w:rPr>
            <w:rStyle w:val="Hyperlink"/>
            <w:noProof/>
          </w:rPr>
          <w:t>Show a business context</w:t>
        </w:r>
        <w:r>
          <w:rPr>
            <w:noProof/>
            <w:webHidden/>
          </w:rPr>
          <w:tab/>
        </w:r>
        <w:r>
          <w:rPr>
            <w:noProof/>
            <w:webHidden/>
          </w:rPr>
          <w:fldChar w:fldCharType="begin"/>
        </w:r>
        <w:r>
          <w:rPr>
            <w:noProof/>
            <w:webHidden/>
          </w:rPr>
          <w:instrText xml:space="preserve"> PAGEREF _Toc456813647 \h </w:instrText>
        </w:r>
        <w:r>
          <w:rPr>
            <w:noProof/>
            <w:webHidden/>
          </w:rPr>
        </w:r>
        <w:r>
          <w:rPr>
            <w:noProof/>
            <w:webHidden/>
          </w:rPr>
          <w:fldChar w:fldCharType="separate"/>
        </w:r>
        <w:r>
          <w:rPr>
            <w:noProof/>
            <w:webHidden/>
          </w:rPr>
          <w:t>62</w:t>
        </w:r>
        <w:r>
          <w:rPr>
            <w:noProof/>
            <w:webHidden/>
          </w:rPr>
          <w:fldChar w:fldCharType="end"/>
        </w:r>
      </w:hyperlink>
    </w:p>
    <w:p w14:paraId="34CE4396" w14:textId="6A4072AF"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48" w:history="1">
        <w:r w:rsidRPr="00A527AC">
          <w:rPr>
            <w:rStyle w:val="Hyperlink"/>
            <w:noProof/>
          </w:rPr>
          <w:t>3.4.4</w:t>
        </w:r>
        <w:r>
          <w:rPr>
            <w:rFonts w:asciiTheme="minorHAnsi" w:eastAsiaTheme="minorEastAsia" w:hAnsiTheme="minorHAnsi" w:cstheme="minorBidi"/>
            <w:noProof/>
            <w:sz w:val="22"/>
            <w:szCs w:val="28"/>
            <w:lang w:bidi="th-TH"/>
          </w:rPr>
          <w:tab/>
        </w:r>
        <w:r w:rsidRPr="00A527AC">
          <w:rPr>
            <w:rStyle w:val="Hyperlink"/>
            <w:noProof/>
          </w:rPr>
          <w:t>Update a business context</w:t>
        </w:r>
        <w:r>
          <w:rPr>
            <w:noProof/>
            <w:webHidden/>
          </w:rPr>
          <w:tab/>
        </w:r>
        <w:r>
          <w:rPr>
            <w:noProof/>
            <w:webHidden/>
          </w:rPr>
          <w:fldChar w:fldCharType="begin"/>
        </w:r>
        <w:r>
          <w:rPr>
            <w:noProof/>
            <w:webHidden/>
          </w:rPr>
          <w:instrText xml:space="preserve"> PAGEREF _Toc456813648 \h </w:instrText>
        </w:r>
        <w:r>
          <w:rPr>
            <w:noProof/>
            <w:webHidden/>
          </w:rPr>
        </w:r>
        <w:r>
          <w:rPr>
            <w:noProof/>
            <w:webHidden/>
          </w:rPr>
          <w:fldChar w:fldCharType="separate"/>
        </w:r>
        <w:r>
          <w:rPr>
            <w:noProof/>
            <w:webHidden/>
          </w:rPr>
          <w:t>63</w:t>
        </w:r>
        <w:r>
          <w:rPr>
            <w:noProof/>
            <w:webHidden/>
          </w:rPr>
          <w:fldChar w:fldCharType="end"/>
        </w:r>
      </w:hyperlink>
    </w:p>
    <w:p w14:paraId="6803A556" w14:textId="7FC4B5F5"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49" w:history="1">
        <w:r w:rsidRPr="00A527AC">
          <w:rPr>
            <w:rStyle w:val="Hyperlink"/>
            <w:noProof/>
          </w:rPr>
          <w:t>3.4.5</w:t>
        </w:r>
        <w:r>
          <w:rPr>
            <w:rFonts w:asciiTheme="minorHAnsi" w:eastAsiaTheme="minorEastAsia" w:hAnsiTheme="minorHAnsi" w:cstheme="minorBidi"/>
            <w:noProof/>
            <w:sz w:val="22"/>
            <w:szCs w:val="28"/>
            <w:lang w:bidi="th-TH"/>
          </w:rPr>
          <w:tab/>
        </w:r>
        <w:r w:rsidRPr="00A527AC">
          <w:rPr>
            <w:rStyle w:val="Hyperlink"/>
            <w:noProof/>
          </w:rPr>
          <w:t>Discard a business context</w:t>
        </w:r>
        <w:r>
          <w:rPr>
            <w:noProof/>
            <w:webHidden/>
          </w:rPr>
          <w:tab/>
        </w:r>
        <w:r>
          <w:rPr>
            <w:noProof/>
            <w:webHidden/>
          </w:rPr>
          <w:fldChar w:fldCharType="begin"/>
        </w:r>
        <w:r>
          <w:rPr>
            <w:noProof/>
            <w:webHidden/>
          </w:rPr>
          <w:instrText xml:space="preserve"> PAGEREF _Toc456813649 \h </w:instrText>
        </w:r>
        <w:r>
          <w:rPr>
            <w:noProof/>
            <w:webHidden/>
          </w:rPr>
        </w:r>
        <w:r>
          <w:rPr>
            <w:noProof/>
            <w:webHidden/>
          </w:rPr>
          <w:fldChar w:fldCharType="separate"/>
        </w:r>
        <w:r>
          <w:rPr>
            <w:noProof/>
            <w:webHidden/>
          </w:rPr>
          <w:t>63</w:t>
        </w:r>
        <w:r>
          <w:rPr>
            <w:noProof/>
            <w:webHidden/>
          </w:rPr>
          <w:fldChar w:fldCharType="end"/>
        </w:r>
      </w:hyperlink>
    </w:p>
    <w:p w14:paraId="6EEAB7E5" w14:textId="793F557C"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50" w:history="1">
        <w:r w:rsidRPr="00A527AC">
          <w:rPr>
            <w:rStyle w:val="Hyperlink"/>
            <w:noProof/>
          </w:rPr>
          <w:t>3.5</w:t>
        </w:r>
        <w:r>
          <w:rPr>
            <w:rFonts w:asciiTheme="minorHAnsi" w:eastAsiaTheme="minorEastAsia" w:hAnsiTheme="minorHAnsi" w:cstheme="minorBidi"/>
            <w:b w:val="0"/>
            <w:bCs w:val="0"/>
            <w:noProof/>
            <w:szCs w:val="28"/>
            <w:lang w:bidi="th-TH"/>
          </w:rPr>
          <w:tab/>
        </w:r>
        <w:r w:rsidRPr="00A527AC">
          <w:rPr>
            <w:rStyle w:val="Hyperlink"/>
            <w:noProof/>
          </w:rPr>
          <w:t>Context Category Management</w:t>
        </w:r>
        <w:r>
          <w:rPr>
            <w:noProof/>
            <w:webHidden/>
          </w:rPr>
          <w:tab/>
        </w:r>
        <w:r>
          <w:rPr>
            <w:noProof/>
            <w:webHidden/>
          </w:rPr>
          <w:fldChar w:fldCharType="begin"/>
        </w:r>
        <w:r>
          <w:rPr>
            <w:noProof/>
            <w:webHidden/>
          </w:rPr>
          <w:instrText xml:space="preserve"> PAGEREF _Toc456813650 \h </w:instrText>
        </w:r>
        <w:r>
          <w:rPr>
            <w:noProof/>
            <w:webHidden/>
          </w:rPr>
        </w:r>
        <w:r>
          <w:rPr>
            <w:noProof/>
            <w:webHidden/>
          </w:rPr>
          <w:fldChar w:fldCharType="separate"/>
        </w:r>
        <w:r>
          <w:rPr>
            <w:noProof/>
            <w:webHidden/>
          </w:rPr>
          <w:t>63</w:t>
        </w:r>
        <w:r>
          <w:rPr>
            <w:noProof/>
            <w:webHidden/>
          </w:rPr>
          <w:fldChar w:fldCharType="end"/>
        </w:r>
      </w:hyperlink>
    </w:p>
    <w:p w14:paraId="3D9DBC5C" w14:textId="528587EE"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1" w:history="1">
        <w:r w:rsidRPr="00A527AC">
          <w:rPr>
            <w:rStyle w:val="Hyperlink"/>
            <w:noProof/>
          </w:rPr>
          <w:t>3.5.1</w:t>
        </w:r>
        <w:r>
          <w:rPr>
            <w:rFonts w:asciiTheme="minorHAnsi" w:eastAsiaTheme="minorEastAsia" w:hAnsiTheme="minorHAnsi" w:cstheme="minorBidi"/>
            <w:noProof/>
            <w:sz w:val="22"/>
            <w:szCs w:val="28"/>
            <w:lang w:bidi="th-TH"/>
          </w:rPr>
          <w:tab/>
        </w:r>
        <w:r w:rsidRPr="00A527AC">
          <w:rPr>
            <w:rStyle w:val="Hyperlink"/>
            <w:noProof/>
          </w:rPr>
          <w:t>Create a context category</w:t>
        </w:r>
        <w:r>
          <w:rPr>
            <w:noProof/>
            <w:webHidden/>
          </w:rPr>
          <w:tab/>
        </w:r>
        <w:r>
          <w:rPr>
            <w:noProof/>
            <w:webHidden/>
          </w:rPr>
          <w:fldChar w:fldCharType="begin"/>
        </w:r>
        <w:r>
          <w:rPr>
            <w:noProof/>
            <w:webHidden/>
          </w:rPr>
          <w:instrText xml:space="preserve"> PAGEREF _Toc456813651 \h </w:instrText>
        </w:r>
        <w:r>
          <w:rPr>
            <w:noProof/>
            <w:webHidden/>
          </w:rPr>
        </w:r>
        <w:r>
          <w:rPr>
            <w:noProof/>
            <w:webHidden/>
          </w:rPr>
          <w:fldChar w:fldCharType="separate"/>
        </w:r>
        <w:r>
          <w:rPr>
            <w:noProof/>
            <w:webHidden/>
          </w:rPr>
          <w:t>63</w:t>
        </w:r>
        <w:r>
          <w:rPr>
            <w:noProof/>
            <w:webHidden/>
          </w:rPr>
          <w:fldChar w:fldCharType="end"/>
        </w:r>
      </w:hyperlink>
    </w:p>
    <w:p w14:paraId="674FEC1D" w14:textId="1CE644CF"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2" w:history="1">
        <w:r w:rsidRPr="00A527AC">
          <w:rPr>
            <w:rStyle w:val="Hyperlink"/>
            <w:noProof/>
          </w:rPr>
          <w:t>3.5.2</w:t>
        </w:r>
        <w:r>
          <w:rPr>
            <w:rFonts w:asciiTheme="minorHAnsi" w:eastAsiaTheme="minorEastAsia" w:hAnsiTheme="minorHAnsi" w:cstheme="minorBidi"/>
            <w:noProof/>
            <w:sz w:val="22"/>
            <w:szCs w:val="28"/>
            <w:lang w:bidi="th-TH"/>
          </w:rPr>
          <w:tab/>
        </w:r>
        <w:r w:rsidRPr="00A527AC">
          <w:rPr>
            <w:rStyle w:val="Hyperlink"/>
            <w:noProof/>
          </w:rPr>
          <w:t>Search and select a context category</w:t>
        </w:r>
        <w:r>
          <w:rPr>
            <w:noProof/>
            <w:webHidden/>
          </w:rPr>
          <w:tab/>
        </w:r>
        <w:r>
          <w:rPr>
            <w:noProof/>
            <w:webHidden/>
          </w:rPr>
          <w:fldChar w:fldCharType="begin"/>
        </w:r>
        <w:r>
          <w:rPr>
            <w:noProof/>
            <w:webHidden/>
          </w:rPr>
          <w:instrText xml:space="preserve"> PAGEREF _Toc456813652 \h </w:instrText>
        </w:r>
        <w:r>
          <w:rPr>
            <w:noProof/>
            <w:webHidden/>
          </w:rPr>
        </w:r>
        <w:r>
          <w:rPr>
            <w:noProof/>
            <w:webHidden/>
          </w:rPr>
          <w:fldChar w:fldCharType="separate"/>
        </w:r>
        <w:r>
          <w:rPr>
            <w:noProof/>
            <w:webHidden/>
          </w:rPr>
          <w:t>63</w:t>
        </w:r>
        <w:r>
          <w:rPr>
            <w:noProof/>
            <w:webHidden/>
          </w:rPr>
          <w:fldChar w:fldCharType="end"/>
        </w:r>
      </w:hyperlink>
    </w:p>
    <w:p w14:paraId="0021F473" w14:textId="5A19CC22"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3" w:history="1">
        <w:r w:rsidRPr="00A527AC">
          <w:rPr>
            <w:rStyle w:val="Hyperlink"/>
            <w:noProof/>
          </w:rPr>
          <w:t>3.5.3</w:t>
        </w:r>
        <w:r>
          <w:rPr>
            <w:rFonts w:asciiTheme="minorHAnsi" w:eastAsiaTheme="minorEastAsia" w:hAnsiTheme="minorHAnsi" w:cstheme="minorBidi"/>
            <w:noProof/>
            <w:sz w:val="22"/>
            <w:szCs w:val="28"/>
            <w:lang w:bidi="th-TH"/>
          </w:rPr>
          <w:tab/>
        </w:r>
        <w:r w:rsidRPr="00A527AC">
          <w:rPr>
            <w:rStyle w:val="Hyperlink"/>
            <w:noProof/>
          </w:rPr>
          <w:t>Update a context category</w:t>
        </w:r>
        <w:r>
          <w:rPr>
            <w:noProof/>
            <w:webHidden/>
          </w:rPr>
          <w:tab/>
        </w:r>
        <w:r>
          <w:rPr>
            <w:noProof/>
            <w:webHidden/>
          </w:rPr>
          <w:fldChar w:fldCharType="begin"/>
        </w:r>
        <w:r>
          <w:rPr>
            <w:noProof/>
            <w:webHidden/>
          </w:rPr>
          <w:instrText xml:space="preserve"> PAGEREF _Toc456813653 \h </w:instrText>
        </w:r>
        <w:r>
          <w:rPr>
            <w:noProof/>
            <w:webHidden/>
          </w:rPr>
        </w:r>
        <w:r>
          <w:rPr>
            <w:noProof/>
            <w:webHidden/>
          </w:rPr>
          <w:fldChar w:fldCharType="separate"/>
        </w:r>
        <w:r>
          <w:rPr>
            <w:noProof/>
            <w:webHidden/>
          </w:rPr>
          <w:t>63</w:t>
        </w:r>
        <w:r>
          <w:rPr>
            <w:noProof/>
            <w:webHidden/>
          </w:rPr>
          <w:fldChar w:fldCharType="end"/>
        </w:r>
      </w:hyperlink>
    </w:p>
    <w:p w14:paraId="31AB8013" w14:textId="7604377A"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4" w:history="1">
        <w:r w:rsidRPr="00A527AC">
          <w:rPr>
            <w:rStyle w:val="Hyperlink"/>
            <w:noProof/>
          </w:rPr>
          <w:t>3.5.4</w:t>
        </w:r>
        <w:r>
          <w:rPr>
            <w:rFonts w:asciiTheme="minorHAnsi" w:eastAsiaTheme="minorEastAsia" w:hAnsiTheme="minorHAnsi" w:cstheme="minorBidi"/>
            <w:noProof/>
            <w:sz w:val="22"/>
            <w:szCs w:val="28"/>
            <w:lang w:bidi="th-TH"/>
          </w:rPr>
          <w:tab/>
        </w:r>
        <w:r w:rsidRPr="00A527AC">
          <w:rPr>
            <w:rStyle w:val="Hyperlink"/>
            <w:noProof/>
          </w:rPr>
          <w:t>Show a context category</w:t>
        </w:r>
        <w:r>
          <w:rPr>
            <w:noProof/>
            <w:webHidden/>
          </w:rPr>
          <w:tab/>
        </w:r>
        <w:r>
          <w:rPr>
            <w:noProof/>
            <w:webHidden/>
          </w:rPr>
          <w:fldChar w:fldCharType="begin"/>
        </w:r>
        <w:r>
          <w:rPr>
            <w:noProof/>
            <w:webHidden/>
          </w:rPr>
          <w:instrText xml:space="preserve"> PAGEREF _Toc456813654 \h </w:instrText>
        </w:r>
        <w:r>
          <w:rPr>
            <w:noProof/>
            <w:webHidden/>
          </w:rPr>
        </w:r>
        <w:r>
          <w:rPr>
            <w:noProof/>
            <w:webHidden/>
          </w:rPr>
          <w:fldChar w:fldCharType="separate"/>
        </w:r>
        <w:r>
          <w:rPr>
            <w:noProof/>
            <w:webHidden/>
          </w:rPr>
          <w:t>63</w:t>
        </w:r>
        <w:r>
          <w:rPr>
            <w:noProof/>
            <w:webHidden/>
          </w:rPr>
          <w:fldChar w:fldCharType="end"/>
        </w:r>
      </w:hyperlink>
    </w:p>
    <w:p w14:paraId="1B5D1766" w14:textId="7AB46CB8"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5" w:history="1">
        <w:r w:rsidRPr="00A527AC">
          <w:rPr>
            <w:rStyle w:val="Hyperlink"/>
            <w:noProof/>
          </w:rPr>
          <w:t>3.5.5</w:t>
        </w:r>
        <w:r>
          <w:rPr>
            <w:rFonts w:asciiTheme="minorHAnsi" w:eastAsiaTheme="minorEastAsia" w:hAnsiTheme="minorHAnsi" w:cstheme="minorBidi"/>
            <w:noProof/>
            <w:sz w:val="22"/>
            <w:szCs w:val="28"/>
            <w:lang w:bidi="th-TH"/>
          </w:rPr>
          <w:tab/>
        </w:r>
        <w:r w:rsidRPr="00A527AC">
          <w:rPr>
            <w:rStyle w:val="Hyperlink"/>
            <w:noProof/>
          </w:rPr>
          <w:t>Discard a context category</w:t>
        </w:r>
        <w:r>
          <w:rPr>
            <w:noProof/>
            <w:webHidden/>
          </w:rPr>
          <w:tab/>
        </w:r>
        <w:r>
          <w:rPr>
            <w:noProof/>
            <w:webHidden/>
          </w:rPr>
          <w:fldChar w:fldCharType="begin"/>
        </w:r>
        <w:r>
          <w:rPr>
            <w:noProof/>
            <w:webHidden/>
          </w:rPr>
          <w:instrText xml:space="preserve"> PAGEREF _Toc456813655 \h </w:instrText>
        </w:r>
        <w:r>
          <w:rPr>
            <w:noProof/>
            <w:webHidden/>
          </w:rPr>
        </w:r>
        <w:r>
          <w:rPr>
            <w:noProof/>
            <w:webHidden/>
          </w:rPr>
          <w:fldChar w:fldCharType="separate"/>
        </w:r>
        <w:r>
          <w:rPr>
            <w:noProof/>
            <w:webHidden/>
          </w:rPr>
          <w:t>64</w:t>
        </w:r>
        <w:r>
          <w:rPr>
            <w:noProof/>
            <w:webHidden/>
          </w:rPr>
          <w:fldChar w:fldCharType="end"/>
        </w:r>
      </w:hyperlink>
    </w:p>
    <w:p w14:paraId="5D575249" w14:textId="64022AC9"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56" w:history="1">
        <w:r w:rsidRPr="00A527AC">
          <w:rPr>
            <w:rStyle w:val="Hyperlink"/>
            <w:noProof/>
          </w:rPr>
          <w:t>3.6</w:t>
        </w:r>
        <w:r>
          <w:rPr>
            <w:rFonts w:asciiTheme="minorHAnsi" w:eastAsiaTheme="minorEastAsia" w:hAnsiTheme="minorHAnsi" w:cstheme="minorBidi"/>
            <w:b w:val="0"/>
            <w:bCs w:val="0"/>
            <w:noProof/>
            <w:szCs w:val="28"/>
            <w:lang w:bidi="th-TH"/>
          </w:rPr>
          <w:tab/>
        </w:r>
        <w:r w:rsidRPr="00A527AC">
          <w:rPr>
            <w:rStyle w:val="Hyperlink"/>
            <w:noProof/>
          </w:rPr>
          <w:t>Context Classification Scheme Management</w:t>
        </w:r>
        <w:r>
          <w:rPr>
            <w:noProof/>
            <w:webHidden/>
          </w:rPr>
          <w:tab/>
        </w:r>
        <w:r>
          <w:rPr>
            <w:noProof/>
            <w:webHidden/>
          </w:rPr>
          <w:fldChar w:fldCharType="begin"/>
        </w:r>
        <w:r>
          <w:rPr>
            <w:noProof/>
            <w:webHidden/>
          </w:rPr>
          <w:instrText xml:space="preserve"> PAGEREF _Toc456813656 \h </w:instrText>
        </w:r>
        <w:r>
          <w:rPr>
            <w:noProof/>
            <w:webHidden/>
          </w:rPr>
        </w:r>
        <w:r>
          <w:rPr>
            <w:noProof/>
            <w:webHidden/>
          </w:rPr>
          <w:fldChar w:fldCharType="separate"/>
        </w:r>
        <w:r>
          <w:rPr>
            <w:noProof/>
            <w:webHidden/>
          </w:rPr>
          <w:t>64</w:t>
        </w:r>
        <w:r>
          <w:rPr>
            <w:noProof/>
            <w:webHidden/>
          </w:rPr>
          <w:fldChar w:fldCharType="end"/>
        </w:r>
      </w:hyperlink>
    </w:p>
    <w:p w14:paraId="79FC9721" w14:textId="614119A2"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7" w:history="1">
        <w:r w:rsidRPr="00A527AC">
          <w:rPr>
            <w:rStyle w:val="Hyperlink"/>
            <w:noProof/>
          </w:rPr>
          <w:t>3.6.1</w:t>
        </w:r>
        <w:r>
          <w:rPr>
            <w:rFonts w:asciiTheme="minorHAnsi" w:eastAsiaTheme="minorEastAsia" w:hAnsiTheme="minorHAnsi" w:cstheme="minorBidi"/>
            <w:noProof/>
            <w:sz w:val="22"/>
            <w:szCs w:val="28"/>
            <w:lang w:bidi="th-TH"/>
          </w:rPr>
          <w:tab/>
        </w:r>
        <w:r w:rsidRPr="00A527AC">
          <w:rPr>
            <w:rStyle w:val="Hyperlink"/>
            <w:noProof/>
          </w:rPr>
          <w:t>Create a new context classification scheme</w:t>
        </w:r>
        <w:r>
          <w:rPr>
            <w:noProof/>
            <w:webHidden/>
          </w:rPr>
          <w:tab/>
        </w:r>
        <w:r>
          <w:rPr>
            <w:noProof/>
            <w:webHidden/>
          </w:rPr>
          <w:fldChar w:fldCharType="begin"/>
        </w:r>
        <w:r>
          <w:rPr>
            <w:noProof/>
            <w:webHidden/>
          </w:rPr>
          <w:instrText xml:space="preserve"> PAGEREF _Toc456813657 \h </w:instrText>
        </w:r>
        <w:r>
          <w:rPr>
            <w:noProof/>
            <w:webHidden/>
          </w:rPr>
        </w:r>
        <w:r>
          <w:rPr>
            <w:noProof/>
            <w:webHidden/>
          </w:rPr>
          <w:fldChar w:fldCharType="separate"/>
        </w:r>
        <w:r>
          <w:rPr>
            <w:noProof/>
            <w:webHidden/>
          </w:rPr>
          <w:t>64</w:t>
        </w:r>
        <w:r>
          <w:rPr>
            <w:noProof/>
            <w:webHidden/>
          </w:rPr>
          <w:fldChar w:fldCharType="end"/>
        </w:r>
      </w:hyperlink>
    </w:p>
    <w:p w14:paraId="6A3EBA4E" w14:textId="7B3B2757"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8" w:history="1">
        <w:r w:rsidRPr="00A527AC">
          <w:rPr>
            <w:rStyle w:val="Hyperlink"/>
            <w:noProof/>
          </w:rPr>
          <w:t>3.6.2</w:t>
        </w:r>
        <w:r>
          <w:rPr>
            <w:rFonts w:asciiTheme="minorHAnsi" w:eastAsiaTheme="minorEastAsia" w:hAnsiTheme="minorHAnsi" w:cstheme="minorBidi"/>
            <w:noProof/>
            <w:sz w:val="22"/>
            <w:szCs w:val="28"/>
            <w:lang w:bidi="th-TH"/>
          </w:rPr>
          <w:tab/>
        </w:r>
        <w:r w:rsidRPr="00A527AC">
          <w:rPr>
            <w:rStyle w:val="Hyperlink"/>
            <w:noProof/>
          </w:rPr>
          <w:t>Search and select a context classification scheme</w:t>
        </w:r>
        <w:r>
          <w:rPr>
            <w:noProof/>
            <w:webHidden/>
          </w:rPr>
          <w:tab/>
        </w:r>
        <w:r>
          <w:rPr>
            <w:noProof/>
            <w:webHidden/>
          </w:rPr>
          <w:fldChar w:fldCharType="begin"/>
        </w:r>
        <w:r>
          <w:rPr>
            <w:noProof/>
            <w:webHidden/>
          </w:rPr>
          <w:instrText xml:space="preserve"> PAGEREF _Toc456813658 \h </w:instrText>
        </w:r>
        <w:r>
          <w:rPr>
            <w:noProof/>
            <w:webHidden/>
          </w:rPr>
        </w:r>
        <w:r>
          <w:rPr>
            <w:noProof/>
            <w:webHidden/>
          </w:rPr>
          <w:fldChar w:fldCharType="separate"/>
        </w:r>
        <w:r>
          <w:rPr>
            <w:noProof/>
            <w:webHidden/>
          </w:rPr>
          <w:t>65</w:t>
        </w:r>
        <w:r>
          <w:rPr>
            <w:noProof/>
            <w:webHidden/>
          </w:rPr>
          <w:fldChar w:fldCharType="end"/>
        </w:r>
      </w:hyperlink>
    </w:p>
    <w:p w14:paraId="037E4324" w14:textId="64081BDA"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9" w:history="1">
        <w:r w:rsidRPr="00A527AC">
          <w:rPr>
            <w:rStyle w:val="Hyperlink"/>
            <w:noProof/>
          </w:rPr>
          <w:t>3.6.3</w:t>
        </w:r>
        <w:r>
          <w:rPr>
            <w:rFonts w:asciiTheme="minorHAnsi" w:eastAsiaTheme="minorEastAsia" w:hAnsiTheme="minorHAnsi" w:cstheme="minorBidi"/>
            <w:noProof/>
            <w:sz w:val="22"/>
            <w:szCs w:val="28"/>
            <w:lang w:bidi="th-TH"/>
          </w:rPr>
          <w:tab/>
        </w:r>
        <w:r w:rsidRPr="00A527AC">
          <w:rPr>
            <w:rStyle w:val="Hyperlink"/>
            <w:noProof/>
          </w:rPr>
          <w:t>Update a context classification scheme</w:t>
        </w:r>
        <w:r>
          <w:rPr>
            <w:noProof/>
            <w:webHidden/>
          </w:rPr>
          <w:tab/>
        </w:r>
        <w:r>
          <w:rPr>
            <w:noProof/>
            <w:webHidden/>
          </w:rPr>
          <w:fldChar w:fldCharType="begin"/>
        </w:r>
        <w:r>
          <w:rPr>
            <w:noProof/>
            <w:webHidden/>
          </w:rPr>
          <w:instrText xml:space="preserve"> PAGEREF _Toc456813659 \h </w:instrText>
        </w:r>
        <w:r>
          <w:rPr>
            <w:noProof/>
            <w:webHidden/>
          </w:rPr>
        </w:r>
        <w:r>
          <w:rPr>
            <w:noProof/>
            <w:webHidden/>
          </w:rPr>
          <w:fldChar w:fldCharType="separate"/>
        </w:r>
        <w:r>
          <w:rPr>
            <w:noProof/>
            <w:webHidden/>
          </w:rPr>
          <w:t>65</w:t>
        </w:r>
        <w:r>
          <w:rPr>
            <w:noProof/>
            <w:webHidden/>
          </w:rPr>
          <w:fldChar w:fldCharType="end"/>
        </w:r>
      </w:hyperlink>
    </w:p>
    <w:p w14:paraId="1DE278C6" w14:textId="20DDADF0"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0" w:history="1">
        <w:r w:rsidRPr="00A527AC">
          <w:rPr>
            <w:rStyle w:val="Hyperlink"/>
            <w:noProof/>
          </w:rPr>
          <w:t>3.6.4</w:t>
        </w:r>
        <w:r>
          <w:rPr>
            <w:rFonts w:asciiTheme="minorHAnsi" w:eastAsiaTheme="minorEastAsia" w:hAnsiTheme="minorHAnsi" w:cstheme="minorBidi"/>
            <w:noProof/>
            <w:sz w:val="22"/>
            <w:szCs w:val="28"/>
            <w:lang w:bidi="th-TH"/>
          </w:rPr>
          <w:tab/>
        </w:r>
        <w:r w:rsidRPr="00A527AC">
          <w:rPr>
            <w:rStyle w:val="Hyperlink"/>
            <w:noProof/>
          </w:rPr>
          <w:t>Discard a context classification scheme</w:t>
        </w:r>
        <w:r>
          <w:rPr>
            <w:noProof/>
            <w:webHidden/>
          </w:rPr>
          <w:tab/>
        </w:r>
        <w:r>
          <w:rPr>
            <w:noProof/>
            <w:webHidden/>
          </w:rPr>
          <w:fldChar w:fldCharType="begin"/>
        </w:r>
        <w:r>
          <w:rPr>
            <w:noProof/>
            <w:webHidden/>
          </w:rPr>
          <w:instrText xml:space="preserve"> PAGEREF _Toc456813660 \h </w:instrText>
        </w:r>
        <w:r>
          <w:rPr>
            <w:noProof/>
            <w:webHidden/>
          </w:rPr>
        </w:r>
        <w:r>
          <w:rPr>
            <w:noProof/>
            <w:webHidden/>
          </w:rPr>
          <w:fldChar w:fldCharType="separate"/>
        </w:r>
        <w:r>
          <w:rPr>
            <w:noProof/>
            <w:webHidden/>
          </w:rPr>
          <w:t>66</w:t>
        </w:r>
        <w:r>
          <w:rPr>
            <w:noProof/>
            <w:webHidden/>
          </w:rPr>
          <w:fldChar w:fldCharType="end"/>
        </w:r>
      </w:hyperlink>
    </w:p>
    <w:p w14:paraId="143FFC5B" w14:textId="6F853B82"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61" w:history="1">
        <w:r w:rsidRPr="00A527AC">
          <w:rPr>
            <w:rStyle w:val="Hyperlink"/>
            <w:noProof/>
          </w:rPr>
          <w:t>3.7</w:t>
        </w:r>
        <w:r>
          <w:rPr>
            <w:rFonts w:asciiTheme="minorHAnsi" w:eastAsiaTheme="minorEastAsia" w:hAnsiTheme="minorHAnsi" w:cstheme="minorBidi"/>
            <w:b w:val="0"/>
            <w:bCs w:val="0"/>
            <w:noProof/>
            <w:szCs w:val="28"/>
            <w:lang w:bidi="th-TH"/>
          </w:rPr>
          <w:tab/>
        </w:r>
        <w:r w:rsidRPr="00A527AC">
          <w:rPr>
            <w:rStyle w:val="Hyperlink"/>
            <w:noProof/>
          </w:rPr>
          <w:t>Code List Management</w:t>
        </w:r>
        <w:r>
          <w:rPr>
            <w:noProof/>
            <w:webHidden/>
          </w:rPr>
          <w:tab/>
        </w:r>
        <w:r>
          <w:rPr>
            <w:noProof/>
            <w:webHidden/>
          </w:rPr>
          <w:fldChar w:fldCharType="begin"/>
        </w:r>
        <w:r>
          <w:rPr>
            <w:noProof/>
            <w:webHidden/>
          </w:rPr>
          <w:instrText xml:space="preserve"> PAGEREF _Toc456813661 \h </w:instrText>
        </w:r>
        <w:r>
          <w:rPr>
            <w:noProof/>
            <w:webHidden/>
          </w:rPr>
        </w:r>
        <w:r>
          <w:rPr>
            <w:noProof/>
            <w:webHidden/>
          </w:rPr>
          <w:fldChar w:fldCharType="separate"/>
        </w:r>
        <w:r>
          <w:rPr>
            <w:noProof/>
            <w:webHidden/>
          </w:rPr>
          <w:t>66</w:t>
        </w:r>
        <w:r>
          <w:rPr>
            <w:noProof/>
            <w:webHidden/>
          </w:rPr>
          <w:fldChar w:fldCharType="end"/>
        </w:r>
      </w:hyperlink>
    </w:p>
    <w:p w14:paraId="75C0D9EA" w14:textId="5B0E5F13"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2" w:history="1">
        <w:r w:rsidRPr="00A527AC">
          <w:rPr>
            <w:rStyle w:val="Hyperlink"/>
            <w:noProof/>
          </w:rPr>
          <w:t>3.7.1</w:t>
        </w:r>
        <w:r>
          <w:rPr>
            <w:rFonts w:asciiTheme="minorHAnsi" w:eastAsiaTheme="minorEastAsia" w:hAnsiTheme="minorHAnsi" w:cstheme="minorBidi"/>
            <w:noProof/>
            <w:sz w:val="22"/>
            <w:szCs w:val="28"/>
            <w:lang w:bidi="th-TH"/>
          </w:rPr>
          <w:tab/>
        </w:r>
        <w:r w:rsidRPr="00A527AC">
          <w:rPr>
            <w:rStyle w:val="Hyperlink"/>
            <w:noProof/>
          </w:rPr>
          <w:t>Create a new BIE code list without a base</w:t>
        </w:r>
        <w:r>
          <w:rPr>
            <w:noProof/>
            <w:webHidden/>
          </w:rPr>
          <w:tab/>
        </w:r>
        <w:r>
          <w:rPr>
            <w:noProof/>
            <w:webHidden/>
          </w:rPr>
          <w:fldChar w:fldCharType="begin"/>
        </w:r>
        <w:r>
          <w:rPr>
            <w:noProof/>
            <w:webHidden/>
          </w:rPr>
          <w:instrText xml:space="preserve"> PAGEREF _Toc456813662 \h </w:instrText>
        </w:r>
        <w:r>
          <w:rPr>
            <w:noProof/>
            <w:webHidden/>
          </w:rPr>
        </w:r>
        <w:r>
          <w:rPr>
            <w:noProof/>
            <w:webHidden/>
          </w:rPr>
          <w:fldChar w:fldCharType="separate"/>
        </w:r>
        <w:r>
          <w:rPr>
            <w:noProof/>
            <w:webHidden/>
          </w:rPr>
          <w:t>66</w:t>
        </w:r>
        <w:r>
          <w:rPr>
            <w:noProof/>
            <w:webHidden/>
          </w:rPr>
          <w:fldChar w:fldCharType="end"/>
        </w:r>
      </w:hyperlink>
    </w:p>
    <w:p w14:paraId="0274E251" w14:textId="0235A1CE"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3" w:history="1">
        <w:r w:rsidRPr="00A527AC">
          <w:rPr>
            <w:rStyle w:val="Hyperlink"/>
            <w:noProof/>
          </w:rPr>
          <w:t>3.7.2</w:t>
        </w:r>
        <w:r>
          <w:rPr>
            <w:rFonts w:asciiTheme="minorHAnsi" w:eastAsiaTheme="minorEastAsia" w:hAnsiTheme="minorHAnsi" w:cstheme="minorBidi"/>
            <w:noProof/>
            <w:sz w:val="22"/>
            <w:szCs w:val="28"/>
            <w:lang w:bidi="th-TH"/>
          </w:rPr>
          <w:tab/>
        </w:r>
        <w:r w:rsidRPr="00A527AC">
          <w:rPr>
            <w:rStyle w:val="Hyperlink"/>
            <w:noProof/>
          </w:rPr>
          <w:t>Create a new BIE code list from another (by extension &amp; restriction)</w:t>
        </w:r>
        <w:r>
          <w:rPr>
            <w:noProof/>
            <w:webHidden/>
          </w:rPr>
          <w:tab/>
        </w:r>
        <w:r>
          <w:rPr>
            <w:noProof/>
            <w:webHidden/>
          </w:rPr>
          <w:fldChar w:fldCharType="begin"/>
        </w:r>
        <w:r>
          <w:rPr>
            <w:noProof/>
            <w:webHidden/>
          </w:rPr>
          <w:instrText xml:space="preserve"> PAGEREF _Toc456813663 \h </w:instrText>
        </w:r>
        <w:r>
          <w:rPr>
            <w:noProof/>
            <w:webHidden/>
          </w:rPr>
        </w:r>
        <w:r>
          <w:rPr>
            <w:noProof/>
            <w:webHidden/>
          </w:rPr>
          <w:fldChar w:fldCharType="separate"/>
        </w:r>
        <w:r>
          <w:rPr>
            <w:noProof/>
            <w:webHidden/>
          </w:rPr>
          <w:t>67</w:t>
        </w:r>
        <w:r>
          <w:rPr>
            <w:noProof/>
            <w:webHidden/>
          </w:rPr>
          <w:fldChar w:fldCharType="end"/>
        </w:r>
      </w:hyperlink>
    </w:p>
    <w:p w14:paraId="591AFE16" w14:textId="3173A6B0"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4" w:history="1">
        <w:r w:rsidRPr="00A527AC">
          <w:rPr>
            <w:rStyle w:val="Hyperlink"/>
            <w:noProof/>
          </w:rPr>
          <w:t>3.7.3</w:t>
        </w:r>
        <w:r>
          <w:rPr>
            <w:rFonts w:asciiTheme="minorHAnsi" w:eastAsiaTheme="minorEastAsia" w:hAnsiTheme="minorHAnsi" w:cstheme="minorBidi"/>
            <w:noProof/>
            <w:sz w:val="22"/>
            <w:szCs w:val="28"/>
            <w:lang w:bidi="th-TH"/>
          </w:rPr>
          <w:tab/>
        </w:r>
        <w:r w:rsidRPr="00A527AC">
          <w:rPr>
            <w:rStyle w:val="Hyperlink"/>
            <w:noProof/>
          </w:rPr>
          <w:t>Search and select a code list</w:t>
        </w:r>
        <w:r>
          <w:rPr>
            <w:noProof/>
            <w:webHidden/>
          </w:rPr>
          <w:tab/>
        </w:r>
        <w:r>
          <w:rPr>
            <w:noProof/>
            <w:webHidden/>
          </w:rPr>
          <w:fldChar w:fldCharType="begin"/>
        </w:r>
        <w:r>
          <w:rPr>
            <w:noProof/>
            <w:webHidden/>
          </w:rPr>
          <w:instrText xml:space="preserve"> PAGEREF _Toc456813664 \h </w:instrText>
        </w:r>
        <w:r>
          <w:rPr>
            <w:noProof/>
            <w:webHidden/>
          </w:rPr>
        </w:r>
        <w:r>
          <w:rPr>
            <w:noProof/>
            <w:webHidden/>
          </w:rPr>
          <w:fldChar w:fldCharType="separate"/>
        </w:r>
        <w:r>
          <w:rPr>
            <w:noProof/>
            <w:webHidden/>
          </w:rPr>
          <w:t>68</w:t>
        </w:r>
        <w:r>
          <w:rPr>
            <w:noProof/>
            <w:webHidden/>
          </w:rPr>
          <w:fldChar w:fldCharType="end"/>
        </w:r>
      </w:hyperlink>
    </w:p>
    <w:p w14:paraId="7B9288D4" w14:textId="29891805"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5" w:history="1">
        <w:r w:rsidRPr="00A527AC">
          <w:rPr>
            <w:rStyle w:val="Hyperlink"/>
            <w:noProof/>
          </w:rPr>
          <w:t>3.7.4</w:t>
        </w:r>
        <w:r>
          <w:rPr>
            <w:rFonts w:asciiTheme="minorHAnsi" w:eastAsiaTheme="minorEastAsia" w:hAnsiTheme="minorHAnsi" w:cstheme="minorBidi"/>
            <w:noProof/>
            <w:sz w:val="22"/>
            <w:szCs w:val="28"/>
            <w:lang w:bidi="th-TH"/>
          </w:rPr>
          <w:tab/>
        </w:r>
        <w:r w:rsidRPr="00A527AC">
          <w:rPr>
            <w:rStyle w:val="Hyperlink"/>
            <w:noProof/>
          </w:rPr>
          <w:t>View/Edit a BIE code list</w:t>
        </w:r>
        <w:r>
          <w:rPr>
            <w:noProof/>
            <w:webHidden/>
          </w:rPr>
          <w:tab/>
        </w:r>
        <w:r>
          <w:rPr>
            <w:noProof/>
            <w:webHidden/>
          </w:rPr>
          <w:fldChar w:fldCharType="begin"/>
        </w:r>
        <w:r>
          <w:rPr>
            <w:noProof/>
            <w:webHidden/>
          </w:rPr>
          <w:instrText xml:space="preserve"> PAGEREF _Toc456813665 \h </w:instrText>
        </w:r>
        <w:r>
          <w:rPr>
            <w:noProof/>
            <w:webHidden/>
          </w:rPr>
        </w:r>
        <w:r>
          <w:rPr>
            <w:noProof/>
            <w:webHidden/>
          </w:rPr>
          <w:fldChar w:fldCharType="separate"/>
        </w:r>
        <w:r>
          <w:rPr>
            <w:noProof/>
            <w:webHidden/>
          </w:rPr>
          <w:t>68</w:t>
        </w:r>
        <w:r>
          <w:rPr>
            <w:noProof/>
            <w:webHidden/>
          </w:rPr>
          <w:fldChar w:fldCharType="end"/>
        </w:r>
      </w:hyperlink>
    </w:p>
    <w:p w14:paraId="3F982101" w14:textId="246E975B"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6" w:history="1">
        <w:r w:rsidRPr="00A527AC">
          <w:rPr>
            <w:rStyle w:val="Hyperlink"/>
            <w:noProof/>
          </w:rPr>
          <w:t>3.7.5</w:t>
        </w:r>
        <w:r>
          <w:rPr>
            <w:rFonts w:asciiTheme="minorHAnsi" w:eastAsiaTheme="minorEastAsia" w:hAnsiTheme="minorHAnsi" w:cstheme="minorBidi"/>
            <w:noProof/>
            <w:sz w:val="22"/>
            <w:szCs w:val="28"/>
            <w:lang w:bidi="th-TH"/>
          </w:rPr>
          <w:tab/>
        </w:r>
        <w:r w:rsidRPr="00A527AC">
          <w:rPr>
            <w:rStyle w:val="Hyperlink"/>
            <w:noProof/>
          </w:rPr>
          <w:t>Discard a BIE code list</w:t>
        </w:r>
        <w:r>
          <w:rPr>
            <w:noProof/>
            <w:webHidden/>
          </w:rPr>
          <w:tab/>
        </w:r>
        <w:r>
          <w:rPr>
            <w:noProof/>
            <w:webHidden/>
          </w:rPr>
          <w:fldChar w:fldCharType="begin"/>
        </w:r>
        <w:r>
          <w:rPr>
            <w:noProof/>
            <w:webHidden/>
          </w:rPr>
          <w:instrText xml:space="preserve"> PAGEREF _Toc456813666 \h </w:instrText>
        </w:r>
        <w:r>
          <w:rPr>
            <w:noProof/>
            <w:webHidden/>
          </w:rPr>
        </w:r>
        <w:r>
          <w:rPr>
            <w:noProof/>
            <w:webHidden/>
          </w:rPr>
          <w:fldChar w:fldCharType="separate"/>
        </w:r>
        <w:r>
          <w:rPr>
            <w:noProof/>
            <w:webHidden/>
          </w:rPr>
          <w:t>68</w:t>
        </w:r>
        <w:r>
          <w:rPr>
            <w:noProof/>
            <w:webHidden/>
          </w:rPr>
          <w:fldChar w:fldCharType="end"/>
        </w:r>
      </w:hyperlink>
    </w:p>
    <w:p w14:paraId="4A370418" w14:textId="5D0CADEF"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7" w:history="1">
        <w:r w:rsidRPr="00A527AC">
          <w:rPr>
            <w:rStyle w:val="Hyperlink"/>
            <w:noProof/>
          </w:rPr>
          <w:t>3.7.6</w:t>
        </w:r>
        <w:r>
          <w:rPr>
            <w:rFonts w:asciiTheme="minorHAnsi" w:eastAsiaTheme="minorEastAsia" w:hAnsiTheme="minorHAnsi" w:cstheme="minorBidi"/>
            <w:noProof/>
            <w:sz w:val="22"/>
            <w:szCs w:val="28"/>
            <w:lang w:bidi="th-TH"/>
          </w:rPr>
          <w:tab/>
        </w:r>
        <w:r w:rsidRPr="00A527AC">
          <w:rPr>
            <w:rStyle w:val="Hyperlink"/>
            <w:noProof/>
          </w:rPr>
          <w:t>Delete a BIE code list</w:t>
        </w:r>
        <w:r>
          <w:rPr>
            <w:noProof/>
            <w:webHidden/>
          </w:rPr>
          <w:tab/>
        </w:r>
        <w:r>
          <w:rPr>
            <w:noProof/>
            <w:webHidden/>
          </w:rPr>
          <w:fldChar w:fldCharType="begin"/>
        </w:r>
        <w:r>
          <w:rPr>
            <w:noProof/>
            <w:webHidden/>
          </w:rPr>
          <w:instrText xml:space="preserve"> PAGEREF _Toc456813667 \h </w:instrText>
        </w:r>
        <w:r>
          <w:rPr>
            <w:noProof/>
            <w:webHidden/>
          </w:rPr>
        </w:r>
        <w:r>
          <w:rPr>
            <w:noProof/>
            <w:webHidden/>
          </w:rPr>
          <w:fldChar w:fldCharType="separate"/>
        </w:r>
        <w:r>
          <w:rPr>
            <w:noProof/>
            <w:webHidden/>
          </w:rPr>
          <w:t>69</w:t>
        </w:r>
        <w:r>
          <w:rPr>
            <w:noProof/>
            <w:webHidden/>
          </w:rPr>
          <w:fldChar w:fldCharType="end"/>
        </w:r>
      </w:hyperlink>
    </w:p>
    <w:p w14:paraId="3BA4F9AA" w14:textId="362C031D"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68" w:history="1">
        <w:r w:rsidRPr="00A527AC">
          <w:rPr>
            <w:rStyle w:val="Hyperlink"/>
            <w:noProof/>
          </w:rPr>
          <w:t>3.8</w:t>
        </w:r>
        <w:r>
          <w:rPr>
            <w:rFonts w:asciiTheme="minorHAnsi" w:eastAsiaTheme="minorEastAsia" w:hAnsiTheme="minorHAnsi" w:cstheme="minorBidi"/>
            <w:b w:val="0"/>
            <w:bCs w:val="0"/>
            <w:noProof/>
            <w:szCs w:val="28"/>
            <w:lang w:bidi="th-TH"/>
          </w:rPr>
          <w:tab/>
        </w:r>
        <w:r w:rsidRPr="00A527AC">
          <w:rPr>
            <w:rStyle w:val="Hyperlink"/>
            <w:noProof/>
          </w:rPr>
          <w:t>Generate a  OAGIS Expression for a profile top-level ABIE (BOD)</w:t>
        </w:r>
        <w:r>
          <w:rPr>
            <w:noProof/>
            <w:webHidden/>
          </w:rPr>
          <w:tab/>
        </w:r>
        <w:r>
          <w:rPr>
            <w:noProof/>
            <w:webHidden/>
          </w:rPr>
          <w:fldChar w:fldCharType="begin"/>
        </w:r>
        <w:r>
          <w:rPr>
            <w:noProof/>
            <w:webHidden/>
          </w:rPr>
          <w:instrText xml:space="preserve"> PAGEREF _Toc456813668 \h </w:instrText>
        </w:r>
        <w:r>
          <w:rPr>
            <w:noProof/>
            <w:webHidden/>
          </w:rPr>
        </w:r>
        <w:r>
          <w:rPr>
            <w:noProof/>
            <w:webHidden/>
          </w:rPr>
          <w:fldChar w:fldCharType="separate"/>
        </w:r>
        <w:r>
          <w:rPr>
            <w:noProof/>
            <w:webHidden/>
          </w:rPr>
          <w:t>69</w:t>
        </w:r>
        <w:r>
          <w:rPr>
            <w:noProof/>
            <w:webHidden/>
          </w:rPr>
          <w:fldChar w:fldCharType="end"/>
        </w:r>
      </w:hyperlink>
    </w:p>
    <w:p w14:paraId="430ACCA5" w14:textId="095F4EFC"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9" w:history="1">
        <w:r w:rsidRPr="00A527AC">
          <w:rPr>
            <w:rStyle w:val="Hyperlink"/>
            <w:noProof/>
          </w:rPr>
          <w:t>3.8.1</w:t>
        </w:r>
        <w:r>
          <w:rPr>
            <w:rFonts w:asciiTheme="minorHAnsi" w:eastAsiaTheme="minorEastAsia" w:hAnsiTheme="minorHAnsi" w:cstheme="minorBidi"/>
            <w:noProof/>
            <w:sz w:val="22"/>
            <w:szCs w:val="28"/>
            <w:lang w:bidi="th-TH"/>
          </w:rPr>
          <w:tab/>
        </w:r>
        <w:r w:rsidRPr="00A527AC">
          <w:rPr>
            <w:rStyle w:val="Hyperlink"/>
            <w:noProof/>
          </w:rPr>
          <w:t>Generate a profile XML Schema</w:t>
        </w:r>
        <w:r>
          <w:rPr>
            <w:noProof/>
            <w:webHidden/>
          </w:rPr>
          <w:tab/>
        </w:r>
        <w:r>
          <w:rPr>
            <w:noProof/>
            <w:webHidden/>
          </w:rPr>
          <w:fldChar w:fldCharType="begin"/>
        </w:r>
        <w:r>
          <w:rPr>
            <w:noProof/>
            <w:webHidden/>
          </w:rPr>
          <w:instrText xml:space="preserve"> PAGEREF _Toc456813669 \h </w:instrText>
        </w:r>
        <w:r>
          <w:rPr>
            <w:noProof/>
            <w:webHidden/>
          </w:rPr>
        </w:r>
        <w:r>
          <w:rPr>
            <w:noProof/>
            <w:webHidden/>
          </w:rPr>
          <w:fldChar w:fldCharType="separate"/>
        </w:r>
        <w:r>
          <w:rPr>
            <w:noProof/>
            <w:webHidden/>
          </w:rPr>
          <w:t>70</w:t>
        </w:r>
        <w:r>
          <w:rPr>
            <w:noProof/>
            <w:webHidden/>
          </w:rPr>
          <w:fldChar w:fldCharType="end"/>
        </w:r>
      </w:hyperlink>
    </w:p>
    <w:p w14:paraId="1059A046" w14:textId="7C827B51"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0" w:history="1">
        <w:r w:rsidRPr="00A527AC">
          <w:rPr>
            <w:rStyle w:val="Hyperlink"/>
            <w:noProof/>
          </w:rPr>
          <w:t>3.8.1.1</w:t>
        </w:r>
        <w:r>
          <w:rPr>
            <w:rFonts w:asciiTheme="minorHAnsi" w:eastAsiaTheme="minorEastAsia" w:hAnsiTheme="minorHAnsi" w:cstheme="minorBidi"/>
            <w:noProof/>
            <w:sz w:val="22"/>
            <w:szCs w:val="28"/>
            <w:lang w:bidi="th-TH"/>
          </w:rPr>
          <w:tab/>
        </w:r>
        <w:r w:rsidRPr="00A527AC">
          <w:rPr>
            <w:rStyle w:val="Hyperlink"/>
            <w:noProof/>
          </w:rPr>
          <w:t>GenerateTopLevelABIE(tlASBIEP, tlABIEDOM)</w:t>
        </w:r>
        <w:r>
          <w:rPr>
            <w:noProof/>
            <w:webHidden/>
          </w:rPr>
          <w:tab/>
        </w:r>
        <w:r>
          <w:rPr>
            <w:noProof/>
            <w:webHidden/>
          </w:rPr>
          <w:fldChar w:fldCharType="begin"/>
        </w:r>
        <w:r>
          <w:rPr>
            <w:noProof/>
            <w:webHidden/>
          </w:rPr>
          <w:instrText xml:space="preserve"> PAGEREF _Toc456813670 \h </w:instrText>
        </w:r>
        <w:r>
          <w:rPr>
            <w:noProof/>
            <w:webHidden/>
          </w:rPr>
        </w:r>
        <w:r>
          <w:rPr>
            <w:noProof/>
            <w:webHidden/>
          </w:rPr>
          <w:fldChar w:fldCharType="separate"/>
        </w:r>
        <w:r>
          <w:rPr>
            <w:noProof/>
            <w:webHidden/>
          </w:rPr>
          <w:t>70</w:t>
        </w:r>
        <w:r>
          <w:rPr>
            <w:noProof/>
            <w:webHidden/>
          </w:rPr>
          <w:fldChar w:fldCharType="end"/>
        </w:r>
      </w:hyperlink>
    </w:p>
    <w:p w14:paraId="59665819" w14:textId="36C2B007"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1" w:history="1">
        <w:r w:rsidRPr="00A527AC">
          <w:rPr>
            <w:rStyle w:val="Hyperlink"/>
            <w:noProof/>
          </w:rPr>
          <w:t>3.8.1.2</w:t>
        </w:r>
        <w:r>
          <w:rPr>
            <w:rFonts w:asciiTheme="minorHAnsi" w:eastAsiaTheme="minorEastAsia" w:hAnsiTheme="minorHAnsi" w:cstheme="minorBidi"/>
            <w:noProof/>
            <w:sz w:val="22"/>
            <w:szCs w:val="28"/>
            <w:lang w:bidi="th-TH"/>
          </w:rPr>
          <w:tab/>
        </w:r>
        <w:r w:rsidRPr="00A527AC">
          <w:rPr>
            <w:rStyle w:val="Hyperlink"/>
            <w:noProof/>
          </w:rPr>
          <w:t>GenerateTopLevelASBIEP(gTlASBIEP, gSchemaNode)</w:t>
        </w:r>
        <w:r>
          <w:rPr>
            <w:noProof/>
            <w:webHidden/>
          </w:rPr>
          <w:tab/>
        </w:r>
        <w:r>
          <w:rPr>
            <w:noProof/>
            <w:webHidden/>
          </w:rPr>
          <w:fldChar w:fldCharType="begin"/>
        </w:r>
        <w:r>
          <w:rPr>
            <w:noProof/>
            <w:webHidden/>
          </w:rPr>
          <w:instrText xml:space="preserve"> PAGEREF _Toc456813671 \h </w:instrText>
        </w:r>
        <w:r>
          <w:rPr>
            <w:noProof/>
            <w:webHidden/>
          </w:rPr>
        </w:r>
        <w:r>
          <w:rPr>
            <w:noProof/>
            <w:webHidden/>
          </w:rPr>
          <w:fldChar w:fldCharType="separate"/>
        </w:r>
        <w:r>
          <w:rPr>
            <w:noProof/>
            <w:webHidden/>
          </w:rPr>
          <w:t>71</w:t>
        </w:r>
        <w:r>
          <w:rPr>
            <w:noProof/>
            <w:webHidden/>
          </w:rPr>
          <w:fldChar w:fldCharType="end"/>
        </w:r>
      </w:hyperlink>
    </w:p>
    <w:p w14:paraId="464E998A" w14:textId="121507C2"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2" w:history="1">
        <w:r w:rsidRPr="00A527AC">
          <w:rPr>
            <w:rStyle w:val="Hyperlink"/>
            <w:noProof/>
          </w:rPr>
          <w:t>3.8.1.3</w:t>
        </w:r>
        <w:r>
          <w:rPr>
            <w:rFonts w:asciiTheme="minorHAnsi" w:eastAsiaTheme="minorEastAsia" w:hAnsiTheme="minorHAnsi" w:cstheme="minorBidi"/>
            <w:noProof/>
            <w:sz w:val="22"/>
            <w:szCs w:val="28"/>
            <w:lang w:bidi="th-TH"/>
          </w:rPr>
          <w:tab/>
        </w:r>
        <w:r w:rsidRPr="00A527AC">
          <w:rPr>
            <w:rStyle w:val="Hyperlink"/>
            <w:noProof/>
          </w:rPr>
          <w:t>GenerateTopLevelASBIEPAnno(gTlASBIEP, gRootENode)</w:t>
        </w:r>
        <w:r>
          <w:rPr>
            <w:noProof/>
            <w:webHidden/>
          </w:rPr>
          <w:tab/>
        </w:r>
        <w:r>
          <w:rPr>
            <w:noProof/>
            <w:webHidden/>
          </w:rPr>
          <w:fldChar w:fldCharType="begin"/>
        </w:r>
        <w:r>
          <w:rPr>
            <w:noProof/>
            <w:webHidden/>
          </w:rPr>
          <w:instrText xml:space="preserve"> PAGEREF _Toc456813672 \h </w:instrText>
        </w:r>
        <w:r>
          <w:rPr>
            <w:noProof/>
            <w:webHidden/>
          </w:rPr>
        </w:r>
        <w:r>
          <w:rPr>
            <w:noProof/>
            <w:webHidden/>
          </w:rPr>
          <w:fldChar w:fldCharType="separate"/>
        </w:r>
        <w:r>
          <w:rPr>
            <w:noProof/>
            <w:webHidden/>
          </w:rPr>
          <w:t>71</w:t>
        </w:r>
        <w:r>
          <w:rPr>
            <w:noProof/>
            <w:webHidden/>
          </w:rPr>
          <w:fldChar w:fldCharType="end"/>
        </w:r>
      </w:hyperlink>
    </w:p>
    <w:p w14:paraId="50651088" w14:textId="4A73CEB9"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3" w:history="1">
        <w:r w:rsidRPr="00A527AC">
          <w:rPr>
            <w:rStyle w:val="Hyperlink"/>
            <w:noProof/>
          </w:rPr>
          <w:t>3.8.1.4</w:t>
        </w:r>
        <w:r>
          <w:rPr>
            <w:rFonts w:asciiTheme="minorHAnsi" w:eastAsiaTheme="minorEastAsia" w:hAnsiTheme="minorHAnsi" w:cstheme="minorBidi"/>
            <w:noProof/>
            <w:sz w:val="22"/>
            <w:szCs w:val="28"/>
            <w:lang w:bidi="th-TH"/>
          </w:rPr>
          <w:tab/>
        </w:r>
        <w:r w:rsidRPr="00A527AC">
          <w:rPr>
            <w:rStyle w:val="Hyperlink"/>
            <w:noProof/>
          </w:rPr>
          <w:t>IsAnnoOptionEmpty( )</w:t>
        </w:r>
        <w:r>
          <w:rPr>
            <w:noProof/>
            <w:webHidden/>
          </w:rPr>
          <w:tab/>
        </w:r>
        <w:r>
          <w:rPr>
            <w:noProof/>
            <w:webHidden/>
          </w:rPr>
          <w:fldChar w:fldCharType="begin"/>
        </w:r>
        <w:r>
          <w:rPr>
            <w:noProof/>
            <w:webHidden/>
          </w:rPr>
          <w:instrText xml:space="preserve"> PAGEREF _Toc456813673 \h </w:instrText>
        </w:r>
        <w:r>
          <w:rPr>
            <w:noProof/>
            <w:webHidden/>
          </w:rPr>
        </w:r>
        <w:r>
          <w:rPr>
            <w:noProof/>
            <w:webHidden/>
          </w:rPr>
          <w:fldChar w:fldCharType="separate"/>
        </w:r>
        <w:r>
          <w:rPr>
            <w:noProof/>
            <w:webHidden/>
          </w:rPr>
          <w:t>72</w:t>
        </w:r>
        <w:r>
          <w:rPr>
            <w:noProof/>
            <w:webHidden/>
          </w:rPr>
          <w:fldChar w:fldCharType="end"/>
        </w:r>
      </w:hyperlink>
    </w:p>
    <w:p w14:paraId="50382399" w14:textId="74786020"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4" w:history="1">
        <w:r w:rsidRPr="00A527AC">
          <w:rPr>
            <w:rStyle w:val="Hyperlink"/>
            <w:noProof/>
          </w:rPr>
          <w:t>3.8.1.5</w:t>
        </w:r>
        <w:r>
          <w:rPr>
            <w:rFonts w:asciiTheme="minorHAnsi" w:eastAsiaTheme="minorEastAsia" w:hAnsiTheme="minorHAnsi" w:cstheme="minorBidi"/>
            <w:noProof/>
            <w:sz w:val="22"/>
            <w:szCs w:val="28"/>
            <w:lang w:bidi="th-TH"/>
          </w:rPr>
          <w:tab/>
        </w:r>
        <w:r w:rsidRPr="00A527AC">
          <w:rPr>
            <w:rStyle w:val="Hyperlink"/>
            <w:noProof/>
          </w:rPr>
          <w:t>GenerateABIE(gABIE, gASBIEPElementNode)</w:t>
        </w:r>
        <w:r>
          <w:rPr>
            <w:noProof/>
            <w:webHidden/>
          </w:rPr>
          <w:tab/>
        </w:r>
        <w:r>
          <w:rPr>
            <w:noProof/>
            <w:webHidden/>
          </w:rPr>
          <w:fldChar w:fldCharType="begin"/>
        </w:r>
        <w:r>
          <w:rPr>
            <w:noProof/>
            <w:webHidden/>
          </w:rPr>
          <w:instrText xml:space="preserve"> PAGEREF _Toc456813674 \h </w:instrText>
        </w:r>
        <w:r>
          <w:rPr>
            <w:noProof/>
            <w:webHidden/>
          </w:rPr>
        </w:r>
        <w:r>
          <w:rPr>
            <w:noProof/>
            <w:webHidden/>
          </w:rPr>
          <w:fldChar w:fldCharType="separate"/>
        </w:r>
        <w:r>
          <w:rPr>
            <w:noProof/>
            <w:webHidden/>
          </w:rPr>
          <w:t>72</w:t>
        </w:r>
        <w:r>
          <w:rPr>
            <w:noProof/>
            <w:webHidden/>
          </w:rPr>
          <w:fldChar w:fldCharType="end"/>
        </w:r>
      </w:hyperlink>
    </w:p>
    <w:p w14:paraId="14BA7788" w14:textId="227D4FF7"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5" w:history="1">
        <w:r w:rsidRPr="00A527AC">
          <w:rPr>
            <w:rStyle w:val="Hyperlink"/>
            <w:noProof/>
          </w:rPr>
          <w:t>3.8.1.6</w:t>
        </w:r>
        <w:r>
          <w:rPr>
            <w:rFonts w:asciiTheme="minorHAnsi" w:eastAsiaTheme="minorEastAsia" w:hAnsiTheme="minorHAnsi" w:cstheme="minorBidi"/>
            <w:noProof/>
            <w:sz w:val="22"/>
            <w:szCs w:val="28"/>
            <w:lang w:bidi="th-TH"/>
          </w:rPr>
          <w:tab/>
        </w:r>
        <w:r w:rsidRPr="00A527AC">
          <w:rPr>
            <w:rStyle w:val="Hyperlink"/>
            <w:noProof/>
          </w:rPr>
          <w:t>GenerateABIEsAnno(gABIE, gABIECTypeNode)</w:t>
        </w:r>
        <w:r>
          <w:rPr>
            <w:noProof/>
            <w:webHidden/>
          </w:rPr>
          <w:tab/>
        </w:r>
        <w:r>
          <w:rPr>
            <w:noProof/>
            <w:webHidden/>
          </w:rPr>
          <w:fldChar w:fldCharType="begin"/>
        </w:r>
        <w:r>
          <w:rPr>
            <w:noProof/>
            <w:webHidden/>
          </w:rPr>
          <w:instrText xml:space="preserve"> PAGEREF _Toc456813675 \h </w:instrText>
        </w:r>
        <w:r>
          <w:rPr>
            <w:noProof/>
            <w:webHidden/>
          </w:rPr>
        </w:r>
        <w:r>
          <w:rPr>
            <w:noProof/>
            <w:webHidden/>
          </w:rPr>
          <w:fldChar w:fldCharType="separate"/>
        </w:r>
        <w:r>
          <w:rPr>
            <w:noProof/>
            <w:webHidden/>
          </w:rPr>
          <w:t>72</w:t>
        </w:r>
        <w:r>
          <w:rPr>
            <w:noProof/>
            <w:webHidden/>
          </w:rPr>
          <w:fldChar w:fldCharType="end"/>
        </w:r>
      </w:hyperlink>
    </w:p>
    <w:p w14:paraId="508852CE" w14:textId="6B874702"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6" w:history="1">
        <w:r w:rsidRPr="00A527AC">
          <w:rPr>
            <w:rStyle w:val="Hyperlink"/>
            <w:noProof/>
          </w:rPr>
          <w:t>3.8.1.7</w:t>
        </w:r>
        <w:r>
          <w:rPr>
            <w:rFonts w:asciiTheme="minorHAnsi" w:eastAsiaTheme="minorEastAsia" w:hAnsiTheme="minorHAnsi" w:cstheme="minorBidi"/>
            <w:noProof/>
            <w:sz w:val="22"/>
            <w:szCs w:val="28"/>
            <w:lang w:bidi="th-TH"/>
          </w:rPr>
          <w:tab/>
        </w:r>
        <w:r w:rsidRPr="00A527AC">
          <w:rPr>
            <w:rStyle w:val="Hyperlink"/>
            <w:noProof/>
          </w:rPr>
          <w:t>GenerateBIEs(gABIE, gPNode, gSchemaNode)</w:t>
        </w:r>
        <w:r>
          <w:rPr>
            <w:noProof/>
            <w:webHidden/>
          </w:rPr>
          <w:tab/>
        </w:r>
        <w:r>
          <w:rPr>
            <w:noProof/>
            <w:webHidden/>
          </w:rPr>
          <w:fldChar w:fldCharType="begin"/>
        </w:r>
        <w:r>
          <w:rPr>
            <w:noProof/>
            <w:webHidden/>
          </w:rPr>
          <w:instrText xml:space="preserve"> PAGEREF _Toc456813676 \h </w:instrText>
        </w:r>
        <w:r>
          <w:rPr>
            <w:noProof/>
            <w:webHidden/>
          </w:rPr>
        </w:r>
        <w:r>
          <w:rPr>
            <w:noProof/>
            <w:webHidden/>
          </w:rPr>
          <w:fldChar w:fldCharType="separate"/>
        </w:r>
        <w:r>
          <w:rPr>
            <w:noProof/>
            <w:webHidden/>
          </w:rPr>
          <w:t>72</w:t>
        </w:r>
        <w:r>
          <w:rPr>
            <w:noProof/>
            <w:webHidden/>
          </w:rPr>
          <w:fldChar w:fldCharType="end"/>
        </w:r>
      </w:hyperlink>
    </w:p>
    <w:p w14:paraId="18DD7DBB" w14:textId="396EFD18"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7" w:history="1">
        <w:r w:rsidRPr="00A527AC">
          <w:rPr>
            <w:rStyle w:val="Hyperlink"/>
            <w:noProof/>
          </w:rPr>
          <w:t>3.8.1.8</w:t>
        </w:r>
        <w:r>
          <w:rPr>
            <w:rFonts w:asciiTheme="minorHAnsi" w:eastAsiaTheme="minorEastAsia" w:hAnsiTheme="minorHAnsi" w:cstheme="minorBidi"/>
            <w:noProof/>
            <w:sz w:val="22"/>
            <w:szCs w:val="28"/>
            <w:lang w:bidi="th-TH"/>
          </w:rPr>
          <w:tab/>
        </w:r>
        <w:r w:rsidRPr="00A527AC">
          <w:rPr>
            <w:rStyle w:val="Hyperlink"/>
            <w:noProof/>
          </w:rPr>
          <w:t>QueryTargetABIE(gASBIEP)</w:t>
        </w:r>
        <w:r>
          <w:rPr>
            <w:noProof/>
            <w:webHidden/>
          </w:rPr>
          <w:tab/>
        </w:r>
        <w:r>
          <w:rPr>
            <w:noProof/>
            <w:webHidden/>
          </w:rPr>
          <w:fldChar w:fldCharType="begin"/>
        </w:r>
        <w:r>
          <w:rPr>
            <w:noProof/>
            <w:webHidden/>
          </w:rPr>
          <w:instrText xml:space="preserve"> PAGEREF _Toc456813677 \h </w:instrText>
        </w:r>
        <w:r>
          <w:rPr>
            <w:noProof/>
            <w:webHidden/>
          </w:rPr>
        </w:r>
        <w:r>
          <w:rPr>
            <w:noProof/>
            <w:webHidden/>
          </w:rPr>
          <w:fldChar w:fldCharType="separate"/>
        </w:r>
        <w:r>
          <w:rPr>
            <w:noProof/>
            <w:webHidden/>
          </w:rPr>
          <w:t>73</w:t>
        </w:r>
        <w:r>
          <w:rPr>
            <w:noProof/>
            <w:webHidden/>
          </w:rPr>
          <w:fldChar w:fldCharType="end"/>
        </w:r>
      </w:hyperlink>
    </w:p>
    <w:p w14:paraId="042D410F" w14:textId="7952AB0C"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8" w:history="1">
        <w:r w:rsidRPr="00A527AC">
          <w:rPr>
            <w:rStyle w:val="Hyperlink"/>
            <w:noProof/>
          </w:rPr>
          <w:t>3.8.1.9</w:t>
        </w:r>
        <w:r>
          <w:rPr>
            <w:rFonts w:asciiTheme="minorHAnsi" w:eastAsiaTheme="minorEastAsia" w:hAnsiTheme="minorHAnsi" w:cstheme="minorBidi"/>
            <w:noProof/>
            <w:sz w:val="22"/>
            <w:szCs w:val="28"/>
            <w:lang w:bidi="th-TH"/>
          </w:rPr>
          <w:tab/>
        </w:r>
        <w:r w:rsidRPr="00A527AC">
          <w:rPr>
            <w:rStyle w:val="Hyperlink"/>
            <w:noProof/>
          </w:rPr>
          <w:t>QueryChildBIEs(gABIE)</w:t>
        </w:r>
        <w:r>
          <w:rPr>
            <w:noProof/>
            <w:webHidden/>
          </w:rPr>
          <w:tab/>
        </w:r>
        <w:r>
          <w:rPr>
            <w:noProof/>
            <w:webHidden/>
          </w:rPr>
          <w:fldChar w:fldCharType="begin"/>
        </w:r>
        <w:r>
          <w:rPr>
            <w:noProof/>
            <w:webHidden/>
          </w:rPr>
          <w:instrText xml:space="preserve"> PAGEREF _Toc456813678 \h </w:instrText>
        </w:r>
        <w:r>
          <w:rPr>
            <w:noProof/>
            <w:webHidden/>
          </w:rPr>
        </w:r>
        <w:r>
          <w:rPr>
            <w:noProof/>
            <w:webHidden/>
          </w:rPr>
          <w:fldChar w:fldCharType="separate"/>
        </w:r>
        <w:r>
          <w:rPr>
            <w:noProof/>
            <w:webHidden/>
          </w:rPr>
          <w:t>73</w:t>
        </w:r>
        <w:r>
          <w:rPr>
            <w:noProof/>
            <w:webHidden/>
          </w:rPr>
          <w:fldChar w:fldCharType="end"/>
        </w:r>
      </w:hyperlink>
    </w:p>
    <w:p w14:paraId="572592EC" w14:textId="679FF040"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79" w:history="1">
        <w:r w:rsidRPr="00A527AC">
          <w:rPr>
            <w:rStyle w:val="Hyperlink"/>
            <w:noProof/>
          </w:rPr>
          <w:t>3.8.1.10</w:t>
        </w:r>
        <w:r>
          <w:rPr>
            <w:rFonts w:asciiTheme="minorHAnsi" w:eastAsiaTheme="minorEastAsia" w:hAnsiTheme="minorHAnsi" w:cstheme="minorBidi"/>
            <w:noProof/>
            <w:sz w:val="22"/>
            <w:szCs w:val="28"/>
            <w:lang w:bidi="th-TH"/>
          </w:rPr>
          <w:tab/>
        </w:r>
        <w:r w:rsidRPr="00A527AC">
          <w:rPr>
            <w:rStyle w:val="Hyperlink"/>
            <w:noProof/>
          </w:rPr>
          <w:t>GenerateASBIE(gASBIE, gPNode)</w:t>
        </w:r>
        <w:r>
          <w:rPr>
            <w:noProof/>
            <w:webHidden/>
          </w:rPr>
          <w:tab/>
        </w:r>
        <w:r>
          <w:rPr>
            <w:noProof/>
            <w:webHidden/>
          </w:rPr>
          <w:fldChar w:fldCharType="begin"/>
        </w:r>
        <w:r>
          <w:rPr>
            <w:noProof/>
            <w:webHidden/>
          </w:rPr>
          <w:instrText xml:space="preserve"> PAGEREF _Toc456813679 \h </w:instrText>
        </w:r>
        <w:r>
          <w:rPr>
            <w:noProof/>
            <w:webHidden/>
          </w:rPr>
        </w:r>
        <w:r>
          <w:rPr>
            <w:noProof/>
            <w:webHidden/>
          </w:rPr>
          <w:fldChar w:fldCharType="separate"/>
        </w:r>
        <w:r>
          <w:rPr>
            <w:noProof/>
            <w:webHidden/>
          </w:rPr>
          <w:t>74</w:t>
        </w:r>
        <w:r>
          <w:rPr>
            <w:noProof/>
            <w:webHidden/>
          </w:rPr>
          <w:fldChar w:fldCharType="end"/>
        </w:r>
      </w:hyperlink>
    </w:p>
    <w:p w14:paraId="57824398" w14:textId="26736DA8"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0" w:history="1">
        <w:r w:rsidRPr="00A527AC">
          <w:rPr>
            <w:rStyle w:val="Hyperlink"/>
            <w:noProof/>
          </w:rPr>
          <w:t>3.8.1.11</w:t>
        </w:r>
        <w:r>
          <w:rPr>
            <w:rFonts w:asciiTheme="minorHAnsi" w:eastAsiaTheme="minorEastAsia" w:hAnsiTheme="minorHAnsi" w:cstheme="minorBidi"/>
            <w:noProof/>
            <w:sz w:val="22"/>
            <w:szCs w:val="28"/>
            <w:lang w:bidi="th-TH"/>
          </w:rPr>
          <w:tab/>
        </w:r>
        <w:r w:rsidRPr="00A527AC">
          <w:rPr>
            <w:rStyle w:val="Hyperlink"/>
            <w:noProof/>
          </w:rPr>
          <w:t>QueryAssocToASBIEP(gASBIE)</w:t>
        </w:r>
        <w:r>
          <w:rPr>
            <w:noProof/>
            <w:webHidden/>
          </w:rPr>
          <w:tab/>
        </w:r>
        <w:r>
          <w:rPr>
            <w:noProof/>
            <w:webHidden/>
          </w:rPr>
          <w:fldChar w:fldCharType="begin"/>
        </w:r>
        <w:r>
          <w:rPr>
            <w:noProof/>
            <w:webHidden/>
          </w:rPr>
          <w:instrText xml:space="preserve"> PAGEREF _Toc456813680 \h </w:instrText>
        </w:r>
        <w:r>
          <w:rPr>
            <w:noProof/>
            <w:webHidden/>
          </w:rPr>
        </w:r>
        <w:r>
          <w:rPr>
            <w:noProof/>
            <w:webHidden/>
          </w:rPr>
          <w:fldChar w:fldCharType="separate"/>
        </w:r>
        <w:r>
          <w:rPr>
            <w:noProof/>
            <w:webHidden/>
          </w:rPr>
          <w:t>74</w:t>
        </w:r>
        <w:r>
          <w:rPr>
            <w:noProof/>
            <w:webHidden/>
          </w:rPr>
          <w:fldChar w:fldCharType="end"/>
        </w:r>
      </w:hyperlink>
    </w:p>
    <w:p w14:paraId="3B681295" w14:textId="22E82F48"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1" w:history="1">
        <w:r w:rsidRPr="00A527AC">
          <w:rPr>
            <w:rStyle w:val="Hyperlink"/>
            <w:noProof/>
          </w:rPr>
          <w:t>3.8.1.12</w:t>
        </w:r>
        <w:r>
          <w:rPr>
            <w:rFonts w:asciiTheme="minorHAnsi" w:eastAsiaTheme="minorEastAsia" w:hAnsiTheme="minorHAnsi" w:cstheme="minorBidi"/>
            <w:noProof/>
            <w:sz w:val="22"/>
            <w:szCs w:val="28"/>
            <w:lang w:bidi="th-TH"/>
          </w:rPr>
          <w:tab/>
        </w:r>
        <w:r w:rsidRPr="00A527AC">
          <w:rPr>
            <w:rStyle w:val="Hyperlink"/>
            <w:noProof/>
          </w:rPr>
          <w:t>GenerateASBIEP(gASBIEP, gElementNode)</w:t>
        </w:r>
        <w:r>
          <w:rPr>
            <w:noProof/>
            <w:webHidden/>
          </w:rPr>
          <w:tab/>
        </w:r>
        <w:r>
          <w:rPr>
            <w:noProof/>
            <w:webHidden/>
          </w:rPr>
          <w:fldChar w:fldCharType="begin"/>
        </w:r>
        <w:r>
          <w:rPr>
            <w:noProof/>
            <w:webHidden/>
          </w:rPr>
          <w:instrText xml:space="preserve"> PAGEREF _Toc456813681 \h </w:instrText>
        </w:r>
        <w:r>
          <w:rPr>
            <w:noProof/>
            <w:webHidden/>
          </w:rPr>
        </w:r>
        <w:r>
          <w:rPr>
            <w:noProof/>
            <w:webHidden/>
          </w:rPr>
          <w:fldChar w:fldCharType="separate"/>
        </w:r>
        <w:r>
          <w:rPr>
            <w:noProof/>
            <w:webHidden/>
          </w:rPr>
          <w:t>74</w:t>
        </w:r>
        <w:r>
          <w:rPr>
            <w:noProof/>
            <w:webHidden/>
          </w:rPr>
          <w:fldChar w:fldCharType="end"/>
        </w:r>
      </w:hyperlink>
    </w:p>
    <w:p w14:paraId="229DBB58" w14:textId="1BF89AAA"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2" w:history="1">
        <w:r w:rsidRPr="00A527AC">
          <w:rPr>
            <w:rStyle w:val="Hyperlink"/>
            <w:noProof/>
          </w:rPr>
          <w:t>3.8.1.13</w:t>
        </w:r>
        <w:r>
          <w:rPr>
            <w:rFonts w:asciiTheme="minorHAnsi" w:eastAsiaTheme="minorEastAsia" w:hAnsiTheme="minorHAnsi" w:cstheme="minorBidi"/>
            <w:noProof/>
            <w:sz w:val="22"/>
            <w:szCs w:val="28"/>
            <w:lang w:bidi="th-TH"/>
          </w:rPr>
          <w:tab/>
        </w:r>
        <w:r w:rsidRPr="00A527AC">
          <w:rPr>
            <w:rStyle w:val="Hyperlink"/>
            <w:noProof/>
          </w:rPr>
          <w:t>QueryTargetABIE(gASBIEP)</w:t>
        </w:r>
        <w:r>
          <w:rPr>
            <w:noProof/>
            <w:webHidden/>
          </w:rPr>
          <w:tab/>
        </w:r>
        <w:r>
          <w:rPr>
            <w:noProof/>
            <w:webHidden/>
          </w:rPr>
          <w:fldChar w:fldCharType="begin"/>
        </w:r>
        <w:r>
          <w:rPr>
            <w:noProof/>
            <w:webHidden/>
          </w:rPr>
          <w:instrText xml:space="preserve"> PAGEREF _Toc456813682 \h </w:instrText>
        </w:r>
        <w:r>
          <w:rPr>
            <w:noProof/>
            <w:webHidden/>
          </w:rPr>
        </w:r>
        <w:r>
          <w:rPr>
            <w:noProof/>
            <w:webHidden/>
          </w:rPr>
          <w:fldChar w:fldCharType="separate"/>
        </w:r>
        <w:r>
          <w:rPr>
            <w:noProof/>
            <w:webHidden/>
          </w:rPr>
          <w:t>74</w:t>
        </w:r>
        <w:r>
          <w:rPr>
            <w:noProof/>
            <w:webHidden/>
          </w:rPr>
          <w:fldChar w:fldCharType="end"/>
        </w:r>
      </w:hyperlink>
    </w:p>
    <w:p w14:paraId="1828D0F3" w14:textId="1D800785"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3" w:history="1">
        <w:r w:rsidRPr="00A527AC">
          <w:rPr>
            <w:rStyle w:val="Hyperlink"/>
            <w:noProof/>
          </w:rPr>
          <w:t>3.8.1.14</w:t>
        </w:r>
        <w:r>
          <w:rPr>
            <w:rFonts w:asciiTheme="minorHAnsi" w:eastAsiaTheme="minorEastAsia" w:hAnsiTheme="minorHAnsi" w:cstheme="minorBidi"/>
            <w:noProof/>
            <w:sz w:val="22"/>
            <w:szCs w:val="28"/>
            <w:lang w:bidi="th-TH"/>
          </w:rPr>
          <w:tab/>
        </w:r>
        <w:r w:rsidRPr="00A527AC">
          <w:rPr>
            <w:rStyle w:val="Hyperlink"/>
            <w:noProof/>
          </w:rPr>
          <w:t>QueryAssocBDT(gBBIE)</w:t>
        </w:r>
        <w:r>
          <w:rPr>
            <w:noProof/>
            <w:webHidden/>
          </w:rPr>
          <w:tab/>
        </w:r>
        <w:r>
          <w:rPr>
            <w:noProof/>
            <w:webHidden/>
          </w:rPr>
          <w:fldChar w:fldCharType="begin"/>
        </w:r>
        <w:r>
          <w:rPr>
            <w:noProof/>
            <w:webHidden/>
          </w:rPr>
          <w:instrText xml:space="preserve"> PAGEREF _Toc456813683 \h </w:instrText>
        </w:r>
        <w:r>
          <w:rPr>
            <w:noProof/>
            <w:webHidden/>
          </w:rPr>
        </w:r>
        <w:r>
          <w:rPr>
            <w:noProof/>
            <w:webHidden/>
          </w:rPr>
          <w:fldChar w:fldCharType="separate"/>
        </w:r>
        <w:r>
          <w:rPr>
            <w:noProof/>
            <w:webHidden/>
          </w:rPr>
          <w:t>75</w:t>
        </w:r>
        <w:r>
          <w:rPr>
            <w:noProof/>
            <w:webHidden/>
          </w:rPr>
          <w:fldChar w:fldCharType="end"/>
        </w:r>
      </w:hyperlink>
    </w:p>
    <w:p w14:paraId="70E4B3AB" w14:textId="73D8CF79"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4" w:history="1">
        <w:r w:rsidRPr="00A527AC">
          <w:rPr>
            <w:rStyle w:val="Hyperlink"/>
            <w:noProof/>
          </w:rPr>
          <w:t>3.8.1.15</w:t>
        </w:r>
        <w:r>
          <w:rPr>
            <w:rFonts w:asciiTheme="minorHAnsi" w:eastAsiaTheme="minorEastAsia" w:hAnsiTheme="minorHAnsi" w:cstheme="minorBidi"/>
            <w:noProof/>
            <w:sz w:val="22"/>
            <w:szCs w:val="28"/>
            <w:lang w:bidi="th-TH"/>
          </w:rPr>
          <w:tab/>
        </w:r>
        <w:r w:rsidRPr="00A527AC">
          <w:rPr>
            <w:rStyle w:val="Hyperlink"/>
            <w:noProof/>
          </w:rPr>
          <w:t>GenerateBBIE(gBBIE, gBDT, gPNode, gSchemaNode)</w:t>
        </w:r>
        <w:r>
          <w:rPr>
            <w:noProof/>
            <w:webHidden/>
          </w:rPr>
          <w:tab/>
        </w:r>
        <w:r>
          <w:rPr>
            <w:noProof/>
            <w:webHidden/>
          </w:rPr>
          <w:fldChar w:fldCharType="begin"/>
        </w:r>
        <w:r>
          <w:rPr>
            <w:noProof/>
            <w:webHidden/>
          </w:rPr>
          <w:instrText xml:space="preserve"> PAGEREF _Toc456813684 \h </w:instrText>
        </w:r>
        <w:r>
          <w:rPr>
            <w:noProof/>
            <w:webHidden/>
          </w:rPr>
        </w:r>
        <w:r>
          <w:rPr>
            <w:noProof/>
            <w:webHidden/>
          </w:rPr>
          <w:fldChar w:fldCharType="separate"/>
        </w:r>
        <w:r>
          <w:rPr>
            <w:noProof/>
            <w:webHidden/>
          </w:rPr>
          <w:t>75</w:t>
        </w:r>
        <w:r>
          <w:rPr>
            <w:noProof/>
            <w:webHidden/>
          </w:rPr>
          <w:fldChar w:fldCharType="end"/>
        </w:r>
      </w:hyperlink>
    </w:p>
    <w:p w14:paraId="10CDAC92" w14:textId="6E5A1D08"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5" w:history="1">
        <w:r w:rsidRPr="00A527AC">
          <w:rPr>
            <w:rStyle w:val="Hyperlink"/>
            <w:noProof/>
          </w:rPr>
          <w:t>3.8.1.16</w:t>
        </w:r>
        <w:r>
          <w:rPr>
            <w:rFonts w:asciiTheme="minorHAnsi" w:eastAsiaTheme="minorEastAsia" w:hAnsiTheme="minorHAnsi" w:cstheme="minorBidi"/>
            <w:noProof/>
            <w:sz w:val="22"/>
            <w:szCs w:val="28"/>
            <w:lang w:bidi="th-TH"/>
          </w:rPr>
          <w:tab/>
        </w:r>
        <w:r w:rsidRPr="00A527AC">
          <w:rPr>
            <w:rStyle w:val="Hyperlink"/>
            <w:noProof/>
          </w:rPr>
          <w:t>GetBBIEElementName(gBBIE)</w:t>
        </w:r>
        <w:r>
          <w:rPr>
            <w:noProof/>
            <w:webHidden/>
          </w:rPr>
          <w:tab/>
        </w:r>
        <w:r>
          <w:rPr>
            <w:noProof/>
            <w:webHidden/>
          </w:rPr>
          <w:fldChar w:fldCharType="begin"/>
        </w:r>
        <w:r>
          <w:rPr>
            <w:noProof/>
            <w:webHidden/>
          </w:rPr>
          <w:instrText xml:space="preserve"> PAGEREF _Toc456813685 \h </w:instrText>
        </w:r>
        <w:r>
          <w:rPr>
            <w:noProof/>
            <w:webHidden/>
          </w:rPr>
        </w:r>
        <w:r>
          <w:rPr>
            <w:noProof/>
            <w:webHidden/>
          </w:rPr>
          <w:fldChar w:fldCharType="separate"/>
        </w:r>
        <w:r>
          <w:rPr>
            <w:noProof/>
            <w:webHidden/>
          </w:rPr>
          <w:t>77</w:t>
        </w:r>
        <w:r>
          <w:rPr>
            <w:noProof/>
            <w:webHidden/>
          </w:rPr>
          <w:fldChar w:fldCharType="end"/>
        </w:r>
      </w:hyperlink>
    </w:p>
    <w:p w14:paraId="3D6223D9" w14:textId="69287883"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6" w:history="1">
        <w:r w:rsidRPr="00A527AC">
          <w:rPr>
            <w:rStyle w:val="Hyperlink"/>
            <w:noProof/>
          </w:rPr>
          <w:t>3.8.1.17</w:t>
        </w:r>
        <w:r>
          <w:rPr>
            <w:rFonts w:asciiTheme="minorHAnsi" w:eastAsiaTheme="minorEastAsia" w:hAnsiTheme="minorHAnsi" w:cstheme="minorBidi"/>
            <w:noProof/>
            <w:sz w:val="22"/>
            <w:szCs w:val="28"/>
            <w:lang w:bidi="th-TH"/>
          </w:rPr>
          <w:tab/>
        </w:r>
        <w:r w:rsidRPr="00A527AC">
          <w:rPr>
            <w:rStyle w:val="Hyperlink"/>
            <w:noProof/>
          </w:rPr>
          <w:t>GetBBIEAttributeName(gBBIE)</w:t>
        </w:r>
        <w:r>
          <w:rPr>
            <w:noProof/>
            <w:webHidden/>
          </w:rPr>
          <w:tab/>
        </w:r>
        <w:r>
          <w:rPr>
            <w:noProof/>
            <w:webHidden/>
          </w:rPr>
          <w:fldChar w:fldCharType="begin"/>
        </w:r>
        <w:r>
          <w:rPr>
            <w:noProof/>
            <w:webHidden/>
          </w:rPr>
          <w:instrText xml:space="preserve"> PAGEREF _Toc456813686 \h </w:instrText>
        </w:r>
        <w:r>
          <w:rPr>
            <w:noProof/>
            <w:webHidden/>
          </w:rPr>
        </w:r>
        <w:r>
          <w:rPr>
            <w:noProof/>
            <w:webHidden/>
          </w:rPr>
          <w:fldChar w:fldCharType="separate"/>
        </w:r>
        <w:r>
          <w:rPr>
            <w:noProof/>
            <w:webHidden/>
          </w:rPr>
          <w:t>77</w:t>
        </w:r>
        <w:r>
          <w:rPr>
            <w:noProof/>
            <w:webHidden/>
          </w:rPr>
          <w:fldChar w:fldCharType="end"/>
        </w:r>
      </w:hyperlink>
    </w:p>
    <w:p w14:paraId="79060841" w14:textId="76F09C18"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7" w:history="1">
        <w:r w:rsidRPr="00A527AC">
          <w:rPr>
            <w:rStyle w:val="Hyperlink"/>
            <w:noProof/>
          </w:rPr>
          <w:t>3.8.1.18</w:t>
        </w:r>
        <w:r>
          <w:rPr>
            <w:rFonts w:asciiTheme="minorHAnsi" w:eastAsiaTheme="minorEastAsia" w:hAnsiTheme="minorHAnsi" w:cstheme="minorBidi"/>
            <w:noProof/>
            <w:sz w:val="22"/>
            <w:szCs w:val="28"/>
            <w:lang w:bidi="th-TH"/>
          </w:rPr>
          <w:tab/>
        </w:r>
        <w:r w:rsidRPr="00A527AC">
          <w:rPr>
            <w:rStyle w:val="Hyperlink"/>
            <w:noProof/>
          </w:rPr>
          <w:t>QueryBBIESCs(gBBIE)</w:t>
        </w:r>
        <w:r>
          <w:rPr>
            <w:noProof/>
            <w:webHidden/>
          </w:rPr>
          <w:tab/>
        </w:r>
        <w:r>
          <w:rPr>
            <w:noProof/>
            <w:webHidden/>
          </w:rPr>
          <w:fldChar w:fldCharType="begin"/>
        </w:r>
        <w:r>
          <w:rPr>
            <w:noProof/>
            <w:webHidden/>
          </w:rPr>
          <w:instrText xml:space="preserve"> PAGEREF _Toc456813687 \h </w:instrText>
        </w:r>
        <w:r>
          <w:rPr>
            <w:noProof/>
            <w:webHidden/>
          </w:rPr>
        </w:r>
        <w:r>
          <w:rPr>
            <w:noProof/>
            <w:webHidden/>
          </w:rPr>
          <w:fldChar w:fldCharType="separate"/>
        </w:r>
        <w:r>
          <w:rPr>
            <w:noProof/>
            <w:webHidden/>
          </w:rPr>
          <w:t>78</w:t>
        </w:r>
        <w:r>
          <w:rPr>
            <w:noProof/>
            <w:webHidden/>
          </w:rPr>
          <w:fldChar w:fldCharType="end"/>
        </w:r>
      </w:hyperlink>
    </w:p>
    <w:p w14:paraId="7777B04D" w14:textId="2775F6B7"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8" w:history="1">
        <w:r w:rsidRPr="00A527AC">
          <w:rPr>
            <w:rStyle w:val="Hyperlink"/>
            <w:noProof/>
          </w:rPr>
          <w:t>3.8.1.19</w:t>
        </w:r>
        <w:r>
          <w:rPr>
            <w:rFonts w:asciiTheme="minorHAnsi" w:eastAsiaTheme="minorEastAsia" w:hAnsiTheme="minorHAnsi" w:cstheme="minorBidi"/>
            <w:noProof/>
            <w:sz w:val="22"/>
            <w:szCs w:val="28"/>
            <w:lang w:bidi="th-TH"/>
          </w:rPr>
          <w:tab/>
        </w:r>
        <w:r w:rsidRPr="00A527AC">
          <w:rPr>
            <w:rStyle w:val="Hyperlink"/>
            <w:noProof/>
          </w:rPr>
          <w:t>isCodeListGenerated(gCL)</w:t>
        </w:r>
        <w:r>
          <w:rPr>
            <w:noProof/>
            <w:webHidden/>
          </w:rPr>
          <w:tab/>
        </w:r>
        <w:r>
          <w:rPr>
            <w:noProof/>
            <w:webHidden/>
          </w:rPr>
          <w:fldChar w:fldCharType="begin"/>
        </w:r>
        <w:r>
          <w:rPr>
            <w:noProof/>
            <w:webHidden/>
          </w:rPr>
          <w:instrText xml:space="preserve"> PAGEREF _Toc456813688 \h </w:instrText>
        </w:r>
        <w:r>
          <w:rPr>
            <w:noProof/>
            <w:webHidden/>
          </w:rPr>
        </w:r>
        <w:r>
          <w:rPr>
            <w:noProof/>
            <w:webHidden/>
          </w:rPr>
          <w:fldChar w:fldCharType="separate"/>
        </w:r>
        <w:r>
          <w:rPr>
            <w:noProof/>
            <w:webHidden/>
          </w:rPr>
          <w:t>78</w:t>
        </w:r>
        <w:r>
          <w:rPr>
            <w:noProof/>
            <w:webHidden/>
          </w:rPr>
          <w:fldChar w:fldCharType="end"/>
        </w:r>
      </w:hyperlink>
    </w:p>
    <w:p w14:paraId="45B38291" w14:textId="43B1621D"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9" w:history="1">
        <w:r w:rsidRPr="00A527AC">
          <w:rPr>
            <w:rStyle w:val="Hyperlink"/>
            <w:noProof/>
          </w:rPr>
          <w:t>3.8.1.20</w:t>
        </w:r>
        <w:r>
          <w:rPr>
            <w:rFonts w:asciiTheme="minorHAnsi" w:eastAsiaTheme="minorEastAsia" w:hAnsiTheme="minorHAnsi" w:cstheme="minorBidi"/>
            <w:noProof/>
            <w:sz w:val="22"/>
            <w:szCs w:val="28"/>
            <w:lang w:bidi="th-TH"/>
          </w:rPr>
          <w:tab/>
        </w:r>
        <w:r w:rsidRPr="00A527AC">
          <w:rPr>
            <w:rStyle w:val="Hyperlink"/>
            <w:noProof/>
          </w:rPr>
          <w:t>GetCodeListTypeName(gCL)</w:t>
        </w:r>
        <w:r>
          <w:rPr>
            <w:noProof/>
            <w:webHidden/>
          </w:rPr>
          <w:tab/>
        </w:r>
        <w:r>
          <w:rPr>
            <w:noProof/>
            <w:webHidden/>
          </w:rPr>
          <w:fldChar w:fldCharType="begin"/>
        </w:r>
        <w:r>
          <w:rPr>
            <w:noProof/>
            <w:webHidden/>
          </w:rPr>
          <w:instrText xml:space="preserve"> PAGEREF _Toc456813689 \h </w:instrText>
        </w:r>
        <w:r>
          <w:rPr>
            <w:noProof/>
            <w:webHidden/>
          </w:rPr>
        </w:r>
        <w:r>
          <w:rPr>
            <w:noProof/>
            <w:webHidden/>
          </w:rPr>
          <w:fldChar w:fldCharType="separate"/>
        </w:r>
        <w:r>
          <w:rPr>
            <w:noProof/>
            <w:webHidden/>
          </w:rPr>
          <w:t>78</w:t>
        </w:r>
        <w:r>
          <w:rPr>
            <w:noProof/>
            <w:webHidden/>
          </w:rPr>
          <w:fldChar w:fldCharType="end"/>
        </w:r>
      </w:hyperlink>
    </w:p>
    <w:p w14:paraId="12A4D39D" w14:textId="6CECC593"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0" w:history="1">
        <w:r w:rsidRPr="00A527AC">
          <w:rPr>
            <w:rStyle w:val="Hyperlink"/>
            <w:noProof/>
          </w:rPr>
          <w:t>3.8.1.21</w:t>
        </w:r>
        <w:r>
          <w:rPr>
            <w:rFonts w:asciiTheme="minorHAnsi" w:eastAsiaTheme="minorEastAsia" w:hAnsiTheme="minorHAnsi" w:cstheme="minorBidi"/>
            <w:noProof/>
            <w:sz w:val="22"/>
            <w:szCs w:val="28"/>
            <w:lang w:bidi="th-TH"/>
          </w:rPr>
          <w:tab/>
        </w:r>
        <w:r w:rsidRPr="00A527AC">
          <w:rPr>
            <w:rStyle w:val="Hyperlink"/>
            <w:noProof/>
          </w:rPr>
          <w:t>GenerateCodeList(gCL, gBDT | gSC, gSchemaNode)</w:t>
        </w:r>
        <w:r>
          <w:rPr>
            <w:noProof/>
            <w:webHidden/>
          </w:rPr>
          <w:tab/>
        </w:r>
        <w:r>
          <w:rPr>
            <w:noProof/>
            <w:webHidden/>
          </w:rPr>
          <w:fldChar w:fldCharType="begin"/>
        </w:r>
        <w:r>
          <w:rPr>
            <w:noProof/>
            <w:webHidden/>
          </w:rPr>
          <w:instrText xml:space="preserve"> PAGEREF _Toc456813690 \h </w:instrText>
        </w:r>
        <w:r>
          <w:rPr>
            <w:noProof/>
            <w:webHidden/>
          </w:rPr>
        </w:r>
        <w:r>
          <w:rPr>
            <w:noProof/>
            <w:webHidden/>
          </w:rPr>
          <w:fldChar w:fldCharType="separate"/>
        </w:r>
        <w:r>
          <w:rPr>
            <w:noProof/>
            <w:webHidden/>
          </w:rPr>
          <w:t>78</w:t>
        </w:r>
        <w:r>
          <w:rPr>
            <w:noProof/>
            <w:webHidden/>
          </w:rPr>
          <w:fldChar w:fldCharType="end"/>
        </w:r>
      </w:hyperlink>
    </w:p>
    <w:p w14:paraId="5856E6D4" w14:textId="1425006F"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1" w:history="1">
        <w:r w:rsidRPr="00A527AC">
          <w:rPr>
            <w:rStyle w:val="Hyperlink"/>
            <w:noProof/>
          </w:rPr>
          <w:t>3.8.1.22</w:t>
        </w:r>
        <w:r>
          <w:rPr>
            <w:rFonts w:asciiTheme="minorHAnsi" w:eastAsiaTheme="minorEastAsia" w:hAnsiTheme="minorHAnsi" w:cstheme="minorBidi"/>
            <w:noProof/>
            <w:sz w:val="22"/>
            <w:szCs w:val="28"/>
            <w:lang w:bidi="th-TH"/>
          </w:rPr>
          <w:tab/>
        </w:r>
        <w:r w:rsidRPr="00A527AC">
          <w:rPr>
            <w:rStyle w:val="Hyperlink"/>
            <w:noProof/>
          </w:rPr>
          <w:t>GenerateSCs(gBBIE, gBBIENode, gSCs[ ], gSchemaNode)</w:t>
        </w:r>
        <w:r>
          <w:rPr>
            <w:noProof/>
            <w:webHidden/>
          </w:rPr>
          <w:tab/>
        </w:r>
        <w:r>
          <w:rPr>
            <w:noProof/>
            <w:webHidden/>
          </w:rPr>
          <w:fldChar w:fldCharType="begin"/>
        </w:r>
        <w:r>
          <w:rPr>
            <w:noProof/>
            <w:webHidden/>
          </w:rPr>
          <w:instrText xml:space="preserve"> PAGEREF _Toc456813691 \h </w:instrText>
        </w:r>
        <w:r>
          <w:rPr>
            <w:noProof/>
            <w:webHidden/>
          </w:rPr>
        </w:r>
        <w:r>
          <w:rPr>
            <w:noProof/>
            <w:webHidden/>
          </w:rPr>
          <w:fldChar w:fldCharType="separate"/>
        </w:r>
        <w:r>
          <w:rPr>
            <w:noProof/>
            <w:webHidden/>
          </w:rPr>
          <w:t>79</w:t>
        </w:r>
        <w:r>
          <w:rPr>
            <w:noProof/>
            <w:webHidden/>
          </w:rPr>
          <w:fldChar w:fldCharType="end"/>
        </w:r>
      </w:hyperlink>
    </w:p>
    <w:p w14:paraId="18E24715" w14:textId="59D41B76"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2" w:history="1">
        <w:r w:rsidRPr="00A527AC">
          <w:rPr>
            <w:rStyle w:val="Hyperlink"/>
            <w:noProof/>
          </w:rPr>
          <w:t>3.8.1.23</w:t>
        </w:r>
        <w:r>
          <w:rPr>
            <w:rFonts w:asciiTheme="minorHAnsi" w:eastAsiaTheme="minorEastAsia" w:hAnsiTheme="minorHAnsi" w:cstheme="minorBidi"/>
            <w:noProof/>
            <w:sz w:val="22"/>
            <w:szCs w:val="28"/>
            <w:lang w:bidi="th-TH"/>
          </w:rPr>
          <w:tab/>
        </w:r>
        <w:r w:rsidRPr="00A527AC">
          <w:rPr>
            <w:rStyle w:val="Hyperlink"/>
            <w:noProof/>
          </w:rPr>
          <w:t>isAgencyListGenerated(gAL)</w:t>
        </w:r>
        <w:r>
          <w:rPr>
            <w:noProof/>
            <w:webHidden/>
          </w:rPr>
          <w:tab/>
        </w:r>
        <w:r>
          <w:rPr>
            <w:noProof/>
            <w:webHidden/>
          </w:rPr>
          <w:fldChar w:fldCharType="begin"/>
        </w:r>
        <w:r>
          <w:rPr>
            <w:noProof/>
            <w:webHidden/>
          </w:rPr>
          <w:instrText xml:space="preserve"> PAGEREF _Toc456813692 \h </w:instrText>
        </w:r>
        <w:r>
          <w:rPr>
            <w:noProof/>
            <w:webHidden/>
          </w:rPr>
        </w:r>
        <w:r>
          <w:rPr>
            <w:noProof/>
            <w:webHidden/>
          </w:rPr>
          <w:fldChar w:fldCharType="separate"/>
        </w:r>
        <w:r>
          <w:rPr>
            <w:noProof/>
            <w:webHidden/>
          </w:rPr>
          <w:t>81</w:t>
        </w:r>
        <w:r>
          <w:rPr>
            <w:noProof/>
            <w:webHidden/>
          </w:rPr>
          <w:fldChar w:fldCharType="end"/>
        </w:r>
      </w:hyperlink>
    </w:p>
    <w:p w14:paraId="3BCDB1F8" w14:textId="5BECFAEB"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3" w:history="1">
        <w:r w:rsidRPr="00A527AC">
          <w:rPr>
            <w:rStyle w:val="Hyperlink"/>
            <w:noProof/>
          </w:rPr>
          <w:t>3.8.1.24</w:t>
        </w:r>
        <w:r>
          <w:rPr>
            <w:rFonts w:asciiTheme="minorHAnsi" w:eastAsiaTheme="minorEastAsia" w:hAnsiTheme="minorHAnsi" w:cstheme="minorBidi"/>
            <w:noProof/>
            <w:sz w:val="22"/>
            <w:szCs w:val="28"/>
            <w:lang w:bidi="th-TH"/>
          </w:rPr>
          <w:tab/>
        </w:r>
        <w:r w:rsidRPr="00A527AC">
          <w:rPr>
            <w:rStyle w:val="Hyperlink"/>
            <w:noProof/>
          </w:rPr>
          <w:t>GetAgencyListTypeName(gAL)</w:t>
        </w:r>
        <w:r>
          <w:rPr>
            <w:noProof/>
            <w:webHidden/>
          </w:rPr>
          <w:tab/>
        </w:r>
        <w:r>
          <w:rPr>
            <w:noProof/>
            <w:webHidden/>
          </w:rPr>
          <w:fldChar w:fldCharType="begin"/>
        </w:r>
        <w:r>
          <w:rPr>
            <w:noProof/>
            <w:webHidden/>
          </w:rPr>
          <w:instrText xml:space="preserve"> PAGEREF _Toc456813693 \h </w:instrText>
        </w:r>
        <w:r>
          <w:rPr>
            <w:noProof/>
            <w:webHidden/>
          </w:rPr>
        </w:r>
        <w:r>
          <w:rPr>
            <w:noProof/>
            <w:webHidden/>
          </w:rPr>
          <w:fldChar w:fldCharType="separate"/>
        </w:r>
        <w:r>
          <w:rPr>
            <w:noProof/>
            <w:webHidden/>
          </w:rPr>
          <w:t>81</w:t>
        </w:r>
        <w:r>
          <w:rPr>
            <w:noProof/>
            <w:webHidden/>
          </w:rPr>
          <w:fldChar w:fldCharType="end"/>
        </w:r>
      </w:hyperlink>
    </w:p>
    <w:p w14:paraId="5D31398E" w14:textId="511C000E"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4" w:history="1">
        <w:r w:rsidRPr="00A527AC">
          <w:rPr>
            <w:rStyle w:val="Hyperlink"/>
            <w:noProof/>
          </w:rPr>
          <w:t>3.8.1.25</w:t>
        </w:r>
        <w:r>
          <w:rPr>
            <w:rFonts w:asciiTheme="minorHAnsi" w:eastAsiaTheme="minorEastAsia" w:hAnsiTheme="minorHAnsi" w:cstheme="minorBidi"/>
            <w:noProof/>
            <w:sz w:val="22"/>
            <w:szCs w:val="28"/>
            <w:lang w:bidi="th-TH"/>
          </w:rPr>
          <w:tab/>
        </w:r>
        <w:r w:rsidRPr="00A527AC">
          <w:rPr>
            <w:rStyle w:val="Hyperlink"/>
            <w:noProof/>
          </w:rPr>
          <w:t>GenerateAgencyList(gAL, gSC, gSchemaNode)</w:t>
        </w:r>
        <w:r>
          <w:rPr>
            <w:noProof/>
            <w:webHidden/>
          </w:rPr>
          <w:tab/>
        </w:r>
        <w:r>
          <w:rPr>
            <w:noProof/>
            <w:webHidden/>
          </w:rPr>
          <w:fldChar w:fldCharType="begin"/>
        </w:r>
        <w:r>
          <w:rPr>
            <w:noProof/>
            <w:webHidden/>
          </w:rPr>
          <w:instrText xml:space="preserve"> PAGEREF _Toc456813694 \h </w:instrText>
        </w:r>
        <w:r>
          <w:rPr>
            <w:noProof/>
            <w:webHidden/>
          </w:rPr>
        </w:r>
        <w:r>
          <w:rPr>
            <w:noProof/>
            <w:webHidden/>
          </w:rPr>
          <w:fldChar w:fldCharType="separate"/>
        </w:r>
        <w:r>
          <w:rPr>
            <w:noProof/>
            <w:webHidden/>
          </w:rPr>
          <w:t>81</w:t>
        </w:r>
        <w:r>
          <w:rPr>
            <w:noProof/>
            <w:webHidden/>
          </w:rPr>
          <w:fldChar w:fldCharType="end"/>
        </w:r>
      </w:hyperlink>
    </w:p>
    <w:p w14:paraId="4479DAD9" w14:textId="02587851"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95" w:history="1">
        <w:r w:rsidRPr="00A527AC">
          <w:rPr>
            <w:rStyle w:val="Hyperlink"/>
            <w:noProof/>
          </w:rPr>
          <w:t>3.9</w:t>
        </w:r>
        <w:r>
          <w:rPr>
            <w:rFonts w:asciiTheme="minorHAnsi" w:eastAsiaTheme="minorEastAsia" w:hAnsiTheme="minorHAnsi" w:cstheme="minorBidi"/>
            <w:b w:val="0"/>
            <w:bCs w:val="0"/>
            <w:noProof/>
            <w:szCs w:val="28"/>
            <w:lang w:bidi="th-TH"/>
          </w:rPr>
          <w:tab/>
        </w:r>
        <w:r w:rsidRPr="00A527AC">
          <w:rPr>
            <w:rStyle w:val="Hyperlink"/>
            <w:noProof/>
          </w:rPr>
          <w:t>Namespace Management</w:t>
        </w:r>
        <w:r>
          <w:rPr>
            <w:noProof/>
            <w:webHidden/>
          </w:rPr>
          <w:tab/>
        </w:r>
        <w:r>
          <w:rPr>
            <w:noProof/>
            <w:webHidden/>
          </w:rPr>
          <w:fldChar w:fldCharType="begin"/>
        </w:r>
        <w:r>
          <w:rPr>
            <w:noProof/>
            <w:webHidden/>
          </w:rPr>
          <w:instrText xml:space="preserve"> PAGEREF _Toc456813695 \h </w:instrText>
        </w:r>
        <w:r>
          <w:rPr>
            <w:noProof/>
            <w:webHidden/>
          </w:rPr>
        </w:r>
        <w:r>
          <w:rPr>
            <w:noProof/>
            <w:webHidden/>
          </w:rPr>
          <w:fldChar w:fldCharType="separate"/>
        </w:r>
        <w:r>
          <w:rPr>
            <w:noProof/>
            <w:webHidden/>
          </w:rPr>
          <w:t>82</w:t>
        </w:r>
        <w:r>
          <w:rPr>
            <w:noProof/>
            <w:webHidden/>
          </w:rPr>
          <w:fldChar w:fldCharType="end"/>
        </w:r>
      </w:hyperlink>
    </w:p>
    <w:p w14:paraId="11CD7DA4" w14:textId="7664DB28" w:rsidR="00632C6D" w:rsidRDefault="00632C6D">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56813696" w:history="1">
        <w:r w:rsidRPr="00A527AC">
          <w:rPr>
            <w:rStyle w:val="Hyperlink"/>
            <w:noProof/>
          </w:rPr>
          <w:t>3.10</w:t>
        </w:r>
        <w:r>
          <w:rPr>
            <w:rFonts w:asciiTheme="minorHAnsi" w:eastAsiaTheme="minorEastAsia" w:hAnsiTheme="minorHAnsi" w:cstheme="minorBidi"/>
            <w:b w:val="0"/>
            <w:bCs w:val="0"/>
            <w:noProof/>
            <w:szCs w:val="28"/>
            <w:lang w:bidi="th-TH"/>
          </w:rPr>
          <w:tab/>
        </w:r>
        <w:r w:rsidRPr="00A527AC">
          <w:rPr>
            <w:rStyle w:val="Hyperlink"/>
            <w:noProof/>
          </w:rPr>
          <w:t>Manage CCs and DTs</w:t>
        </w:r>
        <w:r>
          <w:rPr>
            <w:noProof/>
            <w:webHidden/>
          </w:rPr>
          <w:tab/>
        </w:r>
        <w:r>
          <w:rPr>
            <w:noProof/>
            <w:webHidden/>
          </w:rPr>
          <w:fldChar w:fldCharType="begin"/>
        </w:r>
        <w:r>
          <w:rPr>
            <w:noProof/>
            <w:webHidden/>
          </w:rPr>
          <w:instrText xml:space="preserve"> PAGEREF _Toc456813696 \h </w:instrText>
        </w:r>
        <w:r>
          <w:rPr>
            <w:noProof/>
            <w:webHidden/>
          </w:rPr>
        </w:r>
        <w:r>
          <w:rPr>
            <w:noProof/>
            <w:webHidden/>
          </w:rPr>
          <w:fldChar w:fldCharType="separate"/>
        </w:r>
        <w:r>
          <w:rPr>
            <w:noProof/>
            <w:webHidden/>
          </w:rPr>
          <w:t>82</w:t>
        </w:r>
        <w:r>
          <w:rPr>
            <w:noProof/>
            <w:webHidden/>
          </w:rPr>
          <w:fldChar w:fldCharType="end"/>
        </w:r>
      </w:hyperlink>
    </w:p>
    <w:p w14:paraId="1359C902" w14:textId="0CA0C5AD"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97" w:history="1">
        <w:r w:rsidRPr="00A527AC">
          <w:rPr>
            <w:rStyle w:val="Hyperlink"/>
            <w:noProof/>
          </w:rPr>
          <w:t>3.10.1</w:t>
        </w:r>
        <w:r>
          <w:rPr>
            <w:rFonts w:asciiTheme="minorHAnsi" w:eastAsiaTheme="minorEastAsia" w:hAnsiTheme="minorHAnsi" w:cstheme="minorBidi"/>
            <w:noProof/>
            <w:sz w:val="22"/>
            <w:szCs w:val="28"/>
            <w:lang w:bidi="th-TH"/>
          </w:rPr>
          <w:tab/>
        </w:r>
        <w:r w:rsidRPr="00A527AC">
          <w:rPr>
            <w:rStyle w:val="Hyperlink"/>
            <w:noProof/>
          </w:rPr>
          <w:t>Architecture for managing revisions</w:t>
        </w:r>
        <w:r>
          <w:rPr>
            <w:noProof/>
            <w:webHidden/>
          </w:rPr>
          <w:tab/>
        </w:r>
        <w:r>
          <w:rPr>
            <w:noProof/>
            <w:webHidden/>
          </w:rPr>
          <w:fldChar w:fldCharType="begin"/>
        </w:r>
        <w:r>
          <w:rPr>
            <w:noProof/>
            <w:webHidden/>
          </w:rPr>
          <w:instrText xml:space="preserve"> PAGEREF _Toc456813697 \h </w:instrText>
        </w:r>
        <w:r>
          <w:rPr>
            <w:noProof/>
            <w:webHidden/>
          </w:rPr>
        </w:r>
        <w:r>
          <w:rPr>
            <w:noProof/>
            <w:webHidden/>
          </w:rPr>
          <w:fldChar w:fldCharType="separate"/>
        </w:r>
        <w:r>
          <w:rPr>
            <w:noProof/>
            <w:webHidden/>
          </w:rPr>
          <w:t>82</w:t>
        </w:r>
        <w:r>
          <w:rPr>
            <w:noProof/>
            <w:webHidden/>
          </w:rPr>
          <w:fldChar w:fldCharType="end"/>
        </w:r>
      </w:hyperlink>
    </w:p>
    <w:p w14:paraId="76810FB0" w14:textId="2FFBAC92"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8" w:history="1">
        <w:r w:rsidRPr="00A527AC">
          <w:rPr>
            <w:rStyle w:val="Hyperlink"/>
            <w:noProof/>
          </w:rPr>
          <w:t>3.10.1.1</w:t>
        </w:r>
        <w:r>
          <w:rPr>
            <w:rFonts w:asciiTheme="minorHAnsi" w:eastAsiaTheme="minorEastAsia" w:hAnsiTheme="minorHAnsi" w:cstheme="minorBidi"/>
            <w:noProof/>
            <w:sz w:val="22"/>
            <w:szCs w:val="28"/>
            <w:lang w:bidi="th-TH"/>
          </w:rPr>
          <w:tab/>
        </w:r>
        <w:r w:rsidRPr="00A527AC">
          <w:rPr>
            <w:rStyle w:val="Hyperlink"/>
            <w:noProof/>
          </w:rPr>
          <w:t>Current and history records</w:t>
        </w:r>
        <w:r>
          <w:rPr>
            <w:noProof/>
            <w:webHidden/>
          </w:rPr>
          <w:tab/>
        </w:r>
        <w:r>
          <w:rPr>
            <w:noProof/>
            <w:webHidden/>
          </w:rPr>
          <w:fldChar w:fldCharType="begin"/>
        </w:r>
        <w:r>
          <w:rPr>
            <w:noProof/>
            <w:webHidden/>
          </w:rPr>
          <w:instrText xml:space="preserve"> PAGEREF _Toc456813698 \h </w:instrText>
        </w:r>
        <w:r>
          <w:rPr>
            <w:noProof/>
            <w:webHidden/>
          </w:rPr>
        </w:r>
        <w:r>
          <w:rPr>
            <w:noProof/>
            <w:webHidden/>
          </w:rPr>
          <w:fldChar w:fldCharType="separate"/>
        </w:r>
        <w:r>
          <w:rPr>
            <w:noProof/>
            <w:webHidden/>
          </w:rPr>
          <w:t>82</w:t>
        </w:r>
        <w:r>
          <w:rPr>
            <w:noProof/>
            <w:webHidden/>
          </w:rPr>
          <w:fldChar w:fldCharType="end"/>
        </w:r>
      </w:hyperlink>
    </w:p>
    <w:p w14:paraId="5043DB75" w14:textId="0B953DC4"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9" w:history="1">
        <w:r w:rsidRPr="00A527AC">
          <w:rPr>
            <w:rStyle w:val="Hyperlink"/>
            <w:noProof/>
          </w:rPr>
          <w:t>3.10.1.2</w:t>
        </w:r>
        <w:r>
          <w:rPr>
            <w:rFonts w:asciiTheme="minorHAnsi" w:eastAsiaTheme="minorEastAsia" w:hAnsiTheme="minorHAnsi" w:cstheme="minorBidi"/>
            <w:noProof/>
            <w:sz w:val="22"/>
            <w:szCs w:val="28"/>
            <w:lang w:bidi="th-TH"/>
          </w:rPr>
          <w:tab/>
        </w:r>
        <w:r w:rsidRPr="00A527AC">
          <w:rPr>
            <w:rStyle w:val="Hyperlink"/>
            <w:noProof/>
          </w:rPr>
          <w:t>Unit of control and concurrency management</w:t>
        </w:r>
        <w:r>
          <w:rPr>
            <w:noProof/>
            <w:webHidden/>
          </w:rPr>
          <w:tab/>
        </w:r>
        <w:r>
          <w:rPr>
            <w:noProof/>
            <w:webHidden/>
          </w:rPr>
          <w:fldChar w:fldCharType="begin"/>
        </w:r>
        <w:r>
          <w:rPr>
            <w:noProof/>
            <w:webHidden/>
          </w:rPr>
          <w:instrText xml:space="preserve"> PAGEREF _Toc456813699 \h </w:instrText>
        </w:r>
        <w:r>
          <w:rPr>
            <w:noProof/>
            <w:webHidden/>
          </w:rPr>
        </w:r>
        <w:r>
          <w:rPr>
            <w:noProof/>
            <w:webHidden/>
          </w:rPr>
          <w:fldChar w:fldCharType="separate"/>
        </w:r>
        <w:r>
          <w:rPr>
            <w:noProof/>
            <w:webHidden/>
          </w:rPr>
          <w:t>83</w:t>
        </w:r>
        <w:r>
          <w:rPr>
            <w:noProof/>
            <w:webHidden/>
          </w:rPr>
          <w:fldChar w:fldCharType="end"/>
        </w:r>
      </w:hyperlink>
    </w:p>
    <w:p w14:paraId="5646EF8B" w14:textId="2FB83B8D"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00" w:history="1">
        <w:r w:rsidRPr="00A527AC">
          <w:rPr>
            <w:rStyle w:val="Hyperlink"/>
            <w:noProof/>
          </w:rPr>
          <w:t>3.10.1.3</w:t>
        </w:r>
        <w:r>
          <w:rPr>
            <w:rFonts w:asciiTheme="minorHAnsi" w:eastAsiaTheme="minorEastAsia" w:hAnsiTheme="minorHAnsi" w:cstheme="minorBidi"/>
            <w:noProof/>
            <w:sz w:val="22"/>
            <w:szCs w:val="28"/>
            <w:lang w:bidi="th-TH"/>
          </w:rPr>
          <w:tab/>
        </w:r>
        <w:r w:rsidRPr="00A527AC">
          <w:rPr>
            <w:rStyle w:val="Hyperlink"/>
            <w:noProof/>
          </w:rPr>
          <w:t>Revision vs. Version</w:t>
        </w:r>
        <w:r>
          <w:rPr>
            <w:noProof/>
            <w:webHidden/>
          </w:rPr>
          <w:tab/>
        </w:r>
        <w:r>
          <w:rPr>
            <w:noProof/>
            <w:webHidden/>
          </w:rPr>
          <w:fldChar w:fldCharType="begin"/>
        </w:r>
        <w:r>
          <w:rPr>
            <w:noProof/>
            <w:webHidden/>
          </w:rPr>
          <w:instrText xml:space="preserve"> PAGEREF _Toc456813700 \h </w:instrText>
        </w:r>
        <w:r>
          <w:rPr>
            <w:noProof/>
            <w:webHidden/>
          </w:rPr>
        </w:r>
        <w:r>
          <w:rPr>
            <w:noProof/>
            <w:webHidden/>
          </w:rPr>
          <w:fldChar w:fldCharType="separate"/>
        </w:r>
        <w:r>
          <w:rPr>
            <w:noProof/>
            <w:webHidden/>
          </w:rPr>
          <w:t>84</w:t>
        </w:r>
        <w:r>
          <w:rPr>
            <w:noProof/>
            <w:webHidden/>
          </w:rPr>
          <w:fldChar w:fldCharType="end"/>
        </w:r>
      </w:hyperlink>
    </w:p>
    <w:p w14:paraId="7A6091BE" w14:textId="56329A24"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01" w:history="1">
        <w:r w:rsidRPr="00A527AC">
          <w:rPr>
            <w:rStyle w:val="Hyperlink"/>
            <w:noProof/>
          </w:rPr>
          <w:t>3.10.1.4</w:t>
        </w:r>
        <w:r>
          <w:rPr>
            <w:rFonts w:asciiTheme="minorHAnsi" w:eastAsiaTheme="minorEastAsia" w:hAnsiTheme="minorHAnsi" w:cstheme="minorBidi"/>
            <w:noProof/>
            <w:sz w:val="22"/>
            <w:szCs w:val="28"/>
            <w:lang w:bidi="th-TH"/>
          </w:rPr>
          <w:tab/>
        </w:r>
        <w:r w:rsidRPr="00A527AC">
          <w:rPr>
            <w:rStyle w:val="Hyperlink"/>
            <w:noProof/>
          </w:rPr>
          <w:t>CC states</w:t>
        </w:r>
        <w:r>
          <w:rPr>
            <w:noProof/>
            <w:webHidden/>
          </w:rPr>
          <w:tab/>
        </w:r>
        <w:r>
          <w:rPr>
            <w:noProof/>
            <w:webHidden/>
          </w:rPr>
          <w:fldChar w:fldCharType="begin"/>
        </w:r>
        <w:r>
          <w:rPr>
            <w:noProof/>
            <w:webHidden/>
          </w:rPr>
          <w:instrText xml:space="preserve"> PAGEREF _Toc456813701 \h </w:instrText>
        </w:r>
        <w:r>
          <w:rPr>
            <w:noProof/>
            <w:webHidden/>
          </w:rPr>
        </w:r>
        <w:r>
          <w:rPr>
            <w:noProof/>
            <w:webHidden/>
          </w:rPr>
          <w:fldChar w:fldCharType="separate"/>
        </w:r>
        <w:r>
          <w:rPr>
            <w:noProof/>
            <w:webHidden/>
          </w:rPr>
          <w:t>85</w:t>
        </w:r>
        <w:r>
          <w:rPr>
            <w:noProof/>
            <w:webHidden/>
          </w:rPr>
          <w:fldChar w:fldCharType="end"/>
        </w:r>
      </w:hyperlink>
    </w:p>
    <w:p w14:paraId="65C41597" w14:textId="5990F1A1"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702" w:history="1">
        <w:r w:rsidRPr="00A527AC">
          <w:rPr>
            <w:rStyle w:val="Hyperlink"/>
            <w:noProof/>
          </w:rPr>
          <w:t>3.10.1.4.1</w:t>
        </w:r>
        <w:r>
          <w:rPr>
            <w:rFonts w:asciiTheme="minorHAnsi" w:eastAsiaTheme="minorEastAsia" w:hAnsiTheme="minorHAnsi" w:cstheme="minorBidi"/>
            <w:noProof/>
            <w:sz w:val="22"/>
            <w:szCs w:val="28"/>
            <w:lang w:bidi="th-TH"/>
          </w:rPr>
          <w:tab/>
        </w:r>
        <w:r w:rsidRPr="00A527AC">
          <w:rPr>
            <w:rStyle w:val="Hyperlink"/>
            <w:noProof/>
          </w:rPr>
          <w:t>Revision life-cycle states</w:t>
        </w:r>
        <w:r>
          <w:rPr>
            <w:noProof/>
            <w:webHidden/>
          </w:rPr>
          <w:tab/>
        </w:r>
        <w:r>
          <w:rPr>
            <w:noProof/>
            <w:webHidden/>
          </w:rPr>
          <w:fldChar w:fldCharType="begin"/>
        </w:r>
        <w:r>
          <w:rPr>
            <w:noProof/>
            <w:webHidden/>
          </w:rPr>
          <w:instrText xml:space="preserve"> PAGEREF _Toc456813702 \h </w:instrText>
        </w:r>
        <w:r>
          <w:rPr>
            <w:noProof/>
            <w:webHidden/>
          </w:rPr>
        </w:r>
        <w:r>
          <w:rPr>
            <w:noProof/>
            <w:webHidden/>
          </w:rPr>
          <w:fldChar w:fldCharType="separate"/>
        </w:r>
        <w:r>
          <w:rPr>
            <w:noProof/>
            <w:webHidden/>
          </w:rPr>
          <w:t>85</w:t>
        </w:r>
        <w:r>
          <w:rPr>
            <w:noProof/>
            <w:webHidden/>
          </w:rPr>
          <w:fldChar w:fldCharType="end"/>
        </w:r>
      </w:hyperlink>
    </w:p>
    <w:p w14:paraId="2E7D2D87" w14:textId="4F0D69E7"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703" w:history="1">
        <w:r w:rsidRPr="00A527AC">
          <w:rPr>
            <w:rStyle w:val="Hyperlink"/>
            <w:noProof/>
          </w:rPr>
          <w:t>3.10.1.4.2</w:t>
        </w:r>
        <w:r>
          <w:rPr>
            <w:rFonts w:asciiTheme="minorHAnsi" w:eastAsiaTheme="minorEastAsia" w:hAnsiTheme="minorHAnsi" w:cstheme="minorBidi"/>
            <w:noProof/>
            <w:sz w:val="22"/>
            <w:szCs w:val="28"/>
            <w:lang w:bidi="th-TH"/>
          </w:rPr>
          <w:tab/>
        </w:r>
        <w:r w:rsidRPr="00A527AC">
          <w:rPr>
            <w:rStyle w:val="Hyperlink"/>
            <w:noProof/>
          </w:rPr>
          <w:t>Deprecated state</w:t>
        </w:r>
        <w:r>
          <w:rPr>
            <w:noProof/>
            <w:webHidden/>
          </w:rPr>
          <w:tab/>
        </w:r>
        <w:r>
          <w:rPr>
            <w:noProof/>
            <w:webHidden/>
          </w:rPr>
          <w:fldChar w:fldCharType="begin"/>
        </w:r>
        <w:r>
          <w:rPr>
            <w:noProof/>
            <w:webHidden/>
          </w:rPr>
          <w:instrText xml:space="preserve"> PAGEREF _Toc456813703 \h </w:instrText>
        </w:r>
        <w:r>
          <w:rPr>
            <w:noProof/>
            <w:webHidden/>
          </w:rPr>
        </w:r>
        <w:r>
          <w:rPr>
            <w:noProof/>
            <w:webHidden/>
          </w:rPr>
          <w:fldChar w:fldCharType="separate"/>
        </w:r>
        <w:r>
          <w:rPr>
            <w:noProof/>
            <w:webHidden/>
          </w:rPr>
          <w:t>85</w:t>
        </w:r>
        <w:r>
          <w:rPr>
            <w:noProof/>
            <w:webHidden/>
          </w:rPr>
          <w:fldChar w:fldCharType="end"/>
        </w:r>
      </w:hyperlink>
    </w:p>
    <w:p w14:paraId="13486E8F" w14:textId="21E39427"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704" w:history="1">
        <w:r w:rsidRPr="00A527AC">
          <w:rPr>
            <w:rStyle w:val="Hyperlink"/>
            <w:noProof/>
          </w:rPr>
          <w:t>3.10.1.4.3</w:t>
        </w:r>
        <w:r>
          <w:rPr>
            <w:rFonts w:asciiTheme="minorHAnsi" w:eastAsiaTheme="minorEastAsia" w:hAnsiTheme="minorHAnsi" w:cstheme="minorBidi"/>
            <w:noProof/>
            <w:sz w:val="22"/>
            <w:szCs w:val="28"/>
            <w:lang w:bidi="th-TH"/>
          </w:rPr>
          <w:tab/>
        </w:r>
        <w:r w:rsidRPr="00A527AC">
          <w:rPr>
            <w:rStyle w:val="Hyperlink"/>
            <w:noProof/>
          </w:rPr>
          <w:t>Deleted state</w:t>
        </w:r>
        <w:r>
          <w:rPr>
            <w:noProof/>
            <w:webHidden/>
          </w:rPr>
          <w:tab/>
        </w:r>
        <w:r>
          <w:rPr>
            <w:noProof/>
            <w:webHidden/>
          </w:rPr>
          <w:fldChar w:fldCharType="begin"/>
        </w:r>
        <w:r>
          <w:rPr>
            <w:noProof/>
            <w:webHidden/>
          </w:rPr>
          <w:instrText xml:space="preserve"> PAGEREF _Toc456813704 \h </w:instrText>
        </w:r>
        <w:r>
          <w:rPr>
            <w:noProof/>
            <w:webHidden/>
          </w:rPr>
        </w:r>
        <w:r>
          <w:rPr>
            <w:noProof/>
            <w:webHidden/>
          </w:rPr>
          <w:fldChar w:fldCharType="separate"/>
        </w:r>
        <w:r>
          <w:rPr>
            <w:noProof/>
            <w:webHidden/>
          </w:rPr>
          <w:t>85</w:t>
        </w:r>
        <w:r>
          <w:rPr>
            <w:noProof/>
            <w:webHidden/>
          </w:rPr>
          <w:fldChar w:fldCharType="end"/>
        </w:r>
      </w:hyperlink>
    </w:p>
    <w:p w14:paraId="5CC6279C" w14:textId="7F2A05AA"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05" w:history="1">
        <w:r w:rsidRPr="00A527AC">
          <w:rPr>
            <w:rStyle w:val="Hyperlink"/>
            <w:noProof/>
          </w:rPr>
          <w:t>3.10.1.5</w:t>
        </w:r>
        <w:r>
          <w:rPr>
            <w:rFonts w:asciiTheme="minorHAnsi" w:eastAsiaTheme="minorEastAsia" w:hAnsiTheme="minorHAnsi" w:cstheme="minorBidi"/>
            <w:noProof/>
            <w:sz w:val="22"/>
            <w:szCs w:val="28"/>
            <w:lang w:bidi="th-TH"/>
          </w:rPr>
          <w:tab/>
        </w:r>
        <w:r w:rsidRPr="00A527AC">
          <w:rPr>
            <w:rStyle w:val="Hyperlink"/>
            <w:noProof/>
          </w:rPr>
          <w:t>OAGIS developer user role, End user role, Admin user role</w:t>
        </w:r>
        <w:r>
          <w:rPr>
            <w:noProof/>
            <w:webHidden/>
          </w:rPr>
          <w:tab/>
        </w:r>
        <w:r>
          <w:rPr>
            <w:noProof/>
            <w:webHidden/>
          </w:rPr>
          <w:fldChar w:fldCharType="begin"/>
        </w:r>
        <w:r>
          <w:rPr>
            <w:noProof/>
            <w:webHidden/>
          </w:rPr>
          <w:instrText xml:space="preserve"> PAGEREF _Toc456813705 \h </w:instrText>
        </w:r>
        <w:r>
          <w:rPr>
            <w:noProof/>
            <w:webHidden/>
          </w:rPr>
        </w:r>
        <w:r>
          <w:rPr>
            <w:noProof/>
            <w:webHidden/>
          </w:rPr>
          <w:fldChar w:fldCharType="separate"/>
        </w:r>
        <w:r>
          <w:rPr>
            <w:noProof/>
            <w:webHidden/>
          </w:rPr>
          <w:t>85</w:t>
        </w:r>
        <w:r>
          <w:rPr>
            <w:noProof/>
            <w:webHidden/>
          </w:rPr>
          <w:fldChar w:fldCharType="end"/>
        </w:r>
      </w:hyperlink>
    </w:p>
    <w:p w14:paraId="38EA6656" w14:textId="5531F2E4"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06" w:history="1">
        <w:r w:rsidRPr="00A527AC">
          <w:rPr>
            <w:rStyle w:val="Hyperlink"/>
            <w:noProof/>
          </w:rPr>
          <w:t>3.10.1.6</w:t>
        </w:r>
        <w:r>
          <w:rPr>
            <w:rFonts w:asciiTheme="minorHAnsi" w:eastAsiaTheme="minorEastAsia" w:hAnsiTheme="minorHAnsi" w:cstheme="minorBidi"/>
            <w:noProof/>
            <w:sz w:val="22"/>
            <w:szCs w:val="28"/>
            <w:lang w:bidi="th-TH"/>
          </w:rPr>
          <w:tab/>
        </w:r>
        <w:r w:rsidRPr="00A527AC">
          <w:rPr>
            <w:rStyle w:val="Hyperlink"/>
            <w:noProof/>
          </w:rPr>
          <w:t>Release management</w:t>
        </w:r>
        <w:r>
          <w:rPr>
            <w:noProof/>
            <w:webHidden/>
          </w:rPr>
          <w:tab/>
        </w:r>
        <w:r>
          <w:rPr>
            <w:noProof/>
            <w:webHidden/>
          </w:rPr>
          <w:fldChar w:fldCharType="begin"/>
        </w:r>
        <w:r>
          <w:rPr>
            <w:noProof/>
            <w:webHidden/>
          </w:rPr>
          <w:instrText xml:space="preserve"> PAGEREF _Toc456813706 \h </w:instrText>
        </w:r>
        <w:r>
          <w:rPr>
            <w:noProof/>
            <w:webHidden/>
          </w:rPr>
        </w:r>
        <w:r>
          <w:rPr>
            <w:noProof/>
            <w:webHidden/>
          </w:rPr>
          <w:fldChar w:fldCharType="separate"/>
        </w:r>
        <w:r>
          <w:rPr>
            <w:noProof/>
            <w:webHidden/>
          </w:rPr>
          <w:t>86</w:t>
        </w:r>
        <w:r>
          <w:rPr>
            <w:noProof/>
            <w:webHidden/>
          </w:rPr>
          <w:fldChar w:fldCharType="end"/>
        </w:r>
      </w:hyperlink>
    </w:p>
    <w:p w14:paraId="1364C2D8" w14:textId="2C729FC3"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07" w:history="1">
        <w:r w:rsidRPr="00A527AC">
          <w:rPr>
            <w:rStyle w:val="Hyperlink"/>
            <w:noProof/>
          </w:rPr>
          <w:t>3.10.2</w:t>
        </w:r>
        <w:r>
          <w:rPr>
            <w:rFonts w:asciiTheme="minorHAnsi" w:eastAsiaTheme="minorEastAsia" w:hAnsiTheme="minorHAnsi" w:cstheme="minorBidi"/>
            <w:noProof/>
            <w:sz w:val="22"/>
            <w:szCs w:val="28"/>
            <w:lang w:bidi="th-TH"/>
          </w:rPr>
          <w:tab/>
        </w:r>
        <w:r w:rsidRPr="00A527AC">
          <w:rPr>
            <w:rStyle w:val="Hyperlink"/>
            <w:noProof/>
          </w:rPr>
          <w:t>CCs and DTs management home screen</w:t>
        </w:r>
        <w:r>
          <w:rPr>
            <w:noProof/>
            <w:webHidden/>
          </w:rPr>
          <w:tab/>
        </w:r>
        <w:r>
          <w:rPr>
            <w:noProof/>
            <w:webHidden/>
          </w:rPr>
          <w:fldChar w:fldCharType="begin"/>
        </w:r>
        <w:r>
          <w:rPr>
            <w:noProof/>
            <w:webHidden/>
          </w:rPr>
          <w:instrText xml:space="preserve"> PAGEREF _Toc456813707 \h </w:instrText>
        </w:r>
        <w:r>
          <w:rPr>
            <w:noProof/>
            <w:webHidden/>
          </w:rPr>
        </w:r>
        <w:r>
          <w:rPr>
            <w:noProof/>
            <w:webHidden/>
          </w:rPr>
          <w:fldChar w:fldCharType="separate"/>
        </w:r>
        <w:r>
          <w:rPr>
            <w:noProof/>
            <w:webHidden/>
          </w:rPr>
          <w:t>86</w:t>
        </w:r>
        <w:r>
          <w:rPr>
            <w:noProof/>
            <w:webHidden/>
          </w:rPr>
          <w:fldChar w:fldCharType="end"/>
        </w:r>
      </w:hyperlink>
    </w:p>
    <w:p w14:paraId="1B938487" w14:textId="5EF7386C"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08" w:history="1">
        <w:r w:rsidRPr="00A527AC">
          <w:rPr>
            <w:rStyle w:val="Hyperlink"/>
            <w:noProof/>
          </w:rPr>
          <w:t>3.10.3</w:t>
        </w:r>
        <w:r>
          <w:rPr>
            <w:rFonts w:asciiTheme="minorHAnsi" w:eastAsiaTheme="minorEastAsia" w:hAnsiTheme="minorHAnsi" w:cstheme="minorBidi"/>
            <w:noProof/>
            <w:sz w:val="22"/>
            <w:szCs w:val="28"/>
            <w:lang w:bidi="th-TH"/>
          </w:rPr>
          <w:tab/>
        </w:r>
        <w:r w:rsidRPr="00A527AC">
          <w:rPr>
            <w:rStyle w:val="Hyperlink"/>
            <w:noProof/>
          </w:rPr>
          <w:t>ACC and ASCCP content rendering</w:t>
        </w:r>
        <w:r>
          <w:rPr>
            <w:noProof/>
            <w:webHidden/>
          </w:rPr>
          <w:tab/>
        </w:r>
        <w:r>
          <w:rPr>
            <w:noProof/>
            <w:webHidden/>
          </w:rPr>
          <w:fldChar w:fldCharType="begin"/>
        </w:r>
        <w:r>
          <w:rPr>
            <w:noProof/>
            <w:webHidden/>
          </w:rPr>
          <w:instrText xml:space="preserve"> PAGEREF _Toc456813708 \h </w:instrText>
        </w:r>
        <w:r>
          <w:rPr>
            <w:noProof/>
            <w:webHidden/>
          </w:rPr>
        </w:r>
        <w:r>
          <w:rPr>
            <w:noProof/>
            <w:webHidden/>
          </w:rPr>
          <w:fldChar w:fldCharType="separate"/>
        </w:r>
        <w:r>
          <w:rPr>
            <w:noProof/>
            <w:webHidden/>
          </w:rPr>
          <w:t>86</w:t>
        </w:r>
        <w:r>
          <w:rPr>
            <w:noProof/>
            <w:webHidden/>
          </w:rPr>
          <w:fldChar w:fldCharType="end"/>
        </w:r>
      </w:hyperlink>
    </w:p>
    <w:p w14:paraId="05500165" w14:textId="08F3287E"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09" w:history="1">
        <w:r w:rsidRPr="00A527AC">
          <w:rPr>
            <w:rStyle w:val="Hyperlink"/>
            <w:noProof/>
          </w:rPr>
          <w:t>3.10.4</w:t>
        </w:r>
        <w:r>
          <w:rPr>
            <w:rFonts w:asciiTheme="minorHAnsi" w:eastAsiaTheme="minorEastAsia" w:hAnsiTheme="minorHAnsi" w:cstheme="minorBidi"/>
            <w:noProof/>
            <w:sz w:val="22"/>
            <w:szCs w:val="28"/>
            <w:lang w:bidi="th-TH"/>
          </w:rPr>
          <w:tab/>
        </w:r>
        <w:r w:rsidRPr="00A527AC">
          <w:rPr>
            <w:rStyle w:val="Hyperlink"/>
            <w:noProof/>
          </w:rPr>
          <w:t>View/Search CCs</w:t>
        </w:r>
        <w:r>
          <w:rPr>
            <w:noProof/>
            <w:webHidden/>
          </w:rPr>
          <w:tab/>
        </w:r>
        <w:r>
          <w:rPr>
            <w:noProof/>
            <w:webHidden/>
          </w:rPr>
          <w:fldChar w:fldCharType="begin"/>
        </w:r>
        <w:r>
          <w:rPr>
            <w:noProof/>
            <w:webHidden/>
          </w:rPr>
          <w:instrText xml:space="preserve"> PAGEREF _Toc456813709 \h </w:instrText>
        </w:r>
        <w:r>
          <w:rPr>
            <w:noProof/>
            <w:webHidden/>
          </w:rPr>
        </w:r>
        <w:r>
          <w:rPr>
            <w:noProof/>
            <w:webHidden/>
          </w:rPr>
          <w:fldChar w:fldCharType="separate"/>
        </w:r>
        <w:r>
          <w:rPr>
            <w:noProof/>
            <w:webHidden/>
          </w:rPr>
          <w:t>86</w:t>
        </w:r>
        <w:r>
          <w:rPr>
            <w:noProof/>
            <w:webHidden/>
          </w:rPr>
          <w:fldChar w:fldCharType="end"/>
        </w:r>
      </w:hyperlink>
    </w:p>
    <w:p w14:paraId="695224B4" w14:textId="25838728"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10" w:history="1">
        <w:r w:rsidRPr="00A527AC">
          <w:rPr>
            <w:rStyle w:val="Hyperlink"/>
            <w:noProof/>
          </w:rPr>
          <w:t>3.10.5</w:t>
        </w:r>
        <w:r>
          <w:rPr>
            <w:rFonts w:asciiTheme="minorHAnsi" w:eastAsiaTheme="minorEastAsia" w:hAnsiTheme="minorHAnsi" w:cstheme="minorBidi"/>
            <w:noProof/>
            <w:sz w:val="22"/>
            <w:szCs w:val="28"/>
            <w:lang w:bidi="th-TH"/>
          </w:rPr>
          <w:tab/>
        </w:r>
        <w:r w:rsidRPr="00A527AC">
          <w:rPr>
            <w:rStyle w:val="Hyperlink"/>
            <w:noProof/>
          </w:rPr>
          <w:t>Create a new ACC</w:t>
        </w:r>
        <w:r>
          <w:rPr>
            <w:noProof/>
            <w:webHidden/>
          </w:rPr>
          <w:tab/>
        </w:r>
        <w:r>
          <w:rPr>
            <w:noProof/>
            <w:webHidden/>
          </w:rPr>
          <w:fldChar w:fldCharType="begin"/>
        </w:r>
        <w:r>
          <w:rPr>
            <w:noProof/>
            <w:webHidden/>
          </w:rPr>
          <w:instrText xml:space="preserve"> PAGEREF _Toc456813710 \h </w:instrText>
        </w:r>
        <w:r>
          <w:rPr>
            <w:noProof/>
            <w:webHidden/>
          </w:rPr>
        </w:r>
        <w:r>
          <w:rPr>
            <w:noProof/>
            <w:webHidden/>
          </w:rPr>
          <w:fldChar w:fldCharType="separate"/>
        </w:r>
        <w:r>
          <w:rPr>
            <w:noProof/>
            <w:webHidden/>
          </w:rPr>
          <w:t>87</w:t>
        </w:r>
        <w:r>
          <w:rPr>
            <w:noProof/>
            <w:webHidden/>
          </w:rPr>
          <w:fldChar w:fldCharType="end"/>
        </w:r>
      </w:hyperlink>
    </w:p>
    <w:p w14:paraId="0F570342" w14:textId="10CB5BA7"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11" w:history="1">
        <w:r w:rsidRPr="00A527AC">
          <w:rPr>
            <w:rStyle w:val="Hyperlink"/>
            <w:noProof/>
          </w:rPr>
          <w:t>3.10.5.1</w:t>
        </w:r>
        <w:r>
          <w:rPr>
            <w:rFonts w:asciiTheme="minorHAnsi" w:eastAsiaTheme="minorEastAsia" w:hAnsiTheme="minorHAnsi" w:cstheme="minorBidi"/>
            <w:noProof/>
            <w:sz w:val="22"/>
            <w:szCs w:val="28"/>
            <w:lang w:bidi="th-TH"/>
          </w:rPr>
          <w:tab/>
        </w:r>
        <w:r w:rsidRPr="00A527AC">
          <w:rPr>
            <w:rStyle w:val="Hyperlink"/>
            <w:noProof/>
          </w:rPr>
          <w:t>ACC current record</w:t>
        </w:r>
        <w:r>
          <w:rPr>
            <w:noProof/>
            <w:webHidden/>
          </w:rPr>
          <w:tab/>
        </w:r>
        <w:r>
          <w:rPr>
            <w:noProof/>
            <w:webHidden/>
          </w:rPr>
          <w:fldChar w:fldCharType="begin"/>
        </w:r>
        <w:r>
          <w:rPr>
            <w:noProof/>
            <w:webHidden/>
          </w:rPr>
          <w:instrText xml:space="preserve"> PAGEREF _Toc456813711 \h </w:instrText>
        </w:r>
        <w:r>
          <w:rPr>
            <w:noProof/>
            <w:webHidden/>
          </w:rPr>
        </w:r>
        <w:r>
          <w:rPr>
            <w:noProof/>
            <w:webHidden/>
          </w:rPr>
          <w:fldChar w:fldCharType="separate"/>
        </w:r>
        <w:r>
          <w:rPr>
            <w:noProof/>
            <w:webHidden/>
          </w:rPr>
          <w:t>88</w:t>
        </w:r>
        <w:r>
          <w:rPr>
            <w:noProof/>
            <w:webHidden/>
          </w:rPr>
          <w:fldChar w:fldCharType="end"/>
        </w:r>
      </w:hyperlink>
    </w:p>
    <w:p w14:paraId="1824A3BE" w14:textId="79A07E93"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12" w:history="1">
        <w:r w:rsidRPr="00A527AC">
          <w:rPr>
            <w:rStyle w:val="Hyperlink"/>
            <w:noProof/>
          </w:rPr>
          <w:t>3.10.5.2</w:t>
        </w:r>
        <w:r>
          <w:rPr>
            <w:rFonts w:asciiTheme="minorHAnsi" w:eastAsiaTheme="minorEastAsia" w:hAnsiTheme="minorHAnsi" w:cstheme="minorBidi"/>
            <w:noProof/>
            <w:sz w:val="22"/>
            <w:szCs w:val="28"/>
            <w:lang w:bidi="th-TH"/>
          </w:rPr>
          <w:tab/>
        </w:r>
        <w:r w:rsidRPr="00A527AC">
          <w:rPr>
            <w:rStyle w:val="Hyperlink"/>
            <w:noProof/>
          </w:rPr>
          <w:t>ACC history record</w:t>
        </w:r>
        <w:r>
          <w:rPr>
            <w:noProof/>
            <w:webHidden/>
          </w:rPr>
          <w:tab/>
        </w:r>
        <w:r>
          <w:rPr>
            <w:noProof/>
            <w:webHidden/>
          </w:rPr>
          <w:fldChar w:fldCharType="begin"/>
        </w:r>
        <w:r>
          <w:rPr>
            <w:noProof/>
            <w:webHidden/>
          </w:rPr>
          <w:instrText xml:space="preserve"> PAGEREF _Toc456813712 \h </w:instrText>
        </w:r>
        <w:r>
          <w:rPr>
            <w:noProof/>
            <w:webHidden/>
          </w:rPr>
        </w:r>
        <w:r>
          <w:rPr>
            <w:noProof/>
            <w:webHidden/>
          </w:rPr>
          <w:fldChar w:fldCharType="separate"/>
        </w:r>
        <w:r>
          <w:rPr>
            <w:noProof/>
            <w:webHidden/>
          </w:rPr>
          <w:t>88</w:t>
        </w:r>
        <w:r>
          <w:rPr>
            <w:noProof/>
            <w:webHidden/>
          </w:rPr>
          <w:fldChar w:fldCharType="end"/>
        </w:r>
      </w:hyperlink>
    </w:p>
    <w:p w14:paraId="50AA5C4E" w14:textId="1842E050"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13" w:history="1">
        <w:r w:rsidRPr="00A527AC">
          <w:rPr>
            <w:rStyle w:val="Hyperlink"/>
            <w:noProof/>
          </w:rPr>
          <w:t>3.10.6</w:t>
        </w:r>
        <w:r>
          <w:rPr>
            <w:rFonts w:asciiTheme="minorHAnsi" w:eastAsiaTheme="minorEastAsia" w:hAnsiTheme="minorHAnsi" w:cstheme="minorBidi"/>
            <w:noProof/>
            <w:sz w:val="22"/>
            <w:szCs w:val="28"/>
            <w:lang w:bidi="th-TH"/>
          </w:rPr>
          <w:tab/>
        </w:r>
        <w:r w:rsidRPr="00A527AC">
          <w:rPr>
            <w:rStyle w:val="Hyperlink"/>
            <w:noProof/>
          </w:rPr>
          <w:t>Manage ownership of a UoC</w:t>
        </w:r>
        <w:r>
          <w:rPr>
            <w:noProof/>
            <w:webHidden/>
          </w:rPr>
          <w:tab/>
        </w:r>
        <w:r>
          <w:rPr>
            <w:noProof/>
            <w:webHidden/>
          </w:rPr>
          <w:fldChar w:fldCharType="begin"/>
        </w:r>
        <w:r>
          <w:rPr>
            <w:noProof/>
            <w:webHidden/>
          </w:rPr>
          <w:instrText xml:space="preserve"> PAGEREF _Toc456813713 \h </w:instrText>
        </w:r>
        <w:r>
          <w:rPr>
            <w:noProof/>
            <w:webHidden/>
          </w:rPr>
        </w:r>
        <w:r>
          <w:rPr>
            <w:noProof/>
            <w:webHidden/>
          </w:rPr>
          <w:fldChar w:fldCharType="separate"/>
        </w:r>
        <w:r>
          <w:rPr>
            <w:noProof/>
            <w:webHidden/>
          </w:rPr>
          <w:t>88</w:t>
        </w:r>
        <w:r>
          <w:rPr>
            <w:noProof/>
            <w:webHidden/>
          </w:rPr>
          <w:fldChar w:fldCharType="end"/>
        </w:r>
      </w:hyperlink>
    </w:p>
    <w:p w14:paraId="32A40397" w14:textId="2B0ABF4D"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14" w:history="1">
        <w:r w:rsidRPr="00A527AC">
          <w:rPr>
            <w:rStyle w:val="Hyperlink"/>
            <w:noProof/>
          </w:rPr>
          <w:t>3.10.7</w:t>
        </w:r>
        <w:r>
          <w:rPr>
            <w:rFonts w:asciiTheme="minorHAnsi" w:eastAsiaTheme="minorEastAsia" w:hAnsiTheme="minorHAnsi" w:cstheme="minorBidi"/>
            <w:noProof/>
            <w:sz w:val="22"/>
            <w:szCs w:val="28"/>
            <w:lang w:bidi="th-TH"/>
          </w:rPr>
          <w:tab/>
        </w:r>
        <w:r w:rsidRPr="00A527AC">
          <w:rPr>
            <w:rStyle w:val="Hyperlink"/>
            <w:noProof/>
          </w:rPr>
          <w:t>Create a new revision of an ACC</w:t>
        </w:r>
        <w:r>
          <w:rPr>
            <w:noProof/>
            <w:webHidden/>
          </w:rPr>
          <w:tab/>
        </w:r>
        <w:r>
          <w:rPr>
            <w:noProof/>
            <w:webHidden/>
          </w:rPr>
          <w:fldChar w:fldCharType="begin"/>
        </w:r>
        <w:r>
          <w:rPr>
            <w:noProof/>
            <w:webHidden/>
          </w:rPr>
          <w:instrText xml:space="preserve"> PAGEREF _Toc456813714 \h </w:instrText>
        </w:r>
        <w:r>
          <w:rPr>
            <w:noProof/>
            <w:webHidden/>
          </w:rPr>
        </w:r>
        <w:r>
          <w:rPr>
            <w:noProof/>
            <w:webHidden/>
          </w:rPr>
          <w:fldChar w:fldCharType="separate"/>
        </w:r>
        <w:r>
          <w:rPr>
            <w:noProof/>
            <w:webHidden/>
          </w:rPr>
          <w:t>89</w:t>
        </w:r>
        <w:r>
          <w:rPr>
            <w:noProof/>
            <w:webHidden/>
          </w:rPr>
          <w:fldChar w:fldCharType="end"/>
        </w:r>
      </w:hyperlink>
    </w:p>
    <w:p w14:paraId="592A76DE" w14:textId="7127A6C3"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15" w:history="1">
        <w:r w:rsidRPr="00A527AC">
          <w:rPr>
            <w:rStyle w:val="Hyperlink"/>
            <w:noProof/>
          </w:rPr>
          <w:t>3.10.8</w:t>
        </w:r>
        <w:r>
          <w:rPr>
            <w:rFonts w:asciiTheme="minorHAnsi" w:eastAsiaTheme="minorEastAsia" w:hAnsiTheme="minorHAnsi" w:cstheme="minorBidi"/>
            <w:noProof/>
            <w:sz w:val="22"/>
            <w:szCs w:val="28"/>
            <w:lang w:bidi="th-TH"/>
          </w:rPr>
          <w:tab/>
        </w:r>
        <w:r w:rsidRPr="00A527AC">
          <w:rPr>
            <w:rStyle w:val="Hyperlink"/>
            <w:noProof/>
          </w:rPr>
          <w:t>Edit an ACC</w:t>
        </w:r>
        <w:r>
          <w:rPr>
            <w:noProof/>
            <w:webHidden/>
          </w:rPr>
          <w:tab/>
        </w:r>
        <w:r>
          <w:rPr>
            <w:noProof/>
            <w:webHidden/>
          </w:rPr>
          <w:fldChar w:fldCharType="begin"/>
        </w:r>
        <w:r>
          <w:rPr>
            <w:noProof/>
            <w:webHidden/>
          </w:rPr>
          <w:instrText xml:space="preserve"> PAGEREF _Toc456813715 \h </w:instrText>
        </w:r>
        <w:r>
          <w:rPr>
            <w:noProof/>
            <w:webHidden/>
          </w:rPr>
        </w:r>
        <w:r>
          <w:rPr>
            <w:noProof/>
            <w:webHidden/>
          </w:rPr>
          <w:fldChar w:fldCharType="separate"/>
        </w:r>
        <w:r>
          <w:rPr>
            <w:noProof/>
            <w:webHidden/>
          </w:rPr>
          <w:t>89</w:t>
        </w:r>
        <w:r>
          <w:rPr>
            <w:noProof/>
            <w:webHidden/>
          </w:rPr>
          <w:fldChar w:fldCharType="end"/>
        </w:r>
      </w:hyperlink>
    </w:p>
    <w:p w14:paraId="4D1F19A2" w14:textId="3CD34DD3"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16" w:history="1">
        <w:r w:rsidRPr="00A527AC">
          <w:rPr>
            <w:rStyle w:val="Hyperlink"/>
            <w:noProof/>
          </w:rPr>
          <w:t>3.10.9</w:t>
        </w:r>
        <w:r>
          <w:rPr>
            <w:rFonts w:asciiTheme="minorHAnsi" w:eastAsiaTheme="minorEastAsia" w:hAnsiTheme="minorHAnsi" w:cstheme="minorBidi"/>
            <w:noProof/>
            <w:sz w:val="22"/>
            <w:szCs w:val="28"/>
            <w:lang w:bidi="th-TH"/>
          </w:rPr>
          <w:tab/>
        </w:r>
        <w:r w:rsidRPr="00A527AC">
          <w:rPr>
            <w:rStyle w:val="Hyperlink"/>
            <w:noProof/>
          </w:rPr>
          <w:t>Change properties of an ACC</w:t>
        </w:r>
        <w:r>
          <w:rPr>
            <w:noProof/>
            <w:webHidden/>
          </w:rPr>
          <w:tab/>
        </w:r>
        <w:r>
          <w:rPr>
            <w:noProof/>
            <w:webHidden/>
          </w:rPr>
          <w:fldChar w:fldCharType="begin"/>
        </w:r>
        <w:r>
          <w:rPr>
            <w:noProof/>
            <w:webHidden/>
          </w:rPr>
          <w:instrText xml:space="preserve"> PAGEREF _Toc456813716 \h </w:instrText>
        </w:r>
        <w:r>
          <w:rPr>
            <w:noProof/>
            <w:webHidden/>
          </w:rPr>
        </w:r>
        <w:r>
          <w:rPr>
            <w:noProof/>
            <w:webHidden/>
          </w:rPr>
          <w:fldChar w:fldCharType="separate"/>
        </w:r>
        <w:r>
          <w:rPr>
            <w:noProof/>
            <w:webHidden/>
          </w:rPr>
          <w:t>89</w:t>
        </w:r>
        <w:r>
          <w:rPr>
            <w:noProof/>
            <w:webHidden/>
          </w:rPr>
          <w:fldChar w:fldCharType="end"/>
        </w:r>
      </w:hyperlink>
    </w:p>
    <w:p w14:paraId="3D2746C6" w14:textId="50ECBCC2"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17" w:history="1">
        <w:r w:rsidRPr="00A527AC">
          <w:rPr>
            <w:rStyle w:val="Hyperlink"/>
            <w:noProof/>
          </w:rPr>
          <w:t>3.10.10</w:t>
        </w:r>
        <w:r>
          <w:rPr>
            <w:rFonts w:asciiTheme="minorHAnsi" w:eastAsiaTheme="minorEastAsia" w:hAnsiTheme="minorHAnsi" w:cstheme="minorBidi"/>
            <w:noProof/>
            <w:sz w:val="22"/>
            <w:szCs w:val="28"/>
            <w:lang w:bidi="th-TH"/>
          </w:rPr>
          <w:tab/>
        </w:r>
        <w:r w:rsidRPr="00A527AC">
          <w:rPr>
            <w:rStyle w:val="Hyperlink"/>
            <w:noProof/>
          </w:rPr>
          <w:t>Append a child association to an ACC</w:t>
        </w:r>
        <w:r>
          <w:rPr>
            <w:noProof/>
            <w:webHidden/>
          </w:rPr>
          <w:tab/>
        </w:r>
        <w:r>
          <w:rPr>
            <w:noProof/>
            <w:webHidden/>
          </w:rPr>
          <w:fldChar w:fldCharType="begin"/>
        </w:r>
        <w:r>
          <w:rPr>
            <w:noProof/>
            <w:webHidden/>
          </w:rPr>
          <w:instrText xml:space="preserve"> PAGEREF _Toc456813717 \h </w:instrText>
        </w:r>
        <w:r>
          <w:rPr>
            <w:noProof/>
            <w:webHidden/>
          </w:rPr>
        </w:r>
        <w:r>
          <w:rPr>
            <w:noProof/>
            <w:webHidden/>
          </w:rPr>
          <w:fldChar w:fldCharType="separate"/>
        </w:r>
        <w:r>
          <w:rPr>
            <w:noProof/>
            <w:webHidden/>
          </w:rPr>
          <w:t>90</w:t>
        </w:r>
        <w:r>
          <w:rPr>
            <w:noProof/>
            <w:webHidden/>
          </w:rPr>
          <w:fldChar w:fldCharType="end"/>
        </w:r>
      </w:hyperlink>
    </w:p>
    <w:p w14:paraId="26D2FB7D" w14:textId="3591FFFD"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18" w:history="1">
        <w:r w:rsidRPr="00A527AC">
          <w:rPr>
            <w:rStyle w:val="Hyperlink"/>
            <w:noProof/>
          </w:rPr>
          <w:t>3.10.10.1</w:t>
        </w:r>
        <w:r>
          <w:rPr>
            <w:rFonts w:asciiTheme="minorHAnsi" w:eastAsiaTheme="minorEastAsia" w:hAnsiTheme="minorHAnsi" w:cstheme="minorBidi"/>
            <w:noProof/>
            <w:sz w:val="22"/>
            <w:szCs w:val="28"/>
            <w:lang w:bidi="th-TH"/>
          </w:rPr>
          <w:tab/>
        </w:r>
        <w:r w:rsidRPr="00A527AC">
          <w:rPr>
            <w:rStyle w:val="Hyperlink"/>
            <w:noProof/>
          </w:rPr>
          <w:t>Populate the ASCC current record</w:t>
        </w:r>
        <w:r>
          <w:rPr>
            <w:noProof/>
            <w:webHidden/>
          </w:rPr>
          <w:tab/>
        </w:r>
        <w:r>
          <w:rPr>
            <w:noProof/>
            <w:webHidden/>
          </w:rPr>
          <w:fldChar w:fldCharType="begin"/>
        </w:r>
        <w:r>
          <w:rPr>
            <w:noProof/>
            <w:webHidden/>
          </w:rPr>
          <w:instrText xml:space="preserve"> PAGEREF _Toc456813718 \h </w:instrText>
        </w:r>
        <w:r>
          <w:rPr>
            <w:noProof/>
            <w:webHidden/>
          </w:rPr>
        </w:r>
        <w:r>
          <w:rPr>
            <w:noProof/>
            <w:webHidden/>
          </w:rPr>
          <w:fldChar w:fldCharType="separate"/>
        </w:r>
        <w:r>
          <w:rPr>
            <w:noProof/>
            <w:webHidden/>
          </w:rPr>
          <w:t>90</w:t>
        </w:r>
        <w:r>
          <w:rPr>
            <w:noProof/>
            <w:webHidden/>
          </w:rPr>
          <w:fldChar w:fldCharType="end"/>
        </w:r>
      </w:hyperlink>
    </w:p>
    <w:p w14:paraId="0706B0EC" w14:textId="5344D5EA"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19" w:history="1">
        <w:r w:rsidRPr="00A527AC">
          <w:rPr>
            <w:rStyle w:val="Hyperlink"/>
            <w:noProof/>
          </w:rPr>
          <w:t>3.10.10.2</w:t>
        </w:r>
        <w:r>
          <w:rPr>
            <w:rFonts w:asciiTheme="minorHAnsi" w:eastAsiaTheme="minorEastAsia" w:hAnsiTheme="minorHAnsi" w:cstheme="minorBidi"/>
            <w:noProof/>
            <w:sz w:val="22"/>
            <w:szCs w:val="28"/>
            <w:lang w:bidi="th-TH"/>
          </w:rPr>
          <w:tab/>
        </w:r>
        <w:r w:rsidRPr="00A527AC">
          <w:rPr>
            <w:rStyle w:val="Hyperlink"/>
            <w:noProof/>
          </w:rPr>
          <w:t>Populate the ASCC history record</w:t>
        </w:r>
        <w:r>
          <w:rPr>
            <w:noProof/>
            <w:webHidden/>
          </w:rPr>
          <w:tab/>
        </w:r>
        <w:r>
          <w:rPr>
            <w:noProof/>
            <w:webHidden/>
          </w:rPr>
          <w:fldChar w:fldCharType="begin"/>
        </w:r>
        <w:r>
          <w:rPr>
            <w:noProof/>
            <w:webHidden/>
          </w:rPr>
          <w:instrText xml:space="preserve"> PAGEREF _Toc456813719 \h </w:instrText>
        </w:r>
        <w:r>
          <w:rPr>
            <w:noProof/>
            <w:webHidden/>
          </w:rPr>
        </w:r>
        <w:r>
          <w:rPr>
            <w:noProof/>
            <w:webHidden/>
          </w:rPr>
          <w:fldChar w:fldCharType="separate"/>
        </w:r>
        <w:r>
          <w:rPr>
            <w:noProof/>
            <w:webHidden/>
          </w:rPr>
          <w:t>91</w:t>
        </w:r>
        <w:r>
          <w:rPr>
            <w:noProof/>
            <w:webHidden/>
          </w:rPr>
          <w:fldChar w:fldCharType="end"/>
        </w:r>
      </w:hyperlink>
    </w:p>
    <w:p w14:paraId="26BDFE4A" w14:textId="79C21075"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20" w:history="1">
        <w:r w:rsidRPr="00A527AC">
          <w:rPr>
            <w:rStyle w:val="Hyperlink"/>
            <w:noProof/>
          </w:rPr>
          <w:t>3.10.10.3</w:t>
        </w:r>
        <w:r>
          <w:rPr>
            <w:rFonts w:asciiTheme="minorHAnsi" w:eastAsiaTheme="minorEastAsia" w:hAnsiTheme="minorHAnsi" w:cstheme="minorBidi"/>
            <w:noProof/>
            <w:sz w:val="22"/>
            <w:szCs w:val="28"/>
            <w:lang w:bidi="th-TH"/>
          </w:rPr>
          <w:tab/>
        </w:r>
        <w:r w:rsidRPr="00A527AC">
          <w:rPr>
            <w:rStyle w:val="Hyperlink"/>
            <w:noProof/>
          </w:rPr>
          <w:t>Populate the BCC current record</w:t>
        </w:r>
        <w:r>
          <w:rPr>
            <w:noProof/>
            <w:webHidden/>
          </w:rPr>
          <w:tab/>
        </w:r>
        <w:r>
          <w:rPr>
            <w:noProof/>
            <w:webHidden/>
          </w:rPr>
          <w:fldChar w:fldCharType="begin"/>
        </w:r>
        <w:r>
          <w:rPr>
            <w:noProof/>
            <w:webHidden/>
          </w:rPr>
          <w:instrText xml:space="preserve"> PAGEREF _Toc456813720 \h </w:instrText>
        </w:r>
        <w:r>
          <w:rPr>
            <w:noProof/>
            <w:webHidden/>
          </w:rPr>
        </w:r>
        <w:r>
          <w:rPr>
            <w:noProof/>
            <w:webHidden/>
          </w:rPr>
          <w:fldChar w:fldCharType="separate"/>
        </w:r>
        <w:r>
          <w:rPr>
            <w:noProof/>
            <w:webHidden/>
          </w:rPr>
          <w:t>91</w:t>
        </w:r>
        <w:r>
          <w:rPr>
            <w:noProof/>
            <w:webHidden/>
          </w:rPr>
          <w:fldChar w:fldCharType="end"/>
        </w:r>
      </w:hyperlink>
    </w:p>
    <w:p w14:paraId="61D12B55" w14:textId="7968CE63"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21" w:history="1">
        <w:r w:rsidRPr="00A527AC">
          <w:rPr>
            <w:rStyle w:val="Hyperlink"/>
            <w:noProof/>
          </w:rPr>
          <w:t>3.10.10.4</w:t>
        </w:r>
        <w:r>
          <w:rPr>
            <w:rFonts w:asciiTheme="minorHAnsi" w:eastAsiaTheme="minorEastAsia" w:hAnsiTheme="minorHAnsi" w:cstheme="minorBidi"/>
            <w:noProof/>
            <w:sz w:val="22"/>
            <w:szCs w:val="28"/>
            <w:lang w:bidi="th-TH"/>
          </w:rPr>
          <w:tab/>
        </w:r>
        <w:r w:rsidRPr="00A527AC">
          <w:rPr>
            <w:rStyle w:val="Hyperlink"/>
            <w:noProof/>
          </w:rPr>
          <w:t>Populate the BCC history record</w:t>
        </w:r>
        <w:r>
          <w:rPr>
            <w:noProof/>
            <w:webHidden/>
          </w:rPr>
          <w:tab/>
        </w:r>
        <w:r>
          <w:rPr>
            <w:noProof/>
            <w:webHidden/>
          </w:rPr>
          <w:fldChar w:fldCharType="begin"/>
        </w:r>
        <w:r>
          <w:rPr>
            <w:noProof/>
            <w:webHidden/>
          </w:rPr>
          <w:instrText xml:space="preserve"> PAGEREF _Toc456813721 \h </w:instrText>
        </w:r>
        <w:r>
          <w:rPr>
            <w:noProof/>
            <w:webHidden/>
          </w:rPr>
        </w:r>
        <w:r>
          <w:rPr>
            <w:noProof/>
            <w:webHidden/>
          </w:rPr>
          <w:fldChar w:fldCharType="separate"/>
        </w:r>
        <w:r>
          <w:rPr>
            <w:noProof/>
            <w:webHidden/>
          </w:rPr>
          <w:t>91</w:t>
        </w:r>
        <w:r>
          <w:rPr>
            <w:noProof/>
            <w:webHidden/>
          </w:rPr>
          <w:fldChar w:fldCharType="end"/>
        </w:r>
      </w:hyperlink>
    </w:p>
    <w:p w14:paraId="30783C8A" w14:textId="2A006216"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2" w:history="1">
        <w:r w:rsidRPr="00A527AC">
          <w:rPr>
            <w:rStyle w:val="Hyperlink"/>
            <w:noProof/>
          </w:rPr>
          <w:t>3.10.11</w:t>
        </w:r>
        <w:r>
          <w:rPr>
            <w:rFonts w:asciiTheme="minorHAnsi" w:eastAsiaTheme="minorEastAsia" w:hAnsiTheme="minorHAnsi" w:cstheme="minorBidi"/>
            <w:noProof/>
            <w:sz w:val="22"/>
            <w:szCs w:val="28"/>
            <w:lang w:bidi="th-TH"/>
          </w:rPr>
          <w:tab/>
        </w:r>
        <w:r w:rsidRPr="00A527AC">
          <w:rPr>
            <w:rStyle w:val="Hyperlink"/>
            <w:noProof/>
          </w:rPr>
          <w:t>Insert a child association to an ACC</w:t>
        </w:r>
        <w:r>
          <w:rPr>
            <w:noProof/>
            <w:webHidden/>
          </w:rPr>
          <w:tab/>
        </w:r>
        <w:r>
          <w:rPr>
            <w:noProof/>
            <w:webHidden/>
          </w:rPr>
          <w:fldChar w:fldCharType="begin"/>
        </w:r>
        <w:r>
          <w:rPr>
            <w:noProof/>
            <w:webHidden/>
          </w:rPr>
          <w:instrText xml:space="preserve"> PAGEREF _Toc456813722 \h </w:instrText>
        </w:r>
        <w:r>
          <w:rPr>
            <w:noProof/>
            <w:webHidden/>
          </w:rPr>
        </w:r>
        <w:r>
          <w:rPr>
            <w:noProof/>
            <w:webHidden/>
          </w:rPr>
          <w:fldChar w:fldCharType="separate"/>
        </w:r>
        <w:r>
          <w:rPr>
            <w:noProof/>
            <w:webHidden/>
          </w:rPr>
          <w:t>91</w:t>
        </w:r>
        <w:r>
          <w:rPr>
            <w:noProof/>
            <w:webHidden/>
          </w:rPr>
          <w:fldChar w:fldCharType="end"/>
        </w:r>
      </w:hyperlink>
    </w:p>
    <w:p w14:paraId="0FB739C0" w14:textId="345F99DD"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3" w:history="1">
        <w:r w:rsidRPr="00A527AC">
          <w:rPr>
            <w:rStyle w:val="Hyperlink"/>
            <w:noProof/>
          </w:rPr>
          <w:t>3.10.12</w:t>
        </w:r>
        <w:r>
          <w:rPr>
            <w:rFonts w:asciiTheme="minorHAnsi" w:eastAsiaTheme="minorEastAsia" w:hAnsiTheme="minorHAnsi" w:cstheme="minorBidi"/>
            <w:noProof/>
            <w:sz w:val="22"/>
            <w:szCs w:val="28"/>
            <w:lang w:bidi="th-TH"/>
          </w:rPr>
          <w:tab/>
        </w:r>
        <w:r w:rsidRPr="00A527AC">
          <w:rPr>
            <w:rStyle w:val="Hyperlink"/>
            <w:noProof/>
          </w:rPr>
          <w:t>Delete a child association from an ACC</w:t>
        </w:r>
        <w:r>
          <w:rPr>
            <w:noProof/>
            <w:webHidden/>
          </w:rPr>
          <w:tab/>
        </w:r>
        <w:r>
          <w:rPr>
            <w:noProof/>
            <w:webHidden/>
          </w:rPr>
          <w:fldChar w:fldCharType="begin"/>
        </w:r>
        <w:r>
          <w:rPr>
            <w:noProof/>
            <w:webHidden/>
          </w:rPr>
          <w:instrText xml:space="preserve"> PAGEREF _Toc456813723 \h </w:instrText>
        </w:r>
        <w:r>
          <w:rPr>
            <w:noProof/>
            <w:webHidden/>
          </w:rPr>
        </w:r>
        <w:r>
          <w:rPr>
            <w:noProof/>
            <w:webHidden/>
          </w:rPr>
          <w:fldChar w:fldCharType="separate"/>
        </w:r>
        <w:r>
          <w:rPr>
            <w:noProof/>
            <w:webHidden/>
          </w:rPr>
          <w:t>92</w:t>
        </w:r>
        <w:r>
          <w:rPr>
            <w:noProof/>
            <w:webHidden/>
          </w:rPr>
          <w:fldChar w:fldCharType="end"/>
        </w:r>
      </w:hyperlink>
    </w:p>
    <w:p w14:paraId="032F3666" w14:textId="5F96AEDC"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4" w:history="1">
        <w:r w:rsidRPr="00A527AC">
          <w:rPr>
            <w:rStyle w:val="Hyperlink"/>
            <w:noProof/>
          </w:rPr>
          <w:t>3.10.13</w:t>
        </w:r>
        <w:r>
          <w:rPr>
            <w:rFonts w:asciiTheme="minorHAnsi" w:eastAsiaTheme="minorEastAsia" w:hAnsiTheme="minorHAnsi" w:cstheme="minorBidi"/>
            <w:noProof/>
            <w:sz w:val="22"/>
            <w:szCs w:val="28"/>
            <w:lang w:bidi="th-TH"/>
          </w:rPr>
          <w:tab/>
        </w:r>
        <w:r w:rsidRPr="00A527AC">
          <w:rPr>
            <w:rStyle w:val="Hyperlink"/>
            <w:noProof/>
          </w:rPr>
          <w:t>Discard a child association from an ACC</w:t>
        </w:r>
        <w:r>
          <w:rPr>
            <w:noProof/>
            <w:webHidden/>
          </w:rPr>
          <w:tab/>
        </w:r>
        <w:r>
          <w:rPr>
            <w:noProof/>
            <w:webHidden/>
          </w:rPr>
          <w:fldChar w:fldCharType="begin"/>
        </w:r>
        <w:r>
          <w:rPr>
            <w:noProof/>
            <w:webHidden/>
          </w:rPr>
          <w:instrText xml:space="preserve"> PAGEREF _Toc456813724 \h </w:instrText>
        </w:r>
        <w:r>
          <w:rPr>
            <w:noProof/>
            <w:webHidden/>
          </w:rPr>
        </w:r>
        <w:r>
          <w:rPr>
            <w:noProof/>
            <w:webHidden/>
          </w:rPr>
          <w:fldChar w:fldCharType="separate"/>
        </w:r>
        <w:r>
          <w:rPr>
            <w:noProof/>
            <w:webHidden/>
          </w:rPr>
          <w:t>92</w:t>
        </w:r>
        <w:r>
          <w:rPr>
            <w:noProof/>
            <w:webHidden/>
          </w:rPr>
          <w:fldChar w:fldCharType="end"/>
        </w:r>
      </w:hyperlink>
    </w:p>
    <w:p w14:paraId="45468AA5" w14:textId="6985AC76"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5" w:history="1">
        <w:r w:rsidRPr="00A527AC">
          <w:rPr>
            <w:rStyle w:val="Hyperlink"/>
            <w:noProof/>
          </w:rPr>
          <w:t>3.10.14</w:t>
        </w:r>
        <w:r>
          <w:rPr>
            <w:rFonts w:asciiTheme="minorHAnsi" w:eastAsiaTheme="minorEastAsia" w:hAnsiTheme="minorHAnsi" w:cstheme="minorBidi"/>
            <w:noProof/>
            <w:sz w:val="22"/>
            <w:szCs w:val="28"/>
            <w:lang w:bidi="th-TH"/>
          </w:rPr>
          <w:tab/>
        </w:r>
        <w:r w:rsidRPr="00A527AC">
          <w:rPr>
            <w:rStyle w:val="Hyperlink"/>
            <w:noProof/>
          </w:rPr>
          <w:t>Change properties of an association</w:t>
        </w:r>
        <w:r>
          <w:rPr>
            <w:noProof/>
            <w:webHidden/>
          </w:rPr>
          <w:tab/>
        </w:r>
        <w:r>
          <w:rPr>
            <w:noProof/>
            <w:webHidden/>
          </w:rPr>
          <w:fldChar w:fldCharType="begin"/>
        </w:r>
        <w:r>
          <w:rPr>
            <w:noProof/>
            <w:webHidden/>
          </w:rPr>
          <w:instrText xml:space="preserve"> PAGEREF _Toc456813725 \h </w:instrText>
        </w:r>
        <w:r>
          <w:rPr>
            <w:noProof/>
            <w:webHidden/>
          </w:rPr>
        </w:r>
        <w:r>
          <w:rPr>
            <w:noProof/>
            <w:webHidden/>
          </w:rPr>
          <w:fldChar w:fldCharType="separate"/>
        </w:r>
        <w:r>
          <w:rPr>
            <w:noProof/>
            <w:webHidden/>
          </w:rPr>
          <w:t>93</w:t>
        </w:r>
        <w:r>
          <w:rPr>
            <w:noProof/>
            <w:webHidden/>
          </w:rPr>
          <w:fldChar w:fldCharType="end"/>
        </w:r>
      </w:hyperlink>
    </w:p>
    <w:p w14:paraId="3E41C07F" w14:textId="0A736920"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6" w:history="1">
        <w:r w:rsidRPr="00A527AC">
          <w:rPr>
            <w:rStyle w:val="Hyperlink"/>
            <w:noProof/>
          </w:rPr>
          <w:t>3.10.15</w:t>
        </w:r>
        <w:r>
          <w:rPr>
            <w:rFonts w:asciiTheme="minorHAnsi" w:eastAsiaTheme="minorEastAsia" w:hAnsiTheme="minorHAnsi" w:cstheme="minorBidi"/>
            <w:noProof/>
            <w:sz w:val="22"/>
            <w:szCs w:val="28"/>
            <w:lang w:bidi="th-TH"/>
          </w:rPr>
          <w:tab/>
        </w:r>
        <w:r w:rsidRPr="00A527AC">
          <w:rPr>
            <w:rStyle w:val="Hyperlink"/>
            <w:noProof/>
          </w:rPr>
          <w:t>Change the position of an association</w:t>
        </w:r>
        <w:r>
          <w:rPr>
            <w:noProof/>
            <w:webHidden/>
          </w:rPr>
          <w:tab/>
        </w:r>
        <w:r>
          <w:rPr>
            <w:noProof/>
            <w:webHidden/>
          </w:rPr>
          <w:fldChar w:fldCharType="begin"/>
        </w:r>
        <w:r>
          <w:rPr>
            <w:noProof/>
            <w:webHidden/>
          </w:rPr>
          <w:instrText xml:space="preserve"> PAGEREF _Toc456813726 \h </w:instrText>
        </w:r>
        <w:r>
          <w:rPr>
            <w:noProof/>
            <w:webHidden/>
          </w:rPr>
        </w:r>
        <w:r>
          <w:rPr>
            <w:noProof/>
            <w:webHidden/>
          </w:rPr>
          <w:fldChar w:fldCharType="separate"/>
        </w:r>
        <w:r>
          <w:rPr>
            <w:noProof/>
            <w:webHidden/>
          </w:rPr>
          <w:t>93</w:t>
        </w:r>
        <w:r>
          <w:rPr>
            <w:noProof/>
            <w:webHidden/>
          </w:rPr>
          <w:fldChar w:fldCharType="end"/>
        </w:r>
      </w:hyperlink>
    </w:p>
    <w:p w14:paraId="7B82AFD6" w14:textId="61D17888"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7" w:history="1">
        <w:r w:rsidRPr="00A527AC">
          <w:rPr>
            <w:rStyle w:val="Hyperlink"/>
            <w:noProof/>
          </w:rPr>
          <w:t>3.10.16</w:t>
        </w:r>
        <w:r>
          <w:rPr>
            <w:rFonts w:asciiTheme="minorHAnsi" w:eastAsiaTheme="minorEastAsia" w:hAnsiTheme="minorHAnsi" w:cstheme="minorBidi"/>
            <w:noProof/>
            <w:sz w:val="22"/>
            <w:szCs w:val="28"/>
            <w:lang w:bidi="th-TH"/>
          </w:rPr>
          <w:tab/>
        </w:r>
        <w:r w:rsidRPr="00A527AC">
          <w:rPr>
            <w:rStyle w:val="Hyperlink"/>
            <w:noProof/>
          </w:rPr>
          <w:t>Make an ACC based on another ACC</w:t>
        </w:r>
        <w:r>
          <w:rPr>
            <w:noProof/>
            <w:webHidden/>
          </w:rPr>
          <w:tab/>
        </w:r>
        <w:r>
          <w:rPr>
            <w:noProof/>
            <w:webHidden/>
          </w:rPr>
          <w:fldChar w:fldCharType="begin"/>
        </w:r>
        <w:r>
          <w:rPr>
            <w:noProof/>
            <w:webHidden/>
          </w:rPr>
          <w:instrText xml:space="preserve"> PAGEREF _Toc456813727 \h </w:instrText>
        </w:r>
        <w:r>
          <w:rPr>
            <w:noProof/>
            <w:webHidden/>
          </w:rPr>
        </w:r>
        <w:r>
          <w:rPr>
            <w:noProof/>
            <w:webHidden/>
          </w:rPr>
          <w:fldChar w:fldCharType="separate"/>
        </w:r>
        <w:r>
          <w:rPr>
            <w:noProof/>
            <w:webHidden/>
          </w:rPr>
          <w:t>93</w:t>
        </w:r>
        <w:r>
          <w:rPr>
            <w:noProof/>
            <w:webHidden/>
          </w:rPr>
          <w:fldChar w:fldCharType="end"/>
        </w:r>
      </w:hyperlink>
    </w:p>
    <w:p w14:paraId="5FA08D91" w14:textId="143C2B17"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8" w:history="1">
        <w:r w:rsidRPr="00A527AC">
          <w:rPr>
            <w:rStyle w:val="Hyperlink"/>
            <w:noProof/>
          </w:rPr>
          <w:t>3.10.17</w:t>
        </w:r>
        <w:r>
          <w:rPr>
            <w:rFonts w:asciiTheme="minorHAnsi" w:eastAsiaTheme="minorEastAsia" w:hAnsiTheme="minorHAnsi" w:cstheme="minorBidi"/>
            <w:noProof/>
            <w:sz w:val="22"/>
            <w:szCs w:val="28"/>
            <w:lang w:bidi="th-TH"/>
          </w:rPr>
          <w:tab/>
        </w:r>
        <w:r w:rsidRPr="00A527AC">
          <w:rPr>
            <w:rStyle w:val="Hyperlink"/>
            <w:noProof/>
          </w:rPr>
          <w:t>Discard the based ACC relationship</w:t>
        </w:r>
        <w:r>
          <w:rPr>
            <w:noProof/>
            <w:webHidden/>
          </w:rPr>
          <w:tab/>
        </w:r>
        <w:r>
          <w:rPr>
            <w:noProof/>
            <w:webHidden/>
          </w:rPr>
          <w:fldChar w:fldCharType="begin"/>
        </w:r>
        <w:r>
          <w:rPr>
            <w:noProof/>
            <w:webHidden/>
          </w:rPr>
          <w:instrText xml:space="preserve"> PAGEREF _Toc456813728 \h </w:instrText>
        </w:r>
        <w:r>
          <w:rPr>
            <w:noProof/>
            <w:webHidden/>
          </w:rPr>
        </w:r>
        <w:r>
          <w:rPr>
            <w:noProof/>
            <w:webHidden/>
          </w:rPr>
          <w:fldChar w:fldCharType="separate"/>
        </w:r>
        <w:r>
          <w:rPr>
            <w:noProof/>
            <w:webHidden/>
          </w:rPr>
          <w:t>93</w:t>
        </w:r>
        <w:r>
          <w:rPr>
            <w:noProof/>
            <w:webHidden/>
          </w:rPr>
          <w:fldChar w:fldCharType="end"/>
        </w:r>
      </w:hyperlink>
    </w:p>
    <w:p w14:paraId="2D63D203" w14:textId="2EB9A325"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9" w:history="1">
        <w:r w:rsidRPr="00A527AC">
          <w:rPr>
            <w:rStyle w:val="Hyperlink"/>
            <w:noProof/>
          </w:rPr>
          <w:t>3.10.18</w:t>
        </w:r>
        <w:r>
          <w:rPr>
            <w:rFonts w:asciiTheme="minorHAnsi" w:eastAsiaTheme="minorEastAsia" w:hAnsiTheme="minorHAnsi" w:cstheme="minorBidi"/>
            <w:noProof/>
            <w:sz w:val="22"/>
            <w:szCs w:val="28"/>
            <w:lang w:bidi="th-TH"/>
          </w:rPr>
          <w:tab/>
        </w:r>
        <w:r w:rsidRPr="00A527AC">
          <w:rPr>
            <w:rStyle w:val="Hyperlink"/>
            <w:noProof/>
          </w:rPr>
          <w:t>Discard a revision of an ACC</w:t>
        </w:r>
        <w:r>
          <w:rPr>
            <w:noProof/>
            <w:webHidden/>
          </w:rPr>
          <w:tab/>
        </w:r>
        <w:r>
          <w:rPr>
            <w:noProof/>
            <w:webHidden/>
          </w:rPr>
          <w:fldChar w:fldCharType="begin"/>
        </w:r>
        <w:r>
          <w:rPr>
            <w:noProof/>
            <w:webHidden/>
          </w:rPr>
          <w:instrText xml:space="preserve"> PAGEREF _Toc456813729 \h </w:instrText>
        </w:r>
        <w:r>
          <w:rPr>
            <w:noProof/>
            <w:webHidden/>
          </w:rPr>
        </w:r>
        <w:r>
          <w:rPr>
            <w:noProof/>
            <w:webHidden/>
          </w:rPr>
          <w:fldChar w:fldCharType="separate"/>
        </w:r>
        <w:r>
          <w:rPr>
            <w:noProof/>
            <w:webHidden/>
          </w:rPr>
          <w:t>94</w:t>
        </w:r>
        <w:r>
          <w:rPr>
            <w:noProof/>
            <w:webHidden/>
          </w:rPr>
          <w:fldChar w:fldCharType="end"/>
        </w:r>
      </w:hyperlink>
    </w:p>
    <w:p w14:paraId="697C8ADD" w14:textId="58EF0FE9"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30" w:history="1">
        <w:r w:rsidRPr="00A527AC">
          <w:rPr>
            <w:rStyle w:val="Hyperlink"/>
            <w:noProof/>
          </w:rPr>
          <w:t>3.10.19</w:t>
        </w:r>
        <w:r>
          <w:rPr>
            <w:rFonts w:asciiTheme="minorHAnsi" w:eastAsiaTheme="minorEastAsia" w:hAnsiTheme="minorHAnsi" w:cstheme="minorBidi"/>
            <w:noProof/>
            <w:sz w:val="22"/>
            <w:szCs w:val="28"/>
            <w:lang w:bidi="th-TH"/>
          </w:rPr>
          <w:tab/>
        </w:r>
        <w:r w:rsidRPr="00A527AC">
          <w:rPr>
            <w:rStyle w:val="Hyperlink"/>
            <w:noProof/>
          </w:rPr>
          <w:t>Change the state of the ACC UoC</w:t>
        </w:r>
        <w:r>
          <w:rPr>
            <w:noProof/>
            <w:webHidden/>
          </w:rPr>
          <w:tab/>
        </w:r>
        <w:r>
          <w:rPr>
            <w:noProof/>
            <w:webHidden/>
          </w:rPr>
          <w:fldChar w:fldCharType="begin"/>
        </w:r>
        <w:r>
          <w:rPr>
            <w:noProof/>
            <w:webHidden/>
          </w:rPr>
          <w:instrText xml:space="preserve"> PAGEREF _Toc456813730 \h </w:instrText>
        </w:r>
        <w:r>
          <w:rPr>
            <w:noProof/>
            <w:webHidden/>
          </w:rPr>
        </w:r>
        <w:r>
          <w:rPr>
            <w:noProof/>
            <w:webHidden/>
          </w:rPr>
          <w:fldChar w:fldCharType="separate"/>
        </w:r>
        <w:r>
          <w:rPr>
            <w:noProof/>
            <w:webHidden/>
          </w:rPr>
          <w:t>94</w:t>
        </w:r>
        <w:r>
          <w:rPr>
            <w:noProof/>
            <w:webHidden/>
          </w:rPr>
          <w:fldChar w:fldCharType="end"/>
        </w:r>
      </w:hyperlink>
    </w:p>
    <w:p w14:paraId="69E82EF4" w14:textId="64149858"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31" w:history="1">
        <w:r w:rsidRPr="00A527AC">
          <w:rPr>
            <w:rStyle w:val="Hyperlink"/>
            <w:noProof/>
          </w:rPr>
          <w:t>3.10.19.1</w:t>
        </w:r>
        <w:r>
          <w:rPr>
            <w:rFonts w:asciiTheme="minorHAnsi" w:eastAsiaTheme="minorEastAsia" w:hAnsiTheme="minorHAnsi" w:cstheme="minorBidi"/>
            <w:noProof/>
            <w:sz w:val="22"/>
            <w:szCs w:val="28"/>
            <w:lang w:bidi="th-TH"/>
          </w:rPr>
          <w:tab/>
        </w:r>
        <w:r w:rsidRPr="00A527AC">
          <w:rPr>
            <w:rStyle w:val="Hyperlink"/>
            <w:noProof/>
          </w:rPr>
          <w:t>Change from the Editing to the Candidate state</w:t>
        </w:r>
        <w:r>
          <w:rPr>
            <w:noProof/>
            <w:webHidden/>
          </w:rPr>
          <w:tab/>
        </w:r>
        <w:r>
          <w:rPr>
            <w:noProof/>
            <w:webHidden/>
          </w:rPr>
          <w:fldChar w:fldCharType="begin"/>
        </w:r>
        <w:r>
          <w:rPr>
            <w:noProof/>
            <w:webHidden/>
          </w:rPr>
          <w:instrText xml:space="preserve"> PAGEREF _Toc456813731 \h </w:instrText>
        </w:r>
        <w:r>
          <w:rPr>
            <w:noProof/>
            <w:webHidden/>
          </w:rPr>
        </w:r>
        <w:r>
          <w:rPr>
            <w:noProof/>
            <w:webHidden/>
          </w:rPr>
          <w:fldChar w:fldCharType="separate"/>
        </w:r>
        <w:r>
          <w:rPr>
            <w:noProof/>
            <w:webHidden/>
          </w:rPr>
          <w:t>94</w:t>
        </w:r>
        <w:r>
          <w:rPr>
            <w:noProof/>
            <w:webHidden/>
          </w:rPr>
          <w:fldChar w:fldCharType="end"/>
        </w:r>
      </w:hyperlink>
    </w:p>
    <w:p w14:paraId="0B5E2B59" w14:textId="77E817FA"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32" w:history="1">
        <w:r w:rsidRPr="00A527AC">
          <w:rPr>
            <w:rStyle w:val="Hyperlink"/>
            <w:noProof/>
          </w:rPr>
          <w:t>3.10.19.2</w:t>
        </w:r>
        <w:r>
          <w:rPr>
            <w:rFonts w:asciiTheme="minorHAnsi" w:eastAsiaTheme="minorEastAsia" w:hAnsiTheme="minorHAnsi" w:cstheme="minorBidi"/>
            <w:noProof/>
            <w:sz w:val="22"/>
            <w:szCs w:val="28"/>
            <w:lang w:bidi="th-TH"/>
          </w:rPr>
          <w:tab/>
        </w:r>
        <w:r w:rsidRPr="00A527AC">
          <w:rPr>
            <w:rStyle w:val="Hyperlink"/>
            <w:noProof/>
          </w:rPr>
          <w:t>Change from the Candidate to the Editing state</w:t>
        </w:r>
        <w:r>
          <w:rPr>
            <w:noProof/>
            <w:webHidden/>
          </w:rPr>
          <w:tab/>
        </w:r>
        <w:r>
          <w:rPr>
            <w:noProof/>
            <w:webHidden/>
          </w:rPr>
          <w:fldChar w:fldCharType="begin"/>
        </w:r>
        <w:r>
          <w:rPr>
            <w:noProof/>
            <w:webHidden/>
          </w:rPr>
          <w:instrText xml:space="preserve"> PAGEREF _Toc456813732 \h </w:instrText>
        </w:r>
        <w:r>
          <w:rPr>
            <w:noProof/>
            <w:webHidden/>
          </w:rPr>
        </w:r>
        <w:r>
          <w:rPr>
            <w:noProof/>
            <w:webHidden/>
          </w:rPr>
          <w:fldChar w:fldCharType="separate"/>
        </w:r>
        <w:r>
          <w:rPr>
            <w:noProof/>
            <w:webHidden/>
          </w:rPr>
          <w:t>94</w:t>
        </w:r>
        <w:r>
          <w:rPr>
            <w:noProof/>
            <w:webHidden/>
          </w:rPr>
          <w:fldChar w:fldCharType="end"/>
        </w:r>
      </w:hyperlink>
    </w:p>
    <w:p w14:paraId="36B1AD9B" w14:textId="2CFC3396"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33" w:history="1">
        <w:r w:rsidRPr="00A527AC">
          <w:rPr>
            <w:rStyle w:val="Hyperlink"/>
            <w:noProof/>
          </w:rPr>
          <w:t>3.10.19.3</w:t>
        </w:r>
        <w:r>
          <w:rPr>
            <w:rFonts w:asciiTheme="minorHAnsi" w:eastAsiaTheme="minorEastAsia" w:hAnsiTheme="minorHAnsi" w:cstheme="minorBidi"/>
            <w:noProof/>
            <w:sz w:val="22"/>
            <w:szCs w:val="28"/>
            <w:lang w:bidi="th-TH"/>
          </w:rPr>
          <w:tab/>
        </w:r>
        <w:r w:rsidRPr="00A527AC">
          <w:rPr>
            <w:rStyle w:val="Hyperlink"/>
            <w:noProof/>
          </w:rPr>
          <w:t>Change from the Candidate to the Published state</w:t>
        </w:r>
        <w:r>
          <w:rPr>
            <w:noProof/>
            <w:webHidden/>
          </w:rPr>
          <w:tab/>
        </w:r>
        <w:r>
          <w:rPr>
            <w:noProof/>
            <w:webHidden/>
          </w:rPr>
          <w:fldChar w:fldCharType="begin"/>
        </w:r>
        <w:r>
          <w:rPr>
            <w:noProof/>
            <w:webHidden/>
          </w:rPr>
          <w:instrText xml:space="preserve"> PAGEREF _Toc456813733 \h </w:instrText>
        </w:r>
        <w:r>
          <w:rPr>
            <w:noProof/>
            <w:webHidden/>
          </w:rPr>
        </w:r>
        <w:r>
          <w:rPr>
            <w:noProof/>
            <w:webHidden/>
          </w:rPr>
          <w:fldChar w:fldCharType="separate"/>
        </w:r>
        <w:r>
          <w:rPr>
            <w:noProof/>
            <w:webHidden/>
          </w:rPr>
          <w:t>94</w:t>
        </w:r>
        <w:r>
          <w:rPr>
            <w:noProof/>
            <w:webHidden/>
          </w:rPr>
          <w:fldChar w:fldCharType="end"/>
        </w:r>
      </w:hyperlink>
    </w:p>
    <w:p w14:paraId="595DD698" w14:textId="1EE64493"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34" w:history="1">
        <w:r w:rsidRPr="00A527AC">
          <w:rPr>
            <w:rStyle w:val="Hyperlink"/>
            <w:noProof/>
          </w:rPr>
          <w:t>3.10.20</w:t>
        </w:r>
        <w:r>
          <w:rPr>
            <w:rFonts w:asciiTheme="minorHAnsi" w:eastAsiaTheme="minorEastAsia" w:hAnsiTheme="minorHAnsi" w:cstheme="minorBidi"/>
            <w:noProof/>
            <w:sz w:val="22"/>
            <w:szCs w:val="28"/>
            <w:lang w:bidi="th-TH"/>
          </w:rPr>
          <w:tab/>
        </w:r>
        <w:r w:rsidRPr="00A527AC">
          <w:rPr>
            <w:rStyle w:val="Hyperlink"/>
            <w:noProof/>
          </w:rPr>
          <w:t>Create a new ASCCP</w:t>
        </w:r>
        <w:r>
          <w:rPr>
            <w:noProof/>
            <w:webHidden/>
          </w:rPr>
          <w:tab/>
        </w:r>
        <w:r>
          <w:rPr>
            <w:noProof/>
            <w:webHidden/>
          </w:rPr>
          <w:fldChar w:fldCharType="begin"/>
        </w:r>
        <w:r>
          <w:rPr>
            <w:noProof/>
            <w:webHidden/>
          </w:rPr>
          <w:instrText xml:space="preserve"> PAGEREF _Toc456813734 \h </w:instrText>
        </w:r>
        <w:r>
          <w:rPr>
            <w:noProof/>
            <w:webHidden/>
          </w:rPr>
        </w:r>
        <w:r>
          <w:rPr>
            <w:noProof/>
            <w:webHidden/>
          </w:rPr>
          <w:fldChar w:fldCharType="separate"/>
        </w:r>
        <w:r>
          <w:rPr>
            <w:noProof/>
            <w:webHidden/>
          </w:rPr>
          <w:t>95</w:t>
        </w:r>
        <w:r>
          <w:rPr>
            <w:noProof/>
            <w:webHidden/>
          </w:rPr>
          <w:fldChar w:fldCharType="end"/>
        </w:r>
      </w:hyperlink>
    </w:p>
    <w:p w14:paraId="7FFE6366" w14:textId="1CB09E61"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35" w:history="1">
        <w:r w:rsidRPr="00A527AC">
          <w:rPr>
            <w:rStyle w:val="Hyperlink"/>
            <w:noProof/>
          </w:rPr>
          <w:t>3.10.20.1</w:t>
        </w:r>
        <w:r>
          <w:rPr>
            <w:rFonts w:asciiTheme="minorHAnsi" w:eastAsiaTheme="minorEastAsia" w:hAnsiTheme="minorHAnsi" w:cstheme="minorBidi"/>
            <w:noProof/>
            <w:sz w:val="22"/>
            <w:szCs w:val="28"/>
            <w:lang w:bidi="th-TH"/>
          </w:rPr>
          <w:tab/>
        </w:r>
        <w:r w:rsidRPr="00A527AC">
          <w:rPr>
            <w:rStyle w:val="Hyperlink"/>
            <w:noProof/>
          </w:rPr>
          <w:t>ASCCP current record</w:t>
        </w:r>
        <w:r>
          <w:rPr>
            <w:noProof/>
            <w:webHidden/>
          </w:rPr>
          <w:tab/>
        </w:r>
        <w:r>
          <w:rPr>
            <w:noProof/>
            <w:webHidden/>
          </w:rPr>
          <w:fldChar w:fldCharType="begin"/>
        </w:r>
        <w:r>
          <w:rPr>
            <w:noProof/>
            <w:webHidden/>
          </w:rPr>
          <w:instrText xml:space="preserve"> PAGEREF _Toc456813735 \h </w:instrText>
        </w:r>
        <w:r>
          <w:rPr>
            <w:noProof/>
            <w:webHidden/>
          </w:rPr>
        </w:r>
        <w:r>
          <w:rPr>
            <w:noProof/>
            <w:webHidden/>
          </w:rPr>
          <w:fldChar w:fldCharType="separate"/>
        </w:r>
        <w:r>
          <w:rPr>
            <w:noProof/>
            <w:webHidden/>
          </w:rPr>
          <w:t>95</w:t>
        </w:r>
        <w:r>
          <w:rPr>
            <w:noProof/>
            <w:webHidden/>
          </w:rPr>
          <w:fldChar w:fldCharType="end"/>
        </w:r>
      </w:hyperlink>
    </w:p>
    <w:p w14:paraId="5D384C9E" w14:textId="650640FE"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36" w:history="1">
        <w:r w:rsidRPr="00A527AC">
          <w:rPr>
            <w:rStyle w:val="Hyperlink"/>
            <w:noProof/>
          </w:rPr>
          <w:t>3.10.20.2</w:t>
        </w:r>
        <w:r>
          <w:rPr>
            <w:rFonts w:asciiTheme="minorHAnsi" w:eastAsiaTheme="minorEastAsia" w:hAnsiTheme="minorHAnsi" w:cstheme="minorBidi"/>
            <w:noProof/>
            <w:sz w:val="22"/>
            <w:szCs w:val="28"/>
            <w:lang w:bidi="th-TH"/>
          </w:rPr>
          <w:tab/>
        </w:r>
        <w:r w:rsidRPr="00A527AC">
          <w:rPr>
            <w:rStyle w:val="Hyperlink"/>
            <w:noProof/>
          </w:rPr>
          <w:t>ASCCP history record</w:t>
        </w:r>
        <w:r>
          <w:rPr>
            <w:noProof/>
            <w:webHidden/>
          </w:rPr>
          <w:tab/>
        </w:r>
        <w:r>
          <w:rPr>
            <w:noProof/>
            <w:webHidden/>
          </w:rPr>
          <w:fldChar w:fldCharType="begin"/>
        </w:r>
        <w:r>
          <w:rPr>
            <w:noProof/>
            <w:webHidden/>
          </w:rPr>
          <w:instrText xml:space="preserve"> PAGEREF _Toc456813736 \h </w:instrText>
        </w:r>
        <w:r>
          <w:rPr>
            <w:noProof/>
            <w:webHidden/>
          </w:rPr>
        </w:r>
        <w:r>
          <w:rPr>
            <w:noProof/>
            <w:webHidden/>
          </w:rPr>
          <w:fldChar w:fldCharType="separate"/>
        </w:r>
        <w:r>
          <w:rPr>
            <w:noProof/>
            <w:webHidden/>
          </w:rPr>
          <w:t>96</w:t>
        </w:r>
        <w:r>
          <w:rPr>
            <w:noProof/>
            <w:webHidden/>
          </w:rPr>
          <w:fldChar w:fldCharType="end"/>
        </w:r>
      </w:hyperlink>
    </w:p>
    <w:p w14:paraId="53E0404F" w14:textId="496C0A9B"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37" w:history="1">
        <w:r w:rsidRPr="00A527AC">
          <w:rPr>
            <w:rStyle w:val="Hyperlink"/>
            <w:noProof/>
          </w:rPr>
          <w:t>3.10.21</w:t>
        </w:r>
        <w:r>
          <w:rPr>
            <w:rFonts w:asciiTheme="minorHAnsi" w:eastAsiaTheme="minorEastAsia" w:hAnsiTheme="minorHAnsi" w:cstheme="minorBidi"/>
            <w:noProof/>
            <w:sz w:val="22"/>
            <w:szCs w:val="28"/>
            <w:lang w:bidi="th-TH"/>
          </w:rPr>
          <w:tab/>
        </w:r>
        <w:r w:rsidRPr="00A527AC">
          <w:rPr>
            <w:rStyle w:val="Hyperlink"/>
            <w:noProof/>
          </w:rPr>
          <w:t>Create a new revision of an ASCCP</w:t>
        </w:r>
        <w:r>
          <w:rPr>
            <w:noProof/>
            <w:webHidden/>
          </w:rPr>
          <w:tab/>
        </w:r>
        <w:r>
          <w:rPr>
            <w:noProof/>
            <w:webHidden/>
          </w:rPr>
          <w:fldChar w:fldCharType="begin"/>
        </w:r>
        <w:r>
          <w:rPr>
            <w:noProof/>
            <w:webHidden/>
          </w:rPr>
          <w:instrText xml:space="preserve"> PAGEREF _Toc456813737 \h </w:instrText>
        </w:r>
        <w:r>
          <w:rPr>
            <w:noProof/>
            <w:webHidden/>
          </w:rPr>
        </w:r>
        <w:r>
          <w:rPr>
            <w:noProof/>
            <w:webHidden/>
          </w:rPr>
          <w:fldChar w:fldCharType="separate"/>
        </w:r>
        <w:r>
          <w:rPr>
            <w:noProof/>
            <w:webHidden/>
          </w:rPr>
          <w:t>96</w:t>
        </w:r>
        <w:r>
          <w:rPr>
            <w:noProof/>
            <w:webHidden/>
          </w:rPr>
          <w:fldChar w:fldCharType="end"/>
        </w:r>
      </w:hyperlink>
    </w:p>
    <w:p w14:paraId="5D0FFAA7" w14:textId="173159B1"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38" w:history="1">
        <w:r w:rsidRPr="00A527AC">
          <w:rPr>
            <w:rStyle w:val="Hyperlink"/>
            <w:noProof/>
          </w:rPr>
          <w:t>3.10.22</w:t>
        </w:r>
        <w:r>
          <w:rPr>
            <w:rFonts w:asciiTheme="minorHAnsi" w:eastAsiaTheme="minorEastAsia" w:hAnsiTheme="minorHAnsi" w:cstheme="minorBidi"/>
            <w:noProof/>
            <w:sz w:val="22"/>
            <w:szCs w:val="28"/>
            <w:lang w:bidi="th-TH"/>
          </w:rPr>
          <w:tab/>
        </w:r>
        <w:r w:rsidRPr="00A527AC">
          <w:rPr>
            <w:rStyle w:val="Hyperlink"/>
            <w:noProof/>
          </w:rPr>
          <w:t>Edit an ASCCP</w:t>
        </w:r>
        <w:r>
          <w:rPr>
            <w:noProof/>
            <w:webHidden/>
          </w:rPr>
          <w:tab/>
        </w:r>
        <w:r>
          <w:rPr>
            <w:noProof/>
            <w:webHidden/>
          </w:rPr>
          <w:fldChar w:fldCharType="begin"/>
        </w:r>
        <w:r>
          <w:rPr>
            <w:noProof/>
            <w:webHidden/>
          </w:rPr>
          <w:instrText xml:space="preserve"> PAGEREF _Toc456813738 \h </w:instrText>
        </w:r>
        <w:r>
          <w:rPr>
            <w:noProof/>
            <w:webHidden/>
          </w:rPr>
        </w:r>
        <w:r>
          <w:rPr>
            <w:noProof/>
            <w:webHidden/>
          </w:rPr>
          <w:fldChar w:fldCharType="separate"/>
        </w:r>
        <w:r>
          <w:rPr>
            <w:noProof/>
            <w:webHidden/>
          </w:rPr>
          <w:t>96</w:t>
        </w:r>
        <w:r>
          <w:rPr>
            <w:noProof/>
            <w:webHidden/>
          </w:rPr>
          <w:fldChar w:fldCharType="end"/>
        </w:r>
      </w:hyperlink>
    </w:p>
    <w:p w14:paraId="490FBE58" w14:textId="69B24E48"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39" w:history="1">
        <w:r w:rsidRPr="00A527AC">
          <w:rPr>
            <w:rStyle w:val="Hyperlink"/>
            <w:noProof/>
          </w:rPr>
          <w:t>3.10.23</w:t>
        </w:r>
        <w:r>
          <w:rPr>
            <w:rFonts w:asciiTheme="minorHAnsi" w:eastAsiaTheme="minorEastAsia" w:hAnsiTheme="minorHAnsi" w:cstheme="minorBidi"/>
            <w:noProof/>
            <w:sz w:val="22"/>
            <w:szCs w:val="28"/>
            <w:lang w:bidi="th-TH"/>
          </w:rPr>
          <w:tab/>
        </w:r>
        <w:r w:rsidRPr="00A527AC">
          <w:rPr>
            <w:rStyle w:val="Hyperlink"/>
            <w:noProof/>
          </w:rPr>
          <w:t>Discard a revision of an ASCCP</w:t>
        </w:r>
        <w:r>
          <w:rPr>
            <w:noProof/>
            <w:webHidden/>
          </w:rPr>
          <w:tab/>
        </w:r>
        <w:r>
          <w:rPr>
            <w:noProof/>
            <w:webHidden/>
          </w:rPr>
          <w:fldChar w:fldCharType="begin"/>
        </w:r>
        <w:r>
          <w:rPr>
            <w:noProof/>
            <w:webHidden/>
          </w:rPr>
          <w:instrText xml:space="preserve"> PAGEREF _Toc456813739 \h </w:instrText>
        </w:r>
        <w:r>
          <w:rPr>
            <w:noProof/>
            <w:webHidden/>
          </w:rPr>
        </w:r>
        <w:r>
          <w:rPr>
            <w:noProof/>
            <w:webHidden/>
          </w:rPr>
          <w:fldChar w:fldCharType="separate"/>
        </w:r>
        <w:r>
          <w:rPr>
            <w:noProof/>
            <w:webHidden/>
          </w:rPr>
          <w:t>96</w:t>
        </w:r>
        <w:r>
          <w:rPr>
            <w:noProof/>
            <w:webHidden/>
          </w:rPr>
          <w:fldChar w:fldCharType="end"/>
        </w:r>
      </w:hyperlink>
    </w:p>
    <w:p w14:paraId="7C062276" w14:textId="41C9F95A"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40" w:history="1">
        <w:r w:rsidRPr="00A527AC">
          <w:rPr>
            <w:rStyle w:val="Hyperlink"/>
            <w:noProof/>
          </w:rPr>
          <w:t>3.10.24</w:t>
        </w:r>
        <w:r>
          <w:rPr>
            <w:rFonts w:asciiTheme="minorHAnsi" w:eastAsiaTheme="minorEastAsia" w:hAnsiTheme="minorHAnsi" w:cstheme="minorBidi"/>
            <w:noProof/>
            <w:sz w:val="22"/>
            <w:szCs w:val="28"/>
            <w:lang w:bidi="th-TH"/>
          </w:rPr>
          <w:tab/>
        </w:r>
        <w:r w:rsidRPr="00A527AC">
          <w:rPr>
            <w:rStyle w:val="Hyperlink"/>
            <w:noProof/>
          </w:rPr>
          <w:t>Change ASCCP state</w:t>
        </w:r>
        <w:r>
          <w:rPr>
            <w:noProof/>
            <w:webHidden/>
          </w:rPr>
          <w:tab/>
        </w:r>
        <w:r>
          <w:rPr>
            <w:noProof/>
            <w:webHidden/>
          </w:rPr>
          <w:fldChar w:fldCharType="begin"/>
        </w:r>
        <w:r>
          <w:rPr>
            <w:noProof/>
            <w:webHidden/>
          </w:rPr>
          <w:instrText xml:space="preserve"> PAGEREF _Toc456813740 \h </w:instrText>
        </w:r>
        <w:r>
          <w:rPr>
            <w:noProof/>
            <w:webHidden/>
          </w:rPr>
        </w:r>
        <w:r>
          <w:rPr>
            <w:noProof/>
            <w:webHidden/>
          </w:rPr>
          <w:fldChar w:fldCharType="separate"/>
        </w:r>
        <w:r>
          <w:rPr>
            <w:noProof/>
            <w:webHidden/>
          </w:rPr>
          <w:t>97</w:t>
        </w:r>
        <w:r>
          <w:rPr>
            <w:noProof/>
            <w:webHidden/>
          </w:rPr>
          <w:fldChar w:fldCharType="end"/>
        </w:r>
      </w:hyperlink>
    </w:p>
    <w:p w14:paraId="126509AC" w14:textId="26E19444"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41" w:history="1">
        <w:r w:rsidRPr="00A527AC">
          <w:rPr>
            <w:rStyle w:val="Hyperlink"/>
            <w:noProof/>
          </w:rPr>
          <w:t>3.10.24.1</w:t>
        </w:r>
        <w:r>
          <w:rPr>
            <w:rFonts w:asciiTheme="minorHAnsi" w:eastAsiaTheme="minorEastAsia" w:hAnsiTheme="minorHAnsi" w:cstheme="minorBidi"/>
            <w:noProof/>
            <w:sz w:val="22"/>
            <w:szCs w:val="28"/>
            <w:lang w:bidi="th-TH"/>
          </w:rPr>
          <w:tab/>
        </w:r>
        <w:r w:rsidRPr="00A527AC">
          <w:rPr>
            <w:rStyle w:val="Hyperlink"/>
            <w:noProof/>
          </w:rPr>
          <w:t>Change from Editing to Candidate state</w:t>
        </w:r>
        <w:r>
          <w:rPr>
            <w:noProof/>
            <w:webHidden/>
          </w:rPr>
          <w:tab/>
        </w:r>
        <w:r>
          <w:rPr>
            <w:noProof/>
            <w:webHidden/>
          </w:rPr>
          <w:fldChar w:fldCharType="begin"/>
        </w:r>
        <w:r>
          <w:rPr>
            <w:noProof/>
            <w:webHidden/>
          </w:rPr>
          <w:instrText xml:space="preserve"> PAGEREF _Toc456813741 \h </w:instrText>
        </w:r>
        <w:r>
          <w:rPr>
            <w:noProof/>
            <w:webHidden/>
          </w:rPr>
        </w:r>
        <w:r>
          <w:rPr>
            <w:noProof/>
            <w:webHidden/>
          </w:rPr>
          <w:fldChar w:fldCharType="separate"/>
        </w:r>
        <w:r>
          <w:rPr>
            <w:noProof/>
            <w:webHidden/>
          </w:rPr>
          <w:t>97</w:t>
        </w:r>
        <w:r>
          <w:rPr>
            <w:noProof/>
            <w:webHidden/>
          </w:rPr>
          <w:fldChar w:fldCharType="end"/>
        </w:r>
      </w:hyperlink>
    </w:p>
    <w:p w14:paraId="4930C840" w14:textId="1FCC47DF"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42" w:history="1">
        <w:r w:rsidRPr="00A527AC">
          <w:rPr>
            <w:rStyle w:val="Hyperlink"/>
            <w:noProof/>
          </w:rPr>
          <w:t>3.10.24.2</w:t>
        </w:r>
        <w:r>
          <w:rPr>
            <w:rFonts w:asciiTheme="minorHAnsi" w:eastAsiaTheme="minorEastAsia" w:hAnsiTheme="minorHAnsi" w:cstheme="minorBidi"/>
            <w:noProof/>
            <w:sz w:val="22"/>
            <w:szCs w:val="28"/>
            <w:lang w:bidi="th-TH"/>
          </w:rPr>
          <w:tab/>
        </w:r>
        <w:r w:rsidRPr="00A527AC">
          <w:rPr>
            <w:rStyle w:val="Hyperlink"/>
            <w:noProof/>
          </w:rPr>
          <w:t>Change from Candidate to Editing state</w:t>
        </w:r>
        <w:r>
          <w:rPr>
            <w:noProof/>
            <w:webHidden/>
          </w:rPr>
          <w:tab/>
        </w:r>
        <w:r>
          <w:rPr>
            <w:noProof/>
            <w:webHidden/>
          </w:rPr>
          <w:fldChar w:fldCharType="begin"/>
        </w:r>
        <w:r>
          <w:rPr>
            <w:noProof/>
            <w:webHidden/>
          </w:rPr>
          <w:instrText xml:space="preserve"> PAGEREF _Toc456813742 \h </w:instrText>
        </w:r>
        <w:r>
          <w:rPr>
            <w:noProof/>
            <w:webHidden/>
          </w:rPr>
        </w:r>
        <w:r>
          <w:rPr>
            <w:noProof/>
            <w:webHidden/>
          </w:rPr>
          <w:fldChar w:fldCharType="separate"/>
        </w:r>
        <w:r>
          <w:rPr>
            <w:noProof/>
            <w:webHidden/>
          </w:rPr>
          <w:t>97</w:t>
        </w:r>
        <w:r>
          <w:rPr>
            <w:noProof/>
            <w:webHidden/>
          </w:rPr>
          <w:fldChar w:fldCharType="end"/>
        </w:r>
      </w:hyperlink>
    </w:p>
    <w:p w14:paraId="6F7F2500" w14:textId="48C43E9D"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43" w:history="1">
        <w:r w:rsidRPr="00A527AC">
          <w:rPr>
            <w:rStyle w:val="Hyperlink"/>
            <w:noProof/>
          </w:rPr>
          <w:t>3.10.24.3</w:t>
        </w:r>
        <w:r>
          <w:rPr>
            <w:rFonts w:asciiTheme="minorHAnsi" w:eastAsiaTheme="minorEastAsia" w:hAnsiTheme="minorHAnsi" w:cstheme="minorBidi"/>
            <w:noProof/>
            <w:sz w:val="22"/>
            <w:szCs w:val="28"/>
            <w:lang w:bidi="th-TH"/>
          </w:rPr>
          <w:tab/>
        </w:r>
        <w:r w:rsidRPr="00A527AC">
          <w:rPr>
            <w:rStyle w:val="Hyperlink"/>
            <w:noProof/>
          </w:rPr>
          <w:t>Change from Candidate to Published state</w:t>
        </w:r>
        <w:r>
          <w:rPr>
            <w:noProof/>
            <w:webHidden/>
          </w:rPr>
          <w:tab/>
        </w:r>
        <w:r>
          <w:rPr>
            <w:noProof/>
            <w:webHidden/>
          </w:rPr>
          <w:fldChar w:fldCharType="begin"/>
        </w:r>
        <w:r>
          <w:rPr>
            <w:noProof/>
            <w:webHidden/>
          </w:rPr>
          <w:instrText xml:space="preserve"> PAGEREF _Toc456813743 \h </w:instrText>
        </w:r>
        <w:r>
          <w:rPr>
            <w:noProof/>
            <w:webHidden/>
          </w:rPr>
        </w:r>
        <w:r>
          <w:rPr>
            <w:noProof/>
            <w:webHidden/>
          </w:rPr>
          <w:fldChar w:fldCharType="separate"/>
        </w:r>
        <w:r>
          <w:rPr>
            <w:noProof/>
            <w:webHidden/>
          </w:rPr>
          <w:t>97</w:t>
        </w:r>
        <w:r>
          <w:rPr>
            <w:noProof/>
            <w:webHidden/>
          </w:rPr>
          <w:fldChar w:fldCharType="end"/>
        </w:r>
      </w:hyperlink>
    </w:p>
    <w:p w14:paraId="7BBB6476" w14:textId="1F2A2526"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44" w:history="1">
        <w:r w:rsidRPr="00A527AC">
          <w:rPr>
            <w:rStyle w:val="Hyperlink"/>
            <w:noProof/>
          </w:rPr>
          <w:t>3.10.25</w:t>
        </w:r>
        <w:r>
          <w:rPr>
            <w:rFonts w:asciiTheme="minorHAnsi" w:eastAsiaTheme="minorEastAsia" w:hAnsiTheme="minorHAnsi" w:cstheme="minorBidi"/>
            <w:noProof/>
            <w:sz w:val="22"/>
            <w:szCs w:val="28"/>
            <w:lang w:bidi="th-TH"/>
          </w:rPr>
          <w:tab/>
        </w:r>
        <w:r w:rsidRPr="00A527AC">
          <w:rPr>
            <w:rStyle w:val="Hyperlink"/>
            <w:noProof/>
          </w:rPr>
          <w:t>Create a new BCCP</w:t>
        </w:r>
        <w:r>
          <w:rPr>
            <w:noProof/>
            <w:webHidden/>
          </w:rPr>
          <w:tab/>
        </w:r>
        <w:r>
          <w:rPr>
            <w:noProof/>
            <w:webHidden/>
          </w:rPr>
          <w:fldChar w:fldCharType="begin"/>
        </w:r>
        <w:r>
          <w:rPr>
            <w:noProof/>
            <w:webHidden/>
          </w:rPr>
          <w:instrText xml:space="preserve"> PAGEREF _Toc456813744 \h </w:instrText>
        </w:r>
        <w:r>
          <w:rPr>
            <w:noProof/>
            <w:webHidden/>
          </w:rPr>
        </w:r>
        <w:r>
          <w:rPr>
            <w:noProof/>
            <w:webHidden/>
          </w:rPr>
          <w:fldChar w:fldCharType="separate"/>
        </w:r>
        <w:r>
          <w:rPr>
            <w:noProof/>
            <w:webHidden/>
          </w:rPr>
          <w:t>97</w:t>
        </w:r>
        <w:r>
          <w:rPr>
            <w:noProof/>
            <w:webHidden/>
          </w:rPr>
          <w:fldChar w:fldCharType="end"/>
        </w:r>
      </w:hyperlink>
    </w:p>
    <w:p w14:paraId="5F09FF9F" w14:textId="66E25E4E"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45" w:history="1">
        <w:r w:rsidRPr="00A527AC">
          <w:rPr>
            <w:rStyle w:val="Hyperlink"/>
            <w:noProof/>
          </w:rPr>
          <w:t>3.10.25.1</w:t>
        </w:r>
        <w:r>
          <w:rPr>
            <w:rFonts w:asciiTheme="minorHAnsi" w:eastAsiaTheme="minorEastAsia" w:hAnsiTheme="minorHAnsi" w:cstheme="minorBidi"/>
            <w:noProof/>
            <w:sz w:val="22"/>
            <w:szCs w:val="28"/>
            <w:lang w:bidi="th-TH"/>
          </w:rPr>
          <w:tab/>
        </w:r>
        <w:r w:rsidRPr="00A527AC">
          <w:rPr>
            <w:rStyle w:val="Hyperlink"/>
            <w:noProof/>
          </w:rPr>
          <w:t>BCCP current record</w:t>
        </w:r>
        <w:r>
          <w:rPr>
            <w:noProof/>
            <w:webHidden/>
          </w:rPr>
          <w:tab/>
        </w:r>
        <w:r>
          <w:rPr>
            <w:noProof/>
            <w:webHidden/>
          </w:rPr>
          <w:fldChar w:fldCharType="begin"/>
        </w:r>
        <w:r>
          <w:rPr>
            <w:noProof/>
            <w:webHidden/>
          </w:rPr>
          <w:instrText xml:space="preserve"> PAGEREF _Toc456813745 \h </w:instrText>
        </w:r>
        <w:r>
          <w:rPr>
            <w:noProof/>
            <w:webHidden/>
          </w:rPr>
        </w:r>
        <w:r>
          <w:rPr>
            <w:noProof/>
            <w:webHidden/>
          </w:rPr>
          <w:fldChar w:fldCharType="separate"/>
        </w:r>
        <w:r>
          <w:rPr>
            <w:noProof/>
            <w:webHidden/>
          </w:rPr>
          <w:t>97</w:t>
        </w:r>
        <w:r>
          <w:rPr>
            <w:noProof/>
            <w:webHidden/>
          </w:rPr>
          <w:fldChar w:fldCharType="end"/>
        </w:r>
      </w:hyperlink>
    </w:p>
    <w:p w14:paraId="1DA0613D" w14:textId="04F14C22"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46" w:history="1">
        <w:r w:rsidRPr="00A527AC">
          <w:rPr>
            <w:rStyle w:val="Hyperlink"/>
            <w:noProof/>
          </w:rPr>
          <w:t>3.10.25.2</w:t>
        </w:r>
        <w:r>
          <w:rPr>
            <w:rFonts w:asciiTheme="minorHAnsi" w:eastAsiaTheme="minorEastAsia" w:hAnsiTheme="minorHAnsi" w:cstheme="minorBidi"/>
            <w:noProof/>
            <w:sz w:val="22"/>
            <w:szCs w:val="28"/>
            <w:lang w:bidi="th-TH"/>
          </w:rPr>
          <w:tab/>
        </w:r>
        <w:r w:rsidRPr="00A527AC">
          <w:rPr>
            <w:rStyle w:val="Hyperlink"/>
            <w:noProof/>
          </w:rPr>
          <w:t>BCCP history record</w:t>
        </w:r>
        <w:r>
          <w:rPr>
            <w:noProof/>
            <w:webHidden/>
          </w:rPr>
          <w:tab/>
        </w:r>
        <w:r>
          <w:rPr>
            <w:noProof/>
            <w:webHidden/>
          </w:rPr>
          <w:fldChar w:fldCharType="begin"/>
        </w:r>
        <w:r>
          <w:rPr>
            <w:noProof/>
            <w:webHidden/>
          </w:rPr>
          <w:instrText xml:space="preserve"> PAGEREF _Toc456813746 \h </w:instrText>
        </w:r>
        <w:r>
          <w:rPr>
            <w:noProof/>
            <w:webHidden/>
          </w:rPr>
        </w:r>
        <w:r>
          <w:rPr>
            <w:noProof/>
            <w:webHidden/>
          </w:rPr>
          <w:fldChar w:fldCharType="separate"/>
        </w:r>
        <w:r>
          <w:rPr>
            <w:noProof/>
            <w:webHidden/>
          </w:rPr>
          <w:t>98</w:t>
        </w:r>
        <w:r>
          <w:rPr>
            <w:noProof/>
            <w:webHidden/>
          </w:rPr>
          <w:fldChar w:fldCharType="end"/>
        </w:r>
      </w:hyperlink>
    </w:p>
    <w:p w14:paraId="2CBF18E9" w14:textId="3D98C935"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47" w:history="1">
        <w:r w:rsidRPr="00A527AC">
          <w:rPr>
            <w:rStyle w:val="Hyperlink"/>
            <w:noProof/>
          </w:rPr>
          <w:t>3.10.26</w:t>
        </w:r>
        <w:r>
          <w:rPr>
            <w:rFonts w:asciiTheme="minorHAnsi" w:eastAsiaTheme="minorEastAsia" w:hAnsiTheme="minorHAnsi" w:cstheme="minorBidi"/>
            <w:noProof/>
            <w:sz w:val="22"/>
            <w:szCs w:val="28"/>
            <w:lang w:bidi="th-TH"/>
          </w:rPr>
          <w:tab/>
        </w:r>
        <w:r w:rsidRPr="00A527AC">
          <w:rPr>
            <w:rStyle w:val="Hyperlink"/>
            <w:noProof/>
          </w:rPr>
          <w:t>Create a new revision of a BCCP</w:t>
        </w:r>
        <w:r>
          <w:rPr>
            <w:noProof/>
            <w:webHidden/>
          </w:rPr>
          <w:tab/>
        </w:r>
        <w:r>
          <w:rPr>
            <w:noProof/>
            <w:webHidden/>
          </w:rPr>
          <w:fldChar w:fldCharType="begin"/>
        </w:r>
        <w:r>
          <w:rPr>
            <w:noProof/>
            <w:webHidden/>
          </w:rPr>
          <w:instrText xml:space="preserve"> PAGEREF _Toc456813747 \h </w:instrText>
        </w:r>
        <w:r>
          <w:rPr>
            <w:noProof/>
            <w:webHidden/>
          </w:rPr>
        </w:r>
        <w:r>
          <w:rPr>
            <w:noProof/>
            <w:webHidden/>
          </w:rPr>
          <w:fldChar w:fldCharType="separate"/>
        </w:r>
        <w:r>
          <w:rPr>
            <w:noProof/>
            <w:webHidden/>
          </w:rPr>
          <w:t>98</w:t>
        </w:r>
        <w:r>
          <w:rPr>
            <w:noProof/>
            <w:webHidden/>
          </w:rPr>
          <w:fldChar w:fldCharType="end"/>
        </w:r>
      </w:hyperlink>
    </w:p>
    <w:p w14:paraId="3A2B5B84" w14:textId="5DE8D9CC"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48" w:history="1">
        <w:r w:rsidRPr="00A527AC">
          <w:rPr>
            <w:rStyle w:val="Hyperlink"/>
            <w:noProof/>
          </w:rPr>
          <w:t>3.10.27</w:t>
        </w:r>
        <w:r>
          <w:rPr>
            <w:rFonts w:asciiTheme="minorHAnsi" w:eastAsiaTheme="minorEastAsia" w:hAnsiTheme="minorHAnsi" w:cstheme="minorBidi"/>
            <w:noProof/>
            <w:sz w:val="22"/>
            <w:szCs w:val="28"/>
            <w:lang w:bidi="th-TH"/>
          </w:rPr>
          <w:tab/>
        </w:r>
        <w:r w:rsidRPr="00A527AC">
          <w:rPr>
            <w:rStyle w:val="Hyperlink"/>
            <w:noProof/>
          </w:rPr>
          <w:t>Edit a BCCP</w:t>
        </w:r>
        <w:r>
          <w:rPr>
            <w:noProof/>
            <w:webHidden/>
          </w:rPr>
          <w:tab/>
        </w:r>
        <w:r>
          <w:rPr>
            <w:noProof/>
            <w:webHidden/>
          </w:rPr>
          <w:fldChar w:fldCharType="begin"/>
        </w:r>
        <w:r>
          <w:rPr>
            <w:noProof/>
            <w:webHidden/>
          </w:rPr>
          <w:instrText xml:space="preserve"> PAGEREF _Toc456813748 \h </w:instrText>
        </w:r>
        <w:r>
          <w:rPr>
            <w:noProof/>
            <w:webHidden/>
          </w:rPr>
        </w:r>
        <w:r>
          <w:rPr>
            <w:noProof/>
            <w:webHidden/>
          </w:rPr>
          <w:fldChar w:fldCharType="separate"/>
        </w:r>
        <w:r>
          <w:rPr>
            <w:noProof/>
            <w:webHidden/>
          </w:rPr>
          <w:t>98</w:t>
        </w:r>
        <w:r>
          <w:rPr>
            <w:noProof/>
            <w:webHidden/>
          </w:rPr>
          <w:fldChar w:fldCharType="end"/>
        </w:r>
      </w:hyperlink>
    </w:p>
    <w:p w14:paraId="2C62ABA0" w14:textId="20304C50"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49" w:history="1">
        <w:r w:rsidRPr="00A527AC">
          <w:rPr>
            <w:rStyle w:val="Hyperlink"/>
            <w:noProof/>
          </w:rPr>
          <w:t>3.10.28</w:t>
        </w:r>
        <w:r>
          <w:rPr>
            <w:rFonts w:asciiTheme="minorHAnsi" w:eastAsiaTheme="minorEastAsia" w:hAnsiTheme="minorHAnsi" w:cstheme="minorBidi"/>
            <w:noProof/>
            <w:sz w:val="22"/>
            <w:szCs w:val="28"/>
            <w:lang w:bidi="th-TH"/>
          </w:rPr>
          <w:tab/>
        </w:r>
        <w:r w:rsidRPr="00A527AC">
          <w:rPr>
            <w:rStyle w:val="Hyperlink"/>
            <w:noProof/>
          </w:rPr>
          <w:t>Discard a revision of a BCCP</w:t>
        </w:r>
        <w:r>
          <w:rPr>
            <w:noProof/>
            <w:webHidden/>
          </w:rPr>
          <w:tab/>
        </w:r>
        <w:r>
          <w:rPr>
            <w:noProof/>
            <w:webHidden/>
          </w:rPr>
          <w:fldChar w:fldCharType="begin"/>
        </w:r>
        <w:r>
          <w:rPr>
            <w:noProof/>
            <w:webHidden/>
          </w:rPr>
          <w:instrText xml:space="preserve"> PAGEREF _Toc456813749 \h </w:instrText>
        </w:r>
        <w:r>
          <w:rPr>
            <w:noProof/>
            <w:webHidden/>
          </w:rPr>
        </w:r>
        <w:r>
          <w:rPr>
            <w:noProof/>
            <w:webHidden/>
          </w:rPr>
          <w:fldChar w:fldCharType="separate"/>
        </w:r>
        <w:r>
          <w:rPr>
            <w:noProof/>
            <w:webHidden/>
          </w:rPr>
          <w:t>99</w:t>
        </w:r>
        <w:r>
          <w:rPr>
            <w:noProof/>
            <w:webHidden/>
          </w:rPr>
          <w:fldChar w:fldCharType="end"/>
        </w:r>
      </w:hyperlink>
    </w:p>
    <w:p w14:paraId="605ED657" w14:textId="0BA918FB"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50" w:history="1">
        <w:r w:rsidRPr="00A527AC">
          <w:rPr>
            <w:rStyle w:val="Hyperlink"/>
            <w:noProof/>
          </w:rPr>
          <w:t>3.10.29</w:t>
        </w:r>
        <w:r>
          <w:rPr>
            <w:rFonts w:asciiTheme="minorHAnsi" w:eastAsiaTheme="minorEastAsia" w:hAnsiTheme="minorHAnsi" w:cstheme="minorBidi"/>
            <w:noProof/>
            <w:sz w:val="22"/>
            <w:szCs w:val="28"/>
            <w:lang w:bidi="th-TH"/>
          </w:rPr>
          <w:tab/>
        </w:r>
        <w:r w:rsidRPr="00A527AC">
          <w:rPr>
            <w:rStyle w:val="Hyperlink"/>
            <w:noProof/>
          </w:rPr>
          <w:t>Change BCCP state</w:t>
        </w:r>
        <w:r>
          <w:rPr>
            <w:noProof/>
            <w:webHidden/>
          </w:rPr>
          <w:tab/>
        </w:r>
        <w:r>
          <w:rPr>
            <w:noProof/>
            <w:webHidden/>
          </w:rPr>
          <w:fldChar w:fldCharType="begin"/>
        </w:r>
        <w:r>
          <w:rPr>
            <w:noProof/>
            <w:webHidden/>
          </w:rPr>
          <w:instrText xml:space="preserve"> PAGEREF _Toc456813750 \h </w:instrText>
        </w:r>
        <w:r>
          <w:rPr>
            <w:noProof/>
            <w:webHidden/>
          </w:rPr>
        </w:r>
        <w:r>
          <w:rPr>
            <w:noProof/>
            <w:webHidden/>
          </w:rPr>
          <w:fldChar w:fldCharType="separate"/>
        </w:r>
        <w:r>
          <w:rPr>
            <w:noProof/>
            <w:webHidden/>
          </w:rPr>
          <w:t>99</w:t>
        </w:r>
        <w:r>
          <w:rPr>
            <w:noProof/>
            <w:webHidden/>
          </w:rPr>
          <w:fldChar w:fldCharType="end"/>
        </w:r>
      </w:hyperlink>
    </w:p>
    <w:p w14:paraId="3151B0CE" w14:textId="113C3EBA"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1" w:history="1">
        <w:r w:rsidRPr="00A527AC">
          <w:rPr>
            <w:rStyle w:val="Hyperlink"/>
            <w:noProof/>
          </w:rPr>
          <w:t>3.10.29.1</w:t>
        </w:r>
        <w:r>
          <w:rPr>
            <w:rFonts w:asciiTheme="minorHAnsi" w:eastAsiaTheme="minorEastAsia" w:hAnsiTheme="minorHAnsi" w:cstheme="minorBidi"/>
            <w:noProof/>
            <w:sz w:val="22"/>
            <w:szCs w:val="28"/>
            <w:lang w:bidi="th-TH"/>
          </w:rPr>
          <w:tab/>
        </w:r>
        <w:r w:rsidRPr="00A527AC">
          <w:rPr>
            <w:rStyle w:val="Hyperlink"/>
            <w:noProof/>
          </w:rPr>
          <w:t>Change from Editing to Candidate state</w:t>
        </w:r>
        <w:r>
          <w:rPr>
            <w:noProof/>
            <w:webHidden/>
          </w:rPr>
          <w:tab/>
        </w:r>
        <w:r>
          <w:rPr>
            <w:noProof/>
            <w:webHidden/>
          </w:rPr>
          <w:fldChar w:fldCharType="begin"/>
        </w:r>
        <w:r>
          <w:rPr>
            <w:noProof/>
            <w:webHidden/>
          </w:rPr>
          <w:instrText xml:space="preserve"> PAGEREF _Toc456813751 \h </w:instrText>
        </w:r>
        <w:r>
          <w:rPr>
            <w:noProof/>
            <w:webHidden/>
          </w:rPr>
        </w:r>
        <w:r>
          <w:rPr>
            <w:noProof/>
            <w:webHidden/>
          </w:rPr>
          <w:fldChar w:fldCharType="separate"/>
        </w:r>
        <w:r>
          <w:rPr>
            <w:noProof/>
            <w:webHidden/>
          </w:rPr>
          <w:t>99</w:t>
        </w:r>
        <w:r>
          <w:rPr>
            <w:noProof/>
            <w:webHidden/>
          </w:rPr>
          <w:fldChar w:fldCharType="end"/>
        </w:r>
      </w:hyperlink>
    </w:p>
    <w:p w14:paraId="25F8A993" w14:textId="064065E0"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2" w:history="1">
        <w:r w:rsidRPr="00A527AC">
          <w:rPr>
            <w:rStyle w:val="Hyperlink"/>
            <w:noProof/>
          </w:rPr>
          <w:t>3.10.29.2</w:t>
        </w:r>
        <w:r>
          <w:rPr>
            <w:rFonts w:asciiTheme="minorHAnsi" w:eastAsiaTheme="minorEastAsia" w:hAnsiTheme="minorHAnsi" w:cstheme="minorBidi"/>
            <w:noProof/>
            <w:sz w:val="22"/>
            <w:szCs w:val="28"/>
            <w:lang w:bidi="th-TH"/>
          </w:rPr>
          <w:tab/>
        </w:r>
        <w:r w:rsidRPr="00A527AC">
          <w:rPr>
            <w:rStyle w:val="Hyperlink"/>
            <w:noProof/>
          </w:rPr>
          <w:t>Change from Candidate to Editing state</w:t>
        </w:r>
        <w:r>
          <w:rPr>
            <w:noProof/>
            <w:webHidden/>
          </w:rPr>
          <w:tab/>
        </w:r>
        <w:r>
          <w:rPr>
            <w:noProof/>
            <w:webHidden/>
          </w:rPr>
          <w:fldChar w:fldCharType="begin"/>
        </w:r>
        <w:r>
          <w:rPr>
            <w:noProof/>
            <w:webHidden/>
          </w:rPr>
          <w:instrText xml:space="preserve"> PAGEREF _Toc456813752 \h </w:instrText>
        </w:r>
        <w:r>
          <w:rPr>
            <w:noProof/>
            <w:webHidden/>
          </w:rPr>
        </w:r>
        <w:r>
          <w:rPr>
            <w:noProof/>
            <w:webHidden/>
          </w:rPr>
          <w:fldChar w:fldCharType="separate"/>
        </w:r>
        <w:r>
          <w:rPr>
            <w:noProof/>
            <w:webHidden/>
          </w:rPr>
          <w:t>99</w:t>
        </w:r>
        <w:r>
          <w:rPr>
            <w:noProof/>
            <w:webHidden/>
          </w:rPr>
          <w:fldChar w:fldCharType="end"/>
        </w:r>
      </w:hyperlink>
    </w:p>
    <w:p w14:paraId="4F8E44F8" w14:textId="222A1DE2"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3" w:history="1">
        <w:r w:rsidRPr="00A527AC">
          <w:rPr>
            <w:rStyle w:val="Hyperlink"/>
            <w:noProof/>
          </w:rPr>
          <w:t>3.10.29.3</w:t>
        </w:r>
        <w:r>
          <w:rPr>
            <w:rFonts w:asciiTheme="minorHAnsi" w:eastAsiaTheme="minorEastAsia" w:hAnsiTheme="minorHAnsi" w:cstheme="minorBidi"/>
            <w:noProof/>
            <w:sz w:val="22"/>
            <w:szCs w:val="28"/>
            <w:lang w:bidi="th-TH"/>
          </w:rPr>
          <w:tab/>
        </w:r>
        <w:r w:rsidRPr="00A527AC">
          <w:rPr>
            <w:rStyle w:val="Hyperlink"/>
            <w:noProof/>
          </w:rPr>
          <w:t>Change from Candidate to Published state</w:t>
        </w:r>
        <w:r>
          <w:rPr>
            <w:noProof/>
            <w:webHidden/>
          </w:rPr>
          <w:tab/>
        </w:r>
        <w:r>
          <w:rPr>
            <w:noProof/>
            <w:webHidden/>
          </w:rPr>
          <w:fldChar w:fldCharType="begin"/>
        </w:r>
        <w:r>
          <w:rPr>
            <w:noProof/>
            <w:webHidden/>
          </w:rPr>
          <w:instrText xml:space="preserve"> PAGEREF _Toc456813753 \h </w:instrText>
        </w:r>
        <w:r>
          <w:rPr>
            <w:noProof/>
            <w:webHidden/>
          </w:rPr>
        </w:r>
        <w:r>
          <w:rPr>
            <w:noProof/>
            <w:webHidden/>
          </w:rPr>
          <w:fldChar w:fldCharType="separate"/>
        </w:r>
        <w:r>
          <w:rPr>
            <w:noProof/>
            <w:webHidden/>
          </w:rPr>
          <w:t>99</w:t>
        </w:r>
        <w:r>
          <w:rPr>
            <w:noProof/>
            <w:webHidden/>
          </w:rPr>
          <w:fldChar w:fldCharType="end"/>
        </w:r>
      </w:hyperlink>
    </w:p>
    <w:p w14:paraId="1FF8AC65" w14:textId="17288A96"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54" w:history="1">
        <w:r w:rsidRPr="00A527AC">
          <w:rPr>
            <w:rStyle w:val="Hyperlink"/>
            <w:noProof/>
          </w:rPr>
          <w:t>3.10.30</w:t>
        </w:r>
        <w:r>
          <w:rPr>
            <w:rFonts w:asciiTheme="minorHAnsi" w:eastAsiaTheme="minorEastAsia" w:hAnsiTheme="minorHAnsi" w:cstheme="minorBidi"/>
            <w:noProof/>
            <w:sz w:val="22"/>
            <w:szCs w:val="28"/>
            <w:lang w:bidi="th-TH"/>
          </w:rPr>
          <w:tab/>
        </w:r>
        <w:r w:rsidRPr="00A527AC">
          <w:rPr>
            <w:rStyle w:val="Hyperlink"/>
            <w:noProof/>
          </w:rPr>
          <w:t>Review a CC</w:t>
        </w:r>
        <w:r>
          <w:rPr>
            <w:noProof/>
            <w:webHidden/>
          </w:rPr>
          <w:tab/>
        </w:r>
        <w:r>
          <w:rPr>
            <w:noProof/>
            <w:webHidden/>
          </w:rPr>
          <w:fldChar w:fldCharType="begin"/>
        </w:r>
        <w:r>
          <w:rPr>
            <w:noProof/>
            <w:webHidden/>
          </w:rPr>
          <w:instrText xml:space="preserve"> PAGEREF _Toc456813754 \h </w:instrText>
        </w:r>
        <w:r>
          <w:rPr>
            <w:noProof/>
            <w:webHidden/>
          </w:rPr>
        </w:r>
        <w:r>
          <w:rPr>
            <w:noProof/>
            <w:webHidden/>
          </w:rPr>
          <w:fldChar w:fldCharType="separate"/>
        </w:r>
        <w:r>
          <w:rPr>
            <w:noProof/>
            <w:webHidden/>
          </w:rPr>
          <w:t>100</w:t>
        </w:r>
        <w:r>
          <w:rPr>
            <w:noProof/>
            <w:webHidden/>
          </w:rPr>
          <w:fldChar w:fldCharType="end"/>
        </w:r>
      </w:hyperlink>
    </w:p>
    <w:p w14:paraId="21FA716A" w14:textId="3076F777"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55" w:history="1">
        <w:r w:rsidRPr="00A527AC">
          <w:rPr>
            <w:rStyle w:val="Hyperlink"/>
            <w:noProof/>
          </w:rPr>
          <w:t>3.10.31</w:t>
        </w:r>
        <w:r>
          <w:rPr>
            <w:rFonts w:asciiTheme="minorHAnsi" w:eastAsiaTheme="minorEastAsia" w:hAnsiTheme="minorHAnsi" w:cstheme="minorBidi"/>
            <w:noProof/>
            <w:sz w:val="22"/>
            <w:szCs w:val="28"/>
            <w:lang w:bidi="th-TH"/>
          </w:rPr>
          <w:tab/>
        </w:r>
        <w:r w:rsidRPr="00A527AC">
          <w:rPr>
            <w:rStyle w:val="Hyperlink"/>
            <w:noProof/>
          </w:rPr>
          <w:t>Undoing</w:t>
        </w:r>
        <w:r>
          <w:rPr>
            <w:noProof/>
            <w:webHidden/>
          </w:rPr>
          <w:tab/>
        </w:r>
        <w:r>
          <w:rPr>
            <w:noProof/>
            <w:webHidden/>
          </w:rPr>
          <w:fldChar w:fldCharType="begin"/>
        </w:r>
        <w:r>
          <w:rPr>
            <w:noProof/>
            <w:webHidden/>
          </w:rPr>
          <w:instrText xml:space="preserve"> PAGEREF _Toc456813755 \h </w:instrText>
        </w:r>
        <w:r>
          <w:rPr>
            <w:noProof/>
            <w:webHidden/>
          </w:rPr>
        </w:r>
        <w:r>
          <w:rPr>
            <w:noProof/>
            <w:webHidden/>
          </w:rPr>
          <w:fldChar w:fldCharType="separate"/>
        </w:r>
        <w:r>
          <w:rPr>
            <w:noProof/>
            <w:webHidden/>
          </w:rPr>
          <w:t>100</w:t>
        </w:r>
        <w:r>
          <w:rPr>
            <w:noProof/>
            <w:webHidden/>
          </w:rPr>
          <w:fldChar w:fldCharType="end"/>
        </w:r>
      </w:hyperlink>
    </w:p>
    <w:p w14:paraId="1FDDB75E" w14:textId="5445C330"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56" w:history="1">
        <w:r w:rsidRPr="00A527AC">
          <w:rPr>
            <w:rStyle w:val="Hyperlink"/>
            <w:noProof/>
          </w:rPr>
          <w:t>3.10.32</w:t>
        </w:r>
        <w:r>
          <w:rPr>
            <w:rFonts w:asciiTheme="minorHAnsi" w:eastAsiaTheme="minorEastAsia" w:hAnsiTheme="minorHAnsi" w:cstheme="minorBidi"/>
            <w:noProof/>
            <w:sz w:val="22"/>
            <w:szCs w:val="28"/>
            <w:lang w:bidi="th-TH"/>
          </w:rPr>
          <w:tab/>
        </w:r>
        <w:r w:rsidRPr="00A527AC">
          <w:rPr>
            <w:rStyle w:val="Hyperlink"/>
            <w:noProof/>
          </w:rPr>
          <w:t>Event notification</w:t>
        </w:r>
        <w:r>
          <w:rPr>
            <w:noProof/>
            <w:webHidden/>
          </w:rPr>
          <w:tab/>
        </w:r>
        <w:r>
          <w:rPr>
            <w:noProof/>
            <w:webHidden/>
          </w:rPr>
          <w:fldChar w:fldCharType="begin"/>
        </w:r>
        <w:r>
          <w:rPr>
            <w:noProof/>
            <w:webHidden/>
          </w:rPr>
          <w:instrText xml:space="preserve"> PAGEREF _Toc456813756 \h </w:instrText>
        </w:r>
        <w:r>
          <w:rPr>
            <w:noProof/>
            <w:webHidden/>
          </w:rPr>
        </w:r>
        <w:r>
          <w:rPr>
            <w:noProof/>
            <w:webHidden/>
          </w:rPr>
          <w:fldChar w:fldCharType="separate"/>
        </w:r>
        <w:r>
          <w:rPr>
            <w:noProof/>
            <w:webHidden/>
          </w:rPr>
          <w:t>100</w:t>
        </w:r>
        <w:r>
          <w:rPr>
            <w:noProof/>
            <w:webHidden/>
          </w:rPr>
          <w:fldChar w:fldCharType="end"/>
        </w:r>
      </w:hyperlink>
    </w:p>
    <w:p w14:paraId="17D04C0B" w14:textId="0F2DD4BF"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7" w:history="1">
        <w:r w:rsidRPr="00A527AC">
          <w:rPr>
            <w:rStyle w:val="Hyperlink"/>
            <w:noProof/>
          </w:rPr>
          <w:t>3.10.32.1</w:t>
        </w:r>
        <w:r>
          <w:rPr>
            <w:rFonts w:asciiTheme="minorHAnsi" w:eastAsiaTheme="minorEastAsia" w:hAnsiTheme="minorHAnsi" w:cstheme="minorBidi"/>
            <w:noProof/>
            <w:sz w:val="22"/>
            <w:szCs w:val="28"/>
            <w:lang w:bidi="th-TH"/>
          </w:rPr>
          <w:tab/>
        </w:r>
        <w:r w:rsidRPr="00A527AC">
          <w:rPr>
            <w:rStyle w:val="Hyperlink"/>
            <w:noProof/>
          </w:rPr>
          <w:t>System configurable parameters</w:t>
        </w:r>
        <w:r>
          <w:rPr>
            <w:noProof/>
            <w:webHidden/>
          </w:rPr>
          <w:tab/>
        </w:r>
        <w:r>
          <w:rPr>
            <w:noProof/>
            <w:webHidden/>
          </w:rPr>
          <w:fldChar w:fldCharType="begin"/>
        </w:r>
        <w:r>
          <w:rPr>
            <w:noProof/>
            <w:webHidden/>
          </w:rPr>
          <w:instrText xml:space="preserve"> PAGEREF _Toc456813757 \h </w:instrText>
        </w:r>
        <w:r>
          <w:rPr>
            <w:noProof/>
            <w:webHidden/>
          </w:rPr>
        </w:r>
        <w:r>
          <w:rPr>
            <w:noProof/>
            <w:webHidden/>
          </w:rPr>
          <w:fldChar w:fldCharType="separate"/>
        </w:r>
        <w:r>
          <w:rPr>
            <w:noProof/>
            <w:webHidden/>
          </w:rPr>
          <w:t>100</w:t>
        </w:r>
        <w:r>
          <w:rPr>
            <w:noProof/>
            <w:webHidden/>
          </w:rPr>
          <w:fldChar w:fldCharType="end"/>
        </w:r>
      </w:hyperlink>
    </w:p>
    <w:p w14:paraId="2D0212FF" w14:textId="583BF06B"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8" w:history="1">
        <w:r w:rsidRPr="00A527AC">
          <w:rPr>
            <w:rStyle w:val="Hyperlink"/>
            <w:noProof/>
          </w:rPr>
          <w:t>3.10.32.2</w:t>
        </w:r>
        <w:r>
          <w:rPr>
            <w:rFonts w:asciiTheme="minorHAnsi" w:eastAsiaTheme="minorEastAsia" w:hAnsiTheme="minorHAnsi" w:cstheme="minorBidi"/>
            <w:noProof/>
            <w:sz w:val="22"/>
            <w:szCs w:val="28"/>
            <w:lang w:bidi="th-TH"/>
          </w:rPr>
          <w:tab/>
        </w:r>
        <w:r w:rsidRPr="00A527AC">
          <w:rPr>
            <w:rStyle w:val="Hyperlink"/>
            <w:noProof/>
          </w:rPr>
          <w:t>Notification options</w:t>
        </w:r>
        <w:r>
          <w:rPr>
            <w:noProof/>
            <w:webHidden/>
          </w:rPr>
          <w:tab/>
        </w:r>
        <w:r>
          <w:rPr>
            <w:noProof/>
            <w:webHidden/>
          </w:rPr>
          <w:fldChar w:fldCharType="begin"/>
        </w:r>
        <w:r>
          <w:rPr>
            <w:noProof/>
            <w:webHidden/>
          </w:rPr>
          <w:instrText xml:space="preserve"> PAGEREF _Toc456813758 \h </w:instrText>
        </w:r>
        <w:r>
          <w:rPr>
            <w:noProof/>
            <w:webHidden/>
          </w:rPr>
        </w:r>
        <w:r>
          <w:rPr>
            <w:noProof/>
            <w:webHidden/>
          </w:rPr>
          <w:fldChar w:fldCharType="separate"/>
        </w:r>
        <w:r>
          <w:rPr>
            <w:noProof/>
            <w:webHidden/>
          </w:rPr>
          <w:t>100</w:t>
        </w:r>
        <w:r>
          <w:rPr>
            <w:noProof/>
            <w:webHidden/>
          </w:rPr>
          <w:fldChar w:fldCharType="end"/>
        </w:r>
      </w:hyperlink>
    </w:p>
    <w:p w14:paraId="439F81AD" w14:textId="0DB44E67"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9" w:history="1">
        <w:r w:rsidRPr="00A527AC">
          <w:rPr>
            <w:rStyle w:val="Hyperlink"/>
            <w:noProof/>
          </w:rPr>
          <w:t>3.10.32.3</w:t>
        </w:r>
        <w:r>
          <w:rPr>
            <w:rFonts w:asciiTheme="minorHAnsi" w:eastAsiaTheme="minorEastAsia" w:hAnsiTheme="minorHAnsi" w:cstheme="minorBidi"/>
            <w:noProof/>
            <w:sz w:val="22"/>
            <w:szCs w:val="28"/>
            <w:lang w:bidi="th-TH"/>
          </w:rPr>
          <w:tab/>
        </w:r>
        <w:r w:rsidRPr="00A527AC">
          <w:rPr>
            <w:rStyle w:val="Hyperlink"/>
            <w:noProof/>
          </w:rPr>
          <w:t>Event Data Structure</w:t>
        </w:r>
        <w:r>
          <w:rPr>
            <w:noProof/>
            <w:webHidden/>
          </w:rPr>
          <w:tab/>
        </w:r>
        <w:r>
          <w:rPr>
            <w:noProof/>
            <w:webHidden/>
          </w:rPr>
          <w:fldChar w:fldCharType="begin"/>
        </w:r>
        <w:r>
          <w:rPr>
            <w:noProof/>
            <w:webHidden/>
          </w:rPr>
          <w:instrText xml:space="preserve"> PAGEREF _Toc456813759 \h </w:instrText>
        </w:r>
        <w:r>
          <w:rPr>
            <w:noProof/>
            <w:webHidden/>
          </w:rPr>
        </w:r>
        <w:r>
          <w:rPr>
            <w:noProof/>
            <w:webHidden/>
          </w:rPr>
          <w:fldChar w:fldCharType="separate"/>
        </w:r>
        <w:r>
          <w:rPr>
            <w:noProof/>
            <w:webHidden/>
          </w:rPr>
          <w:t>102</w:t>
        </w:r>
        <w:r>
          <w:rPr>
            <w:noProof/>
            <w:webHidden/>
          </w:rPr>
          <w:fldChar w:fldCharType="end"/>
        </w:r>
      </w:hyperlink>
    </w:p>
    <w:p w14:paraId="593E96CC" w14:textId="7E1D8ED6" w:rsidR="00632C6D" w:rsidRDefault="00632C6D">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56813760" w:history="1">
        <w:r w:rsidRPr="00A527AC">
          <w:rPr>
            <w:rStyle w:val="Hyperlink"/>
            <w:noProof/>
          </w:rPr>
          <w:t>3.11</w:t>
        </w:r>
        <w:r>
          <w:rPr>
            <w:rFonts w:asciiTheme="minorHAnsi" w:eastAsiaTheme="minorEastAsia" w:hAnsiTheme="minorHAnsi" w:cstheme="minorBidi"/>
            <w:b w:val="0"/>
            <w:bCs w:val="0"/>
            <w:noProof/>
            <w:szCs w:val="28"/>
            <w:lang w:bidi="th-TH"/>
          </w:rPr>
          <w:tab/>
        </w:r>
        <w:r w:rsidRPr="00A527AC">
          <w:rPr>
            <w:rStyle w:val="Hyperlink"/>
            <w:noProof/>
          </w:rPr>
          <w:t>Generate GUID</w:t>
        </w:r>
        <w:r>
          <w:rPr>
            <w:noProof/>
            <w:webHidden/>
          </w:rPr>
          <w:tab/>
        </w:r>
        <w:r>
          <w:rPr>
            <w:noProof/>
            <w:webHidden/>
          </w:rPr>
          <w:fldChar w:fldCharType="begin"/>
        </w:r>
        <w:r>
          <w:rPr>
            <w:noProof/>
            <w:webHidden/>
          </w:rPr>
          <w:instrText xml:space="preserve"> PAGEREF _Toc456813760 \h </w:instrText>
        </w:r>
        <w:r>
          <w:rPr>
            <w:noProof/>
            <w:webHidden/>
          </w:rPr>
        </w:r>
        <w:r>
          <w:rPr>
            <w:noProof/>
            <w:webHidden/>
          </w:rPr>
          <w:fldChar w:fldCharType="separate"/>
        </w:r>
        <w:r>
          <w:rPr>
            <w:noProof/>
            <w:webHidden/>
          </w:rPr>
          <w:t>102</w:t>
        </w:r>
        <w:r>
          <w:rPr>
            <w:noProof/>
            <w:webHidden/>
          </w:rPr>
          <w:fldChar w:fldCharType="end"/>
        </w:r>
      </w:hyperlink>
    </w:p>
    <w:p w14:paraId="512BFEDA" w14:textId="708B554B" w:rsidR="00632C6D" w:rsidRDefault="00632C6D">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56813761" w:history="1">
        <w:r w:rsidRPr="00A527AC">
          <w:rPr>
            <w:rStyle w:val="Hyperlink"/>
            <w:noProof/>
          </w:rPr>
          <w:t>3.12</w:t>
        </w:r>
        <w:r>
          <w:rPr>
            <w:rFonts w:asciiTheme="minorHAnsi" w:eastAsiaTheme="minorEastAsia" w:hAnsiTheme="minorHAnsi" w:cstheme="minorBidi"/>
            <w:b w:val="0"/>
            <w:bCs w:val="0"/>
            <w:noProof/>
            <w:szCs w:val="28"/>
            <w:lang w:bidi="th-TH"/>
          </w:rPr>
          <w:tab/>
        </w:r>
        <w:r w:rsidRPr="00A527AC">
          <w:rPr>
            <w:rStyle w:val="Hyperlink"/>
            <w:noProof/>
          </w:rPr>
          <w:t>Export an OAGIS Model Schema</w:t>
        </w:r>
        <w:r>
          <w:rPr>
            <w:noProof/>
            <w:webHidden/>
          </w:rPr>
          <w:tab/>
        </w:r>
        <w:r>
          <w:rPr>
            <w:noProof/>
            <w:webHidden/>
          </w:rPr>
          <w:fldChar w:fldCharType="begin"/>
        </w:r>
        <w:r>
          <w:rPr>
            <w:noProof/>
            <w:webHidden/>
          </w:rPr>
          <w:instrText xml:space="preserve"> PAGEREF _Toc456813761 \h </w:instrText>
        </w:r>
        <w:r>
          <w:rPr>
            <w:noProof/>
            <w:webHidden/>
          </w:rPr>
        </w:r>
        <w:r>
          <w:rPr>
            <w:noProof/>
            <w:webHidden/>
          </w:rPr>
          <w:fldChar w:fldCharType="separate"/>
        </w:r>
        <w:r>
          <w:rPr>
            <w:noProof/>
            <w:webHidden/>
          </w:rPr>
          <w:t>102</w:t>
        </w:r>
        <w:r>
          <w:rPr>
            <w:noProof/>
            <w:webHidden/>
          </w:rPr>
          <w:fldChar w:fldCharType="end"/>
        </w:r>
      </w:hyperlink>
    </w:p>
    <w:p w14:paraId="1FDCDCDF" w14:textId="5B966166" w:rsidR="00632C6D" w:rsidRDefault="00632C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62" w:history="1">
        <w:r w:rsidRPr="00A527AC">
          <w:rPr>
            <w:rStyle w:val="Hyperlink"/>
            <w:noProof/>
          </w:rPr>
          <w:t>4.</w:t>
        </w:r>
        <w:r>
          <w:rPr>
            <w:rFonts w:asciiTheme="minorHAnsi" w:eastAsiaTheme="minorEastAsia" w:hAnsiTheme="minorHAnsi" w:cstheme="minorBidi"/>
            <w:b w:val="0"/>
            <w:bCs w:val="0"/>
            <w:i w:val="0"/>
            <w:iCs w:val="0"/>
            <w:noProof/>
            <w:sz w:val="22"/>
            <w:szCs w:val="28"/>
            <w:lang w:bidi="th-TH"/>
          </w:rPr>
          <w:tab/>
        </w:r>
        <w:r w:rsidRPr="00A527AC">
          <w:rPr>
            <w:rStyle w:val="Hyperlink"/>
            <w:noProof/>
          </w:rPr>
          <w:t>Configuration File</w:t>
        </w:r>
        <w:r>
          <w:rPr>
            <w:noProof/>
            <w:webHidden/>
          </w:rPr>
          <w:tab/>
        </w:r>
        <w:r>
          <w:rPr>
            <w:noProof/>
            <w:webHidden/>
          </w:rPr>
          <w:fldChar w:fldCharType="begin"/>
        </w:r>
        <w:r>
          <w:rPr>
            <w:noProof/>
            <w:webHidden/>
          </w:rPr>
          <w:instrText xml:space="preserve"> PAGEREF _Toc456813762 \h </w:instrText>
        </w:r>
        <w:r>
          <w:rPr>
            <w:noProof/>
            <w:webHidden/>
          </w:rPr>
        </w:r>
        <w:r>
          <w:rPr>
            <w:noProof/>
            <w:webHidden/>
          </w:rPr>
          <w:fldChar w:fldCharType="separate"/>
        </w:r>
        <w:r>
          <w:rPr>
            <w:noProof/>
            <w:webHidden/>
          </w:rPr>
          <w:t>103</w:t>
        </w:r>
        <w:r>
          <w:rPr>
            <w:noProof/>
            <w:webHidden/>
          </w:rPr>
          <w:fldChar w:fldCharType="end"/>
        </w:r>
      </w:hyperlink>
    </w:p>
    <w:p w14:paraId="77120B29" w14:textId="0A72E993"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63" w:history="1">
        <w:r w:rsidRPr="00A527AC">
          <w:rPr>
            <w:rStyle w:val="Hyperlink"/>
            <w:noProof/>
          </w:rPr>
          <w:t>4.1</w:t>
        </w:r>
        <w:r>
          <w:rPr>
            <w:rFonts w:asciiTheme="minorHAnsi" w:eastAsiaTheme="minorEastAsia" w:hAnsiTheme="minorHAnsi" w:cstheme="minorBidi"/>
            <w:b w:val="0"/>
            <w:bCs w:val="0"/>
            <w:noProof/>
            <w:szCs w:val="28"/>
            <w:lang w:bidi="th-TH"/>
          </w:rPr>
          <w:tab/>
        </w:r>
        <w:r w:rsidRPr="00A527AC">
          <w:rPr>
            <w:rStyle w:val="Hyperlink"/>
            <w:noProof/>
          </w:rPr>
          <w:t>SQL for Top-level Concept</w:t>
        </w:r>
        <w:r>
          <w:rPr>
            <w:noProof/>
            <w:webHidden/>
          </w:rPr>
          <w:tab/>
        </w:r>
        <w:r>
          <w:rPr>
            <w:noProof/>
            <w:webHidden/>
          </w:rPr>
          <w:fldChar w:fldCharType="begin"/>
        </w:r>
        <w:r>
          <w:rPr>
            <w:noProof/>
            <w:webHidden/>
          </w:rPr>
          <w:instrText xml:space="preserve"> PAGEREF _Toc456813763 \h </w:instrText>
        </w:r>
        <w:r>
          <w:rPr>
            <w:noProof/>
            <w:webHidden/>
          </w:rPr>
        </w:r>
        <w:r>
          <w:rPr>
            <w:noProof/>
            <w:webHidden/>
          </w:rPr>
          <w:fldChar w:fldCharType="separate"/>
        </w:r>
        <w:r>
          <w:rPr>
            <w:noProof/>
            <w:webHidden/>
          </w:rPr>
          <w:t>103</w:t>
        </w:r>
        <w:r>
          <w:rPr>
            <w:noProof/>
            <w:webHidden/>
          </w:rPr>
          <w:fldChar w:fldCharType="end"/>
        </w:r>
      </w:hyperlink>
    </w:p>
    <w:p w14:paraId="0A430DEC" w14:textId="088BF360"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64" w:history="1">
        <w:r w:rsidRPr="00A527AC">
          <w:rPr>
            <w:rStyle w:val="Hyperlink"/>
            <w:noProof/>
          </w:rPr>
          <w:t>4.2</w:t>
        </w:r>
        <w:r>
          <w:rPr>
            <w:rFonts w:asciiTheme="minorHAnsi" w:eastAsiaTheme="minorEastAsia" w:hAnsiTheme="minorHAnsi" w:cstheme="minorBidi"/>
            <w:b w:val="0"/>
            <w:bCs w:val="0"/>
            <w:noProof/>
            <w:szCs w:val="28"/>
            <w:lang w:bidi="th-TH"/>
          </w:rPr>
          <w:tab/>
        </w:r>
        <w:r w:rsidRPr="00A527AC">
          <w:rPr>
            <w:rStyle w:val="Hyperlink"/>
            <w:noProof/>
          </w:rPr>
          <w:t>Expression type mapping display configuration</w:t>
        </w:r>
        <w:r>
          <w:rPr>
            <w:noProof/>
            <w:webHidden/>
          </w:rPr>
          <w:tab/>
        </w:r>
        <w:r>
          <w:rPr>
            <w:noProof/>
            <w:webHidden/>
          </w:rPr>
          <w:fldChar w:fldCharType="begin"/>
        </w:r>
        <w:r>
          <w:rPr>
            <w:noProof/>
            <w:webHidden/>
          </w:rPr>
          <w:instrText xml:space="preserve"> PAGEREF _Toc456813764 \h </w:instrText>
        </w:r>
        <w:r>
          <w:rPr>
            <w:noProof/>
            <w:webHidden/>
          </w:rPr>
        </w:r>
        <w:r>
          <w:rPr>
            <w:noProof/>
            <w:webHidden/>
          </w:rPr>
          <w:fldChar w:fldCharType="separate"/>
        </w:r>
        <w:r>
          <w:rPr>
            <w:noProof/>
            <w:webHidden/>
          </w:rPr>
          <w:t>103</w:t>
        </w:r>
        <w:r>
          <w:rPr>
            <w:noProof/>
            <w:webHidden/>
          </w:rPr>
          <w:fldChar w:fldCharType="end"/>
        </w:r>
      </w:hyperlink>
    </w:p>
    <w:p w14:paraId="4979CB1C" w14:textId="42C53CC1"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65" w:history="1">
        <w:r w:rsidRPr="00A527AC">
          <w:rPr>
            <w:rStyle w:val="Hyperlink"/>
            <w:rFonts w:asciiTheme="minorBidi" w:hAnsiTheme="minorBidi"/>
            <w:noProof/>
          </w:rPr>
          <w:t>4.3</w:t>
        </w:r>
        <w:r>
          <w:rPr>
            <w:rFonts w:asciiTheme="minorHAnsi" w:eastAsiaTheme="minorEastAsia" w:hAnsiTheme="minorHAnsi" w:cstheme="minorBidi"/>
            <w:b w:val="0"/>
            <w:bCs w:val="0"/>
            <w:noProof/>
            <w:szCs w:val="28"/>
            <w:lang w:bidi="th-TH"/>
          </w:rPr>
          <w:tab/>
        </w:r>
        <w:r w:rsidRPr="00A527AC">
          <w:rPr>
            <w:rStyle w:val="Hyperlink"/>
            <w:rFonts w:asciiTheme="minorBidi" w:hAnsiTheme="minorBidi"/>
            <w:noProof/>
          </w:rPr>
          <w:t>UI related variables</w:t>
        </w:r>
        <w:r>
          <w:rPr>
            <w:noProof/>
            <w:webHidden/>
          </w:rPr>
          <w:tab/>
        </w:r>
        <w:r>
          <w:rPr>
            <w:noProof/>
            <w:webHidden/>
          </w:rPr>
          <w:fldChar w:fldCharType="begin"/>
        </w:r>
        <w:r>
          <w:rPr>
            <w:noProof/>
            <w:webHidden/>
          </w:rPr>
          <w:instrText xml:space="preserve"> PAGEREF _Toc456813765 \h </w:instrText>
        </w:r>
        <w:r>
          <w:rPr>
            <w:noProof/>
            <w:webHidden/>
          </w:rPr>
        </w:r>
        <w:r>
          <w:rPr>
            <w:noProof/>
            <w:webHidden/>
          </w:rPr>
          <w:fldChar w:fldCharType="separate"/>
        </w:r>
        <w:r>
          <w:rPr>
            <w:noProof/>
            <w:webHidden/>
          </w:rPr>
          <w:t>103</w:t>
        </w:r>
        <w:r>
          <w:rPr>
            <w:noProof/>
            <w:webHidden/>
          </w:rPr>
          <w:fldChar w:fldCharType="end"/>
        </w:r>
      </w:hyperlink>
    </w:p>
    <w:p w14:paraId="6071C9BC" w14:textId="6422A665" w:rsidR="00632C6D" w:rsidRDefault="00632C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66" w:history="1">
        <w:r w:rsidRPr="00A527AC">
          <w:rPr>
            <w:rStyle w:val="Hyperlink"/>
            <w:noProof/>
          </w:rPr>
          <w:t>5.</w:t>
        </w:r>
        <w:r>
          <w:rPr>
            <w:rFonts w:asciiTheme="minorHAnsi" w:eastAsiaTheme="minorEastAsia" w:hAnsiTheme="minorHAnsi" w:cstheme="minorBidi"/>
            <w:b w:val="0"/>
            <w:bCs w:val="0"/>
            <w:i w:val="0"/>
            <w:iCs w:val="0"/>
            <w:noProof/>
            <w:sz w:val="22"/>
            <w:szCs w:val="28"/>
            <w:lang w:bidi="th-TH"/>
          </w:rPr>
          <w:tab/>
        </w:r>
        <w:r w:rsidRPr="00A527AC">
          <w:rPr>
            <w:rStyle w:val="Hyperlink"/>
            <w:noProof/>
          </w:rPr>
          <w:t>Logical View</w:t>
        </w:r>
        <w:r>
          <w:rPr>
            <w:noProof/>
            <w:webHidden/>
          </w:rPr>
          <w:tab/>
        </w:r>
        <w:r>
          <w:rPr>
            <w:noProof/>
            <w:webHidden/>
          </w:rPr>
          <w:fldChar w:fldCharType="begin"/>
        </w:r>
        <w:r>
          <w:rPr>
            <w:noProof/>
            <w:webHidden/>
          </w:rPr>
          <w:instrText xml:space="preserve"> PAGEREF _Toc456813766 \h </w:instrText>
        </w:r>
        <w:r>
          <w:rPr>
            <w:noProof/>
            <w:webHidden/>
          </w:rPr>
        </w:r>
        <w:r>
          <w:rPr>
            <w:noProof/>
            <w:webHidden/>
          </w:rPr>
          <w:fldChar w:fldCharType="separate"/>
        </w:r>
        <w:r>
          <w:rPr>
            <w:noProof/>
            <w:webHidden/>
          </w:rPr>
          <w:t>105</w:t>
        </w:r>
        <w:r>
          <w:rPr>
            <w:noProof/>
            <w:webHidden/>
          </w:rPr>
          <w:fldChar w:fldCharType="end"/>
        </w:r>
      </w:hyperlink>
    </w:p>
    <w:p w14:paraId="085525F7" w14:textId="76E3A7E1"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67" w:history="1">
        <w:r w:rsidRPr="00A527AC">
          <w:rPr>
            <w:rStyle w:val="Hyperlink"/>
            <w:noProof/>
          </w:rPr>
          <w:t>5.1</w:t>
        </w:r>
        <w:r>
          <w:rPr>
            <w:rFonts w:asciiTheme="minorHAnsi" w:eastAsiaTheme="minorEastAsia" w:hAnsiTheme="minorHAnsi" w:cstheme="minorBidi"/>
            <w:b w:val="0"/>
            <w:bCs w:val="0"/>
            <w:noProof/>
            <w:szCs w:val="28"/>
            <w:lang w:bidi="th-TH"/>
          </w:rPr>
          <w:tab/>
        </w:r>
        <w:r w:rsidRPr="00A527AC">
          <w:rPr>
            <w:rStyle w:val="Hyperlink"/>
            <w:noProof/>
          </w:rPr>
          <w:t>Overview</w:t>
        </w:r>
        <w:r>
          <w:rPr>
            <w:noProof/>
            <w:webHidden/>
          </w:rPr>
          <w:tab/>
        </w:r>
        <w:r>
          <w:rPr>
            <w:noProof/>
            <w:webHidden/>
          </w:rPr>
          <w:fldChar w:fldCharType="begin"/>
        </w:r>
        <w:r>
          <w:rPr>
            <w:noProof/>
            <w:webHidden/>
          </w:rPr>
          <w:instrText xml:space="preserve"> PAGEREF _Toc456813767 \h </w:instrText>
        </w:r>
        <w:r>
          <w:rPr>
            <w:noProof/>
            <w:webHidden/>
          </w:rPr>
        </w:r>
        <w:r>
          <w:rPr>
            <w:noProof/>
            <w:webHidden/>
          </w:rPr>
          <w:fldChar w:fldCharType="separate"/>
        </w:r>
        <w:r>
          <w:rPr>
            <w:noProof/>
            <w:webHidden/>
          </w:rPr>
          <w:t>105</w:t>
        </w:r>
        <w:r>
          <w:rPr>
            <w:noProof/>
            <w:webHidden/>
          </w:rPr>
          <w:fldChar w:fldCharType="end"/>
        </w:r>
      </w:hyperlink>
    </w:p>
    <w:p w14:paraId="459E2117" w14:textId="58C1AF48"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68" w:history="1">
        <w:r w:rsidRPr="00A527AC">
          <w:rPr>
            <w:rStyle w:val="Hyperlink"/>
            <w:noProof/>
          </w:rPr>
          <w:t>5.2</w:t>
        </w:r>
        <w:r>
          <w:rPr>
            <w:rFonts w:asciiTheme="minorHAnsi" w:eastAsiaTheme="minorEastAsia" w:hAnsiTheme="minorHAnsi" w:cstheme="minorBidi"/>
            <w:b w:val="0"/>
            <w:bCs w:val="0"/>
            <w:noProof/>
            <w:szCs w:val="28"/>
            <w:lang w:bidi="th-TH"/>
          </w:rPr>
          <w:tab/>
        </w:r>
        <w:r w:rsidRPr="00A527AC">
          <w:rPr>
            <w:rStyle w:val="Hyperlink"/>
            <w:noProof/>
          </w:rPr>
          <w:t>Design Packages</w:t>
        </w:r>
        <w:r>
          <w:rPr>
            <w:noProof/>
            <w:webHidden/>
          </w:rPr>
          <w:tab/>
        </w:r>
        <w:r>
          <w:rPr>
            <w:noProof/>
            <w:webHidden/>
          </w:rPr>
          <w:fldChar w:fldCharType="begin"/>
        </w:r>
        <w:r>
          <w:rPr>
            <w:noProof/>
            <w:webHidden/>
          </w:rPr>
          <w:instrText xml:space="preserve"> PAGEREF _Toc456813768 \h </w:instrText>
        </w:r>
        <w:r>
          <w:rPr>
            <w:noProof/>
            <w:webHidden/>
          </w:rPr>
        </w:r>
        <w:r>
          <w:rPr>
            <w:noProof/>
            <w:webHidden/>
          </w:rPr>
          <w:fldChar w:fldCharType="separate"/>
        </w:r>
        <w:r>
          <w:rPr>
            <w:noProof/>
            <w:webHidden/>
          </w:rPr>
          <w:t>105</w:t>
        </w:r>
        <w:r>
          <w:rPr>
            <w:noProof/>
            <w:webHidden/>
          </w:rPr>
          <w:fldChar w:fldCharType="end"/>
        </w:r>
      </w:hyperlink>
    </w:p>
    <w:p w14:paraId="5E683736" w14:textId="04223017" w:rsidR="00632C6D" w:rsidRDefault="00632C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69" w:history="1">
        <w:r w:rsidRPr="00A527AC">
          <w:rPr>
            <w:rStyle w:val="Hyperlink"/>
            <w:noProof/>
          </w:rPr>
          <w:t>6.</w:t>
        </w:r>
        <w:r>
          <w:rPr>
            <w:rFonts w:asciiTheme="minorHAnsi" w:eastAsiaTheme="minorEastAsia" w:hAnsiTheme="minorHAnsi" w:cstheme="minorBidi"/>
            <w:b w:val="0"/>
            <w:bCs w:val="0"/>
            <w:i w:val="0"/>
            <w:iCs w:val="0"/>
            <w:noProof/>
            <w:sz w:val="22"/>
            <w:szCs w:val="28"/>
            <w:lang w:bidi="th-TH"/>
          </w:rPr>
          <w:tab/>
        </w:r>
        <w:r w:rsidRPr="00A527AC">
          <w:rPr>
            <w:rStyle w:val="Hyperlink"/>
            <w:noProof/>
          </w:rPr>
          <w:t>Process View</w:t>
        </w:r>
        <w:r>
          <w:rPr>
            <w:noProof/>
            <w:webHidden/>
          </w:rPr>
          <w:tab/>
        </w:r>
        <w:r>
          <w:rPr>
            <w:noProof/>
            <w:webHidden/>
          </w:rPr>
          <w:fldChar w:fldCharType="begin"/>
        </w:r>
        <w:r>
          <w:rPr>
            <w:noProof/>
            <w:webHidden/>
          </w:rPr>
          <w:instrText xml:space="preserve"> PAGEREF _Toc456813769 \h </w:instrText>
        </w:r>
        <w:r>
          <w:rPr>
            <w:noProof/>
            <w:webHidden/>
          </w:rPr>
        </w:r>
        <w:r>
          <w:rPr>
            <w:noProof/>
            <w:webHidden/>
          </w:rPr>
          <w:fldChar w:fldCharType="separate"/>
        </w:r>
        <w:r>
          <w:rPr>
            <w:noProof/>
            <w:webHidden/>
          </w:rPr>
          <w:t>106</w:t>
        </w:r>
        <w:r>
          <w:rPr>
            <w:noProof/>
            <w:webHidden/>
          </w:rPr>
          <w:fldChar w:fldCharType="end"/>
        </w:r>
      </w:hyperlink>
    </w:p>
    <w:p w14:paraId="5F1AF3DF" w14:textId="52D16947" w:rsidR="00632C6D" w:rsidRDefault="00632C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70" w:history="1">
        <w:r w:rsidRPr="00A527AC">
          <w:rPr>
            <w:rStyle w:val="Hyperlink"/>
            <w:noProof/>
          </w:rPr>
          <w:t>7.</w:t>
        </w:r>
        <w:r>
          <w:rPr>
            <w:rFonts w:asciiTheme="minorHAnsi" w:eastAsiaTheme="minorEastAsia" w:hAnsiTheme="minorHAnsi" w:cstheme="minorBidi"/>
            <w:b w:val="0"/>
            <w:bCs w:val="0"/>
            <w:i w:val="0"/>
            <w:iCs w:val="0"/>
            <w:noProof/>
            <w:sz w:val="22"/>
            <w:szCs w:val="28"/>
            <w:lang w:bidi="th-TH"/>
          </w:rPr>
          <w:tab/>
        </w:r>
        <w:r w:rsidRPr="00A527AC">
          <w:rPr>
            <w:rStyle w:val="Hyperlink"/>
            <w:noProof/>
          </w:rPr>
          <w:t>Deployment View</w:t>
        </w:r>
        <w:r>
          <w:rPr>
            <w:noProof/>
            <w:webHidden/>
          </w:rPr>
          <w:tab/>
        </w:r>
        <w:r>
          <w:rPr>
            <w:noProof/>
            <w:webHidden/>
          </w:rPr>
          <w:fldChar w:fldCharType="begin"/>
        </w:r>
        <w:r>
          <w:rPr>
            <w:noProof/>
            <w:webHidden/>
          </w:rPr>
          <w:instrText xml:space="preserve"> PAGEREF _Toc456813770 \h </w:instrText>
        </w:r>
        <w:r>
          <w:rPr>
            <w:noProof/>
            <w:webHidden/>
          </w:rPr>
        </w:r>
        <w:r>
          <w:rPr>
            <w:noProof/>
            <w:webHidden/>
          </w:rPr>
          <w:fldChar w:fldCharType="separate"/>
        </w:r>
        <w:r>
          <w:rPr>
            <w:noProof/>
            <w:webHidden/>
          </w:rPr>
          <w:t>107</w:t>
        </w:r>
        <w:r>
          <w:rPr>
            <w:noProof/>
            <w:webHidden/>
          </w:rPr>
          <w:fldChar w:fldCharType="end"/>
        </w:r>
      </w:hyperlink>
    </w:p>
    <w:p w14:paraId="280AA960" w14:textId="3F49E1BD" w:rsidR="00632C6D" w:rsidRDefault="00632C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71" w:history="1">
        <w:r w:rsidRPr="00A527AC">
          <w:rPr>
            <w:rStyle w:val="Hyperlink"/>
            <w:noProof/>
          </w:rPr>
          <w:t>8.</w:t>
        </w:r>
        <w:r>
          <w:rPr>
            <w:rFonts w:asciiTheme="minorHAnsi" w:eastAsiaTheme="minorEastAsia" w:hAnsiTheme="minorHAnsi" w:cstheme="minorBidi"/>
            <w:b w:val="0"/>
            <w:bCs w:val="0"/>
            <w:i w:val="0"/>
            <w:iCs w:val="0"/>
            <w:noProof/>
            <w:sz w:val="22"/>
            <w:szCs w:val="28"/>
            <w:lang w:bidi="th-TH"/>
          </w:rPr>
          <w:tab/>
        </w:r>
        <w:r w:rsidRPr="00A527AC">
          <w:rPr>
            <w:rStyle w:val="Hyperlink"/>
            <w:noProof/>
          </w:rPr>
          <w:t>Implementation View</w:t>
        </w:r>
        <w:r>
          <w:rPr>
            <w:noProof/>
            <w:webHidden/>
          </w:rPr>
          <w:tab/>
        </w:r>
        <w:r>
          <w:rPr>
            <w:noProof/>
            <w:webHidden/>
          </w:rPr>
          <w:fldChar w:fldCharType="begin"/>
        </w:r>
        <w:r>
          <w:rPr>
            <w:noProof/>
            <w:webHidden/>
          </w:rPr>
          <w:instrText xml:space="preserve"> PAGEREF _Toc456813771 \h </w:instrText>
        </w:r>
        <w:r>
          <w:rPr>
            <w:noProof/>
            <w:webHidden/>
          </w:rPr>
        </w:r>
        <w:r>
          <w:rPr>
            <w:noProof/>
            <w:webHidden/>
          </w:rPr>
          <w:fldChar w:fldCharType="separate"/>
        </w:r>
        <w:r>
          <w:rPr>
            <w:noProof/>
            <w:webHidden/>
          </w:rPr>
          <w:t>108</w:t>
        </w:r>
        <w:r>
          <w:rPr>
            <w:noProof/>
            <w:webHidden/>
          </w:rPr>
          <w:fldChar w:fldCharType="end"/>
        </w:r>
      </w:hyperlink>
    </w:p>
    <w:p w14:paraId="3C1088EA" w14:textId="102C3ADD"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72" w:history="1">
        <w:r w:rsidRPr="00A527AC">
          <w:rPr>
            <w:rStyle w:val="Hyperlink"/>
            <w:noProof/>
          </w:rPr>
          <w:t>8.1</w:t>
        </w:r>
        <w:r>
          <w:rPr>
            <w:rFonts w:asciiTheme="minorHAnsi" w:eastAsiaTheme="minorEastAsia" w:hAnsiTheme="minorHAnsi" w:cstheme="minorBidi"/>
            <w:b w:val="0"/>
            <w:bCs w:val="0"/>
            <w:noProof/>
            <w:szCs w:val="28"/>
            <w:lang w:bidi="th-TH"/>
          </w:rPr>
          <w:tab/>
        </w:r>
        <w:r w:rsidRPr="00A527AC">
          <w:rPr>
            <w:rStyle w:val="Hyperlink"/>
            <w:noProof/>
          </w:rPr>
          <w:t>Overview</w:t>
        </w:r>
        <w:r>
          <w:rPr>
            <w:noProof/>
            <w:webHidden/>
          </w:rPr>
          <w:tab/>
        </w:r>
        <w:r>
          <w:rPr>
            <w:noProof/>
            <w:webHidden/>
          </w:rPr>
          <w:fldChar w:fldCharType="begin"/>
        </w:r>
        <w:r>
          <w:rPr>
            <w:noProof/>
            <w:webHidden/>
          </w:rPr>
          <w:instrText xml:space="preserve"> PAGEREF _Toc456813772 \h </w:instrText>
        </w:r>
        <w:r>
          <w:rPr>
            <w:noProof/>
            <w:webHidden/>
          </w:rPr>
        </w:r>
        <w:r>
          <w:rPr>
            <w:noProof/>
            <w:webHidden/>
          </w:rPr>
          <w:fldChar w:fldCharType="separate"/>
        </w:r>
        <w:r>
          <w:rPr>
            <w:noProof/>
            <w:webHidden/>
          </w:rPr>
          <w:t>108</w:t>
        </w:r>
        <w:r>
          <w:rPr>
            <w:noProof/>
            <w:webHidden/>
          </w:rPr>
          <w:fldChar w:fldCharType="end"/>
        </w:r>
      </w:hyperlink>
    </w:p>
    <w:p w14:paraId="616145F5" w14:textId="018BB5E7"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73" w:history="1">
        <w:r w:rsidRPr="00A527AC">
          <w:rPr>
            <w:rStyle w:val="Hyperlink"/>
            <w:noProof/>
          </w:rPr>
          <w:t>8.2</w:t>
        </w:r>
        <w:r>
          <w:rPr>
            <w:rFonts w:asciiTheme="minorHAnsi" w:eastAsiaTheme="minorEastAsia" w:hAnsiTheme="minorHAnsi" w:cstheme="minorBidi"/>
            <w:b w:val="0"/>
            <w:bCs w:val="0"/>
            <w:noProof/>
            <w:szCs w:val="28"/>
            <w:lang w:bidi="th-TH"/>
          </w:rPr>
          <w:tab/>
        </w:r>
        <w:r w:rsidRPr="00A527AC">
          <w:rPr>
            <w:rStyle w:val="Hyperlink"/>
            <w:noProof/>
          </w:rPr>
          <w:t>Layers</w:t>
        </w:r>
        <w:r>
          <w:rPr>
            <w:noProof/>
            <w:webHidden/>
          </w:rPr>
          <w:tab/>
        </w:r>
        <w:r>
          <w:rPr>
            <w:noProof/>
            <w:webHidden/>
          </w:rPr>
          <w:fldChar w:fldCharType="begin"/>
        </w:r>
        <w:r>
          <w:rPr>
            <w:noProof/>
            <w:webHidden/>
          </w:rPr>
          <w:instrText xml:space="preserve"> PAGEREF _Toc456813773 \h </w:instrText>
        </w:r>
        <w:r>
          <w:rPr>
            <w:noProof/>
            <w:webHidden/>
          </w:rPr>
        </w:r>
        <w:r>
          <w:rPr>
            <w:noProof/>
            <w:webHidden/>
          </w:rPr>
          <w:fldChar w:fldCharType="separate"/>
        </w:r>
        <w:r>
          <w:rPr>
            <w:noProof/>
            <w:webHidden/>
          </w:rPr>
          <w:t>108</w:t>
        </w:r>
        <w:r>
          <w:rPr>
            <w:noProof/>
            <w:webHidden/>
          </w:rPr>
          <w:fldChar w:fldCharType="end"/>
        </w:r>
      </w:hyperlink>
    </w:p>
    <w:p w14:paraId="6BC5B6BF" w14:textId="64927387"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74" w:history="1">
        <w:r w:rsidRPr="00A527AC">
          <w:rPr>
            <w:rStyle w:val="Hyperlink"/>
            <w:noProof/>
          </w:rPr>
          <w:t>8.2.1</w:t>
        </w:r>
        <w:r>
          <w:rPr>
            <w:rFonts w:asciiTheme="minorHAnsi" w:eastAsiaTheme="minorEastAsia" w:hAnsiTheme="minorHAnsi" w:cstheme="minorBidi"/>
            <w:noProof/>
            <w:sz w:val="22"/>
            <w:szCs w:val="28"/>
            <w:lang w:bidi="th-TH"/>
          </w:rPr>
          <w:tab/>
        </w:r>
        <w:r w:rsidRPr="00A527AC">
          <w:rPr>
            <w:rStyle w:val="Hyperlink"/>
            <w:noProof/>
          </w:rPr>
          <w:t>Presentation Layer</w:t>
        </w:r>
        <w:r>
          <w:rPr>
            <w:noProof/>
            <w:webHidden/>
          </w:rPr>
          <w:tab/>
        </w:r>
        <w:r>
          <w:rPr>
            <w:noProof/>
            <w:webHidden/>
          </w:rPr>
          <w:fldChar w:fldCharType="begin"/>
        </w:r>
        <w:r>
          <w:rPr>
            <w:noProof/>
            <w:webHidden/>
          </w:rPr>
          <w:instrText xml:space="preserve"> PAGEREF _Toc456813774 \h </w:instrText>
        </w:r>
        <w:r>
          <w:rPr>
            <w:noProof/>
            <w:webHidden/>
          </w:rPr>
        </w:r>
        <w:r>
          <w:rPr>
            <w:noProof/>
            <w:webHidden/>
          </w:rPr>
          <w:fldChar w:fldCharType="separate"/>
        </w:r>
        <w:r>
          <w:rPr>
            <w:noProof/>
            <w:webHidden/>
          </w:rPr>
          <w:t>108</w:t>
        </w:r>
        <w:r>
          <w:rPr>
            <w:noProof/>
            <w:webHidden/>
          </w:rPr>
          <w:fldChar w:fldCharType="end"/>
        </w:r>
      </w:hyperlink>
    </w:p>
    <w:p w14:paraId="1B00A910" w14:textId="6223A9C0"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75" w:history="1">
        <w:r w:rsidRPr="00A527AC">
          <w:rPr>
            <w:rStyle w:val="Hyperlink"/>
            <w:noProof/>
          </w:rPr>
          <w:t>8.2.2</w:t>
        </w:r>
        <w:r>
          <w:rPr>
            <w:rFonts w:asciiTheme="minorHAnsi" w:eastAsiaTheme="minorEastAsia" w:hAnsiTheme="minorHAnsi" w:cstheme="minorBidi"/>
            <w:noProof/>
            <w:sz w:val="22"/>
            <w:szCs w:val="28"/>
            <w:lang w:bidi="th-TH"/>
          </w:rPr>
          <w:tab/>
        </w:r>
        <w:r w:rsidRPr="00A527AC">
          <w:rPr>
            <w:rStyle w:val="Hyperlink"/>
            <w:noProof/>
          </w:rPr>
          <w:t>Control layer</w:t>
        </w:r>
        <w:r>
          <w:rPr>
            <w:noProof/>
            <w:webHidden/>
          </w:rPr>
          <w:tab/>
        </w:r>
        <w:r>
          <w:rPr>
            <w:noProof/>
            <w:webHidden/>
          </w:rPr>
          <w:fldChar w:fldCharType="begin"/>
        </w:r>
        <w:r>
          <w:rPr>
            <w:noProof/>
            <w:webHidden/>
          </w:rPr>
          <w:instrText xml:space="preserve"> PAGEREF _Toc456813775 \h </w:instrText>
        </w:r>
        <w:r>
          <w:rPr>
            <w:noProof/>
            <w:webHidden/>
          </w:rPr>
        </w:r>
        <w:r>
          <w:rPr>
            <w:noProof/>
            <w:webHidden/>
          </w:rPr>
          <w:fldChar w:fldCharType="separate"/>
        </w:r>
        <w:r>
          <w:rPr>
            <w:noProof/>
            <w:webHidden/>
          </w:rPr>
          <w:t>108</w:t>
        </w:r>
        <w:r>
          <w:rPr>
            <w:noProof/>
            <w:webHidden/>
          </w:rPr>
          <w:fldChar w:fldCharType="end"/>
        </w:r>
      </w:hyperlink>
    </w:p>
    <w:p w14:paraId="03627F0B" w14:textId="6888DC01"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76" w:history="1">
        <w:r w:rsidRPr="00A527AC">
          <w:rPr>
            <w:rStyle w:val="Hyperlink"/>
            <w:noProof/>
          </w:rPr>
          <w:t>8.2.3</w:t>
        </w:r>
        <w:r>
          <w:rPr>
            <w:rFonts w:asciiTheme="minorHAnsi" w:eastAsiaTheme="minorEastAsia" w:hAnsiTheme="minorHAnsi" w:cstheme="minorBidi"/>
            <w:noProof/>
            <w:sz w:val="22"/>
            <w:szCs w:val="28"/>
            <w:lang w:bidi="th-TH"/>
          </w:rPr>
          <w:tab/>
        </w:r>
        <w:r w:rsidRPr="00A527AC">
          <w:rPr>
            <w:rStyle w:val="Hyperlink"/>
            <w:noProof/>
          </w:rPr>
          <w:t>Resource Layer</w:t>
        </w:r>
        <w:r>
          <w:rPr>
            <w:noProof/>
            <w:webHidden/>
          </w:rPr>
          <w:tab/>
        </w:r>
        <w:r>
          <w:rPr>
            <w:noProof/>
            <w:webHidden/>
          </w:rPr>
          <w:fldChar w:fldCharType="begin"/>
        </w:r>
        <w:r>
          <w:rPr>
            <w:noProof/>
            <w:webHidden/>
          </w:rPr>
          <w:instrText xml:space="preserve"> PAGEREF _Toc456813776 \h </w:instrText>
        </w:r>
        <w:r>
          <w:rPr>
            <w:noProof/>
            <w:webHidden/>
          </w:rPr>
        </w:r>
        <w:r>
          <w:rPr>
            <w:noProof/>
            <w:webHidden/>
          </w:rPr>
          <w:fldChar w:fldCharType="separate"/>
        </w:r>
        <w:r>
          <w:rPr>
            <w:noProof/>
            <w:webHidden/>
          </w:rPr>
          <w:t>108</w:t>
        </w:r>
        <w:r>
          <w:rPr>
            <w:noProof/>
            <w:webHidden/>
          </w:rPr>
          <w:fldChar w:fldCharType="end"/>
        </w:r>
      </w:hyperlink>
    </w:p>
    <w:p w14:paraId="74B06D42" w14:textId="5ECE3E04"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77" w:history="1">
        <w:r w:rsidRPr="00A527AC">
          <w:rPr>
            <w:rStyle w:val="Hyperlink"/>
            <w:noProof/>
          </w:rPr>
          <w:t>8.2.4</w:t>
        </w:r>
        <w:r>
          <w:rPr>
            <w:rFonts w:asciiTheme="minorHAnsi" w:eastAsiaTheme="minorEastAsia" w:hAnsiTheme="minorHAnsi" w:cstheme="minorBidi"/>
            <w:noProof/>
            <w:sz w:val="22"/>
            <w:szCs w:val="28"/>
            <w:lang w:bidi="th-TH"/>
          </w:rPr>
          <w:tab/>
        </w:r>
        <w:r w:rsidRPr="00A527AC">
          <w:rPr>
            <w:rStyle w:val="Hyperlink"/>
            <w:noProof/>
          </w:rPr>
          <w:t>Domain Layer</w:t>
        </w:r>
        <w:r>
          <w:rPr>
            <w:noProof/>
            <w:webHidden/>
          </w:rPr>
          <w:tab/>
        </w:r>
        <w:r>
          <w:rPr>
            <w:noProof/>
            <w:webHidden/>
          </w:rPr>
          <w:fldChar w:fldCharType="begin"/>
        </w:r>
        <w:r>
          <w:rPr>
            <w:noProof/>
            <w:webHidden/>
          </w:rPr>
          <w:instrText xml:space="preserve"> PAGEREF _Toc456813777 \h </w:instrText>
        </w:r>
        <w:r>
          <w:rPr>
            <w:noProof/>
            <w:webHidden/>
          </w:rPr>
        </w:r>
        <w:r>
          <w:rPr>
            <w:noProof/>
            <w:webHidden/>
          </w:rPr>
          <w:fldChar w:fldCharType="separate"/>
        </w:r>
        <w:r>
          <w:rPr>
            <w:noProof/>
            <w:webHidden/>
          </w:rPr>
          <w:t>108</w:t>
        </w:r>
        <w:r>
          <w:rPr>
            <w:noProof/>
            <w:webHidden/>
          </w:rPr>
          <w:fldChar w:fldCharType="end"/>
        </w:r>
      </w:hyperlink>
    </w:p>
    <w:p w14:paraId="2F5C79E2" w14:textId="47B3E282"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78" w:history="1">
        <w:r w:rsidRPr="00A527AC">
          <w:rPr>
            <w:rStyle w:val="Hyperlink"/>
            <w:noProof/>
          </w:rPr>
          <w:t>8.2.5</w:t>
        </w:r>
        <w:r>
          <w:rPr>
            <w:rFonts w:asciiTheme="minorHAnsi" w:eastAsiaTheme="minorEastAsia" w:hAnsiTheme="minorHAnsi" w:cstheme="minorBidi"/>
            <w:noProof/>
            <w:sz w:val="22"/>
            <w:szCs w:val="28"/>
            <w:lang w:bidi="th-TH"/>
          </w:rPr>
          <w:tab/>
        </w:r>
        <w:r w:rsidRPr="00A527AC">
          <w:rPr>
            <w:rStyle w:val="Hyperlink"/>
            <w:noProof/>
          </w:rPr>
          <w:t>Common Layer</w:t>
        </w:r>
        <w:r>
          <w:rPr>
            <w:noProof/>
            <w:webHidden/>
          </w:rPr>
          <w:tab/>
        </w:r>
        <w:r>
          <w:rPr>
            <w:noProof/>
            <w:webHidden/>
          </w:rPr>
          <w:fldChar w:fldCharType="begin"/>
        </w:r>
        <w:r>
          <w:rPr>
            <w:noProof/>
            <w:webHidden/>
          </w:rPr>
          <w:instrText xml:space="preserve"> PAGEREF _Toc456813778 \h </w:instrText>
        </w:r>
        <w:r>
          <w:rPr>
            <w:noProof/>
            <w:webHidden/>
          </w:rPr>
        </w:r>
        <w:r>
          <w:rPr>
            <w:noProof/>
            <w:webHidden/>
          </w:rPr>
          <w:fldChar w:fldCharType="separate"/>
        </w:r>
        <w:r>
          <w:rPr>
            <w:noProof/>
            <w:webHidden/>
          </w:rPr>
          <w:t>108</w:t>
        </w:r>
        <w:r>
          <w:rPr>
            <w:noProof/>
            <w:webHidden/>
          </w:rPr>
          <w:fldChar w:fldCharType="end"/>
        </w:r>
      </w:hyperlink>
    </w:p>
    <w:p w14:paraId="09BCA527" w14:textId="67C46233" w:rsidR="00632C6D" w:rsidRDefault="00632C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79" w:history="1">
        <w:r w:rsidRPr="00A527AC">
          <w:rPr>
            <w:rStyle w:val="Hyperlink"/>
            <w:noProof/>
          </w:rPr>
          <w:t>9.</w:t>
        </w:r>
        <w:r>
          <w:rPr>
            <w:rFonts w:asciiTheme="minorHAnsi" w:eastAsiaTheme="minorEastAsia" w:hAnsiTheme="minorHAnsi" w:cstheme="minorBidi"/>
            <w:b w:val="0"/>
            <w:bCs w:val="0"/>
            <w:i w:val="0"/>
            <w:iCs w:val="0"/>
            <w:noProof/>
            <w:sz w:val="22"/>
            <w:szCs w:val="28"/>
            <w:lang w:bidi="th-TH"/>
          </w:rPr>
          <w:tab/>
        </w:r>
        <w:r w:rsidRPr="00A527AC">
          <w:rPr>
            <w:rStyle w:val="Hyperlink"/>
            <w:noProof/>
          </w:rPr>
          <w:t>Data View</w:t>
        </w:r>
        <w:r>
          <w:rPr>
            <w:noProof/>
            <w:webHidden/>
          </w:rPr>
          <w:tab/>
        </w:r>
        <w:r>
          <w:rPr>
            <w:noProof/>
            <w:webHidden/>
          </w:rPr>
          <w:fldChar w:fldCharType="begin"/>
        </w:r>
        <w:r>
          <w:rPr>
            <w:noProof/>
            <w:webHidden/>
          </w:rPr>
          <w:instrText xml:space="preserve"> PAGEREF _Toc456813779 \h </w:instrText>
        </w:r>
        <w:r>
          <w:rPr>
            <w:noProof/>
            <w:webHidden/>
          </w:rPr>
        </w:r>
        <w:r>
          <w:rPr>
            <w:noProof/>
            <w:webHidden/>
          </w:rPr>
          <w:fldChar w:fldCharType="separate"/>
        </w:r>
        <w:r>
          <w:rPr>
            <w:noProof/>
            <w:webHidden/>
          </w:rPr>
          <w:t>109</w:t>
        </w:r>
        <w:r>
          <w:rPr>
            <w:noProof/>
            <w:webHidden/>
          </w:rPr>
          <w:fldChar w:fldCharType="end"/>
        </w:r>
      </w:hyperlink>
    </w:p>
    <w:p w14:paraId="58808C0A" w14:textId="5CF4390A" w:rsidR="00DE28EF" w:rsidRDefault="00EB50BD" w:rsidP="00EB50BD">
      <w:r>
        <w:fldChar w:fldCharType="end"/>
      </w:r>
    </w:p>
    <w:p w14:paraId="56895371" w14:textId="77777777" w:rsidR="00EB50BD" w:rsidRDefault="00FA715D" w:rsidP="00EB50BD">
      <w:pPr>
        <w:pStyle w:val="Heading1"/>
      </w:pPr>
      <w:bookmarkStart w:id="8" w:name="_Toc171390496"/>
      <w:bookmarkStart w:id="9" w:name="_Toc199920128"/>
      <w:bookmarkStart w:id="10" w:name="_Toc199920564"/>
      <w:bookmarkStart w:id="11" w:name="_Toc201395427"/>
      <w:bookmarkStart w:id="12" w:name="_Ref405565339"/>
      <w:bookmarkStart w:id="13" w:name="_Toc456813542"/>
      <w:r>
        <w:lastRenderedPageBreak/>
        <w:t>Introduction</w:t>
      </w:r>
      <w:bookmarkEnd w:id="8"/>
      <w:bookmarkEnd w:id="9"/>
      <w:bookmarkEnd w:id="10"/>
      <w:bookmarkEnd w:id="11"/>
      <w:bookmarkEnd w:id="12"/>
      <w:bookmarkEnd w:id="13"/>
    </w:p>
    <w:p w14:paraId="6D5300E5" w14:textId="77777777" w:rsidR="00EB50BD" w:rsidRDefault="00FA715D" w:rsidP="00EB50BD">
      <w:pPr>
        <w:pStyle w:val="Heading2"/>
      </w:pPr>
      <w:bookmarkStart w:id="14" w:name="OLE_LINK9"/>
      <w:bookmarkStart w:id="15" w:name="OLE_LINK10"/>
      <w:bookmarkStart w:id="16" w:name="_Toc456813543"/>
      <w:r>
        <w:t>Purpose</w:t>
      </w:r>
      <w:bookmarkEnd w:id="16"/>
    </w:p>
    <w:p w14:paraId="24565225" w14:textId="77777777" w:rsidR="006E7676" w:rsidRDefault="006E7676" w:rsidP="00307C69">
      <w:pPr>
        <w:pStyle w:val="figurecaption"/>
        <w:spacing w:before="240"/>
        <w:jc w:val="left"/>
      </w:pPr>
    </w:p>
    <w:p w14:paraId="1E9A2026" w14:textId="77777777" w:rsidR="001313D8" w:rsidRDefault="00FA715D" w:rsidP="00C65A7B">
      <w:pPr>
        <w:pStyle w:val="Heading2"/>
      </w:pPr>
      <w:bookmarkStart w:id="17" w:name="_Toc456813544"/>
      <w:r>
        <w:t>Scope</w:t>
      </w:r>
      <w:bookmarkEnd w:id="17"/>
    </w:p>
    <w:p w14:paraId="19D008F4" w14:textId="77777777" w:rsidR="001313D8" w:rsidRPr="001313D8" w:rsidRDefault="001313D8" w:rsidP="00307C69">
      <w:pPr>
        <w:pStyle w:val="BodyText"/>
        <w:ind w:left="0"/>
      </w:pPr>
    </w:p>
    <w:p w14:paraId="5CF4467D" w14:textId="77777777" w:rsidR="00EF46F5" w:rsidRDefault="00FA715D" w:rsidP="00FA715D">
      <w:pPr>
        <w:pStyle w:val="Heading2"/>
      </w:pPr>
      <w:bookmarkStart w:id="18" w:name="_Toc456813545"/>
      <w:r w:rsidRPr="00FA715D">
        <w:t>Definitions, Acronyms and Abbreviations</w:t>
      </w:r>
      <w:bookmarkEnd w:id="18"/>
    </w:p>
    <w:p w14:paraId="22411F0D" w14:textId="77777777" w:rsidR="00307C69" w:rsidRDefault="00307C69" w:rsidP="00307C69">
      <w:pPr>
        <w:pStyle w:val="BodyText"/>
      </w:pPr>
    </w:p>
    <w:p w14:paraId="3750EFF1" w14:textId="77777777" w:rsidR="00307C69" w:rsidRDefault="00307C69" w:rsidP="00307C69">
      <w:pPr>
        <w:pStyle w:val="Heading2"/>
      </w:pPr>
      <w:bookmarkStart w:id="19" w:name="_Toc456813546"/>
      <w:r>
        <w:t>References</w:t>
      </w:r>
      <w:bookmarkEnd w:id="19"/>
    </w:p>
    <w:p w14:paraId="3711CF90" w14:textId="77777777" w:rsidR="00307C69" w:rsidRPr="00307C69" w:rsidRDefault="00307C69" w:rsidP="00307C69">
      <w:pPr>
        <w:pStyle w:val="BodyText"/>
      </w:pPr>
    </w:p>
    <w:p w14:paraId="41548714" w14:textId="77777777" w:rsidR="00EB50BD" w:rsidRPr="002238E4" w:rsidRDefault="00EB50BD" w:rsidP="002655AE">
      <w:pPr>
        <w:pStyle w:val="BodyText"/>
        <w:ind w:left="0"/>
        <w:jc w:val="center"/>
      </w:pPr>
    </w:p>
    <w:bookmarkEnd w:id="14"/>
    <w:bookmarkEnd w:id="15"/>
    <w:p w14:paraId="62CED3D8" w14:textId="77777777" w:rsidR="00EB50BD" w:rsidRPr="006B6095" w:rsidRDefault="00EB50BD" w:rsidP="00EB50BD">
      <w:pPr>
        <w:pStyle w:val="BodyText"/>
        <w:ind w:left="-90"/>
      </w:pPr>
    </w:p>
    <w:p w14:paraId="33A1ED8C" w14:textId="77777777" w:rsidR="00D941C4" w:rsidRPr="00D941C4" w:rsidRDefault="00D941C4" w:rsidP="00D941C4">
      <w:pPr>
        <w:pStyle w:val="BodyText"/>
        <w:ind w:left="0"/>
        <w:jc w:val="center"/>
      </w:pPr>
      <w:bookmarkStart w:id="20" w:name="_Toc143058783"/>
      <w:bookmarkStart w:id="21" w:name="OLE_LINK7"/>
      <w:bookmarkStart w:id="22" w:name="OLE_LINK8"/>
    </w:p>
    <w:p w14:paraId="6622D2CC" w14:textId="77777777" w:rsidR="00521D18" w:rsidRDefault="00521D18" w:rsidP="00521D18">
      <w:pPr>
        <w:pStyle w:val="BodyText"/>
        <w:ind w:left="0"/>
        <w:jc w:val="center"/>
      </w:pPr>
    </w:p>
    <w:p w14:paraId="60FDCC20" w14:textId="77777777" w:rsidR="00724B0E" w:rsidRPr="00724B0E" w:rsidRDefault="00724B0E" w:rsidP="004E3F7D">
      <w:pPr>
        <w:pStyle w:val="BodyText"/>
      </w:pPr>
    </w:p>
    <w:p w14:paraId="038CD6AC" w14:textId="77777777" w:rsidR="004E3F7D" w:rsidRDefault="00307C69" w:rsidP="00EB50BD">
      <w:pPr>
        <w:pStyle w:val="Heading1"/>
      </w:pPr>
      <w:bookmarkStart w:id="23" w:name="_Toc492766847"/>
      <w:bookmarkStart w:id="24" w:name="_Toc110227484"/>
      <w:bookmarkStart w:id="25" w:name="_Toc196586359"/>
      <w:bookmarkStart w:id="26" w:name="_Toc199920132"/>
      <w:bookmarkStart w:id="27" w:name="_Toc199920568"/>
      <w:bookmarkStart w:id="28" w:name="_Toc201395433"/>
      <w:bookmarkStart w:id="29" w:name="_Toc456813547"/>
      <w:bookmarkEnd w:id="20"/>
      <w:bookmarkEnd w:id="21"/>
      <w:bookmarkEnd w:id="22"/>
      <w:r>
        <w:lastRenderedPageBreak/>
        <w:t>Architectural Goals and Constraints</w:t>
      </w:r>
      <w:bookmarkEnd w:id="23"/>
      <w:bookmarkEnd w:id="24"/>
      <w:bookmarkEnd w:id="29"/>
    </w:p>
    <w:p w14:paraId="4D143F4D" w14:textId="77777777" w:rsidR="00A667AA" w:rsidRDefault="00203202" w:rsidP="00A667AA">
      <w:pPr>
        <w:pStyle w:val="Heading2"/>
      </w:pPr>
      <w:bookmarkStart w:id="30" w:name="_Toc456813548"/>
      <w:r>
        <w:t>Technical Platform</w:t>
      </w:r>
      <w:bookmarkEnd w:id="30"/>
    </w:p>
    <w:p w14:paraId="1CCD5D5E" w14:textId="77777777" w:rsidR="00A667AA" w:rsidRDefault="00203202" w:rsidP="00A667AA">
      <w:r>
        <w:t>AAA</w:t>
      </w:r>
    </w:p>
    <w:p w14:paraId="0D83A450" w14:textId="77777777" w:rsidR="009A76FB" w:rsidRDefault="009A76FB" w:rsidP="00A667AA"/>
    <w:p w14:paraId="0E433747" w14:textId="77777777" w:rsidR="00203202" w:rsidRDefault="00203202" w:rsidP="00203202">
      <w:pPr>
        <w:pStyle w:val="Heading2"/>
      </w:pPr>
      <w:bookmarkStart w:id="31" w:name="_Toc456813549"/>
      <w:r>
        <w:t>Security</w:t>
      </w:r>
      <w:bookmarkEnd w:id="31"/>
    </w:p>
    <w:p w14:paraId="43AC6AB2" w14:textId="77777777" w:rsidR="00203202" w:rsidRDefault="00203202" w:rsidP="00203202">
      <w:pPr>
        <w:pStyle w:val="Heading2"/>
      </w:pPr>
      <w:bookmarkStart w:id="32" w:name="_Toc456813550"/>
      <w:r>
        <w:t>Persistence</w:t>
      </w:r>
      <w:bookmarkEnd w:id="32"/>
    </w:p>
    <w:p w14:paraId="48860894" w14:textId="77777777" w:rsidR="00203202" w:rsidRDefault="00203202" w:rsidP="00203202">
      <w:pPr>
        <w:pStyle w:val="Heading2"/>
      </w:pPr>
      <w:bookmarkStart w:id="33" w:name="_Toc456813551"/>
      <w:r>
        <w:t>Reliability/Availability</w:t>
      </w:r>
      <w:bookmarkEnd w:id="33"/>
    </w:p>
    <w:p w14:paraId="5903EE68" w14:textId="77777777" w:rsidR="00203202" w:rsidRDefault="00527961" w:rsidP="00203202">
      <w:pPr>
        <w:pStyle w:val="Heading2"/>
      </w:pPr>
      <w:bookmarkStart w:id="34" w:name="_Toc456813552"/>
      <w:r>
        <w:t>Performance</w:t>
      </w:r>
      <w:bookmarkEnd w:id="34"/>
    </w:p>
    <w:p w14:paraId="06DDE10E" w14:textId="77777777" w:rsidR="00203202" w:rsidRDefault="00527961" w:rsidP="00203202">
      <w:pPr>
        <w:pStyle w:val="Heading2"/>
      </w:pPr>
      <w:bookmarkStart w:id="35" w:name="_Toc456813553"/>
      <w:r>
        <w:t>Internationalization</w:t>
      </w:r>
      <w:bookmarkEnd w:id="35"/>
    </w:p>
    <w:p w14:paraId="090F7E53" w14:textId="77777777" w:rsidR="00027883" w:rsidRPr="00027883" w:rsidRDefault="00027883" w:rsidP="00027883"/>
    <w:p w14:paraId="326DFE62" w14:textId="77777777" w:rsidR="001D760A" w:rsidRDefault="004E2608" w:rsidP="001D760A">
      <w:pPr>
        <w:pStyle w:val="Heading1"/>
      </w:pPr>
      <w:bookmarkStart w:id="36" w:name="_Toc456813554"/>
      <w:r>
        <w:lastRenderedPageBreak/>
        <w:t>Use-Case</w:t>
      </w:r>
      <w:r w:rsidR="00345EA8">
        <w:t xml:space="preserve"> View</w:t>
      </w:r>
      <w:bookmarkEnd w:id="36"/>
    </w:p>
    <w:p w14:paraId="40C4D356" w14:textId="77777777" w:rsidR="001D760A" w:rsidRDefault="00EF6FC8" w:rsidP="001D760A">
      <w:pPr>
        <w:pStyle w:val="Heading2"/>
      </w:pPr>
      <w:bookmarkStart w:id="37" w:name="_Toc456813555"/>
      <w:r>
        <w:t>Import OAGIS 10 Model into the Database</w:t>
      </w:r>
      <w:bookmarkEnd w:id="37"/>
    </w:p>
    <w:p w14:paraId="59EC6CFF" w14:textId="77777777" w:rsidR="00802CD5" w:rsidRDefault="00E62CCF" w:rsidP="00802CD5">
      <w:r>
        <w:t>Create a default user with user id</w:t>
      </w:r>
      <w:r w:rsidR="00802CD5">
        <w:t xml:space="preserve"> </w:t>
      </w:r>
      <w:r>
        <w:t>“O</w:t>
      </w:r>
      <w:r w:rsidR="00802CD5">
        <w:t>AGIS</w:t>
      </w:r>
      <w:r>
        <w:t>User” with password the same as the user id.</w:t>
      </w:r>
    </w:p>
    <w:p w14:paraId="5E1E5BE9" w14:textId="77777777" w:rsidR="007820AB" w:rsidRDefault="007820AB" w:rsidP="00802CD5"/>
    <w:p w14:paraId="4DB8DB5A" w14:textId="77777777"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14:paraId="47C3E024" w14:textId="77777777" w:rsidR="0099753F" w:rsidRDefault="0099753F" w:rsidP="00802CD5"/>
    <w:p w14:paraId="407A93C1" w14:textId="77777777" w:rsidR="0014329D" w:rsidRDefault="006C6EF3" w:rsidP="0014329D">
      <w:pPr>
        <w:pStyle w:val="Heading3"/>
      </w:pPr>
      <w:bookmarkStart w:id="38" w:name="_Toc456813556"/>
      <w:r>
        <w:t>Import OAGIS</w:t>
      </w:r>
      <w:r w:rsidR="0014329D">
        <w:t xml:space="preserve"> Model into the Database</w:t>
      </w:r>
      <w:bookmarkEnd w:id="38"/>
    </w:p>
    <w:p w14:paraId="39832250" w14:textId="77777777" w:rsidR="006C6EF3" w:rsidRPr="006C6EF3" w:rsidRDefault="006C6EF3" w:rsidP="006C6EF3">
      <w:r>
        <w:t>The logic described in this section applies to OAGIS 10.1. It is anticipated that the logic will apply to any OAGIS 10.x.</w:t>
      </w:r>
    </w:p>
    <w:p w14:paraId="76C830AC" w14:textId="77777777" w:rsidR="00586621" w:rsidRDefault="00586621" w:rsidP="00985C7A">
      <w:pPr>
        <w:pStyle w:val="Heading4"/>
      </w:pPr>
      <w:bookmarkStart w:id="39" w:name="_Toc456813557"/>
      <w:r>
        <w:t>Fix to OAGIS 10.1</w:t>
      </w:r>
      <w:bookmarkEnd w:id="39"/>
    </w:p>
    <w:p w14:paraId="79003FFA" w14:textId="1DB9D49E" w:rsidR="00586621" w:rsidRPr="00586621" w:rsidRDefault="00586621" w:rsidP="00586621">
      <w:r>
        <w:t>There are fixes that needs to be done to OAGIS 10.1 before executing the imports</w:t>
      </w:r>
      <w:r w:rsidR="00956899">
        <w:t>. All fixes have been e</w:t>
      </w:r>
      <w:r w:rsidR="00150F29">
        <w:t>ntered as Issues in the GitHub.</w:t>
      </w:r>
    </w:p>
    <w:p w14:paraId="19A33FA7" w14:textId="77777777" w:rsidR="0014600A" w:rsidRDefault="0014600A" w:rsidP="00985C7A">
      <w:pPr>
        <w:pStyle w:val="Heading4"/>
      </w:pPr>
      <w:bookmarkStart w:id="40" w:name="_Ref442711306"/>
      <w:bookmarkStart w:id="41" w:name="_Toc456813558"/>
      <w:r>
        <w:t>Create an OAGIS user</w:t>
      </w:r>
      <w:bookmarkEnd w:id="40"/>
      <w:bookmarkEnd w:id="41"/>
    </w:p>
    <w:p w14:paraId="26CD9773" w14:textId="77777777" w:rsidR="0014600A" w:rsidRDefault="0014600A" w:rsidP="0014600A">
      <w:r>
        <w:t xml:space="preserve">Create a default OAGIS user. All OAGIS model content will belong to this user. Populate the </w:t>
      </w:r>
      <w:r w:rsidR="006C6EF3" w:rsidRPr="006C6EF3">
        <w:rPr>
          <w:rStyle w:val="CodeChar"/>
        </w:rPr>
        <w:t>app_user</w:t>
      </w:r>
      <w:r>
        <w:t xml:space="preserve"> table as follows.</w:t>
      </w:r>
    </w:p>
    <w:p w14:paraId="3837EFF1" w14:textId="77777777" w:rsidR="0014600A" w:rsidRDefault="006C6EF3" w:rsidP="0014600A">
      <w:r>
        <w:rPr>
          <w:rStyle w:val="CodeChar"/>
        </w:rPr>
        <w:t>app_user_id</w:t>
      </w:r>
      <w:r w:rsidR="0014600A">
        <w:t xml:space="preserve"> = Auto-generate database key.</w:t>
      </w:r>
    </w:p>
    <w:p w14:paraId="54FCD03C" w14:textId="77777777" w:rsidR="0014600A" w:rsidRDefault="006C6EF3" w:rsidP="0014600A">
      <w:r>
        <w:rPr>
          <w:rStyle w:val="CodeChar"/>
        </w:rPr>
        <w:t xml:space="preserve">login_id </w:t>
      </w:r>
      <w:r w:rsidR="0014600A">
        <w:t xml:space="preserve"> = </w:t>
      </w:r>
      <w:r w:rsidR="0014600A" w:rsidRPr="006C6EF3">
        <w:rPr>
          <w:rStyle w:val="CodeChar"/>
        </w:rPr>
        <w:t>“oagis”</w:t>
      </w:r>
    </w:p>
    <w:p w14:paraId="01CD65EB" w14:textId="77777777" w:rsidR="0014600A" w:rsidRDefault="006C6EF3" w:rsidP="0014600A">
      <w:r>
        <w:rPr>
          <w:rStyle w:val="CodeChar"/>
        </w:rPr>
        <w:t>p</w:t>
      </w:r>
      <w:r w:rsidR="0014600A" w:rsidRPr="0014600A">
        <w:rPr>
          <w:rStyle w:val="CodeChar"/>
        </w:rPr>
        <w:t>assword</w:t>
      </w:r>
      <w:r w:rsidR="0014600A">
        <w:t xml:space="preserve"> = </w:t>
      </w:r>
      <w:r w:rsidR="0014600A" w:rsidRPr="006C6EF3">
        <w:rPr>
          <w:rStyle w:val="CodeChar"/>
        </w:rPr>
        <w:t>“oagis”</w:t>
      </w:r>
    </w:p>
    <w:p w14:paraId="3FCB8CDD" w14:textId="77777777" w:rsidR="0014600A" w:rsidRDefault="006C6EF3" w:rsidP="0014600A">
      <w:r>
        <w:rPr>
          <w:rStyle w:val="CodeChar"/>
        </w:rPr>
        <w:t>n</w:t>
      </w:r>
      <w:r w:rsidR="0014600A" w:rsidRPr="0014600A">
        <w:rPr>
          <w:rStyle w:val="CodeChar"/>
        </w:rPr>
        <w:t>ame</w:t>
      </w:r>
      <w:r w:rsidR="0014600A">
        <w:t xml:space="preserve"> = </w:t>
      </w:r>
      <w:r w:rsidR="0014600A" w:rsidRPr="006C6EF3">
        <w:rPr>
          <w:rStyle w:val="CodeChar"/>
        </w:rPr>
        <w:t>“Open Applications Group Developer”</w:t>
      </w:r>
    </w:p>
    <w:p w14:paraId="7EE7BF5E" w14:textId="77777777" w:rsidR="0014600A" w:rsidRDefault="006C6EF3" w:rsidP="0014600A">
      <w:r>
        <w:rPr>
          <w:rStyle w:val="CodeChar"/>
        </w:rPr>
        <w:t>o</w:t>
      </w:r>
      <w:r w:rsidR="0014600A" w:rsidRPr="0014600A">
        <w:rPr>
          <w:rStyle w:val="CodeChar"/>
        </w:rPr>
        <w:t>rganization</w:t>
      </w:r>
      <w:r w:rsidR="0014600A">
        <w:t xml:space="preserve"> = </w:t>
      </w:r>
      <w:r w:rsidR="0014600A" w:rsidRPr="006C6EF3">
        <w:rPr>
          <w:rStyle w:val="CodeChar"/>
        </w:rPr>
        <w:t>“Open Applications Group”</w:t>
      </w:r>
    </w:p>
    <w:p w14:paraId="1BA57C20" w14:textId="77777777" w:rsidR="006C6EF3" w:rsidRPr="0014600A" w:rsidRDefault="006C6EF3" w:rsidP="0014600A">
      <w:r w:rsidRPr="006C6EF3">
        <w:rPr>
          <w:rStyle w:val="CodeChar"/>
        </w:rPr>
        <w:t>oagis_developer_indicator</w:t>
      </w:r>
      <w:r>
        <w:t xml:space="preserve"> = </w:t>
      </w:r>
      <w:r w:rsidRPr="006C6EF3">
        <w:rPr>
          <w:rStyle w:val="CodeChar"/>
        </w:rPr>
        <w:t>true</w:t>
      </w:r>
    </w:p>
    <w:p w14:paraId="36979E95" w14:textId="77777777" w:rsidR="006C6EF3" w:rsidRDefault="006C6EF3" w:rsidP="00985C7A">
      <w:pPr>
        <w:pStyle w:val="Heading4"/>
      </w:pPr>
      <w:bookmarkStart w:id="42" w:name="_Ref442714265"/>
      <w:bookmarkStart w:id="43" w:name="_Toc456813559"/>
      <w:r>
        <w:t>Populate the namespace table</w:t>
      </w:r>
      <w:bookmarkEnd w:id="42"/>
      <w:bookmarkEnd w:id="43"/>
    </w:p>
    <w:p w14:paraId="71AB947D" w14:textId="77777777" w:rsidR="006C6EF3" w:rsidRDefault="006C6EF3" w:rsidP="006C6EF3">
      <w:r>
        <w:t xml:space="preserve">Create a record in the </w:t>
      </w:r>
      <w:r w:rsidRPr="0075380B">
        <w:rPr>
          <w:rStyle w:val="CodeChar"/>
        </w:rPr>
        <w:t>namespace</w:t>
      </w:r>
      <w:r>
        <w:t xml:space="preserve"> table as follows.</w:t>
      </w:r>
    </w:p>
    <w:p w14:paraId="5E6C81DC" w14:textId="77777777" w:rsidR="0075380B" w:rsidRDefault="0075380B" w:rsidP="006C6EF3">
      <w:r w:rsidRPr="0075380B">
        <w:rPr>
          <w:rStyle w:val="CodeChar"/>
        </w:rPr>
        <w:t>namespace_id</w:t>
      </w:r>
      <w:r>
        <w:t xml:space="preserve"> = Auto-generate database key.</w:t>
      </w:r>
    </w:p>
    <w:p w14:paraId="03BEB7E8" w14:textId="77777777" w:rsidR="0075380B" w:rsidRDefault="0075380B" w:rsidP="006C6EF3">
      <w:r w:rsidRPr="0075380B">
        <w:rPr>
          <w:rStyle w:val="CodeChar"/>
        </w:rPr>
        <w:t>uri</w:t>
      </w:r>
      <w:r>
        <w:t xml:space="preserve"> = </w:t>
      </w:r>
      <w:r w:rsidRPr="0075380B">
        <w:rPr>
          <w:rStyle w:val="CodeChar"/>
        </w:rPr>
        <w:t>“</w:t>
      </w:r>
      <w:r w:rsidRPr="0075380B">
        <w:rPr>
          <w:rStyle w:val="CodeChar"/>
          <w:rFonts w:eastAsiaTheme="minorEastAsia"/>
          <w:highlight w:val="white"/>
        </w:rPr>
        <w:t>http://www.openapplications.org/oagis/10</w:t>
      </w:r>
      <w:r w:rsidRPr="0075380B">
        <w:rPr>
          <w:rStyle w:val="CodeChar"/>
          <w:rFonts w:eastAsiaTheme="minorEastAsia"/>
        </w:rPr>
        <w:t>”</w:t>
      </w:r>
    </w:p>
    <w:p w14:paraId="46A1F0BC" w14:textId="77777777" w:rsidR="0075380B" w:rsidRDefault="0075380B" w:rsidP="006C6EF3">
      <w:r w:rsidRPr="0075380B">
        <w:rPr>
          <w:rStyle w:val="CodeChar"/>
        </w:rPr>
        <w:t>prefix</w:t>
      </w:r>
      <w:r>
        <w:t xml:space="preserve"> = </w:t>
      </w:r>
      <w:r w:rsidR="00170303" w:rsidRPr="00170303">
        <w:t>Empty string</w:t>
      </w:r>
    </w:p>
    <w:p w14:paraId="4D9D31A4" w14:textId="77777777" w:rsidR="0075380B" w:rsidRDefault="0075380B" w:rsidP="006C6EF3">
      <w:r w:rsidRPr="0075380B">
        <w:rPr>
          <w:rStyle w:val="CodeChar"/>
        </w:rPr>
        <w:t>description</w:t>
      </w:r>
      <w:r>
        <w:t xml:space="preserve"> = </w:t>
      </w:r>
      <w:r w:rsidR="00170303">
        <w:t>OAGIS release 10 namespace</w:t>
      </w:r>
    </w:p>
    <w:p w14:paraId="22863626" w14:textId="77777777" w:rsidR="0075380B" w:rsidRDefault="0075380B" w:rsidP="006C6EF3">
      <w:r w:rsidRPr="0075380B">
        <w:rPr>
          <w:rStyle w:val="CodeChar"/>
        </w:rPr>
        <w:t>is_std_nmsp</w:t>
      </w:r>
      <w:r>
        <w:t xml:space="preserve"> = </w:t>
      </w:r>
      <w:r w:rsidR="00170303" w:rsidRPr="00170303">
        <w:rPr>
          <w:rStyle w:val="CodeChar"/>
        </w:rPr>
        <w:t>True</w:t>
      </w:r>
    </w:p>
    <w:p w14:paraId="11D813EB" w14:textId="14662ACD" w:rsidR="0075380B" w:rsidRDefault="0075380B" w:rsidP="006C6EF3">
      <w:r w:rsidRPr="0075380B">
        <w:rPr>
          <w:rStyle w:val="CodeChar"/>
        </w:rPr>
        <w:t>owner_user_id</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632C6D">
        <w:t>3.1.1.2</w:t>
      </w:r>
      <w:r w:rsidR="00170303">
        <w:fldChar w:fldCharType="end"/>
      </w:r>
      <w:r w:rsidR="00170303">
        <w:t>.</w:t>
      </w:r>
    </w:p>
    <w:p w14:paraId="2980D61F" w14:textId="32C19892" w:rsidR="0075380B" w:rsidRDefault="0075380B" w:rsidP="006C6EF3">
      <w:r w:rsidRPr="0075380B">
        <w:rPr>
          <w:rStyle w:val="CodeChar"/>
        </w:rPr>
        <w:t>created_by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632C6D">
        <w:t>3.1.1.2</w:t>
      </w:r>
      <w:r w:rsidR="00170303">
        <w:fldChar w:fldCharType="end"/>
      </w:r>
      <w:r w:rsidR="00170303">
        <w:t>.</w:t>
      </w:r>
    </w:p>
    <w:p w14:paraId="4EA31C22" w14:textId="4D9AB3AB" w:rsidR="0075380B" w:rsidRDefault="0075380B" w:rsidP="006C6EF3">
      <w:r w:rsidRPr="0075380B">
        <w:rPr>
          <w:rStyle w:val="CodeChar"/>
        </w:rPr>
        <w:t>last_updated_by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632C6D">
        <w:t>3.1.1.2</w:t>
      </w:r>
      <w:r w:rsidR="00170303">
        <w:fldChar w:fldCharType="end"/>
      </w:r>
      <w:r w:rsidR="00170303">
        <w:t>.</w:t>
      </w:r>
    </w:p>
    <w:p w14:paraId="627B1905" w14:textId="77777777" w:rsidR="0075380B" w:rsidRDefault="0075380B" w:rsidP="006C6EF3">
      <w:r w:rsidRPr="0075380B">
        <w:rPr>
          <w:rStyle w:val="CodeChar"/>
        </w:rPr>
        <w:t>creation_timestamp</w:t>
      </w:r>
      <w:r>
        <w:t xml:space="preserve"> =</w:t>
      </w:r>
      <w:r w:rsidR="00170303">
        <w:t xml:space="preserve"> </w:t>
      </w:r>
      <w:r w:rsidR="00170303" w:rsidRPr="00170303">
        <w:rPr>
          <w:rStyle w:val="CodeChar"/>
        </w:rPr>
        <w:t>2014-06-27T00:00:01-05:00</w:t>
      </w:r>
    </w:p>
    <w:p w14:paraId="277BB866" w14:textId="77777777" w:rsidR="0075380B" w:rsidRPr="006C6EF3" w:rsidRDefault="0075380B" w:rsidP="006C6EF3">
      <w:r w:rsidRPr="0075380B">
        <w:rPr>
          <w:rStyle w:val="CodeChar"/>
        </w:rPr>
        <w:t>last_updated_timestamp</w:t>
      </w:r>
      <w:r>
        <w:t xml:space="preserve"> = </w:t>
      </w:r>
      <w:r w:rsidR="00170303" w:rsidRPr="00170303">
        <w:rPr>
          <w:rStyle w:val="CodeChar"/>
        </w:rPr>
        <w:t>2014-06-27T00:00:01-05:00</w:t>
      </w:r>
    </w:p>
    <w:p w14:paraId="505DE3E4" w14:textId="77777777" w:rsidR="00170303" w:rsidRDefault="00170303" w:rsidP="00985C7A">
      <w:pPr>
        <w:pStyle w:val="Heading4"/>
      </w:pPr>
      <w:bookmarkStart w:id="44" w:name="_Toc456813560"/>
      <w:r>
        <w:t>Populate the release table</w:t>
      </w:r>
      <w:bookmarkEnd w:id="44"/>
    </w:p>
    <w:p w14:paraId="3CFC7C91" w14:textId="77777777" w:rsidR="00170303" w:rsidRDefault="00170303" w:rsidP="00170303">
      <w:r>
        <w:t xml:space="preserve">Create a record in the </w:t>
      </w:r>
      <w:r w:rsidRPr="00170303">
        <w:rPr>
          <w:rStyle w:val="CodeChar"/>
        </w:rPr>
        <w:t>release</w:t>
      </w:r>
      <w:r>
        <w:t xml:space="preserve"> table</w:t>
      </w:r>
      <w:r w:rsidR="00723894">
        <w:t xml:space="preserve"> representing OAGIS release 10.1</w:t>
      </w:r>
      <w:r>
        <w:t xml:space="preserve"> as follows.</w:t>
      </w:r>
    </w:p>
    <w:p w14:paraId="3D439F3E" w14:textId="77777777" w:rsidR="00A55B32" w:rsidRDefault="00A55B32" w:rsidP="00170303">
      <w:r w:rsidRPr="00723894">
        <w:rPr>
          <w:rStyle w:val="CodeChar"/>
        </w:rPr>
        <w:t>release_id</w:t>
      </w:r>
      <w:r>
        <w:t xml:space="preserve"> = </w:t>
      </w:r>
      <w:r w:rsidR="00723894">
        <w:t>Auto-generate database key.</w:t>
      </w:r>
    </w:p>
    <w:p w14:paraId="6640DBD2" w14:textId="77777777" w:rsidR="00A55B32" w:rsidRDefault="00A55B32" w:rsidP="00170303">
      <w:r w:rsidRPr="00723894">
        <w:rPr>
          <w:rStyle w:val="CodeChar"/>
        </w:rPr>
        <w:lastRenderedPageBreak/>
        <w:t>release_num</w:t>
      </w:r>
      <w:r>
        <w:t xml:space="preserve"> = </w:t>
      </w:r>
      <w:r w:rsidR="00723894" w:rsidRPr="00723894">
        <w:rPr>
          <w:rStyle w:val="CodeChar"/>
        </w:rPr>
        <w:t>“10.1”</w:t>
      </w:r>
    </w:p>
    <w:p w14:paraId="613E005F" w14:textId="77777777" w:rsidR="00A55B32" w:rsidRDefault="00A55B32" w:rsidP="00170303">
      <w:r w:rsidRPr="00723894">
        <w:rPr>
          <w:rStyle w:val="CodeChar"/>
        </w:rPr>
        <w:t>release_note</w:t>
      </w:r>
      <w:r>
        <w:t xml:space="preserve"> = </w:t>
      </w:r>
      <w:r w:rsidR="00723894">
        <w:t>Copy the text from ReadMe.txt file.</w:t>
      </w:r>
    </w:p>
    <w:p w14:paraId="22A12ABC" w14:textId="5D2A96E6" w:rsidR="00A55B32" w:rsidRDefault="00A55B32" w:rsidP="00170303">
      <w:r w:rsidRPr="00723894">
        <w:rPr>
          <w:rStyle w:val="CodeChar"/>
        </w:rPr>
        <w:t>namespace_id</w:t>
      </w:r>
      <w:r>
        <w:t xml:space="preserve"> = </w:t>
      </w:r>
      <w:r w:rsidR="00723894">
        <w:t xml:space="preserve">Foreign key to the namespace record created in </w:t>
      </w:r>
      <w:r w:rsidR="00723894">
        <w:fldChar w:fldCharType="begin"/>
      </w:r>
      <w:r w:rsidR="00723894">
        <w:instrText xml:space="preserve"> REF _Ref442714265 \r \h </w:instrText>
      </w:r>
      <w:r w:rsidR="00723894">
        <w:fldChar w:fldCharType="separate"/>
      </w:r>
      <w:r w:rsidR="00632C6D">
        <w:t>3.1.1.3</w:t>
      </w:r>
      <w:r w:rsidR="00723894">
        <w:fldChar w:fldCharType="end"/>
      </w:r>
      <w:r w:rsidR="00723894">
        <w:t>.</w:t>
      </w:r>
    </w:p>
    <w:p w14:paraId="45EBEFFD" w14:textId="34321C08" w:rsidR="00F332FA" w:rsidRDefault="00F332FA" w:rsidP="00F332FA">
      <w:pPr>
        <w:pStyle w:val="Heading4"/>
      </w:pPr>
      <w:r>
        <w:t>Populate the module information</w:t>
      </w:r>
    </w:p>
    <w:p w14:paraId="016A2D36" w14:textId="7978DBFB" w:rsidR="00F332FA" w:rsidRDefault="00F332FA" w:rsidP="00F332FA">
      <w:r>
        <w:t xml:space="preserve">Prune through the Model folder of the OAGIS release to populate the </w:t>
      </w:r>
      <w:r w:rsidRPr="00F332FA">
        <w:rPr>
          <w:rStyle w:val="CodeChar"/>
        </w:rPr>
        <w:t>module</w:t>
      </w:r>
      <w:r>
        <w:t xml:space="preserve"> and </w:t>
      </w:r>
      <w:r w:rsidRPr="00F332FA">
        <w:rPr>
          <w:rStyle w:val="CodeChar"/>
        </w:rPr>
        <w:t>module_dep</w:t>
      </w:r>
      <w:r>
        <w:t xml:space="preserve"> tables with respect to the table descriptions provided below. The </w:t>
      </w:r>
      <w:r w:rsidRPr="00F332FA">
        <w:rPr>
          <w:rStyle w:val="CodeChar"/>
        </w:rPr>
        <w:t>module</w:t>
      </w:r>
      <w:r>
        <w:t xml:space="preserve"> table stores the module information itself, while the </w:t>
      </w:r>
      <w:r w:rsidRPr="00F332FA">
        <w:rPr>
          <w:rStyle w:val="CodeChar"/>
        </w:rPr>
        <w:t>module_dep</w:t>
      </w:r>
      <w:r>
        <w:t xml:space="preserve"> table stores the dependency between modules. </w:t>
      </w:r>
    </w:p>
    <w:p w14:paraId="2C9C2A24" w14:textId="7E096797" w:rsidR="00F332FA" w:rsidRDefault="00F332FA" w:rsidP="00F332FA"/>
    <w:p w14:paraId="49D7F4C1" w14:textId="637A21A0" w:rsidR="00F332FA" w:rsidRDefault="00F332FA" w:rsidP="00433831">
      <w:pPr>
        <w:pStyle w:val="Heading5"/>
      </w:pPr>
      <w:r>
        <w:t xml:space="preserve">The </w:t>
      </w:r>
      <w:r w:rsidRPr="00F332FA">
        <w:rPr>
          <w:rStyle w:val="CodeChar"/>
        </w:rPr>
        <w:t>module</w:t>
      </w:r>
      <w:r>
        <w:t xml:space="preserve"> table</w:t>
      </w:r>
    </w:p>
    <w:p w14:paraId="5F68E80A" w14:textId="24D5E76C" w:rsidR="00F332FA" w:rsidRDefault="00F332FA" w:rsidP="00F332FA">
      <w:r w:rsidRPr="00ED3F9C">
        <w:rPr>
          <w:rStyle w:val="CodeChar"/>
        </w:rPr>
        <w:t>module_id</w:t>
      </w:r>
      <w:r>
        <w:t xml:space="preserve"> = Auto-generated primary key.</w:t>
      </w:r>
    </w:p>
    <w:p w14:paraId="1A76E548" w14:textId="4D0D8916" w:rsidR="00F332FA" w:rsidRDefault="00F332FA" w:rsidP="00F332FA">
      <w:r w:rsidRPr="00036E35">
        <w:rPr>
          <w:rStyle w:val="CodeChar"/>
        </w:rPr>
        <w:t>module</w:t>
      </w:r>
      <w:r>
        <w:t xml:space="preserve"> = This is the path to the module file from the </w:t>
      </w:r>
      <w:r w:rsidRPr="00F332FA">
        <w:rPr>
          <w:rStyle w:val="CodeChar"/>
        </w:rPr>
        <w:t>Model</w:t>
      </w:r>
      <w:r>
        <w:t xml:space="preserve"> folder and the filename without the file extension</w:t>
      </w:r>
      <w:r w:rsidRPr="00F332FA">
        <w:t xml:space="preserve">. The format is Windows file path. The starting directory typically is the root folder of all the release content. For example, for OAGIS 10.1 Model, the root directory is </w:t>
      </w:r>
      <w:r w:rsidRPr="00F332FA">
        <w:rPr>
          <w:rStyle w:val="CodeChar"/>
        </w:rPr>
        <w:t>Model</w:t>
      </w:r>
      <w:r w:rsidRPr="00F332FA">
        <w:t xml:space="preserve">. If the file </w:t>
      </w:r>
      <w:r>
        <w:t>is</w:t>
      </w:r>
      <w:r w:rsidRPr="00F332FA">
        <w:t xml:space="preserve"> directly under the </w:t>
      </w:r>
      <w:r w:rsidRPr="00F332FA">
        <w:rPr>
          <w:rStyle w:val="CodeChar"/>
        </w:rPr>
        <w:t>Model</w:t>
      </w:r>
      <w:r w:rsidRPr="00F332FA">
        <w:t xml:space="preserve"> directory, then this column should be </w:t>
      </w:r>
      <w:r w:rsidRPr="00F332FA">
        <w:rPr>
          <w:rStyle w:val="CodeChar"/>
        </w:rPr>
        <w:t>Model\filename</w:t>
      </w:r>
      <w:r w:rsidRPr="00F332FA">
        <w:t xml:space="preserve"> without the extension. If the file is under, say, </w:t>
      </w:r>
      <w:r w:rsidRPr="00ED3F9C">
        <w:rPr>
          <w:rStyle w:val="CodeChar"/>
        </w:rPr>
        <w:t>Model\Platform\2_1\Common\Components</w:t>
      </w:r>
      <w:r w:rsidRPr="00F332FA">
        <w:t xml:space="preserve"> directory, then the</w:t>
      </w:r>
      <w:r w:rsidR="00ED3F9C">
        <w:t xml:space="preserve"> value of this column shall be </w:t>
      </w:r>
      <w:r w:rsidRPr="00ED3F9C">
        <w:rPr>
          <w:rStyle w:val="CodeChar"/>
        </w:rPr>
        <w:t>Model\Platform\2_1\Common\Components\filenam</w:t>
      </w:r>
      <w:r w:rsidR="00ED3F9C" w:rsidRPr="00ED3F9C">
        <w:rPr>
          <w:rStyle w:val="CodeChar"/>
        </w:rPr>
        <w:t>e</w:t>
      </w:r>
      <w:r w:rsidRPr="00F332FA">
        <w:t xml:space="preserve">. The reason to not including the extension is that the extension maybe dependent on the expression. For XML schema, </w:t>
      </w:r>
      <w:r w:rsidRPr="00ED3F9C">
        <w:rPr>
          <w:rStyle w:val="CodeChar"/>
        </w:rPr>
        <w:t>'.xsd'</w:t>
      </w:r>
      <w:r w:rsidRPr="00F332FA">
        <w:t xml:space="preserve"> maybe added; or for JSON, </w:t>
      </w:r>
      <w:r w:rsidRPr="00ED3F9C">
        <w:rPr>
          <w:rStyle w:val="CodeChar"/>
        </w:rPr>
        <w:t>'.json'</w:t>
      </w:r>
      <w:r w:rsidRPr="00F332FA">
        <w:t xml:space="preserve"> maybe added as the file extension.</w:t>
      </w:r>
    </w:p>
    <w:p w14:paraId="35116D55" w14:textId="6B55C9D9" w:rsidR="00F332FA" w:rsidRDefault="00F332FA" w:rsidP="00F332FA">
      <w:r w:rsidRPr="00ED3F9C">
        <w:rPr>
          <w:rStyle w:val="CodeChar"/>
        </w:rPr>
        <w:t>release_id</w:t>
      </w:r>
      <w:r w:rsidR="00ED3F9C">
        <w:t xml:space="preserve"> = Foreign key to the </w:t>
      </w:r>
      <w:r w:rsidR="00ED3F9C" w:rsidRPr="00ED3F9C">
        <w:rPr>
          <w:rStyle w:val="CodeChar"/>
        </w:rPr>
        <w:t>release</w:t>
      </w:r>
      <w:r w:rsidR="00ED3F9C">
        <w:t xml:space="preserve"> table. This should point to the release 10.1 inserted in the previous section.</w:t>
      </w:r>
    </w:p>
    <w:p w14:paraId="392D5FFF" w14:textId="53FF96F8" w:rsidR="00F332FA" w:rsidRDefault="00F332FA" w:rsidP="00F332FA">
      <w:r w:rsidRPr="00ED3F9C">
        <w:rPr>
          <w:rStyle w:val="CodeChar"/>
        </w:rPr>
        <w:t>namespace_id</w:t>
      </w:r>
      <w:r w:rsidR="00ED3F9C">
        <w:t xml:space="preserve"> = null. This column is not used at this point. It is used in the case the target namespace of the module is different from the namespace in the </w:t>
      </w:r>
      <w:r w:rsidR="00ED3F9C" w:rsidRPr="00ED3F9C">
        <w:rPr>
          <w:rStyle w:val="CodeChar"/>
        </w:rPr>
        <w:t>release</w:t>
      </w:r>
      <w:r w:rsidR="00ED3F9C">
        <w:t xml:space="preserve"> table.</w:t>
      </w:r>
    </w:p>
    <w:p w14:paraId="53C926E2" w14:textId="7BED14D1" w:rsidR="00F332FA" w:rsidRDefault="00F332FA" w:rsidP="00F332FA">
      <w:r w:rsidRPr="00ED3F9C">
        <w:rPr>
          <w:rStyle w:val="CodeChar"/>
        </w:rPr>
        <w:t>version_num</w:t>
      </w:r>
      <w:r w:rsidR="00ED3F9C">
        <w:t xml:space="preserve"> = Some schema module in OAGIS has the </w:t>
      </w:r>
      <w:r w:rsidR="00ED3F9C" w:rsidRPr="00ED3F9C">
        <w:rPr>
          <w:rStyle w:val="CodeChar"/>
        </w:rPr>
        <w:t>xsd:schema/@version</w:t>
      </w:r>
      <w:r w:rsidR="00ED3F9C">
        <w:t xml:space="preserve"> attribute. This column stores such information if presents in the schema module.</w:t>
      </w:r>
    </w:p>
    <w:p w14:paraId="51448472" w14:textId="4C99E041" w:rsidR="00ED3F9C" w:rsidRDefault="00ED3F9C" w:rsidP="00F332FA"/>
    <w:p w14:paraId="463D0B75" w14:textId="1C75D9C5" w:rsidR="00ED3F9C" w:rsidRDefault="00ED3F9C" w:rsidP="00433831">
      <w:pPr>
        <w:pStyle w:val="Heading5"/>
      </w:pPr>
      <w:r>
        <w:t xml:space="preserve">The </w:t>
      </w:r>
      <w:r w:rsidRPr="00ED3F9C">
        <w:rPr>
          <w:rStyle w:val="CodeChar"/>
        </w:rPr>
        <w:t>module_dep</w:t>
      </w:r>
      <w:r>
        <w:t xml:space="preserve"> table</w:t>
      </w:r>
    </w:p>
    <w:p w14:paraId="7030177B" w14:textId="200B4DB8" w:rsidR="00ED3F9C" w:rsidRDefault="00036E35" w:rsidP="00433831">
      <w:pPr>
        <w:pStyle w:val="Code"/>
      </w:pPr>
      <w:r w:rsidRPr="00433831">
        <w:rPr>
          <w:rStyle w:val="CodeChar"/>
        </w:rPr>
        <w:t>module_dep_id</w:t>
      </w:r>
      <w:r>
        <w:t xml:space="preserve"> = Auto-generated primary key.</w:t>
      </w:r>
    </w:p>
    <w:p w14:paraId="078037CC" w14:textId="3068D34D" w:rsidR="00036E35" w:rsidRDefault="00036E35" w:rsidP="00433831">
      <w:pPr>
        <w:pStyle w:val="Code"/>
      </w:pPr>
      <w:r>
        <w:t xml:space="preserve">dependency_type = </w:t>
      </w:r>
      <w:r w:rsidRPr="00036E35">
        <w:t xml:space="preserve">This is a code list. The value tells the expression generator what to do based on this dependency. </w:t>
      </w:r>
      <w:r w:rsidRPr="00036E35">
        <w:rPr>
          <w:rStyle w:val="CodeChar"/>
        </w:rPr>
        <w:t>0 = xsd:include</w:t>
      </w:r>
      <w:r w:rsidRPr="00036E35">
        <w:t xml:space="preserve">, </w:t>
      </w:r>
      <w:r w:rsidRPr="00036E35">
        <w:rPr>
          <w:rStyle w:val="CodeChar"/>
        </w:rPr>
        <w:t>1 = xsd:import</w:t>
      </w:r>
      <w:r w:rsidRPr="00036E35">
        <w:t>. There could be other values supporting other expressions/syntaxes.</w:t>
      </w:r>
    </w:p>
    <w:p w14:paraId="61D31797" w14:textId="20F8D751" w:rsidR="00036E35" w:rsidRDefault="00036E35" w:rsidP="00F332FA">
      <w:r w:rsidRPr="00433831">
        <w:rPr>
          <w:rStyle w:val="CodeChar"/>
        </w:rPr>
        <w:t>depending_module_id</w:t>
      </w:r>
      <w:r>
        <w:t xml:space="preserve"> =</w:t>
      </w:r>
      <w:r w:rsidR="00433831">
        <w:t xml:space="preserve"> </w:t>
      </w:r>
      <w:r>
        <w:t xml:space="preserve">This points to the </w:t>
      </w:r>
      <w:r w:rsidRPr="00433831">
        <w:rPr>
          <w:rStyle w:val="CodeChar"/>
        </w:rPr>
        <w:t>module</w:t>
      </w:r>
      <w:r>
        <w:t xml:space="preserve"> record representing the schema that contains the </w:t>
      </w:r>
      <w:r w:rsidR="00433831" w:rsidRPr="00433831">
        <w:rPr>
          <w:rStyle w:val="CodeChar"/>
        </w:rPr>
        <w:t>xsd:include</w:t>
      </w:r>
      <w:r w:rsidR="00433831">
        <w:t xml:space="preserve"> or </w:t>
      </w:r>
      <w:r w:rsidR="00433831" w:rsidRPr="00433831">
        <w:rPr>
          <w:rStyle w:val="CodeChar"/>
        </w:rPr>
        <w:t>xsd:import</w:t>
      </w:r>
      <w:r w:rsidR="00433831">
        <w:t>.</w:t>
      </w:r>
    </w:p>
    <w:p w14:paraId="7DBC1AD0" w14:textId="61B3EF8A" w:rsidR="00036E35" w:rsidRPr="00F332FA" w:rsidRDefault="00036E35" w:rsidP="00F332FA">
      <w:r w:rsidRPr="00433831">
        <w:rPr>
          <w:rStyle w:val="CodeChar"/>
        </w:rPr>
        <w:t>depended_module_id</w:t>
      </w:r>
      <w:r>
        <w:t xml:space="preserve"> = </w:t>
      </w:r>
      <w:r w:rsidR="00433831">
        <w:t xml:space="preserve">This points to the module record referred to the </w:t>
      </w:r>
      <w:r w:rsidR="00433831" w:rsidRPr="00433831">
        <w:rPr>
          <w:rStyle w:val="CodeChar"/>
        </w:rPr>
        <w:t>xsd:include</w:t>
      </w:r>
      <w:r w:rsidR="00433831">
        <w:t xml:space="preserve"> or </w:t>
      </w:r>
      <w:r w:rsidR="00433831" w:rsidRPr="00433831">
        <w:rPr>
          <w:rStyle w:val="CodeChar"/>
        </w:rPr>
        <w:t>xsd:import</w:t>
      </w:r>
      <w:r w:rsidR="00433831">
        <w:t xml:space="preserve"> statement.</w:t>
      </w:r>
    </w:p>
    <w:p w14:paraId="3296C635" w14:textId="1B8A62F1" w:rsidR="003D31C5" w:rsidRDefault="002D379E" w:rsidP="003D31C5">
      <w:pPr>
        <w:pStyle w:val="Heading4"/>
      </w:pPr>
      <w:bookmarkStart w:id="45" w:name="_Toc456813561"/>
      <w:r>
        <w:t>Schemas not considered for import and i</w:t>
      </w:r>
      <w:r w:rsidR="003D31C5">
        <w:t xml:space="preserve">mport </w:t>
      </w:r>
      <w:r>
        <w:t xml:space="preserve">them </w:t>
      </w:r>
      <w:r w:rsidR="003D31C5">
        <w:t>as blobs</w:t>
      </w:r>
      <w:bookmarkEnd w:id="45"/>
    </w:p>
    <w:p w14:paraId="5D3EB14D" w14:textId="77777777" w:rsidR="003D31C5" w:rsidRPr="00730231" w:rsidRDefault="003D31C5" w:rsidP="003D31C5">
      <w:pPr>
        <w:overflowPunct/>
        <w:autoSpaceDE/>
        <w:autoSpaceDN/>
        <w:adjustRightInd/>
        <w:textAlignment w:val="auto"/>
        <w:rPr>
          <w:rFonts w:ascii="Arial" w:hAnsi="Arial" w:cs="Arial"/>
          <w:color w:val="000000"/>
          <w:sz w:val="18"/>
          <w:szCs w:val="18"/>
          <w:lang w:bidi="th-TH"/>
        </w:rPr>
      </w:pPr>
    </w:p>
    <w:p w14:paraId="4924B857" w14:textId="657472FD" w:rsidR="003D31C5" w:rsidRDefault="003D31C5" w:rsidP="003D31C5">
      <w:r>
        <w:t>Schema files that are imported as blobs include:</w:t>
      </w:r>
    </w:p>
    <w:p w14:paraId="20C0D034" w14:textId="77777777" w:rsidR="003D31C5" w:rsidRDefault="003D31C5" w:rsidP="003D31C5">
      <w:pPr>
        <w:pStyle w:val="ListParagraph"/>
        <w:numPr>
          <w:ilvl w:val="0"/>
          <w:numId w:val="6"/>
        </w:numPr>
      </w:pPr>
      <w:r>
        <w:t>All files in the folder Model\Platform\2_1\Common\DataTypes</w:t>
      </w:r>
    </w:p>
    <w:p w14:paraId="20001244" w14:textId="77777777" w:rsidR="003D31C5" w:rsidRDefault="003D31C5" w:rsidP="003D31C5">
      <w:pPr>
        <w:pStyle w:val="ListParagraph"/>
        <w:numPr>
          <w:ilvl w:val="0"/>
          <w:numId w:val="6"/>
        </w:numPr>
      </w:pPr>
      <w:r>
        <w:t>All files in the folder Model\Platform\2_1\Common\ISO20022</w:t>
      </w:r>
    </w:p>
    <w:p w14:paraId="3DC97719" w14:textId="3690B754" w:rsidR="003D31C5" w:rsidRDefault="003D31C5" w:rsidP="003D31C5">
      <w:pPr>
        <w:pStyle w:val="ListParagraph"/>
        <w:numPr>
          <w:ilvl w:val="0"/>
          <w:numId w:val="6"/>
        </w:numPr>
      </w:pPr>
      <w:r>
        <w:t>Model\Platform\2_1\OAGi-Platform.xsd</w:t>
      </w:r>
    </w:p>
    <w:p w14:paraId="68D5E702" w14:textId="155850AE" w:rsidR="003D31C5" w:rsidRDefault="003D31C5" w:rsidP="003D31C5">
      <w:pPr>
        <w:pStyle w:val="ListParagraph"/>
        <w:numPr>
          <w:ilvl w:val="0"/>
          <w:numId w:val="6"/>
        </w:numPr>
      </w:pPr>
      <w:r>
        <w:t>Files whose names ending with ‘IST’ in the Model\BODs and Model\Nouns folders</w:t>
      </w:r>
    </w:p>
    <w:p w14:paraId="06207469" w14:textId="629BADC7" w:rsidR="003D31C5" w:rsidRDefault="003D31C5" w:rsidP="00170303">
      <w:bookmarkStart w:id="46" w:name="_GoBack"/>
      <w:bookmarkEnd w:id="46"/>
    </w:p>
    <w:p w14:paraId="4922D63D" w14:textId="4B80628D" w:rsidR="00031B35" w:rsidRDefault="00031B35" w:rsidP="00170303">
      <w:r>
        <w:lastRenderedPageBreak/>
        <w:t xml:space="preserve">These files shall be imported into the </w:t>
      </w:r>
      <w:r w:rsidRPr="00031B35">
        <w:rPr>
          <w:rStyle w:val="CodeChar"/>
        </w:rPr>
        <w:t>blob_content</w:t>
      </w:r>
      <w:r>
        <w:t xml:space="preserve"> table. The </w:t>
      </w:r>
      <w:r w:rsidRPr="00031B35">
        <w:rPr>
          <w:rStyle w:val="CodeChar"/>
        </w:rPr>
        <w:t>release_id</w:t>
      </w:r>
      <w:r>
        <w:t xml:space="preserve"> column shall be populated with a foreign key pointing to an appropriate record in the </w:t>
      </w:r>
      <w:r w:rsidRPr="00031B35">
        <w:rPr>
          <w:rStyle w:val="CodeChar"/>
        </w:rPr>
        <w:t>release</w:t>
      </w:r>
      <w:r>
        <w:t xml:space="preserve"> table. The </w:t>
      </w:r>
      <w:r w:rsidRPr="00031B35">
        <w:rPr>
          <w:rStyle w:val="CodeChar"/>
        </w:rPr>
        <w:t>module</w:t>
      </w:r>
      <w:r>
        <w:t xml:space="preserve"> column shall be the directory path of the file starting from the </w:t>
      </w:r>
      <w:r w:rsidRPr="00031B35">
        <w:rPr>
          <w:rStyle w:val="CodeChar"/>
        </w:rPr>
        <w:t>Model</w:t>
      </w:r>
      <w:r>
        <w:t xml:space="preserve"> folder; no file extension is needed in the value.</w:t>
      </w:r>
    </w:p>
    <w:p w14:paraId="0210B4F4" w14:textId="77777777" w:rsidR="00031B35" w:rsidRDefault="00031B35" w:rsidP="00170303"/>
    <w:p w14:paraId="09669146" w14:textId="5881AE83" w:rsidR="003D31C5" w:rsidRDefault="003D31C5" w:rsidP="00170303">
      <w:r w:rsidRPr="00031B35">
        <w:rPr>
          <w:rStyle w:val="CodeChar"/>
        </w:rPr>
        <w:t>Model\Platform\2_1\OAGi-Platform.xsd</w:t>
      </w:r>
      <w:r>
        <w:t xml:space="preserve">, files in </w:t>
      </w:r>
      <w:r w:rsidRPr="00031B35">
        <w:rPr>
          <w:rStyle w:val="CodeChar"/>
        </w:rPr>
        <w:t>Model\Platform\2_1\Common\ISO20022</w:t>
      </w:r>
      <w:r>
        <w:t xml:space="preserve">, and files ending with </w:t>
      </w:r>
      <w:r w:rsidRPr="00031B35">
        <w:rPr>
          <w:rStyle w:val="CodeChar"/>
        </w:rPr>
        <w:t>‘IST’</w:t>
      </w:r>
      <w:r>
        <w:t xml:space="preserve"> in </w:t>
      </w:r>
      <w:r w:rsidRPr="00031B35">
        <w:rPr>
          <w:rStyle w:val="CodeChar"/>
        </w:rPr>
        <w:t>Model\BODs, and Model\Nouns</w:t>
      </w:r>
      <w:r>
        <w:t xml:space="preserve"> folders shall not be considered in importing logic described in subsequent sections.</w:t>
      </w:r>
    </w:p>
    <w:p w14:paraId="2DD67D7B" w14:textId="1898A0F7" w:rsidR="003D31C5" w:rsidRDefault="003D31C5" w:rsidP="00170303"/>
    <w:p w14:paraId="3263EFEF" w14:textId="2DE4CE9A" w:rsidR="003D31C5" w:rsidRPr="00170303" w:rsidRDefault="003D31C5" w:rsidP="00170303">
      <w:r w:rsidRPr="00031B35">
        <w:rPr>
          <w:rStyle w:val="CodeChar"/>
        </w:rPr>
        <w:t>Model\Platform\2_1\Common\DataTypes\XMLSchemaBuiltinType_1.xsd</w:t>
      </w:r>
      <w:r>
        <w:t xml:space="preserve"> and </w:t>
      </w:r>
      <w:r w:rsidRPr="00031B35">
        <w:rPr>
          <w:rStyle w:val="CodeChar"/>
        </w:rPr>
        <w:t>Model\Platform\2_1\Common\DataTypes\XMLSchemaBuiltinType_1_patterns.xsd</w:t>
      </w:r>
      <w:r>
        <w:t xml:space="preserve"> may need to be inspected within the import logic in subsequent sections. Their </w:t>
      </w:r>
      <w:r w:rsidR="00031B35">
        <w:t>type and element definitions</w:t>
      </w:r>
      <w:r>
        <w:t xml:space="preserve"> are however not imported</w:t>
      </w:r>
      <w:r w:rsidR="00031B35">
        <w:t xml:space="preserve"> individually (but only as blobs).</w:t>
      </w:r>
    </w:p>
    <w:p w14:paraId="1BF12931" w14:textId="77777777" w:rsidR="00985C7A" w:rsidRDefault="00985C7A" w:rsidP="00985C7A">
      <w:pPr>
        <w:pStyle w:val="Heading4"/>
      </w:pPr>
      <w:bookmarkStart w:id="47" w:name="_Toc456813562"/>
      <w:r>
        <w:t>Populate CDT data</w:t>
      </w:r>
      <w:bookmarkEnd w:id="47"/>
    </w:p>
    <w:p w14:paraId="0DC60DCD" w14:textId="77777777"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14:paraId="020C3284" w14:textId="77777777" w:rsidR="00627F7B" w:rsidRDefault="00627F7B" w:rsidP="00627F7B">
      <w:pPr>
        <w:pStyle w:val="Heading5"/>
        <w:rPr>
          <w:rFonts w:eastAsiaTheme="minorEastAsia"/>
        </w:rPr>
      </w:pPr>
      <w:bookmarkStart w:id="48" w:name="_Toc456813563"/>
      <w:r>
        <w:rPr>
          <w:rFonts w:eastAsiaTheme="minorEastAsia"/>
        </w:rPr>
        <w:t xml:space="preserve">Populate the </w:t>
      </w:r>
      <w:r w:rsidR="00723894">
        <w:rPr>
          <w:rFonts w:eastAsiaTheme="minorEastAsia"/>
        </w:rPr>
        <w:t>xbt</w:t>
      </w:r>
      <w:r>
        <w:rPr>
          <w:rFonts w:eastAsiaTheme="minorEastAsia"/>
        </w:rPr>
        <w:t xml:space="preserve"> table</w:t>
      </w:r>
      <w:bookmarkEnd w:id="48"/>
    </w:p>
    <w:p w14:paraId="28FA988B" w14:textId="111770A8" w:rsidR="00627F7B" w:rsidRDefault="00627F7B" w:rsidP="00627F7B">
      <w:pPr>
        <w:rPr>
          <w:rFonts w:eastAsiaTheme="minorEastAsia"/>
        </w:rPr>
      </w:pPr>
      <w:r>
        <w:rPr>
          <w:rFonts w:eastAsiaTheme="minorEastAsia"/>
        </w:rPr>
        <w:t xml:space="preserve">Populate this table with W3C XSD built-in datatypes </w:t>
      </w:r>
      <w:r w:rsidR="003E3587">
        <w:rPr>
          <w:rFonts w:eastAsiaTheme="minorEastAsia"/>
        </w:rPr>
        <w:t xml:space="preserve">from the types hierarchy in the figure below (from  </w:t>
      </w:r>
      <w:hyperlink r:id="rId8" w:anchor="built-in-datatypes" w:history="1">
        <w:r w:rsidR="003E3587" w:rsidRPr="003B0F27">
          <w:rPr>
            <w:rStyle w:val="Hyperlink"/>
            <w:rFonts w:eastAsiaTheme="minorEastAsia"/>
          </w:rPr>
          <w:t>http://www.w3.org/TR/xmlschema-2/#built-in-datatypes</w:t>
        </w:r>
      </w:hyperlink>
      <w:r w:rsidR="003E3587">
        <w:rPr>
          <w:rFonts w:eastAsiaTheme="minorEastAsia"/>
        </w:rPr>
        <w:t>). At this point only bring in the types in the polygon.</w:t>
      </w:r>
    </w:p>
    <w:p w14:paraId="30BAD4E1" w14:textId="77777777" w:rsidR="00723894" w:rsidRDefault="00723894" w:rsidP="00627F7B">
      <w:pPr>
        <w:rPr>
          <w:rFonts w:eastAsiaTheme="minorEastAsia"/>
        </w:rPr>
      </w:pPr>
    </w:p>
    <w:p w14:paraId="0A85980E" w14:textId="77777777" w:rsidR="00627F7B" w:rsidRDefault="00723894" w:rsidP="00627F7B">
      <w:pPr>
        <w:rPr>
          <w:rFonts w:eastAsiaTheme="minorEastAsia"/>
        </w:rPr>
      </w:pPr>
      <w:r>
        <w:rPr>
          <w:rStyle w:val="CodeChar"/>
          <w:rFonts w:eastAsiaTheme="minorEastAsia"/>
        </w:rPr>
        <w:t>xbt</w:t>
      </w:r>
      <w:r w:rsidR="00627F7B" w:rsidRPr="00494218">
        <w:rPr>
          <w:rStyle w:val="CodeChar"/>
          <w:rFonts w:eastAsiaTheme="minorEastAsia"/>
        </w:rPr>
        <w:t>_</w:t>
      </w:r>
      <w:r>
        <w:rPr>
          <w:rStyle w:val="CodeChar"/>
          <w:rFonts w:eastAsiaTheme="minorEastAsia"/>
        </w:rPr>
        <w:t>id</w:t>
      </w:r>
      <w:r w:rsidR="00627F7B">
        <w:rPr>
          <w:rFonts w:eastAsiaTheme="minorEastAsia"/>
        </w:rPr>
        <w:t xml:space="preserve"> </w:t>
      </w:r>
      <w:r w:rsidR="00627F7B">
        <w:t>= Auto-generate database key.</w:t>
      </w:r>
    </w:p>
    <w:p w14:paraId="4226FC2B" w14:textId="27F09113" w:rsidR="00627F7B" w:rsidRPr="00494218" w:rsidRDefault="00723894" w:rsidP="00627F7B">
      <w:pPr>
        <w:rPr>
          <w:rFonts w:eastAsiaTheme="minorEastAsia"/>
        </w:rPr>
      </w:pPr>
      <w:r>
        <w:rPr>
          <w:rStyle w:val="CodeChar"/>
          <w:rFonts w:eastAsiaTheme="minorEastAsia"/>
        </w:rPr>
        <w:t>b</w:t>
      </w:r>
      <w:r w:rsidR="00627F7B" w:rsidRPr="00494218">
        <w:rPr>
          <w:rStyle w:val="CodeChar"/>
          <w:rFonts w:eastAsiaTheme="minorEastAsia"/>
        </w:rPr>
        <w:t>uiltIn_</w:t>
      </w:r>
      <w:r>
        <w:rPr>
          <w:rStyle w:val="CodeChar"/>
          <w:rFonts w:eastAsiaTheme="minorEastAsia"/>
        </w:rPr>
        <w:t>t</w:t>
      </w:r>
      <w:r w:rsidR="00627F7B" w:rsidRPr="00494218">
        <w:rPr>
          <w:rStyle w:val="CodeChar"/>
          <w:rFonts w:eastAsiaTheme="minorEastAsia"/>
        </w:rPr>
        <w:t>ype</w:t>
      </w:r>
      <w:r w:rsidR="00627F7B">
        <w:rPr>
          <w:rFonts w:eastAsiaTheme="minorEastAsia"/>
        </w:rPr>
        <w:t xml:space="preserve"> = Take the names from the </w:t>
      </w:r>
      <w:r w:rsidR="003E3587">
        <w:rPr>
          <w:rFonts w:eastAsiaTheme="minorEastAsia"/>
        </w:rPr>
        <w:t>types hierarchy</w:t>
      </w:r>
      <w:r w:rsidR="00150F29">
        <w:rPr>
          <w:rFonts w:eastAsiaTheme="minorEastAsia"/>
        </w:rPr>
        <w:t xml:space="preserve"> </w:t>
      </w:r>
      <w:r w:rsidR="00627F7B">
        <w:rPr>
          <w:rFonts w:eastAsiaTheme="minorEastAsia"/>
        </w:rPr>
        <w:t xml:space="preserve">and prefix with </w:t>
      </w:r>
      <w:r w:rsidR="00627F7B" w:rsidRPr="00723894">
        <w:rPr>
          <w:rStyle w:val="CodeChar"/>
          <w:rFonts w:eastAsiaTheme="minorEastAsia"/>
        </w:rPr>
        <w:t>‘xsd:’</w:t>
      </w:r>
      <w:r w:rsidR="00627F7B">
        <w:rPr>
          <w:rFonts w:eastAsiaTheme="minorEastAsia"/>
        </w:rPr>
        <w:t xml:space="preserve">, e.g., </w:t>
      </w:r>
      <w:r w:rsidR="00627F7B" w:rsidRPr="00723894">
        <w:rPr>
          <w:rStyle w:val="CodeChar"/>
          <w:rFonts w:eastAsiaTheme="minorEastAsia"/>
        </w:rPr>
        <w:t>‘xsd:token’</w:t>
      </w:r>
      <w:r w:rsidR="00627F7B">
        <w:rPr>
          <w:rFonts w:eastAsiaTheme="minorEastAsia"/>
        </w:rPr>
        <w:t>.</w:t>
      </w:r>
      <w:r w:rsidR="00764834">
        <w:rPr>
          <w:rFonts w:eastAsiaTheme="minorEastAsia"/>
        </w:rPr>
        <w:t xml:space="preserve"> </w:t>
      </w:r>
      <w:ins w:id="49" w:author="Kulvatunyou, Boonserm (Fed)" w:date="2016-06-23T07:10:00Z">
        <w:r w:rsidR="009067F4">
          <w:rPr>
            <w:rFonts w:eastAsiaTheme="minorEastAsia"/>
          </w:rPr>
          <w:t xml:space="preserve">Only include types within the boundary box shown in the hierarchy plus a type name </w:t>
        </w:r>
        <w:r w:rsidR="009067F4" w:rsidRPr="00150F29">
          <w:rPr>
            <w:rStyle w:val="CodeChar"/>
            <w:rFonts w:eastAsiaTheme="minorEastAsia"/>
          </w:rPr>
          <w:t>xbt_BooleanTrueFalseType</w:t>
        </w:r>
        <w:r w:rsidR="009067F4">
          <w:rPr>
            <w:rStyle w:val="CodeChar"/>
            <w:rFonts w:eastAsiaTheme="minorEastAsia"/>
          </w:rPr>
          <w:t>.</w:t>
        </w:r>
      </w:ins>
    </w:p>
    <w:p w14:paraId="6CA4E877" w14:textId="77777777" w:rsidR="00627F7B" w:rsidRDefault="00723894" w:rsidP="00627F7B">
      <w:pPr>
        <w:rPr>
          <w:rFonts w:eastAsiaTheme="minorEastAsia"/>
        </w:rPr>
      </w:pPr>
      <w:r>
        <w:rPr>
          <w:rStyle w:val="CodeChar"/>
          <w:rFonts w:eastAsiaTheme="minorEastAsia"/>
        </w:rPr>
        <w:t>n</w:t>
      </w:r>
      <w:r w:rsidR="00627F7B" w:rsidRPr="00494218">
        <w:rPr>
          <w:rStyle w:val="CodeChar"/>
          <w:rFonts w:eastAsiaTheme="minorEastAsia"/>
        </w:rPr>
        <w:t>ame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apply a few separation patterns as follows.</w:t>
      </w:r>
    </w:p>
    <w:p w14:paraId="0D771E2F" w14:textId="77777777" w:rsidR="00627F7B" w:rsidRDefault="00627F7B" w:rsidP="008F2EBB">
      <w:pPr>
        <w:pStyle w:val="ListParagraph"/>
        <w:numPr>
          <w:ilvl w:val="0"/>
          <w:numId w:val="6"/>
        </w:numPr>
        <w:rPr>
          <w:rFonts w:eastAsiaTheme="minorEastAsia"/>
        </w:rPr>
      </w:pPr>
      <w:r>
        <w:rPr>
          <w:rFonts w:eastAsiaTheme="minorEastAsia"/>
        </w:rPr>
        <w:t>Use all lower case letters.</w:t>
      </w:r>
    </w:p>
    <w:p w14:paraId="2DCDBBC7" w14:textId="77777777" w:rsidR="00627F7B" w:rsidRDefault="00627F7B" w:rsidP="008F2EBB">
      <w:pPr>
        <w:pStyle w:val="ListParagraph"/>
        <w:numPr>
          <w:ilvl w:val="0"/>
          <w:numId w:val="6"/>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sidRPr="00723894">
        <w:rPr>
          <w:rStyle w:val="CodeChar"/>
          <w:rFonts w:eastAsiaTheme="minorEastAsia"/>
        </w:rPr>
        <w:t>‘positiveInteger’</w:t>
      </w:r>
      <w:r>
        <w:rPr>
          <w:rFonts w:eastAsiaTheme="minorEastAsia"/>
        </w:rPr>
        <w:t xml:space="preserve"> -&gt; </w:t>
      </w:r>
      <w:r w:rsidRPr="00723894">
        <w:rPr>
          <w:rStyle w:val="CodeChar"/>
          <w:rFonts w:eastAsiaTheme="minorEastAsia"/>
        </w:rPr>
        <w:t>‘positive integer’</w:t>
      </w:r>
      <w:r>
        <w:rPr>
          <w:rFonts w:eastAsiaTheme="minorEastAsia"/>
        </w:rPr>
        <w:t>.</w:t>
      </w:r>
    </w:p>
    <w:p w14:paraId="48A99ECE" w14:textId="340BB133" w:rsidR="00320BB6" w:rsidRDefault="00320BB6" w:rsidP="008F2EBB">
      <w:pPr>
        <w:pStyle w:val="ListParagraph"/>
        <w:numPr>
          <w:ilvl w:val="0"/>
          <w:numId w:val="6"/>
        </w:numPr>
        <w:rPr>
          <w:rFonts w:eastAsiaTheme="minorEastAsia"/>
        </w:rPr>
      </w:pPr>
      <w:r w:rsidRPr="00150F29">
        <w:rPr>
          <w:rStyle w:val="CodeChar"/>
          <w:rFonts w:eastAsiaTheme="minorEastAsia"/>
        </w:rPr>
        <w:t>g</w:t>
      </w:r>
      <w:r>
        <w:rPr>
          <w:rFonts w:eastAsiaTheme="minorEastAsia"/>
        </w:rPr>
        <w:t xml:space="preserve"> = Gregorian</w:t>
      </w:r>
    </w:p>
    <w:p w14:paraId="3F99C346" w14:textId="2AA2E8F7" w:rsidR="00150F29" w:rsidRDefault="009067F4" w:rsidP="008F2EBB">
      <w:pPr>
        <w:pStyle w:val="ListParagraph"/>
        <w:numPr>
          <w:ilvl w:val="0"/>
          <w:numId w:val="6"/>
        </w:numPr>
        <w:rPr>
          <w:rFonts w:eastAsiaTheme="minorEastAsia"/>
        </w:rPr>
      </w:pPr>
      <w:ins w:id="50" w:author="Kulvatunyou, Boonserm (Fed)" w:date="2016-06-23T07:09:00Z">
        <w:r>
          <w:rPr>
            <w:rFonts w:eastAsiaTheme="minorEastAsia"/>
          </w:rPr>
          <w:t xml:space="preserve">For the </w:t>
        </w:r>
        <w:r w:rsidRPr="009067F4">
          <w:rPr>
            <w:rStyle w:val="CodeChar"/>
            <w:rFonts w:eastAsiaTheme="minorEastAsia"/>
          </w:rPr>
          <w:t>xbt_BooleanTrueFalseType</w:t>
        </w:r>
        <w:r>
          <w:rPr>
            <w:rFonts w:eastAsiaTheme="minorEastAsia"/>
          </w:rPr>
          <w:t xml:space="preserve"> the name is </w:t>
        </w:r>
        <w:r w:rsidRPr="00150F29">
          <w:rPr>
            <w:rStyle w:val="CodeChar"/>
            <w:rFonts w:eastAsiaTheme="minorEastAsia"/>
          </w:rPr>
          <w:t>‘xbt boolean true or false’</w:t>
        </w:r>
        <w:r>
          <w:rPr>
            <w:rFonts w:eastAsiaTheme="minorEastAsia"/>
          </w:rPr>
          <w:t>.</w:t>
        </w:r>
      </w:ins>
    </w:p>
    <w:p w14:paraId="2E3E12B0" w14:textId="6DBFECC4" w:rsidR="00AA5FCE" w:rsidRPr="00AA5FCE" w:rsidRDefault="00723894" w:rsidP="00AA5FCE">
      <w:pPr>
        <w:rPr>
          <w:rFonts w:eastAsiaTheme="minorEastAsia"/>
        </w:rPr>
      </w:pPr>
      <w:r>
        <w:rPr>
          <w:rStyle w:val="CodeChar"/>
          <w:rFonts w:eastAsiaTheme="minorEastAsia"/>
        </w:rPr>
        <w:t>s</w:t>
      </w:r>
      <w:r w:rsidR="00AA5FCE" w:rsidRPr="003E3587">
        <w:rPr>
          <w:rStyle w:val="CodeChar"/>
          <w:rFonts w:eastAsiaTheme="minorEastAsia"/>
        </w:rPr>
        <w:t>ubtype_</w:t>
      </w:r>
      <w:r>
        <w:rPr>
          <w:rStyle w:val="CodeChar"/>
          <w:rFonts w:eastAsiaTheme="minorEastAsia"/>
        </w:rPr>
        <w:t>of</w:t>
      </w:r>
      <w:r w:rsidR="00AA5FCE" w:rsidRPr="003E3587">
        <w:rPr>
          <w:rStyle w:val="CodeChar"/>
          <w:rFonts w:eastAsiaTheme="minorEastAsia"/>
        </w:rPr>
        <w:t>_</w:t>
      </w:r>
      <w:r>
        <w:rPr>
          <w:rStyle w:val="CodeChar"/>
          <w:rFonts w:eastAsiaTheme="minorEastAsia"/>
        </w:rPr>
        <w:t>xbt</w:t>
      </w:r>
      <w:r w:rsidR="00AA5FCE" w:rsidRPr="003E3587">
        <w:rPr>
          <w:rStyle w:val="CodeChar"/>
          <w:rFonts w:eastAsiaTheme="minorEastAsia"/>
        </w:rPr>
        <w:t>_</w:t>
      </w:r>
      <w:r>
        <w:rPr>
          <w:rStyle w:val="CodeChar"/>
          <w:rFonts w:eastAsiaTheme="minorEastAsia"/>
        </w:rPr>
        <w:t>id</w:t>
      </w:r>
      <w:r w:rsidR="00AA5FCE">
        <w:rPr>
          <w:rFonts w:eastAsiaTheme="minorEastAsia"/>
        </w:rPr>
        <w:t xml:space="preserve"> = Self-referenced foreign key to the </w:t>
      </w:r>
      <w:r w:rsidR="00736ABC">
        <w:rPr>
          <w:rStyle w:val="CodeChar"/>
          <w:rFonts w:eastAsiaTheme="minorEastAsia"/>
        </w:rPr>
        <w:t>xbt</w:t>
      </w:r>
      <w:r w:rsidR="00AA5FCE" w:rsidRPr="00723894">
        <w:rPr>
          <w:rStyle w:val="CodeChar"/>
          <w:rFonts w:eastAsiaTheme="minorEastAsia"/>
        </w:rPr>
        <w:t>_</w:t>
      </w:r>
      <w:r w:rsidR="00736ABC">
        <w:rPr>
          <w:rStyle w:val="CodeChar"/>
          <w:rFonts w:eastAsiaTheme="minorEastAsia"/>
        </w:rPr>
        <w:t>id</w:t>
      </w:r>
      <w:r w:rsidR="003E3587">
        <w:rPr>
          <w:rFonts w:eastAsiaTheme="minorEastAsia"/>
        </w:rPr>
        <w:t xml:space="preserve"> of the parent type in the hierarchy.</w:t>
      </w:r>
      <w:ins w:id="51" w:author="Kulvatunyou, Boonserm (Fed)" w:date="2016-06-23T07:10:00Z">
        <w:r w:rsidR="009067F4">
          <w:rPr>
            <w:rFonts w:eastAsiaTheme="minorEastAsia"/>
          </w:rPr>
          <w:t xml:space="preserve"> The </w:t>
        </w:r>
        <w:r w:rsidR="009067F4" w:rsidRPr="009067F4">
          <w:rPr>
            <w:rStyle w:val="CodeChar"/>
            <w:rFonts w:eastAsiaTheme="minorEastAsia"/>
          </w:rPr>
          <w:t>xbt_BooleanTrueFalseType</w:t>
        </w:r>
        <w:r w:rsidR="009067F4">
          <w:rPr>
            <w:rFonts w:eastAsiaTheme="minorEastAsia"/>
          </w:rPr>
          <w:t xml:space="preserve"> is a subtype of the </w:t>
        </w:r>
        <w:r w:rsidR="009067F4" w:rsidRPr="009067F4">
          <w:rPr>
            <w:rStyle w:val="CodeChar"/>
            <w:rFonts w:eastAsiaTheme="minorEastAsia"/>
          </w:rPr>
          <w:t>xsd:boolean</w:t>
        </w:r>
        <w:r w:rsidR="009067F4">
          <w:rPr>
            <w:rFonts w:eastAsiaTheme="minorEastAsia"/>
          </w:rPr>
          <w:t>.</w:t>
        </w:r>
      </w:ins>
    </w:p>
    <w:p w14:paraId="1E5FB937" w14:textId="77777777" w:rsidR="00764834" w:rsidRPr="00764834" w:rsidRDefault="00711470" w:rsidP="00764834">
      <w:pPr>
        <w:rPr>
          <w:rStyle w:val="IntenseEmphasis"/>
          <w:rFonts w:eastAsiaTheme="minorEastAsia"/>
          <w:b w:val="0"/>
          <w:bCs w:val="0"/>
          <w:i w:val="0"/>
          <w:iCs w:val="0"/>
          <w:color w:val="auto"/>
        </w:rPr>
      </w:pPr>
      <w:r>
        <w:rPr>
          <w:rFonts w:eastAsiaTheme="minorEastAsia"/>
          <w:noProof/>
          <w:lang w:bidi="th-TH"/>
        </w:rPr>
        <w:lastRenderedPageBreak/>
        <w:drawing>
          <wp:inline distT="0" distB="0" distL="0" distR="0" wp14:anchorId="76D5067D" wp14:editId="6566E005">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14:paraId="59512D33" w14:textId="77777777" w:rsidR="00E62CCF" w:rsidRPr="003172B3" w:rsidRDefault="00E62CCF" w:rsidP="003172B3">
      <w:pPr>
        <w:pStyle w:val="Heading5"/>
        <w:rPr>
          <w:rStyle w:val="IntenseEmphasis"/>
          <w:b/>
          <w:bCs w:val="0"/>
          <w:i/>
          <w:iCs w:val="0"/>
          <w:color w:val="548DD4" w:themeColor="text2" w:themeTint="99"/>
        </w:rPr>
      </w:pPr>
      <w:bookmarkStart w:id="52" w:name="_Toc456813564"/>
      <w:r w:rsidRPr="003172B3">
        <w:rPr>
          <w:rStyle w:val="IntenseEmphasis"/>
          <w:b/>
          <w:bCs w:val="0"/>
          <w:i/>
          <w:iCs w:val="0"/>
          <w:color w:val="548DD4" w:themeColor="text2" w:themeTint="99"/>
        </w:rPr>
        <w:t xml:space="preserve">Populate the </w:t>
      </w:r>
      <w:r w:rsidR="00736ABC">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736ABC">
        <w:rPr>
          <w:rStyle w:val="IntenseEmphasis"/>
          <w:b/>
          <w:bCs w:val="0"/>
          <w:i/>
          <w:iCs w:val="0"/>
          <w:color w:val="548DD4" w:themeColor="text2" w:themeTint="99"/>
        </w:rPr>
        <w:t>pri</w:t>
      </w:r>
      <w:r w:rsidRPr="003172B3">
        <w:rPr>
          <w:rStyle w:val="IntenseEmphasis"/>
          <w:b/>
          <w:bCs w:val="0"/>
          <w:i/>
          <w:iCs w:val="0"/>
          <w:color w:val="548DD4" w:themeColor="text2" w:themeTint="99"/>
        </w:rPr>
        <w:t xml:space="preserve"> table</w:t>
      </w:r>
      <w:bookmarkEnd w:id="52"/>
    </w:p>
    <w:p w14:paraId="1A3FDC8A" w14:textId="77777777" w:rsidR="00A35538" w:rsidRDefault="00E62CCF" w:rsidP="00985C7A">
      <w:r>
        <w:t>P</w:t>
      </w:r>
      <w:r w:rsidR="00A35538">
        <w:t xml:space="preserve">opulate the </w:t>
      </w:r>
      <w:r w:rsidR="002B066A">
        <w:rPr>
          <w:rStyle w:val="CodeChar"/>
        </w:rPr>
        <w:t>cdt_pri</w:t>
      </w:r>
      <w:r w:rsidR="00A35538" w:rsidRPr="00112B28">
        <w:rPr>
          <w:sz w:val="22"/>
          <w:szCs w:val="22"/>
        </w:rPr>
        <w:t xml:space="preserve"> </w:t>
      </w:r>
      <w:r w:rsidR="002B066A">
        <w:rPr>
          <w:sz w:val="22"/>
          <w:szCs w:val="22"/>
        </w:rPr>
        <w:t xml:space="preserve">(CDT Primitive) </w:t>
      </w:r>
      <w:r w:rsidR="00A35538">
        <w:t>table with information from the table in section 3.2.1 of CCTS DTC3.</w:t>
      </w:r>
      <w:r w:rsidR="007E26AD">
        <w:t xml:space="preserve"> Use the Name column for the </w:t>
      </w:r>
      <w:r w:rsidR="00736ABC">
        <w:rPr>
          <w:rStyle w:val="CodeChar"/>
        </w:rPr>
        <w:t>cdt_p</w:t>
      </w:r>
      <w:r w:rsidR="007E26AD" w:rsidRPr="00112B28">
        <w:rPr>
          <w:rStyle w:val="CodeChar"/>
        </w:rPr>
        <w:t>ri.</w:t>
      </w:r>
      <w:r w:rsidR="00736ABC">
        <w:rPr>
          <w:rStyle w:val="CodeChar"/>
        </w:rPr>
        <w:t>n</w:t>
      </w:r>
      <w:r w:rsidR="007E26AD" w:rsidRPr="00112B28">
        <w:rPr>
          <w:rStyle w:val="CodeChar"/>
        </w:rPr>
        <w:t>ame</w:t>
      </w:r>
      <w:r w:rsidR="007E26AD">
        <w:t>.</w:t>
      </w:r>
    </w:p>
    <w:p w14:paraId="1EFC59E6" w14:textId="77777777" w:rsidR="00774A05" w:rsidRPr="003172B3" w:rsidRDefault="00774A05" w:rsidP="00774A05">
      <w:pPr>
        <w:pStyle w:val="Heading5"/>
        <w:rPr>
          <w:rStyle w:val="IntenseEmphasis"/>
          <w:b/>
          <w:bCs w:val="0"/>
          <w:i/>
          <w:iCs w:val="0"/>
          <w:color w:val="548DD4" w:themeColor="text2" w:themeTint="99"/>
        </w:rPr>
      </w:pPr>
      <w:bookmarkStart w:id="53" w:name="_Toc456813565"/>
      <w:r w:rsidRPr="003172B3">
        <w:rPr>
          <w:rStyle w:val="IntenseEmphasis"/>
          <w:b/>
          <w:bCs w:val="0"/>
          <w:i/>
          <w:iCs w:val="0"/>
          <w:color w:val="548DD4" w:themeColor="text2" w:themeTint="99"/>
        </w:rPr>
        <w:t xml:space="preserve">Populate CDTs in the </w:t>
      </w:r>
      <w:r w:rsidR="00736ABC">
        <w:rPr>
          <w:rStyle w:val="IntenseEmphasis"/>
          <w:b/>
          <w:bCs w:val="0"/>
          <w:i/>
          <w:iCs w:val="0"/>
          <w:color w:val="548DD4" w:themeColor="text2" w:themeTint="99"/>
        </w:rPr>
        <w:t>dt</w:t>
      </w:r>
      <w:r w:rsidRPr="003172B3">
        <w:rPr>
          <w:rStyle w:val="IntenseEmphasis"/>
          <w:b/>
          <w:bCs w:val="0"/>
          <w:i/>
          <w:iCs w:val="0"/>
          <w:color w:val="548DD4" w:themeColor="text2" w:themeTint="99"/>
        </w:rPr>
        <w:t xml:space="preserve"> </w:t>
      </w:r>
      <w:commentRangeStart w:id="54"/>
      <w:r w:rsidRPr="003172B3">
        <w:rPr>
          <w:rStyle w:val="IntenseEmphasis"/>
          <w:b/>
          <w:bCs w:val="0"/>
          <w:i/>
          <w:iCs w:val="0"/>
          <w:color w:val="548DD4" w:themeColor="text2" w:themeTint="99"/>
        </w:rPr>
        <w:t>table</w:t>
      </w:r>
      <w:commentRangeEnd w:id="54"/>
      <w:r w:rsidR="00C61BF6">
        <w:rPr>
          <w:rStyle w:val="CommentReference"/>
          <w:b w:val="0"/>
          <w:i w:val="0"/>
          <w:color w:val="auto"/>
        </w:rPr>
        <w:commentReference w:id="54"/>
      </w:r>
      <w:bookmarkEnd w:id="53"/>
    </w:p>
    <w:p w14:paraId="52119622" w14:textId="77777777" w:rsidR="00774A05" w:rsidRPr="00E62CCF" w:rsidRDefault="00774A05" w:rsidP="00774A05">
      <w:pPr>
        <w:rPr>
          <w:b/>
          <w:bCs/>
          <w:i/>
          <w:iCs/>
        </w:rPr>
      </w:pPr>
      <w:r w:rsidRPr="00E62CCF">
        <w:t xml:space="preserve">Populate </w:t>
      </w:r>
      <w:r>
        <w:t xml:space="preserve">the </w:t>
      </w:r>
      <w:r w:rsidR="00736ABC">
        <w:rPr>
          <w:rStyle w:val="CodeChar"/>
        </w:rPr>
        <w:t>dt</w:t>
      </w:r>
      <w:r>
        <w:t xml:space="preserve"> table </w:t>
      </w:r>
      <w:r w:rsidRPr="00E62CCF">
        <w:t>with CDT information from the CCTS DTC3 as follows.</w:t>
      </w:r>
    </w:p>
    <w:p w14:paraId="07B97E6E" w14:textId="77777777" w:rsidR="00774A05" w:rsidRDefault="00774A05" w:rsidP="00774A05"/>
    <w:p w14:paraId="723400E6" w14:textId="77777777" w:rsidR="00774A05" w:rsidRDefault="00736ABC" w:rsidP="00774A05">
      <w:r>
        <w:rPr>
          <w:rStyle w:val="CodeChar"/>
        </w:rPr>
        <w:t>dt_id</w:t>
      </w:r>
      <w:r w:rsidR="00774A05">
        <w:t xml:space="preserve"> = Auto-generate database key.</w:t>
      </w:r>
    </w:p>
    <w:p w14:paraId="50136792" w14:textId="77777777" w:rsidR="00774A05" w:rsidRDefault="00736ABC" w:rsidP="00774A05">
      <w:r>
        <w:rPr>
          <w:rStyle w:val="CodeChar"/>
        </w:rPr>
        <w:t>guid</w:t>
      </w:r>
      <w:r w:rsidR="00774A05">
        <w:t xml:space="preserve"> is generated one time and then fixed.</w:t>
      </w:r>
    </w:p>
    <w:p w14:paraId="13793B29" w14:textId="77777777" w:rsidR="00774A05" w:rsidRDefault="00736ABC" w:rsidP="00774A05">
      <w:r>
        <w:rPr>
          <w:rStyle w:val="CodeChar"/>
        </w:rPr>
        <w:t>type</w:t>
      </w:r>
      <w:r w:rsidR="00774A05">
        <w:t xml:space="preserve"> = </w:t>
      </w:r>
      <w:r w:rsidR="00774A05" w:rsidRPr="00112B28">
        <w:rPr>
          <w:rStyle w:val="CodeChar"/>
        </w:rPr>
        <w:t>“0”</w:t>
      </w:r>
      <w:r w:rsidR="00774A05">
        <w:t xml:space="preserve"> (note: 0 indicates CDT).</w:t>
      </w:r>
    </w:p>
    <w:p w14:paraId="2CDF55AF" w14:textId="77777777" w:rsidR="00774A05" w:rsidRDefault="00736ABC" w:rsidP="00774A05">
      <w:r>
        <w:rPr>
          <w:rStyle w:val="CodeChar"/>
        </w:rPr>
        <w:t>version_num</w:t>
      </w:r>
      <w:r w:rsidR="00774A05">
        <w:t xml:space="preserve"> = </w:t>
      </w:r>
      <w:r w:rsidR="00774A05" w:rsidRPr="00112B28">
        <w:rPr>
          <w:rStyle w:val="CodeChar"/>
        </w:rPr>
        <w:t>“</w:t>
      </w:r>
      <w:r w:rsidR="00320BB6">
        <w:rPr>
          <w:rStyle w:val="CodeChar"/>
        </w:rPr>
        <w:t>1</w:t>
      </w:r>
      <w:r w:rsidR="00774A05" w:rsidRPr="00112B28">
        <w:rPr>
          <w:rStyle w:val="CodeChar"/>
        </w:rPr>
        <w:t>.0”</w:t>
      </w:r>
    </w:p>
    <w:p w14:paraId="0EE6E07C" w14:textId="77777777" w:rsidR="00774A05" w:rsidRDefault="00736ABC" w:rsidP="00774A05">
      <w:r>
        <w:rPr>
          <w:rStyle w:val="CodeChar"/>
        </w:rPr>
        <w:t>previous_version_dt_id</w:t>
      </w:r>
      <w:r w:rsidR="00774A05">
        <w:t xml:space="preserve"> = Leave blank.</w:t>
      </w:r>
    </w:p>
    <w:p w14:paraId="4A3EBA94" w14:textId="77777777" w:rsidR="00774A05" w:rsidRDefault="00736ABC" w:rsidP="00774A05">
      <w:r>
        <w:rPr>
          <w:rStyle w:val="CodeChar"/>
        </w:rPr>
        <w:t>data_type_term</w:t>
      </w:r>
      <w:r w:rsidR="00774A05">
        <w:t xml:space="preserve"> = Each CDT in CCTS DTC3 section 4 indicates this, e.g., </w:t>
      </w:r>
      <w:r w:rsidR="00774A05" w:rsidRPr="00112B28">
        <w:rPr>
          <w:rStyle w:val="CodeChar"/>
        </w:rPr>
        <w:t>“Amount”</w:t>
      </w:r>
      <w:r w:rsidR="00774A05">
        <w:t>.</w:t>
      </w:r>
    </w:p>
    <w:p w14:paraId="6388AF2F" w14:textId="77777777" w:rsidR="00774A05" w:rsidRDefault="00736ABC" w:rsidP="00774A05">
      <w:r>
        <w:rPr>
          <w:rStyle w:val="CodeChar"/>
        </w:rPr>
        <w:t>qualifier</w:t>
      </w:r>
      <w:r w:rsidR="00774A05">
        <w:t xml:space="preserve"> = Blank.</w:t>
      </w:r>
    </w:p>
    <w:p w14:paraId="0DB57BBD" w14:textId="77777777" w:rsidR="00774A05" w:rsidRDefault="00736ABC" w:rsidP="00774A05">
      <w:r>
        <w:rPr>
          <w:rStyle w:val="CodeChar"/>
        </w:rPr>
        <w:t>based_dt_id</w:t>
      </w:r>
      <w:r w:rsidR="00774A05">
        <w:t xml:space="preserve"> = Blank.</w:t>
      </w:r>
    </w:p>
    <w:p w14:paraId="0658B716" w14:textId="77777777" w:rsidR="00774A05" w:rsidRDefault="00736ABC" w:rsidP="00774A05">
      <w:r>
        <w:rPr>
          <w:rStyle w:val="CodeChar"/>
        </w:rPr>
        <w:t>den</w:t>
      </w:r>
      <w:r w:rsidR="00774A05">
        <w:t xml:space="preserve"> = Take the value from each CDT subsection in CCTS DTC3 section 4, e.g., </w:t>
      </w:r>
      <w:r w:rsidR="00774A05" w:rsidRPr="00112B28">
        <w:rPr>
          <w:rStyle w:val="CodeChar"/>
        </w:rPr>
        <w:t>“Amount. Type”</w:t>
      </w:r>
      <w:r w:rsidR="00774A05">
        <w:t>.</w:t>
      </w:r>
    </w:p>
    <w:p w14:paraId="14748E07" w14:textId="77777777" w:rsidR="00774A05" w:rsidRDefault="00127238" w:rsidP="00774A05">
      <w:r>
        <w:rPr>
          <w:rStyle w:val="MathChar1"/>
        </w:rPr>
        <w:t>content_component_den</w:t>
      </w:r>
      <w:r w:rsidR="00774A05">
        <w:t xml:space="preserve"> = Take the value from each CDT subsection in CCTS DTC3 section 4 indicates this, e.g., </w:t>
      </w:r>
      <w:r w:rsidR="00774A05" w:rsidRPr="00112B28">
        <w:rPr>
          <w:rStyle w:val="CodeChar"/>
        </w:rPr>
        <w:t>“Amount. Content”</w:t>
      </w:r>
      <w:r w:rsidR="00774A05">
        <w:t>.</w:t>
      </w:r>
    </w:p>
    <w:p w14:paraId="56795D83" w14:textId="77777777" w:rsidR="00774A05" w:rsidRDefault="00127238" w:rsidP="00774A05">
      <w:r>
        <w:rPr>
          <w:rStyle w:val="CodeChar"/>
        </w:rPr>
        <w:t>definition</w:t>
      </w:r>
      <w:r w:rsidR="00774A05">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rsidR="00774A05">
        <w:t>Combine the texts from the Definition and Remarks sections from each CDT in CCTS DTC3.</w:t>
      </w:r>
    </w:p>
    <w:p w14:paraId="0905428F" w14:textId="77777777" w:rsidR="0086536F" w:rsidRDefault="00127238" w:rsidP="00774A05">
      <w:r>
        <w:rPr>
          <w:rStyle w:val="CodeChar"/>
        </w:rPr>
        <w:t>content_component_definition</w:t>
      </w:r>
      <w:r w:rsidR="0086536F">
        <w:t xml:space="preserve"> = Take the value from the CCTS DTC3 in the Definition column of the table in section 4.X.7.</w:t>
      </w:r>
    </w:p>
    <w:p w14:paraId="29D724DE" w14:textId="77777777" w:rsidR="00774A05" w:rsidRDefault="00127238" w:rsidP="00774A05">
      <w:r>
        <w:rPr>
          <w:rStyle w:val="CodeChar"/>
        </w:rPr>
        <w:t>revision_doc</w:t>
      </w:r>
      <w:r w:rsidR="00774A05">
        <w:t xml:space="preserve"> = Blank.</w:t>
      </w:r>
    </w:p>
    <w:p w14:paraId="3DAE25FA" w14:textId="77777777" w:rsidR="00774A05" w:rsidRDefault="00127238" w:rsidP="00774A05">
      <w:r>
        <w:rPr>
          <w:rStyle w:val="CodeChar"/>
        </w:rPr>
        <w:lastRenderedPageBreak/>
        <w:t>state</w:t>
      </w:r>
      <w:r w:rsidR="00774A05">
        <w:t xml:space="preserve"> = </w:t>
      </w:r>
      <w:r w:rsidR="007A6CA8">
        <w:rPr>
          <w:rStyle w:val="CodeChar"/>
        </w:rPr>
        <w:t>“3</w:t>
      </w:r>
      <w:r w:rsidR="00774A05" w:rsidRPr="00112B28">
        <w:rPr>
          <w:rStyle w:val="CodeChar"/>
        </w:rPr>
        <w:t>”</w:t>
      </w:r>
      <w:r w:rsidR="00774A05">
        <w:t xml:space="preserve"> (note: </w:t>
      </w:r>
      <w:r w:rsidR="007A6CA8">
        <w:t>3</w:t>
      </w:r>
      <w:r w:rsidR="00774A05">
        <w:t xml:space="preserve"> means published).</w:t>
      </w:r>
    </w:p>
    <w:p w14:paraId="5CF3ACAE" w14:textId="77777777" w:rsidR="00774A05" w:rsidRDefault="00127238" w:rsidP="00774A05">
      <w:r>
        <w:rPr>
          <w:rStyle w:val="CodeChar"/>
        </w:rPr>
        <w:t>created_by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B346648" w14:textId="77777777" w:rsidR="00B66EC6" w:rsidRDefault="00EB13B1" w:rsidP="00774A05">
      <w:r w:rsidRPr="00EB13B1">
        <w:rPr>
          <w:rStyle w:val="CodeChar"/>
        </w:rPr>
        <w:t>o</w:t>
      </w:r>
      <w:r w:rsidR="00B66EC6" w:rsidRPr="00EB13B1">
        <w:rPr>
          <w:rStyle w:val="CodeChar"/>
        </w:rPr>
        <w:t>wner_user_id</w:t>
      </w:r>
      <w:r w:rsidR="00B66EC6">
        <w:t xml:space="preserve"> = </w:t>
      </w:r>
      <w:r w:rsidRPr="00EB13B1">
        <w:rPr>
          <w:rStyle w:val="CodeChar"/>
        </w:rPr>
        <w:t>“oagis”</w:t>
      </w:r>
      <w:r>
        <w:t>.</w:t>
      </w:r>
    </w:p>
    <w:p w14:paraId="74448E2D" w14:textId="77777777" w:rsidR="00774A05" w:rsidRDefault="00127238" w:rsidP="00774A05">
      <w:r>
        <w:rPr>
          <w:rStyle w:val="CodeChar"/>
        </w:rPr>
        <w:t>last_updated_by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50F5321" w14:textId="77777777" w:rsidR="00774A05" w:rsidRDefault="00127238" w:rsidP="00774A05">
      <w:r>
        <w:rPr>
          <w:rStyle w:val="CodeChar"/>
        </w:rPr>
        <w:t>creation_timestamp</w:t>
      </w:r>
      <w:r w:rsidR="00774A05">
        <w:t xml:space="preserve"> = </w:t>
      </w:r>
      <w:r w:rsidR="00774A05" w:rsidRPr="00112B28">
        <w:t>Current time</w:t>
      </w:r>
      <w:r w:rsidR="00774A05">
        <w:t>.</w:t>
      </w:r>
    </w:p>
    <w:p w14:paraId="37F4D95A" w14:textId="77777777" w:rsidR="00774A05" w:rsidRDefault="00127238" w:rsidP="00774A05">
      <w:r>
        <w:rPr>
          <w:rStyle w:val="CodeChar"/>
        </w:rPr>
        <w:t>last_update_timestamp</w:t>
      </w:r>
      <w:r w:rsidR="00774A05">
        <w:t xml:space="preserve"> = Same as </w:t>
      </w:r>
      <w:r>
        <w:rPr>
          <w:rStyle w:val="CodeChar"/>
        </w:rPr>
        <w:t>creation_timestamp</w:t>
      </w:r>
      <w:r w:rsidR="00774A05">
        <w:t>.</w:t>
      </w:r>
    </w:p>
    <w:p w14:paraId="47432CA8" w14:textId="77777777" w:rsidR="00B66EC6" w:rsidRDefault="00EB13B1" w:rsidP="00774A05">
      <w:r w:rsidRPr="00EB13B1">
        <w:rPr>
          <w:rStyle w:val="CodeChar"/>
        </w:rPr>
        <w:t>r</w:t>
      </w:r>
      <w:r w:rsidR="00B66EC6" w:rsidRPr="00EB13B1">
        <w:rPr>
          <w:rStyle w:val="CodeChar"/>
        </w:rPr>
        <w:t>evision_num</w:t>
      </w:r>
      <w:r w:rsidR="00B66EC6">
        <w:t xml:space="preserve"> = </w:t>
      </w:r>
      <w:r w:rsidRPr="00EB13B1">
        <w:rPr>
          <w:rStyle w:val="CodeChar"/>
        </w:rPr>
        <w:t>0</w:t>
      </w:r>
      <w:r>
        <w:t>.</w:t>
      </w:r>
    </w:p>
    <w:p w14:paraId="77151680" w14:textId="77777777" w:rsidR="00B66EC6" w:rsidRDefault="00EB13B1" w:rsidP="00774A05">
      <w:r w:rsidRPr="00EB13B1">
        <w:rPr>
          <w:rStyle w:val="CodeChar"/>
        </w:rPr>
        <w:t>r</w:t>
      </w:r>
      <w:r w:rsidR="00B66EC6" w:rsidRPr="00EB13B1">
        <w:rPr>
          <w:rStyle w:val="CodeChar"/>
        </w:rPr>
        <w:t>evision_tracking_num</w:t>
      </w:r>
      <w:r w:rsidR="00B66EC6">
        <w:t xml:space="preserve"> = </w:t>
      </w:r>
      <w:r w:rsidRPr="00EB13B1">
        <w:rPr>
          <w:rStyle w:val="CodeChar"/>
        </w:rPr>
        <w:t>0</w:t>
      </w:r>
      <w:r>
        <w:t>.</w:t>
      </w:r>
    </w:p>
    <w:p w14:paraId="7F0D14CC" w14:textId="77777777" w:rsidR="00B66EC6" w:rsidRDefault="00B66EC6" w:rsidP="00774A05">
      <w:r w:rsidRPr="00EB13B1">
        <w:rPr>
          <w:rStyle w:val="CodeChar"/>
        </w:rPr>
        <w:t>revision_action</w:t>
      </w:r>
      <w:r>
        <w:t xml:space="preserve"> = </w:t>
      </w:r>
      <w:r w:rsidR="00EB13B1" w:rsidRPr="00EB13B1">
        <w:rPr>
          <w:rStyle w:val="CodeChar"/>
        </w:rPr>
        <w:t>null</w:t>
      </w:r>
      <w:r w:rsidR="00EB13B1">
        <w:t>.</w:t>
      </w:r>
    </w:p>
    <w:p w14:paraId="33E3D052" w14:textId="77777777" w:rsidR="00B66EC6" w:rsidRDefault="00B66EC6" w:rsidP="00774A05">
      <w:r w:rsidRPr="00EB13B1">
        <w:rPr>
          <w:rStyle w:val="CodeChar"/>
        </w:rPr>
        <w:t>release_id</w:t>
      </w:r>
      <w:r>
        <w:t xml:space="preserve"> =</w:t>
      </w:r>
      <w:r w:rsidR="00F323CD">
        <w:t xml:space="preserve"> </w:t>
      </w:r>
      <w:r w:rsidR="00F323CD" w:rsidRPr="00F323CD">
        <w:rPr>
          <w:rStyle w:val="CodeChar"/>
        </w:rPr>
        <w:t>null</w:t>
      </w:r>
      <w:r w:rsidR="00F323CD">
        <w:t>.</w:t>
      </w:r>
    </w:p>
    <w:p w14:paraId="45BB9728" w14:textId="77777777" w:rsidR="00B66EC6" w:rsidRDefault="00B66EC6" w:rsidP="00774A05">
      <w:r w:rsidRPr="00EB13B1">
        <w:rPr>
          <w:rStyle w:val="CodeChar"/>
        </w:rPr>
        <w:t>current_bdt_id</w:t>
      </w:r>
      <w:r>
        <w:t xml:space="preserve"> =</w:t>
      </w:r>
      <w:r w:rsidR="00F323CD">
        <w:t xml:space="preserve"> </w:t>
      </w:r>
      <w:r w:rsidR="00F323CD" w:rsidRPr="00F323CD">
        <w:rPr>
          <w:rStyle w:val="CodeChar"/>
        </w:rPr>
        <w:t>null</w:t>
      </w:r>
      <w:r w:rsidR="00F323CD">
        <w:t>.</w:t>
      </w:r>
      <w:r>
        <w:t xml:space="preserve"> </w:t>
      </w:r>
    </w:p>
    <w:p w14:paraId="48A2AA4E" w14:textId="77777777" w:rsidR="00B66EC6" w:rsidRDefault="00B66EC6" w:rsidP="00774A05">
      <w:r w:rsidRPr="00EB13B1">
        <w:rPr>
          <w:rStyle w:val="CodeChar"/>
        </w:rPr>
        <w:t>is_deprecated</w:t>
      </w:r>
      <w:r>
        <w:t xml:space="preserve"> = </w:t>
      </w:r>
      <w:r w:rsidR="00F323CD" w:rsidRPr="00F323CD">
        <w:rPr>
          <w:rStyle w:val="CodeChar"/>
        </w:rPr>
        <w:t>false</w:t>
      </w:r>
      <w:r w:rsidR="00F323CD">
        <w:t>.</w:t>
      </w:r>
    </w:p>
    <w:p w14:paraId="236C44D6" w14:textId="77777777" w:rsidR="00764834" w:rsidRPr="003172B3" w:rsidRDefault="00764834" w:rsidP="00764834">
      <w:pPr>
        <w:pStyle w:val="Heading5"/>
        <w:rPr>
          <w:rStyle w:val="IntenseEmphasis"/>
          <w:b/>
          <w:bCs w:val="0"/>
          <w:i/>
          <w:iCs w:val="0"/>
          <w:color w:val="548DD4" w:themeColor="text2" w:themeTint="99"/>
        </w:rPr>
      </w:pPr>
      <w:bookmarkStart w:id="55" w:name="_Toc456813566"/>
      <w:r w:rsidRPr="003172B3">
        <w:rPr>
          <w:rStyle w:val="IntenseEmphasis"/>
          <w:b/>
          <w:bCs w:val="0"/>
          <w:i/>
          <w:iCs w:val="0"/>
          <w:color w:val="548DD4" w:themeColor="text2" w:themeTint="99"/>
        </w:rPr>
        <w:t xml:space="preserve">Populate the </w:t>
      </w:r>
      <w:r w:rsidR="00681FE3">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a</w:t>
      </w:r>
      <w:r w:rsidRPr="003172B3">
        <w:rPr>
          <w:rStyle w:val="IntenseEmphasis"/>
          <w:b/>
          <w:bCs w:val="0"/>
          <w:i/>
          <w:iCs w:val="0"/>
          <w:color w:val="548DD4" w:themeColor="text2" w:themeTint="99"/>
        </w:rPr>
        <w:t>w</w:t>
      </w:r>
      <w:r w:rsidR="00681FE3">
        <w:rPr>
          <w:rStyle w:val="IntenseEmphasis"/>
          <w:b/>
          <w:bCs w:val="0"/>
          <w:i/>
          <w:iCs w:val="0"/>
          <w:color w:val="548DD4" w:themeColor="text2" w:themeTint="99"/>
        </w:rPr>
        <w:t>d</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p</w:t>
      </w:r>
      <w:r w:rsidRPr="003172B3">
        <w:rPr>
          <w:rStyle w:val="IntenseEmphasis"/>
          <w:b/>
          <w:bCs w:val="0"/>
          <w:i/>
          <w:iCs w:val="0"/>
          <w:color w:val="548DD4" w:themeColor="text2" w:themeTint="99"/>
        </w:rPr>
        <w:t>ri table</w:t>
      </w:r>
      <w:bookmarkEnd w:id="55"/>
    </w:p>
    <w:p w14:paraId="0B9978B2" w14:textId="77777777" w:rsidR="00764834" w:rsidRPr="00E62CCF" w:rsidRDefault="00764834" w:rsidP="00764834">
      <w:pPr>
        <w:rPr>
          <w:b/>
          <w:bCs/>
          <w:i/>
          <w:iCs/>
        </w:rPr>
      </w:pPr>
      <w:r w:rsidRPr="00E62CCF">
        <w:t xml:space="preserve">Populate </w:t>
      </w:r>
      <w:r>
        <w:t xml:space="preserve">the </w:t>
      </w:r>
      <w:r w:rsidR="00C822AB" w:rsidRPr="00C822AB">
        <w:rPr>
          <w:rStyle w:val="CodeChar"/>
        </w:rPr>
        <w:t>cdt_awd_pri</w:t>
      </w:r>
      <w:r w:rsidR="00C822AB" w:rsidRPr="00C822AB">
        <w:t xml:space="preserve"> </w:t>
      </w:r>
      <w:r w:rsidR="00C822AB">
        <w:t xml:space="preserve">(CDT Allowed Primitive) </w:t>
      </w:r>
      <w:r>
        <w:t xml:space="preserve">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14:paraId="19B80BEC" w14:textId="77777777" w:rsidR="00764834" w:rsidRDefault="00764834" w:rsidP="00764834"/>
    <w:p w14:paraId="44AE2C9C" w14:textId="77777777" w:rsidR="00764834" w:rsidRDefault="00601F9E" w:rsidP="00764834">
      <w:r>
        <w:rPr>
          <w:rStyle w:val="CodeChar"/>
        </w:rPr>
        <w:t>cdt_awd_pri_id</w:t>
      </w:r>
      <w:r w:rsidR="00764834">
        <w:t xml:space="preserve"> = Auto-generate database key.</w:t>
      </w:r>
    </w:p>
    <w:p w14:paraId="68F22846" w14:textId="77777777" w:rsidR="00764834" w:rsidRDefault="00300C7F" w:rsidP="00764834">
      <w:r>
        <w:rPr>
          <w:rStyle w:val="CodeChar"/>
        </w:rPr>
        <w:t>cdt_id</w:t>
      </w:r>
      <w:r w:rsidR="00764834">
        <w:t xml:space="preserve"> = Foreign key from the </w:t>
      </w:r>
      <w:r w:rsidR="00736ABC">
        <w:rPr>
          <w:rStyle w:val="CodeChar"/>
        </w:rPr>
        <w:t>dt</w:t>
      </w:r>
      <w:r w:rsidR="00764834">
        <w:t xml:space="preserve"> table corresponding to the CDT being recorded.</w:t>
      </w:r>
    </w:p>
    <w:p w14:paraId="2CFFE9D6" w14:textId="77777777" w:rsidR="00764834" w:rsidRDefault="00300C7F" w:rsidP="00764834">
      <w:r>
        <w:rPr>
          <w:rStyle w:val="CodeChar"/>
        </w:rPr>
        <w:t>cdt_pri_id</w:t>
      </w:r>
      <w:r w:rsidR="00764834">
        <w:t xml:space="preserve"> = Foreign key from the </w:t>
      </w:r>
      <w:r w:rsidR="002B066A">
        <w:rPr>
          <w:rStyle w:val="CodeChar"/>
        </w:rPr>
        <w:t>cdt_pri</w:t>
      </w:r>
      <w:r w:rsidR="00764834">
        <w:t xml:space="preserve"> table corresponding to the Allowed Primitive column in each of the CDT Content Component section/table in CCTS DTC3.</w:t>
      </w:r>
    </w:p>
    <w:p w14:paraId="70BA7980" w14:textId="77777777" w:rsidR="00DA19F4" w:rsidRDefault="00DA19F4" w:rsidP="00764834">
      <w:r w:rsidRPr="00DA19F4">
        <w:rPr>
          <w:rStyle w:val="CodeChar"/>
        </w:rPr>
        <w:t>is_default</w:t>
      </w:r>
      <w:r>
        <w:t xml:space="preserve"> = </w:t>
      </w:r>
      <w:r w:rsidR="005C46FF">
        <w:t>Indicating a default primitive for the CDT’s Content Component. True for a default primitive, False otherwise.</w:t>
      </w:r>
    </w:p>
    <w:p w14:paraId="3CD41DA2" w14:textId="77777777" w:rsidR="00764834" w:rsidRDefault="00764834" w:rsidP="00764834">
      <w:pPr>
        <w:pStyle w:val="Heading5"/>
        <w:rPr>
          <w:rStyle w:val="IntenseEmphasis"/>
          <w:b/>
          <w:bCs w:val="0"/>
          <w:i/>
          <w:iCs w:val="0"/>
          <w:color w:val="548DD4" w:themeColor="text2" w:themeTint="99"/>
        </w:rPr>
      </w:pPr>
      <w:bookmarkStart w:id="56" w:name="_Ref390787662"/>
      <w:bookmarkStart w:id="57" w:name="_Toc456813567"/>
      <w:r w:rsidRPr="003172B3">
        <w:rPr>
          <w:rStyle w:val="IntenseEmphasis"/>
          <w:b/>
          <w:bCs w:val="0"/>
          <w:i/>
          <w:iCs w:val="0"/>
          <w:color w:val="548DD4" w:themeColor="text2" w:themeTint="99"/>
        </w:rPr>
        <w:t xml:space="preserve">Populate the </w:t>
      </w:r>
      <w:r w:rsidR="005C46FF">
        <w:rPr>
          <w:rStyle w:val="IntenseEmphasis"/>
          <w:b/>
          <w:bCs w:val="0"/>
          <w:i/>
          <w:iCs w:val="0"/>
          <w:color w:val="548DD4" w:themeColor="text2" w:themeTint="99"/>
        </w:rPr>
        <w:t>cdt_awd_pri_xps_type_map</w:t>
      </w:r>
      <w:bookmarkEnd w:id="56"/>
      <w:bookmarkEnd w:id="57"/>
    </w:p>
    <w:p w14:paraId="3081ACB0" w14:textId="77777777" w:rsidR="00B52C70" w:rsidRDefault="00A24AD6" w:rsidP="00764834">
      <w:pPr>
        <w:rPr>
          <w:highlight w:val="yellow"/>
        </w:rPr>
      </w:pPr>
      <w:r>
        <w:t xml:space="preserve">This table allows for concrete mapping between the CDT Primitives and types in a particular expression such as XML Schema, JSON. At this point, it is not clear whether a separate table will be needed for each expression. The current table holds the map to XML Schema built-in types. </w:t>
      </w:r>
      <w:r w:rsidR="00B52C70" w:rsidRPr="003428EF">
        <w:t xml:space="preserve">For each row in the </w:t>
      </w:r>
      <w:r w:rsidR="002B066A">
        <w:rPr>
          <w:rStyle w:val="CodeChar"/>
        </w:rPr>
        <w:t>cdt_awd_pri</w:t>
      </w:r>
      <w:r w:rsidR="00B52C70" w:rsidRPr="003172B3">
        <w:rPr>
          <w:rStyle w:val="IntenseEmphasis"/>
          <w:b w:val="0"/>
          <w:bCs w:val="0"/>
          <w:i w:val="0"/>
          <w:iCs w:val="0"/>
          <w:color w:val="auto"/>
        </w:rPr>
        <w:t xml:space="preserve"> table</w:t>
      </w:r>
      <w:r w:rsidR="00163180">
        <w:rPr>
          <w:rStyle w:val="IntenseEmphasis"/>
          <w:b w:val="0"/>
          <w:bCs w:val="0"/>
          <w:i w:val="0"/>
          <w:iCs w:val="0"/>
          <w:color w:val="auto"/>
        </w:rPr>
        <w:t>,</w:t>
      </w:r>
      <w:r w:rsidR="00B52C70">
        <w:rPr>
          <w:rStyle w:val="IntenseEmphasis"/>
          <w:b w:val="0"/>
          <w:bCs w:val="0"/>
          <w:i w:val="0"/>
          <w:iCs w:val="0"/>
          <w:color w:val="auto"/>
        </w:rPr>
        <w:t xml:space="preserve"> there will be zero or more rows in this</w:t>
      </w:r>
      <w:r w:rsidR="005C46FF">
        <w:rPr>
          <w:rStyle w:val="IntenseEmphasis"/>
          <w:b w:val="0"/>
          <w:bCs w:val="0"/>
          <w:i w:val="0"/>
          <w:iCs w:val="0"/>
          <w:color w:val="auto"/>
        </w:rPr>
        <w:t xml:space="preserve"> </w:t>
      </w:r>
      <w:r w:rsidR="005C46FF" w:rsidRPr="005C46FF">
        <w:rPr>
          <w:rStyle w:val="CodeChar"/>
        </w:rPr>
        <w:t>cdt_awd_pri_xps_type_map</w:t>
      </w:r>
      <w:r w:rsidR="00B52C70">
        <w:rPr>
          <w:rStyle w:val="IntenseEmphasis"/>
          <w:b w:val="0"/>
          <w:bCs w:val="0"/>
          <w:i w:val="0"/>
          <w:iCs w:val="0"/>
          <w:color w:val="auto"/>
        </w:rPr>
        <w:t xml:space="preserve"> </w:t>
      </w:r>
      <w:r w:rsidR="005C46FF">
        <w:rPr>
          <w:rStyle w:val="IntenseEmphasis"/>
          <w:b w:val="0"/>
          <w:bCs w:val="0"/>
          <w:i w:val="0"/>
          <w:iCs w:val="0"/>
          <w:color w:val="auto"/>
        </w:rPr>
        <w:t xml:space="preserve">(CDT Allowed Primitive Expression Type Map) </w:t>
      </w:r>
      <w:r w:rsidR="00B52C70">
        <w:rPr>
          <w:rStyle w:val="IntenseEmphasis"/>
          <w:b w:val="0"/>
          <w:bCs w:val="0"/>
          <w:i w:val="0"/>
          <w:iCs w:val="0"/>
          <w:color w:val="auto"/>
        </w:rPr>
        <w:t>table.</w:t>
      </w:r>
    </w:p>
    <w:p w14:paraId="79CAB7CC" w14:textId="77777777" w:rsidR="00B52C70" w:rsidRDefault="00B52C70" w:rsidP="00764834">
      <w:pPr>
        <w:rPr>
          <w:highlight w:val="yellow"/>
        </w:rPr>
      </w:pPr>
    </w:p>
    <w:p w14:paraId="70FA0178" w14:textId="77777777" w:rsidR="00764834" w:rsidRDefault="00A24AD6" w:rsidP="00764834">
      <w:r>
        <w:rPr>
          <w:rStyle w:val="CodeChar"/>
        </w:rPr>
        <w:t>cdt_awd_pri_xps_type_map_id</w:t>
      </w:r>
      <w:r w:rsidR="00EF6BE9">
        <w:t xml:space="preserve"> = Auto-generate database key.</w:t>
      </w:r>
    </w:p>
    <w:p w14:paraId="42175C3E" w14:textId="77777777" w:rsidR="003C2821" w:rsidRDefault="00601F9E" w:rsidP="00764834">
      <w:r>
        <w:rPr>
          <w:rStyle w:val="CodeChar"/>
        </w:rPr>
        <w:t>cdt_awd_pri_id</w:t>
      </w:r>
      <w:r w:rsidR="00EF6BE9">
        <w:t xml:space="preserve"> = Foreign key to </w:t>
      </w:r>
      <w:r w:rsidR="002B066A">
        <w:rPr>
          <w:rStyle w:val="CodeChar"/>
        </w:rPr>
        <w:t>cdt_awd_pri</w:t>
      </w:r>
      <w:r w:rsidR="00EF6BE9">
        <w:rPr>
          <w:rStyle w:val="IntenseEmphasis"/>
          <w:b w:val="0"/>
          <w:bCs w:val="0"/>
          <w:i w:val="0"/>
          <w:iCs w:val="0"/>
          <w:color w:val="auto"/>
        </w:rPr>
        <w:t>.</w:t>
      </w:r>
      <w:r>
        <w:rPr>
          <w:rStyle w:val="CodeChar"/>
        </w:rPr>
        <w:t>cdt_awd_pri_id</w:t>
      </w:r>
      <w:r w:rsidR="00EF6BE9">
        <w:rPr>
          <w:rStyle w:val="CodeChar"/>
        </w:rPr>
        <w:t>.</w:t>
      </w:r>
      <w:r w:rsidR="00EF6BE9">
        <w:rPr>
          <w:rStyle w:val="IntenseEmphasis"/>
          <w:b w:val="0"/>
          <w:bCs w:val="0"/>
          <w:i w:val="0"/>
          <w:iCs w:val="0"/>
          <w:color w:val="auto"/>
        </w:rPr>
        <w:t xml:space="preserve"> </w:t>
      </w:r>
    </w:p>
    <w:p w14:paraId="153A95E9" w14:textId="77777777" w:rsidR="00EF6BE9" w:rsidRDefault="00300C7F" w:rsidP="00EF6BE9">
      <w:pPr>
        <w:rPr>
          <w:rStyle w:val="CodeChar"/>
          <w:rFonts w:eastAsiaTheme="minorEastAsia"/>
        </w:rPr>
      </w:pPr>
      <w:r>
        <w:rPr>
          <w:rStyle w:val="CodeChar"/>
        </w:rPr>
        <w:t>xbt_id</w:t>
      </w:r>
      <w:r w:rsidR="00EF6BE9">
        <w:t xml:space="preserve"> = Foreign key to </w:t>
      </w:r>
      <w:r>
        <w:rPr>
          <w:rStyle w:val="CodeChar"/>
          <w:rFonts w:eastAsiaTheme="minorEastAsia"/>
        </w:rPr>
        <w:t>xbt</w:t>
      </w:r>
      <w:r w:rsidR="00EF6BE9">
        <w:rPr>
          <w:rFonts w:eastAsiaTheme="minorEastAsia"/>
        </w:rPr>
        <w:t>.</w:t>
      </w:r>
      <w:r w:rsidR="00EF6BE9" w:rsidRPr="00EF6BE9">
        <w:rPr>
          <w:rStyle w:val="CodeChar"/>
          <w:rFonts w:eastAsiaTheme="minorEastAsia"/>
        </w:rPr>
        <w:t xml:space="preserve"> </w:t>
      </w:r>
      <w:r>
        <w:rPr>
          <w:rStyle w:val="CodeChar"/>
          <w:rFonts w:eastAsiaTheme="minorEastAsia"/>
        </w:rPr>
        <w:t>xbt_id</w:t>
      </w:r>
    </w:p>
    <w:p w14:paraId="0395C7E4" w14:textId="77777777" w:rsidR="00EF6BE9" w:rsidRDefault="00EF6BE9" w:rsidP="00764834"/>
    <w:p w14:paraId="24222ACE" w14:textId="77777777" w:rsidR="00EF6BE9" w:rsidRDefault="00CF2964" w:rsidP="00764834">
      <w:r>
        <w:t>Use the following m</w:t>
      </w:r>
      <w:r w:rsidR="00EF6BE9">
        <w:t>ap between the CDT primitives and XSD built-in types:</w:t>
      </w:r>
    </w:p>
    <w:p w14:paraId="4DD0E46C" w14:textId="5EEDBBBC"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is technical</w:t>
      </w:r>
      <w:r w:rsidR="008E36A2">
        <w:t>ly</w:t>
      </w:r>
      <w:r>
        <w:t xml:space="preserve">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hierarchy.</w:t>
      </w:r>
    </w:p>
    <w:tbl>
      <w:tblPr>
        <w:tblStyle w:val="TableGrid"/>
        <w:tblW w:w="0" w:type="auto"/>
        <w:tblLook w:val="04A0" w:firstRow="1" w:lastRow="0" w:firstColumn="1" w:lastColumn="0" w:noHBand="0" w:noVBand="1"/>
      </w:tblPr>
      <w:tblGrid>
        <w:gridCol w:w="1908"/>
        <w:gridCol w:w="2250"/>
      </w:tblGrid>
      <w:tr w:rsidR="00EF6BE9" w14:paraId="04273CC3" w14:textId="77777777" w:rsidTr="008126CC">
        <w:tc>
          <w:tcPr>
            <w:tcW w:w="1908" w:type="dxa"/>
          </w:tcPr>
          <w:p w14:paraId="61D7D6ED" w14:textId="77777777" w:rsidR="00EF6BE9" w:rsidRPr="008126CC" w:rsidRDefault="00466A2F" w:rsidP="00764834">
            <w:pPr>
              <w:rPr>
                <w:b/>
                <w:bCs/>
              </w:rPr>
            </w:pPr>
            <w:r w:rsidRPr="008126CC">
              <w:rPr>
                <w:b/>
                <w:bCs/>
              </w:rPr>
              <w:t>CDT Primitive</w:t>
            </w:r>
          </w:p>
        </w:tc>
        <w:tc>
          <w:tcPr>
            <w:tcW w:w="2250" w:type="dxa"/>
          </w:tcPr>
          <w:p w14:paraId="305D3E2E" w14:textId="77777777" w:rsidR="00EF6BE9" w:rsidRPr="008126CC" w:rsidRDefault="00466A2F" w:rsidP="00764834">
            <w:pPr>
              <w:rPr>
                <w:b/>
                <w:bCs/>
              </w:rPr>
            </w:pPr>
            <w:r w:rsidRPr="008126CC">
              <w:rPr>
                <w:b/>
                <w:bCs/>
              </w:rPr>
              <w:t>XSD Built-in type</w:t>
            </w:r>
          </w:p>
        </w:tc>
      </w:tr>
      <w:tr w:rsidR="00EF6BE9" w14:paraId="5DB62557" w14:textId="77777777" w:rsidTr="008126CC">
        <w:tc>
          <w:tcPr>
            <w:tcW w:w="1908" w:type="dxa"/>
          </w:tcPr>
          <w:p w14:paraId="7052B457" w14:textId="77777777" w:rsidR="00EF6BE9" w:rsidRDefault="00466A2F" w:rsidP="00466A2F">
            <w:r>
              <w:t>Binary</w:t>
            </w:r>
          </w:p>
        </w:tc>
        <w:tc>
          <w:tcPr>
            <w:tcW w:w="2250" w:type="dxa"/>
          </w:tcPr>
          <w:p w14:paraId="2FDD73F4" w14:textId="77777777" w:rsidR="00EF6BE9" w:rsidRDefault="00466A2F" w:rsidP="00466A2F">
            <w:r>
              <w:t>xsd:base64Binary</w:t>
            </w:r>
          </w:p>
        </w:tc>
      </w:tr>
      <w:tr w:rsidR="00EF6BE9" w14:paraId="777A8A27" w14:textId="77777777" w:rsidTr="008126CC">
        <w:tc>
          <w:tcPr>
            <w:tcW w:w="1908" w:type="dxa"/>
          </w:tcPr>
          <w:p w14:paraId="2FC3624F" w14:textId="77777777" w:rsidR="00EF6BE9" w:rsidRDefault="00466A2F" w:rsidP="00466A2F">
            <w:r>
              <w:t>Binary</w:t>
            </w:r>
          </w:p>
        </w:tc>
        <w:tc>
          <w:tcPr>
            <w:tcW w:w="2250" w:type="dxa"/>
          </w:tcPr>
          <w:p w14:paraId="759F3328" w14:textId="77777777" w:rsidR="00EF6BE9" w:rsidRDefault="00466A2F" w:rsidP="00466A2F">
            <w:r>
              <w:t>xsd:hexBinary</w:t>
            </w:r>
          </w:p>
        </w:tc>
      </w:tr>
      <w:tr w:rsidR="00EF6BE9" w14:paraId="0D26E7E4" w14:textId="77777777" w:rsidTr="008126CC">
        <w:tc>
          <w:tcPr>
            <w:tcW w:w="1908" w:type="dxa"/>
          </w:tcPr>
          <w:p w14:paraId="3312E77D" w14:textId="77777777" w:rsidR="00EF6BE9" w:rsidRDefault="00466A2F" w:rsidP="00466A2F">
            <w:r>
              <w:lastRenderedPageBreak/>
              <w:t>Boolean</w:t>
            </w:r>
          </w:p>
        </w:tc>
        <w:tc>
          <w:tcPr>
            <w:tcW w:w="2250" w:type="dxa"/>
          </w:tcPr>
          <w:p w14:paraId="774780D8" w14:textId="7F9C5F9A" w:rsidR="00EF6BE9" w:rsidRDefault="00466A2F" w:rsidP="00466A2F">
            <w:del w:id="58" w:author="Kulvatunyou, Boonserm (Fed)" w:date="2016-06-23T07:11:00Z">
              <w:r w:rsidDel="00946D0C">
                <w:delText>xsd:boolean</w:delText>
              </w:r>
            </w:del>
            <w:ins w:id="59" w:author="Kulvatunyou, Boonserm (Fed)" w:date="2016-06-23T07:11:00Z">
              <w:r w:rsidR="00946D0C">
                <w:t>xbt_BooleanTrueFasleType</w:t>
              </w:r>
            </w:ins>
          </w:p>
        </w:tc>
      </w:tr>
      <w:tr w:rsidR="00EF6BE9" w14:paraId="7FE151AD" w14:textId="77777777" w:rsidTr="008126CC">
        <w:tc>
          <w:tcPr>
            <w:tcW w:w="1908" w:type="dxa"/>
          </w:tcPr>
          <w:p w14:paraId="289ACE67" w14:textId="77777777" w:rsidR="00EF6BE9" w:rsidRDefault="00466A2F" w:rsidP="00466A2F">
            <w:r>
              <w:t>Decimal</w:t>
            </w:r>
          </w:p>
        </w:tc>
        <w:tc>
          <w:tcPr>
            <w:tcW w:w="2250" w:type="dxa"/>
          </w:tcPr>
          <w:p w14:paraId="55ECFE36" w14:textId="77777777" w:rsidR="00EF6BE9" w:rsidRDefault="00466A2F" w:rsidP="00466A2F">
            <w:r>
              <w:t>xsd:decimal</w:t>
            </w:r>
          </w:p>
        </w:tc>
      </w:tr>
      <w:tr w:rsidR="003E3587" w14:paraId="7CAB5FDA" w14:textId="77777777" w:rsidTr="008126CC">
        <w:tc>
          <w:tcPr>
            <w:tcW w:w="1908" w:type="dxa"/>
          </w:tcPr>
          <w:p w14:paraId="020767EA" w14:textId="77777777" w:rsidR="003E3587" w:rsidRDefault="003E3587" w:rsidP="00320BB6">
            <w:r>
              <w:t>Double</w:t>
            </w:r>
          </w:p>
        </w:tc>
        <w:tc>
          <w:tcPr>
            <w:tcW w:w="2250" w:type="dxa"/>
          </w:tcPr>
          <w:p w14:paraId="712A3E77" w14:textId="77777777" w:rsidR="003E3587" w:rsidRDefault="003E3587" w:rsidP="00320BB6">
            <w:r>
              <w:t>xsd:double</w:t>
            </w:r>
          </w:p>
        </w:tc>
      </w:tr>
      <w:tr w:rsidR="00AA5FCE" w14:paraId="24C27EEE" w14:textId="77777777" w:rsidTr="008126CC">
        <w:tc>
          <w:tcPr>
            <w:tcW w:w="1908" w:type="dxa"/>
          </w:tcPr>
          <w:p w14:paraId="55893271" w14:textId="77777777" w:rsidR="00AA5FCE" w:rsidRDefault="00AA5FCE" w:rsidP="00320BB6">
            <w:commentRangeStart w:id="60"/>
            <w:r>
              <w:t>Double</w:t>
            </w:r>
            <w:commentRangeEnd w:id="60"/>
            <w:r w:rsidR="003A66D8">
              <w:rPr>
                <w:rStyle w:val="CommentReference"/>
              </w:rPr>
              <w:commentReference w:id="60"/>
            </w:r>
          </w:p>
        </w:tc>
        <w:tc>
          <w:tcPr>
            <w:tcW w:w="2250" w:type="dxa"/>
          </w:tcPr>
          <w:p w14:paraId="0B6109D2" w14:textId="77777777" w:rsidR="00AA5FCE" w:rsidRDefault="00AA5FCE" w:rsidP="003E3587">
            <w:r>
              <w:t>xsd:</w:t>
            </w:r>
            <w:r w:rsidR="003E3587">
              <w:t>float</w:t>
            </w:r>
          </w:p>
        </w:tc>
      </w:tr>
      <w:tr w:rsidR="00EF6BE9" w14:paraId="06F5C5C1" w14:textId="77777777" w:rsidTr="008126CC">
        <w:tc>
          <w:tcPr>
            <w:tcW w:w="1908" w:type="dxa"/>
          </w:tcPr>
          <w:p w14:paraId="548C286E" w14:textId="77777777" w:rsidR="00EF6BE9" w:rsidRDefault="00466A2F" w:rsidP="00466A2F">
            <w:r>
              <w:t>Float</w:t>
            </w:r>
          </w:p>
        </w:tc>
        <w:tc>
          <w:tcPr>
            <w:tcW w:w="2250" w:type="dxa"/>
          </w:tcPr>
          <w:p w14:paraId="1FF7F81A" w14:textId="77777777" w:rsidR="00EF6BE9" w:rsidRDefault="00466A2F" w:rsidP="00466A2F">
            <w:r>
              <w:t>xsd:float</w:t>
            </w:r>
          </w:p>
        </w:tc>
      </w:tr>
      <w:tr w:rsidR="00315B6B" w14:paraId="62952894" w14:textId="77777777" w:rsidTr="00B9231A">
        <w:tc>
          <w:tcPr>
            <w:tcW w:w="1908" w:type="dxa"/>
          </w:tcPr>
          <w:p w14:paraId="1DB03B75" w14:textId="77777777" w:rsidR="00315B6B" w:rsidRDefault="00315B6B" w:rsidP="00B9231A">
            <w:r>
              <w:t>Integer</w:t>
            </w:r>
          </w:p>
        </w:tc>
        <w:tc>
          <w:tcPr>
            <w:tcW w:w="2250" w:type="dxa"/>
          </w:tcPr>
          <w:p w14:paraId="0CE5AFC7" w14:textId="77777777" w:rsidR="00315B6B" w:rsidRDefault="00315B6B" w:rsidP="00B9231A">
            <w:r>
              <w:t>xsd:integer</w:t>
            </w:r>
          </w:p>
        </w:tc>
      </w:tr>
      <w:tr w:rsidR="00315B6B" w14:paraId="1CB5BA3C" w14:textId="77777777" w:rsidTr="00B9231A">
        <w:tc>
          <w:tcPr>
            <w:tcW w:w="1908" w:type="dxa"/>
          </w:tcPr>
          <w:p w14:paraId="0F4293F4" w14:textId="77777777" w:rsidR="00315B6B" w:rsidRDefault="00315B6B" w:rsidP="00B9231A">
            <w:r>
              <w:t>Integer</w:t>
            </w:r>
          </w:p>
        </w:tc>
        <w:tc>
          <w:tcPr>
            <w:tcW w:w="2250" w:type="dxa"/>
          </w:tcPr>
          <w:p w14:paraId="0832B77C" w14:textId="77777777" w:rsidR="00315B6B" w:rsidRDefault="00315B6B" w:rsidP="00315B6B">
            <w:r>
              <w:t>xsd:nonNegativeInteger</w:t>
            </w:r>
          </w:p>
        </w:tc>
      </w:tr>
      <w:tr w:rsidR="00EF6BE9" w14:paraId="3CF5E414" w14:textId="77777777" w:rsidTr="008126CC">
        <w:tc>
          <w:tcPr>
            <w:tcW w:w="1908" w:type="dxa"/>
          </w:tcPr>
          <w:p w14:paraId="02B64D64" w14:textId="77777777" w:rsidR="00EF6BE9" w:rsidRDefault="00466A2F" w:rsidP="00466A2F">
            <w:r>
              <w:t>Integer</w:t>
            </w:r>
          </w:p>
        </w:tc>
        <w:tc>
          <w:tcPr>
            <w:tcW w:w="2250" w:type="dxa"/>
          </w:tcPr>
          <w:p w14:paraId="26C3B4A5" w14:textId="77777777" w:rsidR="00EF6BE9" w:rsidRDefault="00466A2F" w:rsidP="00315B6B">
            <w:commentRangeStart w:id="61"/>
            <w:r>
              <w:t>xsd:</w:t>
            </w:r>
            <w:r w:rsidR="00315B6B">
              <w:t>positiveI</w:t>
            </w:r>
            <w:r>
              <w:t>nteger</w:t>
            </w:r>
            <w:commentRangeEnd w:id="61"/>
            <w:r w:rsidR="0047227C">
              <w:rPr>
                <w:rStyle w:val="CommentReference"/>
              </w:rPr>
              <w:commentReference w:id="61"/>
            </w:r>
          </w:p>
        </w:tc>
      </w:tr>
      <w:tr w:rsidR="00EF6BE9" w14:paraId="2571E99D" w14:textId="77777777" w:rsidTr="008126CC">
        <w:tc>
          <w:tcPr>
            <w:tcW w:w="1908" w:type="dxa"/>
          </w:tcPr>
          <w:p w14:paraId="403B9E58" w14:textId="77777777" w:rsidR="00EF6BE9" w:rsidRDefault="00466A2F" w:rsidP="00466A2F">
            <w:r>
              <w:t>NormalizedString</w:t>
            </w:r>
          </w:p>
        </w:tc>
        <w:tc>
          <w:tcPr>
            <w:tcW w:w="2250" w:type="dxa"/>
          </w:tcPr>
          <w:p w14:paraId="4A366FF5" w14:textId="77777777" w:rsidR="00EF6BE9" w:rsidRDefault="00E451C1" w:rsidP="00E451C1">
            <w:r>
              <w:t>xsd:normalizedString</w:t>
            </w:r>
          </w:p>
        </w:tc>
      </w:tr>
      <w:tr w:rsidR="00EF6BE9" w14:paraId="74638E6E" w14:textId="77777777" w:rsidTr="008126CC">
        <w:tc>
          <w:tcPr>
            <w:tcW w:w="1908" w:type="dxa"/>
          </w:tcPr>
          <w:p w14:paraId="1E1BFD2F" w14:textId="77777777" w:rsidR="00EF6BE9" w:rsidRDefault="003A66D8" w:rsidP="00466A2F">
            <w:r>
              <w:t>String</w:t>
            </w:r>
          </w:p>
        </w:tc>
        <w:tc>
          <w:tcPr>
            <w:tcW w:w="2250" w:type="dxa"/>
          </w:tcPr>
          <w:p w14:paraId="32CCC30D" w14:textId="77777777" w:rsidR="00EF6BE9" w:rsidRDefault="003A66D8" w:rsidP="00466A2F">
            <w:r>
              <w:t>xsd:string</w:t>
            </w:r>
          </w:p>
        </w:tc>
      </w:tr>
      <w:tr w:rsidR="00C53E2A" w14:paraId="6187943B" w14:textId="77777777" w:rsidTr="008A5D34">
        <w:tc>
          <w:tcPr>
            <w:tcW w:w="1908" w:type="dxa"/>
          </w:tcPr>
          <w:p w14:paraId="2A5C0175" w14:textId="77777777" w:rsidR="00C53E2A" w:rsidRDefault="00C53E2A" w:rsidP="008A5D34">
            <w:r>
              <w:t>TimeDuration</w:t>
            </w:r>
          </w:p>
        </w:tc>
        <w:tc>
          <w:tcPr>
            <w:tcW w:w="2250" w:type="dxa"/>
          </w:tcPr>
          <w:p w14:paraId="26B0A3C5" w14:textId="77777777" w:rsidR="00C53E2A" w:rsidRDefault="00C53E2A" w:rsidP="008A5D34">
            <w:commentRangeStart w:id="62"/>
            <w:r>
              <w:t>xsd:token</w:t>
            </w:r>
            <w:commentRangeEnd w:id="62"/>
            <w:r w:rsidR="003C63C1">
              <w:rPr>
                <w:rStyle w:val="CommentReference"/>
              </w:rPr>
              <w:commentReference w:id="62"/>
            </w:r>
          </w:p>
        </w:tc>
      </w:tr>
      <w:tr w:rsidR="00EF6BE9" w14:paraId="236755C1" w14:textId="77777777" w:rsidTr="008126CC">
        <w:tc>
          <w:tcPr>
            <w:tcW w:w="1908" w:type="dxa"/>
          </w:tcPr>
          <w:p w14:paraId="294E8935" w14:textId="77777777" w:rsidR="00EF6BE9" w:rsidRDefault="003A66D8" w:rsidP="00466A2F">
            <w:r>
              <w:t>TimeDuration</w:t>
            </w:r>
          </w:p>
        </w:tc>
        <w:tc>
          <w:tcPr>
            <w:tcW w:w="2250" w:type="dxa"/>
          </w:tcPr>
          <w:p w14:paraId="44F26DB3" w14:textId="77777777" w:rsidR="00EF6BE9" w:rsidRDefault="00675222" w:rsidP="00466A2F">
            <w:r>
              <w:t>xsd:d</w:t>
            </w:r>
            <w:r w:rsidR="003A66D8">
              <w:t>uration</w:t>
            </w:r>
          </w:p>
        </w:tc>
      </w:tr>
      <w:tr w:rsidR="00EF6BE9" w14:paraId="6EF373EC" w14:textId="77777777" w:rsidTr="008126CC">
        <w:tc>
          <w:tcPr>
            <w:tcW w:w="1908" w:type="dxa"/>
          </w:tcPr>
          <w:p w14:paraId="4E518BE7" w14:textId="77777777" w:rsidR="00EF6BE9" w:rsidRDefault="003A66D8" w:rsidP="00466A2F">
            <w:r>
              <w:t>TimePoint</w:t>
            </w:r>
          </w:p>
        </w:tc>
        <w:tc>
          <w:tcPr>
            <w:tcW w:w="2250" w:type="dxa"/>
          </w:tcPr>
          <w:p w14:paraId="2970FF00" w14:textId="77777777" w:rsidR="00EF6BE9" w:rsidRDefault="003A66D8" w:rsidP="003A66D8">
            <w:r>
              <w:t>xsd:token</w:t>
            </w:r>
          </w:p>
        </w:tc>
      </w:tr>
      <w:tr w:rsidR="00EF6BE9" w14:paraId="2B353B8B" w14:textId="77777777" w:rsidTr="008126CC">
        <w:tc>
          <w:tcPr>
            <w:tcW w:w="1908" w:type="dxa"/>
          </w:tcPr>
          <w:p w14:paraId="0CB3052C" w14:textId="77777777" w:rsidR="00EF6BE9" w:rsidRDefault="003A66D8" w:rsidP="00466A2F">
            <w:r>
              <w:t>TimePoint</w:t>
            </w:r>
          </w:p>
        </w:tc>
        <w:tc>
          <w:tcPr>
            <w:tcW w:w="2250" w:type="dxa"/>
          </w:tcPr>
          <w:p w14:paraId="4ADA13C5" w14:textId="77777777" w:rsidR="00EF6BE9" w:rsidRDefault="003A66D8" w:rsidP="00466A2F">
            <w:r w:rsidRPr="003A66D8">
              <w:t>xsd:dateTime</w:t>
            </w:r>
          </w:p>
        </w:tc>
      </w:tr>
      <w:tr w:rsidR="00EF6BE9" w14:paraId="56B76E3B" w14:textId="77777777" w:rsidTr="008126CC">
        <w:tc>
          <w:tcPr>
            <w:tcW w:w="1908" w:type="dxa"/>
          </w:tcPr>
          <w:p w14:paraId="343A0835" w14:textId="77777777" w:rsidR="00EF6BE9" w:rsidRDefault="003A66D8" w:rsidP="00764834">
            <w:r>
              <w:t>TimePoint</w:t>
            </w:r>
          </w:p>
        </w:tc>
        <w:tc>
          <w:tcPr>
            <w:tcW w:w="2250" w:type="dxa"/>
          </w:tcPr>
          <w:p w14:paraId="3159A263" w14:textId="77777777" w:rsidR="00EF6BE9" w:rsidRDefault="003A66D8" w:rsidP="00764834">
            <w:r w:rsidRPr="003A66D8">
              <w:t>xsd:date</w:t>
            </w:r>
          </w:p>
        </w:tc>
      </w:tr>
      <w:tr w:rsidR="00EF6BE9" w14:paraId="6A829201" w14:textId="77777777" w:rsidTr="008126CC">
        <w:tc>
          <w:tcPr>
            <w:tcW w:w="1908" w:type="dxa"/>
          </w:tcPr>
          <w:p w14:paraId="560CA519" w14:textId="77777777" w:rsidR="00EF6BE9" w:rsidRDefault="003A66D8" w:rsidP="00764834">
            <w:r>
              <w:t>TimePoint</w:t>
            </w:r>
          </w:p>
        </w:tc>
        <w:tc>
          <w:tcPr>
            <w:tcW w:w="2250" w:type="dxa"/>
          </w:tcPr>
          <w:p w14:paraId="3E269DDA" w14:textId="77777777" w:rsidR="00EF6BE9" w:rsidRDefault="003A66D8" w:rsidP="00764834">
            <w:r w:rsidRPr="003A66D8">
              <w:t>xsd:time</w:t>
            </w:r>
          </w:p>
        </w:tc>
      </w:tr>
      <w:tr w:rsidR="00EF6BE9" w14:paraId="15E8A487" w14:textId="77777777" w:rsidTr="008126CC">
        <w:tc>
          <w:tcPr>
            <w:tcW w:w="1908" w:type="dxa"/>
          </w:tcPr>
          <w:p w14:paraId="2E281A17" w14:textId="77777777" w:rsidR="00EF6BE9" w:rsidRDefault="003A66D8" w:rsidP="00764834">
            <w:r>
              <w:t>TimePoint</w:t>
            </w:r>
          </w:p>
        </w:tc>
        <w:tc>
          <w:tcPr>
            <w:tcW w:w="2250" w:type="dxa"/>
          </w:tcPr>
          <w:p w14:paraId="537DA325" w14:textId="77777777" w:rsidR="00EF6BE9" w:rsidRDefault="003A66D8" w:rsidP="00764834">
            <w:r w:rsidRPr="003A66D8">
              <w:t>xsd:gYear</w:t>
            </w:r>
            <w:r>
              <w:t>Month</w:t>
            </w:r>
          </w:p>
        </w:tc>
      </w:tr>
      <w:tr w:rsidR="00EF6BE9" w14:paraId="17F2FF50" w14:textId="77777777" w:rsidTr="008126CC">
        <w:tc>
          <w:tcPr>
            <w:tcW w:w="1908" w:type="dxa"/>
          </w:tcPr>
          <w:p w14:paraId="18FC799B" w14:textId="77777777" w:rsidR="00EF6BE9" w:rsidRDefault="003A66D8" w:rsidP="00764834">
            <w:r>
              <w:t>TimePoint</w:t>
            </w:r>
          </w:p>
        </w:tc>
        <w:tc>
          <w:tcPr>
            <w:tcW w:w="2250" w:type="dxa"/>
          </w:tcPr>
          <w:p w14:paraId="28D1E961" w14:textId="77777777" w:rsidR="00EF6BE9" w:rsidRDefault="003A66D8" w:rsidP="00764834">
            <w:r>
              <w:t>xsd:gYear</w:t>
            </w:r>
          </w:p>
        </w:tc>
      </w:tr>
      <w:tr w:rsidR="00EF6BE9" w14:paraId="42D75C44" w14:textId="77777777" w:rsidTr="008126CC">
        <w:tc>
          <w:tcPr>
            <w:tcW w:w="1908" w:type="dxa"/>
          </w:tcPr>
          <w:p w14:paraId="60396811" w14:textId="77777777" w:rsidR="00EF6BE9" w:rsidRDefault="003A66D8" w:rsidP="00764834">
            <w:r>
              <w:t>TimePoint</w:t>
            </w:r>
          </w:p>
        </w:tc>
        <w:tc>
          <w:tcPr>
            <w:tcW w:w="2250" w:type="dxa"/>
          </w:tcPr>
          <w:p w14:paraId="155A435F" w14:textId="77777777" w:rsidR="00EF6BE9" w:rsidRDefault="003A66D8" w:rsidP="00764834">
            <w:r>
              <w:t>xsd:gMonthDay</w:t>
            </w:r>
          </w:p>
        </w:tc>
      </w:tr>
      <w:tr w:rsidR="00EF6BE9" w14:paraId="5B074020" w14:textId="77777777" w:rsidTr="008126CC">
        <w:tc>
          <w:tcPr>
            <w:tcW w:w="1908" w:type="dxa"/>
          </w:tcPr>
          <w:p w14:paraId="5AFB84DA" w14:textId="77777777" w:rsidR="00EF6BE9" w:rsidRDefault="003A66D8" w:rsidP="00764834">
            <w:r>
              <w:t>TimePoint</w:t>
            </w:r>
          </w:p>
        </w:tc>
        <w:tc>
          <w:tcPr>
            <w:tcW w:w="2250" w:type="dxa"/>
          </w:tcPr>
          <w:p w14:paraId="7E248B77" w14:textId="77777777" w:rsidR="00EF6BE9" w:rsidRDefault="003A66D8" w:rsidP="00764834">
            <w:r>
              <w:t>xsd:gDay</w:t>
            </w:r>
          </w:p>
        </w:tc>
      </w:tr>
      <w:tr w:rsidR="00EF6BE9" w14:paraId="24FCB2D2" w14:textId="77777777" w:rsidTr="008126CC">
        <w:tc>
          <w:tcPr>
            <w:tcW w:w="1908" w:type="dxa"/>
          </w:tcPr>
          <w:p w14:paraId="4033FB0B" w14:textId="77777777" w:rsidR="00EF6BE9" w:rsidRDefault="003A66D8" w:rsidP="00764834">
            <w:r>
              <w:t>TimePoint</w:t>
            </w:r>
          </w:p>
        </w:tc>
        <w:tc>
          <w:tcPr>
            <w:tcW w:w="2250" w:type="dxa"/>
          </w:tcPr>
          <w:p w14:paraId="2532B2A9" w14:textId="77777777" w:rsidR="00EF6BE9" w:rsidRDefault="003A66D8" w:rsidP="00764834">
            <w:r>
              <w:t>xsd:gMonth</w:t>
            </w:r>
          </w:p>
        </w:tc>
      </w:tr>
      <w:tr w:rsidR="00CF2964" w14:paraId="0AD80D3B" w14:textId="77777777" w:rsidTr="008126CC">
        <w:tc>
          <w:tcPr>
            <w:tcW w:w="1908" w:type="dxa"/>
          </w:tcPr>
          <w:p w14:paraId="0D64E953" w14:textId="77777777" w:rsidR="00CF2964" w:rsidRDefault="003A66D8" w:rsidP="00764834">
            <w:r>
              <w:t>Token</w:t>
            </w:r>
          </w:p>
        </w:tc>
        <w:tc>
          <w:tcPr>
            <w:tcW w:w="2250" w:type="dxa"/>
          </w:tcPr>
          <w:p w14:paraId="7357D01E" w14:textId="77777777" w:rsidR="00CF2964" w:rsidRDefault="005B4655" w:rsidP="00764834">
            <w:r>
              <w:t>xsd:token</w:t>
            </w:r>
          </w:p>
        </w:tc>
      </w:tr>
    </w:tbl>
    <w:p w14:paraId="1D804D81" w14:textId="77777777" w:rsidR="00EF6BE9" w:rsidRPr="003172B3" w:rsidRDefault="00EF6BE9" w:rsidP="00764834"/>
    <w:p w14:paraId="5E2A02C3" w14:textId="77777777" w:rsidR="00C365E9" w:rsidRDefault="00110356" w:rsidP="00CF2964">
      <w:r>
        <w:t xml:space="preserve">All CDTs maps to all XSD built-in types according to their primitives and the primitive-to-XSD-built-in-type map in the table above except for the Date and Time CDTs. Date should be mapped to everything in the Timepoint primitive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Timepoint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1916"/>
      </w:tblGrid>
      <w:tr w:rsidR="00387EF3" w:rsidRPr="00C365E9" w14:paraId="6B6A2E26" w14:textId="77777777" w:rsidTr="00387EF3">
        <w:trPr>
          <w:trHeight w:val="300"/>
        </w:trPr>
        <w:tc>
          <w:tcPr>
            <w:tcW w:w="3516" w:type="dxa"/>
            <w:gridSpan w:val="2"/>
            <w:shd w:val="clear" w:color="auto" w:fill="auto"/>
            <w:noWrap/>
            <w:vAlign w:val="bottom"/>
            <w:hideMark/>
          </w:tcPr>
          <w:p w14:paraId="0CB8D5D3" w14:textId="77777777" w:rsidR="00387EF3" w:rsidRPr="00C365E9" w:rsidRDefault="00C822AB" w:rsidP="00C822AB">
            <w:pPr>
              <w:rPr>
                <w:lang w:bidi="th-TH"/>
              </w:rPr>
            </w:pPr>
            <w:r>
              <w:rPr>
                <w:lang w:bidi="th-TH"/>
              </w:rPr>
              <w:t xml:space="preserve">From CDT </w:t>
            </w:r>
            <w:r w:rsidR="00387EF3" w:rsidRPr="00C365E9">
              <w:rPr>
                <w:lang w:bidi="th-TH"/>
              </w:rPr>
              <w:t>Allowed</w:t>
            </w:r>
            <w:r>
              <w:rPr>
                <w:lang w:bidi="th-TH"/>
              </w:rPr>
              <w:t xml:space="preserve"> </w:t>
            </w:r>
            <w:r w:rsidR="00387EF3" w:rsidRPr="00C365E9">
              <w:rPr>
                <w:lang w:bidi="th-TH"/>
              </w:rPr>
              <w:t>Primitive</w:t>
            </w:r>
          </w:p>
        </w:tc>
        <w:tc>
          <w:tcPr>
            <w:tcW w:w="1916" w:type="dxa"/>
            <w:shd w:val="clear" w:color="auto" w:fill="auto"/>
            <w:noWrap/>
            <w:vAlign w:val="bottom"/>
            <w:hideMark/>
          </w:tcPr>
          <w:p w14:paraId="29EFB11B" w14:textId="77777777" w:rsidR="00387EF3" w:rsidRPr="00C365E9" w:rsidRDefault="00387EF3" w:rsidP="00C822AB">
            <w:pPr>
              <w:rPr>
                <w:lang w:bidi="th-TH"/>
              </w:rPr>
            </w:pPr>
            <w:r w:rsidRPr="00C365E9">
              <w:rPr>
                <w:lang w:bidi="th-TH"/>
              </w:rPr>
              <w:t>XSD</w:t>
            </w:r>
            <w:r w:rsidR="00C822AB">
              <w:rPr>
                <w:lang w:bidi="th-TH"/>
              </w:rPr>
              <w:t xml:space="preserve"> </w:t>
            </w:r>
            <w:r w:rsidRPr="00C365E9">
              <w:rPr>
                <w:lang w:bidi="th-TH"/>
              </w:rPr>
              <w:t>BuiltIn</w:t>
            </w:r>
            <w:r w:rsidR="00C822AB">
              <w:rPr>
                <w:lang w:bidi="th-TH"/>
              </w:rPr>
              <w:t xml:space="preserve"> </w:t>
            </w:r>
            <w:r w:rsidRPr="00C365E9">
              <w:rPr>
                <w:lang w:bidi="th-TH"/>
              </w:rPr>
              <w:t>Type</w:t>
            </w:r>
          </w:p>
        </w:tc>
      </w:tr>
      <w:tr w:rsidR="00387EF3" w:rsidRPr="00C365E9" w14:paraId="1302CBDE" w14:textId="77777777" w:rsidTr="00387EF3">
        <w:trPr>
          <w:trHeight w:val="300"/>
        </w:trPr>
        <w:tc>
          <w:tcPr>
            <w:tcW w:w="1722" w:type="dxa"/>
            <w:shd w:val="clear" w:color="auto" w:fill="auto"/>
            <w:noWrap/>
            <w:vAlign w:val="bottom"/>
            <w:hideMark/>
          </w:tcPr>
          <w:p w14:paraId="637963BC" w14:textId="77777777" w:rsidR="00387EF3" w:rsidRPr="002B066A" w:rsidRDefault="00387EF3" w:rsidP="002B066A">
            <w:pPr>
              <w:rPr>
                <w:i/>
                <w:iCs/>
                <w:color w:val="000000"/>
                <w:lang w:bidi="th-TH"/>
              </w:rPr>
            </w:pPr>
            <w:r w:rsidRPr="002B066A">
              <w:rPr>
                <w:i/>
                <w:iCs/>
                <w:color w:val="000000"/>
                <w:lang w:bidi="th-TH"/>
              </w:rPr>
              <w:t>CDT</w:t>
            </w:r>
            <w:r w:rsidR="002B066A" w:rsidRPr="002B066A">
              <w:rPr>
                <w:i/>
                <w:iCs/>
                <w:color w:val="000000"/>
                <w:lang w:bidi="th-TH"/>
              </w:rPr>
              <w:t xml:space="preserve"> </w:t>
            </w:r>
            <w:r w:rsidRPr="002B066A">
              <w:rPr>
                <w:i/>
                <w:iCs/>
                <w:color w:val="000000"/>
                <w:lang w:bidi="th-TH"/>
              </w:rPr>
              <w:t>DEN</w:t>
            </w:r>
          </w:p>
        </w:tc>
        <w:tc>
          <w:tcPr>
            <w:tcW w:w="1794" w:type="dxa"/>
            <w:shd w:val="clear" w:color="auto" w:fill="auto"/>
            <w:noWrap/>
            <w:vAlign w:val="bottom"/>
            <w:hideMark/>
          </w:tcPr>
          <w:p w14:paraId="42F40DEC" w14:textId="77777777" w:rsidR="00387EF3" w:rsidRPr="00C365E9" w:rsidRDefault="00387EF3" w:rsidP="002B066A">
            <w:pPr>
              <w:rPr>
                <w:i/>
                <w:iCs/>
                <w:color w:val="000000"/>
                <w:lang w:bidi="th-TH"/>
              </w:rPr>
            </w:pPr>
            <w:r w:rsidRPr="00C365E9">
              <w:rPr>
                <w:i/>
                <w:iCs/>
                <w:color w:val="000000"/>
                <w:lang w:bidi="th-TH"/>
              </w:rPr>
              <w:t>CDT</w:t>
            </w:r>
            <w:r w:rsidR="002B066A">
              <w:rPr>
                <w:i/>
                <w:iCs/>
                <w:color w:val="000000"/>
                <w:lang w:bidi="th-TH"/>
              </w:rPr>
              <w:t xml:space="preserve"> </w:t>
            </w:r>
            <w:r w:rsidRPr="00C365E9">
              <w:rPr>
                <w:i/>
                <w:iCs/>
                <w:color w:val="000000"/>
                <w:lang w:bidi="th-TH"/>
              </w:rPr>
              <w:t>Primitive</w:t>
            </w:r>
          </w:p>
        </w:tc>
        <w:tc>
          <w:tcPr>
            <w:tcW w:w="1916" w:type="dxa"/>
            <w:shd w:val="clear" w:color="auto" w:fill="auto"/>
            <w:noWrap/>
            <w:vAlign w:val="bottom"/>
            <w:hideMark/>
          </w:tcPr>
          <w:p w14:paraId="27C6DC6B" w14:textId="77777777" w:rsidR="00387EF3" w:rsidRPr="00C365E9" w:rsidRDefault="00387EF3" w:rsidP="00C365E9">
            <w:pPr>
              <w:rPr>
                <w:color w:val="000000"/>
                <w:lang w:bidi="th-TH"/>
              </w:rPr>
            </w:pPr>
          </w:p>
        </w:tc>
      </w:tr>
      <w:tr w:rsidR="00387EF3" w:rsidRPr="00C365E9" w14:paraId="0CAD3323" w14:textId="77777777" w:rsidTr="00387EF3">
        <w:trPr>
          <w:trHeight w:val="300"/>
        </w:trPr>
        <w:tc>
          <w:tcPr>
            <w:tcW w:w="1722" w:type="dxa"/>
            <w:shd w:val="clear" w:color="auto" w:fill="auto"/>
            <w:noWrap/>
            <w:vAlign w:val="bottom"/>
            <w:hideMark/>
          </w:tcPr>
          <w:p w14:paraId="6D53B2B3"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3EFB7FED" w14:textId="77777777"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14:paraId="51678D86" w14:textId="77777777" w:rsidR="00387EF3" w:rsidRPr="00C365E9" w:rsidRDefault="00387EF3" w:rsidP="00C365E9">
            <w:pPr>
              <w:rPr>
                <w:color w:val="000000"/>
                <w:lang w:bidi="th-TH"/>
              </w:rPr>
            </w:pPr>
            <w:r w:rsidRPr="00C365E9">
              <w:rPr>
                <w:color w:val="000000"/>
                <w:lang w:bidi="th-TH"/>
              </w:rPr>
              <w:t>xsd:decimal</w:t>
            </w:r>
          </w:p>
        </w:tc>
      </w:tr>
      <w:tr w:rsidR="00387EF3" w:rsidRPr="00C365E9" w14:paraId="531A7B8C" w14:textId="77777777" w:rsidTr="00387EF3">
        <w:trPr>
          <w:trHeight w:val="300"/>
        </w:trPr>
        <w:tc>
          <w:tcPr>
            <w:tcW w:w="1722" w:type="dxa"/>
            <w:shd w:val="clear" w:color="auto" w:fill="auto"/>
            <w:noWrap/>
            <w:vAlign w:val="bottom"/>
            <w:hideMark/>
          </w:tcPr>
          <w:p w14:paraId="6B8F76F1"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79D2E259" w14:textId="77777777"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14:paraId="2A4278A1" w14:textId="77777777" w:rsidR="00387EF3" w:rsidRPr="00C365E9" w:rsidRDefault="00387EF3" w:rsidP="00C365E9">
            <w:pPr>
              <w:rPr>
                <w:color w:val="000000"/>
                <w:lang w:bidi="th-TH"/>
              </w:rPr>
            </w:pPr>
            <w:r w:rsidRPr="00C365E9">
              <w:rPr>
                <w:color w:val="000000"/>
                <w:lang w:bidi="th-TH"/>
              </w:rPr>
              <w:t>xsd:double</w:t>
            </w:r>
          </w:p>
        </w:tc>
      </w:tr>
      <w:tr w:rsidR="009B3ECC" w:rsidRPr="00C365E9" w14:paraId="1F65D11B" w14:textId="77777777" w:rsidTr="00747606">
        <w:trPr>
          <w:trHeight w:val="300"/>
        </w:trPr>
        <w:tc>
          <w:tcPr>
            <w:tcW w:w="1722" w:type="dxa"/>
            <w:shd w:val="clear" w:color="auto" w:fill="auto"/>
            <w:noWrap/>
            <w:vAlign w:val="bottom"/>
            <w:hideMark/>
          </w:tcPr>
          <w:p w14:paraId="3A02998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10C7B612" w14:textId="77777777" w:rsidR="009B3ECC" w:rsidRPr="00C365E9" w:rsidRDefault="009B3ECC" w:rsidP="00747606">
            <w:pPr>
              <w:rPr>
                <w:color w:val="000000"/>
                <w:lang w:bidi="th-TH"/>
              </w:rPr>
            </w:pPr>
            <w:r>
              <w:rPr>
                <w:color w:val="000000"/>
                <w:lang w:bidi="th-TH"/>
              </w:rPr>
              <w:t>Double</w:t>
            </w:r>
          </w:p>
        </w:tc>
        <w:tc>
          <w:tcPr>
            <w:tcW w:w="1916" w:type="dxa"/>
            <w:shd w:val="clear" w:color="auto" w:fill="auto"/>
            <w:noWrap/>
            <w:vAlign w:val="bottom"/>
            <w:hideMark/>
          </w:tcPr>
          <w:p w14:paraId="58A07999" w14:textId="77777777" w:rsidR="009B3ECC" w:rsidRPr="00C365E9" w:rsidRDefault="009B3ECC" w:rsidP="00747606">
            <w:pPr>
              <w:rPr>
                <w:color w:val="000000"/>
                <w:lang w:bidi="th-TH"/>
              </w:rPr>
            </w:pPr>
            <w:r w:rsidRPr="00C365E9">
              <w:rPr>
                <w:color w:val="000000"/>
                <w:lang w:bidi="th-TH"/>
              </w:rPr>
              <w:t>xsd:float</w:t>
            </w:r>
          </w:p>
        </w:tc>
      </w:tr>
      <w:tr w:rsidR="00387EF3" w:rsidRPr="00C365E9" w14:paraId="3A1AC8B7" w14:textId="77777777" w:rsidTr="00387EF3">
        <w:trPr>
          <w:trHeight w:val="300"/>
        </w:trPr>
        <w:tc>
          <w:tcPr>
            <w:tcW w:w="1722" w:type="dxa"/>
            <w:shd w:val="clear" w:color="auto" w:fill="auto"/>
            <w:noWrap/>
            <w:vAlign w:val="bottom"/>
            <w:hideMark/>
          </w:tcPr>
          <w:p w14:paraId="2013A93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2D4F637F" w14:textId="77777777"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14:paraId="59A8C1AC" w14:textId="77777777" w:rsidR="00387EF3" w:rsidRPr="00C365E9" w:rsidRDefault="00387EF3" w:rsidP="00C365E9">
            <w:pPr>
              <w:rPr>
                <w:color w:val="000000"/>
                <w:lang w:bidi="th-TH"/>
              </w:rPr>
            </w:pPr>
            <w:r w:rsidRPr="00C365E9">
              <w:rPr>
                <w:color w:val="000000"/>
                <w:lang w:bidi="th-TH"/>
              </w:rPr>
              <w:t>xsd:float</w:t>
            </w:r>
          </w:p>
        </w:tc>
      </w:tr>
      <w:tr w:rsidR="009B3ECC" w:rsidRPr="00C365E9" w14:paraId="5DB5248C" w14:textId="77777777" w:rsidTr="00747606">
        <w:trPr>
          <w:trHeight w:val="315"/>
        </w:trPr>
        <w:tc>
          <w:tcPr>
            <w:tcW w:w="1722" w:type="dxa"/>
            <w:shd w:val="clear" w:color="auto" w:fill="auto"/>
            <w:noWrap/>
            <w:vAlign w:val="bottom"/>
            <w:hideMark/>
          </w:tcPr>
          <w:p w14:paraId="3092D72B"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0C55596D"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4154650B" w14:textId="77777777" w:rsidR="009B3ECC" w:rsidRPr="00C365E9" w:rsidRDefault="009B3ECC" w:rsidP="00747606">
            <w:pPr>
              <w:rPr>
                <w:color w:val="000000"/>
                <w:lang w:bidi="th-TH"/>
              </w:rPr>
            </w:pPr>
            <w:r w:rsidRPr="00C365E9">
              <w:rPr>
                <w:color w:val="000000"/>
                <w:lang w:bidi="th-TH"/>
              </w:rPr>
              <w:t>xsd:integer</w:t>
            </w:r>
          </w:p>
        </w:tc>
      </w:tr>
      <w:tr w:rsidR="009B3ECC" w:rsidRPr="00C365E9" w14:paraId="5E9D4EE4" w14:textId="77777777" w:rsidTr="00747606">
        <w:trPr>
          <w:trHeight w:val="315"/>
        </w:trPr>
        <w:tc>
          <w:tcPr>
            <w:tcW w:w="1722" w:type="dxa"/>
            <w:shd w:val="clear" w:color="auto" w:fill="auto"/>
            <w:noWrap/>
            <w:vAlign w:val="bottom"/>
            <w:hideMark/>
          </w:tcPr>
          <w:p w14:paraId="0947E8A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26B40CD5"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645CFE86" w14:textId="77777777" w:rsidR="009B3ECC" w:rsidRPr="00C365E9" w:rsidRDefault="009B3ECC" w:rsidP="00747606">
            <w:pPr>
              <w:rPr>
                <w:color w:val="000000"/>
                <w:lang w:bidi="th-TH"/>
              </w:rPr>
            </w:pPr>
            <w:r>
              <w:t>xsd:nonNegativeInteger</w:t>
            </w:r>
          </w:p>
        </w:tc>
      </w:tr>
      <w:tr w:rsidR="00387EF3" w:rsidRPr="00C365E9" w14:paraId="0715D42C" w14:textId="77777777" w:rsidTr="00387EF3">
        <w:trPr>
          <w:trHeight w:val="315"/>
        </w:trPr>
        <w:tc>
          <w:tcPr>
            <w:tcW w:w="1722" w:type="dxa"/>
            <w:shd w:val="clear" w:color="auto" w:fill="auto"/>
            <w:noWrap/>
            <w:vAlign w:val="bottom"/>
            <w:hideMark/>
          </w:tcPr>
          <w:p w14:paraId="53E8767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181593D1" w14:textId="77777777"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14:paraId="0ED47193" w14:textId="77777777" w:rsidR="00387EF3" w:rsidRPr="00C365E9" w:rsidRDefault="009B3ECC" w:rsidP="00C365E9">
            <w:pPr>
              <w:rPr>
                <w:color w:val="000000"/>
                <w:lang w:bidi="th-TH"/>
              </w:rPr>
            </w:pPr>
            <w:r>
              <w:t>xsd:positiveInteger</w:t>
            </w:r>
          </w:p>
        </w:tc>
      </w:tr>
      <w:tr w:rsidR="00387EF3" w:rsidRPr="00C365E9" w14:paraId="7034DCC6" w14:textId="77777777" w:rsidTr="00387EF3">
        <w:trPr>
          <w:trHeight w:val="300"/>
        </w:trPr>
        <w:tc>
          <w:tcPr>
            <w:tcW w:w="1722" w:type="dxa"/>
            <w:shd w:val="clear" w:color="auto" w:fill="auto"/>
            <w:noWrap/>
            <w:vAlign w:val="bottom"/>
            <w:hideMark/>
          </w:tcPr>
          <w:p w14:paraId="6B793F33"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257A6F9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65184C52" w14:textId="77777777" w:rsidR="00387EF3" w:rsidRPr="00C365E9" w:rsidRDefault="00387EF3" w:rsidP="00C365E9">
            <w:pPr>
              <w:rPr>
                <w:color w:val="000000"/>
                <w:lang w:bidi="th-TH"/>
              </w:rPr>
            </w:pPr>
            <w:r w:rsidRPr="00C365E9">
              <w:rPr>
                <w:color w:val="000000"/>
                <w:lang w:bidi="th-TH"/>
              </w:rPr>
              <w:t>xsd:token</w:t>
            </w:r>
          </w:p>
        </w:tc>
      </w:tr>
      <w:tr w:rsidR="00387EF3" w:rsidRPr="00C365E9" w14:paraId="51CC3492" w14:textId="77777777" w:rsidTr="00387EF3">
        <w:trPr>
          <w:trHeight w:val="315"/>
        </w:trPr>
        <w:tc>
          <w:tcPr>
            <w:tcW w:w="1722" w:type="dxa"/>
            <w:shd w:val="clear" w:color="auto" w:fill="auto"/>
            <w:noWrap/>
            <w:vAlign w:val="bottom"/>
            <w:hideMark/>
          </w:tcPr>
          <w:p w14:paraId="370682DA"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0FD6C6D5"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D96807E" w14:textId="77777777" w:rsidR="00387EF3" w:rsidRPr="00C365E9" w:rsidRDefault="00387EF3" w:rsidP="00C365E9">
            <w:pPr>
              <w:rPr>
                <w:color w:val="000000"/>
                <w:lang w:bidi="th-TH"/>
              </w:rPr>
            </w:pPr>
            <w:r w:rsidRPr="00C365E9">
              <w:rPr>
                <w:color w:val="000000"/>
                <w:lang w:bidi="th-TH"/>
              </w:rPr>
              <w:t>xsd:date</w:t>
            </w:r>
          </w:p>
        </w:tc>
      </w:tr>
      <w:tr w:rsidR="00387EF3" w:rsidRPr="00C365E9" w14:paraId="1F1E1031" w14:textId="77777777" w:rsidTr="00387EF3">
        <w:trPr>
          <w:trHeight w:val="300"/>
        </w:trPr>
        <w:tc>
          <w:tcPr>
            <w:tcW w:w="1722" w:type="dxa"/>
            <w:shd w:val="clear" w:color="auto" w:fill="auto"/>
            <w:noWrap/>
            <w:vAlign w:val="bottom"/>
            <w:hideMark/>
          </w:tcPr>
          <w:p w14:paraId="220993DE"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647A626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461E9A9B" w14:textId="77777777" w:rsidR="00387EF3" w:rsidRPr="00C365E9" w:rsidRDefault="00387EF3" w:rsidP="00C365E9">
            <w:pPr>
              <w:rPr>
                <w:color w:val="000000"/>
                <w:lang w:bidi="th-TH"/>
              </w:rPr>
            </w:pPr>
            <w:r w:rsidRPr="00C365E9">
              <w:rPr>
                <w:color w:val="000000"/>
                <w:lang w:bidi="th-TH"/>
              </w:rPr>
              <w:t>xsd:gYear</w:t>
            </w:r>
          </w:p>
        </w:tc>
      </w:tr>
      <w:tr w:rsidR="00387EF3" w:rsidRPr="00C365E9" w14:paraId="7C415950" w14:textId="77777777" w:rsidTr="00387EF3">
        <w:trPr>
          <w:trHeight w:val="300"/>
        </w:trPr>
        <w:tc>
          <w:tcPr>
            <w:tcW w:w="1722" w:type="dxa"/>
            <w:shd w:val="clear" w:color="auto" w:fill="auto"/>
            <w:noWrap/>
            <w:vAlign w:val="bottom"/>
            <w:hideMark/>
          </w:tcPr>
          <w:p w14:paraId="5F5FE025"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7C26DC0E"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D50583" w14:textId="77777777" w:rsidR="00387EF3" w:rsidRPr="00C365E9" w:rsidRDefault="00387EF3" w:rsidP="00C365E9">
            <w:pPr>
              <w:rPr>
                <w:color w:val="000000"/>
                <w:lang w:bidi="th-TH"/>
              </w:rPr>
            </w:pPr>
            <w:r w:rsidRPr="00C365E9">
              <w:rPr>
                <w:color w:val="000000"/>
                <w:lang w:bidi="th-TH"/>
              </w:rPr>
              <w:t>xsd:gYearMonth</w:t>
            </w:r>
          </w:p>
        </w:tc>
      </w:tr>
      <w:tr w:rsidR="00387EF3" w:rsidRPr="00C365E9" w14:paraId="51CA43EF" w14:textId="77777777" w:rsidTr="00387EF3">
        <w:trPr>
          <w:trHeight w:val="300"/>
        </w:trPr>
        <w:tc>
          <w:tcPr>
            <w:tcW w:w="1722" w:type="dxa"/>
            <w:shd w:val="clear" w:color="auto" w:fill="auto"/>
            <w:noWrap/>
            <w:vAlign w:val="bottom"/>
            <w:hideMark/>
          </w:tcPr>
          <w:p w14:paraId="720C537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5DEACA61"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1362D677" w14:textId="77777777" w:rsidR="00387EF3" w:rsidRPr="00C365E9" w:rsidRDefault="00387EF3" w:rsidP="00C365E9">
            <w:pPr>
              <w:rPr>
                <w:color w:val="000000"/>
                <w:lang w:bidi="th-TH"/>
              </w:rPr>
            </w:pPr>
            <w:r w:rsidRPr="00C365E9">
              <w:rPr>
                <w:color w:val="000000"/>
                <w:lang w:bidi="th-TH"/>
              </w:rPr>
              <w:t>xsd:gMonthDay</w:t>
            </w:r>
          </w:p>
        </w:tc>
      </w:tr>
      <w:tr w:rsidR="00387EF3" w:rsidRPr="00C365E9" w14:paraId="7CCBBAD0" w14:textId="77777777" w:rsidTr="00387EF3">
        <w:trPr>
          <w:trHeight w:val="300"/>
        </w:trPr>
        <w:tc>
          <w:tcPr>
            <w:tcW w:w="1722" w:type="dxa"/>
            <w:shd w:val="clear" w:color="auto" w:fill="auto"/>
            <w:noWrap/>
            <w:vAlign w:val="bottom"/>
            <w:hideMark/>
          </w:tcPr>
          <w:p w14:paraId="579D043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DB7640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F856DA2" w14:textId="77777777" w:rsidR="00387EF3" w:rsidRPr="00C365E9" w:rsidRDefault="00387EF3" w:rsidP="00C365E9">
            <w:pPr>
              <w:rPr>
                <w:color w:val="000000"/>
                <w:lang w:bidi="th-TH"/>
              </w:rPr>
            </w:pPr>
            <w:r w:rsidRPr="00C365E9">
              <w:rPr>
                <w:color w:val="000000"/>
                <w:lang w:bidi="th-TH"/>
              </w:rPr>
              <w:t>xsd:gDay</w:t>
            </w:r>
          </w:p>
        </w:tc>
      </w:tr>
      <w:tr w:rsidR="00387EF3" w:rsidRPr="00C365E9" w14:paraId="72B027A0" w14:textId="77777777" w:rsidTr="00387EF3">
        <w:trPr>
          <w:trHeight w:val="300"/>
        </w:trPr>
        <w:tc>
          <w:tcPr>
            <w:tcW w:w="1722" w:type="dxa"/>
            <w:shd w:val="clear" w:color="auto" w:fill="auto"/>
            <w:noWrap/>
            <w:vAlign w:val="bottom"/>
            <w:hideMark/>
          </w:tcPr>
          <w:p w14:paraId="2ECAAB09"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0103A4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98B6F7" w14:textId="77777777" w:rsidR="00387EF3" w:rsidRPr="00C365E9" w:rsidRDefault="00387EF3" w:rsidP="00C365E9">
            <w:pPr>
              <w:rPr>
                <w:color w:val="000000"/>
                <w:lang w:bidi="th-TH"/>
              </w:rPr>
            </w:pPr>
            <w:r w:rsidRPr="00C365E9">
              <w:rPr>
                <w:color w:val="000000"/>
                <w:lang w:bidi="th-TH"/>
              </w:rPr>
              <w:t>xsd:gMonth</w:t>
            </w:r>
          </w:p>
        </w:tc>
      </w:tr>
    </w:tbl>
    <w:p w14:paraId="6AED15BD" w14:textId="77777777" w:rsidR="00E62CCF" w:rsidRDefault="00E62CCF" w:rsidP="00985C7A"/>
    <w:p w14:paraId="2467F42A" w14:textId="77777777" w:rsidR="009A4916" w:rsidRDefault="009A4916" w:rsidP="003172B3">
      <w:pPr>
        <w:pStyle w:val="Heading5"/>
        <w:rPr>
          <w:rStyle w:val="IntenseEmphasis"/>
          <w:b/>
          <w:bCs w:val="0"/>
          <w:i/>
          <w:iCs w:val="0"/>
          <w:color w:val="548DD4" w:themeColor="text2" w:themeTint="99"/>
        </w:rPr>
      </w:pPr>
      <w:bookmarkStart w:id="63" w:name="_Toc456813568"/>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r w:rsidR="00530652">
        <w:rPr>
          <w:rStyle w:val="IntenseEmphasis"/>
          <w:b/>
          <w:bCs w:val="0"/>
          <w:i/>
          <w:iCs w:val="0"/>
          <w:color w:val="548DD4" w:themeColor="text2" w:themeTint="99"/>
        </w:rPr>
        <w:t>dt_sc</w:t>
      </w:r>
      <w:r w:rsidRPr="003172B3">
        <w:rPr>
          <w:rStyle w:val="IntenseEmphasis"/>
          <w:b/>
          <w:bCs w:val="0"/>
          <w:i/>
          <w:iCs w:val="0"/>
          <w:color w:val="548DD4" w:themeColor="text2" w:themeTint="99"/>
        </w:rPr>
        <w:t xml:space="preserve"> table</w:t>
      </w:r>
      <w:bookmarkEnd w:id="63"/>
    </w:p>
    <w:p w14:paraId="430EB684" w14:textId="77777777" w:rsidR="003428EF" w:rsidRPr="003428EF" w:rsidRDefault="003428EF" w:rsidP="003428EF">
      <w:r w:rsidRPr="00E62CCF">
        <w:lastRenderedPageBreak/>
        <w:t xml:space="preserve">Populate </w:t>
      </w:r>
      <w:r>
        <w:t xml:space="preserve">the table </w:t>
      </w:r>
      <w:r w:rsidRPr="00E62CCF">
        <w:t xml:space="preserve">with CDT </w:t>
      </w:r>
      <w:r>
        <w:t xml:space="preserve">SC </w:t>
      </w:r>
      <w:r w:rsidRPr="00E62CCF">
        <w:t>information from the CCTS DTC3 as follows.</w:t>
      </w:r>
      <w:r>
        <w:t xml:space="preserve"> Sections 4.X.8 contains information for this table.</w:t>
      </w:r>
    </w:p>
    <w:p w14:paraId="267CB5D4" w14:textId="77777777" w:rsidR="009A4916" w:rsidRDefault="00530652" w:rsidP="00985C7A">
      <w:r>
        <w:rPr>
          <w:rStyle w:val="CodeChar"/>
        </w:rPr>
        <w:t>dt_sc_id</w:t>
      </w:r>
      <w:r w:rsidR="009A4916">
        <w:t xml:space="preserve"> = Auto-generate database key.</w:t>
      </w:r>
    </w:p>
    <w:p w14:paraId="1958519F" w14:textId="77777777" w:rsidR="000228BA" w:rsidRDefault="00CF7449" w:rsidP="00985C7A">
      <w:r>
        <w:rPr>
          <w:rStyle w:val="CodeChar"/>
        </w:rPr>
        <w:t>guid</w:t>
      </w:r>
      <w:r w:rsidR="000228BA">
        <w:t xml:space="preserve"> = Generate a GUID.</w:t>
      </w:r>
    </w:p>
    <w:p w14:paraId="6C3FFECD" w14:textId="77777777" w:rsidR="009A4916" w:rsidRDefault="00CF7449" w:rsidP="00985C7A">
      <w:r>
        <w:rPr>
          <w:rStyle w:val="CodeChar"/>
          <w:rFonts w:eastAsiaTheme="minorEastAsia"/>
        </w:rPr>
        <w:t>property_term</w:t>
      </w:r>
      <w:r w:rsidR="009A4916">
        <w:t xml:space="preserve"> = </w:t>
      </w:r>
      <w:r w:rsidR="000D608F">
        <w:t xml:space="preserve">Take the value from the Supplementary Components subsection of each CDT section in the CCTS DTC3, e.g., </w:t>
      </w:r>
      <w:r w:rsidR="000D608F" w:rsidRPr="00B0001B">
        <w:rPr>
          <w:rStyle w:val="CodeChar"/>
        </w:rPr>
        <w:t>“Currency”</w:t>
      </w:r>
      <w:r w:rsidR="000D608F">
        <w:t>.</w:t>
      </w:r>
    </w:p>
    <w:p w14:paraId="6E1EE798" w14:textId="77777777" w:rsidR="00E80DB8" w:rsidRDefault="00CF7449" w:rsidP="00985C7A">
      <w:r>
        <w:rPr>
          <w:rStyle w:val="CodeChar"/>
          <w:rFonts w:eastAsiaTheme="minorEastAsia"/>
        </w:rPr>
        <w:t>representation_term</w:t>
      </w:r>
      <w:r w:rsidR="00E80DB8">
        <w:t xml:space="preserve"> = </w:t>
      </w:r>
      <w:r w:rsidR="000D608F">
        <w:t>Take the value from the Supplementary Components subsection of each CDT section in the CCTS DTC3, e.g., “</w:t>
      </w:r>
      <w:r w:rsidR="000D608F" w:rsidRPr="008A5D34">
        <w:rPr>
          <w:rStyle w:val="CodeChar"/>
        </w:rPr>
        <w:t>Code</w:t>
      </w:r>
      <w:r w:rsidR="000D608F">
        <w:t>”.</w:t>
      </w:r>
    </w:p>
    <w:p w14:paraId="32A7AC6E" w14:textId="77777777" w:rsidR="00E80DB8" w:rsidRDefault="00127238" w:rsidP="00985C7A">
      <w:pPr>
        <w:rPr>
          <w:rFonts w:ascii="Courier New" w:eastAsiaTheme="minorEastAsia" w:hAnsi="Courier New" w:cs="Courier New"/>
          <w:sz w:val="22"/>
          <w:szCs w:val="22"/>
          <w:lang w:eastAsia="ko-KR" w:bidi="th-TH"/>
        </w:rPr>
      </w:pPr>
      <w:r>
        <w:rPr>
          <w:rStyle w:val="CodeChar"/>
          <w:rFonts w:eastAsiaTheme="minorEastAsia"/>
        </w:rPr>
        <w:t>definition</w:t>
      </w:r>
      <w:r w:rsidR="00E80DB8">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14:paraId="658EB553" w14:textId="77777777" w:rsidR="009A4916" w:rsidRDefault="00CF7449" w:rsidP="00985C7A">
      <w:r>
        <w:rPr>
          <w:rStyle w:val="CodeChar"/>
          <w:rFonts w:eastAsiaTheme="minorEastAsia"/>
        </w:rPr>
        <w:t>owner_dt_id</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0D608F" w:rsidRPr="00B0001B">
        <w:rPr>
          <w:rFonts w:eastAsiaTheme="minorEastAsia"/>
        </w:rPr>
        <w:t xml:space="preserve">Foreign key to the </w:t>
      </w:r>
      <w:r w:rsidR="00736ABC" w:rsidRPr="00736ABC">
        <w:rPr>
          <w:rStyle w:val="CodeChar"/>
          <w:rFonts w:eastAsiaTheme="minorEastAsia"/>
        </w:rPr>
        <w:t>dt</w:t>
      </w:r>
      <w:r w:rsidR="000D608F" w:rsidRPr="00B0001B">
        <w:rPr>
          <w:rFonts w:eastAsiaTheme="minorEastAsia"/>
        </w:rPr>
        <w:t xml:space="preserve"> table </w:t>
      </w:r>
      <w:r w:rsidR="00736ABC" w:rsidRPr="00736ABC">
        <w:rPr>
          <w:rStyle w:val="CodeChar"/>
          <w:rFonts w:eastAsiaTheme="minorEastAsia"/>
        </w:rPr>
        <w:t>dt_id</w:t>
      </w:r>
      <w:r w:rsidR="000D608F" w:rsidRPr="00B0001B">
        <w:rPr>
          <w:rFonts w:eastAsiaTheme="minorEastAsia"/>
        </w:rPr>
        <w:t xml:space="preserve"> column for the corresponding CDT.</w:t>
      </w:r>
      <w:r w:rsidR="00E80DB8">
        <w:t xml:space="preserve"> </w:t>
      </w:r>
    </w:p>
    <w:p w14:paraId="2ECF284A" w14:textId="77777777" w:rsidR="009A4916" w:rsidRDefault="00CF7449" w:rsidP="00985C7A">
      <w:r>
        <w:rPr>
          <w:rStyle w:val="CodeChar"/>
          <w:rFonts w:eastAsiaTheme="minorEastAsia"/>
        </w:rPr>
        <w:t>min_cardinality</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14:paraId="5C497161" w14:textId="77777777" w:rsidR="00E80DB8" w:rsidRDefault="00CF7449" w:rsidP="00985C7A">
      <w:pPr>
        <w:rPr>
          <w:rFonts w:ascii="Courier New" w:eastAsiaTheme="minorEastAsia" w:hAnsi="Courier New" w:cs="Courier New"/>
          <w:sz w:val="22"/>
          <w:szCs w:val="22"/>
          <w:lang w:eastAsia="ko-KR" w:bidi="th-TH"/>
        </w:rPr>
      </w:pPr>
      <w:r>
        <w:rPr>
          <w:rStyle w:val="CodeChar"/>
          <w:rFonts w:eastAsiaTheme="minorEastAsia"/>
        </w:rPr>
        <w:t>max_cardinality</w:t>
      </w:r>
      <w:r w:rsidR="00E80DB8"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14:paraId="088F6F8E" w14:textId="77777777" w:rsidR="008227A1" w:rsidRDefault="00CF7449" w:rsidP="00985C7A">
      <w:pPr>
        <w:rPr>
          <w:rFonts w:eastAsiaTheme="minorEastAsia"/>
        </w:rPr>
      </w:pPr>
      <w:r>
        <w:rPr>
          <w:rStyle w:val="CodeChar"/>
          <w:rFonts w:eastAsiaTheme="minorEastAsia"/>
        </w:rPr>
        <w:t>based_dt_sc_id</w:t>
      </w:r>
      <w:r w:rsidR="00E80DB8" w:rsidRPr="00B0001B">
        <w:rPr>
          <w:rFonts w:eastAsiaTheme="minorEastAsia"/>
        </w:rPr>
        <w:t xml:space="preserve"> = </w:t>
      </w:r>
      <w:r w:rsidR="00B0001B" w:rsidRPr="00B0001B">
        <w:rPr>
          <w:rFonts w:eastAsiaTheme="minorEastAsia"/>
        </w:rPr>
        <w:t>Blank.</w:t>
      </w:r>
    </w:p>
    <w:p w14:paraId="01B761D9" w14:textId="77777777" w:rsidR="00730231" w:rsidRDefault="00730231" w:rsidP="00730231">
      <w:pPr>
        <w:pStyle w:val="Heading5"/>
      </w:pPr>
      <w:bookmarkStart w:id="64" w:name="_Toc456813569"/>
      <w:r>
        <w:t xml:space="preserve">Populate the </w:t>
      </w:r>
      <w:r w:rsidR="00CF7449">
        <w:t>cdt_sc_awd_pri</w:t>
      </w:r>
      <w:r>
        <w:t xml:space="preserve"> table</w:t>
      </w:r>
      <w:bookmarkEnd w:id="64"/>
    </w:p>
    <w:p w14:paraId="73316B57" w14:textId="77777777" w:rsidR="003428EF" w:rsidRDefault="003428EF" w:rsidP="003428EF">
      <w:r>
        <w:t xml:space="preserve">Populate the </w:t>
      </w:r>
      <w:r w:rsidR="0005411D">
        <w:t>table according the column Allowed Primitives of the table in sections 4.X.8 of CCTS DTC3.</w:t>
      </w:r>
    </w:p>
    <w:p w14:paraId="49EFDA93" w14:textId="77777777" w:rsidR="0005411D" w:rsidRPr="003428EF" w:rsidRDefault="0005411D" w:rsidP="003428EF"/>
    <w:p w14:paraId="11A10E73" w14:textId="77777777" w:rsidR="00730231" w:rsidRDefault="00CF7449" w:rsidP="00730231">
      <w:r>
        <w:rPr>
          <w:rStyle w:val="CodeChar"/>
        </w:rPr>
        <w:t>cdt_sc_awd_pri_id</w:t>
      </w:r>
      <w:r w:rsidR="0005411D">
        <w:t xml:space="preserve"> = Auto-generate database key.</w:t>
      </w:r>
    </w:p>
    <w:p w14:paraId="6AB40B78" w14:textId="77777777" w:rsidR="003428EF" w:rsidRDefault="00405DFB" w:rsidP="00730231">
      <w:r>
        <w:rPr>
          <w:rStyle w:val="CodeChar"/>
        </w:rPr>
        <w:t>cdt_sc_id</w:t>
      </w:r>
      <w:r w:rsidR="0005411D">
        <w:t xml:space="preserve"> = Foreign key to the </w:t>
      </w:r>
      <w:r w:rsidR="00530652">
        <w:rPr>
          <w:rStyle w:val="CodeChar"/>
        </w:rPr>
        <w:t>dt_sc</w:t>
      </w:r>
      <w:r w:rsidR="0005411D" w:rsidRPr="00BD78A3">
        <w:rPr>
          <w:rStyle w:val="CodeChar"/>
        </w:rPr>
        <w:t>.</w:t>
      </w:r>
      <w:r w:rsidR="00530652">
        <w:rPr>
          <w:rStyle w:val="CodeChar"/>
        </w:rPr>
        <w:t>dt_sc_id</w:t>
      </w:r>
      <w:r w:rsidR="0005411D">
        <w:t xml:space="preserve"> representing the target SC.</w:t>
      </w:r>
    </w:p>
    <w:p w14:paraId="1828F58E" w14:textId="77777777" w:rsidR="003428EF" w:rsidRDefault="00300C7F" w:rsidP="00730231">
      <w:r>
        <w:rPr>
          <w:rStyle w:val="CodeChar"/>
        </w:rPr>
        <w:t>cdt_pri_id</w:t>
      </w:r>
      <w:r w:rsidR="0005411D">
        <w:t xml:space="preserve"> = Foreign key to the </w:t>
      </w:r>
      <w:r w:rsidR="002B066A">
        <w:rPr>
          <w:rStyle w:val="CodeChar"/>
        </w:rPr>
        <w:t>cdt_pri</w:t>
      </w:r>
      <w:r w:rsidR="0005411D" w:rsidRPr="00BD78A3">
        <w:rPr>
          <w:rStyle w:val="CodeChar"/>
        </w:rPr>
        <w:t>.</w:t>
      </w:r>
      <w:r>
        <w:rPr>
          <w:rStyle w:val="CodeChar"/>
        </w:rPr>
        <w:t>cdt_pri_id</w:t>
      </w:r>
      <w:r w:rsidR="0005411D">
        <w:t xml:space="preserve"> represents the CDT primitives in the Allowed Primitives column</w:t>
      </w:r>
      <w:r w:rsidR="0005411D" w:rsidRPr="0005411D">
        <w:t xml:space="preserve"> </w:t>
      </w:r>
      <w:r w:rsidR="0005411D">
        <w:t>of the table in sections 4.X.8 of CCTS DTC3.</w:t>
      </w:r>
    </w:p>
    <w:p w14:paraId="7660FED5" w14:textId="77777777" w:rsidR="000A68C8" w:rsidRDefault="00405DFB" w:rsidP="00627F7B">
      <w:r>
        <w:rPr>
          <w:rStyle w:val="CodeChar"/>
        </w:rPr>
        <w:t>is_default</w:t>
      </w:r>
      <w:r w:rsidR="0005411D">
        <w:t xml:space="preserve"> = This column indicates whether the associated CDT primitive is a default as documented in the CCTS DTC3. The values of this column are in sections 4.X.9.Y (Core Value Domains subsections). In each of the subsection, there is a table where the Allowed Primitive column either has only one allowed primitive or multiples. If there 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indicating which primitive is the default.</w:t>
      </w:r>
    </w:p>
    <w:p w14:paraId="021D1EB4" w14:textId="77777777" w:rsidR="00C4501A" w:rsidRDefault="00C4501A" w:rsidP="00BF2D0E">
      <w:pPr>
        <w:pStyle w:val="Heading5"/>
      </w:pPr>
      <w:bookmarkStart w:id="65" w:name="_Ref390964089"/>
      <w:bookmarkStart w:id="66" w:name="_Toc456813570"/>
      <w:r>
        <w:t xml:space="preserve">Populate the </w:t>
      </w:r>
      <w:r w:rsidR="00BF2D0E" w:rsidRPr="00BF2D0E">
        <w:t>cdt_sc_awd_pri_xps_type_map</w:t>
      </w:r>
      <w:r>
        <w:t xml:space="preserve"> table</w:t>
      </w:r>
      <w:bookmarkEnd w:id="65"/>
      <w:bookmarkEnd w:id="66"/>
    </w:p>
    <w:p w14:paraId="322F9378" w14:textId="5E930FE8" w:rsidR="00C4501A" w:rsidRPr="00C4501A" w:rsidRDefault="00C4501A" w:rsidP="00C4501A">
      <w:r>
        <w:t xml:space="preserve">This table is similar to the </w:t>
      </w:r>
      <w:r w:rsidR="005C46FF">
        <w:rPr>
          <w:rStyle w:val="CodeChar"/>
        </w:rPr>
        <w:t>cdt_awd_pri_xps_type_map</w:t>
      </w:r>
      <w:r>
        <w:t xml:space="preserve"> table in section (</w:t>
      </w:r>
      <w:r w:rsidR="00EE035D">
        <w:fldChar w:fldCharType="begin"/>
      </w:r>
      <w:r w:rsidR="00EE035D">
        <w:instrText xml:space="preserve"> REF _Ref390787662 \r \h </w:instrText>
      </w:r>
      <w:r w:rsidR="00EE035D">
        <w:fldChar w:fldCharType="separate"/>
      </w:r>
      <w:r w:rsidR="00632C6D">
        <w:t>3.1.1.6.5</w:t>
      </w:r>
      <w:r w:rsidR="00EE035D">
        <w:fldChar w:fldCharType="end"/>
      </w:r>
      <w:r>
        <w:t>), but it is for the SC primitive</w:t>
      </w:r>
      <w:r w:rsidR="00EE035D">
        <w:t xml:space="preserve"> in</w:t>
      </w:r>
      <w:r>
        <w:t xml:space="preserve"> the above section.</w:t>
      </w:r>
    </w:p>
    <w:p w14:paraId="66391F49" w14:textId="77777777" w:rsidR="00730231" w:rsidRDefault="00730231" w:rsidP="00730231"/>
    <w:p w14:paraId="3872294F" w14:textId="77777777" w:rsidR="00C4501A" w:rsidRDefault="00C4501A" w:rsidP="00C4501A">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0EA783DC" w14:textId="77777777" w:rsidR="00C4501A" w:rsidRDefault="00C4501A" w:rsidP="00C4501A">
      <w:pPr>
        <w:rPr>
          <w:highlight w:val="yellow"/>
        </w:rPr>
      </w:pPr>
    </w:p>
    <w:p w14:paraId="4B7A3F53" w14:textId="77777777" w:rsidR="00C4501A" w:rsidRDefault="00BF2D0E" w:rsidP="00C4501A">
      <w:r>
        <w:rPr>
          <w:rStyle w:val="CodeChar"/>
        </w:rPr>
        <w:t>cdt_sc_awd_pri_xps_type_map_id</w:t>
      </w:r>
      <w:r w:rsidR="00C4501A">
        <w:t xml:space="preserve"> = Auto-generate database key.</w:t>
      </w:r>
    </w:p>
    <w:p w14:paraId="2BDC3A08" w14:textId="77777777" w:rsidR="00C4501A" w:rsidRDefault="00CF7449" w:rsidP="00C4501A">
      <w:r>
        <w:rPr>
          <w:rStyle w:val="CodeChar"/>
        </w:rPr>
        <w:t>cdt_sc_awd_pri</w:t>
      </w:r>
      <w:r w:rsidR="00C4501A">
        <w:t xml:space="preserve"> = Foreign key to </w:t>
      </w:r>
      <w:r>
        <w:rPr>
          <w:rStyle w:val="CodeChar"/>
        </w:rPr>
        <w:t>cdt_sc_awd_pri</w:t>
      </w:r>
      <w:r w:rsidR="00C4501A">
        <w:rPr>
          <w:rStyle w:val="IntenseEmphasis"/>
          <w:b w:val="0"/>
          <w:bCs w:val="0"/>
          <w:i w:val="0"/>
          <w:iCs w:val="0"/>
          <w:color w:val="auto"/>
        </w:rPr>
        <w:t>.</w:t>
      </w:r>
      <w:r>
        <w:rPr>
          <w:rStyle w:val="CodeChar"/>
        </w:rPr>
        <w:t>cdt_sc_awd_pri_id</w:t>
      </w:r>
      <w:r w:rsidR="00C4501A">
        <w:rPr>
          <w:rStyle w:val="CodeChar"/>
        </w:rPr>
        <w:t>.</w:t>
      </w:r>
      <w:r w:rsidR="00C4501A">
        <w:rPr>
          <w:rStyle w:val="IntenseEmphasis"/>
          <w:b w:val="0"/>
          <w:bCs w:val="0"/>
          <w:i w:val="0"/>
          <w:iCs w:val="0"/>
          <w:color w:val="auto"/>
        </w:rPr>
        <w:t xml:space="preserve"> </w:t>
      </w:r>
    </w:p>
    <w:p w14:paraId="3AAB0771" w14:textId="77777777" w:rsidR="00C4501A" w:rsidRDefault="00300C7F" w:rsidP="00C4501A">
      <w:pPr>
        <w:rPr>
          <w:rStyle w:val="CodeChar"/>
          <w:rFonts w:eastAsiaTheme="minorEastAsia"/>
        </w:rPr>
      </w:pPr>
      <w:r>
        <w:rPr>
          <w:rStyle w:val="CodeChar"/>
        </w:rPr>
        <w:t>xbt_id</w:t>
      </w:r>
      <w:r w:rsidR="00C4501A">
        <w:t xml:space="preserve"> = Foreign key to </w:t>
      </w:r>
      <w:r>
        <w:rPr>
          <w:rStyle w:val="CodeChar"/>
          <w:rFonts w:eastAsiaTheme="minorEastAsia"/>
        </w:rPr>
        <w:t>xbt</w:t>
      </w:r>
      <w:r w:rsidR="00C4501A">
        <w:rPr>
          <w:rFonts w:eastAsiaTheme="minorEastAsia"/>
        </w:rPr>
        <w:t>.</w:t>
      </w:r>
      <w:r w:rsidR="00C4501A" w:rsidRPr="00EF6BE9">
        <w:rPr>
          <w:rStyle w:val="CodeChar"/>
          <w:rFonts w:eastAsiaTheme="minorEastAsia"/>
        </w:rPr>
        <w:t xml:space="preserve"> </w:t>
      </w:r>
      <w:r>
        <w:rPr>
          <w:rStyle w:val="CodeChar"/>
          <w:rFonts w:eastAsiaTheme="minorEastAsia"/>
        </w:rPr>
        <w:t>xbt_id</w:t>
      </w:r>
    </w:p>
    <w:p w14:paraId="4E495F47" w14:textId="77777777" w:rsidR="00C4501A" w:rsidRDefault="00C4501A" w:rsidP="00C4501A"/>
    <w:p w14:paraId="6FD90FD7" w14:textId="15D69056"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632C6D">
        <w:t>3.1.1.6.5</w:t>
      </w:r>
      <w:r w:rsidR="00EE035D">
        <w:fldChar w:fldCharType="end"/>
      </w:r>
      <w:r w:rsidR="00EE035D">
        <w:t xml:space="preserve"> to populate the </w:t>
      </w:r>
      <w:r w:rsidR="00300C7F">
        <w:rPr>
          <w:rStyle w:val="CodeChar"/>
        </w:rPr>
        <w:t>xbt_id</w:t>
      </w:r>
      <w:r w:rsidR="00EE035D">
        <w:t xml:space="preserve"> column according to the SC allowed primitives.  </w:t>
      </w:r>
    </w:p>
    <w:p w14:paraId="75419E44" w14:textId="77777777" w:rsidR="003F7F36" w:rsidRDefault="003F7F36" w:rsidP="003F7F36">
      <w:pPr>
        <w:pStyle w:val="Heading4"/>
      </w:pPr>
      <w:bookmarkStart w:id="67" w:name="_Toc456813571"/>
      <w:commentRangeStart w:id="68"/>
      <w:r>
        <w:lastRenderedPageBreak/>
        <w:t>Import Identifier Scheme</w:t>
      </w:r>
      <w:commentRangeEnd w:id="68"/>
      <w:r>
        <w:rPr>
          <w:rStyle w:val="CommentReference"/>
          <w:b w:val="0"/>
        </w:rPr>
        <w:commentReference w:id="68"/>
      </w:r>
      <w:bookmarkEnd w:id="67"/>
    </w:p>
    <w:p w14:paraId="71619DF2" w14:textId="636BEB96"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2"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14:paraId="48F547DF" w14:textId="77777777" w:rsidR="001D2935" w:rsidRDefault="001D2935" w:rsidP="001D2935">
      <w:pPr>
        <w:pStyle w:val="Heading5"/>
      </w:pPr>
      <w:bookmarkStart w:id="69" w:name="_Toc456813572"/>
      <w:r>
        <w:t xml:space="preserve">Populate the </w:t>
      </w:r>
      <w:r w:rsidR="002B3165">
        <w:t>agency_id_list</w:t>
      </w:r>
      <w:r>
        <w:t xml:space="preserve"> table</w:t>
      </w:r>
      <w:bookmarkEnd w:id="69"/>
    </w:p>
    <w:p w14:paraId="04D312B4" w14:textId="77777777" w:rsidR="001D2935" w:rsidRDefault="001D2935" w:rsidP="001D2935">
      <w:r>
        <w:t>There is only one record to be created here.</w:t>
      </w:r>
    </w:p>
    <w:p w14:paraId="30812AF4" w14:textId="77777777" w:rsidR="001D2935" w:rsidRDefault="002B3165" w:rsidP="001D2935">
      <w:r>
        <w:rPr>
          <w:rStyle w:val="CodeChar"/>
        </w:rPr>
        <w:t>agency_id_list_id</w:t>
      </w:r>
      <w:r w:rsidR="001D2935">
        <w:t xml:space="preserve"> = Auto-generate database key.</w:t>
      </w:r>
    </w:p>
    <w:p w14:paraId="6659A8E2" w14:textId="77777777" w:rsidR="001D2935" w:rsidRDefault="00BF35FF" w:rsidP="001D2935">
      <w:r>
        <w:rPr>
          <w:rStyle w:val="CodeChar"/>
        </w:rPr>
        <w:t>guid</w:t>
      </w:r>
      <w:r w:rsidR="00853246" w:rsidRPr="00A83754">
        <w:rPr>
          <w:rStyle w:val="CodeChar"/>
        </w:rPr>
        <w:commentReference w:id="70"/>
      </w:r>
      <w:r w:rsidR="001D2935">
        <w:t xml:space="preserve"> = </w:t>
      </w:r>
      <w:r w:rsidR="001D2935" w:rsidRPr="00A83754">
        <w:rPr>
          <w:rStyle w:val="CodeChar"/>
        </w:rPr>
        <w:t>//xsd:</w:t>
      </w:r>
      <w:r w:rsidR="00BF2110" w:rsidRPr="00A83754">
        <w:rPr>
          <w:rStyle w:val="CodeChar"/>
        </w:rPr>
        <w:t>simpleType[endsWith(@name, “IdentificationContentType”)]</w:t>
      </w:r>
      <w:r w:rsidR="001D2935" w:rsidRPr="00A83754">
        <w:rPr>
          <w:rStyle w:val="CodeChar"/>
        </w:rPr>
        <w:t>/@id</w:t>
      </w:r>
    </w:p>
    <w:p w14:paraId="18B0C291" w14:textId="77777777" w:rsidR="00853246" w:rsidRDefault="00BF35FF" w:rsidP="001D2935">
      <w:r>
        <w:rPr>
          <w:rStyle w:val="CodeChar"/>
        </w:rPr>
        <w:t>enum_type_guid</w:t>
      </w:r>
      <w:r w:rsidR="00853246">
        <w:t xml:space="preserve"> = </w:t>
      </w:r>
      <w:r w:rsidR="00D06A12" w:rsidRPr="00A83754">
        <w:rPr>
          <w:rStyle w:val="CodeChar"/>
        </w:rPr>
        <w:t>//xsd:simpleType[endsWith(@name, “EnumerationType”)]/@id</w:t>
      </w:r>
    </w:p>
    <w:p w14:paraId="5024EDB2" w14:textId="77777777" w:rsidR="001D2935" w:rsidRDefault="00DD3866" w:rsidP="001D2935">
      <w:r>
        <w:rPr>
          <w:rStyle w:val="CodeChar"/>
        </w:rPr>
        <w:t>n</w:t>
      </w:r>
      <w:commentRangeStart w:id="71"/>
      <w:r w:rsidR="001D2935" w:rsidRPr="00A83754">
        <w:rPr>
          <w:rStyle w:val="CodeChar"/>
        </w:rPr>
        <w:t>ame</w:t>
      </w:r>
      <w:r w:rsidR="001D2935">
        <w:t xml:space="preserve"> </w:t>
      </w:r>
      <w:commentRangeEnd w:id="71"/>
      <w:r w:rsidR="009261B2">
        <w:rPr>
          <w:rStyle w:val="CommentReference"/>
        </w:rPr>
        <w:commentReference w:id="71"/>
      </w:r>
      <w:r w:rsidR="001D2935">
        <w:t>=</w:t>
      </w:r>
      <w:r w:rsidR="00BF2110">
        <w:t xml:space="preserve"> </w:t>
      </w:r>
      <w:r w:rsidR="001D2935">
        <w:t xml:space="preserve"> </w:t>
      </w:r>
      <w:r w:rsidR="00A83754">
        <w:t>“</w:t>
      </w:r>
      <w:r w:rsidR="00A83754" w:rsidRPr="00A83754">
        <w:rPr>
          <w:rStyle w:val="CodeChar"/>
        </w:rPr>
        <w:t>Agency Identification</w:t>
      </w:r>
      <w:r w:rsidR="00A83754">
        <w:t>”.</w:t>
      </w:r>
    </w:p>
    <w:p w14:paraId="33BFA845" w14:textId="77777777" w:rsidR="001D2935" w:rsidRDefault="00BF35FF" w:rsidP="001D2935">
      <w:r>
        <w:rPr>
          <w:rStyle w:val="CodeChar"/>
        </w:rPr>
        <w:t>list_id</w:t>
      </w:r>
      <w:r w:rsidR="001D2935">
        <w:t xml:space="preserve"> = </w:t>
      </w:r>
      <w:r w:rsidR="00A83754">
        <w:t>“</w:t>
      </w:r>
      <w:r w:rsidR="00A83754" w:rsidRPr="00A83754">
        <w:rPr>
          <w:rStyle w:val="CodeChar"/>
        </w:rPr>
        <w:t>3055</w:t>
      </w:r>
      <w:r w:rsidR="00A83754">
        <w:t>”</w:t>
      </w:r>
    </w:p>
    <w:p w14:paraId="5AA73A67" w14:textId="77777777" w:rsidR="001D2935" w:rsidRDefault="00BF35FF" w:rsidP="001D2935">
      <w:r>
        <w:rPr>
          <w:rStyle w:val="CodeChar"/>
        </w:rPr>
        <w:t>agency_id</w:t>
      </w:r>
      <w:r w:rsidR="001D2935">
        <w:t xml:space="preserve"> = </w:t>
      </w:r>
      <w:r w:rsidR="00A83754">
        <w:t>Foreign key</w:t>
      </w:r>
      <w:r w:rsidR="00E3484C">
        <w:t xml:space="preserve"> to the </w:t>
      </w:r>
      <w:r>
        <w:rPr>
          <w:rStyle w:val="CodeChar"/>
        </w:rPr>
        <w:t>agency_id_list_value</w:t>
      </w:r>
      <w:r w:rsidR="00E3484C">
        <w:t xml:space="preserve"> table where the Value is “</w:t>
      </w:r>
      <w:r w:rsidR="00E3484C" w:rsidRPr="00E3484C">
        <w:rPr>
          <w:rStyle w:val="CodeChar"/>
        </w:rPr>
        <w:t>6</w:t>
      </w:r>
      <w:r w:rsidR="00E3484C">
        <w:t xml:space="preserve">”. This column will need to be populated after populating the </w:t>
      </w:r>
      <w:r>
        <w:rPr>
          <w:rStyle w:val="CodeChar"/>
        </w:rPr>
        <w:t>agency_id_list_value</w:t>
      </w:r>
      <w:r w:rsidR="00E3484C">
        <w:t xml:space="preserve"> table.</w:t>
      </w:r>
    </w:p>
    <w:p w14:paraId="5C786B5D" w14:textId="77777777" w:rsidR="001D2935" w:rsidRDefault="00BF35FF" w:rsidP="001D2935">
      <w:r>
        <w:rPr>
          <w:rStyle w:val="CodeChar"/>
        </w:rPr>
        <w:t>version_id</w:t>
      </w:r>
      <w:r w:rsidR="001D2935">
        <w:t xml:space="preserve"> = </w:t>
      </w:r>
      <w:r w:rsidR="00A83754">
        <w:t>“</w:t>
      </w:r>
      <w:r w:rsidR="00A83754" w:rsidRPr="00A83754">
        <w:rPr>
          <w:rStyle w:val="CodeChar"/>
        </w:rPr>
        <w:t>D</w:t>
      </w:r>
      <w:r w:rsidR="0017215B">
        <w:rPr>
          <w:rStyle w:val="CodeChar"/>
        </w:rPr>
        <w:t>13A</w:t>
      </w:r>
      <w:r w:rsidR="00A83754">
        <w:t>”</w:t>
      </w:r>
      <w:r w:rsidR="00E3484C">
        <w:t>.</w:t>
      </w:r>
    </w:p>
    <w:p w14:paraId="12BBC8D9" w14:textId="3E39CA1C" w:rsidR="001D2935" w:rsidRDefault="00127238" w:rsidP="003F7F36">
      <w:r>
        <w:rPr>
          <w:rStyle w:val="CodeChar"/>
        </w:rPr>
        <w:t>definition</w:t>
      </w:r>
      <w:r w:rsidR="001D2935">
        <w:t xml:space="preserve"> = </w:t>
      </w:r>
      <w:r w:rsidR="00A83754">
        <w:t xml:space="preserve">Copy the text from the top of the schema at </w:t>
      </w:r>
      <w:hyperlink r:id="rId13" w:history="1">
        <w:r w:rsidR="0017215B">
          <w:rPr>
            <w:rStyle w:val="Hyperlink"/>
          </w:rPr>
          <w:t>http://www.unece.org/uncefact/codelist/standard/UNECE_AgencyIdentificationCode_D13A.xsd</w:t>
        </w:r>
      </w:hyperlink>
      <w:r w:rsidR="00A83754">
        <w:t>, where it says “</w:t>
      </w:r>
      <w:r w:rsidR="00A83754">
        <w:rPr>
          <w:color w:val="888888"/>
        </w:rPr>
        <w:t xml:space="preserve">Schema agency: UN/CEFACT Schema version: </w:t>
      </w:r>
      <w:r w:rsidR="0017215B">
        <w:rPr>
          <w:color w:val="888888"/>
        </w:rPr>
        <w:t>4</w:t>
      </w:r>
      <w:r w:rsidR="00A83754">
        <w:rPr>
          <w:color w:val="888888"/>
        </w:rPr>
        <w:t>.</w:t>
      </w:r>
      <w:r w:rsidR="0017215B">
        <w:rPr>
          <w:color w:val="888888"/>
        </w:rPr>
        <w:t>5</w:t>
      </w:r>
      <w:r w:rsidR="00A83754">
        <w:rPr>
          <w:color w:val="888888"/>
        </w:rPr>
        <w:t>……”</w:t>
      </w:r>
    </w:p>
    <w:p w14:paraId="4914DC30" w14:textId="77777777" w:rsidR="00E3484C" w:rsidRDefault="00E3484C" w:rsidP="00E3484C">
      <w:pPr>
        <w:pStyle w:val="Heading5"/>
      </w:pPr>
      <w:bookmarkStart w:id="72" w:name="_Toc456813573"/>
      <w:r>
        <w:t xml:space="preserve">Populate the </w:t>
      </w:r>
      <w:r w:rsidR="00BF35FF">
        <w:t>agency_id_list_value</w:t>
      </w:r>
      <w:r>
        <w:t xml:space="preserve"> table</w:t>
      </w:r>
      <w:bookmarkEnd w:id="72"/>
    </w:p>
    <w:p w14:paraId="404FEF7C" w14:textId="77777777"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14:paraId="55A33DEA" w14:textId="77777777" w:rsidR="00E3484C" w:rsidRDefault="00E3484C" w:rsidP="00E3484C"/>
    <w:p w14:paraId="728B19FD" w14:textId="77777777" w:rsidR="00E3484C" w:rsidRDefault="004A04D4" w:rsidP="00E3484C">
      <w:r>
        <w:rPr>
          <w:rStyle w:val="CodeChar"/>
        </w:rPr>
        <w:t>agency_id_list_value_id</w:t>
      </w:r>
      <w:r w:rsidR="00E3484C">
        <w:t xml:space="preserve"> = Auto-generate database key.</w:t>
      </w:r>
    </w:p>
    <w:p w14:paraId="5D70F2E6" w14:textId="77777777" w:rsidR="00E3484C" w:rsidRDefault="004A04D4" w:rsidP="00E3484C">
      <w:r>
        <w:rPr>
          <w:rStyle w:val="CodeChar"/>
        </w:rPr>
        <w:t>value</w:t>
      </w:r>
      <w:r w:rsidR="00E3484C">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14:paraId="51234249" w14:textId="77777777" w:rsidR="008B5DDF" w:rsidRDefault="00DD3866" w:rsidP="00E3484C">
      <w:r>
        <w:rPr>
          <w:rStyle w:val="CodeChar"/>
        </w:rPr>
        <w:t>name</w:t>
      </w:r>
      <w:r w:rsidR="008B5DDF">
        <w:t xml:space="preserve"> = Assuming still in the </w:t>
      </w:r>
      <w:r w:rsidR="008B5DDF" w:rsidRPr="00C85DEC">
        <w:rPr>
          <w:rStyle w:val="CodeChar"/>
        </w:rPr>
        <w:t>xsd:enumeration</w:t>
      </w:r>
      <w:r w:rsidR="008B5DDF">
        <w:t xml:space="preserve"> context element, populate this column with </w:t>
      </w:r>
      <w:r w:rsidR="008B5DDF" w:rsidRPr="00C85DEC">
        <w:rPr>
          <w:rStyle w:val="CodeChar"/>
        </w:rPr>
        <w:t>//ccts:Name</w:t>
      </w:r>
      <w:r w:rsidR="008B5DDF">
        <w:t>.</w:t>
      </w:r>
    </w:p>
    <w:p w14:paraId="50B2D777" w14:textId="77777777" w:rsidR="00E3484C" w:rsidRDefault="00127238" w:rsidP="00E3484C">
      <w:r>
        <w:rPr>
          <w:rStyle w:val="CodeChar"/>
        </w:rPr>
        <w:t>definition</w:t>
      </w:r>
      <w:r w:rsidR="00E3484C">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14:paraId="7800CE1D" w14:textId="77777777" w:rsidR="00E3484C" w:rsidRPr="00E3484C" w:rsidRDefault="004A04D4" w:rsidP="00E3484C">
      <w:r>
        <w:rPr>
          <w:rStyle w:val="CodeChar"/>
        </w:rPr>
        <w:t>owner_list_id</w:t>
      </w:r>
      <w:r w:rsidR="00E3484C">
        <w:t xml:space="preserve"> = </w:t>
      </w:r>
      <w:r w:rsidR="008053DA">
        <w:t xml:space="preserve">Foreign key to the </w:t>
      </w:r>
      <w:r w:rsidR="002B3165">
        <w:rPr>
          <w:rStyle w:val="CodeChar"/>
        </w:rPr>
        <w:t>agency_id_list_id</w:t>
      </w:r>
      <w:r w:rsidR="008053DA">
        <w:t xml:space="preserve"> populated in the previous section.</w:t>
      </w:r>
    </w:p>
    <w:p w14:paraId="51F01F3A" w14:textId="77777777" w:rsidR="00985C7A" w:rsidRDefault="00985C7A" w:rsidP="00985C7A">
      <w:pPr>
        <w:pStyle w:val="Heading4"/>
      </w:pPr>
      <w:bookmarkStart w:id="73" w:name="_Toc456813574"/>
      <w:r>
        <w:t xml:space="preserve">Import </w:t>
      </w:r>
      <w:r w:rsidR="003A27FD">
        <w:t>Code Lists</w:t>
      </w:r>
      <w:bookmarkEnd w:id="73"/>
    </w:p>
    <w:p w14:paraId="03EAD51B" w14:textId="77777777" w:rsidR="003A27FD" w:rsidRDefault="003A27FD" w:rsidP="003A27FD"/>
    <w:p w14:paraId="62FE28E6" w14:textId="77777777"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002D3A91">
        <w:rPr>
          <w:rStyle w:val="CodeChar"/>
        </w:rPr>
        <w:t>code_list</w:t>
      </w:r>
      <w:r>
        <w:t xml:space="preserve"> and </w:t>
      </w:r>
      <w:r w:rsidRPr="003A27FD">
        <w:rPr>
          <w:rStyle w:val="CodeChar"/>
        </w:rPr>
        <w:t>Code_</w:t>
      </w:r>
      <w:r w:rsidR="004A04D4">
        <w:rPr>
          <w:rStyle w:val="CodeChar"/>
        </w:rPr>
        <w:t>value</w:t>
      </w:r>
      <w:r>
        <w:t xml:space="preserve">. </w:t>
      </w:r>
      <w:r w:rsidR="002D3A91">
        <w:rPr>
          <w:rStyle w:val="CodeChar"/>
        </w:rPr>
        <w:t>code_list</w:t>
      </w:r>
      <w:r>
        <w:t xml:space="preserve"> stores the meta-data about the code list and the </w:t>
      </w:r>
      <w:r w:rsidRPr="0002491D">
        <w:rPr>
          <w:rStyle w:val="CodeChar"/>
        </w:rPr>
        <w:t>Code_Value</w:t>
      </w:r>
      <w:r>
        <w:t xml:space="preserve"> table stores all the code values.</w:t>
      </w:r>
    </w:p>
    <w:p w14:paraId="4B73F352" w14:textId="77777777" w:rsidR="00EE18A6" w:rsidRDefault="00EE18A6" w:rsidP="00EE18A6">
      <w:pPr>
        <w:pStyle w:val="Heading5"/>
      </w:pPr>
      <w:bookmarkStart w:id="74" w:name="_Toc456813575"/>
      <w:r>
        <w:t xml:space="preserve">Populate </w:t>
      </w:r>
      <w:r w:rsidR="002D3A91">
        <w:t>code_list</w:t>
      </w:r>
      <w:r>
        <w:t xml:space="preserve"> table</w:t>
      </w:r>
      <w:bookmarkEnd w:id="74"/>
    </w:p>
    <w:p w14:paraId="3A4A5C9E" w14:textId="77777777" w:rsidR="00EE18A6" w:rsidRDefault="00EE18A6" w:rsidP="00EE18A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t xml:space="preserve"> has </w:t>
      </w:r>
      <w:r w:rsidRPr="0002491D">
        <w:rPr>
          <w:rStyle w:val="CodeChar"/>
        </w:rPr>
        <w:t>clmIANACharacterSetCode20070514_CharacterSetCodeContentType</w:t>
      </w:r>
      <w:r>
        <w:t xml:space="preserve">. Each </w:t>
      </w:r>
      <w:r>
        <w:lastRenderedPageBreak/>
        <w:t xml:space="preserve">of these must have a corresponding entry in the </w:t>
      </w:r>
      <w:r w:rsidR="002D3A91">
        <w:rPr>
          <w:rStyle w:val="CodeChar"/>
        </w:rPr>
        <w:t>code_list</w:t>
      </w:r>
      <w:r>
        <w:t xml:space="preserve"> table as described below. Note that XPATH expression below assumes that the context is </w:t>
      </w:r>
      <w:r w:rsidRPr="00AB0BB3">
        <w:rPr>
          <w:rStyle w:val="CodeChar"/>
        </w:rPr>
        <w:t>xsd:simpleType</w:t>
      </w:r>
      <w:r>
        <w:t xml:space="preserve">. For each entry in the </w:t>
      </w:r>
      <w:r w:rsidR="002D3A91">
        <w:rPr>
          <w:rStyle w:val="CodeChar"/>
        </w:rPr>
        <w:t>code_list</w:t>
      </w:r>
      <w:r>
        <w:t xml:space="preserve"> table, populate the </w:t>
      </w:r>
      <w:r w:rsidR="00A30829">
        <w:rPr>
          <w:rStyle w:val="CodeChar"/>
        </w:rPr>
        <w:t>code_list_value</w:t>
      </w:r>
      <w:r>
        <w:t xml:space="preserve"> table as described in the next section.</w:t>
      </w:r>
    </w:p>
    <w:p w14:paraId="51CFEC58" w14:textId="77777777" w:rsidR="002D3A91" w:rsidRDefault="002D3A91" w:rsidP="00EE18A6"/>
    <w:p w14:paraId="30AAC8BB" w14:textId="77777777" w:rsidR="00EE18A6" w:rsidRDefault="002B3165" w:rsidP="00EE18A6">
      <w:r>
        <w:rPr>
          <w:rStyle w:val="CodeChar"/>
        </w:rPr>
        <w:t>code_list_id</w:t>
      </w:r>
      <w:r w:rsidR="00EE18A6">
        <w:t xml:space="preserve"> = Auto-generate database key.</w:t>
      </w:r>
    </w:p>
    <w:p w14:paraId="22E382D4" w14:textId="77777777" w:rsidR="00EE18A6" w:rsidRDefault="002D3A91" w:rsidP="00EE18A6">
      <w:r>
        <w:rPr>
          <w:rStyle w:val="CodeChar"/>
        </w:rPr>
        <w:t>guid</w:t>
      </w:r>
      <w:r w:rsidR="00EE18A6">
        <w:t xml:space="preserve"> = ./</w:t>
      </w:r>
      <w:r w:rsidR="00EE18A6" w:rsidRPr="00AB0BB3">
        <w:rPr>
          <w:rStyle w:val="CodeChar"/>
        </w:rPr>
        <w:t>@id</w:t>
      </w:r>
      <w:r w:rsidR="00EE18A6">
        <w:t>.</w:t>
      </w:r>
    </w:p>
    <w:p w14:paraId="0D1ED124" w14:textId="270277C4" w:rsidR="00EE18A6" w:rsidRDefault="00BF35FF" w:rsidP="00EE18A6">
      <w:r>
        <w:rPr>
          <w:rStyle w:val="CodeChar"/>
        </w:rPr>
        <w:t>enum_type_guid</w:t>
      </w:r>
      <w:r w:rsidR="00EE18A6">
        <w:t xml:space="preserve"> = If </w:t>
      </w:r>
      <w:r w:rsidR="00EE18A6">
        <w:rPr>
          <w:rStyle w:val="CodeChar"/>
        </w:rPr>
        <w:t xml:space="preserve">startsWith(&lt;X&gt;, “oacl”), </w:t>
      </w:r>
      <w:r w:rsidR="00EE18A6" w:rsidRPr="00770D06">
        <w:t>the val</w:t>
      </w:r>
      <w:r w:rsidR="00EE18A6">
        <w:t>ue is../</w:t>
      </w:r>
      <w:r w:rsidR="00EE18A6" w:rsidRPr="00AB0BB3">
        <w:rPr>
          <w:rStyle w:val="CodeChar"/>
        </w:rPr>
        <w:t>xsd:simpleType</w:t>
      </w:r>
      <w:r w:rsidR="00EE18A6">
        <w:rPr>
          <w:rStyle w:val="CodeChar"/>
        </w:rPr>
        <w:t>[@name = concat(&lt;X&gt;, “</w:t>
      </w:r>
      <w:r w:rsidR="0092616B">
        <w:rPr>
          <w:rStyle w:val="CodeChar"/>
        </w:rPr>
        <w:t>Code</w:t>
      </w:r>
      <w:r w:rsidR="00EE18A6">
        <w:rPr>
          <w:rStyle w:val="CodeChar"/>
        </w:rPr>
        <w:t>EnumerationType”)]/</w:t>
      </w:r>
      <w:r w:rsidR="00EE18A6" w:rsidRPr="00AB0BB3">
        <w:rPr>
          <w:rStyle w:val="CodeChar"/>
        </w:rPr>
        <w:t>@id</w:t>
      </w:r>
      <w:r w:rsidR="00BC51AA">
        <w:t xml:space="preserve"> (There are cases where there is no corresponding enumeration type. In such case, it is </w:t>
      </w:r>
      <w:r w:rsidR="00BC51AA" w:rsidRPr="00BC51AA">
        <w:rPr>
          <w:rStyle w:val="CodeChar"/>
        </w:rPr>
        <w:t>null</w:t>
      </w:r>
      <w:r w:rsidR="00BC51AA">
        <w:t xml:space="preserve">.). </w:t>
      </w:r>
      <w:r w:rsidR="00C0216D">
        <w:t>Otherwise</w:t>
      </w:r>
      <w:r w:rsidR="00BC51AA">
        <w:t xml:space="preserve"> (</w:t>
      </w:r>
      <w:r w:rsidR="00BC51AA" w:rsidRPr="00BC51AA">
        <w:rPr>
          <w:rStyle w:val="CodeChar"/>
        </w:rPr>
        <w:t>&lt;X&gt;</w:t>
      </w:r>
      <w:r w:rsidR="00BC51AA">
        <w:t xml:space="preserve"> does not start with </w:t>
      </w:r>
      <w:r w:rsidR="00BC51AA" w:rsidRPr="00BC51AA">
        <w:rPr>
          <w:rStyle w:val="CodeChar"/>
        </w:rPr>
        <w:t>“oacl”</w:t>
      </w:r>
      <w:r w:rsidR="00BC51AA">
        <w:t>)</w:t>
      </w:r>
      <w:r w:rsidR="00C0216D">
        <w:t>, leave blank.</w:t>
      </w:r>
    </w:p>
    <w:p w14:paraId="724A088C" w14:textId="77777777" w:rsidR="00EE18A6" w:rsidRPr="00A82AF6" w:rsidRDefault="00DD3866" w:rsidP="00EE18A6">
      <w:r>
        <w:rPr>
          <w:rStyle w:val="CodeChar"/>
        </w:rPr>
        <w:t>name</w:t>
      </w:r>
      <w:r w:rsidR="00EE18A6">
        <w:t xml:space="preserve"> = substring-before(</w:t>
      </w:r>
      <w:r w:rsidR="00EE18A6" w:rsidRPr="00333D21">
        <w:rPr>
          <w:rStyle w:val="CodeChar"/>
        </w:rPr>
        <w:t>/@name</w:t>
      </w:r>
      <w:r w:rsidR="00EE18A6">
        <w:rPr>
          <w:rStyle w:val="CodeChar"/>
        </w:rPr>
        <w:t>, ‘ContentType’)</w:t>
      </w:r>
      <w:commentRangeStart w:id="75"/>
      <w:r w:rsidR="00EE18A6">
        <w:t>.</w:t>
      </w:r>
      <w:commentRangeEnd w:id="75"/>
      <w:r w:rsidR="00EE18A6">
        <w:t xml:space="preserve"> Ex. Name of the </w:t>
      </w:r>
      <w:r w:rsidR="00EE18A6">
        <w:rPr>
          <w:rStyle w:val="CommentReference"/>
        </w:rPr>
        <w:commentReference w:id="75"/>
      </w:r>
      <w:r w:rsidR="00EE18A6" w:rsidRPr="00BD78A3">
        <w:t xml:space="preserve"> </w:t>
      </w:r>
      <w:r w:rsidR="00EE18A6" w:rsidRPr="00BD78A3">
        <w:rPr>
          <w:rStyle w:val="CodeChar"/>
        </w:rPr>
        <w:t>oacl_ActionCodeContentType</w:t>
      </w:r>
      <w:r w:rsidR="00EE18A6">
        <w:t xml:space="preserve"> is “</w:t>
      </w:r>
      <w:r w:rsidR="00EE18A6" w:rsidRPr="009A7270">
        <w:rPr>
          <w:rStyle w:val="CodeChar"/>
        </w:rPr>
        <w:t>oacl_</w:t>
      </w:r>
      <w:r w:rsidR="00EE18A6">
        <w:rPr>
          <w:rStyle w:val="CodeChar"/>
        </w:rPr>
        <w:t>Action</w:t>
      </w:r>
      <w:r w:rsidR="00EE18A6" w:rsidRPr="00BD78A3">
        <w:rPr>
          <w:rStyle w:val="CodeChar"/>
        </w:rPr>
        <w:t>Code</w:t>
      </w:r>
      <w:r w:rsidR="00EE18A6">
        <w:t>”.</w:t>
      </w:r>
    </w:p>
    <w:p w14:paraId="1D36E516" w14:textId="77777777" w:rsidR="00EE18A6" w:rsidRDefault="00BF35FF" w:rsidP="00EE18A6">
      <w:r>
        <w:rPr>
          <w:rStyle w:val="CodeChar"/>
        </w:rPr>
        <w:t>list_id</w:t>
      </w:r>
      <w:r w:rsidR="00EE18A6">
        <w:t xml:space="preserve"> = Same as the </w:t>
      </w:r>
      <w:r w:rsidR="002D3A91">
        <w:rPr>
          <w:rStyle w:val="CodeChar"/>
        </w:rPr>
        <w:t>guid</w:t>
      </w:r>
      <w:r w:rsidR="00EE18A6">
        <w:t xml:space="preserve"> for now.</w:t>
      </w:r>
    </w:p>
    <w:p w14:paraId="5DFF4B24" w14:textId="77777777" w:rsidR="00EE18A6" w:rsidRDefault="00BF35FF" w:rsidP="00EE18A6">
      <w:r>
        <w:rPr>
          <w:rStyle w:val="CodeChar"/>
        </w:rPr>
        <w:t>agency_id</w:t>
      </w:r>
      <w:commentRangeStart w:id="76"/>
      <w:r w:rsidR="00EE18A6">
        <w:t xml:space="preserve"> </w:t>
      </w:r>
      <w:commentRangeEnd w:id="76"/>
      <w:r w:rsidR="00EE18A6">
        <w:rPr>
          <w:rStyle w:val="CommentReference"/>
        </w:rPr>
        <w:commentReference w:id="76"/>
      </w:r>
      <w:r w:rsidR="00EE18A6">
        <w:t xml:space="preserve">= This is a foreign key to the </w:t>
      </w:r>
      <w:r>
        <w:rPr>
          <w:rStyle w:val="CodeChar"/>
        </w:rPr>
        <w:t>agency_id_list_value</w:t>
      </w:r>
      <w:r w:rsidR="00EE18A6" w:rsidRPr="00C85DEC">
        <w:rPr>
          <w:rStyle w:val="CodeChar"/>
        </w:rPr>
        <w:t>.</w:t>
      </w:r>
      <w:r w:rsidR="004A04D4">
        <w:rPr>
          <w:rStyle w:val="CodeChar"/>
        </w:rPr>
        <w:t>agency_id_list_value_id</w:t>
      </w:r>
      <w:r w:rsidR="00EE18A6">
        <w:t xml:space="preserve"> associated with the </w:t>
      </w:r>
      <w:r>
        <w:rPr>
          <w:rStyle w:val="CodeChar"/>
        </w:rPr>
        <w:t>agency_id_list_value</w:t>
      </w:r>
      <w:r w:rsidR="00EE18A6" w:rsidRPr="00C85DEC">
        <w:rPr>
          <w:rStyle w:val="CodeChar"/>
        </w:rPr>
        <w:t>.</w:t>
      </w:r>
      <w:r w:rsidR="004A04D4">
        <w:rPr>
          <w:rStyle w:val="CodeChar"/>
        </w:rPr>
        <w:t>value</w:t>
      </w:r>
      <w:r w:rsidR="00EE18A6">
        <w:t xml:space="preserve"> as follows. Code lists from </w:t>
      </w:r>
      <w:r w:rsidR="00EE18A6" w:rsidRPr="007B319F">
        <w:rPr>
          <w:rStyle w:val="CodeChar"/>
        </w:rPr>
        <w:t>CodeLists_1.xsd</w:t>
      </w:r>
      <w:r w:rsidR="00EE18A6">
        <w:t xml:space="preserve">, </w:t>
      </w:r>
      <w:r w:rsidR="00EE18A6" w:rsidRPr="007B319F">
        <w:rPr>
          <w:rStyle w:val="CodeChar"/>
        </w:rPr>
        <w:t>CodeList_ConditionTypeCode_1.xsd</w:t>
      </w:r>
      <w:r w:rsidR="00EE18A6">
        <w:t xml:space="preserve">, </w:t>
      </w:r>
      <w:r w:rsidR="00EE18A6" w:rsidRPr="007B319F">
        <w:rPr>
          <w:rStyle w:val="CodeChar"/>
        </w:rPr>
        <w:t>CodeList_ConstraintTypeCode_1.xsd</w:t>
      </w:r>
      <w:r w:rsidR="00EE18A6">
        <w:t xml:space="preserve">, </w:t>
      </w:r>
      <w:r w:rsidR="00EE18A6" w:rsidRPr="007B319F">
        <w:rPr>
          <w:rStyle w:val="CodeChar"/>
        </w:rPr>
        <w:t>CodeList_DateFormatCode_1.xsd</w:t>
      </w:r>
      <w:r w:rsidR="00EE18A6">
        <w:t xml:space="preserve">, </w:t>
      </w:r>
      <w:r w:rsidR="00EE18A6" w:rsidRPr="007B319F">
        <w:rPr>
          <w:rStyle w:val="CodeChar"/>
        </w:rPr>
        <w:t>CodeList_DateTimeFormatCode_1.xsd</w:t>
      </w:r>
      <w:r w:rsidR="00EE18A6">
        <w:t xml:space="preserve">, and </w:t>
      </w:r>
      <w:r w:rsidR="00EE18A6" w:rsidRPr="007B319F">
        <w:rPr>
          <w:rStyle w:val="CodeChar"/>
        </w:rPr>
        <w:t>CodeList_TimeFormatCode_1.xsd</w:t>
      </w:r>
      <w:r w:rsidR="00EE18A6">
        <w:t xml:space="preserve"> have the </w:t>
      </w:r>
      <w:r w:rsidR="004A04D4">
        <w:rPr>
          <w:rStyle w:val="CodeChar"/>
        </w:rPr>
        <w:t>value</w:t>
      </w:r>
      <w:r w:rsidR="00EE18A6">
        <w:t xml:space="preserve"> = “</w:t>
      </w:r>
      <w:r w:rsidR="00EE18A6">
        <w:rPr>
          <w:rStyle w:val="CodeChar"/>
        </w:rPr>
        <w:t>314</w:t>
      </w:r>
      <w:r w:rsidR="00EE18A6">
        <w:t xml:space="preserve">” (taken from Scheme Agency Identification file). Code lists from </w:t>
      </w:r>
      <w:r w:rsidR="00EE18A6" w:rsidRPr="007B319F">
        <w:rPr>
          <w:rStyle w:val="CodeChar"/>
        </w:rPr>
        <w:t>CodeList_CharacterSetCode_IANA_20070514.xsd</w:t>
      </w:r>
      <w:r w:rsidR="00EE18A6">
        <w:t xml:space="preserve"> and </w:t>
      </w:r>
      <w:r w:rsidR="00EE18A6" w:rsidRPr="007B319F">
        <w:rPr>
          <w:rStyle w:val="CodeChar"/>
        </w:rPr>
        <w:t>CodeList_MIMEMediaTypeCode_IANA_7_04.xsd</w:t>
      </w:r>
      <w:r w:rsidR="00EE18A6">
        <w:t xml:space="preserve"> have the </w:t>
      </w:r>
      <w:r w:rsidR="004A04D4">
        <w:rPr>
          <w:rStyle w:val="CodeChar"/>
        </w:rPr>
        <w:t>value</w:t>
      </w:r>
      <w:commentRangeStart w:id="77"/>
      <w:r w:rsidR="00EE18A6" w:rsidRPr="00C85DEC">
        <w:t xml:space="preserve"> =</w:t>
      </w:r>
      <w:r w:rsidR="00EE18A6" w:rsidRPr="00786196">
        <w:t xml:space="preserve"> “</w:t>
      </w:r>
      <w:r w:rsidR="00EE18A6" w:rsidRPr="00786196">
        <w:rPr>
          <w:rStyle w:val="CodeChar"/>
        </w:rPr>
        <w:t>379</w:t>
      </w:r>
      <w:r w:rsidR="00EE18A6" w:rsidRPr="00786196">
        <w:t xml:space="preserve">”. </w:t>
      </w:r>
      <w:commentRangeEnd w:id="77"/>
      <w:r w:rsidR="00EE18A6">
        <w:rPr>
          <w:rStyle w:val="CommentReference"/>
        </w:rPr>
        <w:commentReference w:id="77"/>
      </w:r>
      <w:r w:rsidR="00EE18A6" w:rsidRPr="00786196">
        <w:t>Codes</w:t>
      </w:r>
      <w:r w:rsidR="00EE18A6">
        <w:t xml:space="preserve"> from </w:t>
      </w:r>
      <w:r w:rsidR="00EE18A6" w:rsidRPr="007B319F">
        <w:rPr>
          <w:rStyle w:val="CodeChar"/>
        </w:rPr>
        <w:t>CodeList_CurrentcyCode_ISO_7_04.xsd</w:t>
      </w:r>
      <w:r w:rsidR="00EE18A6">
        <w:t xml:space="preserve"> and </w:t>
      </w:r>
      <w:r w:rsidR="00EE18A6" w:rsidRPr="007B319F">
        <w:rPr>
          <w:rStyle w:val="CodeChar"/>
        </w:rPr>
        <w:t>CodeList_LanguageCode_ISO_7_04.xsd</w:t>
      </w:r>
      <w:r w:rsidR="00EE18A6">
        <w:t xml:space="preserve"> have the value “</w:t>
      </w:r>
      <w:r w:rsidR="00EE18A6">
        <w:rPr>
          <w:rStyle w:val="CodeChar"/>
        </w:rPr>
        <w:t>5</w:t>
      </w:r>
      <w:r w:rsidR="00EE18A6">
        <w:t xml:space="preserve">”.  Codes from </w:t>
      </w:r>
      <w:r w:rsidR="00EE18A6" w:rsidRPr="007B319F">
        <w:rPr>
          <w:rStyle w:val="CodeChar"/>
        </w:rPr>
        <w:t>CodeList_TimeZoneCode_1.xsd</w:t>
      </w:r>
      <w:r w:rsidR="00EE18A6">
        <w:t xml:space="preserve"> have the </w:t>
      </w:r>
      <w:r w:rsidR="004A04D4">
        <w:rPr>
          <w:rStyle w:val="CodeChar"/>
        </w:rPr>
        <w:t>value</w:t>
      </w:r>
      <w:r w:rsidR="00EE18A6" w:rsidRPr="005C17D7">
        <w:rPr>
          <w:rStyle w:val="CodeChar"/>
        </w:rPr>
        <w:t xml:space="preserve"> </w:t>
      </w:r>
      <w:r w:rsidR="00EE18A6">
        <w:t xml:space="preserve">= </w:t>
      </w:r>
      <w:r w:rsidR="00EE18A6" w:rsidRPr="00F378AC">
        <w:t>“</w:t>
      </w:r>
      <w:r w:rsidR="00EE18A6" w:rsidRPr="00F378AC">
        <w:rPr>
          <w:rStyle w:val="CodeChar"/>
        </w:rPr>
        <w:t>5</w:t>
      </w:r>
      <w:r w:rsidR="00EE18A6" w:rsidRPr="00F378AC">
        <w:t>”.</w:t>
      </w:r>
      <w:r w:rsidR="00EE18A6">
        <w:t xml:space="preserve"> Codes from </w:t>
      </w:r>
      <w:r w:rsidR="00EE18A6" w:rsidRPr="007B319F">
        <w:rPr>
          <w:rStyle w:val="CodeChar"/>
        </w:rPr>
        <w:t>CodeList_UnitCode_UNECE_7_04.xsd</w:t>
      </w:r>
      <w:r w:rsidR="00EE18A6">
        <w:t xml:space="preserve"> have the </w:t>
      </w:r>
      <w:r w:rsidR="004A04D4">
        <w:rPr>
          <w:rStyle w:val="CodeChar"/>
        </w:rPr>
        <w:t>value</w:t>
      </w:r>
      <w:r w:rsidR="00EE18A6">
        <w:t xml:space="preserve"> = “</w:t>
      </w:r>
      <w:r w:rsidR="00EE18A6">
        <w:rPr>
          <w:rStyle w:val="CodeChar"/>
        </w:rPr>
        <w:t>6</w:t>
      </w:r>
      <w:r w:rsidR="00EE18A6">
        <w:t>”.</w:t>
      </w:r>
    </w:p>
    <w:p w14:paraId="25F28F3A" w14:textId="77777777" w:rsidR="00EE18A6" w:rsidRDefault="00BF35FF" w:rsidP="00EE18A6">
      <w:r>
        <w:rPr>
          <w:rStyle w:val="CodeChar"/>
        </w:rPr>
        <w:t>version_id</w:t>
      </w:r>
      <w:r w:rsidR="00EE18A6">
        <w:t xml:space="preserve"> = If the </w:t>
      </w:r>
      <w:r w:rsidR="00DD3866">
        <w:rPr>
          <w:rStyle w:val="CodeChar"/>
        </w:rPr>
        <w:t>name</w:t>
      </w:r>
      <w:r w:rsidR="00EE18A6">
        <w:t xml:space="preserve"> starts with </w:t>
      </w:r>
      <w:r w:rsidR="00EE18A6" w:rsidRPr="00B57453">
        <w:rPr>
          <w:rStyle w:val="CodeChar"/>
        </w:rPr>
        <w:t>‘oacl’</w:t>
      </w:r>
      <w:r w:rsidR="00EE18A6">
        <w:t xml:space="preserve">, the value is </w:t>
      </w:r>
      <w:r w:rsidR="00EE18A6" w:rsidRPr="00B57453">
        <w:rPr>
          <w:rStyle w:val="CodeChar"/>
        </w:rPr>
        <w:t>‘1’</w:t>
      </w:r>
      <w:r w:rsidR="00EE18A6">
        <w:t xml:space="preserve">. Else if the </w:t>
      </w:r>
      <w:r w:rsidR="00DD3866">
        <w:rPr>
          <w:rStyle w:val="CodeChar"/>
        </w:rPr>
        <w:t>name</w:t>
      </w:r>
      <w:r w:rsidR="00EE18A6">
        <w:t xml:space="preserve"> is </w:t>
      </w:r>
      <w:r w:rsidR="00EE18A6" w:rsidRPr="00B57453">
        <w:rPr>
          <w:rStyle w:val="CodeChar"/>
        </w:rPr>
        <w:t>‘clm6Recommendation205_MeasurementUnitCommonCode’</w:t>
      </w:r>
      <w:r w:rsidR="00EE18A6">
        <w:t xml:space="preserve">, the value is </w:t>
      </w:r>
      <w:r w:rsidR="00EE18A6" w:rsidRPr="00B57453">
        <w:rPr>
          <w:rStyle w:val="CodeChar"/>
        </w:rPr>
        <w:t>‘5’</w:t>
      </w:r>
      <w:r w:rsidR="00EE18A6">
        <w:t xml:space="preserve">. Else the value is the number substring preceding the </w:t>
      </w:r>
      <w:r w:rsidR="00EE18A6" w:rsidRPr="00B57453">
        <w:rPr>
          <w:rStyle w:val="CodeChar"/>
        </w:rPr>
        <w:t>‘_’</w:t>
      </w:r>
      <w:r w:rsidR="00EE18A6">
        <w:t xml:space="preserve"> in the </w:t>
      </w:r>
      <w:r w:rsidR="00EE18A6" w:rsidRPr="00DD3866">
        <w:rPr>
          <w:rStyle w:val="CodeChar"/>
        </w:rPr>
        <w:t>name</w:t>
      </w:r>
      <w:r w:rsidR="00EE18A6">
        <w:t xml:space="preserve">, e.g., if the </w:t>
      </w:r>
      <w:r w:rsidR="00DD3866">
        <w:t>name</w:t>
      </w:r>
      <w:r w:rsidR="00EE18A6">
        <w:t xml:space="preserve"> is </w:t>
      </w:r>
      <w:r w:rsidR="00EE18A6" w:rsidRPr="00B57453">
        <w:rPr>
          <w:rStyle w:val="CodeChar"/>
        </w:rPr>
        <w:t>‘clmIANAMIMEMediaType20090304_MIMEMediaCode’</w:t>
      </w:r>
      <w:r w:rsidR="00EE18A6">
        <w:t xml:space="preserve">, then the value is </w:t>
      </w:r>
      <w:r w:rsidR="00EE18A6" w:rsidRPr="00B57453">
        <w:rPr>
          <w:rStyle w:val="CodeChar"/>
        </w:rPr>
        <w:t>‘20090304’</w:t>
      </w:r>
      <w:r w:rsidR="00EE18A6">
        <w:t xml:space="preserve">.  </w:t>
      </w:r>
    </w:p>
    <w:p w14:paraId="656D742B" w14:textId="77777777" w:rsidR="00EE18A6" w:rsidRDefault="00B66EC6" w:rsidP="00EE18A6">
      <w:r>
        <w:rPr>
          <w:rStyle w:val="CodeChar"/>
        </w:rPr>
        <w:t>definition</w:t>
      </w:r>
      <w:r w:rsidR="00EE18A6">
        <w:t xml:space="preserve"> = Take it from </w:t>
      </w:r>
      <w:r w:rsidR="00EE18A6" w:rsidRPr="00DE2EBB">
        <w:rPr>
          <w:rStyle w:val="CodeChar"/>
        </w:rPr>
        <w:t>xsd:annotation/xsd:documentation</w:t>
      </w:r>
      <w:r w:rsidR="00EE18A6">
        <w:t>.</w:t>
      </w:r>
    </w:p>
    <w:p w14:paraId="330E7621" w14:textId="77777777" w:rsidR="00EE18A6" w:rsidRDefault="002D3A91" w:rsidP="00EE18A6">
      <w:r>
        <w:rPr>
          <w:rStyle w:val="CodeChar"/>
        </w:rPr>
        <w:t>definition_source</w:t>
      </w:r>
      <w:r w:rsidR="00EE18A6">
        <w:t xml:space="preserve"> = Take it from </w:t>
      </w:r>
      <w:r w:rsidR="00EE18A6" w:rsidRPr="00DE2EBB">
        <w:rPr>
          <w:rStyle w:val="CodeChar"/>
        </w:rPr>
        <w:t>xsd:annotation/xsd:documentation</w:t>
      </w:r>
      <w:r w:rsidR="00EE18A6">
        <w:rPr>
          <w:rStyle w:val="CodeChar"/>
        </w:rPr>
        <w:t>/@source</w:t>
      </w:r>
      <w:r w:rsidR="00EE18A6">
        <w:t>.</w:t>
      </w:r>
    </w:p>
    <w:p w14:paraId="4CD6A807" w14:textId="77777777" w:rsidR="002D3A91" w:rsidRDefault="002D3A91" w:rsidP="00EE18A6">
      <w:r>
        <w:rPr>
          <w:rStyle w:val="CodeChar"/>
        </w:rPr>
        <w:t>remark</w:t>
      </w:r>
      <w:r>
        <w:t xml:space="preserve"> = Empty.</w:t>
      </w:r>
    </w:p>
    <w:p w14:paraId="61F8FECA" w14:textId="24B9673B" w:rsidR="00EE18A6" w:rsidRDefault="002D3A91" w:rsidP="00EE18A6">
      <w:r>
        <w:rPr>
          <w:rStyle w:val="CodeChar"/>
        </w:rPr>
        <w:t>based_code_list_id</w:t>
      </w:r>
      <w:r w:rsidR="00EE18A6">
        <w:t xml:space="preserve"> = </w:t>
      </w:r>
      <w:r w:rsidR="00151187">
        <w:t xml:space="preserve">Foreign key to the </w:t>
      </w:r>
      <w:r w:rsidR="00151187" w:rsidRPr="00BC51AA">
        <w:rPr>
          <w:rStyle w:val="CodeChar"/>
        </w:rPr>
        <w:t>code_list.id</w:t>
      </w:r>
      <w:r w:rsidR="00151187">
        <w:t xml:space="preserve"> identifying the based code list. </w:t>
      </w:r>
      <w:r w:rsidR="00271C30">
        <w:t xml:space="preserve">If the </w:t>
      </w:r>
      <w:r w:rsidR="00151187" w:rsidRPr="00BC51AA">
        <w:rPr>
          <w:rStyle w:val="CodeChar"/>
        </w:rPr>
        <w:t>&lt;X&gt;CodeContentType</w:t>
      </w:r>
      <w:r w:rsidR="00151187">
        <w:t xml:space="preserve"> is a union and </w:t>
      </w:r>
      <w:r w:rsidR="00271C30">
        <w:t>member of the union includes a type</w:t>
      </w:r>
      <w:r w:rsidR="00151187">
        <w:t>,</w:t>
      </w:r>
      <w:r w:rsidR="00271C30">
        <w:t xml:space="preserve"> which is n</w:t>
      </w:r>
      <w:r w:rsidR="00151187">
        <w:t>either</w:t>
      </w:r>
      <w:r w:rsidR="00271C30">
        <w:t xml:space="preserve"> </w:t>
      </w:r>
      <w:r w:rsidR="00271C30" w:rsidRPr="00BC51AA">
        <w:rPr>
          <w:rStyle w:val="CodeChar"/>
        </w:rPr>
        <w:t>xsd:token</w:t>
      </w:r>
      <w:r w:rsidR="00271C30">
        <w:t xml:space="preserve"> </w:t>
      </w:r>
      <w:r w:rsidR="00151187">
        <w:t>n</w:t>
      </w:r>
      <w:r w:rsidR="00271C30">
        <w:t xml:space="preserve">or </w:t>
      </w:r>
      <w:r w:rsidR="00151187">
        <w:t xml:space="preserve">its corresponding </w:t>
      </w:r>
      <w:r w:rsidR="00151187" w:rsidRPr="00BC51AA">
        <w:rPr>
          <w:rStyle w:val="CodeChar"/>
        </w:rPr>
        <w:t>&lt;X&gt;EnumerationType</w:t>
      </w:r>
      <w:r w:rsidR="00151187">
        <w:t xml:space="preserve">, then there is a based code list otherwise this column is </w:t>
      </w:r>
      <w:r w:rsidR="00151187" w:rsidRPr="00BC51AA">
        <w:rPr>
          <w:rStyle w:val="CodeChar"/>
        </w:rPr>
        <w:t>null</w:t>
      </w:r>
      <w:r w:rsidR="00EE18A6">
        <w:t>.</w:t>
      </w:r>
      <w:r w:rsidR="00151187">
        <w:t xml:space="preserve"> The </w:t>
      </w:r>
      <w:r w:rsidR="00151187" w:rsidRPr="00BC51AA">
        <w:rPr>
          <w:rStyle w:val="CodeChar"/>
        </w:rPr>
        <w:t>guid</w:t>
      </w:r>
      <w:r w:rsidR="00151187">
        <w:t xml:space="preserve"> associated with the based type can be used to look up the corresponding </w:t>
      </w:r>
      <w:r w:rsidR="00151187" w:rsidRPr="00BC51AA">
        <w:rPr>
          <w:rStyle w:val="CodeChar"/>
        </w:rPr>
        <w:t>code_list.id</w:t>
      </w:r>
      <w:r w:rsidR="00151187">
        <w:t>. If the based code list has not been imported, import it first.</w:t>
      </w:r>
    </w:p>
    <w:p w14:paraId="28537AF4" w14:textId="20353A39" w:rsidR="00EE18A6" w:rsidRDefault="002D3A91" w:rsidP="00EE18A6">
      <w:r>
        <w:rPr>
          <w:rStyle w:val="CodeChar"/>
        </w:rPr>
        <w:t>extensible_indicator</w:t>
      </w:r>
      <w:r w:rsidR="00EE18A6">
        <w:t xml:space="preserve"> = </w:t>
      </w:r>
      <w:r w:rsidR="00C372C9">
        <w:t>Always TRUE.</w:t>
      </w:r>
    </w:p>
    <w:p w14:paraId="25A0A7E0" w14:textId="77777777" w:rsidR="00EE18A6" w:rsidRDefault="00127238" w:rsidP="00EE18A6">
      <w:r>
        <w:rPr>
          <w:rStyle w:val="CodeChar"/>
        </w:rPr>
        <w:t>created_by</w:t>
      </w:r>
      <w:r w:rsidR="00EE18A6">
        <w:t xml:space="preserve"> = “</w:t>
      </w:r>
      <w:r w:rsidR="00EE18A6" w:rsidRPr="00BA5509">
        <w:rPr>
          <w:rStyle w:val="CodeChar"/>
        </w:rPr>
        <w:t>oagis</w:t>
      </w:r>
      <w:r w:rsidR="00EE18A6">
        <w:t>”.</w:t>
      </w:r>
    </w:p>
    <w:p w14:paraId="1F550FEC" w14:textId="77777777" w:rsidR="00EE18A6" w:rsidRDefault="00127238" w:rsidP="00EE18A6">
      <w:r>
        <w:rPr>
          <w:rStyle w:val="CodeChar"/>
        </w:rPr>
        <w:t>last_updated_by</w:t>
      </w:r>
      <w:r w:rsidR="00EE18A6">
        <w:t xml:space="preserve"> = “</w:t>
      </w:r>
      <w:r w:rsidR="00EE18A6" w:rsidRPr="00BA5509">
        <w:rPr>
          <w:rStyle w:val="CodeChar"/>
        </w:rPr>
        <w:t>oagis</w:t>
      </w:r>
      <w:r w:rsidR="00EE18A6">
        <w:t>”.</w:t>
      </w:r>
    </w:p>
    <w:p w14:paraId="1D509885" w14:textId="77777777" w:rsidR="00EE18A6" w:rsidRDefault="00127238" w:rsidP="00EE18A6">
      <w:r>
        <w:rPr>
          <w:rStyle w:val="CodeChar"/>
        </w:rPr>
        <w:t>creation_timestamp</w:t>
      </w:r>
      <w:r w:rsidR="00EE18A6">
        <w:t xml:space="preserve"> = </w:t>
      </w:r>
      <w:r w:rsidR="00EE18A6" w:rsidRPr="00112B28">
        <w:t>Current time</w:t>
      </w:r>
      <w:r w:rsidR="00EE18A6">
        <w:t>.</w:t>
      </w:r>
    </w:p>
    <w:p w14:paraId="37F7DA3E" w14:textId="77777777" w:rsidR="00EE18A6" w:rsidRDefault="00127238" w:rsidP="00EE18A6">
      <w:r>
        <w:rPr>
          <w:rStyle w:val="CodeChar"/>
        </w:rPr>
        <w:t>last_update_timestamp</w:t>
      </w:r>
      <w:r w:rsidR="00EE18A6">
        <w:t xml:space="preserve"> = Same as </w:t>
      </w:r>
      <w:r>
        <w:rPr>
          <w:rStyle w:val="CodeChar"/>
        </w:rPr>
        <w:t>creation_timestamp</w:t>
      </w:r>
      <w:r w:rsidR="00EE18A6">
        <w:t>.</w:t>
      </w:r>
    </w:p>
    <w:p w14:paraId="3A7C51A5" w14:textId="77777777" w:rsidR="00EE18A6" w:rsidRDefault="007A6CA8" w:rsidP="00EE18A6">
      <w:r>
        <w:rPr>
          <w:rStyle w:val="CodeChar"/>
        </w:rPr>
        <w:t>s</w:t>
      </w:r>
      <w:r w:rsidR="00EE18A6" w:rsidRPr="00240550">
        <w:rPr>
          <w:rStyle w:val="CodeChar"/>
        </w:rPr>
        <w:t>tate</w:t>
      </w:r>
      <w:r w:rsidR="00EE18A6">
        <w:t xml:space="preserve"> = “</w:t>
      </w:r>
      <w:r w:rsidR="00EE18A6" w:rsidRPr="00240550">
        <w:rPr>
          <w:rStyle w:val="CodeChar"/>
        </w:rPr>
        <w:t>Published</w:t>
      </w:r>
      <w:r w:rsidR="00EE18A6">
        <w:t>”</w:t>
      </w:r>
    </w:p>
    <w:p w14:paraId="4E54E79B" w14:textId="77777777" w:rsidR="00EE18A6" w:rsidRDefault="00EE18A6" w:rsidP="00EE18A6"/>
    <w:p w14:paraId="2A45F5C9" w14:textId="77777777" w:rsidR="00EE18A6" w:rsidRDefault="00EE18A6" w:rsidP="00EE18A6">
      <w:pPr>
        <w:rPr>
          <w:b/>
          <w:bCs/>
        </w:rPr>
      </w:pPr>
      <w:r w:rsidRPr="001A7DC9">
        <w:rPr>
          <w:b/>
          <w:bCs/>
        </w:rPr>
        <w:t>Note:</w:t>
      </w:r>
      <w:r>
        <w:rPr>
          <w:b/>
          <w:bCs/>
        </w:rPr>
        <w:t xml:space="preserve"> </w:t>
      </w:r>
    </w:p>
    <w:p w14:paraId="58F2D6A4" w14:textId="77777777" w:rsidR="00EE18A6" w:rsidRPr="000C2228" w:rsidRDefault="00EE18A6" w:rsidP="008F2EBB">
      <w:pPr>
        <w:pStyle w:val="ListParagraph"/>
        <w:numPr>
          <w:ilvl w:val="0"/>
          <w:numId w:val="6"/>
        </w:numPr>
        <w:spacing w:before="240"/>
        <w:ind w:left="360"/>
        <w:rPr>
          <w:b/>
          <w:bCs/>
        </w:rPr>
      </w:pPr>
      <w:r>
        <w:lastRenderedPageBreak/>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14:paraId="77213B60" w14:textId="77777777" w:rsidR="00EE18A6" w:rsidRPr="000C2228" w:rsidRDefault="00EE18A6" w:rsidP="008F2EBB">
      <w:pPr>
        <w:pStyle w:val="ListParagraph"/>
        <w:numPr>
          <w:ilvl w:val="0"/>
          <w:numId w:val="6"/>
        </w:numPr>
        <w:spacing w:before="240"/>
        <w:ind w:left="360"/>
        <w:rPr>
          <w:b/>
          <w:bCs/>
        </w:rPr>
      </w:pPr>
      <w:r>
        <w:t xml:space="preserve">External code list do not have a separate enumeration type like the OAG code list. At the (model) generation time, the </w:t>
      </w:r>
      <w:r w:rsidR="00BF35FF">
        <w:rPr>
          <w:rStyle w:val="CodeChar"/>
        </w:rPr>
        <w:t>enum_type_guid</w:t>
      </w:r>
      <w:r>
        <w:t xml:space="preserve"> column will be an indicator to whether an enumeration type need</w:t>
      </w:r>
      <w:r w:rsidR="002D3A91">
        <w:t>s</w:t>
      </w:r>
      <w:r>
        <w:t xml:space="preserve"> to be generated. This shouldn’t impact the standalone schema generation, i.e., the standalone schema should use the same pattern whether the code list is OAG’s or external.</w:t>
      </w:r>
    </w:p>
    <w:p w14:paraId="50EFBDFF" w14:textId="77777777" w:rsidR="00C16B5A" w:rsidRDefault="00245C56" w:rsidP="00C16B5A">
      <w:pPr>
        <w:pStyle w:val="Heading5"/>
      </w:pPr>
      <w:bookmarkStart w:id="78" w:name="_Toc456813576"/>
      <w:r>
        <w:t xml:space="preserve">Populate </w:t>
      </w:r>
      <w:r w:rsidR="00A30829">
        <w:t>code_list_value</w:t>
      </w:r>
      <w:r>
        <w:t xml:space="preserve"> tabl</w:t>
      </w:r>
      <w:r w:rsidR="005763C2">
        <w:t>e</w:t>
      </w:r>
      <w:bookmarkEnd w:id="78"/>
    </w:p>
    <w:p w14:paraId="1858BDAD" w14:textId="77777777" w:rsidR="00C372C9" w:rsidRDefault="00BC51AA" w:rsidP="003F7F36">
      <w:r>
        <w:t xml:space="preserve">For each code list do as follows. First, investigate if the </w:t>
      </w:r>
      <w:r w:rsidRPr="00DB227B">
        <w:rPr>
          <w:rStyle w:val="CodeChar"/>
        </w:rPr>
        <w:t>code_list.enum_type_guid</w:t>
      </w:r>
      <w:r>
        <w:t xml:space="preserve"> is null. If not, the </w:t>
      </w:r>
      <w:r w:rsidRPr="00DB227B">
        <w:rPr>
          <w:rStyle w:val="CodeChar"/>
        </w:rPr>
        <w:t>code_list_value</w:t>
      </w:r>
      <w:r>
        <w:t xml:space="preserve"> records must be populated for that code list based on the </w:t>
      </w:r>
      <w:r w:rsidR="00E605A3" w:rsidRPr="009F738C">
        <w:rPr>
          <w:rStyle w:val="CodeChar"/>
        </w:rPr>
        <w:t>xsd:enumeration</w:t>
      </w:r>
      <w:r w:rsidR="00E605A3">
        <w:t xml:space="preserve"> elements</w:t>
      </w:r>
      <w:r>
        <w:t xml:space="preserve"> </w:t>
      </w:r>
      <w:r w:rsidR="00E605A3">
        <w:t>with</w:t>
      </w:r>
      <w:r>
        <w:t>in th</w:t>
      </w:r>
      <w:r w:rsidR="00E605A3">
        <w:t>at</w:t>
      </w:r>
      <w:r>
        <w:t xml:space="preserve"> enumeration type. </w:t>
      </w:r>
    </w:p>
    <w:p w14:paraId="1F7147C1" w14:textId="77777777" w:rsidR="00C372C9" w:rsidRDefault="00C372C9" w:rsidP="00C372C9">
      <w:pPr>
        <w:spacing w:before="240"/>
      </w:pPr>
      <w:r>
        <w:t xml:space="preserve">Otherwise, check if </w:t>
      </w:r>
      <w:r w:rsidRPr="009F738C">
        <w:rPr>
          <w:rStyle w:val="CodeChar"/>
        </w:rPr>
        <w:t>code_list.based_code_list_id</w:t>
      </w:r>
      <w:r>
        <w:t xml:space="preserve"> is null. If not, </w:t>
      </w:r>
      <w:r w:rsidRPr="009F738C">
        <w:rPr>
          <w:rStyle w:val="CodeChar"/>
        </w:rPr>
        <w:t>code_list_value</w:t>
      </w:r>
      <w:r>
        <w:t xml:space="preserve"> re</w:t>
      </w:r>
      <w:r w:rsidR="00E605A3">
        <w:t>cords must be populated by inheriting all values from that based code list</w:t>
      </w:r>
      <w:r>
        <w:t>.</w:t>
      </w:r>
    </w:p>
    <w:p w14:paraId="57DA698A" w14:textId="77777777" w:rsidR="00C372C9" w:rsidRDefault="00C372C9" w:rsidP="00C372C9">
      <w:pPr>
        <w:spacing w:before="240"/>
      </w:pPr>
      <w:r>
        <w:t xml:space="preserve">Otherwise, check if the corresponding </w:t>
      </w:r>
      <w:r w:rsidR="009F738C">
        <w:t xml:space="preserve">type </w:t>
      </w:r>
      <w:r>
        <w:t xml:space="preserve">(the </w:t>
      </w:r>
      <w:r w:rsidR="009F738C" w:rsidRPr="00923165">
        <w:rPr>
          <w:rStyle w:val="CodeChar"/>
        </w:rPr>
        <w:t>xsd:simpleType</w:t>
      </w:r>
      <w:r>
        <w:t xml:space="preserve"> matches the </w:t>
      </w:r>
      <w:r w:rsidRPr="00923165">
        <w:rPr>
          <w:rStyle w:val="CodeChar"/>
        </w:rPr>
        <w:t>code_list.guid</w:t>
      </w:r>
      <w:r>
        <w:t xml:space="preserve">) contains a local </w:t>
      </w:r>
      <w:r w:rsidRPr="00923165">
        <w:rPr>
          <w:rStyle w:val="CodeChar"/>
        </w:rPr>
        <w:t>xsd:enumeration</w:t>
      </w:r>
      <w:r>
        <w:t xml:space="preserve">. i.e., if </w:t>
      </w:r>
      <w:r w:rsidRPr="00923165">
        <w:rPr>
          <w:rStyle w:val="CodeChar"/>
        </w:rPr>
        <w:t>count(//xsd:enumeration) &gt;= 1</w:t>
      </w:r>
      <w:r>
        <w:t>.</w:t>
      </w:r>
      <w:r w:rsidR="00923165">
        <w:t xml:space="preserve"> </w:t>
      </w:r>
      <w:r>
        <w:t xml:space="preserve">If so, the </w:t>
      </w:r>
      <w:r w:rsidRPr="00923165">
        <w:rPr>
          <w:rStyle w:val="CodeChar"/>
        </w:rPr>
        <w:t>code_list_value</w:t>
      </w:r>
      <w:r>
        <w:t xml:space="preserve"> records must be populated based on the local </w:t>
      </w:r>
      <w:r w:rsidRPr="00923165">
        <w:rPr>
          <w:rStyle w:val="CodeChar"/>
        </w:rPr>
        <w:t>xsd:enumeration</w:t>
      </w:r>
      <w:r>
        <w:t xml:space="preserve"> element.</w:t>
      </w:r>
    </w:p>
    <w:p w14:paraId="710FB656" w14:textId="77777777" w:rsidR="00C372C9" w:rsidRDefault="00C372C9" w:rsidP="00C372C9">
      <w:pPr>
        <w:spacing w:before="240"/>
      </w:pPr>
      <w:r>
        <w:t>Otherwise, there is no record to be populated.</w:t>
      </w:r>
    </w:p>
    <w:p w14:paraId="70FFE5C8" w14:textId="77777777" w:rsidR="008C5924" w:rsidRDefault="008C5924" w:rsidP="003F7F36"/>
    <w:p w14:paraId="241F2DAF" w14:textId="77777777" w:rsidR="003F7F36" w:rsidRDefault="00A30829" w:rsidP="003F7F36">
      <w:r>
        <w:rPr>
          <w:rStyle w:val="CodeChar"/>
        </w:rPr>
        <w:t>code_list_value_id</w:t>
      </w:r>
      <w:r w:rsidR="003F7F36">
        <w:t xml:space="preserve"> = </w:t>
      </w:r>
      <w:r w:rsidR="008C5924">
        <w:t>Auto-generate database key.</w:t>
      </w:r>
    </w:p>
    <w:p w14:paraId="5B285F13" w14:textId="77777777" w:rsidR="003F7F36" w:rsidRDefault="00A30829" w:rsidP="003F7F36">
      <w:r>
        <w:rPr>
          <w:rStyle w:val="CodeChar"/>
        </w:rPr>
        <w:t>code_list_id</w:t>
      </w:r>
      <w:r w:rsidR="003F7F36">
        <w:t xml:space="preserve"> = </w:t>
      </w:r>
      <w:r w:rsidR="008C5924">
        <w:t xml:space="preserve">Foreign key to the corresponding </w:t>
      </w:r>
      <w:r w:rsidR="002D3A91">
        <w:rPr>
          <w:rStyle w:val="CodeChar"/>
        </w:rPr>
        <w:t>code_list</w:t>
      </w:r>
      <w:r w:rsidR="008C5924" w:rsidRPr="008C5924">
        <w:rPr>
          <w:rStyle w:val="CodeChar"/>
        </w:rPr>
        <w:t xml:space="preserve">. </w:t>
      </w:r>
      <w:r w:rsidR="002B3165">
        <w:rPr>
          <w:rStyle w:val="CodeChar"/>
        </w:rPr>
        <w:t>code_list_id</w:t>
      </w:r>
      <w:r w:rsidR="008C5924">
        <w:t>.</w:t>
      </w:r>
    </w:p>
    <w:p w14:paraId="36D44733" w14:textId="77777777" w:rsidR="003F7F36" w:rsidRDefault="004A04D4" w:rsidP="003F7F36">
      <w:r>
        <w:rPr>
          <w:rStyle w:val="CodeChar"/>
        </w:rPr>
        <w:t>value</w:t>
      </w:r>
      <w:r w:rsidR="003F7F36">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columns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14:paraId="08BC4D91" w14:textId="77777777" w:rsidR="008C5924" w:rsidRDefault="00DD3866" w:rsidP="003F7F36">
      <w:r>
        <w:rPr>
          <w:rStyle w:val="CodeChar"/>
        </w:rPr>
        <w:t>name</w:t>
      </w:r>
      <w:r w:rsidR="008C5924">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 xml:space="preserve">the </w:t>
      </w:r>
      <w:r w:rsidR="00464897" w:rsidRPr="00DB227B">
        <w:rPr>
          <w:rStyle w:val="CodeChar"/>
        </w:rPr>
        <w:t>/@value</w:t>
      </w:r>
      <w:r w:rsidR="00464897">
        <w:t>. Otherwise, leave this blank.</w:t>
      </w:r>
      <w:r w:rsidR="00066DFE">
        <w:t xml:space="preserve"> </w:t>
      </w:r>
    </w:p>
    <w:p w14:paraId="3AF86594" w14:textId="2C16EA1C" w:rsidR="003F7F36" w:rsidRDefault="00B66EC6" w:rsidP="003F7F36">
      <w:r>
        <w:rPr>
          <w:rStyle w:val="CodeChar"/>
        </w:rPr>
        <w:t>definition</w:t>
      </w:r>
      <w:r w:rsidR="003F7F36">
        <w:t xml:space="preserve"> = </w:t>
      </w:r>
      <w:r w:rsidR="00DB227B">
        <w:rPr>
          <w:rStyle w:val="CodeChar"/>
        </w:rPr>
        <w:t>xsd:enumeration/</w:t>
      </w:r>
      <w:r w:rsidR="00464897" w:rsidRPr="00464897">
        <w:rPr>
          <w:rStyle w:val="CodeChar"/>
        </w:rPr>
        <w:t>xsd:documentation</w:t>
      </w:r>
      <w:r w:rsidR="00464897">
        <w:t>.</w:t>
      </w:r>
      <w:r w:rsidR="003550A8">
        <w:t xml:space="preserve"> </w:t>
      </w:r>
    </w:p>
    <w:p w14:paraId="665DB78E" w14:textId="061FFC1B" w:rsidR="00464897" w:rsidRDefault="002D3A91" w:rsidP="003F7F36">
      <w:r>
        <w:rPr>
          <w:rStyle w:val="CodeChar"/>
        </w:rPr>
        <w:t>definition_source</w:t>
      </w:r>
      <w:r w:rsidR="00464897">
        <w:t xml:space="preserve"> = </w:t>
      </w:r>
      <w:r w:rsidR="00DB227B">
        <w:rPr>
          <w:rStyle w:val="CodeChar"/>
        </w:rPr>
        <w:t>xsd:enumeratioin/</w:t>
      </w:r>
      <w:r w:rsidR="00464897" w:rsidRPr="00464897">
        <w:rPr>
          <w:rStyle w:val="CodeChar"/>
        </w:rPr>
        <w:t>xsd:documentation</w:t>
      </w:r>
      <w:r w:rsidR="00464897">
        <w:rPr>
          <w:rStyle w:val="CodeChar"/>
        </w:rPr>
        <w:t>/@source</w:t>
      </w:r>
      <w:r w:rsidR="00464897">
        <w:t>.</w:t>
      </w:r>
    </w:p>
    <w:p w14:paraId="3457A5CB" w14:textId="77777777" w:rsidR="003F7F36" w:rsidRDefault="00A30829" w:rsidP="003F7F36">
      <w:r>
        <w:rPr>
          <w:rStyle w:val="CodeChar"/>
        </w:rPr>
        <w:t>used_indicator</w:t>
      </w:r>
      <w:r w:rsidR="003F7F36">
        <w:t xml:space="preserve"> = </w:t>
      </w:r>
      <w:r w:rsidR="00464897" w:rsidRPr="00464897">
        <w:rPr>
          <w:rStyle w:val="CodeChar"/>
        </w:rPr>
        <w:t>True</w:t>
      </w:r>
      <w:r w:rsidR="00464897">
        <w:t>.</w:t>
      </w:r>
    </w:p>
    <w:p w14:paraId="2180231B" w14:textId="77777777" w:rsidR="0007613D" w:rsidRDefault="00A30829" w:rsidP="0007613D">
      <w:r>
        <w:rPr>
          <w:rStyle w:val="CodeChar"/>
        </w:rPr>
        <w:t>locked_indicator</w:t>
      </w:r>
      <w:r w:rsidR="003F7F36">
        <w:t xml:space="preserve"> = </w:t>
      </w:r>
      <w:r w:rsidR="00464897" w:rsidRPr="00464897">
        <w:rPr>
          <w:rStyle w:val="CodeChar"/>
        </w:rPr>
        <w:t>False</w:t>
      </w:r>
      <w:r w:rsidR="00464897">
        <w:t>.</w:t>
      </w:r>
    </w:p>
    <w:p w14:paraId="4BCF8BCA" w14:textId="77777777" w:rsidR="00EE18A6" w:rsidRDefault="00A30829" w:rsidP="0007613D">
      <w:r>
        <w:rPr>
          <w:rStyle w:val="CodeChar"/>
        </w:rPr>
        <w:t>extension_Indicator</w:t>
      </w:r>
      <w:r w:rsidR="00EE18A6">
        <w:t xml:space="preserve"> = </w:t>
      </w:r>
      <w:r w:rsidR="00EE18A6" w:rsidRPr="00EE18A6">
        <w:rPr>
          <w:rStyle w:val="CodeChar"/>
        </w:rPr>
        <w:t>False</w:t>
      </w:r>
      <w:r w:rsidR="00EE18A6">
        <w:t>.</w:t>
      </w:r>
    </w:p>
    <w:p w14:paraId="74329B12" w14:textId="77777777" w:rsidR="00803FFF" w:rsidRDefault="00803FFF" w:rsidP="00803FFF">
      <w:pPr>
        <w:pStyle w:val="Heading4"/>
      </w:pPr>
      <w:bookmarkStart w:id="79" w:name="_Ref392610753"/>
      <w:bookmarkStart w:id="80" w:name="_Toc456813577"/>
      <w:r>
        <w:t xml:space="preserve">Import </w:t>
      </w:r>
      <w:r w:rsidR="008A5D34">
        <w:t xml:space="preserve">default and </w:t>
      </w:r>
      <w:r w:rsidR="002D5E53">
        <w:t xml:space="preserve">unqualified BDTs from </w:t>
      </w:r>
      <w:r>
        <w:t>Fields</w:t>
      </w:r>
      <w:r w:rsidR="002D5E53">
        <w:t>.xsd</w:t>
      </w:r>
      <w:bookmarkEnd w:id="79"/>
      <w:bookmarkEnd w:id="80"/>
    </w:p>
    <w:p w14:paraId="5F3D0F32" w14:textId="60CCBC08" w:rsidR="0077776D" w:rsidRDefault="0077776D" w:rsidP="0077776D">
      <w:pPr>
        <w:pStyle w:val="Heading5"/>
      </w:pPr>
      <w:bookmarkStart w:id="81" w:name="_Ref452125410"/>
      <w:bookmarkStart w:id="82" w:name="_Toc456813578"/>
      <w:r>
        <w:t>Import base default and unqualified BDTs</w:t>
      </w:r>
      <w:bookmarkEnd w:id="81"/>
      <w:bookmarkEnd w:id="82"/>
    </w:p>
    <w:p w14:paraId="547407CF" w14:textId="3390DA60" w:rsidR="0002491D" w:rsidRDefault="00EC59BF" w:rsidP="003A27FD">
      <w:r>
        <w:t xml:space="preserve">There are types defined in the </w:t>
      </w:r>
      <w:r w:rsidRPr="00460CBB">
        <w:rPr>
          <w:rStyle w:val="CodeChar"/>
        </w:rPr>
        <w:t>Fields.xsd</w:t>
      </w:r>
      <w:r w:rsidR="00C268BE">
        <w:t xml:space="preserve"> schema</w:t>
      </w:r>
      <w:r>
        <w:t xml:space="preserve"> file </w:t>
      </w:r>
      <w:r w:rsidR="00EC27F6">
        <w:t xml:space="preserve">whose names corresponds </w:t>
      </w:r>
      <w:r>
        <w:t xml:space="preserve">to all CDTs </w:t>
      </w:r>
      <w:r w:rsidR="00EC27F6">
        <w:t xml:space="preserve"> (these types are under the “Data Types” schema comment line) </w:t>
      </w:r>
      <w:r w:rsidRPr="00C268BE">
        <w:rPr>
          <w:i/>
          <w:iCs/>
        </w:rPr>
        <w:t>except</w:t>
      </w:r>
      <w:r>
        <w:t xml:space="preserve"> the </w:t>
      </w:r>
      <w:r w:rsidR="00A52860">
        <w:t>Picture, Rate, Ratio</w:t>
      </w:r>
      <w:r>
        <w:t xml:space="preserve"> CDT</w:t>
      </w:r>
      <w:r w:rsidR="00EC27F6">
        <w:t xml:space="preserve"> (these are not used in OAGIS 10.1)</w:t>
      </w:r>
      <w:r>
        <w:t xml:space="preserve">. </w:t>
      </w:r>
      <w:r w:rsidR="00C268BE">
        <w:t xml:space="preserve">For example, the </w:t>
      </w:r>
      <w:r w:rsidR="00C268BE" w:rsidRPr="00207824">
        <w:rPr>
          <w:rStyle w:val="CodeChar"/>
        </w:rPr>
        <w:t>Amount</w:t>
      </w:r>
      <w:r w:rsidR="00C268BE">
        <w:t xml:space="preserve"> CDT has the </w:t>
      </w:r>
      <w:r w:rsidRPr="00207824">
        <w:rPr>
          <w:rStyle w:val="CodeChar"/>
        </w:rPr>
        <w:t>AmountType</w:t>
      </w:r>
      <w:r w:rsidR="00C268BE">
        <w:t xml:space="preserve"> defined. There are </w:t>
      </w:r>
      <w:r w:rsidR="006F5637">
        <w:t xml:space="preserve">20 </w:t>
      </w:r>
      <w:r w:rsidR="00AA2FD2">
        <w:t xml:space="preserve">unqualified BDTs corresponding to the </w:t>
      </w:r>
      <w:r w:rsidR="006F5637">
        <w:t xml:space="preserve">20 </w:t>
      </w:r>
      <w:r w:rsidR="00C268BE">
        <w:t xml:space="preserve">types in the schema file. These must be imported into the </w:t>
      </w:r>
      <w:r w:rsidR="00736ABC" w:rsidRPr="00736ABC">
        <w:rPr>
          <w:rStyle w:val="CodeChar"/>
        </w:rPr>
        <w:t>dt</w:t>
      </w:r>
      <w:r w:rsidR="00C268BE">
        <w:t xml:space="preserve"> table as </w:t>
      </w:r>
      <w:r w:rsidR="00EF4E76">
        <w:t xml:space="preserve">described in the </w:t>
      </w:r>
      <w:r w:rsidR="00EF4E76">
        <w:fldChar w:fldCharType="begin"/>
      </w:r>
      <w:r w:rsidR="00EF4E76">
        <w:instrText xml:space="preserve"> REF _Ref390934801 \r \h </w:instrText>
      </w:r>
      <w:r w:rsidR="00EF4E76">
        <w:fldChar w:fldCharType="separate"/>
      </w:r>
      <w:r w:rsidR="00632C6D">
        <w:t>3.1.1.9.2</w:t>
      </w:r>
      <w:r w:rsidR="00EF4E76">
        <w:fldChar w:fldCharType="end"/>
      </w:r>
      <w:r w:rsidR="00C268BE">
        <w:t xml:space="preserve">. 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14:paraId="025C7D39" w14:textId="77777777" w:rsidR="00460CBB" w:rsidRDefault="00460CBB" w:rsidP="003A27FD"/>
    <w:p w14:paraId="313CB233" w14:textId="77777777" w:rsidR="00460CBB" w:rsidRDefault="00460CBB" w:rsidP="003A27FD">
      <w:r>
        <w:t xml:space="preserve">For each of these unqualified BDTs, there will be two BDTs created – one for the unqualified BDT itself and another for the default BDT OAGIS adopted for each particular CDT. In the example snippet below, </w:t>
      </w:r>
      <w:r w:rsidRPr="00460CBB">
        <w:rPr>
          <w:rStyle w:val="CodeChar"/>
        </w:rPr>
        <w:t>AmountType</w:t>
      </w:r>
      <w:r>
        <w:t xml:space="preserve"> is the </w:t>
      </w:r>
      <w:r>
        <w:lastRenderedPageBreak/>
        <w:t xml:space="preserve">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14:paraId="008D14BE" w14:textId="77777777" w:rsidR="00C268BE" w:rsidRDefault="00C268BE" w:rsidP="003A27FD"/>
    <w:p w14:paraId="3F6168B5"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14:paraId="16FABDA0" w14:textId="77777777"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2C496836"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xsd:extension</w:t>
      </w:r>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14:paraId="172FA53A"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19E27219" w14:textId="77777777"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0000FF"/>
          <w:sz w:val="16"/>
          <w:szCs w:val="16"/>
          <w:highlight w:val="white"/>
          <w:lang w:eastAsia="ko-KR" w:bidi="th-TH"/>
        </w:rPr>
        <w:t>&gt;</w:t>
      </w:r>
    </w:p>
    <w:p w14:paraId="1F3FDC43" w14:textId="77777777" w:rsidR="002D5E53" w:rsidRDefault="002D5E53" w:rsidP="002D5E53">
      <w:pPr>
        <w:pStyle w:val="Heading5"/>
      </w:pPr>
      <w:bookmarkStart w:id="83" w:name="_Ref390934801"/>
      <w:bookmarkStart w:id="84" w:name="_Toc456813579"/>
      <w:r>
        <w:t xml:space="preserve">Populate </w:t>
      </w:r>
      <w:r w:rsidR="008A5D34">
        <w:t xml:space="preserve">BDTs in </w:t>
      </w:r>
      <w:r w:rsidR="00736ABC">
        <w:t>dt</w:t>
      </w:r>
      <w:r>
        <w:t xml:space="preserve"> table.</w:t>
      </w:r>
      <w:bookmarkEnd w:id="83"/>
      <w:bookmarkEnd w:id="84"/>
    </w:p>
    <w:p w14:paraId="6FF1AC23" w14:textId="77777777" w:rsidR="00C268BE" w:rsidRDefault="00736ABC" w:rsidP="00C268BE">
      <w:r>
        <w:rPr>
          <w:rStyle w:val="CodeChar"/>
        </w:rPr>
        <w:t>dt_id</w:t>
      </w:r>
      <w:r w:rsidR="00C268BE">
        <w:t xml:space="preserve"> = Auto-generate database key.</w:t>
      </w:r>
    </w:p>
    <w:p w14:paraId="2565A497" w14:textId="77777777" w:rsidR="00C268BE" w:rsidRDefault="00736ABC" w:rsidP="00C268BE">
      <w:r>
        <w:rPr>
          <w:rStyle w:val="CodeChar"/>
        </w:rPr>
        <w:t>guid</w:t>
      </w:r>
      <w:r w:rsidR="00C268BE">
        <w:t xml:space="preserve"> = Get this from @id.</w:t>
      </w:r>
    </w:p>
    <w:p w14:paraId="476801A8" w14:textId="77777777" w:rsidR="00C268BE" w:rsidRDefault="00736ABC" w:rsidP="00C268BE">
      <w:r>
        <w:rPr>
          <w:rStyle w:val="CodeChar"/>
        </w:rPr>
        <w:t>type</w:t>
      </w:r>
      <w:r w:rsidR="00C268BE">
        <w:t xml:space="preserve"> = </w:t>
      </w:r>
      <w:r w:rsidR="00C268BE" w:rsidRPr="00112B28">
        <w:rPr>
          <w:rStyle w:val="CodeChar"/>
        </w:rPr>
        <w:t>“</w:t>
      </w:r>
      <w:r w:rsidR="00C268BE">
        <w:rPr>
          <w:rStyle w:val="CodeChar"/>
        </w:rPr>
        <w:t>1</w:t>
      </w:r>
      <w:r w:rsidR="00C268BE" w:rsidRPr="00112B28">
        <w:rPr>
          <w:rStyle w:val="CodeChar"/>
        </w:rPr>
        <w:t>”</w:t>
      </w:r>
      <w:r w:rsidR="00C268BE">
        <w:t xml:space="preserve"> (note: 1 indicates BDT).</w:t>
      </w:r>
    </w:p>
    <w:p w14:paraId="7C146AD6" w14:textId="77777777" w:rsidR="00C268BE" w:rsidRDefault="00736ABC" w:rsidP="00C268BE">
      <w:r>
        <w:rPr>
          <w:rStyle w:val="CodeChar"/>
        </w:rPr>
        <w:t>version_num</w:t>
      </w:r>
      <w:commentRangeStart w:id="85"/>
      <w:r w:rsidR="00C268BE">
        <w:t xml:space="preserve"> </w:t>
      </w:r>
      <w:commentRangeEnd w:id="85"/>
      <w:r w:rsidR="00C268BE">
        <w:rPr>
          <w:rStyle w:val="CommentReference"/>
        </w:rPr>
        <w:commentReference w:id="85"/>
      </w:r>
      <w:r w:rsidR="00C268BE">
        <w:t xml:space="preserve">= </w:t>
      </w:r>
      <w:r w:rsidR="00C268BE" w:rsidRPr="00112B28">
        <w:rPr>
          <w:rStyle w:val="CodeChar"/>
        </w:rPr>
        <w:t>“</w:t>
      </w:r>
      <w:r w:rsidR="00C268BE">
        <w:rPr>
          <w:rStyle w:val="CodeChar"/>
        </w:rPr>
        <w:t>1</w:t>
      </w:r>
      <w:r w:rsidR="00C268BE" w:rsidRPr="00112B28">
        <w:rPr>
          <w:rStyle w:val="CodeChar"/>
        </w:rPr>
        <w:t>.0”</w:t>
      </w:r>
    </w:p>
    <w:p w14:paraId="365387A8" w14:textId="77777777" w:rsidR="00C268BE" w:rsidRDefault="00736ABC" w:rsidP="00C268BE">
      <w:r>
        <w:rPr>
          <w:rStyle w:val="CodeChar"/>
        </w:rPr>
        <w:t>previous_version_dt_id</w:t>
      </w:r>
      <w:r w:rsidR="00C268BE">
        <w:t xml:space="preserve"> = Leave blank.</w:t>
      </w:r>
    </w:p>
    <w:p w14:paraId="3D8811DF" w14:textId="77777777" w:rsidR="00C268BE" w:rsidRDefault="00736ABC" w:rsidP="00C268BE">
      <w:r>
        <w:rPr>
          <w:rStyle w:val="CodeChar"/>
        </w:rPr>
        <w:t>data_type_term</w:t>
      </w:r>
      <w:r w:rsidR="00C268BE">
        <w:t xml:space="preserve"> = </w:t>
      </w:r>
      <w:r w:rsidR="004F3218">
        <w:t xml:space="preserve">Same as that of the DT it is based on as indicated by the </w:t>
      </w:r>
      <w:r>
        <w:rPr>
          <w:rStyle w:val="CodeChar"/>
        </w:rPr>
        <w:t>based_dt_id</w:t>
      </w:r>
      <w:r w:rsidR="004F3218">
        <w:t xml:space="preserve"> column</w:t>
      </w:r>
      <w:r w:rsidR="00C268BE">
        <w:t>.</w:t>
      </w:r>
    </w:p>
    <w:p w14:paraId="282269AF" w14:textId="77777777" w:rsidR="00C268BE" w:rsidRDefault="00736ABC" w:rsidP="00C268BE">
      <w:r>
        <w:rPr>
          <w:rStyle w:val="CodeChar"/>
        </w:rPr>
        <w:t>qualifier</w:t>
      </w:r>
      <w:r w:rsidR="00C268BE">
        <w:t xml:space="preserve"> = Blank.</w:t>
      </w:r>
    </w:p>
    <w:p w14:paraId="4B3D37F7" w14:textId="77777777" w:rsidR="00C268BE" w:rsidRDefault="00736ABC" w:rsidP="00C268BE">
      <w:r>
        <w:rPr>
          <w:rStyle w:val="CodeChar"/>
        </w:rPr>
        <w:t>based_dt_id</w:t>
      </w:r>
      <w:r w:rsidR="00C268BE">
        <w:t xml:space="preserve"> = </w:t>
      </w:r>
      <w:r w:rsidR="004F3218">
        <w:t xml:space="preserve">Foreign key to the </w:t>
      </w:r>
      <w:r>
        <w:rPr>
          <w:rStyle w:val="CodeChar"/>
        </w:rPr>
        <w:t>dt_id</w:t>
      </w:r>
      <w:r w:rsidR="004F3218">
        <w:t xml:space="preserve"> column of this table itself</w:t>
      </w:r>
      <w:r w:rsidR="00C268BE">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Pr>
          <w:rStyle w:val="CodeChar"/>
        </w:rPr>
        <w:t>based_dt_id</w:t>
      </w:r>
      <w:r w:rsidR="00854BEB">
        <w:t xml:space="preserve"> using the type name or documentation.</w:t>
      </w:r>
    </w:p>
    <w:p w14:paraId="0698CCF6" w14:textId="524EE6EB" w:rsidR="00C268BE" w:rsidRDefault="00736ABC" w:rsidP="00C268BE">
      <w:r>
        <w:rPr>
          <w:rStyle w:val="CodeChar"/>
        </w:rPr>
        <w:t>den</w:t>
      </w:r>
      <w:commentRangeStart w:id="86"/>
      <w:r w:rsidR="00C268BE">
        <w:t xml:space="preserve"> </w:t>
      </w:r>
      <w:commentRangeEnd w:id="86"/>
      <w:r w:rsidR="00E47F75">
        <w:rPr>
          <w:rStyle w:val="CommentReference"/>
        </w:rPr>
        <w:commentReference w:id="86"/>
      </w:r>
      <w:r w:rsidR="00C268BE">
        <w:t xml:space="preserve">= </w:t>
      </w:r>
      <w:r w:rsidR="00207824">
        <w:t>Take the type name remove the ‘Type’ substring</w:t>
      </w:r>
      <w:r w:rsidR="00357F68">
        <w:t xml:space="preserve">, space separate the camel case part (the part that has something like </w:t>
      </w:r>
      <w:r w:rsidR="00357F68">
        <w:rPr>
          <w:rStyle w:val="CodeChar"/>
        </w:rPr>
        <w:t>“</w:t>
      </w:r>
      <w:r w:rsidR="00357F68" w:rsidRPr="00357F68">
        <w:rPr>
          <w:rStyle w:val="CodeChar"/>
        </w:rPr>
        <w:t>_12E34</w:t>
      </w:r>
      <w:r w:rsidR="00357F68">
        <w:rPr>
          <w:rStyle w:val="CodeChar"/>
        </w:rPr>
        <w:t>”</w:t>
      </w:r>
      <w:r w:rsidR="00357F68">
        <w:t xml:space="preserve"> must not be space separated)</w:t>
      </w:r>
      <w:r w:rsidR="008F60DE">
        <w:t>, replace ‘ID’ with ‘Identifier’</w:t>
      </w:r>
      <w:r w:rsidR="00207824">
        <w:t xml:space="preserve"> and then concat with </w:t>
      </w:r>
      <w:r w:rsidR="00207824" w:rsidRPr="00357F68">
        <w:rPr>
          <w:rStyle w:val="CodeChar"/>
        </w:rPr>
        <w:t>“. Type”</w:t>
      </w:r>
      <w:r w:rsidR="00C268BE">
        <w:t>.</w:t>
      </w:r>
      <w:r w:rsidR="00357F68">
        <w:t xml:space="preserve"> Ex. if the type name is </w:t>
      </w:r>
      <w:r w:rsidR="00357F68">
        <w:rPr>
          <w:rStyle w:val="CodeChar"/>
        </w:rPr>
        <w:t>”A</w:t>
      </w:r>
      <w:r w:rsidR="00357F68" w:rsidRPr="00357F68">
        <w:rPr>
          <w:rStyle w:val="CodeChar"/>
        </w:rPr>
        <w:t>mountType_1E7368</w:t>
      </w:r>
      <w:r w:rsidR="00357F68">
        <w:rPr>
          <w:rStyle w:val="CodeChar"/>
        </w:rPr>
        <w:t>”</w:t>
      </w:r>
      <w:r w:rsidR="00357F68">
        <w:t xml:space="preserve"> then the den shall be </w:t>
      </w:r>
      <w:r w:rsidR="00357F68" w:rsidRPr="00357F68">
        <w:rPr>
          <w:rStyle w:val="CodeChar"/>
        </w:rPr>
        <w:t>“Amount_1E7368. Type”</w:t>
      </w:r>
      <w:r w:rsidR="00357F68">
        <w:t xml:space="preserve">; if the type name is </w:t>
      </w:r>
      <w:r w:rsidR="00357F68" w:rsidRPr="008E7AFE">
        <w:rPr>
          <w:rStyle w:val="CodeChar"/>
        </w:rPr>
        <w:t>DayDateType</w:t>
      </w:r>
      <w:r w:rsidR="00357F68">
        <w:t xml:space="preserve"> then the den shall be </w:t>
      </w:r>
      <w:r w:rsidR="00357F68">
        <w:rPr>
          <w:rStyle w:val="CodeChar"/>
        </w:rPr>
        <w:t>”D</w:t>
      </w:r>
      <w:r w:rsidR="00357F68" w:rsidRPr="00357F68">
        <w:rPr>
          <w:rStyle w:val="CodeChar"/>
        </w:rPr>
        <w:t>ay Date. Type</w:t>
      </w:r>
      <w:r w:rsidR="00357F68">
        <w:rPr>
          <w:rStyle w:val="CodeChar"/>
        </w:rPr>
        <w:t>”</w:t>
      </w:r>
      <w:r w:rsidR="00357F68">
        <w:t xml:space="preserve">; if the type name is </w:t>
      </w:r>
      <w:r w:rsidR="00357F68" w:rsidRPr="00357F68">
        <w:rPr>
          <w:rStyle w:val="CodeChar"/>
        </w:rPr>
        <w:t>“DayDateType_1234”</w:t>
      </w:r>
      <w:r w:rsidR="00357F68">
        <w:t xml:space="preserve"> then the den shall be </w:t>
      </w:r>
      <w:r w:rsidR="00357F68" w:rsidRPr="00357F68">
        <w:rPr>
          <w:rStyle w:val="CodeChar"/>
        </w:rPr>
        <w:t>“Day Date_1234. Type”</w:t>
      </w:r>
      <w:r w:rsidR="00357F68">
        <w:t>.</w:t>
      </w:r>
    </w:p>
    <w:p w14:paraId="2EFB9EC2" w14:textId="77777777" w:rsidR="00C268BE" w:rsidRDefault="00127238" w:rsidP="00C268BE">
      <w:r>
        <w:rPr>
          <w:rStyle w:val="CodeChar"/>
          <w:rFonts w:eastAsia="Malgun Gothic"/>
        </w:rPr>
        <w:t>content_component_den</w:t>
      </w:r>
      <w:r w:rsidR="00C268BE">
        <w:t xml:space="preserve"> = </w:t>
      </w:r>
      <w:r w:rsidR="004F43DA">
        <w:t xml:space="preserve">First part of the </w:t>
      </w:r>
      <w:r w:rsidR="00736ABC">
        <w:rPr>
          <w:rStyle w:val="CodeChar"/>
        </w:rPr>
        <w:t>den</w:t>
      </w:r>
      <w:r w:rsidR="004F43DA">
        <w:t xml:space="preserve"> concat with ‘</w:t>
      </w:r>
      <w:r w:rsidR="004F43DA" w:rsidRPr="004F43DA">
        <w:rPr>
          <w:rStyle w:val="CodeChar"/>
        </w:rPr>
        <w:t>Content</w:t>
      </w:r>
      <w:r w:rsidR="004F43DA">
        <w:t>’</w:t>
      </w:r>
      <w:r w:rsidR="00C268BE">
        <w:t xml:space="preserve">, e.g., </w:t>
      </w:r>
      <w:r w:rsidR="00C268BE" w:rsidRPr="004F43DA">
        <w:t>“</w:t>
      </w:r>
      <w:r w:rsidR="00C268BE" w:rsidRPr="00112B28">
        <w:rPr>
          <w:rStyle w:val="CodeChar"/>
        </w:rPr>
        <w:t>Amount. Content</w:t>
      </w:r>
      <w:r w:rsidR="00C268BE" w:rsidRPr="004F43DA">
        <w:t>”</w:t>
      </w:r>
      <w:r w:rsidR="004F43DA" w:rsidRPr="004F43DA">
        <w:t xml:space="preserve">, </w:t>
      </w:r>
      <w:r w:rsidR="004F43DA">
        <w:t>“</w:t>
      </w:r>
      <w:r w:rsidR="004F43DA" w:rsidRPr="004F43DA">
        <w:rPr>
          <w:rStyle w:val="CodeChar"/>
        </w:rPr>
        <w:t>Amount_0723C8. Content</w:t>
      </w:r>
      <w:r w:rsidR="004F43DA">
        <w:t>”</w:t>
      </w:r>
      <w:r w:rsidR="00C268BE" w:rsidRPr="004F43DA">
        <w:t>.</w:t>
      </w:r>
    </w:p>
    <w:p w14:paraId="06064475" w14:textId="77777777" w:rsidR="00C268BE" w:rsidRDefault="00B66EC6" w:rsidP="00C268BE">
      <w:r>
        <w:rPr>
          <w:rStyle w:val="CodeChar"/>
        </w:rPr>
        <w:t>definition</w:t>
      </w:r>
      <w:r w:rsidR="00C268BE" w:rsidRPr="00172D41">
        <w:t xml:space="preserve"> = </w:t>
      </w:r>
      <w:r w:rsidR="00172D41" w:rsidRPr="00172D41">
        <w:t xml:space="preserve">Take </w:t>
      </w:r>
      <w:r w:rsidR="00B91BFA">
        <w:t xml:space="preserve">the content from the </w:t>
      </w:r>
      <w:r w:rsidR="00B91BFA" w:rsidRPr="002E5827">
        <w:rPr>
          <w:rStyle w:val="CodeChar"/>
        </w:rPr>
        <w:t>/xsd:annotation/xsd:documentation/</w:t>
      </w:r>
      <w:r w:rsidR="00172D41" w:rsidRPr="002E5827">
        <w:rPr>
          <w:rStyle w:val="CodeChar"/>
        </w:rPr>
        <w:t>ccts:Definition</w:t>
      </w:r>
      <w:r w:rsidR="00172D41" w:rsidRPr="00172D41">
        <w:t xml:space="preserve"> </w:t>
      </w:r>
      <w:r w:rsidR="00B91BFA">
        <w:t xml:space="preserve">for the default BDTs. Leave blank for the unqualified BDTs. </w:t>
      </w:r>
    </w:p>
    <w:p w14:paraId="397CF706" w14:textId="77777777" w:rsidR="00B91BFA" w:rsidRDefault="00127238" w:rsidP="00C268BE">
      <w:r>
        <w:rPr>
          <w:rStyle w:val="CodeChar"/>
        </w:rPr>
        <w:t>content_component_definition</w:t>
      </w:r>
      <w:r w:rsidR="00B91BFA">
        <w:t xml:space="preserve"> = Take the content from </w:t>
      </w:r>
      <w:r w:rsidR="00B91BFA" w:rsidRPr="002E5827">
        <w:rPr>
          <w:rStyle w:val="CodeChar"/>
        </w:rPr>
        <w:t>//(xsd:extenstion or xsd:restriction</w:t>
      </w:r>
      <w:r w:rsidR="002E5827">
        <w:rPr>
          <w:rStyle w:val="CodeChar"/>
        </w:rPr>
        <w:t xml:space="preserve"> or xsd:union</w:t>
      </w:r>
      <w:r w:rsidR="00B91BFA" w:rsidRPr="002E5827">
        <w:rPr>
          <w:rStyle w:val="CodeChar"/>
        </w:rPr>
        <w:t>)/xsd:annotation/xsd:documentation/ccts:Definition</w:t>
      </w:r>
      <w:r w:rsidR="00B91BFA">
        <w:t xml:space="preserve"> for the default BDTs. Leave blank for the unqualified BDTs.</w:t>
      </w:r>
    </w:p>
    <w:p w14:paraId="0A1D75B4" w14:textId="77777777" w:rsidR="00C268BE" w:rsidRDefault="00127238" w:rsidP="00C268BE">
      <w:r>
        <w:rPr>
          <w:rStyle w:val="CodeChar"/>
        </w:rPr>
        <w:t>revision_doc</w:t>
      </w:r>
      <w:r w:rsidR="00C268BE">
        <w:t xml:space="preserve"> = Blank.</w:t>
      </w:r>
    </w:p>
    <w:p w14:paraId="273929AC" w14:textId="77777777" w:rsidR="00C268BE" w:rsidRDefault="00127238" w:rsidP="00C268BE">
      <w:r>
        <w:rPr>
          <w:rStyle w:val="CodeChar"/>
        </w:rPr>
        <w:t>state</w:t>
      </w:r>
      <w:r w:rsidR="00C268BE">
        <w:t xml:space="preserve"> = </w:t>
      </w:r>
      <w:r w:rsidR="00C268BE" w:rsidRPr="00112B28">
        <w:rPr>
          <w:rStyle w:val="CodeChar"/>
        </w:rPr>
        <w:t>“</w:t>
      </w:r>
      <w:r w:rsidR="007A6CA8">
        <w:rPr>
          <w:rStyle w:val="CodeChar"/>
        </w:rPr>
        <w:t>3</w:t>
      </w:r>
      <w:r w:rsidR="00C268BE" w:rsidRPr="00112B28">
        <w:rPr>
          <w:rStyle w:val="CodeChar"/>
        </w:rPr>
        <w:t>”</w:t>
      </w:r>
      <w:r w:rsidR="00C268BE">
        <w:t xml:space="preserve"> (note: </w:t>
      </w:r>
      <w:r w:rsidR="007A6CA8">
        <w:t>3</w:t>
      </w:r>
      <w:r w:rsidR="00C268BE">
        <w:t xml:space="preserve"> means published).</w:t>
      </w:r>
    </w:p>
    <w:p w14:paraId="57007690" w14:textId="77777777" w:rsidR="00C268BE" w:rsidRDefault="00127238" w:rsidP="00C268BE">
      <w:r>
        <w:rPr>
          <w:rStyle w:val="CodeChar"/>
        </w:rPr>
        <w:t>created_by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47D14C4D" w14:textId="77777777" w:rsidR="00BD5E4F" w:rsidRDefault="00BD5E4F" w:rsidP="00C268BE">
      <w:r w:rsidRPr="00EB13B1">
        <w:rPr>
          <w:rStyle w:val="CodeChar"/>
        </w:rPr>
        <w:t>owner_user_id</w:t>
      </w:r>
      <w:r>
        <w:t xml:space="preserve"> = </w:t>
      </w:r>
      <w:r w:rsidRPr="00EB13B1">
        <w:rPr>
          <w:rStyle w:val="CodeChar"/>
        </w:rPr>
        <w:t>“oagis”</w:t>
      </w:r>
      <w:r>
        <w:t>.</w:t>
      </w:r>
    </w:p>
    <w:p w14:paraId="43690595" w14:textId="77777777" w:rsidR="00C268BE" w:rsidRDefault="00127238" w:rsidP="00C268BE">
      <w:r>
        <w:rPr>
          <w:rStyle w:val="CodeChar"/>
        </w:rPr>
        <w:t>last_updated_by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2F07F647" w14:textId="77777777" w:rsidR="00C268BE" w:rsidRDefault="00127238" w:rsidP="00C268BE">
      <w:r>
        <w:rPr>
          <w:rStyle w:val="CodeChar"/>
        </w:rPr>
        <w:t>creation_timestamp</w:t>
      </w:r>
      <w:r w:rsidR="00C268BE">
        <w:t xml:space="preserve"> = </w:t>
      </w:r>
      <w:r w:rsidR="00C268BE" w:rsidRPr="00112B28">
        <w:t>Current time</w:t>
      </w:r>
      <w:r w:rsidR="00C268BE">
        <w:t>.</w:t>
      </w:r>
    </w:p>
    <w:p w14:paraId="5F7FD0C4" w14:textId="77777777" w:rsidR="00C268BE" w:rsidRDefault="00127238" w:rsidP="003A27FD">
      <w:r>
        <w:rPr>
          <w:rStyle w:val="CodeChar"/>
        </w:rPr>
        <w:t>last_update_timestamp</w:t>
      </w:r>
      <w:r w:rsidR="00C268BE">
        <w:t xml:space="preserve"> = Same as </w:t>
      </w:r>
      <w:r>
        <w:rPr>
          <w:rStyle w:val="CodeChar"/>
        </w:rPr>
        <w:t>creation_timestamp</w:t>
      </w:r>
      <w:r w:rsidR="002D5E53">
        <w:t>.</w:t>
      </w:r>
    </w:p>
    <w:p w14:paraId="4578DA47" w14:textId="77777777" w:rsidR="00BD5E4F" w:rsidRDefault="00BD5E4F" w:rsidP="00BD5E4F">
      <w:r w:rsidRPr="00EB13B1">
        <w:rPr>
          <w:rStyle w:val="CodeChar"/>
        </w:rPr>
        <w:t>revision_num</w:t>
      </w:r>
      <w:r>
        <w:t xml:space="preserve"> = </w:t>
      </w:r>
      <w:r w:rsidRPr="00EB13B1">
        <w:rPr>
          <w:rStyle w:val="CodeChar"/>
        </w:rPr>
        <w:t>0</w:t>
      </w:r>
      <w:r>
        <w:t>.</w:t>
      </w:r>
    </w:p>
    <w:p w14:paraId="485A9EEC" w14:textId="77777777" w:rsidR="00BD5E4F" w:rsidRDefault="00BD5E4F" w:rsidP="00BD5E4F">
      <w:r w:rsidRPr="00EB13B1">
        <w:rPr>
          <w:rStyle w:val="CodeChar"/>
        </w:rPr>
        <w:t>revision_tracking_num</w:t>
      </w:r>
      <w:r>
        <w:t xml:space="preserve"> = </w:t>
      </w:r>
      <w:r w:rsidRPr="00EB13B1">
        <w:rPr>
          <w:rStyle w:val="CodeChar"/>
        </w:rPr>
        <w:t>0</w:t>
      </w:r>
      <w:r>
        <w:t>.</w:t>
      </w:r>
    </w:p>
    <w:p w14:paraId="578FA85D" w14:textId="77777777" w:rsidR="00BD5E4F" w:rsidRDefault="00BD5E4F" w:rsidP="00BD5E4F">
      <w:r w:rsidRPr="00EB13B1">
        <w:rPr>
          <w:rStyle w:val="CodeChar"/>
        </w:rPr>
        <w:t>revision_action</w:t>
      </w:r>
      <w:r>
        <w:t xml:space="preserve"> = </w:t>
      </w:r>
      <w:r w:rsidRPr="00EB13B1">
        <w:rPr>
          <w:rStyle w:val="CodeChar"/>
        </w:rPr>
        <w:t>null</w:t>
      </w:r>
      <w:r>
        <w:t>.</w:t>
      </w:r>
    </w:p>
    <w:p w14:paraId="3D3ACF74" w14:textId="77777777" w:rsidR="00BD5E4F" w:rsidRDefault="00BD5E4F" w:rsidP="00BD5E4F">
      <w:r w:rsidRPr="00EB13B1">
        <w:rPr>
          <w:rStyle w:val="CodeChar"/>
        </w:rPr>
        <w:t>release_id</w:t>
      </w:r>
      <w:r>
        <w:t xml:space="preserve"> = </w:t>
      </w:r>
      <w:r w:rsidRPr="00F323CD">
        <w:rPr>
          <w:rStyle w:val="CodeChar"/>
        </w:rPr>
        <w:t>null</w:t>
      </w:r>
      <w:r>
        <w:t>.</w:t>
      </w:r>
    </w:p>
    <w:p w14:paraId="14355C8D" w14:textId="77777777" w:rsidR="00BD5E4F" w:rsidRDefault="00BD5E4F" w:rsidP="00BD5E4F">
      <w:r w:rsidRPr="00EB13B1">
        <w:rPr>
          <w:rStyle w:val="CodeChar"/>
        </w:rPr>
        <w:t>current_bdt_id</w:t>
      </w:r>
      <w:r>
        <w:t xml:space="preserve"> = </w:t>
      </w:r>
      <w:r w:rsidRPr="00F323CD">
        <w:rPr>
          <w:rStyle w:val="CodeChar"/>
        </w:rPr>
        <w:t>null</w:t>
      </w:r>
      <w:r>
        <w:t xml:space="preserve">. </w:t>
      </w:r>
    </w:p>
    <w:p w14:paraId="5E2C44AB" w14:textId="77777777" w:rsidR="00BD5E4F" w:rsidRDefault="00BD5E4F" w:rsidP="00BD5E4F">
      <w:r w:rsidRPr="00EB13B1">
        <w:rPr>
          <w:rStyle w:val="CodeChar"/>
        </w:rPr>
        <w:lastRenderedPageBreak/>
        <w:t>is_deprecated</w:t>
      </w:r>
      <w:r>
        <w:t xml:space="preserve"> = </w:t>
      </w:r>
      <w:r w:rsidRPr="00F323CD">
        <w:rPr>
          <w:rStyle w:val="CodeChar"/>
        </w:rPr>
        <w:t>false</w:t>
      </w:r>
      <w:r>
        <w:t>.</w:t>
      </w:r>
    </w:p>
    <w:p w14:paraId="63533DD8" w14:textId="77777777" w:rsidR="004409CB" w:rsidRDefault="004409CB" w:rsidP="003A27FD"/>
    <w:p w14:paraId="0B786CA0" w14:textId="77777777" w:rsidR="00CB1F99" w:rsidRPr="00CB1F99" w:rsidRDefault="00CB1F99" w:rsidP="00EF4E76">
      <w:pPr>
        <w:pStyle w:val="Heading5"/>
      </w:pPr>
      <w:bookmarkStart w:id="87" w:name="_Ref452125457"/>
      <w:bookmarkStart w:id="88" w:name="_Toc456813580"/>
      <w:r w:rsidRPr="00CB1F99">
        <w:t>Exceptions</w:t>
      </w:r>
      <w:bookmarkEnd w:id="87"/>
      <w:bookmarkEnd w:id="88"/>
    </w:p>
    <w:p w14:paraId="25EBF1D8" w14:textId="77777777" w:rsidR="00CB1F99" w:rsidRDefault="00CB1F99" w:rsidP="003A27FD"/>
    <w:p w14:paraId="67A9BC64" w14:textId="77777777" w:rsidR="002335FD" w:rsidRDefault="002335FD" w:rsidP="003A27FD"/>
    <w:p w14:paraId="75AD28C2" w14:textId="77777777" w:rsidR="004409CB" w:rsidRDefault="004409CB" w:rsidP="003A27FD">
      <w:r>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w:t>
      </w:r>
      <w:r w:rsidR="00F01BC1">
        <w:t xml:space="preserve">and do not end with </w:t>
      </w:r>
      <w:r w:rsidR="00F01BC1" w:rsidRPr="00F01BC1">
        <w:rPr>
          <w:rStyle w:val="CodeChar"/>
        </w:rPr>
        <w:t>“IDContentType”</w:t>
      </w:r>
      <w:r w:rsidR="00F01BC1">
        <w:t xml:space="preserve"> </w:t>
      </w:r>
      <w:r>
        <w:t xml:space="preserve">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then import both the unqualified BDTs and default BDTs in the same way as described above.</w:t>
      </w:r>
    </w:p>
    <w:p w14:paraId="0F0191EA" w14:textId="77777777" w:rsidR="004409CB" w:rsidRDefault="004409CB" w:rsidP="003A27FD"/>
    <w:p w14:paraId="4A47862A" w14:textId="77777777" w:rsidR="004409CB" w:rsidRDefault="004409CB" w:rsidP="004409CB">
      <w:commentRangeStart w:id="89"/>
      <w:r>
        <w:t xml:space="preserve">Some </w:t>
      </w:r>
      <w:r w:rsidR="002335FD">
        <w:t>modifications</w:t>
      </w:r>
      <w:r>
        <w:t xml:space="preserve"> to </w:t>
      </w:r>
      <w:r w:rsidRPr="00FA3A72">
        <w:rPr>
          <w:rStyle w:val="CodeChar"/>
        </w:rPr>
        <w:t>Fields.xsd</w:t>
      </w:r>
      <w:r>
        <w:t xml:space="preserve"> to do before the import.</w:t>
      </w:r>
      <w:commentRangeEnd w:id="89"/>
      <w:r w:rsidR="00173095">
        <w:rPr>
          <w:rStyle w:val="CommentReference"/>
        </w:rPr>
        <w:commentReference w:id="89"/>
      </w:r>
      <w:r w:rsidR="002335FD">
        <w:t xml:space="preserve"> </w:t>
      </w:r>
      <w:r w:rsidR="00BD5E4F">
        <w:t>Note that these have been logged in the GitHub Issues and expected to be fixed in 10.2.</w:t>
      </w:r>
    </w:p>
    <w:p w14:paraId="34F2D007" w14:textId="77777777" w:rsidR="004409CB" w:rsidRDefault="004409CB" w:rsidP="008F2EBB">
      <w:pPr>
        <w:pStyle w:val="ListParagraph"/>
        <w:numPr>
          <w:ilvl w:val="0"/>
          <w:numId w:val="6"/>
        </w:numPr>
      </w:pPr>
      <w:r>
        <w:t xml:space="preserve">Change the </w:t>
      </w:r>
      <w:r w:rsidRPr="00267317">
        <w:rPr>
          <w:rStyle w:val="CodeChar"/>
        </w:rPr>
        <w:t>DayDateType</w:t>
      </w:r>
      <w:r>
        <w:t xml:space="preserve"> to restrict on </w:t>
      </w:r>
      <w:r w:rsidRPr="00267317">
        <w:rPr>
          <w:rStyle w:val="CodeChar"/>
        </w:rPr>
        <w:t>DateType_DB95C8</w:t>
      </w:r>
    </w:p>
    <w:p w14:paraId="62235D0E" w14:textId="77777777" w:rsidR="004409CB" w:rsidRDefault="004409CB" w:rsidP="008F2EBB">
      <w:pPr>
        <w:pStyle w:val="ListParagraph"/>
        <w:numPr>
          <w:ilvl w:val="0"/>
          <w:numId w:val="6"/>
        </w:numPr>
      </w:pPr>
      <w:r>
        <w:t xml:space="preserve">Change the </w:t>
      </w:r>
      <w:r w:rsidRPr="00267317">
        <w:rPr>
          <w:rStyle w:val="CodeChar"/>
        </w:rPr>
        <w:t>MonthDateType</w:t>
      </w:r>
      <w:r>
        <w:t xml:space="preserve"> to restrict on </w:t>
      </w:r>
      <w:r w:rsidRPr="00267317">
        <w:rPr>
          <w:rStyle w:val="CodeChar"/>
        </w:rPr>
        <w:t>DateType_0C267D</w:t>
      </w:r>
    </w:p>
    <w:p w14:paraId="01B5CAFD" w14:textId="77777777" w:rsidR="004409CB" w:rsidRDefault="004409CB" w:rsidP="008F2EBB">
      <w:pPr>
        <w:pStyle w:val="ListParagraph"/>
        <w:numPr>
          <w:ilvl w:val="0"/>
          <w:numId w:val="6"/>
        </w:numPr>
      </w:pPr>
      <w:r>
        <w:t xml:space="preserve">Change the </w:t>
      </w:r>
      <w:r w:rsidRPr="00267317">
        <w:rPr>
          <w:rStyle w:val="CodeChar"/>
        </w:rPr>
        <w:t>MonthDayDateType</w:t>
      </w:r>
      <w:r>
        <w:t xml:space="preserve"> to restrict on </w:t>
      </w:r>
      <w:r w:rsidRPr="00267317">
        <w:rPr>
          <w:rStyle w:val="CodeChar"/>
        </w:rPr>
        <w:t>DateType_5B057B</w:t>
      </w:r>
    </w:p>
    <w:p w14:paraId="36390AC7" w14:textId="77777777" w:rsidR="004409CB" w:rsidRDefault="004409CB" w:rsidP="008F2EBB">
      <w:pPr>
        <w:pStyle w:val="ListParagraph"/>
        <w:numPr>
          <w:ilvl w:val="0"/>
          <w:numId w:val="6"/>
        </w:numPr>
      </w:pPr>
      <w:r>
        <w:t xml:space="preserve">Change the </w:t>
      </w:r>
      <w:r w:rsidRPr="00267317">
        <w:rPr>
          <w:rStyle w:val="CodeChar"/>
        </w:rPr>
        <w:t>YearDateType</w:t>
      </w:r>
      <w:r>
        <w:t xml:space="preserve"> to restrict on </w:t>
      </w:r>
      <w:r w:rsidRPr="00267317">
        <w:rPr>
          <w:rStyle w:val="CodeChar"/>
        </w:rPr>
        <w:t>DateType_57D5E1</w:t>
      </w:r>
    </w:p>
    <w:p w14:paraId="455F36FB" w14:textId="77777777" w:rsidR="004409CB" w:rsidRPr="00026403" w:rsidRDefault="004409CB" w:rsidP="008F2EBB">
      <w:pPr>
        <w:pStyle w:val="ListParagraph"/>
        <w:numPr>
          <w:ilvl w:val="0"/>
          <w:numId w:val="6"/>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14:paraId="70CD1EFC" w14:textId="77777777" w:rsidR="00026403" w:rsidRDefault="00026403" w:rsidP="008F2EBB">
      <w:pPr>
        <w:pStyle w:val="ListParagraph"/>
        <w:numPr>
          <w:ilvl w:val="0"/>
          <w:numId w:val="6"/>
        </w:numPr>
      </w:pPr>
      <w:r>
        <w:t>Modify text types</w:t>
      </w:r>
      <w:r w:rsidR="00440906">
        <w:t xml:space="preserve">. </w:t>
      </w:r>
    </w:p>
    <w:p w14:paraId="082AA7A8" w14:textId="77777777" w:rsidR="00371997" w:rsidRDefault="00371997" w:rsidP="008F2EBB">
      <w:pPr>
        <w:pStyle w:val="ListParagraph"/>
        <w:numPr>
          <w:ilvl w:val="1"/>
          <w:numId w:val="6"/>
        </w:numPr>
      </w:pPr>
      <w:r>
        <w:t xml:space="preserve">Add the following types to the </w:t>
      </w:r>
      <w:r w:rsidRPr="00371997">
        <w:t>BusinessDataType_1.xsd</w:t>
      </w:r>
      <w:r>
        <w:t>.</w:t>
      </w:r>
    </w:p>
    <w:p w14:paraId="676E801E" w14:textId="77777777" w:rsidR="00371997" w:rsidRDefault="00371997" w:rsidP="008F2EBB">
      <w:pPr>
        <w:pStyle w:val="ListParagraph"/>
        <w:numPr>
          <w:ilvl w:val="2"/>
          <w:numId w:val="6"/>
        </w:numPr>
      </w:pPr>
      <w:r w:rsidRPr="00371997">
        <w:rPr>
          <w:rStyle w:val="CodeChar"/>
        </w:rPr>
        <w:t>TextType_62S0C1</w:t>
      </w:r>
      <w:r>
        <w:t xml:space="preserve"> as an </w:t>
      </w:r>
      <w:r w:rsidRPr="00371997">
        <w:rPr>
          <w:rStyle w:val="CodeChar"/>
        </w:rPr>
        <w:t>xsd:simpleType</w:t>
      </w:r>
      <w:r>
        <w:t xml:space="preserve"> with restriction </w:t>
      </w:r>
      <w:r w:rsidRPr="00371997">
        <w:rPr>
          <w:rStyle w:val="CodeChar"/>
        </w:rPr>
        <w:t>on xsd:string</w:t>
      </w:r>
      <w:r>
        <w:t>.</w:t>
      </w:r>
    </w:p>
    <w:p w14:paraId="1535DF8F" w14:textId="77777777" w:rsidR="00371997" w:rsidRDefault="00371997" w:rsidP="008F2EBB">
      <w:pPr>
        <w:pStyle w:val="ListParagraph"/>
        <w:numPr>
          <w:ilvl w:val="2"/>
          <w:numId w:val="6"/>
        </w:numPr>
      </w:pPr>
      <w:r w:rsidRPr="00371997">
        <w:rPr>
          <w:rStyle w:val="CodeChar"/>
        </w:rPr>
        <w:t>TextType_0VCBZ5</w:t>
      </w:r>
      <w:r>
        <w:t xml:space="preserve"> as an </w:t>
      </w:r>
      <w:r w:rsidRPr="00371997">
        <w:rPr>
          <w:rStyle w:val="CodeChar"/>
        </w:rPr>
        <w:t>xsd:simpleType</w:t>
      </w:r>
      <w:r>
        <w:t xml:space="preserve"> with restriction on </w:t>
      </w:r>
      <w:r w:rsidRPr="00371997">
        <w:rPr>
          <w:rStyle w:val="CodeChar"/>
        </w:rPr>
        <w:t>xsd:normalizedString</w:t>
      </w:r>
      <w:r>
        <w:t>.</w:t>
      </w:r>
    </w:p>
    <w:p w14:paraId="4ECE3090" w14:textId="77777777" w:rsidR="00371997" w:rsidRDefault="00371997" w:rsidP="008F2EBB">
      <w:pPr>
        <w:pStyle w:val="ListParagraph"/>
        <w:numPr>
          <w:ilvl w:val="2"/>
          <w:numId w:val="6"/>
        </w:numPr>
      </w:pPr>
      <w:r w:rsidRPr="00371997">
        <w:rPr>
          <w:rStyle w:val="CodeChar"/>
        </w:rPr>
        <w:t>TextType_0F0ZX1</w:t>
      </w:r>
      <w:r>
        <w:t xml:space="preserve"> as an </w:t>
      </w:r>
      <w:r w:rsidRPr="00371997">
        <w:rPr>
          <w:rStyle w:val="CodeChar"/>
        </w:rPr>
        <w:t>xsd:simpleType</w:t>
      </w:r>
      <w:r>
        <w:t xml:space="preserve"> with restriction on </w:t>
      </w:r>
      <w:r w:rsidRPr="00371997">
        <w:rPr>
          <w:rStyle w:val="CodeChar"/>
        </w:rPr>
        <w:t>xsd:token</w:t>
      </w:r>
      <w:r>
        <w:t>.</w:t>
      </w:r>
    </w:p>
    <w:p w14:paraId="5729E651" w14:textId="77777777" w:rsidR="00026403" w:rsidRDefault="00026403" w:rsidP="008F2EBB">
      <w:pPr>
        <w:pStyle w:val="ListParagraph"/>
        <w:numPr>
          <w:ilvl w:val="1"/>
          <w:numId w:val="6"/>
        </w:numPr>
      </w:pPr>
      <w:r>
        <w:t xml:space="preserve">Change the </w:t>
      </w:r>
      <w:r>
        <w:rPr>
          <w:rStyle w:val="CodeChar"/>
        </w:rPr>
        <w:t>NormalizedStringType</w:t>
      </w:r>
      <w:r>
        <w:t xml:space="preserve"> to restrict on </w:t>
      </w:r>
      <w:r w:rsidRPr="00026403">
        <w:rPr>
          <w:rStyle w:val="CodeChar"/>
        </w:rPr>
        <w:t>TextType_0VCB</w:t>
      </w:r>
      <w:r w:rsidR="00371997">
        <w:rPr>
          <w:rStyle w:val="CodeChar"/>
        </w:rPr>
        <w:t>Z5</w:t>
      </w:r>
    </w:p>
    <w:p w14:paraId="7D75A1BD" w14:textId="77777777" w:rsidR="00026403" w:rsidRDefault="00026403" w:rsidP="008F2EBB">
      <w:pPr>
        <w:pStyle w:val="ListParagraph"/>
        <w:numPr>
          <w:ilvl w:val="1"/>
          <w:numId w:val="6"/>
        </w:numPr>
      </w:pPr>
      <w:r>
        <w:t xml:space="preserve">Change the </w:t>
      </w:r>
      <w:r>
        <w:rPr>
          <w:rStyle w:val="CodeChar"/>
        </w:rPr>
        <w:t>Token</w:t>
      </w:r>
      <w:r w:rsidRPr="00267317">
        <w:rPr>
          <w:rStyle w:val="CodeChar"/>
        </w:rPr>
        <w:t>Type</w:t>
      </w:r>
      <w:r>
        <w:t xml:space="preserve"> to restrict on </w:t>
      </w:r>
      <w:r w:rsidRPr="00026403">
        <w:rPr>
          <w:rStyle w:val="CodeChar"/>
        </w:rPr>
        <w:t>TextType_0F0Z</w:t>
      </w:r>
      <w:r w:rsidR="00371997">
        <w:rPr>
          <w:rStyle w:val="CodeChar"/>
        </w:rPr>
        <w:t>X1</w:t>
      </w:r>
    </w:p>
    <w:p w14:paraId="24CADA94" w14:textId="77777777" w:rsidR="00026403" w:rsidRDefault="00026403" w:rsidP="008F2EBB">
      <w:pPr>
        <w:pStyle w:val="ListParagraph"/>
        <w:numPr>
          <w:ilvl w:val="1"/>
          <w:numId w:val="6"/>
        </w:numPr>
      </w:pPr>
      <w:r>
        <w:t xml:space="preserve">Change the </w:t>
      </w:r>
      <w:r>
        <w:rPr>
          <w:rStyle w:val="CodeChar"/>
        </w:rPr>
        <w:t>String</w:t>
      </w:r>
      <w:r w:rsidRPr="00267317">
        <w:rPr>
          <w:rStyle w:val="CodeChar"/>
        </w:rPr>
        <w:t>Type</w:t>
      </w:r>
      <w:r>
        <w:t xml:space="preserve"> to restrict on </w:t>
      </w:r>
      <w:r w:rsidRPr="00026403">
        <w:rPr>
          <w:rStyle w:val="CodeChar"/>
        </w:rPr>
        <w:t>TextType_62S0</w:t>
      </w:r>
      <w:r w:rsidR="00371997">
        <w:rPr>
          <w:rStyle w:val="CodeChar"/>
        </w:rPr>
        <w:t>C1</w:t>
      </w:r>
    </w:p>
    <w:p w14:paraId="1530309E" w14:textId="77777777" w:rsidR="00026403" w:rsidRDefault="00026403" w:rsidP="003A27FD"/>
    <w:p w14:paraId="74C5D07F" w14:textId="77777777" w:rsidR="004409CB" w:rsidRDefault="00026403" w:rsidP="003A27FD">
      <w:r>
        <w:t xml:space="preserve">Note that in the above statements “Change the X to restrict on Y”, X’s are in the unqualified BDTs category and Y’s are </w:t>
      </w:r>
      <w:r w:rsidR="00BD5E4F">
        <w:t xml:space="preserve">in the </w:t>
      </w:r>
      <w:r>
        <w:t>default BDTs category.</w:t>
      </w:r>
    </w:p>
    <w:p w14:paraId="63DC93B1" w14:textId="77777777" w:rsidR="00E23223" w:rsidRDefault="00E23223" w:rsidP="00EF4E76">
      <w:pPr>
        <w:pStyle w:val="Heading5"/>
      </w:pPr>
      <w:bookmarkStart w:id="90" w:name="_Ref452125472"/>
      <w:bookmarkStart w:id="91" w:name="_Toc456813581"/>
      <w:commentRangeStart w:id="92"/>
      <w:r>
        <w:t xml:space="preserve">Additional </w:t>
      </w:r>
      <w:r w:rsidR="002073DD">
        <w:t>default</w:t>
      </w:r>
      <w:r>
        <w:t xml:space="preserve"> BDTs</w:t>
      </w:r>
      <w:commentRangeEnd w:id="92"/>
      <w:r w:rsidR="00087658">
        <w:rPr>
          <w:rStyle w:val="CommentReference"/>
          <w:iCs/>
        </w:rPr>
        <w:commentReference w:id="92"/>
      </w:r>
      <w:bookmarkEnd w:id="90"/>
      <w:bookmarkEnd w:id="91"/>
    </w:p>
    <w:p w14:paraId="201ADB5F" w14:textId="79E402B1" w:rsidR="006B0457" w:rsidRDefault="006C6E10" w:rsidP="00E23223">
      <w:r>
        <w:t xml:space="preserve">There are additional default BDTs </w:t>
      </w:r>
      <w:r w:rsidR="00190F0A">
        <w:t xml:space="preserve">that do not fall into any of the above type definition patterns. First, </w:t>
      </w:r>
      <w:r w:rsidR="00190F0A" w:rsidRPr="00AA48B4">
        <w:rPr>
          <w:rStyle w:val="CodeChar"/>
        </w:rPr>
        <w:t>CodeType_1E7368</w:t>
      </w:r>
      <w:r w:rsidR="00190F0A">
        <w:t xml:space="preserve"> and </w:t>
      </w:r>
      <w:r w:rsidR="00190F0A" w:rsidRPr="00AA48B4">
        <w:rPr>
          <w:rStyle w:val="CodeChar"/>
        </w:rPr>
        <w:t>IDType_B3F14E</w:t>
      </w:r>
      <w:r w:rsidR="00190F0A">
        <w:t xml:space="preserve"> are </w:t>
      </w:r>
      <w:r>
        <w:t xml:space="preserve">used directly in the </w:t>
      </w:r>
      <w:r w:rsidRPr="0099753F">
        <w:rPr>
          <w:rStyle w:val="CodeChar"/>
        </w:rPr>
        <w:t>xsd:attribute</w:t>
      </w:r>
      <w:r>
        <w:t xml:space="preserve"> </w:t>
      </w:r>
      <w:r w:rsidR="00190F0A">
        <w:t xml:space="preserve">complex content definitions </w:t>
      </w:r>
      <w:r>
        <w:t xml:space="preserve">within the </w:t>
      </w:r>
      <w:r w:rsidRPr="0099753F">
        <w:rPr>
          <w:rStyle w:val="CodeChar"/>
        </w:rPr>
        <w:t>Meta.xsd</w:t>
      </w:r>
      <w:r w:rsidR="00AA48B4">
        <w:rPr>
          <w:rStyle w:val="CodeChar"/>
        </w:rPr>
        <w:t xml:space="preserve">, </w:t>
      </w:r>
      <w:r w:rsidRPr="0099753F">
        <w:rPr>
          <w:rStyle w:val="CodeChar"/>
        </w:rPr>
        <w:t>Components.xsd</w:t>
      </w:r>
      <w:r>
        <w:t xml:space="preserve">, and </w:t>
      </w:r>
      <w:r w:rsidRPr="0099753F">
        <w:rPr>
          <w:rStyle w:val="CodeChar"/>
        </w:rPr>
        <w:t>Noun</w:t>
      </w:r>
      <w:r>
        <w:t xml:space="preserve"> files</w:t>
      </w:r>
      <w:r w:rsidR="00190F0A">
        <w:t>.</w:t>
      </w:r>
      <w:r>
        <w:t xml:space="preserve"> </w:t>
      </w:r>
      <w:r w:rsidR="00190F0A">
        <w:t>These three types need to be imported</w:t>
      </w:r>
      <w:r w:rsidR="00E91132">
        <w:t xml:space="preserve"> </w:t>
      </w:r>
      <w:r w:rsidR="00190F0A">
        <w:t xml:space="preserve">using </w:t>
      </w:r>
      <w:r w:rsidR="006B0457">
        <w:t xml:space="preserve">the logic above to populate the </w:t>
      </w:r>
      <w:r w:rsidR="00736ABC" w:rsidRPr="00B71C1F">
        <w:rPr>
          <w:rStyle w:val="CodeChar"/>
        </w:rPr>
        <w:t>dt</w:t>
      </w:r>
      <w:r w:rsidR="006B0457" w:rsidRPr="00B71C1F">
        <w:rPr>
          <w:rStyle w:val="CodeChar"/>
        </w:rPr>
        <w:t xml:space="preserve"> </w:t>
      </w:r>
      <w:r w:rsidR="006B0457">
        <w:t>table and the rest of the sections below to populate other tables. Note that these are considered default BDTs, so follow the description for default BDTs.</w:t>
      </w:r>
      <w:r w:rsidR="00B5410E">
        <w:t xml:space="preserve"> </w:t>
      </w:r>
    </w:p>
    <w:p w14:paraId="415E9ED5" w14:textId="77777777" w:rsidR="002073DD" w:rsidRDefault="002073DD" w:rsidP="00E23223"/>
    <w:p w14:paraId="66002A9E" w14:textId="77777777" w:rsidR="002730CD" w:rsidRDefault="00341B05" w:rsidP="00E23223">
      <w:r>
        <w:t xml:space="preserve">Additionally, import the </w:t>
      </w:r>
      <w:r w:rsidRPr="00341B05">
        <w:rPr>
          <w:rStyle w:val="CodeChar"/>
        </w:rPr>
        <w:t>ValueType_039C44</w:t>
      </w:r>
      <w:r>
        <w:t xml:space="preserve"> in the </w:t>
      </w:r>
      <w:r w:rsidRPr="00341B05">
        <w:rPr>
          <w:rStyle w:val="CodeChar"/>
        </w:rPr>
        <w:t>BusinessDataType_1.xsd</w:t>
      </w:r>
      <w:r>
        <w:t xml:space="preserve">. This type is used in the </w:t>
      </w:r>
      <w:r w:rsidRPr="00341B05">
        <w:rPr>
          <w:rStyle w:val="CodeChar"/>
        </w:rPr>
        <w:t>PrioritySequenceValue</w:t>
      </w:r>
      <w:r>
        <w:t xml:space="preserve"> BCCP in the </w:t>
      </w:r>
      <w:r w:rsidRPr="00341B05">
        <w:rPr>
          <w:rStyle w:val="CodeChar"/>
        </w:rPr>
        <w:t>Fields.xsd</w:t>
      </w:r>
      <w:r>
        <w:t>.</w:t>
      </w:r>
    </w:p>
    <w:p w14:paraId="2F6FD60D" w14:textId="77777777" w:rsidR="002730CD" w:rsidRDefault="002730CD" w:rsidP="00EF4E76">
      <w:pPr>
        <w:pStyle w:val="Heading5"/>
      </w:pPr>
      <w:bookmarkStart w:id="93" w:name="_Ref452125482"/>
      <w:bookmarkStart w:id="94" w:name="_Toc456813582"/>
      <w:r>
        <w:t xml:space="preserve">Import </w:t>
      </w:r>
      <w:commentRangeStart w:id="95"/>
      <w:r>
        <w:t>CodeContentType</w:t>
      </w:r>
      <w:commentRangeEnd w:id="95"/>
      <w:r w:rsidR="002D7142">
        <w:rPr>
          <w:rStyle w:val="CommentReference"/>
          <w:iCs/>
        </w:rPr>
        <w:commentReference w:id="95"/>
      </w:r>
      <w:bookmarkEnd w:id="93"/>
      <w:bookmarkEnd w:id="94"/>
    </w:p>
    <w:p w14:paraId="707384B7" w14:textId="77777777" w:rsidR="002730CD" w:rsidRDefault="002730CD" w:rsidP="002730CD">
      <w:r>
        <w:t xml:space="preserve">The </w:t>
      </w:r>
      <w:r w:rsidRPr="002730CD">
        <w:rPr>
          <w:rStyle w:val="CodeChar"/>
        </w:rPr>
        <w:t>CodeContentType</w:t>
      </w:r>
      <w:r>
        <w:t xml:space="preserve"> shall be imported as an unqualified BDT as described above (it is a restriction based on </w:t>
      </w:r>
      <w:r w:rsidRPr="002D7142">
        <w:rPr>
          <w:rStyle w:val="CodeChar"/>
        </w:rPr>
        <w:t>CodeType_1E7368</w:t>
      </w:r>
      <w:r w:rsidR="00716258">
        <w:t xml:space="preserve">. </w:t>
      </w:r>
      <w:r w:rsidRPr="002D7142">
        <w:rPr>
          <w:rStyle w:val="CodeChar"/>
        </w:rPr>
        <w:t>CodeType_1E7368</w:t>
      </w:r>
      <w:r>
        <w:t xml:space="preserve"> </w:t>
      </w:r>
      <w:r w:rsidR="00716258">
        <w:t>should already</w:t>
      </w:r>
      <w:r>
        <w:t xml:space="preserve"> be imported per the </w:t>
      </w:r>
      <w:r w:rsidR="00716258">
        <w:t>preceding section</w:t>
      </w:r>
      <w:r>
        <w:t>.</w:t>
      </w:r>
    </w:p>
    <w:p w14:paraId="1AB75213" w14:textId="77777777" w:rsidR="00716258" w:rsidRDefault="00716258" w:rsidP="002730CD"/>
    <w:p w14:paraId="05D46478" w14:textId="77777777" w:rsidR="00716258" w:rsidRDefault="00716258" w:rsidP="00EF4E76">
      <w:pPr>
        <w:pStyle w:val="Heading5"/>
      </w:pPr>
      <w:bookmarkStart w:id="96" w:name="_Ref452125485"/>
      <w:bookmarkStart w:id="97" w:name="_Toc456813583"/>
      <w:r>
        <w:lastRenderedPageBreak/>
        <w:t>Import ID</w:t>
      </w:r>
      <w:commentRangeStart w:id="98"/>
      <w:r>
        <w:t>ContentType</w:t>
      </w:r>
      <w:commentRangeEnd w:id="98"/>
      <w:r>
        <w:rPr>
          <w:rStyle w:val="CommentReference"/>
          <w:iCs/>
        </w:rPr>
        <w:commentReference w:id="98"/>
      </w:r>
      <w:bookmarkEnd w:id="96"/>
      <w:bookmarkEnd w:id="97"/>
    </w:p>
    <w:p w14:paraId="401F0099" w14:textId="77777777" w:rsidR="00716258" w:rsidRPr="002730CD" w:rsidRDefault="00716258" w:rsidP="002730CD">
      <w:r>
        <w:t xml:space="preserve">The </w:t>
      </w:r>
      <w:r w:rsidR="004A47BA">
        <w:rPr>
          <w:rStyle w:val="CodeChar"/>
        </w:rPr>
        <w:t>ID</w:t>
      </w:r>
      <w:r w:rsidRPr="002730CD">
        <w:rPr>
          <w:rStyle w:val="CodeChar"/>
        </w:rPr>
        <w:t>ContentType</w:t>
      </w:r>
      <w:r>
        <w:t xml:space="preserve"> shall be imported as an unqualified BDT as described above (it is a restriction based on </w:t>
      </w:r>
      <w:r w:rsidR="004A47BA">
        <w:rPr>
          <w:rStyle w:val="CodeChar"/>
        </w:rPr>
        <w:t>IDType</w:t>
      </w:r>
      <w:r w:rsidRPr="002D7142">
        <w:rPr>
          <w:rStyle w:val="CodeChar"/>
        </w:rPr>
        <w:t>_</w:t>
      </w:r>
      <w:r w:rsidR="004A47BA">
        <w:rPr>
          <w:rStyle w:val="CodeChar"/>
        </w:rPr>
        <w:t>B3F14E</w:t>
      </w:r>
      <w:r>
        <w:t xml:space="preserve">. </w:t>
      </w:r>
      <w:r w:rsidR="00F20F71">
        <w:rPr>
          <w:rStyle w:val="CodeChar"/>
        </w:rPr>
        <w:t>IDType</w:t>
      </w:r>
      <w:r w:rsidR="00F20F71" w:rsidRPr="002D7142">
        <w:rPr>
          <w:rStyle w:val="CodeChar"/>
        </w:rPr>
        <w:t>_</w:t>
      </w:r>
      <w:r w:rsidR="00F20F71">
        <w:rPr>
          <w:rStyle w:val="CodeChar"/>
        </w:rPr>
        <w:t>B3F14E</w:t>
      </w:r>
      <w:r w:rsidR="00F20F71">
        <w:t xml:space="preserve"> </w:t>
      </w:r>
      <w:r>
        <w:t>should already be imported per the preceding section.</w:t>
      </w:r>
    </w:p>
    <w:p w14:paraId="0066BF7C" w14:textId="77777777" w:rsidR="00803FFF" w:rsidRDefault="002D5E53" w:rsidP="002D5E53">
      <w:pPr>
        <w:pStyle w:val="Heading5"/>
      </w:pPr>
      <w:bookmarkStart w:id="99" w:name="_Toc456813584"/>
      <w:r>
        <w:t xml:space="preserve">Populate </w:t>
      </w:r>
      <w:r w:rsidR="00072832">
        <w:t>bdt_pri_restri</w:t>
      </w:r>
      <w:r>
        <w:t xml:space="preserve"> table</w:t>
      </w:r>
      <w:bookmarkEnd w:id="99"/>
    </w:p>
    <w:p w14:paraId="00CC999E" w14:textId="77777777" w:rsidR="00864DD4" w:rsidRPr="00864DD4" w:rsidRDefault="00072832" w:rsidP="00864DD4">
      <w:r>
        <w:t xml:space="preserve">This </w:t>
      </w:r>
      <w:r w:rsidRPr="00072832">
        <w:rPr>
          <w:rStyle w:val="CodeChar"/>
        </w:rPr>
        <w:t>bdt_pri_restri</w:t>
      </w:r>
      <w:r>
        <w:t xml:space="preserve"> (BDT Primitive Restriction) table a</w:t>
      </w:r>
      <w:r w:rsidR="00864DD4">
        <w:t>ssign</w:t>
      </w:r>
      <w:r>
        <w:t>s</w:t>
      </w:r>
      <w:r w:rsidR="00864DD4">
        <w:t xml:space="preserve"> </w:t>
      </w:r>
      <w:r w:rsidR="00E12A5F">
        <w:t xml:space="preserve">CDT </w:t>
      </w:r>
      <w:r w:rsidR="00864DD4">
        <w:t>primitives and map XSD built-in types to the default BDTs and unqualified BDTs.</w:t>
      </w:r>
    </w:p>
    <w:p w14:paraId="442E0443" w14:textId="77777777" w:rsidR="00420B87" w:rsidRDefault="00420B87" w:rsidP="002D5E53"/>
    <w:p w14:paraId="34665997" w14:textId="77777777" w:rsidR="002D5E53" w:rsidRDefault="00072832" w:rsidP="002D5E53">
      <w:r>
        <w:rPr>
          <w:rStyle w:val="CodeChar"/>
        </w:rPr>
        <w:t>bdt_pri_restri_id</w:t>
      </w:r>
      <w:r w:rsidR="00420B87">
        <w:t xml:space="preserve"> = Auto-generate database key.</w:t>
      </w:r>
    </w:p>
    <w:p w14:paraId="5587CD72" w14:textId="77777777" w:rsidR="00420B87" w:rsidRDefault="00072832" w:rsidP="002D5E53">
      <w:r>
        <w:rPr>
          <w:rStyle w:val="CodeChar"/>
        </w:rPr>
        <w:t>bdt_id</w:t>
      </w:r>
      <w:r w:rsidR="00420B87">
        <w:t xml:space="preserve"> = Foreign key to the BDTs populated in the previous section.</w:t>
      </w:r>
      <w:r w:rsidR="00BF5AD3">
        <w:t xml:space="preserve"> There will be 1 or more rows in this table for each BDT because of the 1:m map between the CDT Primitive and XSD built-in type.</w:t>
      </w:r>
    </w:p>
    <w:p w14:paraId="55E17537" w14:textId="3642F30D" w:rsidR="00BF5AD3" w:rsidRDefault="00A24AD6" w:rsidP="002D5E53">
      <w:r>
        <w:rPr>
          <w:rStyle w:val="CodeChar"/>
        </w:rPr>
        <w:t>cdt_awd_pri_xps_type_map_id</w:t>
      </w:r>
      <w:r w:rsidR="00420B87">
        <w:t xml:space="preserve"> = </w:t>
      </w:r>
      <w:r w:rsidR="00460CBB">
        <w:t xml:space="preserve">This is a foreign key to the </w:t>
      </w:r>
      <w:r w:rsidR="005C46FF">
        <w:rPr>
          <w:rStyle w:val="CodeChar"/>
        </w:rPr>
        <w:t>cdt_awd_pri_xps_type_map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632C6D">
        <w:t>3.1.1.6.5</w:t>
      </w:r>
      <w:r w:rsidR="00460CBB">
        <w:fldChar w:fldCharType="end"/>
      </w:r>
      <w:r w:rsidR="00460CBB">
        <w:t xml:space="preserve">. </w:t>
      </w:r>
      <w:commentRangeStart w:id="100"/>
      <w:r w:rsidR="00CB1F99">
        <w:t>Each BDT</w:t>
      </w:r>
      <w:r w:rsidR="00EF4E76">
        <w:t xml:space="preserve"> in </w:t>
      </w:r>
      <w:r w:rsidR="00EF4E76">
        <w:fldChar w:fldCharType="begin"/>
      </w:r>
      <w:r w:rsidR="00EF4E76">
        <w:instrText xml:space="preserve"> REF _Ref452125410 \r \h </w:instrText>
      </w:r>
      <w:r w:rsidR="00EF4E76">
        <w:fldChar w:fldCharType="separate"/>
      </w:r>
      <w:r w:rsidR="00632C6D">
        <w:t>3.1.1.9.1</w:t>
      </w:r>
      <w:r w:rsidR="00EF4E76">
        <w:fldChar w:fldCharType="end"/>
      </w:r>
      <w:r w:rsidR="00BF5AD3">
        <w:t>will use all the entries from that table per its associated CDT Primitive</w:t>
      </w:r>
      <w:r w:rsidR="00A9764D">
        <w:t>(s)</w:t>
      </w:r>
      <w:r w:rsidR="00BF5AD3">
        <w:t>.</w:t>
      </w:r>
      <w:r w:rsidR="00567E9B">
        <w:t xml:space="preserve"> </w:t>
      </w:r>
      <w:r w:rsidR="0077776D">
        <w:t>For t</w:t>
      </w:r>
      <w:r w:rsidR="00CB1F99">
        <w:t xml:space="preserve">hose in the </w:t>
      </w:r>
      <w:r w:rsidR="00EF4E76">
        <w:fldChar w:fldCharType="begin"/>
      </w:r>
      <w:r w:rsidR="00EF4E76">
        <w:instrText xml:space="preserve"> REF _Ref452125457 \r \h </w:instrText>
      </w:r>
      <w:r w:rsidR="00EF4E76">
        <w:fldChar w:fldCharType="separate"/>
      </w:r>
      <w:r w:rsidR="00632C6D">
        <w:t>3.1.1.9.3</w:t>
      </w:r>
      <w:r w:rsidR="00EF4E76">
        <w:fldChar w:fldCharType="end"/>
      </w:r>
      <w:r w:rsidR="00EF4E76">
        <w:t xml:space="preserve">, </w:t>
      </w:r>
      <w:r w:rsidR="00EF4E76">
        <w:fldChar w:fldCharType="begin"/>
      </w:r>
      <w:r w:rsidR="00EF4E76">
        <w:instrText xml:space="preserve"> REF _Ref452125472 \r \h </w:instrText>
      </w:r>
      <w:r w:rsidR="00EF4E76">
        <w:fldChar w:fldCharType="separate"/>
      </w:r>
      <w:r w:rsidR="00632C6D">
        <w:t>3.1.1.9.4</w:t>
      </w:r>
      <w:r w:rsidR="00EF4E76">
        <w:fldChar w:fldCharType="end"/>
      </w:r>
      <w:r w:rsidR="00EF4E76">
        <w:t xml:space="preserve">, </w:t>
      </w:r>
      <w:r w:rsidR="00EF4E76">
        <w:fldChar w:fldCharType="begin"/>
      </w:r>
      <w:r w:rsidR="00EF4E76">
        <w:instrText xml:space="preserve"> REF _Ref452125482 \r \h </w:instrText>
      </w:r>
      <w:r w:rsidR="00EF4E76">
        <w:fldChar w:fldCharType="separate"/>
      </w:r>
      <w:r w:rsidR="00632C6D">
        <w:t>3.1.1.9.5</w:t>
      </w:r>
      <w:r w:rsidR="00EF4E76">
        <w:fldChar w:fldCharType="end"/>
      </w:r>
      <w:r w:rsidR="00EF4E76">
        <w:t xml:space="preserve">, and </w:t>
      </w:r>
      <w:r w:rsidR="00EF4E76">
        <w:fldChar w:fldCharType="begin"/>
      </w:r>
      <w:r w:rsidR="00EF4E76">
        <w:instrText xml:space="preserve"> REF _Ref452125485 \r \h </w:instrText>
      </w:r>
      <w:r w:rsidR="00EF4E76">
        <w:fldChar w:fldCharType="separate"/>
      </w:r>
      <w:r w:rsidR="00632C6D">
        <w:t>3.1.1.9.6</w:t>
      </w:r>
      <w:r w:rsidR="00EF4E76">
        <w:fldChar w:fldCharType="end"/>
      </w:r>
      <w:r w:rsidR="00CB1F99">
        <w:t xml:space="preserve"> section</w:t>
      </w:r>
      <w:r w:rsidR="00EF4E76">
        <w:t>s</w:t>
      </w:r>
      <w:r w:rsidR="00CB1F99">
        <w:t xml:space="preserve"> </w:t>
      </w:r>
      <w:r w:rsidR="001D0350">
        <w:t xml:space="preserve">1) if there is an </w:t>
      </w:r>
      <w:r w:rsidR="001D0350" w:rsidRPr="001D0350">
        <w:rPr>
          <w:rStyle w:val="CodeChar"/>
        </w:rPr>
        <w:t>xsd:union</w:t>
      </w:r>
      <w:r w:rsidR="001D0350">
        <w:t xml:space="preserve"> in the derivation hierarchy, it shall point to the respective CDT primitive and </w:t>
      </w:r>
      <w:r w:rsidR="001D0350" w:rsidRPr="001D0350">
        <w:rPr>
          <w:rStyle w:val="CodeChar"/>
        </w:rPr>
        <w:t>xsd:token</w:t>
      </w:r>
      <w:r w:rsidR="001D0350">
        <w:t xml:space="preserve"> or 2) otherwise, it shall </w:t>
      </w:r>
      <w:r w:rsidR="00CB1F99">
        <w:t>be bound to the row that match</w:t>
      </w:r>
      <w:r w:rsidR="009D0D18">
        <w:t>es</w:t>
      </w:r>
      <w:r w:rsidR="00CB1F99">
        <w:t xml:space="preserve"> its based </w:t>
      </w:r>
      <w:r w:rsidR="009D0D18" w:rsidRPr="009D0D18">
        <w:t>XSD B</w:t>
      </w:r>
      <w:r w:rsidR="00CB1F99" w:rsidRPr="009D0D18">
        <w:t>uilt-in type</w:t>
      </w:r>
      <w:r w:rsidR="00CB1F99">
        <w:t xml:space="preserve"> (and CDT 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100"/>
      <w:r w:rsidR="00CB1F99">
        <w:rPr>
          <w:rStyle w:val="CommentReference"/>
        </w:rPr>
        <w:commentReference w:id="100"/>
      </w:r>
      <w:r w:rsidR="00567E9B">
        <w:t xml:space="preserve">Each pair of default BDT and unqualified BDT </w:t>
      </w:r>
      <w:r w:rsidR="00CB1F99">
        <w:t>has</w:t>
      </w:r>
      <w:r w:rsidR="00567E9B">
        <w:t xml:space="preserve"> the same set of maps.</w:t>
      </w:r>
    </w:p>
    <w:p w14:paraId="455AA0E9" w14:textId="77777777" w:rsidR="00420B87" w:rsidRDefault="002B3165" w:rsidP="002D5E53">
      <w:r>
        <w:rPr>
          <w:rStyle w:val="CodeChar"/>
        </w:rPr>
        <w:t>code_list_id</w:t>
      </w:r>
      <w:r w:rsidR="00420B87">
        <w:t xml:space="preserve"> = </w:t>
      </w:r>
      <w:r w:rsidR="003C63C1">
        <w:t>Leave blank.</w:t>
      </w:r>
    </w:p>
    <w:p w14:paraId="40DBF3FE" w14:textId="326F43BB" w:rsidR="00420B87" w:rsidRDefault="00405DFB" w:rsidP="002D5E53">
      <w:r>
        <w:rPr>
          <w:rStyle w:val="CodeChar"/>
        </w:rPr>
        <w:t>is_default</w:t>
      </w:r>
      <w:r w:rsidR="00420B87">
        <w:t xml:space="preserve"> = </w:t>
      </w:r>
      <w:r w:rsidR="00F260D8">
        <w:t xml:space="preserve">For all BDTs </w:t>
      </w:r>
      <w:r w:rsidR="002404B9">
        <w:t xml:space="preserve">1) </w:t>
      </w:r>
      <w:r w:rsidR="00F260D8">
        <w:t>if</w:t>
      </w:r>
      <w:r w:rsidR="00BF5AD3">
        <w:t xml:space="preserve"> there is a </w:t>
      </w:r>
      <w:r w:rsidR="00BF5AD3" w:rsidRPr="00A9764D">
        <w:rPr>
          <w:rStyle w:val="CodeChar"/>
        </w:rPr>
        <w:t>//xsd:union</w:t>
      </w:r>
      <w:r w:rsidR="00F260D8">
        <w:t xml:space="preserve"> in the derivation hierarchy</w:t>
      </w:r>
      <w:r w:rsidR="00BF5AD3">
        <w:t xml:space="preserve"> </w:t>
      </w:r>
      <w:r>
        <w:rPr>
          <w:rStyle w:val="CodeChar"/>
        </w:rPr>
        <w:t>is_default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r w:rsidR="00F260D8">
        <w:t>if</w:t>
      </w:r>
      <w:r w:rsidR="009D4E82">
        <w:t xml:space="preserve">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according to the XS</w:t>
      </w:r>
      <w:r w:rsidR="002404B9">
        <w:t xml:space="preserve">D built-in type indicated in </w:t>
      </w:r>
      <w:r w:rsidR="00BF5AD3" w:rsidRPr="00A9764D">
        <w:rPr>
          <w:rStyle w:val="CodeChar"/>
        </w:rPr>
        <w:t>(//xsd:extension or //xsd:restriction)/@base</w:t>
      </w:r>
      <w:r w:rsidR="0037177A">
        <w:t xml:space="preserve"> (some drill downs may be necessary until seeing the base which is an XSD built-in type).</w:t>
      </w:r>
      <w:r w:rsidR="00BF5AD3">
        <w:t xml:space="preserve"> </w:t>
      </w:r>
      <w:r w:rsidR="00E463B4">
        <w:t>All</w:t>
      </w:r>
      <w:r w:rsidR="00BF5AD3">
        <w:t xml:space="preserve"> other rows are set to </w:t>
      </w:r>
      <w:r w:rsidR="00BF5AD3" w:rsidRPr="00A9764D">
        <w:rPr>
          <w:rStyle w:val="CodeChar"/>
        </w:rPr>
        <w:t>FALSE</w:t>
      </w:r>
      <w:r w:rsidR="00BF5AD3">
        <w:t>.</w:t>
      </w:r>
      <w:r w:rsidR="00213CB1">
        <w:t xml:space="preserve"> For unqualified BDTs, inherit from </w:t>
      </w:r>
      <w:r w:rsidR="006B3939">
        <w:t>their</w:t>
      </w:r>
      <w:r w:rsidR="00213CB1">
        <w:t xml:space="preserve"> base</w:t>
      </w:r>
      <w:r w:rsidR="00AA48B4">
        <w:t>s</w:t>
      </w:r>
      <w:r w:rsidR="00213CB1">
        <w:t>.</w:t>
      </w:r>
      <w:r w:rsidR="002404B9">
        <w:t xml:space="preserve"> </w:t>
      </w:r>
    </w:p>
    <w:p w14:paraId="512C3FF3" w14:textId="77777777" w:rsidR="00420B87" w:rsidRDefault="00420B87" w:rsidP="002D5E53"/>
    <w:p w14:paraId="299E1D9A" w14:textId="77777777" w:rsidR="00555B4C" w:rsidRPr="00555B4C" w:rsidRDefault="00555B4C" w:rsidP="002D5E53">
      <w:pPr>
        <w:rPr>
          <w:b/>
          <w:bCs/>
        </w:rPr>
      </w:pPr>
      <w:r w:rsidRPr="00555B4C">
        <w:rPr>
          <w:b/>
          <w:bCs/>
        </w:rPr>
        <w:t>Note:</w:t>
      </w:r>
    </w:p>
    <w:p w14:paraId="31E26BFF" w14:textId="77777777" w:rsidR="00555B4C" w:rsidRPr="002D5E53" w:rsidRDefault="00555B4C" w:rsidP="008F2EBB">
      <w:pPr>
        <w:pStyle w:val="ListParagraph"/>
        <w:numPr>
          <w:ilvl w:val="0"/>
          <w:numId w:val="8"/>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extremely relax the data type constraint. This may be desired if the implementation does not want to do any XML schema level validation or that there is no more specific XSD built-in type that fit the requirement and the use of XSD union also does not work.</w:t>
      </w:r>
    </w:p>
    <w:p w14:paraId="5655E150" w14:textId="77777777" w:rsidR="00803FFF" w:rsidRDefault="00864DD4" w:rsidP="00864DD4">
      <w:pPr>
        <w:pStyle w:val="Heading5"/>
      </w:pPr>
      <w:bookmarkStart w:id="101" w:name="_Toc456813585"/>
      <w:r>
        <w:t xml:space="preserve">Populate </w:t>
      </w:r>
      <w:r w:rsidR="008A5D34">
        <w:t xml:space="preserve">SC in </w:t>
      </w:r>
      <w:r w:rsidR="00530652">
        <w:t>dt_sc</w:t>
      </w:r>
      <w:r>
        <w:t xml:space="preserve"> table</w:t>
      </w:r>
      <w:bookmarkEnd w:id="101"/>
    </w:p>
    <w:p w14:paraId="37B1A570" w14:textId="77777777" w:rsidR="00864DD4" w:rsidRDefault="00864DD4" w:rsidP="00864DD4">
      <w:r>
        <w:t>Populate the supplementary components for the default BDTs and unqualified BDTs.</w:t>
      </w:r>
    </w:p>
    <w:p w14:paraId="35247854" w14:textId="77777777" w:rsidR="009D4E82" w:rsidRDefault="009D4E82" w:rsidP="00864DD4"/>
    <w:p w14:paraId="532902A9" w14:textId="7186386B" w:rsidR="009D4E82" w:rsidRDefault="00C560D5" w:rsidP="00864DD4">
      <w:r>
        <w:t>For</w:t>
      </w:r>
      <w:r w:rsidR="001F13E7">
        <w:t xml:space="preserve"> the default BDTs</w:t>
      </w:r>
      <w:r>
        <w:t>, there must be a row in this table for each SC of</w:t>
      </w:r>
      <w:r w:rsidR="001F13E7">
        <w:t xml:space="preserve"> its based CDT. For each unqualified BDT, copy all SCs from its based default BDT (except the ID columns)</w:t>
      </w:r>
      <w:r>
        <w:t xml:space="preserve">, then look for an additional SC in its </w:t>
      </w:r>
      <w:r w:rsidRPr="00C560D5">
        <w:rPr>
          <w:rStyle w:val="CodeChar"/>
        </w:rPr>
        <w:t>.//xsd:attribute</w:t>
      </w:r>
      <w:r w:rsidR="00F76F4A">
        <w:t xml:space="preserve"> defined within the unqualified BDT itself.</w:t>
      </w:r>
    </w:p>
    <w:p w14:paraId="6757E68F" w14:textId="77777777" w:rsidR="00096267" w:rsidRDefault="00096267" w:rsidP="00864DD4"/>
    <w:p w14:paraId="3234DBA2" w14:textId="2132A1F5" w:rsidR="00F76F4A" w:rsidRDefault="00F76F4A" w:rsidP="00864DD4">
      <w:r>
        <w:rPr>
          <w:rStyle w:val="CommentReference"/>
        </w:rPr>
        <w:commentReference w:id="102"/>
      </w:r>
    </w:p>
    <w:p w14:paraId="30DAADF8" w14:textId="6F3B8CF2" w:rsidR="00096267" w:rsidRDefault="00F76F4A" w:rsidP="00864DD4">
      <w:r>
        <w:rPr>
          <w:rStyle w:val="CommentReference"/>
        </w:rPr>
        <w:commentReference w:id="103"/>
      </w:r>
    </w:p>
    <w:p w14:paraId="5050CDF2" w14:textId="77777777" w:rsidR="008A5D34" w:rsidRDefault="00530652" w:rsidP="008A5D34">
      <w:r>
        <w:rPr>
          <w:rStyle w:val="CodeChar"/>
        </w:rPr>
        <w:t>dt_sc_id</w:t>
      </w:r>
      <w:r w:rsidR="008A5D34">
        <w:t xml:space="preserve"> = Auto-generate database key.</w:t>
      </w:r>
    </w:p>
    <w:p w14:paraId="46F9A85C" w14:textId="77777777" w:rsidR="000228BA" w:rsidRDefault="00530652" w:rsidP="008A5D34">
      <w:r>
        <w:rPr>
          <w:rStyle w:val="CodeChar"/>
        </w:rPr>
        <w:t>guid</w:t>
      </w:r>
      <w:r w:rsidR="000228BA">
        <w:t xml:space="preserve"> = </w:t>
      </w:r>
      <w:r w:rsidR="001F13E7">
        <w:t xml:space="preserve">If the default BDTs have the </w:t>
      </w:r>
      <w:r w:rsidR="001F13E7" w:rsidRPr="001F13E7">
        <w:rPr>
          <w:rStyle w:val="CodeChar"/>
        </w:rPr>
        <w:t>xsd:attribute</w:t>
      </w:r>
      <w:r w:rsidR="001F13E7">
        <w:t xml:space="preserve"> corresponding to the SC, t</w:t>
      </w:r>
      <w:r w:rsidR="000228BA">
        <w:t xml:space="preserve">ake the value from </w:t>
      </w:r>
      <w:r w:rsidR="000228BA" w:rsidRPr="00293EEB">
        <w:rPr>
          <w:rStyle w:val="CodeChar"/>
        </w:rPr>
        <w:t>//xsd:attribute/@id</w:t>
      </w:r>
      <w:r w:rsidR="000228BA">
        <w:t>.</w:t>
      </w:r>
      <w:r w:rsidR="001F13E7">
        <w:t xml:space="preserve"> If not generate a new one. </w:t>
      </w:r>
      <w:r w:rsidR="00C560D5">
        <w:t>For the unqualified BDT, generate a new GUID for i</w:t>
      </w:r>
      <w:r w:rsidR="009E0275">
        <w:t xml:space="preserve">nherited attribute. Use the </w:t>
      </w:r>
      <w:r w:rsidR="00C560D5">
        <w:t xml:space="preserve">existing </w:t>
      </w:r>
      <w:r w:rsidR="00C560D5" w:rsidRPr="00C560D5">
        <w:rPr>
          <w:rStyle w:val="CodeChar"/>
        </w:rPr>
        <w:t>//xsd:attribute/@id</w:t>
      </w:r>
      <w:r w:rsidR="009E0275">
        <w:t xml:space="preserve"> for the new SC added to the unqualified BDT</w:t>
      </w:r>
      <w:r w:rsidR="00C560D5">
        <w:t>.</w:t>
      </w:r>
    </w:p>
    <w:p w14:paraId="72BCBD64" w14:textId="77777777" w:rsidR="008A5D34" w:rsidRDefault="00CF7449" w:rsidP="008A5D34">
      <w:r>
        <w:rPr>
          <w:rStyle w:val="CodeChar"/>
          <w:rFonts w:eastAsiaTheme="minorEastAsia"/>
        </w:rPr>
        <w:t>property_term</w:t>
      </w:r>
      <w:r w:rsidR="008A5D34">
        <w:t xml:space="preserve"> = The value is the same as that of the CDT on which the BDT is based, e.g., </w:t>
      </w:r>
      <w:r w:rsidR="008A5D34" w:rsidRPr="008A5D34">
        <w:t>“</w:t>
      </w:r>
      <w:r w:rsidR="008A5D34" w:rsidRPr="008A5D34">
        <w:rPr>
          <w:rStyle w:val="CodeChar"/>
        </w:rPr>
        <w:t>Currency</w:t>
      </w:r>
      <w:r w:rsidR="008A5D34" w:rsidRPr="008A5D34">
        <w:t>” for BDTs based on the Amount CDT</w:t>
      </w:r>
      <w:r w:rsidR="008A5D34">
        <w:t>.</w:t>
      </w:r>
      <w:r w:rsidR="00485D64">
        <w:t xml:space="preserve"> </w:t>
      </w:r>
      <w:r w:rsidR="005C6742">
        <w:t xml:space="preserve">For a new SC in the unqualified BDT, use the </w:t>
      </w:r>
      <w:r w:rsidR="005C6742">
        <w:rPr>
          <w:rStyle w:val="CodeChar"/>
        </w:rPr>
        <w:t>spaceSeparate</w:t>
      </w:r>
      <w:r w:rsidR="005C6742" w:rsidRPr="005C6742">
        <w:rPr>
          <w:rStyle w:val="CodeChar"/>
        </w:rPr>
        <w:t>(xsd:attribute/@name)</w:t>
      </w:r>
      <w:r w:rsidR="005C6742">
        <w:t>.</w:t>
      </w:r>
    </w:p>
    <w:p w14:paraId="4DBA9BB7" w14:textId="5A9B11E1" w:rsidR="008A5D34" w:rsidRDefault="00CF7449" w:rsidP="008A5D34">
      <w:r>
        <w:rPr>
          <w:rStyle w:val="CodeChar"/>
          <w:rFonts w:eastAsiaTheme="minorEastAsia"/>
        </w:rPr>
        <w:lastRenderedPageBreak/>
        <w:t>representation_term</w:t>
      </w:r>
      <w:r w:rsidR="008A5D34">
        <w:t xml:space="preserve"> = The value is the same as that of the CDT on which the BDT is based, e.g., “</w:t>
      </w:r>
      <w:r w:rsidR="008A5D34" w:rsidRPr="008A5D34">
        <w:rPr>
          <w:rStyle w:val="CodeChar"/>
        </w:rPr>
        <w:t>Code</w:t>
      </w:r>
      <w:r w:rsidR="008A5D34">
        <w:t xml:space="preserve">” for the </w:t>
      </w:r>
      <w:r w:rsidR="008A5D34" w:rsidRPr="008A5D34">
        <w:t>“</w:t>
      </w:r>
      <w:r w:rsidR="008A5D34" w:rsidRPr="008A5D34">
        <w:rPr>
          <w:rStyle w:val="CodeChar"/>
        </w:rPr>
        <w:t>Currency</w:t>
      </w:r>
      <w:r w:rsidR="008A5D34" w:rsidRPr="008A5D34">
        <w:t xml:space="preserve">” </w:t>
      </w:r>
      <w:r w:rsidR="008A5D34">
        <w:t xml:space="preserve">supplementary component of </w:t>
      </w:r>
      <w:r w:rsidR="008A5D34" w:rsidRPr="008A5D34">
        <w:t>BDTs based on the Amount CDT</w:t>
      </w:r>
      <w:r w:rsidR="008A5D34">
        <w:t>.</w:t>
      </w:r>
      <w:r w:rsidR="00485D64">
        <w:t xml:space="preserve"> </w:t>
      </w:r>
      <w:r w:rsidR="005C6742">
        <w:t xml:space="preserve">For the new SC in the unqualified BDT, use the </w:t>
      </w:r>
      <w:r w:rsidR="00CA2FF1">
        <w:t xml:space="preserve">last token of the </w:t>
      </w:r>
      <w:r w:rsidR="00CA2FF1" w:rsidRPr="00CA2FF1">
        <w:rPr>
          <w:rStyle w:val="CodeChar"/>
        </w:rPr>
        <w:t>spaceSeparate(xsd:attribute/@name)</w:t>
      </w:r>
      <w:r w:rsidR="00CA2FF1">
        <w:t xml:space="preserve">, </w:t>
      </w:r>
      <w:r w:rsidR="00B31F03">
        <w:t>but if the last token is not one of the valid Core Data Type Catalog representation terms then the value shall be ‘Text’. E</w:t>
      </w:r>
      <w:r w:rsidR="00CA2FF1">
        <w:t xml:space="preserve">.g., if </w:t>
      </w:r>
      <w:r w:rsidR="00B31F03">
        <w:t xml:space="preserve">the </w:t>
      </w:r>
      <w:r w:rsidR="00CA2FF1">
        <w:t xml:space="preserve">name is </w:t>
      </w:r>
      <w:r w:rsidR="00CA2FF1" w:rsidRPr="00CA2FF1">
        <w:rPr>
          <w:rStyle w:val="CodeChar"/>
        </w:rPr>
        <w:t>“sequenceNumber</w:t>
      </w:r>
      <w:r w:rsidR="00CA2FF1">
        <w:rPr>
          <w:rStyle w:val="CodeChar"/>
        </w:rPr>
        <w:t>”</w:t>
      </w:r>
      <w:r w:rsidR="00CA2FF1">
        <w:t xml:space="preserve">, the </w:t>
      </w:r>
      <w:r>
        <w:rPr>
          <w:rStyle w:val="CodeChar"/>
        </w:rPr>
        <w:t>representation_term</w:t>
      </w:r>
      <w:r w:rsidR="00CA2FF1">
        <w:t xml:space="preserve"> is </w:t>
      </w:r>
      <w:r w:rsidR="00CA2FF1" w:rsidRPr="00CA2FF1">
        <w:rPr>
          <w:rStyle w:val="CodeChar"/>
        </w:rPr>
        <w:t>“Number”</w:t>
      </w:r>
      <w:r w:rsidR="00B31F03" w:rsidRPr="00B31F03">
        <w:t xml:space="preserve">, if the name is </w:t>
      </w:r>
      <w:r w:rsidR="00B31F03">
        <w:rPr>
          <w:rStyle w:val="CodeChar"/>
        </w:rPr>
        <w:t>“expressionLanguage”</w:t>
      </w:r>
      <w:r w:rsidR="00B31F03" w:rsidRPr="00B31F03">
        <w:t xml:space="preserve">, the </w:t>
      </w:r>
      <w:r w:rsidR="00B31F03" w:rsidRPr="00B31F03">
        <w:rPr>
          <w:rStyle w:val="CodeChar"/>
        </w:rPr>
        <w:t>representation_term</w:t>
      </w:r>
      <w:r w:rsidR="00B31F03" w:rsidRPr="00B31F03">
        <w:t xml:space="preserve"> is </w:t>
      </w:r>
      <w:r w:rsidR="00B31F03">
        <w:rPr>
          <w:rStyle w:val="CodeChar"/>
        </w:rPr>
        <w:t>“Text”</w:t>
      </w:r>
      <w:r w:rsidR="00CA2FF1">
        <w:t>.</w:t>
      </w:r>
    </w:p>
    <w:p w14:paraId="0AF49506" w14:textId="3D84D085" w:rsidR="008A5D34" w:rsidRDefault="00B66EC6" w:rsidP="008A5D34">
      <w:pPr>
        <w:rPr>
          <w:rFonts w:ascii="Courier New" w:eastAsiaTheme="minorEastAsia" w:hAnsi="Courier New" w:cs="Courier New"/>
          <w:sz w:val="22"/>
          <w:szCs w:val="22"/>
          <w:lang w:eastAsia="ko-KR" w:bidi="th-TH"/>
        </w:rPr>
      </w:pPr>
      <w:commentRangeStart w:id="104"/>
      <w:r>
        <w:rPr>
          <w:rStyle w:val="CodeChar"/>
          <w:rFonts w:eastAsiaTheme="minorEastAsia"/>
        </w:rPr>
        <w:t>definition</w:t>
      </w:r>
      <w:r w:rsidR="008A5D34">
        <w:rPr>
          <w:rFonts w:ascii="Courier New" w:eastAsiaTheme="minorEastAsia" w:hAnsi="Courier New" w:cs="Courier New"/>
          <w:sz w:val="22"/>
          <w:szCs w:val="22"/>
          <w:lang w:eastAsia="ko-KR" w:bidi="th-TH"/>
        </w:rPr>
        <w:t xml:space="preserve"> </w:t>
      </w:r>
      <w:commentRangeEnd w:id="104"/>
      <w:r w:rsidR="00576A68">
        <w:rPr>
          <w:rStyle w:val="CommentReference"/>
        </w:rPr>
        <w:commentReference w:id="104"/>
      </w:r>
      <w:r w:rsidR="008A5D34">
        <w:rPr>
          <w:rFonts w:ascii="Courier New" w:eastAsiaTheme="minorEastAsia" w:hAnsi="Courier New" w:cs="Courier New"/>
          <w:sz w:val="22"/>
          <w:szCs w:val="22"/>
          <w:lang w:eastAsia="ko-KR" w:bidi="th-TH"/>
        </w:rPr>
        <w:t>=</w:t>
      </w:r>
      <w:r w:rsidR="00485D64">
        <w:t xml:space="preserve"> </w:t>
      </w:r>
      <w:r w:rsidR="00576A68">
        <w:t>For default BDT SC, inherit from the based SC. For unqualified BDT SC, inherit from the based SC for an inherited SC; g</w:t>
      </w:r>
      <w:r w:rsidR="00CA2FF1">
        <w:t>et</w:t>
      </w:r>
      <w:r w:rsidR="00485D64">
        <w:t xml:space="preserve"> </w:t>
      </w:r>
      <w:r w:rsidR="00576A68">
        <w:t xml:space="preserve">it </w:t>
      </w:r>
      <w:r w:rsidR="00485D64">
        <w:t xml:space="preserve">from </w:t>
      </w:r>
      <w:r w:rsidR="00485D64" w:rsidRPr="00485D64">
        <w:rPr>
          <w:rStyle w:val="CodeChar"/>
        </w:rPr>
        <w:t>//xsd:attribute/xsd:annotation/xsd:documentation</w:t>
      </w:r>
      <w:r w:rsidR="00576A68" w:rsidRPr="00576A68">
        <w:t xml:space="preserve"> for a new SC</w:t>
      </w:r>
      <w:r w:rsidR="00576A68">
        <w:t xml:space="preserve"> – if that </w:t>
      </w:r>
      <w:r w:rsidR="001F13E7">
        <w:t xml:space="preserve"> does not exist </w:t>
      </w:r>
      <w:r w:rsidR="00576A68">
        <w:t>leave blank</w:t>
      </w:r>
      <w:r w:rsidR="001F13E7">
        <w:t>.</w:t>
      </w:r>
    </w:p>
    <w:p w14:paraId="6405BCFA" w14:textId="7366D3A6" w:rsidR="008A5D34" w:rsidRDefault="00CF7449" w:rsidP="008A5D34">
      <w:r>
        <w:rPr>
          <w:rStyle w:val="CodeChar"/>
          <w:rFonts w:eastAsiaTheme="minorEastAsia"/>
        </w:rPr>
        <w:t>owner_dt_id</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Foreign key to the </w:t>
      </w:r>
      <w:r w:rsidR="00824B59">
        <w:rPr>
          <w:rFonts w:eastAsiaTheme="minorEastAsia"/>
        </w:rPr>
        <w:t>corresponding B</w:t>
      </w:r>
      <w:r w:rsidR="008A5D34" w:rsidRPr="00B0001B">
        <w:rPr>
          <w:rFonts w:eastAsiaTheme="minorEastAsia"/>
        </w:rPr>
        <w:t>DT</w:t>
      </w:r>
      <w:r w:rsidR="00824B59">
        <w:rPr>
          <w:rFonts w:eastAsiaTheme="minorEastAsia"/>
        </w:rPr>
        <w:t>s</w:t>
      </w:r>
      <w:r w:rsidR="008A5D34" w:rsidRPr="00B0001B">
        <w:rPr>
          <w:rFonts w:eastAsiaTheme="minorEastAsia"/>
        </w:rPr>
        <w:t xml:space="preserve"> table </w:t>
      </w:r>
      <w:r w:rsidR="00736ABC" w:rsidRPr="00493C6F">
        <w:rPr>
          <w:rStyle w:val="CodeChar"/>
          <w:rFonts w:eastAsiaTheme="minorEastAsia"/>
        </w:rPr>
        <w:t>dt_id</w:t>
      </w:r>
      <w:r w:rsidR="008A5D34" w:rsidRPr="00B0001B">
        <w:rPr>
          <w:rFonts w:eastAsiaTheme="minorEastAsia"/>
        </w:rPr>
        <w:t xml:space="preserve">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632C6D">
        <w:rPr>
          <w:rFonts w:eastAsiaTheme="minorEastAsia"/>
        </w:rPr>
        <w:t>3.1.1.9.2</w:t>
      </w:r>
      <w:r w:rsidR="00824B59">
        <w:rPr>
          <w:rFonts w:eastAsiaTheme="minorEastAsia"/>
        </w:rPr>
        <w:fldChar w:fldCharType="end"/>
      </w:r>
      <w:r w:rsidR="00824B59">
        <w:rPr>
          <w:rFonts w:eastAsiaTheme="minorEastAsia"/>
        </w:rPr>
        <w:t>)</w:t>
      </w:r>
      <w:r w:rsidR="008A5D34" w:rsidRPr="00B0001B">
        <w:rPr>
          <w:rFonts w:eastAsiaTheme="minorEastAsia"/>
        </w:rPr>
        <w:t>.</w:t>
      </w:r>
      <w:r w:rsidR="008A5D34">
        <w:t xml:space="preserve"> </w:t>
      </w:r>
    </w:p>
    <w:p w14:paraId="4B2FACB2" w14:textId="354A9352" w:rsidR="008A5D34" w:rsidRDefault="00CF7449" w:rsidP="008A5D34">
      <w:r>
        <w:rPr>
          <w:rStyle w:val="CodeChar"/>
          <w:rFonts w:eastAsiaTheme="minorEastAsia"/>
        </w:rPr>
        <w:t>min_cardinality</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w:t>
      </w:r>
      <w:r w:rsidR="00824B59">
        <w:rPr>
          <w:rFonts w:eastAsiaTheme="minorEastAsia"/>
        </w:rPr>
        <w:t>For the default BDTs, t</w:t>
      </w:r>
      <w:r w:rsidR="008A5D34">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w:t>
      </w:r>
      <w:r w:rsidR="001F13E7" w:rsidRPr="005F5FC3">
        <w:rPr>
          <w:rStyle w:val="CodeChar"/>
        </w:rPr>
        <w:t>//xsd:attribute/@</w:t>
      </w:r>
      <w:r w:rsidR="001F13E7">
        <w:rPr>
          <w:rStyle w:val="CodeChar"/>
        </w:rPr>
        <w:t>use</w:t>
      </w:r>
      <w:r w:rsidR="00824B59">
        <w:rPr>
          <w:rFonts w:eastAsiaTheme="minorEastAsia"/>
        </w:rPr>
        <w:t xml:space="preserve"> does not exist, it means </w:t>
      </w:r>
      <w:r w:rsidR="00824B59" w:rsidRPr="001F13E7">
        <w:rPr>
          <w:rStyle w:val="CodeChar"/>
          <w:rFonts w:eastAsiaTheme="minorEastAsia"/>
        </w:rPr>
        <w:t>0</w:t>
      </w:r>
      <w:r w:rsidR="00824B59">
        <w:rPr>
          <w:rFonts w:eastAsiaTheme="minorEastAsia"/>
        </w:rPr>
        <w:t xml:space="preserve">. </w:t>
      </w:r>
      <w:r w:rsidR="00C560D5">
        <w:rPr>
          <w:rFonts w:eastAsiaTheme="minorEastAsia"/>
        </w:rPr>
        <w:t xml:space="preserve">For the SC </w:t>
      </w:r>
      <w:r w:rsidR="003F35C8">
        <w:rPr>
          <w:rFonts w:eastAsiaTheme="minorEastAsia"/>
        </w:rPr>
        <w:t xml:space="preserve">(inherited from the base CDT) </w:t>
      </w:r>
      <w:r w:rsidR="00C560D5">
        <w:rPr>
          <w:rFonts w:eastAsiaTheme="minorEastAsia"/>
        </w:rPr>
        <w:t xml:space="preserve">that has no corresponding </w:t>
      </w:r>
      <w:r w:rsidR="00C560D5" w:rsidRPr="00C560D5">
        <w:rPr>
          <w:rStyle w:val="CodeChar"/>
          <w:rFonts w:eastAsiaTheme="minorEastAsia"/>
        </w:rPr>
        <w:t>xsd:attribute</w:t>
      </w:r>
      <w:r w:rsidR="00C560D5">
        <w:rPr>
          <w:rFonts w:eastAsiaTheme="minorEastAsia"/>
        </w:rPr>
        <w:t xml:space="preserve">, the value is </w:t>
      </w:r>
      <w:r w:rsidR="00C560D5" w:rsidRPr="00C560D5">
        <w:rPr>
          <w:rStyle w:val="CodeChar"/>
          <w:rFonts w:eastAsiaTheme="minorEastAsia"/>
        </w:rPr>
        <w:t>0</w:t>
      </w:r>
      <w:r w:rsidR="00C560D5">
        <w:rPr>
          <w:rFonts w:eastAsiaTheme="minorEastAsia"/>
        </w:rPr>
        <w:t xml:space="preserve">. </w:t>
      </w:r>
      <w:r w:rsidR="00824B59">
        <w:rPr>
          <w:rFonts w:eastAsiaTheme="minorEastAsia"/>
        </w:rPr>
        <w:t>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(extension) or the attribute is redefined again</w:t>
      </w:r>
      <w:r w:rsidR="00824B59">
        <w:rPr>
          <w:rFonts w:eastAsiaTheme="minorEastAsia"/>
        </w:rPr>
        <w:t xml:space="preserve"> (i.e.,</w:t>
      </w:r>
      <w:r w:rsidR="003F35C8">
        <w:rPr>
          <w:rFonts w:eastAsiaTheme="minorEastAsia"/>
        </w:rPr>
        <w:t xml:space="preserve"> the attribute name corresponds to the existing CDT’s SC property term</w:t>
      </w:r>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14:paraId="7F00F563" w14:textId="2F303188" w:rsidR="008A5D34" w:rsidRDefault="00CF7449" w:rsidP="008A5D34">
      <w:pPr>
        <w:rPr>
          <w:rFonts w:ascii="Courier New" w:eastAsiaTheme="minorEastAsia" w:hAnsi="Courier New" w:cs="Courier New"/>
          <w:sz w:val="22"/>
          <w:szCs w:val="22"/>
          <w:lang w:eastAsia="ko-KR" w:bidi="th-TH"/>
        </w:rPr>
      </w:pPr>
      <w:r w:rsidRPr="00FE3C57">
        <w:rPr>
          <w:rStyle w:val="CodeChar"/>
          <w:rFonts w:eastAsiaTheme="minorEastAsia"/>
        </w:rPr>
        <w:t>max_cardinality</w:t>
      </w:r>
      <w:r w:rsidR="008A5D34" w:rsidRPr="00FE3C57">
        <w:rPr>
          <w:rFonts w:eastAsiaTheme="minorEastAsia"/>
        </w:rPr>
        <w:t xml:space="preserve"> =</w:t>
      </w:r>
      <w:r w:rsidR="005F5FC3" w:rsidRPr="00FE3C57">
        <w:t xml:space="preserve"> </w:t>
      </w:r>
      <w:r w:rsidR="003F35C8">
        <w:rPr>
          <w:rFonts w:eastAsiaTheme="minorEastAsia"/>
        </w:rPr>
        <w:t>For the default BDTs, t</w:t>
      </w:r>
      <w:r w:rsidR="003F35C8">
        <w:t xml:space="preserve">ake the value from </w:t>
      </w:r>
      <w:r w:rsidR="003F35C8" w:rsidRPr="005F5FC3">
        <w:rPr>
          <w:rStyle w:val="CodeChar"/>
        </w:rPr>
        <w:t>//xsd:attribute/@</w:t>
      </w:r>
      <w:r w:rsidR="003F35C8">
        <w:rPr>
          <w:rStyle w:val="CodeChar"/>
        </w:rPr>
        <w:t>use</w:t>
      </w:r>
      <w:r w:rsidR="003F35C8">
        <w:t xml:space="preserve">. </w:t>
      </w:r>
      <w:r w:rsidR="003F35C8" w:rsidRPr="003965EA">
        <w:rPr>
          <w:rStyle w:val="CodeChar"/>
        </w:rPr>
        <w:t xml:space="preserve">“optional” = </w:t>
      </w:r>
      <w:r w:rsidR="003F35C8">
        <w:rPr>
          <w:rStyle w:val="CodeChar"/>
        </w:rPr>
        <w:t>1</w:t>
      </w:r>
      <w:r w:rsidR="003F35C8" w:rsidRPr="003965EA">
        <w:rPr>
          <w:rStyle w:val="CodeChar"/>
        </w:rPr>
        <w:t>. “required” = 1, “prohibited” = 0</w:t>
      </w:r>
      <w:r w:rsidR="003F35C8" w:rsidRPr="00824B59">
        <w:rPr>
          <w:rFonts w:eastAsiaTheme="minorEastAsia"/>
        </w:rPr>
        <w:t>.</w:t>
      </w:r>
      <w:r w:rsidR="003F35C8">
        <w:rPr>
          <w:rFonts w:eastAsiaTheme="minorEastAsia"/>
        </w:rPr>
        <w:t xml:space="preserve"> If the </w:t>
      </w:r>
      <w:r w:rsidR="003F35C8" w:rsidRPr="005F5FC3">
        <w:rPr>
          <w:rStyle w:val="CodeChar"/>
        </w:rPr>
        <w:t>//xsd:attribute/@</w:t>
      </w:r>
      <w:r w:rsidR="003F35C8">
        <w:rPr>
          <w:rStyle w:val="CodeChar"/>
        </w:rPr>
        <w:t>use</w:t>
      </w:r>
      <w:r w:rsidR="003F35C8">
        <w:rPr>
          <w:rFonts w:eastAsiaTheme="minorEastAsia"/>
        </w:rPr>
        <w:t xml:space="preserve"> does not exist, it means </w:t>
      </w:r>
      <w:r w:rsidR="003F35C8">
        <w:rPr>
          <w:rStyle w:val="CodeChar"/>
          <w:rFonts w:eastAsiaTheme="minorEastAsia"/>
        </w:rPr>
        <w:t xml:space="preserve">1. </w:t>
      </w:r>
      <w:r w:rsidR="003F35C8">
        <w:rPr>
          <w:rFonts w:eastAsiaTheme="minorEastAsia"/>
        </w:rPr>
        <w:t xml:space="preserve">For the SC (inherited from the base CDT) that has no corresponding </w:t>
      </w:r>
      <w:r w:rsidR="003F35C8" w:rsidRPr="00C560D5">
        <w:rPr>
          <w:rStyle w:val="CodeChar"/>
          <w:rFonts w:eastAsiaTheme="minorEastAsia"/>
        </w:rPr>
        <w:t>xsd:attribute</w:t>
      </w:r>
      <w:r w:rsidR="003F35C8">
        <w:rPr>
          <w:rFonts w:eastAsiaTheme="minorEastAsia"/>
        </w:rPr>
        <w:t xml:space="preserve">, the value is </w:t>
      </w:r>
      <w:r w:rsidR="003F35C8" w:rsidRPr="00C560D5">
        <w:rPr>
          <w:rStyle w:val="CodeChar"/>
          <w:rFonts w:eastAsiaTheme="minorEastAsia"/>
        </w:rPr>
        <w:t>0</w:t>
      </w:r>
      <w:r w:rsidR="003F35C8">
        <w:rPr>
          <w:rFonts w:eastAsiaTheme="minorEastAsia"/>
        </w:rPr>
        <w:t xml:space="preserve">. </w:t>
      </w:r>
      <w:r w:rsidR="00993180">
        <w:rPr>
          <w:rFonts w:eastAsiaTheme="minorEastAsia"/>
        </w:rPr>
        <w:t xml:space="preserve">For the unqualified BDTs, the value is inherited from the based default BDT, unless the SC is a new attribute (extension) or the attribute is redefined again (i.e., the attribute name corresponds to the existing CDT’s SC property term) then read the cardinality from the </w:t>
      </w:r>
      <w:r w:rsidR="00993180" w:rsidRPr="003965EA">
        <w:rPr>
          <w:rStyle w:val="CodeChar"/>
          <w:rFonts w:eastAsiaTheme="minorEastAsia"/>
        </w:rPr>
        <w:t>@</w:t>
      </w:r>
      <w:r w:rsidR="00993180">
        <w:rPr>
          <w:rStyle w:val="CodeChar"/>
          <w:rFonts w:eastAsiaTheme="minorEastAsia"/>
        </w:rPr>
        <w:t>use</w:t>
      </w:r>
      <w:r w:rsidR="00993180">
        <w:rPr>
          <w:rFonts w:eastAsiaTheme="minorEastAsia"/>
        </w:rPr>
        <w:t xml:space="preserve">. </w:t>
      </w:r>
    </w:p>
    <w:p w14:paraId="62D2D72A" w14:textId="77777777" w:rsidR="00864DD4" w:rsidRPr="00E12A5F" w:rsidRDefault="00CF7449" w:rsidP="00864DD4">
      <w:pPr>
        <w:rPr>
          <w:rFonts w:eastAsiaTheme="minorEastAsia"/>
        </w:rPr>
      </w:pPr>
      <w:r>
        <w:rPr>
          <w:rStyle w:val="CodeChar"/>
          <w:rFonts w:eastAsiaTheme="minorEastAsia"/>
        </w:rPr>
        <w:t>based_dt_sc_id</w:t>
      </w:r>
      <w:r w:rsidR="008A5D34" w:rsidRPr="00B0001B">
        <w:rPr>
          <w:rFonts w:eastAsiaTheme="minorEastAsia"/>
        </w:rPr>
        <w:t xml:space="preserve"> = </w:t>
      </w:r>
      <w:r w:rsidR="005F5FC3">
        <w:rPr>
          <w:rFonts w:eastAsiaTheme="minorEastAsia"/>
        </w:rPr>
        <w:t xml:space="preserve">For default BDTs, point to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corresponding CDT. For unqualified BDTs, point to the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default BDT on which it is based</w:t>
      </w:r>
      <w:r w:rsidR="008A5D34" w:rsidRPr="00B0001B">
        <w:rPr>
          <w:rFonts w:eastAsiaTheme="minorEastAsia"/>
        </w:rPr>
        <w:t>.</w:t>
      </w:r>
      <w:r w:rsidR="00C80E3F">
        <w:rPr>
          <w:rFonts w:eastAsiaTheme="minorEastAsia"/>
        </w:rPr>
        <w:t xml:space="preserve"> If an SC is an additional SC defined </w:t>
      </w:r>
      <w:r w:rsidR="00874AAE">
        <w:rPr>
          <w:rFonts w:eastAsiaTheme="minorEastAsia"/>
        </w:rPr>
        <w:t xml:space="preserve">in </w:t>
      </w:r>
      <w:r w:rsidR="00C80E3F">
        <w:rPr>
          <w:rFonts w:eastAsiaTheme="minorEastAsia"/>
        </w:rPr>
        <w:t>an unqualified BDT, this column shall be null.</w:t>
      </w:r>
    </w:p>
    <w:p w14:paraId="4D955E5E" w14:textId="77777777" w:rsidR="007A485B" w:rsidRDefault="007A485B" w:rsidP="007A485B">
      <w:pPr>
        <w:pStyle w:val="Heading5"/>
      </w:pPr>
      <w:bookmarkStart w:id="105" w:name="_Toc456813586"/>
      <w:r>
        <w:t xml:space="preserve">Populate </w:t>
      </w:r>
      <w:r w:rsidR="00CF7449">
        <w:t>cdt_sc_awd_pri</w:t>
      </w:r>
      <w:r>
        <w:t xml:space="preserve"> table</w:t>
      </w:r>
      <w:bookmarkEnd w:id="105"/>
    </w:p>
    <w:p w14:paraId="76521C81" w14:textId="77777777" w:rsidR="007A485B" w:rsidRDefault="007A485B" w:rsidP="007A485B">
      <w:r>
        <w:t>Only unqualified BDTs that have an attribute extension to its based default BDT need to have records populated in this</w:t>
      </w:r>
      <w:r w:rsidR="00BF2D0E">
        <w:t xml:space="preserve"> </w:t>
      </w:r>
      <w:r w:rsidR="00BF2D0E" w:rsidRPr="00BF2D0E">
        <w:rPr>
          <w:rStyle w:val="CodeChar"/>
        </w:rPr>
        <w:t>cdt_sc_awd_pri</w:t>
      </w:r>
      <w:r w:rsidR="00BF2D0E">
        <w:t xml:space="preserve"> (CDT SC Allowed Primitive)</w:t>
      </w:r>
      <w:r>
        <w:t xml:space="preserve"> table and also the table in the next section.</w:t>
      </w:r>
      <w:r w:rsidR="006F3CCD">
        <w:t xml:space="preserve"> In OAGIS 10.1, there is only one unqualified BDT that has an additional SC to its based default BDT – the </w:t>
      </w:r>
      <w:r w:rsidR="006F3CCD" w:rsidRPr="006F3CCD">
        <w:rPr>
          <w:rStyle w:val="CodeChar"/>
        </w:rPr>
        <w:t>NameType</w:t>
      </w:r>
      <w:r w:rsidR="006F3CCD">
        <w:t>.</w:t>
      </w:r>
    </w:p>
    <w:p w14:paraId="471C7155" w14:textId="77777777" w:rsidR="007A485B" w:rsidRPr="003428EF" w:rsidRDefault="007A485B" w:rsidP="007A485B"/>
    <w:p w14:paraId="29349615" w14:textId="77777777" w:rsidR="007A485B" w:rsidRDefault="00CF7449" w:rsidP="007A485B">
      <w:r>
        <w:rPr>
          <w:rStyle w:val="CodeChar"/>
        </w:rPr>
        <w:t>cdt_sc_awd_pri_id</w:t>
      </w:r>
      <w:r w:rsidR="007A485B">
        <w:t xml:space="preserve"> = Auto-generate database key.</w:t>
      </w:r>
    </w:p>
    <w:p w14:paraId="616E730D" w14:textId="77777777" w:rsidR="007A485B" w:rsidRDefault="00405DFB" w:rsidP="007A485B">
      <w:r>
        <w:rPr>
          <w:rStyle w:val="CodeChar"/>
        </w:rPr>
        <w:t>cdt_sc_id</w:t>
      </w:r>
      <w:r w:rsidR="007A485B">
        <w:t xml:space="preserve"> = Foreign key to the </w:t>
      </w:r>
      <w:r w:rsidR="00530652">
        <w:rPr>
          <w:rStyle w:val="CodeChar"/>
        </w:rPr>
        <w:t>dt_sc</w:t>
      </w:r>
      <w:r w:rsidR="007A485B" w:rsidRPr="00BD78A3">
        <w:rPr>
          <w:rStyle w:val="CodeChar"/>
        </w:rPr>
        <w:t>.</w:t>
      </w:r>
      <w:r w:rsidR="00530652">
        <w:rPr>
          <w:rStyle w:val="CodeChar"/>
        </w:rPr>
        <w:t>dt_sc_id</w:t>
      </w:r>
      <w:r w:rsidR="007A485B">
        <w:t xml:space="preserve"> representing the target SC.</w:t>
      </w:r>
    </w:p>
    <w:p w14:paraId="6540A83D" w14:textId="77777777" w:rsidR="007A485B" w:rsidRDefault="00300C7F" w:rsidP="007A485B">
      <w:r>
        <w:rPr>
          <w:rStyle w:val="CodeChar"/>
        </w:rPr>
        <w:t>cdt_pri_id</w:t>
      </w:r>
      <w:r w:rsidR="007A485B">
        <w:t xml:space="preserve"> = Foreign key to the </w:t>
      </w:r>
      <w:r w:rsidR="002B066A">
        <w:rPr>
          <w:rStyle w:val="CodeChar"/>
        </w:rPr>
        <w:t>cdt_pri</w:t>
      </w:r>
      <w:r w:rsidR="007A485B" w:rsidRPr="00BD78A3">
        <w:rPr>
          <w:rStyle w:val="CodeChar"/>
        </w:rPr>
        <w:t>.</w:t>
      </w:r>
      <w:r>
        <w:rPr>
          <w:rStyle w:val="CodeChar"/>
        </w:rPr>
        <w:t>cdt_pri_id</w:t>
      </w:r>
      <w:r w:rsidR="007A485B">
        <w:t xml:space="preserve">. This column should be populated based on the SC’s representation term, </w:t>
      </w:r>
      <w:r w:rsidR="00530652">
        <w:rPr>
          <w:rStyle w:val="CodeChar"/>
        </w:rPr>
        <w:t>dt_sc</w:t>
      </w:r>
      <w:r w:rsidR="007A485B" w:rsidRPr="00BF2BF7">
        <w:rPr>
          <w:rStyle w:val="CodeChar"/>
        </w:rPr>
        <w:t>.</w:t>
      </w:r>
      <w:r w:rsidR="00CF7449">
        <w:rPr>
          <w:rStyle w:val="CodeChar"/>
        </w:rPr>
        <w:t>representation_term</w:t>
      </w:r>
      <w:r w:rsidR="007A485B">
        <w:t xml:space="preserve">. Use the representation term, to look up the necessary </w:t>
      </w:r>
      <w:r>
        <w:rPr>
          <w:rStyle w:val="CodeChar"/>
        </w:rPr>
        <w:t>cdt_pri_id</w:t>
      </w:r>
      <w:r w:rsidR="007A485B">
        <w:t xml:space="preserve">’s from the </w:t>
      </w:r>
      <w:r w:rsidR="00C822AB">
        <w:rPr>
          <w:rStyle w:val="CodeChar"/>
        </w:rPr>
        <w:t>cdt_awd_pri</w:t>
      </w:r>
      <w:r w:rsidR="007A485B">
        <w:t xml:space="preserve"> table. The look up is done by matching representation term with the data type term (</w:t>
      </w:r>
      <w:r w:rsidR="002B066A">
        <w:rPr>
          <w:rStyle w:val="CodeChar"/>
        </w:rPr>
        <w:t>dt</w:t>
      </w:r>
      <w:r w:rsidR="007A485B" w:rsidRPr="00053DFA">
        <w:rPr>
          <w:rStyle w:val="CodeChar"/>
        </w:rPr>
        <w:t>.</w:t>
      </w:r>
      <w:r w:rsidR="00736ABC">
        <w:rPr>
          <w:rStyle w:val="CodeChar"/>
        </w:rPr>
        <w:t>data_type_term</w:t>
      </w:r>
      <w:r w:rsidR="007A485B">
        <w:t xml:space="preserve">) after joining the </w:t>
      </w:r>
      <w:r w:rsidR="002B066A">
        <w:rPr>
          <w:rStyle w:val="CodeChar"/>
        </w:rPr>
        <w:t>dt</w:t>
      </w:r>
      <w:r w:rsidR="007A485B">
        <w:t xml:space="preserve"> table with the </w:t>
      </w:r>
      <w:r w:rsidR="00C822AB">
        <w:rPr>
          <w:rStyle w:val="CodeChar"/>
        </w:rPr>
        <w:t>cdt_awd_pri</w:t>
      </w:r>
      <w:r w:rsidR="007A485B">
        <w:t xml:space="preserve"> table.</w:t>
      </w:r>
    </w:p>
    <w:p w14:paraId="7C832949" w14:textId="77777777" w:rsidR="007A485B" w:rsidRPr="00CC1B7D" w:rsidRDefault="00405DFB" w:rsidP="007A485B">
      <w:r>
        <w:rPr>
          <w:rStyle w:val="CodeChar"/>
        </w:rPr>
        <w:t>is_default</w:t>
      </w:r>
      <w:r w:rsidR="007A485B">
        <w:t xml:space="preserve"> = Assign the same value obtained from the look up for the previous column.</w:t>
      </w:r>
    </w:p>
    <w:p w14:paraId="4ED3E2C2" w14:textId="77777777" w:rsidR="007A485B" w:rsidRDefault="007A485B" w:rsidP="00BF2D0E">
      <w:pPr>
        <w:pStyle w:val="Heading5"/>
      </w:pPr>
      <w:bookmarkStart w:id="106" w:name="_Toc456813587"/>
      <w:r>
        <w:t xml:space="preserve">Populate </w:t>
      </w:r>
      <w:r w:rsidR="00BF2D0E" w:rsidRPr="00BF2D0E">
        <w:t>cdt_sc_awd_pri_xps_type_map</w:t>
      </w:r>
      <w:r>
        <w:t xml:space="preserve"> table</w:t>
      </w:r>
      <w:bookmarkEnd w:id="106"/>
    </w:p>
    <w:p w14:paraId="31AF1574" w14:textId="0A4370F0" w:rsidR="007A485B" w:rsidRPr="00C4501A" w:rsidRDefault="007A485B" w:rsidP="007A485B">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632C6D">
        <w:t>3.1.1.6.5</w:t>
      </w:r>
      <w:r>
        <w:fldChar w:fldCharType="end"/>
      </w:r>
      <w:r>
        <w:t>), but it is for the SC primitive in the above section.</w:t>
      </w:r>
    </w:p>
    <w:p w14:paraId="24D6C8FA" w14:textId="77777777" w:rsidR="007A485B" w:rsidRDefault="007A485B" w:rsidP="007A485B"/>
    <w:p w14:paraId="5EE8DD62" w14:textId="77777777" w:rsidR="007A485B" w:rsidRDefault="007A485B" w:rsidP="007A485B">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2681EC25" w14:textId="77777777" w:rsidR="007A485B" w:rsidRDefault="007A485B" w:rsidP="007A485B">
      <w:pPr>
        <w:rPr>
          <w:highlight w:val="yellow"/>
        </w:rPr>
      </w:pPr>
    </w:p>
    <w:p w14:paraId="614CFE5D" w14:textId="77777777" w:rsidR="007A485B" w:rsidRDefault="00BF2D0E" w:rsidP="007A485B">
      <w:r>
        <w:rPr>
          <w:rStyle w:val="CodeChar"/>
        </w:rPr>
        <w:t>cdt_sc_awd_pri_xps_type_map_id</w:t>
      </w:r>
      <w:r w:rsidR="007A485B">
        <w:t xml:space="preserve"> = Auto-generate database key.</w:t>
      </w:r>
    </w:p>
    <w:p w14:paraId="61C71518" w14:textId="77777777" w:rsidR="007A485B" w:rsidRDefault="00CF7449" w:rsidP="007A485B">
      <w:r>
        <w:rPr>
          <w:rStyle w:val="CodeChar"/>
        </w:rPr>
        <w:t>cdt_sc_awd_pri</w:t>
      </w:r>
      <w:r w:rsidR="007A485B">
        <w:t xml:space="preserve"> = Foreign key to </w:t>
      </w:r>
      <w:r w:rsidRPr="0055182C">
        <w:rPr>
          <w:rStyle w:val="CodeChar"/>
        </w:rPr>
        <w:t>cdt_sc_awd_pri</w:t>
      </w:r>
      <w:r w:rsidR="007A485B" w:rsidRPr="0055182C">
        <w:rPr>
          <w:rStyle w:val="CodeChar"/>
        </w:rPr>
        <w:t>.</w:t>
      </w:r>
      <w:r w:rsidRPr="0055182C">
        <w:rPr>
          <w:rStyle w:val="CodeChar"/>
        </w:rPr>
        <w:t>cdt_sc_awd_pri_id</w:t>
      </w:r>
      <w:r w:rsidR="007A485B">
        <w:rPr>
          <w:rStyle w:val="CodeChar"/>
        </w:rPr>
        <w:t>.</w:t>
      </w:r>
      <w:r w:rsidR="007A485B">
        <w:rPr>
          <w:rStyle w:val="IntenseEmphasis"/>
          <w:b w:val="0"/>
          <w:bCs w:val="0"/>
          <w:i w:val="0"/>
          <w:iCs w:val="0"/>
          <w:color w:val="auto"/>
        </w:rPr>
        <w:t xml:space="preserve"> </w:t>
      </w:r>
    </w:p>
    <w:p w14:paraId="2D81155C" w14:textId="77777777" w:rsidR="007A485B" w:rsidRDefault="00300C7F" w:rsidP="007A485B">
      <w:pPr>
        <w:rPr>
          <w:rStyle w:val="CodeChar"/>
          <w:rFonts w:eastAsiaTheme="minorEastAsia"/>
        </w:rPr>
      </w:pPr>
      <w:r>
        <w:rPr>
          <w:rStyle w:val="CodeChar"/>
        </w:rPr>
        <w:t>xbt_id</w:t>
      </w:r>
      <w:r w:rsidR="007A485B">
        <w:t xml:space="preserve"> = Foreign key to </w:t>
      </w:r>
      <w:r>
        <w:rPr>
          <w:rStyle w:val="CodeChar"/>
          <w:rFonts w:eastAsiaTheme="minorEastAsia"/>
        </w:rPr>
        <w:t>xbt</w:t>
      </w:r>
      <w:r w:rsidR="007A485B">
        <w:rPr>
          <w:rFonts w:eastAsiaTheme="minorEastAsia"/>
        </w:rPr>
        <w:t>.</w:t>
      </w:r>
      <w:r w:rsidR="007A485B" w:rsidRPr="00EF6BE9">
        <w:rPr>
          <w:rStyle w:val="CodeChar"/>
          <w:rFonts w:eastAsiaTheme="minorEastAsia"/>
        </w:rPr>
        <w:t xml:space="preserve"> </w:t>
      </w:r>
      <w:r>
        <w:rPr>
          <w:rStyle w:val="CodeChar"/>
          <w:rFonts w:eastAsiaTheme="minorEastAsia"/>
        </w:rPr>
        <w:t>xbt_id</w:t>
      </w:r>
    </w:p>
    <w:p w14:paraId="4C1D2384" w14:textId="77777777" w:rsidR="007A485B" w:rsidRDefault="007A485B" w:rsidP="007A485B"/>
    <w:p w14:paraId="14E86888" w14:textId="203F8013" w:rsidR="007A485B" w:rsidRDefault="007A485B" w:rsidP="007A485B">
      <w:r>
        <w:t xml:space="preserve">Use the CDT Primitive to XSD Built-in type in section </w:t>
      </w:r>
      <w:r>
        <w:fldChar w:fldCharType="begin"/>
      </w:r>
      <w:r>
        <w:instrText xml:space="preserve"> REF _Ref390787662 \r \h </w:instrText>
      </w:r>
      <w:r>
        <w:fldChar w:fldCharType="separate"/>
      </w:r>
      <w:r w:rsidR="00632C6D">
        <w:t>3.1.1.6.5</w:t>
      </w:r>
      <w:r>
        <w:fldChar w:fldCharType="end"/>
      </w:r>
      <w:r>
        <w:t xml:space="preserve"> to populate the </w:t>
      </w:r>
      <w:r w:rsidR="00300C7F">
        <w:rPr>
          <w:rStyle w:val="CodeChar"/>
        </w:rPr>
        <w:t>xbt_id</w:t>
      </w:r>
      <w:r>
        <w:t xml:space="preserve"> column according to the SC allowed primitives.  </w:t>
      </w:r>
    </w:p>
    <w:p w14:paraId="32FEDA43" w14:textId="77777777" w:rsidR="00864DD4" w:rsidRDefault="005F5FC3" w:rsidP="005F5FC3">
      <w:pPr>
        <w:pStyle w:val="Heading5"/>
      </w:pPr>
      <w:bookmarkStart w:id="107" w:name="_Ref454305791"/>
      <w:bookmarkStart w:id="108" w:name="_Toc456813588"/>
      <w:r>
        <w:t xml:space="preserve">Populate </w:t>
      </w:r>
      <w:r w:rsidR="002B3165">
        <w:t>bdt_sc_pri_restri</w:t>
      </w:r>
      <w:r w:rsidR="00862CC7">
        <w:t xml:space="preserve"> table</w:t>
      </w:r>
      <w:bookmarkEnd w:id="107"/>
      <w:bookmarkEnd w:id="108"/>
    </w:p>
    <w:p w14:paraId="7608004C" w14:textId="77777777"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w:t>
      </w:r>
      <w:r w:rsidR="00E562EC">
        <w:t xml:space="preserve">SC of </w:t>
      </w:r>
      <w:r w:rsidR="00E12A5F">
        <w:t>default BDTs and unqualified BDTs.</w:t>
      </w:r>
    </w:p>
    <w:p w14:paraId="2C005A26" w14:textId="77777777" w:rsidR="00E12A5F" w:rsidRDefault="00E12A5F" w:rsidP="005F5FC3"/>
    <w:p w14:paraId="248F2512" w14:textId="77777777" w:rsidR="00E12A5F" w:rsidRDefault="002B3165" w:rsidP="005F5FC3">
      <w:r>
        <w:rPr>
          <w:rStyle w:val="CodeChar"/>
        </w:rPr>
        <w:t>bdt_sc_pri_restri_id</w:t>
      </w:r>
      <w:r w:rsidR="00E12A5F">
        <w:t xml:space="preserve"> = </w:t>
      </w:r>
      <w:r w:rsidR="00DC003B">
        <w:t>Auto-generate database key.</w:t>
      </w:r>
    </w:p>
    <w:p w14:paraId="228DDF09" w14:textId="77777777" w:rsidR="00E12A5F" w:rsidRDefault="002B3165" w:rsidP="005F5FC3">
      <w:r>
        <w:rPr>
          <w:rStyle w:val="CodeChar"/>
        </w:rPr>
        <w:t>bdt_sc_id</w:t>
      </w:r>
      <w:r w:rsidR="00E12A5F">
        <w:t xml:space="preserve"> = </w:t>
      </w:r>
      <w:r w:rsidR="00862CC7">
        <w:t>Foreign key to the default BDT</w:t>
      </w:r>
      <w:r w:rsidR="00A13989">
        <w:t>’s</w:t>
      </w:r>
      <w:r w:rsidR="00862CC7">
        <w:t xml:space="preserve"> or the unqualified BDT</w:t>
      </w:r>
      <w:r w:rsidR="00A13989">
        <w:t>’s SC</w:t>
      </w:r>
      <w:r w:rsidR="00862CC7">
        <w:t>.</w:t>
      </w:r>
    </w:p>
    <w:p w14:paraId="37B2184A" w14:textId="755CEEF2" w:rsidR="003E38DD" w:rsidRDefault="002B3165" w:rsidP="00567E9B">
      <w:r>
        <w:rPr>
          <w:rStyle w:val="CodeChar"/>
        </w:rPr>
        <w:t>cdt_sc_awd_pri_xps_type_map_id</w:t>
      </w:r>
      <w:r w:rsidR="00E12A5F">
        <w:t xml:space="preserve"> = </w:t>
      </w:r>
      <w:r w:rsidR="00567E9B">
        <w:t xml:space="preserve">This is a foreign key to the </w:t>
      </w:r>
      <w:r w:rsidR="00BF2D0E">
        <w:rPr>
          <w:rStyle w:val="CodeChar"/>
        </w:rPr>
        <w:t>cdt_sc_awd_pri_xps_type_map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632C6D">
        <w:t>3.1.1.6.8</w:t>
      </w:r>
      <w:r w:rsidR="00567E9B">
        <w:fldChar w:fldCharType="end"/>
      </w:r>
      <w:r w:rsidR="00567E9B">
        <w:t xml:space="preserve">. </w:t>
      </w:r>
      <w:r w:rsidR="00870BE4">
        <w:t>For default BDT, e</w:t>
      </w:r>
      <w:r w:rsidR="00567E9B">
        <w:t xml:space="preserve">ach BDT </w:t>
      </w:r>
      <w:r w:rsidR="00613BEB">
        <w:t xml:space="preserve">SC </w:t>
      </w:r>
      <w:r w:rsidR="00567E9B">
        <w:t>will use all the entries from that table per its associated CDT Primitive(s)</w:t>
      </w:r>
      <w:r w:rsidR="00CF4AEC">
        <w:t xml:space="preserve"> except in cases where </w:t>
      </w:r>
      <w:r w:rsidR="007974B1">
        <w:t xml:space="preserve">1) </w:t>
      </w:r>
      <w:r w:rsidR="00CF4AEC">
        <w:t xml:space="preserve">the SC’s </w:t>
      </w:r>
      <w:r w:rsidR="00B63A8B">
        <w:t xml:space="preserve">representation </w:t>
      </w:r>
      <w:r w:rsidR="00CF4AEC">
        <w:t xml:space="preserve">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 xml:space="preserve">/@type = </w:t>
      </w:r>
      <w:r w:rsidR="002D3A91">
        <w:rPr>
          <w:rStyle w:val="CodeChar"/>
        </w:rPr>
        <w:t>code_list</w:t>
      </w:r>
      <w:r w:rsidR="00870BE4" w:rsidRPr="00870BE4">
        <w:rPr>
          <w:rStyle w:val="CodeChar"/>
        </w:rPr>
        <w:t>.</w:t>
      </w:r>
      <w:r w:rsidR="00DD3866">
        <w:rPr>
          <w:rStyle w:val="CodeChar"/>
        </w:rPr>
        <w:t>name</w:t>
      </w:r>
      <w:r w:rsidR="007974B1">
        <w:t>; and 2)</w:t>
      </w:r>
      <w:r w:rsidR="00870BE4">
        <w:t xml:space="preserve"> </w:t>
      </w:r>
      <w:r w:rsidR="007974B1">
        <w:t>the attribute name contains ‘</w:t>
      </w:r>
      <w:r w:rsidR="007974B1" w:rsidRPr="006F3CCD">
        <w:rPr>
          <w:rStyle w:val="CodeChar"/>
        </w:rPr>
        <w:t>AgencyID</w:t>
      </w:r>
      <w:r w:rsidR="007974B1">
        <w:t>’ and the type associated with the attribute is an agency ID list.</w:t>
      </w:r>
    </w:p>
    <w:p w14:paraId="465A9551" w14:textId="77777777" w:rsidR="00613BEB" w:rsidRDefault="00870BE4" w:rsidP="00567E9B">
      <w:r>
        <w:t xml:space="preserve">If the type associated with the attribute is a code list, then </w:t>
      </w:r>
      <w:r w:rsidR="002B660F">
        <w:t xml:space="preserve">first </w:t>
      </w:r>
      <w:r w:rsidR="005E4E35">
        <w:t>populate one row which has</w:t>
      </w:r>
      <w:r w:rsidR="003E38DD">
        <w:t xml:space="preserve"> this column pointing to the </w:t>
      </w:r>
      <w:r w:rsidR="002B3165">
        <w:rPr>
          <w:rStyle w:val="CodeChar"/>
        </w:rPr>
        <w:t>cdt_sc_awd_pri_xps_type_map_id</w:t>
      </w:r>
      <w:r w:rsidR="003E38DD">
        <w:rPr>
          <w:rStyle w:val="CodeChar"/>
        </w:rPr>
        <w:t xml:space="preserve"> </w:t>
      </w:r>
      <w:r w:rsidR="003E38DD" w:rsidRPr="003E38DD">
        <w:t xml:space="preserve">that </w:t>
      </w:r>
      <w:r w:rsidR="003E38DD" w:rsidRPr="00C879D6">
        <w:t>maps</w:t>
      </w:r>
      <w:r w:rsidR="00613BEB" w:rsidRPr="00C879D6">
        <w:t xml:space="preserve"> the SC</w:t>
      </w:r>
      <w:r w:rsidR="003E38DD">
        <w:rPr>
          <w:rStyle w:val="CodeChar"/>
        </w:rPr>
        <w:t xml:space="preserv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another row which has this column blank</w:t>
      </w:r>
      <w:r>
        <w:t xml:space="preserve"> </w:t>
      </w:r>
      <w:r w:rsidR="002B660F">
        <w:t xml:space="preserve">but </w:t>
      </w:r>
      <w:r>
        <w:t xml:space="preserve">fill in the </w:t>
      </w:r>
      <w:r w:rsidR="002B3165">
        <w:rPr>
          <w:rStyle w:val="CodeChar"/>
        </w:rPr>
        <w:t>code_list_id</w:t>
      </w:r>
      <w:r>
        <w:t xml:space="preserve"> column. </w:t>
      </w:r>
    </w:p>
    <w:p w14:paraId="1C1F1460" w14:textId="77777777" w:rsidR="00613BEB" w:rsidRDefault="00613BEB" w:rsidP="00567E9B"/>
    <w:p w14:paraId="6F5D7972" w14:textId="77777777" w:rsidR="00613BEB" w:rsidRDefault="00613BEB" w:rsidP="00613BEB">
      <w:r w:rsidRPr="00047E88">
        <w:t>If attribute name contains ‘</w:t>
      </w:r>
      <w:r w:rsidRPr="00047E88">
        <w:rPr>
          <w:rStyle w:val="CodeChar"/>
        </w:rPr>
        <w:t>AgencyID</w:t>
      </w:r>
      <w:r w:rsidRPr="00047E88">
        <w:t xml:space="preserve">’, then first populate one row which has this column pointing to the </w:t>
      </w:r>
      <w:r w:rsidR="002B3165" w:rsidRPr="00047E88">
        <w:rPr>
          <w:rStyle w:val="CodeChar"/>
        </w:rPr>
        <w:t>cdt_sc_awd_pri_xps_type_map_id</w:t>
      </w:r>
      <w:r w:rsidRPr="00047E88">
        <w:rPr>
          <w:rStyle w:val="CodeChar"/>
        </w:rPr>
        <w:t xml:space="preserve"> </w:t>
      </w:r>
      <w:r w:rsidRPr="00047E88">
        <w:t>that maps</w:t>
      </w:r>
      <w:r w:rsidR="00E60542" w:rsidRPr="00047E88">
        <w:t xml:space="preserve"> the SC</w:t>
      </w:r>
      <w:r w:rsidRPr="00047E88">
        <w:rPr>
          <w:rStyle w:val="CodeChar"/>
        </w:rPr>
        <w:t xml:space="preserve"> </w:t>
      </w:r>
      <w:r w:rsidRPr="00047E88">
        <w:t>to</w:t>
      </w:r>
      <w:r w:rsidRPr="00047E88">
        <w:rPr>
          <w:rStyle w:val="CodeChar"/>
        </w:rPr>
        <w:t xml:space="preserve"> Token </w:t>
      </w:r>
      <w:r w:rsidRPr="00047E88">
        <w:t>and</w:t>
      </w:r>
      <w:r w:rsidRPr="00047E88">
        <w:rPr>
          <w:rStyle w:val="CodeChar"/>
        </w:rPr>
        <w:t xml:space="preserve"> xsd:token</w:t>
      </w:r>
      <w:r w:rsidRPr="00047E88">
        <w:t xml:space="preserve">. Then populate another row which has this column blank but fill in the </w:t>
      </w:r>
      <w:r w:rsidR="002B3165" w:rsidRPr="00047E88">
        <w:rPr>
          <w:rStyle w:val="CodeChar"/>
        </w:rPr>
        <w:t>agency_id_list_id</w:t>
      </w:r>
      <w:r w:rsidRPr="00047E88">
        <w:t xml:space="preserve"> column</w:t>
      </w:r>
      <w:r w:rsidR="00E60542" w:rsidRPr="00047E88">
        <w:t xml:space="preserve"> with the only </w:t>
      </w:r>
      <w:r w:rsidR="002B3165" w:rsidRPr="00047E88">
        <w:rPr>
          <w:rStyle w:val="CodeChar"/>
        </w:rPr>
        <w:t>agency_id_list</w:t>
      </w:r>
      <w:r w:rsidR="00E60542" w:rsidRPr="00047E88">
        <w:rPr>
          <w:rStyle w:val="CodeChar"/>
        </w:rPr>
        <w:t>.</w:t>
      </w:r>
      <w:r w:rsidR="002B3165" w:rsidRPr="00047E88">
        <w:rPr>
          <w:rStyle w:val="CodeChar"/>
        </w:rPr>
        <w:t>agency_id_list_id</w:t>
      </w:r>
      <w:r w:rsidR="00E60542" w:rsidRPr="00047E88">
        <w:t xml:space="preserve"> in the database</w:t>
      </w:r>
      <w:r w:rsidRPr="00047E88">
        <w:t>.</w:t>
      </w:r>
    </w:p>
    <w:p w14:paraId="7008EAB2" w14:textId="77777777" w:rsidR="00613BEB" w:rsidRDefault="00613BEB" w:rsidP="00567E9B"/>
    <w:p w14:paraId="2120983E" w14:textId="50A1AF8A" w:rsidR="00567E9B" w:rsidRDefault="000F37A1" w:rsidP="00567E9B">
      <w:r>
        <w:t>Each unqualified BDT has</w:t>
      </w:r>
      <w:r w:rsidR="00567E9B">
        <w:t xml:space="preserve"> the same set of maps</w:t>
      </w:r>
      <w:r w:rsidR="00870BE4">
        <w:t xml:space="preserve"> as those of it</w:t>
      </w:r>
      <w:r>
        <w:t>s</w:t>
      </w:r>
      <w:r w:rsidR="00870BE4">
        <w:t xml:space="preserve"> based default BDT</w:t>
      </w:r>
      <w:r w:rsidR="00567E9B">
        <w:t xml:space="preserve">. </w:t>
      </w:r>
      <w:r w:rsidR="006F3CCD">
        <w:t xml:space="preserve">For a new SC in the unqualified BDT, </w:t>
      </w:r>
      <w:r w:rsidR="0085094A">
        <w:t xml:space="preserve">first populate all rows from the map table for that SC (i.e., the value in the </w:t>
      </w:r>
      <w:r w:rsidR="002B3165">
        <w:rPr>
          <w:rStyle w:val="CodeChar"/>
        </w:rPr>
        <w:t>bdt_sc_id</w:t>
      </w:r>
      <w:r w:rsidR="0085094A">
        <w:t xml:space="preserve"> column above matches the </w:t>
      </w:r>
      <w:r w:rsidR="00CF7449">
        <w:rPr>
          <w:rStyle w:val="CodeChar"/>
        </w:rPr>
        <w:t>cdt_sc_awd_pri</w:t>
      </w:r>
      <w:r w:rsidR="0085094A" w:rsidRPr="00596D62">
        <w:rPr>
          <w:rStyle w:val="CodeChar"/>
        </w:rPr>
        <w:t>.</w:t>
      </w:r>
      <w:r w:rsidR="00405DFB">
        <w:rPr>
          <w:rStyle w:val="CodeChar"/>
        </w:rPr>
        <w:t>cdt_sc_id</w:t>
      </w:r>
      <w:r w:rsidR="0085094A">
        <w:t xml:space="preserve"> column after joining the </w:t>
      </w:r>
      <w:r w:rsidR="00CF7449">
        <w:rPr>
          <w:rStyle w:val="CodeChar"/>
        </w:rPr>
        <w:t>cdt_sc_awd_pri</w:t>
      </w:r>
      <w:r w:rsidR="0085094A">
        <w:t xml:space="preserve"> and the </w:t>
      </w:r>
      <w:r w:rsidR="00BF2D0E">
        <w:rPr>
          <w:rStyle w:val="CodeChar"/>
        </w:rPr>
        <w:t>cdt_sc_awd_pri_xps_type_map</w:t>
      </w:r>
      <w:r w:rsidR="0085094A">
        <w:t xml:space="preserve"> tables).</w:t>
      </w:r>
      <w:r w:rsidR="00E038F9" w:rsidRPr="00E038F9">
        <w:t xml:space="preserve"> </w:t>
      </w:r>
      <w:del w:id="109" w:author="Kulvatunyou, Boonserm (Fed)" w:date="2016-06-21T17:21:00Z">
        <w:r w:rsidR="00E038F9" w:rsidDel="00B67F81">
          <w:delText>Then u</w:delText>
        </w:r>
        <w:r w:rsidR="00E038F9" w:rsidRPr="00585CF4" w:rsidDel="00B67F81">
          <w:delText>se the following rules</w:delText>
        </w:r>
        <w:r w:rsidR="00E038F9" w:rsidDel="00B67F81">
          <w:delText xml:space="preserve"> to set the </w:delText>
        </w:r>
        <w:r w:rsidR="00405DFB" w:rsidDel="00B67F81">
          <w:rPr>
            <w:rStyle w:val="CodeChar"/>
          </w:rPr>
          <w:delText>is_default</w:delText>
        </w:r>
        <w:r w:rsidR="00E038F9" w:rsidDel="00B67F81">
          <w:delText xml:space="preserve"> column. </w:delText>
        </w:r>
        <w:r w:rsidR="00E038F9" w:rsidRPr="00585CF4" w:rsidDel="00B67F81">
          <w:delText xml:space="preserve">If </w:delText>
        </w:r>
        <w:r w:rsidR="00E038F9" w:rsidRPr="00585CF4" w:rsidDel="00B67F81">
          <w:rPr>
            <w:rStyle w:val="CodeChar"/>
          </w:rPr>
          <w:delText>xsd:attribute/@type = ‘Number</w:delText>
        </w:r>
        <w:r w:rsidR="00047E88" w:rsidDel="00B67F81">
          <w:rPr>
            <w:rStyle w:val="CodeChar"/>
          </w:rPr>
          <w:delText>Type</w:delText>
        </w:r>
        <w:r w:rsidR="00E038F9" w:rsidRPr="00585CF4" w:rsidDel="00B67F81">
          <w:rPr>
            <w:rStyle w:val="CodeChar"/>
          </w:rPr>
          <w:delText xml:space="preserve">_B98233’ </w:delText>
        </w:r>
        <w:r w:rsidR="00E038F9" w:rsidRPr="00F93057" w:rsidDel="00B67F81">
          <w:delText>is</w:delText>
        </w:r>
        <w:r w:rsidR="00E038F9" w:rsidRPr="00585CF4" w:rsidDel="00B67F81">
          <w:rPr>
            <w:rStyle w:val="CodeChar"/>
          </w:rPr>
          <w:delText xml:space="preserve"> true</w:delText>
        </w:r>
        <w:r w:rsidR="00E038F9" w:rsidRPr="00585CF4" w:rsidDel="00B67F81">
          <w:delText xml:space="preserve">, set </w:delText>
        </w:r>
        <w:r w:rsidR="00405DFB" w:rsidDel="00B67F81">
          <w:rPr>
            <w:rStyle w:val="CodeChar"/>
          </w:rPr>
          <w:delText>is_default</w:delText>
        </w:r>
        <w:r w:rsidR="00E038F9" w:rsidRPr="00585CF4" w:rsidDel="00B67F81">
          <w:delText xml:space="preserve"> to </w:delText>
        </w:r>
        <w:r w:rsidR="00E038F9" w:rsidRPr="00585CF4" w:rsidDel="00B67F81">
          <w:rPr>
            <w:rStyle w:val="CodeChar"/>
          </w:rPr>
          <w:delText>true</w:delText>
        </w:r>
        <w:r w:rsidR="00E038F9" w:rsidRPr="00585CF4" w:rsidDel="00B67F81">
          <w:delText xml:space="preserve"> on the</w:delText>
        </w:r>
        <w:r w:rsidR="00E038F9" w:rsidDel="00B67F81">
          <w:delText xml:space="preserve"> row, which points to the Number CDT primitive and</w:delText>
        </w:r>
        <w:r w:rsidR="00E038F9" w:rsidRPr="00585CF4" w:rsidDel="00B67F81">
          <w:delText xml:space="preserve"> </w:delText>
        </w:r>
        <w:r w:rsidR="00E038F9" w:rsidRPr="00585CF4" w:rsidDel="00B67F81">
          <w:rPr>
            <w:rStyle w:val="CodeChar"/>
          </w:rPr>
          <w:delText>xsd:integer</w:delText>
        </w:r>
        <w:r w:rsidR="00E038F9" w:rsidRPr="00585CF4" w:rsidDel="00B67F81">
          <w:delText xml:space="preserve"> map.</w:delText>
        </w:r>
      </w:del>
    </w:p>
    <w:p w14:paraId="7A7D3373" w14:textId="77777777" w:rsidR="00613BEB" w:rsidRDefault="00613BEB" w:rsidP="00567E9B"/>
    <w:p w14:paraId="302BB412" w14:textId="77777777" w:rsidR="00567E9B" w:rsidRDefault="002B3165" w:rsidP="00567E9B">
      <w:r>
        <w:rPr>
          <w:rStyle w:val="CodeChar"/>
        </w:rPr>
        <w:t>code_list_id</w:t>
      </w:r>
      <w:r w:rsidR="00567E9B">
        <w:t xml:space="preserve"> = </w:t>
      </w:r>
      <w:r w:rsidR="004C2C56">
        <w:t xml:space="preserve">Populate this column with an appropriate </w:t>
      </w:r>
      <w:r w:rsidR="002D3A91">
        <w:rPr>
          <w:rStyle w:val="CodeChar"/>
        </w:rPr>
        <w:t>code_list</w:t>
      </w:r>
      <w:r w:rsidR="004C2C56" w:rsidRPr="004C2C56">
        <w:rPr>
          <w:rStyle w:val="CodeChar"/>
        </w:rPr>
        <w:t>.</w:t>
      </w:r>
      <w:r>
        <w:rPr>
          <w:rStyle w:val="CodeChar"/>
        </w:rPr>
        <w:t>code_list_id</w:t>
      </w:r>
      <w:r w:rsidR="004C2C56">
        <w:t xml:space="preserve"> when the type associated with the attribute is determined to be a code list as described in the previous column</w:t>
      </w:r>
      <w:r w:rsidR="00567E9B">
        <w:t>.</w:t>
      </w:r>
    </w:p>
    <w:p w14:paraId="17A7E298" w14:textId="1341DDD5" w:rsidR="007974B1" w:rsidRDefault="007974B1" w:rsidP="00567E9B">
      <w:r>
        <w:t xml:space="preserve"> </w:t>
      </w:r>
    </w:p>
    <w:p w14:paraId="1EACA2B5" w14:textId="77777777" w:rsidR="00285A2F" w:rsidRDefault="002B3165" w:rsidP="00567E9B">
      <w:r w:rsidRPr="00047E88">
        <w:rPr>
          <w:rStyle w:val="CodeChar"/>
        </w:rPr>
        <w:t>agency_id_list_id</w:t>
      </w:r>
      <w:r w:rsidR="00285A2F" w:rsidRPr="00047E88">
        <w:t xml:space="preserve"> = </w:t>
      </w:r>
      <w:r w:rsidR="00E60542" w:rsidRPr="00047E88">
        <w:t xml:space="preserve">See the logic associated with the </w:t>
      </w:r>
      <w:r w:rsidRPr="00047E88">
        <w:rPr>
          <w:rStyle w:val="CodeChar"/>
        </w:rPr>
        <w:t>cdt_sc_awd_pri_xps_type_map_id</w:t>
      </w:r>
      <w:r w:rsidR="00E60542" w:rsidRPr="00047E88">
        <w:t xml:space="preserve"> column above</w:t>
      </w:r>
      <w:r w:rsidR="00285A2F" w:rsidRPr="00047E88">
        <w:t>.</w:t>
      </w:r>
    </w:p>
    <w:p w14:paraId="5FEACA26" w14:textId="453D8195" w:rsidR="00E60542" w:rsidRDefault="00405DFB" w:rsidP="00385AAF">
      <w:r>
        <w:rPr>
          <w:rStyle w:val="CodeChar"/>
        </w:rPr>
        <w:t>is_default</w:t>
      </w:r>
      <w:r w:rsidR="00567E9B">
        <w:t xml:space="preserve"> =</w:t>
      </w:r>
      <w:r w:rsidR="002B660F">
        <w:t xml:space="preserve"> </w:t>
      </w:r>
      <w:commentRangeStart w:id="110"/>
      <w:del w:id="111" w:author="Kulvatunyou, Boonserm (Fed)" w:date="2016-06-21T20:34:00Z">
        <w:r w:rsidR="00E60542" w:rsidDel="00A70E05">
          <w:delText xml:space="preserve">Follow the table below for setting the </w:delText>
        </w:r>
        <w:r w:rsidDel="00A70E05">
          <w:rPr>
            <w:rStyle w:val="CodeChar"/>
          </w:rPr>
          <w:delText>is_default</w:delText>
        </w:r>
        <w:r w:rsidR="00E60542" w:rsidDel="00A70E05">
          <w:delText xml:space="preserve"> value.</w:delText>
        </w:r>
        <w:commentRangeEnd w:id="110"/>
        <w:r w:rsidR="007E1666" w:rsidDel="00A70E05">
          <w:rPr>
            <w:rStyle w:val="CommentReference"/>
          </w:rPr>
          <w:commentReference w:id="110"/>
        </w:r>
        <w:r w:rsidR="000F57F3" w:rsidDel="00A70E05">
          <w:delText xml:space="preserve"> </w:delText>
        </w:r>
      </w:del>
    </w:p>
    <w:p w14:paraId="4D5A102F" w14:textId="77777777" w:rsidR="00E60542" w:rsidRDefault="00E60542" w:rsidP="00385AAF"/>
    <w:tbl>
      <w:tblPr>
        <w:tblStyle w:val="TableGrid"/>
        <w:tblW w:w="0" w:type="auto"/>
        <w:tblLook w:val="04A0" w:firstRow="1" w:lastRow="0" w:firstColumn="1" w:lastColumn="0" w:noHBand="0" w:noVBand="1"/>
      </w:tblPr>
      <w:tblGrid>
        <w:gridCol w:w="2801"/>
        <w:gridCol w:w="6549"/>
      </w:tblGrid>
      <w:tr w:rsidR="00D41F6F" w:rsidDel="00A70E05" w14:paraId="2603354D" w14:textId="2628BC76" w:rsidTr="00D41F6F">
        <w:trPr>
          <w:del w:id="112" w:author="Kulvatunyou, Boonserm (Fed)" w:date="2016-06-21T20:34:00Z"/>
        </w:trPr>
        <w:tc>
          <w:tcPr>
            <w:tcW w:w="2874" w:type="dxa"/>
          </w:tcPr>
          <w:p w14:paraId="132BC8FF" w14:textId="246116C1" w:rsidR="00D41F6F" w:rsidDel="00A70E05" w:rsidRDefault="00D41F6F" w:rsidP="00385AAF">
            <w:pPr>
              <w:rPr>
                <w:del w:id="113" w:author="Kulvatunyou, Boonserm (Fed)" w:date="2016-06-21T20:34:00Z"/>
              </w:rPr>
            </w:pPr>
            <w:del w:id="114" w:author="Kulvatunyou, Boonserm (Fed)" w:date="2016-06-21T20:34:00Z">
              <w:r w:rsidDel="00A70E05">
                <w:delText>SC Representation Term</w:delText>
              </w:r>
            </w:del>
          </w:p>
        </w:tc>
        <w:tc>
          <w:tcPr>
            <w:tcW w:w="6684" w:type="dxa"/>
          </w:tcPr>
          <w:p w14:paraId="11CAA406" w14:textId="6422CD3E" w:rsidR="00D41F6F" w:rsidDel="00A70E05" w:rsidRDefault="002B066A" w:rsidP="00E60542">
            <w:pPr>
              <w:rPr>
                <w:del w:id="115" w:author="Kulvatunyou, Boonserm (Fed)" w:date="2016-06-21T20:34:00Z"/>
              </w:rPr>
            </w:pPr>
            <w:del w:id="116" w:author="Kulvatunyou, Boonserm (Fed)" w:date="2016-06-21T20:34:00Z">
              <w:r w:rsidDel="00A70E05">
                <w:delText>The map [CDT Primitive, XSD BuiltI</w:delText>
              </w:r>
              <w:r w:rsidR="00D41F6F" w:rsidDel="00A70E05">
                <w:delText xml:space="preserve">n Type] derived from the </w:delText>
              </w:r>
              <w:r w:rsidR="002B3165" w:rsidDel="00A70E05">
                <w:rPr>
                  <w:rStyle w:val="CodeChar"/>
                </w:rPr>
                <w:delText>cdt_sc_awd_pri_xps_type_map_id</w:delText>
              </w:r>
              <w:r w:rsidR="00D41F6F" w:rsidDel="00A70E05">
                <w:delText xml:space="preserve"> </w:delText>
              </w:r>
            </w:del>
          </w:p>
        </w:tc>
      </w:tr>
      <w:tr w:rsidR="00D41F6F" w:rsidDel="00A70E05" w14:paraId="61C85490" w14:textId="45C0FC11" w:rsidTr="00D41F6F">
        <w:trPr>
          <w:del w:id="117" w:author="Kulvatunyou, Boonserm (Fed)" w:date="2016-06-21T20:34:00Z"/>
        </w:trPr>
        <w:tc>
          <w:tcPr>
            <w:tcW w:w="2874" w:type="dxa"/>
          </w:tcPr>
          <w:p w14:paraId="64208A83" w14:textId="03D2B4CA" w:rsidR="00D41F6F" w:rsidDel="00A70E05" w:rsidRDefault="00D41F6F" w:rsidP="00385AAF">
            <w:pPr>
              <w:rPr>
                <w:del w:id="118" w:author="Kulvatunyou, Boonserm (Fed)" w:date="2016-06-21T20:34:00Z"/>
              </w:rPr>
            </w:pPr>
            <w:del w:id="119" w:author="Kulvatunyou, Boonserm (Fed)" w:date="2016-06-21T20:34:00Z">
              <w:r w:rsidDel="00A70E05">
                <w:delText>Code</w:delText>
              </w:r>
            </w:del>
          </w:p>
        </w:tc>
        <w:tc>
          <w:tcPr>
            <w:tcW w:w="6684" w:type="dxa"/>
          </w:tcPr>
          <w:p w14:paraId="4F6E9EA1" w14:textId="499A7681" w:rsidR="00D41F6F" w:rsidDel="00A70E05" w:rsidRDefault="00D41F6F" w:rsidP="00385AAF">
            <w:pPr>
              <w:rPr>
                <w:del w:id="120" w:author="Kulvatunyou, Boonserm (Fed)" w:date="2016-06-21T20:34:00Z"/>
              </w:rPr>
            </w:pPr>
            <w:del w:id="121" w:author="Kulvatunyou, Boonserm (Fed)" w:date="2016-06-21T20:34:00Z">
              <w:r w:rsidDel="00A70E05">
                <w:delText>True on [</w:delText>
              </w:r>
              <w:r w:rsidRPr="009B620C" w:rsidDel="00A70E05">
                <w:rPr>
                  <w:rStyle w:val="CodeChar"/>
                </w:rPr>
                <w:delText>Token,</w:delText>
              </w:r>
              <w:r w:rsidDel="00A70E05">
                <w:delText xml:space="preserve"> </w:delText>
              </w:r>
              <w:r w:rsidRPr="009B620C" w:rsidDel="00A70E05">
                <w:rPr>
                  <w:rStyle w:val="CodeChar"/>
                </w:rPr>
                <w:delText>xsd:token</w:delText>
              </w:r>
              <w:r w:rsidDel="00A70E05">
                <w:delText>], false on all other rows (including code list)</w:delText>
              </w:r>
            </w:del>
          </w:p>
        </w:tc>
      </w:tr>
      <w:tr w:rsidR="00D41F6F" w:rsidDel="00A70E05" w14:paraId="19C78D69" w14:textId="5272093F" w:rsidTr="00D41F6F">
        <w:trPr>
          <w:del w:id="122" w:author="Kulvatunyou, Boonserm (Fed)" w:date="2016-06-21T20:34:00Z"/>
        </w:trPr>
        <w:tc>
          <w:tcPr>
            <w:tcW w:w="2874" w:type="dxa"/>
          </w:tcPr>
          <w:p w14:paraId="5D60FC7D" w14:textId="179303C7" w:rsidR="00D41F6F" w:rsidDel="00A70E05" w:rsidRDefault="00D41F6F" w:rsidP="00385AAF">
            <w:pPr>
              <w:rPr>
                <w:del w:id="123" w:author="Kulvatunyou, Boonserm (Fed)" w:date="2016-06-21T20:34:00Z"/>
              </w:rPr>
            </w:pPr>
            <w:del w:id="124" w:author="Kulvatunyou, Boonserm (Fed)" w:date="2016-06-21T20:34:00Z">
              <w:r w:rsidDel="00A70E05">
                <w:delText>Identifier</w:delText>
              </w:r>
            </w:del>
          </w:p>
        </w:tc>
        <w:tc>
          <w:tcPr>
            <w:tcW w:w="6684" w:type="dxa"/>
          </w:tcPr>
          <w:p w14:paraId="6CC341FE" w14:textId="42B26FA6" w:rsidR="00D41F6F" w:rsidDel="00A70E05" w:rsidRDefault="00D41F6F" w:rsidP="000F57F3">
            <w:pPr>
              <w:rPr>
                <w:del w:id="125" w:author="Kulvatunyou, Boonserm (Fed)" w:date="2016-06-21T20:34:00Z"/>
              </w:rPr>
            </w:pPr>
            <w:del w:id="126" w:author="Kulvatunyou, Boonserm (Fed)" w:date="2016-06-21T20:34:00Z">
              <w:r w:rsidDel="00A70E05">
                <w:delText>True on [</w:delText>
              </w:r>
              <w:r w:rsidR="000F57F3" w:rsidDel="00A70E05">
                <w:rPr>
                  <w:rStyle w:val="CodeChar"/>
                </w:rPr>
                <w:delText>NormalizedString</w:delText>
              </w:r>
              <w:r w:rsidRPr="009B620C" w:rsidDel="00A70E05">
                <w:rPr>
                  <w:rStyle w:val="CodeChar"/>
                </w:rPr>
                <w:delText>, xsd:</w:delText>
              </w:r>
              <w:r w:rsidR="002C5527" w:rsidDel="00A70E05">
                <w:rPr>
                  <w:rStyle w:val="CodeChar"/>
                </w:rPr>
                <w:delText>normalizedString</w:delText>
              </w:r>
              <w:r w:rsidDel="00A70E05">
                <w:delText>], false on all other rows</w:delText>
              </w:r>
            </w:del>
          </w:p>
        </w:tc>
      </w:tr>
      <w:tr w:rsidR="00D41F6F" w:rsidDel="00A70E05" w14:paraId="74D94216" w14:textId="441D9255" w:rsidTr="00D41F6F">
        <w:trPr>
          <w:del w:id="127" w:author="Kulvatunyou, Boonserm (Fed)" w:date="2016-06-21T20:34:00Z"/>
        </w:trPr>
        <w:tc>
          <w:tcPr>
            <w:tcW w:w="2874" w:type="dxa"/>
          </w:tcPr>
          <w:p w14:paraId="1788AA6C" w14:textId="7BD9AA79" w:rsidR="00D41F6F" w:rsidDel="00A70E05" w:rsidRDefault="00D41F6F" w:rsidP="00385AAF">
            <w:pPr>
              <w:rPr>
                <w:del w:id="128" w:author="Kulvatunyou, Boonserm (Fed)" w:date="2016-06-21T20:34:00Z"/>
              </w:rPr>
            </w:pPr>
            <w:del w:id="129" w:author="Kulvatunyou, Boonserm (Fed)" w:date="2016-06-21T20:34:00Z">
              <w:r w:rsidDel="00A70E05">
                <w:delText>Name</w:delText>
              </w:r>
            </w:del>
          </w:p>
        </w:tc>
        <w:tc>
          <w:tcPr>
            <w:tcW w:w="6684" w:type="dxa"/>
          </w:tcPr>
          <w:p w14:paraId="70FEAA54" w14:textId="170C0B63" w:rsidR="00D41F6F" w:rsidDel="00A70E05" w:rsidRDefault="005468EE" w:rsidP="000F57F3">
            <w:pPr>
              <w:rPr>
                <w:del w:id="130" w:author="Kulvatunyou, Boonserm (Fed)" w:date="2016-06-21T20:34:00Z"/>
              </w:rPr>
            </w:pPr>
            <w:del w:id="131" w:author="Kulvatunyou, Boonserm (Fed)" w:date="2016-06-21T20:34:00Z">
              <w:r w:rsidDel="00A70E05">
                <w:delText>True on [</w:delText>
              </w:r>
              <w:r w:rsidR="000F57F3" w:rsidDel="00A70E05">
                <w:rPr>
                  <w:rStyle w:val="CodeChar"/>
                </w:rPr>
                <w:delText>NormalizedString</w:delText>
              </w:r>
              <w:r w:rsidRPr="009B620C" w:rsidDel="00A70E05">
                <w:rPr>
                  <w:rStyle w:val="CodeChar"/>
                </w:rPr>
                <w:delText>, xsd:</w:delText>
              </w:r>
              <w:r w:rsidR="002C5527" w:rsidDel="00A70E05">
                <w:rPr>
                  <w:rStyle w:val="CodeChar"/>
                </w:rPr>
                <w:delText>normalizedString</w:delText>
              </w:r>
              <w:r w:rsidDel="00A70E05">
                <w:delText>], false on all other rows</w:delText>
              </w:r>
            </w:del>
          </w:p>
        </w:tc>
      </w:tr>
      <w:tr w:rsidR="00D41F6F" w:rsidDel="00A70E05" w14:paraId="35A663B9" w14:textId="130C6787" w:rsidTr="00D41F6F">
        <w:trPr>
          <w:del w:id="132" w:author="Kulvatunyou, Boonserm (Fed)" w:date="2016-06-21T20:34:00Z"/>
        </w:trPr>
        <w:tc>
          <w:tcPr>
            <w:tcW w:w="2874" w:type="dxa"/>
          </w:tcPr>
          <w:p w14:paraId="4DC943A5" w14:textId="7C5DB429" w:rsidR="00D41F6F" w:rsidDel="00A70E05" w:rsidRDefault="005468EE" w:rsidP="00385AAF">
            <w:pPr>
              <w:rPr>
                <w:del w:id="133" w:author="Kulvatunyou, Boonserm (Fed)" w:date="2016-06-21T20:34:00Z"/>
              </w:rPr>
            </w:pPr>
            <w:del w:id="134" w:author="Kulvatunyou, Boonserm (Fed)" w:date="2016-06-21T20:34:00Z">
              <w:r w:rsidDel="00A70E05">
                <w:lastRenderedPageBreak/>
                <w:delText>Indicator</w:delText>
              </w:r>
            </w:del>
          </w:p>
        </w:tc>
        <w:tc>
          <w:tcPr>
            <w:tcW w:w="6684" w:type="dxa"/>
          </w:tcPr>
          <w:p w14:paraId="3D35024F" w14:textId="36F93FAC" w:rsidR="00D41F6F" w:rsidDel="00A70E05" w:rsidRDefault="005468EE" w:rsidP="00385AAF">
            <w:pPr>
              <w:rPr>
                <w:del w:id="135" w:author="Kulvatunyou, Boonserm (Fed)" w:date="2016-06-21T20:34:00Z"/>
              </w:rPr>
            </w:pPr>
            <w:del w:id="136" w:author="Kulvatunyou, Boonserm (Fed)" w:date="2016-06-21T20:34:00Z">
              <w:r w:rsidDel="00A70E05">
                <w:delText>True on [</w:delText>
              </w:r>
              <w:r w:rsidRPr="009B620C" w:rsidDel="00A70E05">
                <w:rPr>
                  <w:rStyle w:val="CodeChar"/>
                </w:rPr>
                <w:delText>Boolean, xsd:boolean</w:delText>
              </w:r>
              <w:r w:rsidDel="00A70E05">
                <w:delText>], false on all other rows</w:delText>
              </w:r>
            </w:del>
          </w:p>
        </w:tc>
      </w:tr>
      <w:tr w:rsidR="00D41F6F" w:rsidDel="00A70E05" w14:paraId="01469DD9" w14:textId="4C37C685" w:rsidTr="00D41F6F">
        <w:trPr>
          <w:del w:id="137" w:author="Kulvatunyou, Boonserm (Fed)" w:date="2016-06-21T20:34:00Z"/>
        </w:trPr>
        <w:tc>
          <w:tcPr>
            <w:tcW w:w="2874" w:type="dxa"/>
          </w:tcPr>
          <w:p w14:paraId="4B4C6D93" w14:textId="517D7A9B" w:rsidR="00D41F6F" w:rsidDel="00A70E05" w:rsidRDefault="005468EE" w:rsidP="00385AAF">
            <w:pPr>
              <w:rPr>
                <w:del w:id="138" w:author="Kulvatunyou, Boonserm (Fed)" w:date="2016-06-21T20:34:00Z"/>
              </w:rPr>
            </w:pPr>
            <w:del w:id="139" w:author="Kulvatunyou, Boonserm (Fed)" w:date="2016-06-21T20:34:00Z">
              <w:r w:rsidDel="00A70E05">
                <w:delText>Value</w:delText>
              </w:r>
            </w:del>
          </w:p>
        </w:tc>
        <w:tc>
          <w:tcPr>
            <w:tcW w:w="6684" w:type="dxa"/>
          </w:tcPr>
          <w:p w14:paraId="4E14712D" w14:textId="7348D59C" w:rsidR="00D41F6F" w:rsidDel="00A70E05" w:rsidRDefault="005468EE" w:rsidP="00385AAF">
            <w:pPr>
              <w:rPr>
                <w:del w:id="140" w:author="Kulvatunyou, Boonserm (Fed)" w:date="2016-06-21T20:34:00Z"/>
              </w:rPr>
            </w:pPr>
            <w:del w:id="141" w:author="Kulvatunyou, Boonserm (Fed)" w:date="2016-06-21T20:34:00Z">
              <w:r w:rsidDel="00A70E05">
                <w:delText>True on [</w:delText>
              </w:r>
              <w:r w:rsidRPr="009B620C" w:rsidDel="00A70E05">
                <w:rPr>
                  <w:rStyle w:val="CodeChar"/>
                </w:rPr>
                <w:delText>Decimal, xsd:decimal</w:delText>
              </w:r>
              <w:r w:rsidDel="00A70E05">
                <w:delText>], false on all other rows</w:delText>
              </w:r>
            </w:del>
          </w:p>
        </w:tc>
      </w:tr>
      <w:tr w:rsidR="00A85A4F" w:rsidDel="00A70E05" w14:paraId="30F54D2B" w14:textId="4837D62B" w:rsidTr="00B756F1">
        <w:trPr>
          <w:del w:id="142" w:author="Kulvatunyou, Boonserm (Fed)" w:date="2016-06-21T20:34:00Z"/>
        </w:trPr>
        <w:tc>
          <w:tcPr>
            <w:tcW w:w="2874" w:type="dxa"/>
          </w:tcPr>
          <w:p w14:paraId="0D2240C9" w14:textId="12C7B81B" w:rsidR="00A85A4F" w:rsidDel="00A70E05" w:rsidRDefault="00A85A4F" w:rsidP="00B756F1">
            <w:pPr>
              <w:rPr>
                <w:del w:id="143" w:author="Kulvatunyou, Boonserm (Fed)" w:date="2016-06-21T20:34:00Z"/>
              </w:rPr>
            </w:pPr>
            <w:del w:id="144" w:author="Kulvatunyou, Boonserm (Fed)" w:date="2016-06-21T20:34:00Z">
              <w:r w:rsidDel="00A70E05">
                <w:delText>Text</w:delText>
              </w:r>
            </w:del>
          </w:p>
        </w:tc>
        <w:tc>
          <w:tcPr>
            <w:tcW w:w="6684" w:type="dxa"/>
          </w:tcPr>
          <w:p w14:paraId="761C2646" w14:textId="3B97C39B" w:rsidR="00A85A4F" w:rsidDel="00A70E05" w:rsidRDefault="00A85A4F" w:rsidP="000F57F3">
            <w:pPr>
              <w:rPr>
                <w:del w:id="145" w:author="Kulvatunyou, Boonserm (Fed)" w:date="2016-06-21T20:34:00Z"/>
              </w:rPr>
            </w:pPr>
            <w:del w:id="146" w:author="Kulvatunyou, Boonserm (Fed)" w:date="2016-06-21T20:34:00Z">
              <w:r w:rsidDel="00A70E05">
                <w:delText>True on [</w:delText>
              </w:r>
              <w:r w:rsidR="000F57F3" w:rsidDel="00A70E05">
                <w:rPr>
                  <w:rStyle w:val="CodeChar"/>
                </w:rPr>
                <w:delText>NormalizedString</w:delText>
              </w:r>
              <w:r w:rsidRPr="009B620C" w:rsidDel="00A70E05">
                <w:rPr>
                  <w:rStyle w:val="CodeChar"/>
                </w:rPr>
                <w:delText>, xsd:</w:delText>
              </w:r>
              <w:r w:rsidR="002C5527" w:rsidDel="00A70E05">
                <w:rPr>
                  <w:rStyle w:val="CodeChar"/>
                </w:rPr>
                <w:delText>normalizedString</w:delText>
              </w:r>
              <w:r w:rsidDel="00A70E05">
                <w:delText>], false on all other rows</w:delText>
              </w:r>
            </w:del>
          </w:p>
        </w:tc>
      </w:tr>
      <w:tr w:rsidR="00A85A4F" w:rsidDel="00A70E05" w14:paraId="1753E6DE" w14:textId="3F84B035" w:rsidTr="00B756F1">
        <w:trPr>
          <w:del w:id="147" w:author="Kulvatunyou, Boonserm (Fed)" w:date="2016-06-21T20:34:00Z"/>
        </w:trPr>
        <w:tc>
          <w:tcPr>
            <w:tcW w:w="2874" w:type="dxa"/>
          </w:tcPr>
          <w:p w14:paraId="4D9E44E9" w14:textId="64AD6A52" w:rsidR="00A85A4F" w:rsidDel="00A70E05" w:rsidRDefault="009F274B" w:rsidP="00B756F1">
            <w:pPr>
              <w:rPr>
                <w:del w:id="148" w:author="Kulvatunyou, Boonserm (Fed)" w:date="2016-06-21T20:34:00Z"/>
              </w:rPr>
            </w:pPr>
            <w:del w:id="149" w:author="Kulvatunyou, Boonserm (Fed)" w:date="2016-06-21T20:34:00Z">
              <w:r w:rsidDel="00A70E05">
                <w:delText>Number</w:delText>
              </w:r>
            </w:del>
          </w:p>
        </w:tc>
        <w:tc>
          <w:tcPr>
            <w:tcW w:w="6684" w:type="dxa"/>
          </w:tcPr>
          <w:p w14:paraId="4BC673C3" w14:textId="063878F3" w:rsidR="00A85A4F" w:rsidDel="00A70E05" w:rsidRDefault="00A85A4F" w:rsidP="00D55E7B">
            <w:pPr>
              <w:rPr>
                <w:del w:id="150" w:author="Kulvatunyou, Boonserm (Fed)" w:date="2016-06-21T20:34:00Z"/>
              </w:rPr>
            </w:pPr>
            <w:del w:id="151" w:author="Kulvatunyou, Boonserm (Fed)" w:date="2016-06-21T20:34:00Z">
              <w:r w:rsidDel="00A70E05">
                <w:delText>True on [</w:delText>
              </w:r>
              <w:r w:rsidR="00D55E7B" w:rsidRPr="009B620C" w:rsidDel="00A70E05">
                <w:rPr>
                  <w:rStyle w:val="CodeChar"/>
                </w:rPr>
                <w:delText>Decimal</w:delText>
              </w:r>
              <w:r w:rsidRPr="009B620C" w:rsidDel="00A70E05">
                <w:rPr>
                  <w:rStyle w:val="CodeChar"/>
                </w:rPr>
                <w:delText>, xsd:</w:delText>
              </w:r>
              <w:r w:rsidR="00D55E7B" w:rsidRPr="009B620C" w:rsidDel="00A70E05">
                <w:rPr>
                  <w:rStyle w:val="CodeChar"/>
                </w:rPr>
                <w:delText>decimal</w:delText>
              </w:r>
              <w:r w:rsidDel="00A70E05">
                <w:delText>], false on all other rows</w:delText>
              </w:r>
            </w:del>
          </w:p>
        </w:tc>
      </w:tr>
      <w:tr w:rsidR="00A85A4F" w:rsidDel="00A70E05" w14:paraId="23C18FB0" w14:textId="5E1A7DC3" w:rsidTr="00B756F1">
        <w:trPr>
          <w:del w:id="152" w:author="Kulvatunyou, Boonserm (Fed)" w:date="2016-06-21T20:34:00Z"/>
        </w:trPr>
        <w:tc>
          <w:tcPr>
            <w:tcW w:w="2874" w:type="dxa"/>
          </w:tcPr>
          <w:p w14:paraId="08CCA320" w14:textId="2EDB2280" w:rsidR="00A85A4F" w:rsidDel="00A70E05" w:rsidRDefault="009F274B" w:rsidP="00B756F1">
            <w:pPr>
              <w:rPr>
                <w:del w:id="153" w:author="Kulvatunyou, Boonserm (Fed)" w:date="2016-06-21T20:34:00Z"/>
              </w:rPr>
            </w:pPr>
            <w:del w:id="154" w:author="Kulvatunyou, Boonserm (Fed)" w:date="2016-06-21T20:34:00Z">
              <w:r w:rsidDel="00A70E05">
                <w:delText>Date Time</w:delText>
              </w:r>
            </w:del>
          </w:p>
        </w:tc>
        <w:tc>
          <w:tcPr>
            <w:tcW w:w="6684" w:type="dxa"/>
          </w:tcPr>
          <w:p w14:paraId="2D9AB940" w14:textId="1AE1A8EE" w:rsidR="00A85A4F" w:rsidDel="00A70E05" w:rsidRDefault="00A85A4F" w:rsidP="00D55E7B">
            <w:pPr>
              <w:rPr>
                <w:del w:id="155" w:author="Kulvatunyou, Boonserm (Fed)" w:date="2016-06-21T20:34:00Z"/>
              </w:rPr>
            </w:pPr>
            <w:del w:id="156" w:author="Kulvatunyou, Boonserm (Fed)" w:date="2016-06-21T20:34:00Z">
              <w:r w:rsidDel="00A70E05">
                <w:delText>True on [</w:delText>
              </w:r>
              <w:r w:rsidR="009F274B" w:rsidRPr="009B620C" w:rsidDel="00A70E05">
                <w:rPr>
                  <w:rStyle w:val="CodeChar"/>
                </w:rPr>
                <w:delText>Timepoint</w:delText>
              </w:r>
              <w:r w:rsidRPr="009B620C" w:rsidDel="00A70E05">
                <w:rPr>
                  <w:rStyle w:val="CodeChar"/>
                </w:rPr>
                <w:delText>, xsd:</w:delText>
              </w:r>
              <w:r w:rsidR="00D55E7B" w:rsidRPr="009B620C" w:rsidDel="00A70E05">
                <w:rPr>
                  <w:rStyle w:val="CodeChar"/>
                </w:rPr>
                <w:delText>token</w:delText>
              </w:r>
              <w:r w:rsidDel="00A70E05">
                <w:delText>], false on all other rows</w:delText>
              </w:r>
            </w:del>
          </w:p>
        </w:tc>
      </w:tr>
    </w:tbl>
    <w:p w14:paraId="0A060AD7" w14:textId="58769D14" w:rsidR="00B67F81" w:rsidRDefault="00B67F81" w:rsidP="00385AAF">
      <w:pPr>
        <w:rPr>
          <w:ins w:id="157" w:author="Kulvatunyou, Boonserm (Fed)" w:date="2016-06-21T17:19:00Z"/>
        </w:rPr>
      </w:pPr>
    </w:p>
    <w:p w14:paraId="19A589C7" w14:textId="234DA5BA" w:rsidR="00D7314C" w:rsidRDefault="00D7314C" w:rsidP="00385AAF">
      <w:pPr>
        <w:rPr>
          <w:ins w:id="158" w:author="Kulvatunyou, Boonserm (Fed)" w:date="2016-06-21T17:24:00Z"/>
        </w:rPr>
      </w:pPr>
      <w:ins w:id="159" w:author="Kulvatunyou, Boonserm (Fed)" w:date="2016-06-21T17:23:00Z">
        <w:r>
          <w:t xml:space="preserve">If the </w:t>
        </w:r>
      </w:ins>
      <w:ins w:id="160" w:author="Kulvatunyou, Boonserm (Fed)" w:date="2016-06-21T17:25:00Z">
        <w:r w:rsidRPr="00B277D2">
          <w:rPr>
            <w:rStyle w:val="CodeChar"/>
          </w:rPr>
          <w:t>xsd:attribute/@type</w:t>
        </w:r>
        <w:r>
          <w:t xml:space="preserve"> is one of the code list</w:t>
        </w:r>
      </w:ins>
      <w:ins w:id="161" w:author="Kulvatunyou, Boonserm (Fed)" w:date="2016-06-21T17:26:00Z">
        <w:r>
          <w:t>s</w:t>
        </w:r>
      </w:ins>
      <w:ins w:id="162" w:author="Kulvatunyou, Boonserm (Fed)" w:date="2016-06-21T17:25:00Z">
        <w:r>
          <w:t xml:space="preserve">, </w:t>
        </w:r>
      </w:ins>
      <w:ins w:id="163" w:author="Kulvatunyou, Boonserm (Fed)" w:date="2016-06-21T17:24:00Z">
        <w:r>
          <w:t>True on</w:t>
        </w:r>
      </w:ins>
      <w:ins w:id="164" w:author="Kulvatunyou, Boonserm (Fed)" w:date="2016-06-21T20:14:00Z">
        <w:r w:rsidR="00D22D91">
          <w:t xml:space="preserve"> [</w:t>
        </w:r>
        <w:r w:rsidR="00D22D91" w:rsidRPr="009B620C">
          <w:rPr>
            <w:rStyle w:val="CodeChar"/>
          </w:rPr>
          <w:t>Token,</w:t>
        </w:r>
        <w:r w:rsidR="00D22D91">
          <w:t xml:space="preserve"> </w:t>
        </w:r>
        <w:r w:rsidR="00D22D91" w:rsidRPr="009B620C">
          <w:rPr>
            <w:rStyle w:val="CodeChar"/>
          </w:rPr>
          <w:t>xsd:token</w:t>
        </w:r>
        <w:r w:rsidR="00D22D91">
          <w:t>]</w:t>
        </w:r>
      </w:ins>
      <w:ins w:id="165" w:author="Kulvatunyou, Boonserm (Fed)" w:date="2016-06-21T17:24:00Z">
        <w:r>
          <w:t xml:space="preserve">, false on all other rows (including </w:t>
        </w:r>
      </w:ins>
      <w:ins w:id="166" w:author="Kulvatunyou, Boonserm (Fed)" w:date="2016-06-21T17:26:00Z">
        <w:r>
          <w:t xml:space="preserve">the row with the </w:t>
        </w:r>
      </w:ins>
      <w:ins w:id="167" w:author="Kulvatunyou, Boonserm (Fed)" w:date="2016-06-21T17:24:00Z">
        <w:r w:rsidRPr="00D7314C">
          <w:rPr>
            <w:rStyle w:val="CodeChar"/>
          </w:rPr>
          <w:t>code_list</w:t>
        </w:r>
      </w:ins>
      <w:ins w:id="168" w:author="Kulvatunyou, Boonserm (Fed)" w:date="2016-06-21T17:27:00Z">
        <w:r w:rsidRPr="00D7314C">
          <w:rPr>
            <w:rStyle w:val="CodeChar"/>
          </w:rPr>
          <w:t>_id</w:t>
        </w:r>
      </w:ins>
      <w:ins w:id="169" w:author="Kulvatunyou, Boonserm (Fed)" w:date="2016-06-21T17:26:00Z">
        <w:r>
          <w:t xml:space="preserve"> column populated</w:t>
        </w:r>
      </w:ins>
      <w:ins w:id="170" w:author="Kulvatunyou, Boonserm (Fed)" w:date="2016-06-21T17:24:00Z">
        <w:r>
          <w:t>).</w:t>
        </w:r>
      </w:ins>
    </w:p>
    <w:p w14:paraId="099F33CD" w14:textId="102C8A3F" w:rsidR="00D7314C" w:rsidRDefault="00D7314C" w:rsidP="00385AAF">
      <w:pPr>
        <w:rPr>
          <w:ins w:id="171" w:author="Kulvatunyou, Boonserm (Fed)" w:date="2016-06-21T17:28:00Z"/>
        </w:rPr>
      </w:pPr>
      <w:ins w:id="172" w:author="Kulvatunyou, Boonserm (Fed)" w:date="2016-06-21T17:24:00Z">
        <w:r>
          <w:t xml:space="preserve">Else if </w:t>
        </w:r>
      </w:ins>
      <w:ins w:id="173" w:author="Kulvatunyou, Boonserm (Fed)" w:date="2016-06-21T17:26:00Z">
        <w:r w:rsidRPr="00B277D2">
          <w:rPr>
            <w:rStyle w:val="CodeChar"/>
          </w:rPr>
          <w:t>xsd:attribute/@type</w:t>
        </w:r>
        <w:r>
          <w:t xml:space="preserve"> is one</w:t>
        </w:r>
      </w:ins>
      <w:ins w:id="174" w:author="Kulvatunyou, Boonserm (Fed)" w:date="2016-06-21T17:27:00Z">
        <w:r>
          <w:t xml:space="preserve"> of the agency Id list, True on [</w:t>
        </w:r>
        <w:r w:rsidRPr="009B620C">
          <w:rPr>
            <w:rStyle w:val="CodeChar"/>
          </w:rPr>
          <w:t>Token,</w:t>
        </w:r>
        <w:r>
          <w:t xml:space="preserve"> </w:t>
        </w:r>
        <w:r w:rsidRPr="009B620C">
          <w:rPr>
            <w:rStyle w:val="CodeChar"/>
          </w:rPr>
          <w:t>xsd:token</w:t>
        </w:r>
        <w:r>
          <w:t xml:space="preserve">], false on all other rows (including the row with the </w:t>
        </w:r>
        <w:r w:rsidRPr="00D7314C">
          <w:rPr>
            <w:rStyle w:val="CodeChar"/>
          </w:rPr>
          <w:t>agency_id_list_id</w:t>
        </w:r>
        <w:r>
          <w:t xml:space="preserve"> column populated).</w:t>
        </w:r>
      </w:ins>
    </w:p>
    <w:p w14:paraId="6D14E157" w14:textId="655FB9A0" w:rsidR="001513AB" w:rsidRDefault="00D7314C" w:rsidP="00385AAF">
      <w:ins w:id="175" w:author="Kulvatunyou, Boonserm (Fed)" w:date="2016-06-21T17:28:00Z">
        <w:r>
          <w:t xml:space="preserve">Else </w:t>
        </w:r>
      </w:ins>
      <w:ins w:id="176" w:author="Kulvatunyou, Boonserm (Fed)" w:date="2016-06-21T20:14:00Z">
        <w:r w:rsidR="00D22D91">
          <w:t xml:space="preserve">True on the row which has </w:t>
        </w:r>
      </w:ins>
      <w:ins w:id="177" w:author="Kulvatunyou, Boonserm (Fed)" w:date="2016-06-21T20:15:00Z">
        <w:r w:rsidR="00D22D91">
          <w:t xml:space="preserve">XSD built-in type matching </w:t>
        </w:r>
      </w:ins>
      <w:ins w:id="178" w:author="Kulvatunyou, Boonserm (Fed)" w:date="2016-06-21T20:16:00Z">
        <w:r w:rsidR="001513AB" w:rsidRPr="00B277D2">
          <w:rPr>
            <w:rStyle w:val="CodeChar"/>
          </w:rPr>
          <w:t>xsd:attribute/@type</w:t>
        </w:r>
        <w:r w:rsidR="001513AB">
          <w:t>.</w:t>
        </w:r>
      </w:ins>
      <w:ins w:id="179" w:author="Kulvatunyou, Boonserm (Fed)" w:date="2016-06-21T20:21:00Z">
        <w:r w:rsidR="001513AB">
          <w:t xml:space="preserve"> If there is more than one row matched, </w:t>
        </w:r>
      </w:ins>
      <w:ins w:id="180" w:author="Kulvatunyou, Boonserm (Fed)" w:date="2016-06-21T20:30:00Z">
        <w:r w:rsidR="00B277D2">
          <w:t xml:space="preserve">simply use the first one (note: There is no specific reason here. The only possibility is when it is </w:t>
        </w:r>
        <w:r w:rsidR="00B277D2" w:rsidRPr="00B277D2">
          <w:rPr>
            <w:rStyle w:val="CodeChar"/>
          </w:rPr>
          <w:t>xsd:float</w:t>
        </w:r>
      </w:ins>
      <w:ins w:id="181" w:author="Kulvatunyou, Boonserm (Fed)" w:date="2016-06-21T20:31:00Z">
        <w:r w:rsidR="00B277D2">
          <w:t xml:space="preserve">. If this case happen and it is not </w:t>
        </w:r>
        <w:r w:rsidR="00B277D2" w:rsidRPr="00B277D2">
          <w:rPr>
            <w:rStyle w:val="CodeChar"/>
          </w:rPr>
          <w:t>xsd:float</w:t>
        </w:r>
        <w:r w:rsidR="00B277D2">
          <w:t xml:space="preserve">, log a warning </w:t>
        </w:r>
      </w:ins>
      <w:ins w:id="182" w:author="Kulvatunyou, Boonserm (Fed)" w:date="2016-06-21T20:32:00Z">
        <w:r w:rsidR="00B277D2">
          <w:t xml:space="preserve">“Warning: Unexpected import behavior associated with the </w:t>
        </w:r>
        <w:r w:rsidR="00B277D2" w:rsidRPr="00B277D2">
          <w:rPr>
            <w:rStyle w:val="CodeChar"/>
          </w:rPr>
          <w:t>bdt_sc_pri_restri.is_default</w:t>
        </w:r>
        <w:r w:rsidR="00B277D2">
          <w:t xml:space="preserve"> setting”</w:t>
        </w:r>
      </w:ins>
      <w:ins w:id="183" w:author="Kulvatunyou, Boonserm (Fed)" w:date="2016-06-21T20:30:00Z">
        <w:r w:rsidR="00B277D2">
          <w:t>)</w:t>
        </w:r>
      </w:ins>
    </w:p>
    <w:p w14:paraId="726A429F" w14:textId="77777777" w:rsidR="00BE4347" w:rsidRDefault="00BE4347" w:rsidP="00BE4347">
      <w:pPr>
        <w:pStyle w:val="Heading4"/>
      </w:pPr>
      <w:bookmarkStart w:id="184" w:name="_Toc456813589"/>
      <w:r>
        <w:t>Import additional BDTs from Meta.xsd</w:t>
      </w:r>
      <w:bookmarkEnd w:id="184"/>
    </w:p>
    <w:p w14:paraId="718AC56B" w14:textId="77777777"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14:paraId="73C49D38" w14:textId="77777777" w:rsidR="00BE4347" w:rsidRPr="00585CF4" w:rsidRDefault="00BE4347" w:rsidP="00BE4347">
      <w:pPr>
        <w:pStyle w:val="Heading5"/>
      </w:pPr>
      <w:bookmarkStart w:id="185" w:name="_Toc456813590"/>
      <w:r>
        <w:t xml:space="preserve">Populate the </w:t>
      </w:r>
      <w:r w:rsidR="002B066A">
        <w:t>dt</w:t>
      </w:r>
      <w:r>
        <w:t xml:space="preserve"> table</w:t>
      </w:r>
      <w:bookmarkEnd w:id="185"/>
    </w:p>
    <w:p w14:paraId="58D05737" w14:textId="77777777" w:rsidR="00BE4347" w:rsidRDefault="00736ABC" w:rsidP="00BE4347">
      <w:r>
        <w:rPr>
          <w:rStyle w:val="CodeChar"/>
        </w:rPr>
        <w:t>dt_id</w:t>
      </w:r>
      <w:r w:rsidR="00BE4347">
        <w:t xml:space="preserve"> = Auto-generate database key.</w:t>
      </w:r>
    </w:p>
    <w:p w14:paraId="4BAECC25" w14:textId="77777777" w:rsidR="00BE4347" w:rsidRDefault="00736ABC" w:rsidP="00BE4347">
      <w:r>
        <w:rPr>
          <w:rStyle w:val="CodeChar"/>
        </w:rPr>
        <w:t>guid</w:t>
      </w:r>
      <w:r w:rsidR="00BE4347">
        <w:t xml:space="preserve"> = Get it from </w:t>
      </w:r>
      <w:r w:rsidR="00BE4347" w:rsidRPr="002809A9">
        <w:rPr>
          <w:rStyle w:val="CodeChar"/>
        </w:rPr>
        <w:t>/@id</w:t>
      </w:r>
      <w:r w:rsidR="00BE4347">
        <w:t>.</w:t>
      </w:r>
    </w:p>
    <w:p w14:paraId="0BDA8841" w14:textId="77777777" w:rsidR="00BE4347" w:rsidRDefault="00736ABC" w:rsidP="00BE4347">
      <w:r>
        <w:rPr>
          <w:rStyle w:val="CodeChar"/>
        </w:rPr>
        <w:t>type</w:t>
      </w:r>
      <w:r w:rsidR="00BE4347">
        <w:t xml:space="preserve"> = </w:t>
      </w:r>
      <w:r w:rsidR="00BE4347" w:rsidRPr="00112B28">
        <w:rPr>
          <w:rStyle w:val="CodeChar"/>
        </w:rPr>
        <w:t>“</w:t>
      </w:r>
      <w:r w:rsidR="00BE4347">
        <w:rPr>
          <w:rStyle w:val="CodeChar"/>
        </w:rPr>
        <w:t>1</w:t>
      </w:r>
      <w:r w:rsidR="00BE4347" w:rsidRPr="00112B28">
        <w:rPr>
          <w:rStyle w:val="CodeChar"/>
        </w:rPr>
        <w:t>”</w:t>
      </w:r>
      <w:r w:rsidR="00BE4347">
        <w:t xml:space="preserve"> (note: 1 indicates BDT).</w:t>
      </w:r>
    </w:p>
    <w:p w14:paraId="59A9CCCD" w14:textId="77777777" w:rsidR="00BE4347" w:rsidRDefault="00736ABC" w:rsidP="00BE4347">
      <w:r>
        <w:rPr>
          <w:rStyle w:val="CodeChar"/>
        </w:rPr>
        <w:t>version_num</w:t>
      </w:r>
      <w:r w:rsidR="00BE4347">
        <w:t xml:space="preserve"> = </w:t>
      </w:r>
      <w:r w:rsidR="00BE4347" w:rsidRPr="00112B28">
        <w:rPr>
          <w:rStyle w:val="CodeChar"/>
        </w:rPr>
        <w:t>“</w:t>
      </w:r>
      <w:r w:rsidR="00BE4347">
        <w:rPr>
          <w:rStyle w:val="CodeChar"/>
        </w:rPr>
        <w:t>1</w:t>
      </w:r>
      <w:r w:rsidR="00BE4347" w:rsidRPr="00112B28">
        <w:rPr>
          <w:rStyle w:val="CodeChar"/>
        </w:rPr>
        <w:t>.0”</w:t>
      </w:r>
    </w:p>
    <w:p w14:paraId="6222AE3C" w14:textId="77777777" w:rsidR="00BE4347" w:rsidRDefault="00736ABC" w:rsidP="00BE4347">
      <w:r>
        <w:rPr>
          <w:rStyle w:val="CodeChar"/>
        </w:rPr>
        <w:t>previous_version_dt_id</w:t>
      </w:r>
      <w:r w:rsidR="00BE4347">
        <w:t xml:space="preserve"> = Leave blank.</w:t>
      </w:r>
    </w:p>
    <w:p w14:paraId="678324DD" w14:textId="77777777" w:rsidR="00EC1EC8" w:rsidRDefault="00EC1EC8" w:rsidP="00EC1EC8">
      <w:r>
        <w:rPr>
          <w:rStyle w:val="CodeChar"/>
        </w:rPr>
        <w:t>data_type_term</w:t>
      </w:r>
      <w:r>
        <w:t xml:space="preserve"> = </w:t>
      </w:r>
      <w:commentRangeStart w:id="186"/>
      <w:r>
        <w:t xml:space="preserve">Inherit from the based BDT identified in the </w:t>
      </w:r>
      <w:r>
        <w:rPr>
          <w:rStyle w:val="CodeChar"/>
        </w:rPr>
        <w:t>based_dt_id</w:t>
      </w:r>
      <w:r>
        <w:t xml:space="preserve"> column.</w:t>
      </w:r>
      <w:commentRangeEnd w:id="186"/>
      <w:r>
        <w:rPr>
          <w:rStyle w:val="CommentReference"/>
        </w:rPr>
        <w:commentReference w:id="186"/>
      </w:r>
    </w:p>
    <w:p w14:paraId="2D2A0FCC" w14:textId="77777777" w:rsidR="00EC1EC8" w:rsidRDefault="00EC1EC8" w:rsidP="00EC1EC8">
      <w:r>
        <w:rPr>
          <w:rStyle w:val="CodeChar"/>
        </w:rPr>
        <w:t>qualifier</w:t>
      </w:r>
      <w:r>
        <w:t xml:space="preserve"> = Leave blank.</w:t>
      </w:r>
    </w:p>
    <w:p w14:paraId="41ACD2F6" w14:textId="3E8F2D71" w:rsidR="00BE4347" w:rsidRDefault="00736ABC" w:rsidP="00BE4347">
      <w:r>
        <w:rPr>
          <w:rStyle w:val="CodeChar"/>
        </w:rPr>
        <w:t>based_dt_id</w:t>
      </w:r>
      <w:r w:rsidR="00BE4347">
        <w:t xml:space="preserve"> = Based BDT of these types are the Text </w:t>
      </w:r>
      <w:r w:rsidR="00BE4347" w:rsidRPr="00E811BA">
        <w:rPr>
          <w:b/>
          <w:bCs/>
        </w:rPr>
        <w:t>default</w:t>
      </w:r>
      <w:r w:rsidR="00BE4347">
        <w:t xml:space="preserve"> BDT</w:t>
      </w:r>
      <w:r w:rsidR="005F7A8A">
        <w:t xml:space="preserve"> that has the </w:t>
      </w:r>
      <w:r w:rsidR="005F7A8A" w:rsidRPr="005F7A8A">
        <w:rPr>
          <w:rStyle w:val="CodeChar"/>
        </w:rPr>
        <w:t>xsd:token</w:t>
      </w:r>
      <w:r w:rsidR="005F7A8A">
        <w:t xml:space="preserve"> as the default primitive</w:t>
      </w:r>
      <w:r w:rsidR="007916D6">
        <w:t xml:space="preserve">. It is </w:t>
      </w:r>
      <w:r w:rsidR="007916D6" w:rsidRPr="007916D6">
        <w:t>TextType_0F0ZX1</w:t>
      </w:r>
      <w:r w:rsidR="00BE4347">
        <w:t>.</w:t>
      </w:r>
      <w:r w:rsidR="007916D6">
        <w:t xml:space="preserve"> The reason is that the name does not conform to the QBDT naming rule, so it should be based on a default BDT instead.</w:t>
      </w:r>
    </w:p>
    <w:p w14:paraId="1E25F6A5" w14:textId="110757E9" w:rsidR="00BE4347" w:rsidRDefault="00736ABC" w:rsidP="00BE4347">
      <w:r>
        <w:rPr>
          <w:rStyle w:val="CodeChar"/>
        </w:rPr>
        <w:t>den</w:t>
      </w:r>
      <w:r w:rsidR="00BE4347">
        <w:t xml:space="preserve"> = </w:t>
      </w:r>
      <w:r w:rsidR="00BE4347">
        <w:rPr>
          <w:rStyle w:val="CodeChar"/>
        </w:rPr>
        <w:t>S</w:t>
      </w:r>
      <w:r w:rsidR="00BE4347" w:rsidRPr="006427AD">
        <w:rPr>
          <w:rStyle w:val="CodeChar"/>
        </w:rPr>
        <w:t>paceSeparate(substring-before(/@name, “Type”))</w:t>
      </w:r>
      <w:r w:rsidR="00E956EC">
        <w:rPr>
          <w:rStyle w:val="CodeChar"/>
        </w:rPr>
        <w:t xml:space="preserve"> </w:t>
      </w:r>
      <w:r w:rsidR="00B57453">
        <w:rPr>
          <w:rStyle w:val="CodeChar"/>
        </w:rPr>
        <w:t>+ “. Type”</w:t>
      </w:r>
      <w:r w:rsidR="00BE4347">
        <w:t>.</w:t>
      </w:r>
    </w:p>
    <w:p w14:paraId="3173D229" w14:textId="77777777" w:rsidR="00BE4347" w:rsidRDefault="00127238" w:rsidP="00BE4347">
      <w:r>
        <w:rPr>
          <w:rStyle w:val="CodeChar"/>
          <w:rFonts w:eastAsia="Malgun Gothic"/>
        </w:rPr>
        <w:t>content_component_den</w:t>
      </w:r>
      <w:r w:rsidR="00BE4347">
        <w:t xml:space="preserve"> = </w:t>
      </w:r>
      <w:r w:rsidR="00736ABC">
        <w:rPr>
          <w:rStyle w:val="CodeChar"/>
        </w:rPr>
        <w:t>den</w:t>
      </w:r>
      <w:r w:rsidR="00BE4347" w:rsidRPr="00061D51">
        <w:rPr>
          <w:rStyle w:val="CodeChar"/>
        </w:rPr>
        <w:t xml:space="preserve"> + “. Content”</w:t>
      </w:r>
      <w:r w:rsidR="00BE4347">
        <w:t xml:space="preserve">. </w:t>
      </w:r>
    </w:p>
    <w:p w14:paraId="43524DE7" w14:textId="77777777" w:rsidR="00BE4347" w:rsidRDefault="00B66EC6" w:rsidP="00BE4347">
      <w:r>
        <w:rPr>
          <w:rStyle w:val="CodeChar"/>
        </w:rPr>
        <w:t>definition</w:t>
      </w:r>
      <w:r w:rsidR="00BE4347">
        <w:t xml:space="preserve"> = Use the value from </w:t>
      </w:r>
      <w:r w:rsidR="00BE4347" w:rsidRPr="00EB739D">
        <w:rPr>
          <w:rStyle w:val="CodeChar"/>
        </w:rPr>
        <w:t>./xsd:annotation/xsd:documentation</w:t>
      </w:r>
      <w:r w:rsidR="00BE4347">
        <w:t xml:space="preserve"> if any; otherwise leave empty.</w:t>
      </w:r>
    </w:p>
    <w:p w14:paraId="47837D0C" w14:textId="77777777" w:rsidR="00BE4347" w:rsidRDefault="00127238" w:rsidP="00BE4347">
      <w:r>
        <w:rPr>
          <w:rStyle w:val="CodeChar"/>
        </w:rPr>
        <w:t>content_component_definition</w:t>
      </w:r>
      <w:r w:rsidR="00BE4347">
        <w:t xml:space="preserve"> = Leave empty.</w:t>
      </w:r>
    </w:p>
    <w:p w14:paraId="1A60FEF1" w14:textId="77777777" w:rsidR="00BE4347" w:rsidRDefault="00127238" w:rsidP="00BE4347">
      <w:r>
        <w:rPr>
          <w:rStyle w:val="CodeChar"/>
        </w:rPr>
        <w:t>revision_doc</w:t>
      </w:r>
      <w:r w:rsidR="00BE4347">
        <w:t xml:space="preserve"> = Leave empty.</w:t>
      </w:r>
    </w:p>
    <w:p w14:paraId="16212544" w14:textId="77777777" w:rsidR="00BE4347" w:rsidRDefault="00127238" w:rsidP="00BE4347">
      <w:r>
        <w:rPr>
          <w:rStyle w:val="CodeChar"/>
        </w:rPr>
        <w:t>state</w:t>
      </w:r>
      <w:r w:rsidR="00BE4347">
        <w:t xml:space="preserve"> = </w:t>
      </w:r>
      <w:r w:rsidR="00BE4347" w:rsidRPr="00112B28">
        <w:rPr>
          <w:rStyle w:val="CodeChar"/>
        </w:rPr>
        <w:t>“</w:t>
      </w:r>
      <w:r w:rsidR="007A6CA8">
        <w:rPr>
          <w:rStyle w:val="CodeChar"/>
        </w:rPr>
        <w:t>3</w:t>
      </w:r>
      <w:r w:rsidR="00BE4347" w:rsidRPr="00112B28">
        <w:rPr>
          <w:rStyle w:val="CodeChar"/>
        </w:rPr>
        <w:t>”</w:t>
      </w:r>
      <w:r w:rsidR="00BE4347">
        <w:t xml:space="preserve"> (note: </w:t>
      </w:r>
      <w:r w:rsidR="007A6CA8">
        <w:t>3</w:t>
      </w:r>
      <w:r w:rsidR="00BE4347">
        <w:t xml:space="preserve"> means published).</w:t>
      </w:r>
    </w:p>
    <w:p w14:paraId="109F60A5" w14:textId="77777777" w:rsidR="00BE4347" w:rsidRDefault="00127238" w:rsidP="00BE4347">
      <w:r>
        <w:rPr>
          <w:rStyle w:val="CodeChar"/>
        </w:rPr>
        <w:t>created_by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4D4B6398" w14:textId="77777777" w:rsidR="00AE08FB" w:rsidRDefault="00AE08FB" w:rsidP="00BE4347">
      <w:r>
        <w:rPr>
          <w:rStyle w:val="CodeChar"/>
        </w:rPr>
        <w:t>Owner_user_id</w:t>
      </w:r>
      <w:r>
        <w:t xml:space="preserve"> = </w:t>
      </w:r>
      <w:r w:rsidRPr="00112B28">
        <w:rPr>
          <w:rStyle w:val="CodeChar"/>
        </w:rPr>
        <w:t>“</w:t>
      </w:r>
      <w:r>
        <w:rPr>
          <w:rStyle w:val="CodeChar"/>
        </w:rPr>
        <w:t>oagis</w:t>
      </w:r>
      <w:r w:rsidRPr="00112B28">
        <w:rPr>
          <w:rStyle w:val="CodeChar"/>
        </w:rPr>
        <w:t>”</w:t>
      </w:r>
      <w:r>
        <w:t>.</w:t>
      </w:r>
    </w:p>
    <w:p w14:paraId="6038AD43" w14:textId="77777777" w:rsidR="00BE4347" w:rsidRDefault="00127238" w:rsidP="00BE4347">
      <w:r>
        <w:rPr>
          <w:rStyle w:val="CodeChar"/>
        </w:rPr>
        <w:t>last_updated_by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795BC485" w14:textId="77777777" w:rsidR="00BE4347" w:rsidRDefault="00127238" w:rsidP="00BE4347">
      <w:r>
        <w:rPr>
          <w:rStyle w:val="CodeChar"/>
        </w:rPr>
        <w:t>creation_timestamp</w:t>
      </w:r>
      <w:r w:rsidR="00BE4347">
        <w:t xml:space="preserve"> = </w:t>
      </w:r>
      <w:r w:rsidR="00BE4347" w:rsidRPr="00112B28">
        <w:t>Current time</w:t>
      </w:r>
      <w:r w:rsidR="00BE4347">
        <w:t>.</w:t>
      </w:r>
    </w:p>
    <w:p w14:paraId="508F12B5" w14:textId="77777777" w:rsidR="00BE4347" w:rsidRDefault="00127238" w:rsidP="00BE4347">
      <w:r>
        <w:rPr>
          <w:rStyle w:val="CodeChar"/>
        </w:rPr>
        <w:lastRenderedPageBreak/>
        <w:t>last_update_timestamp</w:t>
      </w:r>
      <w:r w:rsidR="00BE4347">
        <w:t xml:space="preserve"> = Same as </w:t>
      </w:r>
      <w:r>
        <w:rPr>
          <w:rStyle w:val="CodeChar"/>
        </w:rPr>
        <w:t>creation_timestamp</w:t>
      </w:r>
      <w:r w:rsidR="00BE4347">
        <w:t>.</w:t>
      </w:r>
    </w:p>
    <w:p w14:paraId="1BCD9547" w14:textId="77777777" w:rsidR="00AE08FB" w:rsidRDefault="00AE08FB" w:rsidP="00AE08FB">
      <w:r w:rsidRPr="00EB13B1">
        <w:rPr>
          <w:rStyle w:val="CodeChar"/>
        </w:rPr>
        <w:t>revision_num</w:t>
      </w:r>
      <w:r>
        <w:t xml:space="preserve"> = </w:t>
      </w:r>
      <w:r w:rsidRPr="00EB13B1">
        <w:rPr>
          <w:rStyle w:val="CodeChar"/>
        </w:rPr>
        <w:t>0</w:t>
      </w:r>
      <w:r>
        <w:t>.</w:t>
      </w:r>
    </w:p>
    <w:p w14:paraId="38E4915F" w14:textId="77777777" w:rsidR="00AE08FB" w:rsidRDefault="00AE08FB" w:rsidP="00AE08FB">
      <w:r w:rsidRPr="00EB13B1">
        <w:rPr>
          <w:rStyle w:val="CodeChar"/>
        </w:rPr>
        <w:t>revision_tracking_num</w:t>
      </w:r>
      <w:r>
        <w:t xml:space="preserve"> = </w:t>
      </w:r>
      <w:r w:rsidRPr="00EB13B1">
        <w:rPr>
          <w:rStyle w:val="CodeChar"/>
        </w:rPr>
        <w:t>0</w:t>
      </w:r>
      <w:r>
        <w:t>.</w:t>
      </w:r>
    </w:p>
    <w:p w14:paraId="33A9B56A" w14:textId="77777777" w:rsidR="00AE08FB" w:rsidRDefault="00AE08FB" w:rsidP="00AE08FB">
      <w:r w:rsidRPr="00EB13B1">
        <w:rPr>
          <w:rStyle w:val="CodeChar"/>
        </w:rPr>
        <w:t>revision_action</w:t>
      </w:r>
      <w:r>
        <w:t xml:space="preserve"> = </w:t>
      </w:r>
      <w:r w:rsidRPr="00EB13B1">
        <w:rPr>
          <w:rStyle w:val="CodeChar"/>
        </w:rPr>
        <w:t>null</w:t>
      </w:r>
      <w:r>
        <w:t>.</w:t>
      </w:r>
    </w:p>
    <w:p w14:paraId="10A17D6D" w14:textId="77777777" w:rsidR="00AE08FB" w:rsidRDefault="00AE08FB" w:rsidP="00AE08FB">
      <w:r w:rsidRPr="00EB13B1">
        <w:rPr>
          <w:rStyle w:val="CodeChar"/>
        </w:rPr>
        <w:t>release_id</w:t>
      </w:r>
      <w:r>
        <w:t xml:space="preserve"> = </w:t>
      </w:r>
      <w:r w:rsidRPr="00F323CD">
        <w:rPr>
          <w:rStyle w:val="CodeChar"/>
        </w:rPr>
        <w:t>null</w:t>
      </w:r>
      <w:r>
        <w:t>.</w:t>
      </w:r>
    </w:p>
    <w:p w14:paraId="1E5570E0" w14:textId="77777777" w:rsidR="00AE08FB" w:rsidRDefault="00AE08FB" w:rsidP="00AE08FB">
      <w:r w:rsidRPr="00EB13B1">
        <w:rPr>
          <w:rStyle w:val="CodeChar"/>
        </w:rPr>
        <w:t>current_bdt_id</w:t>
      </w:r>
      <w:r>
        <w:t xml:space="preserve"> = </w:t>
      </w:r>
      <w:r w:rsidRPr="00F323CD">
        <w:rPr>
          <w:rStyle w:val="CodeChar"/>
        </w:rPr>
        <w:t>null</w:t>
      </w:r>
      <w:r>
        <w:t xml:space="preserve">. </w:t>
      </w:r>
    </w:p>
    <w:p w14:paraId="4ED816A5" w14:textId="77777777" w:rsidR="00AE08FB" w:rsidRDefault="00AE08FB" w:rsidP="00AE08FB">
      <w:r w:rsidRPr="00EB13B1">
        <w:rPr>
          <w:rStyle w:val="CodeChar"/>
        </w:rPr>
        <w:t>is_deprecated</w:t>
      </w:r>
      <w:r>
        <w:t xml:space="preserve"> = </w:t>
      </w:r>
      <w:r w:rsidRPr="00F323CD">
        <w:rPr>
          <w:rStyle w:val="CodeChar"/>
        </w:rPr>
        <w:t>false</w:t>
      </w:r>
      <w:r>
        <w:t>.</w:t>
      </w:r>
    </w:p>
    <w:p w14:paraId="52E9868A" w14:textId="77777777" w:rsidR="00AE08FB" w:rsidRDefault="00AE08FB" w:rsidP="00BE4347"/>
    <w:p w14:paraId="63DB4ABA" w14:textId="77777777" w:rsidR="00555B4C" w:rsidRDefault="00555B4C" w:rsidP="00BE4347"/>
    <w:p w14:paraId="6ECE9F4E" w14:textId="77777777" w:rsidR="00555B4C" w:rsidRDefault="00555B4C" w:rsidP="00BE4347">
      <w:r w:rsidRPr="00555B4C">
        <w:rPr>
          <w:b/>
          <w:bCs/>
        </w:rPr>
        <w:t>Note</w:t>
      </w:r>
      <w:r>
        <w:t>:</w:t>
      </w:r>
    </w:p>
    <w:p w14:paraId="07C25618" w14:textId="77777777" w:rsidR="00555B4C" w:rsidRDefault="00555B4C" w:rsidP="008F2EBB">
      <w:pPr>
        <w:pStyle w:val="ListParagraph"/>
        <w:numPr>
          <w:ilvl w:val="0"/>
          <w:numId w:val="7"/>
        </w:numPr>
      </w:pPr>
      <w:r>
        <w:t>Current version does not have a column to capture the schema module the BDT lives in. This will be done later.</w:t>
      </w:r>
    </w:p>
    <w:p w14:paraId="456D99C8" w14:textId="77777777" w:rsidR="00BE4347" w:rsidRDefault="00BE4347" w:rsidP="00BE4347">
      <w:pPr>
        <w:pStyle w:val="Heading5"/>
      </w:pPr>
      <w:bookmarkStart w:id="187" w:name="_Toc456813591"/>
      <w:r>
        <w:t xml:space="preserve">Populate </w:t>
      </w:r>
      <w:r w:rsidR="00072832">
        <w:t>bdt_pri_restri</w:t>
      </w:r>
      <w:r>
        <w:t xml:space="preserve"> table</w:t>
      </w:r>
      <w:bookmarkEnd w:id="187"/>
    </w:p>
    <w:p w14:paraId="18B156F0" w14:textId="77777777" w:rsidR="00BE4347" w:rsidRPr="00864DD4" w:rsidRDefault="00BE4347" w:rsidP="00BE4347">
      <w:r>
        <w:t>Assign the record from</w:t>
      </w:r>
      <w:r w:rsidR="00A64C6C">
        <w:t xml:space="preserve"> the</w:t>
      </w:r>
      <w:r>
        <w:t xml:space="preserve"> </w:t>
      </w:r>
      <w:r w:rsidR="005C46FF">
        <w:rPr>
          <w:rStyle w:val="CodeChar"/>
        </w:rPr>
        <w:t>cdt_awd_pri_xps_type_map</w:t>
      </w:r>
      <w:r>
        <w:t xml:space="preserve"> or </w:t>
      </w:r>
      <w:r w:rsidR="002D3A91">
        <w:rPr>
          <w:rStyle w:val="CodeChar"/>
        </w:rPr>
        <w:t>code_list</w:t>
      </w:r>
      <w:r>
        <w:t xml:space="preserve"> tables to the qualified BDTs based on its XSD built-in type or its associated code list.</w:t>
      </w:r>
    </w:p>
    <w:p w14:paraId="66610163"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2A3D59" w14:paraId="534B3C45" w14:textId="77777777" w:rsidTr="00DE04FF">
        <w:trPr>
          <w:trHeight w:val="422"/>
        </w:trPr>
        <w:tc>
          <w:tcPr>
            <w:tcW w:w="9576" w:type="dxa"/>
          </w:tcPr>
          <w:p w14:paraId="327F28C1" w14:textId="77777777" w:rsidR="00BE4347" w:rsidRPr="002A3D59" w:rsidRDefault="00072832" w:rsidP="00DE04FF">
            <w:r>
              <w:rPr>
                <w:rStyle w:val="CodeChar"/>
              </w:rPr>
              <w:t>bdt_pri_restri_id</w:t>
            </w:r>
            <w:r w:rsidR="00BE4347" w:rsidRPr="002A3D59">
              <w:t xml:space="preserve"> = Auto-generate database key.</w:t>
            </w:r>
          </w:p>
        </w:tc>
      </w:tr>
      <w:tr w:rsidR="00BE4347" w:rsidRPr="002A3D59" w14:paraId="18A44742" w14:textId="77777777" w:rsidTr="00DE04FF">
        <w:trPr>
          <w:trHeight w:val="719"/>
        </w:trPr>
        <w:tc>
          <w:tcPr>
            <w:tcW w:w="9576" w:type="dxa"/>
          </w:tcPr>
          <w:p w14:paraId="0853F9D6" w14:textId="77777777" w:rsidR="00BE4347" w:rsidRPr="002A3D59" w:rsidRDefault="00072832" w:rsidP="00DE04FF">
            <w:r>
              <w:rPr>
                <w:rStyle w:val="CodeChar"/>
              </w:rPr>
              <w:t>bdt_id</w:t>
            </w:r>
            <w:r w:rsidR="00BE4347" w:rsidRPr="002A3D59">
              <w:t xml:space="preserve"> = Foreign key to the BDTs populated in the previous section. There will be 1 or more rows in this table for each BDT because of the 1:m map between the CDT Primitive and XSD built-in type.</w:t>
            </w:r>
          </w:p>
        </w:tc>
      </w:tr>
      <w:tr w:rsidR="00BE4347" w:rsidRPr="002A3D59" w14:paraId="696593D1" w14:textId="77777777" w:rsidTr="00DE04FF">
        <w:trPr>
          <w:trHeight w:val="728"/>
        </w:trPr>
        <w:tc>
          <w:tcPr>
            <w:tcW w:w="9576" w:type="dxa"/>
          </w:tcPr>
          <w:p w14:paraId="714E7183" w14:textId="1E8E104D" w:rsidR="00BE4347" w:rsidRPr="002A3D59" w:rsidRDefault="00A24AD6" w:rsidP="00DE04FF">
            <w:r>
              <w:rPr>
                <w:rStyle w:val="CodeChar"/>
              </w:rPr>
              <w:t>cdt_awd_pri_xps_type_map_id</w:t>
            </w:r>
            <w:r w:rsidR="00BE4347" w:rsidRPr="002A3D59">
              <w:t xml:space="preserve"> = This is a foreign key to the </w:t>
            </w:r>
            <w:r w:rsidR="005C46FF">
              <w:rPr>
                <w:rStyle w:val="CodeChar"/>
              </w:rPr>
              <w:t>cdt_awd_pri_xps_type_map</w:t>
            </w:r>
            <w:r w:rsidR="00BE4347" w:rsidRPr="002A3D59">
              <w:t xml:space="preserve"> table in section </w:t>
            </w:r>
            <w:r w:rsidR="00BE4347" w:rsidRPr="002A3D59">
              <w:fldChar w:fldCharType="begin"/>
            </w:r>
            <w:r w:rsidR="00BE4347" w:rsidRPr="002A3D59">
              <w:instrText xml:space="preserve"> REF _Ref390787662 \r \h </w:instrText>
            </w:r>
            <w:r w:rsidR="00BE4347" w:rsidRPr="002A3D59">
              <w:fldChar w:fldCharType="separate"/>
            </w:r>
            <w:r w:rsidR="00632C6D">
              <w:t>3.1.1.6.5</w:t>
            </w:r>
            <w:r w:rsidR="00BE4347" w:rsidRPr="002A3D59">
              <w:fldChar w:fldCharType="end"/>
            </w:r>
            <w:r w:rsidR="00BE4347" w:rsidRPr="002A3D59">
              <w:t xml:space="preserve">. </w:t>
            </w:r>
            <w:r w:rsidR="00BE4347">
              <w:t>Inherit all the maps for the Text default BDT.</w:t>
            </w:r>
          </w:p>
        </w:tc>
      </w:tr>
      <w:tr w:rsidR="00BE4347" w:rsidRPr="002A3D59" w14:paraId="7629A07D" w14:textId="77777777" w:rsidTr="00DE04FF">
        <w:trPr>
          <w:trHeight w:val="431"/>
        </w:trPr>
        <w:tc>
          <w:tcPr>
            <w:tcW w:w="9576" w:type="dxa"/>
          </w:tcPr>
          <w:p w14:paraId="78E4A20C" w14:textId="77777777" w:rsidR="00BE4347" w:rsidRPr="002A3D59" w:rsidRDefault="002B3165" w:rsidP="00DE04FF">
            <w:pPr>
              <w:rPr>
                <w:rStyle w:val="CodeChar"/>
              </w:rPr>
            </w:pPr>
            <w:r>
              <w:rPr>
                <w:rStyle w:val="CodeChar"/>
              </w:rPr>
              <w:t>code_list_id</w:t>
            </w:r>
            <w:r w:rsidR="00BE4347">
              <w:t xml:space="preserve"> = Leave blank.</w:t>
            </w:r>
          </w:p>
        </w:tc>
      </w:tr>
      <w:tr w:rsidR="00BE4347" w:rsidRPr="002A3D59" w14:paraId="0DAEE29D" w14:textId="77777777" w:rsidTr="00DE04FF">
        <w:trPr>
          <w:trHeight w:val="449"/>
        </w:trPr>
        <w:tc>
          <w:tcPr>
            <w:tcW w:w="9576" w:type="dxa"/>
          </w:tcPr>
          <w:p w14:paraId="35FEDE9C" w14:textId="77777777" w:rsidR="00BE4347" w:rsidRPr="002A3D59" w:rsidRDefault="00405DFB" w:rsidP="00DE04FF">
            <w:r>
              <w:rPr>
                <w:rStyle w:val="CodeChar"/>
              </w:rPr>
              <w:t>is_default</w:t>
            </w:r>
            <w:r w:rsidR="00BE4347" w:rsidRPr="002A3D59">
              <w:t xml:space="preserve"> = </w:t>
            </w:r>
            <w:r w:rsidR="00BE4347">
              <w:t xml:space="preserve">Set the value to true for the row where </w:t>
            </w:r>
            <w:r w:rsidR="00A24AD6">
              <w:rPr>
                <w:rStyle w:val="CodeChar"/>
              </w:rPr>
              <w:t>cdt_awd_pri_xps_type_map_id</w:t>
            </w:r>
            <w:r w:rsidR="00BE4347">
              <w:t xml:space="preserve"> points to </w:t>
            </w:r>
            <w:r w:rsidR="00BE4347" w:rsidRPr="008242B3">
              <w:rPr>
                <w:rStyle w:val="CodeChar"/>
              </w:rPr>
              <w:t>xsd:token</w:t>
            </w:r>
            <w:r w:rsidR="00BE4347">
              <w:t xml:space="preserve">. </w:t>
            </w:r>
          </w:p>
        </w:tc>
      </w:tr>
    </w:tbl>
    <w:p w14:paraId="09384FA5" w14:textId="77777777" w:rsidR="00BE4347" w:rsidRDefault="00BE4347" w:rsidP="00BE4347"/>
    <w:p w14:paraId="50541FAB" w14:textId="77777777" w:rsidR="00BE4347" w:rsidRDefault="00BE4347" w:rsidP="00BE4347">
      <w:pPr>
        <w:pStyle w:val="Heading5"/>
      </w:pPr>
      <w:bookmarkStart w:id="188" w:name="_Toc456813592"/>
      <w:r>
        <w:t xml:space="preserve">Populate SC in the </w:t>
      </w:r>
      <w:r w:rsidR="00530652">
        <w:t>dt_sc</w:t>
      </w:r>
      <w:r>
        <w:t xml:space="preserve"> table</w:t>
      </w:r>
      <w:bookmarkEnd w:id="188"/>
    </w:p>
    <w:p w14:paraId="464FBBD6" w14:textId="77777777" w:rsidR="00BE4347" w:rsidRDefault="00BE4347" w:rsidP="00BE4347">
      <w:r>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00CF7449">
        <w:rPr>
          <w:rStyle w:val="CodeChar"/>
        </w:rPr>
        <w:t>property_term</w:t>
      </w:r>
      <w:r>
        <w:t xml:space="preserve"> of </w:t>
      </w:r>
      <w:r w:rsidRPr="00E811BA">
        <w:t xml:space="preserve">the </w:t>
      </w:r>
      <w:r w:rsidR="008242B3" w:rsidRPr="00E811BA">
        <w:t>SC</w:t>
      </w:r>
      <w:r w:rsidRPr="00E811BA">
        <w:t>)</w:t>
      </w:r>
      <w:r>
        <w:t xml:space="preserve"> with two exceptions 1) set the </w:t>
      </w:r>
      <w:r w:rsidR="00CF7449">
        <w:rPr>
          <w:rStyle w:val="CodeChar"/>
        </w:rPr>
        <w:t>max_cardinality</w:t>
      </w:r>
      <w:r>
        <w:t xml:space="preserve"> column to zero and 2) set the </w:t>
      </w:r>
      <w:r w:rsidR="00CF7449">
        <w:rPr>
          <w:rStyle w:val="CodeChar"/>
        </w:rPr>
        <w:t>based_dt_sc_id</w:t>
      </w:r>
      <w:r>
        <w:t xml:space="preserve"> to the </w:t>
      </w:r>
      <w:r w:rsidR="00530652">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14:paraId="7BE5DCFA" w14:textId="77777777" w:rsidR="00BE4347" w:rsidRDefault="00BE4347" w:rsidP="00BE4347"/>
    <w:p w14:paraId="3C5B53AA" w14:textId="77777777" w:rsidR="00BE4347" w:rsidRDefault="00530652" w:rsidP="00BE4347">
      <w:r>
        <w:rPr>
          <w:rStyle w:val="CodeChar"/>
        </w:rPr>
        <w:t>dt_sc_id</w:t>
      </w:r>
      <w:r w:rsidR="00BE4347">
        <w:t xml:space="preserve"> = Auto-generate database key.</w:t>
      </w:r>
    </w:p>
    <w:p w14:paraId="16A56984" w14:textId="77777777" w:rsidR="00BE4347" w:rsidRDefault="00530652" w:rsidP="00BE4347">
      <w:r>
        <w:rPr>
          <w:rStyle w:val="CodeChar"/>
        </w:rPr>
        <w:t>guid</w:t>
      </w:r>
      <w:r w:rsidR="00BE4347">
        <w:t xml:space="preserve"> = Take the value from .//</w:t>
      </w:r>
      <w:r w:rsidR="00BE4347" w:rsidRPr="00293EEB">
        <w:rPr>
          <w:rStyle w:val="CodeChar"/>
        </w:rPr>
        <w:t>xsd:attribute/@id</w:t>
      </w:r>
      <w:r w:rsidR="00BE4347">
        <w:rPr>
          <w:rStyle w:val="CodeChar"/>
        </w:rPr>
        <w:t>.</w:t>
      </w:r>
    </w:p>
    <w:p w14:paraId="62CDAEBD" w14:textId="77777777" w:rsidR="00BE4347" w:rsidRDefault="00CF7449" w:rsidP="00BE4347">
      <w:r>
        <w:rPr>
          <w:rStyle w:val="CodeChar"/>
          <w:rFonts w:eastAsiaTheme="minorEastAsia"/>
        </w:rPr>
        <w:t>property_term</w:t>
      </w:r>
      <w:r w:rsidR="00BE4347">
        <w:t xml:space="preserve"> = </w:t>
      </w:r>
      <w:r w:rsidR="00BE4347" w:rsidRPr="003E26AF">
        <w:rPr>
          <w:rStyle w:val="CodeChar"/>
        </w:rPr>
        <w:t>SpaceSeparate(</w:t>
      </w:r>
      <w:r w:rsidR="00BE4347">
        <w:rPr>
          <w:rStyle w:val="CodeChar"/>
        </w:rPr>
        <w:t>substring-before(.//</w:t>
      </w:r>
      <w:r w:rsidR="00BE4347" w:rsidRPr="003E26AF">
        <w:rPr>
          <w:rStyle w:val="CodeChar"/>
        </w:rPr>
        <w:t>xsd:attribute/@name</w:t>
      </w:r>
      <w:r w:rsidR="00BE4347">
        <w:rPr>
          <w:rStyle w:val="CodeChar"/>
        </w:rPr>
        <w:t>, ‘Code’)</w:t>
      </w:r>
      <w:r w:rsidR="00BE4347" w:rsidRPr="003E26AF">
        <w:rPr>
          <w:rStyle w:val="CodeChar"/>
        </w:rPr>
        <w:t>)</w:t>
      </w:r>
      <w:r w:rsidR="00BE4347">
        <w:t xml:space="preserve"> and capitalize the first letter of the resulting string.</w:t>
      </w:r>
    </w:p>
    <w:p w14:paraId="07B574EF" w14:textId="77777777" w:rsidR="00BE4347" w:rsidRDefault="00CF7449" w:rsidP="00BE4347">
      <w:r>
        <w:rPr>
          <w:rStyle w:val="CodeChar"/>
          <w:rFonts w:eastAsiaTheme="minorEastAsia"/>
        </w:rPr>
        <w:t>representation_term</w:t>
      </w:r>
      <w:r w:rsidR="00BE4347">
        <w:t xml:space="preserve"> = If </w:t>
      </w:r>
      <w:r w:rsidR="00BE4347" w:rsidRPr="00546F13">
        <w:rPr>
          <w:rStyle w:val="CodeChar"/>
        </w:rPr>
        <w:t>.//xsd:attribute/@name = ‘expressionLanguage’</w:t>
      </w:r>
      <w:r w:rsidR="00BE4347">
        <w:t xml:space="preserve">, set to </w:t>
      </w:r>
      <w:r w:rsidR="00BE4347" w:rsidRPr="00546F13">
        <w:rPr>
          <w:rStyle w:val="CodeChar"/>
        </w:rPr>
        <w:t>“Text”</w:t>
      </w:r>
      <w:r w:rsidR="00BE4347">
        <w:t xml:space="preserve">. If </w:t>
      </w:r>
      <w:r w:rsidR="00BE4347" w:rsidRPr="00546F13">
        <w:rPr>
          <w:rStyle w:val="CodeChar"/>
        </w:rPr>
        <w:t>.//xsd:attribute/@name = ‘actionCode’</w:t>
      </w:r>
      <w:r w:rsidR="00BE4347">
        <w:t xml:space="preserve"> set to </w:t>
      </w:r>
      <w:r w:rsidR="00BE4347" w:rsidRPr="00546F13">
        <w:rPr>
          <w:rStyle w:val="CodeChar"/>
        </w:rPr>
        <w:t>“Code”</w:t>
      </w:r>
      <w:r w:rsidR="00BE4347">
        <w:t>.</w:t>
      </w:r>
    </w:p>
    <w:p w14:paraId="5753BA5B" w14:textId="77777777" w:rsidR="000E1828" w:rsidRPr="000E1828" w:rsidRDefault="00B66EC6" w:rsidP="00BE4347">
      <w:r>
        <w:rPr>
          <w:rStyle w:val="CodeChar"/>
          <w:rFonts w:eastAsiaTheme="minorEastAsia"/>
        </w:rPr>
        <w:t>definition</w:t>
      </w:r>
      <w:r w:rsidR="00BE4347">
        <w:rPr>
          <w:rFonts w:ascii="Courier New" w:eastAsiaTheme="minorEastAsia" w:hAnsi="Courier New" w:cs="Courier New"/>
          <w:sz w:val="22"/>
          <w:szCs w:val="22"/>
          <w:lang w:eastAsia="ko-KR" w:bidi="th-TH"/>
        </w:rPr>
        <w:t xml:space="preserve"> =</w:t>
      </w:r>
      <w:r w:rsidR="00BE4347">
        <w:t xml:space="preserve"> </w:t>
      </w:r>
      <w:r w:rsidR="00BE4347" w:rsidRPr="003E26AF">
        <w:rPr>
          <w:rStyle w:val="CodeChar"/>
        </w:rPr>
        <w:t>.//xsd:attribute/xsd:annotation/xsd:documentation</w:t>
      </w:r>
      <w:r w:rsidR="000E1828">
        <w:rPr>
          <w:rStyle w:val="CodeChar"/>
        </w:rPr>
        <w:t xml:space="preserve"> </w:t>
      </w:r>
      <w:r w:rsidR="000E1828" w:rsidRPr="000E1828">
        <w:t>or</w:t>
      </w:r>
      <w:r w:rsidR="000E1828">
        <w:rPr>
          <w:rStyle w:val="CodeChar"/>
        </w:rPr>
        <w:t xml:space="preserve"> </w:t>
      </w:r>
      <w:r w:rsidR="000E1828" w:rsidRPr="00485D64">
        <w:rPr>
          <w:rStyle w:val="CodeChar"/>
        </w:rPr>
        <w:t>//xsd:attribute/xsd:annotation/xsd:documentation/ccts:</w:t>
      </w:r>
      <w:r w:rsidR="000E1828">
        <w:rPr>
          <w:rStyle w:val="CodeChar"/>
        </w:rPr>
        <w:t xml:space="preserve">Definition </w:t>
      </w:r>
      <w:r w:rsidR="000E1828" w:rsidRPr="000E1828">
        <w:t xml:space="preserve">if available. </w:t>
      </w:r>
    </w:p>
    <w:p w14:paraId="4221247A" w14:textId="77777777" w:rsidR="00BE4347" w:rsidRDefault="00CF7449" w:rsidP="00BE4347">
      <w:r>
        <w:rPr>
          <w:rStyle w:val="CodeChar"/>
          <w:rFonts w:eastAsiaTheme="minorEastAsia"/>
        </w:rPr>
        <w:lastRenderedPageBreak/>
        <w:t>min_cardinality</w:t>
      </w:r>
      <w:r w:rsidR="00BE4347">
        <w:rPr>
          <w:rFonts w:ascii="Courier New" w:eastAsiaTheme="minorEastAsia" w:hAnsi="Courier New" w:cs="Courier New"/>
          <w:sz w:val="22"/>
          <w:szCs w:val="22"/>
          <w:lang w:eastAsia="ko-KR" w:bidi="th-TH"/>
        </w:rPr>
        <w:t xml:space="preserve"> </w:t>
      </w:r>
      <w:r w:rsidR="00BE4347" w:rsidRPr="00B0001B">
        <w:rPr>
          <w:rFonts w:eastAsiaTheme="minorEastAsia"/>
        </w:rPr>
        <w:t>=</w:t>
      </w:r>
      <w:r w:rsidR="00BE4347">
        <w:rPr>
          <w:rFonts w:eastAsiaTheme="minorEastAsia"/>
        </w:rPr>
        <w:t xml:space="preserve"> T</w:t>
      </w:r>
      <w:r w:rsidR="00BE4347">
        <w:t xml:space="preserve">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“optional” = 0.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0. </w:t>
      </w:r>
    </w:p>
    <w:p w14:paraId="0C8139FC" w14:textId="77777777" w:rsidR="00BE4347" w:rsidRDefault="00CF7449" w:rsidP="00BE4347">
      <w:pPr>
        <w:rPr>
          <w:rFonts w:ascii="Courier New" w:eastAsiaTheme="minorEastAsia" w:hAnsi="Courier New" w:cs="Courier New"/>
          <w:sz w:val="22"/>
          <w:szCs w:val="22"/>
          <w:lang w:eastAsia="ko-KR" w:bidi="th-TH"/>
        </w:rPr>
      </w:pPr>
      <w:r>
        <w:rPr>
          <w:rStyle w:val="CodeChar"/>
          <w:rFonts w:eastAsiaTheme="minorEastAsia"/>
        </w:rPr>
        <w:t>max_cardinality</w:t>
      </w:r>
      <w:r w:rsidR="00BE4347" w:rsidRPr="00B0001B">
        <w:rPr>
          <w:rFonts w:eastAsiaTheme="minorEastAsia"/>
        </w:rPr>
        <w:t xml:space="preserve"> =</w:t>
      </w:r>
      <w:r w:rsidR="00BE4347">
        <w:t xml:space="preserve"> Take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 xml:space="preserve">“optional” = </w:t>
      </w:r>
      <w:r w:rsidR="00BE4347">
        <w:rPr>
          <w:rStyle w:val="CodeChar"/>
        </w:rPr>
        <w:t>1</w:t>
      </w:r>
      <w:r w:rsidR="00BE4347" w:rsidRPr="003965EA">
        <w:rPr>
          <w:rStyle w:val="CodeChar"/>
        </w:rPr>
        <w:t>.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1. </w:t>
      </w:r>
    </w:p>
    <w:p w14:paraId="549A2DF8" w14:textId="77777777" w:rsidR="00BE4347" w:rsidRPr="009C0E99" w:rsidRDefault="00CF7449" w:rsidP="00BE4347">
      <w:pPr>
        <w:rPr>
          <w:rFonts w:eastAsiaTheme="minorEastAsia"/>
        </w:rPr>
      </w:pPr>
      <w:r>
        <w:rPr>
          <w:rStyle w:val="CodeChar"/>
          <w:rFonts w:eastAsiaTheme="minorEastAsia"/>
        </w:rPr>
        <w:t>based_dt_sc_id</w:t>
      </w:r>
      <w:r w:rsidR="00BE4347" w:rsidRPr="00B0001B">
        <w:rPr>
          <w:rFonts w:eastAsiaTheme="minorEastAsia"/>
        </w:rPr>
        <w:t xml:space="preserve"> =</w:t>
      </w:r>
      <w:r w:rsidR="00BE4347">
        <w:rPr>
          <w:rFonts w:eastAsiaTheme="minorEastAsia"/>
        </w:rPr>
        <w:t xml:space="preserve"> Leave blank. </w:t>
      </w:r>
    </w:p>
    <w:p w14:paraId="39E2707D" w14:textId="77777777" w:rsidR="000A7D41" w:rsidRDefault="000A7D41" w:rsidP="00BE4347">
      <w:pPr>
        <w:pStyle w:val="Heading5"/>
      </w:pPr>
      <w:bookmarkStart w:id="189" w:name="_Toc456813593"/>
      <w:r>
        <w:t xml:space="preserve">Populate </w:t>
      </w:r>
      <w:r w:rsidR="00CF7449">
        <w:t>cdt_sc_awd_pri</w:t>
      </w:r>
      <w:r>
        <w:t xml:space="preserve"> table</w:t>
      </w:r>
      <w:bookmarkEnd w:id="189"/>
    </w:p>
    <w:p w14:paraId="3F024CBE" w14:textId="77777777" w:rsidR="000A7D41" w:rsidRDefault="000A7D41" w:rsidP="000A7D41">
      <w:r>
        <w:t>Note that this section and the next section are needed because there is an attribute extension for each of these BDTs from Meta.xsd.</w:t>
      </w:r>
    </w:p>
    <w:p w14:paraId="5646ECFD" w14:textId="77777777" w:rsidR="00604D84" w:rsidRPr="003428EF" w:rsidRDefault="00604D84" w:rsidP="00604D84"/>
    <w:p w14:paraId="79FE8930" w14:textId="77777777" w:rsidR="00604D84" w:rsidRDefault="00CF7449" w:rsidP="00604D84">
      <w:r>
        <w:rPr>
          <w:rStyle w:val="CodeChar"/>
        </w:rPr>
        <w:t>cdt_sc_awd_pri_id</w:t>
      </w:r>
      <w:r w:rsidR="00604D84">
        <w:t xml:space="preserve"> = Auto-generate database key.</w:t>
      </w:r>
    </w:p>
    <w:p w14:paraId="34E1EA21" w14:textId="77777777" w:rsidR="00604D84" w:rsidRDefault="00405DFB" w:rsidP="00604D84">
      <w:r>
        <w:rPr>
          <w:rStyle w:val="CodeChar"/>
        </w:rPr>
        <w:t>cdt_sc_id</w:t>
      </w:r>
      <w:r w:rsidR="00604D84">
        <w:t xml:space="preserve"> = Foreign key to the </w:t>
      </w:r>
      <w:r w:rsidR="00530652">
        <w:rPr>
          <w:rStyle w:val="CodeChar"/>
        </w:rPr>
        <w:t>dt_sc</w:t>
      </w:r>
      <w:r w:rsidR="00604D84" w:rsidRPr="00BD78A3">
        <w:rPr>
          <w:rStyle w:val="CodeChar"/>
        </w:rPr>
        <w:t>.</w:t>
      </w:r>
      <w:r w:rsidR="00530652">
        <w:rPr>
          <w:rStyle w:val="CodeChar"/>
        </w:rPr>
        <w:t>dt_sc_id</w:t>
      </w:r>
      <w:r w:rsidR="00604D84">
        <w:t xml:space="preserve"> representing the target SC.</w:t>
      </w:r>
    </w:p>
    <w:p w14:paraId="59DFB8D9" w14:textId="77777777" w:rsidR="00604D84" w:rsidRDefault="00300C7F" w:rsidP="00604D84">
      <w:r>
        <w:rPr>
          <w:rStyle w:val="CodeChar"/>
        </w:rPr>
        <w:t>cdt_pri_id</w:t>
      </w:r>
      <w:r w:rsidR="00604D84">
        <w:t xml:space="preserve"> = Foreign key to the </w:t>
      </w:r>
      <w:r w:rsidR="002B066A">
        <w:rPr>
          <w:rStyle w:val="CodeChar"/>
        </w:rPr>
        <w:t>cdt_pri</w:t>
      </w:r>
      <w:r w:rsidR="00604D84" w:rsidRPr="00BD78A3">
        <w:rPr>
          <w:rStyle w:val="CodeChar"/>
        </w:rPr>
        <w:t>.</w:t>
      </w:r>
      <w:r>
        <w:rPr>
          <w:rStyle w:val="CodeChar"/>
        </w:rPr>
        <w:t>cdt_pri_id</w:t>
      </w:r>
      <w:r w:rsidR="007D0FF8">
        <w:t>. For both ‘</w:t>
      </w:r>
      <w:r w:rsidR="007D0FF8" w:rsidRPr="00F419BF">
        <w:rPr>
          <w:rStyle w:val="CodeChar"/>
        </w:rPr>
        <w:t>actionCode</w:t>
      </w:r>
      <w:r w:rsidR="007D0FF8">
        <w:t>’ and ‘</w:t>
      </w:r>
      <w:r w:rsidR="007D0FF8" w:rsidRPr="00F419BF">
        <w:rPr>
          <w:rStyle w:val="CodeChar"/>
        </w:rPr>
        <w:t>expressionLanguage</w:t>
      </w:r>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14:paraId="76C333E5" w14:textId="61C4457B" w:rsidR="00604D84" w:rsidRDefault="00405DFB" w:rsidP="00604D84">
      <w:r>
        <w:rPr>
          <w:rStyle w:val="CodeChar"/>
        </w:rPr>
        <w:t>is_default</w:t>
      </w:r>
      <w:r w:rsidR="00604D84">
        <w:t xml:space="preserve"> = </w:t>
      </w:r>
      <w:r w:rsidR="00861B7D">
        <w:t>For the ‘</w:t>
      </w:r>
      <w:r w:rsidR="00861B7D" w:rsidRPr="00861B7D">
        <w:rPr>
          <w:rStyle w:val="CodeChar"/>
        </w:rPr>
        <w:t>actionCode</w:t>
      </w:r>
      <w:r w:rsidR="00861B7D">
        <w:t>’ SC, t</w:t>
      </w:r>
      <w:r w:rsidR="007D0FF8">
        <w:t xml:space="preserve">he record that has the </w:t>
      </w:r>
      <w:r w:rsidR="00300C7F">
        <w:rPr>
          <w:rStyle w:val="CodeChar"/>
        </w:rPr>
        <w:t>cdt_pri_id</w:t>
      </w:r>
      <w:r w:rsidR="007D0FF8">
        <w:t xml:space="preserve"> column pointing to the Token CDT Primitive has this column value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r w:rsidR="00861B7D">
        <w:t xml:space="preserve"> For the ‘</w:t>
      </w:r>
      <w:r w:rsidR="00861B7D" w:rsidRPr="00861B7D">
        <w:rPr>
          <w:rStyle w:val="CodeChar"/>
        </w:rPr>
        <w:t>expressionLanguage</w:t>
      </w:r>
      <w:r w:rsidR="00861B7D">
        <w:t xml:space="preserve">’ SC, it shall be </w:t>
      </w:r>
      <w:r w:rsidR="00861B7D" w:rsidRPr="00861B7D">
        <w:rPr>
          <w:rStyle w:val="CodeChar"/>
        </w:rPr>
        <w:t>TRUE</w:t>
      </w:r>
      <w:r w:rsidR="00861B7D">
        <w:t xml:space="preserve"> on the record pointing to </w:t>
      </w:r>
      <w:r w:rsidR="00861B7D" w:rsidRPr="00861B7D">
        <w:rPr>
          <w:rStyle w:val="CodeChar"/>
        </w:rPr>
        <w:t>NormalizedString</w:t>
      </w:r>
      <w:r w:rsidR="00861B7D">
        <w:t xml:space="preserve"> and </w:t>
      </w:r>
      <w:r w:rsidR="00861B7D" w:rsidRPr="00861B7D">
        <w:rPr>
          <w:rStyle w:val="CodeChar"/>
        </w:rPr>
        <w:t>FALSE</w:t>
      </w:r>
      <w:r w:rsidR="00861B7D">
        <w:t xml:space="preserve"> on others.</w:t>
      </w:r>
    </w:p>
    <w:p w14:paraId="39AADAF1" w14:textId="77777777" w:rsidR="000A7D41" w:rsidRDefault="000A7D41" w:rsidP="000A7D41">
      <w:pPr>
        <w:pStyle w:val="Heading5"/>
      </w:pPr>
      <w:bookmarkStart w:id="190" w:name="_Toc456813594"/>
      <w:r>
        <w:t xml:space="preserve">Populate </w:t>
      </w:r>
      <w:r w:rsidR="00BF2D0E">
        <w:t>cdt_sc_awd_pri_xps_type_map</w:t>
      </w:r>
      <w:r>
        <w:t xml:space="preserve"> table</w:t>
      </w:r>
      <w:bookmarkEnd w:id="190"/>
    </w:p>
    <w:p w14:paraId="6A9E280A" w14:textId="5EF53CAD" w:rsidR="00086E98" w:rsidRPr="00C4501A" w:rsidRDefault="00086E98" w:rsidP="00086E98">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632C6D">
        <w:t>3.1.1.6.5</w:t>
      </w:r>
      <w:r>
        <w:fldChar w:fldCharType="end"/>
      </w:r>
      <w:r>
        <w:t>), but it is for the SC primitive in the above section.</w:t>
      </w:r>
    </w:p>
    <w:p w14:paraId="5072F554" w14:textId="77777777" w:rsidR="00086E98" w:rsidRDefault="00086E98" w:rsidP="00086E98"/>
    <w:p w14:paraId="653A6E5B" w14:textId="77777777" w:rsidR="00086E98" w:rsidRDefault="00086E98" w:rsidP="00086E98">
      <w:pPr>
        <w:rPr>
          <w:highlight w:val="yellow"/>
        </w:rPr>
      </w:pPr>
      <w:r w:rsidRPr="003428EF">
        <w:t xml:space="preserve">For each row </w:t>
      </w:r>
      <w:r>
        <w:t xml:space="preserve">populated </w:t>
      </w:r>
      <w:r w:rsidRPr="003428EF">
        <w:t xml:space="preserve">in the </w:t>
      </w:r>
      <w:r>
        <w:t>previous section (</w:t>
      </w:r>
      <w:r w:rsidR="00CF7449">
        <w:rPr>
          <w:rStyle w:val="CodeChar"/>
        </w:rPr>
        <w:t>cdt_sc_awd_pri</w:t>
      </w:r>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14:paraId="0DA886E8" w14:textId="77777777" w:rsidR="00086E98" w:rsidRDefault="00086E98" w:rsidP="00086E98">
      <w:pPr>
        <w:rPr>
          <w:highlight w:val="yellow"/>
        </w:rPr>
      </w:pPr>
    </w:p>
    <w:p w14:paraId="154C30B3" w14:textId="77777777" w:rsidR="00086E98" w:rsidRDefault="00BF2D0E" w:rsidP="00086E98">
      <w:r>
        <w:rPr>
          <w:rStyle w:val="CodeChar"/>
        </w:rPr>
        <w:t>cdt_sc_awd_pri_xps_type_map_id</w:t>
      </w:r>
      <w:r w:rsidR="00086E98">
        <w:t xml:space="preserve"> = Auto-generate database key.</w:t>
      </w:r>
    </w:p>
    <w:p w14:paraId="26F50245" w14:textId="77777777" w:rsidR="00086E98" w:rsidRDefault="00CF7449" w:rsidP="00086E98">
      <w:r>
        <w:rPr>
          <w:rStyle w:val="CodeChar"/>
        </w:rPr>
        <w:t>cdt_sc_awd_pri</w:t>
      </w:r>
      <w:r w:rsidR="00086E98">
        <w:t xml:space="preserve"> = Foreign key to </w:t>
      </w:r>
      <w:r>
        <w:rPr>
          <w:rStyle w:val="CodeChar"/>
        </w:rPr>
        <w:t>cdt_sc_awd_pri</w:t>
      </w:r>
      <w:r w:rsidR="00086E98">
        <w:rPr>
          <w:rStyle w:val="IntenseEmphasis"/>
          <w:b w:val="0"/>
          <w:bCs w:val="0"/>
          <w:i w:val="0"/>
          <w:iCs w:val="0"/>
          <w:color w:val="auto"/>
        </w:rPr>
        <w:t>.</w:t>
      </w:r>
      <w:r>
        <w:rPr>
          <w:rStyle w:val="CodeChar"/>
        </w:rPr>
        <w:t>cdt_sc_awd_pri_id</w:t>
      </w:r>
      <w:r w:rsidR="00086E98" w:rsidRPr="00086E98">
        <w:t xml:space="preserve"> </w:t>
      </w:r>
      <w:r w:rsidR="00086E98">
        <w:t>p</w:t>
      </w:r>
      <w:r w:rsidR="00086E98" w:rsidRPr="00086E98">
        <w:t>ointing to the each row populated in the previous section.</w:t>
      </w:r>
      <w:r w:rsidR="00086E98">
        <w:rPr>
          <w:rStyle w:val="IntenseEmphasis"/>
          <w:b w:val="0"/>
          <w:bCs w:val="0"/>
          <w:i w:val="0"/>
          <w:iCs w:val="0"/>
          <w:color w:val="auto"/>
        </w:rPr>
        <w:t xml:space="preserve"> </w:t>
      </w:r>
    </w:p>
    <w:p w14:paraId="2064D03C" w14:textId="77777777" w:rsidR="00086E98" w:rsidRDefault="00300C7F" w:rsidP="00086E98">
      <w:pPr>
        <w:rPr>
          <w:rStyle w:val="CodeChar"/>
          <w:rFonts w:eastAsiaTheme="minorEastAsia"/>
        </w:rPr>
      </w:pPr>
      <w:r>
        <w:rPr>
          <w:rStyle w:val="CodeChar"/>
        </w:rPr>
        <w:t>xbt_id</w:t>
      </w:r>
      <w:r w:rsidR="00086E98">
        <w:t xml:space="preserve"> = Foreign key to </w:t>
      </w:r>
      <w:r>
        <w:rPr>
          <w:rStyle w:val="CodeChar"/>
          <w:rFonts w:eastAsiaTheme="minorEastAsia"/>
        </w:rPr>
        <w:t>xbt</w:t>
      </w:r>
      <w:r w:rsidR="00086E98">
        <w:rPr>
          <w:rFonts w:eastAsiaTheme="minorEastAsia"/>
        </w:rPr>
        <w:t>.</w:t>
      </w:r>
      <w:r w:rsidR="00086E98" w:rsidRPr="00EF6BE9">
        <w:rPr>
          <w:rStyle w:val="CodeChar"/>
          <w:rFonts w:eastAsiaTheme="minorEastAsia"/>
        </w:rPr>
        <w:t xml:space="preserve"> </w:t>
      </w:r>
      <w:r>
        <w:rPr>
          <w:rStyle w:val="CodeChar"/>
          <w:rFonts w:eastAsiaTheme="minorEastAsia"/>
        </w:rPr>
        <w:t>xbt_id</w:t>
      </w:r>
    </w:p>
    <w:p w14:paraId="569545FE" w14:textId="77777777" w:rsidR="00086E98" w:rsidRDefault="00086E98" w:rsidP="00086E98"/>
    <w:p w14:paraId="37AB03F4" w14:textId="1B258858"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632C6D">
        <w:t>3.1.1.6.5</w:t>
      </w:r>
      <w:r>
        <w:fldChar w:fldCharType="end"/>
      </w:r>
      <w:r>
        <w:t xml:space="preserve"> to populate the </w:t>
      </w:r>
      <w:r w:rsidR="00300C7F">
        <w:rPr>
          <w:rStyle w:val="CodeChar"/>
        </w:rPr>
        <w:t>xbt_id</w:t>
      </w:r>
      <w:r>
        <w:t xml:space="preserve"> column according to CDT primitive in the </w:t>
      </w:r>
      <w:r w:rsidR="00CF7449">
        <w:rPr>
          <w:rStyle w:val="CodeChar"/>
        </w:rPr>
        <w:t>cdt_sc_awd_pri</w:t>
      </w:r>
      <w:r>
        <w:t xml:space="preserve"> column.  </w:t>
      </w:r>
    </w:p>
    <w:p w14:paraId="36C389F3" w14:textId="77777777" w:rsidR="00BE4347" w:rsidRDefault="00BE4347" w:rsidP="00BE4347">
      <w:pPr>
        <w:pStyle w:val="Heading5"/>
      </w:pPr>
      <w:bookmarkStart w:id="191" w:name="_Toc456813595"/>
      <w:r>
        <w:t xml:space="preserve">Populate the </w:t>
      </w:r>
      <w:r w:rsidR="002B3165">
        <w:t>bdt_sc_pri_restri</w:t>
      </w:r>
      <w:r>
        <w:t xml:space="preserve"> table</w:t>
      </w:r>
      <w:bookmarkEnd w:id="191"/>
    </w:p>
    <w:p w14:paraId="068FEEBF" w14:textId="77777777" w:rsidR="00BE4347" w:rsidRDefault="00BE4347" w:rsidP="00BE4347">
      <w:r>
        <w:t>This table assigns the CDT primitive and map XSD built-in type combination to the BDTs’ SCs.</w:t>
      </w:r>
      <w:r w:rsidR="00450773">
        <w:t xml:space="preserve"> </w:t>
      </w:r>
    </w:p>
    <w:p w14:paraId="5AC6C317"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585CF4" w14:paraId="60E891D0" w14:textId="77777777" w:rsidTr="00DE04FF">
        <w:tc>
          <w:tcPr>
            <w:tcW w:w="9576" w:type="dxa"/>
          </w:tcPr>
          <w:p w14:paraId="163741EB" w14:textId="77777777" w:rsidR="00BE4347" w:rsidRPr="00585CF4" w:rsidRDefault="002B3165" w:rsidP="00DE04FF">
            <w:r>
              <w:rPr>
                <w:rStyle w:val="CodeChar"/>
              </w:rPr>
              <w:t>bdt_sc_pri_restri_id</w:t>
            </w:r>
            <w:r w:rsidR="00BE4347" w:rsidRPr="00585CF4">
              <w:t xml:space="preserve"> = Auto-generate database key.</w:t>
            </w:r>
          </w:p>
        </w:tc>
      </w:tr>
      <w:tr w:rsidR="00BE4347" w:rsidRPr="00585CF4" w14:paraId="7B2E6EB5" w14:textId="77777777" w:rsidTr="00DE04FF">
        <w:tc>
          <w:tcPr>
            <w:tcW w:w="9576" w:type="dxa"/>
          </w:tcPr>
          <w:p w14:paraId="552EB04D" w14:textId="77777777" w:rsidR="00BE4347" w:rsidRPr="00585CF4" w:rsidRDefault="002B3165" w:rsidP="00DE04FF">
            <w:r>
              <w:rPr>
                <w:rStyle w:val="CodeChar"/>
              </w:rPr>
              <w:t>bdt_sc_id</w:t>
            </w:r>
            <w:r w:rsidR="00BE4347" w:rsidRPr="00585CF4">
              <w:t xml:space="preserve"> = Foreign key to the BDT’s SC.</w:t>
            </w:r>
          </w:p>
        </w:tc>
      </w:tr>
      <w:tr w:rsidR="00BE4347" w:rsidRPr="00585CF4" w14:paraId="433C8687" w14:textId="77777777" w:rsidTr="00DE04FF">
        <w:tc>
          <w:tcPr>
            <w:tcW w:w="9576" w:type="dxa"/>
          </w:tcPr>
          <w:p w14:paraId="3F5A15CF" w14:textId="77777777" w:rsidR="00E510F6" w:rsidRDefault="00E510F6" w:rsidP="00790295">
            <w:r>
              <w:t xml:space="preserve">For the “Language Code” inherited from the Text default BDT. Inherit all the maps (the </w:t>
            </w:r>
            <w:r w:rsidR="00BF2D0E">
              <w:rPr>
                <w:rStyle w:val="CodeChar"/>
              </w:rPr>
              <w:t>cdt_sc_awd_pri_xps_type_map_id</w:t>
            </w:r>
            <w:r>
              <w:t xml:space="preserve">’s, the </w:t>
            </w:r>
            <w:r w:rsidR="002B3165">
              <w:rPr>
                <w:rStyle w:val="CodeChar"/>
              </w:rPr>
              <w:t>code_list_id</w:t>
            </w:r>
            <w:r>
              <w:t xml:space="preserve"> and the </w:t>
            </w:r>
            <w:r w:rsidR="00405DFB">
              <w:rPr>
                <w:rStyle w:val="CodeChar"/>
              </w:rPr>
              <w:t>is_default</w:t>
            </w:r>
            <w:r>
              <w:t xml:space="preserve"> values) of the Text default BDT (the Language 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14:paraId="7E036A02" w14:textId="77777777" w:rsidR="00793C40" w:rsidRDefault="00793C40" w:rsidP="00790295"/>
          <w:p w14:paraId="6406B753" w14:textId="41AA7698" w:rsidR="00793C40" w:rsidRDefault="00793C40" w:rsidP="00790295">
            <w:r>
              <w:t xml:space="preserve">For the </w:t>
            </w:r>
            <w:r w:rsidRPr="00EA371C">
              <w:rPr>
                <w:rStyle w:val="CodeChar"/>
              </w:rPr>
              <w:t>expressionLanguage</w:t>
            </w:r>
            <w:r>
              <w:t xml:space="preserve"> attribute, use the corresponding </w:t>
            </w:r>
            <w:r w:rsidR="00BF2D0E">
              <w:rPr>
                <w:rStyle w:val="CodeChar"/>
              </w:rPr>
              <w:t>cdt_sc_awd_pri_xps_type_map_id</w:t>
            </w:r>
            <w:r>
              <w:t xml:space="preserve">’s from the previous section and set the </w:t>
            </w:r>
            <w:r w:rsidR="00405DFB">
              <w:rPr>
                <w:rStyle w:val="CodeChar"/>
              </w:rPr>
              <w:t>is_default</w:t>
            </w:r>
            <w:r>
              <w:t xml:space="preserve"> to true on the map to </w:t>
            </w:r>
            <w:r w:rsidRPr="00863969">
              <w:rPr>
                <w:rStyle w:val="CodeChar"/>
              </w:rPr>
              <w:t>xsd:</w:t>
            </w:r>
            <w:r w:rsidR="00C64FAD">
              <w:rPr>
                <w:rStyle w:val="CodeChar"/>
              </w:rPr>
              <w:t>normalizedString</w:t>
            </w:r>
            <w:r w:rsidR="00C505B3">
              <w:t>.</w:t>
            </w:r>
            <w:r>
              <w:t xml:space="preserve">  </w:t>
            </w:r>
          </w:p>
          <w:p w14:paraId="70B3DADE" w14:textId="77777777" w:rsidR="00793C40" w:rsidRDefault="00793C40" w:rsidP="00790295"/>
          <w:p w14:paraId="3EE0702F" w14:textId="4394892C" w:rsidR="00BE4347" w:rsidRPr="00C703D4" w:rsidRDefault="00793C40" w:rsidP="00C64FAD">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w:t>
            </w:r>
            <w:r w:rsidR="005A58D3" w:rsidRPr="00AE5CF5">
              <w:rPr>
                <w:rStyle w:val="CodeChar"/>
              </w:rPr>
              <w:t>actionCode</w:t>
            </w:r>
            <w:r w:rsidR="005A58D3">
              <w:t xml:space="preserve"> SC in the </w:t>
            </w:r>
            <w:r>
              <w:t xml:space="preserve"> </w:t>
            </w:r>
            <w:r w:rsidR="00BF2D0E">
              <w:rPr>
                <w:rStyle w:val="CodeChar"/>
              </w:rPr>
              <w:t>cdt_sc_awd_pri_xps_type_map</w:t>
            </w:r>
            <w:r>
              <w:t xml:space="preserve"> </w:t>
            </w:r>
            <w:r w:rsidR="005A58D3">
              <w:t xml:space="preserve">table with </w:t>
            </w:r>
            <w:r w:rsidR="00405DFB">
              <w:rPr>
                <w:rStyle w:val="CodeChar"/>
              </w:rPr>
              <w:t>is_default</w:t>
            </w:r>
            <w:r w:rsidR="0026309F">
              <w:t xml:space="preserve"> = </w:t>
            </w:r>
            <w:r w:rsidR="00AE5CF5">
              <w:rPr>
                <w:rStyle w:val="CodeChar"/>
              </w:rPr>
              <w:t>TRUE</w:t>
            </w:r>
            <w:r w:rsidR="00AE5CF5">
              <w:t xml:space="preserve"> on the row that maps to </w:t>
            </w:r>
            <w:r w:rsidR="00AE5CF5" w:rsidRPr="00AE5CF5">
              <w:rPr>
                <w:rStyle w:val="CodeChar"/>
              </w:rPr>
              <w:t>xsd:token</w:t>
            </w:r>
            <w:r w:rsidR="00AE5CF5">
              <w:t>.</w:t>
            </w:r>
            <w:r w:rsidR="0026309F">
              <w:t xml:space="preserve"> Populate another row with the </w:t>
            </w:r>
            <w:r w:rsidR="002B3165">
              <w:rPr>
                <w:rStyle w:val="CodeChar"/>
              </w:rPr>
              <w:t>cdt_sc_awd_pri_xps_type_map_id</w:t>
            </w:r>
            <w:r w:rsidR="0026309F">
              <w:t xml:space="preserve"> </w:t>
            </w:r>
            <w:r w:rsidR="0026309F" w:rsidRPr="00833F1B">
              <w:t xml:space="preserve">column blank while the </w:t>
            </w:r>
            <w:r w:rsidR="002B3165" w:rsidRPr="00833F1B">
              <w:rPr>
                <w:rStyle w:val="CodeChar"/>
              </w:rPr>
              <w:t>code_list_id</w:t>
            </w:r>
            <w:r w:rsidR="0026309F" w:rsidRPr="00833F1B">
              <w:t xml:space="preserve"> column </w:t>
            </w:r>
            <w:r w:rsidR="00833F1B" w:rsidRPr="00833F1B">
              <w:t xml:space="preserve">is populated and the </w:t>
            </w:r>
            <w:r w:rsidR="00833F1B" w:rsidRPr="00833F1B">
              <w:rPr>
                <w:rStyle w:val="CodeChar"/>
              </w:rPr>
              <w:t>is_default</w:t>
            </w:r>
            <w:r w:rsidR="00833F1B" w:rsidRPr="00833F1B">
              <w:t xml:space="preserve"> column set to </w:t>
            </w:r>
            <w:r w:rsidR="00833F1B" w:rsidRPr="00833F1B">
              <w:rPr>
                <w:rStyle w:val="CodeChar"/>
              </w:rPr>
              <w:t>FALSE</w:t>
            </w:r>
            <w:r w:rsidR="00833F1B" w:rsidRPr="00833F1B">
              <w:t xml:space="preserve">. The </w:t>
            </w:r>
            <w:r w:rsidR="00833F1B" w:rsidRPr="00833F1B">
              <w:rPr>
                <w:rStyle w:val="CodeChar"/>
              </w:rPr>
              <w:t>code_list_id</w:t>
            </w:r>
            <w:r w:rsidR="00833F1B" w:rsidRPr="00833F1B">
              <w:t xml:space="preserve"> column shall point to the </w:t>
            </w:r>
            <w:r w:rsidR="0026309F" w:rsidRPr="00833F1B">
              <w:t xml:space="preserve">“Action Code” code list </w:t>
            </w:r>
            <w:r w:rsidR="00833F1B" w:rsidRPr="00833F1B">
              <w:t xml:space="preserve">in case of the “Action Expression. Type” BDT </w:t>
            </w:r>
            <w:r w:rsidR="0026309F" w:rsidRPr="00833F1B">
              <w:t>and</w:t>
            </w:r>
            <w:r w:rsidR="00833F1B" w:rsidRPr="00833F1B">
              <w:t xml:space="preserve"> to the “Response Action Code” code list in case of the “Response Expression. Type” BDT</w:t>
            </w:r>
            <w:r w:rsidR="0026309F" w:rsidRPr="00833F1B">
              <w:t>.</w:t>
            </w:r>
          </w:p>
        </w:tc>
      </w:tr>
      <w:tr w:rsidR="00BE4347" w:rsidRPr="00A13989" w14:paraId="521CCF98" w14:textId="77777777" w:rsidTr="00DE04FF">
        <w:tc>
          <w:tcPr>
            <w:tcW w:w="9576" w:type="dxa"/>
          </w:tcPr>
          <w:p w14:paraId="0401BF84" w14:textId="77777777" w:rsidR="00BE4347" w:rsidRPr="00A13989" w:rsidRDefault="002B3165" w:rsidP="00DE04FF">
            <w:r>
              <w:rPr>
                <w:rStyle w:val="CodeChar"/>
              </w:rPr>
              <w:lastRenderedPageBreak/>
              <w:t>agency_id_list_id</w:t>
            </w:r>
            <w:r w:rsidR="00BE4347" w:rsidRPr="006B13DA">
              <w:t xml:space="preserve"> = Leave blank</w:t>
            </w:r>
            <w:r w:rsidR="00BE4347">
              <w:rPr>
                <w:rStyle w:val="CodeChar"/>
              </w:rPr>
              <w:t>.</w:t>
            </w:r>
          </w:p>
        </w:tc>
      </w:tr>
    </w:tbl>
    <w:p w14:paraId="3654CD3D" w14:textId="77777777" w:rsidR="0048363E" w:rsidRDefault="0048363E" w:rsidP="00ED2544">
      <w:pPr>
        <w:pStyle w:val="Heading4"/>
      </w:pPr>
      <w:bookmarkStart w:id="192" w:name="_Ref395176768"/>
      <w:bookmarkStart w:id="193" w:name="_Toc456813596"/>
      <w:r>
        <w:t>Pseudo functions used for describing the imports</w:t>
      </w:r>
      <w:bookmarkEnd w:id="193"/>
    </w:p>
    <w:p w14:paraId="6E5280E3" w14:textId="77777777" w:rsidR="0048363E" w:rsidRDefault="0048363E" w:rsidP="0048363E">
      <w:pPr>
        <w:spacing w:before="240"/>
      </w:pPr>
      <w:r>
        <w:t>Assume there are following functions.</w:t>
      </w:r>
    </w:p>
    <w:p w14:paraId="6E277B99" w14:textId="77777777" w:rsidR="0048363E" w:rsidRDefault="0048363E" w:rsidP="0048363E">
      <w:pPr>
        <w:rPr>
          <w:rStyle w:val="CodeChar"/>
        </w:rPr>
      </w:pPr>
      <w:r w:rsidRPr="00CB0C06">
        <w:rPr>
          <w:rStyle w:val="CodeChar"/>
        </w:rPr>
        <w:t>IdOf(obj</w:t>
      </w:r>
      <w:r>
        <w:rPr>
          <w:rStyle w:val="CodeChar"/>
        </w:rPr>
        <w:t>ect</w:t>
      </w:r>
      <w:r w:rsidRPr="00CB0C06">
        <w:rPr>
          <w:rStyle w:val="CodeChar"/>
        </w:rPr>
        <w:t>)</w:t>
      </w:r>
      <w:r>
        <w:t xml:space="preserve"> returns the database key of the </w:t>
      </w:r>
      <w:r w:rsidRPr="006427AD">
        <w:rPr>
          <w:rStyle w:val="CodeChar"/>
        </w:rPr>
        <w:t>object</w:t>
      </w:r>
      <w:r>
        <w:rPr>
          <w:rStyle w:val="CodeChar"/>
        </w:rPr>
        <w:t xml:space="preserve">. </w:t>
      </w:r>
      <w:r w:rsidRPr="00FE22E8">
        <w:t xml:space="preserve">The </w:t>
      </w:r>
      <w:r>
        <w:t>database key</w:t>
      </w:r>
      <w:r w:rsidRPr="00FE22E8">
        <w:t xml:space="preserve"> is typi</w:t>
      </w:r>
      <w:r>
        <w:t>c</w:t>
      </w:r>
      <w:r w:rsidRPr="00FE22E8">
        <w:t>ally retrieve</w:t>
      </w:r>
      <w:r>
        <w:t>d</w:t>
      </w:r>
      <w:r w:rsidRPr="00FE22E8">
        <w:t xml:space="preserve"> by matching with the DEN</w:t>
      </w:r>
      <w:r>
        <w:t xml:space="preserve"> of the object</w:t>
      </w:r>
      <w:r w:rsidRPr="00FE22E8">
        <w:t>.</w:t>
      </w:r>
    </w:p>
    <w:p w14:paraId="7BBD9597" w14:textId="77777777" w:rsidR="0048363E" w:rsidRDefault="0048363E" w:rsidP="0048363E">
      <w:r w:rsidRPr="00CB0C06">
        <w:rPr>
          <w:rStyle w:val="CodeChar"/>
        </w:rPr>
        <w:t>GuidOf(obj</w:t>
      </w:r>
      <w:r>
        <w:rPr>
          <w:rStyle w:val="CodeChar"/>
        </w:rPr>
        <w:t>ect</w:t>
      </w:r>
      <w:r w:rsidRPr="00CB0C06">
        <w:rPr>
          <w:rStyle w:val="CodeChar"/>
        </w:rPr>
        <w:t>)</w:t>
      </w:r>
      <w:r>
        <w:t xml:space="preserve"> returns GUID of an </w:t>
      </w:r>
      <w:r w:rsidRPr="006427AD">
        <w:rPr>
          <w:rStyle w:val="CodeChar"/>
        </w:rPr>
        <w:t>object</w:t>
      </w:r>
      <w:r>
        <w:t>.</w:t>
      </w:r>
    </w:p>
    <w:p w14:paraId="3320A92F" w14:textId="77777777" w:rsidR="0048363E" w:rsidRDefault="0048363E" w:rsidP="0048363E">
      <w:r w:rsidRPr="002809A9">
        <w:rPr>
          <w:rStyle w:val="CodeChar"/>
        </w:rPr>
        <w:t>DEN</w:t>
      </w:r>
      <w:r>
        <w:rPr>
          <w:rStyle w:val="CodeChar"/>
        </w:rPr>
        <w:t>xUUID</w:t>
      </w:r>
      <w:r w:rsidRPr="002809A9">
        <w:rPr>
          <w:rStyle w:val="CodeChar"/>
        </w:rPr>
        <w:t>(object)</w:t>
      </w:r>
      <w:r>
        <w:t xml:space="preserve"> returns a DEN of the </w:t>
      </w:r>
      <w:r w:rsidRPr="006427AD">
        <w:rPr>
          <w:rStyle w:val="CodeChar"/>
        </w:rPr>
        <w:t>object</w:t>
      </w:r>
      <w:r>
        <w:rPr>
          <w:rStyle w:val="CodeChar"/>
        </w:rPr>
        <w:t xml:space="preserve"> </w:t>
      </w:r>
      <w:r w:rsidRPr="00F54B52">
        <w:t>with</w:t>
      </w:r>
      <w:r>
        <w:t xml:space="preserve">out the UUID suffix at the end if any. </w:t>
      </w:r>
    </w:p>
    <w:p w14:paraId="07073623" w14:textId="77777777" w:rsidR="0048363E" w:rsidRDefault="0048363E" w:rsidP="0048363E">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Pr="00B804B9">
        <w:t xml:space="preserve"> and ignore the </w:t>
      </w:r>
      <w:r w:rsidRPr="00B804B9">
        <w:rPr>
          <w:rStyle w:val="CodeChar"/>
        </w:rPr>
        <w:t>‘_’</w:t>
      </w:r>
      <w:r>
        <w:t xml:space="preserve">. Ex. </w:t>
      </w:r>
      <w:r w:rsidRPr="00FE22E8">
        <w:rPr>
          <w:rStyle w:val="CodeChar"/>
        </w:rPr>
        <w:t>First(“Total</w:t>
      </w:r>
      <w:r>
        <w:rPr>
          <w:rStyle w:val="CodeChar"/>
        </w:rPr>
        <w:t xml:space="preserve">_ </w:t>
      </w:r>
      <w:r w:rsidRPr="00FE22E8">
        <w:rPr>
          <w:rStyle w:val="CodeChar"/>
        </w:rPr>
        <w:t xml:space="preserve"> Amount. Type”)</w:t>
      </w:r>
      <w:r>
        <w:t xml:space="preserve"> = </w:t>
      </w:r>
      <w:r w:rsidRPr="00FE22E8">
        <w:rPr>
          <w:rStyle w:val="CodeChar"/>
        </w:rPr>
        <w:t>“Total Amount”</w:t>
      </w:r>
      <w:r>
        <w:t>.</w:t>
      </w:r>
    </w:p>
    <w:p w14:paraId="3AB489D3" w14:textId="77777777" w:rsidR="0048363E" w:rsidRDefault="0048363E" w:rsidP="0048363E">
      <w:r>
        <w:rPr>
          <w:rStyle w:val="CodeChar"/>
        </w:rPr>
        <w:t>Upper</w:t>
      </w:r>
      <w:r w:rsidRPr="002809A9">
        <w:rPr>
          <w:rStyle w:val="CodeChar"/>
        </w:rPr>
        <w:t>CamelCase(string)</w:t>
      </w:r>
      <w:r>
        <w:t xml:space="preserve"> returns the upper camel case representation of the given </w:t>
      </w:r>
      <w:r w:rsidRPr="006427AD">
        <w:rPr>
          <w:rStyle w:val="CodeChar"/>
        </w:rPr>
        <w:t>string</w:t>
      </w:r>
      <w:r>
        <w:t xml:space="preserve">. It removes space and the underscore character. It also abbreviates ‘Identifier’ to ‘ID’. Ex. </w:t>
      </w:r>
      <w:r w:rsidRPr="008A3FEA">
        <w:rPr>
          <w:rStyle w:val="CodeChar"/>
        </w:rPr>
        <w:t>UpperCamelCase(“Type Code”) = “TypeCode”</w:t>
      </w:r>
      <w:r>
        <w:rPr>
          <w:rStyle w:val="CodeChar"/>
        </w:rPr>
        <w:t>, UpperCamelCase(“List Identifier”) = “ListID”</w:t>
      </w:r>
      <w:r>
        <w:t>.</w:t>
      </w:r>
    </w:p>
    <w:p w14:paraId="3B182477" w14:textId="77777777" w:rsidR="0048363E" w:rsidRDefault="0048363E" w:rsidP="0048363E">
      <w:r w:rsidRPr="008A3FEA">
        <w:rPr>
          <w:rStyle w:val="CodeChar"/>
        </w:rPr>
        <w:t>LowerCamelCase(string)</w:t>
      </w:r>
      <w:r>
        <w:t xml:space="preserve"> returns the lower camel case representation of the given string. Everything is the same as the </w:t>
      </w:r>
      <w:r w:rsidRPr="001D0BCB">
        <w:rPr>
          <w:rStyle w:val="CodeChar"/>
        </w:rPr>
        <w:t>UpperCamelCase</w:t>
      </w:r>
      <w:r>
        <w:t xml:space="preserve"> function, except that the starting character should be a lower case. Ex. </w:t>
      </w:r>
      <w:r w:rsidRPr="008A3FEA">
        <w:rPr>
          <w:rStyle w:val="CodeChar"/>
        </w:rPr>
        <w:t xml:space="preserve">LowerCamelCase(“Type Code”) = </w:t>
      </w:r>
      <w:r>
        <w:rPr>
          <w:rStyle w:val="CodeChar"/>
        </w:rPr>
        <w:t>“</w:t>
      </w:r>
      <w:r w:rsidRPr="008A3FEA">
        <w:rPr>
          <w:rStyle w:val="CodeChar"/>
        </w:rPr>
        <w:t>typeCode</w:t>
      </w:r>
      <w:r>
        <w:rPr>
          <w:rStyle w:val="CodeChar"/>
        </w:rPr>
        <w:t>”, LowerCamelCase(“List Identifier”) = “listID”</w:t>
      </w:r>
      <w:r>
        <w:t>.</w:t>
      </w:r>
    </w:p>
    <w:p w14:paraId="283BC7A4" w14:textId="345F42AA" w:rsidR="0048363E" w:rsidRDefault="0048363E" w:rsidP="0048363E">
      <w:r w:rsidRPr="006427AD">
        <w:rPr>
          <w:rStyle w:val="CodeChar"/>
        </w:rPr>
        <w:t>SpaceSeparate(camelCaseString)</w:t>
      </w:r>
      <w:r>
        <w:t xml:space="preserve"> returns space-separated format of the given </w:t>
      </w:r>
      <w:r w:rsidRPr="006427AD">
        <w:rPr>
          <w:rStyle w:val="CodeChar"/>
        </w:rPr>
        <w:t>camelCaseString</w:t>
      </w:r>
      <w:r w:rsidR="008D10CA">
        <w:rPr>
          <w:rStyle w:val="CodeChar"/>
        </w:rPr>
        <w:t>, and replace ‘ID’ with ‘Identifier’</w:t>
      </w:r>
      <w:r>
        <w:t xml:space="preserve">. If the first letter of the string is lower case, capitalize it. Ex. </w:t>
      </w:r>
      <w:r w:rsidRPr="0039107C">
        <w:rPr>
          <w:rStyle w:val="CodeChar"/>
        </w:rPr>
        <w:t>SpaceSeparate(“typeCode”) = “Type Code”</w:t>
      </w:r>
      <w:r>
        <w:t xml:space="preserve">. </w:t>
      </w:r>
      <w:r w:rsidRPr="0039107C">
        <w:rPr>
          <w:rStyle w:val="CodeChar"/>
        </w:rPr>
        <w:t xml:space="preserve">SpaceSeparate(“LogicalID”) = “Logical </w:t>
      </w:r>
      <w:r w:rsidR="008D10CA">
        <w:rPr>
          <w:rStyle w:val="CodeChar"/>
        </w:rPr>
        <w:t>Identifier</w:t>
      </w:r>
      <w:r w:rsidRPr="0039107C">
        <w:rPr>
          <w:rStyle w:val="CodeChar"/>
        </w:rPr>
        <w:t>”</w:t>
      </w:r>
      <w:r>
        <w:t>.</w:t>
      </w:r>
    </w:p>
    <w:p w14:paraId="1866B353" w14:textId="77777777" w:rsidR="0048363E" w:rsidRPr="0048363E" w:rsidRDefault="0048363E" w:rsidP="0048363E">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w:t>
      </w:r>
      <w:r w:rsidR="00B66EC6">
        <w:rPr>
          <w:rStyle w:val="CodeChar"/>
        </w:rPr>
        <w:t>definition</w:t>
      </w:r>
      <w:r>
        <w:t xml:space="preserve"> means taking the value from the </w:t>
      </w:r>
      <w:r w:rsidR="00B66EC6">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736ABC">
        <w:rPr>
          <w:rStyle w:val="CodeChar"/>
        </w:rPr>
        <w:t>den</w:t>
      </w:r>
      <w:r>
        <w:t xml:space="preserve"> column.</w:t>
      </w:r>
    </w:p>
    <w:p w14:paraId="36FA3B57" w14:textId="77777777" w:rsidR="00E12A5F" w:rsidRDefault="00970952" w:rsidP="00ED2544">
      <w:pPr>
        <w:pStyle w:val="Heading4"/>
      </w:pPr>
      <w:bookmarkStart w:id="194" w:name="_Toc456813597"/>
      <w:r>
        <w:t>Import</w:t>
      </w:r>
      <w:r w:rsidR="00BE4347">
        <w:t xml:space="preserve"> </w:t>
      </w:r>
      <w:r w:rsidR="003A128A">
        <w:t>Qualified BDTs</w:t>
      </w:r>
      <w:bookmarkEnd w:id="192"/>
      <w:bookmarkEnd w:id="194"/>
    </w:p>
    <w:p w14:paraId="38C33752" w14:textId="77777777" w:rsidR="00154D4F" w:rsidRDefault="00154D4F" w:rsidP="00154D4F"/>
    <w:p w14:paraId="342E1FE7" w14:textId="77777777" w:rsidR="00025339" w:rsidRDefault="00025339" w:rsidP="00306246">
      <w:pPr>
        <w:pStyle w:val="Heading5"/>
      </w:pPr>
      <w:bookmarkStart w:id="195" w:name="_Toc456813598"/>
      <w:r>
        <w:t>Import qualified CodeContentType</w:t>
      </w:r>
      <w:bookmarkEnd w:id="195"/>
    </w:p>
    <w:p w14:paraId="688AB5F6" w14:textId="77777777" w:rsidR="00025339" w:rsidRDefault="00025339" w:rsidP="00154D4F"/>
    <w:p w14:paraId="2C737E6D" w14:textId="77777777" w:rsidR="00025339" w:rsidRDefault="00025339" w:rsidP="00154D4F">
      <w:r>
        <w:t xml:space="preserve">These </w:t>
      </w:r>
      <w:r w:rsidR="00306246">
        <w:t xml:space="preserve">are the </w:t>
      </w:r>
      <w:r w:rsidR="00306246" w:rsidRPr="00306246">
        <w:rPr>
          <w:rStyle w:val="CodeChar"/>
        </w:rPr>
        <w:t>xsd:simpleType</w:t>
      </w:r>
      <w:r w:rsidR="00306246">
        <w:t xml:space="preserve"> </w:t>
      </w:r>
      <w:r w:rsidR="00C672B9">
        <w:t xml:space="preserve">in </w:t>
      </w:r>
      <w:r w:rsidR="00C672B9" w:rsidRPr="00C672B9">
        <w:rPr>
          <w:rStyle w:val="CodeChar"/>
        </w:rPr>
        <w:t>Fields.xsd</w:t>
      </w:r>
      <w:r w:rsidR="00C672B9">
        <w:t xml:space="preserve"> </w:t>
      </w:r>
      <w:r w:rsidR="00306246">
        <w:t xml:space="preserve">whose names end with </w:t>
      </w:r>
      <w:r w:rsidR="00306246" w:rsidRPr="00306246">
        <w:rPr>
          <w:rStyle w:val="CodeChar"/>
        </w:rPr>
        <w:t>‘CodeContentType’</w:t>
      </w:r>
      <w:r w:rsidR="00306246">
        <w:t xml:space="preserve">, except the </w:t>
      </w:r>
      <w:r w:rsidR="00306246" w:rsidRPr="00306246">
        <w:rPr>
          <w:rStyle w:val="CodeChar"/>
        </w:rPr>
        <w:t>‘CodeContentType’</w:t>
      </w:r>
      <w:r w:rsidR="00306246">
        <w:t xml:space="preserve"> itself. There </w:t>
      </w:r>
      <w:r w:rsidR="006C381D">
        <w:t>should be</w:t>
      </w:r>
      <w:r w:rsidR="00306246">
        <w:t xml:space="preserve"> 5</w:t>
      </w:r>
      <w:r w:rsidR="006C381D">
        <w:t>8</w:t>
      </w:r>
      <w:r w:rsidR="00306246">
        <w:t xml:space="preserve"> of these </w:t>
      </w:r>
      <w:r w:rsidR="006C381D">
        <w:t xml:space="preserve">(not counting the </w:t>
      </w:r>
      <w:r w:rsidR="006C381D" w:rsidRPr="006C381D">
        <w:rPr>
          <w:rStyle w:val="CodeChar"/>
        </w:rPr>
        <w:t>CodeContentType</w:t>
      </w:r>
      <w:r w:rsidR="006C381D">
        <w:t xml:space="preserve"> itself) </w:t>
      </w:r>
      <w:r w:rsidR="00306246">
        <w:t>in OAGIS 10.1.</w:t>
      </w:r>
    </w:p>
    <w:p w14:paraId="65C5F031" w14:textId="77777777" w:rsidR="00306246" w:rsidRDefault="00306246" w:rsidP="00154D4F"/>
    <w:p w14:paraId="759C6469" w14:textId="77777777" w:rsidR="00306246" w:rsidRDefault="00306246" w:rsidP="00306246">
      <w:pPr>
        <w:pStyle w:val="Heading6"/>
      </w:pPr>
      <w:r>
        <w:lastRenderedPageBreak/>
        <w:t xml:space="preserve">Populate the qualified </w:t>
      </w:r>
      <w:r w:rsidRPr="00C672B9">
        <w:rPr>
          <w:rStyle w:val="CodeChar"/>
        </w:rPr>
        <w:t>CodeContentType</w:t>
      </w:r>
      <w:r>
        <w:t xml:space="preserve"> in the </w:t>
      </w:r>
      <w:r w:rsidRPr="00C672B9">
        <w:rPr>
          <w:rStyle w:val="CodeChar"/>
        </w:rPr>
        <w:t>dt</w:t>
      </w:r>
      <w:r>
        <w:t xml:space="preserve"> table</w:t>
      </w:r>
    </w:p>
    <w:p w14:paraId="0BC4FD78" w14:textId="77777777" w:rsidR="00306246" w:rsidRDefault="00306246" w:rsidP="00306246">
      <w:r>
        <w:t xml:space="preserve">Qualified </w:t>
      </w:r>
      <w:r w:rsidRPr="003A5704">
        <w:rPr>
          <w:rStyle w:val="CodeChar"/>
        </w:rPr>
        <w:t>CodeContentType</w:t>
      </w:r>
      <w:r>
        <w:t xml:space="preserve"> is a qualified BDT based on the </w:t>
      </w:r>
      <w:r w:rsidRPr="003A5704">
        <w:rPr>
          <w:rStyle w:val="CodeChar"/>
        </w:rPr>
        <w:t>CodeContentType</w:t>
      </w:r>
      <w:r>
        <w:t xml:space="preserve"> unqualified BDT</w:t>
      </w:r>
      <w:r w:rsidR="003A5704">
        <w:t xml:space="preserve"> imported earlier</w:t>
      </w:r>
      <w:r>
        <w:t>.</w:t>
      </w:r>
      <w:r w:rsidR="003A5704">
        <w:t xml:space="preserve"> For each type populate the </w:t>
      </w:r>
      <w:r w:rsidR="003A5704" w:rsidRPr="003A5704">
        <w:rPr>
          <w:rStyle w:val="CodeChar"/>
        </w:rPr>
        <w:t>dt</w:t>
      </w:r>
      <w:r w:rsidR="003A5704">
        <w:t xml:space="preserve"> table as follows.</w:t>
      </w:r>
    </w:p>
    <w:p w14:paraId="1F3C98AC" w14:textId="77777777" w:rsidR="003A5704" w:rsidRDefault="003A5704" w:rsidP="00306246"/>
    <w:p w14:paraId="72B9BB2C" w14:textId="77777777" w:rsidR="003A5704" w:rsidRDefault="003A5704" w:rsidP="003A5704">
      <w:r>
        <w:rPr>
          <w:rStyle w:val="CodeChar"/>
        </w:rPr>
        <w:t>dt_id</w:t>
      </w:r>
      <w:r>
        <w:t xml:space="preserve"> = Auto-generate database key.</w:t>
      </w:r>
    </w:p>
    <w:p w14:paraId="5A4E8C21" w14:textId="77777777" w:rsidR="003A5704" w:rsidRDefault="003A5704" w:rsidP="003A5704">
      <w:r>
        <w:rPr>
          <w:rStyle w:val="CodeChar"/>
        </w:rPr>
        <w:t>guid</w:t>
      </w:r>
      <w:r>
        <w:t xml:space="preserve"> = Get it from </w:t>
      </w:r>
      <w:r w:rsidRPr="002809A9">
        <w:rPr>
          <w:rStyle w:val="CodeChar"/>
        </w:rPr>
        <w:t>/@id</w:t>
      </w:r>
      <w:r>
        <w:t>.</w:t>
      </w:r>
    </w:p>
    <w:p w14:paraId="1262C5A7" w14:textId="77777777" w:rsidR="003A5704" w:rsidRDefault="003A5704" w:rsidP="003A5704">
      <w:r>
        <w:rPr>
          <w:rStyle w:val="CodeChar"/>
        </w:rPr>
        <w:t>type</w:t>
      </w:r>
      <w:r>
        <w:t xml:space="preserve"> = </w:t>
      </w:r>
      <w:r w:rsidRPr="00112B28">
        <w:rPr>
          <w:rStyle w:val="CodeChar"/>
        </w:rPr>
        <w:t>“</w:t>
      </w:r>
      <w:r>
        <w:rPr>
          <w:rStyle w:val="CodeChar"/>
        </w:rPr>
        <w:t>1</w:t>
      </w:r>
      <w:r w:rsidRPr="00112B28">
        <w:rPr>
          <w:rStyle w:val="CodeChar"/>
        </w:rPr>
        <w:t>”</w:t>
      </w:r>
      <w:r>
        <w:t xml:space="preserve"> (note: 1 indicates BDT).</w:t>
      </w:r>
    </w:p>
    <w:p w14:paraId="72454E37" w14:textId="77777777" w:rsidR="003A5704" w:rsidRDefault="003A5704" w:rsidP="003A5704">
      <w:r>
        <w:rPr>
          <w:rStyle w:val="CodeChar"/>
        </w:rPr>
        <w:t>version_num</w:t>
      </w:r>
      <w:r>
        <w:t xml:space="preserve"> = </w:t>
      </w:r>
      <w:r w:rsidRPr="00112B28">
        <w:rPr>
          <w:rStyle w:val="CodeChar"/>
        </w:rPr>
        <w:t>“</w:t>
      </w:r>
      <w:r>
        <w:rPr>
          <w:rStyle w:val="CodeChar"/>
        </w:rPr>
        <w:t>1</w:t>
      </w:r>
      <w:r w:rsidRPr="00112B28">
        <w:rPr>
          <w:rStyle w:val="CodeChar"/>
        </w:rPr>
        <w:t>.0”</w:t>
      </w:r>
    </w:p>
    <w:p w14:paraId="67D676CF" w14:textId="77777777" w:rsidR="003A5704" w:rsidRDefault="003A5704" w:rsidP="003A5704">
      <w:r>
        <w:rPr>
          <w:rStyle w:val="CodeChar"/>
        </w:rPr>
        <w:t>previous_version_dt_id</w:t>
      </w:r>
      <w:r>
        <w:t xml:space="preserve"> = Leave blank.</w:t>
      </w:r>
    </w:p>
    <w:p w14:paraId="2998D385" w14:textId="77777777" w:rsidR="003A5704" w:rsidRDefault="003A5704" w:rsidP="003A5704">
      <w:r>
        <w:rPr>
          <w:rStyle w:val="CodeChar"/>
        </w:rPr>
        <w:t>data_type_term</w:t>
      </w:r>
      <w:r>
        <w:t xml:space="preserve"> = Inherit from the based BDT identified in the </w:t>
      </w:r>
      <w:r>
        <w:rPr>
          <w:rStyle w:val="CodeChar"/>
        </w:rPr>
        <w:t>based_dt_id</w:t>
      </w:r>
      <w:r>
        <w:t xml:space="preserve"> column.</w:t>
      </w:r>
    </w:p>
    <w:p w14:paraId="66F75381" w14:textId="77777777" w:rsidR="003A5704" w:rsidRDefault="003A5704" w:rsidP="003A5704">
      <w:r>
        <w:rPr>
          <w:rStyle w:val="CodeChar"/>
        </w:rPr>
        <w:t>qualifier</w:t>
      </w:r>
      <w:r>
        <w:t xml:space="preserve"> = </w:t>
      </w:r>
      <w:r w:rsidRPr="00A158C7">
        <w:rPr>
          <w:rStyle w:val="CodeChar"/>
        </w:rPr>
        <w:t>SpaceSeparate(</w:t>
      </w:r>
      <w:r>
        <w:rPr>
          <w:rStyle w:val="CodeChar"/>
        </w:rPr>
        <w:t>substring-before(</w:t>
      </w:r>
      <w:r w:rsidRPr="00A158C7">
        <w:rPr>
          <w:rStyle w:val="CodeChar"/>
        </w:rPr>
        <w:t>/@name</w:t>
      </w:r>
      <w:r>
        <w:rPr>
          <w:rStyle w:val="CodeChar"/>
        </w:rPr>
        <w:t>,</w:t>
      </w:r>
      <w:r w:rsidRPr="00A158C7">
        <w:rPr>
          <w:rStyle w:val="CodeChar"/>
        </w:rPr>
        <w:t xml:space="preserve"> “</w:t>
      </w:r>
      <w:r w:rsidR="00556A9C">
        <w:rPr>
          <w:rStyle w:val="CodeChar"/>
        </w:rPr>
        <w:t>CodeContent</w:t>
      </w:r>
      <w:r w:rsidRPr="00A158C7">
        <w:rPr>
          <w:rStyle w:val="CodeChar"/>
        </w:rPr>
        <w:t>Type”)</w:t>
      </w:r>
      <w:r>
        <w:rPr>
          <w:rStyle w:val="CodeChar"/>
        </w:rPr>
        <w:t>)</w:t>
      </w:r>
      <w:r w:rsidR="00556A9C">
        <w:rPr>
          <w:rStyle w:val="CodeChar"/>
        </w:rPr>
        <w:t xml:space="preserve">. </w:t>
      </w:r>
      <w:r>
        <w:t>If this results in a blank string, an exception or warning should be logged.</w:t>
      </w:r>
    </w:p>
    <w:p w14:paraId="394B72ED" w14:textId="77777777" w:rsidR="003A5704" w:rsidRDefault="003A5704" w:rsidP="003A5704">
      <w:r>
        <w:rPr>
          <w:rStyle w:val="CodeChar"/>
        </w:rPr>
        <w:t>based_dt_id</w:t>
      </w:r>
      <w:r>
        <w:t xml:space="preserve"> =</w:t>
      </w:r>
      <w:r w:rsidR="00556A9C">
        <w:t xml:space="preserve"> </w:t>
      </w:r>
      <w:r w:rsidR="00556A9C" w:rsidRPr="00556A9C">
        <w:rPr>
          <w:rStyle w:val="CodeChar"/>
        </w:rPr>
        <w:t>dt.dt_id</w:t>
      </w:r>
      <w:r w:rsidR="00556A9C">
        <w:t xml:space="preserve"> of the </w:t>
      </w:r>
      <w:r w:rsidR="00556A9C" w:rsidRPr="00556A9C">
        <w:rPr>
          <w:rStyle w:val="CodeChar"/>
        </w:rPr>
        <w:t>CodeContentType</w:t>
      </w:r>
      <w:r w:rsidR="00556A9C">
        <w:t xml:space="preserve"> unqualified BDT</w:t>
      </w:r>
      <w:r>
        <w:t>.</w:t>
      </w:r>
    </w:p>
    <w:p w14:paraId="1E84B9A1" w14:textId="77777777" w:rsidR="003A5704" w:rsidRDefault="003A5704" w:rsidP="003A5704">
      <w:r>
        <w:rPr>
          <w:rStyle w:val="CodeChar"/>
        </w:rPr>
        <w:t>den</w:t>
      </w:r>
      <w:r>
        <w:t xml:space="preserve"> = </w:t>
      </w:r>
      <w:r>
        <w:rPr>
          <w:rStyle w:val="CodeChar"/>
        </w:rPr>
        <w:t>qualifier + “_ “ +</w:t>
      </w:r>
      <w:r w:rsidRPr="00B804B9">
        <w:rPr>
          <w:rStyle w:val="CodeChar"/>
        </w:rPr>
        <w:t xml:space="preserve"> </w:t>
      </w:r>
      <w:r w:rsidR="00556A9C">
        <w:rPr>
          <w:rStyle w:val="CodeChar"/>
        </w:rPr>
        <w:t>“Code Content. Type”</w:t>
      </w:r>
      <w:r>
        <w:t xml:space="preserve">. Ex. </w:t>
      </w:r>
      <w:r>
        <w:rPr>
          <w:rStyle w:val="CodeChar"/>
        </w:rPr>
        <w:t>den</w:t>
      </w:r>
      <w:r>
        <w:t xml:space="preserve"> of </w:t>
      </w:r>
      <w:r w:rsidR="00556A9C">
        <w:rPr>
          <w:rStyle w:val="CodeChar"/>
        </w:rPr>
        <w:t>ActionCodeContent</w:t>
      </w:r>
      <w:r w:rsidRPr="00061D51">
        <w:rPr>
          <w:rStyle w:val="CodeChar"/>
        </w:rPr>
        <w:t>Type</w:t>
      </w:r>
      <w:r>
        <w:t xml:space="preserve"> QBDT is </w:t>
      </w:r>
      <w:r w:rsidRPr="00061D51">
        <w:rPr>
          <w:rStyle w:val="CodeChar"/>
        </w:rPr>
        <w:t>“</w:t>
      </w:r>
      <w:r w:rsidR="00556A9C">
        <w:rPr>
          <w:rStyle w:val="CodeChar"/>
        </w:rPr>
        <w:t>Action_ Code Content</w:t>
      </w:r>
      <w:r>
        <w:rPr>
          <w:rStyle w:val="CodeChar"/>
        </w:rPr>
        <w:t>. Type</w:t>
      </w:r>
      <w:r w:rsidRPr="00061D51">
        <w:rPr>
          <w:rStyle w:val="CodeChar"/>
        </w:rPr>
        <w:t>”</w:t>
      </w:r>
      <w:r>
        <w:t>. It is an exception if this is empty.</w:t>
      </w:r>
    </w:p>
    <w:p w14:paraId="64D20C8F" w14:textId="77777777" w:rsidR="003A5704" w:rsidRDefault="003A5704" w:rsidP="003A5704">
      <w:r>
        <w:rPr>
          <w:rStyle w:val="CodeChar"/>
          <w:rFonts w:eastAsia="Malgun Gothic"/>
        </w:rPr>
        <w:t>content_component_den</w:t>
      </w:r>
      <w:r>
        <w:t xml:space="preserve"> = substring-before(</w:t>
      </w:r>
      <w:r>
        <w:rPr>
          <w:rStyle w:val="CodeChar"/>
        </w:rPr>
        <w:t>den, “. Type”)</w:t>
      </w:r>
      <w:r w:rsidRPr="00061D51">
        <w:rPr>
          <w:rStyle w:val="CodeChar"/>
        </w:rPr>
        <w:t xml:space="preserve"> + “. Content”</w:t>
      </w:r>
      <w:r>
        <w:t xml:space="preserve">. Ex. </w:t>
      </w:r>
      <w:r w:rsidRPr="00112B28">
        <w:rPr>
          <w:rStyle w:val="CodeChar"/>
        </w:rPr>
        <w:t>“</w:t>
      </w:r>
      <w:r w:rsidR="00DA252D">
        <w:rPr>
          <w:rStyle w:val="CodeChar"/>
        </w:rPr>
        <w:t>Action_ Code Content</w:t>
      </w:r>
      <w:r w:rsidRPr="00112B28">
        <w:rPr>
          <w:rStyle w:val="CodeChar"/>
        </w:rPr>
        <w:t>. Content”</w:t>
      </w:r>
      <w:r>
        <w:t>.</w:t>
      </w:r>
    </w:p>
    <w:p w14:paraId="6938B731" w14:textId="77777777" w:rsidR="003A5704" w:rsidRDefault="003A5704" w:rsidP="003A5704">
      <w:r>
        <w:rPr>
          <w:rStyle w:val="CodeChar"/>
        </w:rPr>
        <w:t>definition</w:t>
      </w:r>
      <w:r>
        <w:t xml:space="preserve"> = Use the value from </w:t>
      </w:r>
      <w:r w:rsidRPr="00EB739D">
        <w:rPr>
          <w:rStyle w:val="CodeChar"/>
        </w:rPr>
        <w:t>./xsd:annotation/xsd:documentation</w:t>
      </w:r>
      <w:r>
        <w:t xml:space="preserve"> if any otherwise leave empty.</w:t>
      </w:r>
    </w:p>
    <w:p w14:paraId="3FD8CC8F" w14:textId="77777777" w:rsidR="003A5704" w:rsidRDefault="003A5704" w:rsidP="003A5704">
      <w:r>
        <w:rPr>
          <w:rStyle w:val="CodeChar"/>
        </w:rPr>
        <w:t>content_component_definition</w:t>
      </w:r>
      <w:r>
        <w:t xml:space="preserve"> = Leave empty.</w:t>
      </w:r>
    </w:p>
    <w:p w14:paraId="7B2C6A27" w14:textId="77777777" w:rsidR="003A5704" w:rsidRDefault="003A5704" w:rsidP="003A5704">
      <w:r>
        <w:rPr>
          <w:rStyle w:val="CodeChar"/>
        </w:rPr>
        <w:t>revision_doc</w:t>
      </w:r>
      <w:r>
        <w:t xml:space="preserve"> = Leave empty.</w:t>
      </w:r>
    </w:p>
    <w:p w14:paraId="71F1630F" w14:textId="77777777" w:rsidR="003A5704" w:rsidRDefault="003A5704" w:rsidP="003A5704">
      <w:r>
        <w:rPr>
          <w:rStyle w:val="CodeChar"/>
        </w:rPr>
        <w:t>state</w:t>
      </w:r>
      <w:r>
        <w:t xml:space="preserve"> = </w:t>
      </w:r>
      <w:r w:rsidRPr="00112B28">
        <w:rPr>
          <w:rStyle w:val="CodeChar"/>
        </w:rPr>
        <w:t>“</w:t>
      </w:r>
      <w:r>
        <w:rPr>
          <w:rStyle w:val="CodeChar"/>
        </w:rPr>
        <w:t>3</w:t>
      </w:r>
      <w:r w:rsidRPr="00112B28">
        <w:rPr>
          <w:rStyle w:val="CodeChar"/>
        </w:rPr>
        <w:t>”</w:t>
      </w:r>
      <w:r>
        <w:t xml:space="preserve"> (note: 3 means published).</w:t>
      </w:r>
    </w:p>
    <w:p w14:paraId="54723141" w14:textId="77777777" w:rsidR="003A5704" w:rsidRDefault="003A5704" w:rsidP="003A5704">
      <w:r>
        <w:rPr>
          <w:rStyle w:val="CodeChar"/>
        </w:rPr>
        <w:t>created_by</w:t>
      </w:r>
      <w:r>
        <w:t xml:space="preserve"> = </w:t>
      </w:r>
      <w:r w:rsidRPr="00112B28">
        <w:rPr>
          <w:rStyle w:val="CodeChar"/>
        </w:rPr>
        <w:t>“</w:t>
      </w:r>
      <w:r>
        <w:rPr>
          <w:rStyle w:val="CodeChar"/>
        </w:rPr>
        <w:t>oagis</w:t>
      </w:r>
      <w:r w:rsidRPr="00112B28">
        <w:rPr>
          <w:rStyle w:val="CodeChar"/>
        </w:rPr>
        <w:t>”</w:t>
      </w:r>
      <w:r>
        <w:t>.</w:t>
      </w:r>
    </w:p>
    <w:p w14:paraId="3BD87FBA" w14:textId="77777777" w:rsidR="00556A9C" w:rsidRDefault="00DA252D" w:rsidP="003A5704">
      <w:r>
        <w:rPr>
          <w:rStyle w:val="CodeChar"/>
        </w:rPr>
        <w:t>o</w:t>
      </w:r>
      <w:r w:rsidR="00556A9C" w:rsidRPr="00DA252D">
        <w:rPr>
          <w:rStyle w:val="CodeChar"/>
        </w:rPr>
        <w:t>wner_user_id</w:t>
      </w:r>
      <w:r w:rsidR="00556A9C">
        <w:t xml:space="preserve"> = </w:t>
      </w:r>
      <w:r w:rsidRPr="00DA252D">
        <w:rPr>
          <w:rStyle w:val="CodeChar"/>
        </w:rPr>
        <w:t>“oagis”</w:t>
      </w:r>
      <w:r>
        <w:t>.</w:t>
      </w:r>
    </w:p>
    <w:p w14:paraId="7BA8D8BC" w14:textId="77777777" w:rsidR="003A5704" w:rsidRDefault="003A5704" w:rsidP="003A5704">
      <w:r>
        <w:rPr>
          <w:rStyle w:val="CodeChar"/>
        </w:rPr>
        <w:t>last_updated_by</w:t>
      </w:r>
      <w:r>
        <w:t xml:space="preserve"> = </w:t>
      </w:r>
      <w:r w:rsidRPr="00112B28">
        <w:rPr>
          <w:rStyle w:val="CodeChar"/>
        </w:rPr>
        <w:t>“</w:t>
      </w:r>
      <w:r>
        <w:rPr>
          <w:rStyle w:val="CodeChar"/>
        </w:rPr>
        <w:t>oagis</w:t>
      </w:r>
      <w:r w:rsidRPr="00112B28">
        <w:rPr>
          <w:rStyle w:val="CodeChar"/>
        </w:rPr>
        <w:t>”</w:t>
      </w:r>
      <w:r>
        <w:t>.</w:t>
      </w:r>
    </w:p>
    <w:p w14:paraId="178FA028" w14:textId="77777777" w:rsidR="003A5704" w:rsidRDefault="003A5704" w:rsidP="003A5704">
      <w:r>
        <w:rPr>
          <w:rStyle w:val="CodeChar"/>
        </w:rPr>
        <w:t>creation_timestamp</w:t>
      </w:r>
      <w:r>
        <w:t xml:space="preserve"> = </w:t>
      </w:r>
      <w:r w:rsidRPr="00112B28">
        <w:t>Current time</w:t>
      </w:r>
      <w:r>
        <w:t>.</w:t>
      </w:r>
    </w:p>
    <w:p w14:paraId="7BFFDBBF" w14:textId="77777777" w:rsidR="003A5704" w:rsidRDefault="003A5704" w:rsidP="003A5704">
      <w:r>
        <w:rPr>
          <w:rStyle w:val="CodeChar"/>
        </w:rPr>
        <w:t>last_update_timestamp</w:t>
      </w:r>
      <w:r>
        <w:t xml:space="preserve"> = Same as </w:t>
      </w:r>
      <w:r>
        <w:rPr>
          <w:rStyle w:val="CodeChar"/>
        </w:rPr>
        <w:t>creation_timestamp</w:t>
      </w:r>
      <w:r>
        <w:t>.</w:t>
      </w:r>
    </w:p>
    <w:p w14:paraId="219E1797" w14:textId="77777777" w:rsidR="00556A9C" w:rsidRDefault="00556A9C" w:rsidP="00556A9C">
      <w:r w:rsidRPr="00EB13B1">
        <w:rPr>
          <w:rStyle w:val="CodeChar"/>
        </w:rPr>
        <w:t>revision_num</w:t>
      </w:r>
      <w:r>
        <w:t xml:space="preserve"> = </w:t>
      </w:r>
      <w:r w:rsidRPr="00EB13B1">
        <w:rPr>
          <w:rStyle w:val="CodeChar"/>
        </w:rPr>
        <w:t>0</w:t>
      </w:r>
      <w:r>
        <w:t>.</w:t>
      </w:r>
    </w:p>
    <w:p w14:paraId="48FBB03B" w14:textId="77777777" w:rsidR="00556A9C" w:rsidRDefault="00556A9C" w:rsidP="00556A9C">
      <w:r w:rsidRPr="00EB13B1">
        <w:rPr>
          <w:rStyle w:val="CodeChar"/>
        </w:rPr>
        <w:t>revision_tracking_num</w:t>
      </w:r>
      <w:r>
        <w:t xml:space="preserve"> = </w:t>
      </w:r>
      <w:r w:rsidRPr="00EB13B1">
        <w:rPr>
          <w:rStyle w:val="CodeChar"/>
        </w:rPr>
        <w:t>0</w:t>
      </w:r>
      <w:r>
        <w:t>.</w:t>
      </w:r>
    </w:p>
    <w:p w14:paraId="7AA49FFF" w14:textId="77777777" w:rsidR="00556A9C" w:rsidRDefault="00556A9C" w:rsidP="00556A9C">
      <w:r w:rsidRPr="00EB13B1">
        <w:rPr>
          <w:rStyle w:val="CodeChar"/>
        </w:rPr>
        <w:t>revision_action</w:t>
      </w:r>
      <w:r>
        <w:t xml:space="preserve"> = </w:t>
      </w:r>
      <w:r w:rsidRPr="00EB13B1">
        <w:rPr>
          <w:rStyle w:val="CodeChar"/>
        </w:rPr>
        <w:t>null</w:t>
      </w:r>
      <w:r>
        <w:t>.</w:t>
      </w:r>
    </w:p>
    <w:p w14:paraId="189AEE4E" w14:textId="77777777" w:rsidR="00556A9C" w:rsidRDefault="00556A9C" w:rsidP="00556A9C">
      <w:r w:rsidRPr="00EB13B1">
        <w:rPr>
          <w:rStyle w:val="CodeChar"/>
        </w:rPr>
        <w:t>release_id</w:t>
      </w:r>
      <w:r>
        <w:t xml:space="preserve"> = </w:t>
      </w:r>
      <w:r w:rsidRPr="00F323CD">
        <w:rPr>
          <w:rStyle w:val="CodeChar"/>
        </w:rPr>
        <w:t>null</w:t>
      </w:r>
      <w:r>
        <w:t>.</w:t>
      </w:r>
    </w:p>
    <w:p w14:paraId="0AB4D2C6" w14:textId="77777777" w:rsidR="00556A9C" w:rsidRDefault="00556A9C" w:rsidP="00556A9C">
      <w:r w:rsidRPr="00EB13B1">
        <w:rPr>
          <w:rStyle w:val="CodeChar"/>
        </w:rPr>
        <w:t>current_bdt_id</w:t>
      </w:r>
      <w:r>
        <w:t xml:space="preserve"> = </w:t>
      </w:r>
      <w:r w:rsidRPr="00F323CD">
        <w:rPr>
          <w:rStyle w:val="CodeChar"/>
        </w:rPr>
        <w:t>null</w:t>
      </w:r>
      <w:r>
        <w:t xml:space="preserve">. </w:t>
      </w:r>
    </w:p>
    <w:p w14:paraId="56069E64" w14:textId="77777777" w:rsidR="003A5704" w:rsidRDefault="00556A9C" w:rsidP="00556A9C">
      <w:r w:rsidRPr="00EB13B1">
        <w:rPr>
          <w:rStyle w:val="CodeChar"/>
        </w:rPr>
        <w:t>is_deprecated</w:t>
      </w:r>
      <w:r>
        <w:t xml:space="preserve"> = </w:t>
      </w:r>
      <w:r w:rsidRPr="00F323CD">
        <w:rPr>
          <w:rStyle w:val="CodeChar"/>
        </w:rPr>
        <w:t>false</w:t>
      </w:r>
      <w:r>
        <w:t>.</w:t>
      </w:r>
    </w:p>
    <w:p w14:paraId="56F73F77" w14:textId="77777777" w:rsidR="00306246" w:rsidRDefault="00306246" w:rsidP="00306246">
      <w:pPr>
        <w:pStyle w:val="Heading6"/>
      </w:pPr>
      <w:r>
        <w:t>Populate the bdt_pri_restri table for the qualified CodeContentType</w:t>
      </w:r>
    </w:p>
    <w:p w14:paraId="664A899A" w14:textId="77777777" w:rsidR="00DA252D" w:rsidRPr="00864DD4" w:rsidRDefault="00DA252D" w:rsidP="00DA252D">
      <w:r>
        <w:t xml:space="preserve">Assign the record from </w:t>
      </w:r>
      <w:r w:rsidR="00DE19C3">
        <w:rPr>
          <w:rStyle w:val="CodeChar"/>
        </w:rPr>
        <w:t>cdt_awd_pri_xps_type_map</w:t>
      </w:r>
      <w:r>
        <w:t xml:space="preserve"> or </w:t>
      </w:r>
      <w:r>
        <w:rPr>
          <w:rStyle w:val="CodeChar"/>
        </w:rPr>
        <w:t>code_list</w:t>
      </w:r>
      <w:r>
        <w:t xml:space="preserve"> tables.</w:t>
      </w:r>
    </w:p>
    <w:p w14:paraId="548DBCD3" w14:textId="77777777" w:rsidR="00DA252D" w:rsidRDefault="00DA252D" w:rsidP="00DA252D"/>
    <w:tbl>
      <w:tblPr>
        <w:tblStyle w:val="TableGrid"/>
        <w:tblW w:w="0" w:type="auto"/>
        <w:tblLook w:val="04A0" w:firstRow="1" w:lastRow="0" w:firstColumn="1" w:lastColumn="0" w:noHBand="0" w:noVBand="1"/>
      </w:tblPr>
      <w:tblGrid>
        <w:gridCol w:w="9350"/>
      </w:tblGrid>
      <w:tr w:rsidR="00DA252D" w:rsidRPr="002A3D59" w14:paraId="5FE6BF0A" w14:textId="77777777" w:rsidTr="009C142C">
        <w:trPr>
          <w:trHeight w:val="485"/>
        </w:trPr>
        <w:tc>
          <w:tcPr>
            <w:tcW w:w="9576" w:type="dxa"/>
            <w:shd w:val="clear" w:color="auto" w:fill="auto"/>
          </w:tcPr>
          <w:p w14:paraId="5C91C95C" w14:textId="77777777" w:rsidR="00DA252D" w:rsidRPr="000A5DF5" w:rsidRDefault="00DA252D" w:rsidP="00BE4F18">
            <w:r w:rsidRPr="000A5DF5">
              <w:rPr>
                <w:rStyle w:val="CodeChar"/>
              </w:rPr>
              <w:t>bdt_pri_restri_id</w:t>
            </w:r>
            <w:r w:rsidRPr="000A5DF5">
              <w:t xml:space="preserve"> = Auto-generate database key.</w:t>
            </w:r>
          </w:p>
        </w:tc>
      </w:tr>
      <w:tr w:rsidR="00DA252D" w:rsidRPr="002A3D59" w14:paraId="38C2DF3E" w14:textId="77777777" w:rsidTr="009C142C">
        <w:trPr>
          <w:trHeight w:val="719"/>
        </w:trPr>
        <w:tc>
          <w:tcPr>
            <w:tcW w:w="9576" w:type="dxa"/>
            <w:shd w:val="clear" w:color="auto" w:fill="auto"/>
          </w:tcPr>
          <w:p w14:paraId="323BBCB3" w14:textId="77777777" w:rsidR="00DA252D" w:rsidRPr="000A5DF5" w:rsidRDefault="00DA252D" w:rsidP="00BE4F18">
            <w:r w:rsidRPr="000A5DF5">
              <w:rPr>
                <w:rStyle w:val="CodeChar"/>
              </w:rPr>
              <w:t>bdt_id</w:t>
            </w:r>
            <w:r w:rsidRPr="000A5DF5">
              <w:t xml:space="preserve"> = Foreign key to the BDTs populated in the previous section. There will be 1 or more rows in this table for each BDT because of the 1:m map between the CDT Primitive and XSD built-in type.</w:t>
            </w:r>
          </w:p>
        </w:tc>
      </w:tr>
      <w:tr w:rsidR="00DA252D" w:rsidRPr="002A3D59" w14:paraId="0A366293" w14:textId="77777777" w:rsidTr="009C142C">
        <w:trPr>
          <w:trHeight w:val="782"/>
        </w:trPr>
        <w:tc>
          <w:tcPr>
            <w:tcW w:w="9576" w:type="dxa"/>
            <w:shd w:val="clear" w:color="auto" w:fill="auto"/>
          </w:tcPr>
          <w:p w14:paraId="26FB1A8D" w14:textId="48FD52C0" w:rsidR="00DA252D" w:rsidRPr="000A5DF5" w:rsidRDefault="00DA252D" w:rsidP="00DA252D">
            <w:r w:rsidRPr="000A5DF5">
              <w:rPr>
                <w:rStyle w:val="CodeChar"/>
              </w:rPr>
              <w:lastRenderedPageBreak/>
              <w:t>cdt_awd_pri_xps_type_map_id</w:t>
            </w:r>
            <w:r w:rsidRPr="000A5DF5">
              <w:t xml:space="preserve"> = This is a foreign key to the </w:t>
            </w:r>
            <w:r w:rsidRPr="000A5DF5">
              <w:rPr>
                <w:rStyle w:val="CodeChar"/>
              </w:rPr>
              <w:t>cdt_awd_pri_xps_type_map</w:t>
            </w:r>
            <w:r w:rsidRPr="000A5DF5">
              <w:t xml:space="preserve"> table in section </w:t>
            </w:r>
            <w:r w:rsidRPr="000A5DF5">
              <w:fldChar w:fldCharType="begin"/>
            </w:r>
            <w:r w:rsidRPr="000A5DF5">
              <w:instrText xml:space="preserve"> REF _Ref390787662 \r \h </w:instrText>
            </w:r>
            <w:r w:rsidR="009C142C">
              <w:instrText xml:space="preserve"> \* MERGEFORMAT </w:instrText>
            </w:r>
            <w:r w:rsidRPr="000A5DF5">
              <w:fldChar w:fldCharType="separate"/>
            </w:r>
            <w:r w:rsidR="00632C6D">
              <w:t>3.1.1.6.5</w:t>
            </w:r>
            <w:r w:rsidRPr="000A5DF5">
              <w:fldChar w:fldCharType="end"/>
            </w:r>
            <w:r w:rsidRPr="000A5DF5">
              <w:t xml:space="preserve">. All qualified BDTs inherit the same </w:t>
            </w:r>
            <w:r w:rsidRPr="000A5DF5">
              <w:rPr>
                <w:rStyle w:val="CodeChar"/>
              </w:rPr>
              <w:t>cdt_awd_pri_xps_type_map_id</w:t>
            </w:r>
            <w:r w:rsidRPr="000A5DF5">
              <w:t xml:space="preserve"> from its based </w:t>
            </w:r>
          </w:p>
        </w:tc>
      </w:tr>
      <w:tr w:rsidR="00DA252D" w:rsidRPr="002A3D59" w14:paraId="698315BE" w14:textId="77777777" w:rsidTr="009C142C">
        <w:trPr>
          <w:trHeight w:val="1061"/>
        </w:trPr>
        <w:tc>
          <w:tcPr>
            <w:tcW w:w="9576" w:type="dxa"/>
            <w:shd w:val="clear" w:color="auto" w:fill="auto"/>
          </w:tcPr>
          <w:p w14:paraId="63706297" w14:textId="77777777" w:rsidR="00DA252D" w:rsidRPr="000A5DF5" w:rsidRDefault="00DA252D" w:rsidP="00DA252D">
            <w:pPr>
              <w:rPr>
                <w:rStyle w:val="CodeChar"/>
              </w:rPr>
            </w:pPr>
            <w:r w:rsidRPr="000A5DF5">
              <w:rPr>
                <w:rStyle w:val="CodeChar"/>
              </w:rPr>
              <w:t>code_list_id</w:t>
            </w:r>
            <w:r w:rsidRPr="000A5DF5">
              <w:t xml:space="preserve"> = Leave blank for the record where the </w:t>
            </w:r>
            <w:r w:rsidRPr="000A5DF5">
              <w:rPr>
                <w:rStyle w:val="CodeChar"/>
              </w:rPr>
              <w:t>cdt_awd_pri_xps_type_map_id</w:t>
            </w:r>
            <w:r w:rsidRPr="000A5DF5">
              <w:t xml:space="preserve"> column is not empty. Add another record where the </w:t>
            </w:r>
            <w:r w:rsidRPr="000A5DF5">
              <w:rPr>
                <w:rStyle w:val="CodeChar"/>
              </w:rPr>
              <w:t>cdt_awd_pri_xps_type_map_id</w:t>
            </w:r>
            <w:r w:rsidRPr="000A5DF5">
              <w:t xml:space="preserve"> column is empty, but this column is populated with the </w:t>
            </w:r>
            <w:r w:rsidRPr="000A5DF5">
              <w:rPr>
                <w:rStyle w:val="CodeChar"/>
              </w:rPr>
              <w:t>code_list_id</w:t>
            </w:r>
            <w:r w:rsidRPr="000A5DF5">
              <w:t xml:space="preserve"> according to the code list the type is based on the schema. </w:t>
            </w:r>
          </w:p>
        </w:tc>
      </w:tr>
      <w:tr w:rsidR="00DA252D" w:rsidRPr="002A3D59" w14:paraId="66AF0119" w14:textId="77777777" w:rsidTr="009C142C">
        <w:trPr>
          <w:trHeight w:val="701"/>
        </w:trPr>
        <w:tc>
          <w:tcPr>
            <w:tcW w:w="9576" w:type="dxa"/>
            <w:shd w:val="clear" w:color="auto" w:fill="auto"/>
          </w:tcPr>
          <w:p w14:paraId="64E60086" w14:textId="77777777" w:rsidR="00DA252D" w:rsidRPr="000A5DF5" w:rsidRDefault="00DA252D" w:rsidP="00DE19C3">
            <w:r w:rsidRPr="000A5DF5">
              <w:rPr>
                <w:rStyle w:val="CodeChar"/>
              </w:rPr>
              <w:t>is_default</w:t>
            </w:r>
            <w:r w:rsidRPr="000A5DF5">
              <w:t xml:space="preserve"> = Inherit the value from the based DT for the record where the </w:t>
            </w:r>
            <w:r w:rsidR="00DE19C3">
              <w:rPr>
                <w:rStyle w:val="CodeChar"/>
              </w:rPr>
              <w:t>cdt_awd_pri_xps_type_map_id</w:t>
            </w:r>
            <w:r w:rsidRPr="000A5DF5">
              <w:t xml:space="preserve"> column is not empty (basically it will be true on the map to the </w:t>
            </w:r>
            <w:r w:rsidRPr="000A5DF5">
              <w:rPr>
                <w:rStyle w:val="CodeChar"/>
              </w:rPr>
              <w:t>xsd:token</w:t>
            </w:r>
            <w:r w:rsidRPr="000A5DF5">
              <w:t xml:space="preserve">). For the record where </w:t>
            </w:r>
            <w:r w:rsidRPr="000A5DF5">
              <w:rPr>
                <w:rStyle w:val="CodeChar"/>
              </w:rPr>
              <w:t>code_list_id</w:t>
            </w:r>
            <w:r w:rsidRPr="000A5DF5">
              <w:t xml:space="preserve"> column is not empty, set the value to </w:t>
            </w:r>
            <w:r w:rsidRPr="000A5DF5">
              <w:rPr>
                <w:rStyle w:val="CodeChar"/>
              </w:rPr>
              <w:t>‘False’</w:t>
            </w:r>
            <w:r w:rsidRPr="000A5DF5">
              <w:t>.</w:t>
            </w:r>
          </w:p>
        </w:tc>
      </w:tr>
    </w:tbl>
    <w:p w14:paraId="62CA15EA" w14:textId="77777777" w:rsidR="00DA252D" w:rsidRPr="00DA252D" w:rsidRDefault="00DA252D" w:rsidP="00DA252D"/>
    <w:p w14:paraId="7DB7992E" w14:textId="77777777" w:rsidR="00306246" w:rsidRDefault="00306246" w:rsidP="00306246">
      <w:pPr>
        <w:pStyle w:val="Heading6"/>
      </w:pPr>
      <w:r>
        <w:t xml:space="preserve">Populate the </w:t>
      </w:r>
      <w:r w:rsidRPr="009266C5">
        <w:rPr>
          <w:rStyle w:val="CodeChar"/>
        </w:rPr>
        <w:t>dt_sc</w:t>
      </w:r>
      <w:r>
        <w:t xml:space="preserve"> table for the qualified </w:t>
      </w:r>
      <w:r w:rsidRPr="009266C5">
        <w:rPr>
          <w:rStyle w:val="CodeChar"/>
        </w:rPr>
        <w:t>CodeContentType</w:t>
      </w:r>
    </w:p>
    <w:p w14:paraId="077C7E7D" w14:textId="77777777" w:rsidR="00D4477B" w:rsidRDefault="00D4477B" w:rsidP="00D4477B"/>
    <w:p w14:paraId="4E0D2FCA" w14:textId="77777777" w:rsidR="00D4477B" w:rsidRDefault="00D4477B" w:rsidP="00D4477B">
      <w:r>
        <w:t xml:space="preserve">These qualified </w:t>
      </w:r>
      <w:r w:rsidRPr="00DE19C3">
        <w:rPr>
          <w:rStyle w:val="CodeChar"/>
        </w:rPr>
        <w:t>CodeContentType</w:t>
      </w:r>
      <w:r>
        <w:t xml:space="preserve"> has no SC according to the schema. Therefore, they inherit/copy all SCs from its based BDT, populate rows in this table appropriately for these SCs by copying information from the SCs of the based BDT. The based BDT, </w:t>
      </w:r>
      <w:r w:rsidRPr="00D4477B">
        <w:rPr>
          <w:rStyle w:val="CodeChar"/>
        </w:rPr>
        <w:t>CodeContentType</w:t>
      </w:r>
      <w:r>
        <w:t xml:space="preserve">, basically has all its SCs with max cardinality zero, so these qualified BDT also has no SCs but still need to populate all those records. </w:t>
      </w:r>
    </w:p>
    <w:p w14:paraId="6AEF42EE" w14:textId="77777777" w:rsidR="00306246" w:rsidRPr="00306246" w:rsidRDefault="00306246" w:rsidP="00306246">
      <w:pPr>
        <w:pStyle w:val="Heading6"/>
      </w:pPr>
      <w:r>
        <w:t xml:space="preserve">Populate the </w:t>
      </w:r>
      <w:r w:rsidRPr="009266C5">
        <w:rPr>
          <w:rStyle w:val="CodeChar"/>
        </w:rPr>
        <w:t>bdt_sc_pri_restri</w:t>
      </w:r>
      <w:r>
        <w:t xml:space="preserve"> table the qualified </w:t>
      </w:r>
      <w:r w:rsidRPr="009266C5">
        <w:rPr>
          <w:rStyle w:val="CodeChar"/>
        </w:rPr>
        <w:t>CodeContentType</w:t>
      </w:r>
    </w:p>
    <w:p w14:paraId="77E78989" w14:textId="77777777" w:rsidR="00D4477B" w:rsidRDefault="00D4477B" w:rsidP="00D4477B">
      <w:r>
        <w:t xml:space="preserve">Similar to the previous section, each qualified </w:t>
      </w:r>
      <w:r w:rsidRPr="00D4477B">
        <w:rPr>
          <w:rStyle w:val="CodeChar"/>
        </w:rPr>
        <w:t>CodeContentType</w:t>
      </w:r>
      <w:r>
        <w:t xml:space="preserve"> inherits/copies all </w:t>
      </w:r>
      <w:r w:rsidRPr="00BE4F18">
        <w:rPr>
          <w:rStyle w:val="CodeChar"/>
        </w:rPr>
        <w:t>bdt_sc_pri_restric</w:t>
      </w:r>
      <w:r>
        <w:t xml:space="preserve"> records from its based BDT.</w:t>
      </w:r>
    </w:p>
    <w:p w14:paraId="08944E53" w14:textId="77777777" w:rsidR="00306246" w:rsidRDefault="00306246" w:rsidP="00154D4F"/>
    <w:p w14:paraId="3C8D7BE0" w14:textId="77777777" w:rsidR="007C2AAF" w:rsidRDefault="007C2AAF" w:rsidP="00BE4F18">
      <w:pPr>
        <w:pStyle w:val="Heading5"/>
      </w:pPr>
      <w:bookmarkStart w:id="196" w:name="_Toc456813599"/>
      <w:r>
        <w:t>Import qualified IDContentType</w:t>
      </w:r>
      <w:bookmarkEnd w:id="196"/>
    </w:p>
    <w:p w14:paraId="1AD62348" w14:textId="77777777" w:rsidR="007C2AAF" w:rsidRPr="007C2AAF" w:rsidRDefault="007C2AAF" w:rsidP="007C2AAF">
      <w:r>
        <w:t xml:space="preserve">The only one to import is the </w:t>
      </w:r>
      <w:r w:rsidRPr="007C2AAF">
        <w:rPr>
          <w:rStyle w:val="CodeChar"/>
        </w:rPr>
        <w:t>AgencyIDContenttype</w:t>
      </w:r>
      <w:r>
        <w:t xml:space="preserve"> in the Fields.xsd. This is imported similar to the qualified </w:t>
      </w:r>
      <w:r w:rsidRPr="007C2AAF">
        <w:rPr>
          <w:rStyle w:val="CodeChar"/>
        </w:rPr>
        <w:t>CodeContentType</w:t>
      </w:r>
      <w:r>
        <w:t xml:space="preserve">, except in the case of </w:t>
      </w:r>
      <w:r w:rsidRPr="00304FDF">
        <w:rPr>
          <w:rStyle w:val="CodeChar"/>
        </w:rPr>
        <w:t>bdt_pri_restri</w:t>
      </w:r>
      <w:r>
        <w:t xml:space="preserve"> table. Where the </w:t>
      </w:r>
      <w:r w:rsidRPr="007C2AAF">
        <w:rPr>
          <w:rStyle w:val="CodeChar"/>
        </w:rPr>
        <w:t>code_list_id</w:t>
      </w:r>
      <w:r>
        <w:t xml:space="preserve"> is populated, the </w:t>
      </w:r>
      <w:r w:rsidRPr="007C2AAF">
        <w:rPr>
          <w:rStyle w:val="CodeChar"/>
        </w:rPr>
        <w:t>agency_id_list_id</w:t>
      </w:r>
      <w:r>
        <w:t xml:space="preserve"> column has to be populated instead.</w:t>
      </w:r>
    </w:p>
    <w:p w14:paraId="24145202" w14:textId="77777777" w:rsidR="00306246" w:rsidRDefault="00BE4F18" w:rsidP="00BE4F18">
      <w:pPr>
        <w:pStyle w:val="Heading5"/>
      </w:pPr>
      <w:bookmarkStart w:id="197" w:name="_Toc456813600"/>
      <w:r>
        <w:t>Import other QBDTs</w:t>
      </w:r>
      <w:bookmarkEnd w:id="197"/>
    </w:p>
    <w:p w14:paraId="3A9AC9D4" w14:textId="77777777" w:rsidR="00025339" w:rsidRDefault="00025339" w:rsidP="00154D4F"/>
    <w:p w14:paraId="5F3D9F35" w14:textId="5BE0A5C2" w:rsidR="00154D4F" w:rsidRDefault="00970952" w:rsidP="00154D4F">
      <w:r>
        <w:t xml:space="preserve">Import </w:t>
      </w:r>
      <w:r w:rsidR="00BE4F18">
        <w:t xml:space="preserve">other </w:t>
      </w:r>
      <w:r w:rsidR="005A50D6">
        <w:t>QBDTs</w:t>
      </w:r>
      <w:r>
        <w:t xml:space="preserve"> </w:t>
      </w:r>
      <w:r w:rsidR="005A50D6">
        <w:t>from</w:t>
      </w:r>
      <w:r>
        <w:t xml:space="preserve"> </w:t>
      </w:r>
      <w:r w:rsidR="0048363E" w:rsidRPr="005A50D6">
        <w:rPr>
          <w:rStyle w:val="CodeChar"/>
        </w:rPr>
        <w:t>Fields.xsd</w:t>
      </w:r>
      <w:r w:rsidR="0048363E">
        <w:t xml:space="preserve">. Run through all the types declaration in the </w:t>
      </w:r>
      <w:r w:rsidR="0048363E" w:rsidRPr="005A50D6">
        <w:rPr>
          <w:rStyle w:val="CodeChar"/>
        </w:rPr>
        <w:t>Fields.xsd</w:t>
      </w:r>
      <w:r w:rsidR="0048363E">
        <w:t>, check with the G</w:t>
      </w:r>
      <w:r w:rsidR="005A50D6">
        <w:t xml:space="preserve">UID whether the type has already been imported </w:t>
      </w:r>
      <w:r w:rsidR="0048363E">
        <w:t xml:space="preserve">in the database. If not, </w:t>
      </w:r>
      <w:r w:rsidR="005A50D6">
        <w:t xml:space="preserve">check whether it has a simple content. The type has a simple content if it meets this XPATH condition – </w:t>
      </w:r>
      <w:r w:rsidR="005A50D6" w:rsidRPr="005A50D6">
        <w:rPr>
          <w:rStyle w:val="CodeChar"/>
        </w:rPr>
        <w:t>xsd:complexType[count(.//xsd:simpleContent &gt;= 1]</w:t>
      </w:r>
      <w:r w:rsidR="005A50D6">
        <w:t xml:space="preserve">. The type that passes these tests shall be </w:t>
      </w:r>
      <w:r w:rsidR="0048363E">
        <w:t>imported as a qualified BDTs.</w:t>
      </w:r>
      <w:r w:rsidR="005A50D6">
        <w:t xml:space="preserve"> (Note that this logic assumes that all simple types have already been imported </w:t>
      </w:r>
      <w:r w:rsidR="00BE4F18">
        <w:t>via other sections</w:t>
      </w:r>
      <w:r w:rsidR="005A50D6">
        <w:t xml:space="preserve"> earlier. In other words, there is no QBDT declared as a</w:t>
      </w:r>
      <w:r w:rsidR="00BE4F18">
        <w:t>n</w:t>
      </w:r>
      <w:r w:rsidR="005A50D6">
        <w:t xml:space="preserve"> </w:t>
      </w:r>
      <w:r w:rsidR="00BE4F18" w:rsidRPr="00BE4F18">
        <w:rPr>
          <w:rStyle w:val="CodeChar"/>
        </w:rPr>
        <w:t>xsd:</w:t>
      </w:r>
      <w:r w:rsidR="005A50D6" w:rsidRPr="00BE4F18">
        <w:rPr>
          <w:rStyle w:val="CodeChar"/>
        </w:rPr>
        <w:t>simpleType</w:t>
      </w:r>
      <w:r w:rsidR="005A50D6">
        <w:t>)</w:t>
      </w:r>
    </w:p>
    <w:p w14:paraId="5A11A23F" w14:textId="3C186B41" w:rsidR="00024172" w:rsidRDefault="00024172" w:rsidP="00024172">
      <w:pPr>
        <w:spacing w:before="240"/>
      </w:pPr>
      <w:r w:rsidRPr="00481724">
        <w:t>In principle, multiple new BDTs may be necessary, i.e., a new QBDT may be basing on another new QBDT. Populate DT related tables (for the new QBDT) as follows.</w:t>
      </w:r>
    </w:p>
    <w:p w14:paraId="718A3D99" w14:textId="2B3B712F" w:rsidR="00395EA9" w:rsidRDefault="00024172" w:rsidP="00395EA9">
      <w:pPr>
        <w:spacing w:before="240"/>
      </w:pPr>
      <w:r>
        <w:t xml:space="preserve">A QBDT </w:t>
      </w:r>
      <w:r w:rsidR="00BE4F18">
        <w:t xml:space="preserve">applicable to the logic in this section </w:t>
      </w:r>
      <w:r>
        <w:t xml:space="preserve">should be defined in an </w:t>
      </w:r>
      <w:r w:rsidRPr="00015656">
        <w:rPr>
          <w:rStyle w:val="CodeChar"/>
        </w:rPr>
        <w:t>xsd:complexType</w:t>
      </w:r>
      <w:r>
        <w:t xml:space="preserve"> element (other than those </w:t>
      </w:r>
      <w:r w:rsidRPr="00FA3A72">
        <w:rPr>
          <w:rStyle w:val="CodeChar"/>
        </w:rPr>
        <w:t>xsd:complexType</w:t>
      </w:r>
      <w:r>
        <w:t xml:space="preserve"> already imported as in </w:t>
      </w:r>
      <w:r>
        <w:fldChar w:fldCharType="begin"/>
      </w:r>
      <w:r>
        <w:instrText xml:space="preserve"> REF _Ref392610753 \r \h </w:instrText>
      </w:r>
      <w:r>
        <w:fldChar w:fldCharType="separate"/>
      </w:r>
      <w:r w:rsidR="00632C6D">
        <w:t>3.1.1.9</w:t>
      </w:r>
      <w:r>
        <w:fldChar w:fldCharType="end"/>
      </w:r>
      <w:r>
        <w:t xml:space="preserve">) in the </w:t>
      </w:r>
      <w:r w:rsidRPr="00FA3A72">
        <w:rPr>
          <w:rStyle w:val="CodeChar"/>
        </w:rPr>
        <w:t>Fields.xsd</w:t>
      </w:r>
      <w:r>
        <w:t xml:space="preserve">. </w:t>
      </w:r>
      <w:r w:rsidR="00395EA9">
        <w:t>So this DT import needs to happen after all earlier DT imports.</w:t>
      </w:r>
    </w:p>
    <w:p w14:paraId="5F6A1A4E" w14:textId="77777777" w:rsidR="00024172" w:rsidRDefault="00024172" w:rsidP="00395EA9">
      <w:pPr>
        <w:spacing w:before="240"/>
      </w:pPr>
      <w:r>
        <w:t xml:space="preserve">XPATH expressions below assume </w:t>
      </w:r>
      <w:r w:rsidRPr="00015656">
        <w:rPr>
          <w:rStyle w:val="CodeChar"/>
        </w:rPr>
        <w:t>xsd:complexType</w:t>
      </w:r>
      <w:r>
        <w:t xml:space="preserve"> is the context.</w:t>
      </w:r>
    </w:p>
    <w:p w14:paraId="048008C4" w14:textId="77777777" w:rsidR="00E134E4" w:rsidRDefault="00E134E4" w:rsidP="00BE4F18">
      <w:pPr>
        <w:pStyle w:val="Heading6"/>
      </w:pPr>
      <w:bookmarkStart w:id="198" w:name="_Ref394004585"/>
      <w:r>
        <w:lastRenderedPageBreak/>
        <w:t xml:space="preserve">Populate </w:t>
      </w:r>
      <w:r w:rsidR="00B20F4B">
        <w:t xml:space="preserve">a QBDT in </w:t>
      </w:r>
      <w:r>
        <w:t xml:space="preserve">the </w:t>
      </w:r>
      <w:r w:rsidR="002B066A">
        <w:t>dt</w:t>
      </w:r>
      <w:r>
        <w:t xml:space="preserve"> table</w:t>
      </w:r>
      <w:bookmarkEnd w:id="198"/>
    </w:p>
    <w:p w14:paraId="3EDD064B" w14:textId="77777777" w:rsidR="00E134E4" w:rsidRDefault="00736ABC" w:rsidP="00E134E4">
      <w:r>
        <w:rPr>
          <w:rStyle w:val="CodeChar"/>
        </w:rPr>
        <w:t>dt_id</w:t>
      </w:r>
      <w:r w:rsidR="00E134E4">
        <w:t xml:space="preserve"> = Auto-generate database key.</w:t>
      </w:r>
    </w:p>
    <w:p w14:paraId="404742D6" w14:textId="77777777" w:rsidR="00E134E4" w:rsidRDefault="00736ABC" w:rsidP="00E134E4">
      <w:r>
        <w:rPr>
          <w:rStyle w:val="CodeChar"/>
        </w:rPr>
        <w:t>guid</w:t>
      </w:r>
      <w:r w:rsidR="00B20F4B">
        <w:t xml:space="preserve"> = Get it from </w:t>
      </w:r>
      <w:r w:rsidR="00B20F4B" w:rsidRPr="002809A9">
        <w:rPr>
          <w:rStyle w:val="CodeChar"/>
        </w:rPr>
        <w:t>/@id</w:t>
      </w:r>
      <w:r w:rsidR="00E134E4">
        <w:t>.</w:t>
      </w:r>
    </w:p>
    <w:p w14:paraId="08DBF28C" w14:textId="77777777" w:rsidR="00E134E4" w:rsidRDefault="00736ABC" w:rsidP="00E134E4">
      <w:r>
        <w:rPr>
          <w:rStyle w:val="CodeChar"/>
        </w:rPr>
        <w:t>type</w:t>
      </w:r>
      <w:r w:rsidR="00E134E4">
        <w:t xml:space="preserve"> = </w:t>
      </w:r>
      <w:r w:rsidR="00E134E4" w:rsidRPr="00112B28">
        <w:rPr>
          <w:rStyle w:val="CodeChar"/>
        </w:rPr>
        <w:t>“</w:t>
      </w:r>
      <w:r w:rsidR="00B20F4B">
        <w:rPr>
          <w:rStyle w:val="CodeChar"/>
        </w:rPr>
        <w:t>1</w:t>
      </w:r>
      <w:r w:rsidR="00E134E4" w:rsidRPr="00112B28">
        <w:rPr>
          <w:rStyle w:val="CodeChar"/>
        </w:rPr>
        <w:t>”</w:t>
      </w:r>
      <w:r w:rsidR="00E134E4">
        <w:t xml:space="preserve"> (note: </w:t>
      </w:r>
      <w:r w:rsidR="00B20F4B">
        <w:t>1</w:t>
      </w:r>
      <w:r w:rsidR="00E134E4">
        <w:t xml:space="preserve"> indicates </w:t>
      </w:r>
      <w:r w:rsidR="00B20F4B">
        <w:t>B</w:t>
      </w:r>
      <w:r w:rsidR="00E134E4">
        <w:t>DT).</w:t>
      </w:r>
    </w:p>
    <w:p w14:paraId="78F4A06D" w14:textId="77777777" w:rsidR="00E134E4" w:rsidRDefault="00736ABC" w:rsidP="00E134E4">
      <w:r>
        <w:rPr>
          <w:rStyle w:val="CodeChar"/>
        </w:rPr>
        <w:t>version_num</w:t>
      </w:r>
      <w:r w:rsidR="00E134E4">
        <w:t xml:space="preserve"> = </w:t>
      </w:r>
      <w:r w:rsidR="00E134E4" w:rsidRPr="00112B28">
        <w:rPr>
          <w:rStyle w:val="CodeChar"/>
        </w:rPr>
        <w:t>“</w:t>
      </w:r>
      <w:r w:rsidR="00E134E4">
        <w:rPr>
          <w:rStyle w:val="CodeChar"/>
        </w:rPr>
        <w:t>1</w:t>
      </w:r>
      <w:r w:rsidR="00E134E4" w:rsidRPr="00112B28">
        <w:rPr>
          <w:rStyle w:val="CodeChar"/>
        </w:rPr>
        <w:t>.0”</w:t>
      </w:r>
    </w:p>
    <w:p w14:paraId="5BBB5EF2" w14:textId="77777777" w:rsidR="00E134E4" w:rsidRDefault="00736ABC" w:rsidP="00E134E4">
      <w:r>
        <w:rPr>
          <w:rStyle w:val="CodeChar"/>
        </w:rPr>
        <w:t>previous_version_dt_id</w:t>
      </w:r>
      <w:r w:rsidR="00E134E4">
        <w:t xml:space="preserve"> = Leave blank.</w:t>
      </w:r>
    </w:p>
    <w:p w14:paraId="3E3652BD" w14:textId="77777777" w:rsidR="00EA6E95" w:rsidRDefault="00EA6E95" w:rsidP="00EA6E95">
      <w:r>
        <w:rPr>
          <w:rStyle w:val="CodeChar"/>
        </w:rPr>
        <w:t>data_type_term</w:t>
      </w:r>
      <w:r>
        <w:t xml:space="preserve"> = </w:t>
      </w:r>
      <w:commentRangeStart w:id="199"/>
      <w:r>
        <w:t xml:space="preserve">Inherit from the based BDT identified in the </w:t>
      </w:r>
      <w:r>
        <w:rPr>
          <w:rStyle w:val="CodeChar"/>
        </w:rPr>
        <w:t>based_dt_id</w:t>
      </w:r>
      <w:r>
        <w:t xml:space="preserve"> column.</w:t>
      </w:r>
      <w:commentRangeEnd w:id="199"/>
      <w:r>
        <w:rPr>
          <w:rStyle w:val="CommentReference"/>
        </w:rPr>
        <w:commentReference w:id="199"/>
      </w:r>
    </w:p>
    <w:p w14:paraId="4510FAEC" w14:textId="04B71996" w:rsidR="00EA6E95" w:rsidRDefault="00EA6E95" w:rsidP="00EA6E95">
      <w:r>
        <w:rPr>
          <w:rStyle w:val="CodeChar"/>
        </w:rPr>
        <w:t>qualifier</w:t>
      </w:r>
      <w:r>
        <w:t xml:space="preserve"> = </w:t>
      </w:r>
      <w:r w:rsidR="00F63458">
        <w:t xml:space="preserve">If </w:t>
      </w:r>
      <w:r w:rsidR="00F63458" w:rsidRPr="00F63458">
        <w:rPr>
          <w:rStyle w:val="CodeChar"/>
        </w:rPr>
        <w:t>data_type_term</w:t>
      </w:r>
      <w:r w:rsidR="00F63458">
        <w:t xml:space="preserve"> is </w:t>
      </w:r>
      <w:r w:rsidR="00F63458" w:rsidRPr="00F63458">
        <w:rPr>
          <w:rStyle w:val="CodeChar"/>
        </w:rPr>
        <w:t>‘Text’</w:t>
      </w:r>
      <w:r w:rsidR="00F63458">
        <w:t xml:space="preserve">, </w:t>
      </w:r>
      <w:r w:rsidR="00F63458" w:rsidRPr="00F63458">
        <w:rPr>
          <w:rStyle w:val="CodeChar"/>
        </w:rPr>
        <w:t>qualifier</w:t>
      </w:r>
      <w:r w:rsidR="00F63458">
        <w:t xml:space="preserve"> is </w:t>
      </w:r>
      <w:r w:rsidR="0061367A" w:rsidRPr="0061367A">
        <w:rPr>
          <w:rStyle w:val="CodeChar"/>
        </w:rPr>
        <w:t>SpaceSeparate(</w:t>
      </w:r>
      <w:r w:rsidR="00F63458" w:rsidRPr="0061367A">
        <w:rPr>
          <w:rStyle w:val="CodeChar"/>
        </w:rPr>
        <w:t>substring-before</w:t>
      </w:r>
      <w:r w:rsidR="00F63458" w:rsidRPr="00F63458">
        <w:rPr>
          <w:rStyle w:val="CodeChar"/>
        </w:rPr>
        <w:t>(‘Type’)</w:t>
      </w:r>
      <w:r w:rsidR="0061367A">
        <w:rPr>
          <w:rStyle w:val="CodeChar"/>
        </w:rPr>
        <w:t>)</w:t>
      </w:r>
      <w:r w:rsidR="00F63458">
        <w:t xml:space="preserve">, else if </w:t>
      </w:r>
      <w:r w:rsidR="00C75A9D" w:rsidRPr="00C75A9D">
        <w:rPr>
          <w:rStyle w:val="CodeChar"/>
        </w:rPr>
        <w:t>ends-with(</w:t>
      </w:r>
      <w:hyperlink r:id="rId14" w:history="1">
        <w:r w:rsidR="00C75A9D" w:rsidRPr="00C75A9D">
          <w:rPr>
            <w:rStyle w:val="CodeChar"/>
          </w:rPr>
          <w:t>.//xsd:extension/@base</w:t>
        </w:r>
      </w:hyperlink>
      <w:r w:rsidR="00C75A9D" w:rsidRPr="00C75A9D">
        <w:rPr>
          <w:rStyle w:val="CodeChar"/>
        </w:rPr>
        <w:t>, ‘CodeContentType’)</w:t>
      </w:r>
      <w:r w:rsidR="00F63458">
        <w:rPr>
          <w:rStyle w:val="CodeChar"/>
        </w:rPr>
        <w:t>,</w:t>
      </w:r>
      <w:r w:rsidR="00C75A9D">
        <w:t xml:space="preserve"> then </w:t>
      </w:r>
      <w:r w:rsidR="00C75A9D" w:rsidRPr="00F63458">
        <w:rPr>
          <w:rStyle w:val="CodeChar"/>
        </w:rPr>
        <w:t>qualifier</w:t>
      </w:r>
      <w:r w:rsidR="00C75A9D">
        <w:t xml:space="preserve"> is </w:t>
      </w:r>
      <w:r w:rsidR="0061367A" w:rsidRPr="0061367A">
        <w:rPr>
          <w:rStyle w:val="CodeChar"/>
        </w:rPr>
        <w:t>SpaceSeparate(</w:t>
      </w:r>
      <w:r w:rsidR="00C75A9D" w:rsidRPr="0061367A">
        <w:rPr>
          <w:rStyle w:val="CodeChar"/>
        </w:rPr>
        <w:t>substring</w:t>
      </w:r>
      <w:r w:rsidR="00C75A9D" w:rsidRPr="00C75A9D">
        <w:rPr>
          <w:rStyle w:val="CodeChar"/>
        </w:rPr>
        <w:t>-before(</w:t>
      </w:r>
      <w:hyperlink r:id="rId15" w:history="1">
        <w:r w:rsidR="00C75A9D" w:rsidRPr="00C75A9D">
          <w:rPr>
            <w:rStyle w:val="CodeChar"/>
          </w:rPr>
          <w:t>./@name</w:t>
        </w:r>
      </w:hyperlink>
      <w:r w:rsidR="00C75A9D" w:rsidRPr="00C75A9D">
        <w:rPr>
          <w:rStyle w:val="CodeChar"/>
        </w:rPr>
        <w:t>, ‘CodeType’)</w:t>
      </w:r>
      <w:r w:rsidR="0061367A">
        <w:rPr>
          <w:rStyle w:val="CodeChar"/>
        </w:rPr>
        <w:t>)</w:t>
      </w:r>
      <w:r w:rsidR="00F63458">
        <w:rPr>
          <w:rStyle w:val="CodeChar"/>
        </w:rPr>
        <w:t xml:space="preserve">, </w:t>
      </w:r>
      <w:r w:rsidR="00F63458">
        <w:t xml:space="preserve">else </w:t>
      </w:r>
      <w:r w:rsidR="00C75A9D" w:rsidRPr="00F63458">
        <w:rPr>
          <w:rStyle w:val="CodeChar"/>
        </w:rPr>
        <w:t>qualifier</w:t>
      </w:r>
      <w:r w:rsidR="00C75A9D">
        <w:t xml:space="preserve"> is </w:t>
      </w:r>
      <w:r w:rsidR="0061367A" w:rsidRPr="0061367A">
        <w:rPr>
          <w:rStyle w:val="CodeChar"/>
        </w:rPr>
        <w:t>SpaceSeparate(</w:t>
      </w:r>
      <w:r w:rsidR="00F63458" w:rsidRPr="0061367A">
        <w:rPr>
          <w:rStyle w:val="CodeChar"/>
        </w:rPr>
        <w:t>substring-before(</w:t>
      </w:r>
      <w:r w:rsidR="00C75A9D" w:rsidRPr="0061367A">
        <w:rPr>
          <w:rStyle w:val="CodeChar"/>
        </w:rPr>
        <w:t xml:space="preserve">substring-before(./@name, </w:t>
      </w:r>
      <w:r w:rsidR="00F63458" w:rsidRPr="0061367A">
        <w:rPr>
          <w:rStyle w:val="CodeChar"/>
        </w:rPr>
        <w:t>‘Type’), UpperCamelCase(First(DENxUUID(based_dt_id))))</w:t>
      </w:r>
      <w:r w:rsidR="0061367A" w:rsidRPr="0061367A">
        <w:rPr>
          <w:rStyle w:val="CodeChar"/>
        </w:rPr>
        <w:t>)</w:t>
      </w:r>
      <w:r w:rsidR="00C75A9D">
        <w:t xml:space="preserve">. </w:t>
      </w:r>
      <w:r>
        <w:t>If this results in a blank string, an exception or warning should be logged.</w:t>
      </w:r>
    </w:p>
    <w:p w14:paraId="69DCFEEC" w14:textId="0585E7EB" w:rsidR="00CB0C06" w:rsidRDefault="00736ABC" w:rsidP="00CB0C06">
      <w:r>
        <w:rPr>
          <w:rStyle w:val="CodeChar"/>
        </w:rPr>
        <w:t>based_dt_id</w:t>
      </w:r>
      <w:r w:rsidR="00CB0C06">
        <w:t xml:space="preserve"> = Get from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 xml:space="preserve"> //xsd:restriction/@base</w:t>
      </w:r>
      <w:r w:rsidR="00CE296B">
        <w:rPr>
          <w:rStyle w:val="CodeChar"/>
        </w:rPr>
        <w:t>, ‘Type’</w:t>
      </w:r>
      <w:r w:rsidR="00CB0C06" w:rsidRPr="00015656">
        <w:rPr>
          <w:rStyle w:val="CodeChar"/>
        </w:rPr>
        <w:t>)</w:t>
      </w:r>
      <w:r w:rsidR="00CE296B">
        <w:rPr>
          <w:rStyle w:val="CodeChar"/>
        </w:rPr>
        <w:t>))</w:t>
      </w:r>
      <w:r w:rsidR="00CB0C06">
        <w:t xml:space="preserve"> or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//xsd:extension/@base</w:t>
      </w:r>
      <w:ins w:id="200" w:author="Kulvatunyou, Boonserm (Fed)" w:date="2016-07-06T17:44:00Z">
        <w:r w:rsidR="00A979A3">
          <w:rPr>
            <w:rStyle w:val="CodeChar"/>
          </w:rPr>
          <w:t>, ‘Type’</w:t>
        </w:r>
      </w:ins>
      <w:r w:rsidR="00CB0C06" w:rsidRPr="00015656">
        <w:rPr>
          <w:rStyle w:val="CodeChar"/>
        </w:rPr>
        <w:t>)</w:t>
      </w:r>
      <w:del w:id="201" w:author="Kulvatunyou, Boonserm (Fed)" w:date="2016-07-06T17:44:00Z">
        <w:r w:rsidR="00A81318" w:rsidDel="00A979A3">
          <w:rPr>
            <w:rStyle w:val="CodeChar"/>
          </w:rPr>
          <w:delText xml:space="preserve"> </w:delText>
        </w:r>
      </w:del>
      <w:r w:rsidR="00CE296B">
        <w:rPr>
          <w:rStyle w:val="CodeChar"/>
        </w:rPr>
        <w:t>))</w:t>
      </w:r>
      <w:ins w:id="202" w:author="Kulvatunyou, Boonserm (Fed)" w:date="2016-07-06T17:44:00Z">
        <w:r w:rsidR="00A979A3">
          <w:rPr>
            <w:rStyle w:val="CodeChar"/>
          </w:rPr>
          <w:t>.</w:t>
        </w:r>
      </w:ins>
      <w:r w:rsidR="00CE296B">
        <w:rPr>
          <w:rStyle w:val="CodeChar"/>
        </w:rPr>
        <w:t xml:space="preserve"> </w:t>
      </w:r>
      <w:del w:id="203" w:author="Kulvatunyou, Boonserm (Fed)" w:date="2016-07-06T17:44:00Z">
        <w:r w:rsidR="00A81318" w:rsidRPr="00A81318" w:rsidDel="00A979A3">
          <w:delText>if the base is not a code content type, i.e.,</w:delText>
        </w:r>
        <w:r w:rsidR="00A81318" w:rsidDel="00A979A3">
          <w:rPr>
            <w:rStyle w:val="CodeChar"/>
          </w:rPr>
          <w:delText xml:space="preserve"> !endsWith(./@base, “CodeContentType”)</w:delText>
        </w:r>
        <w:r w:rsidR="00CB0C06" w:rsidDel="00A979A3">
          <w:delText>.</w:delText>
        </w:r>
        <w:r w:rsidR="001571B8" w:rsidDel="00A979A3">
          <w:delText xml:space="preserve"> </w:delText>
        </w:r>
        <w:r w:rsidR="00A81318" w:rsidDel="00A979A3">
          <w:delText xml:space="preserve">If the base is a code </w:delText>
        </w:r>
        <w:r w:rsidR="00A81318" w:rsidRPr="00EA6E95" w:rsidDel="00A979A3">
          <w:delText xml:space="preserve">content type, then this column </w:delText>
        </w:r>
        <w:r w:rsidR="00EA6E95" w:rsidRPr="00EA6E95" w:rsidDel="00A979A3">
          <w:delText xml:space="preserve">shall </w:delText>
        </w:r>
        <w:r w:rsidR="00A81318" w:rsidRPr="00EA6E95" w:rsidDel="00A979A3">
          <w:delText xml:space="preserve">point to the </w:delText>
        </w:r>
        <w:commentRangeStart w:id="204"/>
        <w:r w:rsidR="00A81318" w:rsidRPr="00EA6E95" w:rsidDel="00A979A3">
          <w:rPr>
            <w:rStyle w:val="CodeChar"/>
          </w:rPr>
          <w:delText>CodeType</w:delText>
        </w:r>
        <w:r w:rsidR="00A81318" w:rsidRPr="00EA6E95" w:rsidDel="00A979A3">
          <w:delText xml:space="preserve"> </w:delText>
        </w:r>
        <w:r w:rsidR="00C128C0" w:rsidDel="00A979A3">
          <w:rPr>
            <w:highlight w:val="red"/>
          </w:rPr>
          <w:delText>unqualified</w:delText>
        </w:r>
        <w:r w:rsidR="00A81318" w:rsidRPr="00C00D4F" w:rsidDel="00A979A3">
          <w:rPr>
            <w:highlight w:val="red"/>
          </w:rPr>
          <w:delText xml:space="preserve"> BDT</w:delText>
        </w:r>
        <w:commentRangeEnd w:id="204"/>
        <w:r w:rsidR="00C00D4F" w:rsidDel="00A979A3">
          <w:rPr>
            <w:rStyle w:val="CommentReference"/>
          </w:rPr>
          <w:commentReference w:id="204"/>
        </w:r>
        <w:r w:rsidR="00A81318" w:rsidDel="00A979A3">
          <w:delText xml:space="preserve">. </w:delText>
        </w:r>
      </w:del>
      <w:ins w:id="205" w:author="Kulvatunyou, Boonserm (Fed)" w:date="2016-07-06T17:44:00Z">
        <w:r w:rsidR="00A979A3">
          <w:t xml:space="preserve">If </w:t>
        </w:r>
      </w:ins>
      <w:ins w:id="206" w:author="Kulvatunyou, Boonserm (Fed)" w:date="2016-07-06T17:47:00Z">
        <w:r w:rsidR="00A979A3">
          <w:t xml:space="preserve">there are more than one type returned, use the one that is a BDT (i.e., its </w:t>
        </w:r>
        <w:r w:rsidR="00A979A3" w:rsidRPr="00A979A3">
          <w:rPr>
            <w:rStyle w:val="CodeChar"/>
          </w:rPr>
          <w:t xml:space="preserve">dt.type </w:t>
        </w:r>
      </w:ins>
      <w:ins w:id="207" w:author="Kulvatunyou, Boonserm (Fed)" w:date="2016-07-06T17:48:00Z">
        <w:r w:rsidR="00A979A3" w:rsidRPr="00A979A3">
          <w:rPr>
            <w:rStyle w:val="CodeChar"/>
          </w:rPr>
          <w:t>=1</w:t>
        </w:r>
        <w:r w:rsidR="00A979A3">
          <w:t xml:space="preserve">). If there are </w:t>
        </w:r>
      </w:ins>
      <w:ins w:id="208" w:author="Kulvatunyou, Boonserm (Fed)" w:date="2016-07-06T17:44:00Z">
        <w:r w:rsidR="00A979A3">
          <w:t>more than</w:t>
        </w:r>
      </w:ins>
      <w:ins w:id="209" w:author="Kulvatunyou, Boonserm (Fed)" w:date="2016-07-06T17:48:00Z">
        <w:r w:rsidR="00A979A3">
          <w:t xml:space="preserve"> one BDT returned, report this as an error.</w:t>
        </w:r>
      </w:ins>
      <w:ins w:id="210" w:author="Kulvatunyou, Boonserm (Fed)" w:date="2016-07-06T17:44:00Z">
        <w:r w:rsidR="00A979A3">
          <w:t xml:space="preserve"> </w:t>
        </w:r>
      </w:ins>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Pr>
          <w:rStyle w:val="CodeChar"/>
        </w:rPr>
        <w:t>dt_id</w:t>
      </w:r>
      <w:r w:rsidR="00015656">
        <w:t xml:space="preserve"> of that new QBDT</w:t>
      </w:r>
      <w:r w:rsidR="002809A9">
        <w:t>.</w:t>
      </w:r>
      <w:r w:rsidR="001571B8">
        <w:t xml:space="preserve"> </w:t>
      </w:r>
      <w:r w:rsidR="00A158C7">
        <w:t xml:space="preserve">It is an exception for a QBDT, if a </w:t>
      </w:r>
      <w:r>
        <w:rPr>
          <w:rStyle w:val="CodeChar"/>
        </w:rPr>
        <w:t>based_dt_id</w:t>
      </w:r>
      <w:r w:rsidR="00A158C7">
        <w:t xml:space="preserve"> cannot be found.</w:t>
      </w:r>
    </w:p>
    <w:p w14:paraId="7DA794FB" w14:textId="7F5D3B06" w:rsidR="00E134E4" w:rsidRDefault="00736ABC" w:rsidP="00E134E4">
      <w:r>
        <w:rPr>
          <w:rStyle w:val="CodeChar"/>
        </w:rPr>
        <w:t>den</w:t>
      </w:r>
      <w:r w:rsidR="00E134E4">
        <w:t xml:space="preserve"> =</w:t>
      </w:r>
      <w:r w:rsidR="00015656">
        <w:t xml:space="preserve"> </w:t>
      </w:r>
      <w:r w:rsidR="00C75A9D">
        <w:t xml:space="preserve">if </w:t>
      </w:r>
      <w:r w:rsidR="00C75A9D" w:rsidRPr="00C75A9D">
        <w:rPr>
          <w:rStyle w:val="CodeChar"/>
        </w:rPr>
        <w:t>ends-with(</w:t>
      </w:r>
      <w:hyperlink r:id="rId16" w:history="1">
        <w:r w:rsidR="00C75A9D" w:rsidRPr="00C75A9D">
          <w:rPr>
            <w:rStyle w:val="CodeChar"/>
          </w:rPr>
          <w:t>.//xsd:extension/@base</w:t>
        </w:r>
      </w:hyperlink>
      <w:r w:rsidR="00C75A9D" w:rsidRPr="00C75A9D">
        <w:rPr>
          <w:rStyle w:val="CodeChar"/>
        </w:rPr>
        <w:t>, ‘CodeContentType’)</w:t>
      </w:r>
      <w:r w:rsidR="00C75A9D">
        <w:t xml:space="preserve"> then den is </w:t>
      </w:r>
      <w:r w:rsidR="00C75A9D" w:rsidRPr="00C75A9D">
        <w:rPr>
          <w:rStyle w:val="CodeChar"/>
        </w:rPr>
        <w:t>qualifier + “_</w:t>
      </w:r>
      <w:r w:rsidR="0061367A">
        <w:rPr>
          <w:rStyle w:val="CodeChar"/>
        </w:rPr>
        <w:t xml:space="preserve"> </w:t>
      </w:r>
      <w:r w:rsidR="00C75A9D" w:rsidRPr="00C75A9D">
        <w:rPr>
          <w:rStyle w:val="CodeChar"/>
        </w:rPr>
        <w:t>” + “Code. Type”</w:t>
      </w:r>
      <w:r w:rsidR="00C75A9D">
        <w:t>. Otherwise, it is</w:t>
      </w:r>
      <w:r w:rsidR="00C75A9D">
        <w:rPr>
          <w:rStyle w:val="CodeChar"/>
        </w:rPr>
        <w:t xml:space="preserve"> </w:t>
      </w:r>
      <w:r>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w:t>
      </w:r>
      <w:r>
        <w:rPr>
          <w:rStyle w:val="CodeChar"/>
        </w:rPr>
        <w:t>based_dt_id</w:t>
      </w:r>
      <w:r w:rsidR="00B804B9" w:rsidRPr="002809A9">
        <w:rPr>
          <w:rStyle w:val="CodeChar"/>
        </w:rPr>
        <w:t>)</w:t>
      </w:r>
      <w:r w:rsidR="00E134E4">
        <w:t>.</w:t>
      </w:r>
      <w:r w:rsidR="00061D51">
        <w:t xml:space="preserve"> Ex. </w:t>
      </w:r>
      <w:r>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Type</w:t>
      </w:r>
      <w:r w:rsidR="00061D51" w:rsidRPr="00061D51">
        <w:rPr>
          <w:rStyle w:val="CodeChar"/>
        </w:rPr>
        <w:t>”</w:t>
      </w:r>
      <w:r w:rsidR="00061D51">
        <w:t>.</w:t>
      </w:r>
      <w:r w:rsidR="00E979A2">
        <w:t xml:space="preserve"> It is an exception if this </w:t>
      </w:r>
      <w:r w:rsidR="00CE296B">
        <w:t xml:space="preserve">is </w:t>
      </w:r>
      <w:r w:rsidR="00E979A2">
        <w:t>empty.</w:t>
      </w:r>
    </w:p>
    <w:p w14:paraId="210B63F0" w14:textId="77777777" w:rsidR="00E134E4" w:rsidRDefault="00127238" w:rsidP="00E134E4">
      <w:r>
        <w:rPr>
          <w:rStyle w:val="CodeChar"/>
          <w:rFonts w:eastAsia="Malgun Gothic"/>
        </w:rPr>
        <w:t>content_component_den</w:t>
      </w:r>
      <w:r w:rsidR="00E134E4">
        <w:t xml:space="preserve"> = </w:t>
      </w:r>
      <w:r w:rsidR="00B804B9">
        <w:t>substring-before(</w:t>
      </w:r>
      <w:r w:rsidR="00736ABC">
        <w:rPr>
          <w:rStyle w:val="CodeChar"/>
        </w:rPr>
        <w:t>den</w:t>
      </w:r>
      <w:commentRangeStart w:id="211"/>
      <w:r w:rsidR="00B804B9">
        <w:rPr>
          <w:rStyle w:val="CodeChar"/>
        </w:rPr>
        <w:t>, “. Type”)</w:t>
      </w:r>
      <w:r w:rsidR="00061D51" w:rsidRPr="00061D51">
        <w:rPr>
          <w:rStyle w:val="CodeChar"/>
        </w:rPr>
        <w:t xml:space="preserve"> + “. Content”</w:t>
      </w:r>
      <w:r w:rsidR="00061D51">
        <w:t xml:space="preserve">. Ex. </w:t>
      </w:r>
      <w:r w:rsidR="00E134E4" w:rsidRPr="00112B28">
        <w:rPr>
          <w:rStyle w:val="CodeChar"/>
        </w:rPr>
        <w:t>“</w:t>
      </w:r>
      <w:r w:rsidR="00061D51">
        <w:rPr>
          <w:rStyle w:val="CodeChar"/>
        </w:rPr>
        <w:t>Open</w:t>
      </w:r>
      <w:r w:rsidR="00B804B9">
        <w:rPr>
          <w:rStyle w:val="CodeChar"/>
        </w:rPr>
        <w:t xml:space="preserve">_ </w:t>
      </w:r>
      <w:r w:rsidR="00061D51">
        <w:rPr>
          <w:rStyle w:val="CodeChar"/>
        </w:rPr>
        <w:t xml:space="preserve"> </w:t>
      </w:r>
      <w:r w:rsidR="00E134E4" w:rsidRPr="00112B28">
        <w:rPr>
          <w:rStyle w:val="CodeChar"/>
        </w:rPr>
        <w:t>Amount. Content”</w:t>
      </w:r>
      <w:r w:rsidR="00E134E4">
        <w:t>.</w:t>
      </w:r>
      <w:commentRangeEnd w:id="211"/>
      <w:r w:rsidR="00061D51">
        <w:rPr>
          <w:rStyle w:val="CommentReference"/>
        </w:rPr>
        <w:commentReference w:id="211"/>
      </w:r>
    </w:p>
    <w:p w14:paraId="4D05A050" w14:textId="77777777" w:rsidR="00E134E4" w:rsidRDefault="00B66EC6" w:rsidP="00E134E4">
      <w:r>
        <w:rPr>
          <w:rStyle w:val="CodeChar"/>
        </w:rPr>
        <w:t>definition</w:t>
      </w:r>
      <w:r w:rsidR="00E134E4">
        <w:t xml:space="preserve"> = </w:t>
      </w:r>
      <w:commentRangeStart w:id="212"/>
      <w:r w:rsidR="00F42F38">
        <w:t xml:space="preserve">Use the value from </w:t>
      </w:r>
      <w:r w:rsidR="00F42F38" w:rsidRPr="00EB739D">
        <w:rPr>
          <w:rStyle w:val="CodeChar"/>
        </w:rPr>
        <w:t>./xsd:annotation/xsd:documentation</w:t>
      </w:r>
      <w:r w:rsidR="00EB739D">
        <w:t xml:space="preserve"> if any</w:t>
      </w:r>
      <w:r w:rsidR="00FC4F74">
        <w:t>,</w:t>
      </w:r>
      <w:r w:rsidR="00EB739D">
        <w:t xml:space="preserve"> otherwise leave empty</w:t>
      </w:r>
      <w:r w:rsidR="00E134E4">
        <w:t>.</w:t>
      </w:r>
      <w:commentRangeEnd w:id="212"/>
      <w:r w:rsidR="00EB739D">
        <w:rPr>
          <w:rStyle w:val="CommentReference"/>
        </w:rPr>
        <w:commentReference w:id="212"/>
      </w:r>
    </w:p>
    <w:p w14:paraId="6BE40AC1" w14:textId="77777777" w:rsidR="00E134E4" w:rsidRDefault="00127238" w:rsidP="00E134E4">
      <w:r>
        <w:rPr>
          <w:rStyle w:val="CodeChar"/>
        </w:rPr>
        <w:t>content_component_definition</w:t>
      </w:r>
      <w:r w:rsidR="00E134E4">
        <w:t xml:space="preserve"> =</w:t>
      </w:r>
      <w:r w:rsidR="00EB739D">
        <w:t xml:space="preserve"> Leave empty</w:t>
      </w:r>
      <w:r w:rsidR="00E134E4">
        <w:t>.</w:t>
      </w:r>
    </w:p>
    <w:p w14:paraId="267D8B52" w14:textId="77777777" w:rsidR="00E134E4" w:rsidRDefault="00127238" w:rsidP="00E134E4">
      <w:r>
        <w:rPr>
          <w:rStyle w:val="CodeChar"/>
        </w:rPr>
        <w:t>revision_doc</w:t>
      </w:r>
      <w:r w:rsidR="00E134E4">
        <w:t xml:space="preserve"> = </w:t>
      </w:r>
      <w:r w:rsidR="00EB739D">
        <w:t>Leave empty</w:t>
      </w:r>
      <w:r w:rsidR="00E134E4">
        <w:t>.</w:t>
      </w:r>
    </w:p>
    <w:p w14:paraId="39569059" w14:textId="77777777" w:rsidR="00E134E4" w:rsidRDefault="00127238" w:rsidP="00E134E4">
      <w:r>
        <w:rPr>
          <w:rStyle w:val="CodeChar"/>
        </w:rPr>
        <w:t>state</w:t>
      </w:r>
      <w:r w:rsidR="00E134E4">
        <w:t xml:space="preserve"> = </w:t>
      </w:r>
      <w:r w:rsidR="00E134E4" w:rsidRPr="00112B28">
        <w:rPr>
          <w:rStyle w:val="CodeChar"/>
        </w:rPr>
        <w:t>“</w:t>
      </w:r>
      <w:r w:rsidR="007A6CA8">
        <w:rPr>
          <w:rStyle w:val="CodeChar"/>
        </w:rPr>
        <w:t>3</w:t>
      </w:r>
      <w:r w:rsidR="00E134E4" w:rsidRPr="00112B28">
        <w:rPr>
          <w:rStyle w:val="CodeChar"/>
        </w:rPr>
        <w:t>”</w:t>
      </w:r>
      <w:r w:rsidR="00E134E4">
        <w:t xml:space="preserve"> (note: </w:t>
      </w:r>
      <w:r w:rsidR="007A6CA8">
        <w:t>3</w:t>
      </w:r>
      <w:r w:rsidR="00E134E4">
        <w:t xml:space="preserve"> means published).</w:t>
      </w:r>
    </w:p>
    <w:p w14:paraId="48EC6BB7" w14:textId="77777777" w:rsidR="00E134E4" w:rsidRDefault="00127238" w:rsidP="00E134E4">
      <w:r>
        <w:rPr>
          <w:rStyle w:val="CodeChar"/>
        </w:rPr>
        <w:t>created_by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0ED2CF7" w14:textId="77777777" w:rsidR="00EA6E95" w:rsidRDefault="00EA6E95" w:rsidP="00E134E4">
      <w:r>
        <w:rPr>
          <w:rStyle w:val="CodeChar"/>
        </w:rPr>
        <w:t>o</w:t>
      </w:r>
      <w:r w:rsidRPr="00DA252D">
        <w:rPr>
          <w:rStyle w:val="CodeChar"/>
        </w:rPr>
        <w:t>wner_user_id</w:t>
      </w:r>
      <w:r>
        <w:t xml:space="preserve"> = </w:t>
      </w:r>
      <w:r w:rsidRPr="00DA252D">
        <w:rPr>
          <w:rStyle w:val="CodeChar"/>
        </w:rPr>
        <w:t>“oagis”</w:t>
      </w:r>
      <w:r>
        <w:t>.</w:t>
      </w:r>
    </w:p>
    <w:p w14:paraId="15E2BF46" w14:textId="77777777" w:rsidR="00E134E4" w:rsidRDefault="00127238" w:rsidP="00E134E4">
      <w:r>
        <w:rPr>
          <w:rStyle w:val="CodeChar"/>
        </w:rPr>
        <w:t>last_updated_by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6D0951B" w14:textId="77777777" w:rsidR="00E134E4" w:rsidRDefault="00127238" w:rsidP="00E134E4">
      <w:r>
        <w:rPr>
          <w:rStyle w:val="CodeChar"/>
        </w:rPr>
        <w:t>creation_timestamp</w:t>
      </w:r>
      <w:r w:rsidR="00E134E4">
        <w:t xml:space="preserve"> = </w:t>
      </w:r>
      <w:r w:rsidR="00E134E4" w:rsidRPr="00112B28">
        <w:t>Current time</w:t>
      </w:r>
      <w:r w:rsidR="00E134E4">
        <w:t>.</w:t>
      </w:r>
    </w:p>
    <w:p w14:paraId="7AF4FAE1" w14:textId="77777777" w:rsidR="00267317" w:rsidRDefault="00127238" w:rsidP="004409CB">
      <w:r>
        <w:rPr>
          <w:rStyle w:val="CodeChar"/>
        </w:rPr>
        <w:t>last_update_timestamp</w:t>
      </w:r>
      <w:r w:rsidR="00E134E4">
        <w:t xml:space="preserve"> = Same as </w:t>
      </w:r>
      <w:r>
        <w:rPr>
          <w:rStyle w:val="CodeChar"/>
        </w:rPr>
        <w:t>creation_timestamp</w:t>
      </w:r>
      <w:r w:rsidR="00E134E4">
        <w:t>.</w:t>
      </w:r>
    </w:p>
    <w:p w14:paraId="23499448" w14:textId="77777777" w:rsidR="00EA6E95" w:rsidRDefault="00EA6E95" w:rsidP="00EA6E95">
      <w:r w:rsidRPr="00EB13B1">
        <w:rPr>
          <w:rStyle w:val="CodeChar"/>
        </w:rPr>
        <w:t>revision_num</w:t>
      </w:r>
      <w:r>
        <w:t xml:space="preserve"> = </w:t>
      </w:r>
      <w:r w:rsidRPr="00EB13B1">
        <w:rPr>
          <w:rStyle w:val="CodeChar"/>
        </w:rPr>
        <w:t>0</w:t>
      </w:r>
      <w:r>
        <w:t>.</w:t>
      </w:r>
    </w:p>
    <w:p w14:paraId="58CA6273" w14:textId="77777777" w:rsidR="00EA6E95" w:rsidRDefault="00EA6E95" w:rsidP="00EA6E95">
      <w:r w:rsidRPr="00EB13B1">
        <w:rPr>
          <w:rStyle w:val="CodeChar"/>
        </w:rPr>
        <w:t>revision_tracking_num</w:t>
      </w:r>
      <w:r>
        <w:t xml:space="preserve"> = </w:t>
      </w:r>
      <w:r w:rsidRPr="00EB13B1">
        <w:rPr>
          <w:rStyle w:val="CodeChar"/>
        </w:rPr>
        <w:t>0</w:t>
      </w:r>
      <w:r>
        <w:t>.</w:t>
      </w:r>
    </w:p>
    <w:p w14:paraId="672FBCE0" w14:textId="77777777" w:rsidR="00EA6E95" w:rsidRDefault="00EA6E95" w:rsidP="00EA6E95">
      <w:r w:rsidRPr="00EB13B1">
        <w:rPr>
          <w:rStyle w:val="CodeChar"/>
        </w:rPr>
        <w:t>revision_action</w:t>
      </w:r>
      <w:r>
        <w:t xml:space="preserve"> = </w:t>
      </w:r>
      <w:r w:rsidRPr="00EB13B1">
        <w:rPr>
          <w:rStyle w:val="CodeChar"/>
        </w:rPr>
        <w:t>null</w:t>
      </w:r>
      <w:r>
        <w:t>.</w:t>
      </w:r>
    </w:p>
    <w:p w14:paraId="2D6DDB2E" w14:textId="77777777" w:rsidR="00EA6E95" w:rsidRDefault="00EA6E95" w:rsidP="00EA6E95">
      <w:r w:rsidRPr="00EB13B1">
        <w:rPr>
          <w:rStyle w:val="CodeChar"/>
        </w:rPr>
        <w:t>release_id</w:t>
      </w:r>
      <w:r>
        <w:t xml:space="preserve"> = </w:t>
      </w:r>
      <w:r w:rsidRPr="00F323CD">
        <w:rPr>
          <w:rStyle w:val="CodeChar"/>
        </w:rPr>
        <w:t>null</w:t>
      </w:r>
      <w:r>
        <w:t>.</w:t>
      </w:r>
    </w:p>
    <w:p w14:paraId="6A7E4C93" w14:textId="77777777" w:rsidR="00EA6E95" w:rsidRDefault="00EA6E95" w:rsidP="00EA6E95">
      <w:r w:rsidRPr="00EB13B1">
        <w:rPr>
          <w:rStyle w:val="CodeChar"/>
        </w:rPr>
        <w:t>current_bdt_id</w:t>
      </w:r>
      <w:r>
        <w:t xml:space="preserve"> = </w:t>
      </w:r>
      <w:r w:rsidRPr="00F323CD">
        <w:rPr>
          <w:rStyle w:val="CodeChar"/>
        </w:rPr>
        <w:t>null</w:t>
      </w:r>
      <w:r>
        <w:t xml:space="preserve">. </w:t>
      </w:r>
    </w:p>
    <w:p w14:paraId="0A4C8D94" w14:textId="77777777" w:rsidR="00EA6E95" w:rsidRDefault="00EA6E95" w:rsidP="00EA6E95">
      <w:r w:rsidRPr="00EB13B1">
        <w:rPr>
          <w:rStyle w:val="CodeChar"/>
        </w:rPr>
        <w:t>is_deprecated</w:t>
      </w:r>
      <w:r>
        <w:t xml:space="preserve"> = </w:t>
      </w:r>
      <w:r w:rsidRPr="00F323CD">
        <w:rPr>
          <w:rStyle w:val="CodeChar"/>
        </w:rPr>
        <w:t>false</w:t>
      </w:r>
      <w:r>
        <w:t>.</w:t>
      </w:r>
    </w:p>
    <w:p w14:paraId="35E02901" w14:textId="77777777" w:rsidR="00EA6E95" w:rsidRDefault="00EA6E95" w:rsidP="004409CB"/>
    <w:p w14:paraId="7391D4B7" w14:textId="77777777" w:rsidR="004409CB" w:rsidRDefault="004409CB" w:rsidP="004409CB"/>
    <w:p w14:paraId="176428C0" w14:textId="77777777" w:rsidR="006427AD" w:rsidRDefault="006427AD" w:rsidP="00356594">
      <w:pPr>
        <w:pStyle w:val="Heading6"/>
      </w:pPr>
      <w:r>
        <w:lastRenderedPageBreak/>
        <w:t xml:space="preserve">Populate </w:t>
      </w:r>
      <w:r w:rsidR="00072832">
        <w:t>bdt_pri_restri</w:t>
      </w:r>
      <w:r>
        <w:t xml:space="preserve"> table</w:t>
      </w:r>
    </w:p>
    <w:p w14:paraId="787C18C0" w14:textId="77777777" w:rsidR="00330663" w:rsidRPr="00864DD4" w:rsidRDefault="00330663" w:rsidP="00330663">
      <w:r>
        <w:t xml:space="preserve">Assign the record from </w:t>
      </w:r>
      <w:r w:rsidR="00DE19C3">
        <w:rPr>
          <w:rStyle w:val="CodeChar"/>
        </w:rPr>
        <w:t>cdt_awd_pri_xps_type_map</w:t>
      </w:r>
      <w:r>
        <w:t xml:space="preserve"> </w:t>
      </w:r>
      <w:r w:rsidR="00457CE3">
        <w:t xml:space="preserve">or </w:t>
      </w:r>
      <w:r w:rsidR="002D3A91">
        <w:rPr>
          <w:rStyle w:val="CodeChar"/>
        </w:rPr>
        <w:t>code_list</w:t>
      </w:r>
      <w:r w:rsidR="00457CE3">
        <w:t xml:space="preserve"> tables </w:t>
      </w:r>
      <w:r>
        <w:t>to the qualified BDTs based on its XSD built-in type</w:t>
      </w:r>
      <w:r w:rsidR="00457CE3">
        <w:t xml:space="preserve"> or its associated code list</w:t>
      </w:r>
      <w:r>
        <w:t>.</w:t>
      </w:r>
    </w:p>
    <w:p w14:paraId="4BCE7722" w14:textId="77777777" w:rsidR="00330663" w:rsidRDefault="00330663" w:rsidP="00330663"/>
    <w:tbl>
      <w:tblPr>
        <w:tblStyle w:val="TableGrid"/>
        <w:tblW w:w="0" w:type="auto"/>
        <w:tblLook w:val="04A0" w:firstRow="1" w:lastRow="0" w:firstColumn="1" w:lastColumn="0" w:noHBand="0" w:noVBand="1"/>
      </w:tblPr>
      <w:tblGrid>
        <w:gridCol w:w="9350"/>
      </w:tblGrid>
      <w:tr w:rsidR="002A3D59" w:rsidRPr="002A3D59" w14:paraId="57F6F167" w14:textId="77777777" w:rsidTr="002A3D59">
        <w:trPr>
          <w:trHeight w:val="485"/>
        </w:trPr>
        <w:tc>
          <w:tcPr>
            <w:tcW w:w="9576" w:type="dxa"/>
          </w:tcPr>
          <w:p w14:paraId="4ABD3715" w14:textId="77777777" w:rsidR="002A3D59" w:rsidRPr="002A3D59" w:rsidRDefault="00072832" w:rsidP="00DC1716">
            <w:r>
              <w:rPr>
                <w:rStyle w:val="CodeChar"/>
              </w:rPr>
              <w:t>bdt_pri_restri_id</w:t>
            </w:r>
            <w:r w:rsidR="002A3D59" w:rsidRPr="002A3D59">
              <w:t xml:space="preserve"> = Auto-generate database key.</w:t>
            </w:r>
          </w:p>
        </w:tc>
      </w:tr>
      <w:tr w:rsidR="002A3D59" w:rsidRPr="002A3D59" w14:paraId="55E9C052" w14:textId="77777777" w:rsidTr="002A3D59">
        <w:trPr>
          <w:trHeight w:val="719"/>
        </w:trPr>
        <w:tc>
          <w:tcPr>
            <w:tcW w:w="9576" w:type="dxa"/>
          </w:tcPr>
          <w:p w14:paraId="3797CEEA" w14:textId="77777777" w:rsidR="002A3D59" w:rsidRPr="002A3D59" w:rsidRDefault="00072832" w:rsidP="00DC1716">
            <w:r>
              <w:rPr>
                <w:rStyle w:val="CodeChar"/>
              </w:rPr>
              <w:t>bdt_id</w:t>
            </w:r>
            <w:r w:rsidR="002A3D59" w:rsidRPr="002A3D59">
              <w:t xml:space="preserve"> = Foreign key to the BDTs populated in the previous section. There will be 1 or more rows in this table for each BDT because of the 1:m map between the CDT Primitive and XSD built-in type.</w:t>
            </w:r>
          </w:p>
        </w:tc>
      </w:tr>
      <w:tr w:rsidR="002A3D59" w:rsidRPr="002A3D59" w14:paraId="78B74704" w14:textId="77777777" w:rsidTr="002A3D59">
        <w:trPr>
          <w:trHeight w:val="1781"/>
        </w:trPr>
        <w:tc>
          <w:tcPr>
            <w:tcW w:w="9576" w:type="dxa"/>
          </w:tcPr>
          <w:p w14:paraId="0383F76A" w14:textId="565F612E" w:rsidR="002A3D59" w:rsidRPr="002A3D59" w:rsidRDefault="00A24AD6" w:rsidP="00DC1716">
            <w:r>
              <w:rPr>
                <w:rStyle w:val="CodeChar"/>
              </w:rPr>
              <w:t>cdt_awd_pri_xps_type_map_id</w:t>
            </w:r>
            <w:r w:rsidR="002A3D59" w:rsidRPr="002A3D59">
              <w:t xml:space="preserve"> = This is a foreign key to the </w:t>
            </w:r>
            <w:r w:rsidR="005C46FF">
              <w:rPr>
                <w:rStyle w:val="CodeChar"/>
              </w:rPr>
              <w:t>cdt_awd_pri_xps_type_map</w:t>
            </w:r>
            <w:r w:rsidR="002A3D59" w:rsidRPr="002A3D59">
              <w:t xml:space="preserve"> table in section </w:t>
            </w:r>
            <w:r w:rsidR="002A3D59" w:rsidRPr="002A3D59">
              <w:fldChar w:fldCharType="begin"/>
            </w:r>
            <w:r w:rsidR="002A3D59" w:rsidRPr="002A3D59">
              <w:instrText xml:space="preserve"> REF _Ref390787662 \r \h </w:instrText>
            </w:r>
            <w:r w:rsidR="002A3D59" w:rsidRPr="002A3D59">
              <w:fldChar w:fldCharType="separate"/>
            </w:r>
            <w:r w:rsidR="00632C6D">
              <w:t>3.1.1.6.5</w:t>
            </w:r>
            <w:r w:rsidR="002A3D59" w:rsidRPr="002A3D59">
              <w:fldChar w:fldCharType="end"/>
            </w:r>
            <w:r w:rsidR="002A3D59" w:rsidRPr="002A3D59">
              <w:t xml:space="preserve">. All qualified BDTs inherit the same </w:t>
            </w:r>
            <w:r>
              <w:rPr>
                <w:rStyle w:val="CodeChar"/>
              </w:rPr>
              <w:t>cdt_awd_pri_xps_type_map_id</w:t>
            </w:r>
            <w:r w:rsidR="002A3D59" w:rsidRPr="002A3D59">
              <w:t xml:space="preserve"> from its based DT</w:t>
            </w:r>
            <w:r w:rsidR="00FC4F74">
              <w:t>.</w:t>
            </w:r>
            <w:r w:rsidR="002A3D59" w:rsidRPr="002A3D59">
              <w:t xml:space="preserve"> </w:t>
            </w:r>
            <w:r w:rsidR="002A3D59" w:rsidRPr="00DC010B">
              <w:rPr>
                <w:strike/>
                <w:color w:val="FF0000"/>
              </w:rPr>
              <w:t xml:space="preserve">except those whose </w:t>
            </w:r>
            <w:r w:rsidR="002A3D59" w:rsidRPr="00DC010B">
              <w:rPr>
                <w:rStyle w:val="CodeChar"/>
                <w:strike/>
                <w:color w:val="FF0000"/>
              </w:rPr>
              <w:t>Data_Type_Term</w:t>
            </w:r>
            <w:r w:rsidR="002A3D59" w:rsidRPr="00DC010B">
              <w:rPr>
                <w:strike/>
                <w:color w:val="FF0000"/>
              </w:rPr>
              <w:t xml:space="preserve"> is “</w:t>
            </w:r>
            <w:r w:rsidR="002A3D59" w:rsidRPr="00DC010B">
              <w:rPr>
                <w:rStyle w:val="CodeChar"/>
                <w:strike/>
                <w:color w:val="FF0000"/>
              </w:rPr>
              <w:t>Code</w:t>
            </w:r>
            <w:r w:rsidR="002A3D59" w:rsidRPr="00DC010B">
              <w:rPr>
                <w:strike/>
                <w:color w:val="FF0000"/>
              </w:rPr>
              <w:t xml:space="preserve">”. Those with Code as its data type term inherits </w:t>
            </w:r>
            <w:r w:rsidR="002A3D59" w:rsidRPr="00DC010B">
              <w:rPr>
                <w:rStyle w:val="CodeChar"/>
                <w:strike/>
                <w:color w:val="FF0000"/>
              </w:rPr>
              <w:t>CDT_Primitive_Expression_Type_Map_ID</w:t>
            </w:r>
            <w:r w:rsidR="002A3D59" w:rsidRPr="00DC010B">
              <w:rPr>
                <w:strike/>
                <w:color w:val="FF0000"/>
              </w:rPr>
              <w:t xml:space="preserve"> from its based DT if its </w:t>
            </w:r>
            <w:r w:rsidR="002A3D59" w:rsidRPr="00DC010B">
              <w:rPr>
                <w:rStyle w:val="CodeChar"/>
                <w:strike/>
                <w:color w:val="FF0000"/>
              </w:rPr>
              <w:t>//xsd:extension/@base = ‘CodeType’</w:t>
            </w:r>
            <w:r w:rsidR="002A3D59" w:rsidRPr="00DC010B">
              <w:rPr>
                <w:strike/>
                <w:color w:val="FF0000"/>
              </w:rPr>
              <w:t xml:space="preserve"> (the Code unqualified BDT); otherwise, leave this column blank (the </w:t>
            </w:r>
            <w:r w:rsidR="002A3D59" w:rsidRPr="00DC010B">
              <w:rPr>
                <w:rStyle w:val="CodeChar"/>
                <w:strike/>
                <w:color w:val="FF0000"/>
              </w:rPr>
              <w:t>Code_List_ID</w:t>
            </w:r>
            <w:r w:rsidR="002A3D59" w:rsidRPr="00DC010B">
              <w:rPr>
                <w:strike/>
                <w:color w:val="FF0000"/>
              </w:rPr>
              <w:t xml:space="preserve"> column needs to be used instead).</w:t>
            </w:r>
          </w:p>
        </w:tc>
      </w:tr>
      <w:tr w:rsidR="002A3D59" w:rsidRPr="002A3D59" w14:paraId="01FC2B5B" w14:textId="77777777" w:rsidTr="002A3D59">
        <w:trPr>
          <w:trHeight w:val="1790"/>
        </w:trPr>
        <w:tc>
          <w:tcPr>
            <w:tcW w:w="9576" w:type="dxa"/>
          </w:tcPr>
          <w:p w14:paraId="2A2C566C" w14:textId="77777777" w:rsidR="002A3D59" w:rsidRPr="002A3D59" w:rsidRDefault="002B3165" w:rsidP="00DC1716">
            <w:pPr>
              <w:rPr>
                <w:rStyle w:val="CodeChar"/>
              </w:rPr>
            </w:pPr>
            <w:r>
              <w:rPr>
                <w:rStyle w:val="CodeChar"/>
              </w:rPr>
              <w:t>code_list_id</w:t>
            </w:r>
            <w:r w:rsidR="002A3D59" w:rsidRPr="002A3D59">
              <w:t xml:space="preserve"> = Leave blank if the </w:t>
            </w:r>
            <w:r w:rsidR="00A24AD6">
              <w:rPr>
                <w:rStyle w:val="CodeChar"/>
              </w:rPr>
              <w:t>cdt_awd_pri_xps_type_map_id</w:t>
            </w:r>
            <w:r w:rsidR="002A3D59" w:rsidRPr="002A3D59">
              <w:t xml:space="preserve"> column is not empty; otherwise, this column needs to point to an appropriate record in the </w:t>
            </w:r>
            <w:r w:rsidR="002D3A91">
              <w:rPr>
                <w:rStyle w:val="CodeChar"/>
              </w:rPr>
              <w:t>code_list</w:t>
            </w:r>
            <w:r w:rsidR="002A3D59" w:rsidRPr="002A3D59">
              <w:t xml:space="preserve"> table. If </w:t>
            </w:r>
            <w:r w:rsidR="002A3D59" w:rsidRPr="002A3D59">
              <w:rPr>
                <w:rStyle w:val="CodeChar"/>
              </w:rPr>
              <w:t>endsWith(//xsd:extension/@base, ‘CodeContentType’)</w:t>
            </w:r>
            <w:r w:rsidR="002A3D59" w:rsidRPr="002A3D59">
              <w:t xml:space="preserve">, retrieve an appropriate record using </w:t>
            </w:r>
            <w:r w:rsidR="002D3A91">
              <w:rPr>
                <w:rStyle w:val="CodeChar"/>
              </w:rPr>
              <w:t>code_list</w:t>
            </w:r>
            <w:r w:rsidR="002A3D59" w:rsidRPr="002A3D59">
              <w:rPr>
                <w:rStyle w:val="CodeChar"/>
              </w:rPr>
              <w:t>.</w:t>
            </w:r>
            <w:r w:rsidR="00DD3866">
              <w:rPr>
                <w:rStyle w:val="CodeChar"/>
              </w:rPr>
              <w:t>name</w:t>
            </w:r>
            <w:r w:rsidR="002A3D59" w:rsidRPr="002A3D59">
              <w:t xml:space="preserve"> column by string contain condition, i.e., </w:t>
            </w:r>
            <w:r w:rsidR="002A3D59" w:rsidRPr="002A3D59">
              <w:rPr>
                <w:rStyle w:val="CodeChar"/>
              </w:rPr>
              <w:t>contains(</w:t>
            </w:r>
            <w:r w:rsidR="002D3A91">
              <w:rPr>
                <w:rStyle w:val="CodeChar"/>
              </w:rPr>
              <w:t>code_list</w:t>
            </w:r>
            <w:r w:rsidR="002A3D59" w:rsidRPr="002A3D59">
              <w:rPr>
                <w:rStyle w:val="CodeChar"/>
              </w:rPr>
              <w:t>.</w:t>
            </w:r>
            <w:r w:rsidR="00DD3866">
              <w:rPr>
                <w:rStyle w:val="CodeChar"/>
              </w:rPr>
              <w:t>name</w:t>
            </w:r>
            <w:r w:rsidR="002A3D59" w:rsidRPr="002A3D59">
              <w:rPr>
                <w:rStyle w:val="CodeChar"/>
              </w:rPr>
              <w:t xml:space="preserve">, </w:t>
            </w:r>
            <w:r w:rsidR="00F87DDB">
              <w:rPr>
                <w:rStyle w:val="CodeChar"/>
              </w:rPr>
              <w:t>substring-before(</w:t>
            </w:r>
            <w:r w:rsidR="002A3D59" w:rsidRPr="002A3D59">
              <w:rPr>
                <w:rStyle w:val="CodeChar"/>
              </w:rPr>
              <w:t>.//xsd:extension/@base</w:t>
            </w:r>
            <w:r w:rsidR="00F87DDB">
              <w:rPr>
                <w:rStyle w:val="CodeChar"/>
              </w:rPr>
              <w:t>, ‘CodeContentType’</w:t>
            </w:r>
            <w:r w:rsidR="002A3D59" w:rsidRPr="002A3D59">
              <w:rPr>
                <w:rStyle w:val="CodeChar"/>
              </w:rPr>
              <w:t>)</w:t>
            </w:r>
            <w:r w:rsidR="00F87DDB">
              <w:rPr>
                <w:rStyle w:val="CodeChar"/>
              </w:rPr>
              <w:t>)</w:t>
            </w:r>
            <w:r w:rsidR="002A3D59" w:rsidRPr="002A3D59">
              <w:t xml:space="preserve">; </w:t>
            </w:r>
            <w:commentRangeStart w:id="213"/>
            <w:r w:rsidR="002A3D59" w:rsidRPr="002A3D59">
              <w:t xml:space="preserve">else inherit the value from its based DT (i.e., in this case </w:t>
            </w:r>
            <w:r w:rsidR="002A3D59" w:rsidRPr="002A3D59">
              <w:rPr>
                <w:rStyle w:val="CodeChar"/>
              </w:rPr>
              <w:t>//xsd:extension/@base</w:t>
            </w:r>
            <w:r w:rsidR="002A3D59" w:rsidRPr="002A3D59">
              <w:t xml:space="preserve"> ends with </w:t>
            </w:r>
            <w:r w:rsidR="002A3D59" w:rsidRPr="002A3D59">
              <w:rPr>
                <w:rStyle w:val="CodeChar"/>
              </w:rPr>
              <w:t>“CodeType”</w:t>
            </w:r>
            <w:r w:rsidR="002A3D59" w:rsidRPr="002A3D59">
              <w:t xml:space="preserve"> which</w:t>
            </w:r>
            <w:r w:rsidR="006B275E">
              <w:t xml:space="preserve"> may in turn rely</w:t>
            </w:r>
            <w:r w:rsidR="002A3D59" w:rsidRPr="002A3D59">
              <w:t xml:space="preserve"> on another code list as its primitive).</w:t>
            </w:r>
            <w:commentRangeEnd w:id="213"/>
            <w:r w:rsidR="006B275E">
              <w:rPr>
                <w:rStyle w:val="CommentReference"/>
              </w:rPr>
              <w:commentReference w:id="213"/>
            </w:r>
          </w:p>
        </w:tc>
      </w:tr>
      <w:tr w:rsidR="002A3D59" w:rsidRPr="002A3D59" w14:paraId="29C95640" w14:textId="77777777" w:rsidTr="002A3D59">
        <w:trPr>
          <w:trHeight w:val="701"/>
        </w:trPr>
        <w:tc>
          <w:tcPr>
            <w:tcW w:w="9576" w:type="dxa"/>
          </w:tcPr>
          <w:p w14:paraId="4217E56D" w14:textId="77777777" w:rsidR="002A3D59" w:rsidRPr="002A3D59" w:rsidRDefault="00405DFB" w:rsidP="00F960E5">
            <w:r>
              <w:rPr>
                <w:rStyle w:val="CodeChar"/>
              </w:rPr>
              <w:t>is_default</w:t>
            </w:r>
            <w:r w:rsidR="002A3D59" w:rsidRPr="002A3D59">
              <w:t xml:space="preserve"> = </w:t>
            </w:r>
            <w:r w:rsidR="002A3D59">
              <w:t xml:space="preserve">Inherit the value from the based DT if the </w:t>
            </w:r>
            <w:r w:rsidR="00DF46E5">
              <w:rPr>
                <w:rStyle w:val="CodeChar"/>
              </w:rPr>
              <w:t>cdt_awd_pri_xps_type_map_id</w:t>
            </w:r>
            <w:r w:rsidR="00DF46E5">
              <w:t xml:space="preserve"> </w:t>
            </w:r>
            <w:r w:rsidR="002A3D59">
              <w:t>column is not empty; otherwise (</w:t>
            </w:r>
            <w:r w:rsidR="002B3165">
              <w:rPr>
                <w:rStyle w:val="CodeChar"/>
              </w:rPr>
              <w:t>code_list_id</w:t>
            </w:r>
            <w:r w:rsidR="002A3D59">
              <w:t xml:space="preserve"> column i</w:t>
            </w:r>
            <w:r w:rsidR="0037447F">
              <w:t xml:space="preserve">s not empty), set the value to </w:t>
            </w:r>
            <w:r w:rsidR="002A3D59" w:rsidRPr="00DC010B">
              <w:rPr>
                <w:strike/>
                <w:color w:val="FF0000"/>
              </w:rPr>
              <w:t>True’</w:t>
            </w:r>
            <w:r w:rsidR="00DC010B">
              <w:t xml:space="preserve"> </w:t>
            </w:r>
            <w:r w:rsidR="00DC010B" w:rsidRPr="00DC010B">
              <w:rPr>
                <w:rStyle w:val="CodeChar"/>
              </w:rPr>
              <w:t>‘False’</w:t>
            </w:r>
            <w:r w:rsidR="002A3D59">
              <w:t>.</w:t>
            </w:r>
          </w:p>
        </w:tc>
      </w:tr>
    </w:tbl>
    <w:p w14:paraId="2BFEA2F4" w14:textId="77777777" w:rsidR="00330663" w:rsidRDefault="00330663" w:rsidP="00330663"/>
    <w:p w14:paraId="62BE2BFA" w14:textId="77777777" w:rsidR="006427AD" w:rsidRDefault="006427AD" w:rsidP="00356594">
      <w:pPr>
        <w:pStyle w:val="Heading6"/>
      </w:pPr>
      <w:r>
        <w:t xml:space="preserve">Populate SC in the </w:t>
      </w:r>
      <w:r w:rsidR="00530652">
        <w:t>dt_sc</w:t>
      </w:r>
      <w:r>
        <w:t xml:space="preserve"> table</w:t>
      </w:r>
    </w:p>
    <w:p w14:paraId="34A9FEA5" w14:textId="77777777" w:rsidR="00872225" w:rsidRDefault="00872225" w:rsidP="00872225">
      <w:r>
        <w:t>Populate the supplementary components for the qualified BDTs.</w:t>
      </w:r>
    </w:p>
    <w:p w14:paraId="789ADE33" w14:textId="77777777" w:rsidR="00872225" w:rsidRDefault="00872225" w:rsidP="00872225"/>
    <w:p w14:paraId="684B37B2" w14:textId="77777777" w:rsidR="00872225" w:rsidRDefault="00E27FC4" w:rsidP="00872225">
      <w:r>
        <w:t>Qualified BDTs inherit all SCs from its based BDT, populate rows in this table appropriately for these SCs</w:t>
      </w:r>
      <w:r w:rsidR="00994825">
        <w:t xml:space="preserve"> by copying information from the SCs of the based BDT</w:t>
      </w:r>
      <w:r>
        <w:t xml:space="preserve">. </w:t>
      </w:r>
      <w:r w:rsidR="00994825">
        <w:t>In addition, a</w:t>
      </w:r>
      <w:r>
        <w:t xml:space="preserve"> qualified BDT may extend the base with </w:t>
      </w:r>
      <w:r w:rsidR="005E7659">
        <w:t>new</w:t>
      </w:r>
      <w:r>
        <w:t xml:space="preserve"> attributes, i.e., </w:t>
      </w:r>
      <w:r w:rsidRPr="00333A77">
        <w:rPr>
          <w:rStyle w:val="CodeChar"/>
        </w:rPr>
        <w:t>count(.//xsd:attribute) &gt; 0</w:t>
      </w:r>
      <w:r>
        <w:t xml:space="preserve"> </w:t>
      </w:r>
      <w:r w:rsidR="00CB329F">
        <w:t>except when the</w:t>
      </w:r>
      <w:r w:rsidR="00142086">
        <w:t xml:space="preserve"> attribute represents the same SC as the one in the based BDT</w:t>
      </w:r>
      <w:r w:rsidR="00CB329F">
        <w:t xml:space="preserve"> </w:t>
      </w:r>
      <w:r>
        <w:t xml:space="preserve">(recall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attribute. </w:t>
      </w:r>
    </w:p>
    <w:p w14:paraId="28A49A88" w14:textId="77777777" w:rsidR="00994825" w:rsidRDefault="00994825" w:rsidP="00872225"/>
    <w:p w14:paraId="4DC91857" w14:textId="77777777" w:rsidR="00872225" w:rsidRDefault="00530652" w:rsidP="00872225">
      <w:r>
        <w:rPr>
          <w:rStyle w:val="CodeChar"/>
        </w:rPr>
        <w:t>dt_sc_id</w:t>
      </w:r>
      <w:r w:rsidR="00872225">
        <w:t xml:space="preserve"> = Auto-generate database key.</w:t>
      </w:r>
    </w:p>
    <w:p w14:paraId="36B79FA4" w14:textId="4F75B9FA" w:rsidR="00872225" w:rsidRDefault="00530652" w:rsidP="00872225">
      <w:r>
        <w:rPr>
          <w:rStyle w:val="CodeChar"/>
        </w:rPr>
        <w:t>guid</w:t>
      </w:r>
      <w:r w:rsidR="00872225">
        <w:t xml:space="preserve"> = Take the value from </w:t>
      </w:r>
      <w:r w:rsidR="00872225" w:rsidRPr="00293EEB">
        <w:rPr>
          <w:rStyle w:val="CodeChar"/>
        </w:rPr>
        <w:t>xsd:attribute/@id</w:t>
      </w:r>
      <w:r w:rsidR="00872225">
        <w:t xml:space="preserve"> for </w:t>
      </w:r>
      <w:r w:rsidR="005E7659">
        <w:t>a new attribute</w:t>
      </w:r>
      <w:r w:rsidR="00872225">
        <w:t xml:space="preserve">. </w:t>
      </w:r>
      <w:r w:rsidR="00285DCC" w:rsidRPr="007974B1">
        <w:rPr>
          <w:highlight w:val="green"/>
        </w:rPr>
        <w:t xml:space="preserve">Generate a new GUID for the </w:t>
      </w:r>
      <w:r w:rsidR="005E7659" w:rsidRPr="00285DCC">
        <w:rPr>
          <w:highlight w:val="green"/>
        </w:rPr>
        <w:t xml:space="preserve">copied </w:t>
      </w:r>
      <w:r w:rsidR="00A02BD0" w:rsidRPr="00285DCC">
        <w:rPr>
          <w:highlight w:val="green"/>
        </w:rPr>
        <w:t>over SC</w:t>
      </w:r>
      <w:r w:rsidR="00872225" w:rsidRPr="00285DCC">
        <w:rPr>
          <w:highlight w:val="green"/>
        </w:rPr>
        <w:t>.</w:t>
      </w:r>
    </w:p>
    <w:p w14:paraId="3D742ED8" w14:textId="77777777" w:rsidR="00872225" w:rsidRDefault="00CF7449" w:rsidP="00872225">
      <w:r>
        <w:rPr>
          <w:rStyle w:val="CodeChar"/>
          <w:rFonts w:eastAsiaTheme="minorEastAsia"/>
        </w:rPr>
        <w:t>property_term</w:t>
      </w:r>
      <w:r w:rsidR="00872225">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14:paraId="2D35ED43" w14:textId="2E164051" w:rsidR="00872225" w:rsidRDefault="00CF7449" w:rsidP="00872225">
      <w:r>
        <w:rPr>
          <w:rStyle w:val="CodeChar"/>
          <w:rFonts w:eastAsiaTheme="minorEastAsia"/>
        </w:rPr>
        <w:lastRenderedPageBreak/>
        <w:t>representation_term</w:t>
      </w:r>
      <w:r w:rsidR="00872225">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t>‘Value’</w:t>
      </w:r>
      <w:r w:rsidR="00711DBF">
        <w:t xml:space="preserve">. </w:t>
      </w:r>
      <w:r w:rsidR="00617B20">
        <w:t xml:space="preserve">If </w:t>
      </w:r>
      <w:r w:rsidR="00617B20" w:rsidRPr="00617B20">
        <w:rPr>
          <w:rStyle w:val="CodeChar"/>
        </w:rPr>
        <w:t>endsWith(xsd:attribute/@name, ‘</w:t>
      </w:r>
      <w:r w:rsidR="007F054E">
        <w:rPr>
          <w:rStyle w:val="CodeChar"/>
        </w:rPr>
        <w:t>N</w:t>
      </w:r>
      <w:r w:rsidR="00617B20">
        <w:rPr>
          <w:rStyle w:val="CodeChar"/>
        </w:rPr>
        <w:t>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w:t>
      </w:r>
      <w:del w:id="214" w:author="Kulvatunyou, Boonserm (Fed)" w:date="2016-06-22T08:09:00Z">
        <w:r w:rsidR="00711DBF" w:rsidRPr="00711DBF" w:rsidDel="00BD4E91">
          <w:rPr>
            <w:rStyle w:val="CodeChar"/>
          </w:rPr>
          <w:delText xml:space="preserve">StringType’ </w:delText>
        </w:r>
      </w:del>
      <w:ins w:id="215" w:author="Kulvatunyou, Boonserm (Fed)" w:date="2016-06-22T08:09:00Z">
        <w:r w:rsidR="00BD4E91">
          <w:rPr>
            <w:rStyle w:val="CodeChar"/>
          </w:rPr>
          <w:t>xsd:string</w:t>
        </w:r>
        <w:r w:rsidR="00BD4E91" w:rsidRPr="00711DBF">
          <w:rPr>
            <w:rStyle w:val="CodeChar"/>
          </w:rPr>
          <w:t xml:space="preserve">’ </w:t>
        </w:r>
      </w:ins>
      <w:r w:rsidR="00711DBF" w:rsidRPr="00711DBF">
        <w:rPr>
          <w:rStyle w:val="CodeChar"/>
        </w:rPr>
        <w:t>or ‘</w:t>
      </w:r>
      <w:del w:id="216" w:author="Kulvatunyou, Boonserm (Fed)" w:date="2016-06-22T08:09:00Z">
        <w:r w:rsidR="00711DBF" w:rsidRPr="00711DBF" w:rsidDel="00BD4E91">
          <w:rPr>
            <w:rStyle w:val="CodeChar"/>
          </w:rPr>
          <w:delText>NormalizedStringType’</w:delText>
        </w:r>
        <w:r w:rsidR="00E071EC" w:rsidDel="00BD4E91">
          <w:rPr>
            <w:rStyle w:val="CodeChar"/>
          </w:rPr>
          <w:delText xml:space="preserve"> </w:delText>
        </w:r>
      </w:del>
      <w:ins w:id="217" w:author="Kulvatunyou, Boonserm (Fed)" w:date="2016-06-22T08:09:00Z">
        <w:r w:rsidR="00BD4E91">
          <w:rPr>
            <w:rStyle w:val="CodeChar"/>
          </w:rPr>
          <w:t>xsd:normalizedString</w:t>
        </w:r>
        <w:r w:rsidR="00BD4E91" w:rsidRPr="00711DBF">
          <w:rPr>
            <w:rStyle w:val="CodeChar"/>
          </w:rPr>
          <w:t>’</w:t>
        </w:r>
        <w:r w:rsidR="00BD4E91">
          <w:rPr>
            <w:rStyle w:val="CodeChar"/>
          </w:rPr>
          <w:t xml:space="preserve"> </w:t>
        </w:r>
      </w:ins>
      <w:r w:rsidR="00E071EC">
        <w:rPr>
          <w:rStyle w:val="CodeChar"/>
        </w:rPr>
        <w:t>or ‘</w:t>
      </w:r>
      <w:del w:id="218" w:author="Kulvatunyou, Boonserm (Fed)" w:date="2016-06-22T08:09:00Z">
        <w:r w:rsidR="00E071EC" w:rsidDel="00BD4E91">
          <w:rPr>
            <w:rStyle w:val="CodeChar"/>
          </w:rPr>
          <w:delText>TokenType’</w:delText>
        </w:r>
      </w:del>
      <w:ins w:id="219" w:author="Kulvatunyou, Boonserm (Fed)" w:date="2016-06-22T08:09:00Z">
        <w:r w:rsidR="00BD4E91">
          <w:rPr>
            <w:rStyle w:val="CodeChar"/>
          </w:rPr>
          <w:t>xsd:token’</w:t>
        </w:r>
      </w:ins>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del w:id="220" w:author="Kulvatunyou, Boonserm (Fed)" w:date="2016-06-22T08:10:00Z">
        <w:r w:rsidR="00711DBF" w:rsidDel="00BD4E91">
          <w:rPr>
            <w:rStyle w:val="CodeChar"/>
          </w:rPr>
          <w:delText>Indicator</w:delText>
        </w:r>
        <w:r w:rsidR="00711DBF" w:rsidRPr="00711DBF" w:rsidDel="00BD4E91">
          <w:rPr>
            <w:rStyle w:val="CodeChar"/>
          </w:rPr>
          <w:delText>Type’</w:delText>
        </w:r>
      </w:del>
      <w:ins w:id="221" w:author="Kulvatunyou, Boonserm (Fed)" w:date="2016-06-22T08:10:00Z">
        <w:r w:rsidR="00BD4E91">
          <w:rPr>
            <w:rStyle w:val="CodeChar"/>
          </w:rPr>
          <w:t>xsd:boolean</w:t>
        </w:r>
        <w:r w:rsidR="00BD4E91" w:rsidRPr="00711DBF">
          <w:rPr>
            <w:rStyle w:val="CodeChar"/>
          </w:rPr>
          <w:t>’</w:t>
        </w:r>
      </w:ins>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14:paraId="08DBE02F" w14:textId="77777777" w:rsidR="00872225" w:rsidRDefault="00B66EC6" w:rsidP="00872225">
      <w:pPr>
        <w:rPr>
          <w:rFonts w:ascii="Courier New" w:eastAsiaTheme="minorEastAsia" w:hAnsi="Courier New" w:cs="Courier New"/>
          <w:sz w:val="22"/>
          <w:szCs w:val="22"/>
          <w:lang w:eastAsia="ko-KR" w:bidi="th-TH"/>
        </w:rPr>
      </w:pPr>
      <w:r w:rsidRPr="0081584C">
        <w:rPr>
          <w:rStyle w:val="CodeChar"/>
          <w:rFonts w:eastAsiaTheme="minorEastAsia"/>
        </w:rPr>
        <w:t>definition</w:t>
      </w:r>
      <w:r w:rsidR="00872225" w:rsidRPr="0081584C">
        <w:rPr>
          <w:rFonts w:ascii="Courier New" w:eastAsiaTheme="minorEastAsia" w:hAnsi="Courier New" w:cs="Courier New"/>
          <w:sz w:val="22"/>
          <w:szCs w:val="22"/>
          <w:lang w:eastAsia="ko-KR" w:bidi="th-TH"/>
        </w:rPr>
        <w:t xml:space="preserve"> = </w:t>
      </w:r>
      <w:r w:rsidR="00142086" w:rsidRPr="0081584C">
        <w:t>Inherit from base for copied</w:t>
      </w:r>
      <w:r w:rsidR="00617B20" w:rsidRPr="0081584C">
        <w:t xml:space="preserve"> over SCs</w:t>
      </w:r>
      <w:r w:rsidR="00872225" w:rsidRPr="0081584C">
        <w:t xml:space="preserve">. </w:t>
      </w:r>
      <w:r w:rsidR="00617B20" w:rsidRPr="0081584C">
        <w:t>For new SCs, get it from</w:t>
      </w:r>
      <w:r w:rsidR="00872225" w:rsidRPr="0081584C">
        <w:t xml:space="preserve"> </w:t>
      </w:r>
      <w:r w:rsidR="00872225" w:rsidRPr="0081584C">
        <w:rPr>
          <w:rStyle w:val="CodeChar"/>
        </w:rPr>
        <w:t>//xsd:attribute/xsd:annotation/xsd:documentation</w:t>
      </w:r>
      <w:r w:rsidR="000E1828" w:rsidRPr="0081584C">
        <w:rPr>
          <w:rStyle w:val="CodeChar"/>
        </w:rPr>
        <w:t xml:space="preserve"> </w:t>
      </w:r>
      <w:r w:rsidR="000E1828" w:rsidRPr="000E1828">
        <w:t xml:space="preserve">or </w:t>
      </w:r>
      <w:r w:rsidR="000E1828" w:rsidRPr="00485D64">
        <w:rPr>
          <w:rStyle w:val="CodeChar"/>
        </w:rPr>
        <w:t>//xsd:attribute/xsd:annotation/xsd:documentation/ccts:</w:t>
      </w:r>
      <w:r w:rsidR="000E1828">
        <w:rPr>
          <w:rStyle w:val="CodeChar"/>
        </w:rPr>
        <w:t>Definition</w:t>
      </w:r>
      <w:r w:rsidR="000E1828" w:rsidRPr="000E1828">
        <w:t xml:space="preserve"> if available</w:t>
      </w:r>
      <w:r w:rsidR="000E1828">
        <w:t xml:space="preserve">. </w:t>
      </w:r>
    </w:p>
    <w:p w14:paraId="7634316E" w14:textId="22D2A1EF" w:rsidR="00872225" w:rsidRDefault="00CF7449" w:rsidP="00872225">
      <w:r>
        <w:rPr>
          <w:rStyle w:val="CodeChar"/>
          <w:rFonts w:eastAsiaTheme="minorEastAsia"/>
        </w:rPr>
        <w:t>owner_dt_id</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Foreign key to the </w:t>
      </w:r>
      <w:r w:rsidR="00872225">
        <w:rPr>
          <w:rFonts w:eastAsiaTheme="minorEastAsia"/>
        </w:rPr>
        <w:t xml:space="preserve">corresponding </w:t>
      </w:r>
      <w:r w:rsidR="00EE243D">
        <w:rPr>
          <w:rFonts w:eastAsiaTheme="minorEastAsia"/>
        </w:rPr>
        <w:t xml:space="preserve">qualified </w:t>
      </w:r>
      <w:r w:rsidR="00872225">
        <w:rPr>
          <w:rFonts w:eastAsiaTheme="minorEastAsia"/>
        </w:rPr>
        <w:t>B</w:t>
      </w:r>
      <w:r w:rsidR="00872225" w:rsidRPr="00B0001B">
        <w:rPr>
          <w:rFonts w:eastAsiaTheme="minorEastAsia"/>
        </w:rPr>
        <w:t>DT</w:t>
      </w:r>
      <w:r w:rsidR="00872225">
        <w:rPr>
          <w:rFonts w:eastAsiaTheme="minorEastAsia"/>
        </w:rPr>
        <w:t>s</w:t>
      </w:r>
      <w:r w:rsidR="00872225" w:rsidRPr="00B0001B">
        <w:rPr>
          <w:rFonts w:eastAsiaTheme="minorEastAsia"/>
        </w:rPr>
        <w:t xml:space="preserve"> table </w:t>
      </w:r>
      <w:r w:rsidR="00736ABC">
        <w:rPr>
          <w:rStyle w:val="CodeChar"/>
          <w:rFonts w:eastAsiaTheme="minorEastAsia"/>
        </w:rPr>
        <w:t>dt_id</w:t>
      </w:r>
      <w:r w:rsidR="00872225" w:rsidRPr="00B0001B">
        <w:rPr>
          <w:rFonts w:eastAsiaTheme="minorEastAsia"/>
        </w:rPr>
        <w:t xml:space="preserve"> column </w:t>
      </w:r>
      <w:r w:rsidR="00872225">
        <w:rPr>
          <w:rFonts w:eastAsiaTheme="minorEastAsia"/>
        </w:rPr>
        <w:t>populated in the previous section</w:t>
      </w:r>
      <w:r w:rsidR="00872225" w:rsidRPr="00B0001B">
        <w:rPr>
          <w:rFonts w:eastAsiaTheme="minorEastAsia"/>
        </w:rPr>
        <w:t>.</w:t>
      </w:r>
      <w:r w:rsidR="00872225">
        <w:t xml:space="preserve"> </w:t>
      </w:r>
    </w:p>
    <w:p w14:paraId="4B59384E" w14:textId="77777777" w:rsidR="00872225" w:rsidRDefault="00CF7449" w:rsidP="00872225">
      <w:r>
        <w:rPr>
          <w:rStyle w:val="CodeChar"/>
          <w:rFonts w:eastAsiaTheme="minorEastAsia"/>
        </w:rPr>
        <w:t>min_cardinality</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w:t>
      </w:r>
      <w:r w:rsidR="009C0E99">
        <w:rPr>
          <w:rFonts w:eastAsiaTheme="minorEastAsia"/>
        </w:rPr>
        <w:t xml:space="preserve">Inherit from the based DT for copied over SCs. For new SCs, </w:t>
      </w:r>
      <w:r w:rsidR="00872225">
        <w:rPr>
          <w:rFonts w:eastAsiaTheme="minorEastAsia"/>
        </w:rPr>
        <w:t>t</w:t>
      </w:r>
      <w:r w:rsidR="00872225">
        <w:t xml:space="preserve">ake the value from </w:t>
      </w:r>
      <w:r w:rsidR="00872225" w:rsidRPr="005F5FC3">
        <w:rPr>
          <w:rStyle w:val="CodeChar"/>
        </w:rPr>
        <w:t>//xsd:attribute/@</w:t>
      </w:r>
      <w:r w:rsidR="00872225">
        <w:rPr>
          <w:rStyle w:val="CodeChar"/>
        </w:rPr>
        <w:t>use</w:t>
      </w:r>
      <w:r w:rsidR="00872225">
        <w:t xml:space="preserve">. </w:t>
      </w:r>
      <w:r w:rsidR="00872225" w:rsidRPr="003965EA">
        <w:rPr>
          <w:rStyle w:val="CodeChar"/>
        </w:rPr>
        <w:t>“optional” = 0. “required” = 1, “prohibited” = 0</w:t>
      </w:r>
      <w:r w:rsidR="00872225" w:rsidRPr="00824B59">
        <w:rPr>
          <w:rFonts w:eastAsiaTheme="minorEastAsia"/>
        </w:rPr>
        <w:t>.</w:t>
      </w:r>
      <w:r w:rsidR="00872225">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sidR="00872225">
        <w:rPr>
          <w:rFonts w:eastAsiaTheme="minorEastAsia"/>
        </w:rPr>
        <w:t xml:space="preserve">attribute does not exist, it means 0. </w:t>
      </w:r>
    </w:p>
    <w:p w14:paraId="38D1DF2E" w14:textId="77777777" w:rsidR="00872225" w:rsidRDefault="00CF7449" w:rsidP="00872225">
      <w:pPr>
        <w:rPr>
          <w:rFonts w:ascii="Courier New" w:eastAsiaTheme="minorEastAsia" w:hAnsi="Courier New" w:cs="Courier New"/>
          <w:sz w:val="22"/>
          <w:szCs w:val="22"/>
          <w:lang w:eastAsia="ko-KR" w:bidi="th-TH"/>
        </w:rPr>
      </w:pPr>
      <w:r>
        <w:rPr>
          <w:rStyle w:val="CodeChar"/>
          <w:rFonts w:eastAsiaTheme="minorEastAsia"/>
        </w:rPr>
        <w:t>max_cardinality</w:t>
      </w:r>
      <w:r w:rsidR="00872225" w:rsidRPr="00B0001B">
        <w:rPr>
          <w:rFonts w:eastAsiaTheme="minorEastAsia"/>
        </w:rPr>
        <w:t xml:space="preserve"> =</w:t>
      </w:r>
      <w:r w:rsidR="00872225">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sidR="00872225">
        <w:rPr>
          <w:rFonts w:eastAsiaTheme="minorEastAsia"/>
        </w:rPr>
        <w:t xml:space="preserve"> </w:t>
      </w:r>
    </w:p>
    <w:p w14:paraId="666BAF31" w14:textId="77777777" w:rsidR="00872225" w:rsidRPr="009C0E99" w:rsidRDefault="00CF7449" w:rsidP="00872225">
      <w:pPr>
        <w:rPr>
          <w:rFonts w:eastAsiaTheme="minorEastAsia"/>
        </w:rPr>
      </w:pPr>
      <w:r>
        <w:rPr>
          <w:rStyle w:val="CodeChar"/>
          <w:rFonts w:eastAsiaTheme="minorEastAsia"/>
        </w:rPr>
        <w:t>based_dt_sc_id</w:t>
      </w:r>
      <w:r w:rsidR="00872225" w:rsidRPr="00B0001B">
        <w:rPr>
          <w:rFonts w:eastAsiaTheme="minorEastAsia"/>
        </w:rPr>
        <w:t xml:space="preserve"> = </w:t>
      </w:r>
      <w:r w:rsidR="009C0E99">
        <w:rPr>
          <w:rFonts w:eastAsiaTheme="minorEastAsia"/>
        </w:rPr>
        <w:t xml:space="preserve">For copied over SCs, </w:t>
      </w:r>
      <w:r>
        <w:rPr>
          <w:rStyle w:val="CodeChar"/>
          <w:rFonts w:eastAsiaTheme="minorEastAsia"/>
        </w:rPr>
        <w:t>based_dt_sc_id</w:t>
      </w:r>
      <w:r w:rsidR="009C0E99">
        <w:rPr>
          <w:rFonts w:eastAsiaTheme="minorEastAsia"/>
        </w:rPr>
        <w:t xml:space="preserve"> is the </w:t>
      </w:r>
      <w:r w:rsidR="00530652">
        <w:rPr>
          <w:rStyle w:val="CodeChar"/>
          <w:rFonts w:eastAsiaTheme="minorEastAsia"/>
        </w:rPr>
        <w:t>dt_sc_id</w:t>
      </w:r>
      <w:r w:rsidR="009C0E99">
        <w:rPr>
          <w:rFonts w:eastAsiaTheme="minorEastAsia"/>
        </w:rPr>
        <w:t xml:space="preserve"> of the copied over record. For new SCs, this column is blank. </w:t>
      </w:r>
    </w:p>
    <w:p w14:paraId="4C2CCF94" w14:textId="77777777" w:rsidR="00CD1BCF" w:rsidRDefault="00CD1BCF" w:rsidP="0081584C">
      <w:pPr>
        <w:pStyle w:val="Heading6"/>
      </w:pPr>
      <w:r>
        <w:t xml:space="preserve">Populate </w:t>
      </w:r>
      <w:r w:rsidR="00CF7449">
        <w:t>cdt_sc_awd_pri</w:t>
      </w:r>
      <w:r>
        <w:t xml:space="preserve"> table</w:t>
      </w:r>
    </w:p>
    <w:p w14:paraId="6E24465E" w14:textId="77777777" w:rsidR="00005AA1" w:rsidRDefault="00005AA1" w:rsidP="00005AA1">
      <w:r>
        <w:t>Only BDTs that have an attribute extension to its based BDT need to have records populated in this table and also the table in the next section.</w:t>
      </w:r>
    </w:p>
    <w:p w14:paraId="00AC69AE" w14:textId="77777777" w:rsidR="00005AA1" w:rsidRPr="003428EF" w:rsidRDefault="00005AA1" w:rsidP="00005AA1"/>
    <w:p w14:paraId="715EF07B" w14:textId="77777777" w:rsidR="00005AA1" w:rsidRDefault="00CF7449" w:rsidP="00005AA1">
      <w:r>
        <w:rPr>
          <w:rStyle w:val="CodeChar"/>
        </w:rPr>
        <w:t>cdt_sc_awd_pri_id</w:t>
      </w:r>
      <w:r w:rsidR="00005AA1">
        <w:t xml:space="preserve"> = Auto-generate database key.</w:t>
      </w:r>
    </w:p>
    <w:p w14:paraId="623C8855" w14:textId="77777777" w:rsidR="00005AA1" w:rsidRDefault="00405DFB" w:rsidP="00005AA1">
      <w:r>
        <w:rPr>
          <w:rStyle w:val="CodeChar"/>
        </w:rPr>
        <w:t>cdt_sc_id</w:t>
      </w:r>
      <w:r w:rsidR="00005AA1">
        <w:t xml:space="preserve"> = Foreign key to the </w:t>
      </w:r>
      <w:r w:rsidR="00530652">
        <w:rPr>
          <w:rStyle w:val="CodeChar"/>
        </w:rPr>
        <w:t>dt_sc</w:t>
      </w:r>
      <w:r w:rsidR="00005AA1" w:rsidRPr="00BD78A3">
        <w:rPr>
          <w:rStyle w:val="CodeChar"/>
        </w:rPr>
        <w:t>.</w:t>
      </w:r>
      <w:r w:rsidR="00530652">
        <w:rPr>
          <w:rStyle w:val="CodeChar"/>
        </w:rPr>
        <w:t>dt_sc_id</w:t>
      </w:r>
      <w:r w:rsidR="00005AA1">
        <w:t xml:space="preserve"> representing the target SC.</w:t>
      </w:r>
    </w:p>
    <w:p w14:paraId="47470E9A" w14:textId="77777777" w:rsidR="00BF2BF7" w:rsidRDefault="00300C7F" w:rsidP="00005AA1">
      <w:r>
        <w:rPr>
          <w:rStyle w:val="CodeChar"/>
        </w:rPr>
        <w:t>cdt_pri_id</w:t>
      </w:r>
      <w:r w:rsidR="00005AA1">
        <w:t xml:space="preserve"> = Foreign key to the </w:t>
      </w:r>
      <w:r w:rsidR="002B066A">
        <w:rPr>
          <w:rStyle w:val="CodeChar"/>
        </w:rPr>
        <w:t>cdt_pri</w:t>
      </w:r>
      <w:r w:rsidR="00005AA1" w:rsidRPr="00BD78A3">
        <w:rPr>
          <w:rStyle w:val="CodeChar"/>
        </w:rPr>
        <w:t>.</w:t>
      </w:r>
      <w:r>
        <w:rPr>
          <w:rStyle w:val="CodeChar"/>
        </w:rPr>
        <w:t>cdt_pri_id</w:t>
      </w:r>
      <w:r w:rsidR="00005AA1">
        <w:t xml:space="preserve">. </w:t>
      </w:r>
      <w:r w:rsidR="00BF2BF7">
        <w:t xml:space="preserve">This column should be populated based on the SC’s representation term, </w:t>
      </w:r>
      <w:r w:rsidR="00530652">
        <w:rPr>
          <w:rStyle w:val="CodeChar"/>
        </w:rPr>
        <w:t>dt_sc</w:t>
      </w:r>
      <w:r w:rsidR="00BF2BF7" w:rsidRPr="00BF2BF7">
        <w:rPr>
          <w:rStyle w:val="CodeChar"/>
        </w:rPr>
        <w:t>.</w:t>
      </w:r>
      <w:r w:rsidR="00CF7449">
        <w:rPr>
          <w:rStyle w:val="CodeChar"/>
        </w:rPr>
        <w:t>representation_term</w:t>
      </w:r>
      <w:r w:rsidR="00BF2BF7">
        <w:t xml:space="preserve">. Use the representation term, to look up the necessary </w:t>
      </w:r>
      <w:r>
        <w:rPr>
          <w:rStyle w:val="CodeChar"/>
        </w:rPr>
        <w:t>cdt_pri_id</w:t>
      </w:r>
      <w:r w:rsidR="00BF2BF7">
        <w:t xml:space="preserve">’s from the </w:t>
      </w:r>
      <w:r w:rsidR="00C822AB">
        <w:rPr>
          <w:rStyle w:val="CodeChar"/>
        </w:rPr>
        <w:t>cdt_awd_pri</w:t>
      </w:r>
      <w:r w:rsidR="00053DFA">
        <w:t xml:space="preserve"> table. The look up is done by matching representation term with the data type term (</w:t>
      </w:r>
      <w:r w:rsidR="00053DFA" w:rsidRPr="00053DFA">
        <w:rPr>
          <w:rStyle w:val="CodeChar"/>
        </w:rPr>
        <w:t>DT.</w:t>
      </w:r>
      <w:r w:rsidR="00736ABC">
        <w:rPr>
          <w:rStyle w:val="CodeChar"/>
        </w:rPr>
        <w:t>data_type_term</w:t>
      </w:r>
      <w:r w:rsidR="00053DFA">
        <w:t xml:space="preserve">) after joining the </w:t>
      </w:r>
      <w:r w:rsidR="002B066A">
        <w:rPr>
          <w:rStyle w:val="CodeChar"/>
        </w:rPr>
        <w:t>dt</w:t>
      </w:r>
      <w:r w:rsidR="00053DFA">
        <w:t xml:space="preserve"> table with the </w:t>
      </w:r>
      <w:r w:rsidR="00C822AB">
        <w:rPr>
          <w:rStyle w:val="CodeChar"/>
        </w:rPr>
        <w:t>cdt_awd_pri</w:t>
      </w:r>
      <w:r w:rsidR="00053DFA">
        <w:t xml:space="preserve"> table.</w:t>
      </w:r>
    </w:p>
    <w:p w14:paraId="0C080F1A" w14:textId="77777777" w:rsidR="00053DFA" w:rsidRPr="00CC1B7D" w:rsidRDefault="00405DFB" w:rsidP="00005AA1">
      <w:r>
        <w:rPr>
          <w:rStyle w:val="CodeChar"/>
        </w:rPr>
        <w:t>is_default</w:t>
      </w:r>
      <w:r w:rsidR="00005AA1">
        <w:t xml:space="preserve"> = </w:t>
      </w:r>
      <w:r w:rsidR="00053DFA">
        <w:t>Assign the same value obtained from the look up for the previous column</w:t>
      </w:r>
      <w:r w:rsidR="00005AA1">
        <w:t>.</w:t>
      </w:r>
    </w:p>
    <w:p w14:paraId="2C38142A" w14:textId="77777777" w:rsidR="00CD1BCF" w:rsidRDefault="00CD1BCF" w:rsidP="0081584C">
      <w:pPr>
        <w:pStyle w:val="Heading6"/>
      </w:pPr>
      <w:r>
        <w:t xml:space="preserve">Populate </w:t>
      </w:r>
      <w:r w:rsidR="00CF7449">
        <w:t>cdt_sc_awd_pri</w:t>
      </w:r>
      <w:r>
        <w:t>_</w:t>
      </w:r>
      <w:r w:rsidR="00DF46E5">
        <w:t>xps_type_map</w:t>
      </w:r>
      <w:r>
        <w:t xml:space="preserve"> table</w:t>
      </w:r>
    </w:p>
    <w:p w14:paraId="7E6A602D" w14:textId="7DD0960D" w:rsidR="001D0626" w:rsidRPr="00C4501A" w:rsidRDefault="001D0626" w:rsidP="001D0626">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632C6D">
        <w:t>3.1.1.6.5</w:t>
      </w:r>
      <w:r>
        <w:fldChar w:fldCharType="end"/>
      </w:r>
      <w:r>
        <w:t>), but it is for the SC primitive in the above section.</w:t>
      </w:r>
    </w:p>
    <w:p w14:paraId="51F8A525" w14:textId="77777777" w:rsidR="001D0626" w:rsidRDefault="001D0626" w:rsidP="001D0626"/>
    <w:p w14:paraId="4AE44D97" w14:textId="77777777" w:rsidR="001D0626" w:rsidRDefault="001D0626" w:rsidP="001D0626">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338168D5" w14:textId="77777777" w:rsidR="001D0626" w:rsidRDefault="001D0626" w:rsidP="001D0626">
      <w:pPr>
        <w:rPr>
          <w:highlight w:val="yellow"/>
        </w:rPr>
      </w:pPr>
    </w:p>
    <w:p w14:paraId="069F7818" w14:textId="77777777" w:rsidR="001D0626" w:rsidRDefault="00BF2D0E" w:rsidP="001D0626">
      <w:r>
        <w:rPr>
          <w:rStyle w:val="CodeChar"/>
        </w:rPr>
        <w:t>cdt_sc_awd_pri_xps_type_map_id</w:t>
      </w:r>
      <w:r w:rsidR="001D0626">
        <w:t xml:space="preserve"> = Auto-generate database key.</w:t>
      </w:r>
    </w:p>
    <w:p w14:paraId="2ECED37D" w14:textId="77777777" w:rsidR="001D0626" w:rsidRDefault="00CF7449" w:rsidP="001D0626">
      <w:r>
        <w:rPr>
          <w:rStyle w:val="CodeChar"/>
        </w:rPr>
        <w:t>cdt_sc_awd_pri</w:t>
      </w:r>
      <w:r w:rsidR="001D0626">
        <w:t xml:space="preserve"> = Foreign key to </w:t>
      </w:r>
      <w:r>
        <w:rPr>
          <w:rStyle w:val="CodeChar"/>
        </w:rPr>
        <w:t>cdt_sc_awd_pri</w:t>
      </w:r>
      <w:r w:rsidR="001D0626">
        <w:rPr>
          <w:rStyle w:val="IntenseEmphasis"/>
          <w:b w:val="0"/>
          <w:bCs w:val="0"/>
          <w:i w:val="0"/>
          <w:iCs w:val="0"/>
          <w:color w:val="auto"/>
        </w:rPr>
        <w:t>.</w:t>
      </w:r>
      <w:r>
        <w:rPr>
          <w:rStyle w:val="CodeChar"/>
        </w:rPr>
        <w:t>cdt_sc_awd_pri_id</w:t>
      </w:r>
      <w:r w:rsidR="001D0626">
        <w:rPr>
          <w:rStyle w:val="CodeChar"/>
        </w:rPr>
        <w:t>.</w:t>
      </w:r>
      <w:r w:rsidR="001D0626">
        <w:rPr>
          <w:rStyle w:val="IntenseEmphasis"/>
          <w:b w:val="0"/>
          <w:bCs w:val="0"/>
          <w:i w:val="0"/>
          <w:iCs w:val="0"/>
          <w:color w:val="auto"/>
        </w:rPr>
        <w:t xml:space="preserve"> </w:t>
      </w:r>
    </w:p>
    <w:p w14:paraId="4F9420AD" w14:textId="77777777" w:rsidR="001D0626" w:rsidRDefault="00300C7F" w:rsidP="001D0626">
      <w:pPr>
        <w:rPr>
          <w:rStyle w:val="CodeChar"/>
          <w:rFonts w:eastAsiaTheme="minorEastAsia"/>
        </w:rPr>
      </w:pPr>
      <w:r>
        <w:rPr>
          <w:rStyle w:val="CodeChar"/>
        </w:rPr>
        <w:t>xbt_id</w:t>
      </w:r>
      <w:r w:rsidR="001D0626">
        <w:t xml:space="preserve"> = Foreign key to </w:t>
      </w:r>
      <w:r>
        <w:rPr>
          <w:rStyle w:val="CodeChar"/>
          <w:rFonts w:eastAsiaTheme="minorEastAsia"/>
        </w:rPr>
        <w:t>xbt</w:t>
      </w:r>
      <w:r w:rsidR="001D0626">
        <w:rPr>
          <w:rFonts w:eastAsiaTheme="minorEastAsia"/>
        </w:rPr>
        <w:t>.</w:t>
      </w:r>
      <w:r w:rsidR="001D0626" w:rsidRPr="00EF6BE9">
        <w:rPr>
          <w:rStyle w:val="CodeChar"/>
          <w:rFonts w:eastAsiaTheme="minorEastAsia"/>
        </w:rPr>
        <w:t xml:space="preserve"> </w:t>
      </w:r>
      <w:r>
        <w:rPr>
          <w:rStyle w:val="CodeChar"/>
          <w:rFonts w:eastAsiaTheme="minorEastAsia"/>
        </w:rPr>
        <w:t>xbt_id</w:t>
      </w:r>
    </w:p>
    <w:p w14:paraId="00B66485" w14:textId="77777777" w:rsidR="001D0626" w:rsidRDefault="001D0626" w:rsidP="001D0626"/>
    <w:p w14:paraId="703AE35B" w14:textId="56988217" w:rsidR="001D0626" w:rsidRPr="00730231" w:rsidRDefault="001D0626" w:rsidP="001D0626">
      <w:r>
        <w:lastRenderedPageBreak/>
        <w:t xml:space="preserve">Use the CDT Primitive to XSD Built-in type in section </w:t>
      </w:r>
      <w:r>
        <w:fldChar w:fldCharType="begin"/>
      </w:r>
      <w:r>
        <w:instrText xml:space="preserve"> REF _Ref390787662 \r \h </w:instrText>
      </w:r>
      <w:r>
        <w:fldChar w:fldCharType="separate"/>
      </w:r>
      <w:r w:rsidR="00632C6D">
        <w:t>3.1.1.6.5</w:t>
      </w:r>
      <w:r>
        <w:fldChar w:fldCharType="end"/>
      </w:r>
      <w:r>
        <w:t xml:space="preserve"> to populate the </w:t>
      </w:r>
      <w:r w:rsidR="00300C7F">
        <w:rPr>
          <w:rStyle w:val="CodeChar"/>
        </w:rPr>
        <w:t>xbt_id</w:t>
      </w:r>
      <w:r>
        <w:t xml:space="preserve"> column according to the SC allowed primitives.  </w:t>
      </w:r>
    </w:p>
    <w:p w14:paraId="1E311E3C" w14:textId="77777777" w:rsidR="00CC1B7D" w:rsidRPr="00CC1B7D" w:rsidRDefault="00CC1B7D" w:rsidP="00CC1B7D"/>
    <w:p w14:paraId="5D61B2B2" w14:textId="77777777" w:rsidR="006427AD" w:rsidRDefault="006427AD" w:rsidP="0081584C">
      <w:pPr>
        <w:pStyle w:val="Heading6"/>
      </w:pPr>
      <w:r>
        <w:t xml:space="preserve">Populate the </w:t>
      </w:r>
      <w:r w:rsidR="002B3165">
        <w:t>bdt_sc_pri_restri</w:t>
      </w:r>
      <w:r>
        <w:t xml:space="preserve"> table</w:t>
      </w:r>
    </w:p>
    <w:p w14:paraId="08113AC6" w14:textId="77777777" w:rsidR="00A13989" w:rsidRDefault="00A13989" w:rsidP="00A13989">
      <w:r>
        <w:t>This table assigns the CDT primitive and map XSD built-in type combination to the QBDTs</w:t>
      </w:r>
      <w:r w:rsidR="00546F13">
        <w:t>’ SCs</w:t>
      </w:r>
      <w:r>
        <w:t>.</w:t>
      </w:r>
    </w:p>
    <w:p w14:paraId="180864D2" w14:textId="77777777" w:rsidR="00A13989" w:rsidRDefault="00A13989" w:rsidP="00A13989"/>
    <w:tbl>
      <w:tblPr>
        <w:tblStyle w:val="TableGrid"/>
        <w:tblW w:w="0" w:type="auto"/>
        <w:tblLook w:val="04A0" w:firstRow="1" w:lastRow="0" w:firstColumn="1" w:lastColumn="0" w:noHBand="0" w:noVBand="1"/>
      </w:tblPr>
      <w:tblGrid>
        <w:gridCol w:w="9350"/>
      </w:tblGrid>
      <w:tr w:rsidR="00585CF4" w:rsidRPr="00585CF4" w14:paraId="3691E1E6" w14:textId="77777777" w:rsidTr="00585CF4">
        <w:tc>
          <w:tcPr>
            <w:tcW w:w="9576" w:type="dxa"/>
          </w:tcPr>
          <w:p w14:paraId="15108A2F" w14:textId="77777777" w:rsidR="00585CF4" w:rsidRPr="00585CF4" w:rsidRDefault="002B3165" w:rsidP="00DE04FF">
            <w:r>
              <w:rPr>
                <w:rStyle w:val="CodeChar"/>
              </w:rPr>
              <w:t>bdt_sc_pri_restri_id</w:t>
            </w:r>
            <w:r w:rsidR="00585CF4" w:rsidRPr="00585CF4">
              <w:t xml:space="preserve"> = Auto-generate database key.</w:t>
            </w:r>
          </w:p>
        </w:tc>
      </w:tr>
      <w:tr w:rsidR="00585CF4" w:rsidRPr="00585CF4" w14:paraId="6C4C669C" w14:textId="77777777" w:rsidTr="00585CF4">
        <w:tc>
          <w:tcPr>
            <w:tcW w:w="9576" w:type="dxa"/>
          </w:tcPr>
          <w:p w14:paraId="15941092" w14:textId="77777777" w:rsidR="00585CF4" w:rsidRPr="00585CF4" w:rsidRDefault="002B3165" w:rsidP="00DE04FF">
            <w:r>
              <w:rPr>
                <w:rStyle w:val="CodeChar"/>
              </w:rPr>
              <w:t>bdt_sc_id</w:t>
            </w:r>
            <w:r w:rsidR="00585CF4" w:rsidRPr="00585CF4">
              <w:t xml:space="preserve"> = Foreign key to the QBDT’s SC.</w:t>
            </w:r>
          </w:p>
        </w:tc>
      </w:tr>
      <w:tr w:rsidR="00585CF4" w:rsidRPr="00585CF4" w14:paraId="6634819A" w14:textId="77777777" w:rsidTr="00585CF4">
        <w:tc>
          <w:tcPr>
            <w:tcW w:w="9576" w:type="dxa"/>
          </w:tcPr>
          <w:p w14:paraId="4A096A01" w14:textId="4774F917" w:rsidR="00585CF4" w:rsidRPr="00585CF4" w:rsidRDefault="002B3165" w:rsidP="005E1508">
            <w:r>
              <w:rPr>
                <w:rStyle w:val="CodeChar"/>
              </w:rPr>
              <w:t>cdt_sc_awd_pri_xps_type_map_id</w:t>
            </w:r>
            <w:r w:rsidR="00585CF4" w:rsidRPr="00585CF4">
              <w:t xml:space="preserve"> and </w:t>
            </w:r>
            <w:r w:rsidR="00405DFB">
              <w:rPr>
                <w:rStyle w:val="CodeChar"/>
              </w:rPr>
              <w:t>is_default</w:t>
            </w:r>
            <w:r w:rsidR="00585CF4" w:rsidRPr="00585CF4">
              <w:t xml:space="preserve"> = This is a foreign key to the </w:t>
            </w:r>
            <w:r w:rsidR="00BF2D0E">
              <w:rPr>
                <w:rStyle w:val="CodeChar"/>
              </w:rPr>
              <w:t>cdt_sc_awd_pri_xps_type_map</w:t>
            </w:r>
            <w:r w:rsidR="00585CF4" w:rsidRPr="00585CF4">
              <w:t xml:space="preserve"> table. For SCs inherited from the based BDT, copy from its base </w:t>
            </w:r>
            <w:r w:rsidR="00596D62">
              <w:t xml:space="preserve">or ancestor </w:t>
            </w:r>
            <w:r w:rsidR="00585CF4" w:rsidRPr="00585CF4">
              <w:t xml:space="preserve">(note that each QBDT’SC may have multiple entries/primitive-maps). </w:t>
            </w:r>
            <w:r w:rsidR="00596D62">
              <w:t xml:space="preserve">For new SCs, first populate all rows from the map table for that SC (i.e., the value in the </w:t>
            </w:r>
            <w:r>
              <w:rPr>
                <w:rStyle w:val="CodeChar"/>
              </w:rPr>
              <w:t>bdt_sc_id</w:t>
            </w:r>
            <w:r w:rsidR="00596D62">
              <w:t xml:space="preserve"> column above matches the </w:t>
            </w:r>
            <w:r w:rsidR="00CF7449">
              <w:rPr>
                <w:rStyle w:val="CodeChar"/>
              </w:rPr>
              <w:t>cdt_sc_awd_pri</w:t>
            </w:r>
            <w:r w:rsidR="00596D62" w:rsidRPr="00596D62">
              <w:rPr>
                <w:rStyle w:val="CodeChar"/>
              </w:rPr>
              <w:t>.</w:t>
            </w:r>
            <w:r w:rsidR="00405DFB">
              <w:rPr>
                <w:rStyle w:val="CodeChar"/>
              </w:rPr>
              <w:t>cdt_sc_id</w:t>
            </w:r>
            <w:r w:rsidR="00596D62">
              <w:t xml:space="preserve"> column after joining the </w:t>
            </w:r>
            <w:r w:rsidR="00CF7449">
              <w:rPr>
                <w:rStyle w:val="CodeChar"/>
              </w:rPr>
              <w:t>cdt_sc_awd_pri</w:t>
            </w:r>
            <w:r w:rsidR="00596D62">
              <w:t xml:space="preserve"> and the </w:t>
            </w:r>
            <w:r w:rsidR="00BF2D0E">
              <w:rPr>
                <w:rStyle w:val="CodeChar"/>
              </w:rPr>
              <w:t>cdt_sc_awd_pri_xps_type_map</w:t>
            </w:r>
            <w:r w:rsidR="00596D62">
              <w:t xml:space="preserve"> tables).</w:t>
            </w:r>
            <w:r w:rsidR="00DF53A9">
              <w:t xml:space="preserve"> </w:t>
            </w:r>
            <w:del w:id="222" w:author="Kulvatunyou, Boonserm (Fed)" w:date="2016-06-21T20:45:00Z">
              <w:r w:rsidR="00DF53A9" w:rsidDel="005E1508">
                <w:delText>Then u</w:delText>
              </w:r>
              <w:r w:rsidR="00585CF4" w:rsidRPr="00585CF4" w:rsidDel="005E1508">
                <w:delText>se the following rules</w:delText>
              </w:r>
              <w:r w:rsidR="00C312B5" w:rsidDel="005E1508">
                <w:delText xml:space="preserve"> to </w:delText>
              </w:r>
              <w:r w:rsidR="00DF53A9" w:rsidDel="005E1508">
                <w:delText xml:space="preserve">set the </w:delText>
              </w:r>
              <w:r w:rsidR="00405DFB" w:rsidDel="005E1508">
                <w:rPr>
                  <w:rStyle w:val="CodeChar"/>
                </w:rPr>
                <w:delText>is_default</w:delText>
              </w:r>
              <w:r w:rsidR="00DF53A9" w:rsidDel="005E1508">
                <w:delText xml:space="preserve"> column. </w:delText>
              </w:r>
              <w:r w:rsidR="00585CF4" w:rsidRPr="00585CF4" w:rsidDel="005E1508">
                <w:delText xml:space="preserve">If </w:delText>
              </w:r>
              <w:r w:rsidR="00585CF4" w:rsidRPr="00585CF4" w:rsidDel="005E1508">
                <w:rPr>
                  <w:rStyle w:val="CodeChar"/>
                </w:rPr>
                <w:delText xml:space="preserve">xsd:attribute/@type = ‘Number_B98233’ </w:delText>
              </w:r>
              <w:r w:rsidR="00F93057" w:rsidRPr="00F93057" w:rsidDel="005E1508">
                <w:delText>is</w:delText>
              </w:r>
              <w:r w:rsidR="00585CF4" w:rsidRPr="00585CF4" w:rsidDel="005E1508">
                <w:rPr>
                  <w:rStyle w:val="CodeChar"/>
                </w:rPr>
                <w:delText xml:space="preserve"> true</w:delText>
              </w:r>
              <w:r w:rsidR="00585CF4" w:rsidRPr="00585CF4" w:rsidDel="005E1508">
                <w:delText xml:space="preserve">, set </w:delText>
              </w:r>
              <w:r w:rsidR="00405DFB" w:rsidDel="005E1508">
                <w:rPr>
                  <w:rStyle w:val="CodeChar"/>
                </w:rPr>
                <w:delText>is_default</w:delText>
              </w:r>
              <w:r w:rsidR="00585CF4" w:rsidRPr="00585CF4" w:rsidDel="005E1508">
                <w:delText xml:space="preserve"> to </w:delText>
              </w:r>
              <w:r w:rsidR="00585CF4" w:rsidRPr="00585CF4" w:rsidDel="005E1508">
                <w:rPr>
                  <w:rStyle w:val="CodeChar"/>
                </w:rPr>
                <w:delText>true</w:delText>
              </w:r>
              <w:r w:rsidR="00585CF4" w:rsidRPr="00585CF4" w:rsidDel="005E1508">
                <w:delText xml:space="preserve"> on the</w:delText>
              </w:r>
              <w:r w:rsidR="00DF53A9" w:rsidDel="005E1508">
                <w:delText xml:space="preserve"> row</w:delText>
              </w:r>
              <w:r w:rsidR="0034056B" w:rsidDel="005E1508">
                <w:delText>, which</w:delText>
              </w:r>
              <w:r w:rsidR="00DF53A9" w:rsidDel="005E1508">
                <w:delText xml:space="preserve"> points to the Number CDT primitive and</w:delText>
              </w:r>
              <w:r w:rsidR="00585CF4" w:rsidRPr="00585CF4" w:rsidDel="005E1508">
                <w:delText xml:space="preserve"> </w:delText>
              </w:r>
              <w:r w:rsidR="00585CF4" w:rsidRPr="00585CF4" w:rsidDel="005E1508">
                <w:rPr>
                  <w:rStyle w:val="CodeChar"/>
                </w:rPr>
                <w:delText>xsd:integer</w:delText>
              </w:r>
              <w:r w:rsidR="00585CF4" w:rsidRPr="00585CF4" w:rsidDel="005E1508">
                <w:delText xml:space="preserve"> map. Else if </w:delText>
              </w:r>
              <w:r w:rsidR="00585CF4" w:rsidRPr="00585CF4" w:rsidDel="005E1508">
                <w:rPr>
                  <w:rStyle w:val="CodeChar"/>
                </w:rPr>
                <w:delText>xsd:attribute/@type = (‘CodeType_1E7368’ or ‘CodeContentType’) or xsd:attribute/@name = ‘</w:delText>
              </w:r>
              <w:commentRangeStart w:id="223"/>
              <w:r w:rsidR="00585CF4" w:rsidRPr="00585CF4" w:rsidDel="005E1508">
                <w:rPr>
                  <w:rStyle w:val="CodeChar"/>
                </w:rPr>
                <w:delText>countryCode’</w:delText>
              </w:r>
              <w:commentRangeEnd w:id="223"/>
              <w:r w:rsidR="000B73E4" w:rsidDel="005E1508">
                <w:rPr>
                  <w:rStyle w:val="CommentReference"/>
                </w:rPr>
                <w:commentReference w:id="223"/>
              </w:r>
              <w:r w:rsidR="00585CF4" w:rsidRPr="00585CF4" w:rsidDel="005E1508">
                <w:delText xml:space="preserve">, set </w:delText>
              </w:r>
              <w:r w:rsidR="00405DFB" w:rsidDel="005E1508">
                <w:rPr>
                  <w:rStyle w:val="CodeChar"/>
                </w:rPr>
                <w:delText>is_default</w:delText>
              </w:r>
              <w:r w:rsidR="00585CF4" w:rsidRPr="00585CF4" w:rsidDel="005E1508">
                <w:delText xml:space="preserve"> to </w:delText>
              </w:r>
              <w:r w:rsidR="00585CF4" w:rsidRPr="00585CF4" w:rsidDel="005E1508">
                <w:rPr>
                  <w:rStyle w:val="CodeChar"/>
                </w:rPr>
                <w:delText>true</w:delText>
              </w:r>
              <w:r w:rsidR="00585CF4" w:rsidRPr="00585CF4" w:rsidDel="005E1508">
                <w:delText xml:space="preserve"> on the </w:delText>
              </w:r>
              <w:r w:rsidR="00DF53A9" w:rsidDel="005E1508">
                <w:delText>row</w:delText>
              </w:r>
              <w:r w:rsidR="0034056B" w:rsidDel="005E1508">
                <w:delText>, which</w:delText>
              </w:r>
              <w:r w:rsidR="00DF53A9" w:rsidDel="005E1508">
                <w:delText xml:space="preserve"> points to the </w:delText>
              </w:r>
              <w:r w:rsidR="001B7953" w:rsidDel="005E1508">
                <w:delText xml:space="preserve">Token CDT primitive and </w:delText>
              </w:r>
              <w:r w:rsidR="00585CF4" w:rsidRPr="00585CF4" w:rsidDel="005E1508">
                <w:rPr>
                  <w:rStyle w:val="CodeChar"/>
                </w:rPr>
                <w:delText>xsd:token</w:delText>
              </w:r>
              <w:r w:rsidR="001B7953" w:rsidDel="005E1508">
                <w:delText xml:space="preserve"> map.</w:delText>
              </w:r>
              <w:r w:rsidR="00585CF4" w:rsidRPr="00585CF4" w:rsidDel="005E1508">
                <w:delText xml:space="preserve"> Else if </w:delText>
              </w:r>
              <w:r w:rsidR="00585CF4" w:rsidRPr="00585CF4" w:rsidDel="005E1508">
                <w:rPr>
                  <w:rStyle w:val="CodeChar"/>
                </w:rPr>
                <w:delText>xsd:attribute/@type = ‘StringType’</w:delText>
              </w:r>
              <w:r w:rsidR="00585CF4" w:rsidRPr="00585CF4" w:rsidDel="005E1508">
                <w:delText xml:space="preserve">, set </w:delText>
              </w:r>
              <w:r w:rsidR="00405DFB" w:rsidDel="005E1508">
                <w:rPr>
                  <w:rStyle w:val="CodeChar"/>
                </w:rPr>
                <w:delText>is_default</w:delText>
              </w:r>
              <w:r w:rsidR="00585CF4" w:rsidRPr="00585CF4" w:rsidDel="005E1508">
                <w:delText xml:space="preserve"> to </w:delText>
              </w:r>
              <w:r w:rsidR="00585CF4" w:rsidRPr="00585CF4" w:rsidDel="005E1508">
                <w:rPr>
                  <w:rStyle w:val="CodeChar"/>
                </w:rPr>
                <w:delText>true</w:delText>
              </w:r>
              <w:r w:rsidR="00585CF4" w:rsidRPr="00585CF4" w:rsidDel="005E1508">
                <w:delText xml:space="preserve"> on </w:delText>
              </w:r>
              <w:r w:rsidR="001B7953" w:rsidDel="005E1508">
                <w:delText>the</w:delText>
              </w:r>
              <w:r w:rsidR="00DF53A9" w:rsidDel="005E1508">
                <w:delText xml:space="preserve"> row</w:delText>
              </w:r>
              <w:r w:rsidR="0034056B" w:rsidDel="005E1508">
                <w:delText>, which</w:delText>
              </w:r>
              <w:r w:rsidR="00DF53A9" w:rsidDel="005E1508">
                <w:delText xml:space="preserve"> points to the</w:delText>
              </w:r>
              <w:r w:rsidR="001B7953" w:rsidDel="005E1508">
                <w:delText xml:space="preserve"> String CDT primitive </w:delText>
              </w:r>
              <w:r w:rsidR="00DF53A9" w:rsidDel="005E1508">
                <w:delText xml:space="preserve">and </w:delText>
              </w:r>
              <w:r w:rsidR="00585CF4" w:rsidRPr="00585CF4" w:rsidDel="005E1508">
                <w:delText xml:space="preserve">the </w:delText>
              </w:r>
              <w:r w:rsidR="00585CF4" w:rsidRPr="00585CF4" w:rsidDel="005E1508">
                <w:rPr>
                  <w:rStyle w:val="CodeChar"/>
                </w:rPr>
                <w:delText>xsd:string</w:delText>
              </w:r>
              <w:r w:rsidR="001B7953" w:rsidDel="005E1508">
                <w:delText xml:space="preserve"> </w:delText>
              </w:r>
              <w:r w:rsidR="001B7953" w:rsidRPr="00CE167E" w:rsidDel="005E1508">
                <w:delText>primitive map</w:delText>
              </w:r>
              <w:r w:rsidR="001B7953" w:rsidRPr="005A4D10" w:rsidDel="005E1508">
                <w:rPr>
                  <w:highlight w:val="yellow"/>
                </w:rPr>
                <w:delText>.</w:delText>
              </w:r>
              <w:r w:rsidR="00585CF4" w:rsidRPr="005A4D10" w:rsidDel="005E1508">
                <w:rPr>
                  <w:highlight w:val="yellow"/>
                </w:rPr>
                <w:delText xml:space="preserve"> Else if </w:delText>
              </w:r>
              <w:r w:rsidR="00585CF4" w:rsidRPr="005A4D10" w:rsidDel="005E1508">
                <w:rPr>
                  <w:rStyle w:val="CodeChar"/>
                  <w:highlight w:val="yellow"/>
                </w:rPr>
                <w:delText>xsd:attribut</w:delText>
              </w:r>
              <w:r w:rsidR="00546C4C" w:rsidRPr="005A4D10" w:rsidDel="005E1508">
                <w:rPr>
                  <w:rStyle w:val="CodeChar"/>
                  <w:highlight w:val="yellow"/>
                </w:rPr>
                <w:delText>e/@type = ‘NormalizedStri</w:delText>
              </w:r>
              <w:r w:rsidR="00585CF4" w:rsidRPr="005A4D10" w:rsidDel="005E1508">
                <w:rPr>
                  <w:rStyle w:val="CodeChar"/>
                  <w:highlight w:val="yellow"/>
                </w:rPr>
                <w:delText>ngType’</w:delText>
              </w:r>
              <w:r w:rsidR="00585CF4" w:rsidRPr="005A4D10" w:rsidDel="005E1508">
                <w:rPr>
                  <w:highlight w:val="yellow"/>
                </w:rPr>
                <w:delText xml:space="preserve">, set </w:delText>
              </w:r>
              <w:r w:rsidR="00405DFB" w:rsidRPr="005A4D10" w:rsidDel="005E1508">
                <w:rPr>
                  <w:rStyle w:val="CodeChar"/>
                  <w:highlight w:val="yellow"/>
                </w:rPr>
                <w:delText>is_default</w:delText>
              </w:r>
              <w:r w:rsidR="00585CF4" w:rsidRPr="005A4D10" w:rsidDel="005E1508">
                <w:rPr>
                  <w:highlight w:val="yellow"/>
                </w:rPr>
                <w:delText xml:space="preserve"> to </w:delText>
              </w:r>
              <w:r w:rsidR="00585CF4" w:rsidRPr="005A4D10" w:rsidDel="005E1508">
                <w:rPr>
                  <w:rStyle w:val="CodeChar"/>
                  <w:highlight w:val="yellow"/>
                </w:rPr>
                <w:delText>true</w:delText>
              </w:r>
              <w:r w:rsidR="00585CF4" w:rsidRPr="005A4D10" w:rsidDel="005E1508">
                <w:rPr>
                  <w:highlight w:val="yellow"/>
                </w:rPr>
                <w:delText xml:space="preserve"> on</w:delText>
              </w:r>
              <w:r w:rsidR="00955027" w:rsidRPr="005A4D10" w:rsidDel="005E1508">
                <w:rPr>
                  <w:highlight w:val="yellow"/>
                </w:rPr>
                <w:delText xml:space="preserve"> the </w:delText>
              </w:r>
              <w:r w:rsidR="00DF53A9" w:rsidRPr="005A4D10" w:rsidDel="005E1508">
                <w:rPr>
                  <w:highlight w:val="yellow"/>
                </w:rPr>
                <w:delText>row</w:delText>
              </w:r>
              <w:r w:rsidR="0034056B" w:rsidRPr="005A4D10" w:rsidDel="005E1508">
                <w:rPr>
                  <w:highlight w:val="yellow"/>
                </w:rPr>
                <w:delText>, which</w:delText>
              </w:r>
              <w:r w:rsidR="00DF53A9" w:rsidRPr="005A4D10" w:rsidDel="005E1508">
                <w:rPr>
                  <w:highlight w:val="yellow"/>
                </w:rPr>
                <w:delText xml:space="preserve"> points to the </w:delText>
              </w:r>
              <w:r w:rsidR="00CE167E" w:rsidRPr="005A4D10" w:rsidDel="005E1508">
                <w:rPr>
                  <w:highlight w:val="yellow"/>
                </w:rPr>
                <w:delText>Normalized</w:delText>
              </w:r>
              <w:r w:rsidR="00955027" w:rsidRPr="005A4D10" w:rsidDel="005E1508">
                <w:rPr>
                  <w:highlight w:val="yellow"/>
                </w:rPr>
                <w:delText>String CDT primitive and</w:delText>
              </w:r>
              <w:r w:rsidR="00585CF4" w:rsidRPr="005A4D10" w:rsidDel="005E1508">
                <w:rPr>
                  <w:highlight w:val="yellow"/>
                </w:rPr>
                <w:delText xml:space="preserve"> </w:delText>
              </w:r>
              <w:r w:rsidR="00585CF4" w:rsidRPr="005A4D10" w:rsidDel="005E1508">
                <w:rPr>
                  <w:rStyle w:val="CodeChar"/>
                  <w:highlight w:val="yellow"/>
                </w:rPr>
                <w:delText>xsd:</w:delText>
              </w:r>
              <w:r w:rsidR="00CE167E" w:rsidRPr="005A4D10" w:rsidDel="005E1508">
                <w:rPr>
                  <w:rStyle w:val="CodeChar"/>
                  <w:highlight w:val="yellow"/>
                </w:rPr>
                <w:delText>normalizedS</w:delText>
              </w:r>
              <w:r w:rsidR="00585CF4" w:rsidRPr="005A4D10" w:rsidDel="005E1508">
                <w:rPr>
                  <w:rStyle w:val="CodeChar"/>
                  <w:highlight w:val="yellow"/>
                </w:rPr>
                <w:delText>tring</w:delText>
              </w:r>
              <w:r w:rsidR="00955027" w:rsidRPr="005A4D10" w:rsidDel="005E1508">
                <w:rPr>
                  <w:highlight w:val="yellow"/>
                </w:rPr>
                <w:delText xml:space="preserve"> map</w:delText>
              </w:r>
              <w:r w:rsidR="00955027" w:rsidRPr="00CE167E" w:rsidDel="005E1508">
                <w:delText>.</w:delText>
              </w:r>
              <w:r w:rsidR="00585CF4" w:rsidRPr="00585CF4" w:rsidDel="005E1508">
                <w:delText xml:space="preserve"> Else if </w:delText>
              </w:r>
              <w:r w:rsidR="00585CF4" w:rsidRPr="00585CF4" w:rsidDel="005E1508">
                <w:rPr>
                  <w:rStyle w:val="CodeChar"/>
                </w:rPr>
                <w:delText>xsd:attribute/@name = ‘listID’ or ‘listVersionID’ or ‘unitCodeListVersionID’</w:delText>
              </w:r>
              <w:r w:rsidR="00DF53A9" w:rsidDel="005E1508">
                <w:delText xml:space="preserve">, </w:delText>
              </w:r>
              <w:r w:rsidR="00585CF4" w:rsidRPr="0034056B" w:rsidDel="005E1508">
                <w:delText xml:space="preserve">set </w:delText>
              </w:r>
              <w:r w:rsidR="00405DFB" w:rsidDel="005E1508">
                <w:rPr>
                  <w:rStyle w:val="CodeChar"/>
                </w:rPr>
                <w:delText>is_default</w:delText>
              </w:r>
              <w:r w:rsidR="00585CF4" w:rsidRPr="0034056B" w:rsidDel="005E1508">
                <w:delText xml:space="preserve"> to </w:delText>
              </w:r>
              <w:r w:rsidR="00585CF4" w:rsidRPr="0034056B" w:rsidDel="005E1508">
                <w:rPr>
                  <w:rStyle w:val="CodeChar"/>
                </w:rPr>
                <w:delText>true</w:delText>
              </w:r>
              <w:r w:rsidR="00585CF4" w:rsidRPr="0034056B" w:rsidDel="005E1508">
                <w:delText xml:space="preserve"> on the </w:delText>
              </w:r>
              <w:r w:rsidR="00DF53A9" w:rsidRPr="0034056B" w:rsidDel="005E1508">
                <w:delText>row</w:delText>
              </w:r>
              <w:r w:rsidR="0034056B" w:rsidRPr="0034056B" w:rsidDel="005E1508">
                <w:delText>, which</w:delText>
              </w:r>
              <w:r w:rsidR="00DF53A9" w:rsidRPr="0034056B" w:rsidDel="005E1508">
                <w:delText xml:space="preserve"> points to the NormalizedString</w:delText>
              </w:r>
              <w:r w:rsidR="000D1A5B" w:rsidRPr="0034056B" w:rsidDel="005E1508">
                <w:delText xml:space="preserve"> CDT primitive and </w:delText>
              </w:r>
              <w:r w:rsidR="00585CF4" w:rsidRPr="0034056B" w:rsidDel="005E1508">
                <w:rPr>
                  <w:rStyle w:val="CodeChar"/>
                </w:rPr>
                <w:delText>xsd:</w:delText>
              </w:r>
              <w:r w:rsidR="00DF53A9" w:rsidRPr="0034056B" w:rsidDel="005E1508">
                <w:rPr>
                  <w:rStyle w:val="CodeChar"/>
                </w:rPr>
                <w:delText>normalizedString</w:delText>
              </w:r>
              <w:r w:rsidR="000D1A5B" w:rsidRPr="0034056B" w:rsidDel="005E1508">
                <w:delText xml:space="preserve"> map</w:delText>
              </w:r>
              <w:r w:rsidR="000D1A5B" w:rsidDel="005E1508">
                <w:delText>.</w:delText>
              </w:r>
              <w:r w:rsidR="00585CF4" w:rsidRPr="00585CF4" w:rsidDel="005E1508">
                <w:delText xml:space="preserve"> Else if </w:delText>
              </w:r>
              <w:r w:rsidR="00585CF4" w:rsidRPr="00585CF4" w:rsidDel="005E1508">
                <w:rPr>
                  <w:rStyle w:val="CodeChar"/>
                </w:rPr>
                <w:delText>xsd:attribute/@type = ‘DateTimeType’</w:delText>
              </w:r>
              <w:r w:rsidR="00585CF4" w:rsidRPr="00585CF4" w:rsidDel="005E1508">
                <w:delText xml:space="preserve">, set </w:delText>
              </w:r>
              <w:r w:rsidR="00405DFB" w:rsidDel="005E1508">
                <w:rPr>
                  <w:rStyle w:val="CodeChar"/>
                </w:rPr>
                <w:delText>is_default</w:delText>
              </w:r>
              <w:r w:rsidR="00585CF4" w:rsidRPr="00585CF4" w:rsidDel="005E1508">
                <w:delText xml:space="preserve"> to </w:delText>
              </w:r>
              <w:r w:rsidR="00585CF4" w:rsidRPr="00585CF4" w:rsidDel="005E1508">
                <w:rPr>
                  <w:rStyle w:val="CodeChar"/>
                </w:rPr>
                <w:delText>true</w:delText>
              </w:r>
              <w:r w:rsidR="00585CF4" w:rsidRPr="00585CF4" w:rsidDel="005E1508">
                <w:delText xml:space="preserve"> on the</w:delText>
              </w:r>
              <w:r w:rsidR="0034056B" w:rsidDel="005E1508">
                <w:delText xml:space="preserve"> row, which </w:delText>
              </w:r>
              <w:r w:rsidR="00DF53A9" w:rsidDel="005E1508">
                <w:delText xml:space="preserve">points to TimePoint CDT primitive and the </w:delText>
              </w:r>
              <w:r w:rsidR="00585CF4" w:rsidRPr="00585CF4" w:rsidDel="005E1508">
                <w:rPr>
                  <w:rStyle w:val="CodeChar"/>
                </w:rPr>
                <w:delText>xsd:token</w:delText>
              </w:r>
              <w:r w:rsidR="00DF53A9" w:rsidDel="005E1508">
                <w:delText xml:space="preserve"> map.</w:delText>
              </w:r>
              <w:r w:rsidR="00585CF4" w:rsidRPr="00585CF4" w:rsidDel="005E1508">
                <w:delText xml:space="preserve"> Else if </w:delText>
              </w:r>
              <w:r w:rsidR="00585CF4" w:rsidRPr="00585CF4" w:rsidDel="005E1508">
                <w:rPr>
                  <w:rStyle w:val="CodeChar"/>
                </w:rPr>
                <w:delText>xsd:attribute/@type = ‘IndicatorType’</w:delText>
              </w:r>
              <w:r w:rsidR="00585CF4" w:rsidRPr="00585CF4" w:rsidDel="005E1508">
                <w:delText xml:space="preserve">, set </w:delText>
              </w:r>
              <w:r w:rsidR="00405DFB" w:rsidDel="005E1508">
                <w:rPr>
                  <w:rStyle w:val="CodeChar"/>
                </w:rPr>
                <w:delText>is_default</w:delText>
              </w:r>
              <w:r w:rsidR="00585CF4" w:rsidRPr="00585CF4" w:rsidDel="005E1508">
                <w:delText xml:space="preserve"> to </w:delText>
              </w:r>
              <w:r w:rsidR="00585CF4" w:rsidRPr="00585CF4" w:rsidDel="005E1508">
                <w:rPr>
                  <w:rStyle w:val="CodeChar"/>
                </w:rPr>
                <w:delText>true</w:delText>
              </w:r>
              <w:r w:rsidR="00585CF4" w:rsidRPr="00585CF4" w:rsidDel="005E1508">
                <w:delText xml:space="preserve"> on the</w:delText>
              </w:r>
              <w:r w:rsidR="00DF53A9" w:rsidDel="005E1508">
                <w:delText xml:space="preserve"> row that points to the Boolean CDT primitive and</w:delText>
              </w:r>
              <w:r w:rsidR="00585CF4" w:rsidRPr="00585CF4" w:rsidDel="005E1508">
                <w:delText xml:space="preserve"> </w:delText>
              </w:r>
              <w:r w:rsidR="00585CF4" w:rsidRPr="00585CF4" w:rsidDel="005E1508">
                <w:rPr>
                  <w:rStyle w:val="CodeChar"/>
                </w:rPr>
                <w:delText>xsd:boolean</w:delText>
              </w:r>
              <w:r w:rsidR="00DF53A9" w:rsidDel="005E1508">
                <w:delText xml:space="preserve"> map.</w:delText>
              </w:r>
              <w:r w:rsidR="00585CF4" w:rsidRPr="00585CF4" w:rsidDel="005E1508">
                <w:delText xml:space="preserve"> Else if </w:delText>
              </w:r>
              <w:r w:rsidR="00585CF4" w:rsidRPr="00585CF4" w:rsidDel="005E1508">
                <w:rPr>
                  <w:rStyle w:val="CodeChar"/>
                </w:rPr>
                <w:delText>xsd:attribute/@type = ‘ValueType_E7171E’</w:delText>
              </w:r>
              <w:r w:rsidR="00585CF4" w:rsidRPr="00585CF4" w:rsidDel="005E1508">
                <w:delText xml:space="preserve">, set </w:delText>
              </w:r>
              <w:r w:rsidR="00405DFB" w:rsidDel="005E1508">
                <w:rPr>
                  <w:rStyle w:val="CodeChar"/>
                </w:rPr>
                <w:delText>is_default</w:delText>
              </w:r>
              <w:r w:rsidR="00585CF4" w:rsidRPr="00585CF4" w:rsidDel="005E1508">
                <w:delText xml:space="preserve"> to </w:delText>
              </w:r>
              <w:r w:rsidR="00585CF4" w:rsidRPr="00585CF4" w:rsidDel="005E1508">
                <w:rPr>
                  <w:rStyle w:val="CodeChar"/>
                </w:rPr>
                <w:delText>true</w:delText>
              </w:r>
              <w:r w:rsidR="00585CF4" w:rsidRPr="00585CF4" w:rsidDel="005E1508">
                <w:delText xml:space="preserve"> on the </w:delText>
              </w:r>
              <w:r w:rsidR="0034056B" w:rsidDel="005E1508">
                <w:delText xml:space="preserve">row, which points to the NormalizedString CDT primitive and </w:delText>
              </w:r>
              <w:r w:rsidR="00585CF4" w:rsidRPr="00585CF4" w:rsidDel="005E1508">
                <w:rPr>
                  <w:rStyle w:val="CodeChar"/>
                </w:rPr>
                <w:delText>xsd:normalizedString</w:delText>
              </w:r>
              <w:r w:rsidR="0034056B" w:rsidDel="005E1508">
                <w:delText xml:space="preserve"> map.</w:delText>
              </w:r>
              <w:r w:rsidR="00585CF4" w:rsidRPr="00585CF4" w:rsidDel="005E1508">
                <w:delText xml:space="preserve"> Else if </w:delText>
              </w:r>
              <w:r w:rsidR="00585CF4" w:rsidRPr="00585CF4" w:rsidDel="005E1508">
                <w:rPr>
                  <w:rStyle w:val="CodeChar"/>
                </w:rPr>
                <w:delText>xsd:attribute/@name = ‘name’</w:delText>
              </w:r>
              <w:r w:rsidR="00585CF4" w:rsidRPr="00585CF4" w:rsidDel="005E1508">
                <w:delText xml:space="preserve">, set </w:delText>
              </w:r>
              <w:r w:rsidR="00405DFB" w:rsidDel="005E1508">
                <w:rPr>
                  <w:rStyle w:val="CodeChar"/>
                </w:rPr>
                <w:delText>is_default</w:delText>
              </w:r>
              <w:r w:rsidR="00585CF4" w:rsidRPr="00585CF4" w:rsidDel="005E1508">
                <w:delText xml:space="preserve"> to </w:delText>
              </w:r>
              <w:r w:rsidR="00585CF4" w:rsidRPr="00585CF4" w:rsidDel="005E1508">
                <w:rPr>
                  <w:rStyle w:val="CodeChar"/>
                </w:rPr>
                <w:delText>true</w:delText>
              </w:r>
              <w:r w:rsidR="00585CF4" w:rsidRPr="00585CF4" w:rsidDel="005E1508">
                <w:delText xml:space="preserve"> on the</w:delText>
              </w:r>
              <w:r w:rsidR="0034056B" w:rsidDel="005E1508">
                <w:delText xml:space="preserve"> row, which points to the NormalizedString CDT primitive and </w:delText>
              </w:r>
              <w:r w:rsidR="0034056B" w:rsidRPr="00585CF4" w:rsidDel="005E1508">
                <w:rPr>
                  <w:rStyle w:val="CodeChar"/>
                </w:rPr>
                <w:delText>xsd:normalizedString</w:delText>
              </w:r>
              <w:r w:rsidR="0034056B" w:rsidDel="005E1508">
                <w:delText xml:space="preserve"> map</w:delText>
              </w:r>
              <w:r w:rsidR="00585CF4" w:rsidRPr="00585CF4" w:rsidDel="005E1508">
                <w:delText xml:space="preserve">. Else if </w:delText>
              </w:r>
              <w:r w:rsidR="00585CF4" w:rsidRPr="00585CF4" w:rsidDel="005E1508">
                <w:rPr>
                  <w:rStyle w:val="CodeChar"/>
                </w:rPr>
                <w:delText>contains(xsd:attribute/@type, ‘CodeContentType’)</w:delText>
              </w:r>
              <w:r w:rsidR="00585CF4" w:rsidRPr="00585CF4" w:rsidDel="005E1508">
                <w:delText xml:space="preserve"> is </w:delText>
              </w:r>
              <w:r w:rsidR="00585CF4" w:rsidRPr="00585CF4" w:rsidDel="005E1508">
                <w:rPr>
                  <w:rStyle w:val="CodeChar"/>
                </w:rPr>
                <w:delText>true</w:delText>
              </w:r>
              <w:r w:rsidR="00585CF4" w:rsidRPr="00585CF4" w:rsidDel="005E1508">
                <w:delText xml:space="preserve"> or </w:delText>
              </w:r>
              <w:r w:rsidR="00585CF4" w:rsidRPr="00585CF4" w:rsidDel="005E1508">
                <w:rPr>
                  <w:rStyle w:val="CodeChar"/>
                </w:rPr>
                <w:delText>xsd:attribute/@name = ‘listAgencyID’</w:delText>
              </w:r>
              <w:r w:rsidR="00585CF4" w:rsidRPr="00585CF4" w:rsidDel="005E1508">
                <w:delText xml:space="preserve">, </w:delText>
              </w:r>
              <w:r w:rsidR="00A70C9F" w:rsidDel="005E1508">
                <w:delText xml:space="preserve">set </w:delText>
              </w:r>
              <w:r w:rsidR="00405DFB" w:rsidDel="005E1508">
                <w:rPr>
                  <w:rStyle w:val="CodeChar"/>
                </w:rPr>
                <w:delText>is_default</w:delText>
              </w:r>
              <w:r w:rsidR="00546C4C" w:rsidDel="005E1508">
                <w:delText xml:space="preserve"> to </w:delText>
              </w:r>
              <w:r w:rsidR="00A70C9F" w:rsidDel="005E1508">
                <w:rPr>
                  <w:rStyle w:val="CodeChar"/>
                </w:rPr>
                <w:delText>true</w:delText>
              </w:r>
              <w:r w:rsidR="00546C4C" w:rsidDel="005E1508">
                <w:delText xml:space="preserve"> on the</w:delText>
              </w:r>
              <w:r w:rsidR="006B557D" w:rsidDel="005E1508">
                <w:delText xml:space="preserve"> row</w:delText>
              </w:r>
              <w:r w:rsidR="00A70C9F" w:rsidDel="005E1508">
                <w:delText>, which point</w:delText>
              </w:r>
              <w:r w:rsidR="006B557D" w:rsidDel="005E1508">
                <w:delText>s</w:delText>
              </w:r>
              <w:r w:rsidR="00A70C9F" w:rsidDel="005E1508">
                <w:delText xml:space="preserve"> to the Token CDT primitive and </w:delText>
              </w:r>
              <w:r w:rsidR="00A70C9F" w:rsidRPr="008A7F40" w:rsidDel="005E1508">
                <w:rPr>
                  <w:rStyle w:val="CodeChar"/>
                </w:rPr>
                <w:delText>xsd:token</w:delText>
              </w:r>
              <w:r w:rsidR="00A70C9F" w:rsidDel="005E1508">
                <w:delText xml:space="preserve"> map</w:delText>
              </w:r>
              <w:r w:rsidR="00B67F81" w:rsidDel="005E1508">
                <w:delText>a</w:delText>
              </w:r>
              <w:r w:rsidR="00546C4C" w:rsidDel="005E1508">
                <w:delText xml:space="preserve">; </w:delText>
              </w:r>
              <w:r w:rsidR="006B557D" w:rsidDel="005E1508">
                <w:delText xml:space="preserve">and </w:delText>
              </w:r>
              <w:r w:rsidR="00546C4C" w:rsidDel="005E1508">
                <w:delText xml:space="preserve">populate an additional record using </w:delText>
              </w:r>
              <w:r w:rsidR="00585CF4" w:rsidRPr="00585CF4" w:rsidDel="005E1508">
                <w:delText xml:space="preserve">the </w:delText>
              </w:r>
              <w:r w:rsidDel="005E1508">
                <w:rPr>
                  <w:rStyle w:val="CodeChar"/>
                </w:rPr>
                <w:delText>code_list_id</w:delText>
              </w:r>
              <w:r w:rsidR="00585CF4" w:rsidRPr="00585CF4" w:rsidDel="005E1508">
                <w:delText xml:space="preserve"> or </w:delText>
              </w:r>
              <w:r w:rsidDel="005E1508">
                <w:rPr>
                  <w:rStyle w:val="CodeChar"/>
                </w:rPr>
                <w:delText>agency_id_list_id</w:delText>
              </w:r>
              <w:r w:rsidR="00585CF4" w:rsidRPr="00585CF4" w:rsidDel="005E1508">
                <w:delText xml:space="preserve"> column </w:delText>
              </w:r>
              <w:r w:rsidR="00546C4C" w:rsidDel="005E1508">
                <w:delText xml:space="preserve">as described below (this additional record will have </w:delText>
              </w:r>
              <w:r w:rsidR="00405DFB" w:rsidDel="005E1508">
                <w:rPr>
                  <w:rStyle w:val="CodeChar"/>
                </w:rPr>
                <w:delText>is_default</w:delText>
              </w:r>
              <w:r w:rsidR="00546C4C" w:rsidDel="005E1508">
                <w:delText xml:space="preserve"> set to </w:delText>
              </w:r>
              <w:r w:rsidR="00A70C9F" w:rsidDel="005E1508">
                <w:rPr>
                  <w:rStyle w:val="CodeChar"/>
                </w:rPr>
                <w:delText>false</w:delText>
              </w:r>
              <w:r w:rsidR="00546C4C" w:rsidDel="005E1508">
                <w:delText>)</w:delText>
              </w:r>
              <w:r w:rsidR="00585CF4" w:rsidRPr="00585CF4" w:rsidDel="005E1508">
                <w:delText xml:space="preserve">. </w:delText>
              </w:r>
            </w:del>
          </w:p>
        </w:tc>
      </w:tr>
      <w:tr w:rsidR="00585CF4" w:rsidRPr="00585CF4" w14:paraId="0FC7DC94" w14:textId="77777777" w:rsidTr="00585CF4">
        <w:tc>
          <w:tcPr>
            <w:tcW w:w="9576" w:type="dxa"/>
          </w:tcPr>
          <w:p w14:paraId="075CD79A" w14:textId="43F1BB1B" w:rsidR="00585CF4" w:rsidRPr="00585CF4" w:rsidRDefault="002B3165" w:rsidP="007B6F24">
            <w:r>
              <w:rPr>
                <w:rStyle w:val="CodeChar"/>
              </w:rPr>
              <w:t>code_list_id</w:t>
            </w:r>
            <w:r w:rsidR="00585CF4" w:rsidRPr="00585CF4">
              <w:t xml:space="preserve"> and </w:t>
            </w:r>
            <w:r w:rsidR="00405DFB">
              <w:rPr>
                <w:rStyle w:val="CodeChar"/>
              </w:rPr>
              <w:t>is_default</w:t>
            </w:r>
            <w:r w:rsidR="00585CF4" w:rsidRPr="00585CF4">
              <w:t xml:space="preserve">: For SCs inherited from the based BDT, copy from its base. For new SCs, </w:t>
            </w:r>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 P</w:t>
            </w:r>
            <w:r w:rsidR="00585CF4" w:rsidRPr="00585CF4">
              <w:t xml:space="preserve">opulate </w:t>
            </w:r>
            <w:r w:rsidR="00406BA6">
              <w:t>a row</w:t>
            </w:r>
            <w:r w:rsidR="00AD0B66">
              <w:t xml:space="preserve"> where this column has a value</w:t>
            </w:r>
            <w:r w:rsidR="00585CF4" w:rsidRPr="00585CF4">
              <w:t xml:space="preserve"> </w:t>
            </w:r>
            <w:r w:rsidR="00E52D1C">
              <w:t xml:space="preserve">if </w:t>
            </w:r>
            <w:del w:id="224" w:author="Kulvatunyou, Boonserm (Fed)" w:date="2016-06-21T20:48:00Z">
              <w:r w:rsidR="00406BA6" w:rsidDel="005E1508">
                <w:rPr>
                  <w:rStyle w:val="CodeChar"/>
                </w:rPr>
                <w:delText>substring-before</w:delText>
              </w:r>
              <w:r w:rsidR="00E52D1C" w:rsidRPr="00585CF4" w:rsidDel="005E1508">
                <w:rPr>
                  <w:rStyle w:val="CodeChar"/>
                </w:rPr>
                <w:delText>(xsd:attribute/@type, ‘CodeContentType’)</w:delText>
              </w:r>
              <w:r w:rsidR="00406BA6" w:rsidDel="005E1508">
                <w:rPr>
                  <w:rStyle w:val="CodeChar"/>
                </w:rPr>
                <w:delText xml:space="preserve"> != ‘’</w:delText>
              </w:r>
              <w:r w:rsidR="00E52D1C" w:rsidRPr="00585CF4" w:rsidDel="005E1508">
                <w:delText xml:space="preserve"> is </w:delText>
              </w:r>
              <w:r w:rsidR="00E52D1C" w:rsidRPr="00585CF4" w:rsidDel="005E1508">
                <w:rPr>
                  <w:rStyle w:val="CodeChar"/>
                </w:rPr>
                <w:delText>true</w:delText>
              </w:r>
            </w:del>
            <w:ins w:id="225" w:author="Kulvatunyou, Boonserm (Fed)" w:date="2016-06-21T20:48:00Z">
              <w:r w:rsidR="005E1508">
                <w:rPr>
                  <w:rStyle w:val="CodeChar"/>
                </w:rPr>
                <w:t xml:space="preserve">xsd:attribute/@type </w:t>
              </w:r>
              <w:r w:rsidR="005E1508" w:rsidRPr="007B6F24">
                <w:t>matches one of the code lists</w:t>
              </w:r>
            </w:ins>
            <w:r w:rsidR="00585CF4" w:rsidRPr="00585CF4">
              <w:t xml:space="preserve">. </w:t>
            </w:r>
            <w:r w:rsidR="00406BA6">
              <w:t xml:space="preserve">In that row, the </w:t>
            </w:r>
            <w:r w:rsidR="00406BA6">
              <w:rPr>
                <w:rStyle w:val="CodeChar"/>
              </w:rPr>
              <w:t>cdt_sc_awd_pri_xps_type_map_id</w:t>
            </w:r>
            <w:r w:rsidR="00406BA6" w:rsidRPr="00585CF4">
              <w:t xml:space="preserve"> </w:t>
            </w:r>
            <w:r w:rsidR="00406BA6">
              <w:t xml:space="preserve">and </w:t>
            </w:r>
            <w:r w:rsidR="00406BA6">
              <w:rPr>
                <w:rStyle w:val="CodeChar"/>
              </w:rPr>
              <w:t>agency_id_list_id</w:t>
            </w:r>
            <w:r w:rsidR="00406BA6" w:rsidRPr="00585CF4">
              <w:rPr>
                <w:rStyle w:val="CodeChar"/>
              </w:rPr>
              <w:t xml:space="preserve"> </w:t>
            </w:r>
            <w:r w:rsidR="00406BA6" w:rsidRPr="00585CF4">
              <w:t>column</w:t>
            </w:r>
            <w:r w:rsidR="00406BA6">
              <w:t>s shall be empty.</w:t>
            </w:r>
            <w:r w:rsidR="00406BA6" w:rsidRPr="000F5EDC">
              <w:t xml:space="preserve"> </w:t>
            </w:r>
            <w:r w:rsidR="00585CF4" w:rsidRPr="000F5EDC">
              <w:t xml:space="preserve">Assign the </w:t>
            </w:r>
            <w:r w:rsidR="002D3A91">
              <w:rPr>
                <w:rStyle w:val="CodeChar"/>
              </w:rPr>
              <w:t>code_list</w:t>
            </w:r>
            <w:r w:rsidR="00585CF4" w:rsidRPr="000F5EDC">
              <w:rPr>
                <w:rStyle w:val="CodeChar"/>
              </w:rPr>
              <w:t>.</w:t>
            </w:r>
            <w:r>
              <w:rPr>
                <w:rStyle w:val="CodeChar"/>
              </w:rPr>
              <w:t>code_list_id</w:t>
            </w:r>
            <w:r w:rsidR="00585CF4" w:rsidRPr="000F5EDC">
              <w:t xml:space="preserve"> from the</w:t>
            </w:r>
            <w:ins w:id="226" w:author="Kulvatunyou, Boonserm (Fed)" w:date="2016-06-21T20:50:00Z">
              <w:r w:rsidR="007B6F24">
                <w:t xml:space="preserve"> matching</w:t>
              </w:r>
            </w:ins>
            <w:r w:rsidR="00585CF4" w:rsidRPr="000F5EDC">
              <w:t xml:space="preserve"> </w:t>
            </w:r>
            <w:r w:rsidR="00AD0B66" w:rsidRPr="00AD0B66">
              <w:rPr>
                <w:rStyle w:val="CodeChar"/>
              </w:rPr>
              <w:t>code_list</w:t>
            </w:r>
            <w:r w:rsidR="00AD0B66">
              <w:t xml:space="preserve"> </w:t>
            </w:r>
            <w:r w:rsidR="00585CF4" w:rsidRPr="000F5EDC">
              <w:t xml:space="preserve">record </w:t>
            </w:r>
            <w:del w:id="227" w:author="Kulvatunyou, Boonserm (Fed)" w:date="2016-06-21T20:49:00Z">
              <w:r w:rsidR="00585CF4" w:rsidRPr="000F5EDC" w:rsidDel="007B6F24">
                <w:delText xml:space="preserve">where </w:delText>
              </w:r>
              <w:r w:rsidR="002D3A91" w:rsidDel="007B6F24">
                <w:rPr>
                  <w:rStyle w:val="CodeChar"/>
                </w:rPr>
                <w:delText>code_list</w:delText>
              </w:r>
              <w:r w:rsidR="00585CF4" w:rsidRPr="000F5EDC" w:rsidDel="007B6F24">
                <w:rPr>
                  <w:rStyle w:val="CodeChar"/>
                </w:rPr>
                <w:delText>.</w:delText>
              </w:r>
              <w:r w:rsidR="00DD3866" w:rsidDel="007B6F24">
                <w:rPr>
                  <w:rStyle w:val="CodeChar"/>
                </w:rPr>
                <w:delText>name</w:delText>
              </w:r>
              <w:r w:rsidR="00AD0B66" w:rsidDel="007B6F24">
                <w:rPr>
                  <w:rStyle w:val="CodeChar"/>
                </w:rPr>
                <w:delText xml:space="preserve"> =</w:delText>
              </w:r>
              <w:r w:rsidR="00AD0B66" w:rsidRPr="000F5EDC" w:rsidDel="007B6F24">
                <w:rPr>
                  <w:rStyle w:val="CodeChar"/>
                </w:rPr>
                <w:delText xml:space="preserve"> </w:delText>
              </w:r>
              <w:r w:rsidR="00585CF4" w:rsidRPr="000F5EDC" w:rsidDel="007B6F24">
                <w:rPr>
                  <w:rStyle w:val="CodeChar"/>
                </w:rPr>
                <w:delText xml:space="preserve">substring-before(xsd:attribute/@type, ‘ContentType’) </w:delText>
              </w:r>
              <w:r w:rsidR="00585CF4" w:rsidRPr="000F5EDC" w:rsidDel="007B6F24">
                <w:delText xml:space="preserve">and set the </w:delText>
              </w:r>
              <w:r w:rsidR="00405DFB" w:rsidDel="007B6F24">
                <w:rPr>
                  <w:rStyle w:val="CodeChar"/>
                </w:rPr>
                <w:delText>is_default</w:delText>
              </w:r>
              <w:r w:rsidR="00585CF4" w:rsidRPr="000F5EDC" w:rsidDel="007B6F24">
                <w:delText xml:space="preserve"> to </w:delText>
              </w:r>
              <w:r w:rsidR="00A70C9F" w:rsidRPr="000F5EDC" w:rsidDel="007B6F24">
                <w:rPr>
                  <w:rStyle w:val="CodeChar"/>
                </w:rPr>
                <w:delText>false</w:delText>
              </w:r>
              <w:r w:rsidR="00585CF4" w:rsidRPr="000F5EDC" w:rsidDel="007B6F24">
                <w:delText>.</w:delText>
              </w:r>
            </w:del>
          </w:p>
        </w:tc>
      </w:tr>
      <w:tr w:rsidR="00585CF4" w:rsidRPr="00A13989" w14:paraId="3D0ECC33" w14:textId="77777777" w:rsidTr="00E52D1C">
        <w:trPr>
          <w:trHeight w:val="1448"/>
        </w:trPr>
        <w:tc>
          <w:tcPr>
            <w:tcW w:w="9576" w:type="dxa"/>
          </w:tcPr>
          <w:p w14:paraId="0165E4FF" w14:textId="26B6EB87" w:rsidR="00585CF4" w:rsidRPr="00A13989" w:rsidRDefault="002B3165" w:rsidP="007B6F24">
            <w:r>
              <w:rPr>
                <w:rStyle w:val="CodeChar"/>
              </w:rPr>
              <w:t>agency_id_list_id</w:t>
            </w:r>
            <w:r w:rsidR="00585CF4" w:rsidRPr="00585CF4">
              <w:rPr>
                <w:rStyle w:val="CodeChar"/>
              </w:rPr>
              <w:t xml:space="preserve"> and </w:t>
            </w:r>
            <w:r w:rsidR="00405DFB">
              <w:rPr>
                <w:rStyle w:val="CodeChar"/>
              </w:rPr>
              <w:t>is_default</w:t>
            </w:r>
            <w:r w:rsidR="00585CF4" w:rsidRPr="00585CF4">
              <w:t xml:space="preserve">: For SCs inherited from the based BDT, copy from its base. For new SCs, </w:t>
            </w:r>
            <w:del w:id="228" w:author="Kulvatunyou, Boonserm (Fed)" w:date="2016-06-21T20:50:00Z">
              <w:r w:rsidR="00AD0B66" w:rsidRPr="00585CF4" w:rsidDel="007B6F24">
                <w:delText xml:space="preserve">, </w:delText>
              </w:r>
            </w:del>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w:t>
            </w:r>
            <w:r w:rsidR="00AD0B66" w:rsidRPr="00585CF4">
              <w:t xml:space="preserve"> </w:t>
            </w:r>
            <w:r w:rsidR="00AD0B66">
              <w:t>P</w:t>
            </w:r>
            <w:r w:rsidR="00AD0B66" w:rsidRPr="00585CF4">
              <w:t xml:space="preserve">opulate </w:t>
            </w:r>
            <w:r w:rsidR="00AD0B66">
              <w:t>a row where is column has a value</w:t>
            </w:r>
            <w:ins w:id="229" w:author="Kulvatunyou, Boonserm (Fed)" w:date="2016-06-21T20:50:00Z">
              <w:r w:rsidR="007B6F24">
                <w:t xml:space="preserve"> if</w:t>
              </w:r>
            </w:ins>
            <w:r w:rsidR="00AD0B66">
              <w:t xml:space="preserve"> </w:t>
            </w:r>
            <w:r w:rsidR="00E52D1C" w:rsidRPr="00585CF4">
              <w:rPr>
                <w:rStyle w:val="CodeChar"/>
              </w:rPr>
              <w:t>xsd:attribute/@</w:t>
            </w:r>
            <w:del w:id="230" w:author="Kulvatunyou, Boonserm (Fed)" w:date="2016-06-21T20:51:00Z">
              <w:r w:rsidR="00E52D1C" w:rsidRPr="00585CF4" w:rsidDel="007B6F24">
                <w:rPr>
                  <w:rStyle w:val="CodeChar"/>
                </w:rPr>
                <w:delText xml:space="preserve">name </w:delText>
              </w:r>
            </w:del>
            <w:ins w:id="231" w:author="Kulvatunyou, Boonserm (Fed)" w:date="2016-06-21T20:51:00Z">
              <w:r w:rsidR="007B6F24">
                <w:rPr>
                  <w:rStyle w:val="CodeChar"/>
                </w:rPr>
                <w:t>type</w:t>
              </w:r>
              <w:r w:rsidR="007B6F24" w:rsidRPr="00585CF4">
                <w:rPr>
                  <w:rStyle w:val="CodeChar"/>
                </w:rPr>
                <w:t xml:space="preserve"> </w:t>
              </w:r>
            </w:ins>
            <w:del w:id="232" w:author="Kulvatunyou, Boonserm (Fed)" w:date="2016-06-21T20:51:00Z">
              <w:r w:rsidR="00E52D1C" w:rsidRPr="00585CF4" w:rsidDel="007B6F24">
                <w:rPr>
                  <w:rStyle w:val="CodeChar"/>
                </w:rPr>
                <w:delText>= ‘listAgencyID’</w:delText>
              </w:r>
              <w:r w:rsidR="00E52D1C" w:rsidRPr="00585CF4" w:rsidDel="007B6F24">
                <w:delText xml:space="preserve"> is </w:delText>
              </w:r>
              <w:r w:rsidR="00E52D1C" w:rsidRPr="00585CF4" w:rsidDel="007B6F24">
                <w:rPr>
                  <w:rStyle w:val="CodeChar"/>
                </w:rPr>
                <w:delText>true</w:delText>
              </w:r>
            </w:del>
            <w:ins w:id="233" w:author="Kulvatunyou, Boonserm (Fed)" w:date="2016-06-21T20:51:00Z">
              <w:r w:rsidR="007B6F24" w:rsidRPr="007B6F24">
                <w:t>matches one of the agency ID lists</w:t>
              </w:r>
            </w:ins>
            <w:r w:rsidR="00E52D1C" w:rsidRPr="00585CF4">
              <w:t>.</w:t>
            </w:r>
            <w:r w:rsidR="00E52D1C">
              <w:t xml:space="preserve"> </w:t>
            </w:r>
            <w:r w:rsidR="00AD0B66">
              <w:t>In that row, a</w:t>
            </w:r>
            <w:r w:rsidR="00585CF4" w:rsidRPr="00585CF4">
              <w:t>ssign the</w:t>
            </w:r>
            <w:ins w:id="234" w:author="Kulvatunyou, Boonserm (Fed)" w:date="2016-06-21T20:52:00Z">
              <w:r w:rsidR="007B6F24">
                <w:t xml:space="preserve"> </w:t>
              </w:r>
              <w:r w:rsidR="007B6F24">
                <w:rPr>
                  <w:rStyle w:val="CodeChar"/>
                </w:rPr>
                <w:t>agency_id_list</w:t>
              </w:r>
              <w:r w:rsidR="007B6F24" w:rsidRPr="00585CF4">
                <w:rPr>
                  <w:rStyle w:val="CodeChar"/>
                </w:rPr>
                <w:t>.</w:t>
              </w:r>
              <w:r w:rsidR="007B6F24">
                <w:rPr>
                  <w:rStyle w:val="CodeChar"/>
                </w:rPr>
                <w:t>agency_id_list_id</w:t>
              </w:r>
            </w:ins>
            <w:r w:rsidR="00585CF4" w:rsidRPr="00585CF4">
              <w:t xml:space="preserve"> </w:t>
            </w:r>
            <w:ins w:id="235" w:author="Kulvatunyou, Boonserm (Fed)" w:date="2016-06-21T20:52:00Z">
              <w:r w:rsidR="007B6F24">
                <w:t>of the matching agency ID list</w:t>
              </w:r>
            </w:ins>
            <w:ins w:id="236" w:author="Kulvatunyou, Boonserm (Fed)" w:date="2016-06-21T20:53:00Z">
              <w:r w:rsidR="007B6F24">
                <w:t xml:space="preserve"> (at this point there is</w:t>
              </w:r>
            </w:ins>
            <w:ins w:id="237" w:author="Kulvatunyou, Boonserm (Fed)" w:date="2016-06-21T20:52:00Z">
              <w:r w:rsidR="007B6F24">
                <w:t xml:space="preserve"> </w:t>
              </w:r>
            </w:ins>
            <w:r w:rsidR="00585CF4" w:rsidRPr="00585CF4">
              <w:t xml:space="preserve">only </w:t>
            </w:r>
            <w:ins w:id="238" w:author="Kulvatunyou, Boonserm (Fed)" w:date="2016-06-21T20:53:00Z">
              <w:r w:rsidR="007B6F24">
                <w:t xml:space="preserve">record anyway). </w:t>
              </w:r>
            </w:ins>
            <w:del w:id="239" w:author="Kulvatunyou, Boonserm (Fed)" w:date="2016-06-21T20:53:00Z">
              <w:r w:rsidDel="007B6F24">
                <w:rPr>
                  <w:rStyle w:val="CodeChar"/>
                </w:rPr>
                <w:delText>agency_id_list</w:delText>
              </w:r>
              <w:r w:rsidR="00585CF4" w:rsidRPr="00585CF4" w:rsidDel="007B6F24">
                <w:rPr>
                  <w:rStyle w:val="CodeChar"/>
                </w:rPr>
                <w:delText>.</w:delText>
              </w:r>
              <w:r w:rsidDel="007B6F24">
                <w:rPr>
                  <w:rStyle w:val="CodeChar"/>
                </w:rPr>
                <w:delText>agency_id_list_id</w:delText>
              </w:r>
              <w:r w:rsidR="00585CF4" w:rsidRPr="00585CF4" w:rsidDel="007B6F24">
                <w:delText xml:space="preserve"> value there is in the </w:delText>
              </w:r>
              <w:r w:rsidDel="007B6F24">
                <w:rPr>
                  <w:rStyle w:val="CodeChar"/>
                </w:rPr>
                <w:delText>agency_id_list</w:delText>
              </w:r>
              <w:r w:rsidR="00585CF4" w:rsidRPr="00585CF4" w:rsidDel="007B6F24">
                <w:delText xml:space="preserve"> table</w:delText>
              </w:r>
            </w:del>
            <w:del w:id="240" w:author="Kulvatunyou, Boonserm (Fed)" w:date="2016-06-21T20:52:00Z">
              <w:r w:rsidR="00585CF4" w:rsidRPr="00585CF4" w:rsidDel="007B6F24">
                <w:delText xml:space="preserve"> and set the </w:delText>
              </w:r>
              <w:r w:rsidR="00405DFB" w:rsidDel="007B6F24">
                <w:rPr>
                  <w:rStyle w:val="CodeChar"/>
                </w:rPr>
                <w:delText>is_default</w:delText>
              </w:r>
              <w:r w:rsidR="00585CF4" w:rsidRPr="00585CF4" w:rsidDel="007B6F24">
                <w:delText xml:space="preserve"> to </w:delText>
              </w:r>
              <w:r w:rsidR="00A70C9F" w:rsidDel="007B6F24">
                <w:rPr>
                  <w:rStyle w:val="CodeChar"/>
                </w:rPr>
                <w:delText>false</w:delText>
              </w:r>
              <w:r w:rsidR="00585CF4" w:rsidRPr="00585CF4" w:rsidDel="007B6F24">
                <w:delText xml:space="preserve">. </w:delText>
              </w:r>
            </w:del>
          </w:p>
        </w:tc>
      </w:tr>
      <w:tr w:rsidR="007B6F24" w:rsidRPr="00A13989" w14:paraId="48F790C3" w14:textId="77777777" w:rsidTr="004E1B55">
        <w:trPr>
          <w:trHeight w:val="548"/>
          <w:ins w:id="241" w:author="Kulvatunyou, Boonserm (Fed)" w:date="2016-06-21T20:53:00Z"/>
        </w:trPr>
        <w:tc>
          <w:tcPr>
            <w:tcW w:w="9576" w:type="dxa"/>
          </w:tcPr>
          <w:p w14:paraId="2276F73C" w14:textId="71F3FBD2" w:rsidR="007B6F24" w:rsidRDefault="007B6F24" w:rsidP="007B6F24">
            <w:pPr>
              <w:rPr>
                <w:ins w:id="242" w:author="Kulvatunyou, Boonserm (Fed)" w:date="2016-06-21T20:53:00Z"/>
                <w:rStyle w:val="CodeChar"/>
              </w:rPr>
            </w:pPr>
            <w:ins w:id="243" w:author="Kulvatunyou, Boonserm (Fed)" w:date="2016-06-21T20:53:00Z">
              <w:r>
                <w:rPr>
                  <w:rStyle w:val="CodeChar"/>
                </w:rPr>
                <w:lastRenderedPageBreak/>
                <w:t xml:space="preserve">is_default = </w:t>
              </w:r>
              <w:r w:rsidRPr="004E1B55">
                <w:t xml:space="preserve">Follow the same logic as described in section </w:t>
              </w:r>
            </w:ins>
            <w:ins w:id="244" w:author="Kulvatunyou, Boonserm (Fed)" w:date="2016-06-21T20:54:00Z">
              <w:r w:rsidRPr="004E1B55">
                <w:fldChar w:fldCharType="begin"/>
              </w:r>
              <w:r w:rsidRPr="004E1B55">
                <w:instrText xml:space="preserve"> REF _Ref454305791 \r \h </w:instrText>
              </w:r>
            </w:ins>
            <w:r w:rsidRPr="004E1B55">
              <w:fldChar w:fldCharType="separate"/>
            </w:r>
            <w:r w:rsidR="00632C6D">
              <w:t>3.1.1.9.11</w:t>
            </w:r>
            <w:ins w:id="245" w:author="Kulvatunyou, Boonserm (Fed)" w:date="2016-06-21T20:54:00Z">
              <w:r w:rsidRPr="004E1B55">
                <w:fldChar w:fldCharType="end"/>
              </w:r>
              <w:r>
                <w:rPr>
                  <w:rStyle w:val="CodeChar"/>
                </w:rPr>
                <w:t>.</w:t>
              </w:r>
            </w:ins>
          </w:p>
        </w:tc>
      </w:tr>
    </w:tbl>
    <w:p w14:paraId="7BBC97E4" w14:textId="77777777" w:rsidR="00A13989" w:rsidRDefault="00024172" w:rsidP="00024172">
      <w:pPr>
        <w:pStyle w:val="Heading4"/>
      </w:pPr>
      <w:bookmarkStart w:id="246" w:name="_Toc456813601"/>
      <w:r>
        <w:t>Import BCCPs</w:t>
      </w:r>
      <w:bookmarkEnd w:id="246"/>
    </w:p>
    <w:p w14:paraId="0D1C098E" w14:textId="3D83F78C" w:rsidR="00024172" w:rsidRDefault="00FD4CC4" w:rsidP="00024172">
      <w:pPr>
        <w:spacing w:before="240"/>
      </w:pPr>
      <w:r>
        <w:t xml:space="preserve">A </w:t>
      </w:r>
      <w:r w:rsidR="00024172">
        <w:t xml:space="preserve">BCCP </w:t>
      </w:r>
      <w:r>
        <w:t xml:space="preserve">is </w:t>
      </w:r>
      <w:r w:rsidR="00024172" w:rsidRPr="00015656">
        <w:rPr>
          <w:rStyle w:val="CodeChar"/>
        </w:rPr>
        <w:t>xsd:element</w:t>
      </w:r>
      <w:r w:rsidR="00024172">
        <w:t xml:space="preserve"> that </w:t>
      </w:r>
      <w:r>
        <w:t xml:space="preserve">uses a type, which is </w:t>
      </w:r>
      <w:r w:rsidR="00024172">
        <w:t>eventually traced down to</w:t>
      </w:r>
      <w:r>
        <w:t xml:space="preserve"> an </w:t>
      </w:r>
      <w:r w:rsidRPr="00FD4CC4">
        <w:rPr>
          <w:rStyle w:val="CodeChar"/>
        </w:rPr>
        <w:t>xsd:simpleType</w:t>
      </w:r>
      <w:r>
        <w:t xml:space="preserve"> or an </w:t>
      </w:r>
      <w:r w:rsidRPr="00FD4CC4">
        <w:rPr>
          <w:rStyle w:val="CodeChar"/>
        </w:rPr>
        <w:t>xsd:complexType</w:t>
      </w:r>
      <w:r>
        <w:t xml:space="preserve"> that uses</w:t>
      </w:r>
      <w:r w:rsidR="00024172">
        <w:t xml:space="preserve"> </w:t>
      </w:r>
      <w:r w:rsidR="00024172" w:rsidRPr="00015656">
        <w:rPr>
          <w:rStyle w:val="CodeChar"/>
        </w:rPr>
        <w:t>xsd:simpleContent</w:t>
      </w:r>
      <w:r w:rsidR="00024172">
        <w:t xml:space="preserve"> through the type </w:t>
      </w:r>
      <w:r w:rsidR="00024172" w:rsidRPr="00015656">
        <w:rPr>
          <w:rStyle w:val="CodeChar"/>
        </w:rPr>
        <w:t>xsd:extension</w:t>
      </w:r>
      <w:r w:rsidR="00024172">
        <w:t xml:space="preserve"> chain (or </w:t>
      </w:r>
      <w:r w:rsidR="00024172" w:rsidRPr="00015656">
        <w:rPr>
          <w:rStyle w:val="CodeChar"/>
        </w:rPr>
        <w:t>xsd:restriction</w:t>
      </w:r>
      <w:r w:rsidR="00024172">
        <w:t xml:space="preserve">, although I think </w:t>
      </w:r>
      <w:r w:rsidR="00024172" w:rsidRPr="00015656">
        <w:rPr>
          <w:rStyle w:val="CodeChar"/>
        </w:rPr>
        <w:t>xsd:restriction</w:t>
      </w:r>
      <w:r w:rsidR="00024172">
        <w:t xml:space="preserve"> is not used at all)</w:t>
      </w:r>
      <w:r>
        <w:t xml:space="preserve"> or </w:t>
      </w:r>
      <w:r w:rsidR="008D284C">
        <w:t xml:space="preserve">. Although most BCCPS are in </w:t>
      </w:r>
      <w:r w:rsidR="008D284C" w:rsidRPr="00FD4CC4">
        <w:rPr>
          <w:rStyle w:val="CodeChar"/>
        </w:rPr>
        <w:t>Fields.xsd</w:t>
      </w:r>
      <w:r w:rsidR="008D284C">
        <w:t xml:space="preserve"> and </w:t>
      </w:r>
      <w:r w:rsidR="008D284C" w:rsidRPr="00FD4CC4">
        <w:rPr>
          <w:rStyle w:val="CodeChar"/>
        </w:rPr>
        <w:t>Meta.xsd</w:t>
      </w:r>
      <w:r w:rsidR="008D284C">
        <w:t>, we need to prune through other schemas in</w:t>
      </w:r>
      <w:r>
        <w:t>cluding</w:t>
      </w:r>
      <w:r w:rsidR="008D284C">
        <w:t xml:space="preserve"> the </w:t>
      </w:r>
      <w:r w:rsidRPr="00FD4CC4">
        <w:rPr>
          <w:rStyle w:val="CodeChar"/>
        </w:rPr>
        <w:t>Components.xsd</w:t>
      </w:r>
      <w:r>
        <w:t xml:space="preserve"> and others in </w:t>
      </w:r>
      <w:r w:rsidR="008D284C">
        <w:t xml:space="preserve">following folders - </w:t>
      </w:r>
      <w:r w:rsidR="008D284C" w:rsidRPr="008D284C">
        <w:rPr>
          <w:rStyle w:val="CodeChar"/>
        </w:rPr>
        <w:t>Model/BODs</w:t>
      </w:r>
      <w:r w:rsidR="008D284C">
        <w:t xml:space="preserve">, </w:t>
      </w:r>
      <w:r w:rsidR="008D284C" w:rsidRPr="008D284C">
        <w:rPr>
          <w:rStyle w:val="CodeChar"/>
        </w:rPr>
        <w:t>Model/Nouns</w:t>
      </w:r>
      <w:r w:rsidR="008D284C">
        <w:t xml:space="preserve">, </w:t>
      </w:r>
      <w:r w:rsidR="008D284C" w:rsidRPr="008D284C">
        <w:rPr>
          <w:rStyle w:val="CodeChar"/>
        </w:rPr>
        <w:t>Model/Platform/2_1/BODs</w:t>
      </w:r>
      <w:r w:rsidR="008D284C">
        <w:t xml:space="preserve">, </w:t>
      </w:r>
      <w:r w:rsidR="008D284C" w:rsidRPr="008D284C">
        <w:rPr>
          <w:rStyle w:val="CodeChar"/>
        </w:rPr>
        <w:t>Model/Platform/2_1/Nouns</w:t>
      </w:r>
      <w:r w:rsidR="008D284C">
        <w:t>.</w:t>
      </w:r>
    </w:p>
    <w:p w14:paraId="07A74CA7" w14:textId="77777777" w:rsidR="00024172" w:rsidRDefault="00024172" w:rsidP="00024172"/>
    <w:p w14:paraId="19FE572D" w14:textId="760D74C5" w:rsidR="008D284C" w:rsidRPr="00024172" w:rsidRDefault="00024172" w:rsidP="00024172">
      <w:r>
        <w:t xml:space="preserve">Assuming the target </w:t>
      </w:r>
      <w:r w:rsidRPr="00015656">
        <w:rPr>
          <w:rStyle w:val="CodeChar"/>
        </w:rPr>
        <w:t>xsd:element</w:t>
      </w:r>
      <w:r>
        <w:t xml:space="preserve"> is a BCCP, the </w:t>
      </w:r>
      <w:r w:rsidRPr="00015656">
        <w:rPr>
          <w:rStyle w:val="CodeChar"/>
        </w:rPr>
        <w:t>xsd:element/@type</w:t>
      </w:r>
      <w:r>
        <w:t xml:space="preserve"> </w:t>
      </w:r>
      <w:r w:rsidR="00B96A81">
        <w:t xml:space="preserve">shall be a BDT that has already been imported. If it cannot be found the system should throw an error that indicates something is wrong either in the import logic or its implementation. </w:t>
      </w:r>
      <w:r>
        <w:t xml:space="preserve">To </w:t>
      </w:r>
      <w:r w:rsidR="00B96A81">
        <w:t>find</w:t>
      </w:r>
      <w:r>
        <w:t xml:space="preserve"> a</w:t>
      </w:r>
      <w:r w:rsidR="00B96A81">
        <w:t>n imported BDT</w:t>
      </w:r>
      <w:r>
        <w:t xml:space="preserve">, we can use a GUID of the type (or name, but it is </w:t>
      </w:r>
      <w:r w:rsidRPr="00481724">
        <w:t>easier to use the GUID).</w:t>
      </w:r>
    </w:p>
    <w:p w14:paraId="4C972711" w14:textId="77777777" w:rsidR="000F7888" w:rsidRDefault="000F7888" w:rsidP="000F7888">
      <w:pPr>
        <w:pStyle w:val="Heading5"/>
      </w:pPr>
      <w:bookmarkStart w:id="247" w:name="_Toc456813602"/>
      <w:r>
        <w:t xml:space="preserve">Populate </w:t>
      </w:r>
      <w:r w:rsidR="00E134E4">
        <w:t xml:space="preserve">the </w:t>
      </w:r>
      <w:r>
        <w:t>BCCP table</w:t>
      </w:r>
      <w:bookmarkEnd w:id="247"/>
    </w:p>
    <w:p w14:paraId="5DC29DFA" w14:textId="77777777"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14:paraId="0E3361C1" w14:textId="77777777" w:rsidR="00E134E4" w:rsidRDefault="00E134E4" w:rsidP="00E134E4"/>
    <w:p w14:paraId="6439EC19" w14:textId="6B6C18C4" w:rsidR="00E134E4" w:rsidRDefault="00725F3C" w:rsidP="00E134E4">
      <w:r>
        <w:rPr>
          <w:rStyle w:val="CodeChar"/>
        </w:rPr>
        <w:t>bccp_id</w:t>
      </w:r>
      <w:r w:rsidR="00E134E4">
        <w:t xml:space="preserve"> = Auto-generate database key.</w:t>
      </w:r>
    </w:p>
    <w:p w14:paraId="1D2363C2" w14:textId="1498E289" w:rsidR="00E134E4" w:rsidRDefault="00725F3C" w:rsidP="00E134E4">
      <w:r>
        <w:rPr>
          <w:rStyle w:val="CodeChar"/>
        </w:rPr>
        <w:t>guid</w:t>
      </w:r>
      <w:r w:rsidR="00E402B3">
        <w:t xml:space="preserve"> = </w:t>
      </w:r>
      <w:r w:rsidR="00E134E4">
        <w:t xml:space="preserve">Get from </w:t>
      </w:r>
      <w:r w:rsidR="00BE4347" w:rsidRPr="00D275DC">
        <w:rPr>
          <w:rStyle w:val="CodeChar"/>
        </w:rPr>
        <w:t>.</w:t>
      </w:r>
      <w:r w:rsidR="00E134E4" w:rsidRPr="00D275DC">
        <w:rPr>
          <w:rStyle w:val="CodeChar"/>
        </w:rPr>
        <w:t>/@id</w:t>
      </w:r>
      <w:r w:rsidR="00E134E4">
        <w:t>.</w:t>
      </w:r>
    </w:p>
    <w:p w14:paraId="71B6D9CC" w14:textId="6E366721" w:rsidR="00E134E4" w:rsidRDefault="00CF7449" w:rsidP="00E134E4">
      <w:r>
        <w:rPr>
          <w:rStyle w:val="CodeChar"/>
        </w:rPr>
        <w:t>property_term</w:t>
      </w:r>
      <w:r w:rsidR="00E134E4">
        <w:t xml:space="preserve"> = Get from </w:t>
      </w:r>
      <w:r w:rsidR="00BE4347" w:rsidRPr="00D275DC">
        <w:rPr>
          <w:rStyle w:val="CodeChar"/>
        </w:rPr>
        <w:t>SpaceSeparate(</w:t>
      </w:r>
      <w:r w:rsidR="00E134E4" w:rsidRPr="00D275DC">
        <w:rPr>
          <w:rStyle w:val="CodeChar"/>
        </w:rPr>
        <w:t>/@name</w:t>
      </w:r>
      <w:r w:rsidR="00981F22">
        <w:rPr>
          <w:rStyle w:val="CodeChar"/>
        </w:rPr>
        <w:t>)</w:t>
      </w:r>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14:paraId="0ECE5C86" w14:textId="77777777" w:rsidR="00E134E4" w:rsidRPr="00E134E4" w:rsidRDefault="00CF7449" w:rsidP="00E134E4">
      <w:r>
        <w:rPr>
          <w:rStyle w:val="CodeChar"/>
        </w:rPr>
        <w:t>representation_term</w:t>
      </w:r>
      <w:r w:rsidR="00BE4347">
        <w:t xml:space="preserve"> = Get from the </w:t>
      </w:r>
      <w:r w:rsidR="002B066A">
        <w:rPr>
          <w:rStyle w:val="CodeChar"/>
        </w:rPr>
        <w:t>dt</w:t>
      </w:r>
      <w:commentRangeStart w:id="248"/>
      <w:r w:rsidR="00C8390B" w:rsidRPr="00D275DC">
        <w:rPr>
          <w:rStyle w:val="CodeChar"/>
        </w:rPr>
        <w:t>.</w:t>
      </w:r>
      <w:r w:rsidR="00736ABC">
        <w:rPr>
          <w:rStyle w:val="CodeChar"/>
        </w:rPr>
        <w:t>data_type_term</w:t>
      </w:r>
      <w:r w:rsidR="00C8390B">
        <w:t xml:space="preserve"> </w:t>
      </w:r>
      <w:commentRangeEnd w:id="248"/>
      <w:r w:rsidR="00C8390B">
        <w:rPr>
          <w:rStyle w:val="CommentReference"/>
        </w:rPr>
        <w:commentReference w:id="248"/>
      </w:r>
      <w:r w:rsidR="00C8390B">
        <w:t>of the associated BDT.</w:t>
      </w:r>
      <w:r w:rsidR="000E2679">
        <w:t xml:space="preserve"> Ex.  </w:t>
      </w:r>
      <w:r w:rsidR="00D92A46">
        <w:t xml:space="preserve">“Amount” for the </w:t>
      </w:r>
      <w:r w:rsidR="00D92A46" w:rsidRPr="000E2679">
        <w:rPr>
          <w:rStyle w:val="CodeChar"/>
        </w:rPr>
        <w:t>DiscountAmount</w:t>
      </w:r>
      <w:r w:rsidR="00D92A46">
        <w:t xml:space="preserve"> XSD element that uses the </w:t>
      </w:r>
      <w:r w:rsidR="00F67384" w:rsidRPr="000E2679">
        <w:rPr>
          <w:rStyle w:val="CodeChar"/>
        </w:rPr>
        <w:t>“Open_ Amount”</w:t>
      </w:r>
      <w:r w:rsidR="00D92A46" w:rsidRPr="00D92A46">
        <w:t xml:space="preserve"> QBDT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14:paraId="1DC04C6F" w14:textId="7F86A341" w:rsidR="00832239" w:rsidRDefault="00072832" w:rsidP="003A128A">
      <w:pPr>
        <w:rPr>
          <w:ins w:id="249" w:author="Kulvatunyou, Boonserm (Fed)" w:date="2016-07-10T21:40:00Z"/>
        </w:rPr>
      </w:pPr>
      <w:r>
        <w:rPr>
          <w:rStyle w:val="CodeChar"/>
        </w:rPr>
        <w:t>bdt_id</w:t>
      </w:r>
      <w:r w:rsidR="00E134E4">
        <w:t xml:space="preserve"> = </w:t>
      </w:r>
      <w:r w:rsidR="00D275DC">
        <w:t xml:space="preserve">Foreign key to the </w:t>
      </w:r>
      <w:r w:rsidR="002B066A">
        <w:rPr>
          <w:rStyle w:val="CodeChar"/>
        </w:rPr>
        <w:t>dt</w:t>
      </w:r>
      <w:r w:rsidR="00D275DC" w:rsidRPr="00D275DC">
        <w:rPr>
          <w:rStyle w:val="CodeChar"/>
        </w:rPr>
        <w:t>.</w:t>
      </w:r>
      <w:r w:rsidR="00736ABC">
        <w:rPr>
          <w:rStyle w:val="CodeChar"/>
        </w:rPr>
        <w:t>dt_id</w:t>
      </w:r>
      <w:r w:rsidR="00D275DC">
        <w:t xml:space="preserve">. Use this logic to find the </w:t>
      </w:r>
      <w:r w:rsidR="002B066A">
        <w:rPr>
          <w:rStyle w:val="CodeChar"/>
        </w:rPr>
        <w:t>dt</w:t>
      </w:r>
      <w:r w:rsidR="00D275DC" w:rsidRPr="00D275DC">
        <w:rPr>
          <w:rStyle w:val="CodeChar"/>
        </w:rPr>
        <w:t>.</w:t>
      </w:r>
      <w:r w:rsidR="00736ABC">
        <w:rPr>
          <w:rStyle w:val="CodeChar"/>
        </w:rPr>
        <w: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Use the </w:t>
      </w:r>
      <w:r w:rsidR="002A23EB" w:rsidRPr="002A23EB">
        <w:rPr>
          <w:rStyle w:val="CodeChar"/>
        </w:rPr>
        <w:t>@id</w:t>
      </w:r>
      <w:r w:rsidR="002A23EB">
        <w:t xml:space="preserve"> attribute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B066A">
        <w:rPr>
          <w:rStyle w:val="CodeChar"/>
        </w:rPr>
        <w:t>dt</w:t>
      </w:r>
      <w:r w:rsidR="002A23EB" w:rsidRPr="002A23EB">
        <w:rPr>
          <w:rStyle w:val="CodeChar"/>
        </w:rPr>
        <w:t>.</w:t>
      </w:r>
      <w:r w:rsidR="00736ABC">
        <w:rPr>
          <w:rStyle w:val="CodeChar"/>
        </w:rPr>
        <w:t>guid</w:t>
      </w:r>
      <w:r w:rsidR="002A23EB">
        <w:t xml:space="preserve"> to get the </w:t>
      </w:r>
      <w:r w:rsidR="002B066A">
        <w:rPr>
          <w:rStyle w:val="CodeChar"/>
        </w:rPr>
        <w:t>dt</w:t>
      </w:r>
      <w:r w:rsidR="002A23EB" w:rsidRPr="002A23EB">
        <w:rPr>
          <w:rStyle w:val="CodeChar"/>
        </w:rPr>
        <w:t>.</w:t>
      </w:r>
      <w:r w:rsidR="00736ABC">
        <w:rPr>
          <w:rStyle w:val="CodeChar"/>
        </w:rPr>
        <w:t>dt_id</w:t>
      </w:r>
      <w:r w:rsidR="002A23EB">
        <w:rPr>
          <w:rStyle w:val="CodeChar"/>
        </w:rPr>
        <w:t xml:space="preserve"> </w:t>
      </w:r>
      <w:r w:rsidR="002A23EB" w:rsidRPr="002A23EB">
        <w:t xml:space="preserve">(alternatively </w:t>
      </w:r>
      <w:r w:rsidR="002B066A">
        <w:rPr>
          <w:rStyle w:val="CodeChar"/>
        </w:rPr>
        <w:t>dt</w:t>
      </w:r>
      <w:r w:rsidR="002A23EB" w:rsidRPr="00FA53D5">
        <w:rPr>
          <w:rStyle w:val="CodeChar"/>
        </w:rPr>
        <w:t>.</w:t>
      </w:r>
      <w:r w:rsidR="00736ABC">
        <w:rPr>
          <w:rStyle w:val="CodeChar"/>
        </w:rPr>
        <w:t>den</w:t>
      </w:r>
      <w:r w:rsidR="002A23EB" w:rsidRPr="002A23EB">
        <w:t xml:space="preserve"> may be used)</w:t>
      </w:r>
      <w:r w:rsidR="002A23EB">
        <w:t>.</w:t>
      </w:r>
    </w:p>
    <w:p w14:paraId="6B31DEA2" w14:textId="62CBE55B" w:rsidR="00ED53D6" w:rsidRDefault="00ED53D6" w:rsidP="003A128A">
      <w:pPr>
        <w:rPr>
          <w:ins w:id="250" w:author="Kulvatunyou, Boonserm (Fed)" w:date="2016-07-10T21:42:00Z"/>
        </w:rPr>
      </w:pPr>
      <w:ins w:id="251" w:author="Kulvatunyou, Boonserm (Fed)" w:date="2016-07-10T21:41:00Z">
        <w:r w:rsidRPr="00ED53D6">
          <w:rPr>
            <w:rStyle w:val="CodeChar"/>
          </w:rPr>
          <w:t>is_nillable</w:t>
        </w:r>
        <w:r>
          <w:t xml:space="preserve"> = </w:t>
        </w:r>
        <w:r w:rsidRPr="00ED53D6">
          <w:rPr>
            <w:rStyle w:val="CodeChar"/>
          </w:rPr>
          <w:t>count(@nillable) =</w:t>
        </w:r>
      </w:ins>
      <w:ins w:id="252" w:author="Kulvatunyou, Boonserm (Fed)" w:date="2016-07-10T22:25:00Z">
        <w:r w:rsidR="00741163">
          <w:rPr>
            <w:rStyle w:val="CodeChar"/>
          </w:rPr>
          <w:t>=</w:t>
        </w:r>
      </w:ins>
      <w:ins w:id="253" w:author="Kulvatunyou, Boonserm (Fed)" w:date="2016-07-10T21:41:00Z">
        <w:r w:rsidRPr="00ED53D6">
          <w:rPr>
            <w:rStyle w:val="CodeChar"/>
          </w:rPr>
          <w:t xml:space="preserve"> 0 ? false: @nillable</w:t>
        </w:r>
        <w:r>
          <w:t>.</w:t>
        </w:r>
      </w:ins>
    </w:p>
    <w:p w14:paraId="2D68292E" w14:textId="432ACFCE" w:rsidR="00ED53D6" w:rsidRDefault="00ED53D6" w:rsidP="003A128A">
      <w:ins w:id="254" w:author="Kulvatunyou, Boonserm (Fed)" w:date="2016-07-10T21:42:00Z">
        <w:r w:rsidRPr="00ED53D6">
          <w:rPr>
            <w:rStyle w:val="CodeChar"/>
          </w:rPr>
          <w:t>default_value</w:t>
        </w:r>
        <w:r>
          <w:t xml:space="preserve"> = </w:t>
        </w:r>
        <w:r w:rsidRPr="00ED53D6">
          <w:rPr>
            <w:rStyle w:val="CodeChar"/>
          </w:rPr>
          <w:t>count(@default) =</w:t>
        </w:r>
      </w:ins>
      <w:ins w:id="255" w:author="Kulvatunyou, Boonserm (Fed)" w:date="2016-07-10T22:25:00Z">
        <w:r w:rsidR="00741163">
          <w:rPr>
            <w:rStyle w:val="CodeChar"/>
          </w:rPr>
          <w:t>=</w:t>
        </w:r>
      </w:ins>
      <w:ins w:id="256" w:author="Kulvatunyou, Boonserm (Fed)" w:date="2016-07-10T21:42:00Z">
        <w:r w:rsidRPr="00ED53D6">
          <w:rPr>
            <w:rStyle w:val="CodeChar"/>
          </w:rPr>
          <w:t xml:space="preserve"> 0 ? null: @default</w:t>
        </w:r>
        <w:r>
          <w:t>.</w:t>
        </w:r>
      </w:ins>
    </w:p>
    <w:p w14:paraId="75410A4C" w14:textId="77777777" w:rsidR="00E134E4" w:rsidRDefault="00736ABC" w:rsidP="003A128A">
      <w:r>
        <w:rPr>
          <w:rStyle w:val="CodeChar"/>
        </w:rPr>
        <w:t>den</w:t>
      </w:r>
      <w:r w:rsidR="00E134E4">
        <w:t xml:space="preserve"> = </w:t>
      </w:r>
      <w:r w:rsidR="00CF7449">
        <w:rPr>
          <w:rStyle w:val="CodeChar"/>
        </w:rPr>
        <w:t>property_term</w:t>
      </w:r>
      <w:r w:rsidR="00A22EB0">
        <w:rPr>
          <w:rStyle w:val="CodeChar"/>
        </w:rPr>
        <w:t xml:space="preserve"> + “. “ + </w:t>
      </w:r>
      <w:r w:rsidR="00CF7449">
        <w:rPr>
          <w:rStyle w:val="CodeChar"/>
        </w:rPr>
        <w:t>representation_term</w:t>
      </w:r>
      <w:r w:rsidR="000E2679">
        <w:rPr>
          <w:rStyle w:val="CommentReference"/>
        </w:rPr>
        <w:commentReference w:id="257"/>
      </w:r>
      <w:r w:rsidR="00981F22">
        <w:t>.</w:t>
      </w:r>
      <w:r w:rsidR="000E2679">
        <w:t xml:space="preserve"> Truncate the ending part of the </w:t>
      </w:r>
      <w:r w:rsidR="00CF7449">
        <w:rPr>
          <w:rStyle w:val="CodeChar"/>
        </w:rPr>
        <w:t>property_term</w:t>
      </w:r>
      <w:r w:rsidR="000E2679">
        <w:t xml:space="preserve"> that overlaps with the beginning of the </w:t>
      </w:r>
      <w:r w:rsidR="00CF7449">
        <w:rPr>
          <w:rStyle w:val="CodeChar"/>
        </w:rPr>
        <w:t>representation_term</w:t>
      </w:r>
      <w:r w:rsidR="000E2679">
        <w:t xml:space="preserve">. Ex. </w:t>
      </w:r>
      <w:r w:rsidR="00F67384" w:rsidRPr="00F67384">
        <w:rPr>
          <w:rStyle w:val="CodeChar"/>
        </w:rPr>
        <w:t>“Discount Amount. 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w:t>
      </w:r>
    </w:p>
    <w:p w14:paraId="5B350CDB" w14:textId="690B2200" w:rsidR="00E134E4" w:rsidRDefault="00B66EC6" w:rsidP="003A128A">
      <w:r>
        <w:rPr>
          <w:rStyle w:val="CodeChar"/>
        </w:rPr>
        <w:t>definition</w:t>
      </w:r>
      <w:r w:rsidR="00E134E4">
        <w:t xml:space="preserve"> = </w:t>
      </w:r>
      <w:r w:rsidR="00981F22" w:rsidRPr="00E402B3">
        <w:rPr>
          <w:rStyle w:val="CodeChar"/>
        </w:rPr>
        <w:t>./xsd:annotation/xsd:documentation</w:t>
      </w:r>
      <w:r w:rsidR="00981F22">
        <w:t>.</w:t>
      </w:r>
    </w:p>
    <w:p w14:paraId="6B243676" w14:textId="0A5363CF" w:rsidR="002F5A6B" w:rsidRDefault="002F5A6B" w:rsidP="003A128A">
      <w:r w:rsidRPr="002F5A6B">
        <w:rPr>
          <w:rStyle w:val="CodeChar"/>
        </w:rPr>
        <w:t>module</w:t>
      </w:r>
      <w:r>
        <w:t xml:space="preserve"> = </w:t>
      </w:r>
      <w:r w:rsidRPr="001D04FD">
        <w:t xml:space="preserve">Name of the </w:t>
      </w:r>
      <w:r>
        <w:t xml:space="preserve">directory path from the </w:t>
      </w:r>
      <w:r w:rsidRPr="002F5A6B">
        <w:rPr>
          <w:rStyle w:val="CodeChar"/>
        </w:rPr>
        <w:t>Model</w:t>
      </w:r>
      <w:r>
        <w:t xml:space="preserve"> folder</w:t>
      </w:r>
      <w:r w:rsidRPr="001D04FD">
        <w:t xml:space="preserve"> where the </w:t>
      </w:r>
      <w:r w:rsidR="00461DD3">
        <w:t>definition</w:t>
      </w:r>
      <w:r w:rsidRPr="001D04FD">
        <w:t xml:space="preserve"> reside</w:t>
      </w:r>
      <w:r>
        <w:t>s</w:t>
      </w:r>
      <w:r w:rsidRPr="001D04FD">
        <w:t xml:space="preserve"> without the file extension, e.g., </w:t>
      </w:r>
      <w:r w:rsidRPr="002F5A6B">
        <w:rPr>
          <w:rStyle w:val="CodeChar"/>
        </w:rPr>
        <w:t>Model/</w:t>
      </w:r>
      <w:r>
        <w:rPr>
          <w:rStyle w:val="CodeChar"/>
        </w:rPr>
        <w:t>Platform/2_1/Common/Components/Fields</w:t>
      </w:r>
      <w:r>
        <w:t xml:space="preserve"> for an BCCP from the </w:t>
      </w:r>
      <w:r>
        <w:rPr>
          <w:rStyle w:val="CodeChar"/>
        </w:rPr>
        <w:t>Fields</w:t>
      </w:r>
      <w:r w:rsidRPr="001D04FD">
        <w:rPr>
          <w:rStyle w:val="CodeChar"/>
        </w:rPr>
        <w:t>.xsd</w:t>
      </w:r>
      <w:r>
        <w:t>.</w:t>
      </w:r>
    </w:p>
    <w:p w14:paraId="6F0E0677" w14:textId="4AC139D0" w:rsidR="002F5A6B" w:rsidRDefault="002F5A6B" w:rsidP="003A128A">
      <w:r w:rsidRPr="002F5A6B">
        <w:rPr>
          <w:rStyle w:val="CodeChar"/>
        </w:rPr>
        <w:t>namespace_id</w:t>
      </w:r>
      <w:r>
        <w:t xml:space="preserve"> = </w:t>
      </w:r>
      <w:r w:rsidRPr="002F5A6B">
        <w:rPr>
          <w:rStyle w:val="CodeChar"/>
        </w:rPr>
        <w:t>null</w:t>
      </w:r>
      <w:r>
        <w:t>.</w:t>
      </w:r>
    </w:p>
    <w:p w14:paraId="71D3B035" w14:textId="76296F0C" w:rsidR="002F5A6B" w:rsidRDefault="002F5A6B" w:rsidP="003A128A">
      <w:r w:rsidRPr="002F5A6B">
        <w:rPr>
          <w:rStyle w:val="CodeChar"/>
        </w:rPr>
        <w:t>is_deprecated</w:t>
      </w:r>
      <w:r>
        <w:t xml:space="preserve"> = </w:t>
      </w:r>
      <w:r w:rsidRPr="002F5A6B">
        <w:rPr>
          <w:rStyle w:val="CodeChar"/>
        </w:rPr>
        <w:t>0</w:t>
      </w:r>
      <w:r>
        <w:t>.</w:t>
      </w:r>
    </w:p>
    <w:p w14:paraId="1D3B0228" w14:textId="2E960F57" w:rsidR="00981F22" w:rsidRDefault="00127238" w:rsidP="00981F22">
      <w:r>
        <w:rPr>
          <w:rStyle w:val="CodeChar"/>
        </w:rPr>
        <w:t>created_by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4DD75518" w14:textId="08EF94E4" w:rsidR="002F5A6B" w:rsidRDefault="002F5A6B" w:rsidP="00981F22">
      <w:r w:rsidRPr="002F5A6B">
        <w:rPr>
          <w:rStyle w:val="CodeChar"/>
        </w:rPr>
        <w:lastRenderedPageBreak/>
        <w:t>owner_user_id</w:t>
      </w:r>
      <w:r>
        <w:t xml:space="preserve"> = </w:t>
      </w:r>
      <w:r w:rsidRPr="002F5A6B">
        <w:rPr>
          <w:rStyle w:val="CodeChar"/>
        </w:rPr>
        <w:t>“oagis”</w:t>
      </w:r>
      <w:r>
        <w:t>.</w:t>
      </w:r>
    </w:p>
    <w:p w14:paraId="7BCE6EC7" w14:textId="77777777" w:rsidR="00981F22" w:rsidRDefault="00127238" w:rsidP="00981F22">
      <w:r>
        <w:rPr>
          <w:rStyle w:val="CodeChar"/>
        </w:rPr>
        <w:t>last_updated_by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397CB59D" w14:textId="77777777" w:rsidR="00981F22" w:rsidRDefault="00127238" w:rsidP="00981F22">
      <w:r>
        <w:rPr>
          <w:rStyle w:val="CodeChar"/>
        </w:rPr>
        <w:t>creation_timestamp</w:t>
      </w:r>
      <w:r w:rsidR="00981F22">
        <w:t xml:space="preserve"> = </w:t>
      </w:r>
      <w:r w:rsidR="00981F22" w:rsidRPr="00112B28">
        <w:t>Current time</w:t>
      </w:r>
      <w:r w:rsidR="00981F22">
        <w:t>.</w:t>
      </w:r>
    </w:p>
    <w:p w14:paraId="0050227A" w14:textId="6A2FA4B3" w:rsidR="00981F22" w:rsidRDefault="00127238" w:rsidP="00981F22">
      <w:r>
        <w:rPr>
          <w:rStyle w:val="CodeChar"/>
        </w:rPr>
        <w:t>last_update_timestamp</w:t>
      </w:r>
      <w:r w:rsidR="00981F22">
        <w:t xml:space="preserve"> = Same as </w:t>
      </w:r>
      <w:r>
        <w:rPr>
          <w:rStyle w:val="CodeChar"/>
        </w:rPr>
        <w:t>creation_timestamp</w:t>
      </w:r>
      <w:r w:rsidR="00981F22">
        <w:t>.</w:t>
      </w:r>
    </w:p>
    <w:p w14:paraId="40CE57DF" w14:textId="02F374F2" w:rsidR="002F5A6B" w:rsidRDefault="002F5A6B" w:rsidP="00981F22">
      <w:r w:rsidRPr="002F5A6B">
        <w:rPr>
          <w:rStyle w:val="CodeChar"/>
        </w:rPr>
        <w:t>state = 3</w:t>
      </w:r>
      <w:r>
        <w:t>.</w:t>
      </w:r>
    </w:p>
    <w:p w14:paraId="612D7A98" w14:textId="77777777" w:rsidR="002F5A6B" w:rsidRDefault="002F5A6B" w:rsidP="002F5A6B">
      <w:bookmarkStart w:id="258" w:name="_Ref452531234"/>
      <w:r w:rsidRPr="00EB13B1">
        <w:rPr>
          <w:rStyle w:val="CodeChar"/>
        </w:rPr>
        <w:t>revision_num</w:t>
      </w:r>
      <w:r>
        <w:t xml:space="preserve"> = </w:t>
      </w:r>
      <w:r w:rsidRPr="00EB13B1">
        <w:rPr>
          <w:rStyle w:val="CodeChar"/>
        </w:rPr>
        <w:t>0</w:t>
      </w:r>
      <w:r>
        <w:t>.</w:t>
      </w:r>
    </w:p>
    <w:p w14:paraId="28C50125" w14:textId="77777777" w:rsidR="002F5A6B" w:rsidRDefault="002F5A6B" w:rsidP="002F5A6B">
      <w:r w:rsidRPr="00EB13B1">
        <w:rPr>
          <w:rStyle w:val="CodeChar"/>
        </w:rPr>
        <w:t>revision_tracking_num</w:t>
      </w:r>
      <w:r>
        <w:t xml:space="preserve"> = </w:t>
      </w:r>
      <w:r w:rsidRPr="00EB13B1">
        <w:rPr>
          <w:rStyle w:val="CodeChar"/>
        </w:rPr>
        <w:t>0</w:t>
      </w:r>
      <w:r>
        <w:t>.</w:t>
      </w:r>
    </w:p>
    <w:p w14:paraId="28C9BFCF" w14:textId="77777777" w:rsidR="002F5A6B" w:rsidRDefault="002F5A6B" w:rsidP="002F5A6B">
      <w:r w:rsidRPr="00EB13B1">
        <w:rPr>
          <w:rStyle w:val="CodeChar"/>
        </w:rPr>
        <w:t>revision_action</w:t>
      </w:r>
      <w:r>
        <w:t xml:space="preserve"> = </w:t>
      </w:r>
      <w:r w:rsidRPr="00EB13B1">
        <w:rPr>
          <w:rStyle w:val="CodeChar"/>
        </w:rPr>
        <w:t>null</w:t>
      </w:r>
      <w:r>
        <w:t>.</w:t>
      </w:r>
    </w:p>
    <w:p w14:paraId="5ED03A18" w14:textId="77777777" w:rsidR="002F5A6B" w:rsidRDefault="002F5A6B" w:rsidP="002F5A6B">
      <w:r w:rsidRPr="00EB13B1">
        <w:rPr>
          <w:rStyle w:val="CodeChar"/>
        </w:rPr>
        <w:t>release_id</w:t>
      </w:r>
      <w:r>
        <w:t xml:space="preserve"> = </w:t>
      </w:r>
      <w:r w:rsidRPr="00F323CD">
        <w:rPr>
          <w:rStyle w:val="CodeChar"/>
        </w:rPr>
        <w:t>null</w:t>
      </w:r>
      <w:r>
        <w:t>.</w:t>
      </w:r>
    </w:p>
    <w:p w14:paraId="75519903" w14:textId="77BE1ACA" w:rsidR="002F5A6B" w:rsidRDefault="002F5A6B" w:rsidP="002F5A6B">
      <w:r w:rsidRPr="00EB13B1">
        <w:rPr>
          <w:rStyle w:val="CodeChar"/>
        </w:rPr>
        <w:t>current_</w:t>
      </w:r>
      <w:r>
        <w:rPr>
          <w:rStyle w:val="CodeChar"/>
        </w:rPr>
        <w:t>bccp</w:t>
      </w:r>
      <w:r w:rsidRPr="00EB13B1">
        <w:rPr>
          <w:rStyle w:val="CodeChar"/>
        </w:rPr>
        <w:t>_id</w:t>
      </w:r>
      <w:r>
        <w:t xml:space="preserve"> = </w:t>
      </w:r>
      <w:r w:rsidRPr="00F323CD">
        <w:rPr>
          <w:rStyle w:val="CodeChar"/>
        </w:rPr>
        <w:t>null</w:t>
      </w:r>
      <w:r>
        <w:t xml:space="preserve">. </w:t>
      </w:r>
    </w:p>
    <w:p w14:paraId="1D475F04" w14:textId="2355543D" w:rsidR="00E134E4" w:rsidRDefault="00DE04FF" w:rsidP="00DE04FF">
      <w:pPr>
        <w:pStyle w:val="Heading4"/>
      </w:pPr>
      <w:bookmarkStart w:id="259" w:name="_Toc456813603"/>
      <w:r>
        <w:t xml:space="preserve">Import ACCs, ASCCPs, </w:t>
      </w:r>
      <w:r w:rsidR="00EA0295">
        <w:t xml:space="preserve">BCCPs, </w:t>
      </w:r>
      <w:r w:rsidR="00CA2F1C">
        <w:t xml:space="preserve">BCCs </w:t>
      </w:r>
      <w:r>
        <w:t xml:space="preserve">and ASCCs </w:t>
      </w:r>
      <w:r w:rsidR="00EA0295">
        <w:t>top down from BODs</w:t>
      </w:r>
      <w:bookmarkEnd w:id="258"/>
      <w:bookmarkEnd w:id="259"/>
    </w:p>
    <w:p w14:paraId="5614D4E0" w14:textId="77777777" w:rsidR="00356CE0" w:rsidRDefault="00356CE0" w:rsidP="00546F13"/>
    <w:p w14:paraId="783774FB" w14:textId="77777777" w:rsidR="00546F13" w:rsidRDefault="00DE04FF" w:rsidP="00546F13">
      <w:r>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14:paraId="028FB8B3" w14:textId="77777777" w:rsidR="00095621" w:rsidRDefault="00095621" w:rsidP="00546F13"/>
    <w:p w14:paraId="5EAD53B6" w14:textId="70724FE7" w:rsidR="00095621" w:rsidRDefault="00095621" w:rsidP="00546F13">
      <w:r>
        <w:t xml:space="preserve">Look at the beginning of section </w:t>
      </w:r>
      <w:r>
        <w:fldChar w:fldCharType="begin"/>
      </w:r>
      <w:r>
        <w:instrText xml:space="preserve"> REF _Ref395176768 \r \h </w:instrText>
      </w:r>
      <w:r>
        <w:fldChar w:fldCharType="separate"/>
      </w:r>
      <w:r w:rsidR="00632C6D">
        <w:t>3.1.1.11</w:t>
      </w:r>
      <w:r>
        <w:fldChar w:fldCharType="end"/>
      </w:r>
      <w:r>
        <w:t xml:space="preserve"> for non-xpath and non-java functions used in expressions below.</w:t>
      </w:r>
    </w:p>
    <w:p w14:paraId="3A715F29" w14:textId="77777777" w:rsidR="00DE04FF" w:rsidRDefault="00DE04FF" w:rsidP="00546F13"/>
    <w:p w14:paraId="2A5C83E8" w14:textId="77777777"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AcknowledgeAllocateResource.xsd),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14:paraId="3D2E24AA" w14:textId="7A506053" w:rsidR="00DC41D7" w:rsidRDefault="00DC41D7" w:rsidP="004A11C5">
      <w:pPr>
        <w:pStyle w:val="Heading5"/>
      </w:pPr>
      <w:bookmarkStart w:id="260" w:name="_Ref395213533"/>
      <w:bookmarkStart w:id="261" w:name="_Toc456813604"/>
      <w:bookmarkStart w:id="262" w:name="_Ref456813780"/>
      <w:r>
        <w:t>Set up for xsd:any</w:t>
      </w:r>
      <w:bookmarkEnd w:id="261"/>
      <w:bookmarkEnd w:id="262"/>
    </w:p>
    <w:p w14:paraId="7A08C7B9" w14:textId="75192E84" w:rsidR="00DC41D7" w:rsidRDefault="00DC41D7" w:rsidP="00DC41D7">
      <w:r>
        <w:t>OAGIS uses xsd:any with the processContents = “strict” and any namespace. An ACC and an ASCCP shall be created for such xsd:any.</w:t>
      </w:r>
    </w:p>
    <w:p w14:paraId="621A625B" w14:textId="293C262F" w:rsidR="00DC41D7" w:rsidRDefault="00DC41D7" w:rsidP="00DC41D7"/>
    <w:p w14:paraId="42E2BAC7" w14:textId="28F6A5D7" w:rsidR="00DC41D7" w:rsidRPr="009F03A1" w:rsidRDefault="00DC41D7" w:rsidP="00DC41D7">
      <w:pPr>
        <w:rPr>
          <w:b/>
          <w:bCs/>
        </w:rPr>
      </w:pPr>
      <w:r w:rsidRPr="009F03A1">
        <w:rPr>
          <w:b/>
          <w:bCs/>
        </w:rPr>
        <w:t xml:space="preserve">Populate the ACC table as described in </w:t>
      </w:r>
      <w:r w:rsidRPr="009F03A1">
        <w:rPr>
          <w:b/>
          <w:bCs/>
        </w:rPr>
        <w:fldChar w:fldCharType="begin"/>
      </w:r>
      <w:r w:rsidRPr="009F03A1">
        <w:rPr>
          <w:b/>
          <w:bCs/>
        </w:rPr>
        <w:instrText xml:space="preserve"> REF _Ref396313037 \r \h </w:instrText>
      </w:r>
      <w:r w:rsidRPr="009F03A1">
        <w:rPr>
          <w:b/>
          <w:bCs/>
        </w:rPr>
      </w:r>
      <w:r w:rsidR="009F03A1">
        <w:rPr>
          <w:b/>
          <w:bCs/>
        </w:rPr>
        <w:instrText xml:space="preserve"> \* MERGEFORMAT </w:instrText>
      </w:r>
      <w:r w:rsidRPr="009F03A1">
        <w:rPr>
          <w:b/>
          <w:bCs/>
        </w:rPr>
        <w:fldChar w:fldCharType="separate"/>
      </w:r>
      <w:r w:rsidR="00632C6D">
        <w:rPr>
          <w:b/>
          <w:bCs/>
        </w:rPr>
        <w:t>3.1.1.14.3</w:t>
      </w:r>
      <w:r w:rsidRPr="009F03A1">
        <w:rPr>
          <w:b/>
          <w:bCs/>
        </w:rPr>
        <w:fldChar w:fldCharType="end"/>
      </w:r>
      <w:r w:rsidRPr="009F03A1">
        <w:rPr>
          <w:b/>
          <w:bCs/>
        </w:rPr>
        <w:t xml:space="preserve"> below, except the following.</w:t>
      </w:r>
    </w:p>
    <w:p w14:paraId="7D39A6F8" w14:textId="77777777" w:rsidR="00DC41D7" w:rsidRDefault="00DC41D7" w:rsidP="00DC41D7"/>
    <w:p w14:paraId="2B30EBB1" w14:textId="4A09263E" w:rsidR="009F03A1" w:rsidRDefault="009F03A1" w:rsidP="00DC41D7">
      <w:pPr>
        <w:rPr>
          <w:rStyle w:val="CodeChar"/>
        </w:rPr>
      </w:pPr>
      <w:r>
        <w:rPr>
          <w:rStyle w:val="CodeChar"/>
        </w:rPr>
        <w:t xml:space="preserve">guid = </w:t>
      </w:r>
      <w:r w:rsidRPr="009F03A1">
        <w:t>Generate a new GUID</w:t>
      </w:r>
      <w:r>
        <w:rPr>
          <w:rStyle w:val="CodeChar"/>
        </w:rPr>
        <w:t>.</w:t>
      </w:r>
    </w:p>
    <w:p w14:paraId="2750F089" w14:textId="0C7CCF7F" w:rsidR="00DC41D7" w:rsidRDefault="00DC41D7" w:rsidP="00DC41D7">
      <w:r>
        <w:rPr>
          <w:rStyle w:val="CodeChar"/>
        </w:rPr>
        <w:t>object_class_term</w:t>
      </w:r>
      <w:r w:rsidRPr="00A159CE">
        <w:t xml:space="preserve"> = </w:t>
      </w:r>
      <w:r w:rsidRPr="00DC41D7">
        <w:rPr>
          <w:rStyle w:val="CodeChar"/>
        </w:rPr>
        <w:t>“Any Structured Content”</w:t>
      </w:r>
    </w:p>
    <w:p w14:paraId="25D4A4B2" w14:textId="5F8A7B66" w:rsidR="00DC41D7" w:rsidRDefault="008F6D52" w:rsidP="00DC41D7">
      <w:pPr>
        <w:rPr>
          <w:rFonts w:asciiTheme="minorBidi" w:hAnsiTheme="minorBidi"/>
          <w:noProof/>
          <w:sz w:val="24"/>
        </w:rPr>
      </w:pPr>
      <w:r>
        <w:rPr>
          <w:rStyle w:val="CodeChar"/>
        </w:rPr>
        <w:t>definition</w:t>
      </w:r>
      <w:r w:rsidRPr="00A159CE">
        <w:t xml:space="preserve"> = </w:t>
      </w:r>
      <w:r>
        <w:t>“</w:t>
      </w:r>
      <w:r>
        <w:rPr>
          <w:rStyle w:val="CodeChar"/>
        </w:rPr>
        <w:t xml:space="preserve">This is corresponding to the </w:t>
      </w:r>
      <w:r w:rsidRPr="008F6D52">
        <w:rPr>
          <w:rFonts w:asciiTheme="minorBidi" w:hAnsiTheme="minorBidi"/>
          <w:noProof/>
          <w:sz w:val="24"/>
        </w:rPr>
        <w:t>xsd:any with the processContents = “strict” and any namespace</w:t>
      </w:r>
      <w:r>
        <w:rPr>
          <w:rFonts w:asciiTheme="minorBidi" w:hAnsiTheme="minorBidi"/>
          <w:noProof/>
          <w:sz w:val="24"/>
        </w:rPr>
        <w:t>.”</w:t>
      </w:r>
    </w:p>
    <w:p w14:paraId="5EACED77" w14:textId="67B7BBF4" w:rsidR="008F6D52" w:rsidRDefault="008F6D52" w:rsidP="00DC41D7">
      <w:pPr>
        <w:rPr>
          <w:rFonts w:asciiTheme="minorBidi" w:hAnsiTheme="minorBidi"/>
          <w:noProof/>
          <w:sz w:val="24"/>
        </w:rPr>
      </w:pPr>
      <w:r>
        <w:rPr>
          <w:rFonts w:asciiTheme="minorBidi" w:hAnsiTheme="minorBidi"/>
          <w:noProof/>
          <w:sz w:val="24"/>
        </w:rPr>
        <w:t>based_acc_id = null.</w:t>
      </w:r>
    </w:p>
    <w:p w14:paraId="0EB25BE1" w14:textId="767D129E" w:rsidR="008F6D52" w:rsidRDefault="008F6D52" w:rsidP="00DC41D7">
      <w:r>
        <w:rPr>
          <w:rStyle w:val="CodeChar"/>
        </w:rPr>
        <w:t>oagis_component_type</w:t>
      </w:r>
      <w:r w:rsidRPr="00A159CE">
        <w:t xml:space="preserve"> =</w:t>
      </w:r>
      <w:r>
        <w:t xml:space="preserve"> </w:t>
      </w:r>
      <w:r>
        <w:rPr>
          <w:rStyle w:val="CodeChar"/>
        </w:rPr>
        <w:t>5</w:t>
      </w:r>
      <w:r>
        <w:t>.</w:t>
      </w:r>
      <w:r w:rsidR="009F03A1">
        <w:t xml:space="preserve"> (</w:t>
      </w:r>
      <w:r w:rsidR="009F03A1" w:rsidRPr="009F03A1">
        <w:rPr>
          <w:rStyle w:val="CodeChar"/>
        </w:rPr>
        <w:t>5 = “Embedded”</w:t>
      </w:r>
      <w:r w:rsidR="009F03A1">
        <w:t>)</w:t>
      </w:r>
    </w:p>
    <w:p w14:paraId="19240522" w14:textId="44C9131A" w:rsidR="009F03A1" w:rsidRDefault="009F03A1" w:rsidP="00DC41D7">
      <w:r>
        <w:rPr>
          <w:rStyle w:val="CodeChar"/>
        </w:rPr>
        <w:t>m</w:t>
      </w:r>
      <w:r w:rsidRPr="009F03A1">
        <w:rPr>
          <w:rStyle w:val="CodeChar"/>
        </w:rPr>
        <w:t>odule_id</w:t>
      </w:r>
      <w:r>
        <w:t xml:space="preserve"> = </w:t>
      </w:r>
      <w:r w:rsidRPr="009F03A1">
        <w:rPr>
          <w:rStyle w:val="CodeChar"/>
        </w:rPr>
        <w:t>null</w:t>
      </w:r>
      <w:r>
        <w:t>.</w:t>
      </w:r>
    </w:p>
    <w:p w14:paraId="5903744B" w14:textId="209D5B30" w:rsidR="008F6D52" w:rsidRDefault="009F03A1" w:rsidP="00DC41D7">
      <w:r w:rsidRPr="009F03A1">
        <w:rPr>
          <w:rStyle w:val="CodeChar"/>
        </w:rPr>
        <w:t>namespace_id</w:t>
      </w:r>
      <w:r>
        <w:t xml:space="preserve"> = </w:t>
      </w:r>
      <w:r w:rsidRPr="009F03A1">
        <w:rPr>
          <w:rStyle w:val="CodeChar"/>
        </w:rPr>
        <w:t>null</w:t>
      </w:r>
      <w:r>
        <w:t>.</w:t>
      </w:r>
    </w:p>
    <w:p w14:paraId="4FC014F5" w14:textId="36422633" w:rsidR="009F03A1" w:rsidRDefault="009F03A1" w:rsidP="00DC41D7">
      <w:pPr>
        <w:rPr>
          <w:rStyle w:val="CodeChar"/>
        </w:rPr>
      </w:pPr>
      <w:r>
        <w:rPr>
          <w:rStyle w:val="CodeChar"/>
        </w:rPr>
        <w:t>is_abstract = false.</w:t>
      </w:r>
    </w:p>
    <w:p w14:paraId="22C03152" w14:textId="77777777" w:rsidR="009F03A1" w:rsidRDefault="009F03A1" w:rsidP="00DC41D7"/>
    <w:p w14:paraId="3B724F5F" w14:textId="040DF7F1" w:rsidR="00DC41D7" w:rsidRPr="009F03A1" w:rsidRDefault="009F03A1" w:rsidP="00DC41D7">
      <w:pPr>
        <w:rPr>
          <w:b/>
          <w:bCs/>
        </w:rPr>
      </w:pPr>
      <w:r w:rsidRPr="009F03A1">
        <w:rPr>
          <w:b/>
          <w:bCs/>
        </w:rPr>
        <w:t xml:space="preserve">Populate the ASCCP table as described in </w:t>
      </w:r>
      <w:r w:rsidR="00DC41D7" w:rsidRPr="009F03A1">
        <w:rPr>
          <w:b/>
          <w:bCs/>
        </w:rPr>
        <w:fldChar w:fldCharType="begin"/>
      </w:r>
      <w:r w:rsidR="00DC41D7" w:rsidRPr="009F03A1">
        <w:rPr>
          <w:b/>
          <w:bCs/>
        </w:rPr>
        <w:instrText xml:space="preserve"> REF _Ref456811606 \r \h </w:instrText>
      </w:r>
      <w:r w:rsidR="00DC41D7" w:rsidRPr="009F03A1">
        <w:rPr>
          <w:b/>
          <w:bCs/>
        </w:rPr>
      </w:r>
      <w:r>
        <w:rPr>
          <w:b/>
          <w:bCs/>
        </w:rPr>
        <w:instrText xml:space="preserve"> \* MERGEFORMAT </w:instrText>
      </w:r>
      <w:r w:rsidR="00DC41D7" w:rsidRPr="009F03A1">
        <w:rPr>
          <w:b/>
          <w:bCs/>
        </w:rPr>
        <w:fldChar w:fldCharType="separate"/>
      </w:r>
      <w:r w:rsidR="00632C6D">
        <w:rPr>
          <w:b/>
          <w:bCs/>
        </w:rPr>
        <w:t>3.1.1.14.2</w:t>
      </w:r>
      <w:r w:rsidR="00DC41D7" w:rsidRPr="009F03A1">
        <w:rPr>
          <w:b/>
          <w:bCs/>
        </w:rPr>
        <w:fldChar w:fldCharType="end"/>
      </w:r>
      <w:r w:rsidR="00DC41D7" w:rsidRPr="009F03A1">
        <w:rPr>
          <w:b/>
          <w:bCs/>
        </w:rPr>
        <w:t xml:space="preserve"> </w:t>
      </w:r>
      <w:r w:rsidRPr="009F03A1">
        <w:rPr>
          <w:b/>
          <w:bCs/>
        </w:rPr>
        <w:t>below, except the following.</w:t>
      </w:r>
    </w:p>
    <w:p w14:paraId="6F24201F" w14:textId="4B9BDB6D" w:rsidR="009F03A1" w:rsidRDefault="009F03A1" w:rsidP="00DC41D7"/>
    <w:p w14:paraId="163FBEF5" w14:textId="77777777" w:rsidR="009F03A1" w:rsidRDefault="009F03A1" w:rsidP="009F03A1">
      <w:pPr>
        <w:rPr>
          <w:rStyle w:val="CodeChar"/>
        </w:rPr>
      </w:pPr>
      <w:r>
        <w:rPr>
          <w:rStyle w:val="CodeChar"/>
        </w:rPr>
        <w:t xml:space="preserve">guid = </w:t>
      </w:r>
      <w:r w:rsidRPr="009F03A1">
        <w:t>Generate a new GUID</w:t>
      </w:r>
      <w:r>
        <w:rPr>
          <w:rStyle w:val="CodeChar"/>
        </w:rPr>
        <w:t>.</w:t>
      </w:r>
    </w:p>
    <w:p w14:paraId="1B0431A7" w14:textId="556B39B6" w:rsidR="009F03A1" w:rsidRDefault="009F03A1" w:rsidP="009F03A1">
      <w:r>
        <w:rPr>
          <w:rStyle w:val="CodeChar"/>
        </w:rPr>
        <w:t>property_term</w:t>
      </w:r>
      <w:r>
        <w:t xml:space="preserve"> = </w:t>
      </w:r>
      <w:r>
        <w:rPr>
          <w:rStyle w:val="CodeChar"/>
        </w:rPr>
        <w:t>“Any Property”</w:t>
      </w:r>
      <w:r>
        <w:t>.</w:t>
      </w:r>
    </w:p>
    <w:p w14:paraId="353DB320" w14:textId="47C96413" w:rsidR="009F03A1" w:rsidRDefault="009F03A1" w:rsidP="00DC41D7">
      <w:r>
        <w:rPr>
          <w:rStyle w:val="CodeChar"/>
        </w:rPr>
        <w:t>role_of_acc_id</w:t>
      </w:r>
      <w:r>
        <w:t xml:space="preserve"> = Point to the ACC entry above.</w:t>
      </w:r>
    </w:p>
    <w:p w14:paraId="1410FDAE" w14:textId="3F4A2AE2" w:rsidR="009F03A1" w:rsidRDefault="009F03A1" w:rsidP="00DC41D7">
      <w:pPr>
        <w:rPr>
          <w:rStyle w:val="CodeChar"/>
        </w:rPr>
      </w:pPr>
      <w:r>
        <w:rPr>
          <w:rStyle w:val="CodeChar"/>
        </w:rPr>
        <w:t>d</w:t>
      </w:r>
      <w:r w:rsidRPr="009F03A1">
        <w:rPr>
          <w:rStyle w:val="CodeChar"/>
        </w:rPr>
        <w:t>en</w:t>
      </w:r>
      <w:r>
        <w:t xml:space="preserve"> = </w:t>
      </w:r>
      <w:r w:rsidRPr="009F03A1">
        <w:rPr>
          <w:rStyle w:val="CodeChar"/>
        </w:rPr>
        <w:t>“Any Property. Any Structured Content”</w:t>
      </w:r>
    </w:p>
    <w:p w14:paraId="1B5C0209" w14:textId="2D958D1F" w:rsidR="009F03A1" w:rsidRDefault="009F03A1" w:rsidP="00DC41D7">
      <w:pPr>
        <w:rPr>
          <w:rStyle w:val="CodeChar"/>
        </w:rPr>
      </w:pPr>
      <w:r>
        <w:rPr>
          <w:rStyle w:val="CodeChar"/>
        </w:rPr>
        <w:lastRenderedPageBreak/>
        <w:t>is_nillable = false.</w:t>
      </w:r>
    </w:p>
    <w:p w14:paraId="7CCD6B7B" w14:textId="77777777" w:rsidR="009F03A1" w:rsidRDefault="009F03A1" w:rsidP="009F03A1">
      <w:r w:rsidRPr="00725F3C">
        <w:rPr>
          <w:rStyle w:val="CodeChar"/>
        </w:rPr>
        <w:t>namespace_id</w:t>
      </w:r>
      <w:r>
        <w:t xml:space="preserve"> = </w:t>
      </w:r>
      <w:r w:rsidRPr="00725F3C">
        <w:rPr>
          <w:rStyle w:val="CodeChar"/>
        </w:rPr>
        <w:t>null</w:t>
      </w:r>
      <w:r>
        <w:t>.</w:t>
      </w:r>
    </w:p>
    <w:p w14:paraId="17644F9A" w14:textId="77777777" w:rsidR="009F03A1" w:rsidRDefault="009F03A1" w:rsidP="009F03A1">
      <w:r>
        <w:rPr>
          <w:rStyle w:val="CodeChar"/>
        </w:rPr>
        <w:t>m</w:t>
      </w:r>
      <w:r w:rsidRPr="009F03A1">
        <w:rPr>
          <w:rStyle w:val="CodeChar"/>
        </w:rPr>
        <w:t>odule_id</w:t>
      </w:r>
      <w:r>
        <w:t xml:space="preserve"> = </w:t>
      </w:r>
      <w:r w:rsidRPr="009F03A1">
        <w:rPr>
          <w:rStyle w:val="CodeChar"/>
        </w:rPr>
        <w:t>null</w:t>
      </w:r>
      <w:r>
        <w:t>.</w:t>
      </w:r>
    </w:p>
    <w:p w14:paraId="5D53BACC" w14:textId="4C4E29AA" w:rsidR="009F03A1" w:rsidRPr="00DC41D7" w:rsidRDefault="009F03A1" w:rsidP="00DC41D7">
      <w:r>
        <w:rPr>
          <w:rStyle w:val="CodeChar"/>
        </w:rPr>
        <w:t>r</w:t>
      </w:r>
      <w:r w:rsidRPr="00C9519C">
        <w:rPr>
          <w:rStyle w:val="CodeChar"/>
        </w:rPr>
        <w:t>eusable_Indicator</w:t>
      </w:r>
      <w:r>
        <w:t xml:space="preserve"> = </w:t>
      </w:r>
      <w:r w:rsidRPr="009F03A1">
        <w:rPr>
          <w:rStyle w:val="CodeChar"/>
        </w:rPr>
        <w:t>true</w:t>
      </w:r>
      <w:r>
        <w:t>.</w:t>
      </w:r>
    </w:p>
    <w:p w14:paraId="3A3D3738" w14:textId="1C211BA4" w:rsidR="001B0F02" w:rsidRDefault="001B0F02" w:rsidP="004A11C5">
      <w:pPr>
        <w:pStyle w:val="Heading5"/>
      </w:pPr>
      <w:bookmarkStart w:id="263" w:name="_Ref456811606"/>
      <w:bookmarkStart w:id="264" w:name="_Toc456813605"/>
      <w:r>
        <w:t xml:space="preserve">Populate </w:t>
      </w:r>
      <w:r w:rsidR="00D162F7">
        <w:t>the</w:t>
      </w:r>
      <w:r>
        <w:t xml:space="preserve"> ASCCP table</w:t>
      </w:r>
      <w:bookmarkEnd w:id="260"/>
      <w:bookmarkEnd w:id="263"/>
      <w:bookmarkEnd w:id="264"/>
    </w:p>
    <w:p w14:paraId="597C3450" w14:textId="77777777" w:rsidR="001B0F02" w:rsidRDefault="00A159CE" w:rsidP="001B0F02">
      <w:r>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14:paraId="0CEFBA28" w14:textId="77777777" w:rsidR="0030614E" w:rsidRDefault="0030614E" w:rsidP="001B0F02"/>
    <w:p w14:paraId="63C542E2" w14:textId="4418075F" w:rsidR="008C0E16" w:rsidRDefault="00A43A70" w:rsidP="001B0F02">
      <w:r>
        <w:rPr>
          <w:rStyle w:val="CodeChar"/>
        </w:rPr>
        <w:t>asccp_id</w:t>
      </w:r>
      <w:r w:rsidR="008C0E16">
        <w:t xml:space="preserve"> = </w:t>
      </w:r>
      <w:r w:rsidR="001D04FD" w:rsidRPr="00A159CE">
        <w:t>Auto-generate database key.</w:t>
      </w:r>
    </w:p>
    <w:p w14:paraId="21A3B457" w14:textId="62AD2E33" w:rsidR="008C0E16" w:rsidRDefault="00A43A70" w:rsidP="001B0F02">
      <w:r>
        <w:rPr>
          <w:rStyle w:val="CodeChar"/>
        </w:rPr>
        <w:t>guid</w:t>
      </w:r>
      <w:r w:rsidR="008C0E16">
        <w:t xml:space="preserve"> = </w:t>
      </w:r>
      <w:r w:rsidR="001D04FD" w:rsidRPr="00A159CE">
        <w:t xml:space="preserve">Get from </w:t>
      </w:r>
      <w:r w:rsidR="001D04FD" w:rsidRPr="00A159CE">
        <w:rPr>
          <w:rStyle w:val="CodeChar"/>
        </w:rPr>
        <w:t>./@id</w:t>
      </w:r>
      <w:r w:rsidR="001D04FD" w:rsidRPr="00A159CE">
        <w:t>.</w:t>
      </w:r>
    </w:p>
    <w:p w14:paraId="204A3816" w14:textId="77777777" w:rsidR="008C0E16" w:rsidRDefault="00CF7449" w:rsidP="001B0F02">
      <w:r>
        <w:rPr>
          <w:rStyle w:val="CodeChar"/>
        </w:rPr>
        <w:t>property_term</w:t>
      </w:r>
      <w:r w:rsidR="008C0E16">
        <w:t xml:space="preserve"> = </w:t>
      </w:r>
      <w:r w:rsidR="001D04FD" w:rsidRPr="00F7252C">
        <w:rPr>
          <w:rStyle w:val="CodeChar"/>
        </w:rPr>
        <w:t>SpaceSeparate(./@name</w:t>
      </w:r>
      <w:r w:rsidR="001D04FD">
        <w:rPr>
          <w:rStyle w:val="CodeChar"/>
        </w:rPr>
        <w:t>)</w:t>
      </w:r>
      <w:r w:rsidR="001D04FD">
        <w:t>.</w:t>
      </w:r>
    </w:p>
    <w:p w14:paraId="5A566C99" w14:textId="77777777" w:rsidR="008C0E16" w:rsidRDefault="00B66EC6" w:rsidP="001B0F02">
      <w:r>
        <w:rPr>
          <w:rStyle w:val="CodeChar"/>
        </w:rPr>
        <w:t>definition</w:t>
      </w:r>
      <w:r w:rsidR="008C0E16">
        <w:t xml:space="preserve"> = </w:t>
      </w:r>
      <w:r w:rsidR="004D0382" w:rsidRPr="00F7252C">
        <w:rPr>
          <w:rStyle w:val="CodeChar"/>
        </w:rPr>
        <w:t>./xsd:annotation/xsd:documentation</w:t>
      </w:r>
      <w:r w:rsidR="004D0382">
        <w:t>.</w:t>
      </w:r>
    </w:p>
    <w:p w14:paraId="409103CC" w14:textId="79149923" w:rsidR="008C0E16" w:rsidRDefault="001B586F" w:rsidP="001B0F02">
      <w:r>
        <w:rPr>
          <w:rStyle w:val="CodeChar"/>
        </w:rPr>
        <w:t>role_of_acc_id</w:t>
      </w:r>
      <w:r w:rsidR="008C0E16">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w:t>
      </w:r>
      <w:r w:rsidR="00C17670">
        <w:rPr>
          <w:rStyle w:val="CodeChar"/>
        </w:rPr>
        <w:t>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w:t>
      </w:r>
      <w:r w:rsidR="00736ABC">
        <w:rPr>
          <w:rStyle w:val="CodeChar"/>
        </w:rPr>
        <w:t>den</w:t>
      </w:r>
      <w:r w:rsidR="00AD2A42" w:rsidRPr="00AD2A42">
        <w:rPr>
          <w:rStyle w:val="CodeChar"/>
        </w:rPr>
        <w:t>)</w:t>
      </w:r>
      <w:r w:rsidR="00936B8E">
        <w:t xml:space="preserve"> to get the </w:t>
      </w:r>
      <w:r w:rsidR="00936B8E" w:rsidRPr="00F7252C">
        <w:rPr>
          <w:rStyle w:val="CodeChar"/>
        </w:rPr>
        <w:t>ACC.</w:t>
      </w:r>
      <w:r w:rsidR="00C17670">
        <w:rPr>
          <w:rStyle w:val="CodeChar"/>
        </w:rPr>
        <w:t>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w:t>
      </w:r>
      <w:r w:rsidR="00C17670">
        <w:rPr>
          <w:rStyle w:val="CodeChar"/>
        </w:rPr>
        <w:t>acc_id</w:t>
      </w:r>
      <w:r w:rsidR="0030614E">
        <w:t>, that means the ACC has not been created</w:t>
      </w:r>
      <w:r w:rsidR="00BA4CBE">
        <w:t xml:space="preserve"> (another option is to match the GUID instead by 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632C6D">
        <w:t>3.1.1.14.3</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7"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w:t>
      </w:r>
      <w:r w:rsidR="00C17670">
        <w:rPr>
          <w:rStyle w:val="CodeChar"/>
        </w:rPr>
        <w:t>acc_id</w:t>
      </w:r>
      <w:r w:rsidR="00FF3F9E">
        <w:t xml:space="preserve"> representing the group, and typically the look up shouldn’t find it and that it needs to be created at the same time as its ASCCP counterpart.</w:t>
      </w:r>
    </w:p>
    <w:p w14:paraId="164B7743" w14:textId="5AB4CF30" w:rsidR="00602D01" w:rsidRDefault="00736ABC" w:rsidP="001B0F02">
      <w:pPr>
        <w:rPr>
          <w:ins w:id="265" w:author="Kulvatunyou, Boonserm (Fed)" w:date="2016-07-10T21:46:00Z"/>
          <w:rStyle w:val="CodeChar"/>
        </w:rPr>
      </w:pPr>
      <w:r>
        <w:rPr>
          <w:rStyle w:val="CodeChar"/>
        </w:rPr>
        <w:t>den</w:t>
      </w:r>
      <w:r w:rsidR="00602D01">
        <w:t xml:space="preserve"> = </w:t>
      </w:r>
      <w:r w:rsidR="00CF7449">
        <w:rPr>
          <w:rStyle w:val="CodeChar"/>
        </w:rPr>
        <w:t>property_term</w:t>
      </w:r>
      <w:r w:rsidR="00602D01">
        <w:rPr>
          <w:rStyle w:val="CodeChar"/>
        </w:rPr>
        <w:t xml:space="preserve"> + “. ”</w:t>
      </w:r>
      <w:r w:rsidR="001A4287">
        <w:rPr>
          <w:rStyle w:val="CodeChar"/>
        </w:rPr>
        <w:t xml:space="preserve"> + </w:t>
      </w:r>
      <w:r w:rsidR="008D43F2">
        <w:rPr>
          <w:rStyle w:val="CodeChar"/>
        </w:rPr>
        <w:t>First(ACC(</w:t>
      </w:r>
      <w:r w:rsidR="001B586F">
        <w:rPr>
          <w:rStyle w:val="CodeChar"/>
        </w:rPr>
        <w:t>role_of_acc_id</w:t>
      </w:r>
      <w:r w:rsidR="008D43F2">
        <w:rPr>
          <w:rStyle w:val="CodeChar"/>
        </w:rPr>
        <w:t>).</w:t>
      </w:r>
      <w:r>
        <w:rPr>
          <w:rStyle w:val="CodeChar"/>
        </w:rPr>
        <w:t>den</w:t>
      </w:r>
      <w:commentRangeStart w:id="266"/>
      <w:r w:rsidR="008D43F2">
        <w:rPr>
          <w:rStyle w:val="CodeChar"/>
        </w:rPr>
        <w:t>)</w:t>
      </w:r>
      <w:r w:rsidR="00602D01">
        <w:t>.</w:t>
      </w:r>
      <w:commentRangeEnd w:id="266"/>
      <w:r w:rsidR="000E2679">
        <w:rPr>
          <w:rStyle w:val="CommentReference"/>
        </w:rPr>
        <w:commentReference w:id="266"/>
      </w:r>
      <w:r w:rsidR="00FF3F9E">
        <w:t xml:space="preserve"> For </w:t>
      </w:r>
      <w:r w:rsidR="00FF3F9E" w:rsidRPr="00FF3F9E">
        <w:rPr>
          <w:rStyle w:val="CodeChar"/>
        </w:rPr>
        <w:t>xsd:group</w:t>
      </w:r>
      <w:r w:rsidR="00FF3F9E">
        <w:t xml:space="preserve">, this is basically </w:t>
      </w:r>
      <w:r w:rsidR="00FF3F9E" w:rsidRPr="00FF3F9E">
        <w:rPr>
          <w:rStyle w:val="CodeChar"/>
        </w:rPr>
        <w:t xml:space="preserve"> </w:t>
      </w:r>
      <w:r w:rsidR="00CF7449">
        <w:rPr>
          <w:rStyle w:val="CodeChar"/>
          <w:highlight w:val="yellow"/>
        </w:rPr>
        <w:t>property_term</w:t>
      </w:r>
      <w:r w:rsidR="00FF3F9E" w:rsidRPr="00FF3F9E">
        <w:rPr>
          <w:rStyle w:val="CodeChar"/>
          <w:highlight w:val="yellow"/>
        </w:rPr>
        <w:t xml:space="preserve"> + “. ” + </w:t>
      </w:r>
      <w:r w:rsidR="00CF7449">
        <w:rPr>
          <w:rStyle w:val="CodeChar"/>
          <w:highlight w:val="yellow"/>
        </w:rPr>
        <w:t>property_term</w:t>
      </w:r>
      <w:r w:rsidR="00FF3F9E" w:rsidRPr="00FF3F9E">
        <w:rPr>
          <w:rStyle w:val="CodeChar"/>
          <w:highlight w:val="yellow"/>
        </w:rPr>
        <w:t>.</w:t>
      </w:r>
    </w:p>
    <w:p w14:paraId="657D5DD2" w14:textId="0CA2F634" w:rsidR="003E3599" w:rsidRPr="003E3599" w:rsidRDefault="003E3599" w:rsidP="001B0F02">
      <w:pPr>
        <w:rPr>
          <w:rFonts w:cs="Angsana New"/>
          <w:lang w:bidi="th-TH"/>
        </w:rPr>
      </w:pPr>
      <w:ins w:id="267" w:author="Kulvatunyou, Boonserm (Fed)" w:date="2016-07-10T21:47:00Z">
        <w:r>
          <w:rPr>
            <w:rStyle w:val="CodeChar"/>
            <w:rFonts w:cs="Angsana New"/>
            <w:lang w:bidi="th-TH"/>
          </w:rPr>
          <w:t>i</w:t>
        </w:r>
      </w:ins>
      <w:ins w:id="268" w:author="Kulvatunyou, Boonserm (Fed)" w:date="2016-07-10T21:46:00Z">
        <w:r>
          <w:rPr>
            <w:rStyle w:val="CodeChar"/>
            <w:rFonts w:cs="Angsana New"/>
            <w:lang w:bidi="th-TH"/>
          </w:rPr>
          <w:t>s_nillable</w:t>
        </w:r>
        <w:r w:rsidRPr="003E3599">
          <w:t xml:space="preserve"> = </w:t>
        </w:r>
        <w:r>
          <w:rPr>
            <w:rStyle w:val="CodeChar"/>
            <w:rFonts w:cs="Angsana New"/>
            <w:lang w:bidi="th-TH"/>
          </w:rPr>
          <w:t>count(@nillable) =</w:t>
        </w:r>
      </w:ins>
      <w:ins w:id="269" w:author="Kulvatunyou, Boonserm (Fed)" w:date="2016-07-10T22:25:00Z">
        <w:r w:rsidR="00741163">
          <w:rPr>
            <w:rStyle w:val="CodeChar"/>
            <w:rFonts w:cs="Angsana New"/>
            <w:lang w:bidi="th-TH"/>
          </w:rPr>
          <w:t>=</w:t>
        </w:r>
      </w:ins>
      <w:ins w:id="270" w:author="Kulvatunyou, Boonserm (Fed)" w:date="2016-07-10T21:46:00Z">
        <w:r>
          <w:rPr>
            <w:rStyle w:val="CodeChar"/>
            <w:rFonts w:cs="Angsana New"/>
            <w:lang w:bidi="th-TH"/>
          </w:rPr>
          <w:t xml:space="preserve"> 0 ? </w:t>
        </w:r>
      </w:ins>
      <w:ins w:id="271" w:author="Kulvatunyou, Boonserm (Fed)" w:date="2016-07-10T21:47:00Z">
        <w:r>
          <w:rPr>
            <w:rStyle w:val="CodeChar"/>
            <w:rFonts w:cs="Angsana New"/>
            <w:lang w:bidi="th-TH"/>
          </w:rPr>
          <w:t>false : @nillable.</w:t>
        </w:r>
      </w:ins>
    </w:p>
    <w:p w14:paraId="682B0A1F" w14:textId="48375BB0" w:rsidR="008C0E16" w:rsidRDefault="00127238" w:rsidP="001B0F02">
      <w:r>
        <w:rPr>
          <w:rStyle w:val="CodeChar"/>
        </w:rPr>
        <w:t>created_by</w:t>
      </w:r>
      <w:r w:rsidR="008C0E16">
        <w:t xml:space="preserve"> = </w:t>
      </w:r>
      <w:r w:rsidR="00936B8E" w:rsidRPr="00A159CE">
        <w:rPr>
          <w:rStyle w:val="CodeChar"/>
        </w:rPr>
        <w:t>“oagis”</w:t>
      </w:r>
      <w:r w:rsidR="00936B8E" w:rsidRPr="00A159CE">
        <w:t>.</w:t>
      </w:r>
    </w:p>
    <w:p w14:paraId="0EC55871" w14:textId="778C0D52" w:rsidR="00725F3C" w:rsidRDefault="00725F3C" w:rsidP="001B0F02">
      <w:r w:rsidRPr="002F5A6B">
        <w:rPr>
          <w:rStyle w:val="CodeChar"/>
        </w:rPr>
        <w:t>owner_user_id</w:t>
      </w:r>
      <w:r>
        <w:t xml:space="preserve"> = </w:t>
      </w:r>
      <w:r w:rsidRPr="002F5A6B">
        <w:rPr>
          <w:rStyle w:val="CodeChar"/>
        </w:rPr>
        <w:t>“oagis”</w:t>
      </w:r>
      <w:r>
        <w:t>.</w:t>
      </w:r>
    </w:p>
    <w:p w14:paraId="56303DB9" w14:textId="77777777" w:rsidR="008C0E16" w:rsidRDefault="00127238" w:rsidP="001B0F02">
      <w:r>
        <w:rPr>
          <w:rStyle w:val="CodeChar"/>
        </w:rPr>
        <w:t>last_updated_by</w:t>
      </w:r>
      <w:r w:rsidR="008C0E16">
        <w:t xml:space="preserve"> = </w:t>
      </w:r>
      <w:r w:rsidR="00936B8E" w:rsidRPr="00A159CE">
        <w:rPr>
          <w:rStyle w:val="CodeChar"/>
        </w:rPr>
        <w:t>“oagis”</w:t>
      </w:r>
      <w:r w:rsidR="00936B8E" w:rsidRPr="00A159CE">
        <w:t>.</w:t>
      </w:r>
    </w:p>
    <w:p w14:paraId="13BCC2B8" w14:textId="77777777" w:rsidR="008C0E16" w:rsidRDefault="00127238" w:rsidP="001B0F02">
      <w:r>
        <w:rPr>
          <w:rStyle w:val="CodeChar"/>
        </w:rPr>
        <w:t>creation_timestamp</w:t>
      </w:r>
      <w:r w:rsidR="008C0E16">
        <w:t xml:space="preserve"> = </w:t>
      </w:r>
      <w:r w:rsidR="00936B8E">
        <w:t>Current time.</w:t>
      </w:r>
    </w:p>
    <w:p w14:paraId="4B86BE85" w14:textId="77777777" w:rsidR="008C0E16" w:rsidRDefault="00127238" w:rsidP="001B0F02">
      <w:r>
        <w:rPr>
          <w:rStyle w:val="CodeChar"/>
        </w:rPr>
        <w:t>last_update_timestamp</w:t>
      </w:r>
      <w:r w:rsidR="008C0E16">
        <w:t xml:space="preserve"> = </w:t>
      </w:r>
      <w:r w:rsidR="00936B8E">
        <w:t xml:space="preserve">Same as </w:t>
      </w:r>
      <w:r>
        <w:rPr>
          <w:rStyle w:val="CodeChar"/>
        </w:rPr>
        <w:t>creation_timestamp</w:t>
      </w:r>
      <w:r w:rsidR="00936B8E">
        <w:t>.</w:t>
      </w:r>
    </w:p>
    <w:p w14:paraId="0B47DE91" w14:textId="77777777" w:rsidR="008C0E16" w:rsidRDefault="007A6CA8" w:rsidP="001B0F02">
      <w:r w:rsidRPr="007A6CA8">
        <w:rPr>
          <w:rStyle w:val="CodeChar"/>
        </w:rPr>
        <w:t>s</w:t>
      </w:r>
      <w:r w:rsidR="008C0E16" w:rsidRPr="007A6CA8">
        <w:rPr>
          <w:rStyle w:val="CodeChar"/>
        </w:rPr>
        <w:t>tate</w:t>
      </w:r>
      <w:r w:rsidR="008C0E16">
        <w:t xml:space="preserve"> = </w:t>
      </w:r>
      <w:r>
        <w:rPr>
          <w:rStyle w:val="CodeChar"/>
        </w:rPr>
        <w:t>3</w:t>
      </w:r>
      <w:r w:rsidR="0030614E" w:rsidRPr="00A159CE">
        <w:t xml:space="preserve">. </w:t>
      </w:r>
      <w:r w:rsidR="0030614E" w:rsidRPr="00A159CE">
        <w:rPr>
          <w:b/>
          <w:bCs/>
        </w:rPr>
        <w:t>Note:</w:t>
      </w:r>
      <w:r w:rsidR="0030614E" w:rsidRPr="00A159CE">
        <w:t xml:space="preserve"> </w:t>
      </w:r>
      <w:r>
        <w:t>3</w:t>
      </w:r>
      <w:r w:rsidR="0030614E" w:rsidRPr="00A159CE">
        <w:t xml:space="preserve"> means published.</w:t>
      </w:r>
    </w:p>
    <w:p w14:paraId="5F3229E1" w14:textId="52E7F534" w:rsidR="001D04FD" w:rsidRDefault="002F5A6B" w:rsidP="001D04FD">
      <w:r>
        <w:rPr>
          <w:rStyle w:val="CodeChar"/>
        </w:rPr>
        <w:t>m</w:t>
      </w:r>
      <w:r w:rsidR="001D04FD">
        <w:rPr>
          <w:rStyle w:val="CodeChar"/>
        </w:rPr>
        <w:t xml:space="preserve">odule = </w:t>
      </w:r>
      <w:r w:rsidR="001D04FD" w:rsidRPr="001D04FD">
        <w:t xml:space="preserve">Name of the </w:t>
      </w:r>
      <w:r>
        <w:t xml:space="preserve">directory path from the </w:t>
      </w:r>
      <w:r w:rsidRPr="002F5A6B">
        <w:rPr>
          <w:rStyle w:val="CodeChar"/>
        </w:rPr>
        <w:t>Model</w:t>
      </w:r>
      <w:r>
        <w:t xml:space="preserve"> folder</w:t>
      </w:r>
      <w:r w:rsidR="001D04FD" w:rsidRPr="001D04FD">
        <w:t xml:space="preserve"> where the type reside</w:t>
      </w:r>
      <w:r w:rsidR="008F37FB">
        <w:t>s</w:t>
      </w:r>
      <w:r w:rsidR="001D04FD" w:rsidRPr="001D04FD">
        <w:t xml:space="preserve"> without the file extension, e.g., </w:t>
      </w:r>
      <w:r w:rsidRPr="002F5A6B">
        <w:rPr>
          <w:rStyle w:val="CodeChar"/>
        </w:rPr>
        <w:t>Model/Nouns/</w:t>
      </w:r>
      <w:r w:rsidR="001D04FD" w:rsidRPr="002F5A6B">
        <w:rPr>
          <w:rStyle w:val="CodeChar"/>
        </w:rPr>
        <w:t>PurchaseOrder</w:t>
      </w:r>
      <w:r w:rsidR="001D04FD">
        <w:t xml:space="preserve"> for an ASCCP from the </w:t>
      </w:r>
      <w:r w:rsidR="001D04FD" w:rsidRPr="001D04FD">
        <w:rPr>
          <w:rStyle w:val="CodeChar"/>
        </w:rPr>
        <w:t>PurchaseOrder.xsd</w:t>
      </w:r>
      <w:r w:rsidR="001D04FD">
        <w:t>.</w:t>
      </w:r>
    </w:p>
    <w:p w14:paraId="27B6B3D1" w14:textId="74F7C412" w:rsidR="00725F3C" w:rsidRDefault="00725F3C" w:rsidP="001D04FD">
      <w:r w:rsidRPr="00725F3C">
        <w:rPr>
          <w:rStyle w:val="CodeChar"/>
        </w:rPr>
        <w:t>namespace_id</w:t>
      </w:r>
      <w:r>
        <w:t xml:space="preserve"> = </w:t>
      </w:r>
      <w:r w:rsidRPr="00725F3C">
        <w:rPr>
          <w:rStyle w:val="CodeChar"/>
        </w:rPr>
        <w:t>null</w:t>
      </w:r>
      <w:r>
        <w:t>.</w:t>
      </w:r>
    </w:p>
    <w:p w14:paraId="227D8856" w14:textId="2643DC50" w:rsidR="00C9519C" w:rsidRDefault="00725F3C" w:rsidP="001D04FD">
      <w:r>
        <w:rPr>
          <w:rStyle w:val="CodeChar"/>
        </w:rPr>
        <w:t>r</w:t>
      </w:r>
      <w:r w:rsidR="00C9519C" w:rsidRPr="00C9519C">
        <w:rPr>
          <w:rStyle w:val="CodeChar"/>
        </w:rPr>
        <w:t>eusable_Indicator</w:t>
      </w:r>
      <w:r w:rsidR="00C9519C">
        <w:t xml:space="preserve"> = This is always true except the case when the ASCCP is a local element (i.e., </w:t>
      </w:r>
      <w:r w:rsidR="00C9519C" w:rsidRPr="00C9519C">
        <w:rPr>
          <w:rStyle w:val="CodeChar"/>
        </w:rPr>
        <w:t>count(</w:t>
      </w:r>
      <w:hyperlink r:id="rId18" w:history="1">
        <w:r w:rsidR="00FF3F9E" w:rsidRPr="00484F2C">
          <w:rPr>
            <w:rStyle w:val="Hyperlink"/>
            <w:rFonts w:asciiTheme="minorBidi" w:hAnsiTheme="minorBidi"/>
            <w:sz w:val="24"/>
          </w:rPr>
          <w:t>./@ref</w:t>
        </w:r>
      </w:hyperlink>
      <w:r w:rsidR="00C9519C" w:rsidRPr="00C9519C">
        <w:rPr>
          <w:rStyle w:val="CodeChar"/>
        </w:rPr>
        <w:t>) = 0</w:t>
      </w:r>
      <w:r w:rsidR="00C9519C">
        <w:t>).</w:t>
      </w:r>
    </w:p>
    <w:p w14:paraId="33B0DE3C" w14:textId="77777777" w:rsidR="00725F3C" w:rsidRDefault="00725F3C" w:rsidP="00725F3C">
      <w:r w:rsidRPr="002F5A6B">
        <w:rPr>
          <w:rStyle w:val="CodeChar"/>
        </w:rPr>
        <w:t>is_deprecated</w:t>
      </w:r>
      <w:r>
        <w:t xml:space="preserve"> = </w:t>
      </w:r>
      <w:r w:rsidRPr="002F5A6B">
        <w:rPr>
          <w:rStyle w:val="CodeChar"/>
        </w:rPr>
        <w:t>0</w:t>
      </w:r>
      <w:r>
        <w:t>.</w:t>
      </w:r>
    </w:p>
    <w:p w14:paraId="2683FD0F" w14:textId="235B99E2" w:rsidR="00725F3C" w:rsidRDefault="00330E55" w:rsidP="00725F3C">
      <w:r w:rsidRPr="00EB13B1">
        <w:rPr>
          <w:rStyle w:val="CodeChar"/>
        </w:rPr>
        <w:t>revision_num</w:t>
      </w:r>
      <w:r>
        <w:t xml:space="preserve"> = </w:t>
      </w:r>
      <w:r w:rsidRPr="00EB13B1">
        <w:rPr>
          <w:rStyle w:val="CodeChar"/>
        </w:rPr>
        <w:t>0</w:t>
      </w:r>
      <w:r>
        <w:t>.</w:t>
      </w:r>
    </w:p>
    <w:p w14:paraId="308FE837" w14:textId="77777777" w:rsidR="00725F3C" w:rsidRDefault="00725F3C" w:rsidP="00725F3C">
      <w:r w:rsidRPr="00EB13B1">
        <w:rPr>
          <w:rStyle w:val="CodeChar"/>
        </w:rPr>
        <w:t>revision_tracking_num</w:t>
      </w:r>
      <w:r>
        <w:t xml:space="preserve"> = </w:t>
      </w:r>
      <w:r w:rsidRPr="00EB13B1">
        <w:rPr>
          <w:rStyle w:val="CodeChar"/>
        </w:rPr>
        <w:t>0</w:t>
      </w:r>
      <w:r>
        <w:t>.</w:t>
      </w:r>
    </w:p>
    <w:p w14:paraId="1BCC4F90" w14:textId="77777777" w:rsidR="00725F3C" w:rsidRDefault="00725F3C" w:rsidP="00725F3C">
      <w:r w:rsidRPr="00EB13B1">
        <w:rPr>
          <w:rStyle w:val="CodeChar"/>
        </w:rPr>
        <w:t>revision_action</w:t>
      </w:r>
      <w:r>
        <w:t xml:space="preserve"> = </w:t>
      </w:r>
      <w:r w:rsidRPr="00EB13B1">
        <w:rPr>
          <w:rStyle w:val="CodeChar"/>
        </w:rPr>
        <w:t>null</w:t>
      </w:r>
      <w:r>
        <w:t>.</w:t>
      </w:r>
    </w:p>
    <w:p w14:paraId="08150907" w14:textId="77777777" w:rsidR="00725F3C" w:rsidRDefault="00725F3C" w:rsidP="00725F3C">
      <w:r w:rsidRPr="00EB13B1">
        <w:rPr>
          <w:rStyle w:val="CodeChar"/>
        </w:rPr>
        <w:lastRenderedPageBreak/>
        <w:t>release_id</w:t>
      </w:r>
      <w:r>
        <w:t xml:space="preserve"> = </w:t>
      </w:r>
      <w:r w:rsidRPr="00F323CD">
        <w:rPr>
          <w:rStyle w:val="CodeChar"/>
        </w:rPr>
        <w:t>null</w:t>
      </w:r>
      <w:r>
        <w:t>.</w:t>
      </w:r>
    </w:p>
    <w:p w14:paraId="417A84DF" w14:textId="03306AD0" w:rsidR="00725F3C" w:rsidRPr="00725F3C" w:rsidRDefault="00725F3C" w:rsidP="001D04FD">
      <w:pPr>
        <w:rPr>
          <w:rStyle w:val="CodeChar"/>
          <w:rFonts w:ascii="Times New Roman" w:hAnsi="Times New Roman"/>
          <w:noProof w:val="0"/>
          <w:sz w:val="20"/>
        </w:rPr>
      </w:pPr>
      <w:r w:rsidRPr="00EB13B1">
        <w:rPr>
          <w:rStyle w:val="CodeChar"/>
        </w:rPr>
        <w:t>current_</w:t>
      </w:r>
      <w:r>
        <w:rPr>
          <w:rStyle w:val="CodeChar"/>
        </w:rPr>
        <w:t>asccp</w:t>
      </w:r>
      <w:r w:rsidRPr="00EB13B1">
        <w:rPr>
          <w:rStyle w:val="CodeChar"/>
        </w:rPr>
        <w:t>_id</w:t>
      </w:r>
      <w:r>
        <w:t xml:space="preserve"> = </w:t>
      </w:r>
      <w:r w:rsidRPr="00F323CD">
        <w:rPr>
          <w:rStyle w:val="CodeChar"/>
        </w:rPr>
        <w:t>null</w:t>
      </w:r>
      <w:r>
        <w:t xml:space="preserve">. </w:t>
      </w:r>
    </w:p>
    <w:p w14:paraId="44E41ECA" w14:textId="77777777" w:rsidR="00B32F09" w:rsidRDefault="004A11C5" w:rsidP="004A11C5">
      <w:pPr>
        <w:pStyle w:val="Heading5"/>
      </w:pPr>
      <w:bookmarkStart w:id="272" w:name="_Ref396313037"/>
      <w:bookmarkStart w:id="273" w:name="_Toc456813606"/>
      <w:r>
        <w:t>Populate the ACC table</w:t>
      </w:r>
      <w:bookmarkEnd w:id="272"/>
      <w:bookmarkEnd w:id="273"/>
    </w:p>
    <w:p w14:paraId="7E7DF329" w14:textId="77777777" w:rsidR="00442865" w:rsidRPr="00442865" w:rsidRDefault="00442865" w:rsidP="00442865">
      <w:r>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14:paraId="40E66C8C" w14:textId="77777777" w:rsidR="001B0F02" w:rsidRDefault="001B0F02" w:rsidP="004A11C5"/>
    <w:tbl>
      <w:tblPr>
        <w:tblStyle w:val="TableGrid"/>
        <w:tblW w:w="0" w:type="auto"/>
        <w:tblLook w:val="04A0" w:firstRow="1" w:lastRow="0" w:firstColumn="1" w:lastColumn="0" w:noHBand="0" w:noVBand="1"/>
      </w:tblPr>
      <w:tblGrid>
        <w:gridCol w:w="9350"/>
      </w:tblGrid>
      <w:tr w:rsidR="00A159CE" w:rsidRPr="00A159CE" w14:paraId="21DE3CB8" w14:textId="77777777" w:rsidTr="00330E55">
        <w:tc>
          <w:tcPr>
            <w:tcW w:w="9350" w:type="dxa"/>
          </w:tcPr>
          <w:p w14:paraId="62DF0C0D" w14:textId="654C251A" w:rsidR="00A159CE" w:rsidRPr="00A159CE" w:rsidRDefault="00C17670" w:rsidP="00791521">
            <w:r>
              <w:rPr>
                <w:rStyle w:val="CodeChar"/>
              </w:rPr>
              <w:t>acc_id</w:t>
            </w:r>
            <w:r w:rsidR="00A159CE" w:rsidRPr="00A159CE">
              <w:t xml:space="preserve"> = Auto-generate database key.</w:t>
            </w:r>
          </w:p>
        </w:tc>
      </w:tr>
      <w:tr w:rsidR="00A159CE" w:rsidRPr="00A159CE" w14:paraId="64A1FA86" w14:textId="77777777" w:rsidTr="00330E55">
        <w:tc>
          <w:tcPr>
            <w:tcW w:w="9350" w:type="dxa"/>
          </w:tcPr>
          <w:p w14:paraId="65CC2B32" w14:textId="3A6F1DD6" w:rsidR="00A159CE" w:rsidRPr="00A159CE" w:rsidRDefault="00C17670" w:rsidP="00791521">
            <w:r>
              <w:rPr>
                <w:rStyle w:val="CodeChar"/>
              </w:rPr>
              <w:t>guid</w:t>
            </w:r>
            <w:r w:rsidR="00A159CE" w:rsidRPr="00A159CE">
              <w:t xml:space="preserve"> = Get from </w:t>
            </w:r>
            <w:r w:rsidR="00A159CE" w:rsidRPr="00A159CE">
              <w:rPr>
                <w:rStyle w:val="CodeChar"/>
              </w:rPr>
              <w:t>./@id</w:t>
            </w:r>
            <w:r w:rsidR="00A159CE" w:rsidRPr="00A159CE">
              <w:t>.</w:t>
            </w:r>
          </w:p>
        </w:tc>
      </w:tr>
      <w:tr w:rsidR="00A159CE" w:rsidRPr="00A159CE" w14:paraId="7A07AA84" w14:textId="77777777" w:rsidTr="00330E55">
        <w:tc>
          <w:tcPr>
            <w:tcW w:w="9350" w:type="dxa"/>
          </w:tcPr>
          <w:p w14:paraId="3514CCF5" w14:textId="1467A1A3" w:rsidR="00A159CE" w:rsidRPr="00A159CE" w:rsidRDefault="00C17670" w:rsidP="00791521">
            <w:r>
              <w:rPr>
                <w:rStyle w:val="CodeChar"/>
              </w:rPr>
              <w:t>object_class_term</w:t>
            </w:r>
            <w:r w:rsidR="00A159CE" w:rsidRPr="00A159CE">
              <w:t xml:space="preserve"> = </w:t>
            </w:r>
            <w:r w:rsidR="00482531">
              <w:t xml:space="preserve">If </w:t>
            </w:r>
            <w:r w:rsidR="00482531" w:rsidRPr="000C7C40">
              <w:rPr>
                <w:rStyle w:val="CodeChar"/>
              </w:rPr>
              <w:t>ends-with(</w:t>
            </w:r>
            <w:hyperlink r:id="rId19" w:history="1">
              <w:r w:rsidR="00482531" w:rsidRPr="000C7C40">
                <w:rPr>
                  <w:rStyle w:val="CodeChar"/>
                </w:rPr>
                <w:t>./@name</w:t>
              </w:r>
            </w:hyperlink>
            <w:r w:rsidR="00482531" w:rsidRPr="000C7C40">
              <w:rPr>
                <w:rStyle w:val="CodeChar"/>
              </w:rPr>
              <w:t>, ‘Type’)</w:t>
            </w:r>
            <w:r w:rsidR="00482531">
              <w:t xml:space="preserve">, </w:t>
            </w:r>
            <w:r w:rsidR="00A159CE" w:rsidRPr="00A159CE">
              <w:rPr>
                <w:rStyle w:val="CodeChar"/>
              </w:rPr>
              <w:t>SpaceSeparate(substring-before(./@name, ‘Type’))</w:t>
            </w:r>
            <w:r w:rsidR="00A159CE" w:rsidRPr="00A159CE">
              <w:t>.</w:t>
            </w:r>
            <w:r w:rsidR="00482531">
              <w:t xml:space="preserve"> Otherwise </w:t>
            </w:r>
            <w:r w:rsidR="00482531" w:rsidRPr="000C7C40">
              <w:rPr>
                <w:rStyle w:val="CodeChar"/>
              </w:rPr>
              <w:t>SpaceSeparate(./@name)</w:t>
            </w:r>
            <w:r w:rsidR="00482531">
              <w:t>.</w:t>
            </w:r>
          </w:p>
        </w:tc>
      </w:tr>
      <w:tr w:rsidR="00A159CE" w:rsidRPr="00A159CE" w14:paraId="2317E7EF" w14:textId="77777777" w:rsidTr="00330E55">
        <w:tc>
          <w:tcPr>
            <w:tcW w:w="9350" w:type="dxa"/>
          </w:tcPr>
          <w:p w14:paraId="13259027" w14:textId="0D88A0CD" w:rsidR="00A159CE" w:rsidRPr="00A159CE" w:rsidRDefault="00736ABC" w:rsidP="004452DB">
            <w:r>
              <w:rPr>
                <w:rStyle w:val="CodeChar"/>
              </w:rPr>
              <w:t>den</w:t>
            </w:r>
            <w:r w:rsidR="00A159CE" w:rsidRPr="004452DB">
              <w:t xml:space="preserve"> = </w:t>
            </w:r>
            <w:r w:rsidR="00C17670">
              <w:rPr>
                <w:rStyle w:val="CodeChar"/>
              </w:rPr>
              <w:t>object_class_term</w:t>
            </w:r>
            <w:r w:rsidR="004452DB">
              <w:rPr>
                <w:rStyle w:val="CodeChar"/>
              </w:rPr>
              <w:t xml:space="preserve"> + “. Details”</w:t>
            </w:r>
            <w:r w:rsidR="00A159CE" w:rsidRPr="004452DB">
              <w:t>.</w:t>
            </w:r>
            <w:r w:rsidR="002F5C8D">
              <w:t xml:space="preserve"> </w:t>
            </w:r>
          </w:p>
        </w:tc>
      </w:tr>
      <w:tr w:rsidR="00A159CE" w:rsidRPr="00A159CE" w14:paraId="3EEFA87E" w14:textId="77777777" w:rsidTr="00330E55">
        <w:tc>
          <w:tcPr>
            <w:tcW w:w="9350" w:type="dxa"/>
          </w:tcPr>
          <w:p w14:paraId="67298567" w14:textId="77777777" w:rsidR="00A159CE" w:rsidRPr="00A159CE" w:rsidRDefault="00B66EC6" w:rsidP="00791521">
            <w:r>
              <w:rPr>
                <w:rStyle w:val="CodeChar"/>
              </w:rPr>
              <w:t>definition</w:t>
            </w:r>
            <w:r w:rsidR="00A159CE" w:rsidRPr="00A159CE">
              <w:t xml:space="preserve"> = </w:t>
            </w:r>
            <w:r w:rsidR="00A159CE" w:rsidRPr="00A159CE">
              <w:rPr>
                <w:rStyle w:val="CodeChar"/>
              </w:rPr>
              <w:t>./xsd:annotation/xsd:documentation</w:t>
            </w:r>
            <w:r w:rsidR="00A159CE" w:rsidRPr="00A159CE">
              <w:t>.</w:t>
            </w:r>
          </w:p>
        </w:tc>
      </w:tr>
      <w:tr w:rsidR="00A159CE" w:rsidRPr="00A159CE" w14:paraId="5E57FBEB" w14:textId="77777777" w:rsidTr="00330E55">
        <w:tc>
          <w:tcPr>
            <w:tcW w:w="9350" w:type="dxa"/>
          </w:tcPr>
          <w:p w14:paraId="0B1FCF14" w14:textId="6F1AAF8E" w:rsidR="00A159CE" w:rsidRPr="00A159CE" w:rsidRDefault="00C17670" w:rsidP="00791521">
            <w:r>
              <w:rPr>
                <w:rStyle w:val="CodeChar"/>
              </w:rPr>
              <w:t>based_acc_id</w:t>
            </w:r>
            <w:r w:rsidR="00A159CE" w:rsidRPr="00A159CE">
              <w:t xml:space="preserve"> = Leave blank if the </w:t>
            </w:r>
            <w:r w:rsidR="00A159CE" w:rsidRPr="00A159CE">
              <w:rPr>
                <w:rStyle w:val="CodeChar"/>
              </w:rPr>
              <w:t>count(.//xsd:extension) = 0</w:t>
            </w:r>
            <w:r w:rsidR="00A159CE" w:rsidRPr="00A159CE">
              <w:t xml:space="preserve">. Otherwise, the value is </w:t>
            </w:r>
            <w:r w:rsidR="00A159CE" w:rsidRPr="00A159CE">
              <w:rPr>
                <w:rStyle w:val="CodeChar"/>
              </w:rPr>
              <w:t>IdOf(./@base)</w:t>
            </w:r>
            <w:r w:rsidR="00A159CE" w:rsidRPr="00A159CE">
              <w:t xml:space="preserve">. Note the </w:t>
            </w:r>
            <w:r w:rsidR="00A159CE" w:rsidRPr="00A159CE">
              <w:rPr>
                <w:rStyle w:val="CodeChar"/>
              </w:rPr>
              <w:t>IdOf( )</w:t>
            </w:r>
            <w:r w:rsidR="00A159CE" w:rsidRPr="00A159CE">
              <w:t xml:space="preserve"> function in this case should find the </w:t>
            </w:r>
            <w:r w:rsidR="00A159CE" w:rsidRPr="00A159CE">
              <w:rPr>
                <w:rStyle w:val="CodeChar"/>
              </w:rPr>
              <w:t>ACC.</w:t>
            </w:r>
            <w:r>
              <w:rPr>
                <w:rStyle w:val="CodeChar"/>
              </w:rPr>
              <w:t>acc_id</w:t>
            </w:r>
            <w:r w:rsidR="00A159CE" w:rsidRPr="00A159CE">
              <w:t xml:space="preserve"> of the row whose </w:t>
            </w:r>
            <w:r w:rsidR="00AD2A42" w:rsidRPr="00AD2A42">
              <w:rPr>
                <w:rStyle w:val="CodeChar"/>
              </w:rPr>
              <w:t>First(</w:t>
            </w:r>
            <w:r w:rsidR="00A159CE" w:rsidRPr="00AD2A42">
              <w:rPr>
                <w:rStyle w:val="CodeChar"/>
              </w:rPr>
              <w:t>ACC.</w:t>
            </w:r>
            <w:r w:rsidR="00736ABC">
              <w:rPr>
                <w:rStyle w:val="CodeChar"/>
              </w:rPr>
              <w:t>den</w:t>
            </w:r>
            <w:r w:rsidR="00AD2A42" w:rsidRPr="00AD2A42">
              <w:rPr>
                <w:rStyle w:val="CodeChar"/>
              </w:rPr>
              <w:t>)</w:t>
            </w:r>
            <w:r w:rsidR="00A159CE" w:rsidRPr="00A159CE">
              <w:t xml:space="preserve"> matches </w:t>
            </w:r>
            <w:r w:rsidR="00A159CE" w:rsidRPr="00A159CE">
              <w:rPr>
                <w:rStyle w:val="CodeChar"/>
              </w:rPr>
              <w:t>SpaceSeparate(substring-before(./@base, “Type”))</w:t>
            </w:r>
            <w:r w:rsidR="00A159CE" w:rsidRPr="00A159CE">
              <w:t>. If there is no match, it means that the ACC has not been created. Therefore, cascade to create that ACC first.</w:t>
            </w:r>
          </w:p>
        </w:tc>
      </w:tr>
      <w:tr w:rsidR="00A159CE" w:rsidRPr="00A159CE" w14:paraId="6DA1A4B0" w14:textId="77777777" w:rsidTr="00330E55">
        <w:tc>
          <w:tcPr>
            <w:tcW w:w="9350" w:type="dxa"/>
          </w:tcPr>
          <w:p w14:paraId="7068556A" w14:textId="2B0B7893" w:rsidR="00A159CE" w:rsidRPr="00A159CE" w:rsidRDefault="00C17670" w:rsidP="00791521">
            <w:r>
              <w:rPr>
                <w:rStyle w:val="CodeChar"/>
              </w:rPr>
              <w:t xml:space="preserve">object_class_qualifier </w:t>
            </w:r>
            <w:r w:rsidR="00A159CE" w:rsidRPr="00A159CE">
              <w:t>= Always empty.</w:t>
            </w:r>
          </w:p>
        </w:tc>
      </w:tr>
      <w:tr w:rsidR="00A159CE" w:rsidRPr="00A159CE" w14:paraId="144235FC" w14:textId="77777777" w:rsidTr="00330E55">
        <w:tc>
          <w:tcPr>
            <w:tcW w:w="9350" w:type="dxa"/>
          </w:tcPr>
          <w:p w14:paraId="6D37E467" w14:textId="27A946AB" w:rsidR="00A159CE" w:rsidRPr="00A159CE" w:rsidRDefault="00C17670" w:rsidP="00791521">
            <w:r>
              <w:rPr>
                <w:rStyle w:val="CodeChar"/>
              </w:rPr>
              <w:t>oagis_component_type</w:t>
            </w:r>
            <w:r w:rsidR="00A159CE" w:rsidRPr="00A159CE">
              <w:t xml:space="preserve"> = If </w:t>
            </w:r>
            <w:r w:rsidR="00A159CE" w:rsidRPr="00A159CE">
              <w:rPr>
                <w:rStyle w:val="CodeChar"/>
              </w:rPr>
              <w:t>endsWith(</w:t>
            </w:r>
            <w:r w:rsidR="00AD2A42">
              <w:rPr>
                <w:rStyle w:val="CodeChar"/>
              </w:rPr>
              <w:t>First(</w:t>
            </w:r>
            <w:r w:rsidR="00736ABC">
              <w:rPr>
                <w:rStyle w:val="CodeChar"/>
              </w:rPr>
              <w:t>den</w:t>
            </w:r>
            <w:r w:rsidR="00AD2A42">
              <w:rPr>
                <w:rStyle w:val="CodeChar"/>
              </w:rPr>
              <w:t>)</w:t>
            </w:r>
            <w:r w:rsidR="00A159CE" w:rsidRPr="00A159CE">
              <w:rPr>
                <w:rStyle w:val="CodeChar"/>
              </w:rPr>
              <w:t>, “Base”)</w:t>
            </w:r>
            <w:r w:rsidR="00A159CE" w:rsidRPr="00A159CE">
              <w:t xml:space="preserve">, the value is </w:t>
            </w:r>
            <w:r w:rsidR="00A159CE" w:rsidRPr="00A159CE">
              <w:rPr>
                <w:rStyle w:val="CodeChar"/>
              </w:rPr>
              <w:t>0</w:t>
            </w:r>
            <w:r w:rsidR="00A159CE" w:rsidRPr="00A159CE">
              <w:t xml:space="preserve">. Else if </w:t>
            </w:r>
            <w:r w:rsidR="00A159CE" w:rsidRPr="00A159CE">
              <w:rPr>
                <w:rStyle w:val="CodeChar"/>
              </w:rPr>
              <w:t>[</w:t>
            </w:r>
            <w:r w:rsidR="00AD2A42">
              <w:rPr>
                <w:rStyle w:val="CodeChar"/>
              </w:rPr>
              <w:t>First(</w:t>
            </w:r>
            <w:r w:rsidR="00736ABC">
              <w:rPr>
                <w:rStyle w:val="CodeChar"/>
              </w:rPr>
              <w:t>den</w:t>
            </w:r>
            <w:r w:rsidR="00AD2A42">
              <w:rPr>
                <w:rStyle w:val="CodeChar"/>
              </w:rPr>
              <w:t>)</w:t>
            </w:r>
            <w:r w:rsidR="00A159CE" w:rsidRPr="00A159CE">
              <w:rPr>
                <w:rStyle w:val="CodeChar"/>
              </w:rPr>
              <w:t xml:space="preserve"> = “Open User Area” or “Any User Area” or “All Extension”</w:t>
            </w:r>
            <w:r w:rsidR="00FC1A68">
              <w:rPr>
                <w:rStyle w:val="CodeChar"/>
              </w:rPr>
              <w:t xml:space="preserve"> or “User Area”</w:t>
            </w:r>
            <w:r w:rsidR="00A159CE" w:rsidRPr="00A159CE">
              <w:rPr>
                <w:rStyle w:val="CodeChar"/>
              </w:rPr>
              <w:t>] or endsWith(</w:t>
            </w:r>
            <w:r w:rsidR="00AD2A42">
              <w:rPr>
                <w:rStyle w:val="CodeChar"/>
              </w:rPr>
              <w:t>First(</w:t>
            </w:r>
            <w:r w:rsidR="00736ABC">
              <w:rPr>
                <w:rStyle w:val="CodeChar"/>
              </w:rPr>
              <w:t>den</w:t>
            </w:r>
            <w:r w:rsidR="00AD2A42">
              <w:rPr>
                <w:rStyle w:val="CodeChar"/>
              </w:rPr>
              <w:t>)</w:t>
            </w:r>
            <w:r w:rsidR="00A159CE" w:rsidRPr="00A159CE">
              <w:rPr>
                <w:rStyle w:val="CodeChar"/>
              </w:rPr>
              <w:t>, “Extension”)</w:t>
            </w:r>
            <w:r w:rsidR="00A159CE" w:rsidRPr="00A159CE">
              <w:t xml:space="preserve">, the value is </w:t>
            </w:r>
            <w:r w:rsidR="00A159CE" w:rsidRPr="00A159CE">
              <w:rPr>
                <w:rStyle w:val="CodeChar"/>
              </w:rPr>
              <w:t>2</w:t>
            </w:r>
            <w:r w:rsidR="00A159CE" w:rsidRPr="00A159CE">
              <w:t xml:space="preserve">. Else if </w:t>
            </w:r>
            <w:r w:rsidR="00A159CE" w:rsidRPr="00A159CE">
              <w:rPr>
                <w:rStyle w:val="CodeChar"/>
              </w:rPr>
              <w:t>endsWith(</w:t>
            </w:r>
            <w:r w:rsidR="00AD2A42">
              <w:rPr>
                <w:rStyle w:val="CodeChar"/>
              </w:rPr>
              <w:t>First(</w:t>
            </w:r>
            <w:r w:rsidR="00736ABC">
              <w:rPr>
                <w:rStyle w:val="CodeChar"/>
              </w:rPr>
              <w:t>den</w:t>
            </w:r>
            <w:r w:rsidR="00AD2A42">
              <w:rPr>
                <w:rStyle w:val="CodeChar"/>
              </w:rPr>
              <w:t>)</w:t>
            </w:r>
            <w:r w:rsidR="00A159CE" w:rsidRPr="00A159CE">
              <w:rPr>
                <w:rStyle w:val="CodeChar"/>
              </w:rPr>
              <w:t>, “Group”)</w:t>
            </w:r>
            <w:r w:rsidR="00A159CE" w:rsidRPr="00A159CE">
              <w:t xml:space="preserve">, the value is </w:t>
            </w:r>
            <w:r w:rsidR="00A159CE" w:rsidRPr="00A159CE">
              <w:rPr>
                <w:rStyle w:val="CodeChar"/>
              </w:rPr>
              <w:t>3</w:t>
            </w:r>
            <w:r w:rsidR="00A159CE" w:rsidRPr="00A159CE">
              <w:t xml:space="preserve">. Else the value is </w:t>
            </w:r>
            <w:r w:rsidR="00A159CE" w:rsidRPr="00A159CE">
              <w:rPr>
                <w:rStyle w:val="CodeChar"/>
              </w:rPr>
              <w:t>1</w:t>
            </w:r>
            <w:r w:rsidR="00A159CE" w:rsidRPr="00A159CE">
              <w:t xml:space="preserve">. </w:t>
            </w:r>
            <w:r w:rsidR="00A159CE" w:rsidRPr="00A159CE">
              <w:rPr>
                <w:b/>
                <w:bCs/>
              </w:rPr>
              <w:t>Note</w:t>
            </w:r>
            <w:r w:rsidR="00A159CE" w:rsidRPr="00A159CE">
              <w:t>: 0 = Base, 1 = Semantics, 2 = Extension, 3 = Semantic Group.</w:t>
            </w:r>
          </w:p>
        </w:tc>
      </w:tr>
      <w:tr w:rsidR="00330E55" w:rsidRPr="00A159CE" w14:paraId="56CB3B81" w14:textId="77777777" w:rsidTr="00330E55">
        <w:tc>
          <w:tcPr>
            <w:tcW w:w="9350" w:type="dxa"/>
          </w:tcPr>
          <w:p w14:paraId="4A631937" w14:textId="50EF257C" w:rsidR="00330E55" w:rsidRPr="00A159CE" w:rsidRDefault="00C17670" w:rsidP="00C17670">
            <w:pPr>
              <w:rPr>
                <w:rStyle w:val="CodeChar"/>
              </w:rPr>
            </w:pPr>
            <w:r>
              <w:rPr>
                <w:rStyle w:val="CodeChar"/>
              </w:rPr>
              <w:t>module</w:t>
            </w:r>
            <w:r w:rsidR="00330E55">
              <w:rPr>
                <w:rStyle w:val="CodeChar"/>
              </w:rPr>
              <w:t xml:space="preserve"> = </w:t>
            </w:r>
            <w:r w:rsidR="00330E55" w:rsidRPr="001D04FD">
              <w:t xml:space="preserve">Name of the file where the type </w:t>
            </w:r>
            <w:r w:rsidR="00330E55">
              <w:t xml:space="preserve">or the group </w:t>
            </w:r>
            <w:r w:rsidR="00330E55" w:rsidRPr="001D04FD">
              <w:t xml:space="preserve">reside without the file extension, e.g., </w:t>
            </w:r>
            <w:r w:rsidR="00330E55" w:rsidRPr="001D04FD">
              <w:rPr>
                <w:rStyle w:val="CodeChar"/>
              </w:rPr>
              <w:t>Components</w:t>
            </w:r>
            <w:r w:rsidR="00330E55">
              <w:t xml:space="preserve"> for an ACC from the </w:t>
            </w:r>
            <w:r w:rsidR="00330E55" w:rsidRPr="001D04FD">
              <w:rPr>
                <w:rStyle w:val="CodeChar"/>
              </w:rPr>
              <w:t>Components.xsd</w:t>
            </w:r>
            <w:r w:rsidR="00330E55">
              <w:t>.</w:t>
            </w:r>
          </w:p>
        </w:tc>
      </w:tr>
      <w:tr w:rsidR="00330E55" w:rsidRPr="00A159CE" w14:paraId="1D7E5105" w14:textId="77777777" w:rsidTr="00330E55">
        <w:tc>
          <w:tcPr>
            <w:tcW w:w="9350" w:type="dxa"/>
          </w:tcPr>
          <w:p w14:paraId="2E701910" w14:textId="3050B029" w:rsidR="00330E55" w:rsidRDefault="00330E55" w:rsidP="00C17670">
            <w:pPr>
              <w:rPr>
                <w:rStyle w:val="CodeChar"/>
              </w:rPr>
            </w:pPr>
            <w:r>
              <w:rPr>
                <w:rStyle w:val="CodeChar"/>
              </w:rPr>
              <w:t>namespace_id = null.</w:t>
            </w:r>
          </w:p>
        </w:tc>
      </w:tr>
      <w:tr w:rsidR="00330E55" w:rsidRPr="00A159CE" w14:paraId="34A79D34" w14:textId="77777777" w:rsidTr="00330E55">
        <w:tc>
          <w:tcPr>
            <w:tcW w:w="9350" w:type="dxa"/>
          </w:tcPr>
          <w:p w14:paraId="0F75C8DE" w14:textId="52DC4EAA" w:rsidR="00330E55" w:rsidRDefault="00330E55" w:rsidP="00C17670">
            <w:pPr>
              <w:rPr>
                <w:rStyle w:val="CodeChar"/>
              </w:rPr>
            </w:pPr>
            <w:r>
              <w:rPr>
                <w:rStyle w:val="CodeChar"/>
              </w:rPr>
              <w:t>is_deprecated = false.</w:t>
            </w:r>
          </w:p>
        </w:tc>
      </w:tr>
      <w:tr w:rsidR="00330E55" w:rsidRPr="00A159CE" w14:paraId="6D5DD15D" w14:textId="77777777" w:rsidTr="00330E55">
        <w:tc>
          <w:tcPr>
            <w:tcW w:w="9350" w:type="dxa"/>
          </w:tcPr>
          <w:p w14:paraId="108C31C3" w14:textId="4457C6F7" w:rsidR="00330E55" w:rsidRDefault="00330E55" w:rsidP="00B26A1F">
            <w:pPr>
              <w:rPr>
                <w:rStyle w:val="CodeChar"/>
              </w:rPr>
            </w:pPr>
            <w:r>
              <w:rPr>
                <w:rStyle w:val="CodeChar"/>
              </w:rPr>
              <w:t xml:space="preserve">is_abstract = </w:t>
            </w:r>
            <w:del w:id="274" w:author="Kulvatunyou, Boonserm (Fed)" w:date="2016-07-10T08:54:00Z">
              <w:r w:rsidDel="00B26A1F">
                <w:rPr>
                  <w:rStyle w:val="CodeChar"/>
                </w:rPr>
                <w:delText>false</w:delText>
              </w:r>
            </w:del>
            <w:ins w:id="275" w:author="Kulvatunyou, Boonserm (Fed)" w:date="2016-07-10T08:54:00Z">
              <w:r w:rsidR="00B26A1F">
                <w:rPr>
                  <w:rStyle w:val="CodeChar"/>
                </w:rPr>
                <w:t xml:space="preserve">count(@abstract) = 0 ? </w:t>
              </w:r>
            </w:ins>
            <w:ins w:id="276" w:author="Kulvatunyou, Boonserm (Fed)" w:date="2016-07-10T08:55:00Z">
              <w:r w:rsidR="00B26A1F">
                <w:rPr>
                  <w:rStyle w:val="CodeChar"/>
                </w:rPr>
                <w:t>false : @abstract</w:t>
              </w:r>
            </w:ins>
            <w:r>
              <w:rPr>
                <w:rStyle w:val="CodeChar"/>
              </w:rPr>
              <w:t>.</w:t>
            </w:r>
            <w:ins w:id="277" w:author="Kulvatunyou, Boonserm (Fed)" w:date="2016-07-10T09:08:00Z">
              <w:r w:rsidR="00B01495">
                <w:rPr>
                  <w:rStyle w:val="CodeChar"/>
                </w:rPr>
                <w:t xml:space="preserve"> </w:t>
              </w:r>
            </w:ins>
          </w:p>
        </w:tc>
      </w:tr>
      <w:tr w:rsidR="00A159CE" w:rsidRPr="00A159CE" w14:paraId="525C9F7C" w14:textId="77777777" w:rsidTr="00330E55">
        <w:tc>
          <w:tcPr>
            <w:tcW w:w="9350" w:type="dxa"/>
          </w:tcPr>
          <w:p w14:paraId="4B1DD40C" w14:textId="77777777" w:rsidR="00A159CE" w:rsidRPr="00A159CE" w:rsidRDefault="00127238" w:rsidP="00791521">
            <w:r>
              <w:rPr>
                <w:rStyle w:val="CodeChar"/>
              </w:rPr>
              <w:t>created_by</w:t>
            </w:r>
            <w:r w:rsidR="00A159CE" w:rsidRPr="00A159CE">
              <w:t xml:space="preserve"> = </w:t>
            </w:r>
            <w:r w:rsidR="00A159CE" w:rsidRPr="00A159CE">
              <w:rPr>
                <w:rStyle w:val="CodeChar"/>
              </w:rPr>
              <w:t>“oagis”</w:t>
            </w:r>
            <w:r w:rsidR="00A159CE" w:rsidRPr="00A159CE">
              <w:t>.</w:t>
            </w:r>
          </w:p>
        </w:tc>
      </w:tr>
      <w:tr w:rsidR="00A159CE" w:rsidRPr="00A159CE" w14:paraId="4BF5AF8D" w14:textId="77777777" w:rsidTr="00330E55">
        <w:tc>
          <w:tcPr>
            <w:tcW w:w="9350" w:type="dxa"/>
          </w:tcPr>
          <w:p w14:paraId="465F2AB1" w14:textId="77777777" w:rsidR="00A159CE" w:rsidRPr="00A159CE" w:rsidRDefault="00127238" w:rsidP="00791521">
            <w:r>
              <w:rPr>
                <w:rStyle w:val="CodeChar"/>
              </w:rPr>
              <w:t>last_updated_by</w:t>
            </w:r>
            <w:r w:rsidR="00A159CE" w:rsidRPr="00A159CE">
              <w:t xml:space="preserve"> = </w:t>
            </w:r>
            <w:r w:rsidR="00A159CE" w:rsidRPr="00A159CE">
              <w:rPr>
                <w:rStyle w:val="CodeChar"/>
              </w:rPr>
              <w:t>“oagis”</w:t>
            </w:r>
            <w:r w:rsidR="00A159CE" w:rsidRPr="00A159CE">
              <w:t>.</w:t>
            </w:r>
          </w:p>
        </w:tc>
      </w:tr>
      <w:tr w:rsidR="00A159CE" w:rsidRPr="00A159CE" w14:paraId="1A7D7992" w14:textId="77777777" w:rsidTr="00330E55">
        <w:tc>
          <w:tcPr>
            <w:tcW w:w="9350" w:type="dxa"/>
          </w:tcPr>
          <w:p w14:paraId="2B5C999A" w14:textId="77777777" w:rsidR="00A159CE" w:rsidRPr="00A159CE" w:rsidRDefault="00127238" w:rsidP="00791521">
            <w:r>
              <w:rPr>
                <w:rStyle w:val="CodeChar"/>
              </w:rPr>
              <w:t>creation_timestamp</w:t>
            </w:r>
            <w:r w:rsidR="00A159CE" w:rsidRPr="00A159CE">
              <w:t xml:space="preserve"> = Current time.</w:t>
            </w:r>
          </w:p>
        </w:tc>
      </w:tr>
      <w:tr w:rsidR="00A159CE" w:rsidRPr="00A159CE" w14:paraId="5110C123" w14:textId="77777777" w:rsidTr="00330E55">
        <w:tc>
          <w:tcPr>
            <w:tcW w:w="9350" w:type="dxa"/>
          </w:tcPr>
          <w:p w14:paraId="5AAD9A99" w14:textId="77777777" w:rsidR="00A159CE" w:rsidRPr="00A159CE" w:rsidRDefault="00127238" w:rsidP="00791521">
            <w:r>
              <w:rPr>
                <w:rStyle w:val="CodeChar"/>
              </w:rPr>
              <w:t>last_update_timestamp</w:t>
            </w:r>
            <w:r w:rsidR="00A159CE" w:rsidRPr="00A159CE">
              <w:t xml:space="preserve"> = Same as </w:t>
            </w:r>
            <w:r>
              <w:rPr>
                <w:rStyle w:val="CodeChar"/>
              </w:rPr>
              <w:t>creation_timestamp</w:t>
            </w:r>
            <w:r w:rsidR="00A159CE" w:rsidRPr="00A159CE">
              <w:t>.</w:t>
            </w:r>
          </w:p>
        </w:tc>
      </w:tr>
      <w:tr w:rsidR="00A159CE" w:rsidRPr="00A159CE" w14:paraId="26C37969" w14:textId="77777777" w:rsidTr="00330E55">
        <w:tc>
          <w:tcPr>
            <w:tcW w:w="9350" w:type="dxa"/>
          </w:tcPr>
          <w:p w14:paraId="0ACE4897" w14:textId="1E6F3FCA" w:rsidR="00A159CE" w:rsidRPr="00A159CE" w:rsidRDefault="00330E55" w:rsidP="007A6CA8">
            <w:r>
              <w:rPr>
                <w:rStyle w:val="CodeChar"/>
              </w:rPr>
              <w:t>s</w:t>
            </w:r>
            <w:r w:rsidR="00A159CE" w:rsidRPr="00A159CE">
              <w:rPr>
                <w:rStyle w:val="CodeChar"/>
              </w:rPr>
              <w:t>tate</w:t>
            </w:r>
            <w:r w:rsidR="00A159CE" w:rsidRPr="00A159CE">
              <w:t xml:space="preserve"> = </w:t>
            </w:r>
            <w:r w:rsidR="007A6CA8">
              <w:rPr>
                <w:rStyle w:val="CodeChar"/>
              </w:rPr>
              <w:t>3</w:t>
            </w:r>
            <w:r w:rsidR="00A159CE" w:rsidRPr="00A159CE">
              <w:t xml:space="preserve">. </w:t>
            </w:r>
            <w:r w:rsidR="00A159CE" w:rsidRPr="00A159CE">
              <w:rPr>
                <w:b/>
                <w:bCs/>
              </w:rPr>
              <w:t>Note:</w:t>
            </w:r>
            <w:r w:rsidR="00A159CE" w:rsidRPr="00A159CE">
              <w:t xml:space="preserve"> </w:t>
            </w:r>
            <w:r w:rsidR="007A6CA8">
              <w:t>3</w:t>
            </w:r>
            <w:r w:rsidR="00A159CE" w:rsidRPr="00A159CE">
              <w:t xml:space="preserve"> means published.</w:t>
            </w:r>
          </w:p>
        </w:tc>
      </w:tr>
      <w:tr w:rsidR="00330E55" w:rsidRPr="00A159CE" w14:paraId="3EB09196" w14:textId="77777777" w:rsidTr="00330E55">
        <w:tc>
          <w:tcPr>
            <w:tcW w:w="9350" w:type="dxa"/>
          </w:tcPr>
          <w:p w14:paraId="64698217" w14:textId="54478A9D" w:rsidR="00330E55" w:rsidRDefault="00330E55" w:rsidP="007A6CA8">
            <w:pPr>
              <w:rPr>
                <w:rStyle w:val="CodeChar"/>
              </w:rPr>
            </w:pPr>
            <w:r w:rsidRPr="00EB13B1">
              <w:rPr>
                <w:rStyle w:val="CodeChar"/>
              </w:rPr>
              <w:t>revision_num</w:t>
            </w:r>
            <w:r>
              <w:t xml:space="preserve"> = </w:t>
            </w:r>
            <w:r w:rsidRPr="00EB13B1">
              <w:rPr>
                <w:rStyle w:val="CodeChar"/>
              </w:rPr>
              <w:t>0</w:t>
            </w:r>
            <w:r>
              <w:t>.</w:t>
            </w:r>
          </w:p>
        </w:tc>
      </w:tr>
      <w:tr w:rsidR="00330E55" w:rsidRPr="00A159CE" w14:paraId="60FC8965" w14:textId="77777777" w:rsidTr="00330E55">
        <w:tc>
          <w:tcPr>
            <w:tcW w:w="9350" w:type="dxa"/>
          </w:tcPr>
          <w:p w14:paraId="749DB382" w14:textId="5722D528" w:rsidR="00330E55" w:rsidRDefault="00330E55" w:rsidP="007A6CA8">
            <w:pPr>
              <w:rPr>
                <w:rStyle w:val="CodeChar"/>
              </w:rPr>
            </w:pPr>
            <w:r w:rsidRPr="00EB13B1">
              <w:rPr>
                <w:rStyle w:val="CodeChar"/>
              </w:rPr>
              <w:t>revision_tracking_num</w:t>
            </w:r>
            <w:r>
              <w:t xml:space="preserve"> = </w:t>
            </w:r>
            <w:r w:rsidRPr="00EB13B1">
              <w:rPr>
                <w:rStyle w:val="CodeChar"/>
              </w:rPr>
              <w:t>0</w:t>
            </w:r>
            <w:r>
              <w:t>.</w:t>
            </w:r>
          </w:p>
        </w:tc>
      </w:tr>
      <w:tr w:rsidR="00330E55" w:rsidRPr="00A159CE" w14:paraId="5C64DA9B" w14:textId="77777777" w:rsidTr="00330E55">
        <w:tc>
          <w:tcPr>
            <w:tcW w:w="9350" w:type="dxa"/>
          </w:tcPr>
          <w:p w14:paraId="6E08A312" w14:textId="1F224D0B" w:rsidR="00330E55" w:rsidRPr="00330E55" w:rsidRDefault="00330E55" w:rsidP="007A6CA8">
            <w:pPr>
              <w:rPr>
                <w:rStyle w:val="CodeChar"/>
                <w:rFonts w:ascii="Times New Roman" w:hAnsi="Times New Roman"/>
                <w:noProof w:val="0"/>
                <w:sz w:val="20"/>
              </w:rPr>
            </w:pPr>
            <w:r w:rsidRPr="00EB13B1">
              <w:rPr>
                <w:rStyle w:val="CodeChar"/>
              </w:rPr>
              <w:t>revision_action</w:t>
            </w:r>
            <w:r>
              <w:t xml:space="preserve"> = </w:t>
            </w:r>
            <w:r w:rsidRPr="00EB13B1">
              <w:rPr>
                <w:rStyle w:val="CodeChar"/>
              </w:rPr>
              <w:t>null</w:t>
            </w:r>
            <w:r>
              <w:t>.</w:t>
            </w:r>
          </w:p>
        </w:tc>
      </w:tr>
      <w:tr w:rsidR="00330E55" w:rsidRPr="00A159CE" w14:paraId="5E6B5D3E" w14:textId="77777777" w:rsidTr="00330E55">
        <w:tc>
          <w:tcPr>
            <w:tcW w:w="9350" w:type="dxa"/>
          </w:tcPr>
          <w:p w14:paraId="78D6AB02" w14:textId="4D044792" w:rsidR="00330E55" w:rsidRDefault="00330E55" w:rsidP="007A6CA8">
            <w:pPr>
              <w:rPr>
                <w:rStyle w:val="CodeChar"/>
              </w:rPr>
            </w:pPr>
            <w:r w:rsidRPr="00EB13B1">
              <w:rPr>
                <w:rStyle w:val="CodeChar"/>
              </w:rPr>
              <w:t>release_id</w:t>
            </w:r>
            <w:r>
              <w:t xml:space="preserve"> = </w:t>
            </w:r>
            <w:r w:rsidRPr="00F323CD">
              <w:rPr>
                <w:rStyle w:val="CodeChar"/>
              </w:rPr>
              <w:t>null</w:t>
            </w:r>
            <w:r>
              <w:t>.</w:t>
            </w:r>
          </w:p>
        </w:tc>
      </w:tr>
      <w:tr w:rsidR="00330E55" w:rsidRPr="00A159CE" w14:paraId="700A7304" w14:textId="77777777" w:rsidTr="00330E55">
        <w:tc>
          <w:tcPr>
            <w:tcW w:w="9350" w:type="dxa"/>
          </w:tcPr>
          <w:p w14:paraId="38AD6BB9" w14:textId="51C5A31F" w:rsidR="00330E55" w:rsidRPr="00EB13B1" w:rsidRDefault="00330E55" w:rsidP="00710B7E">
            <w:pPr>
              <w:rPr>
                <w:rStyle w:val="CodeChar"/>
              </w:rPr>
            </w:pPr>
            <w:r w:rsidRPr="00EB13B1">
              <w:rPr>
                <w:rStyle w:val="CodeChar"/>
              </w:rPr>
              <w:t>current_</w:t>
            </w:r>
            <w:r w:rsidR="00710B7E">
              <w:rPr>
                <w:rStyle w:val="CodeChar"/>
              </w:rPr>
              <w:t>a</w:t>
            </w:r>
            <w:r>
              <w:rPr>
                <w:rStyle w:val="CodeChar"/>
              </w:rPr>
              <w:t>cc</w:t>
            </w:r>
            <w:r w:rsidRPr="00EB13B1">
              <w:rPr>
                <w:rStyle w:val="CodeChar"/>
              </w:rPr>
              <w:t>_id</w:t>
            </w:r>
            <w:r>
              <w:t xml:space="preserve"> = </w:t>
            </w:r>
            <w:r w:rsidRPr="00F323CD">
              <w:rPr>
                <w:rStyle w:val="CodeChar"/>
              </w:rPr>
              <w:t>null</w:t>
            </w:r>
            <w:r>
              <w:t>.</w:t>
            </w:r>
          </w:p>
        </w:tc>
      </w:tr>
    </w:tbl>
    <w:p w14:paraId="468FD95A" w14:textId="77777777" w:rsidR="004A11C5" w:rsidRDefault="004A11C5" w:rsidP="004A11C5"/>
    <w:p w14:paraId="179233B4" w14:textId="0397D11E" w:rsidR="00730EEE" w:rsidRDefault="001551E4" w:rsidP="004A11C5">
      <w:pPr>
        <w:rPr>
          <w:ins w:id="278" w:author="Kulvatunyou, Boonserm (Fed)" w:date="2016-07-20T21:27:00Z"/>
        </w:rPr>
      </w:pPr>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14:paraId="7CC7DAE8" w14:textId="1A25F1EA" w:rsidR="00632C6D" w:rsidRDefault="00632C6D" w:rsidP="004A11C5"/>
    <w:p w14:paraId="5ED64A58" w14:textId="0DEF573E" w:rsidR="001551E4" w:rsidRDefault="00730EEE" w:rsidP="00140327">
      <w:pPr>
        <w:spacing w:before="240"/>
      </w:pPr>
      <w:r>
        <w:lastRenderedPageBreak/>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00736ABC">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632C6D">
        <w:t>3.1.1.14.4</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632C6D">
        <w:t>3.1.1.14.5</w:t>
      </w:r>
      <w:r w:rsidR="00D162F7">
        <w:fldChar w:fldCharType="end"/>
      </w:r>
      <w:r w:rsidR="00D162F7">
        <w:t>)</w:t>
      </w:r>
      <w:r w:rsidR="0039440D">
        <w:t xml:space="preserve">. If no match is found in either the ASCCP or BCCP table, the referred to entity </w:t>
      </w:r>
      <w:r w:rsidR="009F3EC9">
        <w:t>is more likely</w:t>
      </w:r>
      <w:r w:rsidR="0039440D">
        <w:t xml:space="preserve"> an ASCCP </w:t>
      </w:r>
      <w:r w:rsidR="009F3EC9">
        <w:t xml:space="preserve">although it can be a BCCP </w:t>
      </w:r>
      <w:r w:rsidR="00A67B33">
        <w:t>(because the assumption is that the BCCPs have already been imported in the earlier section</w:t>
      </w:r>
      <w:r w:rsidR="009F3EC9">
        <w:t xml:space="preserve"> from the </w:t>
      </w:r>
      <w:r w:rsidR="002C186D">
        <w:rPr>
          <w:rStyle w:val="CodeChar"/>
        </w:rPr>
        <w:t>F</w:t>
      </w:r>
      <w:r w:rsidR="009F3EC9" w:rsidRPr="009F3EC9">
        <w:rPr>
          <w:rStyle w:val="CodeChar"/>
        </w:rPr>
        <w:t>ields.xsd</w:t>
      </w:r>
      <w:r w:rsidR="00A67B33">
        <w:t xml:space="preserve">) </w:t>
      </w:r>
      <w:r w:rsidR="0039440D">
        <w:t>and it has not been created.</w:t>
      </w:r>
      <w:r w:rsidR="00D162F7">
        <w:t xml:space="preserve"> In this case, cascade to create the </w:t>
      </w:r>
      <w:r w:rsidR="009F3EC9">
        <w:t xml:space="preserve">BCCP or the </w:t>
      </w:r>
      <w:r w:rsidR="00D162F7">
        <w:t xml:space="preserve">ASCCP first </w:t>
      </w:r>
      <w:r w:rsidR="002527FF">
        <w:t>(</w:t>
      </w:r>
      <w:r w:rsidR="00FB522D">
        <w:t>follow the logic in</w:t>
      </w:r>
      <w:r w:rsidR="009F3EC9">
        <w:t xml:space="preserve"> </w:t>
      </w:r>
      <w:r w:rsidR="009F3EC9">
        <w:fldChar w:fldCharType="begin"/>
      </w:r>
      <w:r w:rsidR="009F3EC9">
        <w:instrText xml:space="preserve"> REF _Ref395176768 \r \h </w:instrText>
      </w:r>
      <w:r w:rsidR="009F3EC9">
        <w:fldChar w:fldCharType="separate"/>
      </w:r>
      <w:r w:rsidR="00632C6D">
        <w:t>3.1.1.11</w:t>
      </w:r>
      <w:r w:rsidR="009F3EC9">
        <w:fldChar w:fldCharType="end"/>
      </w:r>
      <w:r w:rsidR="009F3EC9">
        <w:t xml:space="preserve"> for BCCP in</w:t>
      </w:r>
      <w:r w:rsidR="002527FF">
        <w:t xml:space="preserve"> </w:t>
      </w:r>
      <w:r w:rsidR="002527FF">
        <w:fldChar w:fldCharType="begin"/>
      </w:r>
      <w:r w:rsidR="002527FF">
        <w:instrText xml:space="preserve"> REF _Ref395213533 \r \h </w:instrText>
      </w:r>
      <w:r w:rsidR="002527FF">
        <w:fldChar w:fldCharType="separate"/>
      </w:r>
      <w:r w:rsidR="00632C6D">
        <w:t>3.1.1.14.1</w:t>
      </w:r>
      <w:r w:rsidR="002527FF">
        <w:fldChar w:fldCharType="end"/>
      </w:r>
      <w:r w:rsidR="009F3EC9">
        <w:t xml:space="preserve"> for ASCCP</w:t>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632C6D">
        <w:t>3.1.1.14.4</w:t>
      </w:r>
      <w:r w:rsidR="00FB522D">
        <w:fldChar w:fldCharType="end"/>
      </w:r>
      <w:r w:rsidR="00FB522D">
        <w:t>)</w:t>
      </w:r>
      <w:r w:rsidR="00D162F7">
        <w:t>.</w:t>
      </w:r>
      <w:r w:rsidR="00FB522D">
        <w:t xml:space="preserve"> </w:t>
      </w:r>
      <w:ins w:id="279" w:author="Kulvatunyou, Boonserm (Fed)" w:date="2016-07-18T16:14:00Z">
        <w:r w:rsidR="00EB3907">
          <w:t>If a BCCP needs to be created here, log a warning “A BCCP element is created on the fly.</w:t>
        </w:r>
      </w:ins>
      <w:ins w:id="280" w:author="Kulvatunyou, Boonserm (Fed)" w:date="2016-07-18T16:15:00Z">
        <w:r w:rsidR="00EB3907">
          <w:t xml:space="preserve"> This is an unexpected pattern in OAGIS.</w:t>
        </w:r>
      </w:ins>
      <w:ins w:id="281" w:author="Kulvatunyou, Boonserm (Fed)" w:date="2016-07-18T16:14:00Z">
        <w:r w:rsidR="00EB3907">
          <w:t>”</w:t>
        </w:r>
      </w:ins>
    </w:p>
    <w:p w14:paraId="5DEEF685" w14:textId="77777777" w:rsidR="00FB522D" w:rsidRDefault="00FB522D" w:rsidP="004A11C5"/>
    <w:p w14:paraId="33744361" w14:textId="33280CD7"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632C6D">
        <w:t>3.1.1.14.1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632C6D">
        <w:t>3.1.1.14.4</w:t>
      </w:r>
      <w:r w:rsidR="00A67B33">
        <w:fldChar w:fldCharType="end"/>
      </w:r>
      <w:r w:rsidR="00A67B33">
        <w:t>)</w:t>
      </w:r>
      <w:r>
        <w:t>.</w:t>
      </w:r>
      <w:r w:rsidR="00A67B33">
        <w:t xml:space="preserve"> Note: OAG uses </w:t>
      </w:r>
      <w:r w:rsidR="003B5DB5">
        <w:t xml:space="preserve">mainly global elements. It uses </w:t>
      </w:r>
      <w:r w:rsidR="00A67B33">
        <w:t>only local-global (local element and global type</w:t>
      </w:r>
      <w:r w:rsidR="003B5DB5">
        <w:t xml:space="preserve">) for the </w:t>
      </w:r>
      <w:r w:rsidR="003B5DB5" w:rsidRPr="00EB3907">
        <w:rPr>
          <w:rStyle w:val="CodeChar"/>
        </w:rPr>
        <w:t>DataArea</w:t>
      </w:r>
      <w:r w:rsidR="003B5DB5">
        <w:t xml:space="preserve"> element</w:t>
      </w:r>
      <w:ins w:id="282" w:author="Kulvatunyou, Boonserm (Fed)" w:date="2016-07-18T16:15:00Z">
        <w:r w:rsidR="00EB3907">
          <w:t xml:space="preserve"> and </w:t>
        </w:r>
        <w:r w:rsidR="00EB3907" w:rsidRPr="00EB3907">
          <w:rPr>
            <w:rStyle w:val="CodeChar"/>
          </w:rPr>
          <w:t>Extension</w:t>
        </w:r>
      </w:ins>
      <w:r w:rsidR="003B5DB5">
        <w:t>. It</w:t>
      </w:r>
      <w:r w:rsidR="00A67B33">
        <w:t xml:space="preserve"> does not use local-local (local element local type)</w:t>
      </w:r>
      <w:r w:rsidR="003B5DB5">
        <w:t>;</w:t>
      </w:r>
      <w:r w:rsidR="00A67B33">
        <w:t xml:space="preserve"> </w:t>
      </w:r>
      <w:r w:rsidR="003B5DB5">
        <w:t>t</w:t>
      </w:r>
      <w:r w:rsidR="00A67B33">
        <w:t>herefore, the latter is not accounted for here.</w:t>
      </w:r>
    </w:p>
    <w:p w14:paraId="0E49ABC5" w14:textId="77777777" w:rsidR="00522491" w:rsidRDefault="00522491" w:rsidP="004A11C5"/>
    <w:p w14:paraId="3B4F5BA4" w14:textId="6F528607" w:rsidR="00522491" w:rsidRDefault="00522491" w:rsidP="004A11C5">
      <w:pPr>
        <w:rPr>
          <w:ins w:id="283" w:author="Kulvatunyou, Boonserm (Fed)" w:date="2016-07-20T21:31:00Z"/>
        </w:rPr>
      </w:pPr>
      <w:r>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632C6D">
        <w:t>3.1.1.14.5</w:t>
      </w:r>
      <w:r w:rsidR="00A67B33">
        <w:fldChar w:fldCharType="end"/>
      </w:r>
      <w:r w:rsidR="00A67B33">
        <w:t>)</w:t>
      </w:r>
      <w:r>
        <w:t>.</w:t>
      </w:r>
    </w:p>
    <w:p w14:paraId="4BECA5B1" w14:textId="77777777" w:rsidR="00632C6D" w:rsidRDefault="00632C6D" w:rsidP="004A11C5"/>
    <w:p w14:paraId="6E7B6975" w14:textId="0AB0B892" w:rsidR="00A67B33" w:rsidRDefault="00632C6D" w:rsidP="004A11C5">
      <w:pPr>
        <w:rPr>
          <w:ins w:id="284" w:author="Kulvatunyou, Boonserm (Fed)" w:date="2016-07-20T21:29:00Z"/>
        </w:rPr>
      </w:pPr>
      <w:ins w:id="285" w:author="Kulvatunyou, Boonserm (Fed)" w:date="2016-07-20T21:29:00Z">
        <w:r>
          <w:t xml:space="preserve">If there is a child </w:t>
        </w:r>
        <w:r w:rsidRPr="00632C6D">
          <w:rPr>
            <w:rStyle w:val="CodeChar"/>
          </w:rPr>
          <w:t>xsd:any</w:t>
        </w:r>
        <w:r>
          <w:t xml:space="preserve"> element, create an ASCC that points to the ASCCP created in </w:t>
        </w:r>
      </w:ins>
      <w:ins w:id="286" w:author="Kulvatunyou, Boonserm (Fed)" w:date="2016-07-20T21:30:00Z">
        <w:r>
          <w:fldChar w:fldCharType="begin"/>
        </w:r>
        <w:r>
          <w:instrText xml:space="preserve"> REF _Ref456813780 \r \h </w:instrText>
        </w:r>
      </w:ins>
      <w:r>
        <w:fldChar w:fldCharType="separate"/>
      </w:r>
      <w:ins w:id="287" w:author="Kulvatunyou, Boonserm (Fed)" w:date="2016-07-20T21:30:00Z">
        <w:r>
          <w:t>3.1.1.14.1</w:t>
        </w:r>
        <w:r>
          <w:fldChar w:fldCharType="end"/>
        </w:r>
      </w:ins>
      <w:ins w:id="288" w:author="Kulvatunyou, Boonserm (Fed)" w:date="2016-07-20T21:31:00Z">
        <w:r>
          <w:t>.</w:t>
        </w:r>
      </w:ins>
    </w:p>
    <w:p w14:paraId="02DC8651" w14:textId="77777777" w:rsidR="00632C6D" w:rsidRDefault="00632C6D" w:rsidP="004A11C5"/>
    <w:p w14:paraId="0F89A744" w14:textId="77777777" w:rsidR="00A67B33" w:rsidRDefault="00A67B33" w:rsidP="004A11C5">
      <w:r>
        <w:t>Notice the dependency to other sections, this means that each of these sections should be written as a routine so that they can be recursively called.</w:t>
      </w:r>
    </w:p>
    <w:p w14:paraId="2EE295A0" w14:textId="77777777" w:rsidR="0039440D" w:rsidRDefault="00D162F7" w:rsidP="0039440D">
      <w:pPr>
        <w:pStyle w:val="Heading5"/>
      </w:pPr>
      <w:bookmarkStart w:id="289" w:name="_Ref395213247"/>
      <w:bookmarkStart w:id="290" w:name="_Ref395213166"/>
      <w:bookmarkStart w:id="291" w:name="_Toc456813607"/>
      <w:r>
        <w:t>Populate the ASCC table</w:t>
      </w:r>
      <w:bookmarkEnd w:id="289"/>
      <w:bookmarkEnd w:id="291"/>
      <w:r>
        <w:t xml:space="preserve"> </w:t>
      </w:r>
      <w:bookmarkEnd w:id="290"/>
    </w:p>
    <w:p w14:paraId="4592DE43" w14:textId="77777777" w:rsidR="00D162F7" w:rsidRDefault="00904F4A" w:rsidP="00D162F7">
      <w:r>
        <w:t xml:space="preserve">XPATH expressions below assume that the context is an </w:t>
      </w:r>
      <w:r w:rsidRPr="00904F4A">
        <w:rPr>
          <w:rStyle w:val="CodeChar"/>
        </w:rPr>
        <w:t>xsd:element</w:t>
      </w:r>
      <w:r>
        <w:t>.</w:t>
      </w:r>
    </w:p>
    <w:p w14:paraId="2E658097" w14:textId="77777777" w:rsidR="00904F4A" w:rsidRDefault="00904F4A" w:rsidP="00D162F7"/>
    <w:p w14:paraId="0702E8F1" w14:textId="597B28C9" w:rsidR="00904F4A" w:rsidRDefault="0040569A" w:rsidP="00D162F7">
      <w:r>
        <w:rPr>
          <w:rStyle w:val="CodeChar"/>
        </w:rPr>
        <w:t>ascc_id</w:t>
      </w:r>
      <w:r w:rsidR="00904F4A">
        <w:t xml:space="preserve"> = </w:t>
      </w:r>
      <w:r w:rsidR="00904F4A" w:rsidRPr="00A159CE">
        <w:t>Auto-generate database key.</w:t>
      </w:r>
    </w:p>
    <w:p w14:paraId="15AF0EFD" w14:textId="68F8AB40" w:rsidR="00B74179" w:rsidRDefault="0040569A" w:rsidP="00D162F7">
      <w:r>
        <w:rPr>
          <w:rStyle w:val="CodeChar"/>
        </w:rPr>
        <w:t>guid</w:t>
      </w:r>
      <w:commentRangeStart w:id="292"/>
      <w:r w:rsidR="00B74179" w:rsidRPr="00B74179">
        <w:rPr>
          <w:rStyle w:val="CodeChar"/>
        </w:rPr>
        <w:t xml:space="preserve"> = Get from ./@id</w:t>
      </w:r>
      <w:r w:rsidR="00B74179">
        <w:t>.</w:t>
      </w:r>
      <w:commentRangeEnd w:id="292"/>
      <w:r w:rsidR="00B74179">
        <w:rPr>
          <w:rStyle w:val="CommentReference"/>
        </w:rPr>
        <w:commentReference w:id="292"/>
      </w:r>
    </w:p>
    <w:p w14:paraId="77DEC48B" w14:textId="7C8FE0D2" w:rsidR="00904F4A" w:rsidRDefault="0040569A" w:rsidP="00D162F7">
      <w:r>
        <w:rPr>
          <w:rStyle w:val="CodeChar"/>
        </w:rPr>
        <w:t>cardinality_min</w:t>
      </w:r>
      <w:r w:rsidR="00904F4A">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14:paraId="3826F106" w14:textId="3A3C36F5" w:rsidR="00904F4A" w:rsidRDefault="0040569A" w:rsidP="00D162F7">
      <w:r>
        <w:rPr>
          <w:rStyle w:val="CodeChar"/>
        </w:rPr>
        <w:t>cardinality_max</w:t>
      </w:r>
      <w:r w:rsidR="00904F4A">
        <w:t xml:space="preserve"> = If </w:t>
      </w:r>
      <w:r w:rsidR="00900C8A" w:rsidRPr="00D67A15">
        <w:rPr>
          <w:rStyle w:val="CodeChar"/>
        </w:rPr>
        <w:t>count(</w:t>
      </w:r>
      <w:r w:rsidR="00904F4A"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14:paraId="48F935A4" w14:textId="4F99142F" w:rsidR="00904F4A" w:rsidRDefault="0040569A" w:rsidP="00D162F7">
      <w:r>
        <w:rPr>
          <w:rStyle w:val="CodeChar"/>
        </w:rPr>
        <w:t>seq_key</w:t>
      </w:r>
      <w:r w:rsidR="00904F4A">
        <w:t xml:space="preserve"> = </w:t>
      </w:r>
      <w:r w:rsidR="00900C8A">
        <w:t xml:space="preserve">This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14:paraId="1B8BB2D7" w14:textId="739CBC1A" w:rsidR="00904F4A" w:rsidRDefault="0040569A" w:rsidP="00D162F7">
      <w:r>
        <w:rPr>
          <w:rStyle w:val="CodeChar"/>
        </w:rPr>
        <w:t>from_acc_id</w:t>
      </w:r>
      <w:r w:rsidR="00904F4A">
        <w:t xml:space="preserve"> = </w:t>
      </w:r>
      <w:r w:rsidR="00301FAF">
        <w:t xml:space="preserve">Foreign key pointing to the </w:t>
      </w:r>
      <w:r w:rsidR="00301FAF" w:rsidRPr="00D67A15">
        <w:rPr>
          <w:rStyle w:val="CodeChar"/>
        </w:rPr>
        <w:t>ACC.</w:t>
      </w:r>
      <w:r w:rsidR="00C17670">
        <w:rPr>
          <w:rStyle w:val="CodeChar"/>
        </w:rPr>
        <w:t>acc_id</w:t>
      </w:r>
      <w:r w:rsidR="00301FAF">
        <w:t xml:space="preserve"> that cause the creation of </w:t>
      </w:r>
      <w:r w:rsidR="00D67A15">
        <w:t>this</w:t>
      </w:r>
      <w:r w:rsidR="00301FAF">
        <w:t xml:space="preserve"> ASCC.</w:t>
      </w:r>
    </w:p>
    <w:p w14:paraId="5958A8E9" w14:textId="3E60F406" w:rsidR="00446F4C" w:rsidRDefault="0040569A" w:rsidP="00D162F7">
      <w:r>
        <w:rPr>
          <w:rStyle w:val="CodeChar"/>
        </w:rPr>
        <w:t>to_asccp_id</w:t>
      </w:r>
      <w:r w:rsidR="00904F4A">
        <w:t xml:space="preserve"> = </w:t>
      </w:r>
      <w:r w:rsidR="00383D33">
        <w:t xml:space="preserve">Foreign key to the </w:t>
      </w:r>
      <w:r w:rsidR="00A43A70">
        <w:rPr>
          <w:rStyle w:val="CodeChar"/>
        </w:rPr>
        <w:t>asccp</w:t>
      </w:r>
      <w:r w:rsidR="00D67A15">
        <w:rPr>
          <w:rStyle w:val="CodeChar"/>
        </w:rPr>
        <w:t>.</w:t>
      </w:r>
      <w:r w:rsidR="00383D33" w:rsidRPr="00D67A15">
        <w:rPr>
          <w:rStyle w:val="CodeChar"/>
        </w:rPr>
        <w:t>.</w:t>
      </w:r>
      <w:r w:rsidR="00A43A70">
        <w:rPr>
          <w:rStyle w:val="CodeChar"/>
        </w:rPr>
        <w:t>asccp_id</w:t>
      </w:r>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736ABC">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names of local elements. </w:t>
      </w:r>
      <w:r w:rsidR="00882DDC">
        <w:t>T</w:t>
      </w:r>
      <w:r w:rsidR="00B97C94">
        <w:t xml:space="preserve">he function to create an ASSCP should return the </w:t>
      </w:r>
      <w:r w:rsidR="00A43A70">
        <w:rPr>
          <w:rStyle w:val="CodeChar"/>
        </w:rPr>
        <w:t>asccp_id</w:t>
      </w:r>
      <w:r w:rsidR="00B97C94">
        <w:t xml:space="preserve"> of the record created. Alternatively, the </w:t>
      </w:r>
      <w:r w:rsidR="00A43A70">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14:paraId="3954E56F" w14:textId="12F56F52" w:rsidR="00904F4A" w:rsidRDefault="00736ABC" w:rsidP="00D162F7">
      <w:r>
        <w:rPr>
          <w:rStyle w:val="CodeChar"/>
        </w:rPr>
        <w:t>den</w:t>
      </w:r>
      <w:r w:rsidR="00446F4C">
        <w:t xml:space="preserve"> =</w:t>
      </w:r>
      <w:r w:rsidR="00383D33">
        <w:t xml:space="preserve"> </w:t>
      </w:r>
      <w:r w:rsidR="00446F4C" w:rsidRPr="00446F4C">
        <w:rPr>
          <w:rStyle w:val="CodeChar"/>
        </w:rPr>
        <w:t>First(ACC(</w:t>
      </w:r>
      <w:r w:rsidR="0040569A">
        <w:rPr>
          <w:rStyle w:val="CodeChar"/>
        </w:rPr>
        <w:t>from_acc_id</w:t>
      </w:r>
      <w:r w:rsidR="00446F4C" w:rsidRPr="00446F4C">
        <w:rPr>
          <w:rStyle w:val="CodeChar"/>
        </w:rPr>
        <w:t>).</w:t>
      </w:r>
      <w:r>
        <w:rPr>
          <w:rStyle w:val="CodeChar"/>
        </w:rPr>
        <w:t>den</w:t>
      </w:r>
      <w:r w:rsidR="00446F4C" w:rsidRPr="00446F4C">
        <w:rPr>
          <w:rStyle w:val="CodeChar"/>
        </w:rPr>
        <w:t>)</w:t>
      </w:r>
      <w:r w:rsidR="00446F4C">
        <w:rPr>
          <w:rStyle w:val="CodeChar"/>
        </w:rPr>
        <w:t xml:space="preserve"> + “. “ + ASCCP(</w:t>
      </w:r>
      <w:r w:rsidR="0040569A">
        <w:rPr>
          <w:rStyle w:val="CodeChar"/>
        </w:rPr>
        <w:t>to_asccp_id</w:t>
      </w:r>
      <w:r w:rsidR="00446F4C">
        <w:rPr>
          <w:rStyle w:val="CodeChar"/>
        </w:rPr>
        <w:t>).</w:t>
      </w:r>
      <w:r>
        <w:rPr>
          <w:rStyle w:val="CodeChar"/>
        </w:rPr>
        <w:t>den</w:t>
      </w:r>
    </w:p>
    <w:p w14:paraId="08F2B7A8" w14:textId="58935B11" w:rsidR="00904F4A" w:rsidRDefault="00B66EC6" w:rsidP="00D162F7">
      <w:r>
        <w:rPr>
          <w:rStyle w:val="CodeChar"/>
        </w:rPr>
        <w:t>definition</w:t>
      </w:r>
      <w:r w:rsidR="00904F4A">
        <w:t xml:space="preserve"> = </w:t>
      </w:r>
      <w:r w:rsidR="00C158EC" w:rsidRPr="00BF7D5B">
        <w:rPr>
          <w:rStyle w:val="CodeChar"/>
        </w:rPr>
        <w:t>./xsd:annotation/xsd:document</w:t>
      </w:r>
      <w:r w:rsidR="00C158EC">
        <w:t xml:space="preserve"> if exists.</w:t>
      </w:r>
    </w:p>
    <w:p w14:paraId="7FD2111B" w14:textId="6056AC02" w:rsidR="005F0DF6" w:rsidRDefault="005F0DF6" w:rsidP="005F0DF6">
      <w:r w:rsidRPr="002F5A6B">
        <w:rPr>
          <w:rStyle w:val="CodeChar"/>
        </w:rPr>
        <w:t>is_deprecated</w:t>
      </w:r>
      <w:r>
        <w:t xml:space="preserve"> = </w:t>
      </w:r>
      <w:r w:rsidRPr="002F5A6B">
        <w:rPr>
          <w:rStyle w:val="CodeChar"/>
        </w:rPr>
        <w:t>0</w:t>
      </w:r>
      <w:r>
        <w:t>.</w:t>
      </w:r>
    </w:p>
    <w:p w14:paraId="5B95B84E" w14:textId="77777777" w:rsidR="005F0DF6" w:rsidRDefault="005F0DF6" w:rsidP="005F0DF6">
      <w:r>
        <w:rPr>
          <w:rStyle w:val="CodeChar"/>
        </w:rPr>
        <w:t>created_by</w:t>
      </w:r>
      <w:r>
        <w:t xml:space="preserve"> = </w:t>
      </w:r>
      <w:r w:rsidRPr="00A159CE">
        <w:rPr>
          <w:rStyle w:val="CodeChar"/>
        </w:rPr>
        <w:t>“oagis”</w:t>
      </w:r>
      <w:r w:rsidRPr="00A159CE">
        <w:t>.</w:t>
      </w:r>
    </w:p>
    <w:p w14:paraId="19CC7EF3" w14:textId="77777777" w:rsidR="005F0DF6" w:rsidRDefault="005F0DF6" w:rsidP="005F0DF6">
      <w:r w:rsidRPr="002F5A6B">
        <w:rPr>
          <w:rStyle w:val="CodeChar"/>
        </w:rPr>
        <w:t>owner_user_id</w:t>
      </w:r>
      <w:r>
        <w:t xml:space="preserve"> = </w:t>
      </w:r>
      <w:r w:rsidRPr="002F5A6B">
        <w:rPr>
          <w:rStyle w:val="CodeChar"/>
        </w:rPr>
        <w:t>“oagis”</w:t>
      </w:r>
      <w:r>
        <w:t>.</w:t>
      </w:r>
    </w:p>
    <w:p w14:paraId="552EF85B" w14:textId="77777777" w:rsidR="005F0DF6" w:rsidRDefault="005F0DF6" w:rsidP="005F0DF6">
      <w:r>
        <w:rPr>
          <w:rStyle w:val="CodeChar"/>
        </w:rPr>
        <w:lastRenderedPageBreak/>
        <w:t>last_updated_by</w:t>
      </w:r>
      <w:r>
        <w:t xml:space="preserve"> = </w:t>
      </w:r>
      <w:r w:rsidRPr="00A159CE">
        <w:rPr>
          <w:rStyle w:val="CodeChar"/>
        </w:rPr>
        <w:t>“oagis”</w:t>
      </w:r>
      <w:r w:rsidRPr="00A159CE">
        <w:t>.</w:t>
      </w:r>
    </w:p>
    <w:p w14:paraId="05FAB139" w14:textId="77777777" w:rsidR="005F0DF6" w:rsidRDefault="005F0DF6" w:rsidP="005F0DF6">
      <w:r>
        <w:rPr>
          <w:rStyle w:val="CodeChar"/>
        </w:rPr>
        <w:t>creation_timestamp</w:t>
      </w:r>
      <w:r>
        <w:t xml:space="preserve"> = Current time.</w:t>
      </w:r>
    </w:p>
    <w:p w14:paraId="7D6D9C57" w14:textId="77777777" w:rsidR="005F0DF6" w:rsidRDefault="005F0DF6" w:rsidP="005F0DF6">
      <w:r>
        <w:rPr>
          <w:rStyle w:val="CodeChar"/>
        </w:rPr>
        <w:t>last_update_timestamp</w:t>
      </w:r>
      <w:r>
        <w:t xml:space="preserve"> = Same as </w:t>
      </w:r>
      <w:r>
        <w:rPr>
          <w:rStyle w:val="CodeChar"/>
        </w:rPr>
        <w:t>creation_timestamp</w:t>
      </w:r>
      <w:r>
        <w:t>.</w:t>
      </w:r>
    </w:p>
    <w:p w14:paraId="7811BD3D" w14:textId="703AFA46" w:rsidR="005F0DF6" w:rsidRDefault="001E35F8" w:rsidP="005F0DF6">
      <w:r>
        <w:rPr>
          <w:rStyle w:val="CodeChar"/>
        </w:rPr>
        <w:t>s</w:t>
      </w:r>
      <w:r w:rsidRPr="00A159CE">
        <w:rPr>
          <w:rStyle w:val="CodeChar"/>
        </w:rPr>
        <w:t>tate</w:t>
      </w:r>
      <w:r w:rsidRPr="00A159CE">
        <w:t xml:space="preserve"> = </w:t>
      </w:r>
      <w:r>
        <w:rPr>
          <w:rStyle w:val="CodeChar"/>
        </w:rPr>
        <w:t>3</w:t>
      </w:r>
      <w:r w:rsidRPr="00A159CE">
        <w:t xml:space="preserve">. </w:t>
      </w:r>
      <w:r w:rsidRPr="00A159CE">
        <w:rPr>
          <w:b/>
          <w:bCs/>
        </w:rPr>
        <w:t>Note:</w:t>
      </w:r>
      <w:r w:rsidRPr="00A159CE">
        <w:t xml:space="preserve"> </w:t>
      </w:r>
      <w:r>
        <w:t>3</w:t>
      </w:r>
      <w:r w:rsidRPr="00A159CE">
        <w:t xml:space="preserve"> means published.</w:t>
      </w:r>
    </w:p>
    <w:p w14:paraId="38E736D7" w14:textId="77777777" w:rsidR="005F0DF6" w:rsidRDefault="005F0DF6" w:rsidP="005F0DF6">
      <w:r w:rsidRPr="00EB13B1">
        <w:rPr>
          <w:rStyle w:val="CodeChar"/>
        </w:rPr>
        <w:t>revision_num</w:t>
      </w:r>
      <w:r>
        <w:t xml:space="preserve"> = </w:t>
      </w:r>
      <w:r w:rsidRPr="00EB13B1">
        <w:rPr>
          <w:rStyle w:val="CodeChar"/>
        </w:rPr>
        <w:t>0</w:t>
      </w:r>
      <w:r>
        <w:t>.</w:t>
      </w:r>
    </w:p>
    <w:p w14:paraId="192F9DAA" w14:textId="77777777" w:rsidR="005F0DF6" w:rsidRDefault="005F0DF6" w:rsidP="005F0DF6">
      <w:r w:rsidRPr="00EB13B1">
        <w:rPr>
          <w:rStyle w:val="CodeChar"/>
        </w:rPr>
        <w:t>revision_tracking_num</w:t>
      </w:r>
      <w:r>
        <w:t xml:space="preserve"> = </w:t>
      </w:r>
      <w:r w:rsidRPr="00EB13B1">
        <w:rPr>
          <w:rStyle w:val="CodeChar"/>
        </w:rPr>
        <w:t>0</w:t>
      </w:r>
      <w:r>
        <w:t>.</w:t>
      </w:r>
    </w:p>
    <w:p w14:paraId="52C04824" w14:textId="77777777" w:rsidR="005F0DF6" w:rsidRDefault="005F0DF6" w:rsidP="005F0DF6">
      <w:r w:rsidRPr="00EB13B1">
        <w:rPr>
          <w:rStyle w:val="CodeChar"/>
        </w:rPr>
        <w:t>revision_action</w:t>
      </w:r>
      <w:r>
        <w:t xml:space="preserve"> = </w:t>
      </w:r>
      <w:r w:rsidRPr="00EB13B1">
        <w:rPr>
          <w:rStyle w:val="CodeChar"/>
        </w:rPr>
        <w:t>null</w:t>
      </w:r>
      <w:r>
        <w:t>.</w:t>
      </w:r>
    </w:p>
    <w:p w14:paraId="359C6E90" w14:textId="77777777" w:rsidR="005F0DF6" w:rsidRDefault="005F0DF6" w:rsidP="005F0DF6">
      <w:r w:rsidRPr="00EB13B1">
        <w:rPr>
          <w:rStyle w:val="CodeChar"/>
        </w:rPr>
        <w:t>release_id</w:t>
      </w:r>
      <w:r>
        <w:t xml:space="preserve"> = </w:t>
      </w:r>
      <w:r w:rsidRPr="00F323CD">
        <w:rPr>
          <w:rStyle w:val="CodeChar"/>
        </w:rPr>
        <w:t>null</w:t>
      </w:r>
      <w:r>
        <w:t>.</w:t>
      </w:r>
    </w:p>
    <w:p w14:paraId="4D4A49DA" w14:textId="2F178ACE" w:rsidR="005F0DF6" w:rsidRPr="00725F3C" w:rsidRDefault="005F0DF6" w:rsidP="005F0DF6">
      <w:pPr>
        <w:rPr>
          <w:rStyle w:val="CodeChar"/>
          <w:rFonts w:ascii="Times New Roman" w:hAnsi="Times New Roman"/>
          <w:noProof w:val="0"/>
          <w:sz w:val="20"/>
        </w:rPr>
      </w:pPr>
      <w:r w:rsidRPr="00EB13B1">
        <w:rPr>
          <w:rStyle w:val="CodeChar"/>
        </w:rPr>
        <w:t>current_</w:t>
      </w:r>
      <w:r>
        <w:rPr>
          <w:rStyle w:val="CodeChar"/>
        </w:rPr>
        <w:t>ascc</w:t>
      </w:r>
      <w:r w:rsidRPr="00EB13B1">
        <w:rPr>
          <w:rStyle w:val="CodeChar"/>
        </w:rPr>
        <w:t>_id</w:t>
      </w:r>
      <w:r>
        <w:t xml:space="preserve"> = </w:t>
      </w:r>
      <w:r w:rsidRPr="00F323CD">
        <w:rPr>
          <w:rStyle w:val="CodeChar"/>
        </w:rPr>
        <w:t>null</w:t>
      </w:r>
      <w:r>
        <w:t xml:space="preserve">. </w:t>
      </w:r>
    </w:p>
    <w:p w14:paraId="281988CC" w14:textId="77777777" w:rsidR="005F0DF6" w:rsidRDefault="005F0DF6" w:rsidP="00D162F7"/>
    <w:p w14:paraId="627C63D2" w14:textId="77777777" w:rsidR="00D162F7" w:rsidRPr="00D162F7" w:rsidRDefault="00D162F7" w:rsidP="00D162F7">
      <w:pPr>
        <w:pStyle w:val="Heading5"/>
      </w:pPr>
      <w:bookmarkStart w:id="293" w:name="_Ref395213226"/>
      <w:bookmarkStart w:id="294" w:name="_Toc456813608"/>
      <w:r>
        <w:t>Populate the BCC table</w:t>
      </w:r>
      <w:bookmarkEnd w:id="293"/>
      <w:bookmarkEnd w:id="294"/>
    </w:p>
    <w:p w14:paraId="590E6D8B" w14:textId="77777777" w:rsidR="00B32F09" w:rsidRDefault="00522491" w:rsidP="003A128A">
      <w:r>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w:t>
      </w:r>
      <w:r w:rsidR="0093040E">
        <w:t>an</w:t>
      </w:r>
      <w:r>
        <w:t xml:space="preserve"> ACC </w:t>
      </w:r>
      <w:r w:rsidRPr="00522491">
        <w:rPr>
          <w:rStyle w:val="CodeChar"/>
        </w:rPr>
        <w:t>xsd:complexType</w:t>
      </w:r>
      <w:r>
        <w:t>)</w:t>
      </w:r>
      <w:r w:rsidR="005B27CD">
        <w:t>.</w:t>
      </w:r>
    </w:p>
    <w:p w14:paraId="198D49CF" w14:textId="77777777" w:rsidR="00730EEE" w:rsidRDefault="00730EEE" w:rsidP="003A128A"/>
    <w:p w14:paraId="5C555BA5" w14:textId="5FBC0976" w:rsidR="00B74179" w:rsidRDefault="001E35F8" w:rsidP="003A128A">
      <w:r>
        <w:rPr>
          <w:rStyle w:val="CodeChar"/>
        </w:rPr>
        <w:t>bcc_id</w:t>
      </w:r>
      <w:r w:rsidR="00B74179">
        <w:t xml:space="preserve"> = </w:t>
      </w:r>
      <w:r w:rsidR="001E2C45" w:rsidRPr="00A159CE">
        <w:t>Auto-generate database key.</w:t>
      </w:r>
    </w:p>
    <w:p w14:paraId="51A9B3CA" w14:textId="7E23976B" w:rsidR="00B74179" w:rsidRDefault="00B50E17" w:rsidP="003A128A">
      <w:r>
        <w:rPr>
          <w:rStyle w:val="CodeChar"/>
        </w:rPr>
        <w:t>guid</w:t>
      </w:r>
      <w:r w:rsidR="008854FE">
        <w:t xml:space="preserve"> </w:t>
      </w:r>
      <w:r w:rsidR="00D67A15" w:rsidRPr="00B74179">
        <w:rPr>
          <w:rStyle w:val="CodeChar"/>
        </w:rPr>
        <w:t>= Get from ./@id</w:t>
      </w:r>
      <w:r w:rsidR="00D67A15">
        <w:t>.</w:t>
      </w:r>
      <w:r w:rsidR="008854FE">
        <w:t xml:space="preserve"> </w:t>
      </w:r>
    </w:p>
    <w:p w14:paraId="766326F8" w14:textId="3AAA5D4C" w:rsidR="00BF0380" w:rsidRDefault="0040569A" w:rsidP="00BF0380">
      <w:r>
        <w:rPr>
          <w:rStyle w:val="CodeChar"/>
        </w:rPr>
        <w:t>cardinality_min</w:t>
      </w:r>
      <w:r w:rsidR="008854FE">
        <w:t xml:space="preserve"> = </w:t>
      </w:r>
      <w:r w:rsidR="00522491">
        <w:t xml:space="preserve">If the context is an </w:t>
      </w:r>
      <w:r w:rsidR="00522491" w:rsidRPr="00522491">
        <w:rPr>
          <w:rStyle w:val="CodeChar"/>
        </w:rPr>
        <w:t>xsd:element</w:t>
      </w:r>
      <w:r w:rsidR="00522491">
        <w:t xml:space="preserve"> use the following rule. </w:t>
      </w:r>
      <w:r w:rsidR="00D67A15">
        <w:t xml:space="preserve">If </w:t>
      </w:r>
      <w:r w:rsidR="00D67A15" w:rsidRPr="00D67A15">
        <w:rPr>
          <w:rStyle w:val="CodeChar"/>
        </w:rPr>
        <w:t>count(./@minOccurs = 0)</w:t>
      </w:r>
      <w:r w:rsidR="00D67A15">
        <w:t xml:space="preserve">, the value is </w:t>
      </w:r>
      <w:r w:rsidR="00D67A15" w:rsidRPr="00D67A15">
        <w:rPr>
          <w:rStyle w:val="CodeChar"/>
        </w:rPr>
        <w:t>1</w:t>
      </w:r>
      <w:r w:rsidR="00D67A15">
        <w:t xml:space="preserve">. Else the value is </w:t>
      </w:r>
      <w:r w:rsidR="00D67A15" w:rsidRPr="00D67A15">
        <w:rPr>
          <w:rStyle w:val="CodeChar"/>
        </w:rPr>
        <w:t>./@minOccurs</w:t>
      </w:r>
      <w:r w:rsidR="00D67A15">
        <w:t>.</w:t>
      </w:r>
      <w:r w:rsidR="00522491">
        <w:t xml:space="preserve"> If the context is an </w:t>
      </w:r>
      <w:r w:rsidR="00522491" w:rsidRPr="005B27CD">
        <w:rPr>
          <w:rStyle w:val="CodeChar"/>
        </w:rPr>
        <w:t>xsd:attribute</w:t>
      </w:r>
      <w:r w:rsidR="00522491">
        <w:t xml:space="preserve"> use this rule: </w:t>
      </w:r>
      <w:r w:rsidR="00BF0380">
        <w:rPr>
          <w:rFonts w:eastAsiaTheme="minorEastAsia"/>
        </w:rPr>
        <w:t>T</w:t>
      </w:r>
      <w:r w:rsidR="00BF0380">
        <w:t xml:space="preserve">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“optional” = 0.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0</w:t>
      </w:r>
      <w:r w:rsidR="00BF0380">
        <w:rPr>
          <w:rFonts w:eastAsiaTheme="minorEastAsia"/>
        </w:rPr>
        <w:t xml:space="preserve">. </w:t>
      </w:r>
    </w:p>
    <w:p w14:paraId="54DAE916" w14:textId="4D17D8A2" w:rsidR="00585CF4" w:rsidRDefault="0040569A" w:rsidP="003A128A">
      <w:r>
        <w:rPr>
          <w:rStyle w:val="CodeChar"/>
        </w:rPr>
        <w:t>cardinality_max</w:t>
      </w:r>
      <w:r w:rsidR="008854FE">
        <w:t xml:space="preserve"> = </w:t>
      </w:r>
      <w:r w:rsidR="00BF0380">
        <w:t xml:space="preserve">If the context is an </w:t>
      </w:r>
      <w:r w:rsidR="00BF0380" w:rsidRPr="005B27CD">
        <w:rPr>
          <w:rStyle w:val="CodeChar"/>
        </w:rPr>
        <w:t>xsd:element</w:t>
      </w:r>
      <w:r w:rsidR="00BF0380">
        <w:t xml:space="preserve"> use the following rule. </w:t>
      </w:r>
      <w:r w:rsidR="00D67A15">
        <w:t xml:space="preserve">If </w:t>
      </w:r>
      <w:r w:rsidR="00D67A15" w:rsidRPr="00D67A15">
        <w:rPr>
          <w:rStyle w:val="CodeChar"/>
        </w:rPr>
        <w:t>count(./@maxOccurs = 0)</w:t>
      </w:r>
      <w:r w:rsidR="00D67A15">
        <w:t xml:space="preserve">, the value is </w:t>
      </w:r>
      <w:r w:rsidR="00D67A15" w:rsidRPr="00D67A15">
        <w:rPr>
          <w:rStyle w:val="CodeChar"/>
        </w:rPr>
        <w:t>1</w:t>
      </w:r>
      <w:r w:rsidR="00D67A15">
        <w:t xml:space="preserve">. Else if </w:t>
      </w:r>
      <w:r w:rsidR="00D67A15" w:rsidRPr="00D67A15">
        <w:rPr>
          <w:rStyle w:val="CodeChar"/>
        </w:rPr>
        <w:t>./@maxOccurs = ‘unbounded’</w:t>
      </w:r>
      <w:r w:rsidR="00D67A15">
        <w:t xml:space="preserve">, </w:t>
      </w:r>
      <w:r w:rsidR="00953CC3">
        <w:t xml:space="preserve">the value is </w:t>
      </w:r>
      <w:r w:rsidR="00953CC3" w:rsidRPr="00953CC3">
        <w:rPr>
          <w:rStyle w:val="CodeChar"/>
        </w:rPr>
        <w:t>-1</w:t>
      </w:r>
      <w:r w:rsidR="00D67A15">
        <w:t xml:space="preserve">. Else the value is </w:t>
      </w:r>
      <w:r w:rsidR="00D67A15" w:rsidRPr="00D67A15">
        <w:rPr>
          <w:rStyle w:val="CodeChar"/>
        </w:rPr>
        <w:t>./@maxOccurs</w:t>
      </w:r>
      <w:r w:rsidR="00D67A15">
        <w:t>.</w:t>
      </w:r>
      <w:r w:rsidR="00BF0380">
        <w:t xml:space="preserve"> If the context is an </w:t>
      </w:r>
      <w:r w:rsidR="00BF0380" w:rsidRPr="005B27CD">
        <w:rPr>
          <w:rStyle w:val="CodeChar"/>
        </w:rPr>
        <w:t>xsd:attribute</w:t>
      </w:r>
      <w:r w:rsidR="00BF0380">
        <w:t xml:space="preserve"> use this rule: Take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 xml:space="preserve">“optional” = </w:t>
      </w:r>
      <w:r w:rsidR="00BF0380">
        <w:rPr>
          <w:rStyle w:val="CodeChar"/>
        </w:rPr>
        <w:t>1</w:t>
      </w:r>
      <w:r w:rsidR="00BF0380" w:rsidRPr="003965EA">
        <w:rPr>
          <w:rStyle w:val="CodeChar"/>
        </w:rPr>
        <w:t>.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1</w:t>
      </w:r>
      <w:r w:rsidR="00BF0380">
        <w:rPr>
          <w:rFonts w:eastAsiaTheme="minorEastAsia"/>
        </w:rPr>
        <w:t>.</w:t>
      </w:r>
    </w:p>
    <w:p w14:paraId="6D2CC788" w14:textId="34A8ED27" w:rsidR="008854FE" w:rsidRDefault="001E35F8" w:rsidP="003A128A">
      <w:r>
        <w:rPr>
          <w:rStyle w:val="CodeChar"/>
        </w:rPr>
        <w:t>to_bccp_id</w:t>
      </w:r>
      <w:r w:rsidR="008854FE">
        <w:t xml:space="preserve"> = </w:t>
      </w:r>
      <w:r w:rsidR="00D67A15">
        <w:t xml:space="preserve">Foreign key to the </w:t>
      </w:r>
      <w:r w:rsidR="000F4A6F">
        <w:rPr>
          <w:rStyle w:val="CodeChar"/>
        </w:rPr>
        <w:t>bccp</w:t>
      </w:r>
      <w:r w:rsidR="00D67A15" w:rsidRPr="005B27CD">
        <w:rPr>
          <w:rStyle w:val="CodeChar"/>
        </w:rPr>
        <w:t>.</w:t>
      </w:r>
      <w:r w:rsidR="00725F3C">
        <w:rPr>
          <w:rStyle w:val="CodeChar"/>
        </w:rPr>
        <w:t>bccp_id</w:t>
      </w:r>
      <w:r w:rsidR="00D67A15">
        <w:t xml:space="preserve">. The value is </w:t>
      </w:r>
      <w:r w:rsidR="00D67A15" w:rsidRPr="00D67A15">
        <w:rPr>
          <w:rStyle w:val="CodeChar"/>
        </w:rPr>
        <w:t>IdOf(./@ref)</w:t>
      </w:r>
      <w:r w:rsidR="00D67A15">
        <w:t xml:space="preserve"> </w:t>
      </w:r>
      <w:ins w:id="295" w:author="Kulvatunyou, Boonserm (Fed)" w:date="2016-07-18T18:03:00Z">
        <w:r w:rsidR="003830F9" w:rsidRPr="003830F9">
          <w:rPr>
            <w:rStyle w:val="CodeChar"/>
          </w:rPr>
          <w:t>or IdOf(</w:t>
        </w:r>
        <w:r w:rsidR="003830F9" w:rsidRPr="003830F9">
          <w:rPr>
            <w:rStyle w:val="CodeChar"/>
          </w:rPr>
          <w:fldChar w:fldCharType="begin"/>
        </w:r>
        <w:r w:rsidR="003830F9" w:rsidRPr="003830F9">
          <w:rPr>
            <w:rStyle w:val="CodeChar"/>
          </w:rPr>
          <w:instrText xml:space="preserve"> HYPERLINK "mailto:./@name" </w:instrText>
        </w:r>
      </w:ins>
      <w:r w:rsidR="00632C6D" w:rsidRPr="003830F9">
        <w:rPr>
          <w:rStyle w:val="CodeChar"/>
        </w:rPr>
      </w:r>
      <w:ins w:id="296" w:author="Kulvatunyou, Boonserm (Fed)" w:date="2016-07-18T18:03:00Z">
        <w:r w:rsidR="003830F9" w:rsidRPr="003830F9">
          <w:rPr>
            <w:rStyle w:val="CodeChar"/>
          </w:rPr>
          <w:fldChar w:fldCharType="separate"/>
        </w:r>
        <w:r w:rsidR="003830F9" w:rsidRPr="003830F9">
          <w:rPr>
            <w:rStyle w:val="CodeChar"/>
          </w:rPr>
          <w:t>./@name</w:t>
        </w:r>
        <w:r w:rsidR="003830F9" w:rsidRPr="003830F9">
          <w:rPr>
            <w:rStyle w:val="CodeChar"/>
          </w:rPr>
          <w:fldChar w:fldCharType="end"/>
        </w:r>
        <w:r w:rsidR="003830F9" w:rsidRPr="003830F9">
          <w:rPr>
            <w:rStyle w:val="CodeChar"/>
          </w:rPr>
          <w:t>) in case of xsd:attribute</w:t>
        </w:r>
        <w:r w:rsidR="003830F9">
          <w:t xml:space="preserve"> </w:t>
        </w:r>
      </w:ins>
      <w:r w:rsidR="00D67A15">
        <w:t xml:space="preserve">by matching the </w:t>
      </w:r>
      <w:r w:rsidR="005C6796" w:rsidRPr="005C6796">
        <w:rPr>
          <w:rStyle w:val="CodeChar"/>
        </w:rPr>
        <w:t>First(</w:t>
      </w:r>
      <w:r w:rsidR="00736ABC">
        <w:rPr>
          <w:rStyle w:val="CodeChar"/>
        </w:rPr>
        <w:t>den</w:t>
      </w:r>
      <w:r w:rsidR="005C6796" w:rsidRPr="005C6796">
        <w:rPr>
          <w:rStyle w:val="CodeChar"/>
        </w:rPr>
        <w:t>)</w:t>
      </w:r>
      <w:r w:rsidR="00D67A15">
        <w:t>.</w:t>
      </w:r>
      <w:r w:rsidR="007A4EF2">
        <w:t xml:space="preserve"> If there is no matching BCCP record, a new BCCP has to be created</w:t>
      </w:r>
      <w:r w:rsidR="005C6796">
        <w:t>; however, t</w:t>
      </w:r>
      <w:r w:rsidR="007A4EF2">
        <w:t xml:space="preserve">his should only be the case when the BCC is an </w:t>
      </w:r>
      <w:r w:rsidR="007A4EF2" w:rsidRPr="00684F21">
        <w:rPr>
          <w:rStyle w:val="CodeChar"/>
        </w:rPr>
        <w:t>xsd:attribute</w:t>
      </w:r>
      <w:r w:rsidR="007A4EF2">
        <w:t xml:space="preserve">. See </w:t>
      </w:r>
      <w:r w:rsidR="007A4EF2">
        <w:fldChar w:fldCharType="begin"/>
      </w:r>
      <w:r w:rsidR="007A4EF2">
        <w:instrText xml:space="preserve"> REF _Ref395279750 \r \h </w:instrText>
      </w:r>
      <w:r w:rsidR="007A4EF2">
        <w:fldChar w:fldCharType="separate"/>
      </w:r>
      <w:r w:rsidR="00632C6D">
        <w:t>3.1.1.14.6</w:t>
      </w:r>
      <w:r w:rsidR="007A4EF2">
        <w:fldChar w:fldCharType="end"/>
      </w:r>
      <w:r w:rsidR="007A4EF2">
        <w:t xml:space="preserve"> for how to populate these BCCPs.</w:t>
      </w:r>
    </w:p>
    <w:p w14:paraId="69EFA4BD" w14:textId="732B9D1A" w:rsidR="008854FE" w:rsidRDefault="0040569A" w:rsidP="003A128A">
      <w:r>
        <w:rPr>
          <w:rStyle w:val="CodeChar"/>
        </w:rPr>
        <w:t>from_acc_id</w:t>
      </w:r>
      <w:r w:rsidR="008854FE">
        <w:t xml:space="preserve"> = </w:t>
      </w:r>
      <w:r w:rsidR="00D67A15">
        <w:t xml:space="preserve">Foreign key pointing to the </w:t>
      </w:r>
      <w:r w:rsidR="00D67A15" w:rsidRPr="00D67A15">
        <w:rPr>
          <w:rStyle w:val="CodeChar"/>
        </w:rPr>
        <w:t>ACC.</w:t>
      </w:r>
      <w:r w:rsidR="00C17670">
        <w:rPr>
          <w:rStyle w:val="CodeChar"/>
        </w:rPr>
        <w:t>acc_id</w:t>
      </w:r>
      <w:r w:rsidR="00D67A15">
        <w:t xml:space="preserve"> caus</w:t>
      </w:r>
      <w:r w:rsidR="00F452EE">
        <w:t>ing</w:t>
      </w:r>
      <w:r w:rsidR="00D67A15">
        <w:t xml:space="preserve"> the creation of this BCC.</w:t>
      </w:r>
    </w:p>
    <w:p w14:paraId="298FDC13" w14:textId="52A11CEA" w:rsidR="008854FE" w:rsidRDefault="0040569A" w:rsidP="003A128A">
      <w:r>
        <w:rPr>
          <w:rStyle w:val="CodeChar"/>
        </w:rPr>
        <w:t>seq_key</w:t>
      </w:r>
      <w:r w:rsidR="008854FE">
        <w:t xml:space="preserve"> = </w:t>
      </w:r>
      <w:r w:rsidR="00D67A15">
        <w:t xml:space="preserve">This is an integer representing the position of the </w:t>
      </w:r>
      <w:r w:rsidR="00D67A15" w:rsidRPr="00BE54EE">
        <w:rPr>
          <w:rStyle w:val="CodeChar"/>
        </w:rPr>
        <w:t>xsd:element</w:t>
      </w:r>
      <w:r w:rsidR="00D67A15">
        <w:t xml:space="preserve"> under the </w:t>
      </w:r>
      <w:r w:rsidR="00D67A15" w:rsidRPr="00BE54EE">
        <w:rPr>
          <w:rStyle w:val="CodeChar"/>
        </w:rPr>
        <w:t>xsd:sequence</w:t>
      </w:r>
      <w:r w:rsidR="00D67A15">
        <w:t xml:space="preserve"> element of the </w:t>
      </w:r>
      <w:r w:rsidR="00D67A15" w:rsidRPr="00BE54EE">
        <w:rPr>
          <w:rStyle w:val="CodeChar"/>
        </w:rPr>
        <w:t>xsd:complexType</w:t>
      </w:r>
      <w:r w:rsidR="00D67A15">
        <w:t xml:space="preserve"> (the parent ACC). Note that the number starts at </w:t>
      </w:r>
      <w:r w:rsidR="00D67A15" w:rsidRPr="005B27CD">
        <w:rPr>
          <w:rStyle w:val="CodeChar"/>
        </w:rPr>
        <w:t>1</w:t>
      </w:r>
      <w:r w:rsidR="00D67A15">
        <w:t xml:space="preserve"> even if the </w:t>
      </w:r>
      <w:r w:rsidR="00D67A15" w:rsidRPr="00D67A15">
        <w:rPr>
          <w:rStyle w:val="CodeChar"/>
        </w:rPr>
        <w:t>xsd:element</w:t>
      </w:r>
      <w:r w:rsidR="00D67A15">
        <w:t xml:space="preserve"> is part of an extension (i.e., logically there is another preceding element).</w:t>
      </w:r>
      <w:r w:rsidR="000C2CD1">
        <w:t xml:space="preserve"> Assign </w:t>
      </w:r>
      <w:r w:rsidR="000C2CD1" w:rsidRPr="000C2CD1">
        <w:rPr>
          <w:rStyle w:val="CodeChar"/>
        </w:rPr>
        <w:t>0</w:t>
      </w:r>
      <w:r w:rsidR="000C2CD1">
        <w:t xml:space="preserve"> if the context is an </w:t>
      </w:r>
      <w:r w:rsidR="000C2CD1" w:rsidRPr="000C2CD1">
        <w:rPr>
          <w:rStyle w:val="CodeChar"/>
        </w:rPr>
        <w:t>xsd:attribute</w:t>
      </w:r>
      <w:r w:rsidR="000C2CD1">
        <w:t>.</w:t>
      </w:r>
    </w:p>
    <w:p w14:paraId="08574D7C" w14:textId="77777777" w:rsidR="00741163" w:rsidRDefault="00B50E17" w:rsidP="003A128A">
      <w:pPr>
        <w:rPr>
          <w:ins w:id="297" w:author="Kulvatunyou, Boonserm (Fed)" w:date="2016-07-10T22:23:00Z"/>
        </w:rPr>
      </w:pPr>
      <w:r>
        <w:rPr>
          <w:rStyle w:val="CodeChar"/>
        </w:rPr>
        <w:t>entity_type</w:t>
      </w:r>
      <w:r w:rsidR="008854FE">
        <w:t xml:space="preserve"> = </w:t>
      </w:r>
      <w:r w:rsidR="00BF0380">
        <w:t xml:space="preserve">If the context is an </w:t>
      </w:r>
      <w:r w:rsidR="00BF0380" w:rsidRPr="005B27CD">
        <w:rPr>
          <w:rStyle w:val="CodeChar"/>
        </w:rPr>
        <w:t>xsd:element</w:t>
      </w:r>
      <w:r w:rsidR="00BF0380">
        <w:t xml:space="preserve">, the value is </w:t>
      </w:r>
      <w:r w:rsidR="00BF0380" w:rsidRPr="005B27CD">
        <w:rPr>
          <w:rStyle w:val="CodeChar"/>
        </w:rPr>
        <w:t>1</w:t>
      </w:r>
      <w:r w:rsidR="00BF0380">
        <w:t xml:space="preserve">. Else the value is </w:t>
      </w:r>
      <w:r w:rsidR="00BF0380" w:rsidRPr="005B27CD">
        <w:rPr>
          <w:rStyle w:val="CodeChar"/>
        </w:rPr>
        <w:t>0</w:t>
      </w:r>
      <w:r w:rsidR="005B27CD">
        <w:t xml:space="preserve"> (i.e., the context is an </w:t>
      </w:r>
      <w:r w:rsidR="005B27CD" w:rsidRPr="005B27CD">
        <w:rPr>
          <w:rStyle w:val="CodeChar"/>
        </w:rPr>
        <w:t>xsd:attribute</w:t>
      </w:r>
      <w:r w:rsidR="005B27CD">
        <w:t>)</w:t>
      </w:r>
      <w:r w:rsidR="00BF0380">
        <w:t>.</w:t>
      </w:r>
    </w:p>
    <w:p w14:paraId="6503E106" w14:textId="482AFF85" w:rsidR="00741163" w:rsidRDefault="00741163" w:rsidP="003A128A">
      <w:pPr>
        <w:rPr>
          <w:ins w:id="298" w:author="Kulvatunyou, Boonserm (Fed)" w:date="2016-07-10T22:23:00Z"/>
        </w:rPr>
      </w:pPr>
      <w:ins w:id="299" w:author="Kulvatunyou, Boonserm (Fed)" w:date="2016-07-10T22:23:00Z">
        <w:r w:rsidRPr="00741163">
          <w:rPr>
            <w:rStyle w:val="CodeChar"/>
          </w:rPr>
          <w:t>is_nillable</w:t>
        </w:r>
        <w:r>
          <w:t xml:space="preserve"> = </w:t>
        </w:r>
        <w:r w:rsidRPr="00741163">
          <w:rPr>
            <w:rStyle w:val="CodeChar"/>
          </w:rPr>
          <w:t>count(@nillable) == 0 ? false : @nillable</w:t>
        </w:r>
        <w:r>
          <w:t>.</w:t>
        </w:r>
      </w:ins>
    </w:p>
    <w:p w14:paraId="0EFA9095" w14:textId="008515D3" w:rsidR="008854FE" w:rsidRDefault="00741163" w:rsidP="003A128A">
      <w:ins w:id="300" w:author="Kulvatunyou, Boonserm (Fed)" w:date="2016-07-10T22:23:00Z">
        <w:r w:rsidRPr="00741163">
          <w:rPr>
            <w:rStyle w:val="CodeChar"/>
          </w:rPr>
          <w:t>default_value</w:t>
        </w:r>
        <w:r>
          <w:t xml:space="preserve"> = </w:t>
        </w:r>
        <w:r w:rsidRPr="00741163">
          <w:rPr>
            <w:rStyle w:val="CodeChar"/>
          </w:rPr>
          <w:t>count(@defualt)</w:t>
        </w:r>
      </w:ins>
      <w:ins w:id="301" w:author="Kulvatunyou, Boonserm (Fed)" w:date="2016-07-10T22:24:00Z">
        <w:r w:rsidRPr="00741163">
          <w:rPr>
            <w:rStyle w:val="CodeChar"/>
          </w:rPr>
          <w:t xml:space="preserve"> == 0 ? null : @default</w:t>
        </w:r>
        <w:r>
          <w:t>.</w:t>
        </w:r>
      </w:ins>
      <w:ins w:id="302" w:author="Kulvatunyou, Boonserm (Fed)" w:date="2016-07-10T22:23:00Z">
        <w:r>
          <w:t xml:space="preserve"> </w:t>
        </w:r>
      </w:ins>
      <w:r w:rsidR="00BF0380">
        <w:t xml:space="preserve"> </w:t>
      </w:r>
    </w:p>
    <w:p w14:paraId="3D896923" w14:textId="5765D22D" w:rsidR="00446F4C" w:rsidRDefault="00736ABC" w:rsidP="003A128A">
      <w:pPr>
        <w:rPr>
          <w:rStyle w:val="CodeChar"/>
        </w:rPr>
      </w:pPr>
      <w:r>
        <w:rPr>
          <w:rStyle w:val="CodeChar"/>
        </w:rPr>
        <w:t>den</w:t>
      </w:r>
      <w:r w:rsidR="00446F4C">
        <w:t xml:space="preserve"> = </w:t>
      </w:r>
      <w:r w:rsidR="00446F4C" w:rsidRPr="00446F4C">
        <w:rPr>
          <w:rStyle w:val="CodeChar"/>
        </w:rPr>
        <w:t>First(ACC(</w:t>
      </w:r>
      <w:r w:rsidR="00B50E17">
        <w:rPr>
          <w:rStyle w:val="CodeChar"/>
        </w:rPr>
        <w:t>from_acc_id</w:t>
      </w:r>
      <w:r w:rsidR="00446F4C" w:rsidRPr="00446F4C">
        <w:rPr>
          <w:rStyle w:val="CodeChar"/>
        </w:rPr>
        <w:t>).</w:t>
      </w:r>
      <w:r>
        <w:rPr>
          <w:rStyle w:val="CodeChar"/>
        </w:rPr>
        <w:t>den</w:t>
      </w:r>
      <w:r w:rsidR="00446F4C" w:rsidRPr="00446F4C">
        <w:rPr>
          <w:rStyle w:val="CodeChar"/>
        </w:rPr>
        <w:t>) + “. “ + BCCP(</w:t>
      </w:r>
      <w:r w:rsidR="00B50E17">
        <w:rPr>
          <w:rStyle w:val="CodeChar"/>
        </w:rPr>
        <w:t>to_bccp_id</w:t>
      </w:r>
      <w:r w:rsidR="00446F4C" w:rsidRPr="00446F4C">
        <w:rPr>
          <w:rStyle w:val="CodeChar"/>
        </w:rPr>
        <w:t>).</w:t>
      </w:r>
      <w:r>
        <w:rPr>
          <w:rStyle w:val="CodeChar"/>
        </w:rPr>
        <w:t>den</w:t>
      </w:r>
    </w:p>
    <w:p w14:paraId="1A728E0B" w14:textId="77777777" w:rsidR="00344770" w:rsidRDefault="00344770" w:rsidP="00344770">
      <w:r>
        <w:rPr>
          <w:rStyle w:val="CodeChar"/>
        </w:rPr>
        <w:t>definition</w:t>
      </w:r>
      <w:r>
        <w:t xml:space="preserve"> = </w:t>
      </w:r>
      <w:r w:rsidRPr="00BF7D5B">
        <w:rPr>
          <w:rStyle w:val="CodeChar"/>
        </w:rPr>
        <w:t>./xsd:annotation/xsd:document</w:t>
      </w:r>
      <w:r>
        <w:t xml:space="preserve"> if exists.</w:t>
      </w:r>
    </w:p>
    <w:p w14:paraId="37C009D9" w14:textId="77777777" w:rsidR="00344770" w:rsidRDefault="00344770" w:rsidP="00344770">
      <w:r w:rsidRPr="002F5A6B">
        <w:rPr>
          <w:rStyle w:val="CodeChar"/>
        </w:rPr>
        <w:t>is_deprecated</w:t>
      </w:r>
      <w:r>
        <w:t xml:space="preserve"> = </w:t>
      </w:r>
      <w:r w:rsidRPr="002F5A6B">
        <w:rPr>
          <w:rStyle w:val="CodeChar"/>
        </w:rPr>
        <w:t>0</w:t>
      </w:r>
      <w:r>
        <w:t>.</w:t>
      </w:r>
    </w:p>
    <w:p w14:paraId="5D46991B" w14:textId="77777777" w:rsidR="00344770" w:rsidRDefault="00344770" w:rsidP="00344770">
      <w:r>
        <w:rPr>
          <w:rStyle w:val="CodeChar"/>
        </w:rPr>
        <w:t>created_by</w:t>
      </w:r>
      <w:r>
        <w:t xml:space="preserve"> = </w:t>
      </w:r>
      <w:r w:rsidRPr="00A159CE">
        <w:rPr>
          <w:rStyle w:val="CodeChar"/>
        </w:rPr>
        <w:t>“oagis”</w:t>
      </w:r>
      <w:r w:rsidRPr="00A159CE">
        <w:t>.</w:t>
      </w:r>
    </w:p>
    <w:p w14:paraId="786C8163" w14:textId="77777777" w:rsidR="00344770" w:rsidRDefault="00344770" w:rsidP="00344770">
      <w:r w:rsidRPr="002F5A6B">
        <w:rPr>
          <w:rStyle w:val="CodeChar"/>
        </w:rPr>
        <w:t>owner_user_id</w:t>
      </w:r>
      <w:r>
        <w:t xml:space="preserve"> = </w:t>
      </w:r>
      <w:r w:rsidRPr="002F5A6B">
        <w:rPr>
          <w:rStyle w:val="CodeChar"/>
        </w:rPr>
        <w:t>“oagis”</w:t>
      </w:r>
      <w:r>
        <w:t>.</w:t>
      </w:r>
    </w:p>
    <w:p w14:paraId="75ACB856" w14:textId="77777777" w:rsidR="00344770" w:rsidRDefault="00344770" w:rsidP="00344770">
      <w:r>
        <w:rPr>
          <w:rStyle w:val="CodeChar"/>
        </w:rPr>
        <w:lastRenderedPageBreak/>
        <w:t>last_updated_by</w:t>
      </w:r>
      <w:r>
        <w:t xml:space="preserve"> = </w:t>
      </w:r>
      <w:r w:rsidRPr="00A159CE">
        <w:rPr>
          <w:rStyle w:val="CodeChar"/>
        </w:rPr>
        <w:t>“oagis”</w:t>
      </w:r>
      <w:r w:rsidRPr="00A159CE">
        <w:t>.</w:t>
      </w:r>
    </w:p>
    <w:p w14:paraId="7E28A15E" w14:textId="77777777" w:rsidR="00344770" w:rsidRDefault="00344770" w:rsidP="00344770">
      <w:r>
        <w:rPr>
          <w:rStyle w:val="CodeChar"/>
        </w:rPr>
        <w:t>creation_timestamp</w:t>
      </w:r>
      <w:r>
        <w:t xml:space="preserve"> = Current time.</w:t>
      </w:r>
    </w:p>
    <w:p w14:paraId="77C3832A" w14:textId="77777777" w:rsidR="00344770" w:rsidRDefault="00344770" w:rsidP="00344770">
      <w:r>
        <w:rPr>
          <w:rStyle w:val="CodeChar"/>
        </w:rPr>
        <w:t>last_update_timestamp</w:t>
      </w:r>
      <w:r>
        <w:t xml:space="preserve"> = Same as </w:t>
      </w:r>
      <w:r>
        <w:rPr>
          <w:rStyle w:val="CodeChar"/>
        </w:rPr>
        <w:t>creation_timestamp</w:t>
      </w:r>
      <w:r>
        <w:t>.</w:t>
      </w:r>
    </w:p>
    <w:p w14:paraId="228BD161" w14:textId="1E824B85" w:rsidR="00344770" w:rsidRDefault="001E35F8" w:rsidP="00344770">
      <w:r>
        <w:rPr>
          <w:rStyle w:val="CodeChar"/>
        </w:rPr>
        <w:t>s</w:t>
      </w:r>
      <w:r w:rsidRPr="00A159CE">
        <w:rPr>
          <w:rStyle w:val="CodeChar"/>
        </w:rPr>
        <w:t>tate</w:t>
      </w:r>
      <w:r w:rsidRPr="00A159CE">
        <w:t xml:space="preserve"> = </w:t>
      </w:r>
      <w:r>
        <w:rPr>
          <w:rStyle w:val="CodeChar"/>
        </w:rPr>
        <w:t>3</w:t>
      </w:r>
      <w:r w:rsidRPr="00A159CE">
        <w:t xml:space="preserve">. </w:t>
      </w:r>
      <w:r w:rsidRPr="00A159CE">
        <w:rPr>
          <w:b/>
          <w:bCs/>
        </w:rPr>
        <w:t>Note:</w:t>
      </w:r>
      <w:r w:rsidRPr="00A159CE">
        <w:t xml:space="preserve"> </w:t>
      </w:r>
      <w:r>
        <w:t>3</w:t>
      </w:r>
      <w:r w:rsidRPr="00A159CE">
        <w:t xml:space="preserve"> means published.</w:t>
      </w:r>
    </w:p>
    <w:p w14:paraId="68EC3819" w14:textId="77777777" w:rsidR="00344770" w:rsidRDefault="00344770" w:rsidP="00344770">
      <w:r w:rsidRPr="00EB13B1">
        <w:rPr>
          <w:rStyle w:val="CodeChar"/>
        </w:rPr>
        <w:t>revision_num</w:t>
      </w:r>
      <w:r>
        <w:t xml:space="preserve"> = </w:t>
      </w:r>
      <w:r w:rsidRPr="00EB13B1">
        <w:rPr>
          <w:rStyle w:val="CodeChar"/>
        </w:rPr>
        <w:t>0</w:t>
      </w:r>
      <w:r>
        <w:t>.</w:t>
      </w:r>
    </w:p>
    <w:p w14:paraId="49310A52" w14:textId="77777777" w:rsidR="00344770" w:rsidRDefault="00344770" w:rsidP="00344770">
      <w:r w:rsidRPr="00EB13B1">
        <w:rPr>
          <w:rStyle w:val="CodeChar"/>
        </w:rPr>
        <w:t>revision_tracking_num</w:t>
      </w:r>
      <w:r>
        <w:t xml:space="preserve"> = </w:t>
      </w:r>
      <w:r w:rsidRPr="00EB13B1">
        <w:rPr>
          <w:rStyle w:val="CodeChar"/>
        </w:rPr>
        <w:t>0</w:t>
      </w:r>
      <w:r>
        <w:t>.</w:t>
      </w:r>
    </w:p>
    <w:p w14:paraId="7965D390" w14:textId="77777777" w:rsidR="00344770" w:rsidRDefault="00344770" w:rsidP="00344770">
      <w:r w:rsidRPr="00EB13B1">
        <w:rPr>
          <w:rStyle w:val="CodeChar"/>
        </w:rPr>
        <w:t>revision_action</w:t>
      </w:r>
      <w:r>
        <w:t xml:space="preserve"> = </w:t>
      </w:r>
      <w:r w:rsidRPr="00EB13B1">
        <w:rPr>
          <w:rStyle w:val="CodeChar"/>
        </w:rPr>
        <w:t>null</w:t>
      </w:r>
      <w:r>
        <w:t>.</w:t>
      </w:r>
    </w:p>
    <w:p w14:paraId="52722B1B" w14:textId="77777777" w:rsidR="00344770" w:rsidRDefault="00344770" w:rsidP="00344770">
      <w:r w:rsidRPr="00EB13B1">
        <w:rPr>
          <w:rStyle w:val="CodeChar"/>
        </w:rPr>
        <w:t>release_id</w:t>
      </w:r>
      <w:r>
        <w:t xml:space="preserve"> = </w:t>
      </w:r>
      <w:r w:rsidRPr="00F323CD">
        <w:rPr>
          <w:rStyle w:val="CodeChar"/>
        </w:rPr>
        <w:t>null</w:t>
      </w:r>
      <w:r>
        <w:t>.</w:t>
      </w:r>
    </w:p>
    <w:p w14:paraId="19824015" w14:textId="020E0EA1" w:rsidR="00344770" w:rsidRDefault="00344770" w:rsidP="003A128A">
      <w:r w:rsidRPr="00EB13B1">
        <w:rPr>
          <w:rStyle w:val="CodeChar"/>
        </w:rPr>
        <w:t>current_</w:t>
      </w:r>
      <w:r w:rsidR="001E35F8">
        <w:rPr>
          <w:rStyle w:val="CodeChar"/>
        </w:rPr>
        <w:t>bcc</w:t>
      </w:r>
      <w:r w:rsidRPr="00EB13B1">
        <w:rPr>
          <w:rStyle w:val="CodeChar"/>
        </w:rPr>
        <w:t>_id</w:t>
      </w:r>
      <w:r>
        <w:t xml:space="preserve"> = </w:t>
      </w:r>
      <w:r w:rsidRPr="00F323CD">
        <w:rPr>
          <w:rStyle w:val="CodeChar"/>
        </w:rPr>
        <w:t>null</w:t>
      </w:r>
      <w:r>
        <w:t xml:space="preserve">. </w:t>
      </w:r>
    </w:p>
    <w:p w14:paraId="5B9348B8" w14:textId="77777777" w:rsidR="008854FE" w:rsidRDefault="007A4EF2" w:rsidP="007A4EF2">
      <w:pPr>
        <w:pStyle w:val="Heading5"/>
      </w:pPr>
      <w:bookmarkStart w:id="303" w:name="_Ref395279750"/>
      <w:bookmarkStart w:id="304" w:name="_Toc456813609"/>
      <w:r>
        <w:t>Populate the BCCP table for xsd:attribute</w:t>
      </w:r>
      <w:bookmarkEnd w:id="303"/>
      <w:bookmarkEnd w:id="304"/>
    </w:p>
    <w:p w14:paraId="3C598EFD" w14:textId="77777777" w:rsidR="00182E51" w:rsidRDefault="00182E51" w:rsidP="00182E51">
      <w:r>
        <w:t xml:space="preserve">XPATH expressions below assume the context is an </w:t>
      </w:r>
      <w:r w:rsidRPr="00182E51">
        <w:rPr>
          <w:rStyle w:val="CodeChar"/>
        </w:rPr>
        <w:t>xsd:attribute</w:t>
      </w:r>
      <w:r>
        <w:t>.</w:t>
      </w:r>
    </w:p>
    <w:p w14:paraId="52CF5913" w14:textId="77777777" w:rsidR="00182E51" w:rsidRPr="00182E51" w:rsidRDefault="00182E51" w:rsidP="00182E51"/>
    <w:p w14:paraId="77990D95" w14:textId="50A1063F" w:rsidR="00182E51" w:rsidRDefault="00725F3C" w:rsidP="00182E51">
      <w:r>
        <w:rPr>
          <w:rStyle w:val="CodeChar"/>
        </w:rPr>
        <w:t>bccp_id</w:t>
      </w:r>
      <w:r w:rsidR="00182E51">
        <w:t xml:space="preserve"> = Auto-generate database key.</w:t>
      </w:r>
    </w:p>
    <w:p w14:paraId="45AB0B9C" w14:textId="6A8B88B6" w:rsidR="00182E51" w:rsidRDefault="00725F3C" w:rsidP="00182E51">
      <w:r>
        <w:rPr>
          <w:rStyle w:val="CodeChar"/>
        </w:rPr>
        <w:t>guid</w:t>
      </w:r>
      <w:r w:rsidR="00182E51">
        <w:t xml:space="preserve"> = </w:t>
      </w:r>
      <w:commentRangeStart w:id="305"/>
      <w:r w:rsidR="00791521">
        <w:t>Generate a new GUID</w:t>
      </w:r>
      <w:commentRangeEnd w:id="305"/>
      <w:r w:rsidR="00791521">
        <w:rPr>
          <w:rStyle w:val="CommentReference"/>
        </w:rPr>
        <w:commentReference w:id="305"/>
      </w:r>
      <w:r w:rsidR="00182E51">
        <w:t>.</w:t>
      </w:r>
    </w:p>
    <w:p w14:paraId="4DE92A86" w14:textId="022AA9F3" w:rsidR="00182E51" w:rsidRDefault="00CF7449" w:rsidP="00182E51">
      <w:r>
        <w:rPr>
          <w:rStyle w:val="CodeChar"/>
        </w:rPr>
        <w:t>property_term</w:t>
      </w:r>
      <w:r w:rsidR="00182E51">
        <w:t xml:space="preserve"> = Get from </w:t>
      </w:r>
      <w:r w:rsidR="00182E51" w:rsidRPr="00D275DC">
        <w:rPr>
          <w:rStyle w:val="CodeChar"/>
        </w:rPr>
        <w:t>SpaceSeparate(</w:t>
      </w:r>
      <w:r w:rsidR="00F452EE">
        <w:rPr>
          <w:rStyle w:val="CodeChar"/>
        </w:rPr>
        <w:t>.</w:t>
      </w:r>
      <w:r w:rsidR="00182E51" w:rsidRPr="00D275DC">
        <w:rPr>
          <w:rStyle w:val="CodeChar"/>
        </w:rPr>
        <w:t>/@name</w:t>
      </w:r>
      <w:r w:rsidR="00182E51">
        <w:rPr>
          <w:rStyle w:val="CodeChar"/>
        </w:rPr>
        <w:t>)</w:t>
      </w:r>
      <w:r w:rsidR="00182E51">
        <w:t xml:space="preserve">. </w:t>
      </w:r>
    </w:p>
    <w:p w14:paraId="68DF11AA" w14:textId="77777777" w:rsidR="00B50E17" w:rsidRDefault="00B50E17" w:rsidP="00B50E17">
      <w:r>
        <w:rPr>
          <w:rStyle w:val="CodeChar"/>
        </w:rPr>
        <w:t>representation_term</w:t>
      </w:r>
      <w:r>
        <w:t xml:space="preserve"> = Get from the </w:t>
      </w:r>
      <w:r>
        <w:rPr>
          <w:rStyle w:val="CodeChar"/>
        </w:rPr>
        <w:t>dt</w:t>
      </w:r>
      <w:r w:rsidRPr="00D275DC">
        <w:rPr>
          <w:rStyle w:val="CodeChar"/>
        </w:rPr>
        <w:t>.</w:t>
      </w:r>
      <w:r>
        <w:rPr>
          <w:rStyle w:val="CodeChar"/>
        </w:rPr>
        <w:t>data_type_term</w:t>
      </w:r>
      <w:r>
        <w:t xml:space="preserve"> of the associated BDT found in the previous column.</w:t>
      </w:r>
    </w:p>
    <w:p w14:paraId="05114221" w14:textId="4D417BF5" w:rsidR="00182E51" w:rsidRDefault="00072832" w:rsidP="00182E51">
      <w:pPr>
        <w:rPr>
          <w:ins w:id="306" w:author="Kulvatunyou, Boonserm (Fed)" w:date="2016-07-10T21:43:00Z"/>
        </w:rPr>
      </w:pPr>
      <w:r>
        <w:rPr>
          <w:rStyle w:val="CodeChar"/>
        </w:rPr>
        <w:t>bdt_id</w:t>
      </w:r>
      <w:r w:rsidR="00182E51">
        <w:t xml:space="preserve"> = </w:t>
      </w:r>
      <w:r w:rsidR="00D133B1">
        <w:t xml:space="preserve">Foreign key to the </w:t>
      </w:r>
      <w:r w:rsidR="002B066A">
        <w:rPr>
          <w:rStyle w:val="CodeChar"/>
        </w:rPr>
        <w:t>dt</w:t>
      </w:r>
      <w:r w:rsidR="00D133B1" w:rsidRPr="00D275DC">
        <w:rPr>
          <w:rStyle w:val="CodeChar"/>
        </w:rPr>
        <w:t>.</w:t>
      </w:r>
      <w:r w:rsidR="00736ABC">
        <w:rPr>
          <w:rStyle w:val="CodeChar"/>
        </w:rPr>
        <w:t>dt_id</w:t>
      </w:r>
      <w:r w:rsidR="00D133B1">
        <w:t xml:space="preserve">. </w:t>
      </w:r>
      <w:r w:rsidR="00D133B1" w:rsidRPr="00D275DC">
        <w:rPr>
          <w:rStyle w:val="CodeChar"/>
        </w:rPr>
        <w:t>IdOf(./@type</w:t>
      </w:r>
      <w:r w:rsidR="00D133B1">
        <w:rPr>
          <w:rStyle w:val="CodeChar"/>
        </w:rPr>
        <w:t>)</w:t>
      </w:r>
      <w:r w:rsidR="00D133B1">
        <w:t xml:space="preserve">. Use the </w:t>
      </w:r>
      <w:r w:rsidR="00AC4006" w:rsidRPr="00AC4006">
        <w:rPr>
          <w:rStyle w:val="CodeChar"/>
        </w:rPr>
        <w:t>First(</w:t>
      </w:r>
      <w:r w:rsidR="002B066A">
        <w:rPr>
          <w:rStyle w:val="CodeChar"/>
        </w:rPr>
        <w:t>dt</w:t>
      </w:r>
      <w:r w:rsidR="00D133B1" w:rsidRPr="00AC4006">
        <w:rPr>
          <w:rStyle w:val="CodeChar"/>
        </w:rPr>
        <w:t>.</w:t>
      </w:r>
      <w:r w:rsidR="00736ABC">
        <w:rPr>
          <w:rStyle w:val="CodeChar"/>
        </w:rPr>
        <w: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2B066A">
        <w:rPr>
          <w:rStyle w:val="CodeChar"/>
        </w:rPr>
        <w:t>dt</w:t>
      </w:r>
      <w:r w:rsidR="00D133B1">
        <w:t xml:space="preserve"> record.</w:t>
      </w:r>
      <w:r w:rsidR="00163F21">
        <w:t xml:space="preserve"> If there is no BDT found</w:t>
      </w:r>
      <w:r w:rsidR="00DA5EA8">
        <w:t xml:space="preserve"> report an error.</w:t>
      </w:r>
    </w:p>
    <w:p w14:paraId="643D3221" w14:textId="2723D5D6" w:rsidR="00220891" w:rsidRDefault="00220891" w:rsidP="00182E51">
      <w:pPr>
        <w:rPr>
          <w:ins w:id="307" w:author="Kulvatunyou, Boonserm (Fed)" w:date="2016-07-10T21:44:00Z"/>
        </w:rPr>
      </w:pPr>
      <w:ins w:id="308" w:author="Kulvatunyou, Boonserm (Fed)" w:date="2016-07-10T21:43:00Z">
        <w:r w:rsidRPr="00220891">
          <w:rPr>
            <w:rStyle w:val="CodeChar"/>
          </w:rPr>
          <w:t>is_</w:t>
        </w:r>
      </w:ins>
      <w:ins w:id="309" w:author="Kulvatunyou, Boonserm (Fed)" w:date="2016-07-10T21:44:00Z">
        <w:r w:rsidRPr="00220891">
          <w:rPr>
            <w:rStyle w:val="CodeChar"/>
          </w:rPr>
          <w:t>nillable</w:t>
        </w:r>
        <w:r>
          <w:t xml:space="preserve"> = </w:t>
        </w:r>
        <w:r w:rsidRPr="00220891">
          <w:rPr>
            <w:rStyle w:val="CodeChar"/>
          </w:rPr>
          <w:t>false</w:t>
        </w:r>
        <w:r>
          <w:t>.</w:t>
        </w:r>
      </w:ins>
    </w:p>
    <w:p w14:paraId="24CF29F7" w14:textId="1637B591" w:rsidR="00220891" w:rsidRDefault="00220891" w:rsidP="00182E51">
      <w:ins w:id="310" w:author="Kulvatunyou, Boonserm (Fed)" w:date="2016-07-10T21:44:00Z">
        <w:r w:rsidRPr="00220891">
          <w:rPr>
            <w:rStyle w:val="CodeChar"/>
          </w:rPr>
          <w:t>default_value</w:t>
        </w:r>
        <w:r>
          <w:t xml:space="preserve"> = </w:t>
        </w:r>
      </w:ins>
      <w:ins w:id="311" w:author="Kulvatunyou, Boonserm (Fed)" w:date="2016-07-10T22:19:00Z">
        <w:r w:rsidR="00E23D23">
          <w:rPr>
            <w:rStyle w:val="CodeChar"/>
          </w:rPr>
          <w:t>null</w:t>
        </w:r>
      </w:ins>
      <w:ins w:id="312" w:author="Kulvatunyou, Boonserm (Fed)" w:date="2016-07-10T21:44:00Z">
        <w:r>
          <w:t>.</w:t>
        </w:r>
      </w:ins>
    </w:p>
    <w:p w14:paraId="08040A9C" w14:textId="77777777" w:rsidR="00182E51" w:rsidRDefault="00736ABC" w:rsidP="00182E51">
      <w:r>
        <w:rPr>
          <w:rStyle w:val="CodeChar"/>
        </w:rPr>
        <w:t>den</w:t>
      </w:r>
      <w:r w:rsidR="00182E51">
        <w:t xml:space="preserve"> = </w:t>
      </w:r>
      <w:r w:rsidR="00CF7449">
        <w:rPr>
          <w:rStyle w:val="CodeChar"/>
        </w:rPr>
        <w:t>property_term</w:t>
      </w:r>
      <w:r w:rsidR="00A459F4">
        <w:rPr>
          <w:rStyle w:val="CodeChar"/>
        </w:rPr>
        <w:t xml:space="preserve"> + “. “ + </w:t>
      </w:r>
      <w:r w:rsidR="00CF7449">
        <w:rPr>
          <w:rStyle w:val="CodeChar"/>
        </w:rPr>
        <w:t>representation_term</w:t>
      </w:r>
    </w:p>
    <w:p w14:paraId="1E17B5DA" w14:textId="41559E8B" w:rsidR="00182E51" w:rsidRDefault="00B66EC6" w:rsidP="00182E51">
      <w:r>
        <w:rPr>
          <w:rStyle w:val="CodeChar"/>
        </w:rPr>
        <w:t>definition</w:t>
      </w:r>
      <w:r w:rsidR="00182E51">
        <w:t xml:space="preserve"> = </w:t>
      </w:r>
      <w:r w:rsidR="00182E51" w:rsidRPr="00E402B3">
        <w:rPr>
          <w:rStyle w:val="CodeChar"/>
        </w:rPr>
        <w:t>./xsd:annotation/xsd:documentation</w:t>
      </w:r>
      <w:r w:rsidR="00D133B1" w:rsidRPr="00D133B1">
        <w:t>, if exists</w:t>
      </w:r>
      <w:r w:rsidR="00182E51" w:rsidRPr="00D133B1">
        <w:t>.</w:t>
      </w:r>
    </w:p>
    <w:p w14:paraId="0CB00ECC" w14:textId="24096FDB" w:rsidR="00461DD3" w:rsidRDefault="00461DD3" w:rsidP="00182E51">
      <w:r w:rsidRPr="002F5A6B">
        <w:rPr>
          <w:rStyle w:val="CodeChar"/>
        </w:rPr>
        <w:t>module</w:t>
      </w:r>
      <w:r>
        <w:t xml:space="preserve"> = </w:t>
      </w:r>
      <w:r w:rsidRPr="001D04FD">
        <w:t xml:space="preserve">Name of the </w:t>
      </w:r>
      <w:r>
        <w:t xml:space="preserve">directory path from the </w:t>
      </w:r>
      <w:r w:rsidRPr="002F5A6B">
        <w:rPr>
          <w:rStyle w:val="CodeChar"/>
        </w:rPr>
        <w:t>Model</w:t>
      </w:r>
      <w:r>
        <w:t xml:space="preserve"> folder</w:t>
      </w:r>
      <w:r w:rsidRPr="001D04FD">
        <w:t xml:space="preserve"> where the </w:t>
      </w:r>
      <w:r>
        <w:t>definition</w:t>
      </w:r>
      <w:r w:rsidRPr="001D04FD">
        <w:t xml:space="preserve"> reside</w:t>
      </w:r>
      <w:r>
        <w:t>s</w:t>
      </w:r>
      <w:r w:rsidRPr="001D04FD">
        <w:t xml:space="preserve"> without the file extension, e.g., </w:t>
      </w:r>
      <w:r w:rsidRPr="002F5A6B">
        <w:rPr>
          <w:rStyle w:val="CodeChar"/>
        </w:rPr>
        <w:t>Model/</w:t>
      </w:r>
      <w:r>
        <w:rPr>
          <w:rStyle w:val="CodeChar"/>
        </w:rPr>
        <w:t>Platform/2_1/Common/Components/Fields</w:t>
      </w:r>
      <w:r>
        <w:t xml:space="preserve"> for an BCCP from the </w:t>
      </w:r>
      <w:r>
        <w:rPr>
          <w:rStyle w:val="CodeChar"/>
        </w:rPr>
        <w:t>Fields</w:t>
      </w:r>
      <w:r w:rsidRPr="001D04FD">
        <w:rPr>
          <w:rStyle w:val="CodeChar"/>
        </w:rPr>
        <w:t>.xsd</w:t>
      </w:r>
      <w:r>
        <w:t>.</w:t>
      </w:r>
    </w:p>
    <w:p w14:paraId="50DB957E" w14:textId="77777777" w:rsidR="00461DD3" w:rsidRDefault="00461DD3" w:rsidP="00461DD3">
      <w:r w:rsidRPr="002F5A6B">
        <w:rPr>
          <w:rStyle w:val="CodeChar"/>
        </w:rPr>
        <w:t>namespace_id</w:t>
      </w:r>
      <w:r>
        <w:t xml:space="preserve"> = </w:t>
      </w:r>
      <w:r w:rsidRPr="002F5A6B">
        <w:rPr>
          <w:rStyle w:val="CodeChar"/>
        </w:rPr>
        <w:t>null</w:t>
      </w:r>
      <w:r>
        <w:t>.</w:t>
      </w:r>
    </w:p>
    <w:p w14:paraId="0EA838FE" w14:textId="6EC810DC" w:rsidR="00182E51" w:rsidRDefault="00127238" w:rsidP="00182E51">
      <w:r>
        <w:rPr>
          <w:rStyle w:val="CodeChar"/>
        </w:rPr>
        <w:t>created_by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6CF7BFAE" w14:textId="77777777" w:rsidR="00461DD3" w:rsidRDefault="00461DD3" w:rsidP="00461DD3">
      <w:r w:rsidRPr="002F5A6B">
        <w:rPr>
          <w:rStyle w:val="CodeChar"/>
        </w:rPr>
        <w:t>owner_user_id</w:t>
      </w:r>
      <w:r>
        <w:t xml:space="preserve"> = </w:t>
      </w:r>
      <w:r w:rsidRPr="002F5A6B">
        <w:rPr>
          <w:rStyle w:val="CodeChar"/>
        </w:rPr>
        <w:t>“oagis”</w:t>
      </w:r>
      <w:r>
        <w:t>.</w:t>
      </w:r>
    </w:p>
    <w:p w14:paraId="669F1378" w14:textId="77777777" w:rsidR="00182E51" w:rsidRDefault="00127238" w:rsidP="00182E51">
      <w:r>
        <w:rPr>
          <w:rStyle w:val="CodeChar"/>
        </w:rPr>
        <w:t>last_updated_by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7FBAC4B5" w14:textId="77777777" w:rsidR="00182E51" w:rsidRDefault="00127238" w:rsidP="00182E51">
      <w:r>
        <w:rPr>
          <w:rStyle w:val="CodeChar"/>
        </w:rPr>
        <w:t>creation_timestamp</w:t>
      </w:r>
      <w:r w:rsidR="00182E51">
        <w:t xml:space="preserve"> = </w:t>
      </w:r>
      <w:r w:rsidR="00182E51" w:rsidRPr="00112B28">
        <w:t>Current time</w:t>
      </w:r>
      <w:r w:rsidR="00182E51">
        <w:t>.</w:t>
      </w:r>
    </w:p>
    <w:p w14:paraId="3B1961AB" w14:textId="7781610E" w:rsidR="008854FE" w:rsidRDefault="00127238" w:rsidP="00182E51">
      <w:r>
        <w:rPr>
          <w:rStyle w:val="CodeChar"/>
        </w:rPr>
        <w:t>last_update_timestamp</w:t>
      </w:r>
      <w:r w:rsidR="00182E51">
        <w:t xml:space="preserve"> = Same as </w:t>
      </w:r>
      <w:r>
        <w:rPr>
          <w:rStyle w:val="CodeChar"/>
        </w:rPr>
        <w:t>creation_timestamp</w:t>
      </w:r>
      <w:r w:rsidR="00182E51">
        <w:t>.</w:t>
      </w:r>
    </w:p>
    <w:p w14:paraId="4504D294" w14:textId="77777777" w:rsidR="00461DD3" w:rsidRDefault="00461DD3" w:rsidP="00461DD3">
      <w:r w:rsidRPr="002F5A6B">
        <w:rPr>
          <w:rStyle w:val="CodeChar"/>
        </w:rPr>
        <w:t>state = 3</w:t>
      </w:r>
      <w:r>
        <w:t>.</w:t>
      </w:r>
    </w:p>
    <w:p w14:paraId="650F5580" w14:textId="77777777" w:rsidR="00461DD3" w:rsidRDefault="00461DD3" w:rsidP="00461DD3">
      <w:r w:rsidRPr="00EB13B1">
        <w:rPr>
          <w:rStyle w:val="CodeChar"/>
        </w:rPr>
        <w:t>revision_num</w:t>
      </w:r>
      <w:r>
        <w:t xml:space="preserve"> = </w:t>
      </w:r>
      <w:r w:rsidRPr="00EB13B1">
        <w:rPr>
          <w:rStyle w:val="CodeChar"/>
        </w:rPr>
        <w:t>0</w:t>
      </w:r>
      <w:r>
        <w:t>.</w:t>
      </w:r>
    </w:p>
    <w:p w14:paraId="184FF242" w14:textId="77777777" w:rsidR="00461DD3" w:rsidRDefault="00461DD3" w:rsidP="00461DD3">
      <w:r w:rsidRPr="00EB13B1">
        <w:rPr>
          <w:rStyle w:val="CodeChar"/>
        </w:rPr>
        <w:t>revision_tracking_num</w:t>
      </w:r>
      <w:r>
        <w:t xml:space="preserve"> = </w:t>
      </w:r>
      <w:r w:rsidRPr="00EB13B1">
        <w:rPr>
          <w:rStyle w:val="CodeChar"/>
        </w:rPr>
        <w:t>0</w:t>
      </w:r>
      <w:r>
        <w:t>.</w:t>
      </w:r>
    </w:p>
    <w:p w14:paraId="4E0D90E3" w14:textId="77777777" w:rsidR="00461DD3" w:rsidRDefault="00461DD3" w:rsidP="00461DD3">
      <w:r w:rsidRPr="00EB13B1">
        <w:rPr>
          <w:rStyle w:val="CodeChar"/>
        </w:rPr>
        <w:t>revision_action</w:t>
      </w:r>
      <w:r>
        <w:t xml:space="preserve"> = </w:t>
      </w:r>
      <w:r w:rsidRPr="00EB13B1">
        <w:rPr>
          <w:rStyle w:val="CodeChar"/>
        </w:rPr>
        <w:t>null</w:t>
      </w:r>
      <w:r>
        <w:t>.</w:t>
      </w:r>
    </w:p>
    <w:p w14:paraId="797C362B" w14:textId="77777777" w:rsidR="00461DD3" w:rsidRDefault="00461DD3" w:rsidP="00461DD3">
      <w:r w:rsidRPr="00EB13B1">
        <w:rPr>
          <w:rStyle w:val="CodeChar"/>
        </w:rPr>
        <w:t>release_id</w:t>
      </w:r>
      <w:r>
        <w:t xml:space="preserve"> = </w:t>
      </w:r>
      <w:r w:rsidRPr="00F323CD">
        <w:rPr>
          <w:rStyle w:val="CodeChar"/>
        </w:rPr>
        <w:t>null</w:t>
      </w:r>
      <w:r>
        <w:t>.</w:t>
      </w:r>
    </w:p>
    <w:p w14:paraId="39755730" w14:textId="6660D848" w:rsidR="00461DD3" w:rsidRDefault="00461DD3" w:rsidP="00182E51">
      <w:r w:rsidRPr="00EB13B1">
        <w:rPr>
          <w:rStyle w:val="CodeChar"/>
        </w:rPr>
        <w:t>current_</w:t>
      </w:r>
      <w:r>
        <w:rPr>
          <w:rStyle w:val="CodeChar"/>
        </w:rPr>
        <w:t>bccp</w:t>
      </w:r>
      <w:r w:rsidRPr="00EB13B1">
        <w:rPr>
          <w:rStyle w:val="CodeChar"/>
        </w:rPr>
        <w:t>_id</w:t>
      </w:r>
      <w:r>
        <w:t xml:space="preserve"> = </w:t>
      </w:r>
      <w:r w:rsidRPr="00F323CD">
        <w:rPr>
          <w:rStyle w:val="CodeChar"/>
        </w:rPr>
        <w:t>null</w:t>
      </w:r>
      <w:r>
        <w:t xml:space="preserve">. </w:t>
      </w:r>
    </w:p>
    <w:p w14:paraId="7E455ABB" w14:textId="6497BC29" w:rsidR="00EA0295" w:rsidRDefault="00EA0295" w:rsidP="00882DDC">
      <w:pPr>
        <w:pStyle w:val="Heading4"/>
      </w:pPr>
      <w:bookmarkStart w:id="313" w:name="_Toc456813610"/>
      <w:r>
        <w:lastRenderedPageBreak/>
        <w:t>Import other ACCs, ASCCPs, BCCPs, BCCs, and ASCCs unused by BODs</w:t>
      </w:r>
      <w:bookmarkEnd w:id="313"/>
    </w:p>
    <w:p w14:paraId="12BAF377" w14:textId="16BCE17C" w:rsidR="008D284C" w:rsidRDefault="00EA0295" w:rsidP="00EA0295">
      <w:r>
        <w:t xml:space="preserve">Go through the schema modules </w:t>
      </w:r>
      <w:r w:rsidR="00CE1C17">
        <w:t xml:space="preserve">indicated below </w:t>
      </w:r>
      <w:r>
        <w:t xml:space="preserve">to look for </w:t>
      </w:r>
      <w:r w:rsidRPr="00CE1C17">
        <w:rPr>
          <w:rStyle w:val="CodeChar"/>
        </w:rPr>
        <w:t>xsd:complexType/xsd:sequence</w:t>
      </w:r>
      <w:r>
        <w:t xml:space="preserve"> or </w:t>
      </w:r>
      <w:r w:rsidRPr="00CE1C17">
        <w:rPr>
          <w:rStyle w:val="CodeChar"/>
        </w:rPr>
        <w:t>xsd:complexType/xsd:complexContent</w:t>
      </w:r>
      <w:r>
        <w:t xml:space="preserve"> where the GUID of the </w:t>
      </w:r>
      <w:r w:rsidRPr="00CE1C17">
        <w:rPr>
          <w:rStyle w:val="CodeChar"/>
        </w:rPr>
        <w:t>xsd:complexType</w:t>
      </w:r>
      <w:r>
        <w:t xml:space="preserve"> is not yet in the database. The </w:t>
      </w:r>
      <w:r w:rsidRPr="00CE1C17">
        <w:rPr>
          <w:rStyle w:val="CodeChar"/>
        </w:rPr>
        <w:t>xsd:complexType</w:t>
      </w:r>
      <w:r>
        <w:t xml:space="preserve"> shall be imported as an ACC. Its descendants need to also be imported if any of them is not yet in the database as indicated by the GUID.</w:t>
      </w:r>
      <w:r w:rsidR="00CE1C17">
        <w:t xml:space="preserve"> The logic for importing the ACC shall follow the logic in </w:t>
      </w:r>
      <w:r w:rsidR="00CE1C17">
        <w:fldChar w:fldCharType="begin"/>
      </w:r>
      <w:r w:rsidR="00CE1C17">
        <w:instrText xml:space="preserve"> REF _Ref452531234 \r \h </w:instrText>
      </w:r>
      <w:r w:rsidR="00CE1C17">
        <w:fldChar w:fldCharType="separate"/>
      </w:r>
      <w:r w:rsidR="00632C6D">
        <w:t>0</w:t>
      </w:r>
      <w:r w:rsidR="00CE1C17">
        <w:fldChar w:fldCharType="end"/>
      </w:r>
      <w:r w:rsidR="00CE1C17">
        <w:t xml:space="preserve">. </w:t>
      </w:r>
    </w:p>
    <w:p w14:paraId="06BB8C1E" w14:textId="77777777" w:rsidR="008D284C" w:rsidRDefault="008D284C" w:rsidP="00EA0295"/>
    <w:p w14:paraId="448ED169" w14:textId="455B5A11" w:rsidR="00EA0295" w:rsidRDefault="00CE1C17" w:rsidP="00EA0295">
      <w:r>
        <w:t xml:space="preserve">After the ACC has been imported, look for an </w:t>
      </w:r>
      <w:r w:rsidRPr="00CE1C17">
        <w:rPr>
          <w:rStyle w:val="CodeChar"/>
        </w:rPr>
        <w:t>xsd:element</w:t>
      </w:r>
      <w:r>
        <w:t xml:space="preserve"> </w:t>
      </w:r>
      <w:r w:rsidR="008D284C">
        <w:t xml:space="preserve">that has not been imported. The element can be assumed to be an ASCCP at this point; therefore, follow </w:t>
      </w:r>
      <w:r w:rsidR="008D284C">
        <w:fldChar w:fldCharType="begin"/>
      </w:r>
      <w:r w:rsidR="008D284C">
        <w:instrText xml:space="preserve"> REF _Ref395213533 \r \h </w:instrText>
      </w:r>
      <w:r w:rsidR="008D284C">
        <w:fldChar w:fldCharType="separate"/>
      </w:r>
      <w:r w:rsidR="00632C6D">
        <w:t>3.1.1.14.1</w:t>
      </w:r>
      <w:r w:rsidR="008D284C">
        <w:fldChar w:fldCharType="end"/>
      </w:r>
      <w:r w:rsidR="008D284C">
        <w:t xml:space="preserve"> to populate the table.  At this point the type (or ACC) used by the element should already be in the database. If this is not the case, it is a severe exception (a bug in other part of the code). </w:t>
      </w:r>
      <w:r w:rsidR="00184EE5">
        <w:t xml:space="preserve">As the ACC </w:t>
      </w:r>
      <w:r w:rsidR="008D284C">
        <w:t xml:space="preserve">and ASCCP </w:t>
      </w:r>
      <w:r w:rsidR="00184EE5">
        <w:t>is imported generate a log of ACC</w:t>
      </w:r>
      <w:r w:rsidR="008D284C">
        <w:t xml:space="preserve"> and ASCCP imported this way (I</w:t>
      </w:r>
      <w:r w:rsidR="00184EE5">
        <w:t>t is good to know what is not actually used by any BOD</w:t>
      </w:r>
      <w:r w:rsidR="008D284C">
        <w:t>. It will also indicate an ACC that does not have any ASCCP.</w:t>
      </w:r>
      <w:r w:rsidR="00184EE5">
        <w:t>).</w:t>
      </w:r>
    </w:p>
    <w:p w14:paraId="0B0CD498" w14:textId="064490FB" w:rsidR="00CE1C17" w:rsidRDefault="00CE1C17" w:rsidP="00EA0295"/>
    <w:p w14:paraId="0F7AA4C9" w14:textId="1ED9A0D6" w:rsidR="00CE1C17" w:rsidRDefault="00CE1C17" w:rsidP="00EA0295">
      <w:r>
        <w:t>The schema module to go through includes:</w:t>
      </w:r>
    </w:p>
    <w:p w14:paraId="1DFBE84B" w14:textId="6A8DE665" w:rsidR="00CE1C17" w:rsidRDefault="00CE1C17" w:rsidP="00CE1C17">
      <w:pPr>
        <w:pStyle w:val="ListParagraph"/>
        <w:numPr>
          <w:ilvl w:val="0"/>
          <w:numId w:val="6"/>
        </w:numPr>
      </w:pPr>
      <w:r>
        <w:t>Those in Model/BODs folder</w:t>
      </w:r>
    </w:p>
    <w:p w14:paraId="60CC93F8" w14:textId="017455B0" w:rsidR="00CE1C17" w:rsidRDefault="00CE1C17" w:rsidP="00CE1C17">
      <w:pPr>
        <w:pStyle w:val="ListParagraph"/>
        <w:numPr>
          <w:ilvl w:val="0"/>
          <w:numId w:val="6"/>
        </w:numPr>
      </w:pPr>
      <w:r>
        <w:t>Those in Model/Nouns folder</w:t>
      </w:r>
    </w:p>
    <w:p w14:paraId="6707F157" w14:textId="7253570C" w:rsidR="00CE1C17" w:rsidRDefault="00CE1C17" w:rsidP="00CE1C17">
      <w:pPr>
        <w:pStyle w:val="ListParagraph"/>
        <w:numPr>
          <w:ilvl w:val="0"/>
          <w:numId w:val="6"/>
        </w:numPr>
      </w:pPr>
      <w:r>
        <w:t>Those in Model/Platform/2_1/BODs folder</w:t>
      </w:r>
    </w:p>
    <w:p w14:paraId="023F658B" w14:textId="17B2AEA3" w:rsidR="00CE1C17" w:rsidRDefault="00CE1C17" w:rsidP="00CE1C17">
      <w:pPr>
        <w:pStyle w:val="ListParagraph"/>
        <w:numPr>
          <w:ilvl w:val="0"/>
          <w:numId w:val="6"/>
        </w:numPr>
      </w:pPr>
      <w:r>
        <w:t>Those in Model/Platform/2_1/Nouns folder</w:t>
      </w:r>
    </w:p>
    <w:p w14:paraId="132DB388" w14:textId="747ED9F4" w:rsidR="007A52E1" w:rsidRDefault="007A52E1" w:rsidP="007A52E1">
      <w:pPr>
        <w:pStyle w:val="ListParagraph"/>
        <w:numPr>
          <w:ilvl w:val="0"/>
          <w:numId w:val="6"/>
        </w:numPr>
      </w:pPr>
      <w:r>
        <w:t>Model/Platform/2_1/Common/Components.xsd</w:t>
      </w:r>
    </w:p>
    <w:p w14:paraId="3CB0F26D" w14:textId="194A4017" w:rsidR="007A52E1" w:rsidRDefault="007A52E1" w:rsidP="007A52E1">
      <w:pPr>
        <w:pStyle w:val="ListParagraph"/>
        <w:numPr>
          <w:ilvl w:val="0"/>
          <w:numId w:val="6"/>
        </w:numPr>
      </w:pPr>
      <w:r>
        <w:t>Model/Platform/2_1/Common/Meta.xsd</w:t>
      </w:r>
    </w:p>
    <w:p w14:paraId="50896E4C" w14:textId="5EBE1502" w:rsidR="00431B0C" w:rsidRDefault="00431B0C" w:rsidP="007A52E1">
      <w:pPr>
        <w:pStyle w:val="ListParagraph"/>
        <w:numPr>
          <w:ilvl w:val="0"/>
          <w:numId w:val="6"/>
        </w:numPr>
      </w:pPr>
      <w:r>
        <w:t>Model/Platform/2_1/Common/Fields.xsd</w:t>
      </w:r>
    </w:p>
    <w:p w14:paraId="266AAC7A" w14:textId="2125537A" w:rsidR="0016491E" w:rsidRDefault="0016491E" w:rsidP="0016491E">
      <w:pPr>
        <w:pStyle w:val="ListParagraph"/>
        <w:numPr>
          <w:ilvl w:val="0"/>
          <w:numId w:val="6"/>
        </w:numPr>
      </w:pPr>
      <w:r>
        <w:t>Model/Platform/2_1/Extension/Extensions.xsd</w:t>
      </w:r>
      <w:r w:rsidR="008D284C">
        <w:t xml:space="preserve"> </w:t>
      </w:r>
    </w:p>
    <w:p w14:paraId="3CE25FD5" w14:textId="539E509A" w:rsidR="007A52E1" w:rsidRDefault="007A52E1" w:rsidP="0016491E"/>
    <w:p w14:paraId="7B870DF7" w14:textId="465C72F6" w:rsidR="00F6755D" w:rsidRPr="00EA0295" w:rsidRDefault="00F6755D" w:rsidP="0016491E">
      <w:r>
        <w:t xml:space="preserve">Note: In fact, the whole ACCs, ASCCPs, BCCPs, BCCs, and ASCCs could be imported in the fashion described in this section instead of importing top down from BODs. The logic in </w:t>
      </w:r>
      <w:r>
        <w:fldChar w:fldCharType="begin"/>
      </w:r>
      <w:r>
        <w:instrText xml:space="preserve"> REF _Ref452531234 \r \h </w:instrText>
      </w:r>
      <w:r>
        <w:fldChar w:fldCharType="separate"/>
      </w:r>
      <w:r w:rsidR="00632C6D">
        <w:t>0</w:t>
      </w:r>
      <w:r>
        <w:fldChar w:fldCharType="end"/>
      </w:r>
      <w:r>
        <w:t xml:space="preserve"> was written with this approach in mind. </w:t>
      </w:r>
      <w:r w:rsidR="006808C7">
        <w:t>It was just that it seems natural to start importing from the BOD.</w:t>
      </w:r>
    </w:p>
    <w:p w14:paraId="457C01A6" w14:textId="77777777" w:rsidR="00970952" w:rsidRDefault="00970952" w:rsidP="00970952">
      <w:pPr>
        <w:pStyle w:val="Heading4"/>
      </w:pPr>
      <w:bookmarkStart w:id="314" w:name="_Toc456813611"/>
      <w:r>
        <w:t>Import other libraries</w:t>
      </w:r>
      <w:bookmarkEnd w:id="314"/>
    </w:p>
    <w:p w14:paraId="41581D70" w14:textId="77777777" w:rsidR="00970952" w:rsidRPr="00970952" w:rsidRDefault="00970952" w:rsidP="00970952">
      <w:pPr>
        <w:spacing w:before="240"/>
      </w:pPr>
      <w:r>
        <w:t>If another library of content is CCTS compliance and has convention similar to OAGIS, the easiest way to reuse the import code maybe is to re-organize the content of the library to have the same file and containment structure as OAGIS.</w:t>
      </w:r>
    </w:p>
    <w:p w14:paraId="6C6E2D3F" w14:textId="77777777" w:rsidR="0014329D" w:rsidRDefault="0014329D" w:rsidP="0014329D">
      <w:pPr>
        <w:pStyle w:val="Heading3"/>
      </w:pPr>
      <w:bookmarkStart w:id="315" w:name="_Toc456813612"/>
      <w:r>
        <w:t>Verify the OAGIS 10</w:t>
      </w:r>
      <w:r w:rsidR="000A2BB4">
        <w:t>.1</w:t>
      </w:r>
      <w:r>
        <w:t xml:space="preserve"> Model import</w:t>
      </w:r>
      <w:bookmarkEnd w:id="315"/>
    </w:p>
    <w:p w14:paraId="59CAC8BD" w14:textId="77777777" w:rsidR="00150F71" w:rsidRDefault="00150F71" w:rsidP="00150F71">
      <w:pPr>
        <w:pStyle w:val="Heading4"/>
      </w:pPr>
      <w:bookmarkStart w:id="316" w:name="_Toc456813613"/>
      <w:r>
        <w:t>Checksum verification</w:t>
      </w:r>
      <w:bookmarkEnd w:id="316"/>
    </w:p>
    <w:p w14:paraId="5383E86E" w14:textId="77777777" w:rsidR="00150F71" w:rsidRDefault="00150F71" w:rsidP="00150F71">
      <w:r>
        <w:t>The total number of each entity type in the database is checked against those obtained from running the XPATH query in the XML Spy. The table below summarizes the numbers.</w:t>
      </w:r>
    </w:p>
    <w:p w14:paraId="0678A1C6" w14:textId="77777777" w:rsidR="0033677A" w:rsidRDefault="0033677A" w:rsidP="00150F71"/>
    <w:p w14:paraId="5CE2EC4A" w14:textId="2F3ACC04" w:rsidR="0033677A" w:rsidRPr="0033677A" w:rsidRDefault="0033677A" w:rsidP="0033677A">
      <w:pPr>
        <w:pStyle w:val="Caption"/>
      </w:pPr>
      <w:r>
        <w:t xml:space="preserve">Table </w:t>
      </w:r>
      <w:fldSimple w:instr=" SEQ Table \* ARABIC ">
        <w:r w:rsidR="00632C6D">
          <w:rPr>
            <w:noProof/>
          </w:rPr>
          <w:t>1</w:t>
        </w:r>
      </w:fldSimple>
      <w:r>
        <w:t>: Quantity of each entity type</w:t>
      </w:r>
    </w:p>
    <w:tbl>
      <w:tblPr>
        <w:tblStyle w:val="TableGrid"/>
        <w:tblW w:w="0" w:type="auto"/>
        <w:tblLook w:val="04A0" w:firstRow="1" w:lastRow="0" w:firstColumn="1" w:lastColumn="0" w:noHBand="0" w:noVBand="1"/>
      </w:tblPr>
      <w:tblGrid>
        <w:gridCol w:w="966"/>
        <w:gridCol w:w="3710"/>
        <w:gridCol w:w="4674"/>
      </w:tblGrid>
      <w:tr w:rsidR="00571764" w:rsidRPr="0033677A" w14:paraId="3A6A71D5" w14:textId="77777777" w:rsidTr="00FE660F">
        <w:tc>
          <w:tcPr>
            <w:tcW w:w="983" w:type="dxa"/>
          </w:tcPr>
          <w:p w14:paraId="088FB80A" w14:textId="77777777" w:rsidR="00571764" w:rsidRPr="0033677A" w:rsidRDefault="0033677A" w:rsidP="00150F71">
            <w:pPr>
              <w:rPr>
                <w:b/>
                <w:bCs/>
              </w:rPr>
            </w:pPr>
            <w:r w:rsidRPr="0033677A">
              <w:rPr>
                <w:b/>
                <w:bCs/>
              </w:rPr>
              <w:t>Quantity</w:t>
            </w:r>
          </w:p>
        </w:tc>
        <w:tc>
          <w:tcPr>
            <w:tcW w:w="3919" w:type="dxa"/>
          </w:tcPr>
          <w:p w14:paraId="0C94135B" w14:textId="77777777" w:rsidR="00571764" w:rsidRPr="0033677A" w:rsidRDefault="00571764" w:rsidP="00150F71">
            <w:pPr>
              <w:rPr>
                <w:b/>
                <w:bCs/>
              </w:rPr>
            </w:pPr>
            <w:r w:rsidRPr="0033677A">
              <w:rPr>
                <w:b/>
                <w:bCs/>
              </w:rPr>
              <w:t>Description</w:t>
            </w:r>
          </w:p>
        </w:tc>
        <w:tc>
          <w:tcPr>
            <w:tcW w:w="4674" w:type="dxa"/>
          </w:tcPr>
          <w:p w14:paraId="27B7349F" w14:textId="77777777" w:rsidR="00571764" w:rsidRPr="0033677A" w:rsidRDefault="00571764" w:rsidP="00150F71">
            <w:pPr>
              <w:rPr>
                <w:b/>
                <w:bCs/>
              </w:rPr>
            </w:pPr>
            <w:r w:rsidRPr="0033677A">
              <w:rPr>
                <w:b/>
                <w:bCs/>
              </w:rPr>
              <w:t>XPATH Expression</w:t>
            </w:r>
          </w:p>
        </w:tc>
      </w:tr>
      <w:tr w:rsidR="00571764" w14:paraId="27C56EF9" w14:textId="77777777" w:rsidTr="00FE660F">
        <w:tc>
          <w:tcPr>
            <w:tcW w:w="983" w:type="dxa"/>
          </w:tcPr>
          <w:p w14:paraId="209DC974" w14:textId="77777777" w:rsidR="00FF3B14" w:rsidRDefault="00FF3B14" w:rsidP="00E45E30">
            <w:r>
              <w:t xml:space="preserve">3657 </w:t>
            </w:r>
          </w:p>
        </w:tc>
        <w:tc>
          <w:tcPr>
            <w:tcW w:w="3919" w:type="dxa"/>
          </w:tcPr>
          <w:p w14:paraId="60462F25" w14:textId="77777777" w:rsidR="00571764" w:rsidRDefault="00571764" w:rsidP="00150F71">
            <w:r>
              <w:t>Number of ACCs. Types in OAGIS.xsd and OAGIS-Nouns.xsd are excluded.</w:t>
            </w:r>
          </w:p>
        </w:tc>
        <w:tc>
          <w:tcPr>
            <w:tcW w:w="4674" w:type="dxa"/>
          </w:tcPr>
          <w:p w14:paraId="7F8B8DA2" w14:textId="77777777" w:rsidR="00571764" w:rsidRDefault="00F05B5A" w:rsidP="00571764">
            <w:pPr>
              <w:pStyle w:val="Code"/>
            </w:pPr>
            <w:r>
              <w:t>c</w:t>
            </w:r>
            <w:r w:rsidR="00571764">
              <w:t>ount(xsd:schema/xsd:complexType[count(xsd:simpleContent) = 0])</w:t>
            </w:r>
          </w:p>
        </w:tc>
      </w:tr>
      <w:tr w:rsidR="00571764" w14:paraId="03E3FC47" w14:textId="77777777" w:rsidTr="00FE660F">
        <w:tc>
          <w:tcPr>
            <w:tcW w:w="983" w:type="dxa"/>
          </w:tcPr>
          <w:p w14:paraId="5C3F0851" w14:textId="77777777" w:rsidR="00276799" w:rsidRDefault="009C3E12" w:rsidP="00E45E30">
            <w:pPr>
              <w:tabs>
                <w:tab w:val="left" w:pos="680"/>
              </w:tabs>
            </w:pPr>
            <w:r>
              <w:t>4268</w:t>
            </w:r>
            <w:r w:rsidR="00276799">
              <w:t xml:space="preserve"> </w:t>
            </w:r>
          </w:p>
        </w:tc>
        <w:tc>
          <w:tcPr>
            <w:tcW w:w="3919" w:type="dxa"/>
          </w:tcPr>
          <w:p w14:paraId="792EFEAA" w14:textId="77777777" w:rsidR="00571764" w:rsidRDefault="00571764" w:rsidP="00150F71">
            <w:r>
              <w:t>Number of ASCCP and BCCP. Elements in OAGIS.xsd and OAGIS-Nouns.xsd are excluded. Global elements in Extensions.xsd are excluded because they are never used. Local elements are included. Attributes cannot be included in the number (although they should be).</w:t>
            </w:r>
          </w:p>
        </w:tc>
        <w:tc>
          <w:tcPr>
            <w:tcW w:w="4674" w:type="dxa"/>
          </w:tcPr>
          <w:p w14:paraId="1AECA789" w14:textId="77777777" w:rsidR="00571764" w:rsidRDefault="00F05B5A" w:rsidP="00276799">
            <w:pPr>
              <w:pStyle w:val="Code"/>
            </w:pPr>
            <w:r>
              <w:t>count(</w:t>
            </w:r>
            <w:r w:rsidR="00571764">
              <w:t>xsd:schema/xsd:element</w:t>
            </w:r>
            <w:r>
              <w:t>) + count(//xsd:element[count(@name) = 1</w:t>
            </w:r>
            <w:r w:rsidR="00267870">
              <w:t xml:space="preserve"> and name(..) != </w:t>
            </w:r>
            <w:r w:rsidR="00D56474" w:rsidRPr="0087773E">
              <w:rPr>
                <w:rFonts w:eastAsiaTheme="minorEastAsia"/>
                <w:highlight w:val="white"/>
              </w:rPr>
              <w:t>'</w:t>
            </w:r>
            <w:r w:rsidR="00267870">
              <w:t>xsd:schema</w:t>
            </w:r>
            <w:r w:rsidR="00D56474" w:rsidRPr="0087773E">
              <w:rPr>
                <w:rFonts w:eastAsiaTheme="minorEastAsia"/>
                <w:highlight w:val="white"/>
              </w:rPr>
              <w:t>'</w:t>
            </w:r>
            <w:r>
              <w:t>])</w:t>
            </w:r>
          </w:p>
        </w:tc>
      </w:tr>
      <w:tr w:rsidR="00571764" w14:paraId="6B1DF79D" w14:textId="77777777" w:rsidTr="00FE660F">
        <w:tc>
          <w:tcPr>
            <w:tcW w:w="983" w:type="dxa"/>
          </w:tcPr>
          <w:p w14:paraId="5C51EA89" w14:textId="77777777" w:rsidR="00623619" w:rsidRDefault="00623619" w:rsidP="00E45E30">
            <w:r>
              <w:lastRenderedPageBreak/>
              <w:t>7</w:t>
            </w:r>
            <w:r w:rsidR="00E45E30">
              <w:t>164</w:t>
            </w:r>
          </w:p>
        </w:tc>
        <w:tc>
          <w:tcPr>
            <w:tcW w:w="3919" w:type="dxa"/>
          </w:tcPr>
          <w:p w14:paraId="4D9F7331" w14:textId="77777777" w:rsidR="00571764" w:rsidRDefault="00F05B5A" w:rsidP="00F05B5A">
            <w:r>
              <w:t>Number of ASCC and BCC. Exclude element references in OAGIS.xsd and OAGIS-Nouns.xsd. Local elements are included. Attributes are include</w:t>
            </w:r>
            <w:r w:rsidR="0033677A">
              <w:t>d</w:t>
            </w:r>
            <w:r>
              <w:t xml:space="preserve">. </w:t>
            </w:r>
          </w:p>
        </w:tc>
        <w:tc>
          <w:tcPr>
            <w:tcW w:w="4674" w:type="dxa"/>
          </w:tcPr>
          <w:p w14:paraId="79130E71" w14:textId="77777777"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r w:rsidR="00D955E1" w14:paraId="43D03C92" w14:textId="77777777" w:rsidTr="00FE660F">
        <w:tc>
          <w:tcPr>
            <w:tcW w:w="983" w:type="dxa"/>
          </w:tcPr>
          <w:p w14:paraId="77B137E5" w14:textId="77777777" w:rsidR="00D955E1" w:rsidRDefault="00D955E1" w:rsidP="00E45E30">
            <w:r>
              <w:t>23</w:t>
            </w:r>
          </w:p>
        </w:tc>
        <w:tc>
          <w:tcPr>
            <w:tcW w:w="3919" w:type="dxa"/>
          </w:tcPr>
          <w:p w14:paraId="64BA41C1" w14:textId="77777777" w:rsidR="00D955E1" w:rsidRDefault="00D955E1" w:rsidP="00F05B5A">
            <w:r>
              <w:t>Number of CDT</w:t>
            </w:r>
          </w:p>
        </w:tc>
        <w:tc>
          <w:tcPr>
            <w:tcW w:w="4674" w:type="dxa"/>
          </w:tcPr>
          <w:p w14:paraId="587962CD" w14:textId="77777777" w:rsidR="00D955E1" w:rsidRPr="0087773E" w:rsidRDefault="00D955E1" w:rsidP="0087773E">
            <w:pPr>
              <w:pStyle w:val="Code"/>
              <w:rPr>
                <w:rFonts w:eastAsiaTheme="minorEastAsia"/>
                <w:highlight w:val="white"/>
              </w:rPr>
            </w:pPr>
            <w:r>
              <w:rPr>
                <w:rFonts w:eastAsiaTheme="minorEastAsia"/>
                <w:highlight w:val="white"/>
              </w:rPr>
              <w:t>Manually counted.</w:t>
            </w:r>
          </w:p>
        </w:tc>
      </w:tr>
      <w:tr w:rsidR="00FE660F" w14:paraId="0F733B16" w14:textId="77777777" w:rsidTr="00FE660F">
        <w:tc>
          <w:tcPr>
            <w:tcW w:w="983" w:type="dxa"/>
          </w:tcPr>
          <w:p w14:paraId="26B08EAC" w14:textId="77777777" w:rsidR="00FE660F" w:rsidRDefault="00FE660F" w:rsidP="00F366FA">
            <w:r>
              <w:t>24</w:t>
            </w:r>
          </w:p>
        </w:tc>
        <w:tc>
          <w:tcPr>
            <w:tcW w:w="3919" w:type="dxa"/>
          </w:tcPr>
          <w:p w14:paraId="5E5E29F5" w14:textId="77777777" w:rsidR="00FE660F" w:rsidRDefault="00FE660F" w:rsidP="00F366FA">
            <w:r>
              <w:t>Number of XSD built-in type</w:t>
            </w:r>
          </w:p>
        </w:tc>
        <w:tc>
          <w:tcPr>
            <w:tcW w:w="4674" w:type="dxa"/>
          </w:tcPr>
          <w:p w14:paraId="5D7C9529" w14:textId="77777777" w:rsidR="00FE660F" w:rsidRDefault="00FE660F" w:rsidP="00F366FA">
            <w:pPr>
              <w:pStyle w:val="Code"/>
              <w:rPr>
                <w:rFonts w:eastAsiaTheme="minorEastAsia"/>
                <w:highlight w:val="white"/>
              </w:rPr>
            </w:pPr>
            <w:r>
              <w:rPr>
                <w:rFonts w:eastAsiaTheme="minorEastAsia"/>
                <w:highlight w:val="white"/>
              </w:rPr>
              <w:t>Manufally counted.</w:t>
            </w:r>
          </w:p>
        </w:tc>
      </w:tr>
      <w:tr w:rsidR="00D955E1" w14:paraId="77E8ECDD" w14:textId="77777777" w:rsidTr="00FE660F">
        <w:tc>
          <w:tcPr>
            <w:tcW w:w="983" w:type="dxa"/>
          </w:tcPr>
          <w:p w14:paraId="52AE71C4" w14:textId="77777777" w:rsidR="00D955E1" w:rsidRDefault="00FE660F" w:rsidP="00E45E30">
            <w:r>
              <w:t>395</w:t>
            </w:r>
          </w:p>
        </w:tc>
        <w:tc>
          <w:tcPr>
            <w:tcW w:w="3919" w:type="dxa"/>
          </w:tcPr>
          <w:p w14:paraId="094F3D94" w14:textId="77777777" w:rsidR="00D955E1" w:rsidRDefault="00FE660F" w:rsidP="00FE660F">
            <w:r>
              <w:t>Number agency id value</w:t>
            </w:r>
          </w:p>
        </w:tc>
        <w:tc>
          <w:tcPr>
            <w:tcW w:w="4674" w:type="dxa"/>
          </w:tcPr>
          <w:p w14:paraId="3FFA1448" w14:textId="77777777" w:rsidR="00D955E1" w:rsidRDefault="00FE660F" w:rsidP="0087773E">
            <w:pPr>
              <w:pStyle w:val="Code"/>
              <w:rPr>
                <w:rFonts w:eastAsiaTheme="minorEastAsia"/>
                <w:highlight w:val="white"/>
              </w:rPr>
            </w:pPr>
            <w:r>
              <w:rPr>
                <w:rFonts w:eastAsiaTheme="minorEastAsia"/>
                <w:highlight w:val="white"/>
              </w:rPr>
              <w:t>count(//xsd:enumeration)</w:t>
            </w:r>
          </w:p>
        </w:tc>
      </w:tr>
    </w:tbl>
    <w:p w14:paraId="3DD3CAE7" w14:textId="77777777" w:rsidR="00150F71" w:rsidRDefault="00150F71" w:rsidP="00150F71"/>
    <w:p w14:paraId="011BDA10" w14:textId="77777777" w:rsidR="00571764" w:rsidRDefault="0033677A" w:rsidP="00150F71">
      <w:r>
        <w:t>In addition to checking quantity of each entity type, the GUIDs are also checked. The table below summarizes the XPATH query used to pull the GUIDs for each entity type.</w:t>
      </w:r>
    </w:p>
    <w:p w14:paraId="248938A2" w14:textId="77777777" w:rsidR="0033677A" w:rsidRDefault="0033677A" w:rsidP="00150F71"/>
    <w:tbl>
      <w:tblPr>
        <w:tblStyle w:val="TableGrid"/>
        <w:tblW w:w="0" w:type="auto"/>
        <w:tblLook w:val="04A0" w:firstRow="1" w:lastRow="0" w:firstColumn="1" w:lastColumn="0" w:noHBand="0" w:noVBand="1"/>
      </w:tblPr>
      <w:tblGrid>
        <w:gridCol w:w="2804"/>
        <w:gridCol w:w="6546"/>
      </w:tblGrid>
      <w:tr w:rsidR="0033677A" w14:paraId="222ABDAB" w14:textId="77777777" w:rsidTr="0033677A">
        <w:tc>
          <w:tcPr>
            <w:tcW w:w="2898" w:type="dxa"/>
          </w:tcPr>
          <w:p w14:paraId="3F4E67C2" w14:textId="77777777" w:rsidR="0033677A" w:rsidRDefault="0033677A" w:rsidP="00150F71">
            <w:r>
              <w:t>Description</w:t>
            </w:r>
          </w:p>
        </w:tc>
        <w:tc>
          <w:tcPr>
            <w:tcW w:w="6678" w:type="dxa"/>
          </w:tcPr>
          <w:p w14:paraId="3DEF58B4" w14:textId="77777777" w:rsidR="0033677A" w:rsidRDefault="0033677A" w:rsidP="00150F71">
            <w:r>
              <w:t>XPATH Expression</w:t>
            </w:r>
          </w:p>
        </w:tc>
      </w:tr>
      <w:tr w:rsidR="0033677A" w14:paraId="6075970D" w14:textId="77777777" w:rsidTr="0033677A">
        <w:tc>
          <w:tcPr>
            <w:tcW w:w="2898" w:type="dxa"/>
          </w:tcPr>
          <w:p w14:paraId="5CBB1F83" w14:textId="77777777" w:rsidR="0033677A" w:rsidRDefault="0033677A" w:rsidP="00150F71">
            <w:r>
              <w:t>ACCs. Types in OAGIS.xsd and OAGIS-Nouns.xsd are excluded.</w:t>
            </w:r>
          </w:p>
        </w:tc>
        <w:tc>
          <w:tcPr>
            <w:tcW w:w="6678" w:type="dxa"/>
          </w:tcPr>
          <w:p w14:paraId="11B4CEFE" w14:textId="77777777" w:rsidR="0033677A" w:rsidRDefault="00267870" w:rsidP="00267870">
            <w:pPr>
              <w:pStyle w:val="Code"/>
            </w:pPr>
            <w:r>
              <w:t>xsd:schema/xsd:complexType[count(xsd:simpleContent) = 0]/@id</w:t>
            </w:r>
          </w:p>
        </w:tc>
      </w:tr>
      <w:tr w:rsidR="0033677A" w14:paraId="5A94CB2A" w14:textId="77777777" w:rsidTr="0033677A">
        <w:tc>
          <w:tcPr>
            <w:tcW w:w="2898" w:type="dxa"/>
          </w:tcPr>
          <w:p w14:paraId="1A30B115" w14:textId="77777777" w:rsidR="0033677A" w:rsidRDefault="0033677A" w:rsidP="00150F71">
            <w:r>
              <w:t>ASCCPs and BCCPs</w:t>
            </w:r>
          </w:p>
        </w:tc>
        <w:tc>
          <w:tcPr>
            <w:tcW w:w="6678" w:type="dxa"/>
          </w:tcPr>
          <w:p w14:paraId="5906208F" w14:textId="77777777" w:rsidR="00267870" w:rsidRDefault="00267870" w:rsidP="00267870">
            <w:pPr>
              <w:pStyle w:val="Code"/>
            </w:pPr>
            <w:r>
              <w:t>xsd:schema/xsd:element/@id</w:t>
            </w:r>
          </w:p>
          <w:p w14:paraId="5B1BF50D" w14:textId="77777777"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14:paraId="3B2BA650" w14:textId="77777777" w:rsidTr="00140D7D">
        <w:trPr>
          <w:trHeight w:val="1106"/>
        </w:trPr>
        <w:tc>
          <w:tcPr>
            <w:tcW w:w="2898" w:type="dxa"/>
          </w:tcPr>
          <w:p w14:paraId="1942E320" w14:textId="77777777" w:rsidR="0033677A" w:rsidRDefault="0033677A" w:rsidP="00150F71">
            <w:r>
              <w:t xml:space="preserve">ASCCs and BCCs. </w:t>
            </w:r>
          </w:p>
        </w:tc>
        <w:tc>
          <w:tcPr>
            <w:tcW w:w="6678" w:type="dxa"/>
          </w:tcPr>
          <w:p w14:paraId="36100670" w14:textId="77777777"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14:paraId="1FD3B8ED" w14:textId="77777777"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14:paraId="186A2575" w14:textId="77777777"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14:paraId="1498165E" w14:textId="77777777" w:rsidR="0033677A" w:rsidRDefault="0033677A" w:rsidP="00150F71"/>
    <w:p w14:paraId="299EDCAE" w14:textId="77777777" w:rsidR="008F4D7E" w:rsidRDefault="008F4D7E" w:rsidP="00150F71">
      <w:r>
        <w:t>There are some mismatches between the number of GUIDs found and the number of entities found. This is because there are some entities with missing GUIDs.</w:t>
      </w:r>
    </w:p>
    <w:p w14:paraId="4E84D275" w14:textId="77777777" w:rsidR="00140D7D" w:rsidRDefault="00B8404D" w:rsidP="008F2EBB">
      <w:pPr>
        <w:pStyle w:val="ListParagraph"/>
        <w:numPr>
          <w:ilvl w:val="0"/>
          <w:numId w:val="1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14:paraId="588AA4C6" w14:textId="77777777" w:rsidR="008F4D7E" w:rsidRDefault="008F4D7E" w:rsidP="008F2EBB">
      <w:pPr>
        <w:pStyle w:val="ListParagraph"/>
        <w:numPr>
          <w:ilvl w:val="0"/>
          <w:numId w:val="10"/>
        </w:numPr>
      </w:pPr>
      <w:r>
        <w:t xml:space="preserve">There are two attributes with no GUID. Use this query to find those: </w:t>
      </w:r>
      <w:r w:rsidRPr="008F4D7E">
        <w:rPr>
          <w:rStyle w:val="CodeChar"/>
          <w:rFonts w:eastAsiaTheme="minorEastAsia"/>
          <w:highlight w:val="white"/>
        </w:rPr>
        <w:t>//xsd:attribute[name(../..) != 'xsd:simpleContent' and count(@id) = 0]</w:t>
      </w:r>
    </w:p>
    <w:p w14:paraId="59E02AB4" w14:textId="77777777" w:rsidR="008F4D7E" w:rsidRDefault="008F4D7E" w:rsidP="008F2EBB">
      <w:pPr>
        <w:pStyle w:val="ListParagraph"/>
        <w:numPr>
          <w:ilvl w:val="0"/>
          <w:numId w:val="1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14:paraId="07D30F04" w14:textId="77777777" w:rsidR="008F4D7E" w:rsidRDefault="008F4D7E" w:rsidP="00150F71"/>
    <w:p w14:paraId="46F3B4D7" w14:textId="77777777" w:rsidR="00150F71" w:rsidRDefault="00150F71" w:rsidP="00150F71"/>
    <w:p w14:paraId="0E6D7247" w14:textId="77777777" w:rsidR="00150F71" w:rsidRPr="00150F71" w:rsidRDefault="00150F71" w:rsidP="00150F71">
      <w:pPr>
        <w:pStyle w:val="Heading4"/>
      </w:pPr>
      <w:bookmarkStart w:id="317" w:name="_Toc456813614"/>
      <w:r>
        <w:t>Content verification</w:t>
      </w:r>
      <w:bookmarkEnd w:id="317"/>
    </w:p>
    <w:p w14:paraId="17C5BCED" w14:textId="77777777" w:rsidR="00150F71" w:rsidRDefault="00150F71" w:rsidP="008A0AC5"/>
    <w:p w14:paraId="17ED8D3E" w14:textId="77777777" w:rsidR="00DC1C10" w:rsidRDefault="00DC1C10" w:rsidP="008A0AC5">
      <w:r>
        <w:t xml:space="preserve">The xbt table </w:t>
      </w:r>
      <w:r w:rsidR="000A2BB4">
        <w:t>was</w:t>
      </w:r>
      <w:r>
        <w:t xml:space="preserve"> manually verified.</w:t>
      </w:r>
    </w:p>
    <w:p w14:paraId="0F503F65" w14:textId="77777777" w:rsidR="00523F98" w:rsidRDefault="00523F98" w:rsidP="008A0AC5"/>
    <w:p w14:paraId="149CBE31" w14:textId="77777777" w:rsidR="000A2BB4" w:rsidRDefault="000A2BB4" w:rsidP="008A0AC5">
      <w:r>
        <w:t>Validation code has been written for the CDT SC. This also validates that all CDT’s data type terms are correct. This code, however, does not validate definitions of both SCs and content components. The content of the CDT was eye-balled.</w:t>
      </w:r>
    </w:p>
    <w:p w14:paraId="5C390FA0" w14:textId="77777777" w:rsidR="000A2BB4" w:rsidRDefault="000A2BB4" w:rsidP="008A0AC5"/>
    <w:p w14:paraId="14196550" w14:textId="77777777" w:rsidR="004A7750" w:rsidRDefault="004A7750" w:rsidP="008A0AC5">
      <w:r>
        <w:t>Validation code for</w:t>
      </w:r>
      <w:r w:rsidR="000A2BB4">
        <w:t xml:space="preserve"> the</w:t>
      </w:r>
      <w:r>
        <w:t xml:space="preserve"> </w:t>
      </w:r>
      <w:r w:rsidRPr="004A7750">
        <w:rPr>
          <w:rStyle w:val="CodeChar"/>
        </w:rPr>
        <w:t>cdt_awd_pri_xps_type_map</w:t>
      </w:r>
      <w:r>
        <w:t xml:space="preserve"> </w:t>
      </w:r>
      <w:r w:rsidR="000A2BB4">
        <w:t xml:space="preserve">table </w:t>
      </w:r>
      <w:r>
        <w:t xml:space="preserve">was written. This also validates the </w:t>
      </w:r>
      <w:r w:rsidRPr="004A7750">
        <w:rPr>
          <w:rStyle w:val="CodeChar"/>
        </w:rPr>
        <w:t>cdt_pri</w:t>
      </w:r>
      <w:r>
        <w:t xml:space="preserve"> and </w:t>
      </w:r>
      <w:r w:rsidRPr="000A2BB4">
        <w:rPr>
          <w:rStyle w:val="CodeChar"/>
        </w:rPr>
        <w:t>cd_awd_pri</w:t>
      </w:r>
      <w:r>
        <w:t xml:space="preserve"> tables.</w:t>
      </w:r>
    </w:p>
    <w:p w14:paraId="2D506F07" w14:textId="77777777" w:rsidR="00FE660F" w:rsidRDefault="00FE660F" w:rsidP="008A0AC5"/>
    <w:p w14:paraId="01C02588" w14:textId="77777777" w:rsidR="00FE660F" w:rsidRDefault="00FE660F" w:rsidP="008A0AC5">
      <w:r>
        <w:t xml:space="preserve">Validation code for the </w:t>
      </w:r>
      <w:r w:rsidRPr="00FE660F">
        <w:rPr>
          <w:rStyle w:val="CodeChar"/>
        </w:rPr>
        <w:t>cdt_sc_awd_pri_xps_type_map</w:t>
      </w:r>
      <w:r>
        <w:t xml:space="preserve"> table was written. This also validates the </w:t>
      </w:r>
      <w:r w:rsidRPr="00FE660F">
        <w:rPr>
          <w:rStyle w:val="CodeChar"/>
        </w:rPr>
        <w:t>cdt_sc_awd_pri</w:t>
      </w:r>
      <w:r>
        <w:t xml:space="preserve"> table.</w:t>
      </w:r>
    </w:p>
    <w:p w14:paraId="436C788B" w14:textId="77777777" w:rsidR="0006752D" w:rsidRDefault="0006752D" w:rsidP="008A0AC5"/>
    <w:p w14:paraId="335957CC" w14:textId="77777777" w:rsidR="00DC1C10" w:rsidRDefault="00FE660F" w:rsidP="008A0AC5">
      <w:r>
        <w:lastRenderedPageBreak/>
        <w:t xml:space="preserve">Validation code </w:t>
      </w:r>
      <w:r w:rsidR="0006752D">
        <w:t xml:space="preserve">to verify the checksum of the agency id list values was written. The values and their definitions will be validated in the OAGIS model generation. The </w:t>
      </w:r>
      <w:r w:rsidR="0006752D" w:rsidRPr="0006752D">
        <w:rPr>
          <w:rStyle w:val="CodeChar"/>
        </w:rPr>
        <w:t>agency_id_list</w:t>
      </w:r>
      <w:r w:rsidR="0006752D">
        <w:t xml:space="preserve"> table is manually checked, since there is only one record.</w:t>
      </w:r>
    </w:p>
    <w:p w14:paraId="0589FBCA" w14:textId="77777777" w:rsidR="0006752D" w:rsidRDefault="0006752D" w:rsidP="008A0AC5"/>
    <w:p w14:paraId="198D1D39" w14:textId="77777777" w:rsidR="0006752D" w:rsidRDefault="0006752D" w:rsidP="008A0AC5">
      <w:r>
        <w:t xml:space="preserve">Validation code for the </w:t>
      </w:r>
      <w:r w:rsidRPr="0006752D">
        <w:rPr>
          <w:rStyle w:val="CodeChar"/>
        </w:rPr>
        <w:t>code_list</w:t>
      </w:r>
      <w:r>
        <w:t xml:space="preserve"> and </w:t>
      </w:r>
      <w:r w:rsidRPr="0006752D">
        <w:rPr>
          <w:rStyle w:val="CodeChar"/>
        </w:rPr>
        <w:t>code_list_value</w:t>
      </w:r>
      <w:r>
        <w:t xml:space="preserve"> tables was written. Only their definitions are not checked and can be checked in the export.</w:t>
      </w:r>
    </w:p>
    <w:p w14:paraId="55A6C6F5" w14:textId="77777777" w:rsidR="00FE660F" w:rsidRDefault="00FE660F" w:rsidP="008A0AC5"/>
    <w:p w14:paraId="7A2B8821" w14:textId="77777777" w:rsidR="008A0AC5" w:rsidRDefault="008A0AC5" w:rsidP="008A0AC5">
      <w:r>
        <w:t>Verification will be done through the export of OAGIS content.</w:t>
      </w:r>
    </w:p>
    <w:p w14:paraId="7312661A" w14:textId="77777777" w:rsidR="008A0AC5" w:rsidRDefault="008A0AC5" w:rsidP="008A0AC5"/>
    <w:p w14:paraId="23E3E710" w14:textId="77777777" w:rsidR="00001247" w:rsidRDefault="00001247" w:rsidP="008A0AC5">
      <w:r>
        <w:t>Exporting OAGIS model is not in scope at this point, so we will validate only with OAGIS standalone schemas.</w:t>
      </w:r>
    </w:p>
    <w:p w14:paraId="79240EC6" w14:textId="77777777" w:rsidR="00001247" w:rsidRDefault="00001247" w:rsidP="008A0AC5"/>
    <w:p w14:paraId="7757CA72" w14:textId="77777777" w:rsidR="00001247" w:rsidRDefault="00001247" w:rsidP="008A0AC5">
      <w:r>
        <w:t>A batch program needs to be developed to export all OAGIS standalone BODs and compare them with the existing standalone BODs in the OAGIS distribution.</w:t>
      </w:r>
    </w:p>
    <w:p w14:paraId="7DFE75D1" w14:textId="77777777" w:rsidR="008A0AC5" w:rsidRDefault="008A0AC5" w:rsidP="008A0AC5">
      <w:pPr>
        <w:pStyle w:val="Heading4"/>
      </w:pPr>
      <w:bookmarkStart w:id="318" w:name="_Toc456813615"/>
      <w:r>
        <w:t>Challenges</w:t>
      </w:r>
      <w:bookmarkEnd w:id="318"/>
    </w:p>
    <w:p w14:paraId="25FABD40" w14:textId="77777777" w:rsidR="00001247" w:rsidRDefault="00001247" w:rsidP="008F2EBB">
      <w:pPr>
        <w:pStyle w:val="ListParagraph"/>
        <w:numPr>
          <w:ilvl w:val="0"/>
          <w:numId w:val="9"/>
        </w:numPr>
      </w:pPr>
      <w:r>
        <w:t>If there is an error, possible causes can come one or more of the three sources:</w:t>
      </w:r>
    </w:p>
    <w:p w14:paraId="1F3B1080" w14:textId="77777777" w:rsidR="008A0AC5" w:rsidRDefault="00001247" w:rsidP="008F2EBB">
      <w:pPr>
        <w:pStyle w:val="ListParagraph"/>
        <w:numPr>
          <w:ilvl w:val="1"/>
          <w:numId w:val="9"/>
        </w:numPr>
      </w:pPr>
      <w:r>
        <w:t>The OAGIS import code</w:t>
      </w:r>
    </w:p>
    <w:p w14:paraId="37F4C695" w14:textId="77777777" w:rsidR="00001247" w:rsidRDefault="00001247" w:rsidP="008F2EBB">
      <w:pPr>
        <w:pStyle w:val="ListParagraph"/>
        <w:numPr>
          <w:ilvl w:val="1"/>
          <w:numId w:val="9"/>
        </w:numPr>
      </w:pPr>
      <w:r>
        <w:t>The standalone export code</w:t>
      </w:r>
    </w:p>
    <w:p w14:paraId="447311ED" w14:textId="77777777" w:rsidR="00001247" w:rsidRDefault="00001247" w:rsidP="008F2EBB">
      <w:pPr>
        <w:pStyle w:val="ListParagraph"/>
        <w:numPr>
          <w:ilvl w:val="1"/>
          <w:numId w:val="9"/>
        </w:numPr>
      </w:pPr>
      <w:r>
        <w:t>The standalone schema generator code which generates the standalone schemas in the OAGIS distribution</w:t>
      </w:r>
    </w:p>
    <w:p w14:paraId="0D839C19" w14:textId="77777777" w:rsidR="0036519E" w:rsidRDefault="00001247" w:rsidP="008F2EBB">
      <w:pPr>
        <w:pStyle w:val="ListParagraph"/>
        <w:numPr>
          <w:ilvl w:val="0"/>
          <w:numId w:val="9"/>
        </w:numPr>
      </w:pPr>
      <w:r>
        <w:t>The global element and type declarations ma</w:t>
      </w:r>
      <w:r w:rsidR="0036519E">
        <w:t>y not be in the same order between the source (the exported standalone schema) and target (the standalone schema in the distribution). This difference is semantically indifferent.</w:t>
      </w:r>
    </w:p>
    <w:p w14:paraId="0D082D3F" w14:textId="77777777" w:rsidR="0036519E" w:rsidRDefault="0036519E" w:rsidP="008F2EBB">
      <w:pPr>
        <w:pStyle w:val="ListParagraph"/>
        <w:numPr>
          <w:ilvl w:val="0"/>
          <w:numId w:val="9"/>
        </w:numPr>
      </w:pPr>
      <w:r>
        <w:t>The attribute declaration is also order insignificant.</w:t>
      </w:r>
    </w:p>
    <w:p w14:paraId="0DBC8C47" w14:textId="77777777" w:rsidR="00240186" w:rsidRDefault="0036519E" w:rsidP="008F2EBB">
      <w:pPr>
        <w:pStyle w:val="ListParagraph"/>
        <w:numPr>
          <w:ilvl w:val="0"/>
          <w:numId w:val="9"/>
        </w:numPr>
      </w:pPr>
      <w:r>
        <w:t>Export logic for documentation may be different (more advance) than the documentation generated in the distribution schemas.</w:t>
      </w:r>
    </w:p>
    <w:p w14:paraId="155E30B9" w14:textId="1542EAF6" w:rsidR="00001247" w:rsidRDefault="0036519E" w:rsidP="00240186">
      <w:pPr>
        <w:pStyle w:val="Heading4"/>
      </w:pPr>
      <w:r>
        <w:t xml:space="preserve"> </w:t>
      </w:r>
      <w:bookmarkStart w:id="319" w:name="_Toc456813616"/>
      <w:r w:rsidR="00240186">
        <w:t>Methods to address the challenges</w:t>
      </w:r>
      <w:bookmarkEnd w:id="319"/>
    </w:p>
    <w:p w14:paraId="433C95C4" w14:textId="064A551A" w:rsidR="0016491E" w:rsidRDefault="0016491E" w:rsidP="0016491E"/>
    <w:p w14:paraId="6CAF7233" w14:textId="2D90A411" w:rsidR="0016491E" w:rsidRDefault="0016491E" w:rsidP="0016491E">
      <w:pPr>
        <w:pStyle w:val="Heading4"/>
      </w:pPr>
      <w:bookmarkStart w:id="320" w:name="_Toc456813617"/>
      <w:r>
        <w:t>Verifying the OAGIS Model Export</w:t>
      </w:r>
      <w:bookmarkEnd w:id="320"/>
    </w:p>
    <w:p w14:paraId="20F2F299" w14:textId="2351A9EE" w:rsidR="0016491E" w:rsidRDefault="0016491E" w:rsidP="0016491E"/>
    <w:p w14:paraId="0EF0DAD8" w14:textId="7C308398" w:rsidR="0016491E" w:rsidRDefault="0016491E" w:rsidP="0016491E">
      <w:pPr>
        <w:pStyle w:val="ListParagraph"/>
        <w:numPr>
          <w:ilvl w:val="0"/>
          <w:numId w:val="6"/>
        </w:numPr>
        <w:ind w:left="360"/>
      </w:pPr>
      <w:r>
        <w:t xml:space="preserve">The </w:t>
      </w:r>
      <w:r w:rsidR="00184EE5">
        <w:t xml:space="preserve">generated </w:t>
      </w:r>
      <w:r>
        <w:t>global Extension elements will</w:t>
      </w:r>
      <w:r w:rsidR="00184EE5">
        <w:t xml:space="preserve"> likely</w:t>
      </w:r>
      <w:r>
        <w:t xml:space="preserve"> not have matching GUID with the ones in the schema because the GUID from the local extension element is used in the database.</w:t>
      </w:r>
    </w:p>
    <w:p w14:paraId="59B6DC4B" w14:textId="5C49BD73" w:rsidR="00AB196E" w:rsidRDefault="00AB196E" w:rsidP="0016491E">
      <w:pPr>
        <w:pStyle w:val="ListParagraph"/>
        <w:numPr>
          <w:ilvl w:val="0"/>
          <w:numId w:val="6"/>
        </w:numPr>
        <w:ind w:left="360"/>
      </w:pPr>
      <w:r>
        <w:t>GUID of some SCs will not match because all SCs in the database are localized so some GUIDs are newly generated in the database.</w:t>
      </w:r>
    </w:p>
    <w:p w14:paraId="13F5DED7" w14:textId="52A51FB8" w:rsidR="00D54FF1" w:rsidRPr="0016491E" w:rsidRDefault="00D54FF1" w:rsidP="0016491E">
      <w:pPr>
        <w:pStyle w:val="ListParagraph"/>
        <w:numPr>
          <w:ilvl w:val="0"/>
          <w:numId w:val="6"/>
        </w:numPr>
        <w:ind w:left="360"/>
      </w:pPr>
      <w:r>
        <w:t xml:space="preserve">There are some inconsistencies in the code list files. Some have the </w:t>
      </w:r>
      <w:r w:rsidRPr="00D54FF1">
        <w:rPr>
          <w:rStyle w:val="CodeChar"/>
        </w:rPr>
        <w:t>XyzCodeType</w:t>
      </w:r>
      <w:r>
        <w:t xml:space="preserve"> defined and some have an </w:t>
      </w:r>
      <w:r w:rsidRPr="00D54FF1">
        <w:rPr>
          <w:rStyle w:val="CodeChar"/>
        </w:rPr>
        <w:t>xsd:element</w:t>
      </w:r>
      <w:r>
        <w:t xml:space="preserve"> defined. The model database does not account for these inconsistencies and cannot generate those </w:t>
      </w:r>
      <w:r w:rsidRPr="00D54FF1">
        <w:rPr>
          <w:rStyle w:val="CodeChar"/>
        </w:rPr>
        <w:t>XyzCodeType</w:t>
      </w:r>
      <w:r>
        <w:t xml:space="preserve"> and </w:t>
      </w:r>
      <w:r w:rsidRPr="00D54FF1">
        <w:rPr>
          <w:rStyle w:val="CodeChar"/>
        </w:rPr>
        <w:t>xsd:element</w:t>
      </w:r>
      <w:r>
        <w:t>. None of these is used in any other schema.</w:t>
      </w:r>
    </w:p>
    <w:p w14:paraId="597FF422" w14:textId="77777777" w:rsidR="00240186" w:rsidRPr="00240186" w:rsidRDefault="00240186" w:rsidP="00657575"/>
    <w:p w14:paraId="1CC5AEC5" w14:textId="77777777" w:rsidR="00294829" w:rsidRDefault="00294829" w:rsidP="00EF6FC8">
      <w:pPr>
        <w:pStyle w:val="Heading2"/>
      </w:pPr>
      <w:bookmarkStart w:id="321" w:name="_Ref409507777"/>
      <w:bookmarkStart w:id="322" w:name="_Ref409509840"/>
      <w:bookmarkStart w:id="323" w:name="_Ref409510232"/>
      <w:bookmarkStart w:id="324" w:name="_Ref409513278"/>
      <w:bookmarkStart w:id="325" w:name="_Ref409513535"/>
      <w:bookmarkStart w:id="326" w:name="_Ref409513583"/>
      <w:bookmarkStart w:id="327" w:name="_Ref410034266"/>
      <w:bookmarkStart w:id="328" w:name="_Ref410043334"/>
      <w:bookmarkStart w:id="329" w:name="_Ref410044174"/>
      <w:bookmarkStart w:id="330" w:name="_Ref410105192"/>
      <w:bookmarkStart w:id="331" w:name="_Ref410105428"/>
      <w:bookmarkStart w:id="332" w:name="_Ref410111412"/>
      <w:bookmarkStart w:id="333" w:name="_Toc456813618"/>
      <w:r>
        <w:t>Application Home Screen</w:t>
      </w:r>
      <w:bookmarkEnd w:id="321"/>
      <w:bookmarkEnd w:id="322"/>
      <w:bookmarkEnd w:id="323"/>
      <w:bookmarkEnd w:id="324"/>
      <w:bookmarkEnd w:id="325"/>
      <w:bookmarkEnd w:id="326"/>
      <w:bookmarkEnd w:id="327"/>
      <w:bookmarkEnd w:id="328"/>
      <w:bookmarkEnd w:id="329"/>
      <w:bookmarkEnd w:id="330"/>
      <w:bookmarkEnd w:id="331"/>
      <w:bookmarkEnd w:id="332"/>
      <w:bookmarkEnd w:id="333"/>
    </w:p>
    <w:p w14:paraId="66CE7D0D" w14:textId="77777777" w:rsidR="00294829" w:rsidRDefault="00294829" w:rsidP="00294829">
      <w:r>
        <w:t>Create a menu page of everything a use</w:t>
      </w:r>
      <w:r w:rsidR="00C335E3">
        <w:t>r</w:t>
      </w:r>
      <w:r>
        <w:t xml:space="preserve"> can do based on his/her role.</w:t>
      </w:r>
    </w:p>
    <w:p w14:paraId="1AA0527D" w14:textId="77777777" w:rsidR="005B3E38" w:rsidRDefault="006F1463" w:rsidP="00294829">
      <w:r>
        <w:t xml:space="preserve">At this point the user should be able to </w:t>
      </w:r>
      <w:r w:rsidR="005B3E38">
        <w:t>directly invoke:</w:t>
      </w:r>
    </w:p>
    <w:p w14:paraId="13893511" w14:textId="77777777" w:rsidR="00D11B71" w:rsidRDefault="00D11B71" w:rsidP="00294829"/>
    <w:p w14:paraId="11C594BC" w14:textId="77777777" w:rsidR="0054779C" w:rsidRDefault="005B3E38" w:rsidP="00294829">
      <w:r>
        <w:t>BIEs Management</w:t>
      </w:r>
      <w:r w:rsidR="00DD3866">
        <w:t xml:space="preserve"> use cases, </w:t>
      </w:r>
      <w:r w:rsidR="00D11B71">
        <w:t>Context Category Management</w:t>
      </w:r>
      <w:r w:rsidR="00DD3866">
        <w:t xml:space="preserve"> use cases, </w:t>
      </w:r>
      <w:r w:rsidR="00D11B71">
        <w:t xml:space="preserve">Context </w:t>
      </w:r>
      <w:r w:rsidR="00DD3866">
        <w:t xml:space="preserve">Classification </w:t>
      </w:r>
      <w:r w:rsidR="00D11B71">
        <w:t>Scheme Management</w:t>
      </w:r>
      <w:r w:rsidR="00DD3866">
        <w:t xml:space="preserve"> use cases, </w:t>
      </w:r>
      <w:r w:rsidR="0054779C">
        <w:t>Code List Management</w:t>
      </w:r>
      <w:r w:rsidR="00DD3866">
        <w:t xml:space="preserve"> use cases</w:t>
      </w:r>
      <w:r w:rsidR="0054779C">
        <w:t>.</w:t>
      </w:r>
    </w:p>
    <w:p w14:paraId="63E7B5AE" w14:textId="77777777" w:rsidR="005B3E38" w:rsidRDefault="005B3E38" w:rsidP="00294829"/>
    <w:p w14:paraId="4B31B5B1" w14:textId="77777777" w:rsidR="00226B1A" w:rsidRPr="00294829" w:rsidRDefault="00226B1A" w:rsidP="00294829">
      <w:r>
        <w:t xml:space="preserve">For the names of the menus, we may want to make them configurable. The use case names in the following sections are default names. A deployment should </w:t>
      </w:r>
      <w:r w:rsidR="00DD3866">
        <w:t xml:space="preserve">allow </w:t>
      </w:r>
      <w:r>
        <w:t>map</w:t>
      </w:r>
      <w:r w:rsidR="00DD3866">
        <w:t>ping of</w:t>
      </w:r>
      <w:r>
        <w:t xml:space="preserve"> these use case names to menu names, e.g., Create a top-level ABIE = Create a standalone BOD.</w:t>
      </w:r>
    </w:p>
    <w:p w14:paraId="4D142D34" w14:textId="77777777" w:rsidR="00EF6FC8" w:rsidRDefault="00EF6FC8" w:rsidP="00EF6FC8">
      <w:pPr>
        <w:pStyle w:val="Heading2"/>
      </w:pPr>
      <w:bookmarkStart w:id="334" w:name="_Ref404612009"/>
      <w:bookmarkStart w:id="335" w:name="_Toc456813619"/>
      <w:r>
        <w:lastRenderedPageBreak/>
        <w:t>BIEs Management</w:t>
      </w:r>
      <w:bookmarkEnd w:id="334"/>
      <w:bookmarkEnd w:id="335"/>
    </w:p>
    <w:p w14:paraId="1A16FEEE" w14:textId="77777777" w:rsidR="00FB19E4" w:rsidRDefault="00FB19E4" w:rsidP="00FB19E4">
      <w:pPr>
        <w:pStyle w:val="Heading3"/>
      </w:pPr>
      <w:bookmarkStart w:id="336" w:name="_Toc456813620"/>
      <w:r>
        <w:t>Create a top-level ABIE (a standalone BOD)</w:t>
      </w:r>
      <w:bookmarkEnd w:id="336"/>
    </w:p>
    <w:p w14:paraId="7F3EBE88" w14:textId="77777777" w:rsidR="00FB19E4" w:rsidRDefault="00FB19E4" w:rsidP="00FB19E4">
      <w:r>
        <w:rPr>
          <w:noProof/>
          <w:lang w:bidi="th-TH"/>
        </w:rPr>
        <mc:AlternateContent>
          <mc:Choice Requires="wpc">
            <w:drawing>
              <wp:inline distT="0" distB="0" distL="0" distR="0" wp14:anchorId="36AD0E56" wp14:editId="280BD003">
                <wp:extent cx="4387850" cy="404495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56AA4F" w14:textId="77777777" w:rsidR="00F332FA" w:rsidRDefault="00F332FA"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B62D1D" w14:textId="77777777" w:rsidR="00F332FA" w:rsidRDefault="00F332FA"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17C0F1" w14:textId="77777777" w:rsidR="00F332FA" w:rsidRDefault="00F332FA"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6025" y="3854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0209" y="2621503"/>
                            <a:ext cx="426525"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58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4DD2E" w14:textId="77777777" w:rsidR="00F332FA" w:rsidRDefault="00F332FA"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F710ED" w14:textId="77777777" w:rsidR="00F332FA" w:rsidRDefault="00F332FA"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7672F" w14:textId="77777777" w:rsidR="00F332FA" w:rsidRDefault="00F332FA"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EB49A" w14:textId="77777777" w:rsidR="00F332FA" w:rsidRDefault="00F332FA"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748058"/>
                            <a:ext cx="1105847" cy="5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43A657" w14:textId="77777777" w:rsidR="00F332FA" w:rsidRDefault="00F332FA" w:rsidP="00FB19E4">
                              <w:pPr>
                                <w:jc w:val="center"/>
                              </w:pPr>
                              <w:r>
                                <w:t>Create uncommitted BIE records/objects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98" idx="0"/>
                        </wps:cNvCnPr>
                        <wps:spPr>
                          <a:xfrm>
                            <a:off x="2109809" y="3282949"/>
                            <a:ext cx="1566" cy="1841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467101"/>
                            <a:ext cx="1555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F3F34F" w14:textId="77777777" w:rsidR="00F332FA" w:rsidRDefault="00F332FA"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a:stCxn id="98" idx="2"/>
                          <a:endCxn id="10" idx="0"/>
                        </wps:cNvCnPr>
                        <wps:spPr>
                          <a:xfrm>
                            <a:off x="2111375" y="3733801"/>
                            <a:ext cx="638" cy="1206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36AD0E56" id="Canvas 2" o:spid="_x0000_s1026" editas="canvas" style="width:345.5pt;height:318.5pt;mso-position-horizontal-relative:char;mso-position-vertical-relative:line" coordsize="43878,4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044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1856AA4F" w14:textId="77777777" w:rsidR="00F332FA" w:rsidRDefault="00F332FA" w:rsidP="00FB19E4">
                        <w:pPr>
                          <w:jc w:val="center"/>
                        </w:pPr>
                        <w:r>
                          <w:t xml:space="preserve">Select a top-level ACC </w:t>
                        </w:r>
                      </w:p>
                    </w:txbxContent>
                  </v:textbox>
                </v:shape>
                <v:shape id="Text Box 6" o:spid="_x0000_s1030" type="#_x0000_t202" style="position:absolute;left:15568;top:11876;width:11059;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07B62D1D" w14:textId="77777777" w:rsidR="00F332FA" w:rsidRDefault="00F332FA" w:rsidP="00FB19E4">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1A17C0F1" w14:textId="77777777" w:rsidR="00F332FA" w:rsidRDefault="00F332FA"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" fillcolor="white [3201]" strokeweight=".5pt"/>
                <v:oval id="Oval 10" o:spid="_x0000_s1033" style="position:absolute;left:20460;top:3854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" filled="t" fillcolor="white [3201]" strokeweight=".5pt">
                  <v:stroke endarrow="open"/>
                </v:shape>
                <v:shape id="Straight Arrow Connector 15" o:spid="_x0000_s1039" type="#_x0000_t33" style="position:absolute;left:26302;top:26214;width:4266;height:361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" filled="t" fillcolor="white [3201]" strokeweight=".5pt">
                  <v:stroke endarrow="open"/>
                </v:shape>
                <v:shape id="Text Box 17" o:spid="_x0000_s1040" type="#_x0000_t202" style="position:absolute;left:20432;top:8683;width:13957;height:25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" filled="f" stroked="f" strokeweight=".5pt">
                  <v:textbox>
                    <w:txbxContent>
                      <w:p w14:paraId="0434DD2E" w14:textId="77777777" w:rsidR="00F332FA" w:rsidRDefault="00F332FA" w:rsidP="00FB19E4">
                        <w:r>
                          <w:t>Selected top-level ACC</w:t>
                        </w:r>
                      </w:p>
                    </w:txbxContent>
                  </v:textbox>
                </v:shape>
                <v:shape id="Text Box 19" o:spid="_x0000_s1041" type="#_x0000_t202" style="position:absolute;left:10645;top:20915;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0FF710ED" w14:textId="77777777" w:rsidR="00F332FA" w:rsidRDefault="00F332FA" w:rsidP="00FB19E4">
                        <w:r>
                          <w:t>Selected business context</w:t>
                        </w:r>
                      </w:p>
                    </w:txbxContent>
                  </v:textbox>
                </v:shape>
                <v:shape id="Text Box 20" o:spid="_x0000_s1042" type="#_x0000_t202" style="position:absolute;left:21869;top:16263;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0357672F" w14:textId="77777777" w:rsidR="00F332FA" w:rsidRDefault="00F332FA" w:rsidP="00FB19E4">
                        <w:r>
                          <w:t>Create a new business context</w:t>
                        </w:r>
                      </w:p>
                    </w:txbxContent>
                  </v:textbox>
                </v:shape>
                <v:shape id="Text Box 21" o:spid="_x0000_s1043" type="#_x0000_t202" style="position:absolute;left:30241;top:26728;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5CAEB49A" w14:textId="77777777" w:rsidR="00F332FA" w:rsidRDefault="00F332FA" w:rsidP="00FB19E4">
                        <w:r>
                          <w:t xml:space="preserve"> New business context</w:t>
                        </w:r>
                      </w:p>
                    </w:txbxContent>
                  </v:textbox>
                </v:shape>
                <v:shape id="Text Box 25" o:spid="_x0000_s1044" type="#_x0000_t202" style="position:absolute;left:15568;top:27480;width:11059;height:5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5D43A657" w14:textId="77777777" w:rsidR="00F332FA" w:rsidRDefault="00F332FA" w:rsidP="00FB19E4">
                        <w:pPr>
                          <w:jc w:val="center"/>
                        </w:pPr>
                        <w:r>
                          <w:t>Create uncommitted BIE records/objects</w:t>
                        </w:r>
                      </w:p>
                    </w:txbxContent>
                  </v:textbox>
                </v:shape>
                <v:shape id="Straight Arrow Connector 26" o:spid="_x0000_s1045" type="#_x0000_t32" style="position:absolute;left:21098;top:32829;width:15;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" filled="t" fillcolor="white [3201]" strokeweight=".5pt">
                  <v:stroke endarrow="open"/>
                </v:shape>
                <v:shape id="Text Box 98" o:spid="_x0000_s1046" type="#_x0000_t202" style="position:absolute;left:13335;top:34671;width:155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" fillcolor="white [3201]" strokeweight=".5pt">
                  <v:textbox>
                    <w:txbxContent>
                      <w:p w14:paraId="50F3F34F" w14:textId="77777777" w:rsidR="00F332FA" w:rsidRDefault="00F332FA" w:rsidP="00FB19E4">
                        <w:pPr>
                          <w:jc w:val="center"/>
                        </w:pPr>
                        <w:r>
                          <w:t>Show top-level ABIE</w:t>
                        </w:r>
                      </w:p>
                    </w:txbxContent>
                  </v:textbox>
                </v:shape>
                <v:shape id="Straight Arrow Connector 100" o:spid="_x0000_s1047" type="#_x0000_t32" style="position:absolute;left:21113;top:37338;width:7;height:1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" filled="t" fillcolor="white [3201]" strokeweight=".5pt">
                  <v:stroke endarrow="open"/>
                </v:shape>
                <w10:anchorlock/>
              </v:group>
            </w:pict>
          </mc:Fallback>
        </mc:AlternateContent>
      </w:r>
    </w:p>
    <w:p w14:paraId="252071F3" w14:textId="77777777" w:rsidR="00FB19E4" w:rsidRDefault="00FB19E4" w:rsidP="00FB19E4"/>
    <w:p w14:paraId="68C04B92" w14:textId="769BB56E" w:rsidR="00FB19E4" w:rsidRPr="005D546D" w:rsidRDefault="00FB19E4" w:rsidP="00FB19E4">
      <w:r>
        <w:t xml:space="preserve">Go to the </w:t>
      </w:r>
      <w:r>
        <w:fldChar w:fldCharType="begin"/>
      </w:r>
      <w:r>
        <w:instrText xml:space="preserve"> REF _Ref408391730 \h </w:instrText>
      </w:r>
      <w:r>
        <w:fldChar w:fldCharType="separate"/>
      </w:r>
      <w:r w:rsidR="00632C6D">
        <w:t>Business Context Management</w:t>
      </w:r>
      <w:r>
        <w:fldChar w:fldCharType="end"/>
      </w:r>
      <w:r>
        <w:t xml:space="preserve"> and </w:t>
      </w:r>
      <w:r>
        <w:fldChar w:fldCharType="begin"/>
      </w:r>
      <w:r>
        <w:instrText xml:space="preserve"> REF _Ref408466451 \h </w:instrText>
      </w:r>
      <w:r>
        <w:fldChar w:fldCharType="separate"/>
      </w:r>
      <w:r w:rsidR="00632C6D">
        <w:t>Show top-level ABIE</w:t>
      </w:r>
      <w:r>
        <w:fldChar w:fldCharType="end"/>
      </w:r>
      <w:r>
        <w:t xml:space="preserve"> sections for more detail.</w:t>
      </w:r>
    </w:p>
    <w:p w14:paraId="34200724" w14:textId="77777777" w:rsidR="00FB19E4" w:rsidRDefault="00FB19E4" w:rsidP="00FB19E4">
      <w:pPr>
        <w:pStyle w:val="Heading5"/>
      </w:pPr>
      <w:bookmarkStart w:id="337" w:name="_Toc456813621"/>
      <w:r>
        <w:t xml:space="preserve">Select a top-level </w:t>
      </w:r>
      <w:r w:rsidR="000D692F">
        <w:t>concept</w:t>
      </w:r>
      <w:bookmarkEnd w:id="337"/>
      <w:r>
        <w:t xml:space="preserve"> </w:t>
      </w:r>
    </w:p>
    <w:p w14:paraId="4BBEC785" w14:textId="77777777" w:rsidR="00FB19E4" w:rsidRPr="002723B0" w:rsidRDefault="00FB19E4" w:rsidP="00FB19E4"/>
    <w:p w14:paraId="70F9122E" w14:textId="77777777"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14:paraId="1E3B58E3" w14:textId="77777777" w:rsidR="00FB19E4" w:rsidRPr="00063568" w:rsidRDefault="00FB19E4" w:rsidP="00FB19E4"/>
    <w:p w14:paraId="65CDBEC6" w14:textId="739D96D0"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configuration file which indicates how to find the top-level A</w:t>
      </w:r>
      <w:r>
        <w:t>S</w:t>
      </w:r>
      <w:r w:rsidRPr="00063568">
        <w:t>CC</w:t>
      </w:r>
      <w:r>
        <w:t>Ps</w:t>
      </w:r>
      <w:r w:rsidRPr="00063568">
        <w:t xml:space="preserve">. In the case of OAGIS, the condition is </w:t>
      </w:r>
      <w:r w:rsidRPr="00063568">
        <w:rPr>
          <w:rStyle w:val="CodeChar"/>
        </w:rPr>
        <w:t>‘</w:t>
      </w:r>
      <w:r w:rsidR="00C17670">
        <w:rPr>
          <w:rStyle w:val="CodeChar"/>
        </w:rPr>
        <w:t>module</w:t>
      </w:r>
      <w:r w:rsidRPr="00063568">
        <w:rPr>
          <w:rStyle w:val="CodeChar"/>
        </w:rPr>
        <w:t xml:space="preserve"> != “Components” and </w:t>
      </w:r>
      <w:r w:rsidR="00C17670">
        <w:rPr>
          <w:rStyle w:val="CodeChar"/>
        </w:rPr>
        <w:t>module</w:t>
      </w:r>
      <w:r w:rsidRPr="00063568">
        <w:rPr>
          <w:rStyle w:val="CodeChar"/>
        </w:rPr>
        <w:t xml:space="preserve"> != “Meta” and </w:t>
      </w:r>
      <w:r w:rsidR="00C17670">
        <w:rPr>
          <w:rStyle w:val="CodeChar"/>
        </w:rPr>
        <w:t>module</w:t>
      </w:r>
      <w:r w:rsidRPr="00063568">
        <w:rPr>
          <w:rStyle w:val="CodeChar"/>
        </w:rPr>
        <w:t xml:space="preserve"> != “Noun” and </w:t>
      </w:r>
      <w:r w:rsidR="00C17670">
        <w:rPr>
          <w:rStyle w:val="CodeChar"/>
        </w:rPr>
        <w:t>module</w:t>
      </w:r>
      <w:r w:rsidRPr="00063568">
        <w:rPr>
          <w:rStyle w:val="CodeChar"/>
        </w:rPr>
        <w:t xml:space="preserve"> != ‘Extensions’</w:t>
      </w:r>
      <w:r w:rsidRPr="00063568">
        <w:t xml:space="preserve">. The parameter name is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rsidR="00632C6D">
        <w:t>4.1</w:t>
      </w:r>
      <w:r>
        <w:fldChar w:fldCharType="end"/>
      </w:r>
      <w:r>
        <w:t>).</w:t>
      </w:r>
      <w:r w:rsidR="000D692F">
        <w:t xml:space="preserve"> </w:t>
      </w:r>
      <w:r w:rsidRPr="00063568">
        <w:t xml:space="preserve">The reason to make this configurable is that this condition may change and a different condition may be needed for </w:t>
      </w:r>
      <w:r w:rsidR="000D692F">
        <w:t>an</w:t>
      </w:r>
      <w:r>
        <w:t>other OAGIS version,</w:t>
      </w:r>
      <w:r w:rsidRPr="00063568">
        <w:t xml:space="preserve"> non-OAGIS library such as B2MML</w:t>
      </w:r>
      <w:r>
        <w:t>, or when a more relaxed condition is needed</w:t>
      </w:r>
      <w:r w:rsidRPr="00063568">
        <w:t>.</w:t>
      </w:r>
    </w:p>
    <w:p w14:paraId="211CA89E" w14:textId="77777777" w:rsidR="00FB19E4" w:rsidRDefault="00FB19E4" w:rsidP="00FB19E4"/>
    <w:p w14:paraId="637D8472" w14:textId="77777777" w:rsidR="00FB19E4" w:rsidRDefault="00FB19E4" w:rsidP="00FB19E4">
      <w:r>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14:paraId="614EFB74" w14:textId="77777777" w:rsidR="00FB19E4" w:rsidRDefault="00FB19E4" w:rsidP="00FB19E4"/>
    <w:p w14:paraId="2E117C84" w14:textId="77777777" w:rsidR="00FB19E4" w:rsidRDefault="00FB19E4" w:rsidP="00FB19E4">
      <w:pPr>
        <w:pStyle w:val="Heading5"/>
      </w:pPr>
      <w:bookmarkStart w:id="338" w:name="_Toc456813622"/>
      <w:r>
        <w:t>Select a business context</w:t>
      </w:r>
      <w:bookmarkEnd w:id="338"/>
    </w:p>
    <w:p w14:paraId="6FE29297" w14:textId="77777777" w:rsidR="00FB19E4" w:rsidRDefault="00FB19E4" w:rsidP="00FB19E4">
      <w:r>
        <w:lastRenderedPageBreak/>
        <w:t xml:space="preserve">A business context (BC) needs to be associated with the top-level </w:t>
      </w:r>
      <w:r w:rsidR="000D692F">
        <w:t>concept</w:t>
      </w:r>
      <w:r>
        <w:t xml:space="preserve"> before a corresponding top-level ABIE can be created.</w:t>
      </w:r>
    </w:p>
    <w:p w14:paraId="621EA55D" w14:textId="77777777" w:rsidR="00FB19E4" w:rsidRDefault="00FB19E4" w:rsidP="00FB19E4"/>
    <w:p w14:paraId="4CBABA06" w14:textId="66D6F9E4"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rsidR="00632C6D">
        <w:t>3.4.1</w:t>
      </w:r>
      <w:r>
        <w:fldChar w:fldCharType="end"/>
      </w:r>
      <w:r>
        <w:t xml:space="preserve"> </w:t>
      </w:r>
      <w:r>
        <w:fldChar w:fldCharType="begin"/>
      </w:r>
      <w:r>
        <w:instrText xml:space="preserve"> REF _Ref402764261 \h </w:instrText>
      </w:r>
      <w:r>
        <w:fldChar w:fldCharType="separate"/>
      </w:r>
      <w:r w:rsidR="00632C6D">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632C6D">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r w:rsidR="00632C6D">
        <w:t>Create a business context</w:t>
      </w:r>
      <w:r w:rsidR="001F0600">
        <w:fldChar w:fldCharType="end"/>
      </w:r>
      <w:r>
        <w:t xml:space="preserve">. </w:t>
      </w:r>
    </w:p>
    <w:p w14:paraId="327F5ED5" w14:textId="77777777" w:rsidR="00FB19E4" w:rsidRDefault="00FB19E4" w:rsidP="00FB19E4">
      <w:pPr>
        <w:pStyle w:val="Heading5"/>
      </w:pPr>
      <w:bookmarkStart w:id="339" w:name="_Toc456813623"/>
      <w:r>
        <w:t>Create uncommitted BIE records/objects</w:t>
      </w:r>
      <w:bookmarkEnd w:id="339"/>
    </w:p>
    <w:p w14:paraId="5B65E55F" w14:textId="77777777" w:rsidR="00FB19E4" w:rsidRDefault="00FB19E4" w:rsidP="00FB19E4">
      <w:r>
        <w:t xml:space="preserve">A corresponding BIE records are to be created in the database through a transaction set, but this set of transactions shouldn’t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14:paraId="6F1D5F1A" w14:textId="77777777" w:rsidR="00FB19E4" w:rsidRDefault="00FB19E4" w:rsidP="00FB19E4"/>
    <w:p w14:paraId="54D6505F" w14:textId="77777777"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14:paraId="3CD623F4" w14:textId="77777777" w:rsidR="00FB19E4" w:rsidRDefault="00FB19E4" w:rsidP="00FB19E4">
      <w:r>
        <w:t>Description: Create the top-level ASBIEP, the associated ABIE, and all descendant ABIEs given a top-level ACC and a business context.</w:t>
      </w:r>
    </w:p>
    <w:p w14:paraId="7E2E2081" w14:textId="77777777"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14:paraId="4AA1DF09" w14:textId="77777777" w:rsidR="00FB19E4" w:rsidRDefault="00FB19E4" w:rsidP="00FB19E4">
      <w:r>
        <w:t>Return: The top-level ABIE object.</w:t>
      </w:r>
    </w:p>
    <w:p w14:paraId="3EF644F2" w14:textId="77777777" w:rsidR="00FB19E4" w:rsidRDefault="00FB19E4" w:rsidP="00FB19E4"/>
    <w:p w14:paraId="08BFC83E" w14:textId="77777777" w:rsidR="00FB19E4" w:rsidRDefault="00FB19E4" w:rsidP="00FB19E4">
      <w:r>
        <w:rPr>
          <w:noProof/>
          <w:lang w:bidi="th-TH"/>
        </w:rPr>
        <mc:AlternateContent>
          <mc:Choice Requires="wpc">
            <w:drawing>
              <wp:inline distT="0" distB="0" distL="0" distR="0" wp14:anchorId="6837C39A" wp14:editId="3E57D3D8">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106" y="1828512"/>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24240C" w14:textId="77777777" w:rsidR="00F332FA" w:rsidRDefault="00F332FA"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80" y="2147559"/>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615" y="1165610"/>
                            <a:ext cx="2496464"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B804FD" w14:textId="77777777" w:rsidR="00F332FA" w:rsidRDefault="00F332FA"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flipH="1">
                            <a:off x="1676938" y="1484657"/>
                            <a:ext cx="909" cy="3438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335" y="2357731"/>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9774C" w14:textId="77777777" w:rsidR="00F332FA" w:rsidRDefault="00F332FA"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37322" y="441564"/>
                            <a:ext cx="2472855"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ABF431" w14:textId="77777777" w:rsidR="00F332FA" w:rsidRDefault="00F332FA"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2"/>
                          <a:endCxn id="116" idx="0"/>
                        </wps:cNvCnPr>
                        <wps:spPr>
                          <a:xfrm>
                            <a:off x="1673750" y="760611"/>
                            <a:ext cx="4097" cy="40499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6837C39A" id="Canvas 119" o:spid="_x0000_s1048"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">
                <v:shape id="_x0000_s1049" type="#_x0000_t75" style="position:absolute;width:42481;height:2971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" fillcolor="white [3201]" strokeweight=".5pt"/>
                <v:shape id="Text Box 107" o:spid="_x0000_s1051" type="#_x0000_t202" style="position:absolute;left:8111;top:18285;width:17316;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" fillcolor="white [3201]" strokeweight=".5pt">
                  <v:textbox>
                    <w:txbxContent>
                      <w:p w14:paraId="1624240C" w14:textId="77777777" w:rsidR="00F332FA" w:rsidRDefault="00F332FA" w:rsidP="00FB19E4">
                        <w:pPr>
                          <w:pStyle w:val="Code"/>
                          <w:jc w:val="center"/>
                        </w:pPr>
                        <w:r w:rsidRPr="00D132DE">
                          <w:t>CreateBIE</w:t>
                        </w:r>
                        <w:r>
                          <w:t>s(tlACC, tlABIE)</w:t>
                        </w:r>
                      </w:p>
                    </w:txbxContent>
                  </v:textbox>
                </v:shape>
                <v:oval id="Oval 109" o:spid="_x0000_s1052" style="position:absolute;left:16068;top:2396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" fillcolor="black [3213]" strokeweight=".5pt"/>
                <v:shape id="Straight Arrow Connector 110" o:spid="_x0000_s1053" type="#_x0000_t32" style="position:absolute;left:16682;top:2197;width:55;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" filled="t" fillcolor="white [3201]" strokeweight=".5pt">
                  <v:stroke endarrow="open"/>
                </v:shape>
                <v:shape id="Straight Arrow Connector 30" o:spid="_x0000_s1054" type="#_x0000_t32" style="position:absolute;left:16728;top:21475;width:41;height:2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" filled="t" fillcolor="white [3201]" strokeweight=".5pt">
                  <v:stroke endarrow="open"/>
                </v:shape>
                <v:shape id="Text Box 116" o:spid="_x0000_s1055" type="#_x0000_t202" style="position:absolute;left:4296;top:11656;width:24964;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" fillcolor="white [3201]" strokeweight=".5pt">
                  <v:textbox>
                    <w:txbxContent>
                      <w:p w14:paraId="03B804FD" w14:textId="77777777" w:rsidR="00F332FA" w:rsidRDefault="00F332FA" w:rsidP="00FB19E4">
                        <w:pPr>
                          <w:pStyle w:val="Code"/>
                        </w:pPr>
                        <w:r>
                          <w:t xml:space="preserve">tlASBIEP = </w:t>
                        </w:r>
                        <w:r w:rsidRPr="00D132DE">
                          <w:t>CreateA</w:t>
                        </w:r>
                        <w:r>
                          <w:t>S</w:t>
                        </w:r>
                        <w:r w:rsidRPr="00D132DE">
                          <w:t>BIE</w:t>
                        </w:r>
                        <w:r>
                          <w:t>P(tlASCCP, tlABIE, null)</w:t>
                        </w:r>
                      </w:p>
                    </w:txbxContent>
                  </v:textbox>
                </v:shape>
                <v:shape id="Straight Arrow Connector 117" o:spid="_x0000_s1056" type="#_x0000_t32" style="position:absolute;left:16769;top:14846;width:9;height:34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" filled="t" fillcolor="white [3201]" strokeweight=".5pt">
                  <v:stroke endarrow="open"/>
                </v:shape>
                <v:shape id="Text Box 22" o:spid="_x0000_s1057" type="#_x0000_t202" style="position:absolute;left:16603;top:23577;width:13489;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3F39774C" w14:textId="77777777" w:rsidR="00F332FA" w:rsidRDefault="00F332FA" w:rsidP="00FB19E4">
                        <w:r>
                          <w:t xml:space="preserve">Return </w:t>
                        </w:r>
                        <w:r>
                          <w:rPr>
                            <w:rStyle w:val="CodeChar"/>
                          </w:rPr>
                          <w:t>tlABIE</w:t>
                        </w:r>
                      </w:p>
                    </w:txbxContent>
                  </v:textbox>
                </v:shape>
                <v:shape id="Text Box 123" o:spid="_x0000_s1058" type="#_x0000_t202" style="position:absolute;left:4373;top:4415;width:24728;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E1GwAAAANwAAAAPAAAAZHJzL2Rvd25yZXYueG1sRE9NawIx&#10;EL0X+h/CFLzVbBVk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pGBNRsAAAADcAAAADwAAAAAA&#10;AAAAAAAAAAAHAgAAZHJzL2Rvd25yZXYueG1sUEsFBgAAAAADAAMAtwAAAPQCAAAAAA==&#10;" fillcolor="white [3201]" strokeweight=".5pt">
                  <v:textbox>
                    <w:txbxContent>
                      <w:p w14:paraId="64ABF431" w14:textId="77777777" w:rsidR="00F332FA" w:rsidRDefault="00F332FA" w:rsidP="00FB19E4">
                        <w:pPr>
                          <w:pStyle w:val="Code"/>
                        </w:pPr>
                        <w:r>
                          <w:t xml:space="preserve">tlABIE = </w:t>
                        </w:r>
                        <w:r w:rsidRPr="00D132DE">
                          <w:t>Create</w:t>
                        </w:r>
                        <w:r>
                          <w:t>A</w:t>
                        </w:r>
                        <w:r w:rsidRPr="00D132DE">
                          <w:t>BIE</w:t>
                        </w:r>
                        <w:r>
                          <w:t>(tlACC, bc, true, null)</w:t>
                        </w:r>
                      </w:p>
                    </w:txbxContent>
                  </v:textbox>
                </v:shape>
                <v:shape id="Straight Arrow Connector 124" o:spid="_x0000_s1059" type="#_x0000_t32" style="position:absolute;left:16737;top:7606;width:41;height:4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" filled="t" fillcolor="white [3201]" strokeweight=".5pt">
                  <v:stroke endarrow="open"/>
                </v:shape>
                <w10:anchorlock/>
              </v:group>
            </w:pict>
          </mc:Fallback>
        </mc:AlternateContent>
      </w:r>
    </w:p>
    <w:p w14:paraId="40719B36" w14:textId="77777777" w:rsidR="00FB19E4" w:rsidRDefault="00FB19E4" w:rsidP="00FB19E4"/>
    <w:p w14:paraId="615C324B" w14:textId="77777777" w:rsidR="00FB19E4" w:rsidRDefault="00FB19E4" w:rsidP="00FB19E4">
      <w:pPr>
        <w:pStyle w:val="Heading6"/>
      </w:pPr>
      <w:commentRangeStart w:id="340"/>
      <w:r>
        <w:t xml:space="preserve">Function: </w:t>
      </w:r>
      <w:r w:rsidRPr="00AF33BC">
        <w:rPr>
          <w:rStyle w:val="CodeChar"/>
        </w:rPr>
        <w:t>CreateBIE</w:t>
      </w:r>
      <w:r>
        <w:rPr>
          <w:rStyle w:val="CodeChar"/>
        </w:rPr>
        <w:t>s(g</w:t>
      </w:r>
      <w:r w:rsidRPr="00AF33BC">
        <w:rPr>
          <w:rStyle w:val="CodeChar"/>
        </w:rPr>
        <w:t>ACC</w:t>
      </w:r>
      <w:r>
        <w:rPr>
          <w:rStyle w:val="CodeChar"/>
        </w:rPr>
        <w:t>, gABIE</w:t>
      </w:r>
      <w:r w:rsidRPr="00AF33BC">
        <w:rPr>
          <w:rStyle w:val="CodeChar"/>
        </w:rPr>
        <w:t>)</w:t>
      </w:r>
      <w:commentRangeEnd w:id="340"/>
      <w:r w:rsidR="00D362D0">
        <w:rPr>
          <w:rStyle w:val="CommentReference"/>
          <w:iCs w:val="0"/>
        </w:rPr>
        <w:commentReference w:id="340"/>
      </w:r>
    </w:p>
    <w:p w14:paraId="2902529F" w14:textId="77777777"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14:paraId="59285C67" w14:textId="77777777" w:rsidR="00FB19E4" w:rsidRDefault="00FB19E4" w:rsidP="00FB19E4">
      <w:r>
        <w:t xml:space="preserve">Argument: </w:t>
      </w:r>
      <w:r>
        <w:rPr>
          <w:rStyle w:val="CodeChar"/>
        </w:rPr>
        <w:t>g</w:t>
      </w:r>
      <w:r w:rsidRPr="00F3558D">
        <w:rPr>
          <w:rStyle w:val="CodeChar"/>
        </w:rPr>
        <w:t>ACC</w:t>
      </w:r>
      <w:r>
        <w:t xml:space="preserve"> = the given ACC, </w:t>
      </w:r>
      <w:r w:rsidR="00515891">
        <w:rPr>
          <w:rStyle w:val="CodeChar"/>
        </w:rPr>
        <w:t>g</w:t>
      </w:r>
      <w:r>
        <w:rPr>
          <w:rStyle w:val="CodeChar"/>
        </w:rPr>
        <w:t>ABIE</w:t>
      </w:r>
      <w:r>
        <w:t xml:space="preserve"> = </w:t>
      </w:r>
      <w:r w:rsidR="00515891">
        <w:rPr>
          <w:rStyle w:val="CodeChar"/>
        </w:rPr>
        <w:t>g</w:t>
      </w:r>
      <w:r w:rsidRPr="0096457B">
        <w:rPr>
          <w:rStyle w:val="CodeChar"/>
        </w:rPr>
        <w:t>ACC</w:t>
      </w:r>
      <w:r>
        <w:t>’s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14:paraId="7C6DAF8F" w14:textId="77777777" w:rsidR="00A57891" w:rsidRDefault="00A57891" w:rsidP="00FB19E4"/>
    <w:p w14:paraId="16F5007B" w14:textId="77777777" w:rsidR="00814515" w:rsidRDefault="00814515" w:rsidP="00FB19E4">
      <w:r>
        <w:t xml:space="preserve">The </w:t>
      </w:r>
      <w:r>
        <w:rPr>
          <w:rStyle w:val="CodeChar"/>
        </w:rPr>
        <w:t>g</w:t>
      </w:r>
      <w:r w:rsidRPr="00313452">
        <w:rPr>
          <w:rStyle w:val="CodeChar"/>
        </w:rPr>
        <w:t>ABIE</w:t>
      </w:r>
      <w:r>
        <w:t xml:space="preserve"> will be the owner (the association-from) of the child ASBIEs and BBIEs to be created.</w:t>
      </w:r>
    </w:p>
    <w:p w14:paraId="50202827" w14:textId="77777777" w:rsidR="00814515" w:rsidRDefault="00814515" w:rsidP="00FB19E4"/>
    <w:p w14:paraId="7CB14638" w14:textId="00E36625"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indicated in the </w:t>
      </w:r>
      <w:r w:rsidRPr="00EA440F">
        <w:rPr>
          <w:rStyle w:val="CodeChar"/>
        </w:rPr>
        <w:t>gACC.</w:t>
      </w:r>
      <w:r w:rsidR="00C17670">
        <w:rPr>
          <w:rStyle w:val="CodeChar"/>
        </w:rPr>
        <w:t>oagis_component_type</w:t>
      </w:r>
      <w:r>
        <w:t xml:space="preserve"> column). If it is not a group, a </w:t>
      </w:r>
      <w:r w:rsidRPr="00EA440F">
        <w:rPr>
          <w:rStyle w:val="CodeChar"/>
        </w:rPr>
        <w:t>-1</w:t>
      </w:r>
      <w:r>
        <w:t xml:space="preserve"> value is assigned. The positive integer is the </w:t>
      </w:r>
      <w:r>
        <w:lastRenderedPageBreak/>
        <w:t xml:space="preserve">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14:paraId="37DFBB52" w14:textId="77777777" w:rsidR="00814515" w:rsidRDefault="00814515" w:rsidP="00FB19E4"/>
    <w:p w14:paraId="1D21FEB3" w14:textId="77777777"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 xml:space="preserve">. The </w:t>
      </w:r>
      <w:r w:rsidRPr="00A57891">
        <w:rPr>
          <w:rStyle w:val="CodeChar"/>
        </w:rPr>
        <w:t>sk</w:t>
      </w:r>
      <w:r>
        <w:t xml:space="preserve"> variable is the sequencing key for the ASBIE and BBIE.</w:t>
      </w:r>
      <w:r w:rsidR="00165B88">
        <w:t xml:space="preserve"> The sequencing key for ASBIE and BBIE will be of double data type</w:t>
      </w:r>
      <w:r w:rsidR="005136B6">
        <w:t xml:space="preserve"> because of the sequencing key of the children of the groups</w:t>
      </w:r>
      <w:r w:rsidR="00165B88">
        <w:t>.</w:t>
      </w:r>
      <w:r w:rsidR="005136B6">
        <w:t xml:space="preserve"> Ex. If the group’s sequencing key is 3, then sequencing key of its children within the group’s parent are 3.1, 3.2, etc.</w:t>
      </w:r>
    </w:p>
    <w:p w14:paraId="3C34DE90" w14:textId="77777777" w:rsidR="005136B6" w:rsidRDefault="005136B6" w:rsidP="00A57891"/>
    <w:p w14:paraId="534B035E" w14:textId="77777777" w:rsidR="00FB19E4" w:rsidRDefault="005136B6" w:rsidP="00FB19E4">
      <w:r>
        <w:t xml:space="preserve">The </w:t>
      </w:r>
      <w:r w:rsidRPr="005136B6">
        <w:rPr>
          <w:rStyle w:val="CodeChar"/>
        </w:rPr>
        <w:t>skb</w:t>
      </w:r>
      <w:r>
        <w:t xml:space="preserve"> </w:t>
      </w:r>
      <w:r w:rsidR="00C3277E">
        <w:t xml:space="preserve">(sequencing key base) </w:t>
      </w:r>
      <w:r>
        <w:t xml:space="preserve">variable takes care of the sequencing key particularly </w:t>
      </w:r>
      <w:r w:rsidR="00C3277E">
        <w:t>in the case when there are inheritances. Basically, the sequencing key of the extension has to be increased by the total number of children in the base</w:t>
      </w:r>
      <w:r w:rsidR="000239AA">
        <w:t xml:space="preserve"> ACC</w:t>
      </w:r>
      <w:r w:rsidR="00FD045A">
        <w:t xml:space="preserve"> that are not attribute</w:t>
      </w:r>
      <w:r w:rsidR="00C3277E">
        <w:t xml:space="preserve">. The </w:t>
      </w:r>
      <w:r w:rsidR="00C3277E" w:rsidRPr="00C3277E">
        <w:rPr>
          <w:rFonts w:ascii="Cordia New" w:hAnsi="Cordia New" w:cs="Cordia New"/>
          <w:position w:val="-10"/>
        </w:rPr>
        <w:object w:dxaOrig="1100" w:dyaOrig="320" w14:anchorId="4A66EAB2">
          <v:shape id="_x0000_i1025" type="#_x0000_t75" style="width:44.15pt;height:12.25pt" o:ole="">
            <v:imagedata r:id="rId20" o:title=""/>
          </v:shape>
          <o:OLEObject Type="Embed" ProgID="Equation.3" ShapeID="_x0000_i1025" DrawAspect="Content" ObjectID="_1530641251" r:id="rId21"/>
        </w:object>
      </w:r>
      <w:r w:rsidR="00C3277E">
        <w:t xml:space="preserve">represents the number of child associations </w:t>
      </w:r>
      <w:r w:rsidR="00FD045A">
        <w:t xml:space="preserve">(both BCC and ASCC) of an ACC  including those within the child group and nested group within the </w:t>
      </w:r>
      <w:r w:rsidR="00FD045A" w:rsidRPr="00C3277E">
        <w:rPr>
          <w:rStyle w:val="CodeChar"/>
        </w:rPr>
        <w:t>bACC[k]</w:t>
      </w:r>
      <w:r w:rsidR="00FD045A">
        <w:t xml:space="preserve">, excluding BCCs that are an attribute. </w:t>
      </w:r>
      <w:r w:rsidR="00AA62FE">
        <w:t xml:space="preserve">The </w:t>
      </w:r>
      <w:r w:rsidR="00AA62FE" w:rsidRPr="00C3277E">
        <w:rPr>
          <w:rFonts w:ascii="Cordia New" w:hAnsi="Cordia New" w:cs="Cordia New"/>
          <w:position w:val="-10"/>
        </w:rPr>
        <w:object w:dxaOrig="1100" w:dyaOrig="320" w14:anchorId="694697B6">
          <v:shape id="_x0000_i1026" type="#_x0000_t75" style="width:44.15pt;height:12.25pt" o:ole="">
            <v:imagedata r:id="rId20" o:title=""/>
          </v:shape>
          <o:OLEObject Type="Embed" ProgID="Equation.3" ShapeID="_x0000_i1026" DrawAspect="Content" ObjectID="_1530641252" r:id="rId22"/>
        </w:object>
      </w:r>
      <w:r w:rsidR="00AA62FE">
        <w:t xml:space="preserve"> is </w:t>
      </w:r>
      <w:r w:rsidR="00FD045A">
        <w:t xml:space="preserve">basically </w:t>
      </w:r>
      <w:r w:rsidR="00AA62FE">
        <w:t xml:space="preserve">the size of the array returned by the </w:t>
      </w:r>
      <w:r w:rsidR="00AA62FE" w:rsidRPr="00AA62FE">
        <w:rPr>
          <w:rStyle w:val="CodeChar"/>
        </w:rPr>
        <w:t>QueryChildAssoc(bACC[k])</w:t>
      </w:r>
      <w:r w:rsidR="00AA62FE">
        <w:t xml:space="preserve"> function</w:t>
      </w:r>
      <w:r w:rsidR="00FD045A">
        <w:t xml:space="preserve"> excluding the BCCs that are an attribute</w:t>
      </w:r>
      <w:r w:rsidR="00AA62FE">
        <w:t>.</w:t>
      </w:r>
    </w:p>
    <w:p w14:paraId="7FCD0ACE" w14:textId="77777777" w:rsidR="00FB19E4" w:rsidRDefault="00D362D0" w:rsidP="00FB19E4">
      <w:r>
        <w:rPr>
          <w:noProof/>
          <w:lang w:bidi="th-TH"/>
        </w:rPr>
        <w:lastRenderedPageBreak/>
        <mc:AlternateContent>
          <mc:Choice Requires="wpc">
            <w:drawing>
              <wp:inline distT="0" distB="0" distL="0" distR="0" wp14:anchorId="54371448" wp14:editId="69DDACBD">
                <wp:extent cx="5947576" cy="6122504"/>
                <wp:effectExtent l="0" t="0" r="15240" b="12065"/>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60" name="Oval 160"/>
                        <wps:cNvSpPr/>
                        <wps:spPr>
                          <a:xfrm>
                            <a:off x="1361282" y="12815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Oval 163"/>
                        <wps:cNvSpPr/>
                        <wps:spPr>
                          <a:xfrm>
                            <a:off x="1335749" y="573496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a:endCxn id="194" idx="0"/>
                        </wps:cNvCnPr>
                        <wps:spPr>
                          <a:xfrm flipH="1">
                            <a:off x="1434728" y="251499"/>
                            <a:ext cx="1168" cy="2101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7" name="Straight Arrow Connector 58"/>
                        <wps:cNvCnPr>
                          <a:stCxn id="602" idx="3"/>
                          <a:endCxn id="171" idx="0"/>
                        </wps:cNvCnPr>
                        <wps:spPr>
                          <a:xfrm flipH="1">
                            <a:off x="4268821" y="505593"/>
                            <a:ext cx="749049" cy="2762596"/>
                          </a:xfrm>
                          <a:prstGeom prst="bentConnector4">
                            <a:avLst>
                              <a:gd name="adj1" fmla="val -61319"/>
                              <a:gd name="adj2" fmla="val 9333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9" name="Straight Arrow Connector 169"/>
                        <wps:cNvCnPr>
                          <a:stCxn id="202" idx="2"/>
                          <a:endCxn id="163" idx="0"/>
                        </wps:cNvCnPr>
                        <wps:spPr>
                          <a:xfrm>
                            <a:off x="1401418" y="5434533"/>
                            <a:ext cx="319" cy="300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0" name="Text Box 170"/>
                        <wps:cNvSpPr txBox="1"/>
                        <wps:spPr>
                          <a:xfrm>
                            <a:off x="2931810" y="5099674"/>
                            <a:ext cx="2679264" cy="260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40B6BA" w14:textId="77777777" w:rsidR="00F332FA" w:rsidRDefault="00F332FA" w:rsidP="00D362D0">
                              <w:pPr>
                                <w:pStyle w:val="Code"/>
                                <w:jc w:val="center"/>
                              </w:pPr>
                              <w:r>
                                <w:t>aASBIE = CreateASBIE( ASCC[i], sk, gABIE, aASBIEP)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285823" y="3268189"/>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DA2036" w14:textId="77777777" w:rsidR="00F332FA" w:rsidRDefault="00F332FA" w:rsidP="00D362D0">
                              <w:pPr>
                                <w:pStyle w:val="Code"/>
                                <w:jc w:val="center"/>
                              </w:pPr>
                              <w:r>
                                <w:t>aASCCP = QueryASCCP(assoc[i])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3285823" y="3720640"/>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3AF47F" w14:textId="77777777" w:rsidR="00F332FA" w:rsidRDefault="00F332FA" w:rsidP="00D362D0">
                              <w:pPr>
                                <w:pStyle w:val="Code"/>
                                <w:jc w:val="center"/>
                              </w:pPr>
                              <w:r>
                                <w:t>tACC = QueryTargetACC(aASCCP)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2998067" y="4621044"/>
                            <a:ext cx="255040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E83600" w14:textId="77777777" w:rsidR="00F332FA" w:rsidRDefault="00F332FA" w:rsidP="00D362D0">
                              <w:pPr>
                                <w:pStyle w:val="Code"/>
                                <w:jc w:val="center"/>
                              </w:pPr>
                              <w:r>
                                <w:t>aASBIEP = CreateASBIEP(aASCCP, tABIE,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3296329" y="5604077"/>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BF9EF4" w14:textId="77777777" w:rsidR="00F332FA" w:rsidRDefault="00F332FA" w:rsidP="00D362D0">
                              <w:pPr>
                                <w:pStyle w:val="Code"/>
                                <w:jc w:val="center"/>
                              </w:pPr>
                              <w:r>
                                <w:t>CreateBIEs(tACC, tABIE)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Straight Arrow Connector 175"/>
                        <wps:cNvCnPr>
                          <a:stCxn id="181" idx="2"/>
                          <a:endCxn id="173" idx="0"/>
                        </wps:cNvCnPr>
                        <wps:spPr>
                          <a:xfrm>
                            <a:off x="4269150" y="4411724"/>
                            <a:ext cx="4118" cy="2093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6" name="Straight Arrow Connector 176"/>
                        <wps:cNvCnPr>
                          <a:stCxn id="171" idx="2"/>
                          <a:endCxn id="172" idx="0"/>
                        </wps:cNvCnPr>
                        <wps:spPr>
                          <a:xfrm>
                            <a:off x="4268821" y="3529017"/>
                            <a:ext cx="0" cy="1916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8" name="Straight Arrow Connector 178"/>
                        <wps:cNvCnPr>
                          <a:stCxn id="172" idx="2"/>
                          <a:endCxn id="181" idx="0"/>
                        </wps:cNvCnPr>
                        <wps:spPr>
                          <a:xfrm>
                            <a:off x="4268821" y="3981468"/>
                            <a:ext cx="329" cy="169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9" name="Straight Arrow Connector 179"/>
                        <wps:cNvCnPr>
                          <a:stCxn id="174" idx="3"/>
                          <a:endCxn id="216" idx="3"/>
                        </wps:cNvCnPr>
                        <wps:spPr>
                          <a:xfrm flipH="1" flipV="1">
                            <a:off x="4843660" y="2741307"/>
                            <a:ext cx="418664" cy="2993184"/>
                          </a:xfrm>
                          <a:prstGeom prst="bentConnector3">
                            <a:avLst>
                              <a:gd name="adj1" fmla="val -9641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0" name="Text Box 180"/>
                        <wps:cNvSpPr txBox="1"/>
                        <wps:spPr>
                          <a:xfrm>
                            <a:off x="1553635" y="56240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8AA413" w14:textId="77777777" w:rsidR="00F332FA" w:rsidRDefault="00F332FA"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2989837" y="4150896"/>
                            <a:ext cx="25586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71619F" w14:textId="77777777" w:rsidR="00F332FA" w:rsidRDefault="00F332FA" w:rsidP="00D362D0">
                              <w:pPr>
                                <w:pStyle w:val="Code"/>
                                <w:jc w:val="center"/>
                              </w:pPr>
                              <w:r>
                                <w:t>tABIE = CreateABIE(tACC, gABIE.bc, false,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Straight Arrow Connector 182"/>
                        <wps:cNvCnPr>
                          <a:stCxn id="170" idx="2"/>
                          <a:endCxn id="174" idx="0"/>
                        </wps:cNvCnPr>
                        <wps:spPr>
                          <a:xfrm>
                            <a:off x="4271442" y="5360344"/>
                            <a:ext cx="7885" cy="24373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9" name="Straight Arrow Connector 189"/>
                        <wps:cNvCnPr>
                          <a:stCxn id="190" idx="2"/>
                          <a:endCxn id="191" idx="0"/>
                        </wps:cNvCnPr>
                        <wps:spPr>
                          <a:xfrm flipH="1">
                            <a:off x="1431602" y="1468049"/>
                            <a:ext cx="2090" cy="2139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0" name="Diamond 190"/>
                        <wps:cNvSpPr/>
                        <wps:spPr>
                          <a:xfrm>
                            <a:off x="646962" y="93431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546F53" w14:textId="77777777" w:rsidR="00F332FA" w:rsidRDefault="00F332FA" w:rsidP="00D362D0">
                              <w:pPr>
                                <w:pStyle w:val="Code"/>
                                <w:spacing w:line="168" w:lineRule="auto"/>
                                <w:jc w:val="center"/>
                              </w:pPr>
                              <w:r>
                                <w:t>bACC[j-1] has a 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 name="Text Box 191"/>
                        <wps:cNvSpPr txBox="1"/>
                        <wps:spPr>
                          <a:xfrm>
                            <a:off x="416008" y="1682041"/>
                            <a:ext cx="203118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437E50" w14:textId="77777777" w:rsidR="00F332FA" w:rsidRDefault="00F332FA" w:rsidP="00D362D0">
                              <w:pPr>
                                <w:pStyle w:val="Code"/>
                                <w:jc w:val="center"/>
                              </w:pPr>
                              <w:r>
                                <w:t>bACC[j] = queryBaseACC( gACC[j-1]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1175682" y="140404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EE90BA" w14:textId="77777777" w:rsidR="00F332FA" w:rsidRDefault="00F332FA"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554350" y="461663"/>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C91524" w14:textId="77777777" w:rsidR="00F332FA" w:rsidRDefault="00F332FA" w:rsidP="00D362D0">
                              <w:pPr>
                                <w:pStyle w:val="Code"/>
                                <w:jc w:val="center"/>
                              </w:pPr>
                              <w:r>
                                <w:t>j = 1, bACC[0]=gACC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554350" y="2128221"/>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B3CF13" w14:textId="77777777" w:rsidR="00F332FA" w:rsidRDefault="00F332FA" w:rsidP="00D362D0">
                              <w:pPr>
                                <w:pStyle w:val="Code"/>
                                <w:jc w:val="center"/>
                              </w:pPr>
                              <w:r>
                                <w:t>j = 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28"/>
                        <wps:cNvCnPr>
                          <a:stCxn id="195" idx="2"/>
                          <a:endCxn id="190" idx="1"/>
                        </wps:cNvCnPr>
                        <wps:spPr>
                          <a:xfrm rot="5400000" flipH="1">
                            <a:off x="446912" y="1401233"/>
                            <a:ext cx="1187866" cy="787766"/>
                          </a:xfrm>
                          <a:prstGeom prst="bentConnector4">
                            <a:avLst>
                              <a:gd name="adj1" fmla="val -5458"/>
                              <a:gd name="adj2" fmla="val 14077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7" name="Straight Arrow Connector 197"/>
                        <wps:cNvCnPr>
                          <a:stCxn id="194" idx="2"/>
                          <a:endCxn id="190" idx="0"/>
                        </wps:cNvCnPr>
                        <wps:spPr>
                          <a:xfrm flipH="1">
                            <a:off x="1433692" y="722491"/>
                            <a:ext cx="1036" cy="2118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8" name="Straight Arrow Connector 198"/>
                        <wps:cNvCnPr>
                          <a:stCxn id="191" idx="2"/>
                          <a:endCxn id="195" idx="0"/>
                        </wps:cNvCnPr>
                        <wps:spPr>
                          <a:xfrm>
                            <a:off x="1431602" y="1942869"/>
                            <a:ext cx="3126" cy="185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9" name="Straight Arrow Connector 199"/>
                        <wps:cNvCnPr>
                          <a:stCxn id="200" idx="2"/>
                          <a:endCxn id="489" idx="0"/>
                        </wps:cNvCnPr>
                        <wps:spPr>
                          <a:xfrm flipH="1">
                            <a:off x="1400798" y="2832899"/>
                            <a:ext cx="1908" cy="1534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0" name="Text Box 200"/>
                        <wps:cNvSpPr txBox="1"/>
                        <wps:spPr>
                          <a:xfrm>
                            <a:off x="611077" y="2572071"/>
                            <a:ext cx="158325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F87CC9" w14:textId="77777777" w:rsidR="00F332FA" w:rsidRPr="00B063E4" w:rsidRDefault="00F332FA" w:rsidP="00D362D0">
                              <w:pPr>
                                <w:pStyle w:val="Code"/>
                                <w:jc w:val="center"/>
                                <w:rPr>
                                  <w:b/>
                                  <w:bCs/>
                                </w:rPr>
                              </w:pPr>
                              <w:r>
                                <w:t xml:space="preserve">For each bACC[ j], </w:t>
                              </w:r>
                              <w:r w:rsidRPr="00B063E4">
                                <w:rPr>
                                  <w:b/>
                                  <w:bCs/>
                                </w:rPr>
                                <w:t>j=m</w:t>
                              </w:r>
                              <w:r>
                                <w:rPr>
                                  <w:b/>
                                  <w:bCs/>
                                </w:rPr>
                                <w:t>…</w:t>
                              </w:r>
                              <w:r w:rsidRPr="00B063E4">
                                <w:rPr>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Straight Arrow Connector 128"/>
                        <wps:cNvCnPr>
                          <a:stCxn id="190" idx="3"/>
                          <a:endCxn id="200" idx="3"/>
                        </wps:cNvCnPr>
                        <wps:spPr>
                          <a:xfrm flipH="1">
                            <a:off x="2194335" y="1201183"/>
                            <a:ext cx="26087" cy="1501302"/>
                          </a:xfrm>
                          <a:prstGeom prst="bentConnector3">
                            <a:avLst>
                              <a:gd name="adj1" fmla="val -121635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2" name="Text Box 202"/>
                        <wps:cNvSpPr txBox="1"/>
                        <wps:spPr>
                          <a:xfrm>
                            <a:off x="913869" y="5173705"/>
                            <a:ext cx="975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0E08C5" w14:textId="77777777" w:rsidR="00F332FA" w:rsidRDefault="00F332FA" w:rsidP="00D362D0">
                              <w:pPr>
                                <w:pStyle w:val="Code"/>
                                <w:jc w:val="center"/>
                              </w:pPr>
                              <w:r>
                                <w:t xml:space="preserve">Next bACC[j]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Arrow Connector 128"/>
                        <wps:cNvCnPr>
                          <a:stCxn id="202" idx="1"/>
                          <a:endCxn id="200" idx="1"/>
                        </wps:cNvCnPr>
                        <wps:spPr>
                          <a:xfrm rot="10800000">
                            <a:off x="611077" y="2702485"/>
                            <a:ext cx="302792" cy="2601634"/>
                          </a:xfrm>
                          <a:prstGeom prst="bentConnector3">
                            <a:avLst>
                              <a:gd name="adj1" fmla="val 26475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4" name="Text Box 204"/>
                        <wps:cNvSpPr txBox="1"/>
                        <wps:spPr>
                          <a:xfrm>
                            <a:off x="2167309" y="97775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83A4B1" w14:textId="77777777" w:rsidR="00F332FA" w:rsidRDefault="00F332FA"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81"/>
                        <wps:cNvSpPr txBox="1"/>
                        <wps:spPr>
                          <a:xfrm>
                            <a:off x="329574" y="3678525"/>
                            <a:ext cx="2141219"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4EEC65" w14:textId="77777777" w:rsidR="00F332FA" w:rsidRDefault="00F332FA" w:rsidP="00D362D0">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a:stCxn id="206" idx="2"/>
                          <a:endCxn id="594" idx="0"/>
                        </wps:cNvCnPr>
                        <wps:spPr>
                          <a:xfrm flipH="1">
                            <a:off x="1399227" y="3960465"/>
                            <a:ext cx="957" cy="19090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9" name="Straight Arrow Connector 209"/>
                        <wps:cNvCnPr>
                          <a:stCxn id="629" idx="2"/>
                          <a:endCxn id="211" idx="0"/>
                        </wps:cNvCnPr>
                        <wps:spPr>
                          <a:xfrm>
                            <a:off x="4255833" y="657888"/>
                            <a:ext cx="4687" cy="2063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0" name="Text Box 210"/>
                        <wps:cNvSpPr txBox="1"/>
                        <wps:spPr>
                          <a:xfrm>
                            <a:off x="3296226" y="1830731"/>
                            <a:ext cx="1938372" cy="4943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45E6D0" w14:textId="0A3D40CC" w:rsidR="00F332FA" w:rsidRDefault="00F332FA"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 xml:space="preserve">BBIE[i] = CreateBBIE(assoc[i], sk, </w:t>
                              </w:r>
                            </w:p>
                            <w:p w14:paraId="49B47E0C" w14:textId="77777777" w:rsidR="00F332FA" w:rsidRDefault="00F332FA" w:rsidP="00D362D0">
                              <w:pPr>
                                <w:pStyle w:val="NormalWeb"/>
                                <w:overflowPunct w:val="0"/>
                                <w:spacing w:before="0" w:beforeAutospacing="0" w:after="0" w:afterAutospacing="0"/>
                                <w:jc w:val="center"/>
                              </w:pPr>
                              <w:r>
                                <w:rPr>
                                  <w:rFonts w:ascii="Cordia New" w:eastAsia="Times New Roman" w:hAnsi="Cordia New" w:cs="Cordia New"/>
                                </w:rPr>
                                <w:t>gABIE, aBBIEP)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Text Box 211"/>
                        <wps:cNvSpPr txBox="1"/>
                        <wps:spPr>
                          <a:xfrm>
                            <a:off x="3277857" y="86427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E470E8" w14:textId="77777777" w:rsidR="00F332FA" w:rsidRDefault="00F332FA" w:rsidP="00D362D0">
                              <w:pPr>
                                <w:pStyle w:val="NormalWeb"/>
                                <w:overflowPunct w:val="0"/>
                                <w:spacing w:before="0" w:beforeAutospacing="0" w:after="0" w:afterAutospacing="0"/>
                                <w:jc w:val="center"/>
                              </w:pPr>
                              <w:r>
                                <w:rPr>
                                  <w:rFonts w:ascii="Cordia New" w:eastAsia="Times New Roman" w:hAnsi="Cordia New" w:cs="Cordia New"/>
                                </w:rPr>
                                <w:t>aBCCP = QueryBCCP(assoc[i])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3194500" y="1355209"/>
                            <a:ext cx="2141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5F529F" w14:textId="77777777" w:rsidR="00F332FA" w:rsidRDefault="00F332FA" w:rsidP="00D362D0">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a:stCxn id="211" idx="2"/>
                          <a:endCxn id="212" idx="0"/>
                        </wps:cNvCnPr>
                        <wps:spPr>
                          <a:xfrm>
                            <a:off x="4260520" y="1124625"/>
                            <a:ext cx="4590" cy="2305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4" name="Straight Arrow Connector 214"/>
                        <wps:cNvCnPr>
                          <a:stCxn id="594" idx="2"/>
                          <a:endCxn id="215" idx="0"/>
                        </wps:cNvCnPr>
                        <wps:spPr>
                          <a:xfrm flipH="1">
                            <a:off x="1395227" y="4411719"/>
                            <a:ext cx="4000" cy="2450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5" name="Text Box 215"/>
                        <wps:cNvSpPr txBox="1"/>
                        <wps:spPr>
                          <a:xfrm>
                            <a:off x="255990" y="4656803"/>
                            <a:ext cx="2278473" cy="2640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A7F107" w14:textId="77777777" w:rsidR="00F332FA" w:rsidRDefault="00F332FA" w:rsidP="00D362D0">
                              <w:pPr>
                                <w:pStyle w:val="Code"/>
                                <w:jc w:val="center"/>
                              </w:pPr>
                              <w:r>
                                <w:t>sk = skb + i – (# of BCC attributes in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3683326" y="2610893"/>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3FBEBF8" w14:textId="77777777" w:rsidR="00F332FA" w:rsidRDefault="00F332FA" w:rsidP="00D362D0">
                              <w:pPr>
                                <w:pStyle w:val="Code"/>
                                <w:jc w:val="center"/>
                              </w:pPr>
                              <w:r>
                                <w:t>Next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Straight Arrow Connector 58"/>
                        <wps:cNvCnPr>
                          <a:stCxn id="216" idx="1"/>
                          <a:endCxn id="602" idx="1"/>
                        </wps:cNvCnPr>
                        <wps:spPr>
                          <a:xfrm rot="10800000">
                            <a:off x="3444410" y="505593"/>
                            <a:ext cx="238916" cy="2235714"/>
                          </a:xfrm>
                          <a:prstGeom prst="bentConnector3">
                            <a:avLst>
                              <a:gd name="adj1" fmla="val 28549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9" name="Straight Arrow Connector 219"/>
                        <wps:cNvCnPr>
                          <a:stCxn id="173" idx="2"/>
                          <a:endCxn id="170" idx="0"/>
                        </wps:cNvCnPr>
                        <wps:spPr>
                          <a:xfrm flipH="1">
                            <a:off x="4271442" y="4881872"/>
                            <a:ext cx="1826" cy="21780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1" name="Text Box 221"/>
                        <wps:cNvSpPr txBox="1"/>
                        <wps:spPr>
                          <a:xfrm>
                            <a:off x="3383414" y="248533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01948E" w14:textId="77777777" w:rsidR="00F332FA" w:rsidRDefault="00F332FA"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611173" y="504936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FC9C8E" w14:textId="77777777" w:rsidR="00F332FA" w:rsidRDefault="00F332FA"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Straight Arrow Connector 225"/>
                        <wps:cNvCnPr>
                          <a:stCxn id="215" idx="3"/>
                          <a:endCxn id="602" idx="0"/>
                        </wps:cNvCnPr>
                        <wps:spPr>
                          <a:xfrm flipV="1">
                            <a:off x="2534463" y="353551"/>
                            <a:ext cx="1696677" cy="4435273"/>
                          </a:xfrm>
                          <a:prstGeom prst="bentConnector4">
                            <a:avLst>
                              <a:gd name="adj1" fmla="val 11346"/>
                              <a:gd name="adj2" fmla="val 10515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88" name="Text Box 488"/>
                        <wps:cNvSpPr txBox="1"/>
                        <wps:spPr>
                          <a:xfrm>
                            <a:off x="3296318" y="2832898"/>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423368" w14:textId="77777777" w:rsidR="00F332FA" w:rsidRDefault="00F332FA"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Text Box 81"/>
                        <wps:cNvSpPr txBox="1"/>
                        <wps:spPr>
                          <a:xfrm>
                            <a:off x="407382" y="2986325"/>
                            <a:ext cx="1986832" cy="3580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AD08CB" w14:textId="77777777" w:rsidR="00F332FA" w:rsidRDefault="00F332FA"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275DBB6">
                                  <v:shape id="_x0000_i1028" type="#_x0000_t75" style="width:125pt;height:27.85pt" o:ole="">
                                    <v:imagedata r:id="rId23" o:title=""/>
                                  </v:shape>
                                  <o:OLEObject Type="Embed" ProgID="Equation.3" ShapeID="_x0000_i1028" DrawAspect="Content" ObjectID="_1530641261" r:id="rId24"/>
                                </w:object>
                              </w:r>
                            </w:p>
                          </w:txbxContent>
                        </wps:txbx>
                        <wps:bodyPr rot="0" spcFirstLastPara="0" vert="horz" wrap="square" lIns="0" tIns="0" rIns="0" bIns="0" numCol="1" spcCol="0" rtlCol="0" fromWordArt="0" anchor="t" anchorCtr="0" forceAA="0" compatLnSpc="1">
                          <a:prstTxWarp prst="textNoShape">
                            <a:avLst/>
                          </a:prstTxWarp>
                          <a:noAutofit/>
                        </wps:bodyPr>
                      </wps:wsp>
                      <wps:wsp>
                        <wps:cNvPr id="490" name="Straight Arrow Connector 490"/>
                        <wps:cNvCnPr>
                          <a:stCxn id="489" idx="2"/>
                          <a:endCxn id="206" idx="0"/>
                        </wps:cNvCnPr>
                        <wps:spPr>
                          <a:xfrm flipH="1">
                            <a:off x="1400184" y="3344364"/>
                            <a:ext cx="614" cy="3341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94" name="Text Box 82"/>
                        <wps:cNvSpPr txBox="1"/>
                        <wps:spPr>
                          <a:xfrm>
                            <a:off x="467047" y="4151369"/>
                            <a:ext cx="18643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29EAA6" w14:textId="77777777" w:rsidR="00F332FA" w:rsidRDefault="00F332FA" w:rsidP="00D362D0">
                              <w:pPr>
                                <w:pStyle w:val="NormalWeb"/>
                                <w:overflowPunct w:val="0"/>
                                <w:spacing w:before="0" w:beforeAutospacing="0" w:after="0" w:afterAutospacing="0"/>
                                <w:jc w:val="center"/>
                              </w:pPr>
                              <w:r>
                                <w:rPr>
                                  <w:rFonts w:ascii="Cordia New" w:eastAsia="Times New Roman" w:hAnsi="Cordia New" w:cs="Cordia New"/>
                                </w:rPr>
                                <w:t>For each assoc[i], i = 1..n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71" name="Group 271"/>
                        <wpg:cNvGrpSpPr/>
                        <wpg:grpSpPr>
                          <a:xfrm>
                            <a:off x="3444410" y="353551"/>
                            <a:ext cx="1573460" cy="304337"/>
                            <a:chOff x="836113" y="4397071"/>
                            <a:chExt cx="1573460" cy="304337"/>
                          </a:xfrm>
                        </wpg:grpSpPr>
                        <wps:wsp>
                          <wps:cNvPr id="602" name="Diamond 602"/>
                          <wps:cNvSpPr/>
                          <wps:spPr>
                            <a:xfrm>
                              <a:off x="836113" y="4397071"/>
                              <a:ext cx="1573460" cy="30408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9CA02D" w14:textId="77777777" w:rsidR="00F332FA" w:rsidRDefault="00F332FA" w:rsidP="00D362D0">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9" name="Text Box 629"/>
                          <wps:cNvSpPr txBox="1"/>
                          <wps:spPr>
                            <a:xfrm>
                              <a:off x="1043281" y="4440580"/>
                              <a:ext cx="1208510"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7A4B05" w14:textId="77777777" w:rsidR="00F332FA" w:rsidRDefault="00F332FA" w:rsidP="002A7896">
                                <w:pPr>
                                  <w:pStyle w:val="Code"/>
                                  <w:spacing w:line="168" w:lineRule="auto"/>
                                  <w:jc w:val="center"/>
                                </w:pPr>
                                <w:r>
                                  <w:t>assoc[i] is a BCC?</w:t>
                                </w:r>
                              </w:p>
                              <w:p w14:paraId="0F9CBA03" w14:textId="77777777" w:rsidR="00F332FA" w:rsidRDefault="00F332FA" w:rsidP="00D362D0">
                                <w:pPr>
                                  <w:pStyle w:val="Code"/>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30" name="Straight Arrow Connector 630"/>
                        <wps:cNvCnPr>
                          <a:stCxn id="212" idx="2"/>
                          <a:endCxn id="210" idx="0"/>
                        </wps:cNvCnPr>
                        <wps:spPr>
                          <a:xfrm>
                            <a:off x="4265110" y="1615559"/>
                            <a:ext cx="302" cy="2151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1" name="Straight Arrow Connector 631"/>
                        <wps:cNvCnPr>
                          <a:stCxn id="210" idx="2"/>
                          <a:endCxn id="216" idx="0"/>
                        </wps:cNvCnPr>
                        <wps:spPr>
                          <a:xfrm flipH="1">
                            <a:off x="4263493" y="2325009"/>
                            <a:ext cx="1919" cy="285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2" name="Text Box 632"/>
                        <wps:cNvSpPr txBox="1"/>
                        <wps:spPr>
                          <a:xfrm>
                            <a:off x="4263469" y="593900"/>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78380" w14:textId="77777777" w:rsidR="00F332FA" w:rsidRDefault="00F332FA"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3" name="Text Box 633"/>
                        <wps:cNvSpPr txBox="1"/>
                        <wps:spPr>
                          <a:xfrm>
                            <a:off x="4974676" y="26012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94B1F0" w14:textId="77777777" w:rsidR="00F332FA" w:rsidRDefault="00F332FA"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Freeform 284"/>
                        <wps:cNvSpPr/>
                        <wps:spPr>
                          <a:xfrm>
                            <a:off x="1890278" y="2875711"/>
                            <a:ext cx="2385391" cy="2449002"/>
                          </a:xfrm>
                          <a:custGeom>
                            <a:avLst/>
                            <a:gdLst>
                              <a:gd name="connsiteX0" fmla="*/ 2385391 w 2385391"/>
                              <a:gd name="connsiteY0" fmla="*/ 0 h 2449002"/>
                              <a:gd name="connsiteX1" fmla="*/ 2385391 w 2385391"/>
                              <a:gd name="connsiteY1" fmla="*/ 151075 h 2449002"/>
                              <a:gd name="connsiteX2" fmla="*/ 962108 w 2385391"/>
                              <a:gd name="connsiteY2" fmla="*/ 151075 h 2449002"/>
                              <a:gd name="connsiteX3" fmla="*/ 962108 w 2385391"/>
                              <a:gd name="connsiteY3" fmla="*/ 2449002 h 2449002"/>
                              <a:gd name="connsiteX4" fmla="*/ 0 w 2385391"/>
                              <a:gd name="connsiteY4" fmla="*/ 2449002 h 24490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85391" h="2449002">
                                <a:moveTo>
                                  <a:pt x="2385391" y="0"/>
                                </a:moveTo>
                                <a:lnTo>
                                  <a:pt x="2385391" y="151075"/>
                                </a:lnTo>
                                <a:lnTo>
                                  <a:pt x="962108" y="151075"/>
                                </a:lnTo>
                                <a:lnTo>
                                  <a:pt x="962108" y="2449002"/>
                                </a:lnTo>
                                <a:lnTo>
                                  <a:pt x="0" y="2449002"/>
                                </a:lnTo>
                              </a:path>
                            </a:pathLst>
                          </a:custGeom>
                          <a:no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4371448" id="Canvas 227" o:spid="_x0000_s1060" editas="canvas" style="width:468.3pt;height:482.1pt;mso-position-horizontal-relative:char;mso-position-vertical-relative:line" coordsize="59474,6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">
                <v:shape id="_x0000_s1061" type="#_x0000_t75" style="position:absolute;width:59474;height:61220;visibility:visible;mso-wrap-style:square" stroked="t" strokecolor="black [3213]">
                  <v:fill o:detectmouseclick="t"/>
                  <v:path o:connecttype="none"/>
                </v:shape>
                <v:oval id="Oval 160" o:spid="_x0000_s1062" style="position:absolute;left:13612;top:1281;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" fillcolor="white [3201]" strokeweight=".5pt"/>
                <v:oval id="Oval 163" o:spid="_x0000_s1063" style="position:absolute;left:13357;top:57349;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" fillcolor="black [3213]" strokeweight=".5pt"/>
                <v:shape id="Straight Arrow Connector 164" o:spid="_x0000_s1064" type="#_x0000_t32" style="position:absolute;left:14347;top:2514;width:11;height:21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" filled="t" fillcolor="white [3201]" strokeweight=".5pt">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58" o:spid="_x0000_s1065" type="#_x0000_t35" style="position:absolute;left:42688;top:5055;width:7490;height:2762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" adj="-13245,20159" filled="t" fillcolor="white [3201]" strokeweight=".5pt">
                  <v:stroke endarrow="open"/>
                </v:shape>
                <v:shape id="Straight Arrow Connector 169" o:spid="_x0000_s1066" type="#_x0000_t32" style="position:absolute;left:14014;top:54345;width:3;height:30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" filled="t" fillcolor="white [3201]" strokeweight=".5pt">
                  <v:stroke endarrow="open"/>
                </v:shape>
                <v:shape id="Text Box 170" o:spid="_x0000_s1067" type="#_x0000_t202" style="position:absolute;left:29318;top:50996;width:26792;height:2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" fillcolor="white [3201]" strokeweight=".5pt">
                  <v:textbox>
                    <w:txbxContent>
                      <w:p w14:paraId="7C40B6BA" w14:textId="77777777" w:rsidR="00F332FA" w:rsidRDefault="00F332FA" w:rsidP="00D362D0">
                        <w:pPr>
                          <w:pStyle w:val="Code"/>
                          <w:jc w:val="center"/>
                        </w:pPr>
                        <w:r>
                          <w:t>aASBIE = CreateASBIE( ASCC[i], sk, gABIE, aASBIEP)</w:t>
                        </w:r>
                      </w:p>
                    </w:txbxContent>
                  </v:textbox>
                </v:shape>
                <v:shape id="Text Box 171" o:spid="_x0000_s1068" type="#_x0000_t202" style="position:absolute;left:32858;top:32681;width:1966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" fillcolor="white [3201]" strokeweight=".5pt">
                  <v:textbox>
                    <w:txbxContent>
                      <w:p w14:paraId="29DA2036" w14:textId="77777777" w:rsidR="00F332FA" w:rsidRDefault="00F332FA" w:rsidP="00D362D0">
                        <w:pPr>
                          <w:pStyle w:val="Code"/>
                          <w:jc w:val="center"/>
                        </w:pPr>
                        <w:r>
                          <w:t>aASCCP = QueryASCCP(assoc[i])</w:t>
                        </w:r>
                      </w:p>
                    </w:txbxContent>
                  </v:textbox>
                </v:shape>
                <v:shape id="Text Box 172" o:spid="_x0000_s1069" type="#_x0000_t202" style="position:absolute;left:32858;top:37206;width:1966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" fillcolor="white [3201]" strokeweight=".5pt">
                  <v:textbox>
                    <w:txbxContent>
                      <w:p w14:paraId="523AF47F" w14:textId="77777777" w:rsidR="00F332FA" w:rsidRDefault="00F332FA" w:rsidP="00D362D0">
                        <w:pPr>
                          <w:pStyle w:val="Code"/>
                          <w:jc w:val="center"/>
                        </w:pPr>
                        <w:r>
                          <w:t>tACC = QueryTargetACC(aASCCP)</w:t>
                        </w:r>
                      </w:p>
                    </w:txbxContent>
                  </v:textbox>
                </v:shape>
                <v:shape id="Text Box 173" o:spid="_x0000_s1070" type="#_x0000_t202" style="position:absolute;left:29980;top:46210;width:25504;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2JbwQAAANwAAAAPAAAAZHJzL2Rvd25yZXYueG1sRE9NSwMx&#10;EL0L/ocwgjeb1UJ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LfTYlvBAAAA3AAAAA8AAAAA&#10;AAAAAAAAAAAABwIAAGRycy9kb3ducmV2LnhtbFBLBQYAAAAAAwADALcAAAD1AgAAAAA=&#10;" fillcolor="white [3201]" strokeweight=".5pt">
                  <v:textbox>
                    <w:txbxContent>
                      <w:p w14:paraId="53E83600" w14:textId="77777777" w:rsidR="00F332FA" w:rsidRDefault="00F332FA" w:rsidP="00D362D0">
                        <w:pPr>
                          <w:pStyle w:val="Code"/>
                          <w:jc w:val="center"/>
                        </w:pPr>
                        <w:r>
                          <w:t>aASBIEP = CreateASBIEP(aASCCP, tABIE, gABIE)</w:t>
                        </w:r>
                      </w:p>
                    </w:txbxContent>
                  </v:textbox>
                </v:shape>
                <v:shape id="Text Box 174" o:spid="_x0000_s1071" type="#_x0000_t202" style="position:absolute;left:32963;top:56040;width:1966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ovwQAAANwAAAAPAAAAZHJzL2Rvd25yZXYueG1sRE9NSwMx&#10;EL0L/ocwgjebVUp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Dg6+i/BAAAA3AAAAA8AAAAA&#10;AAAAAAAAAAAABwIAAGRycy9kb3ducmV2LnhtbFBLBQYAAAAAAwADALcAAAD1AgAAAAA=&#10;" fillcolor="white [3201]" strokeweight=".5pt">
                  <v:textbox>
                    <w:txbxContent>
                      <w:p w14:paraId="72BF9EF4" w14:textId="77777777" w:rsidR="00F332FA" w:rsidRDefault="00F332FA" w:rsidP="00D362D0">
                        <w:pPr>
                          <w:pStyle w:val="Code"/>
                          <w:jc w:val="center"/>
                        </w:pPr>
                        <w:r>
                          <w:t>CreateBIEs(tACC, tABIE)</w:t>
                        </w:r>
                      </w:p>
                    </w:txbxContent>
                  </v:textbox>
                </v:shape>
                <v:shape id="Straight Arrow Connector 175" o:spid="_x0000_s1072" type="#_x0000_t32" style="position:absolute;left:42691;top:44117;width:41;height:20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" filled="t" fillcolor="white [3201]" strokeweight=".5pt">
                  <v:stroke endarrow="open"/>
                </v:shape>
                <v:shape id="Straight Arrow Connector 176" o:spid="_x0000_s1073" type="#_x0000_t32" style="position:absolute;left:42688;top:35290;width:0;height:1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" filled="t" fillcolor="white [3201]" strokeweight=".5pt">
                  <v:stroke endarrow="open"/>
                </v:shape>
                <v:shape id="Straight Arrow Connector 178" o:spid="_x0000_s1074" type="#_x0000_t32" style="position:absolute;left:42688;top:39814;width:3;height:16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79" o:spid="_x0000_s1075" type="#_x0000_t34" style="position:absolute;left:48436;top:27413;width:4187;height:2993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" adj="-20826" filled="t" fillcolor="white [3201]" strokeweight=".5pt">
                  <v:stroke endarrow="open"/>
                </v:shape>
                <v:shape id="Text Box 180" o:spid="_x0000_s1076" type="#_x0000_t202" style="position:absolute;left:15536;top:56240;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4A8AA413" w14:textId="77777777" w:rsidR="00F332FA" w:rsidRDefault="00F332FA" w:rsidP="00D362D0">
                        <w:r>
                          <w:t>N</w:t>
                        </w:r>
                      </w:p>
                    </w:txbxContent>
                  </v:textbox>
                </v:shape>
                <v:shape id="Text Box 181" o:spid="_x0000_s1077" type="#_x0000_t202" style="position:absolute;left:29898;top:41508;width:25586;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" fillcolor="white [3201]" strokeweight=".5pt">
                  <v:textbox>
                    <w:txbxContent>
                      <w:p w14:paraId="0171619F" w14:textId="77777777" w:rsidR="00F332FA" w:rsidRDefault="00F332FA" w:rsidP="00D362D0">
                        <w:pPr>
                          <w:pStyle w:val="Code"/>
                          <w:jc w:val="center"/>
                        </w:pPr>
                        <w:r>
                          <w:t>tABIE = CreateABIE(tACC, gABIE.bc, false, gABIE)</w:t>
                        </w:r>
                      </w:p>
                    </w:txbxContent>
                  </v:textbox>
                </v:shape>
                <v:shape id="Straight Arrow Connector 182" o:spid="_x0000_s1078" type="#_x0000_t32" style="position:absolute;left:42714;top:53603;width:79;height:24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" filled="t" fillcolor="white [3201]" strokeweight=".5pt">
                  <v:stroke endarrow="open"/>
                </v:shape>
                <v:shape id="Straight Arrow Connector 189" o:spid="_x0000_s1079" type="#_x0000_t32" style="position:absolute;left:14316;top:14680;width:20;height:21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" filled="t" fillcolor="white [3201]" strokeweight=".5pt">
                  <v:stroke endarrow="open"/>
                </v:shape>
                <v:shape id="Diamond 190" o:spid="_x0000_s1080" type="#_x0000_t4" style="position:absolute;left:6469;top:9343;width:15735;height: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" fillcolor="white [3201]" strokeweight=".25pt">
                  <v:textbox inset="0,0,0,0">
                    <w:txbxContent>
                      <w:p w14:paraId="1B546F53" w14:textId="77777777" w:rsidR="00F332FA" w:rsidRDefault="00F332FA" w:rsidP="00D362D0">
                        <w:pPr>
                          <w:pStyle w:val="Code"/>
                          <w:spacing w:line="168" w:lineRule="auto"/>
                          <w:jc w:val="center"/>
                        </w:pPr>
                        <w:r>
                          <w:t>bACC[j-1] has a Base?</w:t>
                        </w:r>
                      </w:p>
                    </w:txbxContent>
                  </v:textbox>
                </v:shape>
                <v:shape id="Text Box 191" o:spid="_x0000_s1081" type="#_x0000_t202" style="position:absolute;left:4160;top:16820;width:2031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" fillcolor="white [3201]" strokeweight=".5pt">
                  <v:textbox>
                    <w:txbxContent>
                      <w:p w14:paraId="4C437E50" w14:textId="77777777" w:rsidR="00F332FA" w:rsidRDefault="00F332FA" w:rsidP="00D362D0">
                        <w:pPr>
                          <w:pStyle w:val="Code"/>
                          <w:jc w:val="center"/>
                        </w:pPr>
                        <w:r>
                          <w:t>bACC[j] = queryBaseACC( gACC[j-1] )</w:t>
                        </w:r>
                      </w:p>
                    </w:txbxContent>
                  </v:textbox>
                </v:shape>
                <v:shape id="Text Box 193" o:spid="_x0000_s1082" type="#_x0000_t202" style="position:absolute;left:11756;top:14040;width:2602;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HzwwAAANwAAAAPAAAAZHJzL2Rvd25yZXYueG1sRE9Li8Iw&#10;EL4v+B/CCN7WVBc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cUwB88MAAADcAAAADwAA&#10;AAAAAAAAAAAAAAAHAgAAZHJzL2Rvd25yZXYueG1sUEsFBgAAAAADAAMAtwAAAPcCAAAAAA==&#10;" filled="f" stroked="f" strokeweight=".5pt">
                  <v:textbox>
                    <w:txbxContent>
                      <w:p w14:paraId="5AEE90BA" w14:textId="77777777" w:rsidR="00F332FA" w:rsidRDefault="00F332FA" w:rsidP="00D362D0">
                        <w:r>
                          <w:t>Y</w:t>
                        </w:r>
                      </w:p>
                    </w:txbxContent>
                  </v:textbox>
                </v:shape>
                <v:shape id="Text Box 194" o:spid="_x0000_s1083" type="#_x0000_t202" style="position:absolute;left:5543;top:4616;width:17608;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hzVwAAAANwAAAAPAAAAZHJzL2Rvd25yZXYueG1sRE9NSwMx&#10;EL0L/ocwgjebVUS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iDYc1cAAAADcAAAADwAAAAAA&#10;AAAAAAAAAAAHAgAAZHJzL2Rvd25yZXYueG1sUEsFBgAAAAADAAMAtwAAAPQCAAAAAA==&#10;" fillcolor="white [3201]" strokeweight=".5pt">
                  <v:textbox>
                    <w:txbxContent>
                      <w:p w14:paraId="79C91524" w14:textId="77777777" w:rsidR="00F332FA" w:rsidRDefault="00F332FA" w:rsidP="00D362D0">
                        <w:pPr>
                          <w:pStyle w:val="Code"/>
                          <w:jc w:val="center"/>
                        </w:pPr>
                        <w:r>
                          <w:t>j = 1, bACC[0]=gACC</w:t>
                        </w:r>
                      </w:p>
                    </w:txbxContent>
                  </v:textbox>
                </v:shape>
                <v:shape id="Text Box 195" o:spid="_x0000_s1084" type="#_x0000_t202" style="position:absolute;left:5543;top:21282;width:17608;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rlOwAAAANwAAAAPAAAAZHJzL2Rvd25yZXYueG1sRE9NSwMx&#10;EL0L/ocwgjebVVC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53q5TsAAAADcAAAADwAAAAAA&#10;AAAAAAAAAAAHAgAAZHJzL2Rvd25yZXYueG1sUEsFBgAAAAADAAMAtwAAAPQCAAAAAA==&#10;" fillcolor="white [3201]" strokeweight=".5pt">
                  <v:textbox>
                    <w:txbxContent>
                      <w:p w14:paraId="69B3CF13" w14:textId="77777777" w:rsidR="00F332FA" w:rsidRDefault="00F332FA" w:rsidP="00D362D0">
                        <w:pPr>
                          <w:pStyle w:val="Code"/>
                          <w:jc w:val="center"/>
                        </w:pPr>
                        <w:r>
                          <w:t>j = j+1</w:t>
                        </w:r>
                      </w:p>
                    </w:txbxContent>
                  </v:textbox>
                </v:shape>
                <v:shape id="Straight Arrow Connector 128" o:spid="_x0000_s1085" type="#_x0000_t35" style="position:absolute;left:4468;top:14012;width:11879;height:78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" adj="-1179,30407" filled="t" fillcolor="white [3201]" strokeweight=".5pt">
                  <v:stroke endarrow="open"/>
                </v:shape>
                <v:shape id="Straight Arrow Connector 197" o:spid="_x0000_s1086" type="#_x0000_t32" style="position:absolute;left:14336;top:7224;width:11;height:21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" filled="t" fillcolor="white [3201]" strokeweight=".5pt">
                  <v:stroke endarrow="open"/>
                </v:shape>
                <v:shape id="Straight Arrow Connector 198" o:spid="_x0000_s1087" type="#_x0000_t32" style="position:absolute;left:14316;top:19428;width:31;height:18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" filled="t" fillcolor="white [3201]" strokeweight=".5pt">
                  <v:stroke endarrow="open"/>
                </v:shape>
                <v:shape id="Straight Arrow Connector 199" o:spid="_x0000_s1088" type="#_x0000_t32" style="position:absolute;left:14007;top:28328;width:20;height:15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" filled="t" fillcolor="white [3201]" strokeweight=".5pt">
                  <v:stroke endarrow="open"/>
                </v:shape>
                <v:shape id="Text Box 200" o:spid="_x0000_s1089" type="#_x0000_t202" style="position:absolute;left:6110;top:25720;width:15833;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" fillcolor="white [3201]" strokeweight=".5pt">
                  <v:textbox>
                    <w:txbxContent>
                      <w:p w14:paraId="75F87CC9" w14:textId="77777777" w:rsidR="00F332FA" w:rsidRPr="00B063E4" w:rsidRDefault="00F332FA" w:rsidP="00D362D0">
                        <w:pPr>
                          <w:pStyle w:val="Code"/>
                          <w:jc w:val="center"/>
                          <w:rPr>
                            <w:b/>
                            <w:bCs/>
                          </w:rPr>
                        </w:pPr>
                        <w:r>
                          <w:t xml:space="preserve">For each bACC[ j], </w:t>
                        </w:r>
                        <w:r w:rsidRPr="00B063E4">
                          <w:rPr>
                            <w:b/>
                            <w:bCs/>
                          </w:rPr>
                          <w:t>j=m</w:t>
                        </w:r>
                        <w:r>
                          <w:rPr>
                            <w:b/>
                            <w:bCs/>
                          </w:rPr>
                          <w:t>…</w:t>
                        </w:r>
                        <w:r w:rsidRPr="00B063E4">
                          <w:rPr>
                            <w:b/>
                            <w:bCs/>
                          </w:rPr>
                          <w:t>0</w:t>
                        </w:r>
                      </w:p>
                    </w:txbxContent>
                  </v:textbox>
                </v:shape>
                <v:shape id="Straight Arrow Connector 128" o:spid="_x0000_s1090" type="#_x0000_t34" style="position:absolute;left:21943;top:12011;width:261;height:1501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" adj="-262732" filled="t" fillcolor="white [3201]" strokeweight=".5pt">
                  <v:stroke endarrow="open"/>
                </v:shape>
                <v:shape id="Text Box 202" o:spid="_x0000_s1091" type="#_x0000_t202" style="position:absolute;left:9138;top:51737;width:975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" fillcolor="white [3201]" strokeweight=".5pt">
                  <v:textbox>
                    <w:txbxContent>
                      <w:p w14:paraId="740E08C5" w14:textId="77777777" w:rsidR="00F332FA" w:rsidRDefault="00F332FA" w:rsidP="00D362D0">
                        <w:pPr>
                          <w:pStyle w:val="Code"/>
                          <w:jc w:val="center"/>
                        </w:pPr>
                        <w:r>
                          <w:t xml:space="preserve">Next bACC[j] </w:t>
                        </w:r>
                      </w:p>
                    </w:txbxContent>
                  </v:textbox>
                </v:shape>
                <v:shape id="Straight Arrow Connector 128" o:spid="_x0000_s1092" type="#_x0000_t34" style="position:absolute;left:6110;top:27024;width:3028;height:260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" adj="57188" filled="t" fillcolor="white [3201]" strokeweight=".5pt">
                  <v:stroke endarrow="open"/>
                </v:shape>
                <v:shape id="Text Box 204" o:spid="_x0000_s1093" type="#_x0000_t202" style="position:absolute;left:21673;top:9777;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18xgAAANwAAAAPAAAAZHJzL2Rvd25yZXYueG1sRI9Ba8JA&#10;FITvhf6H5RW81Y1B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zYptfMYAAADcAAAA&#10;DwAAAAAAAAAAAAAAAAAHAgAAZHJzL2Rvd25yZXYueG1sUEsFBgAAAAADAAMAtwAAAPoCAAAAAA==&#10;" filled="f" stroked="f" strokeweight=".5pt">
                  <v:textbox>
                    <w:txbxContent>
                      <w:p w14:paraId="3A83A4B1" w14:textId="77777777" w:rsidR="00F332FA" w:rsidRDefault="00F332FA" w:rsidP="00D362D0">
                        <w:r>
                          <w:t>N</w:t>
                        </w:r>
                      </w:p>
                    </w:txbxContent>
                  </v:textbox>
                </v:shape>
                <v:shape id="Text Box 81" o:spid="_x0000_s1094" type="#_x0000_t202" style="position:absolute;left:3295;top:36785;width:21412;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" fillcolor="white [3201]" strokeweight=".5pt">
                  <v:textbox>
                    <w:txbxContent>
                      <w:p w14:paraId="4F4EEC65" w14:textId="77777777" w:rsidR="00F332FA" w:rsidRDefault="00F332FA" w:rsidP="00D362D0">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v:textbox>
                </v:shape>
                <v:shape id="Straight Arrow Connector 208" o:spid="_x0000_s1095" type="#_x0000_t32" style="position:absolute;left:13992;top:39604;width:9;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" filled="t" fillcolor="white [3201]" strokeweight=".5pt">
                  <v:stroke endarrow="open"/>
                </v:shape>
                <v:shape id="Straight Arrow Connector 209" o:spid="_x0000_s1096" type="#_x0000_t32" style="position:absolute;left:42558;top:6578;width:47;height:2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" filled="t" fillcolor="white [3201]" strokeweight=".5pt">
                  <v:stroke endarrow="open"/>
                </v:shape>
                <v:shape id="Text Box 210" o:spid="_x0000_s1097" type="#_x0000_t202" style="position:absolute;left:32962;top:18307;width:19383;height:4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" fillcolor="white [3201]" strokeweight=".5pt">
                  <v:textbox>
                    <w:txbxContent>
                      <w:p w14:paraId="3945E6D0" w14:textId="0A3D40CC" w:rsidR="00F332FA" w:rsidRDefault="00F332FA"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 xml:space="preserve">BBIE[i] = CreateBBIE(assoc[i], sk, </w:t>
                        </w:r>
                      </w:p>
                      <w:p w14:paraId="49B47E0C" w14:textId="77777777" w:rsidR="00F332FA" w:rsidRDefault="00F332FA" w:rsidP="00D362D0">
                        <w:pPr>
                          <w:pStyle w:val="NormalWeb"/>
                          <w:overflowPunct w:val="0"/>
                          <w:spacing w:before="0" w:beforeAutospacing="0" w:after="0" w:afterAutospacing="0"/>
                          <w:jc w:val="center"/>
                        </w:pPr>
                        <w:r>
                          <w:rPr>
                            <w:rFonts w:ascii="Cordia New" w:eastAsia="Times New Roman" w:hAnsi="Cordia New" w:cs="Cordia New"/>
                          </w:rPr>
                          <w:t>gABIE, aBBIEP)</w:t>
                        </w:r>
                      </w:p>
                    </w:txbxContent>
                  </v:textbox>
                </v:shape>
                <v:shape id="Text Box 211" o:spid="_x0000_s1098" type="#_x0000_t202" style="position:absolute;left:32778;top:8642;width:19653;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" fillcolor="white [3201]" strokeweight=".5pt">
                  <v:textbox>
                    <w:txbxContent>
                      <w:p w14:paraId="3DE470E8" w14:textId="77777777" w:rsidR="00F332FA" w:rsidRDefault="00F332FA" w:rsidP="00D362D0">
                        <w:pPr>
                          <w:pStyle w:val="NormalWeb"/>
                          <w:overflowPunct w:val="0"/>
                          <w:spacing w:before="0" w:beforeAutospacing="0" w:after="0" w:afterAutospacing="0"/>
                          <w:jc w:val="center"/>
                        </w:pPr>
                        <w:r>
                          <w:rPr>
                            <w:rFonts w:ascii="Cordia New" w:eastAsia="Times New Roman" w:hAnsi="Cordia New" w:cs="Cordia New"/>
                          </w:rPr>
                          <w:t>aBCCP = QueryBCCP(assoc[i])</w:t>
                        </w:r>
                      </w:p>
                    </w:txbxContent>
                  </v:textbox>
                </v:shape>
                <v:shape id="Text Box 212" o:spid="_x0000_s1099" type="#_x0000_t202" style="position:absolute;left:31945;top:13552;width:21412;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" fillcolor="white [3201]" strokeweight=".5pt">
                  <v:textbox>
                    <w:txbxContent>
                      <w:p w14:paraId="5B5F529F" w14:textId="77777777" w:rsidR="00F332FA" w:rsidRDefault="00F332FA" w:rsidP="00D362D0">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v:textbox>
                </v:shape>
                <v:shape id="Straight Arrow Connector 213" o:spid="_x0000_s1100" type="#_x0000_t32" style="position:absolute;left:42605;top:11246;width:46;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" filled="t" fillcolor="white [3201]" strokeweight=".5pt">
                  <v:stroke endarrow="open"/>
                </v:shape>
                <v:shape id="Straight Arrow Connector 214" o:spid="_x0000_s1101" type="#_x0000_t32" style="position:absolute;left:13952;top:44117;width:40;height:24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" filled="t" fillcolor="white [3201]" strokeweight=".5pt">
                  <v:stroke endarrow="open"/>
                </v:shape>
                <v:shape id="Text Box 215" o:spid="_x0000_s1102" type="#_x0000_t202" style="position:absolute;left:2559;top:46568;width:22785;height:2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" fillcolor="white [3201]" strokeweight=".5pt">
                  <v:textbox>
                    <w:txbxContent>
                      <w:p w14:paraId="38A7F107" w14:textId="77777777" w:rsidR="00F332FA" w:rsidRDefault="00F332FA" w:rsidP="00D362D0">
                        <w:pPr>
                          <w:pStyle w:val="Code"/>
                          <w:jc w:val="center"/>
                        </w:pPr>
                        <w:r>
                          <w:t>sk = skb + i – (# of BCC attributes in assoc[i])</w:t>
                        </w:r>
                      </w:p>
                    </w:txbxContent>
                  </v:textbox>
                </v:shape>
                <v:shape id="Text Box 216" o:spid="_x0000_s1103" type="#_x0000_t202" style="position:absolute;left:36833;top:26108;width:11603;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" fillcolor="white [3201]" strokeweight=".5pt">
                  <v:textbox>
                    <w:txbxContent>
                      <w:p w14:paraId="43FBEBF8" w14:textId="77777777" w:rsidR="00F332FA" w:rsidRDefault="00F332FA" w:rsidP="00D362D0">
                        <w:pPr>
                          <w:pStyle w:val="Code"/>
                          <w:jc w:val="center"/>
                        </w:pPr>
                        <w:r>
                          <w:t>Next assoc[i]?</w:t>
                        </w:r>
                      </w:p>
                    </w:txbxContent>
                  </v:textbox>
                </v:shape>
                <v:shape id="Straight Arrow Connector 58" o:spid="_x0000_s1104" type="#_x0000_t34" style="position:absolute;left:34444;top:5055;width:2389;height:2235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" adj="61666" filled="t" fillcolor="white [3201]" strokeweight=".5pt">
                  <v:stroke endarrow="open"/>
                </v:shape>
                <v:shape id="Straight Arrow Connector 219" o:spid="_x0000_s1105" type="#_x0000_t32" style="position:absolute;left:42714;top:48818;width:18;height:21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" filled="t" fillcolor="white [3201]" strokeweight=".5pt">
                  <v:stroke endarrow="open"/>
                </v:shape>
                <v:shape id="Text Box 221" o:spid="_x0000_s1106" type="#_x0000_t202" style="position:absolute;left:33834;top:24853;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JKE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" filled="f" stroked="f" strokeweight=".5pt">
                  <v:textbox>
                    <w:txbxContent>
                      <w:p w14:paraId="1901948E" w14:textId="77777777" w:rsidR="00F332FA" w:rsidRDefault="00F332FA" w:rsidP="00D362D0">
                        <w:r>
                          <w:t>Y</w:t>
                        </w:r>
                      </w:p>
                    </w:txbxContent>
                  </v:textbox>
                </v:shape>
                <v:shape id="Text Box 222" o:spid="_x0000_s1107" type="#_x0000_t202" style="position:absolute;left:6111;top:50493;width:260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" filled="f" stroked="f" strokeweight=".5pt">
                  <v:textbox>
                    <w:txbxContent>
                      <w:p w14:paraId="39FC9C8E" w14:textId="77777777" w:rsidR="00F332FA" w:rsidRDefault="00F332FA" w:rsidP="00D362D0">
                        <w:r>
                          <w:t>Y</w:t>
                        </w:r>
                      </w:p>
                    </w:txbxContent>
                  </v:textbox>
                </v:shape>
                <v:shape id="Straight Arrow Connector 225" o:spid="_x0000_s1108" type="#_x0000_t35" style="position:absolute;left:25344;top:3535;width:16967;height:4435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" adj="2451,22713" filled="t" fillcolor="white [3201]" strokeweight=".5pt">
                  <v:stroke endarrow="open"/>
                </v:shape>
                <v:shape id="Text Box 488" o:spid="_x0000_s1109" type="#_x0000_t202" style="position:absolute;left:32963;top:28328;width:260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" filled="f" stroked="f" strokeweight=".5pt">
                  <v:textbox>
                    <w:txbxContent>
                      <w:p w14:paraId="70423368" w14:textId="77777777" w:rsidR="00F332FA" w:rsidRDefault="00F332FA" w:rsidP="00D362D0">
                        <w:r>
                          <w:t>N</w:t>
                        </w:r>
                      </w:p>
                    </w:txbxContent>
                  </v:textbox>
                </v:shape>
                <v:shape id="Text Box 81" o:spid="_x0000_s1110" type="#_x0000_t202" style="position:absolute;left:4073;top:29863;width:19869;height:3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" fillcolor="white [3201]" strokeweight=".5pt">
                  <v:textbox inset="0,0,0,0">
                    <w:txbxContent>
                      <w:p w14:paraId="42AD08CB" w14:textId="77777777" w:rsidR="00F332FA" w:rsidRDefault="00F332FA"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275DBB6">
                            <v:shape id="_x0000_i1028" type="#_x0000_t75" style="width:125pt;height:27.85pt" o:ole="">
                              <v:imagedata r:id="rId23" o:title=""/>
                            </v:shape>
                            <o:OLEObject Type="Embed" ProgID="Equation.3" ShapeID="_x0000_i1028" DrawAspect="Content" ObjectID="_1530641261" r:id="rId25"/>
                          </w:object>
                        </w:r>
                      </w:p>
                    </w:txbxContent>
                  </v:textbox>
                </v:shape>
                <v:shape id="Straight Arrow Connector 490" o:spid="_x0000_s1111" type="#_x0000_t32" style="position:absolute;left:14001;top:33443;width:6;height:33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" filled="t" fillcolor="white [3201]" strokeweight=".5pt">
                  <v:stroke endarrow="open"/>
                </v:shape>
                <v:shape id="Text Box 82" o:spid="_x0000_s1112" type="#_x0000_t202" style="position:absolute;left:4670;top:41513;width:18644;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" fillcolor="white [3201]" strokeweight=".5pt">
                  <v:textbox>
                    <w:txbxContent>
                      <w:p w14:paraId="7929EAA6" w14:textId="77777777" w:rsidR="00F332FA" w:rsidRDefault="00F332FA" w:rsidP="00D362D0">
                        <w:pPr>
                          <w:pStyle w:val="NormalWeb"/>
                          <w:overflowPunct w:val="0"/>
                          <w:spacing w:before="0" w:beforeAutospacing="0" w:after="0" w:afterAutospacing="0"/>
                          <w:jc w:val="center"/>
                        </w:pPr>
                        <w:r>
                          <w:rPr>
                            <w:rFonts w:ascii="Cordia New" w:eastAsia="Times New Roman" w:hAnsi="Cordia New" w:cs="Cordia New"/>
                          </w:rPr>
                          <w:t>For each assoc[i], i = 1..n</w:t>
                        </w:r>
                      </w:p>
                    </w:txbxContent>
                  </v:textbox>
                </v:shape>
                <v:group id="Group 271" o:spid="_x0000_s1113" style="position:absolute;left:34444;top:3535;width:15734;height:3043" coordorigin="8361,43970" coordsize="15734,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Diamond 602" o:spid="_x0000_s1114" type="#_x0000_t4" style="position:absolute;left:8361;top:43970;width:15734;height:3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" fillcolor="white [3201]" strokeweight=".25pt">
                    <v:textbox inset="0,0,0,0">
                      <w:txbxContent>
                        <w:p w14:paraId="409CA02D" w14:textId="77777777" w:rsidR="00F332FA" w:rsidRDefault="00F332FA" w:rsidP="00D362D0">
                          <w:pPr>
                            <w:pStyle w:val="Code"/>
                            <w:spacing w:line="168" w:lineRule="auto"/>
                            <w:jc w:val="center"/>
                          </w:pPr>
                        </w:p>
                      </w:txbxContent>
                    </v:textbox>
                  </v:shape>
                  <v:shape id="Text Box 629" o:spid="_x0000_s1115" type="#_x0000_t202" style="position:absolute;left:10432;top:44405;width:1208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" filled="f" stroked="f" strokeweight=".5pt">
                    <v:textbox>
                      <w:txbxContent>
                        <w:p w14:paraId="157A4B05" w14:textId="77777777" w:rsidR="00F332FA" w:rsidRDefault="00F332FA" w:rsidP="002A7896">
                          <w:pPr>
                            <w:pStyle w:val="Code"/>
                            <w:spacing w:line="168" w:lineRule="auto"/>
                            <w:jc w:val="center"/>
                          </w:pPr>
                          <w:r>
                            <w:t>assoc[i] is a BCC?</w:t>
                          </w:r>
                        </w:p>
                        <w:p w14:paraId="0F9CBA03" w14:textId="77777777" w:rsidR="00F332FA" w:rsidRDefault="00F332FA" w:rsidP="00D362D0">
                          <w:pPr>
                            <w:pStyle w:val="Code"/>
                            <w:jc w:val="center"/>
                          </w:pPr>
                        </w:p>
                      </w:txbxContent>
                    </v:textbox>
                  </v:shape>
                </v:group>
                <v:shape id="Straight Arrow Connector 630" o:spid="_x0000_s1116" type="#_x0000_t32" style="position:absolute;left:42651;top:16155;width:3;height:2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" filled="t" fillcolor="white [3201]" strokeweight=".5pt">
                  <v:stroke endarrow="open"/>
                </v:shape>
                <v:shape id="Straight Arrow Connector 631" o:spid="_x0000_s1117" type="#_x0000_t32" style="position:absolute;left:42634;top:23250;width:20;height:2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" filled="t" fillcolor="white [3201]" strokeweight=".5pt">
                  <v:stroke endarrow="open"/>
                </v:shape>
                <v:shape id="Text Box 632" o:spid="_x0000_s1118" type="#_x0000_t202" style="position:absolute;left:42634;top:5939;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Y3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snmP4OxOOgFz/AgAA//8DAFBLAQItABQABgAIAAAAIQDb4fbL7gAAAIUBAAATAAAAAAAA&#10;AAAAAAAAAAAAAABbQ29udGVudF9UeXBlc10ueG1sUEsBAi0AFAAGAAgAAAAhAFr0LFu/AAAAFQEA&#10;AAsAAAAAAAAAAAAAAAAAHwEAAF9yZWxzLy5yZWxzUEsBAi0AFAAGAAgAAAAhAPjMNjfHAAAA3AAA&#10;AA8AAAAAAAAAAAAAAAAABwIAAGRycy9kb3ducmV2LnhtbFBLBQYAAAAAAwADALcAAAD7AgAAAAA=&#10;" filled="f" stroked="f" strokeweight=".5pt">
                  <v:textbox>
                    <w:txbxContent>
                      <w:p w14:paraId="22C78380" w14:textId="77777777" w:rsidR="00F332FA" w:rsidRDefault="00F332FA" w:rsidP="00D362D0">
                        <w:r>
                          <w:t>Y</w:t>
                        </w:r>
                      </w:p>
                    </w:txbxContent>
                  </v:textbox>
                </v:shape>
                <v:shape id="Text Box 633" o:spid="_x0000_s1119" type="#_x0000_t202" style="position:absolute;left:49746;top:2601;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" filled="f" stroked="f" strokeweight=".5pt">
                  <v:textbox>
                    <w:txbxContent>
                      <w:p w14:paraId="0C94B1F0" w14:textId="77777777" w:rsidR="00F332FA" w:rsidRDefault="00F332FA" w:rsidP="00D362D0">
                        <w:r>
                          <w:t>N</w:t>
                        </w:r>
                      </w:p>
                    </w:txbxContent>
                  </v:textbox>
                </v:shape>
                <v:shape id="Freeform 284" o:spid="_x0000_s1120" style="position:absolute;left:18902;top:28757;width:23854;height:24490;visibility:visible;mso-wrap-style:square;v-text-anchor:middle" coordsize="2385391,2449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" path="m2385391,r,151075l962108,151075r,2297927l,2449002e" filled="f" strokeweight=".5pt">
                  <v:stroke endarrow="open"/>
                  <v:path arrowok="t" o:connecttype="custom" o:connectlocs="2385391,0;2385391,151075;962108,151075;962108,2449002;0,2449002" o:connectangles="0,0,0,0,0"/>
                </v:shape>
                <w10:anchorlock/>
              </v:group>
            </w:pict>
          </mc:Fallback>
        </mc:AlternateContent>
      </w:r>
    </w:p>
    <w:p w14:paraId="782482FC" w14:textId="77777777" w:rsidR="00FB19E4" w:rsidRDefault="00FB19E4" w:rsidP="00FB19E4"/>
    <w:p w14:paraId="2BC1EB05" w14:textId="77777777" w:rsidR="00837183" w:rsidRDefault="00837183" w:rsidP="00FB19E4">
      <w:pPr>
        <w:pStyle w:val="Heading6"/>
      </w:pPr>
      <w:r>
        <w:t xml:space="preserve">Function: </w:t>
      </w:r>
      <w:r w:rsidRPr="00837183">
        <w:rPr>
          <w:rStyle w:val="CodeChar"/>
        </w:rPr>
        <w:t>QueryChildAssoc(gACC)</w:t>
      </w:r>
    </w:p>
    <w:p w14:paraId="4961E0D4" w14:textId="77777777" w:rsidR="00837183" w:rsidRDefault="00837183" w:rsidP="00837183">
      <w:r>
        <w:t>Description: Return an array of all child</w:t>
      </w:r>
      <w:r w:rsidR="000239AA">
        <w:t xml:space="preserve"> associations,</w:t>
      </w:r>
      <w:r>
        <w:t xml:space="preserve"> ASCCs and BCCs</w:t>
      </w:r>
      <w:r w:rsidR="000239AA">
        <w:t>,</w:t>
      </w:r>
      <w:r>
        <w:t xml:space="preserve"> of the </w:t>
      </w:r>
      <w:r w:rsidRPr="00837183">
        <w:rPr>
          <w:rStyle w:val="CodeChar"/>
        </w:rPr>
        <w:t>gACC</w:t>
      </w:r>
      <w:r>
        <w:t xml:space="preserve">. The array </w:t>
      </w:r>
      <w:r w:rsidR="00FD045A">
        <w:t>must include</w:t>
      </w:r>
      <w:r w:rsidR="00DE5F0E">
        <w:t xml:space="preserve"> </w:t>
      </w:r>
      <w:r w:rsidR="000239AA">
        <w:t>associations within groups (including nested groups) but not the association between the ACC and the group or between nested groups.</w:t>
      </w:r>
    </w:p>
    <w:p w14:paraId="4AFAFFD4" w14:textId="77777777" w:rsidR="00837183" w:rsidRDefault="00837183" w:rsidP="00837183">
      <w:r>
        <w:t xml:space="preserve">Argument: </w:t>
      </w:r>
      <w:r w:rsidRPr="00837183">
        <w:rPr>
          <w:rStyle w:val="CodeChar"/>
        </w:rPr>
        <w:t>gACC</w:t>
      </w:r>
      <w:r>
        <w:t xml:space="preserve"> = a given ACC.</w:t>
      </w:r>
    </w:p>
    <w:p w14:paraId="1A35478D" w14:textId="77777777" w:rsidR="00837183" w:rsidRPr="00837183" w:rsidRDefault="00837183" w:rsidP="00837183">
      <w:r>
        <w:t>Return: An array of associations</w:t>
      </w:r>
      <w:r w:rsidR="00A23507">
        <w:t xml:space="preserve"> ordered based on the sequencing key</w:t>
      </w:r>
      <w:r>
        <w:t>.</w:t>
      </w:r>
    </w:p>
    <w:p w14:paraId="0906B668" w14:textId="77777777" w:rsidR="00FB19E4" w:rsidRDefault="00FB19E4" w:rsidP="00FB19E4">
      <w:pPr>
        <w:pStyle w:val="Heading6"/>
      </w:pPr>
      <w:r>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14:paraId="61906083" w14:textId="77777777" w:rsidR="00FB19E4" w:rsidRDefault="00FB19E4" w:rsidP="00FB19E4">
      <w:r>
        <w:t>Description: Create an uncommitted ABIE record for the given ACC.</w:t>
      </w:r>
    </w:p>
    <w:p w14:paraId="7AD36C49" w14:textId="77777777" w:rsidR="00FB19E4" w:rsidRDefault="00FB19E4" w:rsidP="00FB19E4">
      <w:r>
        <w:lastRenderedPageBreak/>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14:paraId="1BEE1F89" w14:textId="77777777" w:rsidR="00FB19E4" w:rsidRDefault="00FB19E4" w:rsidP="00FB19E4">
      <w:r>
        <w:t xml:space="preserve">Return: </w:t>
      </w:r>
      <w:commentRangeStart w:id="341"/>
      <w:r>
        <w:t xml:space="preserve">An ABIE object </w:t>
      </w:r>
      <w:commentRangeEnd w:id="341"/>
      <w:r>
        <w:rPr>
          <w:rStyle w:val="CommentReference"/>
        </w:rPr>
        <w:commentReference w:id="341"/>
      </w:r>
    </w:p>
    <w:p w14:paraId="193C9DB8" w14:textId="77777777" w:rsidR="00FB19E4" w:rsidRDefault="00FB19E4" w:rsidP="00FB19E4"/>
    <w:p w14:paraId="457B523E" w14:textId="77777777" w:rsidR="00FB19E4" w:rsidRDefault="00FB19E4" w:rsidP="00FB19E4">
      <w:r>
        <w:t>Populate the ABIE table as follows:</w:t>
      </w:r>
    </w:p>
    <w:p w14:paraId="270EE96B" w14:textId="77777777" w:rsidR="00FB19E4" w:rsidRDefault="00FB19E4" w:rsidP="00FB19E4"/>
    <w:p w14:paraId="021D7FFF" w14:textId="77777777" w:rsidR="00FB19E4" w:rsidRDefault="00FB19E4" w:rsidP="00FB19E4">
      <w:r w:rsidRPr="003621DA">
        <w:rPr>
          <w:rStyle w:val="CodeChar"/>
        </w:rPr>
        <w:t>ABIE_ID</w:t>
      </w:r>
      <w:r>
        <w:t xml:space="preserve"> = Auto-generate database key.</w:t>
      </w:r>
    </w:p>
    <w:p w14:paraId="40C4101C" w14:textId="53B1B78C"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rsidR="00632C6D">
        <w:t>3.11</w:t>
      </w:r>
      <w:r>
        <w:fldChar w:fldCharType="end"/>
      </w:r>
      <w:r>
        <w:t xml:space="preserve"> </w:t>
      </w:r>
      <w:r>
        <w:fldChar w:fldCharType="begin"/>
      </w:r>
      <w:r>
        <w:instrText xml:space="preserve"> REF _Ref405565352 \h </w:instrText>
      </w:r>
      <w:r>
        <w:fldChar w:fldCharType="separate"/>
      </w:r>
      <w:r w:rsidR="00632C6D">
        <w:t>Generate GUID</w:t>
      </w:r>
      <w:r>
        <w:fldChar w:fldCharType="end"/>
      </w:r>
      <w:r>
        <w:t xml:space="preserve"> about the GUID generation function.</w:t>
      </w:r>
    </w:p>
    <w:p w14:paraId="3CAADE09" w14:textId="0B807E08" w:rsidR="00FB19E4" w:rsidRDefault="00C17670" w:rsidP="00FB19E4">
      <w:r>
        <w:rPr>
          <w:rStyle w:val="CodeChar"/>
        </w:rPr>
        <w:t>based_acc_id</w:t>
      </w:r>
      <w:r w:rsidR="00FB19E4">
        <w:t xml:space="preserve"> = </w:t>
      </w:r>
      <w:r w:rsidR="00FB19E4" w:rsidRPr="00E4596A">
        <w:rPr>
          <w:rStyle w:val="CodeChar"/>
        </w:rPr>
        <w:t>gACC.</w:t>
      </w:r>
      <w:r>
        <w:rPr>
          <w:rStyle w:val="CodeChar"/>
        </w:rPr>
        <w:t>acc_id</w:t>
      </w:r>
      <w:r w:rsidR="00FB19E4">
        <w:t xml:space="preserve"> - foreign key to the </w:t>
      </w:r>
      <w:r w:rsidR="00FB19E4" w:rsidRPr="001463FD">
        <w:rPr>
          <w:rStyle w:val="CodeChar"/>
        </w:rPr>
        <w:t>gACC</w:t>
      </w:r>
      <w:r w:rsidR="00FB19E4">
        <w:t>.</w:t>
      </w:r>
    </w:p>
    <w:p w14:paraId="0214E447" w14:textId="77777777" w:rsidR="00FB19E4" w:rsidRDefault="00FB19E4" w:rsidP="00FB19E4">
      <w:r w:rsidRPr="003621DA">
        <w:rPr>
          <w:rStyle w:val="CodeChar"/>
        </w:rPr>
        <w:t>isTop_Level</w:t>
      </w:r>
      <w:r>
        <w:t xml:space="preserve"> = </w:t>
      </w:r>
      <w:r w:rsidRPr="006C19AB">
        <w:rPr>
          <w:rStyle w:val="CodeChar"/>
        </w:rPr>
        <w:t>isTopLevel</w:t>
      </w:r>
      <w:r>
        <w:t xml:space="preserve"> argument.</w:t>
      </w:r>
    </w:p>
    <w:p w14:paraId="76862592" w14:textId="77777777" w:rsidR="00FB19E4" w:rsidRDefault="00FB19E4" w:rsidP="00FB19E4">
      <w:r w:rsidRPr="003621DA">
        <w:rPr>
          <w:rStyle w:val="CodeChar"/>
        </w:rPr>
        <w:t>Business_Context_ID</w:t>
      </w:r>
      <w:r>
        <w:t xml:space="preserve"> = Foreign key to the database key of the </w:t>
      </w:r>
      <w:r w:rsidRPr="005D0E58">
        <w:rPr>
          <w:rStyle w:val="CodeChar"/>
        </w:rPr>
        <w:t>bc</w:t>
      </w:r>
      <w:r>
        <w:t>.</w:t>
      </w:r>
    </w:p>
    <w:p w14:paraId="135C5193" w14:textId="77777777" w:rsidR="00FB19E4" w:rsidRDefault="00B66EC6" w:rsidP="00FB19E4">
      <w:r>
        <w:rPr>
          <w:rStyle w:val="CodeChar"/>
        </w:rPr>
        <w:t>definition</w:t>
      </w:r>
      <w:r w:rsidR="00FB19E4">
        <w:t xml:space="preserve"> = </w:t>
      </w:r>
      <w:r w:rsidR="00FB19E4" w:rsidRPr="00DC6C40">
        <w:rPr>
          <w:rStyle w:val="CodeChar"/>
        </w:rPr>
        <w:t>Null</w:t>
      </w:r>
      <w:r w:rsidR="00FB19E4">
        <w:t xml:space="preserve"> for now. The user will be able to specify later. </w:t>
      </w:r>
    </w:p>
    <w:p w14:paraId="57B21E70" w14:textId="77777777" w:rsidR="00FB19E4" w:rsidRDefault="00127238" w:rsidP="00FB19E4">
      <w:r>
        <w:rPr>
          <w:rStyle w:val="CodeChar"/>
        </w:rPr>
        <w:t>created_by</w:t>
      </w:r>
      <w:r w:rsidR="00FB19E4">
        <w:t xml:space="preserve"> = Currently logged on user.</w:t>
      </w:r>
    </w:p>
    <w:p w14:paraId="674684B4" w14:textId="77777777" w:rsidR="00FB19E4" w:rsidRDefault="00127238" w:rsidP="00FB19E4">
      <w:r>
        <w:rPr>
          <w:rStyle w:val="CodeChar"/>
        </w:rPr>
        <w:t>last_updated_by</w:t>
      </w:r>
      <w:r w:rsidR="00FB19E4">
        <w:t xml:space="preserve"> = Currently logged on user.</w:t>
      </w:r>
    </w:p>
    <w:p w14:paraId="175DDB50" w14:textId="77777777" w:rsidR="00FB19E4" w:rsidRDefault="00127238" w:rsidP="00FB19E4">
      <w:r>
        <w:rPr>
          <w:rStyle w:val="CodeChar"/>
        </w:rPr>
        <w:t>creation_timestamp</w:t>
      </w:r>
      <w:r w:rsidR="00FB19E4">
        <w:t xml:space="preserve"> = Current time. If </w:t>
      </w:r>
      <w:r w:rsidR="00FB19E4" w:rsidRPr="00991F40">
        <w:rPr>
          <w:rStyle w:val="CodeChar"/>
        </w:rPr>
        <w:t>pABIE</w:t>
      </w:r>
      <w:r w:rsidR="00FB19E4">
        <w:t xml:space="preserve"> is not null, then use its </w:t>
      </w:r>
      <w:r>
        <w:rPr>
          <w:rStyle w:val="CodeChar"/>
        </w:rPr>
        <w:t>creation_timestamp</w:t>
      </w:r>
      <w:r w:rsidR="00FB19E4">
        <w:t xml:space="preserve">. </w:t>
      </w:r>
    </w:p>
    <w:p w14:paraId="06B35173"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284863E6" w14:textId="77777777" w:rsidR="00FB19E4" w:rsidRDefault="00FB19E4" w:rsidP="00FB19E4">
      <w:r w:rsidRPr="003621DA">
        <w:rPr>
          <w:rStyle w:val="CodeChar"/>
        </w:rPr>
        <w:t>State</w:t>
      </w:r>
      <w:r>
        <w:t xml:space="preserve"> = </w:t>
      </w:r>
      <w:r w:rsidRPr="00860F82">
        <w:t xml:space="preserve"> </w:t>
      </w:r>
      <w:r>
        <w:t>“</w:t>
      </w:r>
      <w:r>
        <w:rPr>
          <w:rStyle w:val="CodeChar"/>
        </w:rPr>
        <w:t>Editing</w:t>
      </w:r>
      <w:r>
        <w:t>”.</w:t>
      </w:r>
    </w:p>
    <w:p w14:paraId="7C2D2E17" w14:textId="77777777" w:rsidR="00FB19E4" w:rsidRDefault="00FB19E4" w:rsidP="00FB19E4">
      <w:r w:rsidRPr="003621DA">
        <w:rPr>
          <w:rStyle w:val="CodeChar"/>
        </w:rPr>
        <w:t>Client_ID</w:t>
      </w:r>
      <w:r>
        <w:t xml:space="preserve"> = </w:t>
      </w:r>
      <w:r w:rsidRPr="00DC6C40">
        <w:rPr>
          <w:rStyle w:val="CodeChar"/>
        </w:rPr>
        <w:t>Null</w:t>
      </w:r>
      <w:r>
        <w:t>. The user can specify later.</w:t>
      </w:r>
    </w:p>
    <w:p w14:paraId="6C4E29C1" w14:textId="77777777" w:rsidR="00FB19E4" w:rsidRDefault="00FB19E4" w:rsidP="00FB19E4">
      <w:r w:rsidRPr="003621DA">
        <w:rPr>
          <w:rStyle w:val="CodeChar"/>
        </w:rPr>
        <w:t>Version</w:t>
      </w:r>
      <w:r>
        <w:t xml:space="preserve"> = </w:t>
      </w:r>
      <w:r w:rsidRPr="00DC6C40">
        <w:rPr>
          <w:rStyle w:val="CodeChar"/>
        </w:rPr>
        <w:t>Null</w:t>
      </w:r>
      <w:r>
        <w:t>. The user can specify later.</w:t>
      </w:r>
    </w:p>
    <w:p w14:paraId="0DA4C5A1" w14:textId="77777777" w:rsidR="00FB19E4" w:rsidRDefault="00FB19E4" w:rsidP="00FB19E4">
      <w:r w:rsidRPr="003621DA">
        <w:rPr>
          <w:rStyle w:val="CodeChar"/>
        </w:rPr>
        <w:t>Status</w:t>
      </w:r>
      <w:r>
        <w:t xml:space="preserve"> = </w:t>
      </w:r>
      <w:r w:rsidRPr="00DC6C40">
        <w:rPr>
          <w:rStyle w:val="CodeChar"/>
        </w:rPr>
        <w:t>Null</w:t>
      </w:r>
      <w:r>
        <w:t>. The user can specify later.</w:t>
      </w:r>
    </w:p>
    <w:p w14:paraId="053E765A"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484F0B66" w14:textId="77777777" w:rsidR="00FB19E4" w:rsidRDefault="00FB19E4" w:rsidP="00FB19E4">
      <w:r w:rsidRPr="003621DA">
        <w:rPr>
          <w:rStyle w:val="CodeChar"/>
        </w:rPr>
        <w:t>Business_Term</w:t>
      </w:r>
      <w:r>
        <w:t xml:space="preserve"> = </w:t>
      </w:r>
      <w:r w:rsidRPr="00DC6C40">
        <w:rPr>
          <w:rStyle w:val="CodeChar"/>
        </w:rPr>
        <w:t>Null</w:t>
      </w:r>
      <w:r>
        <w:t>. The user can specify later.</w:t>
      </w:r>
    </w:p>
    <w:p w14:paraId="1B752472" w14:textId="77777777"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14:paraId="7803DB77" w14:textId="77777777" w:rsidR="00FB19E4" w:rsidRDefault="00FB19E4" w:rsidP="00FB19E4">
      <w:r>
        <w:t xml:space="preserve">Description: Create an uncommitted ASBIEP record given an ASCCP and its target ABIE. </w:t>
      </w:r>
    </w:p>
    <w:p w14:paraId="47074AF5" w14:textId="77777777"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14:paraId="7DD3740A" w14:textId="77777777" w:rsidR="00FB19E4" w:rsidRDefault="00FB19E4" w:rsidP="00FB19E4">
      <w:r>
        <w:t>Return: An ASBIEP object</w:t>
      </w:r>
    </w:p>
    <w:p w14:paraId="34179813" w14:textId="77777777" w:rsidR="00FB19E4" w:rsidRDefault="00FB19E4" w:rsidP="00FB19E4"/>
    <w:p w14:paraId="0831CEDF" w14:textId="77777777" w:rsidR="00FB19E4" w:rsidRDefault="00FB19E4" w:rsidP="00FB19E4">
      <w:r>
        <w:t>Populate the ASBIEP table as follows.</w:t>
      </w:r>
    </w:p>
    <w:p w14:paraId="79D9FCCD" w14:textId="77777777" w:rsidR="00FB19E4" w:rsidRDefault="00FB19E4" w:rsidP="00FB19E4">
      <w:r w:rsidRPr="00BE21D3">
        <w:rPr>
          <w:rStyle w:val="CodeChar"/>
        </w:rPr>
        <w:t>ASBIEP_ID</w:t>
      </w:r>
      <w:r>
        <w:t xml:space="preserve"> = Auto-generated database key.</w:t>
      </w:r>
    </w:p>
    <w:p w14:paraId="3AC442BA" w14:textId="67945563"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rsidR="00632C6D">
        <w:t>3.11</w:t>
      </w:r>
      <w:r>
        <w:fldChar w:fldCharType="end"/>
      </w:r>
      <w:r>
        <w:t xml:space="preserve"> </w:t>
      </w:r>
      <w:r>
        <w:fldChar w:fldCharType="begin"/>
      </w:r>
      <w:r>
        <w:instrText xml:space="preserve"> REF _Ref405565352 \h </w:instrText>
      </w:r>
      <w:r>
        <w:fldChar w:fldCharType="separate"/>
      </w:r>
      <w:r w:rsidR="00632C6D">
        <w:t>Generate GUID</w:t>
      </w:r>
      <w:r>
        <w:fldChar w:fldCharType="end"/>
      </w:r>
      <w:r>
        <w:t xml:space="preserve"> about the GUID generation function.</w:t>
      </w:r>
    </w:p>
    <w:p w14:paraId="1640B5F6" w14:textId="131EAE1F" w:rsidR="00FB19E4" w:rsidRDefault="00FB19E4" w:rsidP="00FB19E4">
      <w:r w:rsidRPr="00BE21D3">
        <w:rPr>
          <w:rStyle w:val="CodeChar"/>
        </w:rPr>
        <w:t>Based_ASCCP_ID</w:t>
      </w:r>
      <w:r>
        <w:t xml:space="preserve"> = Foreign key to </w:t>
      </w:r>
      <w:r w:rsidRPr="008E05CF">
        <w:rPr>
          <w:rStyle w:val="CodeChar"/>
        </w:rPr>
        <w:t>gASCCP.</w:t>
      </w:r>
      <w:r w:rsidR="00A43A70">
        <w:rPr>
          <w:rStyle w:val="CodeChar"/>
        </w:rPr>
        <w:t>asccp_id</w:t>
      </w:r>
      <w:r>
        <w:t xml:space="preserve">. </w:t>
      </w:r>
    </w:p>
    <w:p w14:paraId="4B91506B" w14:textId="77777777"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14:paraId="20C6FF9A" w14:textId="77777777" w:rsidR="00FB19E4" w:rsidRDefault="00B66EC6" w:rsidP="00FB19E4">
      <w:r>
        <w:rPr>
          <w:rStyle w:val="CodeChar"/>
        </w:rPr>
        <w:t>definition</w:t>
      </w:r>
      <w:r w:rsidR="00FB19E4">
        <w:t xml:space="preserve"> = </w:t>
      </w:r>
      <w:r w:rsidR="00FB19E4" w:rsidRPr="00DC6C40">
        <w:rPr>
          <w:rStyle w:val="CodeChar"/>
        </w:rPr>
        <w:t>Null</w:t>
      </w:r>
      <w:r w:rsidR="00FB19E4">
        <w:t>. The user can specify later.</w:t>
      </w:r>
    </w:p>
    <w:p w14:paraId="0D486B8C"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2E52A0F8" w14:textId="77777777"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14:paraId="32F60C08" w14:textId="77777777" w:rsidR="00FB19E4" w:rsidRDefault="00127238" w:rsidP="00FB19E4">
      <w:r>
        <w:rPr>
          <w:rStyle w:val="CodeChar"/>
        </w:rPr>
        <w:t>created_by</w:t>
      </w:r>
      <w:r w:rsidR="00FB19E4">
        <w:t xml:space="preserve"> = Currently logged on user.</w:t>
      </w:r>
    </w:p>
    <w:p w14:paraId="243862C1" w14:textId="77777777" w:rsidR="00FB19E4" w:rsidRDefault="00127238" w:rsidP="00FB19E4">
      <w:r>
        <w:rPr>
          <w:rStyle w:val="CodeChar"/>
        </w:rPr>
        <w:t>last_updated_by</w:t>
      </w:r>
      <w:r w:rsidR="00FB19E4">
        <w:t xml:space="preserve"> = Currently logged on user</w:t>
      </w:r>
    </w:p>
    <w:p w14:paraId="22314368" w14:textId="77777777" w:rsidR="00FB19E4" w:rsidRDefault="00127238" w:rsidP="00FB19E4">
      <w:r>
        <w:rPr>
          <w:rStyle w:val="CodeChar"/>
        </w:rPr>
        <w:t>creation_timestamp</w:t>
      </w:r>
      <w:r w:rsidR="00FB19E4">
        <w:t xml:space="preserve"> =  Current time if </w:t>
      </w:r>
      <w:r w:rsidR="00FB19E4" w:rsidRPr="00F83A45">
        <w:rPr>
          <w:rStyle w:val="CodeChar"/>
        </w:rPr>
        <w:t>pABIE</w:t>
      </w:r>
      <w:r w:rsidR="00FB19E4">
        <w:t xml:space="preserve"> is not null; otherwise, </w:t>
      </w:r>
      <w:r w:rsidR="00FB19E4">
        <w:rPr>
          <w:rStyle w:val="CodeChar"/>
        </w:rPr>
        <w:t>p</w:t>
      </w:r>
      <w:r w:rsidR="00FB19E4" w:rsidRPr="00E4596A">
        <w:rPr>
          <w:rStyle w:val="CodeChar"/>
        </w:rPr>
        <w:t>ABIE.</w:t>
      </w:r>
      <w:r>
        <w:rPr>
          <w:rStyle w:val="CodeChar"/>
        </w:rPr>
        <w:t>creation_timestamp</w:t>
      </w:r>
      <w:r w:rsidR="00FB19E4">
        <w:t>.</w:t>
      </w:r>
    </w:p>
    <w:p w14:paraId="56F3B696" w14:textId="77777777" w:rsidR="00FB19E4" w:rsidRDefault="00127238" w:rsidP="00FB19E4">
      <w:r>
        <w:rPr>
          <w:rStyle w:val="CodeChar"/>
        </w:rPr>
        <w:t>last_update_timestamp</w:t>
      </w:r>
      <w:r w:rsidR="00FB19E4">
        <w:t xml:space="preserve"> =  Same as </w:t>
      </w:r>
      <w:r>
        <w:rPr>
          <w:rStyle w:val="CodeChar"/>
        </w:rPr>
        <w:t>creation_timestamp</w:t>
      </w:r>
      <w:r w:rsidR="00FB19E4">
        <w:t>.</w:t>
      </w:r>
    </w:p>
    <w:p w14:paraId="5EB06F1C" w14:textId="77777777" w:rsidR="00FB19E4" w:rsidRDefault="00FB19E4" w:rsidP="00FB19E4">
      <w:pPr>
        <w:pStyle w:val="Heading6"/>
      </w:pPr>
      <w:r>
        <w:lastRenderedPageBreak/>
        <w:t xml:space="preserve">Function: </w:t>
      </w:r>
      <w:r>
        <w:rPr>
          <w:rStyle w:val="CodeChar"/>
        </w:rPr>
        <w:t>QueryTopLevelASCCP(tlACC)</w:t>
      </w:r>
    </w:p>
    <w:p w14:paraId="31A35E1D" w14:textId="77777777" w:rsidR="00FB19E4" w:rsidRDefault="00FB19E4" w:rsidP="00FB19E4">
      <w:r>
        <w:t>Description: Get the ASCCP associated with the given top-level ACC</w:t>
      </w:r>
    </w:p>
    <w:p w14:paraId="635E4950" w14:textId="77777777"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14:paraId="332F668B" w14:textId="77777777" w:rsidR="00FB19E4" w:rsidRDefault="00FB19E4" w:rsidP="00FB19E4">
      <w:r>
        <w:t>Return: An ASCCP object</w:t>
      </w:r>
    </w:p>
    <w:p w14:paraId="3C7DAC3A" w14:textId="77777777" w:rsidR="00FB19E4" w:rsidRDefault="00FB19E4" w:rsidP="00FB19E4"/>
    <w:p w14:paraId="3C44FCB8" w14:textId="447F5A37" w:rsidR="00FB19E4" w:rsidRDefault="00FB19E4" w:rsidP="00FB19E4">
      <w:r>
        <w:t xml:space="preserve">There should be one and only one ASCCP for the given top-level ACC since it is a top-level ACC. Find the ASCCP in the database whose </w:t>
      </w:r>
      <w:r w:rsidR="00A43A70">
        <w:rPr>
          <w:rStyle w:val="CodeChar"/>
        </w:rPr>
        <w:t>asccp</w:t>
      </w:r>
      <w:r w:rsidRPr="006F21E0">
        <w:rPr>
          <w:rStyle w:val="CodeChar"/>
        </w:rPr>
        <w:t>.</w:t>
      </w:r>
      <w:r w:rsidR="001B586F">
        <w:rPr>
          <w:rStyle w:val="CodeChar"/>
        </w:rPr>
        <w:t>role_of_acc_id</w:t>
      </w:r>
      <w:r>
        <w:t xml:space="preserve"> match the </w:t>
      </w:r>
      <w:r w:rsidRPr="006F21E0">
        <w:rPr>
          <w:rStyle w:val="CodeChar"/>
        </w:rPr>
        <w:t>tlACC.</w:t>
      </w:r>
      <w:r w:rsidR="00C17670">
        <w:rPr>
          <w:rStyle w:val="CodeChar"/>
        </w:rPr>
        <w:t>acc_id</w:t>
      </w:r>
      <w:r>
        <w:t>.</w:t>
      </w:r>
    </w:p>
    <w:p w14:paraId="3D9FFBE8" w14:textId="77777777" w:rsidR="00FB19E4" w:rsidRDefault="00FB19E4" w:rsidP="00FB19E4">
      <w:pPr>
        <w:pStyle w:val="Heading6"/>
      </w:pPr>
      <w:r>
        <w:t xml:space="preserve">Function: </w:t>
      </w:r>
      <w:r w:rsidRPr="00595232">
        <w:rPr>
          <w:rStyle w:val="CodeChar"/>
        </w:rPr>
        <w:t>QueryASCC(gACC)</w:t>
      </w:r>
    </w:p>
    <w:p w14:paraId="3D8FBDAF" w14:textId="77777777" w:rsidR="00FB19E4" w:rsidRDefault="00FB19E4" w:rsidP="00FB19E4">
      <w:r>
        <w:t>Description: Get all the ASCC children of the given ACC.</w:t>
      </w:r>
    </w:p>
    <w:p w14:paraId="4E6CCA93" w14:textId="77777777" w:rsidR="00FB19E4" w:rsidRDefault="00FB19E4" w:rsidP="00FB19E4">
      <w:r>
        <w:t xml:space="preserve">Argument: </w:t>
      </w:r>
      <w:r>
        <w:rPr>
          <w:rStyle w:val="CodeChar"/>
        </w:rPr>
        <w:t>g</w:t>
      </w:r>
      <w:r w:rsidRPr="005D1009">
        <w:rPr>
          <w:rStyle w:val="CodeChar"/>
        </w:rPr>
        <w:t>ACC</w:t>
      </w:r>
      <w:r>
        <w:t xml:space="preserve"> = the given ACC</w:t>
      </w:r>
    </w:p>
    <w:p w14:paraId="3EA447BD" w14:textId="77777777" w:rsidR="00FB19E4" w:rsidRDefault="00FB19E4" w:rsidP="00FB19E4">
      <w:r>
        <w:t>Return: An array of ASCC objects.</w:t>
      </w:r>
    </w:p>
    <w:p w14:paraId="3F60EB70" w14:textId="77777777" w:rsidR="00FB19E4" w:rsidRDefault="00FB19E4" w:rsidP="00FB19E4"/>
    <w:p w14:paraId="0434EFFF" w14:textId="77777777" w:rsidR="00FB19E4" w:rsidRDefault="00FB19E4" w:rsidP="00FB19E4">
      <w:pPr>
        <w:pStyle w:val="Heading6"/>
      </w:pPr>
      <w:r>
        <w:t>Function:</w:t>
      </w:r>
      <w:r w:rsidRPr="00A77D9A">
        <w:t xml:space="preserve"> </w:t>
      </w:r>
      <w:r w:rsidRPr="00595232">
        <w:rPr>
          <w:rStyle w:val="CodeChar"/>
        </w:rPr>
        <w:t>QueryBCC(gACC)</w:t>
      </w:r>
    </w:p>
    <w:p w14:paraId="7DE7C7F9" w14:textId="77777777" w:rsidR="00FB19E4" w:rsidRDefault="00FB19E4" w:rsidP="00FB19E4">
      <w:r>
        <w:t>Description: Get all BCC children of the given ACC.</w:t>
      </w:r>
    </w:p>
    <w:p w14:paraId="3FEFA075" w14:textId="77777777" w:rsidR="00FB19E4" w:rsidRDefault="00FB19E4" w:rsidP="00FB19E4">
      <w:r>
        <w:t xml:space="preserve">Argument: </w:t>
      </w:r>
      <w:r w:rsidRPr="00595232">
        <w:rPr>
          <w:rStyle w:val="CodeChar"/>
        </w:rPr>
        <w:t>gACC</w:t>
      </w:r>
      <w:r>
        <w:t xml:space="preserve"> = the given ACC</w:t>
      </w:r>
    </w:p>
    <w:p w14:paraId="66EB6BDD" w14:textId="77777777" w:rsidR="00FB19E4" w:rsidRDefault="00FB19E4" w:rsidP="00FB19E4">
      <w:r>
        <w:t>Return: An array of the BCC objects.</w:t>
      </w:r>
    </w:p>
    <w:p w14:paraId="7095E270" w14:textId="77777777" w:rsidR="00FB19E4" w:rsidRDefault="00FB19E4" w:rsidP="00FB19E4"/>
    <w:p w14:paraId="411CC4C5" w14:textId="77777777" w:rsidR="00FB19E4" w:rsidRDefault="00FB19E4" w:rsidP="00FB19E4">
      <w:pPr>
        <w:pStyle w:val="Heading6"/>
      </w:pPr>
      <w:r>
        <w:t xml:space="preserve">Function: </w:t>
      </w:r>
      <w:r w:rsidRPr="00595232">
        <w:rPr>
          <w:rStyle w:val="CodeChar"/>
        </w:rPr>
        <w:t>QueryBCCP(gBCC)</w:t>
      </w:r>
    </w:p>
    <w:p w14:paraId="07B58A91" w14:textId="77777777" w:rsidR="00FB19E4" w:rsidRDefault="00FB19E4" w:rsidP="00FB19E4">
      <w:r>
        <w:t>Description: Get the target BCCP of the given BCC.</w:t>
      </w:r>
    </w:p>
    <w:p w14:paraId="5A919DB6" w14:textId="77777777" w:rsidR="00FB19E4" w:rsidRDefault="00FB19E4" w:rsidP="00FB19E4">
      <w:r>
        <w:t xml:space="preserve">Argument: </w:t>
      </w:r>
      <w:r w:rsidRPr="00595232">
        <w:rPr>
          <w:rStyle w:val="CodeChar"/>
        </w:rPr>
        <w:t>gBCC</w:t>
      </w:r>
      <w:r>
        <w:t xml:space="preserve"> = the given BCC.</w:t>
      </w:r>
    </w:p>
    <w:p w14:paraId="1F5C426F" w14:textId="77777777" w:rsidR="00FB19E4" w:rsidRDefault="00FB19E4" w:rsidP="00FB19E4">
      <w:r>
        <w:t>Return: A BCCP object</w:t>
      </w:r>
    </w:p>
    <w:p w14:paraId="316D64B5" w14:textId="77777777" w:rsidR="00FB19E4" w:rsidRDefault="00FB19E4" w:rsidP="00FB19E4"/>
    <w:p w14:paraId="4CBD3910" w14:textId="77777777" w:rsidR="00FB19E4" w:rsidRDefault="00FB19E4" w:rsidP="00FB19E4">
      <w:pPr>
        <w:pStyle w:val="Heading6"/>
      </w:pPr>
      <w:r>
        <w:t xml:space="preserve">Function: </w:t>
      </w:r>
      <w:r w:rsidRPr="00C3223C">
        <w:rPr>
          <w:rStyle w:val="CodeChar"/>
        </w:rPr>
        <w:t xml:space="preserve">CreateASBIE(gASCC, </w:t>
      </w:r>
      <w:r w:rsidR="000C2CD1">
        <w:rPr>
          <w:rStyle w:val="CodeChar"/>
        </w:rPr>
        <w:t>s</w:t>
      </w:r>
      <w:r w:rsidR="00393A6C">
        <w:rPr>
          <w:rStyle w:val="CodeChar"/>
        </w:rPr>
        <w:t>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14:paraId="1242F554" w14:textId="77777777" w:rsidR="00FB19E4" w:rsidRDefault="00FB19E4" w:rsidP="00FB19E4">
      <w:r>
        <w:t>Description: Create an uncommitted ASBIE record for the given ASCC. The parent (associated-from ABIE) of the ASBIE is the given ABIE.</w:t>
      </w:r>
    </w:p>
    <w:p w14:paraId="2DCA5B2D" w14:textId="77777777"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 </w:t>
      </w:r>
      <w:r>
        <w:rPr>
          <w:rStyle w:val="CodeChar"/>
        </w:rPr>
        <w:t>p</w:t>
      </w:r>
      <w:r w:rsidRPr="00595232">
        <w:rPr>
          <w:rStyle w:val="CodeChar"/>
        </w:rPr>
        <w:t>ABIE</w:t>
      </w:r>
      <w:r>
        <w:t xml:space="preserve"> = the parent ABIE, </w:t>
      </w:r>
      <w:r w:rsidRPr="00BB2333">
        <w:rPr>
          <w:rStyle w:val="CodeChar"/>
        </w:rPr>
        <w:t>tASBIEP</w:t>
      </w:r>
      <w:r>
        <w:t xml:space="preserve"> = target ASBIEP </w:t>
      </w:r>
    </w:p>
    <w:p w14:paraId="4718A803" w14:textId="77777777" w:rsidR="00FB19E4" w:rsidRDefault="00FB19E4" w:rsidP="00FB19E4">
      <w:r>
        <w:t>Return: An ASBIE object</w:t>
      </w:r>
    </w:p>
    <w:p w14:paraId="17F24CB1" w14:textId="77777777" w:rsidR="00FB19E4" w:rsidRDefault="00FB19E4" w:rsidP="00FB19E4"/>
    <w:p w14:paraId="4574CE5C" w14:textId="77777777" w:rsidR="00FB19E4" w:rsidRDefault="00FB19E4" w:rsidP="00FB19E4">
      <w:r>
        <w:t xml:space="preserve">Populate the </w:t>
      </w:r>
      <w:r w:rsidRPr="00A66C98">
        <w:rPr>
          <w:rStyle w:val="CodeChar"/>
        </w:rPr>
        <w:t>ASBIE</w:t>
      </w:r>
      <w:r>
        <w:t xml:space="preserve"> table as follows.</w:t>
      </w:r>
    </w:p>
    <w:p w14:paraId="2D1D71C5" w14:textId="77777777" w:rsidR="00FB19E4" w:rsidRDefault="00FB19E4" w:rsidP="00FB19E4">
      <w:r w:rsidRPr="002814A1">
        <w:rPr>
          <w:rStyle w:val="CodeChar"/>
        </w:rPr>
        <w:t>ASBIE_ID</w:t>
      </w:r>
      <w:r>
        <w:t xml:space="preserve"> = Auto-generated database key.</w:t>
      </w:r>
    </w:p>
    <w:p w14:paraId="5DA25DF1" w14:textId="40E3E23A"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rsidR="00632C6D">
        <w:t>3.11</w:t>
      </w:r>
      <w:r>
        <w:fldChar w:fldCharType="end"/>
      </w:r>
      <w:r>
        <w:t xml:space="preserve"> </w:t>
      </w:r>
      <w:r>
        <w:fldChar w:fldCharType="begin"/>
      </w:r>
      <w:r>
        <w:instrText xml:space="preserve"> REF _Ref405565352 \h </w:instrText>
      </w:r>
      <w:r>
        <w:fldChar w:fldCharType="separate"/>
      </w:r>
      <w:r w:rsidR="00632C6D">
        <w:t>Generate GUID</w:t>
      </w:r>
      <w:r>
        <w:fldChar w:fldCharType="end"/>
      </w:r>
      <w:r>
        <w:t xml:space="preserve"> about the GUID generation function.</w:t>
      </w:r>
    </w:p>
    <w:p w14:paraId="38FADC6A" w14:textId="77777777" w:rsidR="00FB19E4" w:rsidRDefault="00FB19E4" w:rsidP="00FB19E4">
      <w:r w:rsidRPr="002814A1">
        <w:rPr>
          <w:rStyle w:val="CodeChar"/>
        </w:rPr>
        <w:t>Assoc_From_ABIE_ID</w:t>
      </w:r>
      <w:r>
        <w:t xml:space="preserve"> = Foreign key to the </w:t>
      </w:r>
      <w:r w:rsidRPr="00BB2333">
        <w:rPr>
          <w:rStyle w:val="CodeChar"/>
        </w:rPr>
        <w:t>pABIE.ABIE_ID</w:t>
      </w:r>
      <w:r>
        <w:t>.</w:t>
      </w:r>
    </w:p>
    <w:p w14:paraId="0AE69DA3" w14:textId="77777777" w:rsidR="00FB19E4" w:rsidRDefault="00FB19E4" w:rsidP="00FB19E4">
      <w:r w:rsidRPr="002814A1">
        <w:rPr>
          <w:rStyle w:val="CodeChar"/>
        </w:rPr>
        <w:t>Assoc_To_ASBIEP_ID</w:t>
      </w:r>
      <w:r>
        <w:t xml:space="preserve"> = Foreign key to the </w:t>
      </w:r>
      <w:r w:rsidRPr="00BB2333">
        <w:rPr>
          <w:rStyle w:val="CodeChar"/>
        </w:rPr>
        <w:t>tASBIEP.ASBIEP_ID</w:t>
      </w:r>
      <w:r>
        <w:t>.</w:t>
      </w:r>
    </w:p>
    <w:p w14:paraId="4C3A227F" w14:textId="61BFFEFD"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0040569A">
        <w:rPr>
          <w:rStyle w:val="CodeChar"/>
        </w:rPr>
        <w:t>ascc_id</w:t>
      </w:r>
      <w:r>
        <w:t>.</w:t>
      </w:r>
    </w:p>
    <w:p w14:paraId="6D4A4963"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55EE4058" w14:textId="4F42AB94" w:rsidR="0048701D" w:rsidRDefault="0040569A" w:rsidP="00FB19E4">
      <w:r>
        <w:rPr>
          <w:rStyle w:val="CodeChar"/>
        </w:rPr>
        <w:t>seq_key</w:t>
      </w:r>
      <w:r w:rsidR="0048701D">
        <w:t xml:space="preserve"> = </w:t>
      </w:r>
      <w:r w:rsidR="00393A6C" w:rsidRPr="00393A6C">
        <w:rPr>
          <w:rStyle w:val="CodeChar"/>
        </w:rPr>
        <w:t>seqKey</w:t>
      </w:r>
      <w:r w:rsidR="00393A6C">
        <w:t>.</w:t>
      </w:r>
    </w:p>
    <w:p w14:paraId="302740AB" w14:textId="41AEC642" w:rsidR="00FB19E4" w:rsidRDefault="0040569A" w:rsidP="00FB19E4">
      <w:r>
        <w:rPr>
          <w:rStyle w:val="CodeChar"/>
        </w:rPr>
        <w:t>cardinality_min</w:t>
      </w:r>
      <w:r w:rsidR="00FB19E4">
        <w:t xml:space="preserve"> = </w:t>
      </w:r>
      <w:r w:rsidR="00F60874">
        <w:t xml:space="preserve">Inherit from the </w:t>
      </w:r>
      <w:r w:rsidR="00F60874" w:rsidRPr="00F60874">
        <w:rPr>
          <w:rStyle w:val="CodeChar"/>
        </w:rPr>
        <w:t>gASCC</w:t>
      </w:r>
      <w:r w:rsidR="00F60874">
        <w:t>. The user can change this later.</w:t>
      </w:r>
    </w:p>
    <w:p w14:paraId="6CE8ABA5" w14:textId="469718D3" w:rsidR="00FB19E4" w:rsidRDefault="0040569A" w:rsidP="00FB19E4">
      <w:r>
        <w:rPr>
          <w:rStyle w:val="CodeChar"/>
        </w:rPr>
        <w:t>cardinality_max</w:t>
      </w:r>
      <w:r w:rsidR="00FB19E4">
        <w:t xml:space="preserve"> = </w:t>
      </w:r>
      <w:r w:rsidR="00F60874">
        <w:t xml:space="preserve">Inherit from the </w:t>
      </w:r>
      <w:r w:rsidR="00F60874" w:rsidRPr="00F60874">
        <w:rPr>
          <w:rStyle w:val="CodeChar"/>
        </w:rPr>
        <w:t>gASCC</w:t>
      </w:r>
      <w:r w:rsidR="00F60874">
        <w:t xml:space="preserve">. </w:t>
      </w:r>
      <w:r w:rsidR="00FB19E4">
        <w:t xml:space="preserve">The user can change this later. </w:t>
      </w:r>
    </w:p>
    <w:p w14:paraId="350DDCBE" w14:textId="77777777" w:rsidR="00FB19E4" w:rsidRDefault="00FB19E4" w:rsidP="00FB19E4">
      <w:r w:rsidRPr="00BB07B7">
        <w:rPr>
          <w:rStyle w:val="CodeChar"/>
        </w:rPr>
        <w:t>Nillable</w:t>
      </w:r>
      <w:r>
        <w:t xml:space="preserve"> = </w:t>
      </w:r>
      <w:r w:rsidRPr="001D7499">
        <w:rPr>
          <w:rStyle w:val="CodeChar"/>
        </w:rPr>
        <w:t>Null</w:t>
      </w:r>
      <w:r>
        <w:t>. The user can change this later.</w:t>
      </w:r>
    </w:p>
    <w:p w14:paraId="6FDA2BFA" w14:textId="77777777" w:rsidR="00FB19E4" w:rsidRDefault="002D3A91" w:rsidP="00FB19E4">
      <w:r>
        <w:rPr>
          <w:rStyle w:val="CodeChar"/>
        </w:rPr>
        <w:lastRenderedPageBreak/>
        <w:t>remark</w:t>
      </w:r>
      <w:r w:rsidR="00FB19E4">
        <w:t xml:space="preserve"> = Blank. The user can specify later.</w:t>
      </w:r>
    </w:p>
    <w:p w14:paraId="1FD6168D" w14:textId="77777777" w:rsidR="00FB19E4" w:rsidRDefault="00127238" w:rsidP="00FB19E4">
      <w:r>
        <w:rPr>
          <w:rStyle w:val="CodeChar"/>
        </w:rPr>
        <w:t>created_by</w:t>
      </w:r>
      <w:r w:rsidR="00FB19E4">
        <w:t xml:space="preserve"> = Currently logged on user.</w:t>
      </w:r>
    </w:p>
    <w:p w14:paraId="732BD518" w14:textId="77777777" w:rsidR="00FB19E4" w:rsidRDefault="00127238" w:rsidP="00FB19E4">
      <w:r>
        <w:rPr>
          <w:rStyle w:val="CodeChar"/>
        </w:rPr>
        <w:t>last_updated_by</w:t>
      </w:r>
      <w:r w:rsidR="00FB19E4">
        <w:t xml:space="preserve"> = Currently logged on user.</w:t>
      </w:r>
    </w:p>
    <w:p w14:paraId="739AEA8F" w14:textId="77777777" w:rsidR="00FB19E4" w:rsidRDefault="00127238" w:rsidP="00FB19E4">
      <w:r>
        <w:rPr>
          <w:rStyle w:val="CodeChar"/>
        </w:rPr>
        <w:t>creation_timestamp</w:t>
      </w:r>
      <w:r w:rsidR="00FB19E4">
        <w:t xml:space="preserve"> = </w:t>
      </w:r>
      <w:r w:rsidR="00FB19E4" w:rsidRPr="000D6437">
        <w:rPr>
          <w:rStyle w:val="CodeChar"/>
        </w:rPr>
        <w:t>pABIE.</w:t>
      </w:r>
      <w:r>
        <w:rPr>
          <w:rStyle w:val="CodeChar"/>
        </w:rPr>
        <w:t>creation_timestamp</w:t>
      </w:r>
      <w:r w:rsidR="00FB19E4">
        <w:t>.</w:t>
      </w:r>
    </w:p>
    <w:p w14:paraId="19255F12"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49BCF767" w14:textId="77777777" w:rsidR="00FB19E4" w:rsidRDefault="00FB19E4" w:rsidP="00FB19E4">
      <w:pPr>
        <w:pStyle w:val="Heading6"/>
      </w:pPr>
      <w:bookmarkStart w:id="342" w:name="_Ref425752949"/>
      <w:r>
        <w:t xml:space="preserve">Function: </w:t>
      </w:r>
      <w:r w:rsidRPr="006D475D">
        <w:rPr>
          <w:rStyle w:val="CodeChar"/>
        </w:rPr>
        <w:t xml:space="preserve">CreateBBIE(gBCC,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bookmarkEnd w:id="342"/>
    </w:p>
    <w:p w14:paraId="716BF74B" w14:textId="77777777" w:rsidR="00FB19E4" w:rsidRDefault="00FB19E4" w:rsidP="00FB19E4">
      <w:r>
        <w:t>Description: Create uncommitted BBIE record for the given BCC.</w:t>
      </w:r>
    </w:p>
    <w:p w14:paraId="55FAE005" w14:textId="77777777"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14:paraId="14710FB0" w14:textId="77777777" w:rsidR="00FB19E4" w:rsidRDefault="00FB19E4" w:rsidP="00FB19E4">
      <w:r>
        <w:t>Return: A BCC object</w:t>
      </w:r>
    </w:p>
    <w:p w14:paraId="50738DAE" w14:textId="77777777" w:rsidR="00FB19E4" w:rsidRDefault="00FB19E4" w:rsidP="00FB19E4"/>
    <w:p w14:paraId="7C0F35A2" w14:textId="77777777" w:rsidR="00FB19E4" w:rsidRDefault="00FB19E4" w:rsidP="00FB19E4">
      <w:r>
        <w:t>Populate the BBIE table as follows.</w:t>
      </w:r>
    </w:p>
    <w:p w14:paraId="6E89777E" w14:textId="77777777" w:rsidR="00FB19E4" w:rsidRDefault="00FB19E4" w:rsidP="00FB19E4">
      <w:r w:rsidRPr="007F72C0">
        <w:rPr>
          <w:rStyle w:val="CodeChar"/>
        </w:rPr>
        <w:t>BBIE_ID</w:t>
      </w:r>
      <w:r>
        <w:t xml:space="preserve"> = Auto-generated database key.</w:t>
      </w:r>
    </w:p>
    <w:p w14:paraId="2ABA0F7E" w14:textId="61F9FEB2"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rsidR="00632C6D">
        <w:t>3.11</w:t>
      </w:r>
      <w:r>
        <w:fldChar w:fldCharType="end"/>
      </w:r>
      <w:r>
        <w:t xml:space="preserve"> </w:t>
      </w:r>
      <w:r>
        <w:fldChar w:fldCharType="begin"/>
      </w:r>
      <w:r>
        <w:instrText xml:space="preserve"> REF _Ref405565352 \h </w:instrText>
      </w:r>
      <w:r>
        <w:fldChar w:fldCharType="separate"/>
      </w:r>
      <w:r w:rsidR="00632C6D">
        <w:t>Generate GUID</w:t>
      </w:r>
      <w:r>
        <w:fldChar w:fldCharType="end"/>
      </w:r>
      <w:r>
        <w:t xml:space="preserve"> about the GUID generation function.</w:t>
      </w:r>
    </w:p>
    <w:p w14:paraId="3EF10BD9" w14:textId="34AE4849" w:rsidR="00FB19E4" w:rsidRDefault="00FB19E4" w:rsidP="00FB19E4">
      <w:r w:rsidRPr="007F72C0">
        <w:rPr>
          <w:rStyle w:val="CodeChar"/>
        </w:rPr>
        <w:t>Based_BCC_ID</w:t>
      </w:r>
      <w:r>
        <w:t xml:space="preserve"> = Foreign key to the </w:t>
      </w:r>
      <w:r w:rsidRPr="006C19D5">
        <w:rPr>
          <w:rStyle w:val="CodeChar"/>
        </w:rPr>
        <w:t>gBCC.</w:t>
      </w:r>
      <w:r w:rsidR="001E35F8">
        <w:rPr>
          <w:rStyle w:val="CodeChar"/>
        </w:rPr>
        <w:t>bcc_id</w:t>
      </w:r>
      <w:r>
        <w:t>.</w:t>
      </w:r>
    </w:p>
    <w:p w14:paraId="40604AB7" w14:textId="77777777" w:rsidR="00FB19E4" w:rsidRDefault="00FB19E4" w:rsidP="00FB19E4">
      <w:r w:rsidRPr="007F72C0">
        <w:rPr>
          <w:rStyle w:val="CodeChar"/>
        </w:rPr>
        <w:t>Assoc_From_ABIE_ID</w:t>
      </w:r>
      <w:r>
        <w:t xml:space="preserve"> = Foreign key to the </w:t>
      </w:r>
      <w:r w:rsidRPr="007830FF">
        <w:rPr>
          <w:rStyle w:val="CodeChar"/>
        </w:rPr>
        <w:t>pABIE.ABIE_ID</w:t>
      </w:r>
      <w:r>
        <w:t>.</w:t>
      </w:r>
    </w:p>
    <w:p w14:paraId="491F21E0" w14:textId="77777777" w:rsidR="00FB19E4" w:rsidRPr="00096952" w:rsidRDefault="00FB19E4" w:rsidP="00FB19E4">
      <w:r w:rsidRPr="00096952">
        <w:rPr>
          <w:rStyle w:val="CodeChar"/>
        </w:rPr>
        <w:t>Assoc_To_BBIEP_ID</w:t>
      </w:r>
      <w:r w:rsidRPr="00096952">
        <w:t xml:space="preserve"> = Foreign key to the </w:t>
      </w:r>
      <w:r w:rsidRPr="00096952">
        <w:rPr>
          <w:rStyle w:val="CodeChar"/>
        </w:rPr>
        <w:t>tBBIEP.BBIEP_ID</w:t>
      </w:r>
      <w:r w:rsidRPr="00096952">
        <w:t>.</w:t>
      </w:r>
    </w:p>
    <w:p w14:paraId="4A636E95" w14:textId="15771079" w:rsidR="00FB19E4" w:rsidRPr="00096952" w:rsidRDefault="00072832" w:rsidP="00FB19E4">
      <w:r>
        <w:rPr>
          <w:rStyle w:val="CodeChar"/>
        </w:rPr>
        <w:t>bdt_pri_restri_id</w:t>
      </w:r>
      <w:r w:rsidR="00FB19E4" w:rsidRPr="00096952">
        <w:t xml:space="preserve"> = </w:t>
      </w:r>
      <w:r w:rsidR="005C1E08" w:rsidRPr="00096952">
        <w:t xml:space="preserve">Inherit through the chain </w:t>
      </w:r>
      <w:r w:rsidR="005C1E08" w:rsidRPr="00096952">
        <w:rPr>
          <w:rStyle w:val="CodeChar"/>
        </w:rPr>
        <w:t xml:space="preserve">gBCC -&gt; </w:t>
      </w:r>
      <w:r w:rsidR="000F4A6F">
        <w:rPr>
          <w:rStyle w:val="CodeChar"/>
        </w:rPr>
        <w:t>bccp</w:t>
      </w:r>
      <w:r w:rsidR="005C1E08" w:rsidRPr="00096952">
        <w:rPr>
          <w:rStyle w:val="CodeChar"/>
        </w:rPr>
        <w:t xml:space="preserve"> -&gt; </w:t>
      </w:r>
      <w:r w:rsidR="002B066A">
        <w:rPr>
          <w:rStyle w:val="CodeChar"/>
        </w:rPr>
        <w:t>dt</w:t>
      </w:r>
      <w:r w:rsidR="005C1E08" w:rsidRPr="00096952">
        <w:rPr>
          <w:rStyle w:val="CodeChar"/>
        </w:rPr>
        <w:t xml:space="preserve"> -&gt; </w:t>
      </w:r>
      <w:r>
        <w:rPr>
          <w:rStyle w:val="CodeChar"/>
        </w:rPr>
        <w:t>bdt_pri_restri</w:t>
      </w:r>
      <w:r w:rsidR="004F35D7" w:rsidRPr="00096952">
        <w:rPr>
          <w:rStyle w:val="CodeChar"/>
        </w:rPr>
        <w:t xml:space="preserve">. </w:t>
      </w:r>
      <w:r>
        <w:rPr>
          <w:rStyle w:val="CodeChar"/>
        </w:rPr>
        <w:t>bdt_pri_restri_id</w:t>
      </w:r>
      <w:r w:rsidR="005C1E08" w:rsidRPr="00096952">
        <w:t xml:space="preserve"> where the </w:t>
      </w:r>
      <w:r>
        <w:rPr>
          <w:rStyle w:val="CodeChar"/>
        </w:rPr>
        <w:t>bdt_pri_restri</w:t>
      </w:r>
      <w:r w:rsidR="005C1E08" w:rsidRPr="00096952">
        <w:rPr>
          <w:rStyle w:val="CodeChar"/>
        </w:rPr>
        <w:t>.</w:t>
      </w:r>
      <w:r w:rsidR="00405DFB">
        <w:rPr>
          <w:rStyle w:val="CodeChar"/>
        </w:rPr>
        <w:t>is_default</w:t>
      </w:r>
      <w:r w:rsidR="005C1E08" w:rsidRPr="00096952">
        <w:rPr>
          <w:rStyle w:val="CodeChar"/>
        </w:rPr>
        <w:t xml:space="preserve"> = true</w:t>
      </w:r>
      <w:r w:rsidR="005C1E08" w:rsidRPr="00096952">
        <w:t>. T</w:t>
      </w:r>
      <w:r w:rsidR="00FB19E4" w:rsidRPr="00096952">
        <w:t xml:space="preserve">he user can </w:t>
      </w:r>
      <w:r w:rsidR="005C1E08" w:rsidRPr="00096952">
        <w:t>override</w:t>
      </w:r>
      <w:r w:rsidR="00FB19E4" w:rsidRPr="00096952">
        <w:t xml:space="preserve"> later</w:t>
      </w:r>
      <w:r w:rsidR="005C1E08" w:rsidRPr="00096952">
        <w:t xml:space="preserve"> with </w:t>
      </w:r>
      <w:r w:rsidR="00096952" w:rsidRPr="00096952">
        <w:t>an</w:t>
      </w:r>
      <w:r w:rsidR="004F35D7" w:rsidRPr="00096952">
        <w:t xml:space="preserve">other non-default </w:t>
      </w:r>
      <w:r>
        <w:rPr>
          <w:rStyle w:val="CodeChar"/>
        </w:rPr>
        <w:t>bdt_pri_restri_id</w:t>
      </w:r>
      <w:r w:rsidR="002C0A40" w:rsidRPr="00096952">
        <w:t xml:space="preserve"> (i.e., assign another built-in type as represented by the </w:t>
      </w:r>
      <w:r>
        <w:rPr>
          <w:rStyle w:val="CodeChar"/>
        </w:rPr>
        <w:t>bdt_pri_restri</w:t>
      </w:r>
      <w:r w:rsidR="002C0A40" w:rsidRPr="00096952">
        <w:rPr>
          <w:rStyle w:val="CodeChar"/>
        </w:rPr>
        <w:t>.CDT_Primitive_Expression_Type_Map_ID</w:t>
      </w:r>
      <w:r w:rsidR="002C0A40" w:rsidRPr="00096952">
        <w:t xml:space="preserve"> column).</w:t>
      </w:r>
      <w:r w:rsidR="00F60874" w:rsidRPr="00096952">
        <w:t xml:space="preserve"> </w:t>
      </w:r>
      <w:r w:rsidR="001436F2" w:rsidRPr="00096952">
        <w:t xml:space="preserve">Also if </w:t>
      </w:r>
      <w:r w:rsidR="002C0A40" w:rsidRPr="00096952">
        <w:t xml:space="preserve">the next </w:t>
      </w:r>
      <w:r w:rsidR="002B3165">
        <w:rPr>
          <w:rStyle w:val="CodeChar"/>
        </w:rPr>
        <w:t>code_list_id</w:t>
      </w:r>
      <w:r w:rsidR="001436F2" w:rsidRPr="00096952">
        <w:t xml:space="preserve"> column</w:t>
      </w:r>
      <w:r w:rsidR="00983E86" w:rsidRPr="00096952">
        <w:t xml:space="preserve"> is</w:t>
      </w:r>
      <w:r w:rsidR="002C0A40" w:rsidRPr="00096952">
        <w:t xml:space="preserve"> not</w:t>
      </w:r>
      <w:r w:rsidR="001436F2" w:rsidRPr="00096952">
        <w:t xml:space="preserve"> </w:t>
      </w:r>
      <w:r w:rsidR="001436F2" w:rsidRPr="00096952">
        <w:rPr>
          <w:rStyle w:val="CodeChar"/>
        </w:rPr>
        <w:t>null</w:t>
      </w:r>
      <w:r w:rsidR="001436F2" w:rsidRPr="00096952">
        <w:t>, the user cannot override anything, i.e., it should not be editable because it means that the field is restricted to a code list in the next column and the user cannot relax that.</w:t>
      </w:r>
    </w:p>
    <w:p w14:paraId="63962CA8" w14:textId="3BEF5157" w:rsidR="00FB19E4" w:rsidRDefault="002B3165" w:rsidP="00FB19E4">
      <w:r>
        <w:rPr>
          <w:rStyle w:val="CodeChar"/>
        </w:rPr>
        <w:t>code_list_id</w:t>
      </w:r>
      <w:r w:rsidR="00FB19E4" w:rsidRPr="00096952">
        <w:t xml:space="preserve"> = </w:t>
      </w:r>
      <w:r w:rsidR="004F35D7" w:rsidRPr="00096952">
        <w:t xml:space="preserve">Inherit through the chain </w:t>
      </w:r>
      <w:r w:rsidR="004F35D7" w:rsidRPr="00096952">
        <w:rPr>
          <w:rStyle w:val="CodeChar"/>
        </w:rPr>
        <w:t xml:space="preserve">gBCC -&gt; </w:t>
      </w:r>
      <w:r w:rsidR="000F4A6F">
        <w:rPr>
          <w:rStyle w:val="CodeChar"/>
        </w:rPr>
        <w:t>bccp</w:t>
      </w:r>
      <w:r w:rsidR="004F35D7" w:rsidRPr="00096952">
        <w:rPr>
          <w:rStyle w:val="CodeChar"/>
        </w:rPr>
        <w:t xml:space="preserve"> -&gt; </w:t>
      </w:r>
      <w:r w:rsidR="002B066A">
        <w:rPr>
          <w:rStyle w:val="CodeChar"/>
        </w:rPr>
        <w:t>dt</w:t>
      </w:r>
      <w:r w:rsidR="004F35D7" w:rsidRPr="00096952">
        <w:rPr>
          <w:rStyle w:val="CodeChar"/>
        </w:rPr>
        <w:t xml:space="preserve"> -&gt; </w:t>
      </w:r>
      <w:r w:rsidR="00072832">
        <w:rPr>
          <w:rStyle w:val="CodeChar"/>
        </w:rPr>
        <w:t>bdt_pri_restri</w:t>
      </w:r>
      <w:r w:rsidR="004F35D7" w:rsidRPr="00096952">
        <w:rPr>
          <w:rStyle w:val="CodeChar"/>
        </w:rPr>
        <w:t>.</w:t>
      </w:r>
      <w:r>
        <w:rPr>
          <w:rStyle w:val="CodeChar"/>
        </w:rPr>
        <w:t>code_list_id</w:t>
      </w:r>
      <w:r w:rsidR="004F35D7" w:rsidRPr="00096952">
        <w:t xml:space="preserve"> if there is an associated row where the </w:t>
      </w:r>
      <w:r>
        <w:rPr>
          <w:rStyle w:val="CodeChar"/>
        </w:rPr>
        <w:t>code_list_id</w:t>
      </w:r>
      <w:r w:rsidR="004F35D7" w:rsidRPr="00096952">
        <w:t xml:space="preserve"> is not </w:t>
      </w:r>
      <w:r w:rsidR="00FB19E4" w:rsidRPr="00096952">
        <w:rPr>
          <w:rStyle w:val="CodeChar"/>
        </w:rPr>
        <w:t>null</w:t>
      </w:r>
      <w:r w:rsidR="001436F2" w:rsidRPr="00096952">
        <w:rPr>
          <w:rStyle w:val="CodeChar"/>
        </w:rPr>
        <w:t xml:space="preserve"> </w:t>
      </w:r>
      <w:r w:rsidR="001436F2" w:rsidRPr="00096952">
        <w:t xml:space="preserve">(otherwise this column will be </w:t>
      </w:r>
      <w:r w:rsidR="001436F2" w:rsidRPr="00096952">
        <w:rPr>
          <w:rStyle w:val="CodeChar"/>
        </w:rPr>
        <w:t>null</w:t>
      </w:r>
      <w:r w:rsidR="001436F2" w:rsidRPr="00096952">
        <w:t xml:space="preserve"> initially).</w:t>
      </w:r>
      <w:r w:rsidR="00FB19E4" w:rsidRPr="00096952">
        <w:t xml:space="preserve"> The user can </w:t>
      </w:r>
      <w:r w:rsidR="004F35D7" w:rsidRPr="00096952">
        <w:t>override</w:t>
      </w:r>
      <w:r w:rsidR="00FB19E4" w:rsidRPr="00096952">
        <w:t xml:space="preserve"> later</w:t>
      </w:r>
      <w:r w:rsidR="004F35D7" w:rsidRPr="00096952">
        <w:t xml:space="preserve"> with a code list compatible with the default </w:t>
      </w:r>
      <w:r w:rsidR="00072832">
        <w:rPr>
          <w:rStyle w:val="CodeChar"/>
        </w:rPr>
        <w:t>bdt_pri_restri_id</w:t>
      </w:r>
      <w:r w:rsidR="004F35D7" w:rsidRPr="00096952">
        <w:t xml:space="preserve"> (as identified in the previous column above) or a code list derived from the code list associated with this </w:t>
      </w:r>
      <w:r>
        <w:rPr>
          <w:rStyle w:val="CodeChar"/>
        </w:rPr>
        <w:t>code_list_id</w:t>
      </w:r>
      <w:r w:rsidR="00FB19E4" w:rsidRPr="00096952">
        <w:t>.</w:t>
      </w:r>
      <w:r w:rsidR="00F60874">
        <w:t xml:space="preserve"> </w:t>
      </w:r>
    </w:p>
    <w:p w14:paraId="133C23C4" w14:textId="35CED3D5" w:rsidR="00393A6C" w:rsidRDefault="0040569A" w:rsidP="00FB19E4">
      <w:r>
        <w:rPr>
          <w:rStyle w:val="CodeChar"/>
        </w:rPr>
        <w:t>seq_key</w:t>
      </w:r>
      <w:r w:rsidR="00393A6C">
        <w:t xml:space="preserve"> = </w:t>
      </w:r>
      <w:r w:rsidR="00393A6C" w:rsidRPr="00393A6C">
        <w:rPr>
          <w:rStyle w:val="CodeChar"/>
        </w:rPr>
        <w:t>seqKey</w:t>
      </w:r>
    </w:p>
    <w:p w14:paraId="0534DDEA" w14:textId="244680BC" w:rsidR="00FB19E4" w:rsidRDefault="0040569A" w:rsidP="00FB19E4">
      <w:r>
        <w:rPr>
          <w:rStyle w:val="CodeChar"/>
        </w:rPr>
        <w:t>cardinality_min</w:t>
      </w:r>
      <w:r w:rsidR="00FB19E4">
        <w:t xml:space="preserve"> = </w:t>
      </w:r>
      <w:r w:rsidR="00F60874">
        <w:t xml:space="preserve">Inherit from the </w:t>
      </w:r>
      <w:r w:rsidR="00F60874">
        <w:rPr>
          <w:rStyle w:val="CodeChar"/>
        </w:rPr>
        <w:t>gBCC</w:t>
      </w:r>
      <w:r w:rsidR="00F60874">
        <w:t>. The user can change this later.</w:t>
      </w:r>
    </w:p>
    <w:p w14:paraId="583206F7" w14:textId="740F9359" w:rsidR="00FB19E4" w:rsidRDefault="0040569A" w:rsidP="00FB19E4">
      <w:r>
        <w:rPr>
          <w:rStyle w:val="CodeChar"/>
        </w:rPr>
        <w:t>cardinality_max</w:t>
      </w:r>
      <w:r w:rsidR="00FB19E4">
        <w:t xml:space="preserve"> = </w:t>
      </w:r>
      <w:r w:rsidR="00F60874">
        <w:t xml:space="preserve">Inherit from the </w:t>
      </w:r>
      <w:r w:rsidR="00F60874" w:rsidRPr="00F60874">
        <w:rPr>
          <w:rStyle w:val="CodeChar"/>
        </w:rPr>
        <w:t>g</w:t>
      </w:r>
      <w:r w:rsidR="00F60874">
        <w:rPr>
          <w:rStyle w:val="CodeChar"/>
        </w:rPr>
        <w:t>BCC</w:t>
      </w:r>
      <w:r w:rsidR="00F60874">
        <w:t>. The user can change this later.</w:t>
      </w:r>
    </w:p>
    <w:p w14:paraId="12420AF9" w14:textId="77777777" w:rsidR="00FB19E4" w:rsidRDefault="00FB19E4" w:rsidP="00FB19E4">
      <w:pPr>
        <w:rPr>
          <w:rStyle w:val="CodeChar"/>
        </w:rPr>
      </w:pPr>
      <w:r>
        <w:rPr>
          <w:rStyle w:val="CodeChar"/>
        </w:rPr>
        <w:t>Default = null.</w:t>
      </w:r>
    </w:p>
    <w:p w14:paraId="0AABB2C0" w14:textId="77777777" w:rsidR="00FB19E4" w:rsidRDefault="00FB19E4" w:rsidP="00FB19E4">
      <w:r w:rsidRPr="007F72C0">
        <w:rPr>
          <w:rStyle w:val="CodeChar"/>
        </w:rPr>
        <w:t>isNillable</w:t>
      </w:r>
      <w:r>
        <w:t xml:space="preserve"> =  </w:t>
      </w:r>
      <w:r w:rsidRPr="006C19D5">
        <w:rPr>
          <w:rStyle w:val="CodeChar"/>
        </w:rPr>
        <w:t>0</w:t>
      </w:r>
      <w:r>
        <w:t>.</w:t>
      </w:r>
    </w:p>
    <w:p w14:paraId="77F51D61" w14:textId="77777777" w:rsidR="00FB19E4" w:rsidRDefault="00FB19E4" w:rsidP="00FB19E4">
      <w:r w:rsidRPr="007F72C0">
        <w:rPr>
          <w:rStyle w:val="CodeChar"/>
        </w:rPr>
        <w:t>Fixed_Value</w:t>
      </w:r>
      <w:r>
        <w:t xml:space="preserve"> = </w:t>
      </w:r>
      <w:r>
        <w:rPr>
          <w:rStyle w:val="CodeChar"/>
        </w:rPr>
        <w:t>n</w:t>
      </w:r>
      <w:r w:rsidRPr="006C19D5">
        <w:rPr>
          <w:rStyle w:val="CodeChar"/>
        </w:rPr>
        <w:t>ull</w:t>
      </w:r>
      <w:r>
        <w:t>.</w:t>
      </w:r>
    </w:p>
    <w:p w14:paraId="117503D5" w14:textId="77777777" w:rsidR="00FB19E4" w:rsidRDefault="00FB19E4" w:rsidP="00FB19E4">
      <w:r w:rsidRPr="007830FF">
        <w:rPr>
          <w:rStyle w:val="CodeChar"/>
        </w:rPr>
        <w:t>isNull</w:t>
      </w:r>
      <w:r>
        <w:t xml:space="preserve"> = </w:t>
      </w:r>
      <w:r w:rsidRPr="00312143">
        <w:rPr>
          <w:rStyle w:val="CodeChar"/>
        </w:rPr>
        <w:t>0</w:t>
      </w:r>
      <w:r>
        <w:t>.</w:t>
      </w:r>
    </w:p>
    <w:p w14:paraId="5120C3F1"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7109CBEA"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FE0C845" w14:textId="77777777" w:rsidR="00FB19E4" w:rsidRDefault="00127238" w:rsidP="00FB19E4">
      <w:r>
        <w:rPr>
          <w:rStyle w:val="CodeChar"/>
        </w:rPr>
        <w:t>created_by</w:t>
      </w:r>
      <w:r w:rsidR="00FB19E4">
        <w:t xml:space="preserve"> = Currently logged on user.</w:t>
      </w:r>
    </w:p>
    <w:p w14:paraId="0D6FC713" w14:textId="77777777" w:rsidR="00FB19E4" w:rsidRDefault="00127238" w:rsidP="00FB19E4">
      <w:r>
        <w:rPr>
          <w:rStyle w:val="CodeChar"/>
        </w:rPr>
        <w:t>last_updated_by</w:t>
      </w:r>
      <w:r w:rsidR="00FB19E4">
        <w:t xml:space="preserve"> = Currently logged on user.</w:t>
      </w:r>
    </w:p>
    <w:p w14:paraId="1434ECBC" w14:textId="77777777" w:rsidR="00FB19E4" w:rsidRDefault="00127238" w:rsidP="00FB19E4">
      <w:r>
        <w:rPr>
          <w:rStyle w:val="CodeChar"/>
        </w:rPr>
        <w:t>creation_timestamp</w:t>
      </w:r>
      <w:r w:rsidR="00FB19E4">
        <w:t xml:space="preserve"> = </w:t>
      </w:r>
      <w:r w:rsidR="00FB19E4" w:rsidRPr="0062294D">
        <w:rPr>
          <w:rStyle w:val="CodeChar"/>
        </w:rPr>
        <w:t>pABIE.</w:t>
      </w:r>
      <w:r>
        <w:rPr>
          <w:rStyle w:val="CodeChar"/>
        </w:rPr>
        <w:t>creation_timestamp</w:t>
      </w:r>
      <w:r w:rsidR="00FB19E4">
        <w:t>.</w:t>
      </w:r>
    </w:p>
    <w:p w14:paraId="4D6AB10D"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111727E0" w14:textId="77777777" w:rsidR="00FB19E4" w:rsidRDefault="00FB19E4" w:rsidP="00FB19E4"/>
    <w:p w14:paraId="40618249" w14:textId="75F6CD96" w:rsidR="00FB19E4" w:rsidRDefault="00FB19E4" w:rsidP="00FB19E4">
      <w:r>
        <w:t xml:space="preserve">Records for supplementary components of associated BBIEP (or thereof BCCP) have to be created in the BBIE_SC table so that the user can customize the constraints later on. Get all the </w:t>
      </w:r>
      <w:r w:rsidR="00530652">
        <w:rPr>
          <w:rStyle w:val="CodeChar"/>
        </w:rPr>
        <w:t>dt_sc</w:t>
      </w:r>
      <w:r>
        <w:t xml:space="preserve"> records used by the </w:t>
      </w:r>
      <w:r w:rsidR="002B066A">
        <w:rPr>
          <w:rStyle w:val="CodeChar"/>
        </w:rPr>
        <w:t>dt</w:t>
      </w:r>
      <w:r>
        <w:t xml:space="preserve"> record associated with the underlying BCCP (note that the </w:t>
      </w:r>
      <w:r w:rsidR="002B066A">
        <w:rPr>
          <w:rStyle w:val="CodeChar"/>
        </w:rPr>
        <w:t>dt</w:t>
      </w:r>
      <w:r>
        <w:t xml:space="preserve"> record is identified by the </w:t>
      </w:r>
      <w:r w:rsidR="000F4A6F">
        <w:rPr>
          <w:rStyle w:val="CodeChar"/>
        </w:rPr>
        <w:t>bccp</w:t>
      </w:r>
      <w:r w:rsidRPr="000C37E0">
        <w:rPr>
          <w:rStyle w:val="CodeChar"/>
        </w:rPr>
        <w:t>.BCCP_BDT_ID</w:t>
      </w:r>
      <w:r>
        <w:t xml:space="preserve"> column). </w:t>
      </w:r>
    </w:p>
    <w:p w14:paraId="77CFF00D" w14:textId="77777777" w:rsidR="00FB19E4" w:rsidRDefault="00FB19E4" w:rsidP="00FB19E4"/>
    <w:p w14:paraId="7F391223" w14:textId="77777777" w:rsidR="00FB19E4" w:rsidRDefault="00FB19E4" w:rsidP="00FB19E4">
      <w:r>
        <w:t xml:space="preserve">For each </w:t>
      </w:r>
      <w:r w:rsidR="00530652">
        <w:rPr>
          <w:rStyle w:val="CodeChar"/>
        </w:rPr>
        <w:t>dt_sc</w:t>
      </w:r>
      <w:r>
        <w:t xml:space="preserve"> record, populate </w:t>
      </w:r>
      <w:r w:rsidRPr="00376D8A">
        <w:rPr>
          <w:rStyle w:val="CodeChar"/>
        </w:rPr>
        <w:t>BBIE_SC</w:t>
      </w:r>
      <w:r>
        <w:t xml:space="preserve"> table as follows.</w:t>
      </w:r>
    </w:p>
    <w:p w14:paraId="4B79CCD0" w14:textId="77777777" w:rsidR="00FB19E4" w:rsidRDefault="00FB19E4" w:rsidP="00FB19E4"/>
    <w:p w14:paraId="1AB32A65" w14:textId="77777777" w:rsidR="00FB19E4" w:rsidRDefault="00FB19E4" w:rsidP="00FB19E4">
      <w:r w:rsidRPr="00DD0272">
        <w:rPr>
          <w:rStyle w:val="CodeChar"/>
        </w:rPr>
        <w:t>BBIE_SC_ID</w:t>
      </w:r>
      <w:r>
        <w:t xml:space="preserve"> = Auto-generated database key.</w:t>
      </w:r>
    </w:p>
    <w:p w14:paraId="666E2E92" w14:textId="77777777"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14:paraId="2BFD74A0" w14:textId="77777777" w:rsidR="00FB19E4" w:rsidRDefault="00530652" w:rsidP="00FB19E4">
      <w:r>
        <w:rPr>
          <w:rStyle w:val="CodeChar"/>
        </w:rPr>
        <w:t>dt_sc_id</w:t>
      </w:r>
      <w:r w:rsidR="00FB19E4">
        <w:t xml:space="preserve"> = Foreign key to the </w:t>
      </w:r>
      <w:r>
        <w:rPr>
          <w:rStyle w:val="CodeChar"/>
        </w:rPr>
        <w:t>dt_sc</w:t>
      </w:r>
      <w:r w:rsidR="00FB19E4">
        <w:t xml:space="preserve"> record, i.e., </w:t>
      </w:r>
      <w:r>
        <w:rPr>
          <w:rStyle w:val="CodeChar"/>
        </w:rPr>
        <w:t>dt_sc</w:t>
      </w:r>
      <w:r w:rsidR="00FB19E4" w:rsidRPr="00530652">
        <w:rPr>
          <w:rStyle w:val="CodeChar"/>
        </w:rPr>
        <w:t>.</w:t>
      </w:r>
      <w:r>
        <w:rPr>
          <w:rStyle w:val="CodeChar"/>
        </w:rPr>
        <w:t>dt_sc_id</w:t>
      </w:r>
      <w:r w:rsidR="00FB19E4">
        <w:t>.</w:t>
      </w:r>
    </w:p>
    <w:p w14:paraId="356FF2F2" w14:textId="006F5AA0" w:rsidR="00FB19E4" w:rsidRPr="00983E86" w:rsidRDefault="00FB19E4" w:rsidP="00FB19E4">
      <w:r w:rsidRPr="00983E86">
        <w:rPr>
          <w:rStyle w:val="CodeChar"/>
        </w:rPr>
        <w:t>DT_SC_Primitive_Restriction_ID</w:t>
      </w:r>
      <w:r w:rsidRPr="00983E86">
        <w:t xml:space="preserve"> = </w:t>
      </w:r>
      <w:r w:rsidR="004F35D7" w:rsidRPr="00983E86">
        <w:t xml:space="preserve">Inherit through the chain </w:t>
      </w:r>
      <w:r w:rsidR="004F35D7" w:rsidRPr="00983E86">
        <w:rPr>
          <w:rStyle w:val="CodeChar"/>
        </w:rPr>
        <w:t xml:space="preserve">gBCC -&gt; </w:t>
      </w:r>
      <w:r w:rsidR="000F4A6F">
        <w:rPr>
          <w:rStyle w:val="CodeChar"/>
        </w:rPr>
        <w:t>bccp</w:t>
      </w:r>
      <w:r w:rsidR="004F35D7" w:rsidRPr="00983E86">
        <w:rPr>
          <w:rStyle w:val="CodeChar"/>
        </w:rPr>
        <w:t xml:space="preserve"> -&gt; </w:t>
      </w:r>
      <w:r w:rsidR="002B066A">
        <w:rPr>
          <w:rStyle w:val="CodeChar"/>
        </w:rPr>
        <w:t>dt</w:t>
      </w:r>
      <w:r w:rsidR="004F35D7" w:rsidRPr="00983E86">
        <w:rPr>
          <w:rStyle w:val="CodeChar"/>
        </w:rPr>
        <w:t xml:space="preserve"> -&gt; </w:t>
      </w:r>
      <w:r w:rsidR="00530652">
        <w:rPr>
          <w:rStyle w:val="CodeChar"/>
        </w:rPr>
        <w:t>dt_sc</w:t>
      </w:r>
      <w:r w:rsidR="004F35D7" w:rsidRPr="00983E86">
        <w:rPr>
          <w:rStyle w:val="CodeChar"/>
        </w:rPr>
        <w:t xml:space="preserve"> -&gt; </w:t>
      </w:r>
      <w:r w:rsidR="002B3165">
        <w:rPr>
          <w:rStyle w:val="CodeChar"/>
        </w:rPr>
        <w:t>bdt_sc_pri_restri</w:t>
      </w:r>
      <w:r w:rsidR="004F35D7" w:rsidRPr="00983E86">
        <w:rPr>
          <w:rStyle w:val="CodeChar"/>
        </w:rPr>
        <w:t xml:space="preserve">. </w:t>
      </w:r>
      <w:r w:rsidR="002B3165">
        <w:rPr>
          <w:rStyle w:val="CodeChar"/>
        </w:rPr>
        <w:t>bdt_sc_pri_restri_id</w:t>
      </w:r>
      <w:r w:rsidR="004F35D7" w:rsidRPr="00983E86">
        <w:t xml:space="preserve"> where </w:t>
      </w:r>
      <w:r w:rsidR="004F35D7" w:rsidRPr="00096952">
        <w:t xml:space="preserve">the </w:t>
      </w:r>
      <w:r w:rsidR="002B3165">
        <w:rPr>
          <w:rStyle w:val="CodeChar"/>
        </w:rPr>
        <w:t>bdt_sc_pri_restri</w:t>
      </w:r>
      <w:r w:rsidR="004F35D7" w:rsidRPr="00096952">
        <w:rPr>
          <w:rStyle w:val="CodeChar"/>
        </w:rPr>
        <w:t>.</w:t>
      </w:r>
      <w:r w:rsidR="00405DFB">
        <w:rPr>
          <w:rStyle w:val="CodeChar"/>
        </w:rPr>
        <w:t>is_default</w:t>
      </w:r>
      <w:r w:rsidR="004F35D7" w:rsidRPr="00096952">
        <w:rPr>
          <w:rStyle w:val="CodeChar"/>
        </w:rPr>
        <w:t xml:space="preserve"> = true</w:t>
      </w:r>
      <w:r w:rsidR="004F35D7" w:rsidRPr="00096952">
        <w:t xml:space="preserve">. </w:t>
      </w:r>
      <w:r w:rsidR="00096952" w:rsidRPr="00096952">
        <w:t>The user can override later with another non-</w:t>
      </w:r>
      <w:r w:rsidR="001436F2" w:rsidRPr="00096952">
        <w:t xml:space="preserve">default </w:t>
      </w:r>
      <w:r w:rsidR="002B3165">
        <w:rPr>
          <w:rStyle w:val="CodeChar"/>
        </w:rPr>
        <w:t>bdt_sc_pri_restri_id</w:t>
      </w:r>
      <w:r w:rsidR="00096952" w:rsidRPr="00096952">
        <w:rPr>
          <w:rStyle w:val="CodeChar"/>
        </w:rPr>
        <w:t xml:space="preserve"> </w:t>
      </w:r>
      <w:r w:rsidR="00096952" w:rsidRPr="00096952">
        <w:t xml:space="preserve">(i.e., assign another built-in type as represented by the </w:t>
      </w:r>
      <w:r w:rsidR="002B3165">
        <w:rPr>
          <w:rStyle w:val="CodeChar"/>
        </w:rPr>
        <w:t>bdt_sc_pri_restri</w:t>
      </w:r>
      <w:r w:rsidR="00096952" w:rsidRPr="00096952">
        <w:rPr>
          <w:rStyle w:val="CodeChar"/>
        </w:rPr>
        <w:t>.</w:t>
      </w:r>
      <w:r w:rsidR="00BF2D0E">
        <w:rPr>
          <w:rStyle w:val="CodeChar"/>
        </w:rPr>
        <w:t>cdt_sc_awd_pri_xps_type_map_id</w:t>
      </w:r>
      <w:r w:rsidR="00096952" w:rsidRPr="00096952">
        <w:t xml:space="preserve"> column)</w:t>
      </w:r>
      <w:r w:rsidR="001436F2" w:rsidRPr="00096952">
        <w:t xml:space="preserve">. </w:t>
      </w:r>
      <w:r w:rsidR="00096952" w:rsidRPr="00096952">
        <w:t xml:space="preserve">Also if the next </w:t>
      </w:r>
      <w:r w:rsidR="002B3165">
        <w:rPr>
          <w:rStyle w:val="CodeChar"/>
        </w:rPr>
        <w:t>code_list_id</w:t>
      </w:r>
      <w:r w:rsidR="00096952" w:rsidRPr="00096952">
        <w:t xml:space="preserve"> column is not </w:t>
      </w:r>
      <w:r w:rsidR="00096952" w:rsidRPr="00096952">
        <w:rPr>
          <w:rStyle w:val="CodeChar"/>
        </w:rPr>
        <w:t>null</w:t>
      </w:r>
      <w:r w:rsidR="00096952" w:rsidRPr="00096952">
        <w:t>, the user cannot override anything, i.e., it should not be editable because it means that the field is restricted to a code list in the next column and the user cannot relax that.</w:t>
      </w:r>
    </w:p>
    <w:p w14:paraId="22C7F912" w14:textId="70C1552B" w:rsidR="00FB19E4" w:rsidRDefault="002B3165" w:rsidP="00FB19E4">
      <w:r>
        <w:rPr>
          <w:rStyle w:val="CodeChar"/>
        </w:rPr>
        <w:t>code_list_id</w:t>
      </w:r>
      <w:r w:rsidR="00FB19E4" w:rsidRPr="00983E86">
        <w:t xml:space="preserve"> = </w:t>
      </w:r>
      <w:r w:rsidR="004F35D7" w:rsidRPr="00983E86">
        <w:t xml:space="preserve">Inherit through the chain </w:t>
      </w:r>
      <w:r w:rsidR="004F35D7" w:rsidRPr="00983E86">
        <w:rPr>
          <w:rStyle w:val="CodeChar"/>
        </w:rPr>
        <w:t xml:space="preserve">gBCC -&gt; </w:t>
      </w:r>
      <w:r w:rsidR="000F4A6F">
        <w:rPr>
          <w:rStyle w:val="CodeChar"/>
        </w:rPr>
        <w:t>bccp</w:t>
      </w:r>
      <w:r w:rsidR="004F35D7" w:rsidRPr="00983E86">
        <w:rPr>
          <w:rStyle w:val="CodeChar"/>
        </w:rPr>
        <w:t xml:space="preserve"> -&gt; </w:t>
      </w:r>
      <w:r w:rsidR="002B066A">
        <w:rPr>
          <w:rStyle w:val="CodeChar"/>
        </w:rPr>
        <w:t>dt</w:t>
      </w:r>
      <w:r w:rsidR="004F35D7" w:rsidRPr="00983E86">
        <w:rPr>
          <w:rStyle w:val="CodeChar"/>
        </w:rPr>
        <w:t xml:space="preserve"> -&gt;</w:t>
      </w:r>
      <w:r w:rsidR="00D06CA5">
        <w:rPr>
          <w:rStyle w:val="CodeChar"/>
        </w:rPr>
        <w:t xml:space="preserve"> dt_sc-&gt;</w:t>
      </w:r>
      <w:r w:rsidR="004F35D7" w:rsidRPr="00983E86">
        <w:rPr>
          <w:rStyle w:val="CodeChar"/>
        </w:rPr>
        <w:t xml:space="preserve"> </w:t>
      </w:r>
      <w:r>
        <w:rPr>
          <w:rStyle w:val="CodeChar"/>
        </w:rPr>
        <w:t>bdt_sc_pri_restri</w:t>
      </w:r>
      <w:r w:rsidR="004F35D7" w:rsidRPr="00983E86">
        <w:rPr>
          <w:rStyle w:val="CodeChar"/>
        </w:rPr>
        <w:t>.</w:t>
      </w:r>
      <w:r>
        <w:rPr>
          <w:rStyle w:val="CodeChar"/>
        </w:rPr>
        <w:t>code_list_id</w:t>
      </w:r>
      <w:r w:rsidR="004F35D7" w:rsidRPr="00983E86">
        <w:t xml:space="preserve"> if there is an associated row where the </w:t>
      </w:r>
      <w:r>
        <w:rPr>
          <w:rStyle w:val="CodeChar"/>
        </w:rPr>
        <w:t>code_list_id</w:t>
      </w:r>
      <w:r w:rsidR="004F35D7" w:rsidRPr="00983E86">
        <w:t xml:space="preserve"> is not </w:t>
      </w:r>
      <w:r w:rsidR="004F35D7" w:rsidRPr="00983E86">
        <w:rPr>
          <w:rStyle w:val="CodeChar"/>
        </w:rPr>
        <w:t>null</w:t>
      </w:r>
      <w:r w:rsidR="001436F2" w:rsidRPr="00983E86">
        <w:t xml:space="preserve"> (otherwise this column will be </w:t>
      </w:r>
      <w:r w:rsidR="001436F2" w:rsidRPr="00983E86">
        <w:rPr>
          <w:rStyle w:val="CodeChar"/>
        </w:rPr>
        <w:t>null</w:t>
      </w:r>
      <w:r w:rsidR="001436F2" w:rsidRPr="00983E86">
        <w:t xml:space="preserve"> initially).</w:t>
      </w:r>
      <w:r w:rsidR="004F35D7" w:rsidRPr="00983E86">
        <w:t xml:space="preserve"> The user can override later with a code list compatible with the </w:t>
      </w:r>
      <w:r>
        <w:rPr>
          <w:rStyle w:val="CodeChar"/>
        </w:rPr>
        <w:t>bdt_sc_pri_restri_id</w:t>
      </w:r>
      <w:r w:rsidR="004F35D7" w:rsidRPr="00983E86">
        <w:t xml:space="preserve"> column above or a code list derived from the code list associated with this </w:t>
      </w:r>
      <w:r>
        <w:rPr>
          <w:rStyle w:val="CodeChar"/>
        </w:rPr>
        <w:t>code_list_id</w:t>
      </w:r>
      <w:r w:rsidR="004F35D7" w:rsidRPr="00983E86">
        <w:t>.</w:t>
      </w:r>
    </w:p>
    <w:p w14:paraId="6CAAE221" w14:textId="77777777" w:rsidR="00FB19E4" w:rsidRDefault="00CF7449" w:rsidP="00FB19E4">
      <w:r>
        <w:rPr>
          <w:rStyle w:val="CodeChar"/>
        </w:rPr>
        <w:t>min_cardinality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72B20DD6" w14:textId="77777777" w:rsidR="00FB19E4" w:rsidRDefault="00CF7449" w:rsidP="00FB19E4">
      <w:r>
        <w:rPr>
          <w:rStyle w:val="CodeChar"/>
        </w:rPr>
        <w:t>max_cardinality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33C9C2B4" w14:textId="77777777" w:rsidR="00FB19E4" w:rsidRDefault="00FB19E4" w:rsidP="00FB19E4">
      <w:r w:rsidRPr="009E0985">
        <w:rPr>
          <w:rStyle w:val="CodeChar"/>
        </w:rPr>
        <w:t>Default</w:t>
      </w:r>
      <w:r>
        <w:t xml:space="preserve"> = </w:t>
      </w:r>
      <w:r w:rsidRPr="009E0985">
        <w:rPr>
          <w:rStyle w:val="CodeChar"/>
        </w:rPr>
        <w:t>Null</w:t>
      </w:r>
      <w:r>
        <w:t>. The user can specify later.</w:t>
      </w:r>
    </w:p>
    <w:p w14:paraId="5E3F45E3" w14:textId="77777777" w:rsidR="00FB19E4" w:rsidRDefault="00FB19E4" w:rsidP="00FB19E4">
      <w:r w:rsidRPr="009E0985">
        <w:rPr>
          <w:rStyle w:val="CodeChar"/>
        </w:rPr>
        <w:t>Fixed_Value</w:t>
      </w:r>
      <w:r>
        <w:t xml:space="preserve"> = </w:t>
      </w:r>
      <w:r w:rsidRPr="009E0985">
        <w:rPr>
          <w:rStyle w:val="CodeChar"/>
        </w:rPr>
        <w:t>Null</w:t>
      </w:r>
      <w:r>
        <w:t>. The user can specify later.</w:t>
      </w:r>
    </w:p>
    <w:p w14:paraId="3C68EEC8" w14:textId="77777777" w:rsidR="00FB19E4" w:rsidRDefault="00B66EC6" w:rsidP="00FB19E4">
      <w:r>
        <w:rPr>
          <w:rStyle w:val="CodeChar"/>
        </w:rPr>
        <w:t>definition</w:t>
      </w:r>
      <w:r w:rsidR="00FB19E4">
        <w:t xml:space="preserve"> = </w:t>
      </w:r>
      <w:r w:rsidR="00FB19E4" w:rsidRPr="009E0985">
        <w:rPr>
          <w:rStyle w:val="CodeChar"/>
        </w:rPr>
        <w:t>Null</w:t>
      </w:r>
      <w:r w:rsidR="00FB19E4">
        <w:t>.</w:t>
      </w:r>
      <w:r w:rsidR="00FB19E4" w:rsidRPr="009E0985">
        <w:t xml:space="preserve"> </w:t>
      </w:r>
      <w:r w:rsidR="00FB19E4">
        <w:t>The user can specify later.</w:t>
      </w:r>
    </w:p>
    <w:p w14:paraId="209D35EA" w14:textId="77777777" w:rsidR="00FB19E4" w:rsidRDefault="002D3A91" w:rsidP="00FB19E4">
      <w:r>
        <w:rPr>
          <w:rStyle w:val="CodeChar"/>
        </w:rPr>
        <w:t>remark</w:t>
      </w:r>
      <w:r w:rsidR="00FB19E4">
        <w:t xml:space="preserve"> = </w:t>
      </w:r>
      <w:r w:rsidR="00FB19E4" w:rsidRPr="00F31DD7">
        <w:rPr>
          <w:rStyle w:val="CodeChar"/>
        </w:rPr>
        <w:t>Null</w:t>
      </w:r>
      <w:r w:rsidR="00FB19E4">
        <w:t>. The user can specify later.</w:t>
      </w:r>
    </w:p>
    <w:p w14:paraId="4A2A21E2" w14:textId="77777777" w:rsidR="00FB19E4" w:rsidRDefault="00FB19E4" w:rsidP="00FB19E4">
      <w:r>
        <w:rPr>
          <w:rStyle w:val="CodeChar"/>
        </w:rPr>
        <w:t>Business_Term</w:t>
      </w:r>
      <w:r>
        <w:t xml:space="preserve"> = </w:t>
      </w:r>
      <w:r w:rsidRPr="00F31DD7">
        <w:rPr>
          <w:rStyle w:val="CodeChar"/>
        </w:rPr>
        <w:t>Null</w:t>
      </w:r>
      <w:r>
        <w:t>. The user can specify later.</w:t>
      </w:r>
    </w:p>
    <w:p w14:paraId="4D62A6B4" w14:textId="77777777" w:rsidR="00FB19E4" w:rsidRDefault="00FB19E4" w:rsidP="00FB19E4">
      <w:pPr>
        <w:pStyle w:val="Heading6"/>
      </w:pPr>
      <w:bookmarkStart w:id="343" w:name="_Ref425753421"/>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bookmarkEnd w:id="343"/>
    </w:p>
    <w:p w14:paraId="5CA22BCB" w14:textId="77777777" w:rsidR="00FB19E4" w:rsidRDefault="00FB19E4" w:rsidP="00FB19E4">
      <w:r>
        <w:t xml:space="preserve">Description: Create an uncommitted BBIEP record for the given BCCP </w:t>
      </w:r>
    </w:p>
    <w:p w14:paraId="5476F3DF" w14:textId="77777777"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14:paraId="727685C7" w14:textId="77777777" w:rsidR="00FB19E4" w:rsidRDefault="00FB19E4" w:rsidP="00FB19E4">
      <w:r>
        <w:t>Return: BBIEP object</w:t>
      </w:r>
    </w:p>
    <w:p w14:paraId="47F72658" w14:textId="77777777" w:rsidR="00FB19E4" w:rsidRDefault="00FB19E4" w:rsidP="00FB19E4"/>
    <w:p w14:paraId="6F86CBF7" w14:textId="77777777" w:rsidR="00FB19E4" w:rsidRDefault="00FB19E4" w:rsidP="00FB19E4">
      <w:r>
        <w:t>Populate the BBIEP table as follows.</w:t>
      </w:r>
    </w:p>
    <w:p w14:paraId="214BC64F" w14:textId="77777777" w:rsidR="00FB19E4" w:rsidRDefault="00FB19E4" w:rsidP="00FB19E4">
      <w:r w:rsidRPr="00C511B1">
        <w:rPr>
          <w:rStyle w:val="CodeChar"/>
        </w:rPr>
        <w:t>BBIEP_ID</w:t>
      </w:r>
      <w:r>
        <w:t xml:space="preserve"> = Auto-generated database key.</w:t>
      </w:r>
    </w:p>
    <w:p w14:paraId="730376AC" w14:textId="04D70695"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rsidR="00632C6D">
        <w:t>3.11</w:t>
      </w:r>
      <w:r>
        <w:fldChar w:fldCharType="end"/>
      </w:r>
      <w:r>
        <w:t xml:space="preserve"> </w:t>
      </w:r>
      <w:r>
        <w:fldChar w:fldCharType="begin"/>
      </w:r>
      <w:r>
        <w:instrText xml:space="preserve"> REF _Ref405565352 \h </w:instrText>
      </w:r>
      <w:r>
        <w:fldChar w:fldCharType="separate"/>
      </w:r>
      <w:r w:rsidR="00632C6D">
        <w:t>Generate GUID</w:t>
      </w:r>
      <w:r>
        <w:fldChar w:fldCharType="end"/>
      </w:r>
      <w:r>
        <w:t xml:space="preserve"> about the GUID generation function.</w:t>
      </w:r>
    </w:p>
    <w:p w14:paraId="66ECAA9B" w14:textId="6A13B502"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w:t>
      </w:r>
      <w:r w:rsidR="00725F3C">
        <w:rPr>
          <w:rStyle w:val="CodeChar"/>
        </w:rPr>
        <w:t>bccp_id</w:t>
      </w:r>
      <w:r>
        <w:t>.</w:t>
      </w:r>
    </w:p>
    <w:p w14:paraId="2059DB8B"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3248382B"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79F86D7" w14:textId="77777777" w:rsidR="00FB19E4" w:rsidRDefault="00FB19E4" w:rsidP="00FB19E4">
      <w:r w:rsidRPr="00C511B1">
        <w:rPr>
          <w:rStyle w:val="CodeChar"/>
        </w:rPr>
        <w:t>Business_Term</w:t>
      </w:r>
      <w:r>
        <w:t xml:space="preserve"> = </w:t>
      </w:r>
      <w:r w:rsidRPr="00312143">
        <w:rPr>
          <w:rStyle w:val="CodeChar"/>
        </w:rPr>
        <w:t>Null</w:t>
      </w:r>
      <w:r>
        <w:t>. The user can specify later.</w:t>
      </w:r>
    </w:p>
    <w:p w14:paraId="5E04A8F1" w14:textId="77777777" w:rsidR="00FB19E4" w:rsidRDefault="00127238" w:rsidP="00FB19E4">
      <w:r>
        <w:rPr>
          <w:rStyle w:val="CodeChar"/>
        </w:rPr>
        <w:t>created_by</w:t>
      </w:r>
      <w:r w:rsidR="00FB19E4">
        <w:t xml:space="preserve"> = Currently logged on user.</w:t>
      </w:r>
    </w:p>
    <w:p w14:paraId="73D20049" w14:textId="77777777" w:rsidR="00FB19E4" w:rsidRDefault="00127238" w:rsidP="00FB19E4">
      <w:r>
        <w:rPr>
          <w:rStyle w:val="CodeChar"/>
        </w:rPr>
        <w:lastRenderedPageBreak/>
        <w:t>last_updated_by</w:t>
      </w:r>
      <w:r w:rsidR="00FB19E4">
        <w:t xml:space="preserve"> = Currently logged on user.</w:t>
      </w:r>
    </w:p>
    <w:p w14:paraId="5A61EF72" w14:textId="77777777" w:rsidR="00FB19E4" w:rsidRDefault="00127238" w:rsidP="00FB19E4">
      <w:r>
        <w:rPr>
          <w:rStyle w:val="CodeChar"/>
        </w:rPr>
        <w:t>creation_timestamp</w:t>
      </w:r>
      <w:r w:rsidR="00FB19E4">
        <w:t xml:space="preserve"> = Current time if </w:t>
      </w:r>
      <w:r w:rsidR="00FB19E4" w:rsidRPr="000D6437">
        <w:rPr>
          <w:rStyle w:val="CodeChar"/>
        </w:rPr>
        <w:t>pABIE</w:t>
      </w:r>
      <w:r w:rsidR="00FB19E4">
        <w:t xml:space="preserve"> is not null; otherwise, it is </w:t>
      </w:r>
      <w:r w:rsidR="00FB19E4" w:rsidRPr="000D6437">
        <w:rPr>
          <w:rStyle w:val="CodeChar"/>
        </w:rPr>
        <w:t>pABIE.</w:t>
      </w:r>
      <w:r>
        <w:rPr>
          <w:rStyle w:val="CodeChar"/>
        </w:rPr>
        <w:t>creation_timestamp</w:t>
      </w:r>
      <w:r w:rsidR="00FB19E4">
        <w:t>.</w:t>
      </w:r>
    </w:p>
    <w:p w14:paraId="7A2BDD39"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7FD2DAB9" w14:textId="77777777" w:rsidR="00FB19E4" w:rsidRPr="00FB19E4" w:rsidRDefault="00FB19E4" w:rsidP="00FB19E4"/>
    <w:p w14:paraId="571DF7B2" w14:textId="77777777" w:rsidR="003A1C99" w:rsidRDefault="003A1C99" w:rsidP="003A1C99">
      <w:pPr>
        <w:pStyle w:val="Heading3"/>
      </w:pPr>
      <w:bookmarkStart w:id="344" w:name="_Ref408466639"/>
      <w:bookmarkStart w:id="345" w:name="_Ref408391500"/>
      <w:bookmarkStart w:id="346" w:name="_Toc456813624"/>
      <w:r>
        <w:t>Edit a top-level ABIE</w:t>
      </w:r>
      <w:bookmarkEnd w:id="344"/>
      <w:bookmarkEnd w:id="346"/>
    </w:p>
    <w:p w14:paraId="33B457AF" w14:textId="0487B8CD"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632C6D">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632C6D">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632C6D">
        <w:t>Show top-level ABIE</w:t>
      </w:r>
      <w:r>
        <w:fldChar w:fldCharType="end"/>
      </w:r>
      <w:r>
        <w:t xml:space="preserve"> section in </w:t>
      </w:r>
      <w:r>
        <w:fldChar w:fldCharType="begin"/>
      </w:r>
      <w:r>
        <w:instrText xml:space="preserve"> REF _Ref408466451 \r \h  \* MERGEFORMAT </w:instrText>
      </w:r>
      <w:r>
        <w:fldChar w:fldCharType="separate"/>
      </w:r>
      <w:r w:rsidR="00632C6D">
        <w:t>3.3.3</w:t>
      </w:r>
      <w:r>
        <w:fldChar w:fldCharType="end"/>
      </w:r>
      <w:r>
        <w:t>.</w:t>
      </w:r>
      <w:r w:rsidR="00517252">
        <w:t xml:space="preserve"> The state of the top-level ABIE selected for editing shall be returned to </w:t>
      </w:r>
      <w:r w:rsidR="00517252" w:rsidRPr="00517252">
        <w:rPr>
          <w:rStyle w:val="CodeChar"/>
        </w:rPr>
        <w:t>Editing</w:t>
      </w:r>
      <w:r w:rsidR="00517252">
        <w:t>.</w:t>
      </w:r>
    </w:p>
    <w:p w14:paraId="28949D42" w14:textId="77777777" w:rsidR="00056C42" w:rsidRDefault="003A1C99" w:rsidP="0077543B">
      <w:pPr>
        <w:pStyle w:val="Heading3"/>
      </w:pPr>
      <w:bookmarkStart w:id="347" w:name="_Ref408466451"/>
      <w:bookmarkStart w:id="348" w:name="_Toc456813625"/>
      <w:r>
        <w:t>Show</w:t>
      </w:r>
      <w:r w:rsidR="00056C42">
        <w:t xml:space="preserve"> top-level ABIE</w:t>
      </w:r>
      <w:bookmarkEnd w:id="345"/>
      <w:bookmarkEnd w:id="347"/>
      <w:bookmarkEnd w:id="348"/>
    </w:p>
    <w:p w14:paraId="6861A7CB" w14:textId="4CBCB08A" w:rsidR="0050733A" w:rsidRDefault="00056C42" w:rsidP="009D6A07">
      <w:r>
        <w:t>Create a</w:t>
      </w:r>
      <w:r w:rsidR="0077543B">
        <w:t>n</w:t>
      </w:r>
      <w:r>
        <w:t xml:space="preserve"> expandable and collapsible table </w:t>
      </w:r>
      <w:r w:rsidR="0050733A">
        <w:t xml:space="preserve">tree-based </w:t>
      </w:r>
      <w:r>
        <w:t>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50733A">
        <w:t>If a tree view is use</w:t>
      </w:r>
      <w:r w:rsidR="009D6A07">
        <w:t>d the nodes show the ASBIEPs,</w:t>
      </w:r>
      <w:r w:rsidR="00E757A7">
        <w:t xml:space="preserve"> BBIEPs</w:t>
      </w:r>
      <w:r w:rsidR="009D6A07">
        <w:t>, and SCs</w:t>
      </w:r>
      <w:r w:rsidR="00E757A7">
        <w:t xml:space="preserve">. The label of the node shall be </w:t>
      </w:r>
      <w:r w:rsidR="009D6A07">
        <w:t xml:space="preserve">the property term of the ASBIEP; property term of the BBIEPs; or for an SC, a concatenation of the property term and the representation term (with a space in between); however, when the representation term is ‘Text’ or ‘String’, it is dropped. </w:t>
      </w:r>
      <w:commentRangeStart w:id="349"/>
      <w:r w:rsidR="009D6A07">
        <w:t>All names shown on the UI shall be in the space separated form same as other kinds of components.</w:t>
      </w:r>
      <w:commentRangeEnd w:id="349"/>
      <w:r w:rsidR="009D6A07">
        <w:rPr>
          <w:rStyle w:val="CommentReference"/>
        </w:rPr>
        <w:commentReference w:id="349"/>
      </w:r>
    </w:p>
    <w:p w14:paraId="056F0724" w14:textId="77777777" w:rsidR="0050733A" w:rsidRDefault="0050733A" w:rsidP="00056C42"/>
    <w:p w14:paraId="0F71B53D" w14:textId="77777777" w:rsidR="00056C42" w:rsidRPr="00056C42" w:rsidRDefault="00E26798" w:rsidP="00056C42">
      <w:r>
        <w:t>The user can:</w:t>
      </w:r>
    </w:p>
    <w:p w14:paraId="1842B1BD" w14:textId="77777777" w:rsidR="00E26798" w:rsidRDefault="00E26798" w:rsidP="00E26798"/>
    <w:p w14:paraId="51A96B90" w14:textId="77777777" w:rsidR="009E0985" w:rsidRDefault="009E0985" w:rsidP="008F2EBB">
      <w:pPr>
        <w:pStyle w:val="ListParagraph"/>
        <w:numPr>
          <w:ilvl w:val="0"/>
          <w:numId w:val="11"/>
        </w:numPr>
      </w:pPr>
      <w:r>
        <w:t xml:space="preserve">Customize Business Term, Definition, and Remark of the top-level ABIE. Expand the top-level ABIE to shows its </w:t>
      </w:r>
      <w:r w:rsidR="0079476F">
        <w:t>ASBIE</w:t>
      </w:r>
      <w:r>
        <w:t xml:space="preserve"> and BBIE</w:t>
      </w:r>
      <w:r w:rsidR="0079476F">
        <w:t xml:space="preserve"> children</w:t>
      </w:r>
      <w:r>
        <w:t>.</w:t>
      </w:r>
    </w:p>
    <w:p w14:paraId="6B904D39" w14:textId="77777777" w:rsidR="009E0985" w:rsidRDefault="009E0985" w:rsidP="009E0985"/>
    <w:p w14:paraId="19EF82B7" w14:textId="77777777" w:rsidR="009E3636" w:rsidRDefault="009E3636" w:rsidP="008F2EBB">
      <w:pPr>
        <w:pStyle w:val="ListParagraph"/>
        <w:numPr>
          <w:ilvl w:val="0"/>
          <w:numId w:val="11"/>
        </w:numPr>
      </w:pPr>
      <w:r w:rsidRPr="009E3636">
        <w:t>Expand/Collapse a descendant ASBIE</w:t>
      </w:r>
      <w:r w:rsidR="00653BF8">
        <w:t xml:space="preserve"> to customize its content.</w:t>
      </w:r>
    </w:p>
    <w:p w14:paraId="14765577" w14:textId="77777777" w:rsidR="00653BF8" w:rsidRDefault="00653BF8" w:rsidP="00653BF8">
      <w:r>
        <w:t>The followings should be customizable: Cardinality min, Cardinality max,</w:t>
      </w:r>
      <w:r w:rsidR="00EC511D">
        <w:t xml:space="preserve"> Nillable,</w:t>
      </w:r>
      <w:r>
        <w:t xml:space="preserve"> ASBIE Definition and Remark, ASBIEP Definition and Remark, and (target) ABIE </w:t>
      </w:r>
      <w:r w:rsidR="009E0985">
        <w:t xml:space="preserve">Business Term, </w:t>
      </w:r>
      <w:r>
        <w:t>Definition</w:t>
      </w:r>
      <w:r w:rsidR="009E0985">
        <w:t>,</w:t>
      </w:r>
      <w:r>
        <w:t xml:space="preserve"> and Remark.</w:t>
      </w:r>
    </w:p>
    <w:p w14:paraId="1AB96570" w14:textId="77777777" w:rsidR="005353C5" w:rsidRDefault="005353C5" w:rsidP="00653BF8"/>
    <w:p w14:paraId="55753DCC" w14:textId="77777777"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Nillable, and Business Term </w:t>
      </w:r>
      <w:r w:rsidR="00663867">
        <w:t>field</w:t>
      </w:r>
      <w:r w:rsidR="00550DC5">
        <w:t>s</w:t>
      </w:r>
      <w:r w:rsidR="00663867">
        <w:t xml:space="preserve"> which do not exist in the CC. </w:t>
      </w:r>
    </w:p>
    <w:p w14:paraId="0DD09939" w14:textId="77777777" w:rsidR="00653BF8" w:rsidRDefault="00653BF8" w:rsidP="00653BF8"/>
    <w:p w14:paraId="1692D895" w14:textId="77777777" w:rsidR="009E3636" w:rsidRDefault="009E3636" w:rsidP="008F2EBB">
      <w:pPr>
        <w:pStyle w:val="ListParagraph"/>
        <w:numPr>
          <w:ilvl w:val="0"/>
          <w:numId w:val="11"/>
        </w:numPr>
      </w:pPr>
      <w:r>
        <w:t>Expand/Collapse a descendant BBIE</w:t>
      </w:r>
      <w:r w:rsidR="00653BF8">
        <w:t xml:space="preserve"> to customize its content.</w:t>
      </w:r>
    </w:p>
    <w:p w14:paraId="1A8B7A70" w14:textId="77777777" w:rsidR="0050733A" w:rsidRDefault="00653BF8" w:rsidP="00653BF8">
      <w:r>
        <w:t xml:space="preserve">The followings should be customizable: Cardinality min, Cardinality max, Nillable,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isNull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14:paraId="73E4D7E7" w14:textId="77777777" w:rsidR="0050733A" w:rsidRDefault="0050733A" w:rsidP="00653BF8"/>
    <w:p w14:paraId="2D3BA21E" w14:textId="77777777" w:rsidR="00F738CB" w:rsidRDefault="00F738CB" w:rsidP="00653BF8">
      <w:r>
        <w:t xml:space="preserve">The view object should derive these fields from its based CCs when the field values in the BIEs are </w:t>
      </w:r>
      <w:r w:rsidRPr="00F738CB">
        <w:rPr>
          <w:rStyle w:val="CodeChar"/>
        </w:rPr>
        <w:t>Null</w:t>
      </w:r>
      <w:r w:rsidR="00663867">
        <w:t xml:space="preserve">, except the </w:t>
      </w:r>
      <w:r w:rsidR="00550DC5">
        <w:t xml:space="preserve">Nillable, </w:t>
      </w:r>
      <w:r w:rsidR="00663867">
        <w:t>Remark</w:t>
      </w:r>
      <w:r w:rsidR="00550DC5">
        <w:t>, Fixed Value, and Business Term</w:t>
      </w:r>
      <w:r w:rsidR="00663867">
        <w:t xml:space="preserve"> field</w:t>
      </w:r>
      <w:r w:rsidR="00550DC5">
        <w:t>s</w:t>
      </w:r>
      <w:r w:rsidR="00663867">
        <w:t xml:space="preserve"> which do not exist in the CC.</w:t>
      </w:r>
    </w:p>
    <w:p w14:paraId="63C733A2" w14:textId="77777777" w:rsidR="00C903AD" w:rsidRDefault="00C903AD" w:rsidP="00653BF8"/>
    <w:p w14:paraId="6C14CCC7" w14:textId="7A7BD30C" w:rsidR="00C903AD" w:rsidRDefault="00C903AD" w:rsidP="00653BF8">
      <w:r>
        <w:t xml:space="preserve">Regarding the </w:t>
      </w:r>
      <w:r w:rsidRPr="00663867">
        <w:rPr>
          <w:rStyle w:val="CodeChar"/>
        </w:rPr>
        <w:t>BBIE.</w:t>
      </w:r>
      <w:r w:rsidR="00072832">
        <w:rPr>
          <w:rStyle w:val="CodeChar"/>
        </w:rPr>
        <w:t>bdt_pri_restri_id</w:t>
      </w:r>
      <w:r>
        <w:t xml:space="preserve"> and the </w:t>
      </w:r>
      <w:r w:rsidRPr="00663867">
        <w:rPr>
          <w:rStyle w:val="CodeChar"/>
        </w:rPr>
        <w:t>BBIE.</w:t>
      </w:r>
      <w:r w:rsidR="002B3165">
        <w:rPr>
          <w:rStyle w:val="CodeChar"/>
        </w:rPr>
        <w:t>code_list_id</w:t>
      </w:r>
      <w:r>
        <w:t xml:space="preserve"> columns. </w:t>
      </w:r>
      <w:r w:rsidR="007A3A38">
        <w:t>Corresponding to these two columns, t</w:t>
      </w:r>
      <w:r>
        <w:t>he view object of the BBIE should have these fields as “</w:t>
      </w:r>
      <w:r w:rsidR="007A3A38">
        <w:t>Business Data Type</w:t>
      </w:r>
      <w:r>
        <w:t>” and “Primitive”.</w:t>
      </w:r>
      <w:r w:rsidR="007A3A38">
        <w:t xml:space="preserve"> There may be multiple </w:t>
      </w:r>
      <w:r w:rsidR="00B761C8">
        <w:t>“</w:t>
      </w:r>
      <w:r w:rsidR="007A3A38">
        <w:t>Primitive</w:t>
      </w:r>
      <w:r w:rsidR="00B761C8">
        <w:t>”</w:t>
      </w:r>
      <w:r w:rsidR="007A3A38">
        <w:t xml:space="preserve"> columns depending on the number of expression map columns in the </w:t>
      </w:r>
      <w:r w:rsidR="005C46FF">
        <w:rPr>
          <w:rStyle w:val="CodeChar"/>
        </w:rPr>
        <w:t>cdt_awd_pri_xps_type_map</w:t>
      </w:r>
      <w:r w:rsidR="007A3A38">
        <w:t xml:space="preserve"> table. </w:t>
      </w:r>
      <w:r w:rsidR="00BC3C95">
        <w:t xml:space="preserve">The configuration file should be inspected for this information. See section </w:t>
      </w:r>
      <w:r w:rsidR="003C2A52">
        <w:fldChar w:fldCharType="begin"/>
      </w:r>
      <w:r w:rsidR="003C2A52">
        <w:instrText xml:space="preserve"> REF _Ref408321941 \r \h </w:instrText>
      </w:r>
      <w:r w:rsidR="003C2A52">
        <w:fldChar w:fldCharType="separate"/>
      </w:r>
      <w:r w:rsidR="00632C6D">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632C6D">
        <w:t>Expression type mapping display configuration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 xml:space="preserve">native type of the expression)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14:paraId="7500E2F4" w14:textId="77777777" w:rsidR="00B761C8" w:rsidRDefault="00B761C8" w:rsidP="00653BF8"/>
    <w:p w14:paraId="3E0FA3CD" w14:textId="77777777" w:rsidR="00B761C8" w:rsidRPr="006168AF" w:rsidRDefault="00B761C8" w:rsidP="00653BF8">
      <w:pPr>
        <w:rPr>
          <w:highlight w:val="yellow"/>
        </w:rPr>
      </w:pPr>
      <w:r w:rsidRPr="006168AF">
        <w:rPr>
          <w:highlight w:val="yellow"/>
        </w:rPr>
        <w:t xml:space="preserve">The “Business Data Type” column should show the name of the DEN of the BDT. This value should be derived from the BDT associated with the BBIE’s BBIEP’s BCCP.  </w:t>
      </w:r>
    </w:p>
    <w:p w14:paraId="790BBE5E" w14:textId="77777777" w:rsidR="00B761C8" w:rsidRPr="006168AF" w:rsidRDefault="00B761C8" w:rsidP="00653BF8">
      <w:pPr>
        <w:rPr>
          <w:highlight w:val="yellow"/>
        </w:rPr>
      </w:pPr>
    </w:p>
    <w:p w14:paraId="5293269D" w14:textId="77777777" w:rsidR="00F7226A" w:rsidRDefault="00B761C8" w:rsidP="00653BF8">
      <w:r w:rsidRPr="006168AF">
        <w:rPr>
          <w:highlight w:val="yellow"/>
        </w:rPr>
        <w:t xml:space="preserve">When both the </w:t>
      </w:r>
      <w:r w:rsidRPr="006168AF">
        <w:rPr>
          <w:rStyle w:val="CodeChar"/>
          <w:highlight w:val="yellow"/>
        </w:rPr>
        <w:t>BBIE.</w:t>
      </w:r>
      <w:r w:rsidR="00072832" w:rsidRPr="006168AF">
        <w:rPr>
          <w:rStyle w:val="CodeChar"/>
          <w:highlight w:val="yellow"/>
        </w:rPr>
        <w:t>bdt_pri_restri_id</w:t>
      </w:r>
      <w:r w:rsidRPr="006168AF">
        <w:rPr>
          <w:highlight w:val="yellow"/>
        </w:rPr>
        <w:t xml:space="preserve"> and </w:t>
      </w:r>
      <w:r w:rsidRPr="006168AF">
        <w:rPr>
          <w:rStyle w:val="CodeChar"/>
          <w:highlight w:val="yellow"/>
        </w:rPr>
        <w:t>BBIE.</w:t>
      </w:r>
      <w:r w:rsidR="002B3165" w:rsidRPr="006168AF">
        <w:rPr>
          <w:rStyle w:val="CodeChar"/>
          <w:highlight w:val="yellow"/>
        </w:rPr>
        <w:t>code_list_id</w:t>
      </w:r>
      <w:r w:rsidRPr="006168AF">
        <w:rPr>
          <w:highlight w:val="yellow"/>
        </w:rPr>
        <w:t xml:space="preserve"> columns are null, “Primitive” columns should show the name of the built-in type (e.g., </w:t>
      </w:r>
      <w:r w:rsidR="00300C7F" w:rsidRPr="006168AF">
        <w:rPr>
          <w:rStyle w:val="CodeChar"/>
          <w:highlight w:val="yellow"/>
        </w:rPr>
        <w:t>xbt</w:t>
      </w:r>
      <w:r w:rsidRPr="006168AF">
        <w:rPr>
          <w:rStyle w:val="CodeChar"/>
          <w:highlight w:val="yellow"/>
        </w:rPr>
        <w:t>.</w:t>
      </w:r>
      <w:r w:rsidR="00005152" w:rsidRPr="006168AF">
        <w:rPr>
          <w:rStyle w:val="CodeChar"/>
          <w:highlight w:val="yellow"/>
        </w:rPr>
        <w:t>name</w:t>
      </w:r>
      <w:r w:rsidRPr="006168AF">
        <w:rPr>
          <w:highlight w:val="yellow"/>
        </w:rPr>
        <w:t xml:space="preserve"> column)</w:t>
      </w:r>
      <w:r w:rsidR="00BB1C2D" w:rsidRPr="006168AF">
        <w:rPr>
          <w:highlight w:val="yellow"/>
        </w:rPr>
        <w:t xml:space="preserve"> or name of the code list (</w:t>
      </w:r>
      <w:r w:rsidR="002D3A91" w:rsidRPr="006168AF">
        <w:rPr>
          <w:rStyle w:val="CodeChar"/>
          <w:highlight w:val="yellow"/>
        </w:rPr>
        <w:t>code_list</w:t>
      </w:r>
      <w:r w:rsidR="00BB1C2D" w:rsidRPr="006168AF">
        <w:rPr>
          <w:rStyle w:val="CodeChar"/>
          <w:highlight w:val="yellow"/>
        </w:rPr>
        <w:t>.</w:t>
      </w:r>
      <w:r w:rsidR="00005152" w:rsidRPr="006168AF">
        <w:rPr>
          <w:rStyle w:val="CodeChar"/>
          <w:highlight w:val="yellow"/>
        </w:rPr>
        <w:t>name</w:t>
      </w:r>
      <w:r w:rsidR="00BB1C2D" w:rsidRPr="006168AF">
        <w:rPr>
          <w:highlight w:val="yellow"/>
        </w:rPr>
        <w:t xml:space="preserve">, this is because a </w:t>
      </w:r>
      <w:r w:rsidR="00072832" w:rsidRPr="006168AF">
        <w:rPr>
          <w:rStyle w:val="CodeChar"/>
          <w:highlight w:val="yellow"/>
        </w:rPr>
        <w:t>bdt_pri_restri</w:t>
      </w:r>
      <w:r w:rsidR="00BB1C2D" w:rsidRPr="006168AF">
        <w:rPr>
          <w:highlight w:val="yellow"/>
        </w:rPr>
        <w:t xml:space="preserve"> record can tie to a code list instead of a built-in type)</w:t>
      </w:r>
      <w:r w:rsidR="007207A0" w:rsidRPr="006168AF">
        <w:rPr>
          <w:highlight w:val="yellow"/>
        </w:rPr>
        <w:t>. It should be noted that the built-in type tables must follow the same column naming pattern</w:t>
      </w:r>
      <w:r w:rsidR="00772652" w:rsidRPr="006168AF">
        <w:rPr>
          <w:highlight w:val="yellow"/>
        </w:rPr>
        <w:t>.</w:t>
      </w:r>
      <w:r w:rsidR="00BB1C2D" w:rsidRPr="006168AF">
        <w:rPr>
          <w:highlight w:val="yellow"/>
        </w:rPr>
        <w:t xml:space="preserve"> </w:t>
      </w:r>
      <w:r w:rsidR="007207A0" w:rsidRPr="006168AF">
        <w:rPr>
          <w:highlight w:val="yellow"/>
        </w:rPr>
        <w:t xml:space="preserve">It will have a </w:t>
      </w:r>
      <w:r w:rsidR="00005152" w:rsidRPr="006168AF">
        <w:rPr>
          <w:rStyle w:val="CodeChar"/>
          <w:highlight w:val="yellow"/>
        </w:rPr>
        <w:t>name</w:t>
      </w:r>
      <w:r w:rsidR="007207A0" w:rsidRPr="006168AF">
        <w:rPr>
          <w:highlight w:val="yellow"/>
        </w:rPr>
        <w:t xml:space="preserve"> and a </w:t>
      </w:r>
      <w:r w:rsidR="00300C7F" w:rsidRPr="006168AF">
        <w:rPr>
          <w:rStyle w:val="CodeChar"/>
          <w:highlight w:val="yellow"/>
        </w:rPr>
        <w:t>builtIn_type</w:t>
      </w:r>
      <w:r w:rsidR="007207A0" w:rsidRPr="006168AF">
        <w:rPr>
          <w:highlight w:val="yellow"/>
        </w:rPr>
        <w:t xml:space="preserve"> column, the latter is used for expression generation</w:t>
      </w:r>
      <w:r w:rsidR="00772652" w:rsidRPr="006168AF">
        <w:rPr>
          <w:highlight w:val="yellow"/>
        </w:rPr>
        <w:t xml:space="preserve"> (so a static SQL should work, it only needs to look up the primary key column name)</w:t>
      </w:r>
      <w:r w:rsidR="007207A0" w:rsidRPr="006168AF">
        <w:rPr>
          <w:highlight w:val="yellow"/>
        </w:rPr>
        <w:t xml:space="preserve">. When both the </w:t>
      </w:r>
      <w:r w:rsidR="007207A0" w:rsidRPr="006168AF">
        <w:rPr>
          <w:rStyle w:val="CodeChar"/>
          <w:highlight w:val="yellow"/>
        </w:rPr>
        <w:t>BBIE.</w:t>
      </w:r>
      <w:r w:rsidR="00072832" w:rsidRPr="006168AF">
        <w:rPr>
          <w:rStyle w:val="CodeChar"/>
          <w:highlight w:val="yellow"/>
        </w:rPr>
        <w:t>bdt_pri_restri_id</w:t>
      </w:r>
      <w:r w:rsidR="007207A0" w:rsidRPr="006168AF">
        <w:rPr>
          <w:highlight w:val="yellow"/>
        </w:rPr>
        <w:t xml:space="preserve"> and </w:t>
      </w:r>
      <w:r w:rsidR="007207A0" w:rsidRPr="006168AF">
        <w:rPr>
          <w:rStyle w:val="CodeChar"/>
          <w:highlight w:val="yellow"/>
        </w:rPr>
        <w:t>BBIE.</w:t>
      </w:r>
      <w:r w:rsidR="002B3165" w:rsidRPr="006168AF">
        <w:rPr>
          <w:rStyle w:val="CodeChar"/>
          <w:highlight w:val="yellow"/>
        </w:rPr>
        <w:t>code_list_id</w:t>
      </w:r>
      <w:r w:rsidR="007207A0" w:rsidRPr="006168AF">
        <w:rPr>
          <w:highlight w:val="yellow"/>
        </w:rPr>
        <w:t xml:space="preserve"> columns are null, the built-in type</w:t>
      </w:r>
      <w:r w:rsidR="00772652" w:rsidRPr="006168AF">
        <w:rPr>
          <w:highlight w:val="yellow"/>
        </w:rPr>
        <w:t>/code list</w:t>
      </w:r>
      <w:r w:rsidR="007207A0" w:rsidRPr="006168AF">
        <w:rPr>
          <w:highlight w:val="yellow"/>
        </w:rPr>
        <w:t xml:space="preserve"> to show is from the joining between the </w:t>
      </w:r>
      <w:r w:rsidR="00072832" w:rsidRPr="006168AF">
        <w:rPr>
          <w:rStyle w:val="CodeChar"/>
          <w:highlight w:val="yellow"/>
        </w:rPr>
        <w:t>bdt_pri_restri</w:t>
      </w:r>
      <w:r w:rsidR="007207A0" w:rsidRPr="006168AF">
        <w:rPr>
          <w:highlight w:val="yellow"/>
        </w:rPr>
        <w:t xml:space="preserve"> table and the </w:t>
      </w:r>
      <w:r w:rsidR="005C46FF" w:rsidRPr="006168AF">
        <w:rPr>
          <w:rStyle w:val="CodeChar"/>
          <w:highlight w:val="yellow"/>
        </w:rPr>
        <w:t>cdt_awd_pri_xps_type_map</w:t>
      </w:r>
      <w:r w:rsidR="007207A0" w:rsidRPr="006168AF">
        <w:rPr>
          <w:highlight w:val="yellow"/>
        </w:rPr>
        <w:t xml:space="preserve"> table that match the </w:t>
      </w:r>
      <w:r w:rsidR="00072832" w:rsidRPr="006168AF">
        <w:rPr>
          <w:rStyle w:val="CodeChar"/>
          <w:highlight w:val="yellow"/>
        </w:rPr>
        <w:t>bdt_id</w:t>
      </w:r>
      <w:r w:rsidR="007207A0" w:rsidRPr="006168AF">
        <w:rPr>
          <w:highlight w:val="yellow"/>
        </w:rPr>
        <w:t xml:space="preserve"> of the BBIE-&gt;BBIEP-&gt;BCCP and the </w:t>
      </w:r>
      <w:r w:rsidR="00072832" w:rsidRPr="006168AF">
        <w:rPr>
          <w:rStyle w:val="CodeChar"/>
          <w:highlight w:val="yellow"/>
        </w:rPr>
        <w:t>bdt_pri_restri</w:t>
      </w:r>
      <w:r w:rsidR="007207A0" w:rsidRPr="006168AF">
        <w:rPr>
          <w:rStyle w:val="CodeChar"/>
          <w:highlight w:val="yellow"/>
        </w:rPr>
        <w:t>.</w:t>
      </w:r>
      <w:r w:rsidR="00405DFB" w:rsidRPr="006168AF">
        <w:rPr>
          <w:rStyle w:val="CodeChar"/>
          <w:highlight w:val="yellow"/>
        </w:rPr>
        <w:t>is_default</w:t>
      </w:r>
      <w:r w:rsidR="007207A0" w:rsidRPr="006168AF">
        <w:rPr>
          <w:rStyle w:val="CodeChar"/>
          <w:highlight w:val="yellow"/>
        </w:rPr>
        <w:t xml:space="preserve"> = true</w:t>
      </w:r>
      <w:r w:rsidR="007207A0" w:rsidRPr="006168AF">
        <w:rPr>
          <w:highlight w:val="yellow"/>
        </w:rPr>
        <w:t xml:space="preserve">. </w:t>
      </w:r>
      <w:r w:rsidR="00BB1C2D" w:rsidRPr="006168AF">
        <w:rPr>
          <w:highlight w:val="yellow"/>
        </w:rPr>
        <w:t xml:space="preserve">It should be noted that </w:t>
      </w:r>
      <w:r w:rsidR="00485B2F" w:rsidRPr="006168AF">
        <w:rPr>
          <w:highlight w:val="yellow"/>
        </w:rPr>
        <w:t>t</w:t>
      </w:r>
      <w:r w:rsidR="00F7226A" w:rsidRPr="006168AF">
        <w:rPr>
          <w:highlight w:val="yellow"/>
        </w:rPr>
        <w:t>he user</w:t>
      </w:r>
      <w:r w:rsidR="007207A0" w:rsidRPr="006168AF">
        <w:rPr>
          <w:highlight w:val="yellow"/>
        </w:rPr>
        <w:t xml:space="preserve"> can override this default</w:t>
      </w:r>
      <w:r w:rsidR="00BB1C2D" w:rsidRPr="006168AF">
        <w:rPr>
          <w:highlight w:val="yellow"/>
        </w:rPr>
        <w:t xml:space="preserve"> as follows</w:t>
      </w:r>
      <w:r w:rsidR="007207A0" w:rsidRPr="006168AF">
        <w:rPr>
          <w:highlight w:val="yellow"/>
        </w:rPr>
        <w:t>.</w:t>
      </w:r>
    </w:p>
    <w:p w14:paraId="723D48A6" w14:textId="77777777" w:rsidR="007207A0" w:rsidRDefault="007207A0" w:rsidP="00653BF8"/>
    <w:p w14:paraId="3418EC8F" w14:textId="77777777" w:rsidR="007207A0" w:rsidRDefault="00BB1C2D" w:rsidP="00653BF8">
      <w:r>
        <w:t xml:space="preserve">The </w:t>
      </w:r>
      <w:r w:rsidRPr="00663867">
        <w:rPr>
          <w:rStyle w:val="CodeChar"/>
        </w:rPr>
        <w:t>BBIE.</w:t>
      </w:r>
      <w:r w:rsidR="00072832">
        <w:rPr>
          <w:rStyle w:val="CodeChar"/>
        </w:rPr>
        <w:t>bdt_pri_restri_id</w:t>
      </w:r>
      <w:r>
        <w:t xml:space="preserve"> column allows the user to select from a list of </w:t>
      </w:r>
      <w:r w:rsidR="00072832">
        <w:rPr>
          <w:rStyle w:val="CodeChar"/>
        </w:rPr>
        <w:t>bdt_pri_restri</w:t>
      </w:r>
      <w:r w:rsidRPr="00BB1C2D">
        <w:rPr>
          <w:rStyle w:val="CodeChar"/>
        </w:rPr>
        <w:t xml:space="preserve">. </w:t>
      </w:r>
      <w:r w:rsidR="00072832">
        <w:rPr>
          <w:rStyle w:val="CodeChar"/>
        </w:rPr>
        <w:t>bdt_pri_restri_id</w:t>
      </w:r>
      <w:r>
        <w:t xml:space="preserve">. The </w:t>
      </w:r>
      <w:r w:rsidRPr="002224A4">
        <w:rPr>
          <w:i/>
          <w:iCs/>
        </w:rPr>
        <w:t>allowable list</w:t>
      </w:r>
      <w:r>
        <w:t xml:space="preserve"> should be obtained </w:t>
      </w:r>
      <w:r w:rsidR="00772652">
        <w:t>from</w:t>
      </w:r>
      <w:r>
        <w:t xml:space="preserve"> querying the </w:t>
      </w:r>
      <w:r w:rsidR="00072832">
        <w:rPr>
          <w:rStyle w:val="CodeChar"/>
        </w:rPr>
        <w:t>bdt_pri_restri</w:t>
      </w:r>
      <w:r>
        <w:t xml:space="preserve"> table for rows that match the BDT of the BBIE-&gt;BBIEP-&gt;BCCP similar to in the previous paragraph</w:t>
      </w:r>
      <w:r w:rsidR="00772652">
        <w:t xml:space="preserve"> but disregard the </w:t>
      </w:r>
      <w:r w:rsidR="00072832">
        <w:rPr>
          <w:rStyle w:val="CodeChar"/>
        </w:rPr>
        <w:t>bdt_pri_restri</w:t>
      </w:r>
      <w:r w:rsidR="00772652">
        <w:t>.</w:t>
      </w:r>
      <w:r w:rsidR="00405DFB">
        <w:rPr>
          <w:rStyle w:val="CodeChar"/>
        </w:rPr>
        <w:t>is_default</w:t>
      </w:r>
      <w:r w:rsidR="00772652">
        <w:t xml:space="preserve"> column</w:t>
      </w:r>
      <w:r>
        <w:t xml:space="preserve">. </w:t>
      </w:r>
      <w:r w:rsidR="00485B2F">
        <w:t xml:space="preserve">If the user wants to use a code list that is not in the allowable list, </w:t>
      </w:r>
      <w:r w:rsidR="00485B2F" w:rsidRPr="00663867">
        <w:rPr>
          <w:rStyle w:val="CodeChar"/>
        </w:rPr>
        <w:t>BBIE.</w:t>
      </w:r>
      <w:r w:rsidR="00072832">
        <w:rPr>
          <w:rStyle w:val="CodeChar"/>
        </w:rPr>
        <w:t>bdt_pri_restri_id</w:t>
      </w:r>
      <w:r w:rsidR="00485B2F">
        <w:t xml:space="preserve"> column should be left null and the </w:t>
      </w:r>
      <w:r w:rsidR="00485B2F" w:rsidRPr="00663867">
        <w:rPr>
          <w:rStyle w:val="CodeChar"/>
        </w:rPr>
        <w:t>BBIE.</w:t>
      </w:r>
      <w:r w:rsidR="002B3165">
        <w:rPr>
          <w:rStyle w:val="CodeChar"/>
        </w:rPr>
        <w:t>code_list_id</w:t>
      </w:r>
      <w:r w:rsidR="00485B2F">
        <w:t xml:space="preserve"> column will be used. </w:t>
      </w:r>
      <w:r w:rsidR="002224A4">
        <w:t>Any code list which is based on the code list in the allowable list can be used. If</w:t>
      </w:r>
      <w:r w:rsidR="00AC476A">
        <w:t xml:space="preserve"> the default on the </w:t>
      </w:r>
      <w:r w:rsidR="00072832">
        <w:rPr>
          <w:rStyle w:val="CodeChar"/>
        </w:rPr>
        <w:t>bdt_pri_restri</w:t>
      </w:r>
      <w:r w:rsidR="00AC476A">
        <w:t xml:space="preserve"> is just a code type without a specific code list</w:t>
      </w:r>
      <w:r w:rsidR="002224A4">
        <w:t xml:space="preserve">, then any code list can be used. The usage of the </w:t>
      </w:r>
      <w:r w:rsidR="002224A4" w:rsidRPr="00663867">
        <w:rPr>
          <w:rStyle w:val="CodeChar"/>
        </w:rPr>
        <w:t>BBIE.</w:t>
      </w:r>
      <w:r w:rsidR="00072832">
        <w:rPr>
          <w:rStyle w:val="CodeChar"/>
        </w:rPr>
        <w:t>bdt_pri_restri_id</w:t>
      </w:r>
      <w:r w:rsidR="002224A4">
        <w:t xml:space="preserve"> or </w:t>
      </w:r>
      <w:r w:rsidR="002224A4" w:rsidRPr="00663867">
        <w:rPr>
          <w:rStyle w:val="CodeChar"/>
        </w:rPr>
        <w:t>BBIE.</w:t>
      </w:r>
      <w:r w:rsidR="002B3165">
        <w:rPr>
          <w:rStyle w:val="CodeChar"/>
        </w:rPr>
        <w:t>code_list_id</w:t>
      </w:r>
      <w:r w:rsidR="002224A4">
        <w:t xml:space="preserve"> column may be made transparent to the user, i.e., a combo-box can contain a choice that take</w:t>
      </w:r>
      <w:r w:rsidR="009D7D21">
        <w:t>s</w:t>
      </w:r>
      <w:r w:rsidR="002224A4">
        <w:t xml:space="preserve"> the user to select a code list not in the allowable list when it is logically permissible.</w:t>
      </w:r>
    </w:p>
    <w:p w14:paraId="3B38054A" w14:textId="77777777" w:rsidR="00772652" w:rsidRDefault="00772652" w:rsidP="00653BF8"/>
    <w:p w14:paraId="6F2FAB77" w14:textId="5671690C"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p>
    <w:p w14:paraId="12D1EE4B" w14:textId="77777777" w:rsidR="00B96860" w:rsidRDefault="00B96860" w:rsidP="00653BF8"/>
    <w:p w14:paraId="1AAF62AE" w14:textId="77777777"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Remark</w:t>
      </w:r>
      <w:r w:rsidR="00CA660A">
        <w:t>, and customize the primitive restriction</w:t>
      </w:r>
      <w:r>
        <w:t xml:space="preserve">. </w:t>
      </w:r>
    </w:p>
    <w:p w14:paraId="55695FDD" w14:textId="77777777" w:rsidR="001C29B5" w:rsidRDefault="001C29B5" w:rsidP="00653BF8"/>
    <w:p w14:paraId="468F7308" w14:textId="77777777"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14:paraId="083CDA45" w14:textId="77777777" w:rsidR="00AC476A" w:rsidRDefault="00AC476A" w:rsidP="00653BF8"/>
    <w:p w14:paraId="218E2CCF" w14:textId="2301218D"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w:t>
      </w:r>
      <w:r w:rsidR="002B3165">
        <w:rPr>
          <w:rStyle w:val="CodeChar"/>
        </w:rPr>
        <w:t>code_list_id</w:t>
      </w:r>
      <w:r>
        <w:t xml:space="preserve"> columns is similar to the behavior associated with the </w:t>
      </w:r>
      <w:r w:rsidRPr="00663867">
        <w:rPr>
          <w:rStyle w:val="CodeChar"/>
        </w:rPr>
        <w:t>BBIE.</w:t>
      </w:r>
      <w:r w:rsidR="00072832">
        <w:rPr>
          <w:rStyle w:val="CodeChar"/>
        </w:rPr>
        <w:t>bdt_pri_restri_id</w:t>
      </w:r>
      <w:r>
        <w:t xml:space="preserve"> and </w:t>
      </w:r>
      <w:r w:rsidRPr="00663867">
        <w:rPr>
          <w:rStyle w:val="CodeChar"/>
        </w:rPr>
        <w:t>BBIE.</w:t>
      </w:r>
      <w:r w:rsidR="002B3165">
        <w:rPr>
          <w:rStyle w:val="CodeChar"/>
        </w:rPr>
        <w:t>code_list_id</w:t>
      </w:r>
      <w:r>
        <w:t xml:space="preserve"> columns discussed above. It is only that in this case the relevant tables are </w:t>
      </w:r>
      <w:r w:rsidR="002B3165">
        <w:rPr>
          <w:rStyle w:val="CodeChar"/>
        </w:rPr>
        <w:t>bdt_sc_pri_restri</w:t>
      </w:r>
      <w:r>
        <w:t xml:space="preserve"> and </w:t>
      </w:r>
      <w:r w:rsidR="00BF2D0E">
        <w:rPr>
          <w:rStyle w:val="CodeChar"/>
        </w:rPr>
        <w:t>cdt_sc_awd_pri_xps_type_map</w:t>
      </w:r>
      <w:r>
        <w:t xml:space="preserve">. These tables use the same built-in types table(s). The configuration detail in section </w:t>
      </w:r>
      <w:r>
        <w:fldChar w:fldCharType="begin"/>
      </w:r>
      <w:r>
        <w:instrText xml:space="preserve"> REF _Ref408321941 \r \h </w:instrText>
      </w:r>
      <w:r>
        <w:fldChar w:fldCharType="separate"/>
      </w:r>
      <w:r w:rsidR="00632C6D">
        <w:t>4.2</w:t>
      </w:r>
      <w:r>
        <w:fldChar w:fldCharType="end"/>
      </w:r>
      <w:r>
        <w:t xml:space="preserve"> also applies to this case.</w:t>
      </w:r>
      <w:r w:rsidR="00BC51B1">
        <w:t xml:space="preserve"> Since SCs do not use DT, show the </w:t>
      </w:r>
      <w:r w:rsidR="00530652">
        <w:rPr>
          <w:rStyle w:val="CodeChar"/>
        </w:rPr>
        <w:t>dt_sc</w:t>
      </w:r>
      <w:r w:rsidR="00547C5C" w:rsidRPr="00547C5C">
        <w:rPr>
          <w:rStyle w:val="CodeChar"/>
        </w:rPr>
        <w:t>.</w:t>
      </w:r>
      <w:r w:rsidR="00CF7449">
        <w:rPr>
          <w:rStyle w:val="CodeChar"/>
        </w:rPr>
        <w:t>representation_term</w:t>
      </w:r>
      <w:r w:rsidR="00547C5C">
        <w:t xml:space="preserve"> instead of the “</w:t>
      </w:r>
      <w:r w:rsidR="00BC51B1">
        <w:t>Data Type” col</w:t>
      </w:r>
      <w:r w:rsidR="00547C5C">
        <w:t>umn</w:t>
      </w:r>
      <w:r w:rsidR="00957FB4">
        <w:t xml:space="preserve"> in the view</w:t>
      </w:r>
      <w:r w:rsidR="00547C5C">
        <w:t>.</w:t>
      </w:r>
    </w:p>
    <w:p w14:paraId="6659CD53" w14:textId="77777777" w:rsidR="00F7226A" w:rsidRDefault="00F7226A" w:rsidP="00653BF8"/>
    <w:p w14:paraId="1E26D7F9" w14:textId="77777777" w:rsidR="00C652E7" w:rsidRDefault="004D1C50" w:rsidP="00653BF8">
      <w:r>
        <w:t>The following</w:t>
      </w:r>
      <w:r w:rsidR="00C652E7">
        <w:t xml:space="preserve"> rules apply to all customizations above.</w:t>
      </w:r>
    </w:p>
    <w:p w14:paraId="533837BC" w14:textId="77777777"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14:paraId="2EBEFDB1" w14:textId="77777777" w:rsidR="00957FB4" w:rsidRDefault="00957FB4" w:rsidP="00653BF8"/>
    <w:p w14:paraId="70173355" w14:textId="644FE931" w:rsidR="00957FB4" w:rsidRDefault="00957FB4" w:rsidP="00653BF8">
      <w:r>
        <w:t>On this Edit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632C6D">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632C6D">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632C6D">
        <w:t>Discard a top-level ABIE</w:t>
      </w:r>
      <w:r w:rsidR="005A2F2F">
        <w:fldChar w:fldCharType="end"/>
      </w:r>
      <w:r w:rsidR="005A2F2F">
        <w:t xml:space="preserve"> in section </w:t>
      </w:r>
      <w:r w:rsidR="005A2F2F">
        <w:fldChar w:fldCharType="begin"/>
      </w:r>
      <w:r w:rsidR="005A2F2F">
        <w:instrText xml:space="preserve"> REF _Ref408391491 \r \h </w:instrText>
      </w:r>
      <w:r w:rsidR="005A2F2F">
        <w:fldChar w:fldCharType="separate"/>
      </w:r>
      <w:r w:rsidR="00632C6D">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632C6D">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632C6D">
        <w:t>3.3.6</w:t>
      </w:r>
      <w:r w:rsidR="005A2F2F">
        <w:fldChar w:fldCharType="end"/>
      </w:r>
      <w:r w:rsidR="00647A7E">
        <w:t xml:space="preserve">. </w:t>
      </w:r>
      <w:commentRangeStart w:id="350"/>
      <w:r w:rsidR="00647A7E">
        <w:t xml:space="preserve">Use optimistic concurrency control strategy for all these transactions. </w:t>
      </w:r>
      <w:r>
        <w:t xml:space="preserve"> </w:t>
      </w:r>
      <w:commentRangeEnd w:id="350"/>
      <w:r w:rsidR="005E48E2">
        <w:rPr>
          <w:rStyle w:val="CommentReference"/>
        </w:rPr>
        <w:commentReference w:id="350"/>
      </w:r>
    </w:p>
    <w:p w14:paraId="45194162" w14:textId="14972EDF"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rsidR="00632C6D">
        <w:t>Application Home Screen</w:t>
      </w:r>
      <w:r>
        <w:fldChar w:fldCharType="end"/>
      </w:r>
      <w:r>
        <w:t>.</w:t>
      </w:r>
      <w:r w:rsidR="00A81938">
        <w:t xml:space="preserve"> A warning should be given that unsaved change will be discarded and ask the user for a confirmation.</w:t>
      </w:r>
    </w:p>
    <w:p w14:paraId="74EE3007" w14:textId="77777777" w:rsidR="009E3636" w:rsidRDefault="009E3636" w:rsidP="009E3636">
      <w:pPr>
        <w:pStyle w:val="Heading3"/>
      </w:pPr>
      <w:bookmarkStart w:id="351" w:name="_Ref408391480"/>
      <w:bookmarkStart w:id="352" w:name="_Ref408391501"/>
      <w:bookmarkStart w:id="353" w:name="_Toc456813626"/>
      <w:r>
        <w:lastRenderedPageBreak/>
        <w:t>Save a top-level ABIE</w:t>
      </w:r>
      <w:bookmarkEnd w:id="351"/>
      <w:bookmarkEnd w:id="352"/>
      <w:bookmarkEnd w:id="353"/>
    </w:p>
    <w:p w14:paraId="70B57E2B" w14:textId="77777777"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descendant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14:paraId="7DB61ABF" w14:textId="77777777" w:rsidR="0051286D" w:rsidRDefault="0051286D" w:rsidP="0051286D">
      <w:pPr>
        <w:pStyle w:val="Heading3"/>
      </w:pPr>
      <w:bookmarkStart w:id="354" w:name="_Ref408391491"/>
      <w:bookmarkStart w:id="355" w:name="_Toc456813627"/>
      <w:r>
        <w:t>Discard a top-level ABIE</w:t>
      </w:r>
      <w:bookmarkEnd w:id="354"/>
      <w:bookmarkEnd w:id="355"/>
    </w:p>
    <w:p w14:paraId="4E2D1D94" w14:textId="2A0CE004"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632C6D">
        <w:t>Application Home Screen</w:t>
      </w:r>
      <w:r w:rsidR="006E6242">
        <w:fldChar w:fldCharType="end"/>
      </w:r>
      <w:r w:rsidR="006E6242">
        <w:t xml:space="preserve"> upon successful </w:t>
      </w:r>
      <w:r w:rsidR="00627BB8">
        <w:t>execution</w:t>
      </w:r>
      <w:r w:rsidR="006E6242">
        <w:t>.</w:t>
      </w:r>
    </w:p>
    <w:p w14:paraId="33D48AE9" w14:textId="77777777" w:rsidR="0051286D" w:rsidRDefault="0051286D" w:rsidP="0051286D">
      <w:pPr>
        <w:pStyle w:val="Heading3"/>
      </w:pPr>
      <w:bookmarkStart w:id="356" w:name="_Ref408391494"/>
      <w:bookmarkStart w:id="357" w:name="_Toc456813628"/>
      <w:r>
        <w:t>Publish a top-level ABIE</w:t>
      </w:r>
      <w:bookmarkEnd w:id="356"/>
      <w:bookmarkEnd w:id="357"/>
    </w:p>
    <w:p w14:paraId="7BE1E5CE" w14:textId="44C2F9B9"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rsidR="00632C6D">
        <w:t>Application Home Screen</w:t>
      </w:r>
      <w:r>
        <w:fldChar w:fldCharType="end"/>
      </w:r>
      <w:r>
        <w:t xml:space="preserve"> upon successful commit.</w:t>
      </w:r>
    </w:p>
    <w:p w14:paraId="243A15E2" w14:textId="77777777" w:rsidR="003A1C99" w:rsidRDefault="00B138CD" w:rsidP="009E3636">
      <w:pPr>
        <w:pStyle w:val="Heading3"/>
      </w:pPr>
      <w:bookmarkStart w:id="358" w:name="_Ref408466748"/>
      <w:bookmarkStart w:id="359" w:name="_Ref408484016"/>
      <w:bookmarkStart w:id="360" w:name="_Toc456813629"/>
      <w:r>
        <w:t>Top-level ABIE search</w:t>
      </w:r>
      <w:bookmarkEnd w:id="358"/>
      <w:r w:rsidR="00DD10B9">
        <w:t xml:space="preserve"> and select</w:t>
      </w:r>
      <w:bookmarkEnd w:id="359"/>
      <w:bookmarkEnd w:id="360"/>
    </w:p>
    <w:p w14:paraId="6366574A" w14:textId="77777777"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14:paraId="682FAA11" w14:textId="77777777" w:rsidR="00B138CD" w:rsidRDefault="00B138CD" w:rsidP="00B138CD">
      <w:r>
        <w:t xml:space="preserve">This page should allow the user to search for the top-level ABIE. The search field should look through the following columns: </w:t>
      </w:r>
      <w:r w:rsidR="00B66EC6">
        <w:rPr>
          <w:rStyle w:val="CodeChar"/>
        </w:rPr>
        <w:t>den</w:t>
      </w:r>
      <w:r>
        <w:t xml:space="preserve"> of the associated ACC, ABIE’s </w:t>
      </w:r>
      <w:r w:rsidR="00B66EC6">
        <w:rPr>
          <w:rStyle w:val="CodeChar"/>
        </w:rPr>
        <w:t>definition</w:t>
      </w:r>
      <w:r>
        <w:t xml:space="preserve">, ACC’s </w:t>
      </w:r>
      <w:r w:rsidR="00B66EC6">
        <w:rPr>
          <w:rStyle w:val="CodeChar"/>
        </w:rPr>
        <w:t>definition</w:t>
      </w:r>
      <w:r>
        <w:t xml:space="preserve">, and ABIE’s </w:t>
      </w:r>
      <w:r w:rsidRPr="00B138CD">
        <w:rPr>
          <w:rStyle w:val="CodeChar"/>
        </w:rPr>
        <w:t>Business_Term</w:t>
      </w:r>
      <w:r>
        <w:t>.</w:t>
      </w:r>
    </w:p>
    <w:p w14:paraId="079C3581" w14:textId="77777777" w:rsidR="00B138CD" w:rsidRDefault="00B138CD" w:rsidP="00B138CD"/>
    <w:p w14:paraId="0EBD5BDA" w14:textId="77777777" w:rsidR="00B138CD" w:rsidRDefault="00B138CD" w:rsidP="00B138CD">
      <w:r>
        <w:t xml:space="preserve">The search result should show the following details of the top-level ABIE: ACC’s DEN, </w:t>
      </w:r>
      <w:r w:rsidRPr="00B138CD">
        <w:rPr>
          <w:rStyle w:val="CodeChar"/>
        </w:rPr>
        <w:t>ABIE.Business_Term</w:t>
      </w:r>
      <w:r>
        <w:t>, applicable Business Context</w:t>
      </w:r>
      <w:r w:rsidR="0071315C">
        <w:t>s</w:t>
      </w:r>
      <w:r>
        <w:t xml:space="preserve">, </w:t>
      </w:r>
      <w:r w:rsidRPr="00B138CD">
        <w:rPr>
          <w:rStyle w:val="CodeChar"/>
        </w:rPr>
        <w:t>ABIE.</w:t>
      </w:r>
      <w:r w:rsidR="00B66EC6">
        <w:rPr>
          <w:rStyle w:val="CodeChar"/>
        </w:rPr>
        <w:t>definition</w:t>
      </w:r>
      <w:r>
        <w:t xml:space="preserve">, </w:t>
      </w:r>
      <w:r w:rsidRPr="00B138CD">
        <w:rPr>
          <w:rStyle w:val="CodeChar"/>
        </w:rPr>
        <w:t>ABIE.</w:t>
      </w:r>
      <w:r w:rsidR="00127238">
        <w:rPr>
          <w:rStyle w:val="CodeChar"/>
        </w:rPr>
        <w:t>last_update_timestamp</w:t>
      </w:r>
      <w:r>
        <w:t xml:space="preserve">, ABIE’s last updated by user, ABIE’s client, </w:t>
      </w:r>
      <w:r w:rsidRPr="00B138CD">
        <w:rPr>
          <w:rStyle w:val="CodeChar"/>
        </w:rPr>
        <w:t>ABIE.Version</w:t>
      </w:r>
      <w:r>
        <w:t xml:space="preserve">, </w:t>
      </w:r>
      <w:r w:rsidRPr="00B138CD">
        <w:rPr>
          <w:rStyle w:val="CodeChar"/>
        </w:rPr>
        <w:t>ABIE.</w:t>
      </w:r>
      <w:r w:rsidR="002D3A91">
        <w:rPr>
          <w:rStyle w:val="CodeChar"/>
        </w:rPr>
        <w:t>remark</w:t>
      </w:r>
      <w:r>
        <w:t xml:space="preserve">, </w:t>
      </w:r>
      <w:r w:rsidRPr="00B138CD">
        <w:rPr>
          <w:rStyle w:val="CodeChar"/>
        </w:rPr>
        <w:t>ABIE.Status</w:t>
      </w:r>
      <w:r>
        <w:t>.</w:t>
      </w:r>
    </w:p>
    <w:p w14:paraId="11796056" w14:textId="77777777" w:rsidR="00591B4E" w:rsidRDefault="00591B4E" w:rsidP="00B138CD"/>
    <w:p w14:paraId="7871882C" w14:textId="77777777" w:rsidR="009E3636" w:rsidRDefault="005B3E38" w:rsidP="009E3636">
      <w:pPr>
        <w:pStyle w:val="Heading3"/>
      </w:pPr>
      <w:bookmarkStart w:id="361" w:name="_Ref408467681"/>
      <w:bookmarkStart w:id="362" w:name="_Toc456813630"/>
      <w:r>
        <w:t xml:space="preserve">Copy </w:t>
      </w:r>
      <w:r w:rsidR="009E3636">
        <w:t>a top-level ABIE</w:t>
      </w:r>
      <w:bookmarkEnd w:id="361"/>
      <w:bookmarkEnd w:id="362"/>
    </w:p>
    <w:p w14:paraId="36820462" w14:textId="24AFD572" w:rsidR="00DB6A77" w:rsidRDefault="00DD10B9" w:rsidP="00DB6A77">
      <w:r>
        <w:t xml:space="preserve">This should invoke the </w:t>
      </w:r>
      <w:r>
        <w:fldChar w:fldCharType="begin"/>
      </w:r>
      <w:r>
        <w:instrText xml:space="preserve"> REF _Ref408484016 \h </w:instrText>
      </w:r>
      <w:r>
        <w:fldChar w:fldCharType="separate"/>
      </w:r>
      <w:r w:rsidR="00632C6D">
        <w:t>Top-level ABIE search and select</w:t>
      </w:r>
      <w:r>
        <w:fldChar w:fldCharType="end"/>
      </w:r>
      <w:r>
        <w:t xml:space="preserve"> in section </w:t>
      </w:r>
      <w:r>
        <w:fldChar w:fldCharType="begin"/>
      </w:r>
      <w:r>
        <w:instrText xml:space="preserve"> REF _Ref408466748 \r \h </w:instrText>
      </w:r>
      <w:r>
        <w:fldChar w:fldCharType="separate"/>
      </w:r>
      <w:r w:rsidR="00632C6D">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632C6D">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632C6D">
        <w:t>3.3.3</w:t>
      </w:r>
      <w:r w:rsidR="00DB6A77">
        <w:fldChar w:fldCharType="end"/>
      </w:r>
      <w:r w:rsidR="00DB6A77">
        <w:t xml:space="preserve"> with the new top-level ABIE.</w:t>
      </w:r>
    </w:p>
    <w:p w14:paraId="34EEFBF1" w14:textId="77777777" w:rsidR="00DB6A77" w:rsidRDefault="00DB6A77" w:rsidP="00DB6A77"/>
    <w:p w14:paraId="4F442C4F" w14:textId="77777777" w:rsidR="00DB6A77" w:rsidRDefault="00DB6A77" w:rsidP="00DB6A77">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14:paraId="0564B1CA" w14:textId="77777777" w:rsidR="002C4DD3" w:rsidRDefault="002C4DD3" w:rsidP="002C4DD3">
      <w:pPr>
        <w:pStyle w:val="Heading3"/>
      </w:pPr>
      <w:bookmarkStart w:id="363" w:name="_Ref436631127"/>
      <w:bookmarkStart w:id="364" w:name="_Toc456813631"/>
      <w:r>
        <w:t>Extend a top-level ABIE</w:t>
      </w:r>
      <w:bookmarkEnd w:id="363"/>
      <w:bookmarkEnd w:id="364"/>
    </w:p>
    <w:p w14:paraId="030532C2" w14:textId="77777777" w:rsidR="002C4DD3" w:rsidRDefault="002C4DD3" w:rsidP="002C4DD3">
      <w:r>
        <w:t>This use</w:t>
      </w:r>
      <w:r w:rsidR="00A025CC">
        <w:t xml:space="preserve"> case</w:t>
      </w:r>
      <w:r>
        <w:t xml:space="preserve"> will happen as part the process of editing a top-level ABIE. </w:t>
      </w:r>
      <w:r w:rsidR="00A025CC">
        <w:t xml:space="preserve">The user should be able to </w:t>
      </w:r>
      <w:r w:rsidR="00CF1A9C">
        <w:t xml:space="preserve">invoke </w:t>
      </w:r>
      <w:r w:rsidR="00760306">
        <w:t>the extension from the BIE editing window.</w:t>
      </w:r>
    </w:p>
    <w:p w14:paraId="7978DB92" w14:textId="77777777" w:rsidR="00BC437D" w:rsidRDefault="00BC437D" w:rsidP="002C4DD3"/>
    <w:p w14:paraId="2C8C587E" w14:textId="06582D63" w:rsidR="00505C10" w:rsidRDefault="00EB4ACA" w:rsidP="002C4DD3">
      <w:r>
        <w:t>After clicking</w:t>
      </w:r>
      <w:r w:rsidR="00093299">
        <w:t xml:space="preserve"> (or right clicking to bring up a context menu</w:t>
      </w:r>
      <w:r w:rsidR="0047479A">
        <w:t xml:space="preserve"> see </w:t>
      </w:r>
      <w:r w:rsidR="0047479A">
        <w:fldChar w:fldCharType="begin"/>
      </w:r>
      <w:r w:rsidR="0047479A">
        <w:instrText xml:space="preserve"> REF _Ref434224643 \h </w:instrText>
      </w:r>
      <w:r w:rsidR="0047479A">
        <w:fldChar w:fldCharType="separate"/>
      </w:r>
      <w:r w:rsidR="00632C6D">
        <w:t xml:space="preserve">Figure </w:t>
      </w:r>
      <w:r w:rsidR="00632C6D">
        <w:rPr>
          <w:noProof/>
        </w:rPr>
        <w:t>1</w:t>
      </w:r>
      <w:r w:rsidR="0047479A">
        <w:fldChar w:fldCharType="end"/>
      </w:r>
      <w:r w:rsidR="00093299">
        <w:t>)</w:t>
      </w:r>
      <w:r>
        <w:t xml:space="preserve"> on an Extension element</w:t>
      </w:r>
      <w:r w:rsidR="00505C10">
        <w:t>, while the top-level ABIE is in the Editing state</w:t>
      </w:r>
      <w:r>
        <w:t>, the user should be able to access the</w:t>
      </w:r>
      <w:r w:rsidR="00505C10">
        <w:t xml:space="preserve"> </w:t>
      </w:r>
      <w:r w:rsidR="005A04AC">
        <w:t xml:space="preserve">Create </w:t>
      </w:r>
      <w:r w:rsidR="00505C10">
        <w:t>ABIE</w:t>
      </w:r>
      <w:r w:rsidR="005A04AC">
        <w:t xml:space="preserve"> Extension Locally or the Create ABIE Extension Globally</w:t>
      </w:r>
      <w:r w:rsidR="00505C10">
        <w:t xml:space="preserve"> function. Upon entering the </w:t>
      </w:r>
      <w:r w:rsidR="005A04AC">
        <w:t>Create A</w:t>
      </w:r>
      <w:r w:rsidR="00505C10">
        <w:t>BIE</w:t>
      </w:r>
      <w:r w:rsidR="005A04AC">
        <w:t xml:space="preserve"> Locally</w:t>
      </w:r>
      <w:r w:rsidR="00505C10">
        <w:t xml:space="preserve"> function, the following logic</w:t>
      </w:r>
      <w:r w:rsidR="00D061DD">
        <w:t xml:space="preserve"> flow below</w:t>
      </w:r>
      <w:r w:rsidR="00505C10">
        <w:t xml:space="preserve"> should be followed.</w:t>
      </w:r>
      <w:r w:rsidR="00D061DD">
        <w:t xml:space="preserve"> If the user selects the Create ABIE Extension Globally, the logic is the same - it is only that the entity names are different. The differences will be noted in the table detail in each subsection.</w:t>
      </w:r>
    </w:p>
    <w:p w14:paraId="1F2BAC46" w14:textId="77777777" w:rsidR="00A01448" w:rsidRDefault="00A01448" w:rsidP="002C4DD3">
      <w:r>
        <w:rPr>
          <w:noProof/>
          <w:lang w:bidi="th-TH"/>
        </w:rPr>
        <w:lastRenderedPageBreak/>
        <mc:AlternateContent>
          <mc:Choice Requires="wpc">
            <w:drawing>
              <wp:inline distT="0" distB="0" distL="0" distR="0" wp14:anchorId="2B094748" wp14:editId="1E006EEC">
                <wp:extent cx="5486400" cy="2608029"/>
                <wp:effectExtent l="0" t="0" r="19050" b="20955"/>
                <wp:docPr id="307" name="Canvas 3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551" name="TextBox 1"/>
                        <wps:cNvSpPr txBox="1"/>
                        <wps:spPr>
                          <a:xfrm>
                            <a:off x="288786" y="179994"/>
                            <a:ext cx="2382852" cy="30289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D4DB17A" w14:textId="77777777" w:rsidR="00F332FA" w:rsidRPr="00A01448" w:rsidRDefault="00F332FA"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wps:txbx>
                        <wps:bodyPr wrap="square" rtlCol="0">
                          <a:spAutoFit/>
                        </wps:bodyPr>
                      </wps:wsp>
                      <wps:wsp>
                        <wps:cNvPr id="552" name="Elbow Connector 552"/>
                        <wps:cNvCnPr>
                          <a:stCxn id="554" idx="4"/>
                          <a:endCxn id="559" idx="1"/>
                        </wps:cNvCnPr>
                        <wps:spPr>
                          <a:xfrm rot="16200000" flipH="1">
                            <a:off x="304232" y="1193860"/>
                            <a:ext cx="282489" cy="243636"/>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3" name="Elbow Connector 553"/>
                        <wps:cNvCnPr>
                          <a:stCxn id="554" idx="4"/>
                          <a:endCxn id="557" idx="1"/>
                        </wps:cNvCnPr>
                        <wps:spPr>
                          <a:xfrm rot="16200000" flipH="1">
                            <a:off x="-101290" y="1599381"/>
                            <a:ext cx="1093533" cy="243637"/>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4" name="Oval 554"/>
                        <wps:cNvSpPr/>
                        <wps:spPr>
                          <a:xfrm>
                            <a:off x="261028" y="1049174"/>
                            <a:ext cx="125260" cy="12526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5" name="TextBox 22"/>
                        <wps:cNvSpPr txBox="1"/>
                        <wps:spPr>
                          <a:xfrm>
                            <a:off x="180000" y="895650"/>
                            <a:ext cx="78613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5479A2D8" w14:textId="77777777" w:rsidR="00F332FA" w:rsidRDefault="00F332FA" w:rsidP="00A01448">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556" name="Straight Arrow Connector 23"/>
                        <wps:cNvCnPr/>
                        <wps:spPr>
                          <a:xfrm>
                            <a:off x="2058313" y="1788857"/>
                            <a:ext cx="359744" cy="331935"/>
                          </a:xfrm>
                          <a:prstGeom prst="bentConnector3">
                            <a:avLst>
                              <a:gd name="adj1" fmla="val 4336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7" name="TextBox 26"/>
                        <wps:cNvSpPr txBox="1"/>
                        <wps:spPr>
                          <a:xfrm>
                            <a:off x="567295" y="2129467"/>
                            <a:ext cx="7842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2E9CD61F" w14:textId="77777777" w:rsidR="00F332FA" w:rsidRDefault="00F332FA" w:rsidP="00A01448">
                              <w:pPr>
                                <w:pStyle w:val="NormalWeb"/>
                                <w:spacing w:before="0" w:beforeAutospacing="0" w:after="0" w:afterAutospacing="0"/>
                              </w:pPr>
                              <w:r>
                                <w:rPr>
                                  <w:rFonts w:asciiTheme="minorHAnsi" w:hAnsi="Calibri" w:cstheme="minorBidi"/>
                                  <w:color w:val="000000" w:themeColor="dark1"/>
                                  <w:kern w:val="24"/>
                                </w:rPr>
                                <w:t>DataArea</w:t>
                              </w:r>
                            </w:p>
                          </w:txbxContent>
                        </wps:txbx>
                        <wps:bodyPr wrap="none" rtlCol="0">
                          <a:spAutoFit/>
                        </wps:bodyPr>
                      </wps:wsp>
                      <wps:wsp>
                        <wps:cNvPr id="558" name="Elbow Connector 558"/>
                        <wps:cNvCnPr>
                          <a:stCxn id="559" idx="3"/>
                          <a:endCxn id="560" idx="1"/>
                        </wps:cNvCnPr>
                        <wps:spPr>
                          <a:xfrm flipV="1">
                            <a:off x="931496" y="1187674"/>
                            <a:ext cx="359744" cy="26924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TextBox 35"/>
                        <wps:cNvSpPr txBox="1"/>
                        <wps:spPr>
                          <a:xfrm>
                            <a:off x="567294" y="1318423"/>
                            <a:ext cx="38481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7003944" w14:textId="77777777" w:rsidR="00F332FA" w:rsidRDefault="00F332FA" w:rsidP="00A01448">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560" name="TextBox 45"/>
                        <wps:cNvSpPr txBox="1"/>
                        <wps:spPr>
                          <a:xfrm>
                            <a:off x="1291240" y="1049174"/>
                            <a:ext cx="64325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A3057DB" w14:textId="77777777" w:rsidR="00F332FA" w:rsidRDefault="00F332FA" w:rsidP="00A01448">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561" name="TextBox 49"/>
                        <wps:cNvSpPr txBox="1"/>
                        <wps:spPr>
                          <a:xfrm>
                            <a:off x="1291240" y="1650358"/>
                            <a:ext cx="8096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69F157FC" w14:textId="77777777" w:rsidR="00F332FA" w:rsidRDefault="00F332FA" w:rsidP="00A01448">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562" name="TextBox 53"/>
                        <wps:cNvSpPr txBox="1"/>
                        <wps:spPr>
                          <a:xfrm>
                            <a:off x="2359515" y="1291954"/>
                            <a:ext cx="104394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485653AA" w14:textId="77777777" w:rsidR="00F332FA" w:rsidRDefault="00F332FA" w:rsidP="00A01448">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563" name="Straight Arrow Connector 563"/>
                        <wps:cNvCnPr>
                          <a:stCxn id="559" idx="3"/>
                        </wps:cNvCnPr>
                        <wps:spPr>
                          <a:xfrm>
                            <a:off x="931496" y="1456923"/>
                            <a:ext cx="401843"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Straight Connector 564"/>
                        <wps:cNvCnPr/>
                        <wps:spPr>
                          <a:xfrm>
                            <a:off x="1479633" y="1469623"/>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5" name="Straight Arrow Connector 23"/>
                        <wps:cNvCnPr>
                          <a:stCxn id="561" idx="3"/>
                          <a:endCxn id="562" idx="1"/>
                        </wps:cNvCnPr>
                        <wps:spPr>
                          <a:xfrm flipV="1">
                            <a:off x="2083829" y="1430454"/>
                            <a:ext cx="275686" cy="358404"/>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Straight Arrow Connector 566"/>
                        <wps:cNvCnPr>
                          <a:stCxn id="561" idx="3"/>
                          <a:endCxn id="568" idx="1"/>
                        </wps:cNvCnPr>
                        <wps:spPr>
                          <a:xfrm>
                            <a:off x="2083829" y="1788858"/>
                            <a:ext cx="2982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7" name="Straight Connector 567"/>
                        <wps:cNvCnPr/>
                        <wps:spPr>
                          <a:xfrm>
                            <a:off x="2519073" y="2129467"/>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8" name="TextBox 67"/>
                        <wps:cNvSpPr txBox="1"/>
                        <wps:spPr>
                          <a:xfrm>
                            <a:off x="2382072" y="1650358"/>
                            <a:ext cx="70866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F21F238" w14:textId="77777777" w:rsidR="00F332FA" w:rsidRDefault="00F332FA" w:rsidP="00A01448">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569" name="Straight Arrow Connector 23"/>
                        <wps:cNvCnPr/>
                        <wps:spPr>
                          <a:xfrm>
                            <a:off x="931496" y="1460261"/>
                            <a:ext cx="359744" cy="33193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0" name="Straight Arrow Connector 570"/>
                        <wps:cNvCnPr>
                          <a:stCxn id="571" idx="1"/>
                        </wps:cNvCnPr>
                        <wps:spPr>
                          <a:xfrm flipH="1">
                            <a:off x="1868557" y="523116"/>
                            <a:ext cx="1303849" cy="112724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1" name="TextBox 79"/>
                        <wps:cNvSpPr txBox="1"/>
                        <wps:spPr>
                          <a:xfrm>
                            <a:off x="3172406" y="294198"/>
                            <a:ext cx="1780540" cy="798830"/>
                          </a:xfrm>
                          <a:prstGeom prst="rect">
                            <a:avLst/>
                          </a:prstGeom>
                        </wps:spPr>
                        <wps:style>
                          <a:lnRef idx="2">
                            <a:schemeClr val="dk1"/>
                          </a:lnRef>
                          <a:fillRef idx="1">
                            <a:schemeClr val="lt1"/>
                          </a:fillRef>
                          <a:effectRef idx="0">
                            <a:schemeClr val="dk1"/>
                          </a:effectRef>
                          <a:fontRef idx="minor">
                            <a:schemeClr val="dk1"/>
                          </a:fontRef>
                        </wps:style>
                        <wps:txbx>
                          <w:txbxContent>
                            <w:p w14:paraId="23C15941" w14:textId="77777777" w:rsidR="00F332FA" w:rsidRDefault="00F332FA"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77777777" w:rsidR="00F332FA" w:rsidRPr="00A01448" w:rsidRDefault="00F332FA"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standards for ApplicationArea</w:t>
                              </w:r>
                            </w:p>
                          </w:txbxContent>
                        </wps:txbx>
                        <wps:bodyPr wrap="square" rtlCol="0">
                          <a:spAutoFit/>
                        </wps:bodyPr>
                      </wps:wsp>
                    </wpc:wpc>
                  </a:graphicData>
                </a:graphic>
              </wp:inline>
            </w:drawing>
          </mc:Choice>
          <mc:Fallback>
            <w:pict>
              <v:group w14:anchorId="2B094748" id="Canvas 307" o:spid="_x0000_s1121" editas="canvas" style="width:6in;height:205.35pt;mso-position-horizontal-relative:char;mso-position-vertical-relative:line" coordsize="54864,26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">
                <v:shape id="_x0000_s1122" type="#_x0000_t75" style="position:absolute;width:54864;height:26079;visibility:visible;mso-wrap-style:square" stroked="t" strokecolor="#4f81bd [3204]">
                  <v:fill o:detectmouseclick="t"/>
                  <v:path o:connecttype="none"/>
                </v:shape>
                <v:shape id="TextBox 1" o:spid="_x0000_s1123" type="#_x0000_t202" style="position:absolute;left:2887;top:1799;width:23829;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" fillcolor="white [3201]" strokecolor="#4f81bd [3204]" strokeweight="2pt">
                  <v:textbox style="mso-fit-shape-to-text:t">
                    <w:txbxContent>
                      <w:p w14:paraId="6D4DB17A" w14:textId="77777777" w:rsidR="00F332FA" w:rsidRPr="00A01448" w:rsidRDefault="00F332FA"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v:textbox>
                </v:shape>
                <v:shape id="Elbow Connector 552" o:spid="_x0000_s1124" type="#_x0000_t33" style="position:absolute;left:3041;top:11939;width:282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" strokecolor="#4f81bd [3204]">
                  <v:stroke endarrow="block"/>
                </v:shape>
                <v:shape id="Elbow Connector 553" o:spid="_x0000_s1125" type="#_x0000_t33" style="position:absolute;left:-1014;top:15994;width:1093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" strokecolor="#4f81bd [3204]">
                  <v:stroke endarrow="block"/>
                </v:shape>
                <v:oval id="Oval 554" o:spid="_x0000_s1126" style="position:absolute;left:2610;top:10491;width:1252;height:1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" filled="f" strokecolor="#4f81bd [3204]" strokeweight="2pt"/>
                <v:shape id="TextBox 22" o:spid="_x0000_s1127" type="#_x0000_t202" style="position:absolute;left:1800;top:8956;width:7861;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" fillcolor="white [3201]" strokecolor="#4f81bd [3204]" strokeweight="2pt">
                  <v:textbox style="mso-fit-shape-to-text:t">
                    <w:txbxContent>
                      <w:p w14:paraId="5479A2D8" w14:textId="77777777" w:rsidR="00F332FA" w:rsidRDefault="00F332FA" w:rsidP="00A01448">
                        <w:pPr>
                          <w:pStyle w:val="NormalWeb"/>
                          <w:spacing w:before="0" w:beforeAutospacing="0" w:after="0" w:afterAutospacing="0"/>
                        </w:pPr>
                        <w:r>
                          <w:rPr>
                            <w:rFonts w:asciiTheme="minorHAnsi" w:hAnsi="Calibri" w:cstheme="minorBidi"/>
                            <w:color w:val="000000" w:themeColor="dark1"/>
                            <w:kern w:val="24"/>
                          </w:rPr>
                          <w:t>AckFields</w:t>
                        </w:r>
                      </w:p>
                    </w:txbxContent>
                  </v:textbox>
                </v:shape>
                <v:shape id="Straight Arrow Connector 23" o:spid="_x0000_s1128" type="#_x0000_t34" style="position:absolute;left:20583;top:17888;width:3597;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" adj="9368" strokecolor="#4579b8 [3044]">
                  <v:stroke endarrow="block"/>
                </v:shape>
                <v:shape id="TextBox 26" o:spid="_x0000_s1129" type="#_x0000_t202" style="position:absolute;left:5672;top:21294;width:7843;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" fillcolor="white [3201]" strokecolor="#4f81bd [3204]" strokeweight="2pt">
                  <v:textbox style="mso-fit-shape-to-text:t">
                    <w:txbxContent>
                      <w:p w14:paraId="2E9CD61F" w14:textId="77777777" w:rsidR="00F332FA" w:rsidRDefault="00F332FA" w:rsidP="00A01448">
                        <w:pPr>
                          <w:pStyle w:val="NormalWeb"/>
                          <w:spacing w:before="0" w:beforeAutospacing="0" w:after="0" w:afterAutospacing="0"/>
                        </w:pPr>
                        <w:r>
                          <w:rPr>
                            <w:rFonts w:asciiTheme="minorHAnsi" w:hAnsi="Calibri" w:cstheme="minorBidi"/>
                            <w:color w:val="000000" w:themeColor="dark1"/>
                            <w:kern w:val="24"/>
                          </w:rPr>
                          <w:t>DataArea</w:t>
                        </w:r>
                      </w:p>
                    </w:txbxContent>
                  </v:textbox>
                </v:shape>
                <v:shape id="Elbow Connector 558" o:spid="_x0000_s1130" type="#_x0000_t34" style="position:absolute;left:9314;top:11876;width:3598;height:269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" strokecolor="#4579b8 [3044]">
                  <v:stroke endarrow="block"/>
                </v:shape>
                <v:shape id="TextBox 35" o:spid="_x0000_s1131" type="#_x0000_t202" style="position:absolute;left:5672;top:13184;width:384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" fillcolor="white [3201]" strokecolor="#4f81bd [3204]" strokeweight="2pt">
                  <v:textbox style="mso-fit-shape-to-text:t">
                    <w:txbxContent>
                      <w:p w14:paraId="17003944" w14:textId="77777777" w:rsidR="00F332FA" w:rsidRDefault="00F332FA" w:rsidP="00A01448">
                        <w:pPr>
                          <w:pStyle w:val="NormalWeb"/>
                          <w:spacing w:before="0" w:beforeAutospacing="0" w:after="0" w:afterAutospacing="0"/>
                        </w:pPr>
                        <w:r>
                          <w:rPr>
                            <w:rFonts w:asciiTheme="minorHAnsi" w:hAnsi="Calibri" w:cstheme="minorBidi"/>
                            <w:color w:val="000000" w:themeColor="dark1"/>
                            <w:kern w:val="24"/>
                          </w:rPr>
                          <w:t>AA</w:t>
                        </w:r>
                      </w:p>
                    </w:txbxContent>
                  </v:textbox>
                </v:shape>
                <v:shape id="TextBox 45" o:spid="_x0000_s1132" type="#_x0000_t202" style="position:absolute;left:12912;top:10491;width:6432;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" fillcolor="white [3201]" strokecolor="#4f81bd [3204]" strokeweight="2pt">
                  <v:textbox style="mso-fit-shape-to-text:t">
                    <w:txbxContent>
                      <w:p w14:paraId="1A3057DB" w14:textId="77777777" w:rsidR="00F332FA" w:rsidRDefault="00F332FA" w:rsidP="00A01448">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49" o:spid="_x0000_s1133" type="#_x0000_t202" style="position:absolute;left:12912;top:16503;width:8096;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" fillcolor="white [3201]" strokecolor="#4f81bd [3204]" strokeweight="2pt">
                  <v:textbox style="mso-fit-shape-to-text:t">
                    <w:txbxContent>
                      <w:p w14:paraId="69F157FC" w14:textId="77777777" w:rsidR="00F332FA" w:rsidRDefault="00F332FA" w:rsidP="00A01448">
                        <w:pPr>
                          <w:pStyle w:val="NormalWeb"/>
                          <w:spacing w:before="0" w:beforeAutospacing="0" w:after="0" w:afterAutospacing="0"/>
                        </w:pPr>
                        <w:r>
                          <w:rPr>
                            <w:rFonts w:asciiTheme="minorHAnsi" w:hAnsi="Calibri" w:cstheme="minorBidi"/>
                            <w:color w:val="000000" w:themeColor="dark1"/>
                            <w:kern w:val="24"/>
                          </w:rPr>
                          <w:t>Extension</w:t>
                        </w:r>
                      </w:p>
                    </w:txbxContent>
                  </v:textbox>
                </v:shape>
                <v:shape id="TextBox 53" o:spid="_x0000_s1134" type="#_x0000_t202" style="position:absolute;left:23595;top:12919;width:1043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" fillcolor="white [3201]" strokecolor="#4f81bd [3204]" strokeweight="2pt">
                  <v:textbox style="mso-fit-shape-to-text:t">
                    <w:txbxContent>
                      <w:p w14:paraId="485653AA" w14:textId="77777777" w:rsidR="00F332FA" w:rsidRDefault="00F332FA" w:rsidP="00A01448">
                        <w:pPr>
                          <w:pStyle w:val="NormalWeb"/>
                          <w:spacing w:before="0" w:beforeAutospacing="0" w:after="0" w:afterAutospacing="0"/>
                        </w:pPr>
                        <w:r>
                          <w:rPr>
                            <w:rFonts w:asciiTheme="minorHAnsi" w:hAnsi="Calibri" w:cstheme="minorBidi"/>
                            <w:color w:val="000000" w:themeColor="dark1"/>
                            <w:kern w:val="24"/>
                          </w:rPr>
                          <w:t>AnyExtension</w:t>
                        </w:r>
                      </w:p>
                    </w:txbxContent>
                  </v:textbox>
                </v:shape>
                <v:shape id="Straight Arrow Connector 563" o:spid="_x0000_s1135" type="#_x0000_t32" style="position:absolute;left:9314;top:14569;width:4019;height: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" strokecolor="#4579b8 [3044]">
                  <v:stroke endarrow="block"/>
                </v:shape>
                <v:line id="Straight Connector 564" o:spid="_x0000_s1136" style="position:absolute;visibility:visible;mso-wrap-style:square" from="14796,14696" to="16875,14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" strokecolor="#4579b8 [3044]">
                  <v:stroke dashstyle="dash"/>
                </v:line>
                <v:shape id="Straight Arrow Connector 23" o:spid="_x0000_s1137" type="#_x0000_t34" style="position:absolute;left:20838;top:14304;width:2757;height:358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" strokecolor="#4579b8 [3044]">
                  <v:stroke endarrow="block"/>
                </v:shape>
                <v:shape id="Straight Arrow Connector 566" o:spid="_x0000_s1138" type="#_x0000_t32" style="position:absolute;left:20838;top:17888;width:29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" strokecolor="#4579b8 [3044]">
                  <v:stroke endarrow="block"/>
                </v:shape>
                <v:line id="Straight Connector 567" o:spid="_x0000_s1139" style="position:absolute;visibility:visible;mso-wrap-style:square" from="25190,21294" to="27269,2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" strokecolor="#4579b8 [3044]">
                  <v:stroke dashstyle="dash"/>
                </v:line>
                <v:shape id="TextBox 67" o:spid="_x0000_s1140" type="#_x0000_t202" style="position:absolute;left:23820;top:16503;width:7087;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" fillcolor="white [3201]" strokecolor="#4f81bd [3204]" strokeweight="2pt">
                  <v:textbox style="mso-fit-shape-to-text:t">
                    <w:txbxContent>
                      <w:p w14:paraId="1F21F238" w14:textId="77777777" w:rsidR="00F332FA" w:rsidRDefault="00F332FA" w:rsidP="00A01448">
                        <w:pPr>
                          <w:pStyle w:val="NormalWeb"/>
                          <w:spacing w:before="0" w:beforeAutospacing="0" w:after="0" w:afterAutospacing="0"/>
                        </w:pPr>
                        <w:r>
                          <w:rPr>
                            <w:rFonts w:asciiTheme="minorHAnsi" w:hAnsi="Calibri" w:cstheme="minorBidi"/>
                            <w:color w:val="000000" w:themeColor="dark1"/>
                            <w:kern w:val="24"/>
                          </w:rPr>
                          <w:t>Amount</w:t>
                        </w:r>
                      </w:p>
                    </w:txbxContent>
                  </v:textbox>
                </v:shape>
                <v:shape id="Straight Arrow Connector 23" o:spid="_x0000_s1141" type="#_x0000_t34" style="position:absolute;left:9314;top:14602;width:3598;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" strokecolor="#4579b8 [3044]">
                  <v:stroke endarrow="block"/>
                </v:shape>
                <v:shape id="Straight Arrow Connector 570" o:spid="_x0000_s1142" type="#_x0000_t32" style="position:absolute;left:18685;top:5231;width:13039;height:11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" strokecolor="black [3040]">
                  <v:stroke endarrow="open"/>
                </v:shape>
                <v:shape id="TextBox 79" o:spid="_x0000_s1143" type="#_x0000_t202" style="position:absolute;left:31724;top:2941;width:17805;height:7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" fillcolor="white [3201]" strokecolor="black [3200]" strokeweight="2pt">
                  <v:textbox style="mso-fit-shape-to-text:t">
                    <w:txbxContent>
                      <w:p w14:paraId="23C15941" w14:textId="77777777" w:rsidR="00F332FA" w:rsidRDefault="00F332FA"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77777777" w:rsidR="00F332FA" w:rsidRPr="00A01448" w:rsidRDefault="00F332FA"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standards for ApplicationArea</w:t>
                        </w:r>
                      </w:p>
                    </w:txbxContent>
                  </v:textbox>
                </v:shape>
                <w10:anchorlock/>
              </v:group>
            </w:pict>
          </mc:Fallback>
        </mc:AlternateContent>
      </w:r>
    </w:p>
    <w:p w14:paraId="697CAC61" w14:textId="5663C637" w:rsidR="00A01448" w:rsidRDefault="00A01448" w:rsidP="00A01448">
      <w:pPr>
        <w:pStyle w:val="Caption"/>
      </w:pPr>
      <w:bookmarkStart w:id="365" w:name="_Ref434224643"/>
      <w:r>
        <w:t xml:space="preserve">Figure </w:t>
      </w:r>
      <w:fldSimple w:instr=" SEQ Figure \* ARABIC ">
        <w:r w:rsidR="00632C6D">
          <w:rPr>
            <w:noProof/>
          </w:rPr>
          <w:t>1</w:t>
        </w:r>
      </w:fldSimple>
      <w:bookmarkEnd w:id="365"/>
      <w:r>
        <w:t>: Starting point on the BIE page for the user extension</w:t>
      </w:r>
    </w:p>
    <w:p w14:paraId="6EEDF2DB" w14:textId="77777777" w:rsidR="00505C10" w:rsidRDefault="00505C10" w:rsidP="002C4DD3"/>
    <w:p w14:paraId="398AB1CC" w14:textId="77777777" w:rsidR="0016775B" w:rsidRDefault="0016775B" w:rsidP="002C4DD3"/>
    <w:p w14:paraId="18D3AADD" w14:textId="77777777" w:rsidR="008B3BDA" w:rsidRDefault="00E63F9B" w:rsidP="002C4DD3">
      <w:r>
        <w:t xml:space="preserve">In the following subsections, let the variable </w:t>
      </w:r>
      <w:r w:rsidRPr="00E63F9B">
        <w:rPr>
          <w:rStyle w:val="CodeChar"/>
        </w:rPr>
        <w:t>tlABIE</w:t>
      </w:r>
      <w:r>
        <w:t xml:space="preserve"> refer</w:t>
      </w:r>
      <w:r w:rsidR="00E44CAE">
        <w:t xml:space="preserve"> to</w:t>
      </w:r>
      <w:r>
        <w:t xml:space="preserve"> the top-level ABIE in context </w:t>
      </w:r>
      <w:r w:rsidR="00E44CAE">
        <w:t xml:space="preserve">(e.g., </w:t>
      </w:r>
      <w:r w:rsidR="00E44CAE" w:rsidRPr="00E44CAE">
        <w:rPr>
          <w:rStyle w:val="CodeChar"/>
        </w:rPr>
        <w:t>AcknowledgeFieldsType</w:t>
      </w:r>
      <w:r w:rsidR="00E44CAE">
        <w:t xml:space="preserve">) </w:t>
      </w:r>
      <w:r>
        <w:t xml:space="preserve">and the variable </w:t>
      </w:r>
      <w:r w:rsidRPr="00E63F9B">
        <w:rPr>
          <w:rStyle w:val="CodeChar"/>
        </w:rPr>
        <w:t>eABIE</w:t>
      </w:r>
      <w:r>
        <w:t xml:space="preserve"> refer to the extension ABIE in context, e.g., </w:t>
      </w:r>
      <w:r w:rsidRPr="00E63F9B">
        <w:rPr>
          <w:rStyle w:val="CodeChar"/>
        </w:rPr>
        <w:t>ApplicationAreaExtensionType</w:t>
      </w:r>
      <w:r>
        <w:t xml:space="preserve">, </w:t>
      </w:r>
      <w:r w:rsidRPr="00E63F9B">
        <w:rPr>
          <w:rStyle w:val="CodeChar"/>
        </w:rPr>
        <w:t>PurchaseOrderExtensionType</w:t>
      </w:r>
      <w:r>
        <w:t xml:space="preserve">, </w:t>
      </w:r>
      <w:r w:rsidRPr="00E63F9B">
        <w:rPr>
          <w:rStyle w:val="CodeChar"/>
        </w:rPr>
        <w:t>AllExtensionType</w:t>
      </w:r>
      <w:r>
        <w:t>.</w:t>
      </w:r>
      <w:r w:rsidR="008B3BDA">
        <w:t xml:space="preserve"> </w:t>
      </w:r>
    </w:p>
    <w:p w14:paraId="0B4EAC44" w14:textId="77777777" w:rsidR="008B3BDA" w:rsidRDefault="008B3BDA" w:rsidP="002C4DD3"/>
    <w:p w14:paraId="64336738" w14:textId="77777777" w:rsidR="00E63F9B" w:rsidRDefault="008B3BDA" w:rsidP="002C4DD3">
      <w:r>
        <w:t xml:space="preserve">Let’s also designate the CC corresponding to the </w:t>
      </w:r>
      <w:r w:rsidRPr="008B3BDA">
        <w:rPr>
          <w:rStyle w:val="CodeChar"/>
        </w:rPr>
        <w:t>tlABIE</w:t>
      </w:r>
      <w:r>
        <w:t xml:space="preserve"> as </w:t>
      </w:r>
      <w:r w:rsidRPr="008B3BDA">
        <w:rPr>
          <w:rStyle w:val="CodeChar"/>
        </w:rPr>
        <w:t>tlACC</w:t>
      </w:r>
      <w:r>
        <w:t>.</w:t>
      </w:r>
      <w:r w:rsidR="00E63F9B">
        <w:t xml:space="preserve"> </w:t>
      </w:r>
    </w:p>
    <w:p w14:paraId="230BCA3A" w14:textId="77777777" w:rsidR="00557678" w:rsidRDefault="00557678" w:rsidP="002C4DD3"/>
    <w:p w14:paraId="1659E8B7" w14:textId="6B4E0406" w:rsidR="00557678" w:rsidRDefault="00557678" w:rsidP="002C4DD3">
      <w:r>
        <w:t xml:space="preserve">Let the </w:t>
      </w:r>
      <w:r w:rsidRPr="00557678">
        <w:rPr>
          <w:rStyle w:val="CodeChar"/>
        </w:rPr>
        <w:t>eACC</w:t>
      </w:r>
      <w:r>
        <w:t xml:space="preserve"> be the ACC corresponding to the </w:t>
      </w:r>
      <w:r w:rsidRPr="00557678">
        <w:rPr>
          <w:rStyle w:val="CodeChar"/>
        </w:rPr>
        <w:t>eABIE</w:t>
      </w:r>
      <w:r>
        <w:t xml:space="preserve">. In order that the OAGIS </w:t>
      </w:r>
      <w:r w:rsidR="00537CCB">
        <w:t xml:space="preserve">model </w:t>
      </w:r>
      <w:r>
        <w:t>content</w:t>
      </w:r>
      <w:r w:rsidR="00537CCB">
        <w:t xml:space="preserve"> never be put in the Editing state additional associations the user adds to an </w:t>
      </w:r>
      <w:r w:rsidR="00537CCB" w:rsidRPr="00537CCB">
        <w:rPr>
          <w:rStyle w:val="CodeChar"/>
        </w:rPr>
        <w:t>eACC</w:t>
      </w:r>
      <w:r w:rsidR="00537CCB">
        <w:t xml:space="preserve"> are stored in a separate ACC.  This separate ACC is of component type </w:t>
      </w:r>
      <w:r w:rsidR="00537CCB" w:rsidRPr="00537CCB">
        <w:rPr>
          <w:rStyle w:val="CodeChar"/>
        </w:rPr>
        <w:t>User Extension Group</w:t>
      </w:r>
      <w:r w:rsidR="00537CCB">
        <w:t xml:space="preserve">. It behaves like an XSD Group. </w:t>
      </w:r>
      <w:r w:rsidR="00EF5AF8">
        <w:t xml:space="preserve">In </w:t>
      </w:r>
      <w:r w:rsidR="009B4070">
        <w:fldChar w:fldCharType="begin"/>
      </w:r>
      <w:r w:rsidR="009B4070">
        <w:instrText xml:space="preserve"> REF _Ref434405977 \h </w:instrText>
      </w:r>
      <w:r w:rsidR="009B4070">
        <w:fldChar w:fldCharType="separate"/>
      </w:r>
      <w:r w:rsidR="00632C6D">
        <w:t xml:space="preserve">Figure </w:t>
      </w:r>
      <w:r w:rsidR="00632C6D">
        <w:rPr>
          <w:noProof/>
        </w:rPr>
        <w:t>2</w:t>
      </w:r>
      <w:r w:rsidR="009B4070">
        <w:fldChar w:fldCharType="end"/>
      </w:r>
      <w:r w:rsidR="009B4070">
        <w:t xml:space="preserve"> </w:t>
      </w:r>
      <w:r w:rsidR="0047479A" w:rsidRPr="009B4070">
        <w:t>below</w:t>
      </w:r>
      <w:r w:rsidR="00EF5AF8">
        <w:t xml:space="preserve">, the </w:t>
      </w:r>
      <w:r w:rsidR="00EF5AF8" w:rsidRPr="00EF5AF8">
        <w:rPr>
          <w:rStyle w:val="CodeChar"/>
        </w:rPr>
        <w:t>AA User Extension Group ACC</w:t>
      </w:r>
      <w:r w:rsidR="0047479A" w:rsidRPr="009B4070">
        <w:t xml:space="preserve"> </w:t>
      </w:r>
      <w:r w:rsidR="00EF5AF8">
        <w:t>illustrates an example of</w:t>
      </w:r>
      <w:r w:rsidR="0047479A" w:rsidRPr="009B4070">
        <w:t xml:space="preserve"> this </w:t>
      </w:r>
      <w:r w:rsidR="00EF5AF8">
        <w:t xml:space="preserve">wrapper ACC. </w:t>
      </w:r>
      <w:r w:rsidR="0047479A">
        <w:t xml:space="preserve">Let the User Extension Group ACC corresponding to the </w:t>
      </w:r>
      <w:r w:rsidR="0047479A" w:rsidRPr="0047479A">
        <w:rPr>
          <w:rStyle w:val="CodeChar"/>
        </w:rPr>
        <w:t>eACC</w:t>
      </w:r>
      <w:r w:rsidR="0047479A">
        <w:t xml:space="preserve"> be </w:t>
      </w:r>
      <w:r w:rsidR="0047479A" w:rsidRPr="0047479A">
        <w:rPr>
          <w:rStyle w:val="CodeChar"/>
        </w:rPr>
        <w:t>ueACC</w:t>
      </w:r>
      <w:r w:rsidR="0047479A">
        <w:t xml:space="preserve">. </w:t>
      </w:r>
    </w:p>
    <w:p w14:paraId="12417F90" w14:textId="77777777" w:rsidR="009B4070" w:rsidRDefault="009B4070" w:rsidP="009B4070">
      <w:r>
        <w:rPr>
          <w:noProof/>
          <w:lang w:bidi="th-TH"/>
        </w:rPr>
        <w:lastRenderedPageBreak/>
        <mc:AlternateContent>
          <mc:Choice Requires="wpc">
            <w:drawing>
              <wp:inline distT="0" distB="0" distL="0" distR="0" wp14:anchorId="11AC1E71" wp14:editId="13188C33">
                <wp:extent cx="5987332" cy="3832529"/>
                <wp:effectExtent l="0" t="0" r="13970" b="15875"/>
                <wp:docPr id="310" name="Canvas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70" name="Rectangle 670"/>
                        <wps:cNvSpPr/>
                        <wps:spPr>
                          <a:xfrm>
                            <a:off x="4708519" y="1506891"/>
                            <a:ext cx="1191350" cy="1166509"/>
                          </a:xfrm>
                          <a:prstGeom prst="rect">
                            <a:avLst/>
                          </a:prstGeom>
                        </wps:spPr>
                        <wps:style>
                          <a:lnRef idx="1">
                            <a:schemeClr val="dk1"/>
                          </a:lnRef>
                          <a:fillRef idx="2">
                            <a:schemeClr val="dk1"/>
                          </a:fillRef>
                          <a:effectRef idx="1">
                            <a:schemeClr val="dk1"/>
                          </a:effectRef>
                          <a:fontRef idx="minor">
                            <a:schemeClr val="dk1"/>
                          </a:fontRef>
                        </wps:style>
                        <wps:txbx>
                          <w:txbxContent>
                            <w:p w14:paraId="47207642" w14:textId="77777777" w:rsidR="00F332FA" w:rsidRDefault="00F332FA" w:rsidP="009B4070">
                              <w:r>
                                <w:t>AA User Extension Group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Rectangle 364"/>
                        <wps:cNvSpPr/>
                        <wps:spPr>
                          <a:xfrm>
                            <a:off x="3245493" y="2042667"/>
                            <a:ext cx="1335989" cy="931121"/>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A657D21" w14:textId="77777777" w:rsidR="00F332FA" w:rsidRDefault="00F332FA" w:rsidP="009B4070">
                              <w:r>
                                <w:t>AA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5" name="TextBox 5"/>
                        <wps:cNvSpPr txBox="1"/>
                        <wps:spPr>
                          <a:xfrm>
                            <a:off x="50892" y="3070670"/>
                            <a:ext cx="77025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E953C80"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613" name="TextBox 5"/>
                        <wps:cNvSpPr txBox="1"/>
                        <wps:spPr>
                          <a:xfrm>
                            <a:off x="1093278" y="2819127"/>
                            <a:ext cx="958159" cy="792039"/>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87980E8"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AckFields ACC</w:t>
                              </w:r>
                            </w:p>
                          </w:txbxContent>
                        </wps:txbx>
                        <wps:bodyPr wrap="square" rtlCol="0">
                          <a:noAutofit/>
                        </wps:bodyPr>
                      </wps:wsp>
                      <wps:wsp>
                        <wps:cNvPr id="615" name="TextBox 5"/>
                        <wps:cNvSpPr txBox="1"/>
                        <wps:spPr>
                          <a:xfrm>
                            <a:off x="1235382" y="1819414"/>
                            <a:ext cx="754379" cy="737304"/>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17EE494"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BOD ACC</w:t>
                              </w:r>
                            </w:p>
                          </w:txbxContent>
                        </wps:txbx>
                        <wps:bodyPr wrap="none" rtlCol="0">
                          <a:noAutofit/>
                        </wps:bodyPr>
                      </wps:wsp>
                      <wps:wsp>
                        <wps:cNvPr id="616" name="TextBox 9"/>
                        <wps:cNvSpPr txBox="1"/>
                        <wps:spPr>
                          <a:xfrm>
                            <a:off x="1364130" y="2133772"/>
                            <a:ext cx="36893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3BC79F3"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617" name="Elbow Connector 617"/>
                        <wps:cNvCnPr>
                          <a:stCxn id="605" idx="3"/>
                          <a:endCxn id="613" idx="1"/>
                        </wps:cNvCnPr>
                        <wps:spPr>
                          <a:xfrm>
                            <a:off x="821146" y="3214180"/>
                            <a:ext cx="272132" cy="967"/>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5" name="TextBox 7"/>
                        <wps:cNvSpPr txBox="1"/>
                        <wps:spPr>
                          <a:xfrm>
                            <a:off x="1199521" y="3260845"/>
                            <a:ext cx="790056"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793B6D"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DataArea</w:t>
                              </w:r>
                            </w:p>
                          </w:txbxContent>
                        </wps:txbx>
                        <wps:bodyPr wrap="square" rtlCol="0">
                          <a:spAutoFit/>
                        </wps:bodyPr>
                      </wps:wsp>
                      <wps:wsp>
                        <wps:cNvPr id="636" name="Up Arrow 636"/>
                        <wps:cNvSpPr/>
                        <wps:spPr>
                          <a:xfrm>
                            <a:off x="1352902" y="2570444"/>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extBox 5"/>
                        <wps:cNvSpPr txBox="1"/>
                        <wps:spPr>
                          <a:xfrm>
                            <a:off x="2094273" y="1209552"/>
                            <a:ext cx="969708" cy="146384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4C41D6EB"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AA ACC</w:t>
                              </w:r>
                            </w:p>
                          </w:txbxContent>
                        </wps:txbx>
                        <wps:bodyPr wrap="square" rtlCol="0">
                          <a:noAutofit/>
                        </wps:bodyPr>
                      </wps:wsp>
                      <wps:wsp>
                        <wps:cNvPr id="639" name="TextBox 10"/>
                        <wps:cNvSpPr txBox="1"/>
                        <wps:spPr>
                          <a:xfrm>
                            <a:off x="2191966" y="1498939"/>
                            <a:ext cx="62737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397B297"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640" name="TextBox 11"/>
                        <wps:cNvSpPr txBox="1"/>
                        <wps:spPr>
                          <a:xfrm>
                            <a:off x="2183823" y="2227076"/>
                            <a:ext cx="79374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946F6DD"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641" name="Straight Connector 641"/>
                        <wps:cNvCnPr/>
                        <wps:spPr>
                          <a:xfrm>
                            <a:off x="2261334" y="2014804"/>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a:stCxn id="616" idx="3"/>
                          <a:endCxn id="638" idx="1"/>
                        </wps:cNvCnPr>
                        <wps:spPr>
                          <a:xfrm flipV="1">
                            <a:off x="1733064" y="1941476"/>
                            <a:ext cx="361209" cy="335806"/>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Rectangle 643"/>
                        <wps:cNvSpPr/>
                        <wps:spPr>
                          <a:xfrm>
                            <a:off x="3215239" y="1550271"/>
                            <a:ext cx="1326457" cy="24363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2770BFC" w14:textId="77777777" w:rsidR="00F332FA" w:rsidRDefault="00F332FA" w:rsidP="009B4070">
                              <w:r>
                                <w:t>All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4" name="Up Arrow 644"/>
                        <wps:cNvSpPr/>
                        <wps:spPr>
                          <a:xfrm>
                            <a:off x="3621223" y="1802770"/>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Rectangle 646"/>
                        <wps:cNvSpPr/>
                        <wps:spPr>
                          <a:xfrm>
                            <a:off x="3199355" y="235301"/>
                            <a:ext cx="1326457" cy="111404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0C08012" w14:textId="77777777" w:rsidR="00F332FA" w:rsidRDefault="00F332FA" w:rsidP="009B4070">
                              <w:r>
                                <w:t>Open User Area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7" name="TextBox 12"/>
                        <wps:cNvSpPr txBox="1"/>
                        <wps:spPr>
                          <a:xfrm>
                            <a:off x="3418860" y="440342"/>
                            <a:ext cx="102806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12B5993"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660" name="Straight Connector 660"/>
                        <wps:cNvCnPr/>
                        <wps:spPr>
                          <a:xfrm>
                            <a:off x="3469161" y="1215192"/>
                            <a:ext cx="20789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61" name="TextBox 18"/>
                        <wps:cNvSpPr txBox="1"/>
                        <wps:spPr>
                          <a:xfrm>
                            <a:off x="3420945" y="798746"/>
                            <a:ext cx="69278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FDE4B27"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662" name="Up Arrow 662"/>
                        <wps:cNvSpPr/>
                        <wps:spPr>
                          <a:xfrm>
                            <a:off x="3621162" y="1349251"/>
                            <a:ext cx="436660" cy="177114"/>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Elbow Connector 663"/>
                        <wps:cNvCnPr>
                          <a:stCxn id="640" idx="3"/>
                          <a:endCxn id="364" idx="1"/>
                        </wps:cNvCnPr>
                        <wps:spPr>
                          <a:xfrm>
                            <a:off x="2977572" y="2370586"/>
                            <a:ext cx="267921" cy="137642"/>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6" name="TextBox 45"/>
                        <wps:cNvSpPr txBox="1"/>
                        <wps:spPr>
                          <a:xfrm>
                            <a:off x="4804077" y="2277101"/>
                            <a:ext cx="521335" cy="290195"/>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23F480A"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IoTID</w:t>
                              </w:r>
                            </w:p>
                          </w:txbxContent>
                        </wps:txbx>
                        <wps:bodyPr wrap="none" rtlCol="0">
                          <a:spAutoFit/>
                        </wps:bodyPr>
                      </wps:wsp>
                      <wps:wsp>
                        <wps:cNvPr id="667" name="TextBox 10"/>
                        <wps:cNvSpPr txBox="1"/>
                        <wps:spPr>
                          <a:xfrm>
                            <a:off x="4799436" y="1918009"/>
                            <a:ext cx="798281" cy="287019"/>
                          </a:xfrm>
                          <a:prstGeom prst="rect">
                            <a:avLst/>
                          </a:prstGeom>
                          <a:ln w="12700">
                            <a:prstDash val="dash"/>
                          </a:ln>
                        </wps:spPr>
                        <wps:style>
                          <a:lnRef idx="1">
                            <a:schemeClr val="accent1"/>
                          </a:lnRef>
                          <a:fillRef idx="2">
                            <a:schemeClr val="accent1"/>
                          </a:fillRef>
                          <a:effectRef idx="1">
                            <a:schemeClr val="accent1"/>
                          </a:effectRef>
                          <a:fontRef idx="minor">
                            <a:schemeClr val="dk1"/>
                          </a:fontRef>
                        </wps:style>
                        <wps:txbx>
                          <w:txbxContent>
                            <w:p w14:paraId="62DEC216"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BrokerID</w:t>
                              </w:r>
                            </w:p>
                          </w:txbxContent>
                        </wps:txbx>
                        <wps:bodyPr wrap="square" rtlCol="0">
                          <a:spAutoFit/>
                        </wps:bodyPr>
                      </wps:wsp>
                      <wps:wsp>
                        <wps:cNvPr id="669" name="TextBox 10"/>
                        <wps:cNvSpPr txBox="1"/>
                        <wps:spPr>
                          <a:xfrm>
                            <a:off x="3309815" y="2344246"/>
                            <a:ext cx="1215389" cy="473074"/>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C7CDF76" w14:textId="77777777" w:rsidR="00F332FA" w:rsidRDefault="00F332FA"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Extension Group</w:t>
                              </w:r>
                            </w:p>
                          </w:txbxContent>
                        </wps:txbx>
                        <wps:bodyPr wrap="none" rtlCol="0">
                          <a:spAutoFit/>
                        </wps:bodyPr>
                      </wps:wsp>
                      <wps:wsp>
                        <wps:cNvPr id="671" name="Elbow Connector 671"/>
                        <wps:cNvCnPr>
                          <a:stCxn id="669" idx="3"/>
                          <a:endCxn id="670" idx="1"/>
                        </wps:cNvCnPr>
                        <wps:spPr>
                          <a:xfrm flipV="1">
                            <a:off x="4525814" y="2090146"/>
                            <a:ext cx="182705" cy="491009"/>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AC1E71" id="Canvas 310" o:spid="_x0000_s1144" editas="canvas" style="width:471.45pt;height:301.75pt;mso-position-horizontal-relative:char;mso-position-vertical-relative:line" coordsize="59867,38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">
                <v:shape id="_x0000_s1145" type="#_x0000_t75" style="position:absolute;width:59867;height:38322;visibility:visible;mso-wrap-style:square" stroked="t" strokecolor="#4f81bd [3204]">
                  <v:fill o:detectmouseclick="t"/>
                  <v:path o:connecttype="none"/>
                </v:shape>
                <v:rect id="Rectangle 670" o:spid="_x0000_s1146" style="position:absolute;left:47085;top:15068;width:11913;height:1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w:txbxContent>
                      <w:p w14:paraId="47207642" w14:textId="77777777" w:rsidR="00F332FA" w:rsidRDefault="00F332FA" w:rsidP="009B4070">
                        <w:r>
                          <w:t>AA User Extension Group ACC</w:t>
                        </w:r>
                      </w:p>
                    </w:txbxContent>
                  </v:textbox>
                </v:rect>
                <v:rect id="Rectangle 364" o:spid="_x0000_s1147" style="position:absolute;left:32454;top:20426;width:13360;height:9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2A657D21" w14:textId="77777777" w:rsidR="00F332FA" w:rsidRDefault="00F332FA" w:rsidP="009B4070">
                        <w:r>
                          <w:t>AA Extension ACC</w:t>
                        </w:r>
                      </w:p>
                    </w:txbxContent>
                  </v:textbox>
                </v:rect>
                <v:shape id="TextBox 5" o:spid="_x0000_s1148" type="#_x0000_t202" style="position:absolute;left:508;top:30706;width:77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0E953C80"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AckFields</w:t>
                        </w:r>
                      </w:p>
                    </w:txbxContent>
                  </v:textbox>
                </v:shape>
                <v:shape id="TextBox 5" o:spid="_x0000_s1149" type="#_x0000_t202" style="position:absolute;left:10932;top:28191;width:9582;height: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187980E8"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AckFields ACC</w:t>
                        </w:r>
                      </w:p>
                    </w:txbxContent>
                  </v:textbox>
                </v:shape>
                <v:shape id="TextBox 5" o:spid="_x0000_s1150" type="#_x0000_t202" style="position:absolute;left:12353;top:18194;width:7544;height:73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" fillcolor="#a5d5e2 [1624]" strokecolor="#40a7c2 [3048]">
                  <v:fill color2="#e4f2f6 [504]" rotate="t" angle="180" colors="0 #9eeaff;22938f #bbefff;1 #e4f9ff" focus="100%" type="gradient"/>
                  <v:shadow on="t" color="black" opacity="24903f" origin=",.5" offset="0,.55556mm"/>
                  <v:textbox>
                    <w:txbxContent>
                      <w:p w14:paraId="717EE494"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BOD ACC</w:t>
                        </w:r>
                      </w:p>
                    </w:txbxContent>
                  </v:textbox>
                </v:shape>
                <v:shape id="TextBox 9" o:spid="_x0000_s1151" type="#_x0000_t202" style="position:absolute;left:13641;top:21337;width:3689;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13BC79F3"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AA</w:t>
                        </w:r>
                      </w:p>
                    </w:txbxContent>
                  </v:textbox>
                </v:shape>
                <v:shape id="Elbow Connector 617" o:spid="_x0000_s1152" type="#_x0000_t32" style="position:absolute;left:8211;top:32141;width:2721;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" strokecolor="#4f81bd [3204]">
                  <v:stroke endarrow="block"/>
                </v:shape>
                <v:shape id="TextBox 7" o:spid="_x0000_s1153" type="#_x0000_t202" style="position:absolute;left:11995;top:32608;width:7900;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35793B6D"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DataArea</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36" o:spid="_x0000_s1154" type="#_x0000_t68" style="position:absolute;left:13529;top:25704;width:4366;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" adj="10800" fillcolor="#a5d5e2 [1624]" strokecolor="#40a7c2 [3048]">
                  <v:fill color2="#e4f2f6 [504]" rotate="t" angle="180" colors="0 #9eeaff;22938f #bbefff;1 #e4f9ff" focus="100%" type="gradient"/>
                </v:shape>
                <v:shape id="TextBox 5" o:spid="_x0000_s1155" type="#_x0000_t202" style="position:absolute;left:20942;top:12095;width:9697;height:14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" fillcolor="#a5d5e2 [1624]" strokecolor="#40a7c2 [3048]">
                  <v:fill color2="#e4f2f6 [504]" rotate="t" angle="180" colors="0 #9eeaff;22938f #bbefff;1 #e4f9ff" focus="100%" type="gradient"/>
                  <v:shadow on="t" color="black" opacity="24903f" origin=",.5" offset="0,.55556mm"/>
                  <v:textbox>
                    <w:txbxContent>
                      <w:p w14:paraId="4C41D6EB"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AA ACC</w:t>
                        </w:r>
                      </w:p>
                    </w:txbxContent>
                  </v:textbox>
                </v:shape>
                <v:shape id="TextBox 10" o:spid="_x0000_s1156" type="#_x0000_t202" style="position:absolute;left:21919;top:14989;width:627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4397B297"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11" o:spid="_x0000_s1157" type="#_x0000_t202" style="position:absolute;left:21838;top:22270;width:7937;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style="mso-fit-shape-to-text:t">
                    <w:txbxContent>
                      <w:p w14:paraId="1946F6DD"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Extension</w:t>
                        </w:r>
                      </w:p>
                    </w:txbxContent>
                  </v:textbox>
                </v:shape>
                <v:line id="Straight Connector 641" o:spid="_x0000_s1158" style="position:absolute;visibility:visible;mso-wrap-style:square" from="22613,20148" to="24692,20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" strokecolor="#4579b8 [3044]">
                  <v:stroke dashstyle="dash"/>
                </v:line>
                <v:shape id="Straight Arrow Connector 642" o:spid="_x0000_s1159" type="#_x0000_t34" style="position:absolute;left:17330;top:19414;width:3612;height:335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" strokecolor="#4579b8 [3044]">
                  <v:stroke endarrow="block"/>
                </v:shape>
                <v:rect id="Rectangle 643" o:spid="_x0000_s1160" style="position:absolute;left:32152;top:15502;width:13264;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12770BFC" w14:textId="77777777" w:rsidR="00F332FA" w:rsidRDefault="00F332FA" w:rsidP="009B4070">
                        <w:r>
                          <w:t>All Extension ACC</w:t>
                        </w:r>
                      </w:p>
                    </w:txbxContent>
                  </v:textbox>
                </v:rect>
                <v:shape id="Up Arrow 644" o:spid="_x0000_s1161" type="#_x0000_t68" style="position:absolute;left:36212;top:18027;width:4366;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" adj="10800" fillcolor="#a5d5e2 [1624]" strokecolor="#40a7c2 [3048]">
                  <v:fill color2="#e4f2f6 [504]" rotate="t" angle="180" colors="0 #9eeaff;22938f #bbefff;1 #e4f9ff" focus="100%" type="gradient"/>
                </v:shape>
                <v:rect id="Rectangle 646" o:spid="_x0000_s1162" style="position:absolute;left:31993;top:2353;width:13265;height:1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10C08012" w14:textId="77777777" w:rsidR="00F332FA" w:rsidRDefault="00F332FA" w:rsidP="009B4070">
                        <w:r>
                          <w:t>Open User Area ACC</w:t>
                        </w:r>
                      </w:p>
                    </w:txbxContent>
                  </v:textbox>
                </v:rect>
                <v:shape id="TextBox 12" o:spid="_x0000_s1163" type="#_x0000_t202" style="position:absolute;left:34188;top:4403;width:10281;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012B5993"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AnyExtension</w:t>
                        </w:r>
                      </w:p>
                    </w:txbxContent>
                  </v:textbox>
                </v:shape>
                <v:line id="Straight Connector 660" o:spid="_x0000_s1164" style="position:absolute;visibility:visible;mso-wrap-style:square" from="34691,12151" to="36770,1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" strokecolor="#4579b8 [3044]">
                  <v:stroke dashstyle="dash"/>
                </v:line>
                <v:shape id="TextBox 18" o:spid="_x0000_s1165" type="#_x0000_t202" style="position:absolute;left:34209;top:7987;width:6928;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6FDE4B27"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Amount</w:t>
                        </w:r>
                      </w:p>
                    </w:txbxContent>
                  </v:textbox>
                </v:shape>
                <v:shape id="Up Arrow 662" o:spid="_x0000_s1166" type="#_x0000_t68" style="position:absolute;left:36211;top:13492;width:4367;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" adj="10800" fillcolor="#a5d5e2 [1624]" strokecolor="#40a7c2 [3048]">
                  <v:fill color2="#e4f2f6 [504]" rotate="t" angle="180" colors="0 #9eeaff;22938f #bbefff;1 #e4f9ff" focus="100%" type="gradient"/>
                </v:shape>
                <v:shape id="Elbow Connector 663" o:spid="_x0000_s1167" type="#_x0000_t34" style="position:absolute;left:29775;top:23705;width:2679;height:13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" strokecolor="#4f81bd [3204]">
                  <v:stroke endarrow="block"/>
                </v:shape>
                <v:shape id="TextBox 45" o:spid="_x0000_s1168" type="#_x0000_t202" style="position:absolute;left:48040;top:22771;width:5214;height:29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23F480A"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IoTID</w:t>
                        </w:r>
                      </w:p>
                    </w:txbxContent>
                  </v:textbox>
                </v:shape>
                <v:shape id="TextBox 10" o:spid="_x0000_s1169" type="#_x0000_t202" style="position:absolute;left:47994;top:19180;width:7983;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" fillcolor="#a7bfde [1620]" strokecolor="#4579b8 [3044]" strokeweight="1pt">
                  <v:fill color2="#e4ecf5 [500]" rotate="t" angle="180" colors="0 #a3c4ff;22938f #bfd5ff;1 #e5eeff" focus="100%" type="gradient"/>
                  <v:stroke dashstyle="dash"/>
                  <v:shadow on="t" color="black" opacity="24903f" origin=",.5" offset="0,.55556mm"/>
                  <v:textbox style="mso-fit-shape-to-text:t">
                    <w:txbxContent>
                      <w:p w14:paraId="62DEC216"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BrokerID</w:t>
                        </w:r>
                      </w:p>
                    </w:txbxContent>
                  </v:textbox>
                </v:shape>
                <v:shape id="TextBox 10" o:spid="_x0000_s1170" type="#_x0000_t202" style="position:absolute;left:33098;top:23442;width:12154;height:4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C7CDF76" w14:textId="77777777" w:rsidR="00F332FA" w:rsidRDefault="00F332FA"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Extension Group</w:t>
                        </w:r>
                      </w:p>
                    </w:txbxContent>
                  </v:textbox>
                </v:shape>
                <v:shape id="Elbow Connector 671" o:spid="_x0000_s1171" type="#_x0000_t34" style="position:absolute;left:45258;top:20901;width:1827;height:491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" strokecolor="#4f81bd [3204]">
                  <v:stroke endarrow="block"/>
                </v:shape>
                <w10:anchorlock/>
              </v:group>
            </w:pict>
          </mc:Fallback>
        </mc:AlternateContent>
      </w:r>
    </w:p>
    <w:p w14:paraId="75C76AEF" w14:textId="6B7E52A5" w:rsidR="009B4070" w:rsidRDefault="009B4070" w:rsidP="009B4070">
      <w:pPr>
        <w:pStyle w:val="Caption"/>
      </w:pPr>
      <w:bookmarkStart w:id="366" w:name="_Ref434405977"/>
      <w:r>
        <w:t xml:space="preserve">Figure </w:t>
      </w:r>
      <w:fldSimple w:instr=" SEQ Figure \* ARABIC ">
        <w:r w:rsidR="00632C6D">
          <w:rPr>
            <w:noProof/>
          </w:rPr>
          <w:t>2</w:t>
        </w:r>
      </w:fldSimple>
      <w:bookmarkEnd w:id="366"/>
      <w:r>
        <w:t>: A model in the UI for user extension editing</w:t>
      </w:r>
    </w:p>
    <w:p w14:paraId="7E5E58CB" w14:textId="77777777" w:rsidR="00726509" w:rsidRDefault="00505C10" w:rsidP="002C4DD3">
      <w:r>
        <w:rPr>
          <w:noProof/>
          <w:lang w:bidi="th-TH"/>
        </w:rPr>
        <w:lastRenderedPageBreak/>
        <mc:AlternateContent>
          <mc:Choice Requires="wpc">
            <w:drawing>
              <wp:inline distT="0" distB="0" distL="0" distR="0" wp14:anchorId="2FC74E61" wp14:editId="0C16AE84">
                <wp:extent cx="5902657" cy="5957248"/>
                <wp:effectExtent l="0" t="0" r="22225" b="24765"/>
                <wp:docPr id="255" name="Canvas 2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88" name="Flowchart: Decision 288"/>
                        <wps:cNvSpPr/>
                        <wps:spPr>
                          <a:xfrm>
                            <a:off x="271501" y="2402009"/>
                            <a:ext cx="1658723" cy="614149"/>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E17F94" w14:textId="77777777" w:rsidR="00F332FA" w:rsidRDefault="00F332FA"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2" name="Text Box 492"/>
                        <wps:cNvSpPr txBox="1"/>
                        <wps:spPr>
                          <a:xfrm>
                            <a:off x="548974" y="1152149"/>
                            <a:ext cx="1104443" cy="3952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60BAD7" w14:textId="77777777" w:rsidR="00F332FA" w:rsidRPr="005A04AC" w:rsidRDefault="00F332FA">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 xml:space="preserve">Get the latest revision of the </w:t>
                              </w:r>
                              <w:r w:rsidRPr="005A265D">
                                <w:rPr>
                                  <w:rStyle w:val="CodeChar"/>
                                </w:rPr>
                                <w:t>u</w:t>
                              </w:r>
                              <w:r>
                                <w:rPr>
                                  <w:rStyle w:val="CodeChar"/>
                                </w:rPr>
                                <w:t>e</w:t>
                              </w:r>
                              <w:r w:rsidRPr="005A265D">
                                <w:rPr>
                                  <w:rStyle w:val="CodeChar"/>
                                </w:rPr>
                                <w:t>Acc</w:t>
                              </w:r>
                              <w:r>
                                <w:rPr>
                                  <w:rStyle w:val="CodeChar"/>
                                </w:rPr>
                                <w:t>.</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3" name="Text Box 493"/>
                        <wps:cNvSpPr txBox="1"/>
                        <wps:spPr>
                          <a:xfrm>
                            <a:off x="463086" y="2436125"/>
                            <a:ext cx="1296541" cy="4844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DE86A3" w14:textId="77777777" w:rsidR="00F332FA" w:rsidRDefault="00F332FA" w:rsidP="00726F9D">
                              <w:pPr>
                                <w:jc w:val="center"/>
                                <w:rPr>
                                  <w:b/>
                                  <w:bCs/>
                                </w:rPr>
                              </w:pPr>
                              <w:r w:rsidRPr="00726F9D">
                                <w:rPr>
                                  <w:b/>
                                  <w:bCs/>
                                </w:rPr>
                                <w:t>(</w:t>
                              </w:r>
                              <w:r>
                                <w:rPr>
                                  <w:b/>
                                  <w:bCs/>
                                </w:rPr>
                                <w:t>2</w:t>
                              </w:r>
                              <w:r w:rsidRPr="00726F9D">
                                <w:rPr>
                                  <w:b/>
                                  <w:bCs/>
                                </w:rPr>
                                <w:t>)</w:t>
                              </w:r>
                            </w:p>
                            <w:p w14:paraId="6ADFF6DA" w14:textId="77777777" w:rsidR="00F332FA" w:rsidRPr="005A04AC" w:rsidRDefault="00F332FA" w:rsidP="00726F9D">
                              <w:pPr>
                                <w:jc w:val="center"/>
                                <w:rPr>
                                  <w:sz w:val="18"/>
                                  <w:szCs w:val="18"/>
                                </w:rPr>
                              </w:pPr>
                              <w:r>
                                <w:t xml:space="preserve">Check state and ownership of </w:t>
                              </w:r>
                              <w:r w:rsidRPr="00726F9D">
                                <w:rPr>
                                  <w:rStyle w:val="CodeChar"/>
                                </w:rPr>
                                <w:t>u</w:t>
                              </w:r>
                              <w:r>
                                <w:rPr>
                                  <w:rStyle w:val="CodeChar"/>
                                </w:rPr>
                                <w:t>e</w:t>
                              </w:r>
                              <w:r w:rsidRPr="00726F9D">
                                <w:rPr>
                                  <w:rStyle w:val="CodeChar"/>
                                </w:rPr>
                                <w:t>Acc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4" name="Flowchart: Decision 494"/>
                        <wps:cNvSpPr/>
                        <wps:spPr>
                          <a:xfrm>
                            <a:off x="517679" y="1869599"/>
                            <a:ext cx="1166613" cy="341187"/>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A33865" w14:textId="77777777" w:rsidR="00F332FA" w:rsidRDefault="00F332FA"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5" name="Text Box 495"/>
                        <wps:cNvSpPr txBox="1"/>
                        <wps:spPr>
                          <a:xfrm>
                            <a:off x="701800" y="1924328"/>
                            <a:ext cx="853106" cy="191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2505C3" w14:textId="77777777" w:rsidR="00F332FA" w:rsidRPr="005A04AC" w:rsidRDefault="00F332FA"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7" name="Text Box 497"/>
                        <wps:cNvSpPr txBox="1"/>
                        <wps:spPr>
                          <a:xfrm>
                            <a:off x="2680982" y="204673"/>
                            <a:ext cx="1242445" cy="4640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47090F" w14:textId="77777777" w:rsidR="00F332FA" w:rsidRPr="005A04AC" w:rsidRDefault="00F332FA">
                              <w:pPr>
                                <w:rPr>
                                  <w:sz w:val="18"/>
                                  <w:szCs w:val="18"/>
                                </w:rPr>
                              </w:pPr>
                              <w:r>
                                <w:rPr>
                                  <w:sz w:val="18"/>
                                  <w:szCs w:val="18"/>
                                </w:rPr>
                                <w:t>Go to Editing User Extension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8" name="Text Box 498"/>
                        <wps:cNvSpPr txBox="1"/>
                        <wps:spPr>
                          <a:xfrm>
                            <a:off x="2680411" y="1002715"/>
                            <a:ext cx="1732260" cy="7783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64BDB0" w14:textId="77777777" w:rsidR="00F332FA" w:rsidRPr="005A04AC" w:rsidRDefault="00F332FA">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9" name="Text Box 499"/>
                        <wps:cNvSpPr txBox="1"/>
                        <wps:spPr>
                          <a:xfrm>
                            <a:off x="2680411" y="2285766"/>
                            <a:ext cx="1242445" cy="8462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F53B53" w14:textId="77777777" w:rsidR="00F332FA" w:rsidRPr="005A04AC" w:rsidRDefault="00F332FA">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295" name="Elbow Connector 295"/>
                        <wps:cNvCnPr>
                          <a:stCxn id="500" idx="3"/>
                          <a:endCxn id="497" idx="2"/>
                        </wps:cNvCnPr>
                        <wps:spPr>
                          <a:xfrm flipH="1" flipV="1">
                            <a:off x="3302170" y="668740"/>
                            <a:ext cx="2185863" cy="1627385"/>
                          </a:xfrm>
                          <a:prstGeom prst="bentConnector4">
                            <a:avLst>
                              <a:gd name="adj1" fmla="val -10458"/>
                              <a:gd name="adj2" fmla="val 9014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0" name="Text Box 500"/>
                        <wps:cNvSpPr txBox="1"/>
                        <wps:spPr>
                          <a:xfrm>
                            <a:off x="4245588" y="2040305"/>
                            <a:ext cx="1242445" cy="511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B80376" w14:textId="77777777" w:rsidR="00F332FA" w:rsidRPr="005A04AC" w:rsidRDefault="00F332FA">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1" name="Text Box 501"/>
                        <wps:cNvSpPr txBox="1"/>
                        <wps:spPr>
                          <a:xfrm>
                            <a:off x="4245739" y="2722603"/>
                            <a:ext cx="1242445" cy="471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15B77A" w14:textId="77777777" w:rsidR="00F332FA" w:rsidRPr="005A04AC" w:rsidRDefault="00F332FA">
                              <w:pPr>
                                <w:rPr>
                                  <w:sz w:val="18"/>
                                  <w:szCs w:val="18"/>
                                </w:rPr>
                              </w:pPr>
                              <w:r>
                                <w:rPr>
                                  <w:sz w:val="18"/>
                                  <w:szCs w:val="18"/>
                                </w:rPr>
                                <w:t>Return to the previous top-level ABIE editing page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2" name="Text Box 502"/>
                        <wps:cNvSpPr txBox="1"/>
                        <wps:spPr>
                          <a:xfrm>
                            <a:off x="2680578" y="3431702"/>
                            <a:ext cx="1242445" cy="9833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68DB2F" w14:textId="77777777" w:rsidR="00F332FA" w:rsidRPr="005A04AC" w:rsidRDefault="00F332FA">
                              <w:pPr>
                                <w:rPr>
                                  <w:sz w:val="18"/>
                                  <w:szCs w:val="18"/>
                                </w:rPr>
                              </w:pPr>
                              <w:r>
                                <w:rPr>
                                  <w:sz w:val="18"/>
                                  <w:szCs w:val="18"/>
                                </w:rPr>
                                <w:t>Indicate to the user that the eACC is being extended by another user.</w:t>
                              </w:r>
                              <w:r w:rsidRPr="005A04AC">
                                <w:rPr>
                                  <w:sz w:val="18"/>
                                  <w:szCs w:val="18"/>
                                </w:rPr>
                                <w:t xml:space="preserve"> </w:t>
                              </w:r>
                              <w:r>
                                <w:rPr>
                                  <w:sz w:val="18"/>
                                  <w:szCs w:val="18"/>
                                </w:rPr>
                                <w:t>Indicate which user. It is available for review. Ask the user whether he’d like to review the extension.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3" name="Text Box 503"/>
                        <wps:cNvSpPr txBox="1"/>
                        <wps:spPr>
                          <a:xfrm>
                            <a:off x="4243495" y="3752961"/>
                            <a:ext cx="1242445" cy="4096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32E7EC" w14:textId="77777777" w:rsidR="00F332FA" w:rsidRPr="005A04AC" w:rsidRDefault="00F332FA">
                              <w:pPr>
                                <w:rPr>
                                  <w:sz w:val="18"/>
                                  <w:szCs w:val="18"/>
                                </w:rPr>
                              </w:pPr>
                              <w:r>
                                <w:rPr>
                                  <w:sz w:val="18"/>
                                  <w:szCs w:val="18"/>
                                </w:rPr>
                                <w:t>Go to Review User Extension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5" name="Text Box 505"/>
                        <wps:cNvSpPr txBox="1"/>
                        <wps:spPr>
                          <a:xfrm>
                            <a:off x="435197" y="4126024"/>
                            <a:ext cx="1338960" cy="7939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CB143E" w14:textId="77777777" w:rsidR="00F332FA" w:rsidRPr="005A04AC" w:rsidRDefault="00F332FA">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6" name="Elbow Connector 506"/>
                        <wps:cNvCnPr>
                          <a:stCxn id="288" idx="3"/>
                          <a:endCxn id="497" idx="1"/>
                        </wps:cNvCnPr>
                        <wps:spPr>
                          <a:xfrm flipV="1">
                            <a:off x="1930224" y="436707"/>
                            <a:ext cx="750758" cy="2272377"/>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7" name="Text Box 507"/>
                        <wps:cNvSpPr txBox="1"/>
                        <wps:spPr>
                          <a:xfrm>
                            <a:off x="2441162" y="200412"/>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EB26FF" w14:textId="77777777" w:rsidR="00F332FA" w:rsidRPr="005A04AC" w:rsidRDefault="00F332FA" w:rsidP="000047FD">
                              <w:pPr>
                                <w:jc w:val="center"/>
                                <w:rPr>
                                  <w:sz w:val="18"/>
                                  <w:szCs w:val="18"/>
                                </w:rPr>
                              </w:pPr>
                              <w:r>
                                <w:rPr>
                                  <w:b/>
                                  <w:bCs/>
                                  <w:sz w:val="18"/>
                                  <w:szCs w:val="18"/>
                                </w:rPr>
                                <w:t>#a</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8" name="Elbow Connector 508"/>
                        <wps:cNvCnPr>
                          <a:stCxn id="288" idx="3"/>
                          <a:endCxn id="498" idx="1"/>
                        </wps:cNvCnPr>
                        <wps:spPr>
                          <a:xfrm flipV="1">
                            <a:off x="1930224" y="1391874"/>
                            <a:ext cx="750187" cy="1317210"/>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0" name="Text Box 510"/>
                        <wps:cNvSpPr txBox="1"/>
                        <wps:spPr>
                          <a:xfrm>
                            <a:off x="2399386" y="1186903"/>
                            <a:ext cx="19900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2CECCE" w14:textId="77777777" w:rsidR="00F332FA" w:rsidRPr="005A04AC" w:rsidRDefault="00F332FA" w:rsidP="000047FD">
                              <w:pPr>
                                <w:jc w:val="center"/>
                                <w:rPr>
                                  <w:sz w:val="18"/>
                                  <w:szCs w:val="18"/>
                                </w:rPr>
                              </w:pPr>
                              <w:r>
                                <w:rPr>
                                  <w:b/>
                                  <w:bCs/>
                                  <w:sz w:val="18"/>
                                  <w:szCs w:val="18"/>
                                </w:rPr>
                                <w:t>#b</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1" name="Straight Arrow Connector 511"/>
                        <wps:cNvCnPr>
                          <a:stCxn id="288" idx="3"/>
                          <a:endCxn id="499" idx="1"/>
                        </wps:cNvCnPr>
                        <wps:spPr>
                          <a:xfrm flipV="1">
                            <a:off x="1930224" y="2708896"/>
                            <a:ext cx="750187" cy="188"/>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2" name="Oval 512"/>
                        <wps:cNvSpPr/>
                        <wps:spPr>
                          <a:xfrm>
                            <a:off x="4138415" y="371205"/>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Straight Arrow Connector 513"/>
                        <wps:cNvCnPr>
                          <a:stCxn id="497" idx="3"/>
                          <a:endCxn id="512" idx="2"/>
                        </wps:cNvCnPr>
                        <wps:spPr>
                          <a:xfrm flipV="1">
                            <a:off x="3923427" y="430573"/>
                            <a:ext cx="214988" cy="613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4" name="Oval 514"/>
                        <wps:cNvSpPr/>
                        <wps:spPr>
                          <a:xfrm>
                            <a:off x="4618609" y="129943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Straight Arrow Connector 515"/>
                        <wps:cNvCnPr>
                          <a:stCxn id="498" idx="3"/>
                          <a:endCxn id="514" idx="2"/>
                        </wps:cNvCnPr>
                        <wps:spPr>
                          <a:xfrm flipV="1">
                            <a:off x="4412574" y="1358802"/>
                            <a:ext cx="206035" cy="3307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6" name="Elbow Connector 516"/>
                        <wps:cNvCnPr>
                          <a:stCxn id="499" idx="3"/>
                          <a:endCxn id="500" idx="1"/>
                        </wps:cNvCnPr>
                        <wps:spPr>
                          <a:xfrm flipV="1">
                            <a:off x="3922786" y="2296125"/>
                            <a:ext cx="322802" cy="412771"/>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7" name="Text Box 517"/>
                        <wps:cNvSpPr txBox="1"/>
                        <wps:spPr>
                          <a:xfrm>
                            <a:off x="4050863" y="212533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CD897C" w14:textId="77777777" w:rsidR="00F332FA" w:rsidRPr="005A04AC" w:rsidRDefault="00F332FA"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8" name="Elbow Connector 518"/>
                        <wps:cNvCnPr>
                          <a:stCxn id="499" idx="3"/>
                          <a:endCxn id="501" idx="1"/>
                        </wps:cNvCnPr>
                        <wps:spPr>
                          <a:xfrm>
                            <a:off x="3922786" y="2708896"/>
                            <a:ext cx="322953" cy="249275"/>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9" name="Text Box 519"/>
                        <wps:cNvSpPr txBox="1"/>
                        <wps:spPr>
                          <a:xfrm>
                            <a:off x="4052244" y="296138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FCD467" w14:textId="77777777" w:rsidR="00F332FA" w:rsidRPr="005A04AC" w:rsidRDefault="00F332FA"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0" name="Elbow Connector 520"/>
                        <wps:cNvCnPr>
                          <a:stCxn id="502" idx="3"/>
                          <a:endCxn id="501" idx="1"/>
                        </wps:cNvCnPr>
                        <wps:spPr>
                          <a:xfrm flipV="1">
                            <a:off x="3922953" y="2958171"/>
                            <a:ext cx="322786" cy="965206"/>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1" name="Text Box 521"/>
                        <wps:cNvSpPr txBox="1"/>
                        <wps:spPr>
                          <a:xfrm>
                            <a:off x="4052244" y="2790598"/>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5746E7" w14:textId="77777777" w:rsidR="00F332FA" w:rsidRPr="005A04AC" w:rsidRDefault="00F332FA"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2" name="Straight Arrow Connector 522"/>
                        <wps:cNvCnPr>
                          <a:stCxn id="502" idx="3"/>
                          <a:endCxn id="503" idx="1"/>
                        </wps:cNvCnPr>
                        <wps:spPr>
                          <a:xfrm>
                            <a:off x="3923023" y="3923377"/>
                            <a:ext cx="320472" cy="34387"/>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3" name="Oval 523"/>
                        <wps:cNvSpPr/>
                        <wps:spPr>
                          <a:xfrm>
                            <a:off x="4806747" y="338942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Straight Arrow Connector 524"/>
                        <wps:cNvCnPr>
                          <a:stCxn id="501" idx="2"/>
                          <a:endCxn id="523" idx="0"/>
                        </wps:cNvCnPr>
                        <wps:spPr>
                          <a:xfrm flipH="1">
                            <a:off x="4866115" y="3193738"/>
                            <a:ext cx="847" cy="19568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5" name="Straight Arrow Connector 525"/>
                        <wps:cNvCnPr>
                          <a:stCxn id="503" idx="0"/>
                          <a:endCxn id="523" idx="4"/>
                        </wps:cNvCnPr>
                        <wps:spPr>
                          <a:xfrm flipV="1">
                            <a:off x="4864683" y="3508159"/>
                            <a:ext cx="1432" cy="2448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6" name="Text Box 526"/>
                        <wps:cNvSpPr txBox="1"/>
                        <wps:spPr>
                          <a:xfrm>
                            <a:off x="2441162" y="253822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6505B0" w14:textId="77777777" w:rsidR="00F332FA" w:rsidRPr="005A04AC" w:rsidRDefault="00F332FA" w:rsidP="000047FD">
                              <w:pPr>
                                <w:jc w:val="center"/>
                                <w:rPr>
                                  <w:sz w:val="18"/>
                                  <w:szCs w:val="18"/>
                                </w:rPr>
                              </w:pPr>
                              <w:r>
                                <w:rPr>
                                  <w:b/>
                                  <w:bCs/>
                                  <w:sz w:val="18"/>
                                  <w:szCs w:val="18"/>
                                </w:rPr>
                                <w:t>#c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7" name="Elbow Connector 527"/>
                        <wps:cNvCnPr>
                          <a:stCxn id="288" idx="3"/>
                          <a:endCxn id="502" idx="1"/>
                        </wps:cNvCnPr>
                        <wps:spPr>
                          <a:xfrm>
                            <a:off x="1930224" y="2709084"/>
                            <a:ext cx="750354" cy="1214293"/>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8" name="Text Box 528"/>
                        <wps:cNvSpPr txBox="1"/>
                        <wps:spPr>
                          <a:xfrm>
                            <a:off x="2399251" y="3691259"/>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6142CE" w14:textId="77777777" w:rsidR="00F332FA" w:rsidRPr="005A04AC" w:rsidRDefault="00F332FA" w:rsidP="000047FD">
                              <w:pPr>
                                <w:jc w:val="center"/>
                                <w:rPr>
                                  <w:sz w:val="18"/>
                                  <w:szCs w:val="18"/>
                                </w:rPr>
                              </w:pPr>
                              <w:r>
                                <w:rPr>
                                  <w:b/>
                                  <w:bCs/>
                                  <w:sz w:val="18"/>
                                  <w:szCs w:val="18"/>
                                </w:rPr>
                                <w:t>#d</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9" name="Text Box 529"/>
                        <wps:cNvSpPr txBox="1"/>
                        <wps:spPr>
                          <a:xfrm>
                            <a:off x="4086355" y="3749277"/>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1C0C45" w14:textId="77777777" w:rsidR="00F332FA" w:rsidRPr="005A04AC" w:rsidRDefault="00F332FA"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0" name="Straight Arrow Connector 530"/>
                        <wps:cNvCnPr>
                          <a:stCxn id="288" idx="2"/>
                          <a:endCxn id="505" idx="0"/>
                        </wps:cNvCnPr>
                        <wps:spPr>
                          <a:xfrm>
                            <a:off x="1100863" y="3016158"/>
                            <a:ext cx="3777" cy="110986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1" name="Elbow Connector 531"/>
                        <wps:cNvCnPr>
                          <a:stCxn id="505" idx="3"/>
                          <a:endCxn id="501" idx="3"/>
                        </wps:cNvCnPr>
                        <wps:spPr>
                          <a:xfrm flipV="1">
                            <a:off x="1774082" y="2958171"/>
                            <a:ext cx="3714102" cy="1564850"/>
                          </a:xfrm>
                          <a:prstGeom prst="bentConnector3">
                            <a:avLst>
                              <a:gd name="adj1" fmla="val 106155"/>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2" name="Text Box 532"/>
                        <wps:cNvSpPr txBox="1"/>
                        <wps:spPr>
                          <a:xfrm>
                            <a:off x="476190" y="5434036"/>
                            <a:ext cx="1242445" cy="4549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38AAF9" w14:textId="77777777" w:rsidR="00F332FA" w:rsidRPr="005A04AC" w:rsidRDefault="00F332FA">
                              <w:pPr>
                                <w:rPr>
                                  <w:sz w:val="18"/>
                                  <w:szCs w:val="18"/>
                                </w:rPr>
                              </w:pPr>
                              <w:r>
                                <w:rPr>
                                  <w:b/>
                                  <w:bCs/>
                                  <w:sz w:val="18"/>
                                  <w:szCs w:val="18"/>
                                </w:rPr>
                                <w:t xml:space="preserve">(3) </w:t>
                              </w:r>
                              <w:r>
                                <w:rPr>
                                  <w:sz w:val="18"/>
                                  <w:szCs w:val="18"/>
                                </w:rPr>
                                <w:t>Go to Create a New User Extension Group ACC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3" name="Text Box 533"/>
                        <wps:cNvSpPr txBox="1"/>
                        <wps:spPr>
                          <a:xfrm>
                            <a:off x="5553497" y="296139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E12715" w14:textId="77777777" w:rsidR="00F332FA" w:rsidRPr="005A04AC" w:rsidRDefault="00F332FA"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4" name="Straight Arrow Connector 534"/>
                        <wps:cNvCnPr>
                          <a:stCxn id="572" idx="4"/>
                          <a:endCxn id="492" idx="0"/>
                        </wps:cNvCnPr>
                        <wps:spPr>
                          <a:xfrm flipH="1">
                            <a:off x="1101196" y="875166"/>
                            <a:ext cx="258" cy="27698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5" name="Straight Arrow Connector 535"/>
                        <wps:cNvCnPr>
                          <a:stCxn id="492" idx="2"/>
                          <a:endCxn id="494" idx="0"/>
                        </wps:cNvCnPr>
                        <wps:spPr>
                          <a:xfrm flipH="1">
                            <a:off x="1100986" y="1547397"/>
                            <a:ext cx="210" cy="3222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6" name="Straight Arrow Connector 536"/>
                        <wps:cNvCnPr>
                          <a:stCxn id="494" idx="2"/>
                          <a:endCxn id="288" idx="0"/>
                        </wps:cNvCnPr>
                        <wps:spPr>
                          <a:xfrm flipH="1">
                            <a:off x="1100863" y="2210786"/>
                            <a:ext cx="123" cy="19122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9" name="Straight Arrow Connector 539"/>
                        <wps:cNvCnPr>
                          <a:stCxn id="505" idx="2"/>
                          <a:endCxn id="549" idx="1"/>
                        </wps:cNvCnPr>
                        <wps:spPr>
                          <a:xfrm rot="16200000" flipH="1">
                            <a:off x="1465132" y="4559525"/>
                            <a:ext cx="289107" cy="1010090"/>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0" name="Elbow Connector 540"/>
                        <wps:cNvCnPr>
                          <a:stCxn id="494" idx="1"/>
                          <a:endCxn id="532" idx="1"/>
                        </wps:cNvCnPr>
                        <wps:spPr>
                          <a:xfrm rot="10800000" flipV="1">
                            <a:off x="476191" y="2040193"/>
                            <a:ext cx="41489" cy="3621330"/>
                          </a:xfrm>
                          <a:prstGeom prst="bentConnector3">
                            <a:avLst>
                              <a:gd name="adj1" fmla="val 650989"/>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1" name="Text Box 541"/>
                        <wps:cNvSpPr txBox="1"/>
                        <wps:spPr>
                          <a:xfrm>
                            <a:off x="359117" y="186961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83A47A" w14:textId="77777777" w:rsidR="00F332FA" w:rsidRPr="005A04AC" w:rsidRDefault="00F332FA"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2" name="Text Box 542"/>
                        <wps:cNvSpPr txBox="1"/>
                        <wps:spPr>
                          <a:xfrm>
                            <a:off x="1097856" y="2210703"/>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996EB0" w14:textId="77777777" w:rsidR="00F332FA" w:rsidRPr="005A04AC" w:rsidRDefault="00F332FA"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3" name="Text Box 543"/>
                        <wps:cNvSpPr txBox="1"/>
                        <wps:spPr>
                          <a:xfrm>
                            <a:off x="1155993" y="5075140"/>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818983" w14:textId="77777777" w:rsidR="00F332FA" w:rsidRPr="005A04AC" w:rsidRDefault="00F332FA"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4" name="Oval 544"/>
                        <wps:cNvSpPr/>
                        <wps:spPr>
                          <a:xfrm>
                            <a:off x="1930376" y="5602959"/>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Straight Arrow Connector 545"/>
                        <wps:cNvCnPr>
                          <a:stCxn id="532" idx="3"/>
                          <a:endCxn id="544" idx="2"/>
                        </wps:cNvCnPr>
                        <wps:spPr>
                          <a:xfrm>
                            <a:off x="1718635" y="5661523"/>
                            <a:ext cx="211741" cy="80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9" name="Text Box 549"/>
                        <wps:cNvSpPr txBox="1"/>
                        <wps:spPr>
                          <a:xfrm>
                            <a:off x="2114730" y="4983926"/>
                            <a:ext cx="1345360" cy="450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D353E7" w14:textId="77777777" w:rsidR="00F332FA" w:rsidRPr="005A04AC" w:rsidRDefault="00F332FA">
                              <w:pPr>
                                <w:rPr>
                                  <w:sz w:val="18"/>
                                  <w:szCs w:val="18"/>
                                </w:rPr>
                              </w:pPr>
                              <w:r>
                                <w:rPr>
                                  <w:b/>
                                  <w:bCs/>
                                  <w:sz w:val="18"/>
                                  <w:szCs w:val="18"/>
                                </w:rPr>
                                <w:t xml:space="preserve">(4) </w:t>
                              </w:r>
                              <w:r>
                                <w:rPr>
                                  <w:sz w:val="18"/>
                                  <w:szCs w:val="18"/>
                                </w:rPr>
                                <w:t>Go to Create a New User Extension Group ACC Revision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50" name="Straight Arrow Connector 539"/>
                        <wps:cNvCnPr>
                          <a:stCxn id="549" idx="2"/>
                          <a:endCxn id="544" idx="6"/>
                        </wps:cNvCnPr>
                        <wps:spPr>
                          <a:xfrm rot="5400000">
                            <a:off x="2304258" y="5179175"/>
                            <a:ext cx="228006" cy="738299"/>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72" name="Oval 572"/>
                        <wps:cNvSpPr/>
                        <wps:spPr>
                          <a:xfrm>
                            <a:off x="1042086" y="756431"/>
                            <a:ext cx="118735" cy="118735"/>
                          </a:xfrm>
                          <a:prstGeom prst="ellipse">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ext Box 573"/>
                        <wps:cNvSpPr txBox="1"/>
                        <wps:spPr>
                          <a:xfrm>
                            <a:off x="1156063" y="3022980"/>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84DE53" w14:textId="77777777" w:rsidR="00F332FA" w:rsidRPr="005A04AC" w:rsidRDefault="00F332FA" w:rsidP="000047FD">
                              <w:pPr>
                                <w:jc w:val="center"/>
                                <w:rPr>
                                  <w:sz w:val="18"/>
                                  <w:szCs w:val="18"/>
                                </w:rPr>
                              </w:pPr>
                              <w:r>
                                <w:rPr>
                                  <w:b/>
                                  <w:bCs/>
                                  <w:sz w:val="18"/>
                                  <w:szCs w:val="18"/>
                                </w:rPr>
                                <w:t>#e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c:wpc>
                  </a:graphicData>
                </a:graphic>
              </wp:inline>
            </w:drawing>
          </mc:Choice>
          <mc:Fallback>
            <w:pict>
              <v:group w14:anchorId="2FC74E61" id="Canvas 255" o:spid="_x0000_s1172" editas="canvas" style="width:464.8pt;height:469.05pt;mso-position-horizontal-relative:char;mso-position-vertical-relative:line" coordsize="59023,59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">
                <v:shape id="_x0000_s1173" type="#_x0000_t75" style="position:absolute;width:59023;height:59569;visibility:visible;mso-wrap-style:square" stroked="t">
                  <v:fill o:detectmouseclick="t"/>
                  <v:path o:connecttype="none"/>
                </v:shape>
                <v:shapetype id="_x0000_t110" coordsize="21600,21600" o:spt="110" path="m10800,l,10800,10800,21600,21600,10800xe">
                  <v:stroke joinstyle="miter"/>
                  <v:path gradientshapeok="t" o:connecttype="rect" textboxrect="5400,5400,16200,16200"/>
                </v:shapetype>
                <v:shape id="Flowchart: Decision 288" o:spid="_x0000_s1174" type="#_x0000_t110" style="position:absolute;left:2715;top:24020;width:16587;height:6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" fillcolor="white [3201]" strokeweight=".5pt">
                  <v:textbox inset="0,0,0,0">
                    <w:txbxContent>
                      <w:p w14:paraId="55E17F94" w14:textId="77777777" w:rsidR="00F332FA" w:rsidRDefault="00F332FA" w:rsidP="00726F9D">
                        <w:pPr>
                          <w:jc w:val="center"/>
                        </w:pPr>
                      </w:p>
                    </w:txbxContent>
                  </v:textbox>
                </v:shape>
                <v:shape id="Text Box 492" o:spid="_x0000_s1175" type="#_x0000_t202" style="position:absolute;left:5489;top:11521;width:11045;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" fillcolor="white [3201]" strokeweight=".5pt">
                  <v:textbox inset="1.44pt,1.44pt,1.44pt,1.44pt">
                    <w:txbxContent>
                      <w:p w14:paraId="5560BAD7" w14:textId="77777777" w:rsidR="00F332FA" w:rsidRPr="005A04AC" w:rsidRDefault="00F332FA">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 xml:space="preserve">Get the latest revision of the </w:t>
                        </w:r>
                        <w:r w:rsidRPr="005A265D">
                          <w:rPr>
                            <w:rStyle w:val="CodeChar"/>
                          </w:rPr>
                          <w:t>u</w:t>
                        </w:r>
                        <w:r>
                          <w:rPr>
                            <w:rStyle w:val="CodeChar"/>
                          </w:rPr>
                          <w:t>e</w:t>
                        </w:r>
                        <w:r w:rsidRPr="005A265D">
                          <w:rPr>
                            <w:rStyle w:val="CodeChar"/>
                          </w:rPr>
                          <w:t>Acc</w:t>
                        </w:r>
                        <w:r>
                          <w:rPr>
                            <w:rStyle w:val="CodeChar"/>
                          </w:rPr>
                          <w:t>.</w:t>
                        </w:r>
                      </w:p>
                    </w:txbxContent>
                  </v:textbox>
                </v:shape>
                <v:shape id="Text Box 493" o:spid="_x0000_s1176" type="#_x0000_t202" style="position:absolute;left:4630;top:24361;width:12966;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" filled="f" stroked="f" strokeweight=".5pt">
                  <v:textbox inset="1.44pt,1.44pt,1.44pt,1.44pt">
                    <w:txbxContent>
                      <w:p w14:paraId="63DE86A3" w14:textId="77777777" w:rsidR="00F332FA" w:rsidRDefault="00F332FA" w:rsidP="00726F9D">
                        <w:pPr>
                          <w:jc w:val="center"/>
                          <w:rPr>
                            <w:b/>
                            <w:bCs/>
                          </w:rPr>
                        </w:pPr>
                        <w:r w:rsidRPr="00726F9D">
                          <w:rPr>
                            <w:b/>
                            <w:bCs/>
                          </w:rPr>
                          <w:t>(</w:t>
                        </w:r>
                        <w:r>
                          <w:rPr>
                            <w:b/>
                            <w:bCs/>
                          </w:rPr>
                          <w:t>2</w:t>
                        </w:r>
                        <w:r w:rsidRPr="00726F9D">
                          <w:rPr>
                            <w:b/>
                            <w:bCs/>
                          </w:rPr>
                          <w:t>)</w:t>
                        </w:r>
                      </w:p>
                      <w:p w14:paraId="6ADFF6DA" w14:textId="77777777" w:rsidR="00F332FA" w:rsidRPr="005A04AC" w:rsidRDefault="00F332FA" w:rsidP="00726F9D">
                        <w:pPr>
                          <w:jc w:val="center"/>
                          <w:rPr>
                            <w:sz w:val="18"/>
                            <w:szCs w:val="18"/>
                          </w:rPr>
                        </w:pPr>
                        <w:r>
                          <w:t xml:space="preserve">Check state and ownership of </w:t>
                        </w:r>
                        <w:r w:rsidRPr="00726F9D">
                          <w:rPr>
                            <w:rStyle w:val="CodeChar"/>
                          </w:rPr>
                          <w:t>u</w:t>
                        </w:r>
                        <w:r>
                          <w:rPr>
                            <w:rStyle w:val="CodeChar"/>
                          </w:rPr>
                          <w:t>e</w:t>
                        </w:r>
                        <w:r w:rsidRPr="00726F9D">
                          <w:rPr>
                            <w:rStyle w:val="CodeChar"/>
                          </w:rPr>
                          <w:t>Acc</w:t>
                        </w:r>
                      </w:p>
                    </w:txbxContent>
                  </v:textbox>
                </v:shape>
                <v:shape id="Flowchart: Decision 494" o:spid="_x0000_s1177" type="#_x0000_t110" style="position:absolute;left:5176;top:18695;width:11666;height:3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" fillcolor="white [3201]" strokeweight=".5pt">
                  <v:textbox inset="0,0,0,0">
                    <w:txbxContent>
                      <w:p w14:paraId="09A33865" w14:textId="77777777" w:rsidR="00F332FA" w:rsidRDefault="00F332FA" w:rsidP="00726F9D">
                        <w:pPr>
                          <w:jc w:val="center"/>
                        </w:pPr>
                      </w:p>
                    </w:txbxContent>
                  </v:textbox>
                </v:shape>
                <v:shape id="Text Box 495" o:spid="_x0000_s1178" type="#_x0000_t202" style="position:absolute;left:7018;top:19243;width:8531;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" filled="f" stroked="f" strokeweight=".5pt">
                  <v:textbox inset="1.44pt,1.44pt,1.44pt,1.44pt">
                    <w:txbxContent>
                      <w:p w14:paraId="712505C3" w14:textId="77777777" w:rsidR="00F332FA" w:rsidRPr="005A04AC" w:rsidRDefault="00F332FA"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v:textbox>
                </v:shape>
                <v:shape id="Text Box 497" o:spid="_x0000_s1179" type="#_x0000_t202" style="position:absolute;left:26809;top:2046;width:12425;height:4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" fillcolor="white [3201]" strokeweight=".5pt">
                  <v:textbox inset="1.44pt,1.44pt,1.44pt,1.44pt">
                    <w:txbxContent>
                      <w:p w14:paraId="2247090F" w14:textId="77777777" w:rsidR="00F332FA" w:rsidRPr="005A04AC" w:rsidRDefault="00F332FA">
                        <w:pPr>
                          <w:rPr>
                            <w:sz w:val="18"/>
                            <w:szCs w:val="18"/>
                          </w:rPr>
                        </w:pPr>
                        <w:r>
                          <w:rPr>
                            <w:sz w:val="18"/>
                            <w:szCs w:val="18"/>
                          </w:rPr>
                          <w:t>Go to Editing User Extension Group ACC use case.</w:t>
                        </w:r>
                        <w:r w:rsidRPr="005A04AC">
                          <w:rPr>
                            <w:sz w:val="18"/>
                            <w:szCs w:val="18"/>
                          </w:rPr>
                          <w:t xml:space="preserve"> </w:t>
                        </w:r>
                      </w:p>
                    </w:txbxContent>
                  </v:textbox>
                </v:shape>
                <v:shape id="Text Box 498" o:spid="_x0000_s1180" type="#_x0000_t202" style="position:absolute;left:26804;top:10027;width:17322;height:7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" fillcolor="white [3201]" strokeweight=".5pt">
                  <v:textbox inset="1.44pt,1.44pt,1.44pt,1.44pt">
                    <w:txbxContent>
                      <w:p w14:paraId="3E64BDB0" w14:textId="77777777" w:rsidR="00F332FA" w:rsidRPr="005A04AC" w:rsidRDefault="00F332FA">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v:textbox>
                </v:shape>
                <v:shape id="Text Box 499" o:spid="_x0000_s1181" type="#_x0000_t202" style="position:absolute;left:26804;top:22857;width:12424;height:8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" fillcolor="white [3201]" strokeweight=".5pt">
                  <v:textbox inset="1.44pt,1.44pt,1.44pt,1.44pt">
                    <w:txbxContent>
                      <w:p w14:paraId="27F53B53" w14:textId="77777777" w:rsidR="00F332FA" w:rsidRPr="005A04AC" w:rsidRDefault="00F332FA">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v:textbox>
                </v:shape>
                <v:shape id="Elbow Connector 295" o:spid="_x0000_s1182" type="#_x0000_t35" style="position:absolute;left:33021;top:6687;width:21859;height:1627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" adj="-2259,19471" strokecolor="black [3213]">
                  <v:stroke startarrowwidth="narrow" startarrowlength="short" endarrow="open"/>
                </v:shape>
                <v:shape id="Text Box 500" o:spid="_x0000_s1183" type="#_x0000_t202" style="position:absolute;left:42455;top:20403;width:12425;height:5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" fillcolor="white [3201]" strokeweight=".5pt">
                  <v:textbox inset="1.44pt,1.44pt,1.44pt,1.44pt">
                    <w:txbxContent>
                      <w:p w14:paraId="21B80376" w14:textId="77777777" w:rsidR="00F332FA" w:rsidRPr="005A04AC" w:rsidRDefault="00F332FA">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v:textbox>
                </v:shape>
                <v:shape id="Text Box 501" o:spid="_x0000_s1184" type="#_x0000_t202" style="position:absolute;left:42457;top:27226;width:12424;height:4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" fillcolor="white [3201]" strokeweight=".5pt">
                  <v:textbox inset="1.44pt,1.44pt,1.44pt,1.44pt">
                    <w:txbxContent>
                      <w:p w14:paraId="0B15B77A" w14:textId="77777777" w:rsidR="00F332FA" w:rsidRPr="005A04AC" w:rsidRDefault="00F332FA">
                        <w:pPr>
                          <w:rPr>
                            <w:sz w:val="18"/>
                            <w:szCs w:val="18"/>
                          </w:rPr>
                        </w:pPr>
                        <w:r>
                          <w:rPr>
                            <w:sz w:val="18"/>
                            <w:szCs w:val="18"/>
                          </w:rPr>
                          <w:t>Return to the previous top-level ABIE editing page</w:t>
                        </w:r>
                        <w:r w:rsidRPr="005A04AC">
                          <w:rPr>
                            <w:sz w:val="18"/>
                            <w:szCs w:val="18"/>
                          </w:rPr>
                          <w:t xml:space="preserve"> </w:t>
                        </w:r>
                      </w:p>
                    </w:txbxContent>
                  </v:textbox>
                </v:shape>
                <v:shape id="Text Box 502" o:spid="_x0000_s1185" type="#_x0000_t202" style="position:absolute;left:26805;top:34317;width:12425;height:9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" fillcolor="white [3201]" strokeweight=".5pt">
                  <v:textbox inset="1.44pt,1.44pt,1.44pt,1.44pt">
                    <w:txbxContent>
                      <w:p w14:paraId="5468DB2F" w14:textId="77777777" w:rsidR="00F332FA" w:rsidRPr="005A04AC" w:rsidRDefault="00F332FA">
                        <w:pPr>
                          <w:rPr>
                            <w:sz w:val="18"/>
                            <w:szCs w:val="18"/>
                          </w:rPr>
                        </w:pPr>
                        <w:r>
                          <w:rPr>
                            <w:sz w:val="18"/>
                            <w:szCs w:val="18"/>
                          </w:rPr>
                          <w:t>Indicate to the user that the eACC is being extended by another user.</w:t>
                        </w:r>
                        <w:r w:rsidRPr="005A04AC">
                          <w:rPr>
                            <w:sz w:val="18"/>
                            <w:szCs w:val="18"/>
                          </w:rPr>
                          <w:t xml:space="preserve"> </w:t>
                        </w:r>
                        <w:r>
                          <w:rPr>
                            <w:sz w:val="18"/>
                            <w:szCs w:val="18"/>
                          </w:rPr>
                          <w:t>Indicate which user. It is available for review. Ask the user whether he’d like to review the extension.</w:t>
                        </w:r>
                      </w:p>
                    </w:txbxContent>
                  </v:textbox>
                </v:shape>
                <v:shape id="Text Box 503" o:spid="_x0000_s1186" type="#_x0000_t202" style="position:absolute;left:42434;top:37529;width:12425;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" fillcolor="white [3201]" strokeweight=".5pt">
                  <v:textbox inset="1.44pt,1.44pt,1.44pt,1.44pt">
                    <w:txbxContent>
                      <w:p w14:paraId="7D32E7EC" w14:textId="77777777" w:rsidR="00F332FA" w:rsidRPr="005A04AC" w:rsidRDefault="00F332FA">
                        <w:pPr>
                          <w:rPr>
                            <w:sz w:val="18"/>
                            <w:szCs w:val="18"/>
                          </w:rPr>
                        </w:pPr>
                        <w:r>
                          <w:rPr>
                            <w:sz w:val="18"/>
                            <w:szCs w:val="18"/>
                          </w:rPr>
                          <w:t>Go to Review User Extension Group ACC use case.</w:t>
                        </w:r>
                        <w:r w:rsidRPr="005A04AC">
                          <w:rPr>
                            <w:sz w:val="18"/>
                            <w:szCs w:val="18"/>
                          </w:rPr>
                          <w:t xml:space="preserve"> </w:t>
                        </w:r>
                      </w:p>
                    </w:txbxContent>
                  </v:textbox>
                </v:shape>
                <v:shape id="Text Box 505" o:spid="_x0000_s1187" type="#_x0000_t202" style="position:absolute;left:4351;top:41260;width:13390;height:7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" fillcolor="white [3201]" strokeweight=".5pt">
                  <v:textbox inset="1.44pt,1.44pt,1.44pt,1.44pt">
                    <w:txbxContent>
                      <w:p w14:paraId="63CB143E" w14:textId="77777777" w:rsidR="00F332FA" w:rsidRPr="005A04AC" w:rsidRDefault="00F332FA">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v:textbox>
                </v:shape>
                <v:shape id="Elbow Connector 506" o:spid="_x0000_s1188" type="#_x0000_t34" style="position:absolute;left:19302;top:4367;width:7507;height:2272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" strokecolor="black [3213]">
                  <v:stroke startarrowwidth="narrow" startarrowlength="short" endarrow="open"/>
                </v:shape>
                <v:shape id="Text Box 507" o:spid="_x0000_s1189" type="#_x0000_t202" style="position:absolute;left:24411;top:2004;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" filled="f" stroked="f" strokeweight=".5pt">
                  <v:textbox inset="1.44pt,1.44pt,1.44pt,1.44pt">
                    <w:txbxContent>
                      <w:p w14:paraId="6FEB26FF" w14:textId="77777777" w:rsidR="00F332FA" w:rsidRPr="005A04AC" w:rsidRDefault="00F332FA" w:rsidP="000047FD">
                        <w:pPr>
                          <w:jc w:val="center"/>
                          <w:rPr>
                            <w:sz w:val="18"/>
                            <w:szCs w:val="18"/>
                          </w:rPr>
                        </w:pPr>
                        <w:r>
                          <w:rPr>
                            <w:b/>
                            <w:bCs/>
                            <w:sz w:val="18"/>
                            <w:szCs w:val="18"/>
                          </w:rPr>
                          <w:t>#a</w:t>
                        </w:r>
                      </w:p>
                    </w:txbxContent>
                  </v:textbox>
                </v:shape>
                <v:shape id="Elbow Connector 508" o:spid="_x0000_s1190" type="#_x0000_t34" style="position:absolute;left:19302;top:13918;width:7502;height:1317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" strokecolor="black [3213]">
                  <v:stroke startarrowwidth="narrow" startarrowlength="short" endarrow="open"/>
                </v:shape>
                <v:shape id="Text Box 510" o:spid="_x0000_s1191" type="#_x0000_t202" style="position:absolute;left:23993;top:11869;width:1990;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" filled="f" stroked="f" strokeweight=".5pt">
                  <v:textbox inset="1.44pt,1.44pt,1.44pt,1.44pt">
                    <w:txbxContent>
                      <w:p w14:paraId="6B2CECCE" w14:textId="77777777" w:rsidR="00F332FA" w:rsidRPr="005A04AC" w:rsidRDefault="00F332FA" w:rsidP="000047FD">
                        <w:pPr>
                          <w:jc w:val="center"/>
                          <w:rPr>
                            <w:sz w:val="18"/>
                            <w:szCs w:val="18"/>
                          </w:rPr>
                        </w:pPr>
                        <w:r>
                          <w:rPr>
                            <w:b/>
                            <w:bCs/>
                            <w:sz w:val="18"/>
                            <w:szCs w:val="18"/>
                          </w:rPr>
                          <w:t>#b</w:t>
                        </w:r>
                      </w:p>
                    </w:txbxContent>
                  </v:textbox>
                </v:shape>
                <v:shape id="Straight Arrow Connector 511" o:spid="_x0000_s1192" type="#_x0000_t32" style="position:absolute;left:19302;top:27088;width:750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" strokecolor="black [3213]">
                  <v:stroke startarrowwidth="narrow" startarrowlength="short" endarrow="open"/>
                </v:shape>
                <v:oval id="Oval 512" o:spid="_x0000_s1193" style="position:absolute;left:41384;top:3712;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" fillcolor="black [3213]" strokeweight=".5pt"/>
                <v:shape id="Straight Arrow Connector 513" o:spid="_x0000_s1194" type="#_x0000_t32" style="position:absolute;left:39234;top:4305;width:2150;height: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" strokecolor="black [3213]">
                  <v:stroke startarrowwidth="narrow" startarrowlength="short" endarrow="open"/>
                </v:shape>
                <v:oval id="Oval 514" o:spid="_x0000_s1195" style="position:absolute;left:46186;top:12994;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" fillcolor="black [3213]" strokeweight=".5pt"/>
                <v:shape id="Straight Arrow Connector 515" o:spid="_x0000_s1196" type="#_x0000_t32" style="position:absolute;left:44125;top:13588;width:2061;height:3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" strokecolor="black [3213]">
                  <v:stroke startarrowwidth="narrow" startarrowlength="short" endarrow="open"/>
                </v:shape>
                <v:shape id="Elbow Connector 516" o:spid="_x0000_s1197" type="#_x0000_t34" style="position:absolute;left:39227;top:22961;width:3228;height:412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" strokecolor="black [3213]">
                  <v:stroke startarrowwidth="narrow" startarrowlength="short" endarrow="open"/>
                </v:shape>
                <v:shape id="Text Box 517" o:spid="_x0000_s1198" type="#_x0000_t202" style="position:absolute;left:40508;top:2125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" filled="f" stroked="f" strokeweight=".5pt">
                  <v:textbox inset="1.44pt,1.44pt,1.44pt,1.44pt">
                    <w:txbxContent>
                      <w:p w14:paraId="60CD897C" w14:textId="77777777" w:rsidR="00F332FA" w:rsidRPr="005A04AC" w:rsidRDefault="00F332FA" w:rsidP="000047FD">
                        <w:pPr>
                          <w:jc w:val="center"/>
                          <w:rPr>
                            <w:sz w:val="18"/>
                            <w:szCs w:val="18"/>
                          </w:rPr>
                        </w:pPr>
                        <w:r>
                          <w:rPr>
                            <w:sz w:val="18"/>
                            <w:szCs w:val="18"/>
                          </w:rPr>
                          <w:t>Y</w:t>
                        </w:r>
                      </w:p>
                    </w:txbxContent>
                  </v:textbox>
                </v:shape>
                <v:shape id="Elbow Connector 518" o:spid="_x0000_s1199" type="#_x0000_t34" style="position:absolute;left:39227;top:27088;width:3230;height:249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" strokecolor="black [3213]">
                  <v:stroke startarrowwidth="narrow" startarrowlength="short" endarrow="open"/>
                </v:shape>
                <v:shape id="Text Box 519" o:spid="_x0000_s1200" type="#_x0000_t202" style="position:absolute;left:40522;top:2961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" filled="f" stroked="f" strokeweight=".5pt">
                  <v:textbox inset="1.44pt,1.44pt,1.44pt,1.44pt">
                    <w:txbxContent>
                      <w:p w14:paraId="19FCD467" w14:textId="77777777" w:rsidR="00F332FA" w:rsidRPr="005A04AC" w:rsidRDefault="00F332FA" w:rsidP="000047FD">
                        <w:pPr>
                          <w:jc w:val="center"/>
                          <w:rPr>
                            <w:sz w:val="18"/>
                            <w:szCs w:val="18"/>
                          </w:rPr>
                        </w:pPr>
                        <w:r>
                          <w:rPr>
                            <w:sz w:val="18"/>
                            <w:szCs w:val="18"/>
                          </w:rPr>
                          <w:t>N</w:t>
                        </w:r>
                      </w:p>
                    </w:txbxContent>
                  </v:textbox>
                </v:shape>
                <v:shape id="Elbow Connector 520" o:spid="_x0000_s1201" type="#_x0000_t34" style="position:absolute;left:39229;top:29581;width:3228;height:96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" strokecolor="black [3213]">
                  <v:stroke startarrowwidth="narrow" startarrowlength="short" endarrow="open"/>
                </v:shape>
                <v:shape id="Text Box 521" o:spid="_x0000_s1202" type="#_x0000_t202" style="position:absolute;left:40522;top:27905;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" filled="f" stroked="f" strokeweight=".5pt">
                  <v:textbox inset="1.44pt,1.44pt,1.44pt,1.44pt">
                    <w:txbxContent>
                      <w:p w14:paraId="5E5746E7" w14:textId="77777777" w:rsidR="00F332FA" w:rsidRPr="005A04AC" w:rsidRDefault="00F332FA" w:rsidP="000047FD">
                        <w:pPr>
                          <w:jc w:val="center"/>
                          <w:rPr>
                            <w:sz w:val="18"/>
                            <w:szCs w:val="18"/>
                          </w:rPr>
                        </w:pPr>
                        <w:r>
                          <w:rPr>
                            <w:sz w:val="18"/>
                            <w:szCs w:val="18"/>
                          </w:rPr>
                          <w:t>N</w:t>
                        </w:r>
                      </w:p>
                    </w:txbxContent>
                  </v:textbox>
                </v:shape>
                <v:shape id="Straight Arrow Connector 522" o:spid="_x0000_s1203" type="#_x0000_t32" style="position:absolute;left:39230;top:39233;width:3204;height: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" strokecolor="black [3213]">
                  <v:stroke startarrowwidth="narrow" startarrowlength="short" endarrow="open"/>
                </v:shape>
                <v:oval id="Oval 523" o:spid="_x0000_s1204" style="position:absolute;left:48067;top:33894;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" fillcolor="black [3213]" strokeweight=".5pt"/>
                <v:shape id="Straight Arrow Connector 524" o:spid="_x0000_s1205" type="#_x0000_t32" style="position:absolute;left:48661;top:31937;width:8;height:19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" strokecolor="black [3213]">
                  <v:stroke startarrowwidth="narrow" startarrowlength="short" endarrow="open"/>
                </v:shape>
                <v:shape id="Straight Arrow Connector 525" o:spid="_x0000_s1206" type="#_x0000_t32" style="position:absolute;left:48646;top:35081;width:15;height:24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" strokecolor="black [3213]">
                  <v:stroke startarrowwidth="narrow" startarrowlength="short" endarrow="open"/>
                </v:shape>
                <v:shape id="Text Box 526" o:spid="_x0000_s1207" type="#_x0000_t202" style="position:absolute;left:24411;top:25382;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" filled="f" stroked="f" strokeweight=".5pt">
                  <v:textbox inset="1.44pt,1.44pt,1.44pt,1.44pt">
                    <w:txbxContent>
                      <w:p w14:paraId="466505B0" w14:textId="77777777" w:rsidR="00F332FA" w:rsidRPr="005A04AC" w:rsidRDefault="00F332FA" w:rsidP="000047FD">
                        <w:pPr>
                          <w:jc w:val="center"/>
                          <w:rPr>
                            <w:sz w:val="18"/>
                            <w:szCs w:val="18"/>
                          </w:rPr>
                        </w:pPr>
                        <w:r>
                          <w:rPr>
                            <w:b/>
                            <w:bCs/>
                            <w:sz w:val="18"/>
                            <w:szCs w:val="18"/>
                          </w:rPr>
                          <w:t>#c</w:t>
                        </w:r>
                      </w:p>
                    </w:txbxContent>
                  </v:textbox>
                </v:shape>
                <v:shape id="Elbow Connector 527" o:spid="_x0000_s1208" type="#_x0000_t34" style="position:absolute;left:19302;top:27090;width:7503;height:12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" strokecolor="black [3213]">
                  <v:stroke startarrowwidth="narrow" startarrowlength="short" endarrow="open"/>
                </v:shape>
                <v:shape id="Text Box 528" o:spid="_x0000_s1209" type="#_x0000_t202" style="position:absolute;left:23992;top:36912;width:199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" filled="f" stroked="f" strokeweight=".5pt">
                  <v:textbox inset="1.44pt,1.44pt,1.44pt,1.44pt">
                    <w:txbxContent>
                      <w:p w14:paraId="5D6142CE" w14:textId="77777777" w:rsidR="00F332FA" w:rsidRPr="005A04AC" w:rsidRDefault="00F332FA" w:rsidP="000047FD">
                        <w:pPr>
                          <w:jc w:val="center"/>
                          <w:rPr>
                            <w:sz w:val="18"/>
                            <w:szCs w:val="18"/>
                          </w:rPr>
                        </w:pPr>
                        <w:r>
                          <w:rPr>
                            <w:b/>
                            <w:bCs/>
                            <w:sz w:val="18"/>
                            <w:szCs w:val="18"/>
                          </w:rPr>
                          <w:t>#d</w:t>
                        </w:r>
                      </w:p>
                    </w:txbxContent>
                  </v:textbox>
                </v:shape>
                <v:shape id="Text Box 529" o:spid="_x0000_s1210" type="#_x0000_t202" style="position:absolute;left:40863;top:37492;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" filled="f" stroked="f" strokeweight=".5pt">
                  <v:textbox inset="1.44pt,1.44pt,1.44pt,1.44pt">
                    <w:txbxContent>
                      <w:p w14:paraId="541C0C45" w14:textId="77777777" w:rsidR="00F332FA" w:rsidRPr="005A04AC" w:rsidRDefault="00F332FA" w:rsidP="000047FD">
                        <w:pPr>
                          <w:jc w:val="center"/>
                          <w:rPr>
                            <w:sz w:val="18"/>
                            <w:szCs w:val="18"/>
                          </w:rPr>
                        </w:pPr>
                        <w:r>
                          <w:rPr>
                            <w:sz w:val="18"/>
                            <w:szCs w:val="18"/>
                          </w:rPr>
                          <w:t>Y</w:t>
                        </w:r>
                      </w:p>
                    </w:txbxContent>
                  </v:textbox>
                </v:shape>
                <v:shape id="Straight Arrow Connector 530" o:spid="_x0000_s1211" type="#_x0000_t32" style="position:absolute;left:11008;top:30161;width:38;height:110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" strokecolor="black [3213]">
                  <v:stroke startarrowwidth="narrow" startarrowlength="short" endarrow="open"/>
                </v:shape>
                <v:shape id="Elbow Connector 531" o:spid="_x0000_s1212" type="#_x0000_t34" style="position:absolute;left:17740;top:29581;width:37141;height:156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" adj="22929" strokecolor="black [3213]">
                  <v:stroke startarrowwidth="narrow" startarrowlength="short" endarrow="open"/>
                </v:shape>
                <v:shape id="Text Box 532" o:spid="_x0000_s1213" type="#_x0000_t202" style="position:absolute;left:4761;top:54340;width:12425;height:4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" fillcolor="white [3201]" strokeweight=".5pt">
                  <v:textbox inset="1.44pt,1.44pt,1.44pt,1.44pt">
                    <w:txbxContent>
                      <w:p w14:paraId="1738AAF9" w14:textId="77777777" w:rsidR="00F332FA" w:rsidRPr="005A04AC" w:rsidRDefault="00F332FA">
                        <w:pPr>
                          <w:rPr>
                            <w:sz w:val="18"/>
                            <w:szCs w:val="18"/>
                          </w:rPr>
                        </w:pPr>
                        <w:r>
                          <w:rPr>
                            <w:b/>
                            <w:bCs/>
                            <w:sz w:val="18"/>
                            <w:szCs w:val="18"/>
                          </w:rPr>
                          <w:t xml:space="preserve">(3) </w:t>
                        </w:r>
                        <w:r>
                          <w:rPr>
                            <w:sz w:val="18"/>
                            <w:szCs w:val="18"/>
                          </w:rPr>
                          <w:t>Go to Create a New User Extension Group ACC use case</w:t>
                        </w:r>
                      </w:p>
                    </w:txbxContent>
                  </v:textbox>
                </v:shape>
                <v:shape id="Text Box 533" o:spid="_x0000_s1214" type="#_x0000_t202" style="position:absolute;left:55534;top:2961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" filled="f" stroked="f" strokeweight=".5pt">
                  <v:textbox inset="1.44pt,1.44pt,1.44pt,1.44pt">
                    <w:txbxContent>
                      <w:p w14:paraId="50E12715" w14:textId="77777777" w:rsidR="00F332FA" w:rsidRPr="005A04AC" w:rsidRDefault="00F332FA" w:rsidP="000047FD">
                        <w:pPr>
                          <w:jc w:val="center"/>
                          <w:rPr>
                            <w:sz w:val="18"/>
                            <w:szCs w:val="18"/>
                          </w:rPr>
                        </w:pPr>
                        <w:r>
                          <w:rPr>
                            <w:sz w:val="18"/>
                            <w:szCs w:val="18"/>
                          </w:rPr>
                          <w:t>N</w:t>
                        </w:r>
                      </w:p>
                    </w:txbxContent>
                  </v:textbox>
                </v:shape>
                <v:shape id="Straight Arrow Connector 534" o:spid="_x0000_s1215" type="#_x0000_t32" style="position:absolute;left:11011;top:8751;width:3;height:27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" strokecolor="black [3213]">
                  <v:stroke startarrowwidth="narrow" startarrowlength="short" endarrow="open"/>
                </v:shape>
                <v:shape id="Straight Arrow Connector 535" o:spid="_x0000_s1216" type="#_x0000_t32" style="position:absolute;left:11009;top:15473;width:2;height:32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" strokecolor="black [3213]">
                  <v:stroke startarrowwidth="narrow" startarrowlength="short" endarrow="open"/>
                </v:shape>
                <v:shape id="Straight Arrow Connector 536" o:spid="_x0000_s1217" type="#_x0000_t32" style="position:absolute;left:11008;top:22107;width:1;height:19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" strokecolor="black [3213]">
                  <v:stroke startarrowwidth="narrow" startarrowlength="short" endarrow="open"/>
                </v:shape>
                <v:shape id="Straight Arrow Connector 539" o:spid="_x0000_s1218" type="#_x0000_t33" style="position:absolute;left:14651;top:45595;width:2891;height:1010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" strokecolor="black [3213]">
                  <v:stroke startarrowwidth="narrow" startarrowlength="short" endarrow="open"/>
                </v:shape>
                <v:shape id="Elbow Connector 540" o:spid="_x0000_s1219" type="#_x0000_t34" style="position:absolute;left:4761;top:20401;width:415;height:3621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" adj="140614" strokecolor="black [3213]">
                  <v:stroke startarrowwidth="narrow" startarrowlength="short" endarrow="open"/>
                </v:shape>
                <v:shape id="Text Box 541" o:spid="_x0000_s1220" type="#_x0000_t202" style="position:absolute;left:3591;top:18696;width:1573;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" filled="f" stroked="f" strokeweight=".5pt">
                  <v:textbox inset="1.44pt,1.44pt,1.44pt,1.44pt">
                    <w:txbxContent>
                      <w:p w14:paraId="2183A47A" w14:textId="77777777" w:rsidR="00F332FA" w:rsidRPr="005A04AC" w:rsidRDefault="00F332FA" w:rsidP="000047FD">
                        <w:pPr>
                          <w:jc w:val="center"/>
                          <w:rPr>
                            <w:sz w:val="18"/>
                            <w:szCs w:val="18"/>
                          </w:rPr>
                        </w:pPr>
                        <w:r>
                          <w:rPr>
                            <w:sz w:val="18"/>
                            <w:szCs w:val="18"/>
                          </w:rPr>
                          <w:t>Y</w:t>
                        </w:r>
                      </w:p>
                    </w:txbxContent>
                  </v:textbox>
                </v:shape>
                <v:shape id="Text Box 542" o:spid="_x0000_s1221" type="#_x0000_t202" style="position:absolute;left:10978;top:22107;width:1574;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" filled="f" stroked="f" strokeweight=".5pt">
                  <v:textbox inset="1.44pt,1.44pt,1.44pt,1.44pt">
                    <w:txbxContent>
                      <w:p w14:paraId="6E996EB0" w14:textId="77777777" w:rsidR="00F332FA" w:rsidRPr="005A04AC" w:rsidRDefault="00F332FA" w:rsidP="000047FD">
                        <w:pPr>
                          <w:jc w:val="center"/>
                          <w:rPr>
                            <w:sz w:val="18"/>
                            <w:szCs w:val="18"/>
                          </w:rPr>
                        </w:pPr>
                        <w:r>
                          <w:rPr>
                            <w:sz w:val="18"/>
                            <w:szCs w:val="18"/>
                          </w:rPr>
                          <w:t>N</w:t>
                        </w:r>
                      </w:p>
                    </w:txbxContent>
                  </v:textbox>
                </v:shape>
                <v:shape id="Text Box 543" o:spid="_x0000_s1222" type="#_x0000_t202" style="position:absolute;left:11559;top:50751;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" filled="f" stroked="f" strokeweight=".5pt">
                  <v:textbox inset="1.44pt,1.44pt,1.44pt,1.44pt">
                    <w:txbxContent>
                      <w:p w14:paraId="7D818983" w14:textId="77777777" w:rsidR="00F332FA" w:rsidRPr="005A04AC" w:rsidRDefault="00F332FA" w:rsidP="000047FD">
                        <w:pPr>
                          <w:jc w:val="center"/>
                          <w:rPr>
                            <w:sz w:val="18"/>
                            <w:szCs w:val="18"/>
                          </w:rPr>
                        </w:pPr>
                        <w:r>
                          <w:rPr>
                            <w:sz w:val="18"/>
                            <w:szCs w:val="18"/>
                          </w:rPr>
                          <w:t>Y</w:t>
                        </w:r>
                      </w:p>
                    </w:txbxContent>
                  </v:textbox>
                </v:shape>
                <v:oval id="Oval 544" o:spid="_x0000_s1223" style="position:absolute;left:19303;top:56029;width:1188;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" fillcolor="black [3213]" strokeweight=".5pt"/>
                <v:shape id="Straight Arrow Connector 545" o:spid="_x0000_s1224" type="#_x0000_t32" style="position:absolute;left:17186;top:56615;width:2117;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" strokecolor="black [3213]">
                  <v:stroke startarrowwidth="narrow" startarrowlength="short" endarrow="open"/>
                </v:shape>
                <v:shape id="Text Box 549" o:spid="_x0000_s1225" type="#_x0000_t202" style="position:absolute;left:21147;top:49839;width:13453;height:4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" fillcolor="white [3201]" strokeweight=".5pt">
                  <v:textbox inset="1.44pt,1.44pt,1.44pt,1.44pt">
                    <w:txbxContent>
                      <w:p w14:paraId="33D353E7" w14:textId="77777777" w:rsidR="00F332FA" w:rsidRPr="005A04AC" w:rsidRDefault="00F332FA">
                        <w:pPr>
                          <w:rPr>
                            <w:sz w:val="18"/>
                            <w:szCs w:val="18"/>
                          </w:rPr>
                        </w:pPr>
                        <w:r>
                          <w:rPr>
                            <w:b/>
                            <w:bCs/>
                            <w:sz w:val="18"/>
                            <w:szCs w:val="18"/>
                          </w:rPr>
                          <w:t xml:space="preserve">(4) </w:t>
                        </w:r>
                        <w:r>
                          <w:rPr>
                            <w:sz w:val="18"/>
                            <w:szCs w:val="18"/>
                          </w:rPr>
                          <w:t>Go to Create a New User Extension Group ACC Revision use case</w:t>
                        </w:r>
                      </w:p>
                    </w:txbxContent>
                  </v:textbox>
                </v:shape>
                <v:shape id="Straight Arrow Connector 539" o:spid="_x0000_s1226" type="#_x0000_t33" style="position:absolute;left:23043;top:51791;width:2280;height:738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" strokecolor="black [3213]">
                  <v:stroke startarrowwidth="narrow" startarrowlength="short" endarrow="open"/>
                </v:shape>
                <v:oval id="Oval 572" o:spid="_x0000_s1227" style="position:absolute;left:10420;top:7564;width:1188;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" filled="f" strokeweight=".5pt"/>
                <v:shape id="Text Box 573" o:spid="_x0000_s1228" type="#_x0000_t202" style="position:absolute;left:11560;top:30229;width:199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" filled="f" stroked="f" strokeweight=".5pt">
                  <v:textbox inset="1.44pt,1.44pt,1.44pt,1.44pt">
                    <w:txbxContent>
                      <w:p w14:paraId="2784DE53" w14:textId="77777777" w:rsidR="00F332FA" w:rsidRPr="005A04AC" w:rsidRDefault="00F332FA" w:rsidP="000047FD">
                        <w:pPr>
                          <w:jc w:val="center"/>
                          <w:rPr>
                            <w:sz w:val="18"/>
                            <w:szCs w:val="18"/>
                          </w:rPr>
                        </w:pPr>
                        <w:r>
                          <w:rPr>
                            <w:b/>
                            <w:bCs/>
                            <w:sz w:val="18"/>
                            <w:szCs w:val="18"/>
                          </w:rPr>
                          <w:t>#e</w:t>
                        </w:r>
                      </w:p>
                    </w:txbxContent>
                  </v:textbox>
                </v:shape>
                <w10:anchorlock/>
              </v:group>
            </w:pict>
          </mc:Fallback>
        </mc:AlternateContent>
      </w:r>
    </w:p>
    <w:p w14:paraId="04815B43" w14:textId="16737446" w:rsidR="00505C10" w:rsidRDefault="00726509" w:rsidP="00726509">
      <w:pPr>
        <w:pStyle w:val="Caption"/>
      </w:pPr>
      <w:r>
        <w:t xml:space="preserve">Figure </w:t>
      </w:r>
      <w:fldSimple w:instr=" SEQ Figure \* ARABIC ">
        <w:r w:rsidR="00632C6D">
          <w:rPr>
            <w:noProof/>
          </w:rPr>
          <w:t>3</w:t>
        </w:r>
      </w:fldSimple>
      <w:r>
        <w:t>: Logic flow for creating a local ABIE extension</w:t>
      </w:r>
      <w:r w:rsidR="00505C10">
        <w:br/>
      </w:r>
    </w:p>
    <w:p w14:paraId="7196C206" w14:textId="1040484A" w:rsidR="005A265D" w:rsidRDefault="005A265D" w:rsidP="008F2EBB">
      <w:pPr>
        <w:pStyle w:val="ListParagraph"/>
        <w:numPr>
          <w:ilvl w:val="0"/>
          <w:numId w:val="18"/>
        </w:numPr>
      </w:pPr>
      <w:r>
        <w:t xml:space="preserve">This is done by querying for child ASCC </w:t>
      </w:r>
      <w:r w:rsidR="00427C68">
        <w:t xml:space="preserve">of the </w:t>
      </w:r>
      <w:r w:rsidR="00427C68" w:rsidRPr="005A265D">
        <w:rPr>
          <w:rStyle w:val="CodeChar"/>
        </w:rPr>
        <w:t>eAcc</w:t>
      </w:r>
      <w:r w:rsidR="00427C68">
        <w:t xml:space="preserve"> </w:t>
      </w:r>
      <w:r>
        <w:t>and then</w:t>
      </w:r>
      <w:r w:rsidR="00427C68">
        <w:t xml:space="preserve"> get the target ACC via the relationship</w:t>
      </w:r>
      <w:r>
        <w:t xml:space="preserve"> </w:t>
      </w:r>
      <w:r w:rsidR="00427C68" w:rsidRPr="00427C68">
        <w:rPr>
          <w:rStyle w:val="CodeChar"/>
        </w:rPr>
        <w:t>ASCC.</w:t>
      </w:r>
      <w:r w:rsidR="0040569A">
        <w:rPr>
          <w:rStyle w:val="CodeChar"/>
        </w:rPr>
        <w:t>to_asccp_id</w:t>
      </w:r>
      <w:r w:rsidR="00427C68" w:rsidRPr="00427C68">
        <w:rPr>
          <w:rStyle w:val="CodeChar"/>
        </w:rPr>
        <w:t>.</w:t>
      </w:r>
      <w:r w:rsidR="001B586F">
        <w:rPr>
          <w:rStyle w:val="CodeChar"/>
        </w:rPr>
        <w:t>role_of_acc_id</w:t>
      </w:r>
      <w:r w:rsidR="00427C68">
        <w:t>.</w:t>
      </w:r>
      <w:r>
        <w:t xml:space="preserve"> </w:t>
      </w:r>
      <w:r w:rsidR="00427C68">
        <w:t xml:space="preserve">From the obtained target ACC, gets its latest revision from the ACC table. </w:t>
      </w:r>
      <w:r>
        <w:t xml:space="preserve">The </w:t>
      </w:r>
      <w:r w:rsidR="00427C68">
        <w:t>target</w:t>
      </w:r>
      <w:r>
        <w:t xml:space="preserve"> ACC must have the </w:t>
      </w:r>
      <w:r w:rsidRPr="005A265D">
        <w:rPr>
          <w:rStyle w:val="CodeChar"/>
        </w:rPr>
        <w:t>ACC.</w:t>
      </w:r>
      <w:r w:rsidR="00C17670">
        <w:rPr>
          <w:rStyle w:val="CodeChar"/>
        </w:rPr>
        <w:t>oagis_component_type</w:t>
      </w:r>
      <w:r w:rsidRPr="005A265D">
        <w:rPr>
          <w:rStyle w:val="CodeChar"/>
        </w:rPr>
        <w:t xml:space="preserve"> = ‘4’</w:t>
      </w:r>
      <w:r>
        <w:t xml:space="preserve"> (User Extension</w:t>
      </w:r>
      <w:r w:rsidR="00BA0733">
        <w:t xml:space="preserve"> Group</w:t>
      </w:r>
      <w:r>
        <w:t xml:space="preserve">) with the highest </w:t>
      </w:r>
      <w:r w:rsidR="00BA0733">
        <w:t>revision</w:t>
      </w:r>
      <w:r>
        <w:t xml:space="preserve"> number as indicated by the </w:t>
      </w:r>
      <w:r w:rsidRPr="005A265D">
        <w:rPr>
          <w:rStyle w:val="CodeChar"/>
        </w:rPr>
        <w:t>ACC.</w:t>
      </w:r>
      <w:r w:rsidR="00B37A2C">
        <w:rPr>
          <w:rStyle w:val="CodeChar"/>
        </w:rPr>
        <w:t>revision_num</w:t>
      </w:r>
      <w:r>
        <w:t xml:space="preserve"> column.</w:t>
      </w:r>
    </w:p>
    <w:p w14:paraId="3F9E5239" w14:textId="77777777" w:rsidR="00726F9D" w:rsidRDefault="00607F7D" w:rsidP="008F2EBB">
      <w:pPr>
        <w:pStyle w:val="ListParagraph"/>
        <w:numPr>
          <w:ilvl w:val="0"/>
          <w:numId w:val="18"/>
        </w:numPr>
      </w:pPr>
      <w:r>
        <w:t xml:space="preserve">If </w:t>
      </w:r>
      <w:r w:rsidRPr="001904AE">
        <w:rPr>
          <w:rStyle w:val="CodeChar"/>
        </w:rPr>
        <w:t>u</w:t>
      </w:r>
      <w:r w:rsidR="00472984">
        <w:rPr>
          <w:rStyle w:val="CodeChar"/>
        </w:rPr>
        <w:t>e</w:t>
      </w:r>
      <w:r w:rsidRPr="001904AE">
        <w:rPr>
          <w:rStyle w:val="CodeChar"/>
        </w:rPr>
        <w:t>Acc</w:t>
      </w:r>
      <w:r w:rsidR="00726F9D">
        <w:t xml:space="preserve"> state is</w:t>
      </w:r>
      <w:r>
        <w:t xml:space="preserve"> in</w:t>
      </w:r>
      <w:r w:rsidR="00726F9D">
        <w:t xml:space="preserve"> </w:t>
      </w:r>
      <w:r>
        <w:t xml:space="preserve">the </w:t>
      </w:r>
      <w:r w:rsidRPr="001904AE">
        <w:rPr>
          <w:rStyle w:val="CodeChar"/>
        </w:rPr>
        <w:t>Editing</w:t>
      </w:r>
      <w:r>
        <w:t xml:space="preserve"> state and the current user is the owner, go to branch </w:t>
      </w:r>
      <w:r w:rsidRPr="001904AE">
        <w:rPr>
          <w:b/>
          <w:bCs/>
        </w:rPr>
        <w:t>#</w:t>
      </w:r>
      <w:r w:rsidR="001904AE" w:rsidRPr="001904AE">
        <w:rPr>
          <w:b/>
          <w:bCs/>
        </w:rPr>
        <w:t>a</w:t>
      </w:r>
      <w:r>
        <w:t xml:space="preserve">. If </w:t>
      </w:r>
      <w:r w:rsidRPr="001904AE">
        <w:rPr>
          <w:rStyle w:val="CodeChar"/>
        </w:rPr>
        <w:t>u</w:t>
      </w:r>
      <w:r w:rsidR="00472984">
        <w:rPr>
          <w:rStyle w:val="CodeChar"/>
        </w:rPr>
        <w:t>e</w:t>
      </w:r>
      <w:r w:rsidRPr="001904AE">
        <w:rPr>
          <w:rStyle w:val="CodeChar"/>
        </w:rPr>
        <w:t>Acc</w:t>
      </w:r>
      <w:r>
        <w:t xml:space="preserve"> is in </w:t>
      </w:r>
      <w:r w:rsidRPr="001904AE">
        <w:rPr>
          <w:rStyle w:val="CodeChar"/>
        </w:rPr>
        <w:t>Editing</w:t>
      </w:r>
      <w:r>
        <w:t xml:space="preserve"> state but the current user is not the owner, go to branch </w:t>
      </w:r>
      <w:r w:rsidRPr="001904AE">
        <w:rPr>
          <w:b/>
          <w:bCs/>
        </w:rPr>
        <w:t>#</w:t>
      </w:r>
      <w:r w:rsidR="001904AE">
        <w:rPr>
          <w:b/>
          <w:bCs/>
        </w:rPr>
        <w:t>b</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the owner, go to branch </w:t>
      </w:r>
      <w:r w:rsidRPr="001904AE">
        <w:rPr>
          <w:b/>
          <w:bCs/>
        </w:rPr>
        <w:t>#</w:t>
      </w:r>
      <w:r w:rsidR="001904AE" w:rsidRPr="001904AE">
        <w:rPr>
          <w:b/>
          <w:bCs/>
        </w:rPr>
        <w:t>c</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not the owner, go to branch </w:t>
      </w:r>
      <w:r w:rsidRPr="001904AE">
        <w:rPr>
          <w:b/>
          <w:bCs/>
        </w:rPr>
        <w:t>#</w:t>
      </w:r>
      <w:r w:rsidR="003A2DB6">
        <w:rPr>
          <w:b/>
          <w:bCs/>
        </w:rPr>
        <w:t>d</w:t>
      </w:r>
      <w:r>
        <w:t xml:space="preserve">. If the </w:t>
      </w:r>
      <w:r w:rsidRPr="001904AE">
        <w:rPr>
          <w:rStyle w:val="CodeChar"/>
        </w:rPr>
        <w:t>u</w:t>
      </w:r>
      <w:r w:rsidR="00472984">
        <w:rPr>
          <w:rStyle w:val="CodeChar"/>
        </w:rPr>
        <w:t>e</w:t>
      </w:r>
      <w:r w:rsidRPr="001904AE">
        <w:rPr>
          <w:rStyle w:val="CodeChar"/>
        </w:rPr>
        <w:t>Acc</w:t>
      </w:r>
      <w:r>
        <w:t xml:space="preserve"> is in the Published state, go to branch </w:t>
      </w:r>
      <w:r w:rsidRPr="001904AE">
        <w:rPr>
          <w:b/>
          <w:bCs/>
        </w:rPr>
        <w:t>#</w:t>
      </w:r>
      <w:r w:rsidR="003A2DB6">
        <w:rPr>
          <w:b/>
          <w:bCs/>
        </w:rPr>
        <w:t>e</w:t>
      </w:r>
      <w:r>
        <w:t>.</w:t>
      </w:r>
    </w:p>
    <w:p w14:paraId="37C519DE" w14:textId="0C67FC86" w:rsidR="009064E6" w:rsidRDefault="009064E6" w:rsidP="008F2EBB">
      <w:pPr>
        <w:pStyle w:val="ListParagraph"/>
        <w:numPr>
          <w:ilvl w:val="0"/>
          <w:numId w:val="18"/>
        </w:numPr>
      </w:pPr>
      <w:r>
        <w:lastRenderedPageBreak/>
        <w:fldChar w:fldCharType="begin"/>
      </w:r>
      <w:r>
        <w:instrText xml:space="preserve"> REF _Ref431198470 \h </w:instrText>
      </w:r>
      <w:r>
        <w:fldChar w:fldCharType="separate"/>
      </w:r>
      <w:r w:rsidR="00632C6D">
        <w:t>Create a New User Extension Group ACC</w:t>
      </w:r>
      <w:r>
        <w:fldChar w:fldCharType="end"/>
      </w:r>
    </w:p>
    <w:p w14:paraId="1F7E263A" w14:textId="6046E1FC" w:rsidR="009064E6" w:rsidRDefault="009064E6" w:rsidP="008F2EBB">
      <w:pPr>
        <w:pStyle w:val="ListParagraph"/>
        <w:numPr>
          <w:ilvl w:val="0"/>
          <w:numId w:val="18"/>
        </w:numPr>
      </w:pPr>
      <w:r>
        <w:fldChar w:fldCharType="begin"/>
      </w:r>
      <w:r>
        <w:instrText xml:space="preserve"> REF _Ref431198523 \h </w:instrText>
      </w:r>
      <w:r>
        <w:fldChar w:fldCharType="separate"/>
      </w:r>
      <w:r w:rsidR="00632C6D">
        <w:t>Create a New User Extension Group ACC Revision</w:t>
      </w:r>
      <w:r>
        <w:fldChar w:fldCharType="end"/>
      </w:r>
    </w:p>
    <w:p w14:paraId="458D4AF9" w14:textId="77777777" w:rsidR="00D061DD" w:rsidRDefault="00D061DD" w:rsidP="00D061DD"/>
    <w:p w14:paraId="58820C5F" w14:textId="77777777" w:rsidR="00D061DD" w:rsidRDefault="00D061DD" w:rsidP="00D061DD"/>
    <w:p w14:paraId="10217128" w14:textId="77777777" w:rsidR="005A04AC" w:rsidRDefault="00EB4ACA" w:rsidP="002C4DD3">
      <w:r>
        <w:t xml:space="preserve"> </w:t>
      </w:r>
    </w:p>
    <w:p w14:paraId="6DFEBA6F" w14:textId="77777777" w:rsidR="001904AE" w:rsidRDefault="00483B6E" w:rsidP="00483B6E">
      <w:pPr>
        <w:pStyle w:val="Heading4"/>
      </w:pPr>
      <w:bookmarkStart w:id="367" w:name="_Ref431198470"/>
      <w:bookmarkStart w:id="368" w:name="_Toc456813632"/>
      <w:r>
        <w:t xml:space="preserve">Create a New User Extension </w:t>
      </w:r>
      <w:r w:rsidR="0047479A">
        <w:t xml:space="preserve">Group </w:t>
      </w:r>
      <w:r>
        <w:t>ACC</w:t>
      </w:r>
      <w:bookmarkEnd w:id="367"/>
      <w:bookmarkEnd w:id="368"/>
    </w:p>
    <w:p w14:paraId="60432949" w14:textId="77777777" w:rsidR="00483B6E" w:rsidRDefault="00483B6E" w:rsidP="00483B6E"/>
    <w:p w14:paraId="0B93C431" w14:textId="74A978C2" w:rsidR="009B7C92" w:rsidRDefault="00483B6E" w:rsidP="00483B6E">
      <w:r>
        <w:t xml:space="preserve">A user extension </w:t>
      </w:r>
      <w:r w:rsidR="00C1031C">
        <w:t xml:space="preserve">group </w:t>
      </w:r>
      <w:r>
        <w:t xml:space="preserve">ACC is an ACC whose </w:t>
      </w:r>
      <w:r w:rsidR="00C17670">
        <w:rPr>
          <w:rStyle w:val="CodeChar"/>
        </w:rPr>
        <w:t>oagis_component_type</w:t>
      </w:r>
      <w:r>
        <w:t xml:space="preserve"> = 4. </w:t>
      </w:r>
      <w:r w:rsidR="00064BF1">
        <w:t>ACC</w:t>
      </w:r>
      <w:r w:rsidR="00D03F8E">
        <w:t>, ASCCP, and ASCC</w:t>
      </w:r>
      <w:r w:rsidR="00064BF1">
        <w:t xml:space="preserve"> </w:t>
      </w:r>
      <w:r w:rsidR="00C1031C">
        <w:t xml:space="preserve">current </w:t>
      </w:r>
      <w:r w:rsidR="00540DC4">
        <w:t xml:space="preserve">and history </w:t>
      </w:r>
      <w:r w:rsidR="00064BF1">
        <w:t>record</w:t>
      </w:r>
      <w:r w:rsidR="00B52EC7">
        <w:t>s in a transaction</w:t>
      </w:r>
      <w:r w:rsidR="00064BF1">
        <w:t xml:space="preserve"> should be created according to the </w:t>
      </w:r>
      <w:r w:rsidR="00540DC4">
        <w:t>subsections</w:t>
      </w:r>
      <w:r w:rsidR="00064BF1">
        <w:t xml:space="preserve"> below. </w:t>
      </w:r>
    </w:p>
    <w:p w14:paraId="3EDA4A24" w14:textId="77777777" w:rsidR="009B7C92" w:rsidRDefault="009B7C92" w:rsidP="00483B6E"/>
    <w:p w14:paraId="575B25B6" w14:textId="7C947674" w:rsidR="00483B6E" w:rsidRDefault="00064BF1" w:rsidP="00483B6E">
      <w:r>
        <w:t>Then</w:t>
      </w:r>
      <w:r w:rsidR="009A3722">
        <w:t>,</w:t>
      </w:r>
      <w:r>
        <w:t xml:space="preserve"> a UI that allows the user to edit the </w:t>
      </w:r>
      <w:r w:rsidR="00C1031C">
        <w:t xml:space="preserve">extension </w:t>
      </w:r>
      <w:r>
        <w:t>should be display</w:t>
      </w:r>
      <w:r w:rsidR="00472984">
        <w:t>ed</w:t>
      </w:r>
      <w:r w:rsidR="00D03F8E">
        <w:t xml:space="preserve"> so that the use</w:t>
      </w:r>
      <w:r w:rsidR="006B1123">
        <w:t>r</w:t>
      </w:r>
      <w:r w:rsidR="00D03F8E">
        <w:t xml:space="preserve"> can cre</w:t>
      </w:r>
      <w:r w:rsidR="00540DC4">
        <w:t>ate the extension</w:t>
      </w:r>
      <w:r w:rsidR="00D03F8E">
        <w:t xml:space="preserve"> content</w:t>
      </w:r>
      <w:r>
        <w:t xml:space="preserve">, see section </w:t>
      </w:r>
      <w:r>
        <w:fldChar w:fldCharType="begin"/>
      </w:r>
      <w:r>
        <w:instrText xml:space="preserve"> REF _Ref431198980 \r \h </w:instrText>
      </w:r>
      <w:r>
        <w:fldChar w:fldCharType="separate"/>
      </w:r>
      <w:r w:rsidR="00632C6D">
        <w:t>3.3.9.3</w:t>
      </w:r>
      <w:r>
        <w:fldChar w:fldCharType="end"/>
      </w:r>
      <w:r>
        <w:t xml:space="preserve"> </w:t>
      </w:r>
      <w:r>
        <w:fldChar w:fldCharType="begin"/>
      </w:r>
      <w:r>
        <w:instrText xml:space="preserve"> REF _Ref431198980 \h </w:instrText>
      </w:r>
      <w:r>
        <w:fldChar w:fldCharType="separate"/>
      </w:r>
      <w:r w:rsidR="00632C6D">
        <w:t>Edit User Extension Group ACC</w:t>
      </w:r>
      <w:r>
        <w:fldChar w:fldCharType="end"/>
      </w:r>
      <w:r>
        <w:t xml:space="preserve"> for </w:t>
      </w:r>
      <w:r w:rsidR="00C1031C">
        <w:t>UI requirement</w:t>
      </w:r>
      <w:r>
        <w:t xml:space="preserve">. </w:t>
      </w:r>
    </w:p>
    <w:p w14:paraId="5EC2A0C4" w14:textId="77777777" w:rsidR="00D03F8E" w:rsidRDefault="00D03F8E" w:rsidP="00483B6E"/>
    <w:p w14:paraId="6B9E5D63" w14:textId="77777777" w:rsidR="00FD202A" w:rsidRDefault="00FD202A" w:rsidP="00FD202A">
      <w:pPr>
        <w:pStyle w:val="Heading5"/>
      </w:pPr>
      <w:bookmarkStart w:id="369" w:name="_Toc456813633"/>
      <w:r>
        <w:t xml:space="preserve">Populate an ACC </w:t>
      </w:r>
      <w:r w:rsidR="00395CCF">
        <w:t>cu</w:t>
      </w:r>
      <w:r w:rsidR="006B1123">
        <w:t>r</w:t>
      </w:r>
      <w:r w:rsidR="00395CCF">
        <w:t xml:space="preserve">rent </w:t>
      </w:r>
      <w:r>
        <w:t>record</w:t>
      </w:r>
      <w:bookmarkEnd w:id="369"/>
    </w:p>
    <w:p w14:paraId="3571852B" w14:textId="77777777" w:rsidR="00540DC4" w:rsidRDefault="00540DC4" w:rsidP="00540DC4"/>
    <w:p w14:paraId="5F0E932B" w14:textId="77777777" w:rsidR="00540DC4" w:rsidRDefault="00540DC4" w:rsidP="00540DC4">
      <w:r>
        <w:t xml:space="preserve">This is the new </w:t>
      </w:r>
      <w:r w:rsidRPr="00540DC4">
        <w:rPr>
          <w:rStyle w:val="CodeChar"/>
        </w:rPr>
        <w:t>ueACC</w:t>
      </w:r>
      <w:r>
        <w:t xml:space="preserve"> being created.</w:t>
      </w:r>
    </w:p>
    <w:p w14:paraId="4D30BC93" w14:textId="77777777" w:rsidR="00540DC4" w:rsidRPr="00540DC4" w:rsidRDefault="00540DC4" w:rsidP="00540DC4"/>
    <w:tbl>
      <w:tblPr>
        <w:tblStyle w:val="TableGrid"/>
        <w:tblW w:w="0" w:type="auto"/>
        <w:tblLook w:val="04A0" w:firstRow="1" w:lastRow="0" w:firstColumn="1" w:lastColumn="0" w:noHBand="0" w:noVBand="1"/>
      </w:tblPr>
      <w:tblGrid>
        <w:gridCol w:w="9350"/>
      </w:tblGrid>
      <w:tr w:rsidR="00DB12E7" w:rsidRPr="00A159CE" w14:paraId="7FFDA0C2" w14:textId="77777777" w:rsidTr="0016775B">
        <w:tc>
          <w:tcPr>
            <w:tcW w:w="9576" w:type="dxa"/>
          </w:tcPr>
          <w:p w14:paraId="61BF3914" w14:textId="05B81A16" w:rsidR="00DB12E7" w:rsidRPr="00A159CE" w:rsidRDefault="00C17670" w:rsidP="0016775B">
            <w:r>
              <w:rPr>
                <w:rStyle w:val="CodeChar"/>
              </w:rPr>
              <w:t>acc_id</w:t>
            </w:r>
            <w:r w:rsidR="00DB12E7" w:rsidRPr="00A159CE">
              <w:t xml:space="preserve"> = Auto-generate database key.</w:t>
            </w:r>
          </w:p>
        </w:tc>
      </w:tr>
      <w:tr w:rsidR="00DB12E7" w:rsidRPr="00A159CE" w14:paraId="55750DEC" w14:textId="77777777" w:rsidTr="0016775B">
        <w:tc>
          <w:tcPr>
            <w:tcW w:w="9576" w:type="dxa"/>
          </w:tcPr>
          <w:p w14:paraId="400D3347" w14:textId="6FAE324F" w:rsidR="00DB12E7" w:rsidRPr="00A159CE" w:rsidRDefault="00C17670" w:rsidP="00DB12E7">
            <w:r>
              <w:rPr>
                <w:rStyle w:val="CodeChar"/>
              </w:rPr>
              <w:t>guid</w:t>
            </w:r>
            <w:r w:rsidR="00DB12E7" w:rsidRPr="00A159CE">
              <w:t xml:space="preserve"> = </w:t>
            </w:r>
            <w:r w:rsidR="00DB12E7">
              <w:t>Create a new GUID</w:t>
            </w:r>
            <w:r w:rsidR="00DB12E7" w:rsidRPr="00A159CE">
              <w:t>.</w:t>
            </w:r>
          </w:p>
        </w:tc>
      </w:tr>
      <w:tr w:rsidR="00DB12E7" w:rsidRPr="00A159CE" w14:paraId="5C1A1483" w14:textId="77777777" w:rsidTr="0016775B">
        <w:tc>
          <w:tcPr>
            <w:tcW w:w="9576" w:type="dxa"/>
          </w:tcPr>
          <w:p w14:paraId="06A3FC7E" w14:textId="1ACF5C0A" w:rsidR="00DB12E7" w:rsidRPr="00A159CE" w:rsidRDefault="00C17670" w:rsidP="00F17A8F">
            <w:r>
              <w:rPr>
                <w:rStyle w:val="CodeChar"/>
              </w:rPr>
              <w:t>object_class_term</w:t>
            </w:r>
            <w:r w:rsidR="00DB12E7" w:rsidRPr="00A159CE">
              <w:t xml:space="preserve"> = </w:t>
            </w:r>
            <w:r w:rsidR="00F17A8F">
              <w:t xml:space="preserve">Follow this pattern. If the </w:t>
            </w:r>
            <w:r>
              <w:rPr>
                <w:rStyle w:val="CodeChar"/>
              </w:rPr>
              <w:t>object_class_term</w:t>
            </w:r>
            <w:r w:rsidR="00F17A8F">
              <w:t xml:space="preserve"> of the</w:t>
            </w:r>
            <w:r w:rsidR="00472984">
              <w:t xml:space="preserve"> </w:t>
            </w:r>
            <w:r w:rsidR="00472984" w:rsidRPr="00472984">
              <w:rPr>
                <w:rStyle w:val="CodeChar"/>
              </w:rPr>
              <w:t>eACC</w:t>
            </w:r>
            <w:r w:rsidR="00F17A8F">
              <w:t xml:space="preserve"> is </w:t>
            </w:r>
            <w:r w:rsidR="00F17A8F" w:rsidRPr="00F17A8F">
              <w:rPr>
                <w:rStyle w:val="CodeChar"/>
              </w:rPr>
              <w:t>“Application Area Extension”</w:t>
            </w:r>
            <w:r w:rsidR="00F17A8F">
              <w:t xml:space="preserve"> the </w:t>
            </w:r>
            <w:r>
              <w:rPr>
                <w:rStyle w:val="CodeChar"/>
              </w:rPr>
              <w:t>object_class_term</w:t>
            </w:r>
            <w:r w:rsidR="00F17A8F">
              <w:t xml:space="preserve"> for this ACC is </w:t>
            </w:r>
            <w:r w:rsidR="00F17A8F" w:rsidRPr="00F17A8F">
              <w:rPr>
                <w:rStyle w:val="CodeChar"/>
              </w:rPr>
              <w:t>“Application Area User Extension Group”</w:t>
            </w:r>
            <w:r w:rsidR="00F17A8F">
              <w:t xml:space="preserve">. I.e., insert the </w:t>
            </w:r>
            <w:r w:rsidR="00F17A8F" w:rsidRPr="00F17A8F">
              <w:rPr>
                <w:rStyle w:val="CodeChar"/>
              </w:rPr>
              <w:t>“User”</w:t>
            </w:r>
            <w:r w:rsidR="00F17A8F">
              <w:t xml:space="preserve"> before the </w:t>
            </w:r>
            <w:r w:rsidR="00F17A8F" w:rsidRPr="00F17A8F">
              <w:rPr>
                <w:rStyle w:val="CodeChar"/>
              </w:rPr>
              <w:t>“Extension”</w:t>
            </w:r>
            <w:r w:rsidR="00F17A8F">
              <w:t xml:space="preserve"> and suffix the end with </w:t>
            </w:r>
            <w:r w:rsidR="00F17A8F" w:rsidRPr="00F17A8F">
              <w:rPr>
                <w:rStyle w:val="CodeChar"/>
              </w:rPr>
              <w:t>“Group”</w:t>
            </w:r>
            <w:r w:rsidR="00F17A8F">
              <w:t xml:space="preserve">. So for </w:t>
            </w:r>
            <w:r w:rsidR="00F17A8F" w:rsidRPr="00F17A8F">
              <w:rPr>
                <w:rStyle w:val="CodeChar"/>
              </w:rPr>
              <w:t>“All Extension”</w:t>
            </w:r>
            <w:r w:rsidR="00F17A8F">
              <w:t xml:space="preserve">, it would be </w:t>
            </w:r>
            <w:r w:rsidR="00F17A8F" w:rsidRPr="00F17A8F">
              <w:rPr>
                <w:rStyle w:val="CodeChar"/>
              </w:rPr>
              <w:t>“All User Extension Group”</w:t>
            </w:r>
            <w:r w:rsidR="00E813DC">
              <w:t xml:space="preserve"> and for </w:t>
            </w:r>
            <w:r w:rsidR="00E813DC" w:rsidRPr="00E813DC">
              <w:rPr>
                <w:rStyle w:val="CodeChar"/>
              </w:rPr>
              <w:t>“Attached Item Extension”</w:t>
            </w:r>
            <w:r w:rsidR="00E813DC">
              <w:t xml:space="preserve">, it would be </w:t>
            </w:r>
            <w:r w:rsidR="00E813DC" w:rsidRPr="00E813DC">
              <w:rPr>
                <w:rStyle w:val="CodeChar"/>
              </w:rPr>
              <w:t>“Attached  Item User Extension Group”</w:t>
            </w:r>
            <w:r w:rsidR="00E813DC">
              <w:t>.</w:t>
            </w:r>
          </w:p>
        </w:tc>
      </w:tr>
      <w:tr w:rsidR="00DB12E7" w:rsidRPr="00A159CE" w14:paraId="44E296B6" w14:textId="77777777" w:rsidTr="0016775B">
        <w:tc>
          <w:tcPr>
            <w:tcW w:w="9576" w:type="dxa"/>
          </w:tcPr>
          <w:p w14:paraId="6F91BBE8" w14:textId="56DC54EC" w:rsidR="00DB12E7" w:rsidRPr="00A159CE" w:rsidRDefault="00736ABC" w:rsidP="00F17A8F">
            <w:r>
              <w:rPr>
                <w:rStyle w:val="CodeChar"/>
              </w:rPr>
              <w:t>den</w:t>
            </w:r>
            <w:r w:rsidR="00DB12E7" w:rsidRPr="004452DB">
              <w:t xml:space="preserve"> =</w:t>
            </w:r>
            <w:r w:rsidR="00F17A8F">
              <w:t xml:space="preserve"> </w:t>
            </w:r>
            <w:r w:rsidR="00C17670">
              <w:rPr>
                <w:rStyle w:val="CodeChar"/>
              </w:rPr>
              <w:t>object_class_term</w:t>
            </w:r>
            <w:r w:rsidR="00F17A8F" w:rsidRPr="00F17A8F">
              <w:rPr>
                <w:rStyle w:val="CodeChar"/>
              </w:rPr>
              <w:t xml:space="preserve"> + “. Details”</w:t>
            </w:r>
            <w:r w:rsidR="00472984">
              <w:t>.</w:t>
            </w:r>
          </w:p>
        </w:tc>
      </w:tr>
      <w:tr w:rsidR="00DB12E7" w:rsidRPr="00A159CE" w14:paraId="363E0F17" w14:textId="77777777" w:rsidTr="0016775B">
        <w:tc>
          <w:tcPr>
            <w:tcW w:w="9576" w:type="dxa"/>
          </w:tcPr>
          <w:p w14:paraId="43BC9F74" w14:textId="77777777" w:rsidR="00DB12E7" w:rsidRPr="00A159CE" w:rsidRDefault="00B66EC6" w:rsidP="00F17A8F">
            <w:r>
              <w:rPr>
                <w:rStyle w:val="CodeChar"/>
              </w:rPr>
              <w:t>definition</w:t>
            </w:r>
            <w:r w:rsidR="00DB12E7" w:rsidRPr="00A159CE">
              <w:t xml:space="preserve"> = </w:t>
            </w:r>
            <w:r w:rsidR="00F17A8F" w:rsidRPr="00BB4F0A">
              <w:rPr>
                <w:rStyle w:val="CodeChar"/>
              </w:rPr>
              <w:t>“A system created component contain</w:t>
            </w:r>
            <w:r w:rsidR="009E262C">
              <w:rPr>
                <w:rStyle w:val="CodeChar"/>
              </w:rPr>
              <w:t>ing</w:t>
            </w:r>
            <w:r w:rsidR="00F17A8F" w:rsidRPr="00BB4F0A">
              <w:rPr>
                <w:rStyle w:val="CodeChar"/>
              </w:rPr>
              <w:t xml:space="preserve"> user extension to the ” + eACC</w:t>
            </w:r>
            <w:r w:rsidR="00BB4F0A" w:rsidRPr="00BB4F0A">
              <w:rPr>
                <w:rStyle w:val="CodeChar"/>
              </w:rPr>
              <w:t>.Object_ClassTerm</w:t>
            </w:r>
            <w:r w:rsidR="00D37182">
              <w:rPr>
                <w:rStyle w:val="CodeChar"/>
              </w:rPr>
              <w:t xml:space="preserve"> + “.”</w:t>
            </w:r>
            <w:r w:rsidR="00BB4F0A">
              <w:t>.</w:t>
            </w:r>
            <w:r w:rsidR="00F17A8F">
              <w:t xml:space="preserve"> </w:t>
            </w:r>
          </w:p>
        </w:tc>
      </w:tr>
      <w:tr w:rsidR="00DB12E7" w:rsidRPr="00A159CE" w14:paraId="7328FD70" w14:textId="77777777" w:rsidTr="0016775B">
        <w:tc>
          <w:tcPr>
            <w:tcW w:w="9576" w:type="dxa"/>
          </w:tcPr>
          <w:p w14:paraId="05D5B90E" w14:textId="642F948D" w:rsidR="00DB12E7" w:rsidRPr="00A159CE" w:rsidRDefault="00C17670" w:rsidP="00987192">
            <w:r>
              <w:rPr>
                <w:rStyle w:val="CodeChar"/>
              </w:rPr>
              <w:t>based_acc_id</w:t>
            </w:r>
            <w:r w:rsidR="00472984">
              <w:t xml:space="preserve"> = </w:t>
            </w:r>
            <w:r w:rsidR="00987192">
              <w:t>Null</w:t>
            </w:r>
            <w:r w:rsidR="00472984">
              <w:t>.</w:t>
            </w:r>
          </w:p>
        </w:tc>
      </w:tr>
      <w:tr w:rsidR="00DB12E7" w:rsidRPr="00A159CE" w14:paraId="507D5706" w14:textId="77777777" w:rsidTr="0016775B">
        <w:tc>
          <w:tcPr>
            <w:tcW w:w="9576" w:type="dxa"/>
          </w:tcPr>
          <w:p w14:paraId="068FAA1A" w14:textId="6C4BB906" w:rsidR="00DB12E7" w:rsidRPr="00A159CE" w:rsidRDefault="00C17670" w:rsidP="0016775B">
            <w:r>
              <w:rPr>
                <w:rStyle w:val="CodeChar"/>
              </w:rPr>
              <w:t xml:space="preserve">object_class_qualifier </w:t>
            </w:r>
            <w:r w:rsidR="00DB12E7" w:rsidRPr="00A159CE">
              <w:t>= Always empty.</w:t>
            </w:r>
          </w:p>
        </w:tc>
      </w:tr>
      <w:tr w:rsidR="00DB12E7" w:rsidRPr="00A159CE" w14:paraId="2027A9DC" w14:textId="77777777" w:rsidTr="0016775B">
        <w:tc>
          <w:tcPr>
            <w:tcW w:w="9576" w:type="dxa"/>
          </w:tcPr>
          <w:p w14:paraId="73806821" w14:textId="767DAA0F" w:rsidR="00DB12E7" w:rsidRPr="00A159CE" w:rsidRDefault="00C17670" w:rsidP="00472984">
            <w:r>
              <w:rPr>
                <w:rStyle w:val="CodeChar"/>
              </w:rPr>
              <w:t>oagis_component_type</w:t>
            </w:r>
            <w:r w:rsidR="00DB12E7" w:rsidRPr="00A159CE">
              <w:t xml:space="preserve"> = </w:t>
            </w:r>
            <w:r w:rsidR="00472984" w:rsidRPr="00472984">
              <w:rPr>
                <w:rStyle w:val="CodeChar"/>
              </w:rPr>
              <w:t>4</w:t>
            </w:r>
            <w:r w:rsidR="00472984">
              <w:t xml:space="preserve"> for </w:t>
            </w:r>
            <w:r w:rsidR="00472984" w:rsidRPr="00472984">
              <w:rPr>
                <w:rStyle w:val="CodeChar"/>
              </w:rPr>
              <w:t>“User Extension</w:t>
            </w:r>
            <w:r w:rsidR="00F17A8F">
              <w:rPr>
                <w:rStyle w:val="CodeChar"/>
              </w:rPr>
              <w:t xml:space="preserve"> Group</w:t>
            </w:r>
            <w:r w:rsidR="00472984" w:rsidRPr="00472984">
              <w:rPr>
                <w:rStyle w:val="CodeChar"/>
              </w:rPr>
              <w:t>”</w:t>
            </w:r>
            <w:r w:rsidR="00472984">
              <w:t>.</w:t>
            </w:r>
            <w:r w:rsidR="00DB12E7" w:rsidRPr="00A159CE">
              <w:t xml:space="preserve"> </w:t>
            </w:r>
          </w:p>
        </w:tc>
      </w:tr>
      <w:tr w:rsidR="001F10A4" w:rsidRPr="00A159CE" w14:paraId="61179E0D" w14:textId="77777777" w:rsidTr="0016775B">
        <w:tc>
          <w:tcPr>
            <w:tcW w:w="9576" w:type="dxa"/>
          </w:tcPr>
          <w:p w14:paraId="2CAC17BE" w14:textId="276AC452" w:rsidR="001F10A4" w:rsidRPr="00A159CE" w:rsidRDefault="00C17670" w:rsidP="00096DC6">
            <w:pPr>
              <w:rPr>
                <w:rStyle w:val="CodeChar"/>
              </w:rPr>
            </w:pPr>
            <w:r>
              <w:rPr>
                <w:rStyle w:val="CodeChar"/>
              </w:rPr>
              <w:t>module</w:t>
            </w:r>
            <w:r w:rsidR="001F10A4">
              <w:rPr>
                <w:rStyle w:val="CodeChar"/>
              </w:rPr>
              <w:t xml:space="preserve"> = </w:t>
            </w:r>
            <w:r w:rsidR="005B000B">
              <w:t>Null</w:t>
            </w:r>
            <w:r w:rsidR="00465776">
              <w:t>.</w:t>
            </w:r>
          </w:p>
        </w:tc>
      </w:tr>
      <w:tr w:rsidR="001F10A4" w:rsidRPr="00A159CE" w14:paraId="31A1F177" w14:textId="77777777" w:rsidTr="0016775B">
        <w:tc>
          <w:tcPr>
            <w:tcW w:w="9576" w:type="dxa"/>
          </w:tcPr>
          <w:p w14:paraId="6217443E" w14:textId="77777777" w:rsidR="001F10A4" w:rsidRPr="00A159CE" w:rsidRDefault="001F10A4" w:rsidP="005B000B">
            <w:pPr>
              <w:rPr>
                <w:rStyle w:val="CodeChar"/>
              </w:rPr>
            </w:pPr>
            <w:r>
              <w:rPr>
                <w:rStyle w:val="CodeChar"/>
              </w:rPr>
              <w:t>Namespace</w:t>
            </w:r>
            <w:r w:rsidR="006B1123">
              <w:rPr>
                <w:rStyle w:val="CodeChar"/>
              </w:rPr>
              <w:t>_ID</w:t>
            </w:r>
            <w:r>
              <w:rPr>
                <w:rStyle w:val="CodeChar"/>
              </w:rPr>
              <w:t xml:space="preserve"> = </w:t>
            </w:r>
            <w:r w:rsidR="005B000B">
              <w:t>Null</w:t>
            </w:r>
            <w:r w:rsidR="00465776">
              <w:t>.</w:t>
            </w:r>
          </w:p>
        </w:tc>
      </w:tr>
      <w:tr w:rsidR="00DB12E7" w:rsidRPr="00A159CE" w14:paraId="572BA844" w14:textId="77777777" w:rsidTr="0016775B">
        <w:tc>
          <w:tcPr>
            <w:tcW w:w="9576" w:type="dxa"/>
          </w:tcPr>
          <w:p w14:paraId="2CB92E22" w14:textId="77777777" w:rsidR="00DB12E7" w:rsidRPr="00A159CE" w:rsidRDefault="00127238" w:rsidP="00472984">
            <w:r>
              <w:rPr>
                <w:rStyle w:val="CodeChar"/>
              </w:rPr>
              <w:t>created_by</w:t>
            </w:r>
            <w:r w:rsidR="00DB12E7" w:rsidRPr="00A159CE">
              <w:t xml:space="preserve"> = </w:t>
            </w:r>
            <w:r w:rsidR="00472984">
              <w:t>The logged in user</w:t>
            </w:r>
            <w:r w:rsidR="00DB12E7" w:rsidRPr="00A159CE">
              <w:t>.</w:t>
            </w:r>
          </w:p>
        </w:tc>
      </w:tr>
      <w:tr w:rsidR="006B1123" w:rsidRPr="00A159CE" w14:paraId="621D323C" w14:textId="77777777" w:rsidTr="0016775B">
        <w:tc>
          <w:tcPr>
            <w:tcW w:w="9576" w:type="dxa"/>
          </w:tcPr>
          <w:p w14:paraId="40E31158" w14:textId="77777777" w:rsidR="006B1123" w:rsidRPr="00A159CE" w:rsidRDefault="006B1123" w:rsidP="0016775B">
            <w:pPr>
              <w:rPr>
                <w:rStyle w:val="CodeChar"/>
              </w:rPr>
            </w:pPr>
            <w:r>
              <w:rPr>
                <w:rStyle w:val="CodeChar"/>
              </w:rPr>
              <w:t xml:space="preserve">Owner_User_D = </w:t>
            </w:r>
            <w:r>
              <w:t>The logged in user</w:t>
            </w:r>
            <w:r w:rsidRPr="00A159CE">
              <w:t>.</w:t>
            </w:r>
          </w:p>
        </w:tc>
      </w:tr>
      <w:tr w:rsidR="00DB12E7" w:rsidRPr="00A159CE" w14:paraId="18E52D13" w14:textId="77777777" w:rsidTr="0016775B">
        <w:tc>
          <w:tcPr>
            <w:tcW w:w="9576" w:type="dxa"/>
          </w:tcPr>
          <w:p w14:paraId="151D1CC3" w14:textId="77777777" w:rsidR="00DB12E7" w:rsidRPr="00A159CE" w:rsidRDefault="00127238" w:rsidP="0016775B">
            <w:r>
              <w:rPr>
                <w:rStyle w:val="CodeChar"/>
              </w:rPr>
              <w:t>last_updated_by</w:t>
            </w:r>
            <w:r w:rsidR="00DB12E7" w:rsidRPr="00A159CE">
              <w:t xml:space="preserve"> = </w:t>
            </w:r>
            <w:r w:rsidR="00D70BE0">
              <w:t>The logged in user</w:t>
            </w:r>
            <w:r w:rsidR="00D70BE0" w:rsidRPr="00A159CE">
              <w:t>.</w:t>
            </w:r>
          </w:p>
        </w:tc>
      </w:tr>
      <w:tr w:rsidR="00DB12E7" w:rsidRPr="00A159CE" w14:paraId="10480530" w14:textId="77777777" w:rsidTr="0016775B">
        <w:tc>
          <w:tcPr>
            <w:tcW w:w="9576" w:type="dxa"/>
          </w:tcPr>
          <w:p w14:paraId="2AFEE947" w14:textId="77777777" w:rsidR="00DB12E7" w:rsidRPr="00A159CE" w:rsidRDefault="00127238" w:rsidP="0016775B">
            <w:r>
              <w:rPr>
                <w:rStyle w:val="CodeChar"/>
              </w:rPr>
              <w:t>creation_timestamp</w:t>
            </w:r>
            <w:r w:rsidR="00DB12E7" w:rsidRPr="00A159CE">
              <w:t xml:space="preserve"> = Current time.</w:t>
            </w:r>
          </w:p>
        </w:tc>
      </w:tr>
      <w:tr w:rsidR="00DB12E7" w:rsidRPr="00A159CE" w14:paraId="16CEC90B" w14:textId="77777777" w:rsidTr="0016775B">
        <w:tc>
          <w:tcPr>
            <w:tcW w:w="9576" w:type="dxa"/>
          </w:tcPr>
          <w:p w14:paraId="35FBC559" w14:textId="77777777" w:rsidR="00DB12E7" w:rsidRPr="00A159CE" w:rsidRDefault="00127238" w:rsidP="00D70BE0">
            <w:r>
              <w:rPr>
                <w:rStyle w:val="CodeChar"/>
              </w:rPr>
              <w:t>last_update_timestamp</w:t>
            </w:r>
            <w:r w:rsidR="00DB12E7" w:rsidRPr="00A159CE">
              <w:t xml:space="preserve"> </w:t>
            </w:r>
            <w:r w:rsidR="00225A1E">
              <w:t xml:space="preserve">= Same as </w:t>
            </w:r>
            <w:r>
              <w:rPr>
                <w:rStyle w:val="CodeChar"/>
              </w:rPr>
              <w:t>creation_timestamp</w:t>
            </w:r>
            <w:r w:rsidR="00225A1E">
              <w:t>.</w:t>
            </w:r>
          </w:p>
        </w:tc>
      </w:tr>
      <w:tr w:rsidR="00DB12E7" w:rsidRPr="00A159CE" w14:paraId="197D22F1" w14:textId="77777777" w:rsidTr="0016775B">
        <w:tc>
          <w:tcPr>
            <w:tcW w:w="9576" w:type="dxa"/>
          </w:tcPr>
          <w:p w14:paraId="16035914" w14:textId="77777777" w:rsidR="00DB12E7" w:rsidRPr="00A159CE" w:rsidRDefault="00DB12E7" w:rsidP="00D70BE0">
            <w:r w:rsidRPr="00A159CE">
              <w:rPr>
                <w:rStyle w:val="CodeChar"/>
              </w:rPr>
              <w:t>State</w:t>
            </w:r>
            <w:r w:rsidRPr="00A159CE">
              <w:t xml:space="preserve"> = </w:t>
            </w:r>
            <w:r w:rsidR="00D70BE0" w:rsidRPr="00D70BE0">
              <w:rPr>
                <w:rStyle w:val="CodeChar"/>
              </w:rPr>
              <w:t>1</w:t>
            </w:r>
            <w:r w:rsidRPr="00A159CE">
              <w:t xml:space="preserve">. </w:t>
            </w:r>
            <w:r w:rsidRPr="00A159CE">
              <w:rPr>
                <w:b/>
                <w:bCs/>
              </w:rPr>
              <w:t>Note:</w:t>
            </w:r>
            <w:r w:rsidRPr="00A159CE">
              <w:t xml:space="preserve"> </w:t>
            </w:r>
            <w:r w:rsidR="00D70BE0" w:rsidRPr="00D70BE0">
              <w:rPr>
                <w:rStyle w:val="CodeChar"/>
              </w:rPr>
              <w:t>1</w:t>
            </w:r>
            <w:r w:rsidRPr="00A159CE">
              <w:t xml:space="preserve"> means </w:t>
            </w:r>
            <w:r w:rsidR="00D70BE0" w:rsidRPr="00D70BE0">
              <w:rPr>
                <w:rStyle w:val="CodeChar"/>
              </w:rPr>
              <w:t>Editing</w:t>
            </w:r>
            <w:r w:rsidRPr="00A159CE">
              <w:t>.</w:t>
            </w:r>
          </w:p>
        </w:tc>
      </w:tr>
      <w:tr w:rsidR="00DB12E7" w:rsidRPr="00A159CE" w14:paraId="02510D5E" w14:textId="77777777" w:rsidTr="0016775B">
        <w:tc>
          <w:tcPr>
            <w:tcW w:w="9576" w:type="dxa"/>
          </w:tcPr>
          <w:p w14:paraId="70B246BF" w14:textId="77777777" w:rsidR="00DB12E7" w:rsidRPr="00A159CE" w:rsidRDefault="00B37A2C" w:rsidP="00D70BE0">
            <w:pPr>
              <w:rPr>
                <w:rStyle w:val="CodeChar"/>
              </w:rPr>
            </w:pPr>
            <w:r>
              <w:rPr>
                <w:rStyle w:val="CodeChar"/>
              </w:rPr>
              <w:t>revision_num</w:t>
            </w:r>
            <w:r w:rsidR="00465776">
              <w:rPr>
                <w:rStyle w:val="CodeChar"/>
              </w:rPr>
              <w:t xml:space="preserve"> = 0</w:t>
            </w:r>
            <w:r w:rsidR="00F36B15">
              <w:rPr>
                <w:rStyle w:val="CodeChar"/>
              </w:rPr>
              <w:t>.</w:t>
            </w:r>
          </w:p>
        </w:tc>
      </w:tr>
      <w:tr w:rsidR="00D70BE0" w:rsidRPr="00A159CE" w14:paraId="4A5675C3" w14:textId="77777777" w:rsidTr="0016775B">
        <w:tc>
          <w:tcPr>
            <w:tcW w:w="9576" w:type="dxa"/>
          </w:tcPr>
          <w:p w14:paraId="7A7A8BE9" w14:textId="77777777" w:rsidR="00D70BE0" w:rsidRDefault="00C71A36" w:rsidP="00D70BE0">
            <w:pPr>
              <w:rPr>
                <w:rStyle w:val="CodeChar"/>
              </w:rPr>
            </w:pPr>
            <w:r>
              <w:rPr>
                <w:rStyle w:val="CodeChar"/>
              </w:rPr>
              <w:t>revision_trackiing_num</w:t>
            </w:r>
            <w:r w:rsidR="00D70BE0" w:rsidRPr="00D70BE0">
              <w:t xml:space="preserve"> = </w:t>
            </w:r>
            <w:r w:rsidR="00465776">
              <w:rPr>
                <w:rStyle w:val="CodeChar"/>
              </w:rPr>
              <w:t>0</w:t>
            </w:r>
            <w:r w:rsidR="00D70BE0">
              <w:rPr>
                <w:rStyle w:val="CodeChar"/>
              </w:rPr>
              <w:t>.</w:t>
            </w:r>
          </w:p>
        </w:tc>
      </w:tr>
      <w:tr w:rsidR="00F36B15" w:rsidRPr="00A159CE" w14:paraId="36EAFA09" w14:textId="77777777" w:rsidTr="002123C2">
        <w:tc>
          <w:tcPr>
            <w:tcW w:w="9576" w:type="dxa"/>
          </w:tcPr>
          <w:p w14:paraId="71F09E04" w14:textId="77777777" w:rsidR="00F36B15" w:rsidRDefault="00F36B15" w:rsidP="002123C2">
            <w:pPr>
              <w:rPr>
                <w:rStyle w:val="CodeChar"/>
              </w:rPr>
            </w:pPr>
            <w:r>
              <w:rPr>
                <w:rStyle w:val="CodeChar"/>
              </w:rPr>
              <w:t>Revision_Action = Null.</w:t>
            </w:r>
          </w:p>
        </w:tc>
      </w:tr>
      <w:tr w:rsidR="00F36B15" w:rsidRPr="00A159CE" w14:paraId="2ACD49FB" w14:textId="77777777" w:rsidTr="002123C2">
        <w:tc>
          <w:tcPr>
            <w:tcW w:w="9576" w:type="dxa"/>
          </w:tcPr>
          <w:p w14:paraId="6F870B66" w14:textId="77777777" w:rsidR="00F36B15" w:rsidRDefault="00C71A36" w:rsidP="002123C2">
            <w:pPr>
              <w:rPr>
                <w:rStyle w:val="CodeChar"/>
              </w:rPr>
            </w:pPr>
            <w:r>
              <w:rPr>
                <w:rStyle w:val="CodeChar"/>
              </w:rPr>
              <w:t>release_id</w:t>
            </w:r>
            <w:r w:rsidR="00F36B15">
              <w:rPr>
                <w:rStyle w:val="CodeChar"/>
              </w:rPr>
              <w:t xml:space="preserve"> = Null.</w:t>
            </w:r>
          </w:p>
        </w:tc>
      </w:tr>
      <w:tr w:rsidR="00F36B15" w:rsidRPr="00A159CE" w14:paraId="1AF245EC" w14:textId="77777777" w:rsidTr="0016775B">
        <w:tc>
          <w:tcPr>
            <w:tcW w:w="9576" w:type="dxa"/>
          </w:tcPr>
          <w:p w14:paraId="209BFAD3" w14:textId="78E3536A" w:rsidR="00F36B15" w:rsidRDefault="00C17670" w:rsidP="00C17670">
            <w:pPr>
              <w:rPr>
                <w:rStyle w:val="CodeChar"/>
              </w:rPr>
            </w:pPr>
            <w:r>
              <w:rPr>
                <w:rStyle w:val="CodeChar"/>
              </w:rPr>
              <w:t>current_acc</w:t>
            </w:r>
            <w:r w:rsidR="00F36B15">
              <w:rPr>
                <w:rStyle w:val="CodeChar"/>
              </w:rPr>
              <w:t>_</w:t>
            </w:r>
            <w:r>
              <w:rPr>
                <w:rStyle w:val="CodeChar"/>
              </w:rPr>
              <w:t>id</w:t>
            </w:r>
            <w:r w:rsidR="00F36B15">
              <w:rPr>
                <w:rStyle w:val="CodeChar"/>
              </w:rPr>
              <w:t xml:space="preserve"> = Null.</w:t>
            </w:r>
          </w:p>
        </w:tc>
      </w:tr>
    </w:tbl>
    <w:p w14:paraId="5B713D55" w14:textId="77777777" w:rsidR="0069280F" w:rsidRPr="0069280F" w:rsidRDefault="0069280F" w:rsidP="0069280F"/>
    <w:p w14:paraId="224AD47A" w14:textId="77777777" w:rsidR="0069280F" w:rsidRDefault="00FD202A" w:rsidP="0069280F">
      <w:pPr>
        <w:pStyle w:val="Heading5"/>
      </w:pPr>
      <w:bookmarkStart w:id="370" w:name="_Toc456813634"/>
      <w:r>
        <w:t xml:space="preserve">Populate an ASCCP </w:t>
      </w:r>
      <w:r w:rsidR="0015097E">
        <w:t xml:space="preserve">current </w:t>
      </w:r>
      <w:r>
        <w:t>record</w:t>
      </w:r>
      <w:bookmarkEnd w:id="370"/>
    </w:p>
    <w:p w14:paraId="2BC603B2" w14:textId="77777777" w:rsidR="00F36B15" w:rsidRDefault="00F36B15" w:rsidP="00DB12E7">
      <w:pPr>
        <w:rPr>
          <w:rStyle w:val="CodeChar"/>
        </w:rPr>
      </w:pPr>
    </w:p>
    <w:tbl>
      <w:tblPr>
        <w:tblStyle w:val="TableGrid"/>
        <w:tblW w:w="0" w:type="auto"/>
        <w:tblLook w:val="04A0" w:firstRow="1" w:lastRow="0" w:firstColumn="1" w:lastColumn="0" w:noHBand="0" w:noVBand="1"/>
      </w:tblPr>
      <w:tblGrid>
        <w:gridCol w:w="9350"/>
      </w:tblGrid>
      <w:tr w:rsidR="00F36B15" w14:paraId="1DA5825D" w14:textId="77777777" w:rsidTr="00F36B15">
        <w:tc>
          <w:tcPr>
            <w:tcW w:w="9576" w:type="dxa"/>
          </w:tcPr>
          <w:p w14:paraId="6688800E" w14:textId="00910923" w:rsidR="00F36B15" w:rsidRPr="00F36B15" w:rsidRDefault="00A43A70" w:rsidP="00DB12E7">
            <w:pPr>
              <w:rPr>
                <w:rStyle w:val="CodeChar"/>
                <w:rFonts w:ascii="Times New Roman" w:hAnsi="Times New Roman"/>
                <w:noProof w:val="0"/>
                <w:sz w:val="20"/>
              </w:rPr>
            </w:pPr>
            <w:r>
              <w:rPr>
                <w:rStyle w:val="CodeChar"/>
              </w:rPr>
              <w:t>asccp_id</w:t>
            </w:r>
            <w:r w:rsidR="00F36B15">
              <w:t xml:space="preserve"> = </w:t>
            </w:r>
            <w:r w:rsidR="00F36B15" w:rsidRPr="00A159CE">
              <w:t>Auto-generate database key.</w:t>
            </w:r>
          </w:p>
        </w:tc>
      </w:tr>
      <w:tr w:rsidR="00F36B15" w14:paraId="5F10F76E" w14:textId="77777777" w:rsidTr="00F36B15">
        <w:tc>
          <w:tcPr>
            <w:tcW w:w="9576" w:type="dxa"/>
          </w:tcPr>
          <w:p w14:paraId="7186E520" w14:textId="4533CB2D" w:rsidR="00F36B15" w:rsidRDefault="00A43A70" w:rsidP="00DB12E7">
            <w:pPr>
              <w:rPr>
                <w:rStyle w:val="CodeChar"/>
              </w:rPr>
            </w:pPr>
            <w:r>
              <w:rPr>
                <w:rStyle w:val="CodeChar"/>
              </w:rPr>
              <w:t>guid</w:t>
            </w:r>
            <w:r w:rsidR="00F36B15">
              <w:t xml:space="preserve"> = </w:t>
            </w:r>
            <w:r w:rsidR="00F17A8F">
              <w:t>Create a new GUID</w:t>
            </w:r>
            <w:r w:rsidR="00F17A8F" w:rsidRPr="00A159CE">
              <w:t>.</w:t>
            </w:r>
          </w:p>
        </w:tc>
      </w:tr>
      <w:tr w:rsidR="00F36B15" w14:paraId="4734AB12" w14:textId="77777777" w:rsidTr="00F36B15">
        <w:tc>
          <w:tcPr>
            <w:tcW w:w="9576" w:type="dxa"/>
          </w:tcPr>
          <w:p w14:paraId="28F12C13" w14:textId="2FD5256B" w:rsidR="00F36B15" w:rsidRPr="00F36B15" w:rsidRDefault="00CF7449" w:rsidP="009E262C">
            <w:pPr>
              <w:rPr>
                <w:rStyle w:val="CodeChar"/>
                <w:rFonts w:ascii="Times New Roman" w:hAnsi="Times New Roman"/>
                <w:noProof w:val="0"/>
                <w:sz w:val="20"/>
              </w:rPr>
            </w:pPr>
            <w:r>
              <w:rPr>
                <w:rStyle w:val="CodeChar"/>
              </w:rPr>
              <w:t>property_term</w:t>
            </w:r>
            <w:r w:rsidR="00F36B15">
              <w:t xml:space="preserve"> = </w:t>
            </w:r>
            <w:r w:rsidR="009E262C" w:rsidRPr="009E262C">
              <w:t xml:space="preserve">Same as the </w:t>
            </w:r>
            <w:r w:rsidR="00C17670">
              <w:rPr>
                <w:rStyle w:val="CodeChar"/>
              </w:rPr>
              <w:t>object_class_term</w:t>
            </w:r>
            <w:r w:rsidR="009E262C" w:rsidRPr="009E262C">
              <w:t xml:space="preserve"> of the ACC above.</w:t>
            </w:r>
          </w:p>
        </w:tc>
      </w:tr>
      <w:tr w:rsidR="00F36B15" w14:paraId="1D7BC16A" w14:textId="77777777" w:rsidTr="00F36B15">
        <w:tc>
          <w:tcPr>
            <w:tcW w:w="9576" w:type="dxa"/>
          </w:tcPr>
          <w:p w14:paraId="4A93A708" w14:textId="77777777" w:rsidR="00F36B15" w:rsidRPr="00F36B15" w:rsidRDefault="00B66EC6" w:rsidP="00DB12E7">
            <w:pPr>
              <w:rPr>
                <w:rStyle w:val="CodeChar"/>
                <w:rFonts w:ascii="Times New Roman" w:hAnsi="Times New Roman"/>
                <w:noProof w:val="0"/>
                <w:sz w:val="20"/>
              </w:rPr>
            </w:pPr>
            <w:r>
              <w:rPr>
                <w:rStyle w:val="CodeChar"/>
              </w:rPr>
              <w:t>definition</w:t>
            </w:r>
            <w:r w:rsidR="00F36B15">
              <w:t xml:space="preserve"> = </w:t>
            </w:r>
            <w:r w:rsidR="009E262C" w:rsidRPr="00BB4F0A">
              <w:rPr>
                <w:rStyle w:val="CodeChar"/>
              </w:rPr>
              <w:t>“A system created component contain</w:t>
            </w:r>
            <w:r w:rsidR="009E262C">
              <w:rPr>
                <w:rStyle w:val="CodeChar"/>
              </w:rPr>
              <w:t>ing</w:t>
            </w:r>
            <w:r w:rsidR="009E262C" w:rsidRPr="00BB4F0A">
              <w:rPr>
                <w:rStyle w:val="CodeChar"/>
              </w:rPr>
              <w:t xml:space="preserve"> user extension to the ” + eACC.Object_ClassTerm</w:t>
            </w:r>
            <w:r w:rsidR="00D37182" w:rsidRPr="00D37182">
              <w:rPr>
                <w:rStyle w:val="CodeChar"/>
              </w:rPr>
              <w:t xml:space="preserve"> + “.”</w:t>
            </w:r>
          </w:p>
        </w:tc>
      </w:tr>
      <w:tr w:rsidR="00F36B15" w14:paraId="369C30BC" w14:textId="77777777" w:rsidTr="00F36B15">
        <w:tc>
          <w:tcPr>
            <w:tcW w:w="9576" w:type="dxa"/>
          </w:tcPr>
          <w:p w14:paraId="2FB7BB60" w14:textId="383CDB01" w:rsidR="00F36B15" w:rsidRDefault="001B586F" w:rsidP="009E262C">
            <w:pPr>
              <w:rPr>
                <w:rStyle w:val="CodeChar"/>
              </w:rPr>
            </w:pPr>
            <w:r>
              <w:rPr>
                <w:rStyle w:val="CodeChar"/>
              </w:rPr>
              <w:t>role_of_acc_id</w:t>
            </w:r>
            <w:r w:rsidR="00F36B15">
              <w:t xml:space="preserve"> = Foreign key</w:t>
            </w:r>
            <w:r w:rsidR="009E262C">
              <w:t xml:space="preserve"> to the ACC above.</w:t>
            </w:r>
            <w:r w:rsidR="00F36B15">
              <w:t xml:space="preserve"> </w:t>
            </w:r>
          </w:p>
        </w:tc>
      </w:tr>
      <w:tr w:rsidR="00F36B15" w14:paraId="0FAFB13C" w14:textId="77777777" w:rsidTr="00F36B15">
        <w:tc>
          <w:tcPr>
            <w:tcW w:w="9576" w:type="dxa"/>
          </w:tcPr>
          <w:p w14:paraId="2106747D" w14:textId="3F42B3D0" w:rsidR="00F36B15" w:rsidRPr="00F36B15" w:rsidRDefault="00736ABC" w:rsidP="00D37182">
            <w:pPr>
              <w:rPr>
                <w:rStyle w:val="CodeChar"/>
                <w:rFonts w:ascii="Times New Roman" w:hAnsi="Times New Roman"/>
                <w:noProof w:val="0"/>
                <w:sz w:val="20"/>
              </w:rPr>
            </w:pPr>
            <w:r>
              <w:rPr>
                <w:rStyle w:val="CodeChar"/>
              </w:rPr>
              <w:t>den</w:t>
            </w:r>
            <w:r w:rsidR="00F36B15">
              <w:t xml:space="preserve"> = </w:t>
            </w:r>
            <w:r w:rsidR="00CF7449">
              <w:rPr>
                <w:rStyle w:val="CodeChar"/>
              </w:rPr>
              <w:t>property_term</w:t>
            </w:r>
            <w:r w:rsidR="00F36B15">
              <w:rPr>
                <w:rStyle w:val="CodeChar"/>
              </w:rPr>
              <w:t xml:space="preserve"> + “. ” + (ACC(</w:t>
            </w:r>
            <w:r w:rsidR="001B586F">
              <w:rPr>
                <w:rStyle w:val="CodeChar"/>
              </w:rPr>
              <w:t>role_of_acc_id</w:t>
            </w:r>
            <w:r w:rsidR="00F36B15">
              <w:rPr>
                <w:rStyle w:val="CodeChar"/>
              </w:rPr>
              <w:t>)</w:t>
            </w:r>
            <w:r w:rsidR="00D37182">
              <w:rPr>
                <w:rStyle w:val="CodeChar"/>
              </w:rPr>
              <w:t>)</w:t>
            </w:r>
            <w:r w:rsidR="00F36B15">
              <w:rPr>
                <w:rStyle w:val="CodeChar"/>
              </w:rPr>
              <w:t>.</w:t>
            </w:r>
            <w:r w:rsidR="00C17670">
              <w:rPr>
                <w:rStyle w:val="CodeChar"/>
              </w:rPr>
              <w:t>object_class_term</w:t>
            </w:r>
            <w:r w:rsidR="00F36B15">
              <w:t xml:space="preserve">. </w:t>
            </w:r>
          </w:p>
        </w:tc>
      </w:tr>
      <w:tr w:rsidR="00F36B15" w14:paraId="41E2FDD3" w14:textId="77777777" w:rsidTr="00F36B15">
        <w:tc>
          <w:tcPr>
            <w:tcW w:w="9576" w:type="dxa"/>
          </w:tcPr>
          <w:p w14:paraId="622F0BC2" w14:textId="77777777" w:rsidR="00F36B15" w:rsidRPr="003517C5" w:rsidRDefault="00127238" w:rsidP="009E262C">
            <w:pPr>
              <w:rPr>
                <w:rStyle w:val="CodeChar"/>
                <w:rFonts w:ascii="Times New Roman" w:hAnsi="Times New Roman"/>
                <w:noProof w:val="0"/>
                <w:sz w:val="20"/>
              </w:rPr>
            </w:pPr>
            <w:r>
              <w:rPr>
                <w:rStyle w:val="CodeChar"/>
              </w:rPr>
              <w:t>created_by</w:t>
            </w:r>
            <w:r w:rsidR="003517C5">
              <w:t xml:space="preserve"> = </w:t>
            </w:r>
            <w:r w:rsidR="009E262C">
              <w:t>The logged in user</w:t>
            </w:r>
            <w:r w:rsidR="003517C5" w:rsidRPr="00A159CE">
              <w:t>.</w:t>
            </w:r>
          </w:p>
        </w:tc>
      </w:tr>
      <w:tr w:rsidR="00F36B15" w14:paraId="25194778" w14:textId="77777777" w:rsidTr="002123C2">
        <w:tc>
          <w:tcPr>
            <w:tcW w:w="9576" w:type="dxa"/>
          </w:tcPr>
          <w:p w14:paraId="3C305428" w14:textId="77777777" w:rsidR="00F36B15" w:rsidRDefault="00127238" w:rsidP="009E262C">
            <w:pPr>
              <w:rPr>
                <w:rStyle w:val="CodeChar"/>
              </w:rPr>
            </w:pPr>
            <w:r>
              <w:rPr>
                <w:rStyle w:val="CodeChar"/>
              </w:rPr>
              <w:t>last_updated_by</w:t>
            </w:r>
            <w:r w:rsidR="003517C5">
              <w:t xml:space="preserve"> </w:t>
            </w:r>
            <w:r w:rsidR="00225A1E">
              <w:t>= The logged in user</w:t>
            </w:r>
            <w:r w:rsidR="00225A1E" w:rsidRPr="00A159CE">
              <w:t>.</w:t>
            </w:r>
          </w:p>
        </w:tc>
      </w:tr>
      <w:tr w:rsidR="00F36B15" w14:paraId="4713CEF8" w14:textId="77777777" w:rsidTr="002123C2">
        <w:tc>
          <w:tcPr>
            <w:tcW w:w="9576" w:type="dxa"/>
          </w:tcPr>
          <w:p w14:paraId="55D77E44" w14:textId="77777777" w:rsidR="00F36B15" w:rsidRDefault="00127238" w:rsidP="002123C2">
            <w:pPr>
              <w:rPr>
                <w:rStyle w:val="CodeChar"/>
              </w:rPr>
            </w:pPr>
            <w:r>
              <w:rPr>
                <w:rStyle w:val="CodeChar"/>
              </w:rPr>
              <w:t>creation_timestamp</w:t>
            </w:r>
            <w:r w:rsidR="003517C5">
              <w:t xml:space="preserve"> = Current time.</w:t>
            </w:r>
          </w:p>
        </w:tc>
      </w:tr>
      <w:tr w:rsidR="00F36B15" w14:paraId="0848394F" w14:textId="77777777" w:rsidTr="002123C2">
        <w:tc>
          <w:tcPr>
            <w:tcW w:w="9576" w:type="dxa"/>
          </w:tcPr>
          <w:p w14:paraId="5DF7D8E2" w14:textId="77777777" w:rsidR="00F36B15" w:rsidRDefault="00127238" w:rsidP="002123C2">
            <w:pPr>
              <w:rPr>
                <w:rStyle w:val="CodeChar"/>
              </w:rPr>
            </w:pPr>
            <w:r>
              <w:rPr>
                <w:rStyle w:val="CodeChar"/>
              </w:rPr>
              <w:t>last_update_timestamp</w:t>
            </w:r>
            <w:r w:rsidR="003517C5">
              <w:t xml:space="preserve"> </w:t>
            </w:r>
            <w:r w:rsidR="00225A1E">
              <w:t xml:space="preserve">= Same as </w:t>
            </w:r>
            <w:r>
              <w:rPr>
                <w:rStyle w:val="CodeChar"/>
              </w:rPr>
              <w:t>creation_timestamp</w:t>
            </w:r>
            <w:r w:rsidR="00225A1E">
              <w:t>.</w:t>
            </w:r>
          </w:p>
        </w:tc>
      </w:tr>
      <w:tr w:rsidR="00F36B15" w14:paraId="7417D26D" w14:textId="77777777" w:rsidTr="002123C2">
        <w:tc>
          <w:tcPr>
            <w:tcW w:w="9576" w:type="dxa"/>
          </w:tcPr>
          <w:p w14:paraId="55CB520E" w14:textId="77777777" w:rsidR="00F36B15" w:rsidRDefault="003517C5" w:rsidP="002123C2">
            <w:pPr>
              <w:rPr>
                <w:rStyle w:val="CodeChar"/>
              </w:rPr>
            </w:pPr>
            <w:r w:rsidRPr="008C0E16">
              <w:t>State</w:t>
            </w:r>
            <w:r>
              <w:t xml:space="preserve"> = </w:t>
            </w:r>
            <w:r w:rsidRPr="00A159CE">
              <w:rPr>
                <w:rStyle w:val="CodeChar"/>
              </w:rPr>
              <w:t>4</w:t>
            </w:r>
            <w:r w:rsidRPr="00A159CE">
              <w:t xml:space="preserve">. </w:t>
            </w:r>
            <w:r w:rsidRPr="00A159CE">
              <w:rPr>
                <w:b/>
                <w:bCs/>
              </w:rPr>
              <w:t>Note:</w:t>
            </w:r>
            <w:r w:rsidRPr="00A159CE">
              <w:t xml:space="preserve"> 4 means published.</w:t>
            </w:r>
          </w:p>
        </w:tc>
      </w:tr>
      <w:tr w:rsidR="00F36B15" w14:paraId="39B692A7" w14:textId="77777777" w:rsidTr="002123C2">
        <w:tc>
          <w:tcPr>
            <w:tcW w:w="9576" w:type="dxa"/>
          </w:tcPr>
          <w:p w14:paraId="50F09CA7" w14:textId="2B40A3DE" w:rsidR="00F36B15" w:rsidRDefault="00C17670" w:rsidP="00D37182">
            <w:pPr>
              <w:rPr>
                <w:rStyle w:val="CodeChar"/>
              </w:rPr>
            </w:pPr>
            <w:r>
              <w:rPr>
                <w:rStyle w:val="CodeChar"/>
              </w:rPr>
              <w:t>module</w:t>
            </w:r>
            <w:r w:rsidR="003517C5">
              <w:rPr>
                <w:rStyle w:val="CodeChar"/>
              </w:rPr>
              <w:t xml:space="preserve"> = </w:t>
            </w:r>
            <w:r w:rsidR="00D37182">
              <w:t>Null</w:t>
            </w:r>
            <w:r w:rsidR="0015097E">
              <w:t>.</w:t>
            </w:r>
          </w:p>
        </w:tc>
      </w:tr>
      <w:tr w:rsidR="00F36B15" w14:paraId="1D70C3FB" w14:textId="77777777" w:rsidTr="002123C2">
        <w:tc>
          <w:tcPr>
            <w:tcW w:w="9576" w:type="dxa"/>
          </w:tcPr>
          <w:p w14:paraId="2C24DE4C" w14:textId="77777777" w:rsidR="00F36B15" w:rsidRDefault="00B52DAB" w:rsidP="00D37182">
            <w:pPr>
              <w:rPr>
                <w:rStyle w:val="CodeChar"/>
              </w:rPr>
            </w:pPr>
            <w:r>
              <w:rPr>
                <w:rStyle w:val="CodeChar"/>
              </w:rPr>
              <w:t xml:space="preserve">Namespace_ID = </w:t>
            </w:r>
            <w:r w:rsidR="00D37182">
              <w:t>Null</w:t>
            </w:r>
            <w:r w:rsidR="0015097E">
              <w:t>.</w:t>
            </w:r>
          </w:p>
        </w:tc>
      </w:tr>
      <w:tr w:rsidR="00F36B15" w14:paraId="51AA4F16" w14:textId="77777777" w:rsidTr="002123C2">
        <w:tc>
          <w:tcPr>
            <w:tcW w:w="9576" w:type="dxa"/>
          </w:tcPr>
          <w:p w14:paraId="0A1B3AC5" w14:textId="77777777" w:rsidR="00F36B15" w:rsidRDefault="00B52DAB" w:rsidP="002123C2">
            <w:pPr>
              <w:rPr>
                <w:rStyle w:val="CodeChar"/>
              </w:rPr>
            </w:pPr>
            <w:r>
              <w:rPr>
                <w:rStyle w:val="CodeChar"/>
              </w:rPr>
              <w:t>Reusable_Indicator = False.</w:t>
            </w:r>
          </w:p>
        </w:tc>
      </w:tr>
      <w:tr w:rsidR="00F36B15" w14:paraId="24FFED9C" w14:textId="77777777" w:rsidTr="002123C2">
        <w:tc>
          <w:tcPr>
            <w:tcW w:w="9576" w:type="dxa"/>
          </w:tcPr>
          <w:p w14:paraId="0DA8EFB0" w14:textId="77777777" w:rsidR="00F36B15" w:rsidRDefault="00B37A2C" w:rsidP="002123C2">
            <w:pPr>
              <w:rPr>
                <w:rStyle w:val="CodeChar"/>
              </w:rPr>
            </w:pPr>
            <w:r>
              <w:rPr>
                <w:rStyle w:val="CodeChar"/>
              </w:rPr>
              <w:t>revision_num</w:t>
            </w:r>
            <w:r w:rsidR="0015097E">
              <w:rPr>
                <w:rStyle w:val="CodeChar"/>
              </w:rPr>
              <w:t xml:space="preserve"> = 0. </w:t>
            </w:r>
          </w:p>
        </w:tc>
      </w:tr>
      <w:tr w:rsidR="00B52DAB" w14:paraId="255A6D9B" w14:textId="77777777" w:rsidTr="002123C2">
        <w:tc>
          <w:tcPr>
            <w:tcW w:w="9576" w:type="dxa"/>
          </w:tcPr>
          <w:p w14:paraId="094B35C5" w14:textId="77777777" w:rsidR="00B52DAB" w:rsidRDefault="00C71A36" w:rsidP="002123C2">
            <w:pPr>
              <w:rPr>
                <w:rStyle w:val="CodeChar"/>
              </w:rPr>
            </w:pPr>
            <w:r>
              <w:rPr>
                <w:rStyle w:val="CodeChar"/>
              </w:rPr>
              <w:t>revision_trackiing_num</w:t>
            </w:r>
            <w:r w:rsidR="0015097E">
              <w:rPr>
                <w:rStyle w:val="CodeChar"/>
              </w:rPr>
              <w:t xml:space="preserve"> = 0. </w:t>
            </w:r>
          </w:p>
        </w:tc>
      </w:tr>
      <w:tr w:rsidR="00B52DAB" w14:paraId="3984D4A9" w14:textId="77777777" w:rsidTr="002123C2">
        <w:tc>
          <w:tcPr>
            <w:tcW w:w="9576" w:type="dxa"/>
          </w:tcPr>
          <w:p w14:paraId="192B9F24" w14:textId="77777777" w:rsidR="00B52DAB" w:rsidRDefault="00B52DAB" w:rsidP="002123C2">
            <w:pPr>
              <w:rPr>
                <w:rStyle w:val="CodeChar"/>
              </w:rPr>
            </w:pPr>
            <w:r w:rsidRPr="00B52DAB">
              <w:rPr>
                <w:rStyle w:val="CodeChar"/>
              </w:rPr>
              <w:t>Revision_Action</w:t>
            </w:r>
            <w:r w:rsidR="0015097E">
              <w:rPr>
                <w:rStyle w:val="CodeChar"/>
              </w:rPr>
              <w:t xml:space="preserve"> = Null.</w:t>
            </w:r>
          </w:p>
        </w:tc>
      </w:tr>
      <w:tr w:rsidR="00B52DAB" w14:paraId="08E0B76E" w14:textId="77777777" w:rsidTr="002123C2">
        <w:tc>
          <w:tcPr>
            <w:tcW w:w="9576" w:type="dxa"/>
          </w:tcPr>
          <w:p w14:paraId="37DF3428" w14:textId="77777777" w:rsidR="00B52DAB" w:rsidRDefault="00C71A36" w:rsidP="002123C2">
            <w:pPr>
              <w:rPr>
                <w:rStyle w:val="CodeChar"/>
              </w:rPr>
            </w:pPr>
            <w:r>
              <w:rPr>
                <w:rStyle w:val="CodeChar"/>
              </w:rPr>
              <w:t>release_id</w:t>
            </w:r>
            <w:r w:rsidR="0015097E">
              <w:rPr>
                <w:rStyle w:val="CodeChar"/>
              </w:rPr>
              <w:t xml:space="preserve"> = Null. </w:t>
            </w:r>
          </w:p>
        </w:tc>
      </w:tr>
      <w:tr w:rsidR="00B52DAB" w14:paraId="311449AE" w14:textId="77777777" w:rsidTr="002123C2">
        <w:tc>
          <w:tcPr>
            <w:tcW w:w="9576" w:type="dxa"/>
          </w:tcPr>
          <w:p w14:paraId="2FE9A2B8" w14:textId="1F7C4A32" w:rsidR="00B52DAB" w:rsidRDefault="00B50E17" w:rsidP="002123C2">
            <w:pPr>
              <w:rPr>
                <w:rStyle w:val="CodeChar"/>
              </w:rPr>
            </w:pPr>
            <w:r>
              <w:rPr>
                <w:rStyle w:val="CodeChar"/>
              </w:rPr>
              <w:t>current_asccp_id</w:t>
            </w:r>
            <w:r w:rsidR="0015097E">
              <w:rPr>
                <w:rStyle w:val="CodeChar"/>
              </w:rPr>
              <w:t xml:space="preserve"> = Null.</w:t>
            </w:r>
          </w:p>
        </w:tc>
      </w:tr>
    </w:tbl>
    <w:p w14:paraId="725B7412" w14:textId="77777777" w:rsidR="00F36B15" w:rsidRDefault="00F36B15" w:rsidP="00DB12E7">
      <w:pPr>
        <w:rPr>
          <w:rStyle w:val="CodeChar"/>
        </w:rPr>
      </w:pPr>
    </w:p>
    <w:p w14:paraId="3980CAE7" w14:textId="77777777" w:rsidR="00FD202A" w:rsidRDefault="00FD202A" w:rsidP="00FD202A">
      <w:pPr>
        <w:pStyle w:val="Heading5"/>
      </w:pPr>
      <w:bookmarkStart w:id="371" w:name="_Toc456813635"/>
      <w:r>
        <w:t>Populate an ASCC</w:t>
      </w:r>
      <w:r w:rsidR="0015097E">
        <w:t xml:space="preserve"> current record</w:t>
      </w:r>
      <w:bookmarkEnd w:id="371"/>
    </w:p>
    <w:p w14:paraId="1CF4DD35"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496F33" w14:paraId="693CC72A" w14:textId="77777777" w:rsidTr="00496F33">
        <w:tc>
          <w:tcPr>
            <w:tcW w:w="9576" w:type="dxa"/>
          </w:tcPr>
          <w:p w14:paraId="78D6F332" w14:textId="06D95087" w:rsidR="00496F33" w:rsidRPr="00496F33" w:rsidRDefault="0040569A" w:rsidP="00DB12E7">
            <w:pPr>
              <w:rPr>
                <w:rStyle w:val="CodeChar"/>
                <w:rFonts w:ascii="Times New Roman" w:hAnsi="Times New Roman"/>
                <w:noProof w:val="0"/>
                <w:sz w:val="20"/>
              </w:rPr>
            </w:pPr>
            <w:r>
              <w:rPr>
                <w:rStyle w:val="CodeChar"/>
              </w:rPr>
              <w:t>ascc_id</w:t>
            </w:r>
            <w:r w:rsidR="00496F33">
              <w:t xml:space="preserve"> = </w:t>
            </w:r>
            <w:r w:rsidR="00496F33" w:rsidRPr="00A159CE">
              <w:t>Auto-generate database key.</w:t>
            </w:r>
          </w:p>
        </w:tc>
      </w:tr>
      <w:tr w:rsidR="00496F33" w14:paraId="4200B6ED" w14:textId="77777777" w:rsidTr="00496F33">
        <w:tc>
          <w:tcPr>
            <w:tcW w:w="9576" w:type="dxa"/>
          </w:tcPr>
          <w:p w14:paraId="5BB175CA" w14:textId="5F188167" w:rsidR="00496F33" w:rsidRPr="00496F33" w:rsidRDefault="0040569A" w:rsidP="00496F33">
            <w:pPr>
              <w:rPr>
                <w:rStyle w:val="CodeChar"/>
                <w:rFonts w:ascii="Times New Roman" w:hAnsi="Times New Roman"/>
                <w:noProof w:val="0"/>
                <w:sz w:val="20"/>
              </w:rPr>
            </w:pPr>
            <w:r>
              <w:rPr>
                <w:rStyle w:val="CodeChar"/>
              </w:rPr>
              <w:t>guid</w:t>
            </w:r>
            <w:r w:rsidR="00496F33" w:rsidRPr="00B74179">
              <w:rPr>
                <w:rStyle w:val="CodeChar"/>
              </w:rPr>
              <w:t xml:space="preserve"> = </w:t>
            </w:r>
            <w:r w:rsidR="00496F33" w:rsidRPr="00496F33">
              <w:t>Generate a new one.</w:t>
            </w:r>
          </w:p>
        </w:tc>
      </w:tr>
      <w:tr w:rsidR="00496F33" w14:paraId="4B7AC380" w14:textId="77777777" w:rsidTr="00496F33">
        <w:tc>
          <w:tcPr>
            <w:tcW w:w="9576" w:type="dxa"/>
          </w:tcPr>
          <w:p w14:paraId="30767532" w14:textId="1211DF71" w:rsidR="00496F33" w:rsidRPr="005454E3" w:rsidRDefault="0040569A" w:rsidP="00DB12E7">
            <w:pPr>
              <w:rPr>
                <w:rStyle w:val="CodeChar"/>
                <w:rFonts w:ascii="Times New Roman" w:hAnsi="Times New Roman"/>
                <w:noProof w:val="0"/>
                <w:sz w:val="20"/>
              </w:rPr>
            </w:pPr>
            <w:r>
              <w:rPr>
                <w:rStyle w:val="CodeChar"/>
              </w:rPr>
              <w:t>cardinality_min</w:t>
            </w:r>
            <w:r w:rsidR="005454E3">
              <w:t xml:space="preserve"> = </w:t>
            </w:r>
            <w:r w:rsidR="005454E3" w:rsidRPr="00C64228">
              <w:rPr>
                <w:rStyle w:val="CodeChar"/>
              </w:rPr>
              <w:t>1</w:t>
            </w:r>
            <w:r w:rsidR="005454E3">
              <w:t>.</w:t>
            </w:r>
          </w:p>
        </w:tc>
      </w:tr>
      <w:tr w:rsidR="00496F33" w14:paraId="174CF50B" w14:textId="77777777" w:rsidTr="00496F33">
        <w:tc>
          <w:tcPr>
            <w:tcW w:w="9576" w:type="dxa"/>
          </w:tcPr>
          <w:p w14:paraId="3FAAD227" w14:textId="2A601546" w:rsidR="00496F33" w:rsidRPr="005454E3" w:rsidRDefault="0040569A" w:rsidP="005454E3">
            <w:pPr>
              <w:rPr>
                <w:rStyle w:val="CodeChar"/>
                <w:rFonts w:ascii="Times New Roman" w:hAnsi="Times New Roman"/>
                <w:noProof w:val="0"/>
                <w:sz w:val="20"/>
              </w:rPr>
            </w:pPr>
            <w:r>
              <w:rPr>
                <w:rStyle w:val="CodeChar"/>
              </w:rPr>
              <w:t>cardinality_max</w:t>
            </w:r>
            <w:r w:rsidR="005454E3">
              <w:t xml:space="preserve"> = </w:t>
            </w:r>
            <w:r w:rsidR="005454E3" w:rsidRPr="00C64228">
              <w:rPr>
                <w:rStyle w:val="CodeChar"/>
              </w:rPr>
              <w:t>1</w:t>
            </w:r>
            <w:r w:rsidR="005454E3">
              <w:t>.</w:t>
            </w:r>
          </w:p>
        </w:tc>
      </w:tr>
      <w:tr w:rsidR="00496F33" w14:paraId="773D6C9C" w14:textId="77777777" w:rsidTr="00496F33">
        <w:tc>
          <w:tcPr>
            <w:tcW w:w="9576" w:type="dxa"/>
          </w:tcPr>
          <w:p w14:paraId="7E61566C" w14:textId="79B98071" w:rsidR="00496F33" w:rsidRDefault="0040569A" w:rsidP="00C64228">
            <w:pPr>
              <w:rPr>
                <w:rStyle w:val="CodeChar"/>
              </w:rPr>
            </w:pPr>
            <w:r>
              <w:rPr>
                <w:rStyle w:val="CodeChar"/>
              </w:rPr>
              <w:t>seq_key</w:t>
            </w:r>
            <w:r w:rsidR="005454E3">
              <w:t xml:space="preserve"> = </w:t>
            </w:r>
            <w:r w:rsidR="00C64228" w:rsidRPr="00C64228">
              <w:rPr>
                <w:rStyle w:val="CodeChar"/>
              </w:rPr>
              <w:t>1</w:t>
            </w:r>
            <w:r w:rsidR="00C64228">
              <w:t>.</w:t>
            </w:r>
          </w:p>
        </w:tc>
      </w:tr>
      <w:tr w:rsidR="00496F33" w14:paraId="68649D16" w14:textId="77777777" w:rsidTr="00496F33">
        <w:tc>
          <w:tcPr>
            <w:tcW w:w="9576" w:type="dxa"/>
          </w:tcPr>
          <w:p w14:paraId="0A7C94C9" w14:textId="366B1CAC" w:rsidR="00496F33" w:rsidRPr="00C64228" w:rsidRDefault="0040569A" w:rsidP="00C64228">
            <w:pPr>
              <w:rPr>
                <w:rStyle w:val="CodeChar"/>
                <w:rFonts w:ascii="Times New Roman" w:hAnsi="Times New Roman"/>
                <w:noProof w:val="0"/>
                <w:sz w:val="20"/>
              </w:rPr>
            </w:pPr>
            <w:r>
              <w:rPr>
                <w:rStyle w:val="CodeChar"/>
              </w:rPr>
              <w:t>from_acc_id</w:t>
            </w:r>
            <w:r w:rsidR="00C64228">
              <w:t xml:space="preserve"> = </w:t>
            </w:r>
            <w:r w:rsidR="00C64228" w:rsidRPr="00C64228">
              <w:rPr>
                <w:rStyle w:val="CodeChar"/>
              </w:rPr>
              <w:t>eACC</w:t>
            </w:r>
            <w:r w:rsidR="00D37182">
              <w:rPr>
                <w:rStyle w:val="CodeChar"/>
              </w:rPr>
              <w:t xml:space="preserve">. </w:t>
            </w:r>
            <w:r w:rsidR="00C17670">
              <w:rPr>
                <w:rStyle w:val="CodeChar"/>
              </w:rPr>
              <w:t>acc_id</w:t>
            </w:r>
            <w:r w:rsidR="00C64228">
              <w:t>.</w:t>
            </w:r>
          </w:p>
        </w:tc>
      </w:tr>
      <w:tr w:rsidR="00496F33" w14:paraId="3BDFDFF8" w14:textId="77777777" w:rsidTr="00496F33">
        <w:tc>
          <w:tcPr>
            <w:tcW w:w="9576" w:type="dxa"/>
          </w:tcPr>
          <w:p w14:paraId="76EB4C6D" w14:textId="6DDC5CBE" w:rsidR="00496F33" w:rsidRDefault="0040569A" w:rsidP="00C64228">
            <w:pPr>
              <w:rPr>
                <w:rStyle w:val="CodeChar"/>
              </w:rPr>
            </w:pPr>
            <w:r>
              <w:rPr>
                <w:rStyle w:val="CodeChar"/>
              </w:rPr>
              <w:t>to_asccp_id</w:t>
            </w:r>
            <w:r w:rsidR="00C64228">
              <w:t xml:space="preserve"> = </w:t>
            </w:r>
            <w:r w:rsidR="00A43A70">
              <w:rPr>
                <w:rStyle w:val="CodeChar"/>
              </w:rPr>
              <w:t>asccp_id</w:t>
            </w:r>
            <w:r w:rsidR="00C64228">
              <w:t xml:space="preserve"> of the above ASCCP record.</w:t>
            </w:r>
          </w:p>
        </w:tc>
      </w:tr>
      <w:tr w:rsidR="00496F33" w14:paraId="11AD2DBA" w14:textId="77777777" w:rsidTr="00496F33">
        <w:tc>
          <w:tcPr>
            <w:tcW w:w="9576" w:type="dxa"/>
          </w:tcPr>
          <w:p w14:paraId="169FF600" w14:textId="340496BC" w:rsidR="00496F33" w:rsidRDefault="00736ABC" w:rsidP="00B42494">
            <w:pPr>
              <w:rPr>
                <w:rStyle w:val="CodeChar"/>
              </w:rPr>
            </w:pPr>
            <w:r>
              <w:rPr>
                <w:rStyle w:val="CodeChar"/>
              </w:rPr>
              <w:t>den</w:t>
            </w:r>
            <w:r w:rsidR="00B42494">
              <w:t xml:space="preserve"> = </w:t>
            </w:r>
            <w:r w:rsidR="00B42494" w:rsidRPr="00B42494">
              <w:rPr>
                <w:rStyle w:val="CodeChar"/>
              </w:rPr>
              <w:t>eACC.</w:t>
            </w:r>
            <w:r w:rsidR="00C17670">
              <w:rPr>
                <w:rStyle w:val="CodeChar"/>
              </w:rPr>
              <w:t>object_class_term</w:t>
            </w:r>
            <w:r w:rsidR="00B42494" w:rsidRPr="00B42494">
              <w:rPr>
                <w:rStyle w:val="CodeChar"/>
              </w:rPr>
              <w:t xml:space="preserve"> + “. “</w:t>
            </w:r>
            <w:r w:rsidR="00B42494">
              <w:t xml:space="preserve"> + </w:t>
            </w:r>
            <w:r w:rsidR="00B42494">
              <w:rPr>
                <w:rStyle w:val="CodeChar"/>
              </w:rPr>
              <w:t>ASCCP(</w:t>
            </w:r>
            <w:r w:rsidR="0040569A">
              <w:rPr>
                <w:rStyle w:val="CodeChar"/>
              </w:rPr>
              <w:t>to_asccp_id</w:t>
            </w:r>
            <w:r w:rsidR="00B42494">
              <w:rPr>
                <w:rStyle w:val="CodeChar"/>
              </w:rPr>
              <w:t>).</w:t>
            </w:r>
            <w:r>
              <w:rPr>
                <w:rStyle w:val="CodeChar"/>
              </w:rPr>
              <w:t>den</w:t>
            </w:r>
          </w:p>
        </w:tc>
      </w:tr>
      <w:tr w:rsidR="00B42494" w14:paraId="4E564871" w14:textId="77777777" w:rsidTr="002123C2">
        <w:tc>
          <w:tcPr>
            <w:tcW w:w="9576" w:type="dxa"/>
          </w:tcPr>
          <w:p w14:paraId="3BBFF63D" w14:textId="1A6AB4AD" w:rsidR="00B42494" w:rsidRPr="00B42494" w:rsidRDefault="00B66EC6" w:rsidP="00D37182">
            <w:pPr>
              <w:rPr>
                <w:rStyle w:val="CodeChar"/>
                <w:rFonts w:ascii="Times New Roman" w:hAnsi="Times New Roman"/>
                <w:noProof w:val="0"/>
                <w:sz w:val="20"/>
              </w:rPr>
            </w:pPr>
            <w:r>
              <w:rPr>
                <w:rStyle w:val="CodeChar"/>
              </w:rPr>
              <w:t>definition</w:t>
            </w:r>
            <w:r w:rsidR="00B42494">
              <w:t xml:space="preserve"> = </w:t>
            </w:r>
            <w:r w:rsidR="00B42494" w:rsidRPr="00B42494">
              <w:rPr>
                <w:rStyle w:val="CodeChar"/>
              </w:rPr>
              <w:t>“System created association to the system created user extension group component</w:t>
            </w:r>
            <w:r w:rsidR="00D37182">
              <w:rPr>
                <w:rStyle w:val="CodeChar"/>
              </w:rPr>
              <w:t xml:space="preserve"> - </w:t>
            </w:r>
            <w:r w:rsidR="00B42494" w:rsidRPr="00B42494">
              <w:rPr>
                <w:rStyle w:val="CodeChar"/>
              </w:rPr>
              <w:t>”</w:t>
            </w:r>
            <w:r w:rsidR="00D37182">
              <w:rPr>
                <w:rStyle w:val="CodeChar"/>
              </w:rPr>
              <w:t xml:space="preserve"> + ueAcc.</w:t>
            </w:r>
            <w:r w:rsidR="00736ABC">
              <w:rPr>
                <w:rStyle w:val="CodeChar"/>
              </w:rPr>
              <w:t>den</w:t>
            </w:r>
            <w:r w:rsidR="00D37182">
              <w:rPr>
                <w:rStyle w:val="CodeChar"/>
              </w:rPr>
              <w:t>.</w:t>
            </w:r>
            <w:r w:rsidR="00C17670">
              <w:rPr>
                <w:rStyle w:val="CodeChar"/>
              </w:rPr>
              <w:t>object_class_term</w:t>
            </w:r>
            <w:r w:rsidR="00D37182">
              <w:rPr>
                <w:rStyle w:val="CodeChar"/>
              </w:rPr>
              <w:t xml:space="preserve"> + “.”</w:t>
            </w:r>
          </w:p>
        </w:tc>
      </w:tr>
      <w:tr w:rsidR="00B42494" w14:paraId="4FC4D369" w14:textId="77777777" w:rsidTr="002123C2">
        <w:tc>
          <w:tcPr>
            <w:tcW w:w="9576" w:type="dxa"/>
          </w:tcPr>
          <w:p w14:paraId="5F25FF6D" w14:textId="77777777" w:rsidR="00B42494" w:rsidRPr="00446F4C" w:rsidRDefault="00127238" w:rsidP="002123C2">
            <w:pPr>
              <w:rPr>
                <w:rStyle w:val="CodeChar"/>
              </w:rPr>
            </w:pPr>
            <w:r>
              <w:rPr>
                <w:rStyle w:val="CodeChar"/>
              </w:rPr>
              <w:t>created_by</w:t>
            </w:r>
            <w:r w:rsidR="00225A1E">
              <w:rPr>
                <w:rStyle w:val="CodeChar"/>
              </w:rPr>
              <w:t xml:space="preserve"> </w:t>
            </w:r>
            <w:r w:rsidR="00225A1E">
              <w:t>= The logged in user</w:t>
            </w:r>
            <w:r w:rsidR="00225A1E" w:rsidRPr="00A159CE">
              <w:t>.</w:t>
            </w:r>
          </w:p>
        </w:tc>
      </w:tr>
      <w:tr w:rsidR="00B42494" w14:paraId="11DDD765" w14:textId="77777777" w:rsidTr="002123C2">
        <w:tc>
          <w:tcPr>
            <w:tcW w:w="9576" w:type="dxa"/>
          </w:tcPr>
          <w:p w14:paraId="4CEF42AD" w14:textId="77777777" w:rsidR="00B42494" w:rsidRPr="00446F4C" w:rsidRDefault="00225A1E" w:rsidP="002123C2">
            <w:pPr>
              <w:rPr>
                <w:rStyle w:val="CodeChar"/>
              </w:rPr>
            </w:pPr>
            <w:r>
              <w:rPr>
                <w:rStyle w:val="CodeChar"/>
              </w:rPr>
              <w:t xml:space="preserve">Owner_User_ID </w:t>
            </w:r>
            <w:r>
              <w:t>= The logged in user</w:t>
            </w:r>
            <w:r w:rsidRPr="00A159CE">
              <w:t>.</w:t>
            </w:r>
          </w:p>
        </w:tc>
      </w:tr>
      <w:tr w:rsidR="00B42494" w14:paraId="4CDA1BEF" w14:textId="77777777" w:rsidTr="00496F33">
        <w:tc>
          <w:tcPr>
            <w:tcW w:w="9576" w:type="dxa"/>
          </w:tcPr>
          <w:p w14:paraId="069CEA6D" w14:textId="77777777" w:rsidR="00B42494" w:rsidRPr="00446F4C" w:rsidRDefault="00127238" w:rsidP="00B42494">
            <w:pPr>
              <w:rPr>
                <w:rStyle w:val="CodeChar"/>
              </w:rPr>
            </w:pPr>
            <w:r>
              <w:rPr>
                <w:rStyle w:val="CodeChar"/>
              </w:rPr>
              <w:lastRenderedPageBreak/>
              <w:t>last_updated_by</w:t>
            </w:r>
            <w:r w:rsidR="00225A1E">
              <w:rPr>
                <w:rStyle w:val="CodeChar"/>
              </w:rPr>
              <w:t xml:space="preserve"> </w:t>
            </w:r>
            <w:r w:rsidR="00225A1E">
              <w:t>= The logged in user</w:t>
            </w:r>
            <w:r w:rsidR="00225A1E" w:rsidRPr="00A159CE">
              <w:t>.</w:t>
            </w:r>
          </w:p>
        </w:tc>
      </w:tr>
      <w:tr w:rsidR="00225A1E" w14:paraId="35445731" w14:textId="77777777" w:rsidTr="00496F33">
        <w:tc>
          <w:tcPr>
            <w:tcW w:w="9576" w:type="dxa"/>
          </w:tcPr>
          <w:p w14:paraId="666E6C79" w14:textId="77777777" w:rsidR="00225A1E" w:rsidRDefault="00127238" w:rsidP="00B42494">
            <w:pPr>
              <w:rPr>
                <w:rStyle w:val="CodeChar"/>
              </w:rPr>
            </w:pPr>
            <w:r>
              <w:rPr>
                <w:rStyle w:val="CodeChar"/>
              </w:rPr>
              <w:t>creation_timestamp</w:t>
            </w:r>
            <w:r w:rsidR="00225A1E">
              <w:rPr>
                <w:rStyle w:val="CodeChar"/>
              </w:rPr>
              <w:t xml:space="preserve"> = </w:t>
            </w:r>
            <w:r w:rsidR="00225A1E" w:rsidRPr="00225A1E">
              <w:t>Current time.</w:t>
            </w:r>
          </w:p>
        </w:tc>
      </w:tr>
      <w:tr w:rsidR="00225A1E" w14:paraId="2009483C" w14:textId="77777777" w:rsidTr="00496F33">
        <w:tc>
          <w:tcPr>
            <w:tcW w:w="9576" w:type="dxa"/>
          </w:tcPr>
          <w:p w14:paraId="19D1C899" w14:textId="77777777" w:rsidR="00225A1E" w:rsidRDefault="00127238" w:rsidP="00225A1E">
            <w:pPr>
              <w:rPr>
                <w:rStyle w:val="CodeChar"/>
              </w:rPr>
            </w:pPr>
            <w:r>
              <w:rPr>
                <w:rStyle w:val="CodeChar"/>
              </w:rPr>
              <w:t>last_update_timestamp</w:t>
            </w:r>
            <w:r w:rsidR="00225A1E">
              <w:rPr>
                <w:rStyle w:val="CodeChar"/>
              </w:rPr>
              <w:t xml:space="preserve"> </w:t>
            </w:r>
            <w:r w:rsidR="00225A1E">
              <w:t xml:space="preserve">= Same as </w:t>
            </w:r>
            <w:r>
              <w:rPr>
                <w:rStyle w:val="CodeChar"/>
              </w:rPr>
              <w:t>creation_timestamp</w:t>
            </w:r>
            <w:r w:rsidR="00225A1E">
              <w:t>.</w:t>
            </w:r>
          </w:p>
        </w:tc>
      </w:tr>
      <w:tr w:rsidR="00225A1E" w14:paraId="68396FDA" w14:textId="77777777" w:rsidTr="00496F33">
        <w:tc>
          <w:tcPr>
            <w:tcW w:w="9576" w:type="dxa"/>
          </w:tcPr>
          <w:p w14:paraId="1F24F78C" w14:textId="77777777" w:rsidR="00225A1E" w:rsidRDefault="00225A1E" w:rsidP="00B42494">
            <w:pPr>
              <w:rPr>
                <w:rStyle w:val="CodeChar"/>
              </w:rPr>
            </w:pPr>
            <w:r>
              <w:rPr>
                <w:rStyle w:val="CodeChar"/>
              </w:rPr>
              <w:t xml:space="preserve">State </w:t>
            </w:r>
            <w:r>
              <w:t xml:space="preserve">= </w:t>
            </w:r>
            <w:r w:rsidRPr="00A159CE">
              <w:rPr>
                <w:rStyle w:val="CodeChar"/>
              </w:rPr>
              <w:t>4</w:t>
            </w:r>
            <w:r w:rsidRPr="00A159CE">
              <w:t xml:space="preserve">. </w:t>
            </w:r>
            <w:r w:rsidRPr="00A159CE">
              <w:rPr>
                <w:b/>
                <w:bCs/>
              </w:rPr>
              <w:t>Note:</w:t>
            </w:r>
            <w:r w:rsidRPr="00A159CE">
              <w:t xml:space="preserve"> 4 means published.</w:t>
            </w:r>
          </w:p>
        </w:tc>
      </w:tr>
      <w:tr w:rsidR="00225A1E" w14:paraId="4CC4BBE2" w14:textId="77777777" w:rsidTr="00496F33">
        <w:tc>
          <w:tcPr>
            <w:tcW w:w="9576" w:type="dxa"/>
          </w:tcPr>
          <w:p w14:paraId="7E84EEA9" w14:textId="77777777" w:rsidR="00225A1E" w:rsidRDefault="00B37A2C" w:rsidP="00B42494">
            <w:pPr>
              <w:rPr>
                <w:rStyle w:val="CodeChar"/>
              </w:rPr>
            </w:pPr>
            <w:r>
              <w:rPr>
                <w:rStyle w:val="CodeChar"/>
              </w:rPr>
              <w:t>revision_num</w:t>
            </w:r>
            <w:r w:rsidR="00225A1E">
              <w:rPr>
                <w:rStyle w:val="CodeChar"/>
              </w:rPr>
              <w:t xml:space="preserve"> = 0.</w:t>
            </w:r>
          </w:p>
        </w:tc>
      </w:tr>
      <w:tr w:rsidR="00225A1E" w14:paraId="76FE1902" w14:textId="77777777" w:rsidTr="00496F33">
        <w:tc>
          <w:tcPr>
            <w:tcW w:w="9576" w:type="dxa"/>
          </w:tcPr>
          <w:p w14:paraId="3268BBEC" w14:textId="77777777" w:rsidR="00225A1E" w:rsidRDefault="00C71A36" w:rsidP="00B42494">
            <w:pPr>
              <w:rPr>
                <w:rStyle w:val="CodeChar"/>
              </w:rPr>
            </w:pPr>
            <w:r>
              <w:rPr>
                <w:rStyle w:val="CodeChar"/>
              </w:rPr>
              <w:t>revision_trackiing_num</w:t>
            </w:r>
            <w:r w:rsidR="00225A1E">
              <w:rPr>
                <w:rStyle w:val="CodeChar"/>
              </w:rPr>
              <w:t xml:space="preserve"> = 0.</w:t>
            </w:r>
          </w:p>
        </w:tc>
      </w:tr>
      <w:tr w:rsidR="00225A1E" w14:paraId="14BF7F29" w14:textId="77777777" w:rsidTr="00496F33">
        <w:tc>
          <w:tcPr>
            <w:tcW w:w="9576" w:type="dxa"/>
          </w:tcPr>
          <w:p w14:paraId="0D125E7C" w14:textId="77777777" w:rsidR="00225A1E" w:rsidRDefault="00225A1E" w:rsidP="00B42494">
            <w:pPr>
              <w:rPr>
                <w:rStyle w:val="CodeChar"/>
              </w:rPr>
            </w:pPr>
            <w:r>
              <w:rPr>
                <w:rStyle w:val="CodeChar"/>
              </w:rPr>
              <w:t>Revision_Action = Null.</w:t>
            </w:r>
          </w:p>
        </w:tc>
      </w:tr>
      <w:tr w:rsidR="00225A1E" w14:paraId="29C515D0" w14:textId="77777777" w:rsidTr="00496F33">
        <w:tc>
          <w:tcPr>
            <w:tcW w:w="9576" w:type="dxa"/>
          </w:tcPr>
          <w:p w14:paraId="117DFFA5" w14:textId="77777777" w:rsidR="00225A1E" w:rsidRDefault="00C71A36" w:rsidP="00B42494">
            <w:pPr>
              <w:rPr>
                <w:rStyle w:val="CodeChar"/>
              </w:rPr>
            </w:pPr>
            <w:r>
              <w:rPr>
                <w:rStyle w:val="CodeChar"/>
              </w:rPr>
              <w:t>release_id</w:t>
            </w:r>
            <w:r w:rsidR="00225A1E">
              <w:rPr>
                <w:rStyle w:val="CodeChar"/>
              </w:rPr>
              <w:t xml:space="preserve"> = Null.</w:t>
            </w:r>
          </w:p>
        </w:tc>
      </w:tr>
      <w:tr w:rsidR="00225A1E" w14:paraId="79503803" w14:textId="77777777" w:rsidTr="00496F33">
        <w:tc>
          <w:tcPr>
            <w:tcW w:w="9576" w:type="dxa"/>
          </w:tcPr>
          <w:p w14:paraId="08E2A13C" w14:textId="1F28328F" w:rsidR="00225A1E" w:rsidRDefault="0040569A" w:rsidP="0040569A">
            <w:pPr>
              <w:rPr>
                <w:rStyle w:val="CodeChar"/>
              </w:rPr>
            </w:pPr>
            <w:r>
              <w:rPr>
                <w:rStyle w:val="CodeChar"/>
              </w:rPr>
              <w:t>c</w:t>
            </w:r>
            <w:r w:rsidR="00225A1E">
              <w:rPr>
                <w:rStyle w:val="CodeChar"/>
              </w:rPr>
              <w:t>urrent_</w:t>
            </w:r>
            <w:r>
              <w:rPr>
                <w:rStyle w:val="CodeChar"/>
              </w:rPr>
              <w:t>ascc</w:t>
            </w:r>
            <w:r w:rsidR="00225A1E">
              <w:rPr>
                <w:rStyle w:val="CodeChar"/>
              </w:rPr>
              <w:t>_</w:t>
            </w:r>
            <w:r>
              <w:rPr>
                <w:rStyle w:val="CodeChar"/>
              </w:rPr>
              <w:t>id</w:t>
            </w:r>
            <w:r w:rsidR="00225A1E">
              <w:rPr>
                <w:rStyle w:val="CodeChar"/>
              </w:rPr>
              <w:t xml:space="preserve"> = Null.</w:t>
            </w:r>
          </w:p>
        </w:tc>
      </w:tr>
    </w:tbl>
    <w:p w14:paraId="1581B44B" w14:textId="77777777" w:rsidR="00496F33" w:rsidRDefault="00BE5C30" w:rsidP="00E813DC">
      <w:pPr>
        <w:pStyle w:val="Heading5"/>
        <w:rPr>
          <w:rStyle w:val="CodeChar"/>
        </w:rPr>
      </w:pPr>
      <w:bookmarkStart w:id="372" w:name="_Toc456813636"/>
      <w:r>
        <w:rPr>
          <w:rStyle w:val="CodeChar"/>
        </w:rPr>
        <w:t>Populate an ACC h</w:t>
      </w:r>
      <w:r w:rsidR="00E813DC">
        <w:rPr>
          <w:rStyle w:val="CodeChar"/>
        </w:rPr>
        <w:t>istory Record</w:t>
      </w:r>
      <w:bookmarkEnd w:id="372"/>
    </w:p>
    <w:p w14:paraId="2BEE559F" w14:textId="77777777" w:rsidR="00E813DC" w:rsidRDefault="00E813DC" w:rsidP="00E813DC">
      <w:r>
        <w:t>The data should be the same as that in the ACC current record except below columns.</w:t>
      </w:r>
    </w:p>
    <w:p w14:paraId="71578D53" w14:textId="77777777" w:rsidR="00E813DC" w:rsidRDefault="00E813DC" w:rsidP="00E813DC"/>
    <w:tbl>
      <w:tblPr>
        <w:tblStyle w:val="TableGrid"/>
        <w:tblW w:w="0" w:type="auto"/>
        <w:tblLook w:val="04A0" w:firstRow="1" w:lastRow="0" w:firstColumn="1" w:lastColumn="0" w:noHBand="0" w:noVBand="1"/>
      </w:tblPr>
      <w:tblGrid>
        <w:gridCol w:w="9350"/>
      </w:tblGrid>
      <w:tr w:rsidR="00E813DC" w:rsidRPr="00A159CE" w14:paraId="0C142DBA" w14:textId="77777777" w:rsidTr="002123C2">
        <w:tc>
          <w:tcPr>
            <w:tcW w:w="9576" w:type="dxa"/>
          </w:tcPr>
          <w:p w14:paraId="46D59DD1" w14:textId="662E9FF6" w:rsidR="00E813DC" w:rsidRPr="00A159CE" w:rsidRDefault="00C17670" w:rsidP="002123C2">
            <w:r>
              <w:rPr>
                <w:rStyle w:val="CodeChar"/>
              </w:rPr>
              <w:t>acc_id</w:t>
            </w:r>
            <w:r w:rsidR="00E813DC" w:rsidRPr="00A159CE">
              <w:t xml:space="preserve"> = Auto-generate database key.</w:t>
            </w:r>
          </w:p>
        </w:tc>
      </w:tr>
      <w:tr w:rsidR="00E813DC" w:rsidRPr="00A159CE" w14:paraId="7107CD0A" w14:textId="77777777" w:rsidTr="002123C2">
        <w:tc>
          <w:tcPr>
            <w:tcW w:w="9576" w:type="dxa"/>
          </w:tcPr>
          <w:p w14:paraId="7D2AE107" w14:textId="77777777" w:rsidR="00E813DC" w:rsidRPr="00A159CE" w:rsidRDefault="00B37A2C" w:rsidP="002123C2">
            <w:pPr>
              <w:rPr>
                <w:rStyle w:val="CodeChar"/>
              </w:rPr>
            </w:pPr>
            <w:r>
              <w:rPr>
                <w:rStyle w:val="CodeChar"/>
              </w:rPr>
              <w:t>revision_num</w:t>
            </w:r>
            <w:r w:rsidR="00E813DC">
              <w:rPr>
                <w:rStyle w:val="CodeChar"/>
              </w:rPr>
              <w:t xml:space="preserve"> = 1.</w:t>
            </w:r>
          </w:p>
        </w:tc>
      </w:tr>
      <w:tr w:rsidR="00E813DC" w:rsidRPr="00A159CE" w14:paraId="098209FA" w14:textId="77777777" w:rsidTr="002123C2">
        <w:tc>
          <w:tcPr>
            <w:tcW w:w="9576" w:type="dxa"/>
          </w:tcPr>
          <w:p w14:paraId="5351F071" w14:textId="77777777" w:rsidR="00E813DC" w:rsidRDefault="00C71A36" w:rsidP="002123C2">
            <w:pPr>
              <w:rPr>
                <w:rStyle w:val="CodeChar"/>
              </w:rPr>
            </w:pPr>
            <w:r>
              <w:rPr>
                <w:rStyle w:val="CodeChar"/>
              </w:rPr>
              <w:t>revision_trackiing_num</w:t>
            </w:r>
            <w:r w:rsidR="00E813DC" w:rsidRPr="00D70BE0">
              <w:t xml:space="preserve"> = </w:t>
            </w:r>
            <w:r w:rsidR="00E813DC">
              <w:rPr>
                <w:rStyle w:val="CodeChar"/>
              </w:rPr>
              <w:t>1.</w:t>
            </w:r>
          </w:p>
        </w:tc>
      </w:tr>
      <w:tr w:rsidR="00E813DC" w:rsidRPr="00A159CE" w14:paraId="1E739AF7" w14:textId="77777777" w:rsidTr="002123C2">
        <w:tc>
          <w:tcPr>
            <w:tcW w:w="9576" w:type="dxa"/>
          </w:tcPr>
          <w:p w14:paraId="5CC57703" w14:textId="77777777" w:rsidR="00E813DC" w:rsidRDefault="00E813DC" w:rsidP="00E813DC">
            <w:pPr>
              <w:rPr>
                <w:rStyle w:val="CodeChar"/>
              </w:rPr>
            </w:pPr>
            <w:r>
              <w:rPr>
                <w:rStyle w:val="CodeChar"/>
              </w:rPr>
              <w:t>Revision_Action = 1.</w:t>
            </w:r>
          </w:p>
        </w:tc>
      </w:tr>
      <w:tr w:rsidR="00E813DC" w:rsidRPr="00A159CE" w14:paraId="04540CF9" w14:textId="77777777" w:rsidTr="002123C2">
        <w:tc>
          <w:tcPr>
            <w:tcW w:w="9576" w:type="dxa"/>
          </w:tcPr>
          <w:p w14:paraId="540CA648" w14:textId="77777777" w:rsidR="00E813DC" w:rsidRDefault="00C71A36" w:rsidP="002123C2">
            <w:pPr>
              <w:rPr>
                <w:rStyle w:val="CodeChar"/>
              </w:rPr>
            </w:pPr>
            <w:r>
              <w:rPr>
                <w:rStyle w:val="CodeChar"/>
              </w:rPr>
              <w:t>release_id</w:t>
            </w:r>
            <w:r w:rsidR="00E813DC">
              <w:rPr>
                <w:rStyle w:val="CodeChar"/>
              </w:rPr>
              <w:t xml:space="preserve"> = Null.</w:t>
            </w:r>
          </w:p>
        </w:tc>
      </w:tr>
      <w:tr w:rsidR="00E813DC" w:rsidRPr="00A159CE" w14:paraId="50ACB9BA" w14:textId="77777777" w:rsidTr="002123C2">
        <w:tc>
          <w:tcPr>
            <w:tcW w:w="9576" w:type="dxa"/>
          </w:tcPr>
          <w:p w14:paraId="278266C1" w14:textId="016A66DB" w:rsidR="00E813DC" w:rsidRDefault="00C17670" w:rsidP="002123C2">
            <w:pPr>
              <w:rPr>
                <w:rStyle w:val="CodeChar"/>
              </w:rPr>
            </w:pPr>
            <w:r>
              <w:rPr>
                <w:rStyle w:val="CodeChar"/>
              </w:rPr>
              <w:t>c</w:t>
            </w:r>
            <w:r w:rsidR="00E813DC">
              <w:rPr>
                <w:rStyle w:val="CodeChar"/>
              </w:rPr>
              <w:t>urrent_</w:t>
            </w:r>
            <w:r>
              <w:rPr>
                <w:rStyle w:val="CodeChar"/>
              </w:rPr>
              <w:t>acc_id</w:t>
            </w:r>
            <w:r w:rsidR="00E813DC">
              <w:rPr>
                <w:rStyle w:val="CodeChar"/>
              </w:rPr>
              <w:t xml:space="preserve"> = </w:t>
            </w:r>
            <w:r>
              <w:rPr>
                <w:rStyle w:val="CodeChar"/>
              </w:rPr>
              <w:t>acc_id</w:t>
            </w:r>
            <w:r w:rsidR="00E813DC">
              <w:t xml:space="preserve"> of the ACC current record.</w:t>
            </w:r>
          </w:p>
        </w:tc>
      </w:tr>
    </w:tbl>
    <w:p w14:paraId="0D5DF694" w14:textId="77777777" w:rsidR="00E813DC" w:rsidRPr="00E813DC" w:rsidRDefault="00E813DC" w:rsidP="00E813DC"/>
    <w:p w14:paraId="68C955B8" w14:textId="77777777" w:rsidR="00E813DC" w:rsidRPr="00E813DC" w:rsidRDefault="00BE5C30" w:rsidP="00BE5C30">
      <w:pPr>
        <w:pStyle w:val="Heading5"/>
      </w:pPr>
      <w:bookmarkStart w:id="373" w:name="_Toc456813637"/>
      <w:r>
        <w:t>Populate an ASCCP history record</w:t>
      </w:r>
      <w:bookmarkEnd w:id="373"/>
    </w:p>
    <w:p w14:paraId="0EEA5867" w14:textId="77777777" w:rsidR="00BE5C30" w:rsidRDefault="00BE5C30" w:rsidP="00BE5C30">
      <w:r>
        <w:t>The data should be the same as that in the ASCCP current record except below columns.</w:t>
      </w:r>
    </w:p>
    <w:p w14:paraId="4F4E11C0"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BE5C30" w14:paraId="404F4504" w14:textId="77777777" w:rsidTr="002123C2">
        <w:tc>
          <w:tcPr>
            <w:tcW w:w="9576" w:type="dxa"/>
          </w:tcPr>
          <w:p w14:paraId="010BE4A5" w14:textId="474374BF" w:rsidR="00BE5C30" w:rsidRPr="00F36B15" w:rsidRDefault="00A43A70" w:rsidP="002123C2">
            <w:pPr>
              <w:rPr>
                <w:rStyle w:val="CodeChar"/>
                <w:rFonts w:ascii="Times New Roman" w:hAnsi="Times New Roman"/>
                <w:noProof w:val="0"/>
                <w:sz w:val="20"/>
              </w:rPr>
            </w:pPr>
            <w:r>
              <w:rPr>
                <w:rStyle w:val="CodeChar"/>
              </w:rPr>
              <w:t>asccp_id</w:t>
            </w:r>
            <w:r w:rsidR="00BE5C30">
              <w:t xml:space="preserve"> = </w:t>
            </w:r>
            <w:r w:rsidR="00BE5C30" w:rsidRPr="00A159CE">
              <w:t>Auto-generate database key.</w:t>
            </w:r>
          </w:p>
        </w:tc>
      </w:tr>
      <w:tr w:rsidR="00BE5C30" w14:paraId="6A63CF19" w14:textId="77777777" w:rsidTr="002123C2">
        <w:tc>
          <w:tcPr>
            <w:tcW w:w="9576" w:type="dxa"/>
          </w:tcPr>
          <w:p w14:paraId="3C177156" w14:textId="77777777" w:rsidR="00BE5C30" w:rsidRDefault="00B37A2C" w:rsidP="00BE5C30">
            <w:pPr>
              <w:rPr>
                <w:rStyle w:val="CodeChar"/>
              </w:rPr>
            </w:pPr>
            <w:r>
              <w:rPr>
                <w:rStyle w:val="CodeChar"/>
              </w:rPr>
              <w:t>revision_num</w:t>
            </w:r>
            <w:r w:rsidR="00BE5C30">
              <w:rPr>
                <w:rStyle w:val="CodeChar"/>
              </w:rPr>
              <w:t xml:space="preserve"> = 1. </w:t>
            </w:r>
          </w:p>
        </w:tc>
      </w:tr>
      <w:tr w:rsidR="00BE5C30" w14:paraId="15786F0A" w14:textId="77777777" w:rsidTr="002123C2">
        <w:tc>
          <w:tcPr>
            <w:tcW w:w="9576" w:type="dxa"/>
          </w:tcPr>
          <w:p w14:paraId="120CF0A4" w14:textId="77777777" w:rsidR="00BE5C30" w:rsidRDefault="00C71A36" w:rsidP="00BE5C30">
            <w:pPr>
              <w:rPr>
                <w:rStyle w:val="CodeChar"/>
              </w:rPr>
            </w:pPr>
            <w:r>
              <w:rPr>
                <w:rStyle w:val="CodeChar"/>
              </w:rPr>
              <w:t>revision_trackiing_num</w:t>
            </w:r>
            <w:r w:rsidR="00BE5C30">
              <w:rPr>
                <w:rStyle w:val="CodeChar"/>
              </w:rPr>
              <w:t xml:space="preserve"> = 1. </w:t>
            </w:r>
          </w:p>
        </w:tc>
      </w:tr>
      <w:tr w:rsidR="00BE5C30" w14:paraId="23531A91" w14:textId="77777777" w:rsidTr="002123C2">
        <w:tc>
          <w:tcPr>
            <w:tcW w:w="9576" w:type="dxa"/>
          </w:tcPr>
          <w:p w14:paraId="48489398" w14:textId="77777777" w:rsidR="00BE5C30" w:rsidRDefault="00BE5C30" w:rsidP="00BE5C30">
            <w:pPr>
              <w:rPr>
                <w:rStyle w:val="CodeChar"/>
              </w:rPr>
            </w:pPr>
            <w:r w:rsidRPr="00B52DAB">
              <w:rPr>
                <w:rStyle w:val="CodeChar"/>
              </w:rPr>
              <w:t>Revision_Action</w:t>
            </w:r>
            <w:r>
              <w:rPr>
                <w:rStyle w:val="CodeChar"/>
              </w:rPr>
              <w:t xml:space="preserve"> = 1.</w:t>
            </w:r>
          </w:p>
        </w:tc>
      </w:tr>
      <w:tr w:rsidR="00BE5C30" w14:paraId="131A1EA6" w14:textId="77777777" w:rsidTr="002123C2">
        <w:tc>
          <w:tcPr>
            <w:tcW w:w="9576" w:type="dxa"/>
          </w:tcPr>
          <w:p w14:paraId="462EF92D" w14:textId="77777777" w:rsidR="00BE5C30" w:rsidRDefault="00C71A36" w:rsidP="002123C2">
            <w:pPr>
              <w:rPr>
                <w:rStyle w:val="CodeChar"/>
              </w:rPr>
            </w:pPr>
            <w:r>
              <w:rPr>
                <w:rStyle w:val="CodeChar"/>
              </w:rPr>
              <w:t>release_id</w:t>
            </w:r>
            <w:r w:rsidR="00BE5C30">
              <w:rPr>
                <w:rStyle w:val="CodeChar"/>
              </w:rPr>
              <w:t xml:space="preserve"> = Null. </w:t>
            </w:r>
          </w:p>
        </w:tc>
      </w:tr>
      <w:tr w:rsidR="00BE5C30" w14:paraId="35EBB816" w14:textId="77777777" w:rsidTr="002123C2">
        <w:tc>
          <w:tcPr>
            <w:tcW w:w="9576" w:type="dxa"/>
          </w:tcPr>
          <w:p w14:paraId="6C167DF9" w14:textId="23AE3898" w:rsidR="00BE5C30" w:rsidRDefault="00B50E17" w:rsidP="002123C2">
            <w:pPr>
              <w:rPr>
                <w:rStyle w:val="CodeChar"/>
              </w:rPr>
            </w:pPr>
            <w:r>
              <w:rPr>
                <w:rStyle w:val="CodeChar"/>
              </w:rPr>
              <w:t>current_asccp_id</w:t>
            </w:r>
            <w:r w:rsidR="00BE5C30">
              <w:rPr>
                <w:rStyle w:val="CodeChar"/>
              </w:rPr>
              <w:t xml:space="preserve"> = </w:t>
            </w:r>
            <w:r w:rsidR="00A43A70">
              <w:rPr>
                <w:rStyle w:val="CodeChar"/>
              </w:rPr>
              <w:t>asccp_id</w:t>
            </w:r>
            <w:r w:rsidR="00BE5C30">
              <w:t xml:space="preserve"> of the ASCCP current record.</w:t>
            </w:r>
          </w:p>
        </w:tc>
      </w:tr>
    </w:tbl>
    <w:p w14:paraId="2F01FCEF" w14:textId="77777777" w:rsidR="00BE5C30" w:rsidRDefault="00BE5C30" w:rsidP="00DB12E7">
      <w:pPr>
        <w:rPr>
          <w:rStyle w:val="CodeChar"/>
        </w:rPr>
      </w:pPr>
    </w:p>
    <w:p w14:paraId="7A512799" w14:textId="77777777" w:rsidR="00496F33" w:rsidRDefault="00BE5C30" w:rsidP="00BE5C30">
      <w:pPr>
        <w:pStyle w:val="Heading5"/>
        <w:rPr>
          <w:rStyle w:val="CodeChar"/>
        </w:rPr>
      </w:pPr>
      <w:bookmarkStart w:id="374" w:name="_Toc456813638"/>
      <w:r>
        <w:rPr>
          <w:rStyle w:val="CodeChar"/>
        </w:rPr>
        <w:t>Populate an ASCC history record</w:t>
      </w:r>
      <w:bookmarkEnd w:id="374"/>
    </w:p>
    <w:p w14:paraId="1669236D" w14:textId="77777777" w:rsidR="00BE5C30" w:rsidRDefault="00BE5C30" w:rsidP="00BE5C30">
      <w:r>
        <w:t>The data should be the same as that in the ASCC current record except below columns.</w:t>
      </w:r>
    </w:p>
    <w:p w14:paraId="5A80D667" w14:textId="77777777" w:rsidR="00BE5C30" w:rsidRDefault="00BE5C30" w:rsidP="00BE5C30"/>
    <w:tbl>
      <w:tblPr>
        <w:tblStyle w:val="TableGrid"/>
        <w:tblW w:w="0" w:type="auto"/>
        <w:tblLook w:val="04A0" w:firstRow="1" w:lastRow="0" w:firstColumn="1" w:lastColumn="0" w:noHBand="0" w:noVBand="1"/>
      </w:tblPr>
      <w:tblGrid>
        <w:gridCol w:w="9350"/>
      </w:tblGrid>
      <w:tr w:rsidR="00BE5C30" w14:paraId="7DDDA635" w14:textId="77777777" w:rsidTr="002123C2">
        <w:tc>
          <w:tcPr>
            <w:tcW w:w="9576" w:type="dxa"/>
          </w:tcPr>
          <w:p w14:paraId="1BAE040A" w14:textId="5AB63F01" w:rsidR="00BE5C30" w:rsidRPr="00496F33" w:rsidRDefault="0040569A" w:rsidP="002123C2">
            <w:pPr>
              <w:rPr>
                <w:rStyle w:val="CodeChar"/>
                <w:rFonts w:ascii="Times New Roman" w:hAnsi="Times New Roman"/>
                <w:noProof w:val="0"/>
                <w:sz w:val="20"/>
              </w:rPr>
            </w:pPr>
            <w:r>
              <w:rPr>
                <w:rStyle w:val="CodeChar"/>
              </w:rPr>
              <w:t>ascc_id</w:t>
            </w:r>
            <w:r w:rsidR="00BE5C30">
              <w:t xml:space="preserve"> = </w:t>
            </w:r>
            <w:r w:rsidR="00BE5C30" w:rsidRPr="00A159CE">
              <w:t>Auto-generate database key.</w:t>
            </w:r>
          </w:p>
        </w:tc>
      </w:tr>
      <w:tr w:rsidR="00BE5C30" w14:paraId="5BD37752" w14:textId="77777777" w:rsidTr="002123C2">
        <w:tc>
          <w:tcPr>
            <w:tcW w:w="9576" w:type="dxa"/>
          </w:tcPr>
          <w:p w14:paraId="3B3E3065" w14:textId="77777777" w:rsidR="00BE5C30" w:rsidRDefault="00B37A2C" w:rsidP="00BE5C30">
            <w:pPr>
              <w:rPr>
                <w:rStyle w:val="CodeChar"/>
              </w:rPr>
            </w:pPr>
            <w:r>
              <w:rPr>
                <w:rStyle w:val="CodeChar"/>
              </w:rPr>
              <w:t>revision_num</w:t>
            </w:r>
            <w:r w:rsidR="00BE5C30">
              <w:rPr>
                <w:rStyle w:val="CodeChar"/>
              </w:rPr>
              <w:t xml:space="preserve"> = 1.</w:t>
            </w:r>
          </w:p>
        </w:tc>
      </w:tr>
      <w:tr w:rsidR="00BE5C30" w14:paraId="2F08BBE9" w14:textId="77777777" w:rsidTr="002123C2">
        <w:tc>
          <w:tcPr>
            <w:tcW w:w="9576" w:type="dxa"/>
          </w:tcPr>
          <w:p w14:paraId="5A955C74" w14:textId="77777777" w:rsidR="00BE5C30" w:rsidRDefault="00C71A36" w:rsidP="00BE5C30">
            <w:pPr>
              <w:rPr>
                <w:rStyle w:val="CodeChar"/>
              </w:rPr>
            </w:pPr>
            <w:r>
              <w:rPr>
                <w:rStyle w:val="CodeChar"/>
              </w:rPr>
              <w:t>revision_trackiing_num</w:t>
            </w:r>
            <w:r w:rsidR="00BE5C30">
              <w:rPr>
                <w:rStyle w:val="CodeChar"/>
              </w:rPr>
              <w:t xml:space="preserve"> = 1.</w:t>
            </w:r>
          </w:p>
        </w:tc>
      </w:tr>
      <w:tr w:rsidR="00BE5C30" w14:paraId="7813C6DD" w14:textId="77777777" w:rsidTr="002123C2">
        <w:tc>
          <w:tcPr>
            <w:tcW w:w="9576" w:type="dxa"/>
          </w:tcPr>
          <w:p w14:paraId="7D1DB774" w14:textId="77777777" w:rsidR="00BE5C30" w:rsidRDefault="00BE5C30" w:rsidP="00BE5C30">
            <w:pPr>
              <w:rPr>
                <w:rStyle w:val="CodeChar"/>
              </w:rPr>
            </w:pPr>
            <w:r>
              <w:rPr>
                <w:rStyle w:val="CodeChar"/>
              </w:rPr>
              <w:t>Revision_Action = 1.</w:t>
            </w:r>
          </w:p>
        </w:tc>
      </w:tr>
      <w:tr w:rsidR="00BE5C30" w14:paraId="69FE17B6" w14:textId="77777777" w:rsidTr="002123C2">
        <w:tc>
          <w:tcPr>
            <w:tcW w:w="9576" w:type="dxa"/>
          </w:tcPr>
          <w:p w14:paraId="29C0F184" w14:textId="77777777" w:rsidR="00BE5C30" w:rsidRDefault="00C71A36" w:rsidP="002123C2">
            <w:pPr>
              <w:rPr>
                <w:rStyle w:val="CodeChar"/>
              </w:rPr>
            </w:pPr>
            <w:r>
              <w:rPr>
                <w:rStyle w:val="CodeChar"/>
              </w:rPr>
              <w:t>release_id</w:t>
            </w:r>
            <w:r w:rsidR="00BE5C30">
              <w:rPr>
                <w:rStyle w:val="CodeChar"/>
              </w:rPr>
              <w:t xml:space="preserve"> = Null.</w:t>
            </w:r>
          </w:p>
        </w:tc>
      </w:tr>
      <w:tr w:rsidR="00BE5C30" w14:paraId="6AB0C2EF" w14:textId="77777777" w:rsidTr="002123C2">
        <w:tc>
          <w:tcPr>
            <w:tcW w:w="9576" w:type="dxa"/>
          </w:tcPr>
          <w:p w14:paraId="53E09B40" w14:textId="7EAA4765" w:rsidR="00BE5C30" w:rsidRDefault="0040569A" w:rsidP="0040569A">
            <w:pPr>
              <w:rPr>
                <w:rStyle w:val="CodeChar"/>
              </w:rPr>
            </w:pPr>
            <w:r>
              <w:rPr>
                <w:rStyle w:val="CodeChar"/>
              </w:rPr>
              <w:lastRenderedPageBreak/>
              <w:t>c</w:t>
            </w:r>
            <w:r w:rsidR="00BE5C30">
              <w:rPr>
                <w:rStyle w:val="CodeChar"/>
              </w:rPr>
              <w:t>urrent_</w:t>
            </w:r>
            <w:r>
              <w:rPr>
                <w:rStyle w:val="CodeChar"/>
              </w:rPr>
              <w:t>ascc</w:t>
            </w:r>
            <w:r w:rsidR="00BE5C30">
              <w:rPr>
                <w:rStyle w:val="CodeChar"/>
              </w:rPr>
              <w:t>_</w:t>
            </w:r>
            <w:r>
              <w:rPr>
                <w:rStyle w:val="CodeChar"/>
              </w:rPr>
              <w:t>id</w:t>
            </w:r>
            <w:r w:rsidR="00BE5C30">
              <w:rPr>
                <w:rStyle w:val="CodeChar"/>
              </w:rPr>
              <w:t xml:space="preserve"> = </w:t>
            </w:r>
            <w:r>
              <w:rPr>
                <w:rStyle w:val="CodeChar"/>
              </w:rPr>
              <w:t>ascc_id</w:t>
            </w:r>
            <w:r w:rsidR="00553672">
              <w:t xml:space="preserve"> of the ASCC</w:t>
            </w:r>
            <w:r w:rsidR="00BE5C30">
              <w:t xml:space="preserve"> current record.</w:t>
            </w:r>
          </w:p>
        </w:tc>
      </w:tr>
    </w:tbl>
    <w:p w14:paraId="1A333F1E" w14:textId="77777777" w:rsidR="00FD202A" w:rsidRPr="00FD202A" w:rsidRDefault="00FD202A" w:rsidP="00FD202A"/>
    <w:p w14:paraId="3B0911C7" w14:textId="77777777" w:rsidR="009064E6" w:rsidRDefault="009064E6" w:rsidP="00483B6E">
      <w:pPr>
        <w:pStyle w:val="Heading4"/>
      </w:pPr>
      <w:bookmarkStart w:id="375" w:name="_Ref431198523"/>
      <w:bookmarkStart w:id="376" w:name="_Toc456813639"/>
      <w:r>
        <w:t xml:space="preserve">Create a New User Extension </w:t>
      </w:r>
      <w:r w:rsidR="00AF4654">
        <w:t xml:space="preserve">Group </w:t>
      </w:r>
      <w:r>
        <w:t>ACC Revision</w:t>
      </w:r>
      <w:bookmarkEnd w:id="375"/>
      <w:bookmarkEnd w:id="376"/>
    </w:p>
    <w:p w14:paraId="65FBDBC1" w14:textId="77777777" w:rsidR="009064E6" w:rsidRDefault="009064E6" w:rsidP="009064E6"/>
    <w:p w14:paraId="0A2A5A80" w14:textId="77777777" w:rsidR="000D7B60" w:rsidRDefault="00540DC4" w:rsidP="009064E6">
      <w:r>
        <w:t xml:space="preserve">In this case, the </w:t>
      </w:r>
      <w:r w:rsidRPr="00540DC4">
        <w:rPr>
          <w:rStyle w:val="CodeChar"/>
        </w:rPr>
        <w:t>State</w:t>
      </w:r>
      <w:r>
        <w:t xml:space="preserve"> of the </w:t>
      </w:r>
      <w:r w:rsidRPr="00337C0A">
        <w:rPr>
          <w:rStyle w:val="CodeChar"/>
        </w:rPr>
        <w:t>ueACC</w:t>
      </w:r>
      <w:r>
        <w:t xml:space="preserve"> </w:t>
      </w:r>
      <w:commentRangeStart w:id="377"/>
      <w:r>
        <w:t xml:space="preserve">current record and all its associations (BCC and ASCC) </w:t>
      </w:r>
      <w:r w:rsidR="00337C0A">
        <w:t>must</w:t>
      </w:r>
      <w:r>
        <w:t xml:space="preserve"> be updated to </w:t>
      </w:r>
      <w:r w:rsidRPr="002B1768">
        <w:rPr>
          <w:rStyle w:val="CodeChar"/>
        </w:rPr>
        <w:t>Edit</w:t>
      </w:r>
      <w:r w:rsidR="002C672F">
        <w:rPr>
          <w:rStyle w:val="CodeChar"/>
        </w:rPr>
        <w:t>ing</w:t>
      </w:r>
      <w:r>
        <w:t>.</w:t>
      </w:r>
      <w:r w:rsidR="002B1768">
        <w:t xml:space="preserve"> Then</w:t>
      </w:r>
      <w:r w:rsidR="00337C0A">
        <w:t>,</w:t>
      </w:r>
      <w:r w:rsidR="002B1768">
        <w:t xml:space="preserve"> the corresponding history records </w:t>
      </w:r>
      <w:r w:rsidR="00337C0A">
        <w:t>must</w:t>
      </w:r>
      <w:r w:rsidR="002B1768">
        <w:t xml:space="preserve"> be created with an incremental </w:t>
      </w:r>
      <w:r w:rsidR="00B37A2C">
        <w:rPr>
          <w:rStyle w:val="CodeChar"/>
        </w:rPr>
        <w:t>revision_num</w:t>
      </w:r>
      <w:r w:rsidR="002B1768">
        <w:t xml:space="preserve"> from the latest revision. </w:t>
      </w:r>
      <w:commentRangeEnd w:id="377"/>
      <w:r w:rsidR="00337C0A">
        <w:rPr>
          <w:rStyle w:val="CommentReference"/>
        </w:rPr>
        <w:commentReference w:id="377"/>
      </w:r>
      <w:r w:rsidR="002B1768">
        <w:t xml:space="preserve">The </w:t>
      </w:r>
      <w:r w:rsidR="00C71A36">
        <w:rPr>
          <w:rStyle w:val="CodeChar"/>
        </w:rPr>
        <w:t>revision_trackiing_num</w:t>
      </w:r>
      <w:r w:rsidR="002B1768">
        <w:t xml:space="preserve"> is starting at </w:t>
      </w:r>
      <w:r w:rsidR="002B1768" w:rsidRPr="002B1768">
        <w:rPr>
          <w:rStyle w:val="CodeChar"/>
        </w:rPr>
        <w:t>1</w:t>
      </w:r>
      <w:r w:rsidR="002B1768">
        <w:t>.</w:t>
      </w:r>
      <w:r w:rsidR="002C672F">
        <w:t xml:space="preserve"> The </w:t>
      </w:r>
      <w:r w:rsidR="002C672F" w:rsidRPr="002C672F">
        <w:rPr>
          <w:rStyle w:val="CodeChar"/>
        </w:rPr>
        <w:t xml:space="preserve">Revision_Action </w:t>
      </w:r>
      <w:r w:rsidR="002C672F">
        <w:t xml:space="preserve">is </w:t>
      </w:r>
      <w:r w:rsidR="002C672F" w:rsidRPr="002C672F">
        <w:rPr>
          <w:rStyle w:val="CodeChar"/>
        </w:rPr>
        <w:t>2</w:t>
      </w:r>
      <w:r w:rsidR="002C672F">
        <w:t xml:space="preserve"> (which is update).</w:t>
      </w:r>
    </w:p>
    <w:p w14:paraId="15DE9CBF" w14:textId="6A0CD5BC" w:rsidR="002B1768" w:rsidRDefault="002B1768" w:rsidP="009064E6">
      <w:r>
        <w:t xml:space="preserve">Then, a UI that allows the user to edit the extension should be displayed, see section </w:t>
      </w:r>
      <w:r>
        <w:fldChar w:fldCharType="begin"/>
      </w:r>
      <w:r>
        <w:instrText xml:space="preserve"> REF _Ref431198980 \r \h </w:instrText>
      </w:r>
      <w:r>
        <w:fldChar w:fldCharType="separate"/>
      </w:r>
      <w:r w:rsidR="00632C6D">
        <w:t>3.3.9.3</w:t>
      </w:r>
      <w:r>
        <w:fldChar w:fldCharType="end"/>
      </w:r>
      <w:r>
        <w:t xml:space="preserve"> </w:t>
      </w:r>
      <w:r>
        <w:fldChar w:fldCharType="begin"/>
      </w:r>
      <w:r>
        <w:instrText xml:space="preserve"> REF _Ref431198980 \h </w:instrText>
      </w:r>
      <w:r>
        <w:fldChar w:fldCharType="separate"/>
      </w:r>
      <w:r w:rsidR="00632C6D">
        <w:t>Edit User Extension Group ACC</w:t>
      </w:r>
      <w:r>
        <w:fldChar w:fldCharType="end"/>
      </w:r>
      <w:r>
        <w:t xml:space="preserve"> for</w:t>
      </w:r>
      <w:r w:rsidR="00114018">
        <w:t xml:space="preserve"> the</w:t>
      </w:r>
      <w:r>
        <w:t xml:space="preserve"> UI requirement. </w:t>
      </w:r>
    </w:p>
    <w:p w14:paraId="1830005D" w14:textId="77777777" w:rsidR="009064E6" w:rsidRPr="009064E6" w:rsidRDefault="00540DC4" w:rsidP="009064E6">
      <w:r>
        <w:t xml:space="preserve"> </w:t>
      </w:r>
    </w:p>
    <w:p w14:paraId="048AB360" w14:textId="77777777" w:rsidR="00483B6E" w:rsidRDefault="00483B6E" w:rsidP="00483B6E">
      <w:pPr>
        <w:pStyle w:val="Heading4"/>
      </w:pPr>
      <w:bookmarkStart w:id="378" w:name="_Ref431198980"/>
      <w:bookmarkStart w:id="379" w:name="_Ref439841329"/>
      <w:bookmarkStart w:id="380" w:name="_Toc456813640"/>
      <w:r>
        <w:t xml:space="preserve">Edit User Extension </w:t>
      </w:r>
      <w:r w:rsidR="00AF4654">
        <w:t xml:space="preserve">Group </w:t>
      </w:r>
      <w:r>
        <w:t>ACC</w:t>
      </w:r>
      <w:bookmarkEnd w:id="378"/>
      <w:bookmarkEnd w:id="379"/>
      <w:bookmarkEnd w:id="380"/>
    </w:p>
    <w:p w14:paraId="58101735" w14:textId="77777777" w:rsidR="00483B6E" w:rsidRDefault="00483B6E" w:rsidP="00483B6E"/>
    <w:p w14:paraId="7C5721F8" w14:textId="77777777" w:rsidR="002C672F" w:rsidRDefault="002C41D3" w:rsidP="00483B6E">
      <w:r>
        <w:t>This section outline</w:t>
      </w:r>
      <w:r w:rsidR="00114018">
        <w:t>s</w:t>
      </w:r>
      <w:r>
        <w:t xml:space="preserve"> UI requirements for editing a user extension.</w:t>
      </w:r>
    </w:p>
    <w:p w14:paraId="35BF1F81" w14:textId="77777777" w:rsidR="002C41D3" w:rsidRDefault="002C41D3" w:rsidP="00483B6E"/>
    <w:p w14:paraId="00286DCF" w14:textId="5675A4C8" w:rsidR="008B3BDA" w:rsidRDefault="00593376" w:rsidP="00483B6E">
      <w:r>
        <w:t xml:space="preserve">The UI should render </w:t>
      </w:r>
      <w:r w:rsidR="008B3BDA">
        <w:t xml:space="preserve">the Model BOD (CC) </w:t>
      </w:r>
      <w:r w:rsidR="007D22F9">
        <w:t>corresponding</w:t>
      </w:r>
      <w:r w:rsidR="008B3BDA">
        <w:t xml:space="preserve"> to the </w:t>
      </w:r>
      <w:r w:rsidR="008B3BDA" w:rsidRPr="008B3BDA">
        <w:rPr>
          <w:rStyle w:val="CodeChar"/>
        </w:rPr>
        <w:t>tlABIE</w:t>
      </w:r>
      <w:r>
        <w:t xml:space="preserve"> but the focus should be put on the </w:t>
      </w:r>
      <w:r w:rsidRPr="00593376">
        <w:rPr>
          <w:rStyle w:val="CodeChar"/>
        </w:rPr>
        <w:t>eACC</w:t>
      </w:r>
      <w:r>
        <w:t xml:space="preserve"> node (i.e., everything else collapsed).</w:t>
      </w:r>
      <w:r w:rsidR="00EE7040">
        <w:t xml:space="preserve"> All nodes except the </w:t>
      </w:r>
      <w:r w:rsidR="00EE7040" w:rsidRPr="00EE7040">
        <w:rPr>
          <w:rStyle w:val="CodeChar"/>
        </w:rPr>
        <w:t>Extension</w:t>
      </w:r>
      <w:r w:rsidR="00EE7040">
        <w:t xml:space="preserve"> element corresponding to the </w:t>
      </w:r>
      <w:r w:rsidR="00EE7040" w:rsidRPr="00EE7040">
        <w:rPr>
          <w:rStyle w:val="CodeChar"/>
        </w:rPr>
        <w:t>eACC</w:t>
      </w:r>
      <w:r w:rsidR="00EE7040">
        <w:t xml:space="preserve"> should be uneditable. Uneditable nodes may be </w:t>
      </w:r>
      <w:r w:rsidR="002123C2">
        <w:t>rendered in a different background</w:t>
      </w:r>
      <w:r w:rsidR="00EE7040">
        <w:t xml:space="preserve">. </w:t>
      </w:r>
      <w:r w:rsidR="002123C2">
        <w:t>In</w:t>
      </w:r>
      <w:r w:rsidR="00EE7040">
        <w:t xml:space="preserve"> </w:t>
      </w:r>
      <w:r w:rsidR="002123C2">
        <w:fldChar w:fldCharType="begin"/>
      </w:r>
      <w:r w:rsidR="002123C2">
        <w:instrText xml:space="preserve"> REF _Ref434405977 \h </w:instrText>
      </w:r>
      <w:r w:rsidR="002123C2">
        <w:fldChar w:fldCharType="separate"/>
      </w:r>
      <w:r w:rsidR="00632C6D">
        <w:t xml:space="preserve">Figure </w:t>
      </w:r>
      <w:r w:rsidR="00632C6D">
        <w:rPr>
          <w:noProof/>
        </w:rPr>
        <w:t>2</w:t>
      </w:r>
      <w:r w:rsidR="002123C2">
        <w:fldChar w:fldCharType="end"/>
      </w:r>
      <w:r w:rsidR="002123C2">
        <w:t xml:space="preserve">, for example, uneditable nodes are rendered with </w:t>
      </w:r>
      <w:r w:rsidR="00774A3B">
        <w:t xml:space="preserve">the </w:t>
      </w:r>
      <w:r w:rsidR="00E95C66">
        <w:t>light-</w:t>
      </w:r>
      <w:r w:rsidR="002123C2">
        <w:t>blue background</w:t>
      </w:r>
      <w:r w:rsidR="00C269CA">
        <w:t xml:space="preserve"> while the editable ones are in grey background</w:t>
      </w:r>
      <w:r w:rsidR="00EE7040">
        <w:t>.</w:t>
      </w:r>
      <w:r w:rsidR="002123C2">
        <w:t xml:space="preserve"> Note that since this is a CC rendering</w:t>
      </w:r>
      <w:r w:rsidR="00C269CA">
        <w:t>,</w:t>
      </w:r>
      <w:r w:rsidR="002123C2">
        <w:t xml:space="preserve"> the ACC who</w:t>
      </w:r>
      <w:r w:rsidR="00C475D2">
        <w:t>s</w:t>
      </w:r>
      <w:r w:rsidR="002123C2">
        <w:t xml:space="preserve">e component type is 3 (Semantic Group) will be rendered; </w:t>
      </w:r>
      <w:r w:rsidR="00C475D2">
        <w:t>so as</w:t>
      </w:r>
      <w:r w:rsidR="002123C2">
        <w:t xml:space="preserve"> the type extension</w:t>
      </w:r>
      <w:r w:rsidR="00C475D2">
        <w:t>.</w:t>
      </w:r>
      <w:r w:rsidR="00C269CA">
        <w:t xml:space="preserve"> </w:t>
      </w:r>
      <w:r w:rsidR="00116141">
        <w:t xml:space="preserve">See </w:t>
      </w:r>
      <w:r w:rsidR="00116141">
        <w:fldChar w:fldCharType="begin"/>
      </w:r>
      <w:r w:rsidR="00116141">
        <w:instrText xml:space="preserve"> REF _Ref434410462 \r \h </w:instrText>
      </w:r>
      <w:r w:rsidR="00116141">
        <w:fldChar w:fldCharType="separate"/>
      </w:r>
      <w:r w:rsidR="00632C6D">
        <w:t>3.10.1</w:t>
      </w:r>
      <w:r w:rsidR="00116141">
        <w:fldChar w:fldCharType="end"/>
      </w:r>
      <w:r w:rsidR="00116141">
        <w:t xml:space="preserve"> for </w:t>
      </w:r>
      <w:r w:rsidR="00C269CA">
        <w:t xml:space="preserve">the </w:t>
      </w:r>
      <w:r w:rsidR="00116141">
        <w:t>basic</w:t>
      </w:r>
      <w:r w:rsidR="007D22F9">
        <w:t xml:space="preserve"> </w:t>
      </w:r>
      <w:r w:rsidR="007D22F9">
        <w:fldChar w:fldCharType="begin"/>
      </w:r>
      <w:r w:rsidR="007D22F9">
        <w:instrText xml:space="preserve"> REF _Ref437064337 \h </w:instrText>
      </w:r>
      <w:r w:rsidR="007D22F9">
        <w:fldChar w:fldCharType="separate"/>
      </w:r>
      <w:r w:rsidR="00632C6D">
        <w:t>Architecture for managing revisions</w:t>
      </w:r>
      <w:r w:rsidR="007D22F9">
        <w:fldChar w:fldCharType="end"/>
      </w:r>
      <w:r w:rsidR="00116141">
        <w:t>.</w:t>
      </w:r>
      <w:r w:rsidR="00774A3B">
        <w:t xml:space="preserve"> In this screen, the user can expand any </w:t>
      </w:r>
      <w:r w:rsidR="00C269CA">
        <w:t xml:space="preserve">BOD’s </w:t>
      </w:r>
      <w:r w:rsidR="00774A3B">
        <w:t>components to inspect their content.</w:t>
      </w:r>
    </w:p>
    <w:p w14:paraId="2A095ECA" w14:textId="77777777" w:rsidR="00774A3B" w:rsidRDefault="00774A3B" w:rsidP="00483B6E"/>
    <w:p w14:paraId="448634E4" w14:textId="77777777" w:rsidR="00774A3B" w:rsidRDefault="008D416D" w:rsidP="00483B6E">
      <w:r>
        <w:t>In the f</w:t>
      </w:r>
      <w:r w:rsidR="00774A3B">
        <w:t xml:space="preserve">igure, the association to the </w:t>
      </w:r>
      <w:r w:rsidR="00774A3B" w:rsidRPr="00AC641D">
        <w:rPr>
          <w:rStyle w:val="CodeChar"/>
        </w:rPr>
        <w:t>Broker</w:t>
      </w:r>
      <w:r w:rsidR="00E95C66">
        <w:rPr>
          <w:rStyle w:val="CodeChar"/>
        </w:rPr>
        <w:t>ID</w:t>
      </w:r>
      <w:r w:rsidR="00774A3B">
        <w:t xml:space="preserve"> </w:t>
      </w:r>
      <w:r w:rsidR="00EA66FB">
        <w:t xml:space="preserve">and </w:t>
      </w:r>
      <w:r w:rsidR="00EA66FB" w:rsidRPr="00EA66FB">
        <w:rPr>
          <w:rStyle w:val="CodeChar"/>
        </w:rPr>
        <w:t>IoTID</w:t>
      </w:r>
      <w:r w:rsidR="00EA66FB">
        <w:t xml:space="preserve"> B</w:t>
      </w:r>
      <w:r w:rsidR="00774A3B">
        <w:t>CCP</w:t>
      </w:r>
      <w:r w:rsidR="00EA66FB">
        <w:t>s</w:t>
      </w:r>
      <w:r w:rsidR="00774A3B">
        <w:t xml:space="preserve"> </w:t>
      </w:r>
      <w:r w:rsidR="00EA66FB">
        <w:t>are</w:t>
      </w:r>
      <w:r w:rsidR="00774A3B">
        <w:t xml:space="preserve"> added to the extension. </w:t>
      </w:r>
      <w:r w:rsidR="000D541D">
        <w:t xml:space="preserve">In this example, the </w:t>
      </w:r>
      <w:r w:rsidR="000D541D" w:rsidRPr="00AC641D">
        <w:rPr>
          <w:rStyle w:val="CodeChar"/>
        </w:rPr>
        <w:t>Broker</w:t>
      </w:r>
      <w:r w:rsidR="00E95C66">
        <w:rPr>
          <w:rStyle w:val="CodeChar"/>
        </w:rPr>
        <w:t>ID</w:t>
      </w:r>
      <w:r w:rsidR="000D541D">
        <w:t xml:space="preserve"> node is shown as </w:t>
      </w:r>
      <w:r w:rsidR="00E95C66">
        <w:t xml:space="preserve">an </w:t>
      </w:r>
      <w:r w:rsidR="000D541D">
        <w:t xml:space="preserve">uneditable </w:t>
      </w:r>
      <w:r w:rsidR="00EA66FB">
        <w:t>B</w:t>
      </w:r>
      <w:r w:rsidR="00E95C66">
        <w:t>CCP (</w:t>
      </w:r>
      <w:r w:rsidR="00EA66FB">
        <w:t>blue background</w:t>
      </w:r>
      <w:r w:rsidR="00E95C66">
        <w:t xml:space="preserve">) </w:t>
      </w:r>
      <w:r w:rsidR="00EA66FB">
        <w:t xml:space="preserve">but editable BCC association (dotted line) </w:t>
      </w:r>
      <w:r w:rsidR="000D541D">
        <w:t xml:space="preserve">because it is a reuse of an OAGIS standard </w:t>
      </w:r>
      <w:r w:rsidR="00EA66FB">
        <w:t>B</w:t>
      </w:r>
      <w:r w:rsidR="000D541D">
        <w:t>CC</w:t>
      </w:r>
      <w:r w:rsidR="00EA66FB">
        <w:t>P but the association is created by the end user</w:t>
      </w:r>
      <w:r w:rsidR="000D541D">
        <w:t xml:space="preserve">. On the other hand, the </w:t>
      </w:r>
      <w:r w:rsidR="000D541D" w:rsidRPr="00AC641D">
        <w:rPr>
          <w:rStyle w:val="CodeChar"/>
        </w:rPr>
        <w:t>IoTID</w:t>
      </w:r>
      <w:r w:rsidR="000D541D">
        <w:t xml:space="preserve"> is shown as </w:t>
      </w:r>
      <w:r w:rsidR="00E95C66">
        <w:t xml:space="preserve">an </w:t>
      </w:r>
      <w:r w:rsidR="000D541D">
        <w:t xml:space="preserve">editable </w:t>
      </w:r>
      <w:r w:rsidR="00EA66FB">
        <w:t>B</w:t>
      </w:r>
      <w:r w:rsidR="00E95C66">
        <w:t xml:space="preserve">CCP </w:t>
      </w:r>
      <w:r w:rsidR="00EA66FB">
        <w:t xml:space="preserve">(grey background) and editable BCC (dotted line) </w:t>
      </w:r>
      <w:r w:rsidR="000D541D">
        <w:t xml:space="preserve">because </w:t>
      </w:r>
      <w:r w:rsidR="00EA66FB">
        <w:t>both the BCCP and BCC</w:t>
      </w:r>
      <w:r w:rsidR="000D541D">
        <w:t xml:space="preserve"> </w:t>
      </w:r>
      <w:r w:rsidR="00EA66FB">
        <w:t>are</w:t>
      </w:r>
      <w:r w:rsidR="000D541D">
        <w:t xml:space="preserve"> CC</w:t>
      </w:r>
      <w:r w:rsidR="00EA66FB">
        <w:t>s</w:t>
      </w:r>
      <w:r w:rsidR="000D541D">
        <w:t xml:space="preserve"> created by a</w:t>
      </w:r>
      <w:r w:rsidR="00EA66FB">
        <w:t>n</w:t>
      </w:r>
      <w:r w:rsidR="000D541D">
        <w:t xml:space="preserve"> </w:t>
      </w:r>
      <w:r w:rsidR="00EA66FB">
        <w:t xml:space="preserve">end </w:t>
      </w:r>
      <w:r w:rsidR="000D541D">
        <w:t xml:space="preserve">user </w:t>
      </w:r>
      <w:r w:rsidR="00EA66FB">
        <w:t xml:space="preserve">(i.e., </w:t>
      </w:r>
      <w:r w:rsidR="000D541D">
        <w:t>not an OAGIS De</w:t>
      </w:r>
      <w:r w:rsidR="00EA66FB">
        <w:t xml:space="preserve">veloper, </w:t>
      </w:r>
      <w:r w:rsidR="00127238">
        <w:rPr>
          <w:rStyle w:val="CodeChar"/>
        </w:rPr>
        <w:t>created_by</w:t>
      </w:r>
      <w:r w:rsidR="00712436">
        <w:t xml:space="preserve"> column of the </w:t>
      </w:r>
      <w:r w:rsidR="00712436" w:rsidRPr="00AC641D">
        <w:rPr>
          <w:rStyle w:val="CodeChar"/>
        </w:rPr>
        <w:t>IoTID</w:t>
      </w:r>
      <w:r w:rsidR="00712436">
        <w:t xml:space="preserve"> points to the user whose </w:t>
      </w:r>
      <w:r w:rsidR="000D541D">
        <w:t xml:space="preserve">the </w:t>
      </w:r>
      <w:r w:rsidR="000D541D" w:rsidRPr="000D541D">
        <w:rPr>
          <w:rStyle w:val="CodeChar"/>
        </w:rPr>
        <w:t>User.OAGIS_Developer = False or 0</w:t>
      </w:r>
      <w:r w:rsidR="000D541D">
        <w:t>).</w:t>
      </w:r>
    </w:p>
    <w:p w14:paraId="6BA7D7F5" w14:textId="77777777" w:rsidR="008D416D" w:rsidRDefault="008D416D" w:rsidP="00483B6E"/>
    <w:p w14:paraId="2114B6A3" w14:textId="77777777" w:rsidR="008D416D" w:rsidRDefault="008D416D" w:rsidP="00483B6E">
      <w:r>
        <w:t xml:space="preserve">The figure also shows the type inheritance hierarchy for the </w:t>
      </w:r>
      <w:r w:rsidRPr="00AC641D">
        <w:rPr>
          <w:rStyle w:val="CodeChar"/>
        </w:rPr>
        <w:t>AA Extension ACC</w:t>
      </w:r>
      <w:r>
        <w:t xml:space="preserve">. It also illustrates that there is no extension content in the </w:t>
      </w:r>
      <w:r w:rsidRPr="00AC641D">
        <w:rPr>
          <w:rStyle w:val="CodeChar"/>
        </w:rPr>
        <w:t>All Extension ACC</w:t>
      </w:r>
      <w:r>
        <w:t>.</w:t>
      </w:r>
    </w:p>
    <w:p w14:paraId="32AF3C98" w14:textId="77777777" w:rsidR="00EE7040" w:rsidRDefault="00EE7040" w:rsidP="00483B6E"/>
    <w:p w14:paraId="07B46199" w14:textId="715C78FD" w:rsidR="00766449" w:rsidRDefault="00F42E8B" w:rsidP="00F42E8B">
      <w:r>
        <w:t xml:space="preserve">In general, the user should be able to access the ACC editing functionalities as outlined in </w:t>
      </w:r>
      <w:r>
        <w:fldChar w:fldCharType="begin"/>
      </w:r>
      <w:r>
        <w:instrText xml:space="preserve"> REF _Ref435336598 \r \h </w:instrText>
      </w:r>
      <w:r>
        <w:fldChar w:fldCharType="separate"/>
      </w:r>
      <w:r w:rsidR="00632C6D">
        <w:t>3.10.5</w:t>
      </w:r>
      <w:r>
        <w:fldChar w:fldCharType="end"/>
      </w:r>
      <w:r>
        <w:t xml:space="preserve"> to modify the </w:t>
      </w:r>
      <w:r w:rsidRPr="00F42E8B">
        <w:rPr>
          <w:rStyle w:val="CodeChar"/>
        </w:rPr>
        <w:t>AA User Extension Group ACC</w:t>
      </w:r>
      <w:r>
        <w:t>.</w:t>
      </w:r>
    </w:p>
    <w:p w14:paraId="2E10DDE9" w14:textId="77777777" w:rsidR="00BD7FF7" w:rsidRDefault="00BD7FF7" w:rsidP="00BD7FF7">
      <w:pPr>
        <w:pStyle w:val="Heading4"/>
      </w:pPr>
      <w:bookmarkStart w:id="381" w:name="_Toc456813641"/>
      <w:r>
        <w:t>Review User Extension Group ACC</w:t>
      </w:r>
      <w:bookmarkEnd w:id="381"/>
    </w:p>
    <w:p w14:paraId="581DF761" w14:textId="5186229A" w:rsidR="00766449" w:rsidRDefault="00275C26" w:rsidP="00275C26">
      <w:pPr>
        <w:spacing w:before="240"/>
      </w:pPr>
      <w:r>
        <w:t xml:space="preserve">The system shall render the Model BOD (CC) corresponding to the </w:t>
      </w:r>
      <w:r w:rsidRPr="008B3BDA">
        <w:rPr>
          <w:rStyle w:val="CodeChar"/>
        </w:rPr>
        <w:t>tlABIE</w:t>
      </w:r>
      <w:r>
        <w:t xml:space="preserve"> but the focus should be put on the </w:t>
      </w:r>
      <w:r w:rsidRPr="00593376">
        <w:rPr>
          <w:rStyle w:val="CodeChar"/>
        </w:rPr>
        <w:t>eACC</w:t>
      </w:r>
      <w:r>
        <w:t xml:space="preserve"> node (i.e., everything else collapsed) as in the </w:t>
      </w:r>
      <w:r>
        <w:fldChar w:fldCharType="begin"/>
      </w:r>
      <w:r>
        <w:instrText xml:space="preserve"> REF _Ref439841329 \h </w:instrText>
      </w:r>
      <w:r>
        <w:fldChar w:fldCharType="separate"/>
      </w:r>
      <w:r w:rsidR="00632C6D">
        <w:t>Edit User Extension Group ACC</w:t>
      </w:r>
      <w:r>
        <w:fldChar w:fldCharType="end"/>
      </w:r>
      <w:r>
        <w:t>.</w:t>
      </w:r>
    </w:p>
    <w:p w14:paraId="10A825E0" w14:textId="77777777" w:rsidR="00220F00" w:rsidRDefault="00220F00" w:rsidP="00EF6FC8">
      <w:pPr>
        <w:pStyle w:val="Heading2"/>
      </w:pPr>
      <w:bookmarkStart w:id="382" w:name="_Ref408391730"/>
      <w:bookmarkStart w:id="383" w:name="_Toc456813642"/>
      <w:r>
        <w:t>Business Context Management</w:t>
      </w:r>
      <w:bookmarkEnd w:id="382"/>
      <w:bookmarkEnd w:id="383"/>
    </w:p>
    <w:p w14:paraId="1DC1A97D" w14:textId="77777777" w:rsidR="004E53E7" w:rsidRDefault="002B3472" w:rsidP="004E53E7">
      <w:r>
        <w:t>Note that all use cases in the business context management includes the ‘Search business context use case’. In other words, all other use cases start from the search page.</w:t>
      </w:r>
    </w:p>
    <w:p w14:paraId="298FF335" w14:textId="77777777" w:rsidR="008528C9" w:rsidRPr="007B2334" w:rsidRDefault="008528C9" w:rsidP="008528C9">
      <w:pPr>
        <w:spacing w:before="240"/>
      </w:pPr>
      <w:r>
        <w:t>A ‘Select’, ‘Create’, ‘Update’, ‘Delete’ button should be present on the BC Search UI.</w:t>
      </w:r>
    </w:p>
    <w:p w14:paraId="12720715" w14:textId="77777777" w:rsidR="002B3472" w:rsidRPr="004E53E7" w:rsidRDefault="002B3472" w:rsidP="002B3472">
      <w:pPr>
        <w:spacing w:before="240"/>
      </w:pPr>
      <w:r>
        <w:lastRenderedPageBreak/>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14:paraId="3B866767" w14:textId="77777777" w:rsidR="00354B4B" w:rsidRDefault="002B3472" w:rsidP="00354B4B">
      <w:pPr>
        <w:pStyle w:val="Heading3"/>
      </w:pPr>
      <w:bookmarkStart w:id="384" w:name="_Ref402764261"/>
      <w:bookmarkStart w:id="385" w:name="_Toc456813643"/>
      <w:r>
        <w:t>Search</w:t>
      </w:r>
      <w:r w:rsidR="00354B4B">
        <w:t xml:space="preserve"> </w:t>
      </w:r>
      <w:r w:rsidR="004232A5">
        <w:t xml:space="preserve">and select a </w:t>
      </w:r>
      <w:r w:rsidR="00354B4B">
        <w:t>business context</w:t>
      </w:r>
      <w:bookmarkEnd w:id="384"/>
      <w:bookmarkEnd w:id="385"/>
    </w:p>
    <w:p w14:paraId="2E39ABCB" w14:textId="77777777"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14:paraId="75804842" w14:textId="77777777" w:rsidR="007B2334" w:rsidRDefault="007B2334" w:rsidP="007B2334">
      <w:pPr>
        <w:pStyle w:val="Heading4"/>
      </w:pPr>
      <w:bookmarkStart w:id="386" w:name="_Toc456813644"/>
      <w:r>
        <w:t>Bottom search</w:t>
      </w:r>
      <w:bookmarkEnd w:id="386"/>
    </w:p>
    <w:p w14:paraId="5561110C" w14:textId="77777777"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14:paraId="07D7E9FB" w14:textId="77777777" w:rsidR="007B2334" w:rsidRDefault="007B2334" w:rsidP="007B2334">
      <w:pPr>
        <w:pStyle w:val="Heading4"/>
      </w:pPr>
      <w:bookmarkStart w:id="387" w:name="_Toc456813645"/>
      <w:r>
        <w:t>Top search</w:t>
      </w:r>
      <w:bookmarkEnd w:id="387"/>
    </w:p>
    <w:p w14:paraId="0137F5E3" w14:textId="77777777" w:rsidR="007B2334" w:rsidRDefault="007B2334" w:rsidP="007B2334">
      <w:r>
        <w:t xml:space="preserve">The UI should allow for searching of the BC based on the </w:t>
      </w:r>
      <w:r w:rsidR="004232A5" w:rsidRPr="007B2334">
        <w:rPr>
          <w:rStyle w:val="CodeChar"/>
        </w:rPr>
        <w:t>Business_Contex.</w:t>
      </w:r>
      <w:r w:rsidR="00005152">
        <w:rPr>
          <w:rStyle w:val="CodeChar"/>
        </w:rPr>
        <w:t>name</w:t>
      </w:r>
      <w:r w:rsidR="004232A5" w:rsidRPr="004232A5">
        <w:t>,</w:t>
      </w:r>
      <w:r w:rsidR="004232A5">
        <w:t xml:space="preserve"> </w:t>
      </w:r>
      <w:r w:rsidRPr="007B2334">
        <w:rPr>
          <w:rStyle w:val="CodeChar"/>
        </w:rPr>
        <w:t>Context_Category.</w:t>
      </w:r>
      <w:r w:rsidR="00005152">
        <w:rPr>
          <w:rStyle w:val="CodeChar"/>
        </w:rPr>
        <w:t>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14:paraId="5AE0C5AD" w14:textId="77777777" w:rsidR="00A6619D" w:rsidRDefault="00A6619D" w:rsidP="007B2334"/>
    <w:p w14:paraId="7C0C713C" w14:textId="77777777" w:rsidR="00C15410" w:rsidRDefault="00C15410" w:rsidP="007B2334">
      <w:r>
        <w:t>The user can click a ‘Cancel’ or an ‘OK’ button. The ‘Cancel’ bu</w:t>
      </w:r>
      <w:r w:rsidR="00E72305">
        <w:t>tton returns null</w:t>
      </w:r>
      <w:r>
        <w:t xml:space="preserve">. The ‘OK’ button returns the selected business context object or </w:t>
      </w:r>
      <w:r w:rsidRPr="005C685B">
        <w:rPr>
          <w:rStyle w:val="CodeChar"/>
        </w:rPr>
        <w:t>Busine</w:t>
      </w:r>
      <w:r w:rsidR="00E72305" w:rsidRPr="005C685B">
        <w:rPr>
          <w:rStyle w:val="CodeChar"/>
        </w:rPr>
        <w:t>ss_Context.</w:t>
      </w:r>
      <w:commentRangeStart w:id="388"/>
      <w:r w:rsidR="00E72305" w:rsidRPr="005C685B">
        <w:rPr>
          <w:rStyle w:val="CodeChar"/>
        </w:rPr>
        <w:t>Business_Context_ID</w:t>
      </w:r>
      <w:commentRangeEnd w:id="388"/>
      <w:r w:rsidR="00E72305" w:rsidRPr="005C685B">
        <w:rPr>
          <w:rStyle w:val="CodeChar"/>
        </w:rPr>
        <w:commentReference w:id="388"/>
      </w:r>
      <w:r w:rsidR="00E72305">
        <w:t>.</w:t>
      </w:r>
    </w:p>
    <w:p w14:paraId="04610BFA" w14:textId="77777777" w:rsidR="00354B4B" w:rsidRDefault="00354B4B" w:rsidP="00354B4B">
      <w:pPr>
        <w:pStyle w:val="Heading3"/>
      </w:pPr>
      <w:bookmarkStart w:id="389" w:name="_Ref408499098"/>
      <w:bookmarkStart w:id="390" w:name="_Ref408499103"/>
      <w:bookmarkStart w:id="391" w:name="_Toc456813646"/>
      <w:r>
        <w:t>Create a business context</w:t>
      </w:r>
      <w:bookmarkEnd w:id="389"/>
      <w:bookmarkEnd w:id="390"/>
      <w:bookmarkEnd w:id="391"/>
    </w:p>
    <w:p w14:paraId="1A152EFE" w14:textId="77777777"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14:paraId="39B89074" w14:textId="77777777" w:rsidR="00204597" w:rsidRDefault="00204597" w:rsidP="00AB1728"/>
    <w:p w14:paraId="788A853C" w14:textId="78385336"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632C6D">
        <w:t xml:space="preserve">Figure </w:t>
      </w:r>
      <w:r w:rsidR="00632C6D">
        <w:rPr>
          <w:noProof/>
        </w:rPr>
        <w:t>4</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632C6D">
        <w:t xml:space="preserve">Figure </w:t>
      </w:r>
      <w:r w:rsidR="00632C6D">
        <w:rPr>
          <w:noProof/>
        </w:rPr>
        <w:t>4</w:t>
      </w:r>
      <w:r>
        <w:fldChar w:fldCharType="end"/>
      </w:r>
      <w:r>
        <w:t xml:space="preserve">, it brings up </w:t>
      </w:r>
      <w:r>
        <w:fldChar w:fldCharType="begin"/>
      </w:r>
      <w:r>
        <w:instrText xml:space="preserve"> REF _Ref402704359 \h </w:instrText>
      </w:r>
      <w:r>
        <w:fldChar w:fldCharType="separate"/>
      </w:r>
      <w:r w:rsidR="00632C6D">
        <w:t xml:space="preserve">Figure </w:t>
      </w:r>
      <w:r w:rsidR="00632C6D">
        <w:rPr>
          <w:noProof/>
        </w:rPr>
        <w:t>5</w:t>
      </w:r>
      <w:r>
        <w:fldChar w:fldCharType="end"/>
      </w:r>
      <w:r>
        <w:t xml:space="preserve"> screen which helps the user search for the desired </w:t>
      </w:r>
      <w:r w:rsidRPr="00680D5B">
        <w:rPr>
          <w:rStyle w:val="CodeChar"/>
        </w:rPr>
        <w:t>Context_Scheme_Value</w:t>
      </w:r>
      <w:r>
        <w:t xml:space="preserve">. </w:t>
      </w:r>
    </w:p>
    <w:p w14:paraId="7526397E" w14:textId="77777777" w:rsidR="00AB1728" w:rsidRDefault="00AB1728" w:rsidP="00AB1728"/>
    <w:p w14:paraId="567889CA" w14:textId="77777777" w:rsidR="00FB1A70" w:rsidRDefault="007C2F9C" w:rsidP="00FB1A70">
      <w:r>
        <w:object w:dxaOrig="2707" w:dyaOrig="2036" w14:anchorId="5D31B82C">
          <v:shape id="_x0000_i1029" type="#_x0000_t75" style="width:177.95pt;height:109.35pt" o:ole="">
            <v:imagedata r:id="rId26" o:title="" croptop="9385f" cropbottom="15536f" cropleft="3165f" cropright="12641f"/>
          </v:shape>
          <o:OLEObject Type="Embed" ProgID="PowerPoint.Slide.12" ShapeID="_x0000_i1029" DrawAspect="Content" ObjectID="_1530641253" r:id="rId27"/>
        </w:object>
      </w:r>
    </w:p>
    <w:p w14:paraId="694ADD54" w14:textId="4187ACF1" w:rsidR="00AB1728" w:rsidRPr="00FB1A70" w:rsidRDefault="00AB1728" w:rsidP="00AB1728">
      <w:pPr>
        <w:pStyle w:val="Caption"/>
      </w:pPr>
      <w:bookmarkStart w:id="392" w:name="_Ref402704220"/>
      <w:r>
        <w:t xml:space="preserve">Figure </w:t>
      </w:r>
      <w:fldSimple w:instr=" SEQ Figure \* ARABIC ">
        <w:r w:rsidR="00632C6D">
          <w:rPr>
            <w:noProof/>
          </w:rPr>
          <w:t>4</w:t>
        </w:r>
      </w:fldSimple>
      <w:bookmarkEnd w:id="392"/>
      <w:r>
        <w:t xml:space="preserve">: </w:t>
      </w:r>
      <w:r w:rsidR="003B7BB2">
        <w:t xml:space="preserve">Create a </w:t>
      </w:r>
      <w:r>
        <w:t>Business Context screen</w:t>
      </w:r>
    </w:p>
    <w:p w14:paraId="7819BC46" w14:textId="77777777" w:rsidR="00FB1A70" w:rsidRPr="00FB1A70" w:rsidRDefault="00FB1A70" w:rsidP="00FB1A70"/>
    <w:p w14:paraId="0E58C4B1" w14:textId="7B3838B9"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632C6D">
        <w:t xml:space="preserve">Figure </w:t>
      </w:r>
      <w:r w:rsidR="00632C6D">
        <w:rPr>
          <w:noProof/>
        </w:rPr>
        <w:t>5</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w:t>
      </w:r>
      <w:r w:rsidR="00005152">
        <w:rPr>
          <w:rStyle w:val="CodeChar"/>
        </w:rPr>
        <w:t>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14:paraId="7E7E6621" w14:textId="77777777" w:rsidR="00FB1A70" w:rsidRDefault="00FB1A70" w:rsidP="007B2334"/>
    <w:p w14:paraId="52210A28" w14:textId="77777777"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14:paraId="588F7845" w14:textId="77777777" w:rsidR="007C2F9C" w:rsidRDefault="007C2F9C" w:rsidP="007B2334"/>
    <w:p w14:paraId="1305E3CF" w14:textId="2DDBC3ED" w:rsidR="007C2F9C" w:rsidRDefault="007C2F9C" w:rsidP="007B2334">
      <w:r>
        <w:lastRenderedPageBreak/>
        <w:t xml:space="preserve">The ‘Close’ button brings the user back to the </w:t>
      </w:r>
      <w:r>
        <w:fldChar w:fldCharType="begin"/>
      </w:r>
      <w:r>
        <w:instrText xml:space="preserve"> REF _Ref409513278 \h </w:instrText>
      </w:r>
      <w:r>
        <w:fldChar w:fldCharType="separate"/>
      </w:r>
      <w:r w:rsidR="00632C6D">
        <w:t>Application Home Screen</w:t>
      </w:r>
      <w:r>
        <w:fldChar w:fldCharType="end"/>
      </w:r>
      <w:r>
        <w:t>. A warning should be given that unsaved changes will be discarded and ask the user for a confirmation.</w:t>
      </w:r>
    </w:p>
    <w:p w14:paraId="64012F86" w14:textId="77777777" w:rsidR="007C2F9C" w:rsidRDefault="007C2F9C" w:rsidP="007B2334"/>
    <w:p w14:paraId="1C8911C8" w14:textId="77777777" w:rsidR="00FB1A70" w:rsidRDefault="003C7F02" w:rsidP="007B2334">
      <w:r>
        <w:object w:dxaOrig="7312" w:dyaOrig="5498" w14:anchorId="57734EFE">
          <v:shape id="_x0000_i1030" type="#_x0000_t75" style="width:365.45pt;height:275.1pt" o:ole="" o:bordertopcolor="this" o:borderleftcolor="this" o:borderbottomcolor="this" o:borderrightcolor="this">
            <v:imagedata r:id="rId28" o:title=""/>
            <w10:bordertop type="single" width="12"/>
            <w10:borderleft type="single" width="12"/>
            <w10:borderbottom type="single" width="12"/>
            <w10:borderright type="single" width="12"/>
          </v:shape>
          <o:OLEObject Type="Embed" ProgID="PowerPoint.Slide.12" ShapeID="_x0000_i1030" DrawAspect="Content" ObjectID="_1530641254" r:id="rId29"/>
        </w:object>
      </w:r>
    </w:p>
    <w:p w14:paraId="517BE0EC" w14:textId="1C7D3FDA" w:rsidR="00AB1728" w:rsidRDefault="00AB1728" w:rsidP="00AB1728">
      <w:pPr>
        <w:pStyle w:val="Caption"/>
      </w:pPr>
      <w:bookmarkStart w:id="393" w:name="_Ref402704359"/>
      <w:r>
        <w:t xml:space="preserve">Figure </w:t>
      </w:r>
      <w:fldSimple w:instr=" SEQ Figure \* ARABIC ">
        <w:r w:rsidR="00632C6D">
          <w:rPr>
            <w:noProof/>
          </w:rPr>
          <w:t>5</w:t>
        </w:r>
      </w:fldSimple>
      <w:bookmarkEnd w:id="393"/>
      <w:r>
        <w:t>: Search and Select Context Value screen</w:t>
      </w:r>
    </w:p>
    <w:p w14:paraId="1870B194" w14:textId="77777777" w:rsidR="00C15410" w:rsidRDefault="00C15410" w:rsidP="00354B4B">
      <w:pPr>
        <w:pStyle w:val="Heading3"/>
      </w:pPr>
      <w:bookmarkStart w:id="394" w:name="_Ref409508188"/>
      <w:bookmarkStart w:id="395" w:name="_Ref409506682"/>
      <w:bookmarkStart w:id="396" w:name="_Ref409506728"/>
      <w:bookmarkStart w:id="397" w:name="_Toc456813647"/>
      <w:r>
        <w:t>Show a business context</w:t>
      </w:r>
      <w:bookmarkEnd w:id="394"/>
      <w:bookmarkEnd w:id="397"/>
    </w:p>
    <w:p w14:paraId="36592733" w14:textId="437181E8" w:rsidR="00E72305" w:rsidRPr="00C15410" w:rsidRDefault="00E72305" w:rsidP="00E72305">
      <w:r>
        <w:t xml:space="preserve">A UI like shown in </w:t>
      </w:r>
      <w:r>
        <w:fldChar w:fldCharType="begin"/>
      </w:r>
      <w:r>
        <w:instrText xml:space="preserve"> REF _Ref409507200 \h </w:instrText>
      </w:r>
      <w:r>
        <w:fldChar w:fldCharType="separate"/>
      </w:r>
      <w:r w:rsidR="00632C6D">
        <w:t xml:space="preserve">Figure </w:t>
      </w:r>
      <w:r w:rsidR="00632C6D">
        <w:rPr>
          <w:noProof/>
        </w:rPr>
        <w:t>6</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632C6D">
        <w:t xml:space="preserve">Figure </w:t>
      </w:r>
      <w:r w:rsidR="00632C6D">
        <w:rPr>
          <w:noProof/>
        </w:rPr>
        <w:t>5</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xml:space="preserve">’ button takes the user back to the </w:t>
      </w:r>
      <w:r w:rsidR="00DC0A19">
        <w:fldChar w:fldCharType="begin"/>
      </w:r>
      <w:r w:rsidR="00DC0A19">
        <w:instrText xml:space="preserve"> REF _Ref409510232 \h </w:instrText>
      </w:r>
      <w:r w:rsidR="00DC0A19">
        <w:fldChar w:fldCharType="separate"/>
      </w:r>
      <w:r w:rsidR="00632C6D">
        <w:t>Application Home Screen</w:t>
      </w:r>
      <w:r w:rsidR="00DC0A19">
        <w:fldChar w:fldCharType="end"/>
      </w:r>
      <w:r w:rsidR="00DC0A19">
        <w:t>.</w:t>
      </w:r>
      <w:r w:rsidR="006E6242">
        <w:t xml:space="preserve"> The ‘Close’ button should ask for confirmation from the user first, saying that “Unsaved change will be discarded.” </w:t>
      </w:r>
    </w:p>
    <w:p w14:paraId="15419E5B" w14:textId="77777777" w:rsidR="00C15410" w:rsidRPr="00C15410" w:rsidRDefault="00C15410" w:rsidP="00C15410"/>
    <w:p w14:paraId="1164BFD6" w14:textId="77777777" w:rsidR="00C15410" w:rsidRDefault="006E6242" w:rsidP="00C15410">
      <w:r>
        <w:object w:dxaOrig="3628" w:dyaOrig="2725" w14:anchorId="7DAA4C66">
          <v:shape id="_x0000_i1031" type="#_x0000_t75" style="width:252pt;height:180pt" o:ole="">
            <v:imagedata r:id="rId30" o:title="" croptop="9385f" cropbottom="5831f" cropleft="3165f" cropright="8534f"/>
          </v:shape>
          <o:OLEObject Type="Embed" ProgID="PowerPoint.Slide.12" ShapeID="_x0000_i1031" DrawAspect="Content" ObjectID="_1530641255" r:id="rId31"/>
        </w:object>
      </w:r>
    </w:p>
    <w:p w14:paraId="61201FC0" w14:textId="0FE7FDB6" w:rsidR="00C15410" w:rsidRPr="00FB1A70" w:rsidRDefault="00C15410" w:rsidP="00C15410">
      <w:pPr>
        <w:pStyle w:val="Caption"/>
      </w:pPr>
      <w:bookmarkStart w:id="398" w:name="_Ref409507200"/>
      <w:r>
        <w:t xml:space="preserve">Figure </w:t>
      </w:r>
      <w:fldSimple w:instr=" SEQ Figure \* ARABIC ">
        <w:r w:rsidR="00632C6D">
          <w:rPr>
            <w:noProof/>
          </w:rPr>
          <w:t>6</w:t>
        </w:r>
      </w:fldSimple>
      <w:bookmarkEnd w:id="398"/>
      <w:r>
        <w:t xml:space="preserve">: </w:t>
      </w:r>
      <w:r w:rsidR="00782AF5">
        <w:t>Show</w:t>
      </w:r>
      <w:r>
        <w:t xml:space="preserve"> a Business Context screen</w:t>
      </w:r>
    </w:p>
    <w:p w14:paraId="286EECA2" w14:textId="77777777" w:rsidR="00C15410" w:rsidRPr="00C15410" w:rsidRDefault="00C15410" w:rsidP="00C15410"/>
    <w:p w14:paraId="4278BB33" w14:textId="77777777" w:rsidR="00354B4B" w:rsidRDefault="00354B4B" w:rsidP="00354B4B">
      <w:pPr>
        <w:pStyle w:val="Heading3"/>
      </w:pPr>
      <w:bookmarkStart w:id="399" w:name="_Toc456813648"/>
      <w:r>
        <w:t>Update a business context</w:t>
      </w:r>
      <w:bookmarkEnd w:id="395"/>
      <w:bookmarkEnd w:id="396"/>
      <w:bookmarkEnd w:id="399"/>
    </w:p>
    <w:p w14:paraId="2CB25DC8" w14:textId="35D2BBFB" w:rsidR="00FB3755" w:rsidRPr="00FB3755" w:rsidRDefault="00E72305" w:rsidP="00FB3755">
      <w:r>
        <w:t xml:space="preserve">Invoke the use case - </w:t>
      </w:r>
      <w:r>
        <w:fldChar w:fldCharType="begin"/>
      </w:r>
      <w:r>
        <w:instrText xml:space="preserve"> REF _Ref402764261 \h </w:instrText>
      </w:r>
      <w:r>
        <w:fldChar w:fldCharType="separate"/>
      </w:r>
      <w:r w:rsidR="00632C6D">
        <w:t>Search and select a business context</w:t>
      </w:r>
      <w:r>
        <w:fldChar w:fldCharType="end"/>
      </w:r>
      <w:r>
        <w:t xml:space="preserve">. If a business context object that is not null is return, invoke the use case - </w:t>
      </w:r>
      <w:r>
        <w:fldChar w:fldCharType="begin"/>
      </w:r>
      <w:r>
        <w:instrText xml:space="preserve"> REF _Ref409508188 \h </w:instrText>
      </w:r>
      <w:r>
        <w:fldChar w:fldCharType="separate"/>
      </w:r>
      <w:r w:rsidR="00632C6D">
        <w:t>Show a business context</w:t>
      </w:r>
      <w:r>
        <w:fldChar w:fldCharType="end"/>
      </w:r>
      <w:r>
        <w:t xml:space="preserve">; otherwise, return to the </w:t>
      </w:r>
      <w:r>
        <w:fldChar w:fldCharType="begin"/>
      </w:r>
      <w:r>
        <w:instrText xml:space="preserve"> REF _Ref409507777 \h </w:instrText>
      </w:r>
      <w:r>
        <w:fldChar w:fldCharType="separate"/>
      </w:r>
      <w:r w:rsidR="00632C6D">
        <w:t>Application Home Screen</w:t>
      </w:r>
      <w:r>
        <w:fldChar w:fldCharType="end"/>
      </w:r>
      <w:r>
        <w:t xml:space="preserve">. </w:t>
      </w:r>
    </w:p>
    <w:p w14:paraId="51C49BB8" w14:textId="77777777" w:rsidR="00D11B71" w:rsidRDefault="002F7A38" w:rsidP="00D11B71">
      <w:pPr>
        <w:pStyle w:val="Heading3"/>
      </w:pPr>
      <w:bookmarkStart w:id="400" w:name="_Ref409506708"/>
      <w:bookmarkStart w:id="401" w:name="_Toc456813649"/>
      <w:r>
        <w:t>Discard</w:t>
      </w:r>
      <w:r w:rsidR="00D11B71">
        <w:t xml:space="preserve"> a business context</w:t>
      </w:r>
      <w:bookmarkEnd w:id="400"/>
      <w:bookmarkEnd w:id="401"/>
    </w:p>
    <w:p w14:paraId="7E96C86B" w14:textId="2038320F" w:rsidR="00220F00" w:rsidRDefault="00E72305" w:rsidP="005C685B">
      <w:r>
        <w:t xml:space="preserve">Invoke the use case - </w:t>
      </w:r>
      <w:r>
        <w:fldChar w:fldCharType="begin"/>
      </w:r>
      <w:r>
        <w:instrText xml:space="preserve"> REF _Ref402764261 \h </w:instrText>
      </w:r>
      <w:r>
        <w:fldChar w:fldCharType="separate"/>
      </w:r>
      <w:r w:rsidR="00632C6D">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rsidR="00632C6D">
        <w:t>Application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rsidR="00632C6D">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Upon completion, return to the </w:t>
      </w:r>
      <w:r w:rsidR="005C685B">
        <w:fldChar w:fldCharType="begin"/>
      </w:r>
      <w:r w:rsidR="005C685B">
        <w:instrText xml:space="preserve"> REF _Ref409507777 \h </w:instrText>
      </w:r>
      <w:r w:rsidR="005C685B">
        <w:fldChar w:fldCharType="separate"/>
      </w:r>
      <w:r w:rsidR="00632C6D">
        <w:t>Application Home Screen</w:t>
      </w:r>
      <w:r w:rsidR="005C685B">
        <w:fldChar w:fldCharType="end"/>
      </w:r>
      <w:r w:rsidR="005C685B">
        <w:t>.</w:t>
      </w:r>
    </w:p>
    <w:p w14:paraId="7993A442" w14:textId="77777777" w:rsidR="00784D6E" w:rsidRDefault="00784D6E" w:rsidP="005C685B"/>
    <w:p w14:paraId="30116DB1" w14:textId="32CAEE92" w:rsidR="00784D6E" w:rsidRPr="00220F00" w:rsidRDefault="00784D6E" w:rsidP="005C685B">
      <w:r>
        <w:t xml:space="preserve">Note: The %ABIEs%, refers to a </w:t>
      </w:r>
      <w:r w:rsidR="00627BB8">
        <w:t xml:space="preserve">menu </w:t>
      </w:r>
      <w:r>
        <w:t xml:space="preserve">configuration variable in the </w:t>
      </w:r>
      <w:r>
        <w:fldChar w:fldCharType="begin"/>
      </w:r>
      <w:r>
        <w:instrText xml:space="preserve"> REF _Ref409514618 \h </w:instrText>
      </w:r>
      <w:r>
        <w:fldChar w:fldCharType="separate"/>
      </w:r>
      <w:r w:rsidR="00632C6D">
        <w:t>Configuration File</w:t>
      </w:r>
      <w:r>
        <w:fldChar w:fldCharType="end"/>
      </w:r>
      <w:r>
        <w:t xml:space="preserve">. </w:t>
      </w:r>
    </w:p>
    <w:p w14:paraId="27A9E091" w14:textId="77777777" w:rsidR="00AD463E" w:rsidRDefault="00AD463E" w:rsidP="00EF6FC8">
      <w:pPr>
        <w:pStyle w:val="Heading2"/>
      </w:pPr>
      <w:bookmarkStart w:id="402" w:name="_Toc456813650"/>
      <w:r>
        <w:t>Context Category Management</w:t>
      </w:r>
      <w:bookmarkEnd w:id="402"/>
    </w:p>
    <w:p w14:paraId="3B18D62B" w14:textId="77777777" w:rsidR="00A82179" w:rsidRDefault="00A82179" w:rsidP="00A82179">
      <w:pPr>
        <w:pStyle w:val="Heading3"/>
      </w:pPr>
      <w:bookmarkStart w:id="403" w:name="_Toc456813651"/>
      <w:r>
        <w:t>Create a context category</w:t>
      </w:r>
      <w:bookmarkEnd w:id="403"/>
    </w:p>
    <w:p w14:paraId="42DD1201" w14:textId="58DCBBC9"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632C6D">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632C6D">
        <w:t>Application Home Screen</w:t>
      </w:r>
      <w:r w:rsidR="00A459A9">
        <w:fldChar w:fldCharType="end"/>
      </w:r>
      <w:r w:rsidR="00A459A9">
        <w:t>.</w:t>
      </w:r>
    </w:p>
    <w:p w14:paraId="360876CC" w14:textId="77777777" w:rsidR="00A459A9" w:rsidRDefault="00A459A9" w:rsidP="0054779C">
      <w:pPr>
        <w:pStyle w:val="Heading3"/>
      </w:pPr>
      <w:bookmarkStart w:id="404" w:name="_Ref409513652"/>
      <w:bookmarkStart w:id="405" w:name="_Toc456813652"/>
      <w:r>
        <w:t>Search and select a context category</w:t>
      </w:r>
      <w:bookmarkEnd w:id="404"/>
      <w:bookmarkEnd w:id="405"/>
    </w:p>
    <w:p w14:paraId="7DC2400E" w14:textId="4AAE55F0" w:rsidR="00A459A9" w:rsidRPr="00A459A9" w:rsidRDefault="00A459A9" w:rsidP="00A459A9">
      <w:r>
        <w:t xml:space="preserve">A UI should allow the user to search the context category by </w:t>
      </w:r>
      <w:r w:rsidRPr="00A459A9">
        <w:rPr>
          <w:rStyle w:val="CodeChar"/>
        </w:rPr>
        <w:t>Context_Category.</w:t>
      </w:r>
      <w:r w:rsidR="00005152">
        <w:rPr>
          <w:rStyle w:val="CodeChar"/>
        </w:rPr>
        <w:t>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rsidR="00632C6D">
        <w:t>Application Home Screen</w:t>
      </w:r>
      <w:r>
        <w:fldChar w:fldCharType="end"/>
      </w:r>
      <w:r>
        <w:t>.</w:t>
      </w:r>
    </w:p>
    <w:p w14:paraId="20205206" w14:textId="77777777" w:rsidR="0054779C" w:rsidRDefault="0054779C" w:rsidP="0054779C">
      <w:pPr>
        <w:pStyle w:val="Heading3"/>
      </w:pPr>
      <w:bookmarkStart w:id="406" w:name="_Toc456813653"/>
      <w:r>
        <w:t>Update a context category</w:t>
      </w:r>
      <w:bookmarkEnd w:id="406"/>
    </w:p>
    <w:p w14:paraId="12F76A41" w14:textId="6C1DF644" w:rsidR="00DC31F7" w:rsidRDefault="00A459A9" w:rsidP="00A459A9">
      <w:r>
        <w:t xml:space="preserve">Invoke the use case - </w:t>
      </w:r>
      <w:r>
        <w:fldChar w:fldCharType="begin"/>
      </w:r>
      <w:r>
        <w:instrText xml:space="preserve"> REF _Ref409513652 \h </w:instrText>
      </w:r>
      <w:r>
        <w:fldChar w:fldCharType="separate"/>
      </w:r>
      <w:r w:rsidR="00632C6D">
        <w:t>Search and select a context category</w:t>
      </w:r>
      <w:r>
        <w:fldChar w:fldCharType="end"/>
      </w:r>
      <w:r>
        <w:t xml:space="preserve">. If null is returned, go back to the </w:t>
      </w:r>
      <w:r>
        <w:fldChar w:fldCharType="begin"/>
      </w:r>
      <w:r>
        <w:instrText xml:space="preserve"> REF _Ref409513583 \h </w:instrText>
      </w:r>
      <w:r>
        <w:fldChar w:fldCharType="separate"/>
      </w:r>
      <w:r w:rsidR="00632C6D">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632C6D">
        <w:t>Show a context category</w:t>
      </w:r>
      <w:r w:rsidR="00DC31F7">
        <w:fldChar w:fldCharType="end"/>
      </w:r>
      <w:r w:rsidR="00DC31F7">
        <w:t>.</w:t>
      </w:r>
    </w:p>
    <w:p w14:paraId="38B3EA53" w14:textId="77777777" w:rsidR="00DC31F7" w:rsidRDefault="00DC31F7" w:rsidP="00DC31F7">
      <w:pPr>
        <w:pStyle w:val="Heading3"/>
      </w:pPr>
      <w:bookmarkStart w:id="407" w:name="_Ref409513784"/>
      <w:bookmarkStart w:id="408" w:name="_Toc456813654"/>
      <w:r>
        <w:t>Show a context category</w:t>
      </w:r>
      <w:bookmarkEnd w:id="407"/>
      <w:bookmarkEnd w:id="408"/>
    </w:p>
    <w:p w14:paraId="69313A28" w14:textId="7CAEE339" w:rsidR="00DC31F7" w:rsidRDefault="00782AF5" w:rsidP="00DC31F7">
      <w:r>
        <w:t xml:space="preserve">A UI such as shown in </w:t>
      </w:r>
      <w:r>
        <w:fldChar w:fldCharType="begin"/>
      </w:r>
      <w:r>
        <w:instrText xml:space="preserve"> REF _Ref409514250 \h </w:instrText>
      </w:r>
      <w:r>
        <w:fldChar w:fldCharType="separate"/>
      </w:r>
      <w:r w:rsidR="00632C6D">
        <w:t xml:space="preserve">Figure </w:t>
      </w:r>
      <w:r w:rsidR="00632C6D">
        <w:rPr>
          <w:noProof/>
        </w:rPr>
        <w:t>7</w:t>
      </w:r>
      <w:r>
        <w:fldChar w:fldCharType="end"/>
      </w:r>
      <w:r>
        <w:t xml:space="preserve"> below should allow the user the edit the context category. The ‘Save’ button, update the record in the </w:t>
      </w:r>
      <w:r w:rsidRPr="00DC0A19">
        <w:rPr>
          <w:rStyle w:val="CodeChar"/>
        </w:rPr>
        <w:t>Context</w:t>
      </w:r>
      <w:r>
        <w:rPr>
          <w:rStyle w:val="CodeChar"/>
        </w:rPr>
        <w:t>_Category</w:t>
      </w:r>
      <w:r>
        <w:t xml:space="preserve"> table and the concurrency control rule is in effect here. The ‘C</w:t>
      </w:r>
      <w:r w:rsidR="006E6242">
        <w:t>lose</w:t>
      </w:r>
      <w:r>
        <w:t xml:space="preserve">’ button takes the user back to the </w:t>
      </w:r>
      <w:r>
        <w:fldChar w:fldCharType="begin"/>
      </w:r>
      <w:r>
        <w:instrText xml:space="preserve"> REF _Ref409510232 \h </w:instrText>
      </w:r>
      <w:r>
        <w:fldChar w:fldCharType="separate"/>
      </w:r>
      <w:r w:rsidR="00632C6D">
        <w:t>Application Home Screen</w:t>
      </w:r>
      <w:r>
        <w:fldChar w:fldCharType="end"/>
      </w:r>
      <w:r>
        <w:t>.</w:t>
      </w:r>
      <w:r w:rsidR="006E6242">
        <w:t xml:space="preserve"> The ‘Close’ button should ask for confirmation from the user.</w:t>
      </w:r>
    </w:p>
    <w:p w14:paraId="2090FFBA" w14:textId="77777777" w:rsidR="00DC31F7" w:rsidRDefault="006E6242" w:rsidP="00DC31F7">
      <w:r>
        <w:object w:dxaOrig="4776" w:dyaOrig="3589" w14:anchorId="0941D500">
          <v:shape id="_x0000_i1032" type="#_x0000_t75" style="width:244.55pt;height:116.15pt" o:ole="">
            <v:imagedata r:id="rId32" o:title="" croptop="9385f" cropbottom="23430f" cropleft="3165f" cropright="8534f"/>
          </v:shape>
          <o:OLEObject Type="Embed" ProgID="PowerPoint.Slide.12" ShapeID="_x0000_i1032" DrawAspect="Content" ObjectID="_1530641256" r:id="rId33"/>
        </w:object>
      </w:r>
    </w:p>
    <w:p w14:paraId="75AF4B53" w14:textId="3E4E2193" w:rsidR="00782AF5" w:rsidRDefault="00782AF5" w:rsidP="00782AF5">
      <w:pPr>
        <w:pStyle w:val="Caption"/>
      </w:pPr>
      <w:bookmarkStart w:id="409" w:name="_Ref409514250"/>
      <w:r>
        <w:t xml:space="preserve">Figure </w:t>
      </w:r>
      <w:fldSimple w:instr=" SEQ Figure \* ARABIC ">
        <w:r w:rsidR="00632C6D">
          <w:rPr>
            <w:noProof/>
          </w:rPr>
          <w:t>7</w:t>
        </w:r>
      </w:fldSimple>
      <w:bookmarkEnd w:id="409"/>
      <w:r>
        <w:t>: Show a context category screen</w:t>
      </w:r>
    </w:p>
    <w:p w14:paraId="60E9974D" w14:textId="77777777" w:rsidR="00DC31F7" w:rsidRPr="00DC31F7" w:rsidRDefault="00DC31F7" w:rsidP="00DC31F7"/>
    <w:p w14:paraId="7C5E5164" w14:textId="77777777" w:rsidR="0054779C" w:rsidRDefault="00627BB8" w:rsidP="0054779C">
      <w:pPr>
        <w:pStyle w:val="Heading3"/>
      </w:pPr>
      <w:bookmarkStart w:id="410" w:name="_Toc456813655"/>
      <w:r>
        <w:t>Discard</w:t>
      </w:r>
      <w:r w:rsidR="0054779C">
        <w:t xml:space="preserve"> a context category</w:t>
      </w:r>
      <w:bookmarkEnd w:id="410"/>
    </w:p>
    <w:p w14:paraId="49656329" w14:textId="0E9BAB60" w:rsidR="00784D6E" w:rsidRPr="00220F00" w:rsidRDefault="00784D6E" w:rsidP="00784D6E">
      <w:r>
        <w:t xml:space="preserve">Invoke the use case - </w:t>
      </w:r>
      <w:r>
        <w:fldChar w:fldCharType="begin"/>
      </w:r>
      <w:r>
        <w:instrText xml:space="preserve"> REF _Ref409513652 \h </w:instrText>
      </w:r>
      <w:r>
        <w:fldChar w:fldCharType="separate"/>
      </w:r>
      <w:r w:rsidR="00632C6D">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rsidR="00632C6D">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rsidR="00632C6D">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delete the selected record in the </w:t>
      </w:r>
      <w:r w:rsidRPr="005C685B">
        <w:rPr>
          <w:rStyle w:val="CodeChar"/>
        </w:rPr>
        <w:t>Context</w:t>
      </w:r>
      <w:r>
        <w:rPr>
          <w:rStyle w:val="CodeChar"/>
        </w:rPr>
        <w:t>_Category</w:t>
      </w:r>
      <w:r>
        <w:t xml:space="preserve"> table from the database. Upon completion, return to the </w:t>
      </w:r>
      <w:r>
        <w:fldChar w:fldCharType="begin"/>
      </w:r>
      <w:r>
        <w:instrText xml:space="preserve"> REF _Ref409507777 \h </w:instrText>
      </w:r>
      <w:r>
        <w:fldChar w:fldCharType="separate"/>
      </w:r>
      <w:r w:rsidR="00632C6D">
        <w:t>Application Home Screen</w:t>
      </w:r>
      <w:r>
        <w:fldChar w:fldCharType="end"/>
      </w:r>
      <w:r>
        <w:t>.</w:t>
      </w:r>
    </w:p>
    <w:p w14:paraId="519A0338" w14:textId="77777777" w:rsidR="00784D6E" w:rsidRPr="00784D6E" w:rsidRDefault="00784D6E" w:rsidP="00784D6E"/>
    <w:p w14:paraId="1C7A67B1" w14:textId="77777777" w:rsidR="00AD463E" w:rsidRDefault="00AD463E" w:rsidP="00AD463E">
      <w:pPr>
        <w:pStyle w:val="Heading2"/>
      </w:pPr>
      <w:bookmarkStart w:id="411" w:name="_Toc456813656"/>
      <w:r>
        <w:t xml:space="preserve">Context </w:t>
      </w:r>
      <w:r w:rsidR="00F67A70">
        <w:t xml:space="preserve">Classification </w:t>
      </w:r>
      <w:r>
        <w:t>Scheme Management</w:t>
      </w:r>
      <w:bookmarkEnd w:id="411"/>
    </w:p>
    <w:p w14:paraId="1EE8BDCE" w14:textId="77777777"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14:paraId="61C64CC5" w14:textId="77777777" w:rsidR="00FE7000" w:rsidRDefault="00FE7000" w:rsidP="00FE7000">
      <w:pPr>
        <w:pStyle w:val="Heading3"/>
      </w:pPr>
      <w:bookmarkStart w:id="412" w:name="_Ref408498537"/>
      <w:bookmarkStart w:id="413" w:name="_Toc456813657"/>
      <w:r>
        <w:t xml:space="preserve">Create a </w:t>
      </w:r>
      <w:r w:rsidR="00424E50">
        <w:t xml:space="preserve">new </w:t>
      </w:r>
      <w:r>
        <w:t xml:space="preserve">context </w:t>
      </w:r>
      <w:r w:rsidR="00F67A70">
        <w:t xml:space="preserve">classification </w:t>
      </w:r>
      <w:r>
        <w:t>scheme</w:t>
      </w:r>
      <w:bookmarkEnd w:id="412"/>
      <w:bookmarkEnd w:id="413"/>
    </w:p>
    <w:p w14:paraId="0F7BFF9B" w14:textId="77777777"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005152">
        <w:rPr>
          <w:rStyle w:val="CodeChar"/>
        </w:rPr>
        <w:t>name</w:t>
      </w:r>
      <w:r w:rsidR="00424E50">
        <w:t xml:space="preserve">, </w:t>
      </w:r>
      <w:r w:rsidR="00BF35FF">
        <w:rPr>
          <w:rStyle w:val="CodeChar"/>
        </w:rPr>
        <w:t>agency_id</w:t>
      </w:r>
      <w:r w:rsidR="00424E50">
        <w:t xml:space="preserve">, </w:t>
      </w:r>
      <w:r w:rsidR="00BF35FF">
        <w:rPr>
          <w:rStyle w:val="CodeChar"/>
        </w:rPr>
        <w:t>version_id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14:paraId="23098F37" w14:textId="77777777" w:rsidR="00424E50" w:rsidRDefault="00424E50" w:rsidP="00C01883"/>
    <w:p w14:paraId="40C7E368" w14:textId="37E23A35"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632C6D">
        <w:t xml:space="preserve">Figure </w:t>
      </w:r>
      <w:r w:rsidR="00632C6D">
        <w:rPr>
          <w:noProof/>
        </w:rPr>
        <w:t>8</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632C6D">
        <w:t>Application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14:paraId="4F6BEFFC" w14:textId="77777777" w:rsidR="00851B41" w:rsidRDefault="00851B41" w:rsidP="00C01883"/>
    <w:p w14:paraId="7AE28344" w14:textId="77777777"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tables</w:t>
      </w:r>
      <w:r w:rsidR="00A75F73">
        <w:t>. Before creating the record the following validation should be performed</w:t>
      </w:r>
      <w:r w:rsidR="00F16518">
        <w:t xml:space="preserve"> in addition to all required fields being specified</w:t>
      </w:r>
      <w:r w:rsidR="00A75F73">
        <w:t>.</w:t>
      </w:r>
    </w:p>
    <w:p w14:paraId="5ED2B70C" w14:textId="77777777" w:rsidR="003F08A0" w:rsidRDefault="003F08A0" w:rsidP="008F2EBB">
      <w:pPr>
        <w:pStyle w:val="ListParagraph"/>
        <w:numPr>
          <w:ilvl w:val="0"/>
          <w:numId w:val="6"/>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14:paraId="54C51E33" w14:textId="77777777" w:rsidR="003F08A0" w:rsidRDefault="003F08A0" w:rsidP="008F2EBB">
      <w:pPr>
        <w:pStyle w:val="ListParagraph"/>
        <w:numPr>
          <w:ilvl w:val="1"/>
          <w:numId w:val="6"/>
        </w:numPr>
      </w:pPr>
      <w:r>
        <w:t xml:space="preserve">If so, check if </w:t>
      </w:r>
      <w:r w:rsidR="00BF35FF">
        <w:rPr>
          <w:rStyle w:val="CodeChar"/>
        </w:rPr>
        <w:t>version_id</w:t>
      </w:r>
      <w:r>
        <w:t xml:space="preserve"> is the same as any of those existing records.</w:t>
      </w:r>
    </w:p>
    <w:p w14:paraId="29247860" w14:textId="77777777" w:rsidR="003F08A0" w:rsidRDefault="003F08A0" w:rsidP="008F2EBB">
      <w:pPr>
        <w:pStyle w:val="ListParagraph"/>
        <w:numPr>
          <w:ilvl w:val="2"/>
          <w:numId w:val="6"/>
        </w:numPr>
      </w:pPr>
      <w:r>
        <w:t>If so, give an error message that the same version cannot be created.</w:t>
      </w:r>
    </w:p>
    <w:p w14:paraId="772AB94A" w14:textId="77777777" w:rsidR="003F08A0" w:rsidRDefault="003F08A0" w:rsidP="008F2EBB">
      <w:pPr>
        <w:pStyle w:val="ListParagraph"/>
        <w:numPr>
          <w:ilvl w:val="2"/>
          <w:numId w:val="6"/>
        </w:numPr>
      </w:pPr>
      <w:r>
        <w:t xml:space="preserve">If not, check if </w:t>
      </w:r>
      <w:r w:rsidRPr="003F08A0">
        <w:rPr>
          <w:rStyle w:val="CodeChar"/>
        </w:rPr>
        <w:t>Scheme_</w:t>
      </w:r>
      <w:r w:rsidRPr="00C64968">
        <w:rPr>
          <w:rStyle w:val="CodeChar"/>
        </w:rPr>
        <w:t>Name</w:t>
      </w:r>
      <w:r>
        <w:t xml:space="preserve"> is the same as the existing records.</w:t>
      </w:r>
    </w:p>
    <w:p w14:paraId="3D13317C" w14:textId="77777777" w:rsidR="003F08A0" w:rsidRDefault="003F08A0" w:rsidP="008F2EBB">
      <w:pPr>
        <w:pStyle w:val="ListParagraph"/>
        <w:numPr>
          <w:ilvl w:val="3"/>
          <w:numId w:val="6"/>
        </w:numPr>
      </w:pPr>
      <w:r>
        <w:lastRenderedPageBreak/>
        <w:t>If so, continue. This case also applies if the name is not specified and the existing record also has no name.</w:t>
      </w:r>
    </w:p>
    <w:p w14:paraId="245E4794" w14:textId="77777777" w:rsidR="003F08A0" w:rsidRDefault="003F08A0" w:rsidP="008F2EBB">
      <w:pPr>
        <w:pStyle w:val="ListParagraph"/>
        <w:numPr>
          <w:ilvl w:val="3"/>
          <w:numId w:val="6"/>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14:paraId="4FECB0F6" w14:textId="77777777" w:rsidR="003F08A0" w:rsidRDefault="003F08A0" w:rsidP="008F2EBB">
      <w:pPr>
        <w:pStyle w:val="ListParagraph"/>
        <w:numPr>
          <w:ilvl w:val="1"/>
          <w:numId w:val="6"/>
        </w:numPr>
      </w:pPr>
      <w:r>
        <w:t>If not, continue.</w:t>
      </w:r>
    </w:p>
    <w:p w14:paraId="464DB00C" w14:textId="77777777" w:rsidR="003F08A0" w:rsidRDefault="003F08A0" w:rsidP="008F2EBB">
      <w:pPr>
        <w:pStyle w:val="ListParagraph"/>
        <w:numPr>
          <w:ilvl w:val="0"/>
          <w:numId w:val="6"/>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00BF35FF">
        <w:rPr>
          <w:rStyle w:val="CodeChar"/>
        </w:rPr>
        <w:t>agency_id</w:t>
      </w:r>
      <w:r>
        <w:t xml:space="preserve"> but with different </w:t>
      </w:r>
      <w:r>
        <w:rPr>
          <w:rStyle w:val="CodeChar"/>
        </w:rPr>
        <w:t>Scheme</w:t>
      </w:r>
      <w:r w:rsidRPr="00E86863">
        <w:rPr>
          <w:rStyle w:val="CodeChar"/>
        </w:rPr>
        <w:t>_ID</w:t>
      </w:r>
      <w:r>
        <w:t>? If so, give the user a warning “You are about to create a context classification scheme with an existing name but different identity (i.e., same Agency ID but different Scheme ID).” If the user confirm, continue; otherwise, go back to the UI.</w:t>
      </w:r>
    </w:p>
    <w:p w14:paraId="2D679EAB" w14:textId="77777777" w:rsidR="00FF7678" w:rsidRDefault="00FF7678" w:rsidP="008F2EBB">
      <w:pPr>
        <w:pStyle w:val="ListParagraph"/>
        <w:numPr>
          <w:ilvl w:val="0"/>
          <w:numId w:val="6"/>
        </w:numPr>
      </w:pPr>
      <w:r>
        <w:t>The scheme values cannot have duplicates within the context scheme.</w:t>
      </w:r>
    </w:p>
    <w:p w14:paraId="7B3EC595" w14:textId="77777777" w:rsidR="004676B3" w:rsidRDefault="004676B3" w:rsidP="00C01883"/>
    <w:p w14:paraId="322EDF90" w14:textId="77777777" w:rsidR="004676B3" w:rsidRDefault="00305BF9" w:rsidP="00C01883">
      <w:r>
        <w:object w:dxaOrig="752" w:dyaOrig="562" w14:anchorId="3D9522DD">
          <v:shape id="_x0000_i1033" type="#_x0000_t75" style="width:273.75pt;height:180pt" o:ole="">
            <v:imagedata r:id="rId34" o:title="" croptop="2499f" cropbottom="7716f" cropleft="3165f" cropright="-1269f"/>
          </v:shape>
          <o:OLEObject Type="Embed" ProgID="PowerPoint.Slide.12" ShapeID="_x0000_i1033" DrawAspect="Content" ObjectID="_1530641257" r:id="rId35"/>
        </w:object>
      </w:r>
    </w:p>
    <w:p w14:paraId="4B4369A9" w14:textId="2496864A" w:rsidR="00851B41" w:rsidRPr="00851B41" w:rsidRDefault="00851B41" w:rsidP="00851B41">
      <w:pPr>
        <w:pStyle w:val="Caption"/>
      </w:pPr>
      <w:bookmarkStart w:id="414" w:name="_Ref410042475"/>
      <w:r>
        <w:t xml:space="preserve">Figure </w:t>
      </w:r>
      <w:fldSimple w:instr=" SEQ Figure \* ARABIC ">
        <w:r w:rsidR="00632C6D">
          <w:rPr>
            <w:noProof/>
          </w:rPr>
          <w:t>8</w:t>
        </w:r>
      </w:fldSimple>
      <w:bookmarkEnd w:id="414"/>
      <w:r>
        <w:t>. Create a new context scheme UI</w:t>
      </w:r>
    </w:p>
    <w:p w14:paraId="743943C5" w14:textId="77777777" w:rsidR="00851B41" w:rsidRDefault="00851B41" w:rsidP="00FE7000">
      <w:pPr>
        <w:pStyle w:val="Heading3"/>
      </w:pPr>
      <w:bookmarkStart w:id="415" w:name="_Ref410044091"/>
      <w:bookmarkStart w:id="416" w:name="_Ref408498540"/>
      <w:bookmarkStart w:id="417" w:name="_Toc456813658"/>
      <w:r>
        <w:t>Search and select a context</w:t>
      </w:r>
      <w:r w:rsidR="00305BF9">
        <w:t xml:space="preserve"> classification</w:t>
      </w:r>
      <w:r>
        <w:t xml:space="preserve"> scheme</w:t>
      </w:r>
      <w:bookmarkEnd w:id="415"/>
      <w:bookmarkEnd w:id="417"/>
    </w:p>
    <w:p w14:paraId="53E9D26D" w14:textId="77777777"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00005152">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14:paraId="4C3A9529" w14:textId="77777777" w:rsidR="00851B41" w:rsidRDefault="00851B41" w:rsidP="00851B41"/>
    <w:p w14:paraId="7E791F81" w14:textId="77777777" w:rsidR="00851B41" w:rsidRDefault="00851B41" w:rsidP="00851B41">
      <w:r>
        <w:t>A check box should be available so that the user can filter to only the latest version of the scheme.</w:t>
      </w:r>
    </w:p>
    <w:p w14:paraId="07BAA15C" w14:textId="77777777" w:rsidR="00851B41" w:rsidRDefault="00851B41" w:rsidP="00851B41"/>
    <w:p w14:paraId="1DCD05E3" w14:textId="77777777" w:rsidR="00851B41" w:rsidRDefault="00851B41" w:rsidP="00851B41">
      <w:r>
        <w:t>The result dialog should show context category name, scheme name, scheme description, scheme version, and scheme agency name of each context scheme.</w:t>
      </w:r>
    </w:p>
    <w:p w14:paraId="5D67A988" w14:textId="77777777" w:rsidR="00851B41" w:rsidRDefault="00851B41" w:rsidP="00851B41"/>
    <w:p w14:paraId="6CDFBEF7" w14:textId="77777777"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14:paraId="5EADED89" w14:textId="77777777" w:rsidR="00E8386B" w:rsidRDefault="00EA14B8" w:rsidP="00FE7000">
      <w:pPr>
        <w:pStyle w:val="Heading3"/>
      </w:pPr>
      <w:bookmarkStart w:id="418" w:name="_Toc456813659"/>
      <w:r>
        <w:t xml:space="preserve">Update a </w:t>
      </w:r>
      <w:r w:rsidR="00FE7000">
        <w:t xml:space="preserve">context </w:t>
      </w:r>
      <w:r w:rsidR="00305BF9">
        <w:t xml:space="preserve">classification </w:t>
      </w:r>
      <w:r w:rsidR="00FE7000">
        <w:t>scheme</w:t>
      </w:r>
      <w:bookmarkEnd w:id="418"/>
      <w:r w:rsidR="00FE7000">
        <w:t xml:space="preserve"> </w:t>
      </w:r>
      <w:bookmarkEnd w:id="416"/>
      <w:r w:rsidR="00E8386B">
        <w:t xml:space="preserve"> </w:t>
      </w:r>
    </w:p>
    <w:p w14:paraId="517E7883" w14:textId="3B43B6DA" w:rsidR="00274978" w:rsidRDefault="00FF7678" w:rsidP="00E8386B">
      <w:r>
        <w:t xml:space="preserve">Invoke the </w:t>
      </w:r>
      <w:r>
        <w:fldChar w:fldCharType="begin"/>
      </w:r>
      <w:r>
        <w:instrText xml:space="preserve"> REF _Ref410044091 \h </w:instrText>
      </w:r>
      <w:r>
        <w:fldChar w:fldCharType="separate"/>
      </w:r>
      <w:r w:rsidR="00632C6D">
        <w:t>Search and select a context classification scheme</w:t>
      </w:r>
      <w:r>
        <w:fldChar w:fldCharType="end"/>
      </w:r>
      <w:r>
        <w:t xml:space="preserve"> in </w:t>
      </w:r>
      <w:r>
        <w:fldChar w:fldCharType="begin"/>
      </w:r>
      <w:r>
        <w:instrText xml:space="preserve"> REF _Ref410044091 \r \h </w:instrText>
      </w:r>
      <w:r>
        <w:fldChar w:fldCharType="separate"/>
      </w:r>
      <w:r w:rsidR="00632C6D">
        <w:t>3.6.2</w:t>
      </w:r>
      <w:r>
        <w:fldChar w:fldCharType="end"/>
      </w:r>
      <w:r>
        <w:t xml:space="preserve">. If null is returned, go back to the </w:t>
      </w:r>
      <w:r>
        <w:fldChar w:fldCharType="begin"/>
      </w:r>
      <w:r>
        <w:instrText xml:space="preserve"> REF _Ref410044174 \h </w:instrText>
      </w:r>
      <w:r>
        <w:fldChar w:fldCharType="separate"/>
      </w:r>
      <w:r w:rsidR="00632C6D">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rsidR="00632C6D">
        <w:t xml:space="preserve">Figure </w:t>
      </w:r>
      <w:r w:rsidR="00632C6D">
        <w:rPr>
          <w:noProof/>
        </w:rPr>
        <w:t>8</w:t>
      </w:r>
      <w:r>
        <w:fldChar w:fldCharType="end"/>
      </w:r>
      <w:r>
        <w:t xml:space="preserve"> should be displayed. On clicking the ‘Save’ button, all the rules specified in </w:t>
      </w:r>
      <w:r>
        <w:fldChar w:fldCharType="begin"/>
      </w:r>
      <w:r>
        <w:instrText xml:space="preserve"> REF _Ref408498537 \r \h </w:instrText>
      </w:r>
      <w:r>
        <w:fldChar w:fldCharType="separate"/>
      </w:r>
      <w:r w:rsidR="00632C6D">
        <w:t>3.6.1</w:t>
      </w:r>
      <w:r>
        <w:fldChar w:fldCharType="end"/>
      </w:r>
      <w:r>
        <w:t xml:space="preserve"> should be validated before committing the data to the database.  </w:t>
      </w:r>
      <w:r w:rsidR="00274978">
        <w:t>In addition, the scheme value that is already used by a business context cannot be deleted.</w:t>
      </w:r>
      <w:r w:rsidR="004951CA">
        <w:t xml:space="preserve"> The application may lock those records when creating the UI or may implement this as a validation when saving the change.</w:t>
      </w:r>
    </w:p>
    <w:p w14:paraId="7BE207F6" w14:textId="77777777" w:rsidR="00274978" w:rsidRDefault="00274978" w:rsidP="00E8386B"/>
    <w:p w14:paraId="2958686C" w14:textId="2725B045" w:rsidR="00E332AB" w:rsidRDefault="00FF7678" w:rsidP="00E8386B">
      <w:r>
        <w:t xml:space="preserve">The ‘Close’ button takes the user back to the </w:t>
      </w:r>
      <w:r>
        <w:fldChar w:fldCharType="begin"/>
      </w:r>
      <w:r>
        <w:instrText xml:space="preserve"> REF _Ref409513278 \h </w:instrText>
      </w:r>
      <w:r>
        <w:fldChar w:fldCharType="separate"/>
      </w:r>
      <w:r w:rsidR="00632C6D">
        <w:t>Application Home Screen</w:t>
      </w:r>
      <w:r>
        <w:fldChar w:fldCharType="end"/>
      </w:r>
      <w:r>
        <w:t>; though, a warning should be given that unsaved changes will be discarded and ask for a confirmation from the user.</w:t>
      </w:r>
    </w:p>
    <w:p w14:paraId="3FAABB0B" w14:textId="77777777" w:rsidR="0054779C" w:rsidRDefault="001060A5" w:rsidP="0054779C">
      <w:pPr>
        <w:pStyle w:val="Heading3"/>
      </w:pPr>
      <w:bookmarkStart w:id="419" w:name="_Ref408498541"/>
      <w:bookmarkStart w:id="420" w:name="_Toc456813660"/>
      <w:r>
        <w:t>Discard</w:t>
      </w:r>
      <w:r w:rsidR="0054779C">
        <w:t xml:space="preserve"> a context </w:t>
      </w:r>
      <w:r w:rsidR="00305BF9">
        <w:t xml:space="preserve">classification </w:t>
      </w:r>
      <w:r w:rsidR="0054779C">
        <w:t>scheme</w:t>
      </w:r>
      <w:bookmarkEnd w:id="419"/>
      <w:bookmarkEnd w:id="420"/>
    </w:p>
    <w:p w14:paraId="13D67D99" w14:textId="62786DFE" w:rsidR="0054779C" w:rsidRDefault="004B6BCF" w:rsidP="0054779C">
      <w:r>
        <w:t xml:space="preserve">Invoke the </w:t>
      </w:r>
      <w:r>
        <w:fldChar w:fldCharType="begin"/>
      </w:r>
      <w:r>
        <w:instrText xml:space="preserve"> REF _Ref410044091 \h </w:instrText>
      </w:r>
      <w:r>
        <w:fldChar w:fldCharType="separate"/>
      </w:r>
      <w:r w:rsidR="00632C6D">
        <w:t>Search and select a context classification scheme</w:t>
      </w:r>
      <w:r>
        <w:fldChar w:fldCharType="end"/>
      </w:r>
      <w:r>
        <w:t xml:space="preserve"> in </w:t>
      </w:r>
      <w:r>
        <w:fldChar w:fldCharType="begin"/>
      </w:r>
      <w:r>
        <w:instrText xml:space="preserve"> REF _Ref410044091 \r \h </w:instrText>
      </w:r>
      <w:r>
        <w:fldChar w:fldCharType="separate"/>
      </w:r>
      <w:r w:rsidR="00632C6D">
        <w:t>3.6.2</w:t>
      </w:r>
      <w:r>
        <w:fldChar w:fldCharType="end"/>
      </w:r>
      <w:r>
        <w:t xml:space="preserve">. If null is returned, go back to the </w:t>
      </w:r>
      <w:r>
        <w:fldChar w:fldCharType="begin"/>
      </w:r>
      <w:r>
        <w:instrText xml:space="preserve"> REF _Ref410044174 \h </w:instrText>
      </w:r>
      <w:r>
        <w:fldChar w:fldCharType="separate"/>
      </w:r>
      <w:r w:rsidR="00632C6D">
        <w:t>Application Home Screen</w:t>
      </w:r>
      <w:r>
        <w:fldChar w:fldCharType="end"/>
      </w:r>
      <w:r>
        <w:t xml:space="preserve">. If a context scheme object or ID is returned, check if there is any business context relying on the context scheme. If there is, show a dialog indicating that the context scheme cannot be </w:t>
      </w:r>
      <w:r w:rsidR="001060A5">
        <w:t>discarded</w:t>
      </w:r>
      <w:r>
        <w:t xml:space="preserve"> because there are business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rsidR="00632C6D">
        <w:t>Application Home Screen</w:t>
      </w:r>
      <w:r>
        <w:fldChar w:fldCharType="end"/>
      </w:r>
      <w:r>
        <w:t xml:space="preserve">. </w:t>
      </w:r>
    </w:p>
    <w:p w14:paraId="269D1FF0" w14:textId="77777777" w:rsidR="004B6BCF" w:rsidRDefault="004B6BCF" w:rsidP="0054779C"/>
    <w:p w14:paraId="74DF0D5B" w14:textId="38F4C772" w:rsidR="004B6BCF" w:rsidRPr="0054779C" w:rsidRDefault="004B6BCF" w:rsidP="0054779C">
      <w:r>
        <w:t xml:space="preserve">If there is no business context depending on the selected context scheme, ask the user for a confirmation. Once confirm,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rsidR="00632C6D">
        <w:t>Application Home Screen</w:t>
      </w:r>
      <w:r>
        <w:fldChar w:fldCharType="end"/>
      </w:r>
      <w:r>
        <w:t>.</w:t>
      </w:r>
    </w:p>
    <w:p w14:paraId="2C104DBA" w14:textId="77777777" w:rsidR="00EF6FC8" w:rsidRDefault="00EF6FC8" w:rsidP="00EF6FC8">
      <w:pPr>
        <w:pStyle w:val="Heading2"/>
      </w:pPr>
      <w:bookmarkStart w:id="421" w:name="_Toc456813661"/>
      <w:r>
        <w:t>Code List Management</w:t>
      </w:r>
      <w:bookmarkEnd w:id="421"/>
    </w:p>
    <w:p w14:paraId="0882A12E" w14:textId="77777777" w:rsidR="00F266BC" w:rsidRPr="00F266BC" w:rsidRDefault="00F266BC" w:rsidP="00F266BC">
      <w:r>
        <w:t xml:space="preserve">The code list management allows the user to manage data in the </w:t>
      </w:r>
      <w:r w:rsidR="002D3A91">
        <w:rPr>
          <w:rStyle w:val="CodeChar"/>
        </w:rPr>
        <w:t>code_list</w:t>
      </w:r>
      <w:r>
        <w:t xml:space="preserve"> and </w:t>
      </w:r>
      <w:r w:rsidR="00A30829">
        <w:rPr>
          <w:rStyle w:val="CodeChar"/>
        </w:rPr>
        <w:t>code_list_value</w:t>
      </w:r>
      <w:r>
        <w:t xml:space="preserve"> tables.</w:t>
      </w:r>
    </w:p>
    <w:p w14:paraId="166E1590" w14:textId="77777777" w:rsidR="009E3636" w:rsidRDefault="009E3636" w:rsidP="009E3636">
      <w:pPr>
        <w:pStyle w:val="Heading3"/>
      </w:pPr>
      <w:bookmarkStart w:id="422" w:name="_Ref408498284"/>
      <w:bookmarkStart w:id="423" w:name="_Ref410111022"/>
      <w:bookmarkStart w:id="424" w:name="_Toc456813662"/>
      <w:commentRangeStart w:id="425"/>
      <w:r>
        <w:t>Create a new BIE code list</w:t>
      </w:r>
      <w:bookmarkEnd w:id="422"/>
      <w:commentRangeEnd w:id="425"/>
      <w:r w:rsidR="005C461E">
        <w:t xml:space="preserve"> without a base</w:t>
      </w:r>
      <w:r w:rsidR="00B90270">
        <w:rPr>
          <w:rStyle w:val="CommentReference"/>
          <w:b w:val="0"/>
        </w:rPr>
        <w:commentReference w:id="425"/>
      </w:r>
      <w:bookmarkEnd w:id="423"/>
      <w:bookmarkEnd w:id="424"/>
    </w:p>
    <w:p w14:paraId="183E0377" w14:textId="0ED159B5"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632C6D">
        <w:t xml:space="preserve">Figure </w:t>
      </w:r>
      <w:r w:rsidR="00632C6D">
        <w:rPr>
          <w:noProof/>
        </w:rPr>
        <w:t>9</w:t>
      </w:r>
      <w:r w:rsidR="005C461E">
        <w:fldChar w:fldCharType="end"/>
      </w:r>
      <w:r>
        <w:t xml:space="preserve"> should be displayed. </w:t>
      </w:r>
    </w:p>
    <w:p w14:paraId="1E17B104" w14:textId="77777777" w:rsidR="0079775F" w:rsidRDefault="0079775F" w:rsidP="00F266BC"/>
    <w:p w14:paraId="0DEEB68E" w14:textId="77777777" w:rsidR="0079775F" w:rsidRDefault="00834BED" w:rsidP="00F266BC">
      <w:r>
        <w:object w:dxaOrig="2967" w:dyaOrig="2230" w14:anchorId="1D67452A">
          <v:shape id="_x0000_i1034" type="#_x0000_t75" style="width:280.55pt;height:194.25pt" o:ole="">
            <v:imagedata r:id="rId36" o:title="" croptop="-657f" cropbottom="7716f" cropleft="3165f" cropright="-1269f"/>
          </v:shape>
          <o:OLEObject Type="Embed" ProgID="PowerPoint.Slide.12" ShapeID="_x0000_i1034" DrawAspect="Content" ObjectID="_1530641258" r:id="rId37"/>
        </w:object>
      </w:r>
    </w:p>
    <w:p w14:paraId="19DE1FBC" w14:textId="3FB06E18" w:rsidR="005C461E" w:rsidRDefault="005C461E" w:rsidP="005C461E">
      <w:pPr>
        <w:pStyle w:val="Caption"/>
      </w:pPr>
      <w:bookmarkStart w:id="426" w:name="_Ref410110764"/>
      <w:r>
        <w:t xml:space="preserve">Figure </w:t>
      </w:r>
      <w:fldSimple w:instr=" SEQ Figure \* ARABIC ">
        <w:r w:rsidR="00632C6D">
          <w:rPr>
            <w:noProof/>
          </w:rPr>
          <w:t>9</w:t>
        </w:r>
      </w:fldSimple>
      <w:bookmarkEnd w:id="426"/>
      <w:r>
        <w:t>. UI for Create a new BIE code list without a base</w:t>
      </w:r>
    </w:p>
    <w:p w14:paraId="797420F9" w14:textId="77777777" w:rsidR="0079775F" w:rsidRDefault="0079775F" w:rsidP="00F266BC"/>
    <w:p w14:paraId="7721DAB4" w14:textId="77777777" w:rsidR="00F83B34" w:rsidRDefault="00F83B34" w:rsidP="00F83B34">
      <w:r>
        <w:t xml:space="preserve">The ‘Save’ button creates new records in the </w:t>
      </w:r>
      <w:r w:rsidR="002D3A91">
        <w:rPr>
          <w:rStyle w:val="CodeChar"/>
        </w:rPr>
        <w:t>code_list</w:t>
      </w:r>
      <w:r>
        <w:t xml:space="preserve"> and </w:t>
      </w:r>
      <w:r w:rsidR="00A30829">
        <w:rPr>
          <w:rStyle w:val="CodeChar"/>
        </w:rPr>
        <w:t>code_list_value</w:t>
      </w:r>
      <w:r>
        <w:t xml:space="preserve"> tables. Before creating the record, the following validation should be performed in addition to all required fields being specified.</w:t>
      </w:r>
    </w:p>
    <w:p w14:paraId="68D01B1B" w14:textId="77777777" w:rsidR="00E444F9" w:rsidRDefault="00C64968" w:rsidP="008F2EBB">
      <w:pPr>
        <w:pStyle w:val="ListParagraph"/>
        <w:numPr>
          <w:ilvl w:val="0"/>
          <w:numId w:val="6"/>
        </w:numPr>
      </w:pPr>
      <w:r>
        <w:t xml:space="preserve">Potential for unintentionally creating a code list with the same identity but different names: </w:t>
      </w:r>
      <w:r w:rsidR="00F83B34">
        <w:t xml:space="preserve">Is there a </w:t>
      </w:r>
      <w:r w:rsidR="002D3A91">
        <w:rPr>
          <w:rStyle w:val="CodeChar"/>
        </w:rPr>
        <w:t>code_list</w:t>
      </w:r>
      <w:r w:rsidR="00F83B34" w:rsidRPr="00F83B34">
        <w:rPr>
          <w:rStyle w:val="CodeChar"/>
        </w:rPr>
        <w:t xml:space="preserve"> </w:t>
      </w:r>
      <w:r w:rsidR="00F83B34">
        <w:t xml:space="preserve">record with the same </w:t>
      </w:r>
      <w:r w:rsidR="00BF35FF">
        <w:rPr>
          <w:rStyle w:val="CodeChar"/>
        </w:rPr>
        <w:t>list_id</w:t>
      </w:r>
      <w:r w:rsidR="00E444F9">
        <w:t xml:space="preserve"> and </w:t>
      </w:r>
      <w:r w:rsidR="00BF35FF">
        <w:rPr>
          <w:rStyle w:val="CodeChar"/>
        </w:rPr>
        <w:t>agency_id</w:t>
      </w:r>
      <w:r w:rsidR="00E444F9">
        <w:t>?</w:t>
      </w:r>
    </w:p>
    <w:p w14:paraId="12ACD46C" w14:textId="77777777" w:rsidR="00E444F9" w:rsidRDefault="00E444F9" w:rsidP="008F2EBB">
      <w:pPr>
        <w:pStyle w:val="ListParagraph"/>
        <w:numPr>
          <w:ilvl w:val="1"/>
          <w:numId w:val="6"/>
        </w:numPr>
      </w:pPr>
      <w:r>
        <w:t xml:space="preserve">If so, check if </w:t>
      </w:r>
      <w:r w:rsidR="00BF35FF">
        <w:rPr>
          <w:rStyle w:val="CodeChar"/>
        </w:rPr>
        <w:t>version_id</w:t>
      </w:r>
      <w:r>
        <w:t xml:space="preserve"> is the same as </w:t>
      </w:r>
      <w:r w:rsidR="00526D0C">
        <w:t>any of those existing records.</w:t>
      </w:r>
    </w:p>
    <w:p w14:paraId="0B5DDF25" w14:textId="77777777" w:rsidR="00526D0C" w:rsidRDefault="00526D0C" w:rsidP="008F2EBB">
      <w:pPr>
        <w:pStyle w:val="ListParagraph"/>
        <w:numPr>
          <w:ilvl w:val="2"/>
          <w:numId w:val="6"/>
        </w:numPr>
      </w:pPr>
      <w:r>
        <w:t>If so, give an error message that the same version cannot be created.</w:t>
      </w:r>
    </w:p>
    <w:p w14:paraId="2B4652DA" w14:textId="77777777" w:rsidR="00526D0C" w:rsidRDefault="00526D0C" w:rsidP="008F2EBB">
      <w:pPr>
        <w:pStyle w:val="ListParagraph"/>
        <w:numPr>
          <w:ilvl w:val="2"/>
          <w:numId w:val="6"/>
        </w:numPr>
      </w:pPr>
      <w:r>
        <w:t xml:space="preserve">If not, check if </w:t>
      </w:r>
      <w:r w:rsidR="00005152">
        <w:rPr>
          <w:rStyle w:val="CodeChar"/>
        </w:rPr>
        <w:t>name</w:t>
      </w:r>
      <w:r>
        <w:t xml:space="preserve"> is the same as </w:t>
      </w:r>
      <w:r w:rsidR="00834BED">
        <w:t>the</w:t>
      </w:r>
      <w:r>
        <w:t xml:space="preserve"> existing records.</w:t>
      </w:r>
    </w:p>
    <w:p w14:paraId="43E548D1" w14:textId="77777777" w:rsidR="00526D0C" w:rsidRDefault="00526D0C" w:rsidP="008F2EBB">
      <w:pPr>
        <w:pStyle w:val="ListParagraph"/>
        <w:numPr>
          <w:ilvl w:val="3"/>
          <w:numId w:val="6"/>
        </w:numPr>
      </w:pPr>
      <w:r>
        <w:t>If so, continue.</w:t>
      </w:r>
      <w:r w:rsidR="00E86863">
        <w:t xml:space="preserve"> This case also applies if the name is not specified and the existing record also has no name.</w:t>
      </w:r>
    </w:p>
    <w:p w14:paraId="4E2748AD" w14:textId="77777777" w:rsidR="00526D0C" w:rsidRDefault="00526D0C" w:rsidP="008F2EBB">
      <w:pPr>
        <w:pStyle w:val="ListParagraph"/>
        <w:numPr>
          <w:ilvl w:val="3"/>
          <w:numId w:val="6"/>
        </w:numPr>
      </w:pPr>
      <w:r>
        <w:lastRenderedPageBreak/>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14:paraId="541BEB04" w14:textId="77777777" w:rsidR="00526D0C" w:rsidRDefault="00C64968" w:rsidP="008F2EBB">
      <w:pPr>
        <w:pStyle w:val="ListParagraph"/>
        <w:numPr>
          <w:ilvl w:val="1"/>
          <w:numId w:val="6"/>
        </w:numPr>
      </w:pPr>
      <w:r>
        <w:t>If not, continue.</w:t>
      </w:r>
    </w:p>
    <w:p w14:paraId="4E13CDF2" w14:textId="77777777" w:rsidR="00C64968" w:rsidRDefault="00C64968" w:rsidP="008F2EBB">
      <w:pPr>
        <w:pStyle w:val="ListParagraph"/>
        <w:numPr>
          <w:ilvl w:val="0"/>
          <w:numId w:val="6"/>
        </w:numPr>
      </w:pPr>
      <w:r>
        <w:t xml:space="preserve">Potential for unintentionally creating a code list with identical name but different identities: Is there a </w:t>
      </w:r>
      <w:r w:rsidR="002D3A91">
        <w:rPr>
          <w:rStyle w:val="CodeChar"/>
        </w:rPr>
        <w:t>code_list</w:t>
      </w:r>
      <w:r>
        <w:t xml:space="preserve"> record with the same </w:t>
      </w:r>
      <w:r w:rsidR="00005152">
        <w:rPr>
          <w:rStyle w:val="CodeChar"/>
        </w:rPr>
        <w:t>name</w:t>
      </w:r>
      <w:r>
        <w:t xml:space="preserve"> and </w:t>
      </w:r>
      <w:r w:rsidR="00BF35FF">
        <w:rPr>
          <w:rStyle w:val="CodeChar"/>
        </w:rPr>
        <w:t>agency_id</w:t>
      </w:r>
      <w:r>
        <w:t xml:space="preserve"> but with different </w:t>
      </w:r>
      <w:r w:rsidR="00BF35FF">
        <w:rPr>
          <w:rStyle w:val="CodeChar"/>
        </w:rPr>
        <w:t>list_id</w:t>
      </w:r>
      <w:r>
        <w:t>? If so, give the user a warning “You are about to create a code list with the same name but different identity (i.e., same Agency ID but different List ID).” If the user confirm, continue; otherwise, go back to the UI.</w:t>
      </w:r>
    </w:p>
    <w:p w14:paraId="68D0A06B" w14:textId="77777777" w:rsidR="0079775F" w:rsidRDefault="00F83B34" w:rsidP="008F2EBB">
      <w:pPr>
        <w:pStyle w:val="ListParagraph"/>
        <w:numPr>
          <w:ilvl w:val="0"/>
          <w:numId w:val="6"/>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14:paraId="26A70B1B" w14:textId="77777777" w:rsidR="00113749" w:rsidRDefault="00DD0098" w:rsidP="00F83B34">
      <w:r>
        <w:t xml:space="preserve">Note: The ‘Save’ button assigns the value </w:t>
      </w:r>
      <w:r w:rsidRPr="00DD0098">
        <w:rPr>
          <w:rStyle w:val="CodeChar"/>
        </w:rPr>
        <w:t>‘Editing’</w:t>
      </w:r>
      <w:r>
        <w:t xml:space="preserve"> to the </w:t>
      </w:r>
      <w:r w:rsidR="002D3A91">
        <w:rPr>
          <w:rStyle w:val="CodeChar"/>
        </w:rPr>
        <w:t>code_list</w:t>
      </w:r>
      <w:r w:rsidRPr="00DD0098">
        <w:rPr>
          <w:rStyle w:val="CodeChar"/>
        </w:rPr>
        <w:t>.State</w:t>
      </w:r>
      <w:r>
        <w:t xml:space="preserve"> column.</w:t>
      </w:r>
    </w:p>
    <w:p w14:paraId="7161C34D" w14:textId="77777777" w:rsidR="00DE1C4B" w:rsidRDefault="00DE1C4B" w:rsidP="00F83B34">
      <w:r>
        <w:t xml:space="preserve">Note: </w:t>
      </w:r>
      <w:r w:rsidR="00BF35FF">
        <w:rPr>
          <w:rStyle w:val="CodeChar"/>
        </w:rPr>
        <w:t>list_id</w:t>
      </w:r>
      <w:r w:rsidR="00DD0098" w:rsidRPr="00DD0098">
        <w:t>,</w:t>
      </w:r>
      <w:r w:rsidR="00E86863">
        <w:t xml:space="preserve"> </w:t>
      </w:r>
      <w:r w:rsidR="00BF35FF">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BF35FF">
        <w:rPr>
          <w:rStyle w:val="CodeChar"/>
        </w:rPr>
        <w:t>list_id</w:t>
      </w:r>
      <w:r w:rsidR="00E42EE4">
        <w:t xml:space="preserve"> is assumed to be unique within the </w:t>
      </w:r>
      <w:r w:rsidR="00BF35FF">
        <w:rPr>
          <w:rStyle w:val="CodeChar"/>
        </w:rPr>
        <w:t>agency_id</w:t>
      </w:r>
      <w:r w:rsidR="00E42EE4">
        <w:t>.</w:t>
      </w:r>
    </w:p>
    <w:p w14:paraId="4E8E5F87" w14:textId="77777777" w:rsidR="00113749" w:rsidRDefault="00113749" w:rsidP="00F83B34"/>
    <w:p w14:paraId="46F38FF1" w14:textId="77777777"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002D3A91">
        <w:rPr>
          <w:rStyle w:val="CodeChar"/>
        </w:rPr>
        <w:t>code_list</w:t>
      </w:r>
      <w:r w:rsidRPr="00DD0098">
        <w:rPr>
          <w:rStyle w:val="CodeChar"/>
        </w:rPr>
        <w:t>.State</w:t>
      </w:r>
      <w:r>
        <w:t xml:space="preserve"> column.</w:t>
      </w:r>
      <w:r w:rsidR="000E63C6">
        <w:t xml:space="preserve"> If the user cancels, then go back to the UI.</w:t>
      </w:r>
    </w:p>
    <w:p w14:paraId="08E5D87C" w14:textId="77777777" w:rsidR="00DD0098" w:rsidRDefault="00DD0098" w:rsidP="00F83B34"/>
    <w:p w14:paraId="74AECEE8" w14:textId="6D240630"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632C6D">
        <w:t>Application Home Screen</w:t>
      </w:r>
      <w:r>
        <w:fldChar w:fldCharType="end"/>
      </w:r>
      <w:r>
        <w:t>.</w:t>
      </w:r>
      <w:r w:rsidR="00A34247">
        <w:t xml:space="preserve"> The user can cancel and go back to the UI.</w:t>
      </w:r>
    </w:p>
    <w:p w14:paraId="71448D85" w14:textId="77777777" w:rsidR="009E3636" w:rsidRDefault="009E3636" w:rsidP="009E3636">
      <w:pPr>
        <w:pStyle w:val="Heading3"/>
      </w:pPr>
      <w:bookmarkStart w:id="427" w:name="_Ref408498291"/>
      <w:bookmarkStart w:id="428" w:name="_Ref411266629"/>
      <w:bookmarkStart w:id="429" w:name="_Toc456813663"/>
      <w:r>
        <w:t xml:space="preserve">Create a new BIE code list </w:t>
      </w:r>
      <w:r w:rsidR="005C461E">
        <w:t>from another (</w:t>
      </w:r>
      <w:r>
        <w:t xml:space="preserve">by </w:t>
      </w:r>
      <w:r w:rsidR="0079775F">
        <w:t xml:space="preserve">extension &amp; </w:t>
      </w:r>
      <w:r>
        <w:t>restriction</w:t>
      </w:r>
      <w:bookmarkEnd w:id="427"/>
      <w:r w:rsidR="005C461E">
        <w:t>)</w:t>
      </w:r>
      <w:bookmarkEnd w:id="428"/>
      <w:bookmarkEnd w:id="429"/>
    </w:p>
    <w:p w14:paraId="6DF60F3D" w14:textId="1296D6EF" w:rsidR="00EC7880" w:rsidRDefault="00EC7880" w:rsidP="001E54AD">
      <w:r>
        <w:t xml:space="preserve">Invoke the </w:t>
      </w:r>
      <w:r>
        <w:fldChar w:fldCharType="begin"/>
      </w:r>
      <w:r>
        <w:instrText xml:space="preserve"> REF _Ref410105368 \h </w:instrText>
      </w:r>
      <w:r>
        <w:fldChar w:fldCharType="separate"/>
      </w:r>
      <w:r w:rsidR="00632C6D">
        <w:t>Search and select a code list</w:t>
      </w:r>
      <w:r>
        <w:fldChar w:fldCharType="end"/>
      </w:r>
      <w:r>
        <w:t xml:space="preserve">. If it returns null, go back to the </w:t>
      </w:r>
      <w:r>
        <w:fldChar w:fldCharType="begin"/>
      </w:r>
      <w:r>
        <w:instrText xml:space="preserve"> REF _Ref410105428 \h </w:instrText>
      </w:r>
      <w:r>
        <w:fldChar w:fldCharType="separate"/>
      </w:r>
      <w:r w:rsidR="00632C6D">
        <w:t>Application Home Screen</w:t>
      </w:r>
      <w:r>
        <w:fldChar w:fldCharType="end"/>
      </w:r>
      <w:r>
        <w:t xml:space="preserve">. If a code list object or ID is returned, </w:t>
      </w:r>
      <w:r w:rsidR="007C39AA">
        <w:t xml:space="preserve">verify that the </w:t>
      </w:r>
      <w:r w:rsidR="002D3A91">
        <w:rPr>
          <w:rStyle w:val="CodeChar"/>
        </w:rPr>
        <w:t>code_list</w:t>
      </w:r>
      <w:r w:rsidR="007C39AA" w:rsidRPr="005C461E">
        <w:rPr>
          <w:rStyle w:val="CodeChar"/>
        </w:rPr>
        <w:t>.</w:t>
      </w:r>
      <w:r w:rsidR="002D3A91">
        <w:rPr>
          <w:rStyle w:val="CodeChar"/>
        </w:rPr>
        <w:t>extensible_indicator</w:t>
      </w:r>
      <w:r w:rsidR="002E273C" w:rsidRPr="002E273C">
        <w:rPr>
          <w:rStyle w:val="CodeChar"/>
        </w:rPr>
        <w:t xml:space="preserve"> =</w:t>
      </w:r>
      <w:r w:rsidR="007C39AA" w:rsidRPr="002E273C">
        <w:rPr>
          <w:rStyle w:val="CodeChar"/>
        </w:rPr>
        <w:t xml:space="preserve"> true</w:t>
      </w:r>
      <w:r w:rsidR="002E273C">
        <w:t xml:space="preserve">, and </w:t>
      </w:r>
      <w:r w:rsidR="002D3A91">
        <w:rPr>
          <w:rStyle w:val="CodeChar"/>
        </w:rPr>
        <w:t>code_list</w:t>
      </w:r>
      <w:r w:rsidR="002E273C" w:rsidRPr="002E273C">
        <w:rPr>
          <w:rStyle w:val="CodeChar"/>
        </w:rPr>
        <w:t>.State = ‘Published’</w:t>
      </w:r>
      <w:r w:rsidR="001E54AD" w:rsidRPr="001E54AD">
        <w:t xml:space="preserve"> (only published code lists can be referenced)</w:t>
      </w:r>
      <w:r>
        <w:t>.</w:t>
      </w:r>
      <w:r w:rsidR="007C39AA">
        <w:t xml:space="preserve"> If not, show the error message indicating </w:t>
      </w:r>
      <w:r w:rsidR="00FD039C">
        <w:t>the reason</w:t>
      </w:r>
      <w:r w:rsidR="007C39AA">
        <w:t xml:space="preserve"> and invoke the </w:t>
      </w:r>
      <w:r w:rsidR="007C39AA">
        <w:fldChar w:fldCharType="begin"/>
      </w:r>
      <w:r w:rsidR="007C39AA">
        <w:instrText xml:space="preserve"> REF _Ref410105368 \h </w:instrText>
      </w:r>
      <w:r w:rsidR="007C39AA">
        <w:fldChar w:fldCharType="separate"/>
      </w:r>
      <w:r w:rsidR="00632C6D">
        <w:t>Search and select a code list</w:t>
      </w:r>
      <w:r w:rsidR="007C39AA">
        <w:fldChar w:fldCharType="end"/>
      </w:r>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632C6D">
        <w:t xml:space="preserve">Figure </w:t>
      </w:r>
      <w:r w:rsidR="00632C6D">
        <w:rPr>
          <w:noProof/>
        </w:rPr>
        <w:t>10</w:t>
      </w:r>
      <w:r w:rsidR="00E42EE4">
        <w:fldChar w:fldCharType="end"/>
      </w:r>
      <w:r w:rsidR="007C39AA">
        <w:t>.</w:t>
      </w:r>
    </w:p>
    <w:p w14:paraId="13B394F8" w14:textId="77777777" w:rsidR="00EC7880" w:rsidRDefault="00EC7880" w:rsidP="00EC7880"/>
    <w:p w14:paraId="6B66A0AB" w14:textId="77777777" w:rsidR="00EC7880" w:rsidRDefault="007201AE" w:rsidP="00EC7880">
      <w:r>
        <w:object w:dxaOrig="3478" w:dyaOrig="2602" w14:anchorId="1DD51DAC">
          <v:shape id="_x0000_i1035" type="#_x0000_t75" style="width:338.25pt;height:259.45pt" o:ole="">
            <v:imagedata r:id="rId38" o:title="" croptop="-657f" cropbottom="808f" cropleft="3165f" cropright="-1269f"/>
          </v:shape>
          <o:OLEObject Type="Embed" ProgID="PowerPoint.Slide.12" ShapeID="_x0000_i1035" DrawAspect="Content" ObjectID="_1530641259" r:id="rId39"/>
        </w:object>
      </w:r>
    </w:p>
    <w:p w14:paraId="5B2EB143" w14:textId="1CD81821" w:rsidR="005C461E" w:rsidRDefault="005C461E" w:rsidP="005C461E">
      <w:pPr>
        <w:pStyle w:val="Caption"/>
      </w:pPr>
      <w:bookmarkStart w:id="430" w:name="_Ref411263376"/>
      <w:r>
        <w:t xml:space="preserve">Figure </w:t>
      </w:r>
      <w:fldSimple w:instr=" SEQ Figure \* ARABIC ">
        <w:r w:rsidR="00632C6D">
          <w:rPr>
            <w:noProof/>
          </w:rPr>
          <w:t>10</w:t>
        </w:r>
      </w:fldSimple>
      <w:bookmarkEnd w:id="430"/>
      <w:r>
        <w:t>. UI for Create a BIE code list from another code list</w:t>
      </w:r>
    </w:p>
    <w:p w14:paraId="29533BF8" w14:textId="77777777" w:rsidR="005C461E" w:rsidRDefault="005C461E" w:rsidP="005C461E">
      <w:r>
        <w:lastRenderedPageBreak/>
        <w:t>At the initialization of the UI, the code list metadata is populated with content inherited from the base.</w:t>
      </w:r>
      <w:r w:rsidR="00687143">
        <w:t xml:space="preserve"> The Code table in the UI is populated with the code values from the base as follows.</w:t>
      </w:r>
    </w:p>
    <w:p w14:paraId="793070C2" w14:textId="77777777" w:rsidR="00687143" w:rsidRDefault="00687143" w:rsidP="008F2EBB">
      <w:pPr>
        <w:pStyle w:val="ListParagraph"/>
        <w:numPr>
          <w:ilvl w:val="0"/>
          <w:numId w:val="6"/>
        </w:numPr>
      </w:pPr>
      <w:r>
        <w:t xml:space="preserve">Blue rows are where the </w:t>
      </w:r>
      <w:r w:rsidR="00A30829">
        <w:rPr>
          <w:rStyle w:val="CodeChar"/>
        </w:rPr>
        <w:t>used_indicator</w:t>
      </w:r>
      <w:r w:rsidRPr="007201AE">
        <w:rPr>
          <w:rStyle w:val="CodeChar"/>
        </w:rPr>
        <w:t xml:space="preserve"> =1</w:t>
      </w:r>
      <w:r>
        <w:t xml:space="preserve"> and </w:t>
      </w:r>
      <w:r w:rsidR="00A30829">
        <w:rPr>
          <w:rStyle w:val="CodeChar"/>
        </w:rPr>
        <w:t>locked_indicator</w:t>
      </w:r>
      <w:r w:rsidRPr="007201AE">
        <w:rPr>
          <w:rStyle w:val="CodeChar"/>
        </w:rPr>
        <w:t xml:space="preserve"> = 0</w:t>
      </w:r>
      <w:r>
        <w:t>. If the user unchecks (i.e., restricts) a blue row, the color changes to dull red. If the user rechecks, it changes back to blue.</w:t>
      </w:r>
    </w:p>
    <w:p w14:paraId="5262B03F" w14:textId="77777777" w:rsidR="00687143" w:rsidRDefault="00687143" w:rsidP="008F2EBB">
      <w:pPr>
        <w:pStyle w:val="ListParagraph"/>
        <w:numPr>
          <w:ilvl w:val="0"/>
          <w:numId w:val="6"/>
        </w:numPr>
      </w:pPr>
      <w:r>
        <w:t xml:space="preserve">Bright red rows are where the </w:t>
      </w:r>
      <w:r w:rsidR="00A30829">
        <w:rPr>
          <w:rStyle w:val="CodeChar"/>
        </w:rPr>
        <w:t>used_indicator</w:t>
      </w:r>
      <w:r w:rsidRPr="00FE78E2">
        <w:rPr>
          <w:rStyle w:val="CodeChar"/>
        </w:rPr>
        <w:t xml:space="preserve"> = 0</w:t>
      </w:r>
      <w:r>
        <w:t xml:space="preserve"> and </w:t>
      </w:r>
      <w:r w:rsidR="00A30829">
        <w:rPr>
          <w:rStyle w:val="CodeChar"/>
        </w:rPr>
        <w:t>locked_indicator</w:t>
      </w:r>
      <w:r w:rsidRPr="00FE78E2">
        <w:rPr>
          <w:rStyle w:val="CodeChar"/>
        </w:rPr>
        <w:t xml:space="preserve"> = </w:t>
      </w:r>
      <w:r w:rsidR="00FE78E2">
        <w:rPr>
          <w:rStyle w:val="CodeChar"/>
        </w:rPr>
        <w:t>0</w:t>
      </w:r>
      <w:r w:rsidR="00FE78E2">
        <w:t xml:space="preserve"> or </w:t>
      </w:r>
      <w:r w:rsidR="00A30829">
        <w:rPr>
          <w:rStyle w:val="CodeChar"/>
        </w:rPr>
        <w:t>locked_indicator</w:t>
      </w:r>
      <w:r w:rsidR="00FE78E2" w:rsidRPr="00FE78E2">
        <w:rPr>
          <w:rStyle w:val="CodeChar"/>
        </w:rPr>
        <w:t xml:space="preserve"> = 1</w:t>
      </w:r>
      <w:r w:rsidR="00FE78E2">
        <w:t>.</w:t>
      </w:r>
      <w:r>
        <w:t xml:space="preserve"> The user cannot check or uncheck these rows.</w:t>
      </w:r>
    </w:p>
    <w:p w14:paraId="2F103EC6" w14:textId="77777777" w:rsidR="006122AE" w:rsidRDefault="006122AE" w:rsidP="006122AE"/>
    <w:p w14:paraId="1D44FC43" w14:textId="77777777" w:rsidR="00687143" w:rsidRDefault="006122AE" w:rsidP="006122AE">
      <w:r>
        <w:t>G</w:t>
      </w:r>
      <w:r w:rsidR="00687143">
        <w:t>reen row</w:t>
      </w:r>
      <w:r>
        <w:t>s are</w:t>
      </w:r>
      <w:r w:rsidR="00687143">
        <w:t xml:space="preserve"> </w:t>
      </w:r>
      <w:r>
        <w:t>new code values added in this code list derivation. There is no green row at the initialization.</w:t>
      </w:r>
    </w:p>
    <w:p w14:paraId="7A8E5101" w14:textId="77777777" w:rsidR="006122AE" w:rsidRDefault="006122AE" w:rsidP="005C461E"/>
    <w:p w14:paraId="40C69C2F" w14:textId="4C0A492C" w:rsidR="006122AE" w:rsidRDefault="005C461E" w:rsidP="005C461E">
      <w:r>
        <w:t>The ‘Save’ button write all data to the database</w:t>
      </w:r>
      <w:r w:rsidR="000E63C6">
        <w:t xml:space="preserve"> with the </w:t>
      </w:r>
      <w:r w:rsidR="002D3A91">
        <w:rPr>
          <w:rStyle w:val="CodeChar"/>
        </w:rPr>
        <w:t>code_list</w:t>
      </w:r>
      <w:r w:rsidR="000E63C6" w:rsidRPr="000E63C6">
        <w:rPr>
          <w:rStyle w:val="CodeChar"/>
        </w:rPr>
        <w: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rsidR="00632C6D">
        <w:t>3.7.1</w:t>
      </w:r>
      <w:r>
        <w:fldChar w:fldCharType="end"/>
      </w:r>
      <w:r>
        <w:t xml:space="preserve"> apply. </w:t>
      </w:r>
      <w:r w:rsidR="006122AE">
        <w:t xml:space="preserve">The </w:t>
      </w:r>
      <w:r w:rsidR="00A30829">
        <w:rPr>
          <w:rStyle w:val="CodeChar"/>
        </w:rPr>
        <w:t>used_indicator</w:t>
      </w:r>
      <w:r w:rsidR="006122AE">
        <w:t xml:space="preserve">, </w:t>
      </w:r>
      <w:r w:rsidR="00A30829">
        <w:rPr>
          <w:rStyle w:val="CodeChar"/>
        </w:rPr>
        <w:t>locked_indicator</w:t>
      </w:r>
      <w:r w:rsidR="006122AE">
        <w:t xml:space="preserve">, </w:t>
      </w:r>
      <w:r w:rsidR="00A30829">
        <w:rPr>
          <w:rStyle w:val="CodeChar"/>
        </w:rPr>
        <w:t>extension_Indicator</w:t>
      </w:r>
      <w:r w:rsidR="006122AE">
        <w:t xml:space="preserve"> values should be written to the database as follows.</w:t>
      </w:r>
    </w:p>
    <w:p w14:paraId="1E6284A1" w14:textId="77777777" w:rsidR="006122AE" w:rsidRDefault="006122AE" w:rsidP="008F2EBB">
      <w:pPr>
        <w:pStyle w:val="ListParagraph"/>
        <w:numPr>
          <w:ilvl w:val="0"/>
          <w:numId w:val="6"/>
        </w:numPr>
      </w:pPr>
      <w:r>
        <w:t xml:space="preserve">Blue rows: </w:t>
      </w:r>
      <w:r w:rsidR="00A30829">
        <w:rPr>
          <w:rStyle w:val="CodeChar"/>
        </w:rPr>
        <w:t>used_indicator</w:t>
      </w:r>
      <w:r w:rsidRPr="00E33377">
        <w:rPr>
          <w:rStyle w:val="CodeChar"/>
        </w:rPr>
        <w:t xml:space="preserve"> = 1</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4486C7E4" w14:textId="77777777" w:rsidR="006122AE" w:rsidRDefault="006122AE" w:rsidP="008F2EBB">
      <w:pPr>
        <w:pStyle w:val="ListParagraph"/>
        <w:numPr>
          <w:ilvl w:val="0"/>
          <w:numId w:val="6"/>
        </w:numPr>
      </w:pPr>
      <w:r>
        <w:t xml:space="preserve">Dull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01AF4089" w14:textId="77777777" w:rsidR="006122AE" w:rsidRDefault="006122AE" w:rsidP="008F2EBB">
      <w:pPr>
        <w:pStyle w:val="ListParagraph"/>
        <w:numPr>
          <w:ilvl w:val="0"/>
          <w:numId w:val="6"/>
        </w:numPr>
      </w:pPr>
      <w:r>
        <w:t xml:space="preserve">Bright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1</w:t>
      </w:r>
      <w:r>
        <w:t xml:space="preserve">, </w:t>
      </w:r>
      <w:r w:rsidR="00A30829">
        <w:rPr>
          <w:rStyle w:val="CodeChar"/>
        </w:rPr>
        <w:t>extension_Indicator</w:t>
      </w:r>
      <w:r w:rsidRPr="00E33377">
        <w:rPr>
          <w:rStyle w:val="CodeChar"/>
        </w:rPr>
        <w:t xml:space="preserve"> = 0</w:t>
      </w:r>
      <w:r>
        <w:t>.</w:t>
      </w:r>
    </w:p>
    <w:p w14:paraId="3B4B7EEB" w14:textId="77777777" w:rsidR="0046208A" w:rsidRDefault="001C1CB0" w:rsidP="008F2EBB">
      <w:pPr>
        <w:pStyle w:val="ListParagraph"/>
        <w:numPr>
          <w:ilvl w:val="0"/>
          <w:numId w:val="6"/>
        </w:numPr>
      </w:pPr>
      <w:r>
        <w:t xml:space="preserve">Green rows: </w:t>
      </w:r>
      <w:r w:rsidR="00A30829">
        <w:rPr>
          <w:rStyle w:val="CodeChar"/>
        </w:rPr>
        <w:t>used_indicator</w:t>
      </w:r>
      <w:r w:rsidRPr="00E33377">
        <w:rPr>
          <w:rStyle w:val="CodeChar"/>
        </w:rPr>
        <w:t xml:space="preserve"> =1</w:t>
      </w:r>
      <w:r>
        <w:t xml:space="preserve">, </w:t>
      </w:r>
      <w:r w:rsidR="00A30829">
        <w:rPr>
          <w:rStyle w:val="CodeChar"/>
        </w:rPr>
        <w:t>locked_indicator</w:t>
      </w:r>
      <w:r w:rsidR="006122AE" w:rsidRPr="00E33377">
        <w:rPr>
          <w:rStyle w:val="CodeChar"/>
        </w:rPr>
        <w:t xml:space="preserve"> = 0</w:t>
      </w:r>
      <w:r>
        <w:t xml:space="preserve">, </w:t>
      </w:r>
      <w:r w:rsidR="00A30829">
        <w:rPr>
          <w:rStyle w:val="CodeChar"/>
        </w:rPr>
        <w:t>extension_Indicator</w:t>
      </w:r>
      <w:r w:rsidRPr="00E33377">
        <w:rPr>
          <w:rStyle w:val="CodeChar"/>
        </w:rPr>
        <w:t xml:space="preserve"> = 1</w:t>
      </w:r>
      <w:r w:rsidR="006122AE">
        <w:t xml:space="preserve">. </w:t>
      </w:r>
    </w:p>
    <w:p w14:paraId="5A50CB39" w14:textId="77777777" w:rsidR="000E63C6" w:rsidRDefault="000E63C6" w:rsidP="005C461E">
      <w:r>
        <w:t xml:space="preserve">The ‘Publish’ button first gives a warning to the user that a published code list can no longer be changed but marked for deletion. If the user confirms, the same thing as in the ‘Save’ button happens, except the </w:t>
      </w:r>
      <w:r w:rsidR="002D3A91">
        <w:rPr>
          <w:rStyle w:val="CodeChar"/>
        </w:rPr>
        <w:t>code_list</w:t>
      </w:r>
      <w:r w:rsidRPr="000E63C6">
        <w:rPr>
          <w:rStyle w:val="CodeChar"/>
        </w:rPr>
        <w:t>.State = ‘Published’</w:t>
      </w:r>
      <w:r>
        <w:t>. If the user cancels, then go back.</w:t>
      </w:r>
    </w:p>
    <w:p w14:paraId="68912FFB" w14:textId="77777777" w:rsidR="000E63C6" w:rsidRDefault="000E63C6" w:rsidP="005C461E"/>
    <w:p w14:paraId="24EAAE11" w14:textId="7C0E6B6A" w:rsidR="005C461E" w:rsidRPr="005C461E" w:rsidRDefault="005C461E" w:rsidP="005C461E">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632C6D">
        <w:t>Application Home Screen</w:t>
      </w:r>
      <w:r>
        <w:fldChar w:fldCharType="end"/>
      </w:r>
      <w:r>
        <w:t>.</w:t>
      </w:r>
      <w:r w:rsidR="00B63935">
        <w:t xml:space="preserve"> If the user cancels, go back to the UI.</w:t>
      </w:r>
    </w:p>
    <w:p w14:paraId="5A247BA5" w14:textId="77777777" w:rsidR="00C60B2B" w:rsidRDefault="00C60B2B" w:rsidP="00C60B2B"/>
    <w:p w14:paraId="44A84EFE" w14:textId="6452A444"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632C6D">
        <w:t>View/Edit a BIE code list</w:t>
      </w:r>
      <w:r w:rsidR="00DF7589">
        <w:fldChar w:fldCharType="end"/>
      </w:r>
      <w:r w:rsidR="00DF7589">
        <w:t xml:space="preserve"> section but wi</w:t>
      </w:r>
      <w:r w:rsidR="00E33377">
        <w:t>th</w:t>
      </w:r>
      <w:r w:rsidR="00DF7589">
        <w:t xml:space="preserve"> all fields </w:t>
      </w:r>
      <w:r w:rsidR="00E33377">
        <w:t xml:space="preserve">un-editable </w:t>
      </w:r>
      <w:r w:rsidR="00DF7589">
        <w:t>so that no modification can be made.</w:t>
      </w:r>
    </w:p>
    <w:p w14:paraId="07EB4F40" w14:textId="77777777" w:rsidR="0079775F" w:rsidRDefault="00184D2C" w:rsidP="00184D2C">
      <w:pPr>
        <w:pStyle w:val="Heading3"/>
      </w:pPr>
      <w:bookmarkStart w:id="431" w:name="_Ref410105368"/>
      <w:bookmarkStart w:id="432" w:name="_Toc456813664"/>
      <w:r>
        <w:t>Search and select a code list</w:t>
      </w:r>
      <w:bookmarkEnd w:id="431"/>
      <w:bookmarkEnd w:id="432"/>
    </w:p>
    <w:p w14:paraId="694C1015" w14:textId="77777777"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w:t>
      </w:r>
      <w:r w:rsidR="00005152">
        <w:rPr>
          <w:rStyle w:val="CodeChar"/>
        </w:rPr>
        <w:t>name</w:t>
      </w:r>
      <w:r w:rsidR="008E2483">
        <w:t xml:space="preserve">, </w:t>
      </w:r>
      <w:r w:rsidR="00BF35FF">
        <w:rPr>
          <w:rStyle w:val="CodeChar"/>
        </w:rPr>
        <w:t>list_id</w:t>
      </w:r>
      <w:r w:rsidR="00C60B2B">
        <w:t xml:space="preserve">, </w:t>
      </w:r>
      <w:r w:rsidR="00BF35FF">
        <w:rPr>
          <w:rStyle w:val="CodeChar"/>
        </w:rPr>
        <w:t>agency_id</w:t>
      </w:r>
      <w:r w:rsidR="00C60B2B">
        <w:t xml:space="preserve">, </w:t>
      </w:r>
      <w:r w:rsidR="00BF35FF">
        <w:rPr>
          <w:rStyle w:val="CodeChar"/>
        </w:rPr>
        <w:t>version_id</w:t>
      </w:r>
      <w:r w:rsidR="00C60B2B">
        <w:t xml:space="preserve">, </w:t>
      </w:r>
      <w:r w:rsidR="00B66EC6">
        <w:rPr>
          <w:rStyle w:val="CodeChar"/>
        </w:rPr>
        <w:t>definition</w:t>
      </w:r>
      <w:r w:rsidR="00C60B2B">
        <w:t xml:space="preserve">, and </w:t>
      </w:r>
      <w:r w:rsidR="002D3A91">
        <w:rPr>
          <w:rStyle w:val="CodeChar"/>
        </w:rPr>
        <w:t>remark</w:t>
      </w:r>
      <w:r w:rsidR="00C60B2B">
        <w:t xml:space="preserve"> columns. </w:t>
      </w:r>
      <w:r w:rsidR="00B63935">
        <w:t xml:space="preserve">The user should be able to filter out code lists that are not extensible </w:t>
      </w:r>
      <w:r w:rsidR="002E273C">
        <w:t>(</w:t>
      </w:r>
      <w:r w:rsidR="002D3A91">
        <w:rPr>
          <w:rStyle w:val="CodeChar"/>
        </w:rPr>
        <w:t>code_list</w:t>
      </w:r>
      <w:r w:rsidR="002E273C" w:rsidRPr="002E273C">
        <w:rPr>
          <w:rStyle w:val="CodeChar"/>
        </w:rPr>
        <w:t>.</w:t>
      </w:r>
      <w:r w:rsidR="002D3A91">
        <w:rPr>
          <w:rStyle w:val="CodeChar"/>
        </w:rPr>
        <w:t>extensible_indicator</w:t>
      </w:r>
      <w:r w:rsidR="002E273C" w:rsidRPr="002E273C">
        <w:rPr>
          <w:rStyle w:val="CodeChar"/>
        </w:rPr>
        <w:t xml:space="preserve"> = false</w:t>
      </w:r>
      <w:r w:rsidR="002E273C">
        <w:t xml:space="preserve">) </w:t>
      </w:r>
      <w:r w:rsidR="00B63935">
        <w:t>and code lists that are already marked for deletion</w:t>
      </w:r>
      <w:r w:rsidR="002E273C">
        <w:t xml:space="preserve"> (</w:t>
      </w:r>
      <w:r w:rsidR="002E273C" w:rsidRPr="002E273C">
        <w:rPr>
          <w:rStyle w:val="CodeChar"/>
        </w:rPr>
        <w:t>Code_list.State = ‘Deleted’</w:t>
      </w:r>
      <w:r w:rsidR="002E273C">
        <w:t>)</w:t>
      </w:r>
      <w:r w:rsidR="00B63935">
        <w:t xml:space="preserve">. </w:t>
      </w:r>
      <w:r w:rsidR="00C60B2B">
        <w:t>The user can select one of the matched code lists and click an ‘OK’ button</w:t>
      </w:r>
      <w:r w:rsidR="0005458F">
        <w:t>,</w:t>
      </w:r>
      <w:r w:rsidR="00C60B2B">
        <w:t xml:space="preserve"> </w:t>
      </w:r>
      <w:r w:rsidR="0005458F">
        <w:t>then the UI</w:t>
      </w:r>
      <w:r w:rsidR="00C60B2B">
        <w:t xml:space="preserve"> returns the selected code list object or ID. A ‘Cancel’ button returns null. In both cases, </w:t>
      </w:r>
      <w:r w:rsidR="00EC7880">
        <w:t xml:space="preserve">go back to the calling dialogue. </w:t>
      </w:r>
    </w:p>
    <w:p w14:paraId="2611DA8F" w14:textId="77777777" w:rsidR="009E3636" w:rsidRDefault="00DF7589" w:rsidP="009E3636">
      <w:pPr>
        <w:pStyle w:val="Heading3"/>
      </w:pPr>
      <w:bookmarkStart w:id="433" w:name="_Ref408498295"/>
      <w:bookmarkStart w:id="434" w:name="_Toc456813665"/>
      <w:r>
        <w:t>View/</w:t>
      </w:r>
      <w:r w:rsidR="009E3636">
        <w:t>Edit a BIE code list</w:t>
      </w:r>
      <w:bookmarkEnd w:id="433"/>
      <w:bookmarkEnd w:id="434"/>
    </w:p>
    <w:p w14:paraId="15FA6D21" w14:textId="0EE6E933" w:rsidR="005B51EC" w:rsidRDefault="00E12800" w:rsidP="00E42EE4">
      <w:r>
        <w:t xml:space="preserve">Invoke the </w:t>
      </w:r>
      <w:r>
        <w:fldChar w:fldCharType="begin"/>
      </w:r>
      <w:r>
        <w:instrText xml:space="preserve"> REF _Ref410105368 \h </w:instrText>
      </w:r>
      <w:r>
        <w:fldChar w:fldCharType="separate"/>
      </w:r>
      <w:r w:rsidR="00632C6D">
        <w:t>Search and select a code list</w:t>
      </w:r>
      <w:r>
        <w:fldChar w:fldCharType="end"/>
      </w:r>
      <w:r>
        <w:t xml:space="preserve">. If it returns null, go back to the </w:t>
      </w:r>
      <w:r>
        <w:fldChar w:fldCharType="begin"/>
      </w:r>
      <w:r>
        <w:instrText xml:space="preserve"> REF _Ref410105428 \h </w:instrText>
      </w:r>
      <w:r>
        <w:fldChar w:fldCharType="separate"/>
      </w:r>
      <w:r w:rsidR="00632C6D">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632C6D">
        <w:t xml:space="preserve">Figure </w:t>
      </w:r>
      <w:r w:rsidR="00632C6D">
        <w:rPr>
          <w:noProof/>
        </w:rPr>
        <w:t>9</w:t>
      </w:r>
      <w:r w:rsidR="002E2E46">
        <w:fldChar w:fldCharType="end"/>
      </w:r>
      <w:r w:rsidR="002E2E46">
        <w:t xml:space="preserve"> or </w:t>
      </w:r>
      <w:r>
        <w:fldChar w:fldCharType="begin"/>
      </w:r>
      <w:r>
        <w:instrText xml:space="preserve"> REF _Ref411263376 \h </w:instrText>
      </w:r>
      <w:r>
        <w:fldChar w:fldCharType="separate"/>
      </w:r>
      <w:r w:rsidR="00632C6D">
        <w:t xml:space="preserve">Figure </w:t>
      </w:r>
      <w:r w:rsidR="00632C6D">
        <w:rPr>
          <w:noProof/>
        </w:rPr>
        <w:t>10</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632C6D">
        <w:t>3.7.1</w:t>
      </w:r>
      <w:r w:rsidR="00EB57A7">
        <w:fldChar w:fldCharType="end"/>
      </w:r>
      <w:r w:rsidR="00EB57A7">
        <w:t xml:space="preserve"> and </w:t>
      </w:r>
      <w:r>
        <w:fldChar w:fldCharType="begin"/>
      </w:r>
      <w:r>
        <w:instrText xml:space="preserve"> REF _Ref411266629 \r \h </w:instrText>
      </w:r>
      <w:r>
        <w:fldChar w:fldCharType="separate"/>
      </w:r>
      <w:r w:rsidR="00632C6D">
        <w:t>3.7.2</w:t>
      </w:r>
      <w:r>
        <w:fldChar w:fldCharType="end"/>
      </w:r>
      <w:r w:rsidR="00EB57A7">
        <w:t xml:space="preserve"> apply</w:t>
      </w:r>
      <w:r>
        <w:t>.</w:t>
      </w:r>
    </w:p>
    <w:p w14:paraId="433941E9" w14:textId="77777777" w:rsidR="00E42EE4" w:rsidRDefault="005B51EC" w:rsidP="005B51EC">
      <w:pPr>
        <w:pStyle w:val="Heading3"/>
      </w:pPr>
      <w:bookmarkStart w:id="435" w:name="_Toc456813666"/>
      <w:r>
        <w:t>Discard a BIE code list</w:t>
      </w:r>
      <w:bookmarkEnd w:id="435"/>
    </w:p>
    <w:p w14:paraId="06A266F5" w14:textId="1D6279A6" w:rsidR="00FB56BF" w:rsidRDefault="00AE14AC" w:rsidP="00AE14AC">
      <w:r>
        <w:t xml:space="preserve">Invoke the </w:t>
      </w:r>
      <w:r>
        <w:fldChar w:fldCharType="begin"/>
      </w:r>
      <w:r>
        <w:instrText xml:space="preserve"> REF _Ref410105368 \h </w:instrText>
      </w:r>
      <w:r>
        <w:fldChar w:fldCharType="separate"/>
      </w:r>
      <w:r w:rsidR="00632C6D">
        <w:t>Search and select a code list</w:t>
      </w:r>
      <w:r>
        <w:fldChar w:fldCharType="end"/>
      </w:r>
      <w:r>
        <w:t xml:space="preserve">. If it returns null, go back to the </w:t>
      </w:r>
      <w:r>
        <w:fldChar w:fldCharType="begin"/>
      </w:r>
      <w:r>
        <w:instrText xml:space="preserve"> REF _Ref410105428 \h </w:instrText>
      </w:r>
      <w:r>
        <w:fldChar w:fldCharType="separate"/>
      </w:r>
      <w:r w:rsidR="00632C6D">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002D3A91">
        <w:rPr>
          <w:rStyle w:val="CodeChar"/>
        </w:rPr>
        <w:t>code_list</w:t>
      </w:r>
      <w:r>
        <w:t xml:space="preserve"> and </w:t>
      </w:r>
      <w:r w:rsidR="00A30829">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632C6D">
        <w:t>Application Home Screen</w:t>
      </w:r>
      <w:r w:rsidR="00FB56BF">
        <w:fldChar w:fldCharType="end"/>
      </w:r>
      <w:r w:rsidR="00FB56BF">
        <w:t xml:space="preserve">. </w:t>
      </w:r>
      <w:r w:rsidR="00FB56BF">
        <w:br/>
      </w:r>
    </w:p>
    <w:p w14:paraId="1F547A48" w14:textId="77777777" w:rsidR="00AE14AC" w:rsidRPr="00AE14AC" w:rsidRDefault="00AE14AC" w:rsidP="00AE14AC">
      <w:r>
        <w:lastRenderedPageBreak/>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Deleted or Published state</w:t>
      </w:r>
      <w:r>
        <w:t>. Use the Delete Code List menu instead (to mark the published code list as deleted).” Maybe also show the code list’s state in the error message.</w:t>
      </w:r>
      <w:r w:rsidR="00FB56BF">
        <w:t xml:space="preserve"> Upon acknowledging the error message, go back to the code list search page.</w:t>
      </w:r>
    </w:p>
    <w:p w14:paraId="06E3D541" w14:textId="77777777" w:rsidR="005B51EC" w:rsidRDefault="005B51EC" w:rsidP="005B51EC">
      <w:pPr>
        <w:pStyle w:val="Heading3"/>
      </w:pPr>
      <w:bookmarkStart w:id="436" w:name="_Toc456813667"/>
      <w:r>
        <w:t>Delete a BIE code list</w:t>
      </w:r>
      <w:bookmarkEnd w:id="436"/>
    </w:p>
    <w:p w14:paraId="6D78E1D2" w14:textId="2CDCD3AF" w:rsidR="00FB56BF" w:rsidRDefault="00305B24" w:rsidP="00AE14AC">
      <w:r>
        <w:t xml:space="preserve">Invoke the </w:t>
      </w:r>
      <w:r>
        <w:fldChar w:fldCharType="begin"/>
      </w:r>
      <w:r>
        <w:instrText xml:space="preserve"> REF _Ref410105368 \h </w:instrText>
      </w:r>
      <w:r>
        <w:fldChar w:fldCharType="separate"/>
      </w:r>
      <w:r w:rsidR="00632C6D">
        <w:t>Search and select a code list</w:t>
      </w:r>
      <w:r>
        <w:fldChar w:fldCharType="end"/>
      </w:r>
      <w:r>
        <w:t xml:space="preserve">. If it returns null, go back to the </w:t>
      </w:r>
      <w:r>
        <w:fldChar w:fldCharType="begin"/>
      </w:r>
      <w:r>
        <w:instrText xml:space="preserve"> REF _Ref410105428 \h </w:instrText>
      </w:r>
      <w:r>
        <w:fldChar w:fldCharType="separate"/>
      </w:r>
      <w:r w:rsidR="00632C6D">
        <w:t>Application Home Screen</w:t>
      </w:r>
      <w:r>
        <w:fldChar w:fldCharType="end"/>
      </w:r>
      <w:r>
        <w:t xml:space="preserve">. If a code list object or ID is returned, check that the code list’s state is </w:t>
      </w:r>
      <w:r>
        <w:rPr>
          <w:rStyle w:val="CodeChar"/>
        </w:rPr>
        <w:t>Published</w:t>
      </w:r>
      <w:r>
        <w:t xml:space="preserve">. If so, change the State of the code list in the database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632C6D">
        <w:t>Application Home Screen</w:t>
      </w:r>
      <w:r w:rsidR="00FB56BF">
        <w:fldChar w:fldCharType="end"/>
      </w:r>
      <w:r w:rsidR="00FB56BF">
        <w:t xml:space="preserve">. </w:t>
      </w:r>
    </w:p>
    <w:p w14:paraId="517C32DE" w14:textId="77777777" w:rsidR="00FB56BF" w:rsidRDefault="00FB56BF" w:rsidP="00AE14AC"/>
    <w:p w14:paraId="24B858F9" w14:textId="77777777" w:rsidR="00AE14AC" w:rsidRPr="00AE14AC" w:rsidRDefault="00305B24" w:rsidP="00AE14AC">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Upon acknowledging the error message, go back to the code list search page.</w:t>
      </w:r>
    </w:p>
    <w:p w14:paraId="4F3A18A1" w14:textId="0CE116D4" w:rsidR="0028162A" w:rsidRDefault="0028162A" w:rsidP="0028162A">
      <w:pPr>
        <w:pStyle w:val="Heading2"/>
      </w:pPr>
      <w:bookmarkStart w:id="437" w:name="_Ref404612029"/>
      <w:bookmarkStart w:id="438" w:name="_Toc456813668"/>
      <w:r>
        <w:t>Generate a</w:t>
      </w:r>
      <w:r w:rsidR="00FB56BF">
        <w:t xml:space="preserve"> </w:t>
      </w:r>
      <w:r w:rsidR="00CE4395">
        <w:t xml:space="preserve"> </w:t>
      </w:r>
      <w:r w:rsidR="00C23369">
        <w:t>OAGIS Expression</w:t>
      </w:r>
      <w:r w:rsidR="00FB56BF">
        <w:t xml:space="preserve"> for a </w:t>
      </w:r>
      <w:r w:rsidR="00CE4395">
        <w:t xml:space="preserve">profile </w:t>
      </w:r>
      <w:r w:rsidR="00FB56BF">
        <w:t>top-level ABIE</w:t>
      </w:r>
      <w:bookmarkEnd w:id="437"/>
      <w:r w:rsidR="00CE4395">
        <w:t xml:space="preserve"> (BOD)</w:t>
      </w:r>
      <w:bookmarkEnd w:id="438"/>
    </w:p>
    <w:p w14:paraId="02CFBFF8" w14:textId="199E08B7"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632C6D">
        <w:t xml:space="preserve">Figure </w:t>
      </w:r>
      <w:r w:rsidR="00632C6D">
        <w:rPr>
          <w:noProof/>
        </w:rPr>
        <w:t>11</w:t>
      </w:r>
      <w:r w:rsidR="00F85BF9">
        <w:fldChar w:fldCharType="end"/>
      </w:r>
      <w:r w:rsidR="00F85BF9">
        <w:t xml:space="preserve"> </w:t>
      </w:r>
      <w:r>
        <w:t>should be displayed.</w:t>
      </w:r>
    </w:p>
    <w:p w14:paraId="77043AA6" w14:textId="77777777" w:rsidR="00430C5B" w:rsidRDefault="00430C5B" w:rsidP="00C23369"/>
    <w:p w14:paraId="784ADCED" w14:textId="62F23AF4" w:rsidR="00430C5B" w:rsidRDefault="00CE4395" w:rsidP="00C23369">
      <w:r>
        <w:object w:dxaOrig="16676" w:dyaOrig="12476" w14:anchorId="13E018EB">
          <v:shape id="_x0000_i1036" type="#_x0000_t75" style="width:388.55pt;height:274.4pt" o:ole="">
            <v:imagedata r:id="rId40" o:title="" croptop="6171f" cropbottom="6011f" cropleft="2415f" cropright="5426f"/>
          </v:shape>
          <o:OLEObject Type="Embed" ProgID="PowerPoint.Slide.8" ShapeID="_x0000_i1036" DrawAspect="Content" ObjectID="_1530641260" r:id="rId41"/>
        </w:object>
      </w:r>
    </w:p>
    <w:p w14:paraId="6B0A7325" w14:textId="41F748C2" w:rsidR="00430C5B" w:rsidRDefault="00F85BF9" w:rsidP="00F85BF9">
      <w:pPr>
        <w:pStyle w:val="Caption"/>
      </w:pPr>
      <w:bookmarkStart w:id="439" w:name="_Ref412472106"/>
      <w:r>
        <w:t xml:space="preserve">Figure </w:t>
      </w:r>
      <w:fldSimple w:instr=" SEQ Figure \* ARABIC ">
        <w:r w:rsidR="00632C6D">
          <w:rPr>
            <w:noProof/>
          </w:rPr>
          <w:t>11</w:t>
        </w:r>
      </w:fldSimple>
      <w:bookmarkEnd w:id="439"/>
      <w:r>
        <w:t xml:space="preserve">. UI for the </w:t>
      </w:r>
      <w:r w:rsidR="00CE4395">
        <w:t xml:space="preserve">profile </w:t>
      </w:r>
      <w:r>
        <w:t>BOD generation</w:t>
      </w:r>
    </w:p>
    <w:p w14:paraId="0AF046CF" w14:textId="77777777" w:rsidR="00F85BF9" w:rsidRDefault="00F85BF9" w:rsidP="00C23369"/>
    <w:p w14:paraId="3ED92A1F" w14:textId="3040DDD2"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632C6D">
        <w:t>3.3.7</w:t>
      </w:r>
      <w:r w:rsidR="0071315C">
        <w:fldChar w:fldCharType="end"/>
      </w:r>
      <w:r w:rsidR="00C23369">
        <w:t xml:space="preserve">. </w:t>
      </w:r>
      <w:r w:rsidR="00430C5B">
        <w:t>However, multiple selections of the top-level ABIEs must be allowed in this case.</w:t>
      </w:r>
    </w:p>
    <w:p w14:paraId="2C31C692" w14:textId="77777777" w:rsidR="00430C5B" w:rsidRDefault="00430C5B" w:rsidP="00C23369"/>
    <w:p w14:paraId="0C9BAAAE" w14:textId="77777777" w:rsidR="00165211" w:rsidRDefault="00F85BF9" w:rsidP="00C23369">
      <w:r>
        <w:t>The user can select the types of information</w:t>
      </w:r>
      <w:r w:rsidR="00165211">
        <w:t xml:space="preserve"> to generate in the annotation. The ‘Inherit if empty?’ option is only enabled if the ‘BIE Definition’ option is selected. If enabled and selected by the user, it means that if the BIE definition is empty, the BIE definition should be populated with the definition from the associated CC in the generated schema.</w:t>
      </w:r>
    </w:p>
    <w:p w14:paraId="4AEF8E4E" w14:textId="77777777" w:rsidR="00165211" w:rsidRDefault="00165211" w:rsidP="00C23369"/>
    <w:p w14:paraId="63332FE8" w14:textId="77777777" w:rsidR="00430C5B" w:rsidRDefault="00165211" w:rsidP="00C23369">
      <w:r>
        <w:t>A specific expression must be selected, i.e., one expression can be selected at a time.</w:t>
      </w:r>
    </w:p>
    <w:p w14:paraId="3DC1D4DD" w14:textId="77777777" w:rsidR="00173009" w:rsidRDefault="00173009" w:rsidP="00C23369"/>
    <w:p w14:paraId="500FE63F" w14:textId="77777777" w:rsidR="00173009" w:rsidRDefault="00173009" w:rsidP="00C23369">
      <w:r w:rsidRPr="00E44804">
        <w:t>The ‘</w:t>
      </w:r>
      <w:r w:rsidR="00165211">
        <w:t>Put all schemas in the same package’ option</w:t>
      </w:r>
      <w:r w:rsidRPr="00E44804">
        <w:t xml:space="preserve"> indicates whether to put all the standalone BODs into a single </w:t>
      </w:r>
      <w:r w:rsidRPr="00E44804">
        <w:rPr>
          <w:i/>
          <w:iCs/>
        </w:rPr>
        <w:t>xsd:schema</w:t>
      </w:r>
      <w:r w:rsidRPr="00E44804">
        <w:t xml:space="preserve"> element.</w:t>
      </w:r>
    </w:p>
    <w:p w14:paraId="0D00CF10" w14:textId="77777777" w:rsidR="00F85BF9" w:rsidRDefault="00F85BF9" w:rsidP="00C23369"/>
    <w:p w14:paraId="731459EC" w14:textId="77777777" w:rsidR="00665030" w:rsidRDefault="00F85BF9" w:rsidP="00C23369">
      <w:r>
        <w:t>The ‘Generate’ button</w:t>
      </w:r>
      <w:r w:rsidR="002F6B00">
        <w:t xml:space="preserve"> returns a zip</w:t>
      </w:r>
      <w:r w:rsidR="00165211">
        <w:t xml:space="preserve"> or XSD</w:t>
      </w:r>
      <w:r w:rsidR="002F6B00">
        <w:t xml:space="preserve"> file containing the</w:t>
      </w:r>
      <w:r>
        <w:t xml:space="preserve"> generate</w:t>
      </w:r>
      <w:r w:rsidR="002F6B00">
        <w:t>d standalone BOD expressions.</w:t>
      </w:r>
      <w:r w:rsidR="00624429">
        <w:t xml:space="preserve"> See each subsection below for specific generation logic.</w:t>
      </w:r>
    </w:p>
    <w:p w14:paraId="6ECAAD04" w14:textId="77777777" w:rsidR="00184440" w:rsidRDefault="00184440" w:rsidP="00C23369"/>
    <w:p w14:paraId="705C5D13" w14:textId="77777777" w:rsidR="00184440" w:rsidRDefault="00184440" w:rsidP="00C23369">
      <w:r>
        <w:t xml:space="preserve">Let us assume that an object instance called </w:t>
      </w:r>
      <w:r w:rsidRPr="00184440">
        <w:rPr>
          <w:rStyle w:val="CodeChar"/>
        </w:rPr>
        <w:t>annotationOption</w:t>
      </w:r>
      <w:r>
        <w:t xml:space="preserve"> contains information about the annotation to generate as selected by the user. </w:t>
      </w:r>
    </w:p>
    <w:p w14:paraId="226B8E07" w14:textId="4A2ED901" w:rsidR="00532155" w:rsidRDefault="00665030" w:rsidP="00C23369">
      <w:pPr>
        <w:pStyle w:val="Heading3"/>
      </w:pPr>
      <w:bookmarkStart w:id="440" w:name="_Toc456813669"/>
      <w:r>
        <w:t xml:space="preserve">Generate a </w:t>
      </w:r>
      <w:r w:rsidR="00E55214">
        <w:t xml:space="preserve">profile </w:t>
      </w:r>
      <w:r>
        <w:t>XML Schema</w:t>
      </w:r>
      <w:bookmarkEnd w:id="440"/>
    </w:p>
    <w:p w14:paraId="13345A38" w14:textId="77777777" w:rsidR="00532155" w:rsidRDefault="00532155" w:rsidP="00C23369">
      <w:r>
        <w:t xml:space="preserve">Generate the </w:t>
      </w:r>
      <w:r w:rsidRPr="00697247">
        <w:rPr>
          <w:rStyle w:val="CodeChar"/>
        </w:rPr>
        <w:t>xsd:schema</w:t>
      </w:r>
      <w:r>
        <w:t xml:space="preserve"> element with the following attributes</w:t>
      </w:r>
    </w:p>
    <w:tbl>
      <w:tblPr>
        <w:tblStyle w:val="TableGrid"/>
        <w:tblW w:w="0" w:type="auto"/>
        <w:tblLook w:val="04A0" w:firstRow="1" w:lastRow="0" w:firstColumn="1" w:lastColumn="0" w:noHBand="0" w:noVBand="1"/>
      </w:tblPr>
      <w:tblGrid>
        <w:gridCol w:w="2239"/>
        <w:gridCol w:w="7111"/>
      </w:tblGrid>
      <w:tr w:rsidR="00532155" w:rsidRPr="005606E1" w14:paraId="74375D0D" w14:textId="77777777" w:rsidTr="005606E1">
        <w:tc>
          <w:tcPr>
            <w:tcW w:w="2268" w:type="dxa"/>
            <w:tcBorders>
              <w:bottom w:val="single" w:sz="18" w:space="0" w:color="auto"/>
            </w:tcBorders>
          </w:tcPr>
          <w:p w14:paraId="5A75C83F" w14:textId="77777777" w:rsidR="00532155" w:rsidRPr="005606E1" w:rsidRDefault="00532155" w:rsidP="00C23369">
            <w:pPr>
              <w:rPr>
                <w:b/>
                <w:bCs/>
              </w:rPr>
            </w:pPr>
            <w:r w:rsidRPr="005606E1">
              <w:rPr>
                <w:b/>
                <w:bCs/>
              </w:rPr>
              <w:t>Attribute</w:t>
            </w:r>
            <w:r w:rsidR="00EF5399">
              <w:rPr>
                <w:b/>
                <w:bCs/>
              </w:rPr>
              <w:t xml:space="preserve"> Name</w:t>
            </w:r>
          </w:p>
        </w:tc>
        <w:tc>
          <w:tcPr>
            <w:tcW w:w="7308" w:type="dxa"/>
            <w:tcBorders>
              <w:bottom w:val="single" w:sz="18" w:space="0" w:color="auto"/>
            </w:tcBorders>
          </w:tcPr>
          <w:p w14:paraId="738FF1AD" w14:textId="77777777" w:rsidR="00532155" w:rsidRPr="005606E1" w:rsidRDefault="00532155" w:rsidP="00C23369">
            <w:pPr>
              <w:rPr>
                <w:b/>
                <w:bCs/>
              </w:rPr>
            </w:pPr>
            <w:r w:rsidRPr="005606E1">
              <w:rPr>
                <w:b/>
                <w:bCs/>
              </w:rPr>
              <w:t>Values</w:t>
            </w:r>
          </w:p>
        </w:tc>
      </w:tr>
      <w:tr w:rsidR="00532155" w14:paraId="2AF96741" w14:textId="77777777" w:rsidTr="005606E1">
        <w:tc>
          <w:tcPr>
            <w:tcW w:w="2268" w:type="dxa"/>
            <w:tcBorders>
              <w:top w:val="single" w:sz="18" w:space="0" w:color="auto"/>
            </w:tcBorders>
          </w:tcPr>
          <w:p w14:paraId="0AF9A872" w14:textId="77777777" w:rsidR="00532155" w:rsidRDefault="00532155" w:rsidP="00DD0AA8">
            <w:pPr>
              <w:pStyle w:val="Code"/>
            </w:pPr>
            <w:r>
              <w:t>xmlns:xsd</w:t>
            </w:r>
          </w:p>
        </w:tc>
        <w:tc>
          <w:tcPr>
            <w:tcW w:w="7308" w:type="dxa"/>
            <w:tcBorders>
              <w:top w:val="single" w:sz="18" w:space="0" w:color="auto"/>
            </w:tcBorders>
          </w:tcPr>
          <w:p w14:paraId="26BFE679" w14:textId="77777777" w:rsidR="00532155" w:rsidRDefault="005606E1" w:rsidP="00DD0AA8">
            <w:pPr>
              <w:pStyle w:val="Code"/>
            </w:pPr>
            <w:r w:rsidRPr="005606E1">
              <w:t>http://www.w3.org/2001/XMLSchema</w:t>
            </w:r>
          </w:p>
        </w:tc>
      </w:tr>
      <w:tr w:rsidR="00532155" w14:paraId="536BDF1C" w14:textId="77777777" w:rsidTr="00532155">
        <w:tc>
          <w:tcPr>
            <w:tcW w:w="2268" w:type="dxa"/>
          </w:tcPr>
          <w:p w14:paraId="3CFB0467" w14:textId="77777777" w:rsidR="00532155" w:rsidRDefault="005606E1" w:rsidP="00DD0AA8">
            <w:pPr>
              <w:pStyle w:val="Code"/>
            </w:pPr>
            <w:r w:rsidRPr="005606E1">
              <w:t>xmlns</w:t>
            </w:r>
          </w:p>
        </w:tc>
        <w:tc>
          <w:tcPr>
            <w:tcW w:w="7308" w:type="dxa"/>
          </w:tcPr>
          <w:p w14:paraId="04E4AA74" w14:textId="77777777" w:rsidR="00532155" w:rsidRDefault="005606E1" w:rsidP="00DD0AA8">
            <w:pPr>
              <w:pStyle w:val="Code"/>
            </w:pPr>
            <w:r w:rsidRPr="005606E1">
              <w:t>http://www.openapplications.org/oagis/10</w:t>
            </w:r>
          </w:p>
        </w:tc>
      </w:tr>
      <w:tr w:rsidR="00532155" w14:paraId="20C5360A" w14:textId="77777777" w:rsidTr="00532155">
        <w:tc>
          <w:tcPr>
            <w:tcW w:w="2268" w:type="dxa"/>
          </w:tcPr>
          <w:p w14:paraId="6C5B0D23" w14:textId="77777777" w:rsidR="00532155" w:rsidRDefault="005606E1" w:rsidP="00DD0AA8">
            <w:pPr>
              <w:pStyle w:val="Code"/>
            </w:pPr>
            <w:r w:rsidRPr="005606E1">
              <w:t>xmlns:xml</w:t>
            </w:r>
          </w:p>
        </w:tc>
        <w:tc>
          <w:tcPr>
            <w:tcW w:w="7308" w:type="dxa"/>
          </w:tcPr>
          <w:p w14:paraId="7C13DAFE" w14:textId="77777777" w:rsidR="00532155" w:rsidRDefault="005606E1" w:rsidP="00DD0AA8">
            <w:pPr>
              <w:pStyle w:val="Code"/>
            </w:pPr>
            <w:r w:rsidRPr="005606E1">
              <w:t>http://www.w3.org/XML/1998/namespace</w:t>
            </w:r>
          </w:p>
        </w:tc>
      </w:tr>
      <w:tr w:rsidR="00532155" w14:paraId="634F4036" w14:textId="77777777" w:rsidTr="00532155">
        <w:tc>
          <w:tcPr>
            <w:tcW w:w="2268" w:type="dxa"/>
          </w:tcPr>
          <w:p w14:paraId="48B6E989" w14:textId="77777777" w:rsidR="00532155" w:rsidRDefault="005606E1" w:rsidP="00DD0AA8">
            <w:pPr>
              <w:pStyle w:val="Code"/>
            </w:pPr>
            <w:r w:rsidRPr="005606E1">
              <w:t>targetNamespace</w:t>
            </w:r>
          </w:p>
        </w:tc>
        <w:tc>
          <w:tcPr>
            <w:tcW w:w="7308" w:type="dxa"/>
          </w:tcPr>
          <w:p w14:paraId="2C2A06AF" w14:textId="77777777" w:rsidR="00532155" w:rsidRDefault="005606E1" w:rsidP="00DD0AA8">
            <w:pPr>
              <w:pStyle w:val="Code"/>
            </w:pPr>
            <w:r w:rsidRPr="005606E1">
              <w:t>http://www.openapplications.org/oagis/10</w:t>
            </w:r>
          </w:p>
        </w:tc>
      </w:tr>
      <w:tr w:rsidR="005606E1" w14:paraId="5F6D4F80" w14:textId="77777777" w:rsidTr="00396E5A">
        <w:tc>
          <w:tcPr>
            <w:tcW w:w="2268" w:type="dxa"/>
          </w:tcPr>
          <w:p w14:paraId="725F533F" w14:textId="77777777" w:rsidR="005606E1" w:rsidRPr="005606E1" w:rsidRDefault="005606E1" w:rsidP="00DD0AA8">
            <w:pPr>
              <w:pStyle w:val="Code"/>
            </w:pPr>
            <w:r w:rsidRPr="005606E1">
              <w:t>elementFormDefault</w:t>
            </w:r>
          </w:p>
        </w:tc>
        <w:tc>
          <w:tcPr>
            <w:tcW w:w="7308" w:type="dxa"/>
          </w:tcPr>
          <w:p w14:paraId="4E098CD9" w14:textId="77777777" w:rsidR="005606E1" w:rsidRPr="005606E1" w:rsidRDefault="005606E1" w:rsidP="00DD0AA8">
            <w:pPr>
              <w:pStyle w:val="Code"/>
            </w:pPr>
            <w:r w:rsidRPr="005606E1">
              <w:t>qualified</w:t>
            </w:r>
          </w:p>
        </w:tc>
      </w:tr>
      <w:tr w:rsidR="005606E1" w14:paraId="09C8D968" w14:textId="77777777" w:rsidTr="00532155">
        <w:tc>
          <w:tcPr>
            <w:tcW w:w="2268" w:type="dxa"/>
          </w:tcPr>
          <w:p w14:paraId="7F8FC633" w14:textId="77777777" w:rsidR="005606E1" w:rsidRPr="005606E1" w:rsidRDefault="005606E1" w:rsidP="00DD0AA8">
            <w:pPr>
              <w:pStyle w:val="Code"/>
            </w:pPr>
            <w:r w:rsidRPr="005606E1">
              <w:t>attributeFormDefault</w:t>
            </w:r>
          </w:p>
        </w:tc>
        <w:tc>
          <w:tcPr>
            <w:tcW w:w="7308" w:type="dxa"/>
          </w:tcPr>
          <w:p w14:paraId="49B39786" w14:textId="77777777" w:rsidR="005606E1" w:rsidRPr="005606E1" w:rsidRDefault="00697247" w:rsidP="00DD0AA8">
            <w:pPr>
              <w:pStyle w:val="Code"/>
            </w:pPr>
            <w:r w:rsidRPr="005606E1">
              <w:t>U</w:t>
            </w:r>
            <w:r w:rsidR="005606E1" w:rsidRPr="005606E1">
              <w:t>nqualified</w:t>
            </w:r>
          </w:p>
        </w:tc>
      </w:tr>
    </w:tbl>
    <w:p w14:paraId="79492991" w14:textId="77777777" w:rsidR="00532155" w:rsidRDefault="00532155" w:rsidP="00C23369"/>
    <w:p w14:paraId="06CCA820" w14:textId="77777777" w:rsidR="005606E1" w:rsidRDefault="005606E1" w:rsidP="00C23369">
      <w:r>
        <w:t xml:space="preserve">If the Schema Package flag is true, generate only one </w:t>
      </w:r>
      <w:r w:rsidRPr="00697247">
        <w:rPr>
          <w:rStyle w:val="CodeChar"/>
        </w:rPr>
        <w:t>xsd:schema</w:t>
      </w:r>
      <w:r>
        <w:t xml:space="preserve"> element and put all the top-level ABIEs under the same </w:t>
      </w:r>
      <w:r w:rsidRPr="00697247">
        <w:rPr>
          <w:rStyle w:val="CodeChar"/>
        </w:rPr>
        <w:t>xsd:schema</w:t>
      </w:r>
      <w:r>
        <w:t xml:space="preserve"> element in a single file. Otherwise, put each top-level ABIE in each </w:t>
      </w:r>
      <w:r w:rsidRPr="00697247">
        <w:rPr>
          <w:rStyle w:val="CodeChar"/>
        </w:rPr>
        <w:t>xsd:schema</w:t>
      </w:r>
      <w:r>
        <w:t xml:space="preserve"> element in an individual file.</w:t>
      </w:r>
    </w:p>
    <w:p w14:paraId="745A7E42" w14:textId="77777777" w:rsidR="006D520D" w:rsidRDefault="006D520D" w:rsidP="00C23369"/>
    <w:p w14:paraId="4EAA9161" w14:textId="77777777" w:rsidR="006D520D" w:rsidRDefault="006D520D" w:rsidP="00C23369">
      <w:r>
        <w:t xml:space="preserve">Let’s assume that the </w:t>
      </w:r>
      <w:r w:rsidRPr="00697247">
        <w:rPr>
          <w:rStyle w:val="CodeChar"/>
        </w:rPr>
        <w:t>xsd:schema</w:t>
      </w:r>
      <w:r>
        <w:t xml:space="preserve"> element is in the </w:t>
      </w:r>
      <w:r w:rsidR="00F54A8C">
        <w:t xml:space="preserve">XML </w:t>
      </w:r>
      <w:r>
        <w:t xml:space="preserve">DOM </w:t>
      </w:r>
      <w:r w:rsidR="00F54A8C">
        <w:t xml:space="preserve">Document </w:t>
      </w:r>
      <w:r>
        <w:t xml:space="preserve">object named </w:t>
      </w:r>
      <w:r w:rsidRPr="00184440">
        <w:rPr>
          <w:rStyle w:val="CodeChar"/>
        </w:rPr>
        <w:t>tlABIEDOM</w:t>
      </w:r>
      <w:r>
        <w:t>.</w:t>
      </w:r>
      <w:r w:rsidR="00F54A8C">
        <w:t xml:space="preserve"> The </w:t>
      </w:r>
      <w:r w:rsidR="00F54A8C" w:rsidRPr="00697247">
        <w:rPr>
          <w:rStyle w:val="CodeChar"/>
        </w:rPr>
        <w:t>xsd:schema</w:t>
      </w:r>
      <w:r w:rsidR="00F54A8C">
        <w:t xml:space="preserve"> element is represented by a variable </w:t>
      </w:r>
      <w:r w:rsidR="00F54A8C" w:rsidRPr="00F54A8C">
        <w:rPr>
          <w:rStyle w:val="CodeChar"/>
        </w:rPr>
        <w:t>schemaNode</w:t>
      </w:r>
      <w:r w:rsidR="00F54A8C">
        <w:t>.</w:t>
      </w:r>
    </w:p>
    <w:p w14:paraId="00980332" w14:textId="77777777" w:rsidR="00184440" w:rsidRDefault="003037D4" w:rsidP="00C23369">
      <w:r>
        <w:t>-------------------------------------------------------------------</w:t>
      </w:r>
    </w:p>
    <w:p w14:paraId="62BF372E" w14:textId="77777777" w:rsidR="005606E1" w:rsidRDefault="00184440" w:rsidP="00C23369">
      <w:r>
        <w:t xml:space="preserve">Create a vector of GUIDs to store GUIDs of </w:t>
      </w:r>
      <w:r w:rsidR="00102168">
        <w:t>code l</w:t>
      </w:r>
      <w:r w:rsidR="00352E8A">
        <w:t>ist</w:t>
      </w:r>
      <w:r w:rsidR="00102168">
        <w:t>s</w:t>
      </w:r>
      <w:r>
        <w:t xml:space="preserve"> </w:t>
      </w:r>
      <w:r w:rsidR="00916CA7">
        <w:t xml:space="preserve">and agency ID lists </w:t>
      </w:r>
      <w:r>
        <w:t>already generated</w:t>
      </w:r>
      <w:r w:rsidR="00352E8A">
        <w:t xml:space="preserve">. Let us name this vector </w:t>
      </w:r>
      <w:r w:rsidR="00916CA7">
        <w:rPr>
          <w:rStyle w:val="CodeChar"/>
        </w:rPr>
        <w:t>guidV</w:t>
      </w:r>
      <w:r w:rsidRPr="00184440">
        <w:rPr>
          <w:rStyle w:val="CodeChar"/>
        </w:rPr>
        <w:t>ector</w:t>
      </w:r>
      <w:r>
        <w:t xml:space="preserve">. This vector will store </w:t>
      </w:r>
      <w:r w:rsidR="000959AC">
        <w:t xml:space="preserve">Code List </w:t>
      </w:r>
      <w:r>
        <w:t>BDT GUIDs.</w:t>
      </w:r>
      <w:r w:rsidR="002D0495">
        <w:t xml:space="preserve"> It is either globally accessible during the generation or may be passed as an additional argument in all the generation functions below.</w:t>
      </w:r>
    </w:p>
    <w:p w14:paraId="5CB4CB62" w14:textId="77777777" w:rsidR="00B24C63" w:rsidRDefault="00B24C63" w:rsidP="00C23369"/>
    <w:p w14:paraId="1EEB5495" w14:textId="3679BDA7" w:rsidR="00B24C63" w:rsidRDefault="00B24C63" w:rsidP="00C23369">
      <w:r>
        <w:t xml:space="preserve">See </w:t>
      </w:r>
      <w:r>
        <w:fldChar w:fldCharType="begin"/>
      </w:r>
      <w:r>
        <w:instrText xml:space="preserve"> REF _Ref395176768 \r \h </w:instrText>
      </w:r>
      <w:r>
        <w:fldChar w:fldCharType="separate"/>
      </w:r>
      <w:r w:rsidR="00632C6D">
        <w:t>3.1.1.11</w:t>
      </w:r>
      <w:r>
        <w:fldChar w:fldCharType="end"/>
      </w:r>
      <w:r>
        <w:t xml:space="preserve"> for string functions used in the rest of the section.</w:t>
      </w:r>
      <w:r w:rsidR="0013079D">
        <w:t xml:space="preserve"> In addition, some objects and functions correspond to the Xerces </w:t>
      </w:r>
      <w:r w:rsidR="008730A9">
        <w:t xml:space="preserve">Java </w:t>
      </w:r>
      <w:r w:rsidR="0013079D">
        <w:t>DOM API.</w:t>
      </w:r>
      <w:r w:rsidR="00F03CFC">
        <w:t xml:space="preserve"> The dot expressions (e.g., </w:t>
      </w:r>
      <w:r w:rsidR="00F03CFC" w:rsidRPr="00F03CFC">
        <w:rPr>
          <w:rStyle w:val="CodeChar"/>
        </w:rPr>
        <w:t>gABIE.</w:t>
      </w:r>
      <w:r w:rsidR="00B66EC6">
        <w:rPr>
          <w:rStyle w:val="CodeChar"/>
        </w:rPr>
        <w:t>definition</w:t>
      </w:r>
      <w:r w:rsidR="00F03CFC">
        <w:t xml:space="preserve">, </w:t>
      </w:r>
      <w:r w:rsidR="00F03CFC" w:rsidRPr="00F03CFC">
        <w:rPr>
          <w:rStyle w:val="CodeChar"/>
        </w:rPr>
        <w:t>aNode.getNodeValue( )</w:t>
      </w:r>
      <w:r w:rsidR="00F03CFC">
        <w:t xml:space="preserve">) used refer to a child object, an object function, a child table, or a child table column. </w:t>
      </w:r>
      <w:r w:rsidR="0084101E">
        <w:t>In some cases</w:t>
      </w:r>
      <w:r w:rsidR="00F03CFC">
        <w:t xml:space="preserve">, the child table and the child column should be converted to a corresponding object in the implementation. </w:t>
      </w:r>
      <w:r w:rsidR="0084101E">
        <w:t>In other cases</w:t>
      </w:r>
      <w:r w:rsidR="00F03CFC">
        <w:t>, only the value is needed in the implementation for the child table column. Interpretation of these expressions should be intuitive from the flow.</w:t>
      </w:r>
    </w:p>
    <w:p w14:paraId="451893C6" w14:textId="77777777" w:rsidR="005606E1" w:rsidRDefault="00396E5A" w:rsidP="00665030">
      <w:pPr>
        <w:pStyle w:val="Heading4"/>
      </w:pPr>
      <w:bookmarkStart w:id="441" w:name="_Toc456813670"/>
      <w:commentRangeStart w:id="442"/>
      <w:r>
        <w:t>GenerateTopLevel</w:t>
      </w:r>
      <w:r w:rsidR="00EF5399">
        <w:t>ABIE(tlASBIEP</w:t>
      </w:r>
      <w:r w:rsidR="006D520D">
        <w:t>, tlABIEDOM</w:t>
      </w:r>
      <w:r w:rsidR="00EF5399">
        <w:t>)</w:t>
      </w:r>
      <w:commentRangeEnd w:id="442"/>
      <w:r w:rsidR="00184440">
        <w:rPr>
          <w:rStyle w:val="CommentReference"/>
          <w:b w:val="0"/>
        </w:rPr>
        <w:commentReference w:id="442"/>
      </w:r>
      <w:bookmarkEnd w:id="441"/>
    </w:p>
    <w:p w14:paraId="5AE9DCE2" w14:textId="77777777" w:rsidR="008E0F35" w:rsidRDefault="008E0F35" w:rsidP="008E0F35">
      <w:r>
        <w:t xml:space="preserve">Description: </w:t>
      </w:r>
      <w:r w:rsidR="0084101E">
        <w:t xml:space="preserve">Generate a root element node corresponding to the given </w:t>
      </w:r>
      <w:r w:rsidR="0084101E" w:rsidRPr="0084101E">
        <w:rPr>
          <w:rStyle w:val="CodeChar"/>
        </w:rPr>
        <w:t>tl</w:t>
      </w:r>
      <w:r w:rsidRPr="0084101E">
        <w:rPr>
          <w:rStyle w:val="CodeChar"/>
        </w:rPr>
        <w:t>ASBIEP</w:t>
      </w:r>
      <w:r w:rsidR="0084101E">
        <w:rPr>
          <w:rStyle w:val="CodeChar"/>
        </w:rPr>
        <w:t xml:space="preserve"> </w:t>
      </w:r>
      <w:r w:rsidR="0084101E">
        <w:t>and its content.</w:t>
      </w:r>
      <w:r>
        <w:t xml:space="preserve"> </w:t>
      </w:r>
    </w:p>
    <w:p w14:paraId="58CBAEA7" w14:textId="77777777" w:rsidR="008E0F35" w:rsidRDefault="008E0F35" w:rsidP="008E0F35">
      <w:r>
        <w:t xml:space="preserve">Argument: </w:t>
      </w:r>
      <w:r w:rsidRPr="00313452">
        <w:rPr>
          <w:rStyle w:val="CodeChar"/>
        </w:rPr>
        <w:t>tlA</w:t>
      </w:r>
      <w:r>
        <w:rPr>
          <w:rStyle w:val="CodeChar"/>
        </w:rPr>
        <w:t>S</w:t>
      </w:r>
      <w:r w:rsidR="00184440">
        <w:rPr>
          <w:rStyle w:val="CodeChar"/>
        </w:rPr>
        <w:t>BIEP</w:t>
      </w:r>
      <w:r>
        <w:t xml:space="preserve"> = the top-level </w:t>
      </w:r>
      <w:r w:rsidR="00184440">
        <w:t>A</w:t>
      </w:r>
      <w:r w:rsidR="0084101E">
        <w:t>S</w:t>
      </w:r>
      <w:r w:rsidR="00184440">
        <w:t>BIEP to be generated</w:t>
      </w:r>
      <w:r>
        <w:t xml:space="preserve">, </w:t>
      </w:r>
      <w:r w:rsidRPr="00313452">
        <w:rPr>
          <w:rStyle w:val="CodeChar"/>
        </w:rPr>
        <w:t>tl</w:t>
      </w:r>
      <w:r w:rsidR="00184440">
        <w:rPr>
          <w:rStyle w:val="CodeChar"/>
        </w:rPr>
        <w:t>ABIEDOM</w:t>
      </w:r>
      <w:r>
        <w:t xml:space="preserve"> = </w:t>
      </w:r>
      <w:r w:rsidR="00184440">
        <w:t xml:space="preserve">an XML DOM </w:t>
      </w:r>
      <w:r w:rsidR="0084101E">
        <w:t xml:space="preserve">Document </w:t>
      </w:r>
      <w:r w:rsidR="00184440">
        <w:t>object</w:t>
      </w:r>
    </w:p>
    <w:p w14:paraId="18F833BB" w14:textId="77777777" w:rsidR="0084101E" w:rsidRDefault="0084101E" w:rsidP="008E0F35">
      <w:r>
        <w:t xml:space="preserve">Return: Updated </w:t>
      </w:r>
      <w:r w:rsidRPr="0084101E">
        <w:rPr>
          <w:rStyle w:val="CodeChar"/>
        </w:rPr>
        <w:t>tlABIEDOM</w:t>
      </w:r>
      <w:r>
        <w:t>.</w:t>
      </w:r>
    </w:p>
    <w:p w14:paraId="04E55877" w14:textId="77777777" w:rsidR="008E0F35" w:rsidRDefault="008E0F35" w:rsidP="00C23369"/>
    <w:p w14:paraId="6D7F844D" w14:textId="77777777" w:rsidR="00EF5399" w:rsidRDefault="008E0F35" w:rsidP="00C23369">
      <w:r>
        <w:rPr>
          <w:noProof/>
          <w:lang w:bidi="th-TH"/>
        </w:rPr>
        <w:lastRenderedPageBreak/>
        <mc:AlternateContent>
          <mc:Choice Requires="wpc">
            <w:drawing>
              <wp:inline distT="0" distB="0" distL="0" distR="0" wp14:anchorId="1728A326" wp14:editId="0D07AFFD">
                <wp:extent cx="4244454" cy="3248167"/>
                <wp:effectExtent l="0" t="0" r="22860" b="28575"/>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Oval 1"/>
                        <wps:cNvSpPr/>
                        <wps:spPr>
                          <a:xfrm>
                            <a:off x="1909373" y="74121"/>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16254" y="2325583"/>
                            <a:ext cx="31457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FB05C1" w14:textId="77777777" w:rsidR="00F332FA" w:rsidRDefault="00F332FA" w:rsidP="008E0F35">
                              <w:pPr>
                                <w:pStyle w:val="Code"/>
                                <w:jc w:val="center"/>
                              </w:pPr>
                              <w:r>
                                <w:t>generate</w:t>
                              </w:r>
                              <w:r w:rsidRPr="00D132DE">
                                <w:t>BIE</w:t>
                              </w:r>
                              <w:r>
                                <w:t>s(aABIE, rootSeqNode)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1920791" y="2894426"/>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 idx="4"/>
                          <a:endCxn id="31" idx="0"/>
                        </wps:cNvCnPr>
                        <wps:spPr>
                          <a:xfrm>
                            <a:off x="1975361" y="206096"/>
                            <a:ext cx="3846" cy="22174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 name="Straight Arrow Connector 30"/>
                        <wps:cNvCnPr>
                          <a:stCxn id="8" idx="2"/>
                          <a:endCxn id="23" idx="0"/>
                        </wps:cNvCnPr>
                        <wps:spPr>
                          <a:xfrm flipH="1">
                            <a:off x="1986779" y="2644630"/>
                            <a:ext cx="2336" cy="249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 name="Text Box 28"/>
                        <wps:cNvSpPr txBox="1"/>
                        <wps:spPr>
                          <a:xfrm>
                            <a:off x="600498" y="1663549"/>
                            <a:ext cx="27702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DEA147" w14:textId="77777777" w:rsidR="00F332FA" w:rsidRDefault="00F332FA" w:rsidP="00B2376D">
                              <w:pPr>
                                <w:pStyle w:val="Code"/>
                                <w:jc w:val="center"/>
                              </w:pPr>
                              <w:r>
                                <w:t>rootSeqNode = generate</w:t>
                              </w:r>
                              <w:r w:rsidRPr="00D132DE">
                                <w:t>ABIE</w:t>
                              </w:r>
                              <w:r>
                                <w:t>(aABIE, rootEleNode)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8" idx="2"/>
                          <a:endCxn id="8" idx="0"/>
                        </wps:cNvCnPr>
                        <wps:spPr>
                          <a:xfrm>
                            <a:off x="1985609" y="1982596"/>
                            <a:ext cx="3506" cy="3429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 name="Text Box 22"/>
                        <wps:cNvSpPr txBox="1"/>
                        <wps:spPr>
                          <a:xfrm>
                            <a:off x="1989115" y="2760338"/>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7228D8" w14:textId="77777777" w:rsidR="00F332FA" w:rsidRDefault="00F332FA" w:rsidP="008E0F35">
                              <w:r>
                                <w:t xml:space="preserve">Return </w:t>
                              </w:r>
                              <w:r>
                                <w:rPr>
                                  <w:rStyle w:val="CodeChar"/>
                                </w:rPr>
                                <w:t>tlABIEDOM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82701" y="427837"/>
                            <a:ext cx="3193011"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728EB6" w14:textId="77777777" w:rsidR="00F332FA" w:rsidRDefault="00F332FA" w:rsidP="00184440">
                              <w:pPr>
                                <w:pStyle w:val="Code"/>
                                <w:jc w:val="center"/>
                              </w:pPr>
                              <w:r>
                                <w:t>rootENode = GenerateTopLevelAS</w:t>
                              </w:r>
                              <w:r w:rsidRPr="00D132DE">
                                <w:t>BIE</w:t>
                              </w:r>
                              <w:r>
                                <w:t>P(tlASBIEP, 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Straight Arrow Connector 228"/>
                        <wps:cNvCnPr>
                          <a:stCxn id="31" idx="2"/>
                          <a:endCxn id="279" idx="0"/>
                        </wps:cNvCnPr>
                        <wps:spPr>
                          <a:xfrm>
                            <a:off x="1979207" y="746884"/>
                            <a:ext cx="3613" cy="2587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9" name="Text Box 28"/>
                        <wps:cNvSpPr txBox="1"/>
                        <wps:spPr>
                          <a:xfrm>
                            <a:off x="907575" y="1005628"/>
                            <a:ext cx="215048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DC3B14" w14:textId="77777777" w:rsidR="00F332FA" w:rsidRDefault="00F332FA"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Straight Arrow Connector 280"/>
                        <wps:cNvCnPr>
                          <a:stCxn id="279" idx="2"/>
                          <a:endCxn id="28" idx="0"/>
                        </wps:cNvCnPr>
                        <wps:spPr>
                          <a:xfrm>
                            <a:off x="1982820" y="1324398"/>
                            <a:ext cx="2789" cy="33915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1728A326" id="Canvas 229" o:spid="_x0000_s1229" editas="canvas" style="width:334.2pt;height:255.75pt;mso-position-horizontal-relative:char;mso-position-vertical-relative:line" coordsize="424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">
                <v:shape id="_x0000_s1230" type="#_x0000_t75" style="position:absolute;width:42443;height:32480;visibility:visible;mso-wrap-style:square" stroked="t" strokecolor="black [3213]">
                  <v:fill o:detectmouseclick="t"/>
                  <v:path o:connecttype="none"/>
                </v:shape>
                <v:oval id="Oval 1" o:spid="_x0000_s1231" style="position:absolute;left:19093;top:741;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" fillcolor="white [3201]" strokeweight=".5pt"/>
                <v:shape id="Text Box 8" o:spid="_x0000_s1232" type="#_x0000_t202" style="position:absolute;left:4162;top:23255;width:31457;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73FB05C1" w14:textId="77777777" w:rsidR="00F332FA" w:rsidRDefault="00F332FA" w:rsidP="008E0F35">
                        <w:pPr>
                          <w:pStyle w:val="Code"/>
                          <w:jc w:val="center"/>
                        </w:pPr>
                        <w:r>
                          <w:t>generate</w:t>
                        </w:r>
                        <w:r w:rsidRPr="00D132DE">
                          <w:t>BIE</w:t>
                        </w:r>
                        <w:r>
                          <w:t>s(aABIE, rootSeqNode)</w:t>
                        </w:r>
                      </w:p>
                    </w:txbxContent>
                  </v:textbox>
                </v:shape>
                <v:oval id="Oval 23" o:spid="_x0000_s1233" style="position:absolute;left:19207;top:2894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" fillcolor="black [3213]" strokeweight=".5pt"/>
                <v:shape id="Straight Arrow Connector 24" o:spid="_x0000_s1234" type="#_x0000_t32" style="position:absolute;left:19753;top:2060;width:39;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" filled="t" fillcolor="white [3201]" strokeweight=".5pt">
                  <v:stroke endarrow="open"/>
                </v:shape>
                <v:shape id="Straight Arrow Connector 30" o:spid="_x0000_s1235" type="#_x0000_t32" style="position:absolute;left:19867;top:26446;width:24;height:24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" filled="t" fillcolor="white [3201]" strokeweight=".5pt">
                  <v:stroke endarrow="open"/>
                </v:shape>
                <v:shape id="Text Box 28" o:spid="_x0000_s1236" type="#_x0000_t202" style="position:absolute;left:6004;top:16635;width:27703;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4FDEA147" w14:textId="77777777" w:rsidR="00F332FA" w:rsidRDefault="00F332FA" w:rsidP="00B2376D">
                        <w:pPr>
                          <w:pStyle w:val="Code"/>
                          <w:jc w:val="center"/>
                        </w:pPr>
                        <w:r>
                          <w:t>rootSeqNode = generate</w:t>
                        </w:r>
                        <w:r w:rsidRPr="00D132DE">
                          <w:t>ABIE</w:t>
                        </w:r>
                        <w:r>
                          <w:t>(aABIE, rootEleNode)</w:t>
                        </w:r>
                      </w:p>
                    </w:txbxContent>
                  </v:textbox>
                </v:shape>
                <v:shape id="Straight Arrow Connector 29" o:spid="_x0000_s1237" type="#_x0000_t32" style="position:absolute;left:19856;top:19825;width:35;height:3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" filled="t" fillcolor="white [3201]" strokeweight=".5pt">
                  <v:stroke endarrow="open"/>
                </v:shape>
                <v:shape id="Text Box 22" o:spid="_x0000_s1238" type="#_x0000_t202" style="position:absolute;left:19891;top:27603;width:1348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1F7228D8" w14:textId="77777777" w:rsidR="00F332FA" w:rsidRDefault="00F332FA" w:rsidP="008E0F35">
                        <w:r>
                          <w:t xml:space="preserve">Return </w:t>
                        </w:r>
                        <w:r>
                          <w:rPr>
                            <w:rStyle w:val="CodeChar"/>
                          </w:rPr>
                          <w:t>tlABIEDOM</w:t>
                        </w:r>
                      </w:p>
                    </w:txbxContent>
                  </v:textbox>
                </v:shape>
                <v:shape id="Text Box 31" o:spid="_x0000_s1239" type="#_x0000_t202" style="position:absolute;left:3827;top:4278;width:31930;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14:paraId="00728EB6" w14:textId="77777777" w:rsidR="00F332FA" w:rsidRDefault="00F332FA" w:rsidP="00184440">
                        <w:pPr>
                          <w:pStyle w:val="Code"/>
                          <w:jc w:val="center"/>
                        </w:pPr>
                        <w:r>
                          <w:t>rootENode = GenerateTopLevelAS</w:t>
                        </w:r>
                        <w:r w:rsidRPr="00D132DE">
                          <w:t>BIE</w:t>
                        </w:r>
                        <w:r>
                          <w:t>P(tlASBIEP, schemaNode)</w:t>
                        </w:r>
                      </w:p>
                    </w:txbxContent>
                  </v:textbox>
                </v:shape>
                <v:shape id="Straight Arrow Connector 228" o:spid="_x0000_s1240" type="#_x0000_t32" style="position:absolute;left:19792;top:7468;width:36;height:2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" filled="t" fillcolor="white [3201]" strokeweight=".5pt">
                  <v:stroke endarrow="open"/>
                </v:shape>
                <v:shape id="Text Box 28" o:spid="_x0000_s1241" type="#_x0000_t202" style="position:absolute;left:9075;top:10056;width:21505;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" fillcolor="white [3201]" strokeweight=".5pt">
                  <v:textbox>
                    <w:txbxContent>
                      <w:p w14:paraId="47DC3B14" w14:textId="77777777" w:rsidR="00F332FA" w:rsidRDefault="00F332FA"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v:textbox>
                </v:shape>
                <v:shape id="Straight Arrow Connector 280" o:spid="_x0000_s1242" type="#_x0000_t32" style="position:absolute;left:19828;top:13243;width:28;height:3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" filled="t" fillcolor="white [3201]" strokeweight=".5pt">
                  <v:stroke endarrow="open"/>
                </v:shape>
                <w10:anchorlock/>
              </v:group>
            </w:pict>
          </mc:Fallback>
        </mc:AlternateContent>
      </w:r>
    </w:p>
    <w:p w14:paraId="50036B38" w14:textId="77777777" w:rsidR="00EF5399" w:rsidRDefault="00EF5399" w:rsidP="00665030">
      <w:pPr>
        <w:pStyle w:val="Heading4"/>
      </w:pPr>
      <w:bookmarkStart w:id="443" w:name="_Toc456813671"/>
      <w:r>
        <w:t>GenerateTopLevelASBIEP(</w:t>
      </w:r>
      <w:r w:rsidR="00C10B64">
        <w:t>gT</w:t>
      </w:r>
      <w:r>
        <w:t>lASBIEP</w:t>
      </w:r>
      <w:r w:rsidR="00C10B64">
        <w:t xml:space="preserve">, </w:t>
      </w:r>
      <w:r w:rsidR="00F54A8C">
        <w:t>gSchemaNode</w:t>
      </w:r>
      <w:r>
        <w:t>)</w:t>
      </w:r>
      <w:bookmarkEnd w:id="443"/>
    </w:p>
    <w:p w14:paraId="2E3516E4" w14:textId="77777777" w:rsidR="00EF5399" w:rsidRDefault="00EF5399" w:rsidP="00C23369"/>
    <w:p w14:paraId="45BBF09C" w14:textId="77777777" w:rsidR="00EF5399" w:rsidRDefault="00C10B64" w:rsidP="00C23369">
      <w:r>
        <w:t xml:space="preserve">Description: </w:t>
      </w:r>
      <w:r w:rsidR="00627A46">
        <w:t>Add a child</w:t>
      </w:r>
      <w:r w:rsidR="009445FF">
        <w:t xml:space="preserve"> root</w:t>
      </w:r>
      <w:r w:rsidR="00EF5399">
        <w:t xml:space="preserve"> </w:t>
      </w:r>
      <w:r w:rsidR="00EF5399" w:rsidRPr="00C10B64">
        <w:rPr>
          <w:rStyle w:val="CodeChar"/>
        </w:rPr>
        <w:t>xsd:element</w:t>
      </w:r>
      <w:r w:rsidR="00EF5399">
        <w:t xml:space="preserve"> </w:t>
      </w:r>
      <w:r w:rsidR="00627A46">
        <w:t>node with the following attributes to the</w:t>
      </w:r>
      <w:r w:rsidR="00EF5399">
        <w:t xml:space="preserve"> </w:t>
      </w:r>
      <w:r w:rsidRPr="00C10B64">
        <w:rPr>
          <w:rStyle w:val="CodeChar"/>
        </w:rPr>
        <w:t>g</w:t>
      </w:r>
      <w:r w:rsidR="00F54A8C">
        <w:rPr>
          <w:rStyle w:val="CodeChar"/>
        </w:rPr>
        <w:t>SchemaNode</w:t>
      </w:r>
      <w:r w:rsidR="00EF5399">
        <w:t>.</w:t>
      </w:r>
    </w:p>
    <w:p w14:paraId="560A6AF6" w14:textId="77777777" w:rsidR="00C10B64" w:rsidRDefault="00C10B64" w:rsidP="00C23369">
      <w:r>
        <w:t xml:space="preserve">Argument: </w:t>
      </w:r>
      <w:r w:rsidRPr="00C10B64">
        <w:rPr>
          <w:rStyle w:val="CodeChar"/>
        </w:rPr>
        <w:t>gTlASBIEP</w:t>
      </w:r>
      <w:r>
        <w:t xml:space="preserve"> = the given top-level ASBIEP (the BOD), </w:t>
      </w:r>
      <w:r w:rsidRPr="00C10B64">
        <w:rPr>
          <w:rStyle w:val="CodeChar"/>
        </w:rPr>
        <w:t>g</w:t>
      </w:r>
      <w:r w:rsidR="00F54A8C">
        <w:rPr>
          <w:rStyle w:val="CodeChar"/>
        </w:rPr>
        <w:t>SchemaNode</w:t>
      </w:r>
      <w:r>
        <w:t xml:space="preserve"> = XML DOM </w:t>
      </w:r>
      <w:r w:rsidR="00DD0AA8">
        <w:t xml:space="preserve">Node </w:t>
      </w:r>
      <w:r>
        <w:t xml:space="preserve">object </w:t>
      </w:r>
      <w:r w:rsidR="00DD0AA8">
        <w:t xml:space="preserve">representing an </w:t>
      </w:r>
      <w:r w:rsidR="00DD0AA8" w:rsidRPr="00697247">
        <w:rPr>
          <w:rStyle w:val="CodeChar"/>
        </w:rPr>
        <w:t>xsd:schema</w:t>
      </w:r>
      <w:r w:rsidR="00DD0AA8">
        <w:t xml:space="preserve"> element</w:t>
      </w:r>
      <w:r>
        <w:t>.</w:t>
      </w:r>
    </w:p>
    <w:p w14:paraId="68B6347C" w14:textId="77777777" w:rsidR="00EF5399" w:rsidRDefault="009445FF" w:rsidP="00C23369">
      <w:r>
        <w:t xml:space="preserve">Return: </w:t>
      </w:r>
      <w:r w:rsidR="00B47514">
        <w:rPr>
          <w:rStyle w:val="CodeChar"/>
        </w:rPr>
        <w:t>rootE</w:t>
      </w:r>
      <w:r w:rsidRPr="009445FF">
        <w:rPr>
          <w:rStyle w:val="CodeChar"/>
        </w:rPr>
        <w:t>Node</w:t>
      </w:r>
      <w:r>
        <w:t xml:space="preserve"> = the </w:t>
      </w:r>
      <w:r w:rsidRPr="009445FF">
        <w:rPr>
          <w:rStyle w:val="CodeChar"/>
        </w:rPr>
        <w:t>xsd:element</w:t>
      </w:r>
      <w:r>
        <w:t xml:space="preserve"> node added to the </w:t>
      </w:r>
      <w:r w:rsidRPr="009445FF">
        <w:rPr>
          <w:rStyle w:val="CodeChar"/>
        </w:rPr>
        <w:t>gDOM</w:t>
      </w:r>
      <w:r>
        <w:t>.</w:t>
      </w:r>
    </w:p>
    <w:p w14:paraId="31086013" w14:textId="77777777" w:rsidR="00AF6D91" w:rsidRDefault="00AF6D91" w:rsidP="00C23369"/>
    <w:p w14:paraId="295A8961" w14:textId="77777777" w:rsidR="00AF6D91" w:rsidRDefault="00AF6D91" w:rsidP="00C23369">
      <w:r>
        <w:t>Create a DOM Element node</w:t>
      </w:r>
      <w:r w:rsidR="00B47514">
        <w:t xml:space="preserve">, </w:t>
      </w:r>
      <w:r w:rsidR="00B47514" w:rsidRPr="00B47514">
        <w:rPr>
          <w:rStyle w:val="CodeChar"/>
        </w:rPr>
        <w:t>rootEleNode</w:t>
      </w:r>
      <w:r w:rsidR="00B47514">
        <w:t>,</w:t>
      </w:r>
      <w:r>
        <w:t xml:space="preserve"> as a child of the </w:t>
      </w:r>
      <w:r w:rsidRPr="00AF6D91">
        <w:rPr>
          <w:rStyle w:val="CodeChar"/>
        </w:rPr>
        <w:t>gSchemaNode</w:t>
      </w:r>
      <w:r>
        <w:t>. Create DOM Attribute node or nodes as children of the created Element node with the follow node name and node value.</w:t>
      </w:r>
    </w:p>
    <w:p w14:paraId="115504DD" w14:textId="77777777" w:rsidR="00AF6D91" w:rsidRDefault="00AF6D91" w:rsidP="00C23369"/>
    <w:tbl>
      <w:tblPr>
        <w:tblStyle w:val="TableGrid"/>
        <w:tblW w:w="0" w:type="auto"/>
        <w:tblLook w:val="04A0" w:firstRow="1" w:lastRow="0" w:firstColumn="1" w:lastColumn="0" w:noHBand="0" w:noVBand="1"/>
      </w:tblPr>
      <w:tblGrid>
        <w:gridCol w:w="2189"/>
        <w:gridCol w:w="7161"/>
      </w:tblGrid>
      <w:tr w:rsidR="00EF5399" w:rsidRPr="005606E1" w14:paraId="1E8764B1" w14:textId="77777777" w:rsidTr="00184440">
        <w:tc>
          <w:tcPr>
            <w:tcW w:w="2268" w:type="dxa"/>
            <w:tcBorders>
              <w:bottom w:val="single" w:sz="18" w:space="0" w:color="auto"/>
            </w:tcBorders>
          </w:tcPr>
          <w:p w14:paraId="05A855B9" w14:textId="77777777" w:rsidR="00EF5399" w:rsidRPr="005606E1" w:rsidRDefault="00AF6D91" w:rsidP="00184440">
            <w:pPr>
              <w:rPr>
                <w:b/>
                <w:bCs/>
              </w:rPr>
            </w:pPr>
            <w:r>
              <w:rPr>
                <w:b/>
                <w:bCs/>
              </w:rPr>
              <w:t>Attribute Node</w:t>
            </w:r>
            <w:r w:rsidR="00EF5399">
              <w:rPr>
                <w:b/>
                <w:bCs/>
              </w:rPr>
              <w:t xml:space="preserve"> Name</w:t>
            </w:r>
          </w:p>
        </w:tc>
        <w:tc>
          <w:tcPr>
            <w:tcW w:w="7308" w:type="dxa"/>
            <w:tcBorders>
              <w:bottom w:val="single" w:sz="18" w:space="0" w:color="auto"/>
            </w:tcBorders>
          </w:tcPr>
          <w:p w14:paraId="25ED5FF8" w14:textId="77777777" w:rsidR="00EF5399" w:rsidRPr="005606E1" w:rsidRDefault="00AF6D91" w:rsidP="00184440">
            <w:pPr>
              <w:rPr>
                <w:b/>
                <w:bCs/>
              </w:rPr>
            </w:pPr>
            <w:r>
              <w:rPr>
                <w:b/>
                <w:bCs/>
              </w:rPr>
              <w:t>Node Value</w:t>
            </w:r>
          </w:p>
        </w:tc>
      </w:tr>
      <w:tr w:rsidR="00EF5399" w14:paraId="57FF699A" w14:textId="77777777" w:rsidTr="00184440">
        <w:tc>
          <w:tcPr>
            <w:tcW w:w="2268" w:type="dxa"/>
            <w:tcBorders>
              <w:top w:val="single" w:sz="18" w:space="0" w:color="auto"/>
            </w:tcBorders>
          </w:tcPr>
          <w:p w14:paraId="4B2EAB99" w14:textId="77777777" w:rsidR="00EF5399" w:rsidRDefault="00D23123" w:rsidP="00184440">
            <w:r>
              <w:t>N</w:t>
            </w:r>
            <w:r w:rsidR="00EF5399">
              <w:t>ame</w:t>
            </w:r>
          </w:p>
        </w:tc>
        <w:tc>
          <w:tcPr>
            <w:tcW w:w="7308" w:type="dxa"/>
            <w:tcBorders>
              <w:top w:val="single" w:sz="18" w:space="0" w:color="auto"/>
            </w:tcBorders>
          </w:tcPr>
          <w:p w14:paraId="5879E97E" w14:textId="77777777" w:rsidR="00EF5399" w:rsidRDefault="00B24C63" w:rsidP="00C10B64">
            <w:pPr>
              <w:pStyle w:val="Code"/>
            </w:pPr>
            <w:r>
              <w:t>Upper</w:t>
            </w:r>
            <w:r w:rsidR="008E0F35">
              <w:t>CamelCase(</w:t>
            </w:r>
            <w:r w:rsidR="00507652">
              <w:t>First(</w:t>
            </w:r>
            <w:r w:rsidR="00C10B64">
              <w:t>gTl</w:t>
            </w:r>
            <w:r w:rsidR="00EF5399">
              <w:t>ASBIEP.</w:t>
            </w:r>
            <w:r w:rsidR="0085748A">
              <w:t>Based_ASCCP_ID.</w:t>
            </w:r>
            <w:r w:rsidR="00736ABC">
              <w:t>den</w:t>
            </w:r>
            <w:r w:rsidR="008E0F35">
              <w:t>)</w:t>
            </w:r>
            <w:r w:rsidR="00507652">
              <w:t>)</w:t>
            </w:r>
          </w:p>
        </w:tc>
      </w:tr>
    </w:tbl>
    <w:p w14:paraId="7C83292F" w14:textId="77777777" w:rsidR="00EF5399" w:rsidRDefault="00EF5399" w:rsidP="00C23369"/>
    <w:p w14:paraId="4ECFF406" w14:textId="77777777" w:rsidR="00B47514" w:rsidRDefault="00B47514" w:rsidP="00C23369">
      <w:r>
        <w:t xml:space="preserve">Call the function </w:t>
      </w:r>
      <w:r w:rsidRPr="00B47514">
        <w:rPr>
          <w:rStyle w:val="CodeChar"/>
        </w:rPr>
        <w:t>GenerateTopLe</w:t>
      </w:r>
      <w:r>
        <w:rPr>
          <w:rStyle w:val="CodeChar"/>
        </w:rPr>
        <w:t>velASBIEPAnno(gTlASBIEP, rootE</w:t>
      </w:r>
      <w:r w:rsidRPr="00B47514">
        <w:rPr>
          <w:rStyle w:val="CodeChar"/>
        </w:rPr>
        <w:t>Node)</w:t>
      </w:r>
    </w:p>
    <w:p w14:paraId="1AD15F13" w14:textId="77777777" w:rsidR="00B47514" w:rsidRDefault="00B47514" w:rsidP="00C23369">
      <w:r>
        <w:t xml:space="preserve">Return the </w:t>
      </w:r>
      <w:r w:rsidRPr="00B47514">
        <w:rPr>
          <w:rStyle w:val="CodeChar"/>
        </w:rPr>
        <w:t>rootEleNode</w:t>
      </w:r>
      <w:r>
        <w:t>.</w:t>
      </w:r>
    </w:p>
    <w:p w14:paraId="6D392E05" w14:textId="77777777" w:rsidR="00B47514" w:rsidRDefault="00B47514" w:rsidP="00665030">
      <w:pPr>
        <w:pStyle w:val="Heading4"/>
      </w:pPr>
      <w:bookmarkStart w:id="444" w:name="_Toc456813672"/>
      <w:r>
        <w:t xml:space="preserve">GenerateTopLevelASBIEPAnno(gTlASBIEP, </w:t>
      </w:r>
      <w:r w:rsidR="00A916EA">
        <w:t>gRootENode)</w:t>
      </w:r>
      <w:bookmarkEnd w:id="444"/>
    </w:p>
    <w:p w14:paraId="45A77904" w14:textId="77777777" w:rsidR="00A916EA" w:rsidRDefault="00A916EA" w:rsidP="00A916EA"/>
    <w:p w14:paraId="44DA6A64" w14:textId="77777777" w:rsidR="00A916EA" w:rsidRDefault="00A916EA" w:rsidP="00A916EA">
      <w:r>
        <w:t>Description:</w:t>
      </w:r>
      <w:r w:rsidR="006C0928">
        <w:t xml:space="preserve"> Generate annotation for the </w:t>
      </w:r>
      <w:r w:rsidR="006C0928" w:rsidRPr="00713289">
        <w:rPr>
          <w:rStyle w:val="CodeChar"/>
        </w:rPr>
        <w:t>gTlASBIEP</w:t>
      </w:r>
      <w:r w:rsidR="006C0928">
        <w:t xml:space="preserve"> per the annotation option specified by the user.</w:t>
      </w:r>
    </w:p>
    <w:p w14:paraId="0A30534D" w14:textId="77777777" w:rsidR="00A916EA" w:rsidRDefault="00A916EA" w:rsidP="00A916EA">
      <w:r>
        <w:t>Argument:</w:t>
      </w:r>
      <w:r w:rsidR="006C0928">
        <w:t xml:space="preserve"> </w:t>
      </w:r>
      <w:r w:rsidR="006C0928" w:rsidRPr="00B22A2B">
        <w:rPr>
          <w:rStyle w:val="CodeChar"/>
        </w:rPr>
        <w:t>gTlASBIEP</w:t>
      </w:r>
      <w:r w:rsidR="006C0928">
        <w:t xml:space="preserve"> = the given top-level ASBIEP, for which the annotation will</w:t>
      </w:r>
      <w:r w:rsidR="00B22A2B">
        <w:t xml:space="preserve"> be generated, </w:t>
      </w:r>
      <w:r w:rsidR="00B22A2B" w:rsidRPr="00B22A2B">
        <w:rPr>
          <w:rStyle w:val="CodeChar"/>
        </w:rPr>
        <w:t>gRootENode</w:t>
      </w:r>
      <w:r w:rsidR="00B22A2B">
        <w:t xml:space="preserve"> = the DOM Element Node representing the root </w:t>
      </w:r>
      <w:r w:rsidR="00B22A2B" w:rsidRPr="00B22A2B">
        <w:rPr>
          <w:rStyle w:val="CodeChar"/>
        </w:rPr>
        <w:t>xsd:element</w:t>
      </w:r>
      <w:r w:rsidR="00B22A2B">
        <w:t xml:space="preserve"> (the BOD’s root </w:t>
      </w:r>
      <w:r w:rsidR="00B22A2B" w:rsidRPr="00B22A2B">
        <w:rPr>
          <w:rStyle w:val="CodeChar"/>
        </w:rPr>
        <w:t>xsd:element</w:t>
      </w:r>
      <w:r w:rsidR="00B22A2B">
        <w:t xml:space="preserve">). </w:t>
      </w:r>
    </w:p>
    <w:p w14:paraId="7AF863B2" w14:textId="77777777" w:rsidR="00A916EA" w:rsidRDefault="00A916EA" w:rsidP="00A916EA">
      <w:r>
        <w:t>Return:</w:t>
      </w:r>
      <w:r w:rsidR="00B22A2B">
        <w:t xml:space="preserve"> The DOM Element Node object representing the </w:t>
      </w:r>
      <w:r w:rsidR="00B22A2B" w:rsidRPr="00B22A2B">
        <w:rPr>
          <w:rStyle w:val="CodeChar"/>
        </w:rPr>
        <w:t>xsd:annotation</w:t>
      </w:r>
      <w:r w:rsidR="00B22A2B">
        <w:t xml:space="preserve"> </w:t>
      </w:r>
      <w:r w:rsidR="00713289">
        <w:t xml:space="preserve">that has been </w:t>
      </w:r>
      <w:r w:rsidR="00B22A2B">
        <w:t>created.</w:t>
      </w:r>
    </w:p>
    <w:p w14:paraId="2615A2BF" w14:textId="77777777" w:rsidR="00B22A2B" w:rsidRDefault="00713289" w:rsidP="00A916EA">
      <w:r>
        <w:rPr>
          <w:noProof/>
          <w:lang w:bidi="th-TH"/>
        </w:rPr>
        <w:lastRenderedPageBreak/>
        <mc:AlternateContent>
          <mc:Choice Requires="wpc">
            <w:drawing>
              <wp:inline distT="0" distB="0" distL="0" distR="0" wp14:anchorId="7AF745D0" wp14:editId="7B3E32A5">
                <wp:extent cx="5486400" cy="3200400"/>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Text Box 99"/>
                        <wps:cNvSpPr txBox="1"/>
                        <wps:spPr>
                          <a:xfrm>
                            <a:off x="572492" y="508600"/>
                            <a:ext cx="994410" cy="254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C5024" w14:textId="77777777" w:rsidR="00F332FA" w:rsidRDefault="00F332FA" w:rsidP="008B2C79">
                              <w:pPr>
                                <w:pStyle w:val="Code"/>
                              </w:pPr>
                              <w:r>
                                <w:t>IsAnnoOptionEmpty( )</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45" name="Diamond 245"/>
                        <wps:cNvSpPr/>
                        <wps:spPr>
                          <a:xfrm>
                            <a:off x="214684" y="421414"/>
                            <a:ext cx="1653873" cy="397565"/>
                          </a:xfrm>
                          <a:prstGeom prst="diamond">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36D96" w14:textId="77777777" w:rsidR="00F332FA" w:rsidRPr="008B2C79" w:rsidRDefault="00F332FA" w:rsidP="008B2C79">
                              <w:pP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3" name="Oval 253"/>
                        <wps:cNvSpPr/>
                        <wps:spPr>
                          <a:xfrm>
                            <a:off x="2234323" y="556590"/>
                            <a:ext cx="119269" cy="11926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Oval 484"/>
                        <wps:cNvSpPr/>
                        <wps:spPr>
                          <a:xfrm>
                            <a:off x="978009" y="71561"/>
                            <a:ext cx="119269" cy="119269"/>
                          </a:xfrm>
                          <a:prstGeom prst="ellipse">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a:stCxn id="484" idx="4"/>
                          <a:endCxn id="245" idx="0"/>
                        </wps:cNvCnPr>
                        <wps:spPr>
                          <a:xfrm>
                            <a:off x="1037644" y="190830"/>
                            <a:ext cx="3977" cy="230584"/>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5" name="Straight Arrow Connector 485"/>
                        <wps:cNvCnPr>
                          <a:stCxn id="245" idx="3"/>
                          <a:endCxn id="253" idx="2"/>
                        </wps:cNvCnPr>
                        <wps:spPr>
                          <a:xfrm flipV="1">
                            <a:off x="1868557" y="616225"/>
                            <a:ext cx="365766" cy="3972"/>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6" name="Text Box 486"/>
                        <wps:cNvSpPr txBox="1"/>
                        <wps:spPr>
                          <a:xfrm>
                            <a:off x="2035534" y="365041"/>
                            <a:ext cx="667909"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F896F" w14:textId="77777777" w:rsidR="00F332FA" w:rsidRDefault="00F332FA" w:rsidP="008A05BD">
                              <w:pPr>
                                <w:pStyle w:val="Code"/>
                                <w:jc w:val="center"/>
                              </w:pPr>
                              <w:r>
                                <w:t>Return Null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7" name="Text Box 487"/>
                        <wps:cNvSpPr txBox="1"/>
                        <wps:spPr>
                          <a:xfrm>
                            <a:off x="1701579" y="444552"/>
                            <a:ext cx="333955"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6C3123" w14:textId="77777777" w:rsidR="00F332FA" w:rsidRDefault="00F332FA" w:rsidP="008A05BD">
                              <w:pPr>
                                <w:pStyle w:val="Code"/>
                                <w:jc w:val="center"/>
                              </w:pPr>
                              <w:r>
                                <w: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7AF745D0" id="Canvas 96" o:spid="_x0000_s1243"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">
                <v:shape id="_x0000_s1244" type="#_x0000_t75" style="position:absolute;width:54864;height:32004;visibility:visible;mso-wrap-style:square">
                  <v:fill o:detectmouseclick="t"/>
                  <v:path o:connecttype="none"/>
                </v:shape>
                <v:shape id="Text Box 99" o:spid="_x0000_s1245" type="#_x0000_t202" style="position:absolute;left:5724;top:5086;width:9945;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" filled="f" stroked="f" strokeweight=".5pt">
                  <v:textbox inset="0,0,0,0">
                    <w:txbxContent>
                      <w:p w14:paraId="545C5024" w14:textId="77777777" w:rsidR="00F332FA" w:rsidRDefault="00F332FA" w:rsidP="008B2C79">
                        <w:pPr>
                          <w:pStyle w:val="Code"/>
                        </w:pPr>
                        <w:r>
                          <w:t>IsAnnoOptionEmpty( )</w:t>
                        </w:r>
                      </w:p>
                    </w:txbxContent>
                  </v:textbox>
                </v:shape>
                <v:shape id="Diamond 245" o:spid="_x0000_s1246" type="#_x0000_t4" style="position:absolute;left:2146;top:4214;width:16539;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" filled="f" strokecolor="black [3213]" strokeweight=".25pt">
                  <v:textbox inset="0,0,0,0">
                    <w:txbxContent>
                      <w:p w14:paraId="3B136D96" w14:textId="77777777" w:rsidR="00F332FA" w:rsidRPr="008B2C79" w:rsidRDefault="00F332FA" w:rsidP="008B2C79">
                        <w:pPr>
                          <w:rPr>
                            <w:color w:val="000000" w:themeColor="text1"/>
                          </w:rPr>
                        </w:pPr>
                      </w:p>
                    </w:txbxContent>
                  </v:textbox>
                </v:shape>
                <v:oval id="Oval 253" o:spid="_x0000_s1247" style="position:absolute;left:22343;top:556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" fillcolor="black [3200]" strokecolor="black [1600]" strokeweight="2pt"/>
                <v:oval id="Oval 484" o:spid="_x0000_s1248" style="position:absolute;left:9780;top:71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" filled="f" strokecolor="black [1600]" strokeweight=".25pt"/>
                <v:shape id="Straight Arrow Connector 254" o:spid="_x0000_s1249" type="#_x0000_t32" style="position:absolute;left:10376;top:1908;width:40;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" strokecolor="black [3213]">
                  <v:stroke endarrow="open" endarrowwidth="narrow" endarrowlength="short"/>
                </v:shape>
                <v:shape id="Straight Arrow Connector 485" o:spid="_x0000_s1250" type="#_x0000_t32" style="position:absolute;left:18685;top:6162;width:3658;height: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" strokecolor="black [3213]">
                  <v:stroke endarrow="open" endarrowwidth="narrow" endarrowlength="short"/>
                </v:shape>
                <v:shape id="Text Box 486" o:spid="_x0000_s1251" type="#_x0000_t202" style="position:absolute;left:20355;top:3650;width:6679;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" filled="f" stroked="f" strokeweight=".5pt">
                  <v:textbox inset="0,0,0,0">
                    <w:txbxContent>
                      <w:p w14:paraId="3F2F896F" w14:textId="77777777" w:rsidR="00F332FA" w:rsidRDefault="00F332FA" w:rsidP="008A05BD">
                        <w:pPr>
                          <w:pStyle w:val="Code"/>
                          <w:jc w:val="center"/>
                        </w:pPr>
                        <w:r>
                          <w:t>Return Null</w:t>
                        </w:r>
                      </w:p>
                    </w:txbxContent>
                  </v:textbox>
                </v:shape>
                <v:shape id="Text Box 487" o:spid="_x0000_s1252" type="#_x0000_t202" style="position:absolute;left:17015;top:4445;width:3340;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" filled="f" stroked="f" strokeweight=".5pt">
                  <v:textbox inset="0,0,0,0">
                    <w:txbxContent>
                      <w:p w14:paraId="416C3123" w14:textId="77777777" w:rsidR="00F332FA" w:rsidRDefault="00F332FA" w:rsidP="008A05BD">
                        <w:pPr>
                          <w:pStyle w:val="Code"/>
                          <w:jc w:val="center"/>
                        </w:pPr>
                        <w:r>
                          <w:t>Y</w:t>
                        </w:r>
                      </w:p>
                    </w:txbxContent>
                  </v:textbox>
                </v:shape>
                <w10:anchorlock/>
              </v:group>
            </w:pict>
          </mc:Fallback>
        </mc:AlternateContent>
      </w:r>
    </w:p>
    <w:p w14:paraId="27112F43" w14:textId="77777777" w:rsidR="00B22A2B" w:rsidRPr="00A916EA" w:rsidRDefault="00B22A2B" w:rsidP="00A916EA"/>
    <w:p w14:paraId="594EE7D1" w14:textId="77777777" w:rsidR="00713289" w:rsidRDefault="00713289" w:rsidP="00665030">
      <w:pPr>
        <w:pStyle w:val="Heading4"/>
      </w:pPr>
      <w:bookmarkStart w:id="445" w:name="_Toc456813673"/>
      <w:r>
        <w:t>IsAnnoOptionEmpty( )</w:t>
      </w:r>
      <w:bookmarkEnd w:id="445"/>
    </w:p>
    <w:p w14:paraId="43202BE5" w14:textId="77777777" w:rsidR="00713289" w:rsidRDefault="00713289" w:rsidP="00713289">
      <w:r>
        <w:t xml:space="preserve">Description: This function checks to see if the user has selected any annotation to be generated. If none has been selected return </w:t>
      </w:r>
      <w:r w:rsidRPr="00713289">
        <w:rPr>
          <w:rStyle w:val="CodeChar"/>
        </w:rPr>
        <w:t>true</w:t>
      </w:r>
      <w:r>
        <w:t xml:space="preserve">; otherwise, return </w:t>
      </w:r>
      <w:r w:rsidRPr="00713289">
        <w:rPr>
          <w:rStyle w:val="CodeChar"/>
        </w:rPr>
        <w:t>false</w:t>
      </w:r>
      <w:r>
        <w:t>.</w:t>
      </w:r>
    </w:p>
    <w:p w14:paraId="4440CA68" w14:textId="77777777" w:rsidR="00713289" w:rsidRDefault="00713289" w:rsidP="00713289">
      <w:r>
        <w:t xml:space="preserve">Return: </w:t>
      </w:r>
      <w:r w:rsidRPr="00713289">
        <w:rPr>
          <w:rStyle w:val="CodeChar"/>
        </w:rPr>
        <w:t>Boolean</w:t>
      </w:r>
    </w:p>
    <w:p w14:paraId="04A1C5EF" w14:textId="77777777" w:rsidR="00713289" w:rsidRDefault="00713289" w:rsidP="00713289"/>
    <w:p w14:paraId="4D33269C" w14:textId="77777777" w:rsidR="00713289" w:rsidRPr="00713289" w:rsidRDefault="00713289" w:rsidP="00713289">
      <w:r>
        <w:t xml:space="preserve">Check whether the </w:t>
      </w:r>
      <w:r w:rsidRPr="00713289">
        <w:rPr>
          <w:rStyle w:val="CodeChar"/>
        </w:rPr>
        <w:t>annotationOption</w:t>
      </w:r>
      <w:r>
        <w:t xml:space="preserve"> is empty or that all of the option is </w:t>
      </w:r>
      <w:r w:rsidRPr="00713289">
        <w:rPr>
          <w:rStyle w:val="CodeChar"/>
        </w:rPr>
        <w:t>false</w:t>
      </w:r>
      <w:r>
        <w:t xml:space="preserve">. If so, return </w:t>
      </w:r>
      <w:r w:rsidRPr="00713289">
        <w:rPr>
          <w:rStyle w:val="CodeChar"/>
        </w:rPr>
        <w:t>true</w:t>
      </w:r>
      <w:r>
        <w:t xml:space="preserve">. Otherwise, return </w:t>
      </w:r>
      <w:r w:rsidRPr="00713289">
        <w:rPr>
          <w:rStyle w:val="CodeChar"/>
        </w:rPr>
        <w:t>false</w:t>
      </w:r>
      <w:r>
        <w:t>.</w:t>
      </w:r>
    </w:p>
    <w:p w14:paraId="3E5CFEC5" w14:textId="77777777" w:rsidR="00D23123" w:rsidRDefault="00D23123" w:rsidP="00665030">
      <w:pPr>
        <w:pStyle w:val="Heading4"/>
      </w:pPr>
      <w:bookmarkStart w:id="446" w:name="_Toc456813674"/>
      <w:r>
        <w:t>GenerateABIE</w:t>
      </w:r>
      <w:r w:rsidR="009445FF">
        <w:t xml:space="preserve">(gABIE, </w:t>
      </w:r>
      <w:r w:rsidR="006706F8">
        <w:t>g</w:t>
      </w:r>
      <w:r w:rsidR="006C0928">
        <w:t>ASBIEP</w:t>
      </w:r>
      <w:r w:rsidR="006706F8">
        <w:t>E</w:t>
      </w:r>
      <w:r w:rsidR="00652EFD">
        <w:t>lementNode)</w:t>
      </w:r>
      <w:bookmarkEnd w:id="446"/>
    </w:p>
    <w:p w14:paraId="10A6AC14" w14:textId="77777777" w:rsidR="00D9247A" w:rsidRDefault="00D9247A" w:rsidP="00652EFD"/>
    <w:p w14:paraId="65242CF1" w14:textId="77777777" w:rsidR="00652EFD" w:rsidRDefault="00F35593" w:rsidP="00652EFD">
      <w:r>
        <w:t xml:space="preserve">Description: Add a child </w:t>
      </w:r>
      <w:r w:rsidRPr="006706F8">
        <w:rPr>
          <w:rStyle w:val="CodeChar"/>
        </w:rPr>
        <w:t>xsd:complexType/xsd:sequence</w:t>
      </w:r>
      <w:r>
        <w:t xml:space="preserve"> element node to the </w:t>
      </w:r>
      <w:r w:rsidR="00805F82">
        <w:rPr>
          <w:rStyle w:val="CodeChar"/>
        </w:rPr>
        <w:t>g</w:t>
      </w:r>
      <w:r w:rsidRPr="006706F8">
        <w:rPr>
          <w:rStyle w:val="CodeChar"/>
        </w:rPr>
        <w:t>ElementNode</w:t>
      </w:r>
      <w:r>
        <w:t>.</w:t>
      </w:r>
    </w:p>
    <w:p w14:paraId="37DD03CD" w14:textId="77777777" w:rsidR="00F35593" w:rsidRDefault="00F35593" w:rsidP="00652EFD">
      <w:r>
        <w:t xml:space="preserve">Argument: </w:t>
      </w:r>
      <w:r w:rsidRPr="006706F8">
        <w:rPr>
          <w:rStyle w:val="CodeChar"/>
        </w:rPr>
        <w:t>gABIE</w:t>
      </w:r>
      <w:r>
        <w:t xml:space="preserve"> = the given ABIE corresponding to the </w:t>
      </w:r>
      <w:r w:rsidRPr="006706F8">
        <w:rPr>
          <w:rStyle w:val="CodeChar"/>
        </w:rPr>
        <w:t>xsd:complexType</w:t>
      </w:r>
      <w:r>
        <w:t xml:space="preserve">, </w:t>
      </w:r>
      <w:r w:rsidR="006706F8" w:rsidRPr="006706F8">
        <w:rPr>
          <w:rStyle w:val="CodeChar"/>
        </w:rPr>
        <w:t>g</w:t>
      </w:r>
      <w:r w:rsidR="006C0928">
        <w:rPr>
          <w:rStyle w:val="CodeChar"/>
        </w:rPr>
        <w:t>ASBIEP</w:t>
      </w:r>
      <w:r w:rsidR="006706F8" w:rsidRPr="006706F8">
        <w:rPr>
          <w:rStyle w:val="CodeChar"/>
        </w:rPr>
        <w:t>E</w:t>
      </w:r>
      <w:r w:rsidRPr="006706F8">
        <w:rPr>
          <w:rStyle w:val="CodeChar"/>
        </w:rPr>
        <w:t>lementNode</w:t>
      </w:r>
      <w:r>
        <w:t xml:space="preserve"> = a DOM </w:t>
      </w:r>
      <w:r w:rsidR="00805F82">
        <w:t>E</w:t>
      </w:r>
      <w:r>
        <w:t xml:space="preserve">lement </w:t>
      </w:r>
      <w:r w:rsidR="00805F82">
        <w:t>n</w:t>
      </w:r>
      <w:r w:rsidR="006706F8">
        <w:t xml:space="preserve">ode </w:t>
      </w:r>
      <w:r w:rsidR="006C0928">
        <w:t xml:space="preserve">object </w:t>
      </w:r>
      <w:r>
        <w:t>representing the</w:t>
      </w:r>
      <w:r w:rsidR="006C0928">
        <w:t xml:space="preserve"> </w:t>
      </w:r>
      <w:r w:rsidR="006C0928" w:rsidRPr="006C0928">
        <w:rPr>
          <w:rStyle w:val="CodeChar"/>
        </w:rPr>
        <w:t>xsd:element</w:t>
      </w:r>
      <w:r w:rsidR="006C0928">
        <w:t xml:space="preserve"> corresponding to the</w:t>
      </w:r>
      <w:r>
        <w:t xml:space="preserve"> ASBIEP of the </w:t>
      </w:r>
      <w:r w:rsidRPr="00805F82">
        <w:rPr>
          <w:rStyle w:val="CodeChar"/>
        </w:rPr>
        <w:t>gABIE</w:t>
      </w:r>
      <w:r>
        <w:t>.</w:t>
      </w:r>
    </w:p>
    <w:p w14:paraId="34E798AE" w14:textId="77777777" w:rsidR="00F35593" w:rsidRDefault="00805F82" w:rsidP="00652EFD">
      <w:r>
        <w:t>Return: a DOM E</w:t>
      </w:r>
      <w:r w:rsidR="00F35593">
        <w:t xml:space="preserve">lement </w:t>
      </w:r>
      <w:r>
        <w:t>node</w:t>
      </w:r>
      <w:r w:rsidR="00F35593">
        <w:t xml:space="preserve"> representing the </w:t>
      </w:r>
      <w:r w:rsidR="00F35593" w:rsidRPr="006706F8">
        <w:rPr>
          <w:rStyle w:val="CodeChar"/>
        </w:rPr>
        <w:t>xsd:sequence</w:t>
      </w:r>
      <w:r w:rsidR="00F35593">
        <w:t xml:space="preserve"> element.</w:t>
      </w:r>
    </w:p>
    <w:p w14:paraId="33D91072" w14:textId="77777777" w:rsidR="00F35593" w:rsidRDefault="00F35593" w:rsidP="00652EFD"/>
    <w:p w14:paraId="2958B8F6" w14:textId="77777777" w:rsidR="00F35593" w:rsidRPr="00652EFD" w:rsidRDefault="00F35593" w:rsidP="00652EFD">
      <w:r>
        <w:t xml:space="preserve">Add an </w:t>
      </w:r>
      <w:r w:rsidRPr="006706F8">
        <w:rPr>
          <w:rStyle w:val="CodeChar"/>
        </w:rPr>
        <w:t>xsd:complexType</w:t>
      </w:r>
      <w:r>
        <w:t xml:space="preserve"> </w:t>
      </w:r>
      <w:r w:rsidR="00805F82">
        <w:t>e</w:t>
      </w:r>
      <w:r>
        <w:t>lement</w:t>
      </w:r>
      <w:r w:rsidR="006C0928">
        <w:t xml:space="preserve">, namely </w:t>
      </w:r>
      <w:r w:rsidR="006C0928" w:rsidRPr="006C0928">
        <w:rPr>
          <w:rStyle w:val="CodeChar"/>
        </w:rPr>
        <w:t>CTypeNode</w:t>
      </w:r>
      <w:r w:rsidR="006C0928">
        <w:t>,</w:t>
      </w:r>
      <w:r>
        <w:t xml:space="preserve"> as a child of the </w:t>
      </w:r>
      <w:r w:rsidR="006706F8" w:rsidRPr="006706F8">
        <w:rPr>
          <w:rStyle w:val="CodeChar"/>
        </w:rPr>
        <w:t>gE</w:t>
      </w:r>
      <w:r w:rsidRPr="006706F8">
        <w:rPr>
          <w:rStyle w:val="CodeChar"/>
        </w:rPr>
        <w:t>lementNode</w:t>
      </w:r>
      <w:r>
        <w:t xml:space="preserve">. </w:t>
      </w:r>
      <w:r w:rsidR="006C0928">
        <w:t xml:space="preserve">Call </w:t>
      </w:r>
      <w:r w:rsidR="006C0928" w:rsidRPr="006C0928">
        <w:rPr>
          <w:rStyle w:val="CodeChar"/>
        </w:rPr>
        <w:t>GenerateABIEsAnno(gABIE, CTypeNode)</w:t>
      </w:r>
      <w:r w:rsidR="006C0928">
        <w:t xml:space="preserve"> to add necessary annotation as a child of the </w:t>
      </w:r>
      <w:r w:rsidR="006C0928" w:rsidRPr="006C0928">
        <w:rPr>
          <w:rStyle w:val="CodeChar"/>
        </w:rPr>
        <w:t>xsd:complexType</w:t>
      </w:r>
      <w:r w:rsidR="006C0928">
        <w:t xml:space="preserve"> element. </w:t>
      </w:r>
      <w:r>
        <w:t xml:space="preserve">Then add an </w:t>
      </w:r>
      <w:r w:rsidRPr="006706F8">
        <w:rPr>
          <w:rStyle w:val="CodeChar"/>
        </w:rPr>
        <w:t>xsd:sequence</w:t>
      </w:r>
      <w:r>
        <w:t xml:space="preserve"> element as a child of the </w:t>
      </w:r>
      <w:r w:rsidRPr="006706F8">
        <w:rPr>
          <w:rStyle w:val="CodeChar"/>
        </w:rPr>
        <w:t>xsd:complexType</w:t>
      </w:r>
      <w:r>
        <w:t xml:space="preserve">. </w:t>
      </w:r>
      <w:r w:rsidR="00805F82">
        <w:t xml:space="preserve">Return the DOM Element node of the </w:t>
      </w:r>
      <w:r w:rsidR="00805F82" w:rsidRPr="005B260C">
        <w:rPr>
          <w:rStyle w:val="CodeChar"/>
        </w:rPr>
        <w:t>xsd:sequence</w:t>
      </w:r>
      <w:r w:rsidR="00805F82">
        <w:t>.</w:t>
      </w:r>
    </w:p>
    <w:p w14:paraId="4BBC7D26" w14:textId="77777777" w:rsidR="006C0928" w:rsidRDefault="006C0928" w:rsidP="00665030">
      <w:pPr>
        <w:pStyle w:val="Heading4"/>
      </w:pPr>
      <w:bookmarkStart w:id="447" w:name="_Toc456813675"/>
      <w:r>
        <w:t>GenerateABIEsAnno(gABIE, gABIECTypeNode)</w:t>
      </w:r>
      <w:bookmarkEnd w:id="447"/>
    </w:p>
    <w:p w14:paraId="1919F519" w14:textId="77777777" w:rsidR="006C0928" w:rsidRPr="006C0928" w:rsidRDefault="006C0928" w:rsidP="006C0928"/>
    <w:p w14:paraId="13DC6ED7" w14:textId="77777777" w:rsidR="008E0F35" w:rsidRDefault="008E0F35" w:rsidP="00665030">
      <w:pPr>
        <w:pStyle w:val="Heading4"/>
      </w:pPr>
      <w:bookmarkStart w:id="448" w:name="_Toc456813676"/>
      <w:r>
        <w:t>GenerateBIEs</w:t>
      </w:r>
      <w:r w:rsidR="007142C4">
        <w:t xml:space="preserve">(gABIE, </w:t>
      </w:r>
      <w:r w:rsidR="00DD0AA8">
        <w:t>gP</w:t>
      </w:r>
      <w:r w:rsidR="00F35593">
        <w:t>Node</w:t>
      </w:r>
      <w:r w:rsidR="00DD0AA8">
        <w:t>, gSchemaNode</w:t>
      </w:r>
      <w:r w:rsidR="007142C4">
        <w:t>)</w:t>
      </w:r>
      <w:bookmarkEnd w:id="448"/>
    </w:p>
    <w:p w14:paraId="0A94EEC6" w14:textId="77777777" w:rsidR="007142C4" w:rsidRDefault="007142C4" w:rsidP="00C45883"/>
    <w:p w14:paraId="0E98CC0B" w14:textId="77777777" w:rsidR="00C45883" w:rsidRDefault="002B7A61" w:rsidP="00C45883">
      <w:r>
        <w:t>Description:</w:t>
      </w:r>
      <w:r w:rsidR="006706F8">
        <w:t xml:space="preserve"> Recursively generate the content of the given </w:t>
      </w:r>
      <w:r w:rsidR="006706F8" w:rsidRPr="00697247">
        <w:rPr>
          <w:rStyle w:val="CodeChar"/>
        </w:rPr>
        <w:t>gABIE</w:t>
      </w:r>
      <w:r w:rsidR="006706F8">
        <w:t xml:space="preserve"> which represents an XSD complex type.</w:t>
      </w:r>
    </w:p>
    <w:p w14:paraId="16D8789F" w14:textId="77777777" w:rsidR="002B7A61" w:rsidRDefault="002B7A61" w:rsidP="00C45883">
      <w:r>
        <w:lastRenderedPageBreak/>
        <w:t>Argument:</w:t>
      </w:r>
      <w:r w:rsidR="00C10B64">
        <w:t xml:space="preserve"> </w:t>
      </w:r>
      <w:r w:rsidR="00C10B64" w:rsidRPr="00E7311A">
        <w:rPr>
          <w:rStyle w:val="CodeChar"/>
        </w:rPr>
        <w:t>gABIE</w:t>
      </w:r>
      <w:r w:rsidR="00C10B64">
        <w:t xml:space="preserve"> = the ABIE for which the c</w:t>
      </w:r>
      <w:r w:rsidR="007142C4">
        <w:t xml:space="preserve">ontent will be generated, </w:t>
      </w:r>
      <w:r w:rsidR="007142C4" w:rsidRPr="00C10B64">
        <w:rPr>
          <w:rStyle w:val="CodeChar"/>
        </w:rPr>
        <w:t>g</w:t>
      </w:r>
      <w:r w:rsidR="00DD0AA8">
        <w:rPr>
          <w:rStyle w:val="CodeChar"/>
        </w:rPr>
        <w:t>P</w:t>
      </w:r>
      <w:r w:rsidR="00896C0C">
        <w:rPr>
          <w:rStyle w:val="CodeChar"/>
        </w:rPr>
        <w:t>Node</w:t>
      </w:r>
      <w:r w:rsidR="007142C4">
        <w:t xml:space="preserve"> = </w:t>
      </w:r>
      <w:r w:rsidR="00805F82" w:rsidRPr="00805F82">
        <w:rPr>
          <w:rStyle w:val="CodeChar"/>
        </w:rPr>
        <w:t>xsd:sequence</w:t>
      </w:r>
      <w:r w:rsidR="00805F82">
        <w:t xml:space="preserve"> DOM Element</w:t>
      </w:r>
      <w:r w:rsidR="00896C0C">
        <w:t xml:space="preserve"> node</w:t>
      </w:r>
      <w:r w:rsidR="00805F82">
        <w:t>, parent node</w:t>
      </w:r>
      <w:r w:rsidR="00896C0C">
        <w:t xml:space="preserve"> of the </w:t>
      </w:r>
      <w:r w:rsidR="00896C0C" w:rsidRPr="00E7311A">
        <w:rPr>
          <w:rStyle w:val="CodeChar"/>
        </w:rPr>
        <w:t>gABIE</w:t>
      </w:r>
      <w:r w:rsidR="00896C0C">
        <w:t>’s content</w:t>
      </w:r>
      <w:r w:rsidR="00DD0AA8">
        <w:t xml:space="preserve">, </w:t>
      </w:r>
      <w:r w:rsidR="00DD0AA8" w:rsidRPr="00E7311A">
        <w:rPr>
          <w:rStyle w:val="CodeChar"/>
        </w:rPr>
        <w:t>gSchemaNode</w:t>
      </w:r>
      <w:r w:rsidR="00DD0AA8">
        <w:t xml:space="preserve"> = XML DOM Node object representing a root </w:t>
      </w:r>
      <w:r w:rsidR="00DD0AA8" w:rsidRPr="00E7311A">
        <w:rPr>
          <w:rStyle w:val="CodeChar"/>
        </w:rPr>
        <w:t>xsd:schema</w:t>
      </w:r>
      <w:r w:rsidR="00DD0AA8">
        <w:t xml:space="preserve"> element</w:t>
      </w:r>
      <w:r w:rsidR="00896C0C">
        <w:t xml:space="preserve">. </w:t>
      </w:r>
    </w:p>
    <w:p w14:paraId="09982F33" w14:textId="77777777" w:rsidR="00D9247A" w:rsidRDefault="00D9247A" w:rsidP="00C45883">
      <w:r>
        <w:t xml:space="preserve">Return: </w:t>
      </w:r>
      <w:r w:rsidR="006706F8">
        <w:t xml:space="preserve">The updated </w:t>
      </w:r>
      <w:r w:rsidR="006706F8" w:rsidRPr="006706F8">
        <w:rPr>
          <w:rStyle w:val="CodeChar"/>
        </w:rPr>
        <w:t>gSchemaNode</w:t>
      </w:r>
      <w:r w:rsidR="006706F8">
        <w:t>.</w:t>
      </w:r>
    </w:p>
    <w:p w14:paraId="2E577D49" w14:textId="77777777" w:rsidR="00783CF8" w:rsidRDefault="00783CF8" w:rsidP="00C45883"/>
    <w:p w14:paraId="6D6E377A" w14:textId="77777777" w:rsidR="002E39B6" w:rsidRPr="00C45883" w:rsidRDefault="002E39B6" w:rsidP="00C45883">
      <w:r>
        <w:rPr>
          <w:noProof/>
          <w:lang w:bidi="th-TH"/>
        </w:rPr>
        <mc:AlternateContent>
          <mc:Choice Requires="wpc">
            <w:drawing>
              <wp:inline distT="0" distB="0" distL="0" distR="0" wp14:anchorId="1C29EE56" wp14:editId="0FA91F9A">
                <wp:extent cx="5936776" cy="4967785"/>
                <wp:effectExtent l="0" t="0" r="26035" b="23495"/>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0" name="Oval 230"/>
                        <wps:cNvSpPr/>
                        <wps:spPr>
                          <a:xfrm>
                            <a:off x="1483150" y="121014"/>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3656708" y="1592210"/>
                            <a:ext cx="1903394" cy="3735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929F35" w14:textId="77777777" w:rsidR="00F332FA" w:rsidRDefault="00F332FA" w:rsidP="008E3DA2">
                              <w:pPr>
                                <w:pStyle w:val="Code"/>
                                <w:spacing w:line="168" w:lineRule="auto"/>
                                <w:jc w:val="center"/>
                              </w:pPr>
                              <w:r>
                                <w:t>GenerateBBIE(childBIEs[i], aBDT, gNode,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3605595" y="1099877"/>
                            <a:ext cx="2021432"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80E699" w14:textId="77777777" w:rsidR="00F332FA" w:rsidRDefault="00F332FA" w:rsidP="002E39B6">
                              <w:pPr>
                                <w:pStyle w:val="Code"/>
                                <w:jc w:val="center"/>
                              </w:pPr>
                              <w:r>
                                <w:t xml:space="preserve">aBDT = QueryAssocBDT(childBIEs[i])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Oval 233"/>
                        <wps:cNvSpPr/>
                        <wps:spPr>
                          <a:xfrm>
                            <a:off x="4542742" y="420088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a:stCxn id="230" idx="4"/>
                          <a:endCxn id="496" idx="0"/>
                        </wps:cNvCnPr>
                        <wps:spPr>
                          <a:xfrm flipH="1">
                            <a:off x="1548797" y="252989"/>
                            <a:ext cx="341" cy="1404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5" name="Straight Arrow Connector 235"/>
                        <wps:cNvCnPr>
                          <a:stCxn id="232" idx="2"/>
                          <a:endCxn id="231" idx="0"/>
                        </wps:cNvCnPr>
                        <wps:spPr>
                          <a:xfrm flipH="1">
                            <a:off x="4608405" y="1360705"/>
                            <a:ext cx="7906" cy="2315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6" name="Straight Arrow Connector 236"/>
                        <wps:cNvCnPr>
                          <a:stCxn id="231" idx="2"/>
                          <a:endCxn id="283" idx="0"/>
                        </wps:cNvCnPr>
                        <wps:spPr>
                          <a:xfrm>
                            <a:off x="4608405" y="1965721"/>
                            <a:ext cx="5389" cy="9645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9" name="Straight Arrow Connector 239"/>
                        <wps:cNvCnPr>
                          <a:stCxn id="251" idx="2"/>
                          <a:endCxn id="233" idx="0"/>
                        </wps:cNvCnPr>
                        <wps:spPr>
                          <a:xfrm flipH="1">
                            <a:off x="4608730" y="3954046"/>
                            <a:ext cx="5375" cy="2468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7" name="Straight Arrow Connector 247"/>
                        <wps:cNvCnPr>
                          <a:stCxn id="283" idx="2"/>
                          <a:endCxn id="251" idx="0"/>
                        </wps:cNvCnPr>
                        <wps:spPr>
                          <a:xfrm>
                            <a:off x="4613794" y="3499582"/>
                            <a:ext cx="311" cy="19363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1" name="Text Box 251"/>
                        <wps:cNvSpPr txBox="1"/>
                        <wps:spPr>
                          <a:xfrm>
                            <a:off x="4012606" y="3693218"/>
                            <a:ext cx="12029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9CB462" w14:textId="77777777" w:rsidR="00F332FA" w:rsidRDefault="00F332FA" w:rsidP="002E39B6">
                              <w:pPr>
                                <w:pStyle w:val="Code"/>
                                <w:jc w:val="center"/>
                              </w:pPr>
                              <w:r>
                                <w:t>Return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726468" y="2949415"/>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648E16" w14:textId="77777777" w:rsidR="00F332FA" w:rsidRDefault="00F332FA"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Diamond 102"/>
                        <wps:cNvSpPr/>
                        <wps:spPr>
                          <a:xfrm>
                            <a:off x="762006" y="160203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69590E" w14:textId="77777777" w:rsidR="00F332FA" w:rsidRDefault="00F332FA" w:rsidP="002E39B6">
                              <w:pPr>
                                <w:pStyle w:val="Code"/>
                                <w:spacing w:line="168" w:lineRule="auto"/>
                                <w:jc w:val="center"/>
                              </w:pPr>
                              <w:r>
                                <w:t>childBIEs[i] is an ASBIE?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 name="Text Box 103"/>
                        <wps:cNvSpPr txBox="1"/>
                        <wps:spPr>
                          <a:xfrm>
                            <a:off x="372764" y="2472000"/>
                            <a:ext cx="2369592" cy="2573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184846" w14:textId="77777777" w:rsidR="00F332FA" w:rsidRDefault="00F332FA" w:rsidP="00D9247A">
                              <w:pPr>
                                <w:pStyle w:val="Code"/>
                                <w:spacing w:line="168" w:lineRule="auto"/>
                                <w:jc w:val="center"/>
                              </w:pPr>
                              <w:r>
                                <w:t>n</w:t>
                              </w:r>
                              <w:r w:rsidRPr="00896C0C">
                                <w:t>ode</w:t>
                              </w:r>
                              <w:r>
                                <w:t xml:space="preserve"> = GenerateASBIE(childBIEs[i], gPNode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1624605" y="212225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559B85" w14:textId="77777777" w:rsidR="00F332FA" w:rsidRDefault="00F332FA"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599292" y="1141703"/>
                            <a:ext cx="1899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1B6735" w14:textId="77777777" w:rsidR="00F332FA" w:rsidRDefault="00F332FA" w:rsidP="002E39B6">
                              <w:pPr>
                                <w:pStyle w:val="Code"/>
                                <w:jc w:val="center"/>
                              </w:pPr>
                              <w:r>
                                <w:t xml:space="preserve">childBIEs[ ] = QueryChildBIEs(gABIE)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356374" y="3311804"/>
                            <a:ext cx="2401372" cy="2250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179160" w14:textId="77777777" w:rsidR="00F332FA" w:rsidRDefault="00F332FA" w:rsidP="00896C0C">
                              <w:pPr>
                                <w:pStyle w:val="Code"/>
                                <w:spacing w:line="168" w:lineRule="auto"/>
                                <w:jc w:val="center"/>
                              </w:pPr>
                              <w:r>
                                <w:t>n</w:t>
                              </w:r>
                              <w:r w:rsidRPr="00896C0C">
                                <w:t>ode</w:t>
                              </w:r>
                              <w:r>
                                <w:t xml:space="preserve"> = GenerateASBIEP(anASBIEP, n</w:t>
                              </w:r>
                              <w:r w:rsidRPr="00896C0C">
                                <w:t>ode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Straight Arrow Connector 128"/>
                        <wps:cNvCnPr>
                          <a:stCxn id="258" idx="3"/>
                          <a:endCxn id="283" idx="3"/>
                        </wps:cNvCnPr>
                        <wps:spPr>
                          <a:xfrm flipV="1">
                            <a:off x="2911449" y="3214902"/>
                            <a:ext cx="2330060" cy="1487567"/>
                          </a:xfrm>
                          <a:prstGeom prst="bentConnector3">
                            <a:avLst>
                              <a:gd name="adj1" fmla="val 1098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4" name="Straight Arrow Connector 114"/>
                        <wps:cNvCnPr>
                          <a:stCxn id="108" idx="2"/>
                          <a:endCxn id="102" idx="0"/>
                        </wps:cNvCnPr>
                        <wps:spPr>
                          <a:xfrm flipH="1">
                            <a:off x="1548736" y="1402531"/>
                            <a:ext cx="105" cy="1995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5" name="Straight Arrow Connector 115"/>
                        <wps:cNvCnPr>
                          <a:stCxn id="103" idx="2"/>
                          <a:endCxn id="281" idx="0"/>
                        </wps:cNvCnPr>
                        <wps:spPr>
                          <a:xfrm>
                            <a:off x="1557560" y="2729287"/>
                            <a:ext cx="78" cy="1697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0" name="Straight Arrow Connector 120"/>
                        <wps:cNvCnPr>
                          <a:stCxn id="121" idx="2"/>
                          <a:endCxn id="257" idx="0"/>
                        </wps:cNvCnPr>
                        <wps:spPr>
                          <a:xfrm flipH="1">
                            <a:off x="1555077" y="3962059"/>
                            <a:ext cx="2314" cy="15200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1" name="Text Box 121"/>
                        <wps:cNvSpPr txBox="1"/>
                        <wps:spPr>
                          <a:xfrm>
                            <a:off x="457912" y="3701231"/>
                            <a:ext cx="219895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1BEA56" w14:textId="77777777" w:rsidR="00F332FA" w:rsidRPr="00DE2F88" w:rsidRDefault="00F332FA" w:rsidP="002E39B6">
                              <w:pPr>
                                <w:pStyle w:val="Code"/>
                                <w:jc w:val="center"/>
                              </w:pPr>
                              <w:r>
                                <w:t>anABIE =  QueryTargetABIE(anASBIEP)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Straight Arrow Connector 128"/>
                        <wps:cNvCnPr>
                          <a:stCxn id="102" idx="3"/>
                          <a:endCxn id="232" idx="1"/>
                        </wps:cNvCnPr>
                        <wps:spPr>
                          <a:xfrm flipV="1">
                            <a:off x="2335466" y="1230291"/>
                            <a:ext cx="1270129" cy="638612"/>
                          </a:xfrm>
                          <a:prstGeom prst="bentConnector3">
                            <a:avLst>
                              <a:gd name="adj1" fmla="val 5644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7" name="Text Box 127"/>
                        <wps:cNvSpPr txBox="1"/>
                        <wps:spPr>
                          <a:xfrm>
                            <a:off x="2335470" y="159225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3AD6BC" w14:textId="77777777" w:rsidR="00F332FA" w:rsidRDefault="00F332FA" w:rsidP="002E39B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81"/>
                        <wps:cNvSpPr txBox="1"/>
                        <wps:spPr>
                          <a:xfrm>
                            <a:off x="538680" y="4114067"/>
                            <a:ext cx="2032793"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9F86C5" w14:textId="77777777" w:rsidR="00F332FA" w:rsidRDefault="00F332FA" w:rsidP="00D1380E">
                              <w:pPr>
                                <w:pStyle w:val="Code"/>
                              </w:pPr>
                              <w:r>
                                <w:t>node = GenerateABIE(anABIE, 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Text Box 82"/>
                        <wps:cNvSpPr txBox="1"/>
                        <wps:spPr>
                          <a:xfrm>
                            <a:off x="197504" y="4572294"/>
                            <a:ext cx="271394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0526B8" w14:textId="77777777" w:rsidR="00F332FA" w:rsidRDefault="00F332FA" w:rsidP="00D1380E">
                              <w:pPr>
                                <w:pStyle w:val="Code"/>
                                <w:jc w:val="center"/>
                              </w:pPr>
                              <w:r>
                                <w:t>node = GenerateBIEs(anABIE, node,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Straight Arrow Connector 259"/>
                        <wps:cNvCnPr>
                          <a:stCxn id="112" idx="2"/>
                          <a:endCxn id="121" idx="0"/>
                        </wps:cNvCnPr>
                        <wps:spPr>
                          <a:xfrm>
                            <a:off x="1557060" y="3536831"/>
                            <a:ext cx="331" cy="1644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0" name="Straight Arrow Connector 260"/>
                        <wps:cNvCnPr>
                          <a:stCxn id="257" idx="2"/>
                          <a:endCxn id="258" idx="0"/>
                        </wps:cNvCnPr>
                        <wps:spPr>
                          <a:xfrm flipH="1">
                            <a:off x="1554477" y="4396007"/>
                            <a:ext cx="600" cy="1762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8" name="Straight Arrow Connector 58"/>
                        <wps:cNvCnPr>
                          <a:stCxn id="283" idx="1"/>
                        </wps:cNvCnPr>
                        <wps:spPr>
                          <a:xfrm rot="10800000">
                            <a:off x="2142700" y="1979234"/>
                            <a:ext cx="1843379" cy="1235668"/>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1" name="Text Box 281"/>
                        <wps:cNvSpPr txBox="1"/>
                        <wps:spPr>
                          <a:xfrm>
                            <a:off x="372798" y="2899059"/>
                            <a:ext cx="2369680"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BDF6DB" w14:textId="77777777" w:rsidR="00F332FA" w:rsidRPr="00B063E4" w:rsidRDefault="00F332FA" w:rsidP="002E39B6">
                              <w:pPr>
                                <w:pStyle w:val="Code"/>
                                <w:jc w:val="center"/>
                                <w:rPr>
                                  <w:b/>
                                  <w:bCs/>
                                </w:rPr>
                              </w:pPr>
                              <w:r w:rsidRPr="00DE2F88">
                                <w:t>anASBIEP</w:t>
                              </w:r>
                              <w:r>
                                <w:rPr>
                                  <w:b/>
                                  <w:bCs/>
                                </w:rPr>
                                <w:t xml:space="preserve"> = </w:t>
                              </w:r>
                              <w:r>
                                <w:t>QueryAssocToASBIEP(childBIEs[i])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Straight Arrow Connector 282"/>
                        <wps:cNvCnPr>
                          <a:stCxn id="281" idx="2"/>
                          <a:endCxn id="112" idx="0"/>
                        </wps:cNvCnPr>
                        <wps:spPr>
                          <a:xfrm flipH="1">
                            <a:off x="1557060" y="3159887"/>
                            <a:ext cx="578" cy="15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3" name="Diamond 283"/>
                        <wps:cNvSpPr/>
                        <wps:spPr>
                          <a:xfrm>
                            <a:off x="3986078" y="2930221"/>
                            <a:ext cx="1255431" cy="569361"/>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9510DE" w14:textId="77777777" w:rsidR="00F332FA" w:rsidRDefault="00F332FA" w:rsidP="002E39B6">
                              <w:pPr>
                                <w:pStyle w:val="Code"/>
                                <w:spacing w:line="168" w:lineRule="auto"/>
                                <w:jc w:val="center"/>
                              </w:pPr>
                              <w:r>
                                <w:t>Next childBIE[i]?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5" name="Text Box 127"/>
                        <wps:cNvSpPr txBox="1"/>
                        <wps:spPr>
                          <a:xfrm>
                            <a:off x="4705533" y="3430582"/>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40D9E" w14:textId="77777777" w:rsidR="00F332FA" w:rsidRDefault="00F332FA"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traight Arrow Connector 344"/>
                        <wps:cNvCnPr>
                          <a:stCxn id="102" idx="2"/>
                          <a:endCxn id="103" idx="0"/>
                        </wps:cNvCnPr>
                        <wps:spPr>
                          <a:xfrm>
                            <a:off x="1548736" y="2135769"/>
                            <a:ext cx="8824" cy="33623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91" name="Text Box 491"/>
                        <wps:cNvSpPr txBox="1"/>
                        <wps:spPr>
                          <a:xfrm>
                            <a:off x="2701415" y="531687"/>
                            <a:ext cx="205143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BEA9E0" w14:textId="77777777" w:rsidR="00F332FA" w:rsidRPr="001D743B" w:rsidRDefault="00F332FA" w:rsidP="002E39B6">
                              <w:pPr>
                                <w:pStyle w:val="Code"/>
                                <w:jc w:val="center"/>
                              </w:pPr>
                              <w:r>
                                <w:t>Append xsd:any element to the gPNode</w:t>
                              </w:r>
                              <w:r w:rsidRPr="001D743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9" name="Group 309"/>
                        <wpg:cNvGrpSpPr/>
                        <wpg:grpSpPr>
                          <a:xfrm>
                            <a:off x="762067" y="393482"/>
                            <a:ext cx="1573460" cy="533732"/>
                            <a:chOff x="3034844" y="2516478"/>
                            <a:chExt cx="1573460" cy="533732"/>
                          </a:xfrm>
                        </wpg:grpSpPr>
                        <wps:wsp>
                          <wps:cNvPr id="496" name="Diamond 496"/>
                          <wps:cNvSpPr/>
                          <wps:spPr>
                            <a:xfrm>
                              <a:off x="3034844" y="2516478"/>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F79584" w14:textId="77777777" w:rsidR="00F332FA" w:rsidRDefault="00F332FA" w:rsidP="002E39B6">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Text Box 504"/>
                          <wps:cNvSpPr txBox="1"/>
                          <wps:spPr>
                            <a:xfrm>
                              <a:off x="3154213" y="2627413"/>
                              <a:ext cx="1322251" cy="379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B8AC2" w14:textId="236B8D77" w:rsidR="00F332FA" w:rsidRPr="001D743B" w:rsidRDefault="00F332FA" w:rsidP="001D743B">
                                <w:pPr>
                                  <w:pStyle w:val="Code"/>
                                  <w:spacing w:line="168" w:lineRule="auto"/>
                                  <w:jc w:val="center"/>
                                </w:pPr>
                                <w:r w:rsidRPr="001D743B">
                                  <w:t>gABIE.</w:t>
                                </w:r>
                                <w:r>
                                  <w:t>acc</w:t>
                                </w:r>
                                <w:r w:rsidRPr="001D743B">
                                  <w:t>.</w:t>
                                </w:r>
                                <w:r>
                                  <w:t>den</w:t>
                                </w:r>
                                <w:r w:rsidRPr="001D743B">
                                  <w:t xml:space="preserve"> = “Any User Area. Details”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09" name="Oval 509"/>
                        <wps:cNvSpPr/>
                        <wps:spPr>
                          <a:xfrm>
                            <a:off x="5170539" y="597913"/>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Straight Arrow Connector 537"/>
                        <wps:cNvCnPr>
                          <a:stCxn id="496" idx="3"/>
                          <a:endCxn id="491" idx="1"/>
                        </wps:cNvCnPr>
                        <wps:spPr>
                          <a:xfrm>
                            <a:off x="2335527" y="660348"/>
                            <a:ext cx="365888" cy="17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38" name="Straight Arrow Connector 538"/>
                        <wps:cNvCnPr>
                          <a:stCxn id="491" idx="3"/>
                          <a:endCxn id="509" idx="2"/>
                        </wps:cNvCnPr>
                        <wps:spPr>
                          <a:xfrm>
                            <a:off x="4752852" y="662101"/>
                            <a:ext cx="417687" cy="18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6" name="Straight Arrow Connector 546"/>
                        <wps:cNvCnPr>
                          <a:stCxn id="496" idx="2"/>
                          <a:endCxn id="108" idx="0"/>
                        </wps:cNvCnPr>
                        <wps:spPr>
                          <a:xfrm>
                            <a:off x="1548797" y="927214"/>
                            <a:ext cx="44" cy="2144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7" name="Text Box 547"/>
                        <wps:cNvSpPr txBox="1"/>
                        <wps:spPr>
                          <a:xfrm>
                            <a:off x="2311297" y="46219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34111" w14:textId="77777777" w:rsidR="00F332FA" w:rsidRDefault="00F332FA"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8" name="Text Box 127"/>
                        <wps:cNvSpPr txBox="1"/>
                        <wps:spPr>
                          <a:xfrm>
                            <a:off x="1297517" y="883897"/>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049D15" w14:textId="77777777" w:rsidR="00F332FA" w:rsidRDefault="00F332FA"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C29EE56" id="Canvas 278" o:spid="_x0000_s1253" editas="canvas" style="width:467.45pt;height:391.15pt;mso-position-horizontal-relative:char;mso-position-vertical-relative:line" coordsize="59366,49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">
                <v:shape id="_x0000_s1254" type="#_x0000_t75" style="position:absolute;width:59366;height:49676;visibility:visible;mso-wrap-style:square" stroked="t" strokecolor="black [3213]">
                  <v:fill o:detectmouseclick="t"/>
                  <v:path o:connecttype="none"/>
                </v:shape>
                <v:oval id="Oval 230" o:spid="_x0000_s1255" style="position:absolute;left:14831;top:1210;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" fillcolor="white [3201]" strokeweight=".5pt"/>
                <v:shape id="Text Box 231" o:spid="_x0000_s1256" type="#_x0000_t202" style="position:absolute;left:36567;top:15922;width:19034;height:3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ELwwAAANwAAAAPAAAAZHJzL2Rvd25yZXYueG1sRI9BawIx&#10;FITvhf6H8Aq91awW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ZQKBC8MAAADcAAAADwAA&#10;AAAAAAAAAAAAAAAHAgAAZHJzL2Rvd25yZXYueG1sUEsFBgAAAAADAAMAtwAAAPcCAAAAAA==&#10;" fillcolor="white [3201]" strokeweight=".5pt">
                  <v:textbox>
                    <w:txbxContent>
                      <w:p w14:paraId="6B929F35" w14:textId="77777777" w:rsidR="00F332FA" w:rsidRDefault="00F332FA" w:rsidP="008E3DA2">
                        <w:pPr>
                          <w:pStyle w:val="Code"/>
                          <w:spacing w:line="168" w:lineRule="auto"/>
                          <w:jc w:val="center"/>
                        </w:pPr>
                        <w:r>
                          <w:t>GenerateBBIE(childBIEs[i], aBDT, gNode, gSchemaNode)</w:t>
                        </w:r>
                      </w:p>
                    </w:txbxContent>
                  </v:textbox>
                </v:shape>
                <v:shape id="Text Box 232" o:spid="_x0000_s1257" type="#_x0000_t202" style="position:absolute;left:36055;top:10998;width:2021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B98wgAAANwAAAAPAAAAZHJzL2Rvd25yZXYueG1sRI9BSwMx&#10;FITvgv8hPMGbzXaF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CV0B98wgAAANwAAAAPAAAA&#10;AAAAAAAAAAAAAAcCAABkcnMvZG93bnJldi54bWxQSwUGAAAAAAMAAwC3AAAA9gIAAAAA&#10;" fillcolor="white [3201]" strokeweight=".5pt">
                  <v:textbox>
                    <w:txbxContent>
                      <w:p w14:paraId="6080E699" w14:textId="77777777" w:rsidR="00F332FA" w:rsidRDefault="00F332FA" w:rsidP="002E39B6">
                        <w:pPr>
                          <w:pStyle w:val="Code"/>
                          <w:jc w:val="center"/>
                        </w:pPr>
                        <w:r>
                          <w:t xml:space="preserve">aBDT = QueryAssocBDT(childBIEs[i]) </w:t>
                        </w:r>
                      </w:p>
                    </w:txbxContent>
                  </v:textbox>
                </v:shape>
                <v:oval id="Oval 233" o:spid="_x0000_s1258" style="position:absolute;left:45427;top:42008;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" fillcolor="black [3213]" strokeweight=".5pt"/>
                <v:shape id="Straight Arrow Connector 234" o:spid="_x0000_s1259" type="#_x0000_t32" style="position:absolute;left:15487;top:2529;width:4;height:14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" filled="t" fillcolor="white [3201]" strokeweight=".5pt">
                  <v:stroke endarrow="open"/>
                </v:shape>
                <v:shape id="Straight Arrow Connector 235" o:spid="_x0000_s1260" type="#_x0000_t32" style="position:absolute;left:46084;top:13607;width:79;height:23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" filled="t" fillcolor="white [3201]" strokeweight=".5pt">
                  <v:stroke endarrow="open"/>
                </v:shape>
                <v:shape id="Straight Arrow Connector 236" o:spid="_x0000_s1261" type="#_x0000_t32" style="position:absolute;left:46084;top:19657;width:53;height:96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" filled="t" fillcolor="white [3201]" strokeweight=".5pt">
                  <v:stroke endarrow="open"/>
                </v:shape>
                <v:shape id="Straight Arrow Connector 239" o:spid="_x0000_s1262" type="#_x0000_t32" style="position:absolute;left:46087;top:39540;width:54;height:24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" filled="t" fillcolor="white [3201]" strokeweight=".5pt">
                  <v:stroke endarrow="open"/>
                </v:shape>
                <v:shape id="Straight Arrow Connector 247" o:spid="_x0000_s1263" type="#_x0000_t32" style="position:absolute;left:46137;top:34995;width:4;height:19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" filled="t" fillcolor="white [3201]" strokeweight=".5pt">
                  <v:stroke endarrow="open"/>
                </v:shape>
                <v:shape id="Text Box 251" o:spid="_x0000_s1264" type="#_x0000_t202" style="position:absolute;left:40126;top:36932;width:1203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WSrwwAAANwAAAAPAAAAZHJzL2Rvd25yZXYueG1sRI9BawIx&#10;FITvhf6H8Aq91axCZb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uN1kq8MAAADcAAAADwAA&#10;AAAAAAAAAAAAAAAHAgAAZHJzL2Rvd25yZXYueG1sUEsFBgAAAAADAAMAtwAAAPcCAAAAAA==&#10;" fillcolor="white [3201]" strokeweight=".5pt">
                  <v:textbox>
                    <w:txbxContent>
                      <w:p w14:paraId="539CB462" w14:textId="77777777" w:rsidR="00F332FA" w:rsidRDefault="00F332FA" w:rsidP="002E39B6">
                        <w:pPr>
                          <w:pStyle w:val="Code"/>
                          <w:jc w:val="center"/>
                        </w:pPr>
                        <w:r>
                          <w:t>Return gSchemaNode</w:t>
                        </w:r>
                      </w:p>
                    </w:txbxContent>
                  </v:textbox>
                </v:shape>
                <v:shape id="Text Box 97" o:spid="_x0000_s1265" type="#_x0000_t202" style="position:absolute;left:37264;top:29494;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2E648E16" w14:textId="77777777" w:rsidR="00F332FA" w:rsidRDefault="00F332FA" w:rsidP="002E39B6">
                        <w:r>
                          <w:t>Y</w:t>
                        </w:r>
                      </w:p>
                    </w:txbxContent>
                  </v:textbox>
                </v:shape>
                <v:shape id="Diamond 102" o:spid="_x0000_s1266" type="#_x0000_t4" style="position:absolute;left:7620;top:16020;width:15734;height: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" fillcolor="white [3201]" strokeweight=".25pt">
                  <v:textbox inset="0,0,0,0">
                    <w:txbxContent>
                      <w:p w14:paraId="6D69590E" w14:textId="77777777" w:rsidR="00F332FA" w:rsidRDefault="00F332FA" w:rsidP="002E39B6">
                        <w:pPr>
                          <w:pStyle w:val="Code"/>
                          <w:spacing w:line="168" w:lineRule="auto"/>
                          <w:jc w:val="center"/>
                        </w:pPr>
                        <w:r>
                          <w:t>childBIEs[i] is an ASBIE?</w:t>
                        </w:r>
                      </w:p>
                    </w:txbxContent>
                  </v:textbox>
                </v:shape>
                <v:shape id="Text Box 103" o:spid="_x0000_s1267" type="#_x0000_t202" style="position:absolute;left:3727;top:24720;width:23696;height: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" fillcolor="white [3201]" strokeweight=".5pt">
                  <v:textbox>
                    <w:txbxContent>
                      <w:p w14:paraId="3F184846" w14:textId="77777777" w:rsidR="00F332FA" w:rsidRDefault="00F332FA" w:rsidP="00D9247A">
                        <w:pPr>
                          <w:pStyle w:val="Code"/>
                          <w:spacing w:line="168" w:lineRule="auto"/>
                          <w:jc w:val="center"/>
                        </w:pPr>
                        <w:r>
                          <w:t>n</w:t>
                        </w:r>
                        <w:r w:rsidRPr="00896C0C">
                          <w:t>ode</w:t>
                        </w:r>
                        <w:r>
                          <w:t xml:space="preserve"> = GenerateASBIE(childBIEs[i], gPNode )</w:t>
                        </w:r>
                      </w:p>
                    </w:txbxContent>
                  </v:textbox>
                </v:shape>
                <v:shape id="Text Box 105" o:spid="_x0000_s1268" type="#_x0000_t202" style="position:absolute;left:16246;top:21222;width:2602;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17559B85" w14:textId="77777777" w:rsidR="00F332FA" w:rsidRDefault="00F332FA" w:rsidP="002E39B6">
                        <w:r>
                          <w:t>Y</w:t>
                        </w:r>
                      </w:p>
                    </w:txbxContent>
                  </v:textbox>
                </v:shape>
                <v:shape id="Text Box 108" o:spid="_x0000_s1269" type="#_x0000_t202" style="position:absolute;left:5992;top:11417;width:1899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" fillcolor="white [3201]" strokeweight=".5pt">
                  <v:textbox>
                    <w:txbxContent>
                      <w:p w14:paraId="791B6735" w14:textId="77777777" w:rsidR="00F332FA" w:rsidRDefault="00F332FA" w:rsidP="002E39B6">
                        <w:pPr>
                          <w:pStyle w:val="Code"/>
                          <w:jc w:val="center"/>
                        </w:pPr>
                        <w:r>
                          <w:t xml:space="preserve">childBIEs[ ] = QueryChildBIEs(gABIE) </w:t>
                        </w:r>
                      </w:p>
                    </w:txbxContent>
                  </v:textbox>
                </v:shape>
                <v:shape id="Text Box 112" o:spid="_x0000_s1270" type="#_x0000_t202" style="position:absolute;left:3563;top:33118;width:24014;height:2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" fillcolor="white [3201]" strokeweight=".5pt">
                  <v:textbox>
                    <w:txbxContent>
                      <w:p w14:paraId="37179160" w14:textId="77777777" w:rsidR="00F332FA" w:rsidRDefault="00F332FA" w:rsidP="00896C0C">
                        <w:pPr>
                          <w:pStyle w:val="Code"/>
                          <w:spacing w:line="168" w:lineRule="auto"/>
                          <w:jc w:val="center"/>
                        </w:pPr>
                        <w:r>
                          <w:t>n</w:t>
                        </w:r>
                        <w:r w:rsidRPr="00896C0C">
                          <w:t>ode</w:t>
                        </w:r>
                        <w:r>
                          <w:t xml:space="preserve"> = GenerateASBIEP(anASBIEP, n</w:t>
                        </w:r>
                        <w:r w:rsidRPr="00896C0C">
                          <w:t>ode</w:t>
                        </w:r>
                        <w:r>
                          <w:t>)</w:t>
                        </w:r>
                      </w:p>
                    </w:txbxContent>
                  </v:textbox>
                </v:shape>
                <v:shape id="Straight Arrow Connector 128" o:spid="_x0000_s1271" type="#_x0000_t34" style="position:absolute;left:29114;top:32149;width:23301;height:1487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" adj="23719" filled="t" fillcolor="white [3201]" strokeweight=".5pt">
                  <v:stroke endarrow="open"/>
                </v:shape>
                <v:shape id="Straight Arrow Connector 114" o:spid="_x0000_s1272" type="#_x0000_t32" style="position:absolute;left:15487;top:14025;width:1;height:19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" filled="t" fillcolor="white [3201]" strokeweight=".5pt">
                  <v:stroke endarrow="open"/>
                </v:shape>
                <v:shape id="Straight Arrow Connector 115" o:spid="_x0000_s1273" type="#_x0000_t32" style="position:absolute;left:15575;top:27292;width:1;height:16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" filled="t" fillcolor="white [3201]" strokeweight=".5pt">
                  <v:stroke endarrow="open"/>
                </v:shape>
                <v:shape id="Straight Arrow Connector 120" o:spid="_x0000_s1274" type="#_x0000_t32" style="position:absolute;left:15550;top:39620;width:23;height: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" filled="t" fillcolor="white [3201]" strokeweight=".5pt">
                  <v:stroke endarrow="open"/>
                </v:shape>
                <v:shape id="Text Box 121" o:spid="_x0000_s1275" type="#_x0000_t202" style="position:absolute;left:4579;top:37012;width:21989;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" fillcolor="white [3201]" strokeweight=".5pt">
                  <v:textbox>
                    <w:txbxContent>
                      <w:p w14:paraId="521BEA56" w14:textId="77777777" w:rsidR="00F332FA" w:rsidRPr="00DE2F88" w:rsidRDefault="00F332FA" w:rsidP="002E39B6">
                        <w:pPr>
                          <w:pStyle w:val="Code"/>
                          <w:jc w:val="center"/>
                        </w:pPr>
                        <w:r>
                          <w:t>anABIE =  QueryTargetABIE(anASBIEP)</w:t>
                        </w:r>
                      </w:p>
                    </w:txbxContent>
                  </v:textbox>
                </v:shape>
                <v:shape id="Straight Arrow Connector 128" o:spid="_x0000_s1276" type="#_x0000_t34" style="position:absolute;left:23354;top:12302;width:12701;height:638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" adj="12191" filled="t" fillcolor="white [3201]" strokeweight=".5pt">
                  <v:stroke endarrow="open"/>
                </v:shape>
                <v:shape id="Text Box 127" o:spid="_x0000_s1277" type="#_x0000_t202" style="position:absolute;left:23354;top:15922;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723AD6BC" w14:textId="77777777" w:rsidR="00F332FA" w:rsidRDefault="00F332FA" w:rsidP="002E39B6">
                        <w:r>
                          <w:t>N</w:t>
                        </w:r>
                      </w:p>
                    </w:txbxContent>
                  </v:textbox>
                </v:shape>
                <v:shape id="Text Box 81" o:spid="_x0000_s1278" type="#_x0000_t202" style="position:absolute;left:5386;top:41140;width:20328;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FlEwwAAANwAAAAPAAAAZHJzL2Rvd25yZXYueG1sRI9BSwMx&#10;FITvgv8hPMGbzVqo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WHhZRMMAAADcAAAADwAA&#10;AAAAAAAAAAAAAAAHAgAAZHJzL2Rvd25yZXYueG1sUEsFBgAAAAADAAMAtwAAAPcCAAAAAA==&#10;" fillcolor="white [3201]" strokeweight=".5pt">
                  <v:textbox>
                    <w:txbxContent>
                      <w:p w14:paraId="5C9F86C5" w14:textId="77777777" w:rsidR="00F332FA" w:rsidRDefault="00F332FA" w:rsidP="00D1380E">
                        <w:pPr>
                          <w:pStyle w:val="Code"/>
                        </w:pPr>
                        <w:r>
                          <w:t>node = GenerateABIE(anABIE, node)</w:t>
                        </w:r>
                      </w:p>
                    </w:txbxContent>
                  </v:textbox>
                </v:shape>
                <v:shape id="Text Box 82" o:spid="_x0000_s1279" type="#_x0000_t202" style="position:absolute;left:1975;top:45722;width:2713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02wAAAANwAAAAPAAAAZHJzL2Rvd25yZXYueG1sRE9NawIx&#10;EL0X+h/CFHqr2QqW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KefNNsAAAADcAAAADwAAAAAA&#10;AAAAAAAAAAAHAgAAZHJzL2Rvd25yZXYueG1sUEsFBgAAAAADAAMAtwAAAPQCAAAAAA==&#10;" fillcolor="white [3201]" strokeweight=".5pt">
                  <v:textbox>
                    <w:txbxContent>
                      <w:p w14:paraId="3F0526B8" w14:textId="77777777" w:rsidR="00F332FA" w:rsidRDefault="00F332FA" w:rsidP="00D1380E">
                        <w:pPr>
                          <w:pStyle w:val="Code"/>
                          <w:jc w:val="center"/>
                        </w:pPr>
                        <w:r>
                          <w:t>node = GenerateBIEs(anABIE, node, gSchemaNode)</w:t>
                        </w:r>
                      </w:p>
                    </w:txbxContent>
                  </v:textbox>
                </v:shape>
                <v:shape id="Straight Arrow Connector 259" o:spid="_x0000_s1280" type="#_x0000_t32" style="position:absolute;left:15570;top:35368;width:3;height:16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" filled="t" fillcolor="white [3201]" strokeweight=".5pt">
                  <v:stroke endarrow="open"/>
                </v:shape>
                <v:shape id="Straight Arrow Connector 260" o:spid="_x0000_s1281" type="#_x0000_t32" style="position:absolute;left:15544;top:43960;width:6;height:1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" filled="t" fillcolor="white [3201]" strokeweight=".5pt">
                  <v:stroke endarrow="open"/>
                </v:shape>
                <v:shape id="Straight Arrow Connector 58" o:spid="_x0000_s1282" type="#_x0000_t34" style="position:absolute;left:21427;top:19792;width:18433;height:123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" filled="t" fillcolor="white [3201]" strokeweight=".5pt">
                  <v:stroke endarrow="open"/>
                </v:shape>
                <v:shape id="Text Box 281" o:spid="_x0000_s1283" type="#_x0000_t202" style="position:absolute;left:3727;top:28990;width:23697;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" fillcolor="white [3201]" strokeweight=".5pt">
                  <v:textbox>
                    <w:txbxContent>
                      <w:p w14:paraId="18BDF6DB" w14:textId="77777777" w:rsidR="00F332FA" w:rsidRPr="00B063E4" w:rsidRDefault="00F332FA" w:rsidP="002E39B6">
                        <w:pPr>
                          <w:pStyle w:val="Code"/>
                          <w:jc w:val="center"/>
                          <w:rPr>
                            <w:b/>
                            <w:bCs/>
                          </w:rPr>
                        </w:pPr>
                        <w:r w:rsidRPr="00DE2F88">
                          <w:t>anASBIEP</w:t>
                        </w:r>
                        <w:r>
                          <w:rPr>
                            <w:b/>
                            <w:bCs/>
                          </w:rPr>
                          <w:t xml:space="preserve"> = </w:t>
                        </w:r>
                        <w:r>
                          <w:t>QueryAssocToASBIEP(childBIEs[i])</w:t>
                        </w:r>
                      </w:p>
                    </w:txbxContent>
                  </v:textbox>
                </v:shape>
                <v:shape id="Straight Arrow Connector 282" o:spid="_x0000_s1284" type="#_x0000_t32" style="position:absolute;left:15570;top:31598;width:6;height: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" filled="t" fillcolor="white [3201]" strokeweight=".5pt">
                  <v:stroke endarrow="open"/>
                </v:shape>
                <v:shape id="Diamond 283" o:spid="_x0000_s1285" type="#_x0000_t4" style="position:absolute;left:39860;top:29302;width:12555;height:5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" fillcolor="white [3201]" strokeweight=".25pt">
                  <v:textbox inset="0,0,0,0">
                    <w:txbxContent>
                      <w:p w14:paraId="739510DE" w14:textId="77777777" w:rsidR="00F332FA" w:rsidRDefault="00F332FA" w:rsidP="002E39B6">
                        <w:pPr>
                          <w:pStyle w:val="Code"/>
                          <w:spacing w:line="168" w:lineRule="auto"/>
                          <w:jc w:val="center"/>
                        </w:pPr>
                        <w:r>
                          <w:t>Next childBIE[i]?</w:t>
                        </w:r>
                      </w:p>
                    </w:txbxContent>
                  </v:textbox>
                </v:shape>
                <v:shape id="Text Box 127" o:spid="_x0000_s1286" type="#_x0000_t202" style="position:absolute;left:47055;top:34305;width:3353;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" filled="f" stroked="f" strokeweight=".5pt">
                  <v:textbox>
                    <w:txbxContent>
                      <w:p w14:paraId="14D40D9E" w14:textId="77777777" w:rsidR="00F332FA" w:rsidRDefault="00F332FA" w:rsidP="00783CF8">
                        <w:pPr>
                          <w:pStyle w:val="NormalWeb"/>
                          <w:overflowPunct w:val="0"/>
                          <w:spacing w:before="0" w:beforeAutospacing="0" w:after="0" w:afterAutospacing="0"/>
                        </w:pPr>
                        <w:r>
                          <w:rPr>
                            <w:rFonts w:eastAsia="Times New Roman"/>
                            <w:sz w:val="20"/>
                            <w:szCs w:val="20"/>
                          </w:rPr>
                          <w:t>N</w:t>
                        </w:r>
                      </w:p>
                    </w:txbxContent>
                  </v:textbox>
                </v:shape>
                <v:shape id="Straight Arrow Connector 344" o:spid="_x0000_s1287" type="#_x0000_t32" style="position:absolute;left:15487;top:21357;width:88;height:3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" filled="t" fillcolor="white [3201]" strokeweight=".5pt">
                  <v:stroke endarrow="open"/>
                </v:shape>
                <v:shape id="Text Box 491" o:spid="_x0000_s1288" type="#_x0000_t202" style="position:absolute;left:27014;top:5316;width:20514;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" fillcolor="white [3201]" strokeweight=".5pt">
                  <v:textbox>
                    <w:txbxContent>
                      <w:p w14:paraId="7CBEA9E0" w14:textId="77777777" w:rsidR="00F332FA" w:rsidRPr="001D743B" w:rsidRDefault="00F332FA" w:rsidP="002E39B6">
                        <w:pPr>
                          <w:pStyle w:val="Code"/>
                          <w:jc w:val="center"/>
                        </w:pPr>
                        <w:r>
                          <w:t>Append xsd:any element to the gPNode</w:t>
                        </w:r>
                        <w:r w:rsidRPr="001D743B">
                          <w:t xml:space="preserve"> </w:t>
                        </w:r>
                      </w:p>
                    </w:txbxContent>
                  </v:textbox>
                </v:shape>
                <v:group id="Group 309" o:spid="_x0000_s1289" style="position:absolute;left:7620;top:3934;width:15735;height:5338" coordorigin="30348,25164" coordsize="15734,5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shape id="Diamond 496" o:spid="_x0000_s1290" type="#_x0000_t4" style="position:absolute;left:30348;top:25164;width:15735;height:5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" fillcolor="white [3201]" strokeweight=".25pt">
                    <v:textbox inset="0,0,0,0">
                      <w:txbxContent>
                        <w:p w14:paraId="2DF79584" w14:textId="77777777" w:rsidR="00F332FA" w:rsidRDefault="00F332FA" w:rsidP="002E39B6">
                          <w:pPr>
                            <w:pStyle w:val="Code"/>
                            <w:spacing w:line="168" w:lineRule="auto"/>
                            <w:jc w:val="center"/>
                          </w:pPr>
                        </w:p>
                      </w:txbxContent>
                    </v:textbox>
                  </v:shape>
                  <v:shape id="Text Box 504" o:spid="_x0000_s1291" type="#_x0000_t202" style="position:absolute;left:31542;top:26274;width:13222;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KAZ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SCO3uDvTDgCcnUHAAD//wMAUEsBAi0AFAAGAAgAAAAhANvh9svuAAAAhQEAABMAAAAAAAAA&#10;AAAAAAAAAAAAAFtDb250ZW50X1R5cGVzXS54bWxQSwECLQAUAAYACAAAACEAWvQsW78AAAAVAQAA&#10;CwAAAAAAAAAAAAAAAAAfAQAAX3JlbHMvLnJlbHNQSwECLQAUAAYACAAAACEADSCgGcYAAADcAAAA&#10;DwAAAAAAAAAAAAAAAAAHAgAAZHJzL2Rvd25yZXYueG1sUEsFBgAAAAADAAMAtwAAAPoCAAAAAA==&#10;" filled="f" stroked="f" strokeweight=".5pt">
                    <v:textbox>
                      <w:txbxContent>
                        <w:p w14:paraId="54DB8AC2" w14:textId="236B8D77" w:rsidR="00F332FA" w:rsidRPr="001D743B" w:rsidRDefault="00F332FA" w:rsidP="001D743B">
                          <w:pPr>
                            <w:pStyle w:val="Code"/>
                            <w:spacing w:line="168" w:lineRule="auto"/>
                            <w:jc w:val="center"/>
                          </w:pPr>
                          <w:r w:rsidRPr="001D743B">
                            <w:t>gABIE.</w:t>
                          </w:r>
                          <w:r>
                            <w:t>acc</w:t>
                          </w:r>
                          <w:r w:rsidRPr="001D743B">
                            <w:t>.</w:t>
                          </w:r>
                          <w:r>
                            <w:t>den</w:t>
                          </w:r>
                          <w:r w:rsidRPr="001D743B">
                            <w:t xml:space="preserve"> = “Any User Area. Details” </w:t>
                          </w:r>
                        </w:p>
                      </w:txbxContent>
                    </v:textbox>
                  </v:shape>
                </v:group>
                <v:oval id="Oval 509" o:spid="_x0000_s1292" style="position:absolute;left:51705;top:5979;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" fillcolor="black [3213]" strokeweight=".5pt"/>
                <v:shape id="Straight Arrow Connector 537" o:spid="_x0000_s1293" type="#_x0000_t32" style="position:absolute;left:23355;top:6603;width:3659;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" filled="t" fillcolor="white [3201]" strokeweight=".5pt">
                  <v:stroke endarrow="open"/>
                </v:shape>
                <v:shape id="Straight Arrow Connector 538" o:spid="_x0000_s1294" type="#_x0000_t32" style="position:absolute;left:47528;top:6621;width:4177;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" filled="t" fillcolor="white [3201]" strokeweight=".5pt">
                  <v:stroke endarrow="open"/>
                </v:shape>
                <v:shape id="Straight Arrow Connector 546" o:spid="_x0000_s1295" type="#_x0000_t32" style="position:absolute;left:15487;top:9272;width:1;height:2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" filled="t" fillcolor="white [3201]" strokeweight=".5pt">
                  <v:stroke endarrow="open"/>
                </v:shape>
                <v:shape id="Text Box 547" o:spid="_x0000_s1296" type="#_x0000_t202" style="position:absolute;left:23112;top:4621;width:260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" filled="f" stroked="f" strokeweight=".5pt">
                  <v:textbox>
                    <w:txbxContent>
                      <w:p w14:paraId="61434111" w14:textId="77777777" w:rsidR="00F332FA" w:rsidRDefault="00F332FA" w:rsidP="002E39B6">
                        <w:r>
                          <w:t>Y</w:t>
                        </w:r>
                      </w:p>
                    </w:txbxContent>
                  </v:textbox>
                </v:shape>
                <v:shape id="Text Box 127" o:spid="_x0000_s1297" type="#_x0000_t202" style="position:absolute;left:12975;top:8838;width:3352;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D049D15" w14:textId="77777777" w:rsidR="00F332FA" w:rsidRDefault="00F332FA" w:rsidP="00783CF8">
                        <w:pPr>
                          <w:pStyle w:val="NormalWeb"/>
                          <w:overflowPunct w:val="0"/>
                          <w:spacing w:before="0" w:beforeAutospacing="0" w:after="0" w:afterAutospacing="0"/>
                        </w:pPr>
                        <w:r>
                          <w:rPr>
                            <w:rFonts w:eastAsia="Times New Roman"/>
                            <w:sz w:val="20"/>
                            <w:szCs w:val="20"/>
                          </w:rPr>
                          <w:t>N</w:t>
                        </w:r>
                      </w:p>
                    </w:txbxContent>
                  </v:textbox>
                </v:shape>
                <w10:anchorlock/>
              </v:group>
            </w:pict>
          </mc:Fallback>
        </mc:AlternateContent>
      </w:r>
    </w:p>
    <w:p w14:paraId="38533AFB" w14:textId="77777777" w:rsidR="009445FF" w:rsidRDefault="009445FF" w:rsidP="007D169A">
      <w:pPr>
        <w:pStyle w:val="Heading4"/>
      </w:pPr>
      <w:bookmarkStart w:id="449" w:name="_Toc456813677"/>
      <w:r>
        <w:t>QueryTargetABIE(gASBIEP)</w:t>
      </w:r>
      <w:bookmarkEnd w:id="449"/>
    </w:p>
    <w:p w14:paraId="6C0A8C2B" w14:textId="77777777" w:rsidR="009445FF" w:rsidRDefault="009445FF" w:rsidP="009445FF"/>
    <w:p w14:paraId="6BB0376B" w14:textId="77777777" w:rsidR="009445FF" w:rsidRDefault="009445FF" w:rsidP="009445FF">
      <w:r>
        <w:t>Description: Retrieve from the database the ABIE</w:t>
      </w:r>
      <w:r w:rsidR="00B8530C">
        <w:t>,</w:t>
      </w:r>
      <w:r>
        <w:t xml:space="preserve"> to which the </w:t>
      </w:r>
      <w:r w:rsidRPr="00E7311A">
        <w:rPr>
          <w:rStyle w:val="CodeChar"/>
        </w:rPr>
        <w:t>gASBIEP</w:t>
      </w:r>
      <w:r w:rsidR="00B8530C">
        <w:t xml:space="preserve"> points</w:t>
      </w:r>
      <w:r>
        <w:t>.</w:t>
      </w:r>
    </w:p>
    <w:p w14:paraId="624AEFFE" w14:textId="77777777" w:rsidR="009445FF" w:rsidRDefault="009445FF" w:rsidP="009445FF">
      <w:r>
        <w:t xml:space="preserve">Argument: </w:t>
      </w:r>
      <w:r w:rsidRPr="00E7311A">
        <w:rPr>
          <w:rStyle w:val="CodeChar"/>
        </w:rPr>
        <w:t>gASBIEP</w:t>
      </w:r>
      <w:r>
        <w:t xml:space="preserve"> = the ASBIEP</w:t>
      </w:r>
      <w:r w:rsidR="00B8530C">
        <w:t>,</w:t>
      </w:r>
      <w:r>
        <w:t xml:space="preserve"> from which the target ABIE is to be retrieved.</w:t>
      </w:r>
    </w:p>
    <w:p w14:paraId="6FE5C14E" w14:textId="77777777" w:rsidR="009445FF" w:rsidRDefault="009445FF" w:rsidP="009445FF">
      <w:r>
        <w:t>Return: An ABIE object</w:t>
      </w:r>
    </w:p>
    <w:p w14:paraId="5C35CBF7" w14:textId="77777777" w:rsidR="009445FF" w:rsidRDefault="009445FF" w:rsidP="009445FF"/>
    <w:p w14:paraId="16DE9BAC" w14:textId="77777777" w:rsidR="00DD0AA8" w:rsidRDefault="009445FF" w:rsidP="009445FF">
      <w:r>
        <w:t xml:space="preserve">Return an ABIE object constructed from the foreign key </w:t>
      </w:r>
      <w:r w:rsidR="002366C2" w:rsidRPr="00E7311A">
        <w:rPr>
          <w:rStyle w:val="CodeChar"/>
        </w:rPr>
        <w:t>ASBIEP.Role_Of_ABIE_ID</w:t>
      </w:r>
      <w:r w:rsidR="002366C2">
        <w:t>.</w:t>
      </w:r>
    </w:p>
    <w:p w14:paraId="7506E043" w14:textId="77777777" w:rsidR="00DD0AA8" w:rsidRDefault="00DD0AA8" w:rsidP="00DD0AA8">
      <w:pPr>
        <w:pStyle w:val="Heading4"/>
      </w:pPr>
      <w:bookmarkStart w:id="450" w:name="_Toc456813678"/>
      <w:r>
        <w:t>QueryChildBIEs(gABIE)</w:t>
      </w:r>
      <w:bookmarkEnd w:id="450"/>
    </w:p>
    <w:p w14:paraId="23D64ED2" w14:textId="77777777" w:rsidR="00DD0AA8" w:rsidRDefault="00DD0AA8" w:rsidP="00DD0AA8"/>
    <w:p w14:paraId="6F9A9817" w14:textId="77777777" w:rsidR="00DD0AA8" w:rsidRDefault="00DD0AA8" w:rsidP="00DD0AA8">
      <w:r>
        <w:t xml:space="preserve">Description: Retrieve from the database ASBIE and BBIE children of the </w:t>
      </w:r>
      <w:r w:rsidRPr="009C329B">
        <w:rPr>
          <w:rStyle w:val="CodeChar"/>
        </w:rPr>
        <w:t>gABIE</w:t>
      </w:r>
      <w:r w:rsidR="006A0651">
        <w:t>, whose max cardinality is not zero.</w:t>
      </w:r>
    </w:p>
    <w:p w14:paraId="18C9A757" w14:textId="77777777" w:rsidR="00DD0AA8" w:rsidRDefault="00DD0AA8" w:rsidP="00DD0AA8">
      <w:r>
        <w:t xml:space="preserve">Argument: </w:t>
      </w:r>
      <w:r w:rsidRPr="009C329B">
        <w:rPr>
          <w:rStyle w:val="CodeChar"/>
        </w:rPr>
        <w:t>gABIE</w:t>
      </w:r>
      <w:r>
        <w:t xml:space="preserve"> = the ABIE, from which the retrieved ASBIEs and BBIEs are associated.</w:t>
      </w:r>
    </w:p>
    <w:p w14:paraId="0B256730" w14:textId="77777777" w:rsidR="00DD0AA8" w:rsidRDefault="00DD0AA8" w:rsidP="00DD0AA8">
      <w:r>
        <w:t>Return: An array or a vector object containi</w:t>
      </w:r>
      <w:r w:rsidR="009C329B">
        <w:t>ng the ASBIE</w:t>
      </w:r>
      <w:r>
        <w:t xml:space="preserve"> and BBIE children.</w:t>
      </w:r>
    </w:p>
    <w:p w14:paraId="34F440DB" w14:textId="77777777" w:rsidR="00DD0AA8" w:rsidRDefault="00DD0AA8" w:rsidP="00DD0AA8"/>
    <w:p w14:paraId="1968CFAD" w14:textId="6B7B4537" w:rsidR="00EC6A9C" w:rsidRDefault="00DD0AA8" w:rsidP="00DD0AA8">
      <w:r>
        <w:t xml:space="preserve">Query the database for ASBIE and BBIE records whose the </w:t>
      </w:r>
      <w:r w:rsidR="00CB2A01" w:rsidRPr="00CB2A01">
        <w:rPr>
          <w:rStyle w:val="CodeChar"/>
        </w:rPr>
        <w:t>ASBIE.</w:t>
      </w:r>
      <w:r w:rsidRPr="00CB2A01">
        <w:rPr>
          <w:rStyle w:val="CodeChar"/>
        </w:rPr>
        <w:t>Assoc_From_ABIE_ID = gABIE.ABIE_ID</w:t>
      </w:r>
      <w:r w:rsidR="00CB2A01">
        <w:t xml:space="preserve"> or </w:t>
      </w:r>
      <w:r w:rsidR="00CB2A01" w:rsidRPr="00CB2A01">
        <w:rPr>
          <w:rStyle w:val="CodeChar"/>
        </w:rPr>
        <w:t>BBIE.Assoc_From_ABIE = gABIE.ABIE_ID</w:t>
      </w:r>
      <w:r w:rsidR="00CB2A01">
        <w:t xml:space="preserve">. </w:t>
      </w:r>
      <w:r w:rsidR="00AD712C">
        <w:t xml:space="preserve">Discard the ASBIE and BBIE where its </w:t>
      </w:r>
      <w:r w:rsidR="00CF7449">
        <w:rPr>
          <w:rStyle w:val="CodeChar"/>
        </w:rPr>
        <w:t>max_cardinality</w:t>
      </w:r>
      <w:r w:rsidR="00AD712C" w:rsidRPr="00AD712C">
        <w:rPr>
          <w:rStyle w:val="CodeChar"/>
        </w:rPr>
        <w:t xml:space="preserve"> = 0</w:t>
      </w:r>
      <w:r w:rsidR="00AD712C">
        <w:t xml:space="preserve">. </w:t>
      </w:r>
      <w:r w:rsidR="00CB2A01">
        <w:t xml:space="preserve">Order the ASBIE and BBIE objects/records in the array or vector by the </w:t>
      </w:r>
      <w:r w:rsidR="00CB2A01" w:rsidRPr="00CB2A01">
        <w:rPr>
          <w:rStyle w:val="CodeChar"/>
        </w:rPr>
        <w:t>ASBIE.</w:t>
      </w:r>
      <w:r w:rsidR="0040569A">
        <w:rPr>
          <w:rStyle w:val="CodeChar"/>
        </w:rPr>
        <w:t>seq_key</w:t>
      </w:r>
      <w:r w:rsidR="00CB2A01">
        <w:t xml:space="preserve"> and </w:t>
      </w:r>
      <w:r w:rsidR="00CB2A01" w:rsidRPr="00CB2A01">
        <w:rPr>
          <w:rStyle w:val="CodeChar"/>
        </w:rPr>
        <w:t>BBIE.</w:t>
      </w:r>
      <w:r w:rsidR="0040569A">
        <w:rPr>
          <w:rStyle w:val="CodeChar"/>
        </w:rPr>
        <w:t>seq_key</w:t>
      </w:r>
      <w:r w:rsidR="00CB2A01">
        <w:t>.</w:t>
      </w:r>
    </w:p>
    <w:p w14:paraId="64F3E993" w14:textId="77777777" w:rsidR="00EC6A9C" w:rsidRDefault="00EC6A9C" w:rsidP="00EC6A9C">
      <w:pPr>
        <w:pStyle w:val="Heading4"/>
      </w:pPr>
      <w:bookmarkStart w:id="451" w:name="_Toc456813679"/>
      <w:r>
        <w:t>GenerateASBIE(gASBIE, gPNode)</w:t>
      </w:r>
      <w:bookmarkEnd w:id="451"/>
    </w:p>
    <w:p w14:paraId="7C54A269" w14:textId="77777777" w:rsidR="00EC6A9C" w:rsidRDefault="00EC6A9C" w:rsidP="00EC6A9C"/>
    <w:p w14:paraId="55E79991" w14:textId="77777777" w:rsidR="00EC6A9C" w:rsidRDefault="00EC6A9C" w:rsidP="00EC6A9C">
      <w:r>
        <w:t>Description: Create a</w:t>
      </w:r>
      <w:r w:rsidR="004C5753">
        <w:t xml:space="preserve"> DOM</w:t>
      </w:r>
      <w:r>
        <w:t xml:space="preserve"> </w:t>
      </w:r>
      <w:r w:rsidR="004C5753">
        <w:t>E</w:t>
      </w:r>
      <w:r>
        <w:t xml:space="preserve">lement node with the </w:t>
      </w:r>
      <w:r w:rsidRPr="00231C91">
        <w:t>cardinality</w:t>
      </w:r>
      <w:r>
        <w:t xml:space="preserve"> attributes corresponding to the information in the </w:t>
      </w:r>
      <w:r w:rsidRPr="009C329B">
        <w:rPr>
          <w:rStyle w:val="CodeChar"/>
        </w:rPr>
        <w:t>gASBIE</w:t>
      </w:r>
      <w:r>
        <w:t>.</w:t>
      </w:r>
    </w:p>
    <w:p w14:paraId="30FB4098" w14:textId="77777777" w:rsidR="00EC6A9C" w:rsidRDefault="00EC6A9C" w:rsidP="00EC6A9C">
      <w:r>
        <w:t xml:space="preserve">Argument: </w:t>
      </w:r>
      <w:r w:rsidRPr="009C329B">
        <w:rPr>
          <w:rStyle w:val="CodeChar"/>
        </w:rPr>
        <w:t>gASBIE</w:t>
      </w:r>
      <w:r>
        <w:t xml:space="preserve"> = the given ASIBE, </w:t>
      </w:r>
      <w:r w:rsidRPr="009C329B">
        <w:rPr>
          <w:rStyle w:val="CodeChar"/>
        </w:rPr>
        <w:t>gPNode</w:t>
      </w:r>
      <w:r>
        <w:t xml:space="preserve"> = XML DOM Node object which will be the parent node of the </w:t>
      </w:r>
      <w:r w:rsidRPr="009C329B">
        <w:rPr>
          <w:rStyle w:val="CodeChar"/>
        </w:rPr>
        <w:t>gASBIE</w:t>
      </w:r>
      <w:r>
        <w:t>’s content.</w:t>
      </w:r>
    </w:p>
    <w:p w14:paraId="31E9D6CB" w14:textId="77777777" w:rsidR="00EC6A9C" w:rsidRDefault="00EC6A9C" w:rsidP="00EC6A9C">
      <w:r>
        <w:t xml:space="preserve">Return: The created </w:t>
      </w:r>
      <w:r w:rsidR="004C5753">
        <w:t>DOM E</w:t>
      </w:r>
      <w:r>
        <w:t xml:space="preserve">lement node for the </w:t>
      </w:r>
      <w:r w:rsidRPr="009C329B">
        <w:rPr>
          <w:rStyle w:val="CodeChar"/>
        </w:rPr>
        <w:t>gASBIE</w:t>
      </w:r>
      <w:r>
        <w:t>.</w:t>
      </w:r>
    </w:p>
    <w:p w14:paraId="72E1FFD6" w14:textId="77777777" w:rsidR="00EC6A9C" w:rsidRDefault="00EC6A9C" w:rsidP="00EC6A9C"/>
    <w:p w14:paraId="6320A9A1" w14:textId="77777777" w:rsidR="00EC6A9C" w:rsidRDefault="00EC6A9C" w:rsidP="00EC6A9C">
      <w:r>
        <w:t xml:space="preserve">Create an XML DOM element node as a child of the </w:t>
      </w:r>
      <w:r w:rsidRPr="009C329B">
        <w:rPr>
          <w:rStyle w:val="CodeChar"/>
        </w:rPr>
        <w:t>gPNode</w:t>
      </w:r>
      <w:r>
        <w:t xml:space="preserve"> with the following child </w:t>
      </w:r>
      <w:r w:rsidR="004C5753">
        <w:t>DOM A</w:t>
      </w:r>
      <w:r>
        <w:t>ttribute nodes.</w:t>
      </w:r>
    </w:p>
    <w:p w14:paraId="77186D1C" w14:textId="77777777" w:rsidR="00EC6A9C" w:rsidRDefault="00EC6A9C" w:rsidP="00EC6A9C"/>
    <w:tbl>
      <w:tblPr>
        <w:tblStyle w:val="TableGrid"/>
        <w:tblW w:w="0" w:type="auto"/>
        <w:tblLook w:val="04A0" w:firstRow="1" w:lastRow="0" w:firstColumn="1" w:lastColumn="0" w:noHBand="0" w:noVBand="1"/>
      </w:tblPr>
      <w:tblGrid>
        <w:gridCol w:w="2226"/>
        <w:gridCol w:w="7124"/>
      </w:tblGrid>
      <w:tr w:rsidR="00EC6A9C" w:rsidRPr="005606E1" w14:paraId="153C1D5E" w14:textId="77777777" w:rsidTr="00B9231A">
        <w:tc>
          <w:tcPr>
            <w:tcW w:w="2268" w:type="dxa"/>
            <w:tcBorders>
              <w:bottom w:val="single" w:sz="18" w:space="0" w:color="auto"/>
            </w:tcBorders>
          </w:tcPr>
          <w:p w14:paraId="7F1ED363" w14:textId="77777777" w:rsidR="00EC6A9C" w:rsidRPr="005606E1" w:rsidRDefault="00EC6A9C"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5CA085DB" w14:textId="77777777" w:rsidR="00EC6A9C" w:rsidRPr="005606E1" w:rsidRDefault="004C5753" w:rsidP="00B9231A">
            <w:pPr>
              <w:rPr>
                <w:b/>
                <w:bCs/>
              </w:rPr>
            </w:pPr>
            <w:r>
              <w:rPr>
                <w:b/>
                <w:bCs/>
              </w:rPr>
              <w:t>Node Value</w:t>
            </w:r>
          </w:p>
        </w:tc>
      </w:tr>
      <w:tr w:rsidR="00EC6A9C" w14:paraId="18C4B2D0" w14:textId="77777777" w:rsidTr="00B9231A">
        <w:tc>
          <w:tcPr>
            <w:tcW w:w="2268" w:type="dxa"/>
            <w:tcBorders>
              <w:top w:val="single" w:sz="18" w:space="0" w:color="auto"/>
            </w:tcBorders>
          </w:tcPr>
          <w:p w14:paraId="3E3F6DD3" w14:textId="77777777" w:rsidR="00EC6A9C" w:rsidRDefault="00EC6A9C" w:rsidP="00231C91">
            <w:pPr>
              <w:pStyle w:val="Code"/>
            </w:pPr>
            <w:r>
              <w:t>minOccurs</w:t>
            </w:r>
            <w:r>
              <w:tab/>
            </w:r>
          </w:p>
        </w:tc>
        <w:tc>
          <w:tcPr>
            <w:tcW w:w="7308" w:type="dxa"/>
            <w:tcBorders>
              <w:top w:val="single" w:sz="18" w:space="0" w:color="auto"/>
            </w:tcBorders>
          </w:tcPr>
          <w:p w14:paraId="226506DB" w14:textId="1DBB9C4B" w:rsidR="00EC6A9C" w:rsidRDefault="00EC6A9C" w:rsidP="00B9231A">
            <w:pPr>
              <w:pStyle w:val="Code"/>
            </w:pPr>
            <w:r>
              <w:t>gASBIE.</w:t>
            </w:r>
            <w:r w:rsidR="0040569A">
              <w:t>cardinality_min</w:t>
            </w:r>
          </w:p>
        </w:tc>
      </w:tr>
      <w:tr w:rsidR="004C5753" w14:paraId="7069D22A" w14:textId="77777777" w:rsidTr="005718EF">
        <w:tc>
          <w:tcPr>
            <w:tcW w:w="2268" w:type="dxa"/>
            <w:tcBorders>
              <w:top w:val="single" w:sz="18" w:space="0" w:color="auto"/>
            </w:tcBorders>
          </w:tcPr>
          <w:p w14:paraId="4D0C9254" w14:textId="77777777" w:rsidR="004C5753" w:rsidRDefault="004C5753" w:rsidP="005718EF">
            <w:pPr>
              <w:pStyle w:val="Code"/>
            </w:pPr>
            <w:r>
              <w:t>maxOccurs</w:t>
            </w:r>
            <w:r>
              <w:tab/>
            </w:r>
          </w:p>
        </w:tc>
        <w:tc>
          <w:tcPr>
            <w:tcW w:w="7308" w:type="dxa"/>
            <w:tcBorders>
              <w:top w:val="single" w:sz="18" w:space="0" w:color="auto"/>
            </w:tcBorders>
          </w:tcPr>
          <w:p w14:paraId="76568644" w14:textId="45540FF1" w:rsidR="004C5753" w:rsidRDefault="004C5753" w:rsidP="00525043">
            <w:pPr>
              <w:pStyle w:val="Code"/>
            </w:pPr>
            <w:r>
              <w:t>gASBIE.</w:t>
            </w:r>
            <w:r w:rsidR="0040569A">
              <w:t>cardinality_max</w:t>
            </w:r>
            <w:r>
              <w:t xml:space="preserve">. </w:t>
            </w:r>
            <w:r w:rsidRPr="00231C91">
              <w:rPr>
                <w:rFonts w:ascii="Times New Roman" w:hAnsi="Times New Roman" w:cs="Times New Roman"/>
                <w:sz w:val="20"/>
                <w:szCs w:val="20"/>
              </w:rPr>
              <w:t>If it is</w:t>
            </w:r>
            <w:r>
              <w:t xml:space="preserve"> </w:t>
            </w:r>
            <w:r w:rsidR="00525043">
              <w:t>-1</w:t>
            </w:r>
            <w:r w:rsidRPr="00231C91">
              <w:rPr>
                <w:rFonts w:ascii="Times New Roman" w:hAnsi="Times New Roman" w:cs="Times New Roman"/>
                <w:sz w:val="20"/>
                <w:szCs w:val="20"/>
              </w:rPr>
              <w:t xml:space="preserve">, then the value is </w:t>
            </w:r>
            <w:r>
              <w:t>“unbounded”</w:t>
            </w:r>
            <w:r w:rsidRPr="00231C91">
              <w:rPr>
                <w:rFonts w:ascii="Times New Roman" w:hAnsi="Times New Roman" w:cs="Times New Roman"/>
                <w:sz w:val="20"/>
                <w:szCs w:val="20"/>
              </w:rPr>
              <w:t>.</w:t>
            </w:r>
          </w:p>
        </w:tc>
      </w:tr>
      <w:tr w:rsidR="00EC6A9C" w14:paraId="1537DD6D" w14:textId="77777777" w:rsidTr="00B9231A">
        <w:tc>
          <w:tcPr>
            <w:tcW w:w="2268" w:type="dxa"/>
            <w:tcBorders>
              <w:top w:val="single" w:sz="18" w:space="0" w:color="auto"/>
            </w:tcBorders>
          </w:tcPr>
          <w:p w14:paraId="26B09204" w14:textId="77777777" w:rsidR="00EC6A9C" w:rsidRDefault="004C5753" w:rsidP="00231C91">
            <w:pPr>
              <w:pStyle w:val="Code"/>
            </w:pPr>
            <w:r>
              <w:t>nillable</w:t>
            </w:r>
            <w:r w:rsidR="00EC6A9C">
              <w:tab/>
            </w:r>
          </w:p>
        </w:tc>
        <w:tc>
          <w:tcPr>
            <w:tcW w:w="7308" w:type="dxa"/>
            <w:tcBorders>
              <w:top w:val="single" w:sz="18" w:space="0" w:color="auto"/>
            </w:tcBorders>
          </w:tcPr>
          <w:p w14:paraId="5EDE6790" w14:textId="77777777" w:rsidR="00EC6A9C" w:rsidRDefault="004C5753" w:rsidP="004C5753">
            <w:pPr>
              <w:pStyle w:val="Code"/>
            </w:pPr>
            <w:r>
              <w:t>If gASBIE.Nillable is null, don’t generate the Attribute node. Otherwise the value is gASBIE.Nillable.</w:t>
            </w:r>
          </w:p>
        </w:tc>
      </w:tr>
    </w:tbl>
    <w:p w14:paraId="1B365779" w14:textId="77777777" w:rsidR="0030337C" w:rsidRDefault="008B296D" w:rsidP="008B296D">
      <w:pPr>
        <w:pStyle w:val="Heading4"/>
      </w:pPr>
      <w:bookmarkStart w:id="452" w:name="_Toc456813680"/>
      <w:r>
        <w:t>QueryAssocToASBIEP(gASBIE)</w:t>
      </w:r>
      <w:bookmarkEnd w:id="452"/>
    </w:p>
    <w:p w14:paraId="0EC66B44" w14:textId="77777777" w:rsidR="008B296D" w:rsidRDefault="008B296D" w:rsidP="008B296D"/>
    <w:p w14:paraId="6D0DCCEB" w14:textId="77777777" w:rsidR="008B296D" w:rsidRDefault="008B296D" w:rsidP="008B296D">
      <w:r>
        <w:t xml:space="preserve">Description: Get the ASBIEP, to which </w:t>
      </w:r>
      <w:r w:rsidRPr="009C329B">
        <w:rPr>
          <w:rStyle w:val="CodeChar"/>
        </w:rPr>
        <w:t>gASBIE</w:t>
      </w:r>
      <w:r>
        <w:t xml:space="preserve"> points. </w:t>
      </w:r>
    </w:p>
    <w:p w14:paraId="457B3C92" w14:textId="77777777" w:rsidR="008B296D" w:rsidRDefault="008B296D" w:rsidP="008B296D">
      <w:r>
        <w:t xml:space="preserve">Argument: </w:t>
      </w:r>
      <w:r w:rsidRPr="009C329B">
        <w:rPr>
          <w:rStyle w:val="CodeChar"/>
        </w:rPr>
        <w:t>gASBIE</w:t>
      </w:r>
      <w:r>
        <w:t xml:space="preserve"> = the given ASBIE</w:t>
      </w:r>
      <w:r w:rsidR="004C5753">
        <w:t>,</w:t>
      </w:r>
      <w:r>
        <w:t xml:space="preserve"> from which to retrieve the ASBIEP. </w:t>
      </w:r>
    </w:p>
    <w:p w14:paraId="23CF87C7" w14:textId="77777777" w:rsidR="008B296D" w:rsidRDefault="008B296D" w:rsidP="008B296D">
      <w:r>
        <w:t>Return:</w:t>
      </w:r>
      <w:r w:rsidR="009C329B">
        <w:t xml:space="preserve"> The retrieved</w:t>
      </w:r>
      <w:r>
        <w:t xml:space="preserve"> ASBIEP.</w:t>
      </w:r>
    </w:p>
    <w:p w14:paraId="6B98B5DB" w14:textId="77777777" w:rsidR="008B296D" w:rsidRDefault="008B296D" w:rsidP="008B296D"/>
    <w:p w14:paraId="5C858738" w14:textId="77777777" w:rsidR="008B296D" w:rsidRDefault="008B296D" w:rsidP="008B296D">
      <w:r>
        <w:t xml:space="preserve">Get an ASBIEP record from the ASBIEP table </w:t>
      </w:r>
      <w:r w:rsidR="004C5753">
        <w:t>where</w:t>
      </w:r>
      <w:r>
        <w:t xml:space="preserve"> </w:t>
      </w:r>
      <w:r w:rsidRPr="009C329B">
        <w:rPr>
          <w:rStyle w:val="CodeChar"/>
        </w:rPr>
        <w:t>gASBIE.Assoc_To_ASBIEP_ID = ASBIEP.ASBIEP_ID</w:t>
      </w:r>
      <w:r w:rsidR="004C5753">
        <w:t>.</w:t>
      </w:r>
    </w:p>
    <w:p w14:paraId="09A16882" w14:textId="77777777" w:rsidR="008B296D" w:rsidRDefault="008B296D" w:rsidP="008B296D">
      <w:pPr>
        <w:pStyle w:val="Heading4"/>
      </w:pPr>
      <w:bookmarkStart w:id="453" w:name="_Toc456813681"/>
      <w:r>
        <w:t>GenerateASBIEP(gASBIEP, gElementNode)</w:t>
      </w:r>
      <w:bookmarkEnd w:id="453"/>
    </w:p>
    <w:p w14:paraId="1032EBB1" w14:textId="77777777" w:rsidR="008B296D" w:rsidRDefault="008B296D" w:rsidP="008B296D"/>
    <w:p w14:paraId="0C889C14" w14:textId="77777777" w:rsidR="008B296D" w:rsidRDefault="008B296D" w:rsidP="008B296D">
      <w:r>
        <w:t xml:space="preserve">Description: </w:t>
      </w:r>
      <w:r w:rsidR="001537DB">
        <w:t xml:space="preserve">Add a child </w:t>
      </w:r>
      <w:r w:rsidR="004C5753">
        <w:t>DOM A</w:t>
      </w:r>
      <w:r w:rsidR="001537DB">
        <w:t xml:space="preserve">ttribute node to the </w:t>
      </w:r>
      <w:r w:rsidR="001537DB" w:rsidRPr="009C329B">
        <w:rPr>
          <w:rStyle w:val="CodeChar"/>
        </w:rPr>
        <w:t>gElementNode</w:t>
      </w:r>
      <w:r w:rsidR="001537DB">
        <w:t xml:space="preserve"> representing the element’s name retrieved from the </w:t>
      </w:r>
      <w:r w:rsidR="001537DB" w:rsidRPr="009C329B">
        <w:rPr>
          <w:rStyle w:val="CodeChar"/>
        </w:rPr>
        <w:t>gASBIEP</w:t>
      </w:r>
      <w:r w:rsidR="001537DB">
        <w:t>.</w:t>
      </w:r>
    </w:p>
    <w:p w14:paraId="6FD85646" w14:textId="77777777" w:rsidR="008B296D" w:rsidRDefault="008B296D" w:rsidP="008B296D">
      <w:r>
        <w:t>Argument:</w:t>
      </w:r>
      <w:r w:rsidR="001537DB">
        <w:t xml:space="preserve"> </w:t>
      </w:r>
      <w:r w:rsidR="001537DB" w:rsidRPr="009C329B">
        <w:rPr>
          <w:rStyle w:val="CodeChar"/>
        </w:rPr>
        <w:t>gASBIEP</w:t>
      </w:r>
      <w:r w:rsidR="001537DB">
        <w:t xml:space="preserve"> = the given ASBIEP </w:t>
      </w:r>
      <w:r w:rsidR="004C5753">
        <w:t>from</w:t>
      </w:r>
      <w:r w:rsidR="001537DB">
        <w:t xml:space="preserve"> which the </w:t>
      </w:r>
      <w:r w:rsidR="004C5753">
        <w:t xml:space="preserve">element </w:t>
      </w:r>
      <w:r w:rsidR="001537DB">
        <w:t xml:space="preserve">name will be </w:t>
      </w:r>
      <w:r w:rsidR="004C5753">
        <w:t>extracted</w:t>
      </w:r>
      <w:r w:rsidR="001537DB">
        <w:t xml:space="preserve">, </w:t>
      </w:r>
      <w:r w:rsidR="001537DB" w:rsidRPr="009C329B">
        <w:rPr>
          <w:rStyle w:val="CodeChar"/>
        </w:rPr>
        <w:t>gElementNode</w:t>
      </w:r>
      <w:r w:rsidR="001537DB">
        <w:t xml:space="preserve"> = the given XML DOM </w:t>
      </w:r>
      <w:r w:rsidR="004C5753">
        <w:t>E</w:t>
      </w:r>
      <w:r w:rsidR="001537DB">
        <w:t xml:space="preserve">lement </w:t>
      </w:r>
      <w:r w:rsidR="004C5753">
        <w:t>n</w:t>
      </w:r>
      <w:r w:rsidR="001537DB">
        <w:t>ode object.</w:t>
      </w:r>
    </w:p>
    <w:p w14:paraId="59729F4F" w14:textId="77777777" w:rsidR="008B296D" w:rsidRDefault="008B296D" w:rsidP="008B296D">
      <w:r>
        <w:t>Return:</w:t>
      </w:r>
      <w:r w:rsidR="001537DB">
        <w:t xml:space="preserve"> The</w:t>
      </w:r>
      <w:r w:rsidR="004C5753">
        <w:t xml:space="preserve"> updated</w:t>
      </w:r>
      <w:r w:rsidR="001537DB">
        <w:t xml:space="preserve"> </w:t>
      </w:r>
      <w:r w:rsidR="001537DB" w:rsidRPr="009C329B">
        <w:rPr>
          <w:rStyle w:val="CodeChar"/>
        </w:rPr>
        <w:t>gElementNode</w:t>
      </w:r>
      <w:r w:rsidR="001537DB">
        <w:t>.</w:t>
      </w:r>
    </w:p>
    <w:p w14:paraId="1D56787C" w14:textId="77777777" w:rsidR="008A3FEA" w:rsidRDefault="008A3FEA" w:rsidP="008B296D"/>
    <w:p w14:paraId="1958FE46" w14:textId="77777777" w:rsidR="008A3FEA" w:rsidRDefault="008A3FEA" w:rsidP="008B296D">
      <w:r>
        <w:t xml:space="preserve">Add the following child </w:t>
      </w:r>
      <w:r w:rsidR="004C5753">
        <w:t>DOM A</w:t>
      </w:r>
      <w:r>
        <w:t xml:space="preserve">ttribute node to the </w:t>
      </w:r>
      <w:r w:rsidRPr="009C329B">
        <w:rPr>
          <w:rStyle w:val="CodeChar"/>
        </w:rPr>
        <w:t>gElementNode</w:t>
      </w:r>
      <w:r>
        <w:t>.</w:t>
      </w:r>
    </w:p>
    <w:p w14:paraId="061F7303" w14:textId="77777777" w:rsidR="008A3FEA" w:rsidRDefault="008A3FEA" w:rsidP="008B296D"/>
    <w:tbl>
      <w:tblPr>
        <w:tblStyle w:val="TableGrid"/>
        <w:tblW w:w="0" w:type="auto"/>
        <w:tblLook w:val="04A0" w:firstRow="1" w:lastRow="0" w:firstColumn="1" w:lastColumn="0" w:noHBand="0" w:noVBand="1"/>
      </w:tblPr>
      <w:tblGrid>
        <w:gridCol w:w="2209"/>
        <w:gridCol w:w="7141"/>
      </w:tblGrid>
      <w:tr w:rsidR="008A3FEA" w:rsidRPr="005606E1" w14:paraId="3F6783AA" w14:textId="77777777" w:rsidTr="00B9231A">
        <w:tc>
          <w:tcPr>
            <w:tcW w:w="2268" w:type="dxa"/>
            <w:tcBorders>
              <w:bottom w:val="single" w:sz="18" w:space="0" w:color="auto"/>
            </w:tcBorders>
          </w:tcPr>
          <w:p w14:paraId="7F8BFAAD" w14:textId="77777777" w:rsidR="008A3FEA" w:rsidRPr="005606E1" w:rsidRDefault="008A3FEA"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381CAEB7" w14:textId="77777777" w:rsidR="008A3FEA" w:rsidRPr="005606E1" w:rsidRDefault="004C5753" w:rsidP="00B9231A">
            <w:pPr>
              <w:rPr>
                <w:b/>
                <w:bCs/>
              </w:rPr>
            </w:pPr>
            <w:r>
              <w:rPr>
                <w:b/>
                <w:bCs/>
              </w:rPr>
              <w:t>Node Value</w:t>
            </w:r>
          </w:p>
        </w:tc>
      </w:tr>
      <w:tr w:rsidR="008A3FEA" w14:paraId="7F1F6D12" w14:textId="77777777" w:rsidTr="00B9231A">
        <w:tc>
          <w:tcPr>
            <w:tcW w:w="2268" w:type="dxa"/>
            <w:tcBorders>
              <w:top w:val="single" w:sz="18" w:space="0" w:color="auto"/>
            </w:tcBorders>
          </w:tcPr>
          <w:p w14:paraId="0132DACB" w14:textId="77777777" w:rsidR="008A3FEA" w:rsidRDefault="008A3FEA" w:rsidP="00B9231A">
            <w:pPr>
              <w:pStyle w:val="Code"/>
            </w:pPr>
            <w:r>
              <w:t>name</w:t>
            </w:r>
            <w:r>
              <w:tab/>
            </w:r>
          </w:p>
        </w:tc>
        <w:tc>
          <w:tcPr>
            <w:tcW w:w="7308" w:type="dxa"/>
            <w:tcBorders>
              <w:top w:val="single" w:sz="18" w:space="0" w:color="auto"/>
            </w:tcBorders>
          </w:tcPr>
          <w:p w14:paraId="17003C8B" w14:textId="77777777" w:rsidR="008A3FEA" w:rsidRDefault="008A3FEA" w:rsidP="00B9231A">
            <w:pPr>
              <w:pStyle w:val="Code"/>
            </w:pPr>
            <w:r>
              <w:t>UpperCamelCase</w:t>
            </w:r>
            <w:r w:rsidR="00507652">
              <w:t>(First(gASBIEP.</w:t>
            </w:r>
            <w:r w:rsidR="00736ABC">
              <w:t>den</w:t>
            </w:r>
            <w:r w:rsidR="00507652">
              <w:t>))</w:t>
            </w:r>
          </w:p>
        </w:tc>
      </w:tr>
    </w:tbl>
    <w:p w14:paraId="73A8494E" w14:textId="77777777" w:rsidR="008A3FEA" w:rsidRDefault="008A3FEA" w:rsidP="008B296D"/>
    <w:p w14:paraId="1A111E03" w14:textId="77777777" w:rsidR="00507652" w:rsidRDefault="00697247" w:rsidP="00697247">
      <w:pPr>
        <w:pStyle w:val="Heading4"/>
      </w:pPr>
      <w:bookmarkStart w:id="454" w:name="_Toc456813682"/>
      <w:r>
        <w:t>QueryTargetABIE(gASBIEP)</w:t>
      </w:r>
      <w:bookmarkEnd w:id="454"/>
    </w:p>
    <w:p w14:paraId="1DB9297E" w14:textId="77777777" w:rsidR="00697247" w:rsidRDefault="00697247" w:rsidP="00697247"/>
    <w:p w14:paraId="6379766D" w14:textId="77777777" w:rsidR="009F4E77" w:rsidRDefault="009F4E77" w:rsidP="00697247">
      <w:r>
        <w:lastRenderedPageBreak/>
        <w:t xml:space="preserve">Description: Retrieve the ABIE the </w:t>
      </w:r>
      <w:r w:rsidRPr="009F4E77">
        <w:rPr>
          <w:rStyle w:val="CodeChar"/>
        </w:rPr>
        <w:t>gASBIEP</w:t>
      </w:r>
      <w:r>
        <w:t xml:space="preserve"> qualifies.</w:t>
      </w:r>
    </w:p>
    <w:p w14:paraId="45C12184" w14:textId="77777777" w:rsidR="009F4E77" w:rsidRDefault="009F4E77" w:rsidP="00697247">
      <w:r>
        <w:t xml:space="preserve">Argument: </w:t>
      </w:r>
      <w:r w:rsidRPr="009F4E77">
        <w:rPr>
          <w:rStyle w:val="CodeChar"/>
        </w:rPr>
        <w:t>gASBIEP</w:t>
      </w:r>
      <w:r>
        <w:t xml:space="preserve"> = the given ASBIEP</w:t>
      </w:r>
      <w:r w:rsidR="004C5753">
        <w:t>,</w:t>
      </w:r>
      <w:r>
        <w:t xml:space="preserve"> from which </w:t>
      </w:r>
      <w:r w:rsidR="004C5753">
        <w:t xml:space="preserve">an </w:t>
      </w:r>
      <w:r>
        <w:t>ABIE is retrieved.</w:t>
      </w:r>
    </w:p>
    <w:p w14:paraId="1D2FB0B4" w14:textId="77777777" w:rsidR="009F4E77" w:rsidRDefault="009F4E77" w:rsidP="00697247">
      <w:r>
        <w:t>Return: The retrieved ABIE</w:t>
      </w:r>
      <w:r w:rsidR="004C5753">
        <w:t xml:space="preserve"> object</w:t>
      </w:r>
      <w:r>
        <w:t>.</w:t>
      </w:r>
    </w:p>
    <w:p w14:paraId="499AA482" w14:textId="77777777" w:rsidR="009F4E77" w:rsidRDefault="009F4E77" w:rsidP="00697247"/>
    <w:p w14:paraId="4CA5F521" w14:textId="77777777" w:rsidR="00624429" w:rsidRDefault="009F4E77" w:rsidP="00624429">
      <w:r>
        <w:t xml:space="preserve">Get the ABIE record that matches </w:t>
      </w:r>
      <w:r w:rsidRPr="009F4E77">
        <w:rPr>
          <w:rStyle w:val="CodeChar"/>
        </w:rPr>
        <w:t>gASBIEP.Role_Of_ABIE_ID = ABIE.ABIE_ID</w:t>
      </w:r>
      <w:r>
        <w:t>.</w:t>
      </w:r>
    </w:p>
    <w:p w14:paraId="15B9CE07" w14:textId="77777777" w:rsidR="009F4E77" w:rsidRPr="00A13068" w:rsidRDefault="009F4E77" w:rsidP="009F4E77">
      <w:pPr>
        <w:pStyle w:val="Heading4"/>
      </w:pPr>
      <w:bookmarkStart w:id="455" w:name="_Toc456813683"/>
      <w:r w:rsidRPr="00A13068">
        <w:t>QueryAssocBDT(gBBIE)</w:t>
      </w:r>
      <w:bookmarkEnd w:id="455"/>
    </w:p>
    <w:p w14:paraId="1421B09F" w14:textId="77777777" w:rsidR="009F4E77" w:rsidRDefault="009F4E77" w:rsidP="009F4E77"/>
    <w:p w14:paraId="6B818193" w14:textId="77777777" w:rsidR="009F4E77" w:rsidRDefault="009F4E77" w:rsidP="009F4E77">
      <w:r>
        <w:t xml:space="preserve">Description: </w:t>
      </w:r>
      <w:r w:rsidR="003D6C7E">
        <w:t xml:space="preserve">Get the BDT used by the </w:t>
      </w:r>
      <w:r w:rsidR="003D6C7E" w:rsidRPr="00A13068">
        <w:rPr>
          <w:rStyle w:val="CodeChar"/>
        </w:rPr>
        <w:t>gBBIE</w:t>
      </w:r>
      <w:r w:rsidR="003D6C7E">
        <w:t>.</w:t>
      </w:r>
    </w:p>
    <w:p w14:paraId="6254DEFC" w14:textId="77777777" w:rsidR="003D6C7E" w:rsidRDefault="003D6C7E" w:rsidP="009F4E77">
      <w:r>
        <w:t xml:space="preserve">Argument: </w:t>
      </w:r>
      <w:r w:rsidRPr="00A13068">
        <w:rPr>
          <w:rStyle w:val="CodeChar"/>
        </w:rPr>
        <w:t>gBBIE</w:t>
      </w:r>
      <w:r>
        <w:t xml:space="preserve"> = the given BBIE</w:t>
      </w:r>
      <w:r w:rsidR="00A13068">
        <w:t>,</w:t>
      </w:r>
      <w:r>
        <w:t xml:space="preserve"> for which the BDT will be retrieved.</w:t>
      </w:r>
    </w:p>
    <w:p w14:paraId="6CFB49AD" w14:textId="77777777" w:rsidR="003D6C7E" w:rsidRDefault="003D6C7E" w:rsidP="009F4E77">
      <w:r>
        <w:t>Return: The BDT.</w:t>
      </w:r>
    </w:p>
    <w:p w14:paraId="7F4673C5" w14:textId="77777777" w:rsidR="003D6C7E" w:rsidRDefault="003D6C7E" w:rsidP="009F4E77"/>
    <w:p w14:paraId="4CD44B92" w14:textId="77777777" w:rsidR="000959AC" w:rsidRDefault="000959AC" w:rsidP="009F4E77">
      <w:r>
        <w:rPr>
          <w:noProof/>
          <w:lang w:bidi="th-TH"/>
        </w:rPr>
        <mc:AlternateContent>
          <mc:Choice Requires="wpc">
            <w:drawing>
              <wp:inline distT="0" distB="0" distL="0" distR="0" wp14:anchorId="662E1FEC" wp14:editId="128B9DCB">
                <wp:extent cx="3355451" cy="3546282"/>
                <wp:effectExtent l="0" t="0" r="16510" b="1651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86" name="Oval 286"/>
                        <wps:cNvSpPr/>
                        <wps:spPr>
                          <a:xfrm>
                            <a:off x="1484952" y="197265"/>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a:stCxn id="286" idx="4"/>
                          <a:endCxn id="305" idx="0"/>
                        </wps:cNvCnPr>
                        <wps:spPr>
                          <a:xfrm>
                            <a:off x="1550940" y="329240"/>
                            <a:ext cx="3930" cy="38076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4" name="Straight Arrow Connector 294"/>
                        <wps:cNvCnPr>
                          <a:stCxn id="308" idx="2"/>
                          <a:endCxn id="335" idx="0"/>
                        </wps:cNvCnPr>
                        <wps:spPr>
                          <a:xfrm>
                            <a:off x="1555385" y="2803424"/>
                            <a:ext cx="2986" cy="22386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6" name="Text Box 296"/>
                        <wps:cNvSpPr txBox="1"/>
                        <wps:spPr>
                          <a:xfrm>
                            <a:off x="539405" y="2909566"/>
                            <a:ext cx="1202998"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2B8275" w14:textId="77777777" w:rsidR="00F332FA" w:rsidRDefault="00F332FA" w:rsidP="000959AC">
                              <w:pPr>
                                <w:pStyle w:val="Code"/>
                                <w:jc w:val="center"/>
                              </w:pPr>
                              <w:r>
                                <w:t>Return aBDT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Straight Arrow Connector 303"/>
                        <wps:cNvCnPr>
                          <a:endCxn id="305" idx="0"/>
                        </wps:cNvCnPr>
                        <wps:spPr>
                          <a:xfrm flipH="1" flipV="1">
                            <a:off x="1554870" y="710003"/>
                            <a:ext cx="2089" cy="2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5" name="Text Box 305"/>
                        <wps:cNvSpPr txBox="1"/>
                        <wps:spPr>
                          <a:xfrm>
                            <a:off x="539276" y="710003"/>
                            <a:ext cx="2031188" cy="420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823144" w14:textId="1906F768" w:rsidR="00F332FA" w:rsidRDefault="00F332FA" w:rsidP="000959AC">
                              <w:pPr>
                                <w:pStyle w:val="Code"/>
                                <w:spacing w:line="168" w:lineRule="auto"/>
                                <w:jc w:val="center"/>
                              </w:pPr>
                              <w:r>
                                <w:t>Get the BCC record where gBBIE.Based_BCC_ID = BCC.bcc_id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509992" y="2268882"/>
                            <a:ext cx="2090785" cy="5345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9C43A4" w14:textId="77777777" w:rsidR="00F332FA" w:rsidRDefault="00F332FA" w:rsidP="000959AC">
                              <w:pPr>
                                <w:pStyle w:val="Code"/>
                                <w:spacing w:line="168" w:lineRule="auto"/>
                                <w:jc w:val="center"/>
                              </w:pPr>
                              <w:r>
                                <w:t>Get the BDT record from the DT table where BCCP.bdt_id = dt.dt_id, assign it as the aBDT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Straight Arrow Connector 311"/>
                        <wps:cNvCnPr>
                          <a:stCxn id="305" idx="2"/>
                          <a:endCxn id="321" idx="0"/>
                        </wps:cNvCnPr>
                        <wps:spPr>
                          <a:xfrm flipH="1">
                            <a:off x="1550554" y="1130490"/>
                            <a:ext cx="4316" cy="31531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21" name="Text Box 321"/>
                        <wps:cNvSpPr txBox="1"/>
                        <wps:spPr>
                          <a:xfrm>
                            <a:off x="365744" y="1445808"/>
                            <a:ext cx="2369680" cy="3692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360117" w14:textId="52CC7C76" w:rsidR="00F332FA" w:rsidRPr="00B063E4" w:rsidRDefault="00F332FA" w:rsidP="00E46A14">
                              <w:pPr>
                                <w:pStyle w:val="Code"/>
                                <w:spacing w:line="168" w:lineRule="auto"/>
                                <w:jc w:val="center"/>
                                <w:rPr>
                                  <w:b/>
                                  <w:bCs/>
                                </w:rPr>
                              </w:pPr>
                              <w:r>
                                <w:t>Get the BCCP record where BCC.to_bccp_id = BCCP.bccp_id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Straight Arrow Connector 322"/>
                        <wps:cNvCnPr>
                          <a:stCxn id="321" idx="2"/>
                          <a:endCxn id="308" idx="0"/>
                        </wps:cNvCnPr>
                        <wps:spPr>
                          <a:xfrm>
                            <a:off x="1550584" y="1815040"/>
                            <a:ext cx="4801" cy="4538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35" name="Oval 335"/>
                        <wps:cNvSpPr/>
                        <wps:spPr>
                          <a:xfrm>
                            <a:off x="1492648" y="3027292"/>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62E1FEC" id="Canvas 326" o:spid="_x0000_s1298" editas="canvas" style="width:264.2pt;height:279.25pt;mso-position-horizontal-relative:char;mso-position-vertical-relative:line" coordsize="33553,3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">
                <v:shape id="_x0000_s1299" type="#_x0000_t75" style="position:absolute;width:33553;height:35458;visibility:visible;mso-wrap-style:square" stroked="t" strokecolor="black [3213]">
                  <v:fill o:detectmouseclick="t"/>
                  <v:path o:connecttype="none"/>
                </v:shape>
                <v:oval id="Oval 286" o:spid="_x0000_s1300" style="position:absolute;left:14849;top:197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" fillcolor="white [3201]" strokeweight=".5pt"/>
                <v:shape id="Straight Arrow Connector 290" o:spid="_x0000_s1301" type="#_x0000_t32" style="position:absolute;left:15509;top:3292;width:39;height:3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" filled="t" fillcolor="white [3201]" strokeweight=".5pt">
                  <v:stroke endarrow="open"/>
                </v:shape>
                <v:shape id="Straight Arrow Connector 294" o:spid="_x0000_s1302" type="#_x0000_t32" style="position:absolute;left:15553;top:28034;width:30;height:2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" filled="t" fillcolor="white [3201]" strokeweight=".5pt">
                  <v:stroke endarrow="open"/>
                </v:shape>
                <v:shape id="Text Box 296" o:spid="_x0000_s1303" type="#_x0000_t202" style="position:absolute;left:5394;top:29095;width:1203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" filled="f" stroked="f" strokeweight=".5pt">
                  <v:textbox>
                    <w:txbxContent>
                      <w:p w14:paraId="422B8275" w14:textId="77777777" w:rsidR="00F332FA" w:rsidRDefault="00F332FA" w:rsidP="000959AC">
                        <w:pPr>
                          <w:pStyle w:val="Code"/>
                          <w:jc w:val="center"/>
                        </w:pPr>
                        <w:r>
                          <w:t>Return aBDT</w:t>
                        </w:r>
                      </w:p>
                    </w:txbxContent>
                  </v:textbox>
                </v:shape>
                <v:shape id="Straight Arrow Connector 303" o:spid="_x0000_s1304" type="#_x0000_t32" style="position:absolute;left:15548;top:7100;width:21;height:2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" filled="t" fillcolor="white [3201]" strokeweight=".5pt">
                  <v:stroke endarrow="open"/>
                </v:shape>
                <v:shape id="Text Box 305" o:spid="_x0000_s1305" type="#_x0000_t202" style="position:absolute;left:5392;top:7100;width:20312;height:4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" fillcolor="white [3201]" strokeweight=".5pt">
                  <v:textbox>
                    <w:txbxContent>
                      <w:p w14:paraId="08823144" w14:textId="1906F768" w:rsidR="00F332FA" w:rsidRDefault="00F332FA" w:rsidP="000959AC">
                        <w:pPr>
                          <w:pStyle w:val="Code"/>
                          <w:spacing w:line="168" w:lineRule="auto"/>
                          <w:jc w:val="center"/>
                        </w:pPr>
                        <w:r>
                          <w:t>Get the BCC record where gBBIE.Based_BCC_ID = BCC.bcc_id</w:t>
                        </w:r>
                      </w:p>
                    </w:txbxContent>
                  </v:textbox>
                </v:shape>
                <v:shape id="Text Box 308" o:spid="_x0000_s1306" type="#_x0000_t202" style="position:absolute;left:5099;top:22688;width:20908;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22vwAAANwAAAAPAAAAZHJzL2Rvd25yZXYueG1sRE9NawIx&#10;EL0X+h/CFHqrWS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BMte22vwAAANwAAAAPAAAAAAAA&#10;AAAAAAAAAAcCAABkcnMvZG93bnJldi54bWxQSwUGAAAAAAMAAwC3AAAA8wIAAAAA&#10;" fillcolor="white [3201]" strokeweight=".5pt">
                  <v:textbox>
                    <w:txbxContent>
                      <w:p w14:paraId="339C43A4" w14:textId="77777777" w:rsidR="00F332FA" w:rsidRDefault="00F332FA" w:rsidP="000959AC">
                        <w:pPr>
                          <w:pStyle w:val="Code"/>
                          <w:spacing w:line="168" w:lineRule="auto"/>
                          <w:jc w:val="center"/>
                        </w:pPr>
                        <w:r>
                          <w:t>Get the BDT record from the DT table where BCCP.bdt_id = dt.dt_id, assign it as the aBDT object</w:t>
                        </w:r>
                      </w:p>
                    </w:txbxContent>
                  </v:textbox>
                </v:shape>
                <v:shape id="Straight Arrow Connector 311" o:spid="_x0000_s1307" type="#_x0000_t32" style="position:absolute;left:15505;top:11304;width:43;height:3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" filled="t" fillcolor="white [3201]" strokeweight=".5pt">
                  <v:stroke endarrow="open"/>
                </v:shape>
                <v:shape id="Text Box 321" o:spid="_x0000_s1308" type="#_x0000_t202" style="position:absolute;left:3657;top:14458;width:23697;height:3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67360117" w14:textId="52CC7C76" w:rsidR="00F332FA" w:rsidRPr="00B063E4" w:rsidRDefault="00F332FA" w:rsidP="00E46A14">
                        <w:pPr>
                          <w:pStyle w:val="Code"/>
                          <w:spacing w:line="168" w:lineRule="auto"/>
                          <w:jc w:val="center"/>
                          <w:rPr>
                            <w:b/>
                            <w:bCs/>
                          </w:rPr>
                        </w:pPr>
                        <w:r>
                          <w:t>Get the BCCP record where BCC.to_bccp_id = BCCP.bccp_id</w:t>
                        </w:r>
                      </w:p>
                    </w:txbxContent>
                  </v:textbox>
                </v:shape>
                <v:shape id="Straight Arrow Connector 322" o:spid="_x0000_s1309" type="#_x0000_t32" style="position:absolute;left:15505;top:18150;width:48;height:45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" filled="t" fillcolor="white [3201]" strokeweight=".5pt">
                  <v:stroke endarrow="open"/>
                </v:shape>
                <v:oval id="Oval 335" o:spid="_x0000_s1310" style="position:absolute;left:14926;top:30272;width:1314;height:1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" fillcolor="black [3213]" strokeweight=".5pt"/>
                <w10:anchorlock/>
              </v:group>
            </w:pict>
          </mc:Fallback>
        </mc:AlternateContent>
      </w:r>
    </w:p>
    <w:p w14:paraId="0763F563" w14:textId="77777777" w:rsidR="003D6C7E" w:rsidRPr="009F4E77" w:rsidRDefault="003D6C7E" w:rsidP="009F4E77"/>
    <w:p w14:paraId="20C9862C" w14:textId="77777777" w:rsidR="009F4E77" w:rsidRDefault="00214A17" w:rsidP="006C5D3F">
      <w:pPr>
        <w:pStyle w:val="Heading4"/>
      </w:pPr>
      <w:bookmarkStart w:id="456" w:name="_Toc456813684"/>
      <w:r>
        <w:t>GenerateBBIE(gBBIE, gBDT, gPNode</w:t>
      </w:r>
      <w:r w:rsidR="003E7CC7">
        <w:t>, gSchemaNode</w:t>
      </w:r>
      <w:r>
        <w:t>)</w:t>
      </w:r>
      <w:bookmarkEnd w:id="456"/>
    </w:p>
    <w:p w14:paraId="6E2D0A17" w14:textId="77777777" w:rsidR="00214A17" w:rsidRDefault="00214A17" w:rsidP="00214A17"/>
    <w:p w14:paraId="50E918D4" w14:textId="77777777" w:rsidR="00214A17" w:rsidRDefault="00214A17" w:rsidP="00214A17">
      <w:r>
        <w:t xml:space="preserve">Description: Create a BBIE </w:t>
      </w:r>
      <w:r w:rsidRPr="00A13068">
        <w:rPr>
          <w:rStyle w:val="CodeChar"/>
        </w:rPr>
        <w:t>xsd:element</w:t>
      </w:r>
      <w:r>
        <w:t xml:space="preserve"> node, its </w:t>
      </w:r>
      <w:r w:rsidR="004779D1">
        <w:t>type,</w:t>
      </w:r>
      <w:r w:rsidR="00A13068">
        <w:t xml:space="preserve"> its attributes</w:t>
      </w:r>
      <w:r w:rsidR="004779D1">
        <w:t xml:space="preserve"> and if necessary code list</w:t>
      </w:r>
      <w:r w:rsidR="00A13068">
        <w:t xml:space="preserve"> and agency ID list</w:t>
      </w:r>
      <w:r w:rsidR="004779D1">
        <w:t>.</w:t>
      </w:r>
      <w:r>
        <w:t xml:space="preserve"> </w:t>
      </w:r>
    </w:p>
    <w:p w14:paraId="196A5C41" w14:textId="77777777" w:rsidR="00214A17" w:rsidRDefault="00214A17" w:rsidP="00214A17">
      <w:r>
        <w:t>Argument:</w:t>
      </w:r>
      <w:r w:rsidR="007B291F">
        <w:t xml:space="preserve"> </w:t>
      </w:r>
      <w:r w:rsidR="007B291F" w:rsidRPr="00A13068">
        <w:rPr>
          <w:rStyle w:val="CodeChar"/>
        </w:rPr>
        <w:t>gBBIE</w:t>
      </w:r>
      <w:r w:rsidR="007B291F">
        <w:t xml:space="preserve"> = the given BBIE</w:t>
      </w:r>
      <w:r w:rsidR="00A13068">
        <w:t>,</w:t>
      </w:r>
      <w:r w:rsidR="007B291F">
        <w:t xml:space="preserve"> for which the </w:t>
      </w:r>
      <w:r w:rsidR="007B291F" w:rsidRPr="00A13068">
        <w:rPr>
          <w:rStyle w:val="CodeChar"/>
        </w:rPr>
        <w:t>xsd:element</w:t>
      </w:r>
      <w:r w:rsidR="007B291F">
        <w:t xml:space="preserve"> node is to be created, </w:t>
      </w:r>
      <w:r w:rsidR="007B291F" w:rsidRPr="00A13068">
        <w:rPr>
          <w:rStyle w:val="CodeChar"/>
        </w:rPr>
        <w:t>gBDT</w:t>
      </w:r>
      <w:r w:rsidR="007B291F">
        <w:t xml:space="preserve"> = the BDT representing the content of the BBIE, </w:t>
      </w:r>
      <w:r w:rsidR="007B291F" w:rsidRPr="002F1AB9">
        <w:rPr>
          <w:rStyle w:val="CodeChar"/>
        </w:rPr>
        <w:t>gPNode</w:t>
      </w:r>
      <w:r w:rsidR="007B291F">
        <w:t xml:space="preserve"> = a parent (</w:t>
      </w:r>
      <w:r w:rsidR="007B291F" w:rsidRPr="002F1AB9">
        <w:rPr>
          <w:rStyle w:val="CodeChar"/>
        </w:rPr>
        <w:t>xsd:sequence</w:t>
      </w:r>
      <w:r w:rsidR="007B291F">
        <w:t xml:space="preserve">) </w:t>
      </w:r>
      <w:r w:rsidR="003E7CC7">
        <w:t xml:space="preserve">DOM Element </w:t>
      </w:r>
      <w:r w:rsidR="007B291F">
        <w:t>node of the BBIE</w:t>
      </w:r>
      <w:r w:rsidR="003E7CC7">
        <w:t xml:space="preserve">, </w:t>
      </w:r>
      <w:r w:rsidR="003E7CC7" w:rsidRPr="002F1AB9">
        <w:rPr>
          <w:rStyle w:val="CodeChar"/>
        </w:rPr>
        <w:t>gSchemaNode</w:t>
      </w:r>
      <w:r w:rsidR="003E7CC7">
        <w:t xml:space="preserve"> = the root </w:t>
      </w:r>
      <w:r w:rsidR="003E7CC7" w:rsidRPr="002F1AB9">
        <w:rPr>
          <w:rStyle w:val="CodeChar"/>
        </w:rPr>
        <w:t>xsd:schema</w:t>
      </w:r>
      <w:r w:rsidR="003E7CC7">
        <w:t xml:space="preserve"> DOM Element node</w:t>
      </w:r>
      <w:r w:rsidR="007B291F">
        <w:t>.</w:t>
      </w:r>
    </w:p>
    <w:p w14:paraId="2061D7EC" w14:textId="77777777" w:rsidR="00214A17" w:rsidRDefault="00214A17" w:rsidP="00214A17">
      <w:r>
        <w:t>Return:</w:t>
      </w:r>
      <w:r w:rsidR="007B291F">
        <w:t xml:space="preserve"> The generated BBIE </w:t>
      </w:r>
      <w:r w:rsidR="007B291F" w:rsidRPr="002F1AB9">
        <w:rPr>
          <w:rStyle w:val="CodeChar"/>
        </w:rPr>
        <w:t>xsd:element</w:t>
      </w:r>
      <w:r w:rsidR="007B291F">
        <w:t xml:space="preserve"> node</w:t>
      </w:r>
    </w:p>
    <w:p w14:paraId="64A535F3" w14:textId="77777777" w:rsidR="007B291F" w:rsidRDefault="007B291F" w:rsidP="00214A17"/>
    <w:p w14:paraId="3113947A" w14:textId="77777777" w:rsidR="00C47D48" w:rsidRDefault="0096146B" w:rsidP="00214A17">
      <w:r>
        <w:rPr>
          <w:noProof/>
          <w:lang w:bidi="th-TH"/>
        </w:rPr>
        <w:lastRenderedPageBreak/>
        <mc:AlternateContent>
          <mc:Choice Requires="wpc">
            <w:drawing>
              <wp:inline distT="0" distB="0" distL="0" distR="0" wp14:anchorId="11312E4B" wp14:editId="26C9B9E8">
                <wp:extent cx="5932967" cy="8240232"/>
                <wp:effectExtent l="0" t="0" r="10795" b="27940"/>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5" name="Oval 345"/>
                        <wps:cNvSpPr/>
                        <wps:spPr>
                          <a:xfrm>
                            <a:off x="983759" y="60986"/>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ext Box 354"/>
                        <wps:cNvSpPr txBox="1"/>
                        <wps:spPr>
                          <a:xfrm>
                            <a:off x="84630" y="930837"/>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1D3EC8" w14:textId="77777777" w:rsidR="00F332FA" w:rsidRDefault="00F332FA" w:rsidP="0096146B">
                              <w:pPr>
                                <w:pStyle w:val="Code"/>
                                <w:spacing w:line="168" w:lineRule="auto"/>
                                <w:jc w:val="center"/>
                              </w:pPr>
                              <w:r>
                                <w:t>Create a DOM Element node, eNode, representing the xsd:element, as a child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Straight Arrow Connector 358"/>
                        <wps:cNvCnPr>
                          <a:stCxn id="345" idx="4"/>
                          <a:endCxn id="392" idx="0"/>
                        </wps:cNvCnPr>
                        <wps:spPr>
                          <a:xfrm flipH="1">
                            <a:off x="1049048" y="192961"/>
                            <a:ext cx="699" cy="1678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9" name="Straight Arrow Connector 359"/>
                        <wps:cNvCnPr>
                          <a:stCxn id="413" idx="1"/>
                        </wps:cNvCnPr>
                        <wps:spPr>
                          <a:xfrm flipH="1">
                            <a:off x="2958857" y="7272193"/>
                            <a:ext cx="204144" cy="2577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365" name="Group 365"/>
                        <wpg:cNvGrpSpPr/>
                        <wpg:grpSpPr>
                          <a:xfrm>
                            <a:off x="3465784" y="6269768"/>
                            <a:ext cx="1275886" cy="383214"/>
                            <a:chOff x="825275" y="349724"/>
                            <a:chExt cx="1275886" cy="643667"/>
                          </a:xfrm>
                        </wpg:grpSpPr>
                        <wps:wsp>
                          <wps:cNvPr id="366" name="Diamond 366"/>
                          <wps:cNvSpPr/>
                          <wps:spPr>
                            <a:xfrm>
                              <a:off x="825275" y="349724"/>
                              <a:ext cx="1275886" cy="64366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548E55" w14:textId="77777777" w:rsidR="00F332FA" w:rsidRDefault="00F332FA"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Text Box 367"/>
                          <wps:cNvSpPr txBox="1"/>
                          <wps:spPr>
                            <a:xfrm>
                              <a:off x="1041312" y="444714"/>
                              <a:ext cx="905685" cy="495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728F30" w14:textId="77777777" w:rsidR="00F332FA" w:rsidRDefault="00F332FA"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3" name="Text Box 373"/>
                        <wps:cNvSpPr txBox="1"/>
                        <wps:spPr>
                          <a:xfrm>
                            <a:off x="88064" y="1720352"/>
                            <a:ext cx="1756491" cy="11417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30D65E" w14:textId="77777777" w:rsidR="00F332FA" w:rsidRDefault="00F332FA"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14:paraId="479C945D" w14:textId="77777777" w:rsidR="00F332FA" w:rsidRDefault="00F332FA"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84602" y="3716708"/>
                            <a:ext cx="1932629" cy="271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FE7AEA" w14:textId="77777777" w:rsidR="00F332FA" w:rsidRDefault="00F332FA" w:rsidP="0096146B">
                              <w:pPr>
                                <w:pStyle w:val="Code"/>
                                <w:spacing w:line="168" w:lineRule="auto"/>
                                <w:jc w:val="center"/>
                              </w:pPr>
                              <w:r w:rsidRPr="00234106">
                                <w:rPr>
                                  <w:b/>
                                  <w:bCs/>
                                </w:rPr>
                                <w:t>(1)</w:t>
                              </w:r>
                              <w:r>
                                <w:t xml:space="preserve"> Handle nillable, default and 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275184" y="4151297"/>
                            <a:ext cx="1569434" cy="2957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7F6D0D" w14:textId="77777777" w:rsidR="00F332FA" w:rsidRDefault="00F332FA" w:rsidP="0096146B">
                              <w:pPr>
                                <w:pStyle w:val="Code"/>
                                <w:spacing w:line="168" w:lineRule="auto"/>
                                <w:jc w:val="center"/>
                              </w:pPr>
                              <w:r>
                                <w:t>SCs[ ] = GetBBIESCs(gBBIE)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3" name="Diamond 403"/>
                        <wps:cNvSpPr/>
                        <wps:spPr>
                          <a:xfrm>
                            <a:off x="290098" y="5191712"/>
                            <a:ext cx="1557777" cy="32425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38C101" w14:textId="77777777" w:rsidR="00F332FA" w:rsidRDefault="00F332FA" w:rsidP="0096146B"/>
                          </w:txbxContent>
                        </wps:txbx>
                        <wps:bodyPr rot="0" spcFirstLastPara="0" vert="horz" wrap="square" lIns="0" tIns="0" rIns="0" bIns="0" numCol="1" spcCol="0" rtlCol="0" fromWordArt="0" anchor="ctr" anchorCtr="0" forceAA="0" compatLnSpc="1">
                          <a:prstTxWarp prst="textNoShape">
                            <a:avLst/>
                          </a:prstTxWarp>
                          <a:noAutofit/>
                        </wps:bodyPr>
                      </wps:wsp>
                      <wps:wsp>
                        <wps:cNvPr id="405" name="Text Box 405"/>
                        <wps:cNvSpPr txBox="1"/>
                        <wps:spPr>
                          <a:xfrm>
                            <a:off x="724554" y="55159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87F9E2" w14:textId="77777777" w:rsidR="00F332FA" w:rsidRDefault="00F332FA"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Text Box 408"/>
                        <wps:cNvSpPr txBox="1"/>
                        <wps:spPr>
                          <a:xfrm>
                            <a:off x="275162" y="6356552"/>
                            <a:ext cx="1607185" cy="4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13296A" w14:textId="77777777" w:rsidR="00F332FA" w:rsidRDefault="00F332FA" w:rsidP="0096146B">
                              <w:pPr>
                                <w:pStyle w:val="Code"/>
                                <w:spacing w:line="168" w:lineRule="auto"/>
                                <w:jc w:val="center"/>
                              </w:pPr>
                              <w:r>
                                <w:t>clNode = GenerateCodeList(</w:t>
                              </w:r>
                            </w:p>
                            <w:p w14:paraId="62288D90" w14:textId="77777777" w:rsidR="00F332FA" w:rsidRDefault="00F332FA" w:rsidP="0096146B">
                              <w:pPr>
                                <w:pStyle w:val="Code"/>
                                <w:spacing w:line="168" w:lineRule="auto"/>
                                <w:jc w:val="center"/>
                              </w:pPr>
                              <w:r>
                                <w:t>aCL, gBDT,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409"/>
                        <wps:cNvSpPr txBox="1"/>
                        <wps:spPr>
                          <a:xfrm>
                            <a:off x="275172" y="4603316"/>
                            <a:ext cx="1606958" cy="38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A3BD9E" w14:textId="77777777" w:rsidR="00F332FA" w:rsidRDefault="00F332FA"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Text Box 412"/>
                        <wps:cNvSpPr txBox="1"/>
                        <wps:spPr>
                          <a:xfrm>
                            <a:off x="3535021" y="66215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2CBDF1" w14:textId="77777777" w:rsidR="00F332FA" w:rsidRDefault="00F332FA"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Text Box 413"/>
                        <wps:cNvSpPr txBox="1"/>
                        <wps:spPr>
                          <a:xfrm>
                            <a:off x="3163001" y="7009777"/>
                            <a:ext cx="2285900" cy="5248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B9F150" w14:textId="77777777" w:rsidR="00F332FA" w:rsidRDefault="00F332FA"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Oval 416"/>
                        <wps:cNvSpPr/>
                        <wps:spPr>
                          <a:xfrm>
                            <a:off x="2828116" y="7473898"/>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7" name="Text Box 417"/>
                        <wps:cNvSpPr txBox="1"/>
                        <wps:spPr>
                          <a:xfrm>
                            <a:off x="3465704" y="7657259"/>
                            <a:ext cx="1752866" cy="363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6C2E8E" w14:textId="77777777" w:rsidR="00F332FA" w:rsidRDefault="00F332FA" w:rsidP="0096146B">
                              <w:pPr>
                                <w:pStyle w:val="Code"/>
                                <w:spacing w:line="168" w:lineRule="auto"/>
                                <w:jc w:val="center"/>
                              </w:pPr>
                              <w:r>
                                <w:t>eNode = GenerateSCs(gBBIE, eNode, SCs[ ],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Straight Arrow Connector 418"/>
                        <wps:cNvCnPr>
                          <a:stCxn id="417" idx="1"/>
                        </wps:cNvCnPr>
                        <wps:spPr>
                          <a:xfrm flipH="1" flipV="1">
                            <a:off x="2958652" y="7533367"/>
                            <a:ext cx="507052" cy="3056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19" name="Straight Arrow Connector 419"/>
                        <wps:cNvCnPr>
                          <a:stCxn id="366" idx="2"/>
                          <a:endCxn id="421" idx="0"/>
                        </wps:cNvCnPr>
                        <wps:spPr>
                          <a:xfrm rot="5400000">
                            <a:off x="2567115" y="5465990"/>
                            <a:ext cx="349621" cy="2723605"/>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0" name="Text Box 420"/>
                        <wps:cNvSpPr txBox="1"/>
                        <wps:spPr>
                          <a:xfrm>
                            <a:off x="2550026" y="3305640"/>
                            <a:ext cx="1616619" cy="702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9DB854" w14:textId="77777777" w:rsidR="00F332FA" w:rsidRDefault="00F332FA"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Text Box 421"/>
                        <wps:cNvSpPr txBox="1"/>
                        <wps:spPr>
                          <a:xfrm>
                            <a:off x="290084" y="7002603"/>
                            <a:ext cx="2180127" cy="3717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04A3FA" w14:textId="77777777" w:rsidR="00F332FA" w:rsidRDefault="00F332FA"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wps:txbx>
                        <wps:bodyPr rot="0" spcFirstLastPara="0" vertOverflow="overflow" horzOverflow="overflow" vert="horz" wrap="square" lIns="18288" tIns="45720" rIns="18288" bIns="45720" numCol="1" spcCol="0" rtlCol="0" fromWordArt="0" anchor="t" anchorCtr="0" forceAA="0" compatLnSpc="1">
                          <a:prstTxWarp prst="textNoShape">
                            <a:avLst/>
                          </a:prstTxWarp>
                          <a:noAutofit/>
                        </wps:bodyPr>
                      </wps:wsp>
                      <wps:wsp>
                        <wps:cNvPr id="423" name="Text Box 423"/>
                        <wps:cNvSpPr txBox="1"/>
                        <wps:spPr>
                          <a:xfrm>
                            <a:off x="319808" y="7658852"/>
                            <a:ext cx="2130859" cy="3515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8E3206" w14:textId="77777777" w:rsidR="00F332FA" w:rsidRDefault="00F332FA"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14:paraId="4B21E154" w14:textId="77777777" w:rsidR="00F332FA" w:rsidRDefault="00F332FA"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Straight Arrow Connector 419"/>
                        <wps:cNvCnPr>
                          <a:stCxn id="421" idx="2"/>
                          <a:endCxn id="423" idx="0"/>
                        </wps:cNvCnPr>
                        <wps:spPr>
                          <a:xfrm>
                            <a:off x="1380148" y="7374309"/>
                            <a:ext cx="5090" cy="2845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5" name="Straight Arrow Connector 419"/>
                        <wps:cNvCnPr>
                          <a:stCxn id="423" idx="3"/>
                          <a:endCxn id="417" idx="1"/>
                        </wps:cNvCnPr>
                        <wps:spPr>
                          <a:xfrm>
                            <a:off x="2450667" y="7834631"/>
                            <a:ext cx="1015037" cy="441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6" name="Straight Arrow Connector 419"/>
                        <wps:cNvCnPr>
                          <a:stCxn id="366" idx="2"/>
                          <a:endCxn id="413" idx="0"/>
                        </wps:cNvCnPr>
                        <wps:spPr>
                          <a:xfrm rot="16200000" flipH="1">
                            <a:off x="4026442" y="6730267"/>
                            <a:ext cx="356795" cy="202224"/>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7" name="Text Box 375"/>
                        <wps:cNvSpPr txBox="1"/>
                        <wps:spPr>
                          <a:xfrm>
                            <a:off x="669933" y="5252047"/>
                            <a:ext cx="856253" cy="249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0E007C" w14:textId="77777777" w:rsidR="00F332FA" w:rsidRDefault="00F332FA"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2" name="Group 22"/>
                        <wpg:cNvGrpSpPr/>
                        <wpg:grpSpPr>
                          <a:xfrm>
                            <a:off x="3406752" y="1848561"/>
                            <a:ext cx="1812060" cy="631376"/>
                            <a:chOff x="3354932" y="569722"/>
                            <a:chExt cx="1812060" cy="631376"/>
                          </a:xfrm>
                        </wpg:grpSpPr>
                        <wps:wsp>
                          <wps:cNvPr id="238" name="Diamond 238"/>
                          <wps:cNvSpPr/>
                          <wps:spPr>
                            <a:xfrm>
                              <a:off x="3354932" y="569722"/>
                              <a:ext cx="1812060" cy="631376"/>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6DA8D9" w14:textId="77777777" w:rsidR="00F332FA" w:rsidRDefault="00F332FA"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0" name="Text Box 375"/>
                          <wps:cNvSpPr txBox="1"/>
                          <wps:spPr>
                            <a:xfrm>
                              <a:off x="3502156" y="642707"/>
                              <a:ext cx="1561880" cy="528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53105" w14:textId="77777777" w:rsidR="00F332FA" w:rsidRDefault="00F332FA"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14:paraId="4DF6671B" w14:textId="77777777" w:rsidR="00F332FA" w:rsidRDefault="00F332FA"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bdt_pri_restri_id</w:t>
                                </w:r>
                              </w:p>
                              <w:p w14:paraId="00DE4BEE" w14:textId="77777777" w:rsidR="00F332FA" w:rsidRDefault="00F332FA"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1" name="Straight Arrow Connector 419"/>
                        <wps:cNvCnPr>
                          <a:stCxn id="238" idx="2"/>
                          <a:endCxn id="350" idx="0"/>
                        </wps:cNvCnPr>
                        <wps:spPr>
                          <a:xfrm flipH="1">
                            <a:off x="3357477" y="2479937"/>
                            <a:ext cx="955305" cy="19557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2" name="Text Box 242"/>
                        <wps:cNvSpPr txBox="1"/>
                        <wps:spPr>
                          <a:xfrm>
                            <a:off x="3386070"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725E19" w14:textId="77777777" w:rsidR="00F332FA" w:rsidRDefault="00F332FA"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198156" y="3305768"/>
                            <a:ext cx="1598345" cy="694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2C9C23" w14:textId="77777777" w:rsidR="00F332FA" w:rsidRDefault="00F332FA" w:rsidP="0096146B">
                              <w:pPr>
                                <w:pStyle w:val="Code"/>
                                <w:spacing w:line="168" w:lineRule="auto"/>
                              </w:pPr>
                              <w:r>
                                <w:rPr>
                                  <w:b/>
                                  <w:bCs/>
                                </w:rPr>
                                <w:t xml:space="preserve">(4) </w:t>
                              </w:r>
                              <w:r>
                                <w:t>Add an XML DOM Attribute Node, tNode, representing the ‘type’ attribute as a child of the eNode and set its value.</w:t>
                              </w:r>
                            </w:p>
                            <w:p w14:paraId="6A6EA2AF" w14:textId="77777777" w:rsidR="00F332FA" w:rsidRDefault="00F332FA" w:rsidP="0096146B">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8" name="Group 348"/>
                        <wpg:cNvGrpSpPr/>
                        <wpg:grpSpPr>
                          <a:xfrm>
                            <a:off x="4288933" y="2670621"/>
                            <a:ext cx="1360544" cy="383214"/>
                            <a:chOff x="3601982" y="191338"/>
                            <a:chExt cx="1360544" cy="383214"/>
                          </a:xfrm>
                        </wpg:grpSpPr>
                        <wps:wsp>
                          <wps:cNvPr id="246" name="Diamond 246"/>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88BFC9" w14:textId="77777777" w:rsidR="00F332FA" w:rsidRDefault="00F332FA"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8" name="Text Box 248"/>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9BA5D8" w14:textId="77777777" w:rsidR="00F332FA" w:rsidRDefault="00F332FA"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49" name="Straight Arrow Connector 419"/>
                        <wps:cNvCnPr>
                          <a:stCxn id="403" idx="3"/>
                          <a:endCxn id="238" idx="1"/>
                        </wps:cNvCnPr>
                        <wps:spPr>
                          <a:xfrm flipV="1">
                            <a:off x="1847875" y="2172270"/>
                            <a:ext cx="1558877" cy="3181571"/>
                          </a:xfrm>
                          <a:prstGeom prst="bentConnector3">
                            <a:avLst>
                              <a:gd name="adj1" fmla="val 265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0" name="Text Box 250"/>
                        <wps:cNvSpPr txBox="1"/>
                        <wps:spPr>
                          <a:xfrm>
                            <a:off x="1715320" y="509766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7A544D" w14:textId="77777777" w:rsidR="00F332FA" w:rsidRDefault="00F332FA"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720196" y="240507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E4751C" w14:textId="77777777" w:rsidR="00F332FA" w:rsidRDefault="00F332FA"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Straight Arrow Connector 419"/>
                        <wps:cNvCnPr>
                          <a:stCxn id="238" idx="2"/>
                          <a:endCxn id="246" idx="0"/>
                        </wps:cNvCnPr>
                        <wps:spPr>
                          <a:xfrm>
                            <a:off x="4312782" y="2479937"/>
                            <a:ext cx="656423" cy="1906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1" name="Straight Arrow Connector 419"/>
                        <wps:cNvCnPr>
                          <a:stCxn id="248" idx="2"/>
                          <a:endCxn id="243" idx="0"/>
                        </wps:cNvCnPr>
                        <wps:spPr>
                          <a:xfrm>
                            <a:off x="4996061" y="3053362"/>
                            <a:ext cx="1268" cy="252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3" name="Text Box 296"/>
                        <wps:cNvSpPr txBox="1"/>
                        <wps:spPr>
                          <a:xfrm>
                            <a:off x="3473878" y="4151290"/>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B8C4E" w14:textId="77777777" w:rsidR="00F332FA" w:rsidRPr="00985175" w:rsidRDefault="00F332FA" w:rsidP="0096146B">
                              <w:pPr>
                                <w:pStyle w:val="Code"/>
                                <w:spacing w:line="168" w:lineRule="auto"/>
                              </w:pPr>
                              <w:r w:rsidRPr="00985175">
                                <w:t>Return</w:t>
                              </w:r>
                            </w:p>
                            <w:p w14:paraId="75525277" w14:textId="77777777" w:rsidR="00F332FA" w:rsidRDefault="00F332FA"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Oval 264"/>
                        <wps:cNvSpPr/>
                        <wps:spPr>
                          <a:xfrm>
                            <a:off x="4085449" y="4348411"/>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Straight Arrow Connector 419"/>
                        <wps:cNvCnPr>
                          <a:stCxn id="420" idx="2"/>
                          <a:endCxn id="264" idx="0"/>
                        </wps:cNvCnPr>
                        <wps:spPr>
                          <a:xfrm>
                            <a:off x="3358336" y="4008208"/>
                            <a:ext cx="792518" cy="34020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6" name="Straight Arrow Connector 419"/>
                        <wps:cNvCnPr>
                          <a:stCxn id="243" idx="2"/>
                          <a:endCxn id="264" idx="0"/>
                        </wps:cNvCnPr>
                        <wps:spPr>
                          <a:xfrm flipH="1">
                            <a:off x="4150854" y="4000066"/>
                            <a:ext cx="846475" cy="3483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7" name="Text Box 267"/>
                        <wps:cNvSpPr txBox="1"/>
                        <wps:spPr>
                          <a:xfrm>
                            <a:off x="3114303" y="4532300"/>
                            <a:ext cx="2001623" cy="844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32360A" w14:textId="77777777" w:rsidR="00F332FA" w:rsidRDefault="00F332FA" w:rsidP="0096146B">
                              <w:pPr>
                                <w:pStyle w:val="Code"/>
                                <w:spacing w:line="168" w:lineRule="auto"/>
                              </w:pPr>
                              <w:r>
                                <w:t>Create the following DOM Element Node  structure  as a child of the eNode xsd:complexType/xsd:simpleContent/</w:t>
                              </w:r>
                            </w:p>
                            <w:p w14:paraId="704FDD18" w14:textId="77777777" w:rsidR="00F332FA" w:rsidRDefault="00F332FA" w:rsidP="0096146B">
                              <w:pPr>
                                <w:pStyle w:val="Code"/>
                                <w:spacing w:line="168" w:lineRule="auto"/>
                              </w:pPr>
                              <w:r>
                                <w:t>xsd:extension. Let extNode denote the xsd:extension.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3228081" y="5577072"/>
                            <a:ext cx="1769058" cy="5124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C79683" w14:textId="77777777" w:rsidR="00F332FA" w:rsidRDefault="00F332FA"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14:paraId="1CE61155" w14:textId="77777777" w:rsidR="00F332FA" w:rsidRDefault="00F332FA"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9" name="Group 349"/>
                        <wpg:cNvGrpSpPr/>
                        <wpg:grpSpPr>
                          <a:xfrm>
                            <a:off x="2677205" y="2675512"/>
                            <a:ext cx="1360544" cy="383214"/>
                            <a:chOff x="3601982" y="191338"/>
                            <a:chExt cx="1360544" cy="383214"/>
                          </a:xfrm>
                        </wpg:grpSpPr>
                        <wps:wsp>
                          <wps:cNvPr id="350" name="Diamond 350"/>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614D1A" w14:textId="77777777" w:rsidR="00F332FA" w:rsidRDefault="00F332FA"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1" name="Text Box 351"/>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3532B1" w14:textId="77777777" w:rsidR="00F332FA" w:rsidRDefault="00F332FA" w:rsidP="0096146B">
                                <w:pPr>
                                  <w:pStyle w:val="Code"/>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52" name="Text Box 352"/>
                        <wps:cNvSpPr txBox="1"/>
                        <wps:spPr>
                          <a:xfrm>
                            <a:off x="4604623" y="234561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624F6" w14:textId="77777777" w:rsidR="00F332FA" w:rsidRDefault="00F332FA"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419"/>
                        <wps:cNvCnPr>
                          <a:stCxn id="350" idx="2"/>
                          <a:endCxn id="420" idx="0"/>
                        </wps:cNvCnPr>
                        <wps:spPr>
                          <a:xfrm>
                            <a:off x="3357477" y="3058726"/>
                            <a:ext cx="859" cy="2469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5" name="Text Box 355"/>
                        <wps:cNvSpPr txBox="1"/>
                        <wps:spPr>
                          <a:xfrm>
                            <a:off x="4741669"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E1FD7A" w14:textId="77777777" w:rsidR="00F332FA" w:rsidRDefault="00F332FA"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Straight Arrow Connector 419"/>
                        <wps:cNvCnPr>
                          <a:stCxn id="350" idx="1"/>
                          <a:endCxn id="267" idx="1"/>
                        </wps:cNvCnPr>
                        <wps:spPr>
                          <a:xfrm rot="10800000" flipH="1" flipV="1">
                            <a:off x="2677205" y="2867118"/>
                            <a:ext cx="437098" cy="2087559"/>
                          </a:xfrm>
                          <a:prstGeom prst="bentConnector3">
                            <a:avLst>
                              <a:gd name="adj1" fmla="val -5229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7" name="Text Box 357"/>
                        <wps:cNvSpPr txBox="1"/>
                        <wps:spPr>
                          <a:xfrm>
                            <a:off x="2286003" y="26249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5F18CD" w14:textId="77777777" w:rsidR="00F332FA" w:rsidRDefault="00F332FA"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Straight Arrow Connector 419"/>
                        <wps:cNvCnPr>
                          <a:stCxn id="246" idx="3"/>
                          <a:endCxn id="267" idx="3"/>
                        </wps:cNvCnPr>
                        <wps:spPr>
                          <a:xfrm flipH="1">
                            <a:off x="5115926" y="2862228"/>
                            <a:ext cx="533551" cy="2092450"/>
                          </a:xfrm>
                          <a:prstGeom prst="bentConnector3">
                            <a:avLst>
                              <a:gd name="adj1" fmla="val -4284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61" name="Text Box 361"/>
                        <wps:cNvSpPr txBox="1"/>
                        <wps:spPr>
                          <a:xfrm>
                            <a:off x="5484875" y="262501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AA655" w14:textId="77777777" w:rsidR="00F332FA" w:rsidRDefault="00F332FA"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362"/>
                        <wps:cNvSpPr txBox="1"/>
                        <wps:spPr>
                          <a:xfrm>
                            <a:off x="4300683" y="673288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CABD2C" w14:textId="77777777" w:rsidR="00F332FA" w:rsidRDefault="00F332FA"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Straight Arrow Connector 419"/>
                        <wps:cNvCnPr>
                          <a:stCxn id="267" idx="2"/>
                          <a:endCxn id="269" idx="0"/>
                        </wps:cNvCnPr>
                        <wps:spPr>
                          <a:xfrm flipH="1">
                            <a:off x="4112590" y="5377056"/>
                            <a:ext cx="2525" cy="2000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1" name="Straight Arrow Connector 419"/>
                        <wps:cNvCnPr>
                          <a:stCxn id="269" idx="3"/>
                          <a:endCxn id="417" idx="3"/>
                        </wps:cNvCnPr>
                        <wps:spPr>
                          <a:xfrm>
                            <a:off x="4997139" y="5833294"/>
                            <a:ext cx="221431" cy="2005739"/>
                          </a:xfrm>
                          <a:prstGeom prst="bentConnector3">
                            <a:avLst>
                              <a:gd name="adj1" fmla="val 30013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6" name="Straight Arrow Connector 419"/>
                        <wps:cNvCnPr>
                          <a:endCxn id="373" idx="0"/>
                        </wps:cNvCnPr>
                        <wps:spPr>
                          <a:xfrm>
                            <a:off x="966162" y="1458665"/>
                            <a:ext cx="124" cy="2616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7" name="Straight Arrow Connector 377"/>
                        <wps:cNvCnPr>
                          <a:stCxn id="373" idx="2"/>
                        </wps:cNvCnPr>
                        <wps:spPr>
                          <a:xfrm flipH="1">
                            <a:off x="966188" y="2862064"/>
                            <a:ext cx="98" cy="8537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8" name="Straight Arrow Connector 378"/>
                        <wps:cNvCnPr>
                          <a:stCxn id="375" idx="2"/>
                          <a:endCxn id="409" idx="0"/>
                        </wps:cNvCnPr>
                        <wps:spPr>
                          <a:xfrm>
                            <a:off x="1059901" y="4447028"/>
                            <a:ext cx="18732" cy="15628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5" name="Straight Arrow Connector 395"/>
                        <wps:cNvCnPr>
                          <a:stCxn id="409" idx="2"/>
                          <a:endCxn id="403" idx="0"/>
                        </wps:cNvCnPr>
                        <wps:spPr>
                          <a:xfrm flipH="1">
                            <a:off x="1068987" y="4988916"/>
                            <a:ext cx="9664" cy="202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6" name="Straight Arrow Connector 396"/>
                        <wps:cNvCnPr>
                          <a:stCxn id="374" idx="2"/>
                          <a:endCxn id="375" idx="0"/>
                        </wps:cNvCnPr>
                        <wps:spPr>
                          <a:xfrm>
                            <a:off x="1050894" y="3988678"/>
                            <a:ext cx="9007" cy="1626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7" name="Straight Arrow Connector 397"/>
                        <wps:cNvCnPr>
                          <a:stCxn id="403" idx="2"/>
                        </wps:cNvCnPr>
                        <wps:spPr>
                          <a:xfrm>
                            <a:off x="1068987" y="5515969"/>
                            <a:ext cx="649" cy="2282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02" name="Straight Arrow Connector 402"/>
                        <wps:cNvCnPr>
                          <a:stCxn id="408" idx="3"/>
                          <a:endCxn id="366" idx="1"/>
                        </wps:cNvCnPr>
                        <wps:spPr>
                          <a:xfrm flipV="1">
                            <a:off x="1882347" y="6461375"/>
                            <a:ext cx="1583437" cy="105430"/>
                          </a:xfrm>
                          <a:prstGeom prst="bentConnector3">
                            <a:avLst>
                              <a:gd name="adj1" fmla="val 530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28" name="Group 428"/>
                        <wpg:cNvGrpSpPr/>
                        <wpg:grpSpPr>
                          <a:xfrm>
                            <a:off x="150466" y="5744276"/>
                            <a:ext cx="1838341" cy="397643"/>
                            <a:chOff x="352393" y="4390533"/>
                            <a:chExt cx="1838341" cy="397643"/>
                          </a:xfrm>
                        </wpg:grpSpPr>
                        <wps:wsp>
                          <wps:cNvPr id="410" name="Diamond 410"/>
                          <wps:cNvSpPr/>
                          <wps:spPr>
                            <a:xfrm>
                              <a:off x="352393" y="4390533"/>
                              <a:ext cx="1838341" cy="39764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E52BE6" w14:textId="77777777" w:rsidR="00F332FA" w:rsidRDefault="00F332FA"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1" name="Text Box 375"/>
                          <wps:cNvSpPr txBox="1"/>
                          <wps:spPr>
                            <a:xfrm>
                              <a:off x="493172" y="4487190"/>
                              <a:ext cx="1557491"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E46AB8" w14:textId="77777777" w:rsidR="00F332FA" w:rsidRDefault="00F332FA"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7" name="Straight Arrow Connector 427"/>
                        <wps:cNvCnPr>
                          <a:stCxn id="410" idx="2"/>
                        </wps:cNvCnPr>
                        <wps:spPr>
                          <a:xfrm flipH="1">
                            <a:off x="1069612" y="6141919"/>
                            <a:ext cx="25" cy="21462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9" name="Text Box 429"/>
                        <wps:cNvSpPr txBox="1"/>
                        <wps:spPr>
                          <a:xfrm>
                            <a:off x="714395" y="614190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2A6744" w14:textId="77777777" w:rsidR="00F332FA" w:rsidRDefault="00F332FA"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Elbow Connector 430"/>
                        <wps:cNvCnPr>
                          <a:stCxn id="410" idx="3"/>
                          <a:endCxn id="366" idx="1"/>
                        </wps:cNvCnPr>
                        <wps:spPr>
                          <a:xfrm>
                            <a:off x="1988807" y="5943098"/>
                            <a:ext cx="1476977" cy="518277"/>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1" name="Text Box 431"/>
                        <wps:cNvSpPr txBox="1"/>
                        <wps:spPr>
                          <a:xfrm>
                            <a:off x="1753643" y="568773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998167" w14:textId="77777777" w:rsidR="00F332FA" w:rsidRDefault="00F332FA"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296"/>
                        <wps:cNvSpPr txBox="1"/>
                        <wps:spPr>
                          <a:xfrm>
                            <a:off x="2536702" y="7153554"/>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889A9A" w14:textId="77777777" w:rsidR="00F332FA" w:rsidRPr="00985175" w:rsidRDefault="00F332FA" w:rsidP="0096146B">
                              <w:pPr>
                                <w:pStyle w:val="Code"/>
                                <w:spacing w:line="168" w:lineRule="auto"/>
                              </w:pPr>
                              <w:r w:rsidRPr="00985175">
                                <w:t>Return</w:t>
                              </w:r>
                            </w:p>
                            <w:p w14:paraId="049FB9CD" w14:textId="77777777" w:rsidR="00F332FA" w:rsidRDefault="00F332FA"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Diamond 392"/>
                        <wps:cNvSpPr/>
                        <wps:spPr>
                          <a:xfrm>
                            <a:off x="270220" y="360825"/>
                            <a:ext cx="1557655" cy="38366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15F01F" w14:textId="77777777" w:rsidR="00F332FA" w:rsidRDefault="00F332FA" w:rsidP="0096146B">
                              <w:pPr>
                                <w:pStyle w:val="NormalWeb"/>
                                <w:overflowPunct w:val="0"/>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93" name="Text Box 375"/>
                        <wps:cNvSpPr txBox="1"/>
                        <wps:spPr>
                          <a:xfrm>
                            <a:off x="469757" y="413997"/>
                            <a:ext cx="1180461" cy="309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FF1888" w14:textId="77777777" w:rsidR="00F332FA" w:rsidRPr="00FC25DB" w:rsidRDefault="00F332FA"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14:paraId="2B5CF02D" w14:textId="77777777" w:rsidR="00F332FA" w:rsidRDefault="00F332FA" w:rsidP="0096146B">
                              <w:pPr>
                                <w:pStyle w:val="NormalWeb"/>
                                <w:overflowPunct w:val="0"/>
                                <w:spacing w:before="0" w:beforeAutospacing="0" w:after="0" w:afterAutospacing="0" w:line="168"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 name="Text Box 406"/>
                        <wps:cNvSpPr txBox="1"/>
                        <wps:spPr>
                          <a:xfrm>
                            <a:off x="2188008" y="65926"/>
                            <a:ext cx="1933110" cy="535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1F16D3" w14:textId="77777777" w:rsidR="00F332FA" w:rsidRDefault="00F332FA" w:rsidP="0096146B">
                              <w:pPr>
                                <w:pStyle w:val="Code"/>
                                <w:spacing w:line="168" w:lineRule="auto"/>
                                <w:jc w:val="center"/>
                              </w:pPr>
                              <w:r>
                                <w:t>Create a DOM Element node, eNode, representing the xsd:attribute as a sibbling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 name="Text Box 414"/>
                        <wps:cNvSpPr txBox="1"/>
                        <wps:spPr>
                          <a:xfrm>
                            <a:off x="2212510" y="766095"/>
                            <a:ext cx="1932629" cy="954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B2C001" w14:textId="77777777" w:rsidR="00F332FA" w:rsidRDefault="00F332FA"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14:paraId="007CB32B" w14:textId="77777777" w:rsidR="00F332FA" w:rsidRDefault="00F332FA"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Straight Arrow Connector 419"/>
                        <wps:cNvCnPr>
                          <a:stCxn id="414" idx="2"/>
                        </wps:cNvCnPr>
                        <wps:spPr>
                          <a:xfrm rot="5400000">
                            <a:off x="1586094" y="2122912"/>
                            <a:ext cx="1995390" cy="1190072"/>
                          </a:xfrm>
                          <a:prstGeom prst="bentConnector3">
                            <a:avLst>
                              <a:gd name="adj1" fmla="val 1419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7" name="Straight Arrow Connector 419"/>
                        <wps:cNvCnPr>
                          <a:stCxn id="392" idx="2"/>
                          <a:endCxn id="354" idx="0"/>
                        </wps:cNvCnPr>
                        <wps:spPr>
                          <a:xfrm>
                            <a:off x="1049048" y="744485"/>
                            <a:ext cx="1897" cy="186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7" name="Straight Arrow Connector 419"/>
                        <wps:cNvCnPr>
                          <a:stCxn id="392" idx="3"/>
                          <a:endCxn id="406" idx="1"/>
                        </wps:cNvCnPr>
                        <wps:spPr>
                          <a:xfrm flipV="1">
                            <a:off x="1827875" y="333629"/>
                            <a:ext cx="360133" cy="2190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8" name="Straight Arrow Connector 419"/>
                        <wps:cNvCnPr>
                          <a:stCxn id="406" idx="2"/>
                          <a:endCxn id="414" idx="0"/>
                        </wps:cNvCnPr>
                        <wps:spPr>
                          <a:xfrm>
                            <a:off x="3154563" y="601331"/>
                            <a:ext cx="24235" cy="1647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4" name="Text Box 384"/>
                        <wps:cNvSpPr txBox="1"/>
                        <wps:spPr>
                          <a:xfrm>
                            <a:off x="1753697" y="26211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DE0BA" w14:textId="77777777" w:rsidR="00F332FA" w:rsidRDefault="00F332FA"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 name="Text Box 483"/>
                        <wps:cNvSpPr txBox="1"/>
                        <wps:spPr>
                          <a:xfrm>
                            <a:off x="733683" y="703757"/>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678F29" w14:textId="77777777" w:rsidR="00F332FA" w:rsidRDefault="00F332FA"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1312E4B" id="Canvas 372" o:spid="_x0000_s1311" editas="canvas" style="width:467.15pt;height:648.85pt;mso-position-horizontal-relative:char;mso-position-vertical-relative:line" coordsize="59328,82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">
                <v:shape id="_x0000_s1312" type="#_x0000_t75" style="position:absolute;width:59328;height:82397;visibility:visible;mso-wrap-style:square" stroked="t" strokecolor="black [3213]">
                  <v:fill o:detectmouseclick="t"/>
                  <v:path o:connecttype="none"/>
                </v:shape>
                <v:oval id="Oval 345" o:spid="_x0000_s1313" style="position:absolute;left:9837;top:609;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" fillcolor="white [3201]" strokeweight=".5pt"/>
                <v:shape id="Text Box 354" o:spid="_x0000_s1314" type="#_x0000_t202" style="position:absolute;left:846;top:9308;width:19326;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" fillcolor="white [3201]" strokeweight=".5pt">
                  <v:textbox>
                    <w:txbxContent>
                      <w:p w14:paraId="071D3EC8" w14:textId="77777777" w:rsidR="00F332FA" w:rsidRDefault="00F332FA" w:rsidP="0096146B">
                        <w:pPr>
                          <w:pStyle w:val="Code"/>
                          <w:spacing w:line="168" w:lineRule="auto"/>
                          <w:jc w:val="center"/>
                        </w:pPr>
                        <w:r>
                          <w:t>Create a DOM Element node, eNode, representing the xsd:element, as a child of the gPNode.</w:t>
                        </w:r>
                      </w:p>
                    </w:txbxContent>
                  </v:textbox>
                </v:shape>
                <v:shape id="Straight Arrow Connector 358" o:spid="_x0000_s1315" type="#_x0000_t32" style="position:absolute;left:10490;top:1929;width:7;height:1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" filled="t" fillcolor="white [3201]" strokeweight=".5pt">
                  <v:stroke endarrow="open"/>
                </v:shape>
                <v:shape id="Straight Arrow Connector 359" o:spid="_x0000_s1316" type="#_x0000_t32" style="position:absolute;left:29588;top:72721;width:2042;height:25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" filled="t" fillcolor="white [3201]" strokeweight=".5pt">
                  <v:stroke endarrow="open"/>
                </v:shape>
                <v:group id="Group 365" o:spid="_x0000_s1317" style="position:absolute;left:34657;top:62697;width:12759;height:3832" coordorigin="8252,3497" coordsize="1275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shape id="Diamond 366" o:spid="_x0000_s1318" type="#_x0000_t4" style="position:absolute;left:8252;top:3497;width:12759;height:6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" fillcolor="white [3201]" strokeweight=".25pt">
                    <v:textbox inset="0,0,0,0">
                      <w:txbxContent>
                        <w:p w14:paraId="3E548E55" w14:textId="77777777" w:rsidR="00F332FA" w:rsidRDefault="00F332FA" w:rsidP="0096146B">
                          <w:pPr>
                            <w:pStyle w:val="Code"/>
                            <w:spacing w:line="168" w:lineRule="auto"/>
                            <w:jc w:val="center"/>
                          </w:pPr>
                        </w:p>
                      </w:txbxContent>
                    </v:textbox>
                  </v:shape>
                  <v:shape id="Text Box 367" o:spid="_x0000_s1319" type="#_x0000_t202" style="position:absolute;left:10413;top:4447;width:9056;height:4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k2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n+QL+z4QjINd/AAAA//8DAFBLAQItABQABgAIAAAAIQDb4fbL7gAAAIUBAAATAAAAAAAA&#10;AAAAAAAAAAAAAABbQ29udGVudF9UeXBlc10ueG1sUEsBAi0AFAAGAAgAAAAhAFr0LFu/AAAAFQEA&#10;AAsAAAAAAAAAAAAAAAAAHwEAAF9yZWxzLy5yZWxzUEsBAi0AFAAGAAgAAAAhAJZmGTbHAAAA3AAA&#10;AA8AAAAAAAAAAAAAAAAABwIAAGRycy9kb3ducmV2LnhtbFBLBQYAAAAAAwADALcAAAD7AgAAAAA=&#10;" filled="f" stroked="f" strokeweight=".5pt">
                    <v:textbox>
                      <w:txbxContent>
                        <w:p w14:paraId="10728F30" w14:textId="77777777" w:rsidR="00F332FA" w:rsidRDefault="00F332FA" w:rsidP="0096146B">
                          <w:pPr>
                            <w:pStyle w:val="Code"/>
                            <w:jc w:val="center"/>
                          </w:pPr>
                          <w:r>
                            <w:t>SCs[ ].size = 0?</w:t>
                          </w:r>
                        </w:p>
                      </w:txbxContent>
                    </v:textbox>
                  </v:shape>
                </v:group>
                <v:shape id="Text Box 373" o:spid="_x0000_s1320" type="#_x0000_t202" style="position:absolute;left:880;top:17203;width:17565;height:1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" fillcolor="white [3201]" strokeweight=".5pt">
                  <v:textbox>
                    <w:txbxContent>
                      <w:p w14:paraId="1730D65E" w14:textId="77777777" w:rsidR="00F332FA" w:rsidRDefault="00F332FA"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14:paraId="479C945D" w14:textId="77777777" w:rsidR="00F332FA" w:rsidRDefault="00F332FA" w:rsidP="0096146B">
                        <w:pPr>
                          <w:pStyle w:val="Code"/>
                          <w:spacing w:line="168" w:lineRule="auto"/>
                          <w:jc w:val="center"/>
                        </w:pPr>
                      </w:p>
                    </w:txbxContent>
                  </v:textbox>
                </v:shape>
                <v:shape id="Text Box 374" o:spid="_x0000_s1321" type="#_x0000_t202" style="position:absolute;left:846;top:37167;width:19326;height:2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" fillcolor="white [3201]" strokeweight=".5pt">
                  <v:textbox>
                    <w:txbxContent>
                      <w:p w14:paraId="2AFE7AEA" w14:textId="77777777" w:rsidR="00F332FA" w:rsidRDefault="00F332FA" w:rsidP="0096146B">
                        <w:pPr>
                          <w:pStyle w:val="Code"/>
                          <w:spacing w:line="168" w:lineRule="auto"/>
                          <w:jc w:val="center"/>
                        </w:pPr>
                        <w:r w:rsidRPr="00234106">
                          <w:rPr>
                            <w:b/>
                            <w:bCs/>
                          </w:rPr>
                          <w:t>(1)</w:t>
                        </w:r>
                        <w:r>
                          <w:t xml:space="preserve"> Handle nillable, default and fixed</w:t>
                        </w:r>
                      </w:p>
                    </w:txbxContent>
                  </v:textbox>
                </v:shape>
                <v:shape id="Text Box 375" o:spid="_x0000_s1322" type="#_x0000_t202" style="position:absolute;left:2751;top:41512;width:15695;height:2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" fillcolor="white [3201]" strokeweight=".5pt">
                  <v:textbox>
                    <w:txbxContent>
                      <w:p w14:paraId="3C7F6D0D" w14:textId="77777777" w:rsidR="00F332FA" w:rsidRDefault="00F332FA" w:rsidP="0096146B">
                        <w:pPr>
                          <w:pStyle w:val="Code"/>
                          <w:spacing w:line="168" w:lineRule="auto"/>
                          <w:jc w:val="center"/>
                        </w:pPr>
                        <w:r>
                          <w:t>SCs[ ] = GetBBIESCs(gBBIE)</w:t>
                        </w:r>
                      </w:p>
                    </w:txbxContent>
                  </v:textbox>
                </v:shape>
                <v:shape id="Diamond 403" o:spid="_x0000_s1323" type="#_x0000_t4" style="position:absolute;left:2900;top:51917;width:15578;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" fillcolor="white [3201]" strokeweight=".25pt">
                  <v:textbox inset="0,0,0,0">
                    <w:txbxContent>
                      <w:p w14:paraId="0A38C101" w14:textId="77777777" w:rsidR="00F332FA" w:rsidRDefault="00F332FA" w:rsidP="0096146B"/>
                    </w:txbxContent>
                  </v:textbox>
                </v:shape>
                <v:shape id="Text Box 405" o:spid="_x0000_s1324" type="#_x0000_t202" style="position:absolute;left:7245;top:55159;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of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FI0KH8YAAADcAAAA&#10;DwAAAAAAAAAAAAAAAAAHAgAAZHJzL2Rvd25yZXYueG1sUEsFBgAAAAADAAMAtwAAAPoCAAAAAA==&#10;" filled="f" stroked="f" strokeweight=".5pt">
                  <v:textbox>
                    <w:txbxContent>
                      <w:p w14:paraId="4187F9E2" w14:textId="77777777" w:rsidR="00F332FA" w:rsidRDefault="00F332FA" w:rsidP="0096146B">
                        <w:r>
                          <w:t>N</w:t>
                        </w:r>
                      </w:p>
                    </w:txbxContent>
                  </v:textbox>
                </v:shape>
                <v:shape id="Text Box 408" o:spid="_x0000_s1325" type="#_x0000_t202" style="position:absolute;left:2751;top:63565;width:16072;height:4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DTvwAAANwAAAAPAAAAZHJzL2Rvd25yZXYueG1sRE9NawIx&#10;EL0X+h/CFHqrWY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CMHyDTvwAAANwAAAAPAAAAAAAA&#10;AAAAAAAAAAcCAABkcnMvZG93bnJldi54bWxQSwUGAAAAAAMAAwC3AAAA8wIAAAAA&#10;" fillcolor="white [3201]" strokeweight=".5pt">
                  <v:textbox>
                    <w:txbxContent>
                      <w:p w14:paraId="0813296A" w14:textId="77777777" w:rsidR="00F332FA" w:rsidRDefault="00F332FA" w:rsidP="0096146B">
                        <w:pPr>
                          <w:pStyle w:val="Code"/>
                          <w:spacing w:line="168" w:lineRule="auto"/>
                          <w:jc w:val="center"/>
                        </w:pPr>
                        <w:r>
                          <w:t>clNode = GenerateCodeList(</w:t>
                        </w:r>
                      </w:p>
                      <w:p w14:paraId="62288D90" w14:textId="77777777" w:rsidR="00F332FA" w:rsidRDefault="00F332FA" w:rsidP="0096146B">
                        <w:pPr>
                          <w:pStyle w:val="Code"/>
                          <w:spacing w:line="168" w:lineRule="auto"/>
                          <w:jc w:val="center"/>
                        </w:pPr>
                        <w:r>
                          <w:t>aCL, gBDT, gSchemaNode)</w:t>
                        </w:r>
                      </w:p>
                    </w:txbxContent>
                  </v:textbox>
                </v:shape>
                <v:shape id="Text Box 409" o:spid="_x0000_s1326" type="#_x0000_t202" style="position:absolute;left:2751;top:46033;width:16070;height:3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" fillcolor="white [3201]" strokeweight=".5pt">
                  <v:textbox>
                    <w:txbxContent>
                      <w:p w14:paraId="4CA3BD9E" w14:textId="77777777" w:rsidR="00F332FA" w:rsidRDefault="00F332FA"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v:textbox>
                </v:shape>
                <v:shape id="Text Box 412" o:spid="_x0000_s1327" type="#_x0000_t202" style="position:absolute;left:35350;top:66215;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" filled="f" stroked="f" strokeweight=".5pt">
                  <v:textbox>
                    <w:txbxContent>
                      <w:p w14:paraId="762CBDF1" w14:textId="77777777" w:rsidR="00F332FA" w:rsidRDefault="00F332FA" w:rsidP="0096146B">
                        <w:r>
                          <w:t>N</w:t>
                        </w:r>
                      </w:p>
                    </w:txbxContent>
                  </v:textbox>
                </v:shape>
                <v:shape id="Text Box 413" o:spid="_x0000_s1328" type="#_x0000_t202" style="position:absolute;left:31630;top:70097;width:22859;height:5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R/wwAAANwAAAAPAAAAZHJzL2Rvd25yZXYueG1sRI9BSwMx&#10;FITvgv8hPMGbzbaW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B2Ikf8MAAADcAAAADwAA&#10;AAAAAAAAAAAAAAAHAgAAZHJzL2Rvd25yZXYueG1sUEsFBgAAAAADAAMAtwAAAPcCAAAAAA==&#10;" fillcolor="white [3201]" strokeweight=".5pt">
                  <v:textbox>
                    <w:txbxContent>
                      <w:p w14:paraId="16B9F150" w14:textId="77777777" w:rsidR="00F332FA" w:rsidRDefault="00F332FA"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v:textbox>
                </v:shape>
                <v:oval id="Oval 416" o:spid="_x0000_s1329" style="position:absolute;left:28281;top:74738;width:1308;height:1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" fillcolor="black [3213]" strokeweight=".5pt"/>
                <v:shape id="Text Box 417" o:spid="_x0000_s1330" type="#_x0000_t202" style="position:absolute;left:34657;top:76572;width:17528;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" fillcolor="white [3201]" strokeweight=".5pt">
                  <v:textbox>
                    <w:txbxContent>
                      <w:p w14:paraId="0D6C2E8E" w14:textId="77777777" w:rsidR="00F332FA" w:rsidRDefault="00F332FA" w:rsidP="0096146B">
                        <w:pPr>
                          <w:pStyle w:val="Code"/>
                          <w:spacing w:line="168" w:lineRule="auto"/>
                          <w:jc w:val="center"/>
                        </w:pPr>
                        <w:r>
                          <w:t>eNode = GenerateSCs(gBBIE, eNode, SCs[ ], gSchemaNode)</w:t>
                        </w:r>
                      </w:p>
                    </w:txbxContent>
                  </v:textbox>
                </v:shape>
                <v:shape id="Straight Arrow Connector 418" o:spid="_x0000_s1331" type="#_x0000_t32" style="position:absolute;left:29586;top:75333;width:5071;height:30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" filled="t" fillcolor="white [3201]" strokeweight=".5pt">
                  <v:stroke endarrow="open"/>
                </v:shape>
                <v:shape id="Straight Arrow Connector 419" o:spid="_x0000_s1332" type="#_x0000_t34" style="position:absolute;left:25670;top:54660;width:3497;height:2723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" filled="t" fillcolor="white [3201]" strokeweight=".5pt">
                  <v:stroke endarrow="open"/>
                </v:shape>
                <v:shape id="Text Box 420" o:spid="_x0000_s1333" type="#_x0000_t202" style="position:absolute;left:25500;top:33056;width:16166;height:7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C9DB854" w14:textId="77777777" w:rsidR="00F332FA" w:rsidRDefault="00F332FA"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v:textbox>
                </v:shape>
                <v:shape id="Text Box 421" o:spid="_x0000_s1334" type="#_x0000_t202" style="position:absolute;left:2900;top:70026;width:21802;height:3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" fillcolor="white [3201]" strokeweight=".5pt">
                  <v:textbox inset="1.44pt,,1.44pt">
                    <w:txbxContent>
                      <w:p w14:paraId="0A04A3FA" w14:textId="77777777" w:rsidR="00F332FA" w:rsidRDefault="00F332FA"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v:textbox>
                </v:shape>
                <v:shape id="Text Box 423" o:spid="_x0000_s1335" type="#_x0000_t202" style="position:absolute;left:3198;top:76588;width:21308;height:3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" fillcolor="white [3201]" strokeweight=".5pt">
                  <v:textbox>
                    <w:txbxContent>
                      <w:p w14:paraId="558E3206" w14:textId="77777777" w:rsidR="00F332FA" w:rsidRDefault="00F332FA"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14:paraId="4B21E154" w14:textId="77777777" w:rsidR="00F332FA" w:rsidRDefault="00F332FA" w:rsidP="0096146B">
                        <w:pPr>
                          <w:pStyle w:val="Code"/>
                          <w:spacing w:line="168" w:lineRule="auto"/>
                          <w:jc w:val="center"/>
                        </w:pPr>
                      </w:p>
                    </w:txbxContent>
                  </v:textbox>
                </v:shape>
                <v:shape id="Straight Arrow Connector 419" o:spid="_x0000_s1336" type="#_x0000_t32" style="position:absolute;left:13801;top:73743;width:51;height:2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" filled="t" fillcolor="white [3201]" strokeweight=".5pt">
                  <v:stroke endarrow="open"/>
                </v:shape>
                <v:shape id="Straight Arrow Connector 419" o:spid="_x0000_s1337" type="#_x0000_t32" style="position:absolute;left:24506;top:78346;width:10151;height: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" filled="t" fillcolor="white [3201]" strokeweight=".5pt">
                  <v:stroke endarrow="open"/>
                </v:shape>
                <v:shape id="Straight Arrow Connector 419" o:spid="_x0000_s1338" type="#_x0000_t34" style="position:absolute;left:40264;top:67302;width:3568;height:202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" filled="t" fillcolor="white [3201]" strokeweight=".5pt">
                  <v:stroke endarrow="open"/>
                </v:shape>
                <v:shape id="Text Box 375" o:spid="_x0000_s1339" type="#_x0000_t202" style="position:absolute;left:6699;top:52520;width:8562;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m2xwAAANwAAAAPAAAAZHJzL2Rvd25yZXYueG1sRI/Na8JA&#10;FMTvQv+H5RV6001TWi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PM0ObbHAAAA3AAA&#10;AA8AAAAAAAAAAAAAAAAABwIAAGRycy9kb3ducmV2LnhtbFBLBQYAAAAAAwADALcAAAD7AgAAAAA=&#10;" filled="f" stroked="f" strokeweight=".5pt">
                  <v:textbox>
                    <w:txbxContent>
                      <w:p w14:paraId="180E007C" w14:textId="77777777" w:rsidR="00F332FA" w:rsidRDefault="00F332FA"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v:textbox>
                </v:shape>
                <v:group id="Group 22" o:spid="_x0000_s1340" style="position:absolute;left:34067;top:18485;width:18121;height:6314" coordorigin="33549,5697" coordsize="18120,6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Diamond 238" o:spid="_x0000_s1341" type="#_x0000_t4" style="position:absolute;left:33549;top:5697;width:18120;height:6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" fillcolor="white [3201]" strokeweight=".25pt">
                    <v:textbox inset="0,0,0,0">
                      <w:txbxContent>
                        <w:p w14:paraId="566DA8D9" w14:textId="77777777" w:rsidR="00F332FA" w:rsidRDefault="00F332FA"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42" type="#_x0000_t202" style="position:absolute;left:35021;top:6427;width:15619;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" filled="f" stroked="f" strokeweight=".5pt">
                    <v:textbox>
                      <w:txbxContent>
                        <w:p w14:paraId="5EC53105" w14:textId="77777777" w:rsidR="00F332FA" w:rsidRDefault="00F332FA"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14:paraId="4DF6671B" w14:textId="77777777" w:rsidR="00F332FA" w:rsidRDefault="00F332FA"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bdt_pri_restri_id</w:t>
                          </w:r>
                        </w:p>
                        <w:p w14:paraId="00DE4BEE" w14:textId="77777777" w:rsidR="00F332FA" w:rsidRDefault="00F332FA"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v:textbox>
                  </v:shape>
                </v:group>
                <v:shape id="Straight Arrow Connector 419" o:spid="_x0000_s1343" type="#_x0000_t32" style="position:absolute;left:33574;top:24799;width:9553;height:19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" filled="t" fillcolor="white [3201]" strokeweight=".5pt">
                  <v:stroke endarrow="open"/>
                </v:shape>
                <v:shape id="Text Box 242" o:spid="_x0000_s1344" type="#_x0000_t202" style="position:absolute;left:33860;top:3063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6C725E19" w14:textId="77777777" w:rsidR="00F332FA" w:rsidRDefault="00F332FA" w:rsidP="0096146B">
                        <w:r>
                          <w:t>Y</w:t>
                        </w:r>
                      </w:p>
                    </w:txbxContent>
                  </v:textbox>
                </v:shape>
                <v:shape id="Text Box 243" o:spid="_x0000_s1345" type="#_x0000_t202" style="position:absolute;left:41981;top:33057;width:15984;height:6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" fillcolor="white [3201]" strokeweight=".5pt">
                  <v:textbox>
                    <w:txbxContent>
                      <w:p w14:paraId="202C9C23" w14:textId="77777777" w:rsidR="00F332FA" w:rsidRDefault="00F332FA" w:rsidP="0096146B">
                        <w:pPr>
                          <w:pStyle w:val="Code"/>
                          <w:spacing w:line="168" w:lineRule="auto"/>
                        </w:pPr>
                        <w:r>
                          <w:rPr>
                            <w:b/>
                            <w:bCs/>
                          </w:rPr>
                          <w:t xml:space="preserve">(4) </w:t>
                        </w:r>
                        <w:r>
                          <w:t>Add an XML DOM Attribute Node, tNode, representing the ‘type’ attribute as a child of the eNode and set its value.</w:t>
                        </w:r>
                      </w:p>
                      <w:p w14:paraId="6A6EA2AF" w14:textId="77777777" w:rsidR="00F332FA" w:rsidRDefault="00F332FA" w:rsidP="0096146B">
                        <w:pPr>
                          <w:pStyle w:val="Code"/>
                          <w:spacing w:line="168" w:lineRule="auto"/>
                        </w:pPr>
                      </w:p>
                    </w:txbxContent>
                  </v:textbox>
                </v:shape>
                <v:group id="Group 348" o:spid="_x0000_s1346" style="position:absolute;left:42889;top:26706;width:13605;height:3832" coordorigin="36019,1913"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Diamond 246" o:spid="_x0000_s1347" type="#_x0000_t4" style="position:absolute;left:36019;top:1913;width:13606;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" fillcolor="white [3201]" strokeweight=".25pt">
                    <v:textbox inset="0,0,0,0">
                      <w:txbxContent>
                        <w:p w14:paraId="6588BFC9" w14:textId="77777777" w:rsidR="00F332FA" w:rsidRDefault="00F332FA" w:rsidP="0096146B">
                          <w:pPr>
                            <w:pStyle w:val="Code"/>
                            <w:spacing w:line="168" w:lineRule="auto"/>
                            <w:jc w:val="center"/>
                          </w:pPr>
                        </w:p>
                      </w:txbxContent>
                    </v:textbox>
                  </v:shape>
                  <v:shape id="Text Box 248" o:spid="_x0000_s1348" type="#_x0000_t202" style="position:absolute;left:38562;top:278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" filled="f" stroked="f" strokeweight=".5pt">
                    <v:textbox>
                      <w:txbxContent>
                        <w:p w14:paraId="0A9BA5D8" w14:textId="77777777" w:rsidR="00F332FA" w:rsidRDefault="00F332FA" w:rsidP="0096146B">
                          <w:pPr>
                            <w:pStyle w:val="Code"/>
                            <w:jc w:val="center"/>
                          </w:pPr>
                          <w:r>
                            <w:t>SCs[ ].size = 0?</w:t>
                          </w:r>
                        </w:p>
                      </w:txbxContent>
                    </v:textbox>
                  </v:shape>
                </v:group>
                <v:shape id="Straight Arrow Connector 419" o:spid="_x0000_s1349" type="#_x0000_t34" style="position:absolute;left:18478;top:21722;width:15589;height:318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" adj="5731" filled="t" fillcolor="white [3201]" strokeweight=".5pt">
                  <v:stroke endarrow="open"/>
                </v:shape>
                <v:shape id="Text Box 250" o:spid="_x0000_s1350" type="#_x0000_t202" style="position:absolute;left:17153;top:50976;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" filled="f" stroked="f" strokeweight=".5pt">
                  <v:textbox>
                    <w:txbxContent>
                      <w:p w14:paraId="057A544D" w14:textId="77777777" w:rsidR="00F332FA" w:rsidRDefault="00F332FA" w:rsidP="0096146B">
                        <w:r>
                          <w:t>Y</w:t>
                        </w:r>
                      </w:p>
                    </w:txbxContent>
                  </v:textbox>
                </v:shape>
                <v:shape id="Text Box 252" o:spid="_x0000_s1351" type="#_x0000_t202" style="position:absolute;left:37201;top:24050;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14:paraId="56E4751C" w14:textId="77777777" w:rsidR="00F332FA" w:rsidRDefault="00F332FA" w:rsidP="0096146B">
                        <w:r>
                          <w:t>Y</w:t>
                        </w:r>
                      </w:p>
                    </w:txbxContent>
                  </v:textbox>
                </v:shape>
                <v:shape id="Straight Arrow Connector 419" o:spid="_x0000_s1352" type="#_x0000_t32" style="position:absolute;left:43127;top:24799;width:6565;height:19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" filled="t" fillcolor="white [3201]" strokeweight=".5pt">
                  <v:stroke endarrow="open"/>
                </v:shape>
                <v:shape id="Straight Arrow Connector 419" o:spid="_x0000_s1353" type="#_x0000_t32" style="position:absolute;left:49960;top:30533;width:13;height:2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" filled="t" fillcolor="white [3201]" strokeweight=".5pt">
                  <v:stroke endarrow="open"/>
                </v:shape>
                <v:shape id="Text Box 296" o:spid="_x0000_s1354" type="#_x0000_t202" style="position:absolute;left:34738;top:41512;width:641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Co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J+8EKjHAAAA3AAA&#10;AA8AAAAAAAAAAAAAAAAABwIAAGRycy9kb3ducmV2LnhtbFBLBQYAAAAAAwADALcAAAD7AgAAAAA=&#10;" filled="f" stroked="f" strokeweight=".5pt">
                  <v:textbox>
                    <w:txbxContent>
                      <w:p w14:paraId="284B8C4E" w14:textId="77777777" w:rsidR="00F332FA" w:rsidRPr="00985175" w:rsidRDefault="00F332FA" w:rsidP="0096146B">
                        <w:pPr>
                          <w:pStyle w:val="Code"/>
                          <w:spacing w:line="168" w:lineRule="auto"/>
                        </w:pPr>
                        <w:r w:rsidRPr="00985175">
                          <w:t>Return</w:t>
                        </w:r>
                      </w:p>
                      <w:p w14:paraId="75525277" w14:textId="77777777" w:rsidR="00F332FA" w:rsidRDefault="00F332FA" w:rsidP="0096146B">
                        <w:pPr>
                          <w:pStyle w:val="Code"/>
                          <w:spacing w:line="168" w:lineRule="auto"/>
                        </w:pPr>
                        <w:r w:rsidRPr="00985175">
                          <w:t>eNode</w:t>
                        </w:r>
                      </w:p>
                    </w:txbxContent>
                  </v:textbox>
                </v:shape>
                <v:oval id="Oval 264" o:spid="_x0000_s1355" style="position:absolute;left:40854;top:43484;width:1308;height:13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" fillcolor="black [3213]" strokeweight=".5pt"/>
                <v:shape id="Straight Arrow Connector 419" o:spid="_x0000_s1356" type="#_x0000_t32" style="position:absolute;left:33583;top:40082;width:7925;height:3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" filled="t" fillcolor="white [3201]" strokeweight=".5pt">
                  <v:stroke endarrow="open"/>
                </v:shape>
                <v:shape id="Straight Arrow Connector 419" o:spid="_x0000_s1357" type="#_x0000_t32" style="position:absolute;left:41508;top:40000;width:8465;height:34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" filled="t" fillcolor="white [3201]" strokeweight=".5pt">
                  <v:stroke endarrow="open"/>
                </v:shape>
                <v:shape id="Text Box 267" o:spid="_x0000_s1358" type="#_x0000_t202" style="position:absolute;left:31143;top:45323;width:20016;height:8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" fillcolor="white [3201]" strokeweight=".5pt">
                  <v:textbox>
                    <w:txbxContent>
                      <w:p w14:paraId="1B32360A" w14:textId="77777777" w:rsidR="00F332FA" w:rsidRDefault="00F332FA" w:rsidP="0096146B">
                        <w:pPr>
                          <w:pStyle w:val="Code"/>
                          <w:spacing w:line="168" w:lineRule="auto"/>
                        </w:pPr>
                        <w:r>
                          <w:t>Create the following DOM Element Node  structure  as a child of the eNode xsd:complexType/xsd:simpleContent/</w:t>
                        </w:r>
                      </w:p>
                      <w:p w14:paraId="704FDD18" w14:textId="77777777" w:rsidR="00F332FA" w:rsidRDefault="00F332FA" w:rsidP="0096146B">
                        <w:pPr>
                          <w:pStyle w:val="Code"/>
                          <w:spacing w:line="168" w:lineRule="auto"/>
                        </w:pPr>
                        <w:r>
                          <w:t>xsd:extension. Let extNode denote the xsd:extension.</w:t>
                        </w:r>
                      </w:p>
                    </w:txbxContent>
                  </v:textbox>
                </v:shape>
                <v:shape id="Text Box 269" o:spid="_x0000_s1359" type="#_x0000_t202" style="position:absolute;left:32280;top:55770;width:17691;height:5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" fillcolor="white [3201]" strokeweight=".5pt">
                  <v:textbox>
                    <w:txbxContent>
                      <w:p w14:paraId="6DC79683" w14:textId="77777777" w:rsidR="00F332FA" w:rsidRDefault="00F332FA"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14:paraId="1CE61155" w14:textId="77777777" w:rsidR="00F332FA" w:rsidRDefault="00F332FA" w:rsidP="0096146B">
                        <w:pPr>
                          <w:pStyle w:val="Code"/>
                          <w:spacing w:line="168" w:lineRule="auto"/>
                          <w:jc w:val="center"/>
                        </w:pPr>
                      </w:p>
                    </w:txbxContent>
                  </v:textbox>
                </v:shape>
                <v:group id="Group 349" o:spid="_x0000_s1360" style="position:absolute;left:26772;top:26755;width:13605;height:3832" coordorigin="36019,1913"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shape id="Diamond 350" o:spid="_x0000_s1361" type="#_x0000_t4" style="position:absolute;left:36019;top:1913;width:13606;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" fillcolor="white [3201]" strokeweight=".25pt">
                    <v:textbox inset="0,0,0,0">
                      <w:txbxContent>
                        <w:p w14:paraId="78614D1A" w14:textId="77777777" w:rsidR="00F332FA" w:rsidRDefault="00F332FA" w:rsidP="0096146B">
                          <w:pPr>
                            <w:pStyle w:val="Code"/>
                            <w:spacing w:line="168" w:lineRule="auto"/>
                            <w:jc w:val="center"/>
                          </w:pPr>
                        </w:p>
                      </w:txbxContent>
                    </v:textbox>
                  </v:shape>
                  <v:shape id="Text Box 351" o:spid="_x0000_s1362" type="#_x0000_t202" style="position:absolute;left:38562;top:278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5k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xj+z4QjIFdXAAAA//8DAFBLAQItABQABgAIAAAAIQDb4fbL7gAAAIUBAAATAAAAAAAA&#10;AAAAAAAAAAAAAABbQ29udGVudF9UeXBlc10ueG1sUEsBAi0AFAAGAAgAAAAhAFr0LFu/AAAAFQEA&#10;AAsAAAAAAAAAAAAAAAAAHwEAAF9yZWxzLy5yZWxzUEsBAi0AFAAGAAgAAAAhALiv7mTHAAAA3AAA&#10;AA8AAAAAAAAAAAAAAAAABwIAAGRycy9kb3ducmV2LnhtbFBLBQYAAAAAAwADALcAAAD7AgAAAAA=&#10;" filled="f" stroked="f" strokeweight=".5pt">
                    <v:textbox>
                      <w:txbxContent>
                        <w:p w14:paraId="3D3532B1" w14:textId="77777777" w:rsidR="00F332FA" w:rsidRDefault="00F332FA" w:rsidP="0096146B">
                          <w:pPr>
                            <w:pStyle w:val="Code"/>
                          </w:pPr>
                          <w:r>
                            <w:t>SCs[ ].size = 0?</w:t>
                          </w:r>
                        </w:p>
                      </w:txbxContent>
                    </v:textbox>
                  </v:shape>
                </v:group>
                <v:shape id="Text Box 352" o:spid="_x0000_s1363" type="#_x0000_t202" style="position:absolute;left:46046;top:23456;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750624F6" w14:textId="77777777" w:rsidR="00F332FA" w:rsidRDefault="00F332FA" w:rsidP="0096146B">
                        <w:r>
                          <w:t>N</w:t>
                        </w:r>
                      </w:p>
                    </w:txbxContent>
                  </v:textbox>
                </v:shape>
                <v:shape id="Straight Arrow Connector 419" o:spid="_x0000_s1364" type="#_x0000_t32" style="position:absolute;left:33574;top:30587;width:9;height:24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" filled="t" fillcolor="white [3201]" strokeweight=".5pt">
                  <v:stroke endarrow="open"/>
                </v:shape>
                <v:shape id="Text Box 355" o:spid="_x0000_s1365" type="#_x0000_t202" style="position:absolute;left:47416;top:3063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hnxQAAANwAAAAPAAAAZHJzL2Rvd25yZXYueG1sRI9Pi8Iw&#10;FMTvwn6H8Ba8abpK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DHlOhnxQAAANwAAAAP&#10;AAAAAAAAAAAAAAAAAAcCAABkcnMvZG93bnJldi54bWxQSwUGAAAAAAMAAwC3AAAA+QIAAAAA&#10;" filled="f" stroked="f" strokeweight=".5pt">
                  <v:textbox>
                    <w:txbxContent>
                      <w:p w14:paraId="26E1FD7A" w14:textId="77777777" w:rsidR="00F332FA" w:rsidRDefault="00F332FA" w:rsidP="0096146B">
                        <w:r>
                          <w:t>Y</w:t>
                        </w:r>
                      </w:p>
                    </w:txbxContent>
                  </v:textbox>
                </v:shape>
                <v:shape id="Straight Arrow Connector 419" o:spid="_x0000_s1366" type="#_x0000_t34" style="position:absolute;left:26772;top:28671;width:4371;height:2087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" adj="-11297" filled="t" fillcolor="white [3201]" strokeweight=".5pt">
                  <v:stroke endarrow="open"/>
                </v:shape>
                <v:shape id="Text Box 357" o:spid="_x0000_s1367" type="#_x0000_t202" style="position:absolute;left:22860;top:26249;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" filled="f" stroked="f" strokeweight=".5pt">
                  <v:textbox>
                    <w:txbxContent>
                      <w:p w14:paraId="365F18CD" w14:textId="77777777" w:rsidR="00F332FA" w:rsidRDefault="00F332FA" w:rsidP="0096146B">
                        <w:r>
                          <w:t>N</w:t>
                        </w:r>
                      </w:p>
                    </w:txbxContent>
                  </v:textbox>
                </v:shape>
                <v:shape id="Straight Arrow Connector 419" o:spid="_x0000_s1368" type="#_x0000_t34" style="position:absolute;left:51159;top:28622;width:5335;height:2092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" adj="-9255" filled="t" fillcolor="white [3201]" strokeweight=".5pt">
                  <v:stroke endarrow="open"/>
                </v:shape>
                <v:shape id="Text Box 361" o:spid="_x0000_s1369" type="#_x0000_t202" style="position:absolute;left:54848;top:26250;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" filled="f" stroked="f" strokeweight=".5pt">
                  <v:textbox>
                    <w:txbxContent>
                      <w:p w14:paraId="3D1AA655" w14:textId="77777777" w:rsidR="00F332FA" w:rsidRDefault="00F332FA" w:rsidP="0096146B">
                        <w:r>
                          <w:t>N</w:t>
                        </w:r>
                      </w:p>
                    </w:txbxContent>
                  </v:textbox>
                </v:shape>
                <v:shape id="Text Box 362" o:spid="_x0000_s1370" type="#_x0000_t202" style="position:absolute;left:43006;top:67328;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bqu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IYRuq7HAAAA3AAA&#10;AA8AAAAAAAAAAAAAAAAABwIAAGRycy9kb3ducmV2LnhtbFBLBQYAAAAAAwADALcAAAD7AgAAAAA=&#10;" filled="f" stroked="f" strokeweight=".5pt">
                  <v:textbox>
                    <w:txbxContent>
                      <w:p w14:paraId="3FCABD2C" w14:textId="77777777" w:rsidR="00F332FA" w:rsidRDefault="00F332FA" w:rsidP="0096146B">
                        <w:r>
                          <w:t>Y</w:t>
                        </w:r>
                      </w:p>
                    </w:txbxContent>
                  </v:textbox>
                </v:shape>
                <v:shape id="Straight Arrow Connector 419" o:spid="_x0000_s1371" type="#_x0000_t32" style="position:absolute;left:41125;top:53770;width:2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" filled="t" fillcolor="white [3201]" strokeweight=".5pt">
                  <v:stroke endarrow="open"/>
                </v:shape>
                <v:shape id="Straight Arrow Connector 419" o:spid="_x0000_s1372" type="#_x0000_t34" style="position:absolute;left:49971;top:58332;width:2214;height:200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" adj="64829" filled="t" fillcolor="white [3201]" strokeweight=".5pt">
                  <v:stroke endarrow="open"/>
                </v:shape>
                <v:shape id="Straight Arrow Connector 419" o:spid="_x0000_s1373" type="#_x0000_t32" style="position:absolute;left:9661;top:14586;width:1;height:2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" filled="t" fillcolor="white [3201]" strokeweight=".5pt">
                  <v:stroke endarrow="open"/>
                </v:shape>
                <v:shape id="Straight Arrow Connector 377" o:spid="_x0000_s1374" type="#_x0000_t32" style="position:absolute;left:9661;top:28620;width:1;height:85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" filled="t" fillcolor="white [3201]" strokeweight=".5pt">
                  <v:stroke endarrow="open"/>
                </v:shape>
                <v:shape id="Straight Arrow Connector 378" o:spid="_x0000_s1375" type="#_x0000_t32" style="position:absolute;left:10599;top:44470;width:187;height:15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" filled="t" fillcolor="white [3201]" strokeweight=".5pt">
                  <v:stroke endarrow="open"/>
                </v:shape>
                <v:shape id="Straight Arrow Connector 395" o:spid="_x0000_s1376" type="#_x0000_t32" style="position:absolute;left:10689;top:49889;width:97;height:20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" filled="t" fillcolor="white [3201]" strokeweight=".5pt">
                  <v:stroke endarrow="open"/>
                </v:shape>
                <v:shape id="Straight Arrow Connector 396" o:spid="_x0000_s1377" type="#_x0000_t32" style="position:absolute;left:10508;top:39886;width:91;height:16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" filled="t" fillcolor="white [3201]" strokeweight=".5pt">
                  <v:stroke endarrow="open"/>
                </v:shape>
                <v:shape id="Straight Arrow Connector 397" o:spid="_x0000_s1378" type="#_x0000_t32" style="position:absolute;left:10689;top:55159;width:7;height:22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" filled="t" fillcolor="white [3201]" strokeweight=".5pt">
                  <v:stroke endarrow="open"/>
                </v:shape>
                <v:shape id="Straight Arrow Connector 402" o:spid="_x0000_s1379" type="#_x0000_t34" style="position:absolute;left:18823;top:64613;width:15834;height:105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" adj="11450" filled="t" fillcolor="white [3201]" strokeweight=".5pt">
                  <v:stroke endarrow="open"/>
                </v:shape>
                <v:group id="Group 428" o:spid="_x0000_s1380" style="position:absolute;left:1504;top:57442;width:18384;height:3977" coordorigin="3523,43905" coordsize="18383,3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">
                  <v:shape id="Diamond 410" o:spid="_x0000_s1381" type="#_x0000_t4" style="position:absolute;left:3523;top:43905;width:18384;height:3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" fillcolor="white [3201]" strokeweight=".25pt">
                    <v:textbox inset="0,0,0,0">
                      <w:txbxContent>
                        <w:p w14:paraId="19E52BE6" w14:textId="77777777" w:rsidR="00F332FA" w:rsidRDefault="00F332FA"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82" type="#_x0000_t202" style="position:absolute;left:4931;top:44871;width:15575;height:2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" filled="f" stroked="f" strokeweight=".5pt">
                    <v:textbox>
                      <w:txbxContent>
                        <w:p w14:paraId="15E46AB8" w14:textId="77777777" w:rsidR="00F332FA" w:rsidRDefault="00F332FA"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v:textbox>
                  </v:shape>
                </v:group>
                <v:shape id="Straight Arrow Connector 427" o:spid="_x0000_s1383" type="#_x0000_t32" style="position:absolute;left:10696;top:61419;width:0;height:2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" filled="t" fillcolor="white [3201]" strokeweight=".5pt">
                  <v:stroke endarrow="open"/>
                </v:shape>
                <v:shape id="Text Box 429" o:spid="_x0000_s1384" type="#_x0000_t202" style="position:absolute;left:7143;top:6141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" filled="f" stroked="f" strokeweight=".5pt">
                  <v:textbox>
                    <w:txbxContent>
                      <w:p w14:paraId="5E2A6744" w14:textId="77777777" w:rsidR="00F332FA" w:rsidRDefault="00F332FA" w:rsidP="0096146B">
                        <w:r>
                          <w:t>N</w:t>
                        </w:r>
                      </w:p>
                    </w:txbxContent>
                  </v:textbox>
                </v:shape>
                <v:shape id="Elbow Connector 430" o:spid="_x0000_s1385" type="#_x0000_t34" style="position:absolute;left:19888;top:59430;width:14769;height:51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" filled="t" fillcolor="white [3201]" strokeweight=".5pt">
                  <v:stroke endarrow="open"/>
                </v:shape>
                <v:shape id="Text Box 431" o:spid="_x0000_s1386" type="#_x0000_t202" style="position:absolute;left:17536;top:56877;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" filled="f" stroked="f" strokeweight=".5pt">
                  <v:textbox>
                    <w:txbxContent>
                      <w:p w14:paraId="77998167" w14:textId="77777777" w:rsidR="00F332FA" w:rsidRDefault="00F332FA" w:rsidP="0096146B">
                        <w:r>
                          <w:t>Y</w:t>
                        </w:r>
                      </w:p>
                    </w:txbxContent>
                  </v:textbox>
                </v:shape>
                <v:shape id="Text Box 296" o:spid="_x0000_s1387" type="#_x0000_t202" style="position:absolute;left:25367;top:71535;width:641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14:paraId="25889A9A" w14:textId="77777777" w:rsidR="00F332FA" w:rsidRPr="00985175" w:rsidRDefault="00F332FA" w:rsidP="0096146B">
                        <w:pPr>
                          <w:pStyle w:val="Code"/>
                          <w:spacing w:line="168" w:lineRule="auto"/>
                        </w:pPr>
                        <w:r w:rsidRPr="00985175">
                          <w:t>Return</w:t>
                        </w:r>
                      </w:p>
                      <w:p w14:paraId="049FB9CD" w14:textId="77777777" w:rsidR="00F332FA" w:rsidRDefault="00F332FA" w:rsidP="0096146B">
                        <w:pPr>
                          <w:pStyle w:val="Code"/>
                          <w:spacing w:line="168" w:lineRule="auto"/>
                        </w:pPr>
                        <w:r w:rsidRPr="00985175">
                          <w:t>eNode</w:t>
                        </w:r>
                      </w:p>
                    </w:txbxContent>
                  </v:textbox>
                </v:shape>
                <v:shape id="Diamond 392" o:spid="_x0000_s1388" type="#_x0000_t4" style="position:absolute;left:2702;top:3608;width:15576;height:3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" fillcolor="white [3201]" strokeweight=".25pt">
                  <v:textbox inset="0,0,0,0">
                    <w:txbxContent>
                      <w:p w14:paraId="7E15F01F" w14:textId="77777777" w:rsidR="00F332FA" w:rsidRDefault="00F332FA" w:rsidP="0096146B">
                        <w:pPr>
                          <w:pStyle w:val="NormalWeb"/>
                          <w:overflowPunct w:val="0"/>
                          <w:spacing w:before="0" w:beforeAutospacing="0" w:after="0" w:afterAutospacing="0"/>
                        </w:pPr>
                      </w:p>
                    </w:txbxContent>
                  </v:textbox>
                </v:shape>
                <v:shape id="Text Box 375" o:spid="_x0000_s1389" type="#_x0000_t202" style="position:absolute;left:4697;top:4139;width:11805;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4EFF1888" w14:textId="77777777" w:rsidR="00F332FA" w:rsidRPr="00FC25DB" w:rsidRDefault="00F332FA"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14:paraId="2B5CF02D" w14:textId="77777777" w:rsidR="00F332FA" w:rsidRDefault="00F332FA" w:rsidP="0096146B">
                        <w:pPr>
                          <w:pStyle w:val="NormalWeb"/>
                          <w:overflowPunct w:val="0"/>
                          <w:spacing w:before="0" w:beforeAutospacing="0" w:after="0" w:afterAutospacing="0" w:line="168" w:lineRule="auto"/>
                          <w:jc w:val="center"/>
                        </w:pPr>
                      </w:p>
                    </w:txbxContent>
                  </v:textbox>
                </v:shape>
                <v:shape id="Text Box 406" o:spid="_x0000_s1390" type="#_x0000_t202" style="position:absolute;left:21880;top:659;width:19331;height:5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" fillcolor="white [3201]" strokeweight=".5pt">
                  <v:textbox>
                    <w:txbxContent>
                      <w:p w14:paraId="0F1F16D3" w14:textId="77777777" w:rsidR="00F332FA" w:rsidRDefault="00F332FA" w:rsidP="0096146B">
                        <w:pPr>
                          <w:pStyle w:val="Code"/>
                          <w:spacing w:line="168" w:lineRule="auto"/>
                          <w:jc w:val="center"/>
                        </w:pPr>
                        <w:r>
                          <w:t>Create a DOM Element node, eNode, representing the xsd:attribute as a sibbling of the gPNode.</w:t>
                        </w:r>
                      </w:p>
                    </w:txbxContent>
                  </v:textbox>
                </v:shape>
                <v:shape id="Text Box 414" o:spid="_x0000_s1391" type="#_x0000_t202" style="position:absolute;left:22125;top:7660;width:19326;height:9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7wLwwAAANwAAAAPAAAAZHJzL2Rvd25yZXYueG1sRI9BawIx&#10;FITvhf6H8Aq91axFZL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iIu8C8MAAADcAAAADwAA&#10;AAAAAAAAAAAAAAAHAgAAZHJzL2Rvd25yZXYueG1sUEsFBgAAAAADAAMAtwAAAPcCAAAAAA==&#10;" fillcolor="white [3201]" strokeweight=".5pt">
                  <v:textbox>
                    <w:txbxContent>
                      <w:p w14:paraId="4CB2C001" w14:textId="77777777" w:rsidR="00F332FA" w:rsidRDefault="00F332FA"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14:paraId="007CB32B" w14:textId="77777777" w:rsidR="00F332FA" w:rsidRDefault="00F332FA" w:rsidP="0096146B">
                        <w:pPr>
                          <w:pStyle w:val="Code"/>
                          <w:spacing w:line="168" w:lineRule="auto"/>
                          <w:jc w:val="center"/>
                        </w:pPr>
                      </w:p>
                    </w:txbxContent>
                  </v:textbox>
                </v:shape>
                <v:shape id="Straight Arrow Connector 419" o:spid="_x0000_s1392" type="#_x0000_t34" style="position:absolute;left:15861;top:21228;width:19954;height:1190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" adj="3066" filled="t" fillcolor="white [3201]" strokeweight=".5pt">
                  <v:stroke endarrow="open"/>
                </v:shape>
                <v:shape id="Straight Arrow Connector 419" o:spid="_x0000_s1393" type="#_x0000_t32" style="position:absolute;left:10490;top:7444;width:19;height:1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" filled="t" fillcolor="white [3201]" strokeweight=".5pt">
                  <v:stroke endarrow="open"/>
                </v:shape>
                <v:shape id="Straight Arrow Connector 419" o:spid="_x0000_s1394" type="#_x0000_t32" style="position:absolute;left:18278;top:3336;width:3602;height:21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" filled="t" fillcolor="white [3201]" strokeweight=".5pt">
                  <v:stroke endarrow="open"/>
                </v:shape>
                <v:shape id="Straight Arrow Connector 419" o:spid="_x0000_s1395" type="#_x0000_t32" style="position:absolute;left:31545;top:6013;width:242;height:16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" filled="t" fillcolor="white [3201]" strokeweight=".5pt">
                  <v:stroke endarrow="open"/>
                </v:shape>
                <v:shape id="Text Box 384" o:spid="_x0000_s1396" type="#_x0000_t202" style="position:absolute;left:17536;top:2621;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" filled="f" stroked="f" strokeweight=".5pt">
                  <v:textbox>
                    <w:txbxContent>
                      <w:p w14:paraId="489DE0BA" w14:textId="77777777" w:rsidR="00F332FA" w:rsidRDefault="00F332FA" w:rsidP="0096146B">
                        <w:r>
                          <w:t>Y</w:t>
                        </w:r>
                      </w:p>
                    </w:txbxContent>
                  </v:textbox>
                </v:shape>
                <v:shape id="Text Box 483" o:spid="_x0000_s1397" type="#_x0000_t202" style="position:absolute;left:7336;top:7037;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" filled="f" stroked="f" strokeweight=".5pt">
                  <v:textbox>
                    <w:txbxContent>
                      <w:p w14:paraId="38678F29" w14:textId="77777777" w:rsidR="00F332FA" w:rsidRDefault="00F332FA" w:rsidP="0096146B">
                        <w:r>
                          <w:t>N</w:t>
                        </w:r>
                      </w:p>
                    </w:txbxContent>
                  </v:textbox>
                </v:shape>
                <w10:anchorlock/>
              </v:group>
            </w:pict>
          </mc:Fallback>
        </mc:AlternateContent>
      </w:r>
    </w:p>
    <w:p w14:paraId="5733E70F" w14:textId="77777777" w:rsidR="00647B5A" w:rsidRDefault="00647B5A" w:rsidP="00214A17"/>
    <w:p w14:paraId="7D340303" w14:textId="77777777" w:rsidR="0010379F" w:rsidRDefault="00853F6F" w:rsidP="008F2EBB">
      <w:pPr>
        <w:pStyle w:val="ListParagraph"/>
        <w:numPr>
          <w:ilvl w:val="0"/>
          <w:numId w:val="14"/>
        </w:numPr>
      </w:pPr>
      <w:r>
        <w:t>Add the following logic to deal with nillable, default, and fixed value.</w:t>
      </w:r>
    </w:p>
    <w:p w14:paraId="4F647EC1" w14:textId="77777777" w:rsidR="0010379F" w:rsidRDefault="0010379F" w:rsidP="008F2EBB">
      <w:pPr>
        <w:pStyle w:val="ListParagraph"/>
        <w:numPr>
          <w:ilvl w:val="1"/>
          <w:numId w:val="14"/>
        </w:numPr>
      </w:pPr>
      <w:r>
        <w:t xml:space="preserve">If </w:t>
      </w:r>
      <w:r w:rsidRPr="00E16DAD">
        <w:rPr>
          <w:rStyle w:val="CodeChar"/>
        </w:rPr>
        <w:t>gBBIE.isNillable = True</w:t>
      </w:r>
      <w:r>
        <w:t xml:space="preserve">, add a child DOM Attribute node  to </w:t>
      </w:r>
      <w:r w:rsidRPr="00E16DAD">
        <w:rPr>
          <w:rStyle w:val="CodeChar"/>
        </w:rPr>
        <w:t>eNode</w:t>
      </w:r>
      <w:r>
        <w:t xml:space="preserve"> with node name, “</w:t>
      </w:r>
      <w:r w:rsidRPr="00E16DAD">
        <w:rPr>
          <w:rStyle w:val="CodeChar"/>
        </w:rPr>
        <w:t>nillable</w:t>
      </w:r>
      <w:r>
        <w:t>”, and node value, “</w:t>
      </w:r>
      <w:r w:rsidRPr="00E16DAD">
        <w:rPr>
          <w:rStyle w:val="CodeChar"/>
        </w:rPr>
        <w:t>true</w:t>
      </w:r>
      <w:r>
        <w:t>”.</w:t>
      </w:r>
      <w:r w:rsidR="005D6D99">
        <w:t xml:space="preserve"> Ignore this flag in case the BBIE is an attribute and log a warning message that this flag is not compatible </w:t>
      </w:r>
      <w:r w:rsidR="000E4334">
        <w:t>for</w:t>
      </w:r>
      <w:r w:rsidR="005D6D99">
        <w:t xml:space="preserve"> the XML schema generation.</w:t>
      </w:r>
    </w:p>
    <w:p w14:paraId="5D5F84E8" w14:textId="77777777" w:rsidR="0010379F" w:rsidRDefault="0010379F" w:rsidP="008F2EBB">
      <w:pPr>
        <w:pStyle w:val="ListParagraph"/>
        <w:numPr>
          <w:ilvl w:val="1"/>
          <w:numId w:val="14"/>
        </w:numPr>
      </w:pPr>
      <w:r>
        <w:t xml:space="preserve">If </w:t>
      </w:r>
      <w:r w:rsidRPr="00E16DAD">
        <w:rPr>
          <w:rStyle w:val="CodeChar"/>
        </w:rPr>
        <w:t>gBBIE.Default != null</w:t>
      </w:r>
      <w:r>
        <w:t xml:space="preserve">, add a child DOM Attribute node to </w:t>
      </w:r>
      <w:r w:rsidRPr="00E16DAD">
        <w:rPr>
          <w:rStyle w:val="CodeChar"/>
        </w:rPr>
        <w:t>eNode</w:t>
      </w:r>
      <w:r>
        <w:t xml:space="preserve"> with node name, “</w:t>
      </w:r>
      <w:r w:rsidRPr="00E16DAD">
        <w:rPr>
          <w:rStyle w:val="CodeChar"/>
        </w:rPr>
        <w:t>default</w:t>
      </w:r>
      <w:r>
        <w:t>”</w:t>
      </w:r>
      <w:r w:rsidR="00853F6F">
        <w:t>, and node value</w:t>
      </w:r>
      <w:r>
        <w:t xml:space="preserve">, </w:t>
      </w:r>
      <w:r w:rsidR="00853F6F" w:rsidRPr="00E16DAD">
        <w:rPr>
          <w:rStyle w:val="CodeChar"/>
        </w:rPr>
        <w:t>gBBIE.Default</w:t>
      </w:r>
      <w:r w:rsidR="00853F6F">
        <w:t>.</w:t>
      </w:r>
    </w:p>
    <w:p w14:paraId="347AAD78" w14:textId="77777777" w:rsidR="00853F6F" w:rsidRDefault="00853F6F" w:rsidP="008F2EBB">
      <w:pPr>
        <w:pStyle w:val="ListParagraph"/>
        <w:numPr>
          <w:ilvl w:val="1"/>
          <w:numId w:val="14"/>
        </w:numPr>
      </w:pPr>
      <w:r>
        <w:t xml:space="preserve">If </w:t>
      </w:r>
      <w:r w:rsidRPr="00E16DAD">
        <w:rPr>
          <w:rStyle w:val="CodeChar"/>
        </w:rPr>
        <w:t>gBBIE.Fixed_Value != null</w:t>
      </w:r>
      <w:r>
        <w:t xml:space="preserve">, add a child DOM Attribute node to </w:t>
      </w:r>
      <w:r w:rsidRPr="00E16DAD">
        <w:rPr>
          <w:rStyle w:val="CodeChar"/>
        </w:rPr>
        <w:t>eNode</w:t>
      </w:r>
      <w:r>
        <w:t xml:space="preserve"> with node name, “</w:t>
      </w:r>
      <w:r w:rsidRPr="00E16DAD">
        <w:rPr>
          <w:rStyle w:val="CodeChar"/>
        </w:rPr>
        <w:t>fixed</w:t>
      </w:r>
      <w:r>
        <w:t xml:space="preserve">”, and node value, </w:t>
      </w:r>
      <w:r w:rsidRPr="00E16DAD">
        <w:rPr>
          <w:rStyle w:val="CodeChar"/>
        </w:rPr>
        <w:t>gBBIE.Fixed_Value</w:t>
      </w:r>
      <w:r>
        <w:t>.</w:t>
      </w:r>
    </w:p>
    <w:p w14:paraId="615DB1BA" w14:textId="77777777" w:rsidR="00853F6F" w:rsidRDefault="00853F6F" w:rsidP="008F2EBB">
      <w:pPr>
        <w:pStyle w:val="ListParagraph"/>
        <w:numPr>
          <w:ilvl w:val="1"/>
          <w:numId w:val="14"/>
        </w:numPr>
      </w:pPr>
      <w:r>
        <w:t xml:space="preserve">If both </w:t>
      </w:r>
      <w:r w:rsidRPr="00E16DAD">
        <w:rPr>
          <w:rStyle w:val="CodeChar"/>
        </w:rPr>
        <w:t>gBBIE.Default</w:t>
      </w:r>
      <w:r>
        <w:t xml:space="preserve"> and </w:t>
      </w:r>
      <w:r w:rsidRPr="00E16DAD">
        <w:rPr>
          <w:rStyle w:val="CodeChar"/>
        </w:rPr>
        <w:t>gBBIE.Fixed_Value</w:t>
      </w:r>
      <w:r>
        <w:t xml:space="preserve"> is not </w:t>
      </w:r>
      <w:r w:rsidR="00E16DAD">
        <w:t>null</w:t>
      </w:r>
      <w:r>
        <w:t>, throw an error.</w:t>
      </w:r>
      <w:r w:rsidR="000E4334">
        <w:t xml:space="preserve"> The validation rule should have caught this during the BIE editing.</w:t>
      </w:r>
    </w:p>
    <w:p w14:paraId="6278244E" w14:textId="77777777" w:rsidR="00091624" w:rsidRDefault="00091624" w:rsidP="00091624">
      <w:pPr>
        <w:pStyle w:val="ListParagraph"/>
        <w:ind w:left="360"/>
      </w:pPr>
      <w:r>
        <w:t xml:space="preserve">Note that XSD cannot express the </w:t>
      </w:r>
      <w:r w:rsidRPr="00544C38">
        <w:rPr>
          <w:rStyle w:val="CodeChar"/>
        </w:rPr>
        <w:t>isNull</w:t>
      </w:r>
      <w:r>
        <w:t xml:space="preserve"> option in the BBIE table</w:t>
      </w:r>
      <w:r w:rsidR="001200AF">
        <w:t xml:space="preserve"> (i.e., fix the value to Null)</w:t>
      </w:r>
      <w:r>
        <w:t>, so there is nothing to do for that.</w:t>
      </w:r>
    </w:p>
    <w:p w14:paraId="3615A837" w14:textId="77777777" w:rsidR="001200AF" w:rsidRDefault="001200AF" w:rsidP="00091624">
      <w:pPr>
        <w:pStyle w:val="ListParagraph"/>
        <w:ind w:left="360"/>
      </w:pPr>
    </w:p>
    <w:p w14:paraId="77E324B0" w14:textId="1AC5FBEE" w:rsidR="001200AF" w:rsidRDefault="001200AF" w:rsidP="00091624">
      <w:pPr>
        <w:pStyle w:val="ListParagraph"/>
        <w:ind w:left="360"/>
      </w:pPr>
      <w:r>
        <w:t xml:space="preserve">In the case that gBBIE is an attribute, it is expected none of the blocks after this block is applied except either block </w:t>
      </w:r>
      <w:r>
        <w:fldChar w:fldCharType="begin"/>
      </w:r>
      <w:r>
        <w:instrText xml:space="preserve"> REF _Ref421645968 \r \h </w:instrText>
      </w:r>
      <w:r>
        <w:fldChar w:fldCharType="separate"/>
      </w:r>
      <w:r w:rsidR="00632C6D">
        <w:t>(3)</w:t>
      </w:r>
      <w:r>
        <w:fldChar w:fldCharType="end"/>
      </w:r>
      <w:r>
        <w:t xml:space="preserve">, </w:t>
      </w:r>
      <w:r>
        <w:fldChar w:fldCharType="begin"/>
      </w:r>
      <w:r>
        <w:instrText xml:space="preserve"> REF _Ref421645975 \r \h </w:instrText>
      </w:r>
      <w:r>
        <w:fldChar w:fldCharType="separate"/>
      </w:r>
      <w:r w:rsidR="00632C6D">
        <w:t>(4)</w:t>
      </w:r>
      <w:r>
        <w:fldChar w:fldCharType="end"/>
      </w:r>
      <w:r>
        <w:t xml:space="preserve">, or </w:t>
      </w:r>
      <w:r>
        <w:fldChar w:fldCharType="begin"/>
      </w:r>
      <w:r>
        <w:instrText xml:space="preserve"> REF _Ref421645981 \r \h </w:instrText>
      </w:r>
      <w:r>
        <w:fldChar w:fldCharType="separate"/>
      </w:r>
      <w:r w:rsidR="00632C6D">
        <w:t>(7)</w:t>
      </w:r>
      <w:r>
        <w:fldChar w:fldCharType="end"/>
      </w:r>
      <w:r>
        <w:t>.</w:t>
      </w:r>
    </w:p>
    <w:p w14:paraId="6003648E" w14:textId="77777777" w:rsidR="005649DD" w:rsidRDefault="00C47D48" w:rsidP="008F2EBB">
      <w:pPr>
        <w:pStyle w:val="ListParagraph"/>
        <w:numPr>
          <w:ilvl w:val="0"/>
          <w:numId w:val="14"/>
        </w:numPr>
      </w:pPr>
      <w:r>
        <w:t xml:space="preserve">Let </w:t>
      </w:r>
      <w:r w:rsidRPr="00925C73">
        <w:rPr>
          <w:rStyle w:val="CodeChar"/>
        </w:rPr>
        <w:t>aCL</w:t>
      </w:r>
      <w:r>
        <w:t xml:space="preserve"> be a code list object. </w:t>
      </w:r>
      <w:r w:rsidR="00483C9B">
        <w:t xml:space="preserve">Follow the following sequence to get a code list object. </w:t>
      </w:r>
      <w:r>
        <w:t xml:space="preserve">Get </w:t>
      </w:r>
      <w:r w:rsidRPr="00925C73">
        <w:rPr>
          <w:rStyle w:val="CodeChar"/>
        </w:rPr>
        <w:t>aCL</w:t>
      </w:r>
      <w:r>
        <w:t xml:space="preserve"> from </w:t>
      </w:r>
      <w:r w:rsidRPr="00925C73">
        <w:rPr>
          <w:rStyle w:val="CodeChar"/>
        </w:rPr>
        <w:t>gBBIE.</w:t>
      </w:r>
      <w:r w:rsidR="002B3165">
        <w:rPr>
          <w:rStyle w:val="CodeChar"/>
        </w:rPr>
        <w:t>code_list_id</w:t>
      </w:r>
      <w:r>
        <w:t xml:space="preserve">, if it is not null. </w:t>
      </w:r>
      <w:r w:rsidR="008D3B9E">
        <w:t xml:space="preserve">Or get </w:t>
      </w:r>
      <w:r w:rsidR="008D3B9E" w:rsidRPr="008D3B9E">
        <w:rPr>
          <w:rStyle w:val="CodeChar"/>
        </w:rPr>
        <w:t>aCL</w:t>
      </w:r>
      <w:r w:rsidR="008D3B9E">
        <w:t xml:space="preserve"> from </w:t>
      </w:r>
      <w:r w:rsidR="008D3B9E" w:rsidRPr="008D3B9E">
        <w:rPr>
          <w:rStyle w:val="CodeChar"/>
        </w:rPr>
        <w:t>gBBIE.</w:t>
      </w:r>
      <w:r w:rsidR="00072832">
        <w:rPr>
          <w:rStyle w:val="CodeChar"/>
        </w:rPr>
        <w:t>bdt_pri_restri</w:t>
      </w:r>
      <w:r w:rsidR="008D3B9E" w:rsidRPr="008D3B9E">
        <w:rPr>
          <w:rStyle w:val="CodeChar"/>
        </w:rPr>
        <w:t>.</w:t>
      </w:r>
      <w:r w:rsidR="002B3165">
        <w:rPr>
          <w:rStyle w:val="CodeChar"/>
        </w:rPr>
        <w:t>code_list_id</w:t>
      </w:r>
      <w:r w:rsidR="008D3B9E">
        <w:t xml:space="preserve">, if it is not null. </w:t>
      </w:r>
      <w:r>
        <w:t xml:space="preserve">Otherwise, </w:t>
      </w:r>
      <w:r w:rsidR="008D3B9E">
        <w:t xml:space="preserve">only if </w:t>
      </w:r>
      <w:r w:rsidR="008D3B9E" w:rsidRPr="008D3B9E">
        <w:rPr>
          <w:rStyle w:val="CodeChar"/>
        </w:rPr>
        <w:t>gBBIE.</w:t>
      </w:r>
      <w:r w:rsidR="002B3165">
        <w:rPr>
          <w:rStyle w:val="CodeChar"/>
        </w:rPr>
        <w:t>code_list_id</w:t>
      </w:r>
      <w:r w:rsidR="008D3B9E">
        <w:t xml:space="preserve"> and </w:t>
      </w:r>
      <w:r w:rsidR="008D3B9E" w:rsidRPr="008D3B9E">
        <w:rPr>
          <w:rStyle w:val="CodeChar"/>
        </w:rPr>
        <w:t>gBBIE.</w:t>
      </w:r>
      <w:r w:rsidR="00072832">
        <w:rPr>
          <w:rStyle w:val="CodeChar"/>
        </w:rPr>
        <w:t>bdt_pri_restri_id</w:t>
      </w:r>
      <w:r w:rsidR="008D3B9E">
        <w:t xml:space="preserve"> are null, </w:t>
      </w:r>
      <w:r>
        <w:t xml:space="preserve">get </w:t>
      </w:r>
      <w:r w:rsidRPr="00925C73">
        <w:rPr>
          <w:rStyle w:val="CodeChar"/>
        </w:rPr>
        <w:t>aCL</w:t>
      </w:r>
      <w:r>
        <w:t xml:space="preserve"> from </w:t>
      </w:r>
      <w:r w:rsidRPr="00925C73">
        <w:rPr>
          <w:rStyle w:val="CodeChar"/>
        </w:rPr>
        <w:t>gBDT.</w:t>
      </w:r>
      <w:r w:rsidR="00072832">
        <w:rPr>
          <w:rStyle w:val="CodeChar"/>
        </w:rPr>
        <w:t>bdt_pri_restri</w:t>
      </w:r>
      <w:r w:rsidRPr="00925C73">
        <w:rPr>
          <w:rStyle w:val="CodeChar"/>
        </w:rPr>
        <w:t>[</w:t>
      </w:r>
      <w:r w:rsidR="00405DFB">
        <w:rPr>
          <w:rStyle w:val="CodeChar"/>
        </w:rPr>
        <w:t>is_default</w:t>
      </w:r>
      <w:r w:rsidRPr="00925C73">
        <w:rPr>
          <w:rStyle w:val="CodeChar"/>
        </w:rPr>
        <w:t xml:space="preserve"> = True].</w:t>
      </w:r>
      <w:r w:rsidR="002B3165">
        <w:rPr>
          <w:rStyle w:val="CodeChar"/>
        </w:rPr>
        <w:t>code_list_id</w:t>
      </w:r>
      <w:r>
        <w:t xml:space="preserve">. If </w:t>
      </w:r>
      <w:r w:rsidR="008D3B9E">
        <w:t>all cases</w:t>
      </w:r>
      <w:r>
        <w:t xml:space="preserve"> are null, then </w:t>
      </w:r>
      <w:r w:rsidRPr="00925C73">
        <w:rPr>
          <w:rStyle w:val="CodeChar"/>
        </w:rPr>
        <w:t>aCL</w:t>
      </w:r>
      <w:r>
        <w:t xml:space="preserve"> is null.</w:t>
      </w:r>
      <w:r w:rsidR="00F512D3">
        <w:t xml:space="preserve"> This and the next few blocks </w:t>
      </w:r>
      <w:r w:rsidR="00483C9B">
        <w:t xml:space="preserve">in the diagram </w:t>
      </w:r>
      <w:r w:rsidR="00F512D3">
        <w:t xml:space="preserve">deal with the case where the user assigns a code list at the BIE level or that the default BDT primitive restriction is a code list. This means that if the default BDT primitive restriction is a specific code list, the user can only assign another (more restrictive) code list at the BIE level, i.e., the </w:t>
      </w:r>
      <w:r w:rsidR="00F512D3" w:rsidRPr="00F512D3">
        <w:rPr>
          <w:rStyle w:val="CodeChar"/>
        </w:rPr>
        <w:t>BBIE.</w:t>
      </w:r>
      <w:r w:rsidR="00072832">
        <w:rPr>
          <w:rStyle w:val="CodeChar"/>
        </w:rPr>
        <w:t>bdt_pri_restri_id</w:t>
      </w:r>
      <w:r w:rsidR="00F512D3">
        <w:t xml:space="preserve"> column cannot be used.</w:t>
      </w:r>
    </w:p>
    <w:p w14:paraId="7D3575B9" w14:textId="77777777" w:rsidR="00925C73" w:rsidRDefault="00925C73" w:rsidP="008F2EBB">
      <w:pPr>
        <w:pStyle w:val="ListParagraph"/>
        <w:numPr>
          <w:ilvl w:val="0"/>
          <w:numId w:val="14"/>
        </w:numPr>
      </w:pPr>
      <w:bookmarkStart w:id="457" w:name="_Ref421645968"/>
      <w:r>
        <w:t xml:space="preserve">Set the </w:t>
      </w:r>
      <w:r w:rsidRPr="00925C73">
        <w:rPr>
          <w:rStyle w:val="CodeChar"/>
        </w:rPr>
        <w:t>tNode</w:t>
      </w:r>
      <w:r>
        <w:t xml:space="preserve"> value to </w:t>
      </w:r>
      <w:r w:rsidRPr="00925C73">
        <w:rPr>
          <w:rStyle w:val="CodeChar"/>
        </w:rPr>
        <w:t xml:space="preserve">gBDT. </w:t>
      </w:r>
      <w:r w:rsidR="00072832">
        <w:rPr>
          <w:rStyle w:val="CodeChar"/>
        </w:rPr>
        <w:t>bdt_pri_restri</w:t>
      </w:r>
      <w:r w:rsidRPr="00925C73">
        <w:rPr>
          <w:rStyle w:val="CodeChar"/>
        </w:rPr>
        <w:t>[</w:t>
      </w:r>
      <w:r w:rsidR="00405DFB">
        <w:rPr>
          <w:rStyle w:val="CodeChar"/>
        </w:rPr>
        <w:t>is_default</w:t>
      </w:r>
      <w:r w:rsidRPr="00925C73">
        <w:rPr>
          <w:rStyle w:val="CodeChar"/>
        </w:rPr>
        <w:t xml:space="preserve"> = True].CDT_Primitive_Expression_Type_Map.</w:t>
      </w:r>
      <w:r>
        <w:rPr>
          <w:rStyle w:val="CodeChar"/>
        </w:rPr>
        <w:br/>
      </w:r>
      <w:r w:rsidR="00300C7F">
        <w:rPr>
          <w:rStyle w:val="CodeChar"/>
        </w:rPr>
        <w:t>xbt</w:t>
      </w:r>
      <w:r w:rsidRPr="00925C73">
        <w:rPr>
          <w:rStyle w:val="CodeChar"/>
        </w:rPr>
        <w:t>.</w:t>
      </w:r>
      <w:r w:rsidR="00300C7F">
        <w:rPr>
          <w:rStyle w:val="CodeChar"/>
        </w:rPr>
        <w:t>builtIn_type</w:t>
      </w:r>
      <w:r>
        <w:t>.</w:t>
      </w:r>
      <w:bookmarkEnd w:id="457"/>
    </w:p>
    <w:p w14:paraId="06F227C2" w14:textId="77777777" w:rsidR="00925C73" w:rsidRDefault="00925C73" w:rsidP="008F2EBB">
      <w:pPr>
        <w:pStyle w:val="ListParagraph"/>
        <w:numPr>
          <w:ilvl w:val="0"/>
          <w:numId w:val="14"/>
        </w:numPr>
      </w:pPr>
      <w:bookmarkStart w:id="458" w:name="_Ref421645975"/>
      <w:r>
        <w:t xml:space="preserve">Set its value to </w:t>
      </w:r>
      <w:r w:rsidRPr="00925C73">
        <w:rPr>
          <w:rStyle w:val="CodeChar"/>
        </w:rPr>
        <w:t>gBBIE.</w:t>
      </w:r>
      <w:r w:rsidR="00072832">
        <w:rPr>
          <w:rStyle w:val="CodeChar"/>
        </w:rPr>
        <w:t>bdt_pri_restri</w:t>
      </w:r>
      <w:r w:rsidRPr="00925C73">
        <w:rPr>
          <w:rStyle w:val="CodeChar"/>
        </w:rPr>
        <w:t>.CDT_Primitive_Expression_Type_Map.</w:t>
      </w:r>
      <w:r w:rsidR="00300C7F">
        <w:rPr>
          <w:rStyle w:val="CodeChar"/>
        </w:rPr>
        <w:t>xbt</w:t>
      </w:r>
      <w:r w:rsidRPr="00925C73">
        <w:rPr>
          <w:rStyle w:val="CodeChar"/>
        </w:rPr>
        <w:t>.</w:t>
      </w:r>
      <w:r w:rsidR="00300C7F">
        <w:rPr>
          <w:rStyle w:val="CodeChar"/>
        </w:rPr>
        <w:t>builtIn_type</w:t>
      </w:r>
      <w:r>
        <w:t>.</w:t>
      </w:r>
      <w:bookmarkEnd w:id="458"/>
    </w:p>
    <w:p w14:paraId="12EBE02C" w14:textId="77777777" w:rsidR="00A5622F" w:rsidRPr="00A5622F" w:rsidRDefault="00A5622F" w:rsidP="008F2EBB">
      <w:pPr>
        <w:pStyle w:val="ListParagraph"/>
        <w:numPr>
          <w:ilvl w:val="0"/>
          <w:numId w:val="14"/>
        </w:numPr>
      </w:pPr>
      <w:r w:rsidRPr="00A5622F">
        <w:t xml:space="preserve">If </w:t>
      </w:r>
      <w:r w:rsidRPr="00A5622F">
        <w:rPr>
          <w:rStyle w:val="CodeChar"/>
        </w:rPr>
        <w:t>gBBIE.</w:t>
      </w:r>
      <w:r w:rsidR="00072832">
        <w:rPr>
          <w:rStyle w:val="CodeChar"/>
        </w:rPr>
        <w:t>bdt_pri_restri_id</w:t>
      </w:r>
      <w:r w:rsidRPr="00A5622F">
        <w:t xml:space="preserve"> is null, set the node value to the </w:t>
      </w:r>
      <w:r w:rsidR="00300C7F">
        <w:rPr>
          <w:rStyle w:val="CodeChar"/>
        </w:rPr>
        <w:t>builtIn_type</w:t>
      </w:r>
      <w:r w:rsidRPr="00A5622F">
        <w:t xml:space="preserve"> the same way as box (</w:t>
      </w:r>
      <w:r w:rsidR="002249A3">
        <w:t>3</w:t>
      </w:r>
      <w:r w:rsidRPr="00A5622F">
        <w:t>) above. Otherwise set the node value to the same as in box (</w:t>
      </w:r>
      <w:r w:rsidR="002249A3">
        <w:t>4</w:t>
      </w:r>
      <w:r w:rsidRPr="00A5622F">
        <w:t>) above.</w:t>
      </w:r>
    </w:p>
    <w:p w14:paraId="7E03AF47" w14:textId="77777777" w:rsidR="00925C73" w:rsidRDefault="00FF61A6" w:rsidP="008F2EBB">
      <w:pPr>
        <w:pStyle w:val="ListParagraph"/>
        <w:numPr>
          <w:ilvl w:val="0"/>
          <w:numId w:val="14"/>
        </w:numPr>
      </w:pPr>
      <w:r>
        <w:t xml:space="preserve">The </w:t>
      </w:r>
      <w:r w:rsidR="00647B5A">
        <w:t xml:space="preserve">node structure is </w:t>
      </w:r>
      <w:r w:rsidRPr="00647B5A">
        <w:rPr>
          <w:rStyle w:val="CodeChar"/>
        </w:rPr>
        <w:t>xsd:complexType/xsd:simpleContent/xsd:extension</w:t>
      </w:r>
      <w:r>
        <w:t xml:space="preserve">. Let </w:t>
      </w:r>
      <w:r w:rsidRPr="00647B5A">
        <w:rPr>
          <w:rStyle w:val="CodeChar"/>
        </w:rPr>
        <w:t>extNode</w:t>
      </w:r>
      <w:r>
        <w:t xml:space="preserve"> denote the </w:t>
      </w:r>
      <w:r w:rsidRPr="00647B5A">
        <w:rPr>
          <w:rStyle w:val="CodeChar"/>
        </w:rPr>
        <w:t>xsd:extension</w:t>
      </w:r>
      <w:r>
        <w:t>.</w:t>
      </w:r>
    </w:p>
    <w:p w14:paraId="6E6838F1" w14:textId="77777777" w:rsidR="0013079D" w:rsidRDefault="0013079D" w:rsidP="008F2EBB">
      <w:pPr>
        <w:pStyle w:val="ListParagraph"/>
        <w:numPr>
          <w:ilvl w:val="0"/>
          <w:numId w:val="14"/>
        </w:numPr>
      </w:pPr>
      <w:bookmarkStart w:id="459" w:name="_Ref421645981"/>
      <w:r>
        <w:t xml:space="preserve">Set the value to </w:t>
      </w:r>
      <w:r w:rsidR="00000A2F">
        <w:rPr>
          <w:rStyle w:val="CodeChar"/>
        </w:rPr>
        <w:t>getCodeListTypeName(</w:t>
      </w:r>
      <w:commentRangeStart w:id="460"/>
      <w:r w:rsidR="00000A2F">
        <w:rPr>
          <w:rStyle w:val="CodeChar"/>
        </w:rPr>
        <w:t>aCL)</w:t>
      </w:r>
      <w:r>
        <w:t>.</w:t>
      </w:r>
      <w:commentRangeEnd w:id="460"/>
      <w:r w:rsidR="000E4334">
        <w:rPr>
          <w:rStyle w:val="CommentReference"/>
        </w:rPr>
        <w:commentReference w:id="460"/>
      </w:r>
      <w:bookmarkEnd w:id="459"/>
    </w:p>
    <w:p w14:paraId="2F5D6306" w14:textId="77777777" w:rsidR="00B756F1" w:rsidRDefault="00B756F1" w:rsidP="009A1A85">
      <w:pPr>
        <w:pStyle w:val="Heading4"/>
      </w:pPr>
      <w:bookmarkStart w:id="461" w:name="_Toc456813685"/>
      <w:r>
        <w:t>GetBBIEElementName(gBBIE)</w:t>
      </w:r>
      <w:bookmarkEnd w:id="461"/>
    </w:p>
    <w:p w14:paraId="2CAC9F31" w14:textId="77777777" w:rsidR="00B756F1" w:rsidRDefault="00B756F1" w:rsidP="00B756F1">
      <w:r>
        <w:t xml:space="preserve">Description: Return a string representing the element name of the </w:t>
      </w:r>
      <w:r w:rsidRPr="00B756F1">
        <w:rPr>
          <w:rStyle w:val="CodeChar"/>
        </w:rPr>
        <w:t>gBBIE</w:t>
      </w:r>
      <w:r>
        <w:t>.</w:t>
      </w:r>
    </w:p>
    <w:p w14:paraId="7563F59C" w14:textId="77777777" w:rsidR="00B756F1" w:rsidRDefault="00B756F1" w:rsidP="00B756F1">
      <w:r>
        <w:t xml:space="preserve">Argument: </w:t>
      </w:r>
      <w:r w:rsidRPr="009809CD">
        <w:rPr>
          <w:rStyle w:val="CodeChar"/>
        </w:rPr>
        <w:t>gBBIE</w:t>
      </w:r>
      <w:r>
        <w:t xml:space="preserve"> = the given BBIE for which the element name will be generated.</w:t>
      </w:r>
    </w:p>
    <w:p w14:paraId="16D26792" w14:textId="77777777" w:rsidR="00B756F1" w:rsidRDefault="00B756F1" w:rsidP="00B756F1">
      <w:r>
        <w:t>Return: A string.</w:t>
      </w:r>
    </w:p>
    <w:p w14:paraId="20DC164C" w14:textId="77777777" w:rsidR="00B756F1" w:rsidRDefault="00B756F1" w:rsidP="00B756F1"/>
    <w:p w14:paraId="36501550" w14:textId="55CB0FB8" w:rsidR="00B756F1" w:rsidRPr="009809CD" w:rsidRDefault="00B1138E" w:rsidP="00B756F1">
      <w:r>
        <w:t xml:space="preserve">Trace the </w:t>
      </w:r>
      <w:r w:rsidRPr="00B1138E">
        <w:rPr>
          <w:rStyle w:val="CodeChar"/>
        </w:rPr>
        <w:t>gBBIE</w:t>
      </w:r>
      <w:r>
        <w:t xml:space="preserve"> down through BBIEP and then BCCP. Return </w:t>
      </w:r>
      <w:r w:rsidRPr="00B1138E">
        <w:rPr>
          <w:rStyle w:val="CodeChar"/>
        </w:rPr>
        <w:t>UpperCamelCase(</w:t>
      </w:r>
      <w:r w:rsidR="000F4A6F">
        <w:rPr>
          <w:rStyle w:val="CodeChar"/>
        </w:rPr>
        <w:t>bccp</w:t>
      </w:r>
      <w:r w:rsidRPr="00B1138E">
        <w:rPr>
          <w:rStyle w:val="CodeChar"/>
        </w:rPr>
        <w:t>.</w:t>
      </w:r>
      <w:r w:rsidR="00CF7449">
        <w:rPr>
          <w:rStyle w:val="CodeChar"/>
        </w:rPr>
        <w:t>property_term</w:t>
      </w:r>
      <w:r w:rsidRPr="00B1138E">
        <w:rPr>
          <w:rStyle w:val="CodeChar"/>
        </w:rPr>
        <w:t>)</w:t>
      </w:r>
      <w:r>
        <w:t>.</w:t>
      </w:r>
    </w:p>
    <w:p w14:paraId="394E5E47" w14:textId="77777777" w:rsidR="00B756F1" w:rsidRDefault="00B1138E" w:rsidP="00B1138E">
      <w:pPr>
        <w:pStyle w:val="Heading4"/>
      </w:pPr>
      <w:bookmarkStart w:id="462" w:name="_Toc456813686"/>
      <w:r>
        <w:t>GetBBIEAttributeName(gBBIE)</w:t>
      </w:r>
      <w:bookmarkEnd w:id="462"/>
    </w:p>
    <w:p w14:paraId="0E8396D3" w14:textId="77777777" w:rsidR="00B1138E" w:rsidRDefault="00B1138E" w:rsidP="00B1138E">
      <w:r>
        <w:t xml:space="preserve">Description: Return a string representing the attribute name of the </w:t>
      </w:r>
      <w:r w:rsidRPr="00B756F1">
        <w:rPr>
          <w:rStyle w:val="CodeChar"/>
        </w:rPr>
        <w:t>gBBIE</w:t>
      </w:r>
      <w:r>
        <w:t>, in the case that the BBIE is a schema attribute.</w:t>
      </w:r>
    </w:p>
    <w:p w14:paraId="693DC5A3" w14:textId="77777777" w:rsidR="00B1138E" w:rsidRDefault="00B1138E" w:rsidP="00B1138E">
      <w:r>
        <w:t xml:space="preserve">Argument: </w:t>
      </w:r>
      <w:r w:rsidRPr="009809CD">
        <w:rPr>
          <w:rStyle w:val="CodeChar"/>
        </w:rPr>
        <w:t>gBBIE</w:t>
      </w:r>
      <w:r>
        <w:t xml:space="preserve"> = the given BBIE for which the attribute name will be generated.</w:t>
      </w:r>
    </w:p>
    <w:p w14:paraId="01D3E5C5" w14:textId="77777777" w:rsidR="00B1138E" w:rsidRDefault="00B1138E" w:rsidP="00B1138E">
      <w:r>
        <w:t>Return: A string.</w:t>
      </w:r>
    </w:p>
    <w:p w14:paraId="39226B18" w14:textId="77777777" w:rsidR="00B1138E" w:rsidRDefault="00B1138E" w:rsidP="00B1138E"/>
    <w:p w14:paraId="787337DB" w14:textId="718B00CB" w:rsidR="00B1138E" w:rsidRPr="00B1138E" w:rsidRDefault="00B1138E" w:rsidP="00B1138E">
      <w:r>
        <w:lastRenderedPageBreak/>
        <w:t xml:space="preserve">Trace the </w:t>
      </w:r>
      <w:r w:rsidRPr="00B1138E">
        <w:rPr>
          <w:rStyle w:val="CodeChar"/>
        </w:rPr>
        <w:t>gBBIE</w:t>
      </w:r>
      <w:r>
        <w:t xml:space="preserve"> down through BBIEP and then BCCP. Return </w:t>
      </w:r>
      <w:r>
        <w:rPr>
          <w:rStyle w:val="CodeChar"/>
        </w:rPr>
        <w:t>Lower</w:t>
      </w:r>
      <w:r w:rsidRPr="00B1138E">
        <w:rPr>
          <w:rStyle w:val="CodeChar"/>
        </w:rPr>
        <w:t>CamelCase(</w:t>
      </w:r>
      <w:r w:rsidR="000F4A6F">
        <w:rPr>
          <w:rStyle w:val="CodeChar"/>
        </w:rPr>
        <w:t>bccp</w:t>
      </w:r>
      <w:r w:rsidRPr="00B1138E">
        <w:rPr>
          <w:rStyle w:val="CodeChar"/>
        </w:rPr>
        <w:t>.</w:t>
      </w:r>
      <w:r w:rsidR="00CF7449">
        <w:rPr>
          <w:rStyle w:val="CodeChar"/>
        </w:rPr>
        <w:t>property_term</w:t>
      </w:r>
      <w:r w:rsidRPr="00B1138E">
        <w:rPr>
          <w:rStyle w:val="CodeChar"/>
        </w:rPr>
        <w:t>)</w:t>
      </w:r>
      <w:r>
        <w:t>.</w:t>
      </w:r>
    </w:p>
    <w:p w14:paraId="7732CFFB" w14:textId="77777777" w:rsidR="009809CD" w:rsidRDefault="009809CD" w:rsidP="009A1A85">
      <w:pPr>
        <w:pStyle w:val="Heading4"/>
      </w:pPr>
      <w:bookmarkStart w:id="463" w:name="_Toc456813687"/>
      <w:r>
        <w:t>QueryBBIESCs(gBBIE)</w:t>
      </w:r>
      <w:bookmarkEnd w:id="463"/>
    </w:p>
    <w:p w14:paraId="7361C119" w14:textId="77777777" w:rsidR="009809CD" w:rsidRDefault="009809CD" w:rsidP="009809CD">
      <w:r>
        <w:t xml:space="preserve">Description: Return records/objects in the </w:t>
      </w:r>
      <w:r w:rsidRPr="009809CD">
        <w:rPr>
          <w:rStyle w:val="CodeChar"/>
        </w:rPr>
        <w:t>BBIE_SC</w:t>
      </w:r>
      <w:r>
        <w:t xml:space="preserve"> table relevant to </w:t>
      </w:r>
      <w:r w:rsidRPr="009809CD">
        <w:rPr>
          <w:rStyle w:val="CodeChar"/>
        </w:rPr>
        <w:t>gBBIE</w:t>
      </w:r>
      <w:r>
        <w:t>.</w:t>
      </w:r>
    </w:p>
    <w:p w14:paraId="0839D219" w14:textId="77777777" w:rsidR="009809CD" w:rsidRDefault="009809CD" w:rsidP="009809CD">
      <w:r>
        <w:t xml:space="preserve">Argument: </w:t>
      </w:r>
      <w:r w:rsidRPr="009809CD">
        <w:rPr>
          <w:rStyle w:val="CodeChar"/>
        </w:rPr>
        <w:t>gBBIE</w:t>
      </w:r>
      <w:r>
        <w:t xml:space="preserve"> = the given BBIE from which </w:t>
      </w:r>
      <w:r w:rsidRPr="009809CD">
        <w:rPr>
          <w:rStyle w:val="CodeChar"/>
        </w:rPr>
        <w:t>BBIE_SC</w:t>
      </w:r>
      <w:r>
        <w:t xml:space="preserve"> objects are to be retrieved.</w:t>
      </w:r>
    </w:p>
    <w:p w14:paraId="2D3DBFDB" w14:textId="77777777" w:rsidR="009809CD" w:rsidRDefault="009809CD" w:rsidP="009809CD">
      <w:r>
        <w:t>Return: An array of the SC objects. The array may be empty.</w:t>
      </w:r>
    </w:p>
    <w:p w14:paraId="34F605EF" w14:textId="77777777" w:rsidR="009809CD" w:rsidRDefault="009809CD" w:rsidP="009809CD"/>
    <w:p w14:paraId="5D4E5F57" w14:textId="77777777" w:rsidR="009809CD" w:rsidRPr="009809CD" w:rsidRDefault="009809CD" w:rsidP="009809CD">
      <w:r>
        <w:t xml:space="preserve">Get BBIE_SC records whose </w:t>
      </w:r>
      <w:r w:rsidRPr="009809CD">
        <w:rPr>
          <w:rStyle w:val="CodeChar"/>
        </w:rPr>
        <w:t>BBIE_ID</w:t>
      </w:r>
      <w:r>
        <w:t xml:space="preserve"> matches </w:t>
      </w:r>
      <w:r w:rsidRPr="009809CD">
        <w:rPr>
          <w:rStyle w:val="CodeChar"/>
        </w:rPr>
        <w:t>gBBIE.BBIE_ID</w:t>
      </w:r>
      <w:r>
        <w:t>.</w:t>
      </w:r>
    </w:p>
    <w:p w14:paraId="22AC6B51" w14:textId="77777777" w:rsidR="0065791B" w:rsidRDefault="0065791B" w:rsidP="009A1A85">
      <w:pPr>
        <w:pStyle w:val="Heading4"/>
      </w:pPr>
      <w:bookmarkStart w:id="464" w:name="_Toc456813688"/>
      <w:r>
        <w:t>isCodeListGenerated(gCL)</w:t>
      </w:r>
      <w:bookmarkEnd w:id="464"/>
    </w:p>
    <w:p w14:paraId="4B9DCCAE" w14:textId="77777777" w:rsidR="0065791B" w:rsidRDefault="0065791B" w:rsidP="0065791B">
      <w:r>
        <w:t xml:space="preserve">Description: Return Boolean indicating whether the code list </w:t>
      </w:r>
      <w:r w:rsidR="005E4BB1">
        <w:t xml:space="preserve">type </w:t>
      </w:r>
      <w:r>
        <w:t>has already been generated, true if generated and false otherwise.</w:t>
      </w:r>
    </w:p>
    <w:p w14:paraId="7FC20945" w14:textId="77777777" w:rsidR="0065791B" w:rsidRDefault="00000A2F" w:rsidP="0065791B">
      <w:r>
        <w:t xml:space="preserve">Argument: </w:t>
      </w:r>
      <w:r w:rsidRPr="00916CA7">
        <w:rPr>
          <w:rStyle w:val="CodeChar"/>
        </w:rPr>
        <w:t>gCL</w:t>
      </w:r>
      <w:r>
        <w:t xml:space="preserve"> = the </w:t>
      </w:r>
      <w:r w:rsidR="0065791B">
        <w:t>given code list object</w:t>
      </w:r>
      <w:r w:rsidR="005E4BB1">
        <w:t xml:space="preserve"> to be investigated</w:t>
      </w:r>
      <w:r w:rsidR="0065791B">
        <w:t>.</w:t>
      </w:r>
    </w:p>
    <w:p w14:paraId="51EAA901" w14:textId="77777777" w:rsidR="0065791B" w:rsidRDefault="0065791B" w:rsidP="0065791B">
      <w:r>
        <w:t xml:space="preserve">Return: Boolean </w:t>
      </w:r>
    </w:p>
    <w:p w14:paraId="32627ED4" w14:textId="77777777" w:rsidR="0065791B" w:rsidRDefault="0065791B" w:rsidP="0065791B"/>
    <w:p w14:paraId="07A86156" w14:textId="77777777" w:rsidR="0065791B" w:rsidRDefault="0065791B" w:rsidP="0065791B">
      <w:r>
        <w:t xml:space="preserve">Check whether the </w:t>
      </w:r>
      <w:r w:rsidR="003D344D" w:rsidRPr="0065791B">
        <w:rPr>
          <w:rStyle w:val="CodeChar"/>
        </w:rPr>
        <w:t>gCL.</w:t>
      </w:r>
      <w:r w:rsidR="002D3A91">
        <w:rPr>
          <w:rStyle w:val="CodeChar"/>
        </w:rPr>
        <w:t>guid</w:t>
      </w:r>
      <w:r w:rsidR="003D344D" w:rsidRPr="0065791B">
        <w:rPr>
          <w:rStyle w:val="CodeChar"/>
        </w:rPr>
        <w:t xml:space="preserve"> </w:t>
      </w:r>
      <w:r w:rsidR="005E4BB1">
        <w:t>is a</w:t>
      </w:r>
      <w:r w:rsidR="003D344D" w:rsidRPr="0065791B">
        <w:t>lready in the</w:t>
      </w:r>
      <w:r w:rsidR="003D344D" w:rsidRPr="0065791B">
        <w:rPr>
          <w:rStyle w:val="CodeChar"/>
        </w:rPr>
        <w:t xml:space="preserve"> </w:t>
      </w:r>
      <w:r w:rsidR="00916CA7">
        <w:rPr>
          <w:rStyle w:val="CodeChar"/>
        </w:rPr>
        <w:t>guid</w:t>
      </w:r>
      <w:r w:rsidR="003D344D">
        <w:rPr>
          <w:rStyle w:val="CodeChar"/>
        </w:rPr>
        <w:t>Vector</w:t>
      </w:r>
      <w:r w:rsidR="003D344D" w:rsidRPr="0081140F">
        <w:t>. If so return true, otherwise return false.</w:t>
      </w:r>
    </w:p>
    <w:p w14:paraId="61AADD4F" w14:textId="77777777" w:rsidR="00000A2F" w:rsidRDefault="00000A2F" w:rsidP="009A1A85">
      <w:pPr>
        <w:pStyle w:val="Heading4"/>
      </w:pPr>
      <w:bookmarkStart w:id="465" w:name="_Toc456813689"/>
      <w:r>
        <w:t>GetCodeListTypeName(gCL)</w:t>
      </w:r>
      <w:bookmarkEnd w:id="465"/>
    </w:p>
    <w:p w14:paraId="72F8FAF6" w14:textId="77777777" w:rsidR="00000A2F" w:rsidRDefault="00000A2F" w:rsidP="00000A2F">
      <w:r>
        <w:t xml:space="preserve">Description: Return the type name of the </w:t>
      </w:r>
      <w:r w:rsidRPr="008402F0">
        <w:rPr>
          <w:rStyle w:val="CodeChar"/>
        </w:rPr>
        <w:t>gCL</w:t>
      </w:r>
      <w:r>
        <w:t xml:space="preserve"> object. </w:t>
      </w:r>
    </w:p>
    <w:p w14:paraId="54C09259" w14:textId="77777777" w:rsidR="00000A2F" w:rsidRDefault="00000A2F" w:rsidP="00000A2F">
      <w:r>
        <w:t xml:space="preserve">Argument: </w:t>
      </w:r>
      <w:r w:rsidRPr="008402F0">
        <w:rPr>
          <w:rStyle w:val="CodeChar"/>
        </w:rPr>
        <w:t>gCL</w:t>
      </w:r>
      <w:r>
        <w:t xml:space="preserve"> = the given code list object</w:t>
      </w:r>
      <w:r w:rsidR="008402F0">
        <w:t>,</w:t>
      </w:r>
      <w:r>
        <w:t xml:space="preserve"> for </w:t>
      </w:r>
      <w:r w:rsidR="008402F0">
        <w:t xml:space="preserve">which </w:t>
      </w:r>
      <w:r>
        <w:t>the type name to be constructed.</w:t>
      </w:r>
    </w:p>
    <w:p w14:paraId="7ABB3838" w14:textId="77777777" w:rsidR="00000A2F" w:rsidRDefault="00000A2F" w:rsidP="00000A2F">
      <w:r>
        <w:t xml:space="preserve">Return: A string representing the type name of the </w:t>
      </w:r>
      <w:r w:rsidRPr="008402F0">
        <w:rPr>
          <w:rStyle w:val="CodeChar"/>
        </w:rPr>
        <w:t>gCL</w:t>
      </w:r>
      <w:r>
        <w:t>.</w:t>
      </w:r>
    </w:p>
    <w:p w14:paraId="7B68BF04" w14:textId="77777777" w:rsidR="00000A2F" w:rsidRDefault="00000A2F" w:rsidP="00000A2F"/>
    <w:p w14:paraId="7C74F443" w14:textId="77777777" w:rsidR="00000A2F" w:rsidRDefault="00000A2F" w:rsidP="00000A2F">
      <w:r>
        <w:t xml:space="preserve">Return </w:t>
      </w:r>
      <w:r w:rsidRPr="003A646F">
        <w:rPr>
          <w:rStyle w:val="CodeChar"/>
        </w:rPr>
        <w:t>{ gCL.</w:t>
      </w:r>
      <w:r w:rsidR="00005152">
        <w:rPr>
          <w:rStyle w:val="CodeChar"/>
        </w:rPr>
        <w:t>name</w:t>
      </w:r>
      <w:r w:rsidRPr="003A646F">
        <w:rPr>
          <w:rStyle w:val="CodeChar"/>
        </w:rPr>
        <w:t xml:space="preserve"> + (gCL.</w:t>
      </w:r>
      <w:r w:rsidR="00005152">
        <w:rPr>
          <w:rStyle w:val="CodeChar"/>
        </w:rPr>
        <w:t>name</w:t>
      </w:r>
      <w:r w:rsidRPr="003A646F">
        <w:rPr>
          <w:rStyle w:val="CodeChar"/>
        </w:rPr>
        <w:t>.endsWith(“Code”)? “” : “Code”) + “ContentType” + “_” + gCL.</w:t>
      </w:r>
      <w:r w:rsidR="00BF35FF">
        <w:rPr>
          <w:rStyle w:val="CodeChar"/>
        </w:rPr>
        <w:t>agency_id</w:t>
      </w:r>
      <w:r w:rsidRPr="003A646F">
        <w:rPr>
          <w:rStyle w:val="CodeChar"/>
        </w:rPr>
        <w:t xml:space="preserve"> + “_” + gCL.</w:t>
      </w:r>
      <w:r w:rsidR="00BF35FF">
        <w:rPr>
          <w:rStyle w:val="CodeChar"/>
        </w:rPr>
        <w:t>list_id</w:t>
      </w:r>
      <w:r w:rsidRPr="003A646F">
        <w:rPr>
          <w:rStyle w:val="CodeChar"/>
        </w:rPr>
        <w:t xml:space="preserve"> + “_” + gCL.</w:t>
      </w:r>
      <w:r w:rsidR="00BF35FF">
        <w:rPr>
          <w:rStyle w:val="CodeChar"/>
        </w:rPr>
        <w:t>version_id</w:t>
      </w:r>
      <w:r w:rsidRPr="003A646F">
        <w:rPr>
          <w:rStyle w:val="CodeChar"/>
        </w:rPr>
        <w:t>}</w:t>
      </w:r>
      <w:r>
        <w:t>.</w:t>
      </w:r>
    </w:p>
    <w:p w14:paraId="2DCB9944" w14:textId="77777777" w:rsidR="00000A2F" w:rsidRDefault="00000A2F" w:rsidP="00000A2F"/>
    <w:p w14:paraId="76C380F8" w14:textId="77777777" w:rsidR="00000A2F" w:rsidRPr="00000A2F" w:rsidRDefault="00000A2F" w:rsidP="00000A2F"/>
    <w:p w14:paraId="45379DEF" w14:textId="77777777" w:rsidR="009A1A85" w:rsidRDefault="009A1A85" w:rsidP="009A1A85">
      <w:pPr>
        <w:pStyle w:val="Heading4"/>
      </w:pPr>
      <w:bookmarkStart w:id="466" w:name="_Ref420485038"/>
      <w:bookmarkStart w:id="467" w:name="_Toc456813690"/>
      <w:r>
        <w:t>Generate</w:t>
      </w:r>
      <w:r w:rsidR="008B6307">
        <w:t>CodeList</w:t>
      </w:r>
      <w:r w:rsidR="00EC32A6">
        <w:t>(gCL, gBDT</w:t>
      </w:r>
      <w:r w:rsidR="003E080D">
        <w:t xml:space="preserve"> | gSC</w:t>
      </w:r>
      <w:r w:rsidR="00EC32A6">
        <w:t>, gSchemaNode)</w:t>
      </w:r>
      <w:bookmarkEnd w:id="466"/>
      <w:bookmarkEnd w:id="467"/>
    </w:p>
    <w:p w14:paraId="01B2ACC6" w14:textId="77777777" w:rsidR="009A1A85" w:rsidRDefault="009A1A85" w:rsidP="009A1A85">
      <w:r>
        <w:t>Description:</w:t>
      </w:r>
      <w:r w:rsidR="005E4BB1">
        <w:t xml:space="preserve"> Generate a type definition for the </w:t>
      </w:r>
      <w:r w:rsidR="005E4BB1" w:rsidRPr="005E4BB1">
        <w:rPr>
          <w:rStyle w:val="CodeChar"/>
        </w:rPr>
        <w:t>gCL</w:t>
      </w:r>
      <w:r w:rsidR="005E4BB1">
        <w:t>.</w:t>
      </w:r>
      <w:r w:rsidR="003E080D">
        <w:t xml:space="preserve"> This function may become two physical functions in the implementation – one generating the code list related to the </w:t>
      </w:r>
      <w:r w:rsidR="003E080D" w:rsidRPr="003E080D">
        <w:rPr>
          <w:rStyle w:val="CodeChar"/>
        </w:rPr>
        <w:t>gBDT</w:t>
      </w:r>
      <w:r w:rsidR="003E080D">
        <w:t xml:space="preserve"> and another related to </w:t>
      </w:r>
      <w:r w:rsidR="003E080D" w:rsidRPr="003E080D">
        <w:rPr>
          <w:rStyle w:val="CodeChar"/>
        </w:rPr>
        <w:t>gSC</w:t>
      </w:r>
      <w:r w:rsidR="003E080D">
        <w:t>.</w:t>
      </w:r>
    </w:p>
    <w:p w14:paraId="3E9ADE54" w14:textId="77777777" w:rsidR="009A1A85" w:rsidRDefault="009A1A85" w:rsidP="009A1A85">
      <w:r>
        <w:t>Argument:</w:t>
      </w:r>
      <w:r w:rsidR="005E4BB1">
        <w:t xml:space="preserve"> </w:t>
      </w:r>
      <w:r w:rsidR="005E4BB1" w:rsidRPr="003E080D">
        <w:rPr>
          <w:rStyle w:val="CodeChar"/>
        </w:rPr>
        <w:t>gCL</w:t>
      </w:r>
      <w:r w:rsidR="005E4BB1">
        <w:t xml:space="preserve"> = the given code list, for which the type definition will be generated, </w:t>
      </w:r>
      <w:r w:rsidR="005E4BB1" w:rsidRPr="003E080D">
        <w:rPr>
          <w:rStyle w:val="CodeChar"/>
        </w:rPr>
        <w:t>gBDT</w:t>
      </w:r>
      <w:r w:rsidR="005E4BB1">
        <w:t xml:space="preserve"> = the BDT</w:t>
      </w:r>
      <w:r w:rsidR="003E080D">
        <w:t xml:space="preserve"> related to the code list, </w:t>
      </w:r>
      <w:r w:rsidR="003E080D" w:rsidRPr="003E080D">
        <w:rPr>
          <w:rStyle w:val="CodeChar"/>
        </w:rPr>
        <w:t>gSC</w:t>
      </w:r>
      <w:r w:rsidR="003E080D">
        <w:t xml:space="preserve"> = the SC related to the code list, </w:t>
      </w:r>
      <w:r w:rsidR="003E080D" w:rsidRPr="003E080D">
        <w:rPr>
          <w:rStyle w:val="CodeChar"/>
        </w:rPr>
        <w:t>gSchemaNode</w:t>
      </w:r>
      <w:r w:rsidR="003E080D">
        <w:t xml:space="preserve"> = the root </w:t>
      </w:r>
      <w:r w:rsidR="003E080D" w:rsidRPr="003E080D">
        <w:rPr>
          <w:rStyle w:val="CodeChar"/>
        </w:rPr>
        <w:t>xsd:schema</w:t>
      </w:r>
      <w:r w:rsidR="003E080D">
        <w:t xml:space="preserve"> DOM Element node.</w:t>
      </w:r>
    </w:p>
    <w:p w14:paraId="56501169" w14:textId="77777777" w:rsidR="009A1A85" w:rsidRDefault="009A1A85" w:rsidP="0065791B">
      <w:r>
        <w:t>Return:</w:t>
      </w:r>
      <w:r w:rsidR="00EC32A6">
        <w:t xml:space="preserve"> The generated DOM XML Element </w:t>
      </w:r>
      <w:r w:rsidR="003E080D">
        <w:t>n</w:t>
      </w:r>
      <w:r w:rsidR="00EC32A6">
        <w:t xml:space="preserve">ode representing the </w:t>
      </w:r>
      <w:r w:rsidR="00EC32A6" w:rsidRPr="00EC32A6">
        <w:rPr>
          <w:rStyle w:val="CodeChar"/>
        </w:rPr>
        <w:t>xsd:simpleType</w:t>
      </w:r>
      <w:r w:rsidR="00401A07">
        <w:rPr>
          <w:rStyle w:val="CodeChar"/>
        </w:rPr>
        <w:t xml:space="preserve"> </w:t>
      </w:r>
      <w:r w:rsidR="00401A07">
        <w:t>c</w:t>
      </w:r>
      <w:r w:rsidR="00EC32A6">
        <w:t xml:space="preserve">orresponding to the </w:t>
      </w:r>
      <w:r w:rsidR="0065791B" w:rsidRPr="0065791B">
        <w:rPr>
          <w:rStyle w:val="CodeChar"/>
        </w:rPr>
        <w:t>gCL</w:t>
      </w:r>
      <w:r w:rsidR="0065791B" w:rsidRPr="0081140F">
        <w:t>.</w:t>
      </w:r>
    </w:p>
    <w:p w14:paraId="58B8D245" w14:textId="77777777" w:rsidR="00EC32A6" w:rsidRDefault="00EC32A6" w:rsidP="009A1A85"/>
    <w:p w14:paraId="456774D6" w14:textId="77777777" w:rsidR="009A1A85" w:rsidRDefault="009A1A85" w:rsidP="009A1A85">
      <w:r>
        <w:rPr>
          <w:noProof/>
          <w:lang w:bidi="th-TH"/>
        </w:rPr>
        <w:lastRenderedPageBreak/>
        <mc:AlternateContent>
          <mc:Choice Requires="wpc">
            <w:drawing>
              <wp:inline distT="0" distB="0" distL="0" distR="0" wp14:anchorId="23EDB7C6" wp14:editId="71AFED23">
                <wp:extent cx="5931673" cy="3904091"/>
                <wp:effectExtent l="0" t="0" r="12065" b="20320"/>
                <wp:docPr id="401" name="Canvas 4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79" name="Oval 379"/>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Straight Arrow Connector 380"/>
                        <wps:cNvCnPr>
                          <a:stCxn id="383" idx="2"/>
                          <a:endCxn id="432"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3" name="Text Box 383"/>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B72137" w14:textId="77777777" w:rsidR="00F332FA" w:rsidRDefault="00F332FA" w:rsidP="009A1A8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Straight Arrow Connector 128"/>
                        <wps:cNvCnPr>
                          <a:stCxn id="398" idx="2"/>
                          <a:endCxn id="433" idx="0"/>
                        </wps:cNvCnPr>
                        <wps:spPr>
                          <a:xfrm>
                            <a:off x="1545679" y="2888263"/>
                            <a:ext cx="2492" cy="20759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6" name="Straight Arrow Connector 386"/>
                        <wps:cNvCnPr>
                          <a:stCxn id="379" idx="4"/>
                          <a:endCxn id="383"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8" name="Straight Arrow Connector 128"/>
                        <wps:cNvCnPr>
                          <a:stCxn id="433" idx="3"/>
                          <a:endCxn id="399" idx="1"/>
                        </wps:cNvCnPr>
                        <wps:spPr>
                          <a:xfrm flipV="1">
                            <a:off x="2456953" y="597631"/>
                            <a:ext cx="910145" cy="2743410"/>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0" name="Straight Arrow Connector 390"/>
                        <wps:cNvCnPr>
                          <a:stCxn id="432" idx="2"/>
                          <a:endCxn id="316"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8" name="Text Box 398"/>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957B123" w14:textId="77777777" w:rsidR="00F332FA" w:rsidRDefault="00F332FA" w:rsidP="009A1A8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Text Box 399"/>
                        <wps:cNvSpPr txBox="1"/>
                        <wps:spPr>
                          <a:xfrm>
                            <a:off x="3367098" y="331049"/>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FC7C8D" w14:textId="77777777" w:rsidR="00F332FA" w:rsidRDefault="00F332FA" w:rsidP="009A1A85">
                              <w:pPr>
                                <w:pStyle w:val="Code"/>
                                <w:spacing w:line="168" w:lineRule="auto"/>
                                <w:jc w:val="center"/>
                              </w:pPr>
                              <w:r>
                                <w:t xml:space="preserve">Get all code_list_value records belonging to gCL where the used_indicator = True. Put them in the gCLVs[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285CDF" w14:textId="77777777" w:rsidR="00F332FA" w:rsidRDefault="00F332FA" w:rsidP="009A1A85">
                              <w:pPr>
                                <w:pStyle w:val="Code"/>
                                <w:spacing w:line="168" w:lineRule="auto"/>
                                <w:jc w:val="center"/>
                              </w:pPr>
                              <w:r>
                                <w:t>For each gCLVs[i]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60F58C" w14:textId="77777777" w:rsidR="00F332FA" w:rsidRDefault="00F332FA"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639388" y="3095860"/>
                            <a:ext cx="1817565" cy="490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FBEDE6" w14:textId="77777777" w:rsidR="00F332FA" w:rsidRDefault="00F332FA" w:rsidP="00B13EEF">
                              <w:pPr>
                                <w:pStyle w:val="Code"/>
                                <w:spacing w:line="168" w:lineRule="auto"/>
                              </w:pPr>
                              <w:r w:rsidRPr="003A646F">
                                <w:rPr>
                                  <w:b/>
                                  <w:bCs/>
                                </w:rPr>
                                <w:t>(3)</w:t>
                              </w:r>
                              <w:r>
                                <w:t xml:space="preserve"> Add a DOM Attribute node, with node name = “base”, as a child of the rtNode, and set its value.</w:t>
                              </w:r>
                            </w:p>
                            <w:p w14:paraId="16E2994D" w14:textId="77777777" w:rsidR="00F332FA" w:rsidRDefault="00F332FA" w:rsidP="00B13EEF">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B37699" w14:textId="77777777" w:rsidR="00F332FA" w:rsidRDefault="00F332FA" w:rsidP="009A1A85">
                              <w:pPr>
                                <w:pStyle w:val="Code"/>
                                <w:spacing w:line="168" w:lineRule="auto"/>
                                <w:jc w:val="center"/>
                              </w:pPr>
                              <w:r>
                                <w:t>Create an xsd:enumeration DOM Element node and its child ‘value’DOM Attribute node. Set the Attribute node value to gCLVs[i].value.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Straight Arrow Connector 128"/>
                        <wps:cNvCnPr>
                          <a:stCxn id="399" idx="2"/>
                          <a:endCxn id="400" idx="0"/>
                        </wps:cNvCnPr>
                        <wps:spPr>
                          <a:xfrm>
                            <a:off x="4517237" y="864212"/>
                            <a:ext cx="2425" cy="3429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1" name="Straight Arrow Connector 128"/>
                        <wps:cNvCnPr>
                          <a:stCxn id="400" idx="2"/>
                          <a:endCxn id="435"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272" name="Group 272"/>
                        <wpg:cNvGrpSpPr/>
                        <wpg:grpSpPr>
                          <a:xfrm>
                            <a:off x="3845292" y="2578198"/>
                            <a:ext cx="1360170" cy="382905"/>
                            <a:chOff x="0" y="0"/>
                            <a:chExt cx="1360544" cy="383214"/>
                          </a:xfrm>
                        </wpg:grpSpPr>
                        <wps:wsp>
                          <wps:cNvPr id="273" name="Diamond 273"/>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B6C36D" w14:textId="77777777" w:rsidR="00F332FA" w:rsidRDefault="00F332FA"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450998" w14:textId="77777777" w:rsidR="00F332FA" w:rsidRDefault="00F332FA" w:rsidP="00A53D35">
                                <w:pPr>
                                  <w:pStyle w:val="NormalWeb"/>
                                  <w:overflowPunct w:val="0"/>
                                  <w:spacing w:before="0" w:beforeAutospacing="0" w:after="0" w:afterAutospacing="0"/>
                                  <w:jc w:val="center"/>
                                </w:pPr>
                                <w:r>
                                  <w:rPr>
                                    <w:rFonts w:ascii="Cordia New" w:eastAsia="Times New Roman" w:hAnsi="Cordia New" w:cs="Cordia New"/>
                                  </w:rPr>
                                  <w:t>More gCLVs[i]?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75" name="Straight Arrow Connector 128"/>
                        <wps:cNvCnPr>
                          <a:stCxn id="435" idx="2"/>
                          <a:endCxn id="273" idx="0"/>
                        </wps:cNvCnPr>
                        <wps:spPr>
                          <a:xfrm>
                            <a:off x="4518172" y="2372983"/>
                            <a:ext cx="7205" cy="20521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6" name="Oval 276"/>
                        <wps:cNvSpPr/>
                        <wps:spPr>
                          <a:xfrm>
                            <a:off x="4466250" y="3283020"/>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Straight Arrow Connector 128"/>
                        <wps:cNvCnPr>
                          <a:stCxn id="273" idx="2"/>
                          <a:endCxn id="276" idx="0"/>
                        </wps:cNvCnPr>
                        <wps:spPr>
                          <a:xfrm>
                            <a:off x="4525377" y="2961103"/>
                            <a:ext cx="6596" cy="32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7" name="Straight Arrow Connector 128"/>
                        <wps:cNvCnPr>
                          <a:stCxn id="273" idx="1"/>
                          <a:endCxn id="400" idx="1"/>
                        </wps:cNvCnPr>
                        <wps:spPr>
                          <a:xfrm rot="10800000" flipH="1">
                            <a:off x="3845292" y="1328085"/>
                            <a:ext cx="45720" cy="1441566"/>
                          </a:xfrm>
                          <a:prstGeom prst="bentConnector3">
                            <a:avLst>
                              <a:gd name="adj1" fmla="val -131739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9" name="Text Box 289"/>
                        <wps:cNvSpPr txBox="1"/>
                        <wps:spPr>
                          <a:xfrm>
                            <a:off x="3908756" y="3347326"/>
                            <a:ext cx="1257300"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2C57AC" w14:textId="77777777" w:rsidR="00F332FA" w:rsidRDefault="00F332FA" w:rsidP="009A1A8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3840578" y="2465294"/>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F6FFE4" w14:textId="77777777" w:rsidR="00F332FA" w:rsidRDefault="00F332FA" w:rsidP="009A1A8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4481747" y="296110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17F24" w14:textId="77777777" w:rsidR="00F332FA" w:rsidRDefault="00F332FA" w:rsidP="009A1A8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61EB" w14:textId="77777777" w:rsidR="00F332FA" w:rsidRDefault="00F332FA"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traight Arrow Connector 128"/>
                        <wps:cNvCnPr>
                          <a:stCxn id="316" idx="2"/>
                          <a:endCxn id="398"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23EDB7C6" id="Canvas 401" o:spid="_x0000_s1398" editas="canvas" style="width:467.05pt;height:307.4pt;mso-position-horizontal-relative:char;mso-position-vertical-relative:line" coordsize="59315,39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">
                <v:shape id="_x0000_s1399" type="#_x0000_t75" style="position:absolute;width:59315;height:39039;visibility:visible;mso-wrap-style:square" stroked="t" strokecolor="black [3213]">
                  <v:fill o:detectmouseclick="t"/>
                  <v:path o:connecttype="none"/>
                </v:shape>
                <v:oval id="Oval 379" o:spid="_x0000_s1400" style="position:absolute;left:14763;top:59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" fillcolor="white [3201]" strokeweight=".5pt"/>
                <v:shape id="Straight Arrow Connector 380" o:spid="_x0000_s1401" type="#_x0000_t32" style="position:absolute;left:15445;top:8523;width:52;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" filled="t" fillcolor="white [3201]" strokeweight=".5pt">
                  <v:stroke endarrow="open"/>
                </v:shape>
                <v:shape id="Text Box 383" o:spid="_x0000_s1402" type="#_x0000_t202" style="position:absolute;left:5782;top:3242;width:19326;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" fillcolor="white [3201]" strokeweight=".5pt">
                  <v:textbox>
                    <w:txbxContent>
                      <w:p w14:paraId="2FB72137" w14:textId="77777777" w:rsidR="00F332FA" w:rsidRDefault="00F332FA" w:rsidP="009A1A85">
                        <w:pPr>
                          <w:pStyle w:val="Code"/>
                          <w:spacing w:line="168" w:lineRule="auto"/>
                          <w:jc w:val="center"/>
                        </w:pPr>
                        <w:r>
                          <w:t>Create a DOM Element node, stNode, representing the xsd:simpleType, as a child of the gSchemaNode.</w:t>
                        </w:r>
                      </w:p>
                    </w:txbxContent>
                  </v:textbox>
                </v:shape>
                <v:shape id="Straight Arrow Connector 128" o:spid="_x0000_s1403" type="#_x0000_t32" style="position:absolute;left:15456;top:28882;width:25;height:2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" filled="t" fillcolor="white [3201]" strokeweight=".5pt">
                  <v:stroke endarrow="open"/>
                </v:shape>
                <v:shape id="Straight Arrow Connector 386" o:spid="_x0000_s1404" type="#_x0000_t32" style="position:absolute;left:15423;top:1912;width:22;height:1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" filled="t" fillcolor="white [3201]" strokeweight=".5pt">
                  <v:stroke endarrow="open"/>
                </v:shape>
                <v:shape id="Straight Arrow Connector 128" o:spid="_x0000_s1405" type="#_x0000_t34" style="position:absolute;left:24569;top:5976;width:9101;height:2743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" filled="t" fillcolor="white [3201]" strokeweight=".5pt">
                  <v:stroke endarrow="open"/>
                </v:shape>
                <v:shape id="Straight Arrow Connector 390" o:spid="_x0000_s1406" type="#_x0000_t32" style="position:absolute;left:15441;top:15107;width:56;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" filled="t" fillcolor="white [3201]" strokeweight=".5pt">
                  <v:stroke endarrow="open"/>
                </v:shape>
                <v:shape id="Text Box 398" o:spid="_x0000_s1407" type="#_x0000_t202" style="position:absolute;left:3576;top:24614;width:2376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" fillcolor="white [3201]" strokeweight=".5pt">
                  <v:textbox>
                    <w:txbxContent>
                      <w:p w14:paraId="5957B123" w14:textId="77777777" w:rsidR="00F332FA" w:rsidRDefault="00F332FA" w:rsidP="009A1A85">
                        <w:pPr>
                          <w:pStyle w:val="Code"/>
                          <w:spacing w:line="168" w:lineRule="auto"/>
                          <w:jc w:val="center"/>
                        </w:pPr>
                        <w:r>
                          <w:t>Add a DOM Element node, rtNode, representing the xsd:restriction, as a child of the stNode.</w:t>
                        </w:r>
                      </w:p>
                    </w:txbxContent>
                  </v:textbox>
                </v:shape>
                <v:shape id="Text Box 399" o:spid="_x0000_s1408" type="#_x0000_t202" style="position:absolute;left:33670;top:3310;width:23003;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" fillcolor="white [3201]" strokeweight=".5pt">
                  <v:textbox>
                    <w:txbxContent>
                      <w:p w14:paraId="13FC7C8D" w14:textId="77777777" w:rsidR="00F332FA" w:rsidRDefault="00F332FA" w:rsidP="009A1A85">
                        <w:pPr>
                          <w:pStyle w:val="Code"/>
                          <w:spacing w:line="168" w:lineRule="auto"/>
                          <w:jc w:val="center"/>
                        </w:pPr>
                        <w:r>
                          <w:t xml:space="preserve">Get all code_list_value records belonging to gCL where the used_indicator = True. Put them in the gCLVs[ ]. </w:t>
                        </w:r>
                      </w:p>
                    </w:txbxContent>
                  </v:textbox>
                </v:shape>
                <v:shape id="Text Box 400" o:spid="_x0000_s1409" type="#_x0000_t202" style="position:absolute;left:38910;top:12071;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1C285CDF" w14:textId="77777777" w:rsidR="00F332FA" w:rsidRDefault="00F332FA" w:rsidP="009A1A85">
                        <w:pPr>
                          <w:pStyle w:val="Code"/>
                          <w:spacing w:line="168" w:lineRule="auto"/>
                          <w:jc w:val="center"/>
                        </w:pPr>
                        <w:r>
                          <w:t>For each gCLVs[i]</w:t>
                        </w:r>
                      </w:p>
                    </w:txbxContent>
                  </v:textbox>
                </v:shape>
                <v:shape id="Text Box 432" o:spid="_x0000_s1410" type="#_x0000_t202" style="position:absolute;left:4406;top:10001;width:22183;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" fillcolor="white [3201]" strokeweight=".5pt">
                  <v:textbox>
                    <w:txbxContent>
                      <w:p w14:paraId="5E60F58C" w14:textId="77777777" w:rsidR="00F332FA" w:rsidRDefault="00F332FA"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33" o:spid="_x0000_s1411" type="#_x0000_t202" style="position:absolute;left:6393;top:30958;width:18176;height:4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" fillcolor="white [3201]" strokeweight=".5pt">
                  <v:textbox>
                    <w:txbxContent>
                      <w:p w14:paraId="77FBEDE6" w14:textId="77777777" w:rsidR="00F332FA" w:rsidRDefault="00F332FA" w:rsidP="00B13EEF">
                        <w:pPr>
                          <w:pStyle w:val="Code"/>
                          <w:spacing w:line="168" w:lineRule="auto"/>
                        </w:pPr>
                        <w:r w:rsidRPr="003A646F">
                          <w:rPr>
                            <w:b/>
                            <w:bCs/>
                          </w:rPr>
                          <w:t>(3)</w:t>
                        </w:r>
                        <w:r>
                          <w:t xml:space="preserve"> Add a DOM Attribute node, with node name = “base”, as a child of the rtNode, and set its value.</w:t>
                        </w:r>
                      </w:p>
                      <w:p w14:paraId="16E2994D" w14:textId="77777777" w:rsidR="00F332FA" w:rsidRDefault="00F332FA" w:rsidP="00B13EEF">
                        <w:pPr>
                          <w:pStyle w:val="Code"/>
                          <w:spacing w:line="168" w:lineRule="auto"/>
                        </w:pPr>
                      </w:p>
                    </w:txbxContent>
                  </v:textbox>
                </v:shape>
                <v:shape id="Text Box 435" o:spid="_x0000_s1412" type="#_x0000_t202" style="position:absolute;left:33680;top:18398;width:23003;height:5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78B37699" w14:textId="77777777" w:rsidR="00F332FA" w:rsidRDefault="00F332FA" w:rsidP="009A1A85">
                        <w:pPr>
                          <w:pStyle w:val="Code"/>
                          <w:spacing w:line="168" w:lineRule="auto"/>
                          <w:jc w:val="center"/>
                        </w:pPr>
                        <w:r>
                          <w:t>Create an xsd:enumeration DOM Element node and its child ‘value’DOM Attribute node. Set the Attribute node value to gCLVs[i].value.</w:t>
                        </w:r>
                      </w:p>
                    </w:txbxContent>
                  </v:textbox>
                </v:shape>
                <v:shape id="Straight Arrow Connector 128" o:spid="_x0000_s1413" type="#_x0000_t32" style="position:absolute;left:45172;top:8642;width:24;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" filled="t" fillcolor="white [3201]" strokeweight=".5pt">
                  <v:stroke endarrow="open"/>
                </v:shape>
                <v:shape id="Straight Arrow Connector 128" o:spid="_x0000_s1414" type="#_x0000_t32" style="position:absolute;left:45181;top:14490;width:15;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" filled="t" fillcolor="white [3201]" strokeweight=".5pt">
                  <v:stroke endarrow="open"/>
                </v:shape>
                <v:group id="Group 272" o:spid="_x0000_s1415" style="position:absolute;left:38452;top:25781;width:13602;height:3830"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shape id="Diamond 273" o:spid="_x0000_s1416" type="#_x0000_t4" style="position:absolute;width:13605;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" fillcolor="white [3201]" strokeweight=".25pt">
                    <v:textbox inset="0,0,0,0">
                      <w:txbxContent>
                        <w:p w14:paraId="17B6C36D" w14:textId="77777777" w:rsidR="00F332FA" w:rsidRDefault="00F332FA"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417" type="#_x0000_t202" style="position:absolute;left:2542;top:3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4BxwAAANwAAAAPAAAAZHJzL2Rvd25yZXYueG1sRI/Na8JA&#10;FMTvQv+H5RV6001DWy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JWMHgHHAAAA3AAA&#10;AA8AAAAAAAAAAAAAAAAABwIAAGRycy9kb3ducmV2LnhtbFBLBQYAAAAAAwADALcAAAD7AgAAAAA=&#10;" filled="f" stroked="f" strokeweight=".5pt">
                    <v:textbox>
                      <w:txbxContent>
                        <w:p w14:paraId="50450998" w14:textId="77777777" w:rsidR="00F332FA" w:rsidRDefault="00F332FA" w:rsidP="00A53D35">
                          <w:pPr>
                            <w:pStyle w:val="NormalWeb"/>
                            <w:overflowPunct w:val="0"/>
                            <w:spacing w:before="0" w:beforeAutospacing="0" w:after="0" w:afterAutospacing="0"/>
                            <w:jc w:val="center"/>
                          </w:pPr>
                          <w:r>
                            <w:rPr>
                              <w:rFonts w:ascii="Cordia New" w:eastAsia="Times New Roman" w:hAnsi="Cordia New" w:cs="Cordia New"/>
                            </w:rPr>
                            <w:t>More gCLVs[i]?</w:t>
                          </w:r>
                        </w:p>
                      </w:txbxContent>
                    </v:textbox>
                  </v:shape>
                </v:group>
                <v:shape id="Straight Arrow Connector 128" o:spid="_x0000_s1418" type="#_x0000_t32" style="position:absolute;left:45181;top:23729;width:72;height:20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" filled="t" fillcolor="white [3201]" strokeweight=".5pt">
                  <v:stroke endarrow="open"/>
                </v:shape>
                <v:oval id="Oval 276" o:spid="_x0000_s1419" style="position:absolute;left:44662;top:32830;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" fillcolor="black [3213]" strokeweight=".5pt"/>
                <v:shape id="Straight Arrow Connector 128" o:spid="_x0000_s1420" type="#_x0000_t32" style="position:absolute;left:45253;top:29611;width:66;height:32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" filled="t" fillcolor="white [3201]" strokeweight=".5pt">
                  <v:stroke endarrow="open"/>
                </v:shape>
                <v:shape id="Straight Arrow Connector 128" o:spid="_x0000_s1421" type="#_x0000_t34" style="position:absolute;left:38452;top:13280;width:458;height:1441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" adj="-284556" filled="t" fillcolor="white [3201]" strokeweight=".5pt">
                  <v:stroke endarrow="open"/>
                </v:shape>
                <v:shape id="Text Box 289" o:spid="_x0000_s1422" type="#_x0000_t202" style="position:absolute;left:39087;top:33473;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14:paraId="792C57AC" w14:textId="77777777" w:rsidR="00F332FA" w:rsidRDefault="00F332FA" w:rsidP="009A1A85">
                        <w:pPr>
                          <w:pStyle w:val="Code"/>
                          <w:spacing w:line="168" w:lineRule="auto"/>
                          <w:jc w:val="center"/>
                        </w:pPr>
                        <w:r>
                          <w:t>Return stNode</w:t>
                        </w:r>
                      </w:p>
                    </w:txbxContent>
                  </v:textbox>
                </v:shape>
                <v:shape id="Text Box 291" o:spid="_x0000_s1423" type="#_x0000_t202" style="position:absolute;left:38405;top:24652;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" filled="f" stroked="f" strokeweight=".5pt">
                  <v:textbox>
                    <w:txbxContent>
                      <w:p w14:paraId="03F6FFE4" w14:textId="77777777" w:rsidR="00F332FA" w:rsidRDefault="00F332FA" w:rsidP="009A1A85">
                        <w:pPr>
                          <w:pStyle w:val="Code"/>
                          <w:spacing w:line="168" w:lineRule="auto"/>
                          <w:jc w:val="center"/>
                        </w:pPr>
                        <w:r>
                          <w:t>Y</w:t>
                        </w:r>
                      </w:p>
                    </w:txbxContent>
                  </v:textbox>
                </v:shape>
                <v:shape id="Text Box 293" o:spid="_x0000_s1424" type="#_x0000_t202" style="position:absolute;left:44817;top:29611;width:2542;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WCPxwAAANwAAAAPAAAAZHJzL2Rvd25yZXYueG1sRI/Na8JA&#10;FMTvBf+H5Qne6saU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KppYI/HAAAA3AAA&#10;AA8AAAAAAAAAAAAAAAAABwIAAGRycy9kb3ducmV2LnhtbFBLBQYAAAAAAwADALcAAAD7AgAAAAA=&#10;" filled="f" stroked="f" strokeweight=".5pt">
                  <v:textbox>
                    <w:txbxContent>
                      <w:p w14:paraId="28417F24" w14:textId="77777777" w:rsidR="00F332FA" w:rsidRDefault="00F332FA" w:rsidP="009A1A85">
                        <w:pPr>
                          <w:pStyle w:val="Code"/>
                          <w:spacing w:line="168" w:lineRule="auto"/>
                          <w:jc w:val="center"/>
                        </w:pPr>
                        <w:r>
                          <w:t>N</w:t>
                        </w:r>
                      </w:p>
                    </w:txbxContent>
                  </v:textbox>
                </v:shape>
                <v:shape id="Text Box 316" o:spid="_x0000_s1425" type="#_x0000_t202" style="position:absolute;left:4962;top:17016;width:20959;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0qCwwAAANwAAAAPAAAAZHJzL2Rvd25yZXYueG1sRI9BawIx&#10;FITvQv9DeAVvmrUF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179KgsMAAADcAAAADwAA&#10;AAAAAAAAAAAAAAAHAgAAZHJzL2Rvd25yZXYueG1sUEsFBgAAAAADAAMAtwAAAPcCAAAAAA==&#10;" fillcolor="white [3201]" strokeweight=".5pt">
                  <v:textbox>
                    <w:txbxContent>
                      <w:p w14:paraId="580161EB" w14:textId="77777777" w:rsidR="00F332FA" w:rsidRDefault="00F332FA"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426" type="#_x0000_t32" style="position:absolute;left:15441;top:22343;width:15;height:2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" filled="t" fillcolor="white [3201]" strokeweight=".5pt">
                  <v:stroke endarrow="open"/>
                </v:shape>
                <w10:anchorlock/>
              </v:group>
            </w:pict>
          </mc:Fallback>
        </mc:AlternateContent>
      </w:r>
    </w:p>
    <w:p w14:paraId="2CFA126E" w14:textId="77777777" w:rsidR="00135B14" w:rsidRDefault="00135B14" w:rsidP="009A1A85"/>
    <w:p w14:paraId="10A1D3E4" w14:textId="77777777" w:rsidR="003A646F" w:rsidRDefault="003A646F" w:rsidP="008F2EBB">
      <w:pPr>
        <w:pStyle w:val="ListParagraph"/>
        <w:numPr>
          <w:ilvl w:val="0"/>
          <w:numId w:val="15"/>
        </w:numPr>
      </w:pPr>
      <w:r w:rsidRPr="003A646F">
        <w:t xml:space="preserve">Set its value to </w:t>
      </w:r>
      <w:r w:rsidR="00000A2F">
        <w:rPr>
          <w:rStyle w:val="CodeChar"/>
        </w:rPr>
        <w:t>GetCodeListTypeName(gCL).</w:t>
      </w:r>
    </w:p>
    <w:p w14:paraId="2B4A81B5" w14:textId="77777777" w:rsidR="003A646F" w:rsidRDefault="00824E11" w:rsidP="008F2EBB">
      <w:pPr>
        <w:pStyle w:val="ListParagraph"/>
        <w:numPr>
          <w:ilvl w:val="0"/>
          <w:numId w:val="15"/>
        </w:numPr>
      </w:pPr>
      <w:r>
        <w:t xml:space="preserve">Set its value to </w:t>
      </w:r>
      <w:r w:rsidRPr="00824E11">
        <w:rPr>
          <w:rStyle w:val="CodeChar"/>
        </w:rPr>
        <w:t>gCL.</w:t>
      </w:r>
      <w:r w:rsidR="002D3A91">
        <w:rPr>
          <w:rStyle w:val="CodeChar"/>
        </w:rPr>
        <w:t>guid</w:t>
      </w:r>
      <w:r>
        <w:t>.</w:t>
      </w:r>
    </w:p>
    <w:p w14:paraId="645ED937" w14:textId="77777777" w:rsidR="00135B14" w:rsidRDefault="00135B14" w:rsidP="008F2EBB">
      <w:pPr>
        <w:pStyle w:val="ListParagraph"/>
        <w:numPr>
          <w:ilvl w:val="0"/>
          <w:numId w:val="15"/>
        </w:numPr>
      </w:pPr>
      <w:r>
        <w:t xml:space="preserve">This box sets the base type of the code list to XSD type associated with the default BDT primitive restriction </w:t>
      </w:r>
      <w:r w:rsidR="00B13EEF">
        <w:t xml:space="preserve">or the default BDT SC primitive restriction </w:t>
      </w:r>
      <w:r>
        <w:t>in the model. In other words, it is assumed that the code values have to be compliance with the default XSD type.</w:t>
      </w:r>
      <w:r w:rsidR="00B13EEF">
        <w:t xml:space="preserve"> </w:t>
      </w:r>
    </w:p>
    <w:p w14:paraId="25BFF25E" w14:textId="77777777" w:rsidR="00B13EEF" w:rsidRDefault="00B13EEF" w:rsidP="008F2EBB">
      <w:pPr>
        <w:pStyle w:val="ListParagraph"/>
        <w:numPr>
          <w:ilvl w:val="1"/>
          <w:numId w:val="15"/>
        </w:numPr>
      </w:pPr>
      <w:r>
        <w:t xml:space="preserve">In the case of gBDT is given, set the value as follows. Let </w:t>
      </w:r>
      <w:r w:rsidRPr="00B13EEF">
        <w:rPr>
          <w:rStyle w:val="CodeChar"/>
        </w:rPr>
        <w:t>dPrim</w:t>
      </w:r>
      <w:r>
        <w:t xml:space="preserve"> = </w:t>
      </w:r>
      <w:r w:rsidRPr="00B13EEF">
        <w:rPr>
          <w:rStyle w:val="CodeChar"/>
        </w:rPr>
        <w:t>gBDT.</w:t>
      </w:r>
      <w:r w:rsidR="00072832">
        <w:rPr>
          <w:rStyle w:val="CodeChar"/>
        </w:rPr>
        <w:t>bdt_pri_restri</w:t>
      </w:r>
      <w:r w:rsidRPr="00B13EEF">
        <w:rPr>
          <w:rStyle w:val="CodeChar"/>
        </w:rPr>
        <w:b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4FC1BC64" w14:textId="77777777" w:rsidR="00B13EEF" w:rsidRDefault="00B13EEF" w:rsidP="008F2EBB">
      <w:pPr>
        <w:pStyle w:val="ListParagraph"/>
        <w:numPr>
          <w:ilvl w:val="1"/>
          <w:numId w:val="15"/>
        </w:numPr>
      </w:pPr>
      <w:r>
        <w:t xml:space="preserve">In case of the gSC is given, set the value as follows. Let </w:t>
      </w:r>
      <w:r w:rsidRPr="00B13EEF">
        <w:rPr>
          <w:rStyle w:val="CodeChar"/>
        </w:rPr>
        <w:t>dPrim = gSC.</w:t>
      </w:r>
      <w:r w:rsidR="002B3165">
        <w:rPr>
          <w:rStyle w:val="CodeChar"/>
        </w:rPr>
        <w:t>bdt_sc_pri_restri</w:t>
      </w:r>
      <w:r>
        <w:rPr>
          <w:rStyle w:val="CodeChar"/>
        </w:rPr>
        <w:br/>
      </w:r>
      <w:r w:rsidRPr="00B13EEF">
        <w:rPr>
          <w:rStyle w:val="CodeChar"/>
        </w:rP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w:t>
      </w:r>
      <w:r>
        <w:rPr>
          <w:rStyle w:val="CodeChar"/>
        </w:rPr>
        <w:t>SC_</w:t>
      </w:r>
      <w:r w:rsidRPr="00B13EEF">
        <w:rPr>
          <w:rStyle w:val="CodeChar"/>
        </w:rPr>
        <w:t>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566523AA" w14:textId="77777777" w:rsidR="007B291F" w:rsidRDefault="008D6649" w:rsidP="003725C1">
      <w:pPr>
        <w:pStyle w:val="Heading4"/>
      </w:pPr>
      <w:bookmarkStart w:id="468" w:name="_Toc456813691"/>
      <w:r>
        <w:t>GenerateSCs(</w:t>
      </w:r>
      <w:r w:rsidR="003F06EF">
        <w:t xml:space="preserve">gBBIE, </w:t>
      </w:r>
      <w:r w:rsidR="00F22219">
        <w:t>gBBIE</w:t>
      </w:r>
      <w:r>
        <w:t>Node</w:t>
      </w:r>
      <w:r w:rsidR="00D65ED5">
        <w:t xml:space="preserve">, </w:t>
      </w:r>
      <w:r>
        <w:t>g</w:t>
      </w:r>
      <w:r w:rsidR="00D65ED5">
        <w:t>SCs[ ]</w:t>
      </w:r>
      <w:r w:rsidR="0015642F">
        <w:t>, gSchemaNode</w:t>
      </w:r>
      <w:r w:rsidR="00D65ED5">
        <w:t>)</w:t>
      </w:r>
      <w:bookmarkEnd w:id="468"/>
    </w:p>
    <w:p w14:paraId="01161AB6" w14:textId="77777777" w:rsidR="00D65ED5" w:rsidRDefault="00D65ED5" w:rsidP="00D65ED5">
      <w:r>
        <w:t>Description:</w:t>
      </w:r>
      <w:r w:rsidR="001B438D">
        <w:t xml:space="preserve"> Generate </w:t>
      </w:r>
      <w:r w:rsidR="001B438D" w:rsidRPr="00B13EEF">
        <w:rPr>
          <w:rStyle w:val="CodeChar"/>
        </w:rPr>
        <w:t>xsd:attribute</w:t>
      </w:r>
      <w:r w:rsidR="001B438D">
        <w:t xml:space="preserve"> </w:t>
      </w:r>
      <w:r w:rsidR="008D6649">
        <w:t>DOM Element n</w:t>
      </w:r>
      <w:r w:rsidR="001B438D">
        <w:t>ode</w:t>
      </w:r>
      <w:r w:rsidR="008D6649">
        <w:t xml:space="preserve">s corresponding to the </w:t>
      </w:r>
      <w:r w:rsidR="008D6649" w:rsidRPr="00B13EEF">
        <w:rPr>
          <w:rStyle w:val="CodeChar"/>
        </w:rPr>
        <w:t>gSCs[ ]</w:t>
      </w:r>
      <w:r w:rsidR="008D6649">
        <w:t>.</w:t>
      </w:r>
    </w:p>
    <w:p w14:paraId="480B6573" w14:textId="77777777" w:rsidR="00D65ED5" w:rsidRDefault="00D65ED5" w:rsidP="00D65ED5">
      <w:r>
        <w:t>Argument:</w:t>
      </w:r>
      <w:r w:rsidR="008D6649">
        <w:t xml:space="preserve"> </w:t>
      </w:r>
      <w:r w:rsidR="006B7430" w:rsidRPr="00B13EEF">
        <w:rPr>
          <w:rStyle w:val="CodeChar"/>
        </w:rPr>
        <w:t>gBBIE</w:t>
      </w:r>
      <w:r w:rsidR="006B7430">
        <w:t xml:space="preserve"> = BBIE object owning the </w:t>
      </w:r>
      <w:r w:rsidR="006B7430" w:rsidRPr="00992376">
        <w:rPr>
          <w:rStyle w:val="CodeChar"/>
        </w:rPr>
        <w:t>gSCs[ ]</w:t>
      </w:r>
      <w:r w:rsidR="006B7430">
        <w:t xml:space="preserve">, </w:t>
      </w:r>
      <w:r w:rsidR="008D6649" w:rsidRPr="00992376">
        <w:rPr>
          <w:rStyle w:val="CodeChar"/>
        </w:rPr>
        <w:t>gBBIENode</w:t>
      </w:r>
      <w:r w:rsidR="008D6649">
        <w:t xml:space="preserve"> = the parent (ancestor) </w:t>
      </w:r>
      <w:r w:rsidR="008D6649" w:rsidRPr="00992376">
        <w:rPr>
          <w:rStyle w:val="CodeChar"/>
        </w:rPr>
        <w:t>xsd:element</w:t>
      </w:r>
      <w:r w:rsidR="008D6649">
        <w:t xml:space="preserve"> DOM Element node of the </w:t>
      </w:r>
      <w:r w:rsidR="008D6649" w:rsidRPr="00992376">
        <w:rPr>
          <w:rStyle w:val="CodeChar"/>
        </w:rPr>
        <w:t>xsd:attribute</w:t>
      </w:r>
      <w:r w:rsidR="008D6649">
        <w:t xml:space="preserve"> to be generated, </w:t>
      </w:r>
      <w:r w:rsidR="008D6649" w:rsidRPr="00992376">
        <w:rPr>
          <w:rStyle w:val="CodeChar"/>
        </w:rPr>
        <w:t>gSCs[ ]</w:t>
      </w:r>
      <w:r w:rsidR="008D6649">
        <w:t xml:space="preserve"> = an array of supplementary component objects</w:t>
      </w:r>
      <w:r w:rsidR="0015642F">
        <w:t>,</w:t>
      </w:r>
      <w:r w:rsidR="008D6649">
        <w:t xml:space="preserve"> for which the </w:t>
      </w:r>
      <w:r w:rsidR="0015642F" w:rsidRPr="00992376">
        <w:rPr>
          <w:rStyle w:val="CodeChar"/>
        </w:rPr>
        <w:t>xsd:attribute</w:t>
      </w:r>
      <w:r w:rsidR="0015642F">
        <w:t xml:space="preserve"> will be generated, </w:t>
      </w:r>
      <w:r w:rsidR="0015642F" w:rsidRPr="00992376">
        <w:rPr>
          <w:rStyle w:val="CodeChar"/>
        </w:rPr>
        <w:t>gSchemaNode</w:t>
      </w:r>
      <w:r w:rsidR="0015642F">
        <w:t xml:space="preserve"> = the root </w:t>
      </w:r>
      <w:r w:rsidR="0015642F" w:rsidRPr="00992376">
        <w:rPr>
          <w:rStyle w:val="CodeChar"/>
        </w:rPr>
        <w:t>xsd:schema</w:t>
      </w:r>
      <w:r w:rsidR="0015642F">
        <w:t xml:space="preserve"> DOM Element node.</w:t>
      </w:r>
    </w:p>
    <w:p w14:paraId="783FC27E" w14:textId="77777777" w:rsidR="00D65ED5" w:rsidRDefault="00D65ED5" w:rsidP="00D65ED5">
      <w:r>
        <w:t xml:space="preserve">Return: </w:t>
      </w:r>
      <w:r w:rsidR="008D6649">
        <w:t xml:space="preserve">The updated </w:t>
      </w:r>
      <w:r w:rsidR="008D6649" w:rsidRPr="00992376">
        <w:rPr>
          <w:rStyle w:val="CodeChar"/>
        </w:rPr>
        <w:t>gBBIENode</w:t>
      </w:r>
      <w:r w:rsidR="008D6649">
        <w:t>.</w:t>
      </w:r>
    </w:p>
    <w:p w14:paraId="41155FA6" w14:textId="77777777" w:rsidR="00B57D12" w:rsidRDefault="00B57D12" w:rsidP="00D65ED5"/>
    <w:p w14:paraId="6C033127" w14:textId="77777777" w:rsidR="00B57D12" w:rsidRDefault="00B57D12" w:rsidP="00D65ED5">
      <w:r>
        <w:rPr>
          <w:noProof/>
          <w:lang w:bidi="th-TH"/>
        </w:rPr>
        <w:lastRenderedPageBreak/>
        <mc:AlternateContent>
          <mc:Choice Requires="wpc">
            <w:drawing>
              <wp:inline distT="0" distB="0" distL="0" distR="0" wp14:anchorId="05293920" wp14:editId="19813933">
                <wp:extent cx="6003235" cy="6281530"/>
                <wp:effectExtent l="0" t="0" r="17145" b="2413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44" name="Text Box 244"/>
                        <wps:cNvSpPr txBox="1"/>
                        <wps:spPr>
                          <a:xfrm>
                            <a:off x="111314" y="286202"/>
                            <a:ext cx="1924217" cy="532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F08F2F" w14:textId="77777777" w:rsidR="00F332FA" w:rsidRDefault="00F332FA" w:rsidP="00A03645">
                              <w:pPr>
                                <w:pStyle w:val="Code"/>
                                <w:spacing w:line="168" w:lineRule="auto"/>
                              </w:pPr>
                              <w:r w:rsidRPr="008245A1">
                                <w:rPr>
                                  <w:b/>
                                  <w:bCs/>
                                </w:rPr>
                                <w:t>(1)</w:t>
                              </w:r>
                              <w:r>
                                <w:t xml:space="preserve"> Get the descendant xsd:complexType/ xsd:extension of the gBBBIENode, denote it by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Oval 262"/>
                        <wps:cNvSpPr/>
                        <wps:spPr>
                          <a:xfrm>
                            <a:off x="1011471" y="44396"/>
                            <a:ext cx="123825" cy="1238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Arrow Connector 270"/>
                        <wps:cNvCnPr>
                          <a:stCxn id="262" idx="4"/>
                          <a:endCxn id="244" idx="0"/>
                        </wps:cNvCnPr>
                        <wps:spPr>
                          <a:xfrm>
                            <a:off x="1073384" y="168221"/>
                            <a:ext cx="6" cy="1179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Text Box 292"/>
                        <wps:cNvSpPr txBox="1"/>
                        <wps:spPr>
                          <a:xfrm>
                            <a:off x="580857" y="1076220"/>
                            <a:ext cx="990600" cy="218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D7E15" w14:textId="77777777" w:rsidR="00F332FA" w:rsidRDefault="00F332FA" w:rsidP="00A03645">
                              <w:pPr>
                                <w:pStyle w:val="Code"/>
                                <w:spacing w:line="168" w:lineRule="auto"/>
                              </w:pPr>
                              <w:r>
                                <w:t>For each gSCs[i]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11318" y="1469470"/>
                            <a:ext cx="1924217" cy="5390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BF3E45" w14:textId="77777777" w:rsidR="00F332FA" w:rsidRDefault="00F332FA" w:rsidP="00A03645">
                              <w:pPr>
                                <w:pStyle w:val="Code"/>
                                <w:spacing w:line="168" w:lineRule="auto"/>
                              </w:pPr>
                              <w:r>
                                <w:t>Generate a DOM Element node, aNode, for the xsd:attribute element, as a child of the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352683" y="2847873"/>
                            <a:ext cx="1476376" cy="8309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F4F31E" w14:textId="77777777" w:rsidR="00F332FA" w:rsidRDefault="00F332FA" w:rsidP="00A03645">
                              <w:pPr>
                                <w:pStyle w:val="Code"/>
                                <w:spacing w:line="168" w:lineRule="auto"/>
                              </w:pPr>
                              <w:r w:rsidRPr="008245A1">
                                <w:rPr>
                                  <w:b/>
                                  <w:bCs/>
                                </w:rPr>
                                <w:t>(2)</w:t>
                              </w:r>
                              <w:r>
                                <w:t xml:space="preserve"> Generate a DOM Attribute node, aNameNode, for the ‘name’ attribute of the xsd:attribute element.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124165" y="2198760"/>
                            <a:ext cx="1924216" cy="352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4A8D44" w14:textId="77777777" w:rsidR="00F332FA" w:rsidRDefault="00F332FA" w:rsidP="00A03645">
                              <w:pPr>
                                <w:pStyle w:val="Code"/>
                                <w:spacing w:line="168" w:lineRule="auto"/>
                              </w:pPr>
                              <w:r w:rsidRPr="00AF52B6">
                                <w:rPr>
                                  <w:b/>
                                  <w:bCs/>
                                </w:rPr>
                                <w:t>(7)</w:t>
                              </w:r>
                              <w:r>
                                <w:t xml:space="preserve"> Handle gSCs[i]’s default and fixed value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352683" y="3841242"/>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36AD56" w14:textId="77777777" w:rsidR="00F332FA" w:rsidRDefault="00F332FA" w:rsidP="00A03645">
                              <w:pPr>
                                <w:pStyle w:val="Code"/>
                                <w:spacing w:line="168" w:lineRule="auto"/>
                              </w:pPr>
                              <w:r w:rsidRPr="008245A1">
                                <w:rPr>
                                  <w:b/>
                                  <w:bCs/>
                                </w:rPr>
                                <w:t>(3)</w:t>
                              </w:r>
                              <w:r>
                                <w:t xml:space="preserve"> Get a code list object, aCL,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2987320" y="4511625"/>
                            <a:ext cx="2327040" cy="533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C2FBF8" w14:textId="77777777" w:rsidR="00F332FA" w:rsidRDefault="00F332FA" w:rsidP="00A03645">
                              <w:pPr>
                                <w:pStyle w:val="Code"/>
                                <w:spacing w:line="168" w:lineRule="auto"/>
                              </w:pPr>
                              <w:r>
                                <w:t>Generate a DOM Attribute node, aTypeNode, for the ‘type’ attribute as a child of aNode and set its value to GetCodeListTypeName(aCL).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0"/>
                        <wps:cNvSpPr txBox="1"/>
                        <wps:spPr>
                          <a:xfrm>
                            <a:off x="392439" y="4553931"/>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F9CC8E" w14:textId="77777777" w:rsidR="00F332FA" w:rsidRDefault="00F332FA"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12" name="Text Box 300"/>
                        <wps:cNvSpPr txBox="1"/>
                        <wps:spPr>
                          <a:xfrm>
                            <a:off x="243434" y="5044834"/>
                            <a:ext cx="1693627" cy="350685"/>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045459" w14:textId="77777777" w:rsidR="00F332FA" w:rsidRDefault="00F332FA" w:rsidP="0015642F">
                              <w:pPr>
                                <w:pStyle w:val="Code"/>
                                <w:jc w:val="center"/>
                              </w:pPr>
                              <w:r>
                                <w:t>isCodeListGenerated(aCL)?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13" name="Text Box 313"/>
                        <wps:cNvSpPr txBox="1"/>
                        <wps:spPr>
                          <a:xfrm>
                            <a:off x="418357" y="5546795"/>
                            <a:ext cx="1293163" cy="374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A42E4E" w14:textId="77777777" w:rsidR="00F332FA" w:rsidRDefault="00F332FA" w:rsidP="00A03645">
                              <w:pPr>
                                <w:pStyle w:val="Code"/>
                                <w:spacing w:line="168" w:lineRule="auto"/>
                              </w:pPr>
                              <w:r>
                                <w:t>GenerateCodeList(aCL, gSCs[i],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a:stCxn id="302" idx="2"/>
                          <a:endCxn id="312" idx="0"/>
                        </wps:cNvCnPr>
                        <wps:spPr>
                          <a:xfrm>
                            <a:off x="1076613" y="4863230"/>
                            <a:ext cx="2759" cy="18160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Text Box 319"/>
                        <wps:cNvSpPr txBox="1"/>
                        <wps:spPr>
                          <a:xfrm>
                            <a:off x="803333" y="4832685"/>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D5C7F3" w14:textId="77777777" w:rsidR="00F332FA" w:rsidRDefault="00F332FA"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Straight Arrow Connector 320"/>
                        <wps:cNvCnPr>
                          <a:stCxn id="312" idx="2"/>
                          <a:endCxn id="313" idx="0"/>
                        </wps:cNvCnPr>
                        <wps:spPr>
                          <a:xfrm>
                            <a:off x="1059890" y="5395519"/>
                            <a:ext cx="5049" cy="1512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 Box 323"/>
                        <wps:cNvSpPr txBox="1"/>
                        <wps:spPr>
                          <a:xfrm>
                            <a:off x="757287" y="531415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7FE753" w14:textId="77777777" w:rsidR="00F332FA" w:rsidRDefault="00F332FA"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stCxn id="312" idx="1"/>
                          <a:endCxn id="301" idx="1"/>
                        </wps:cNvCnPr>
                        <wps:spPr>
                          <a:xfrm flipV="1">
                            <a:off x="1937061" y="4778231"/>
                            <a:ext cx="1050259" cy="438492"/>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a:stCxn id="313" idx="3"/>
                          <a:endCxn id="301" idx="2"/>
                        </wps:cNvCnPr>
                        <wps:spPr>
                          <a:xfrm flipV="1">
                            <a:off x="1711520" y="5044836"/>
                            <a:ext cx="2439320" cy="689172"/>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0" name="Text Box 330"/>
                        <wps:cNvSpPr txBox="1"/>
                        <wps:spPr>
                          <a:xfrm>
                            <a:off x="4259082" y="3603713"/>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08614F" w14:textId="77777777" w:rsidR="00F332FA" w:rsidRDefault="00F332FA"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00"/>
                        <wps:cNvSpPr txBox="1"/>
                        <wps:spPr>
                          <a:xfrm>
                            <a:off x="4514778" y="2028660"/>
                            <a:ext cx="1423283" cy="398677"/>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5FC75D" w14:textId="77777777" w:rsidR="00F332FA" w:rsidRDefault="00F332FA"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2" name="Text Box 332"/>
                        <wps:cNvSpPr txBox="1"/>
                        <wps:spPr>
                          <a:xfrm>
                            <a:off x="4431569" y="1226868"/>
                            <a:ext cx="1571666" cy="395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DFE64D" w14:textId="77777777" w:rsidR="00F332FA" w:rsidRPr="00EC042F" w:rsidRDefault="00F332FA" w:rsidP="00A03645">
                              <w:pPr>
                                <w:pStyle w:val="Code"/>
                                <w:spacing w:line="168" w:lineRule="auto"/>
                              </w:pPr>
                              <w:r>
                                <w:t xml:space="preserve">primRestriction = </w:t>
                              </w:r>
                              <w:r>
                                <w:rPr>
                                  <w:rStyle w:val="CodeChar"/>
                                </w:rPr>
                                <w:t>gSCs[i]. DT_SC_Primitive_Rescrition_ID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2953727" y="223751"/>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7C1F71" w14:textId="77777777" w:rsidR="00F332FA" w:rsidRDefault="00F332FA" w:rsidP="00A03645">
                              <w:pPr>
                                <w:pStyle w:val="Code"/>
                                <w:spacing w:line="168" w:lineRule="auto"/>
                              </w:pPr>
                              <w:r w:rsidRPr="008245A1">
                                <w:rPr>
                                  <w:b/>
                                  <w:bCs/>
                                </w:rPr>
                                <w:t>(4)</w:t>
                              </w:r>
                              <w:r>
                                <w:t xml:space="preserve"> Get an agency id list object, anAL,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00"/>
                        <wps:cNvSpPr txBox="1"/>
                        <wps:spPr>
                          <a:xfrm>
                            <a:off x="2992973" y="904336"/>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88D339" w14:textId="77777777" w:rsidR="00F332FA" w:rsidRDefault="00F332FA"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36" name="Text Box 300"/>
                        <wps:cNvSpPr txBox="1"/>
                        <wps:spPr>
                          <a:xfrm>
                            <a:off x="2840879" y="1527819"/>
                            <a:ext cx="1693545" cy="350520"/>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B6C035" w14:textId="77777777" w:rsidR="00F332FA" w:rsidRDefault="00F332FA"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7" name="Text Box 313"/>
                        <wps:cNvSpPr txBox="1"/>
                        <wps:spPr>
                          <a:xfrm>
                            <a:off x="2960187" y="2110714"/>
                            <a:ext cx="1412572"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FFC943" w14:textId="77777777" w:rsidR="00F332FA" w:rsidRDefault="00F332FA"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stCxn id="334" idx="2"/>
                          <a:endCxn id="336" idx="0"/>
                        </wps:cNvCnPr>
                        <wps:spPr>
                          <a:xfrm flipH="1">
                            <a:off x="3676776" y="1213635"/>
                            <a:ext cx="371" cy="3141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9" name="Text Box 319"/>
                        <wps:cNvSpPr txBox="1"/>
                        <wps:spPr>
                          <a:xfrm>
                            <a:off x="3425951" y="1295050"/>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C70345" w14:textId="77777777" w:rsidR="00F332FA" w:rsidRDefault="00F332FA"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0" name="Straight Arrow Connector 340"/>
                        <wps:cNvCnPr>
                          <a:stCxn id="336" idx="2"/>
                          <a:endCxn id="337" idx="0"/>
                        </wps:cNvCnPr>
                        <wps:spPr>
                          <a:xfrm>
                            <a:off x="3657295" y="1878339"/>
                            <a:ext cx="9178" cy="232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1" name="Text Box 323"/>
                        <wps:cNvSpPr txBox="1"/>
                        <wps:spPr>
                          <a:xfrm>
                            <a:off x="3354594" y="1878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509D21" w14:textId="77777777" w:rsidR="00F332FA" w:rsidRDefault="00F332FA"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Straight Arrow Connector 342"/>
                        <wps:cNvCnPr>
                          <a:stCxn id="302" idx="1"/>
                          <a:endCxn id="333" idx="1"/>
                        </wps:cNvCnPr>
                        <wps:spPr>
                          <a:xfrm flipV="1">
                            <a:off x="1811665" y="476198"/>
                            <a:ext cx="1142062" cy="4229337"/>
                          </a:xfrm>
                          <a:prstGeom prst="bentConnector3">
                            <a:avLst>
                              <a:gd name="adj1" fmla="val 3187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a:stCxn id="334" idx="1"/>
                          <a:endCxn id="332" idx="0"/>
                        </wps:cNvCnPr>
                        <wps:spPr>
                          <a:xfrm>
                            <a:off x="4412199" y="1055940"/>
                            <a:ext cx="805203" cy="170928"/>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6" name="Text Box 319"/>
                        <wps:cNvSpPr txBox="1"/>
                        <wps:spPr>
                          <a:xfrm>
                            <a:off x="4404759" y="904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4FAB4C" w14:textId="77777777" w:rsidR="00F332FA" w:rsidRDefault="00F332FA"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a:off x="2444013" y="2710234"/>
                            <a:ext cx="1758519" cy="700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F72BBD" w14:textId="77777777" w:rsidR="00F332FA" w:rsidRDefault="00F332FA" w:rsidP="00A03645">
                              <w:pPr>
                                <w:pStyle w:val="Code"/>
                                <w:spacing w:line="168" w:lineRule="auto"/>
                              </w:pPr>
                              <w:r>
                                <w:t>Generate a DOM Attribute node, aTypeNode, for the ‘type’ attribute as a child of aNode and set its value to GetAgencyListTypeName(aAL).</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368" name="Straight Arrow Connector 368"/>
                        <wps:cNvCnPr>
                          <a:stCxn id="337" idx="2"/>
                        </wps:cNvCnPr>
                        <wps:spPr>
                          <a:xfrm>
                            <a:off x="3666473" y="2484729"/>
                            <a:ext cx="0" cy="2258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43"/>
                        <wps:cNvCnPr/>
                        <wps:spPr>
                          <a:xfrm>
                            <a:off x="2840879" y="1699362"/>
                            <a:ext cx="0" cy="10109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Text Box 319"/>
                        <wps:cNvSpPr txBox="1"/>
                        <wps:spPr>
                          <a:xfrm>
                            <a:off x="2763022" y="1711123"/>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21756" w14:textId="77777777" w:rsidR="00F332FA" w:rsidRDefault="00F332FA"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Straight Arrow Connector 343"/>
                        <wps:cNvCnPr>
                          <a:stCxn id="332" idx="2"/>
                          <a:endCxn id="331" idx="0"/>
                        </wps:cNvCnPr>
                        <wps:spPr>
                          <a:xfrm flipH="1">
                            <a:off x="5217280" y="1622069"/>
                            <a:ext cx="122" cy="4065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Text Box 387"/>
                        <wps:cNvSpPr txBox="1"/>
                        <wps:spPr>
                          <a:xfrm>
                            <a:off x="4259114" y="2720114"/>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26B38E" w14:textId="77777777" w:rsidR="00F332FA" w:rsidRDefault="00F332FA"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Straight Arrow Connector 343"/>
                        <wps:cNvCnPr>
                          <a:stCxn id="331" idx="1"/>
                          <a:endCxn id="330" idx="3"/>
                        </wps:cNvCnPr>
                        <wps:spPr>
                          <a:xfrm flipH="1">
                            <a:off x="5794664" y="2224073"/>
                            <a:ext cx="143397" cy="1699065"/>
                          </a:xfrm>
                          <a:prstGeom prst="bentConnector3">
                            <a:avLst>
                              <a:gd name="adj1" fmla="val 1210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1" name="Straight Arrow Connector 343"/>
                        <wps:cNvCnPr>
                          <a:stCxn id="331" idx="1"/>
                          <a:endCxn id="387" idx="3"/>
                        </wps:cNvCnPr>
                        <wps:spPr>
                          <a:xfrm flipH="1">
                            <a:off x="5794696" y="2224073"/>
                            <a:ext cx="143365" cy="815466"/>
                          </a:xfrm>
                          <a:prstGeom prst="bentConnector3">
                            <a:avLst>
                              <a:gd name="adj1" fmla="val 1210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43"/>
                        <wps:cNvCnPr>
                          <a:endCxn id="472" idx="1"/>
                        </wps:cNvCnPr>
                        <wps:spPr>
                          <a:xfrm flipH="1">
                            <a:off x="3899835" y="3862008"/>
                            <a:ext cx="355211" cy="54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4" name="Straight Arrow Connector 343"/>
                        <wps:cNvCnPr>
                          <a:stCxn id="301" idx="0"/>
                          <a:endCxn id="472" idx="1"/>
                        </wps:cNvCnPr>
                        <wps:spPr>
                          <a:xfrm rot="16200000" flipV="1">
                            <a:off x="3703245" y="4064029"/>
                            <a:ext cx="644186" cy="25100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7" name="Oval 407"/>
                        <wps:cNvSpPr/>
                        <wps:spPr>
                          <a:xfrm>
                            <a:off x="3248210" y="4198011"/>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2" name="Text Box 422"/>
                        <wps:cNvSpPr txBox="1"/>
                        <wps:spPr>
                          <a:xfrm>
                            <a:off x="3343612" y="3970288"/>
                            <a:ext cx="833552" cy="3756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43D9B0" w14:textId="77777777" w:rsidR="00F332FA" w:rsidRDefault="00F332FA" w:rsidP="00A03645">
                              <w:pPr>
                                <w:pStyle w:val="Code"/>
                                <w:spacing w:line="168" w:lineRule="auto"/>
                              </w:pPr>
                              <w:r>
                                <w:t>Return gBBIENode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Straight Arrow Connector 434"/>
                        <wps:cNvCnPr>
                          <a:stCxn id="347" idx="2"/>
                          <a:endCxn id="472" idx="0"/>
                        </wps:cNvCnPr>
                        <wps:spPr>
                          <a:xfrm>
                            <a:off x="3323273" y="3411110"/>
                            <a:ext cx="856" cy="304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6" name="Text Box 436"/>
                        <wps:cNvSpPr txBox="1"/>
                        <wps:spPr>
                          <a:xfrm>
                            <a:off x="5718661" y="2796287"/>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A26B38" w14:textId="77777777" w:rsidR="00F332FA" w:rsidRDefault="00F332FA"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Straight Arrow Connector 438"/>
                        <wps:cNvCnPr>
                          <a:stCxn id="300" idx="2"/>
                          <a:endCxn id="302" idx="0"/>
                        </wps:cNvCnPr>
                        <wps:spPr>
                          <a:xfrm>
                            <a:off x="1090871" y="4346136"/>
                            <a:ext cx="2067" cy="207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9" name="Text Box 439"/>
                        <wps:cNvSpPr txBox="1"/>
                        <wps:spPr>
                          <a:xfrm>
                            <a:off x="1829059" y="4503756"/>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C8B499" w14:textId="77777777" w:rsidR="00F332FA" w:rsidRDefault="00F332FA"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Text Box 442"/>
                        <wps:cNvSpPr txBox="1"/>
                        <wps:spPr>
                          <a:xfrm>
                            <a:off x="1829059" y="497774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DC5263" w14:textId="77777777" w:rsidR="00F332FA" w:rsidRDefault="00F332FA"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Straight Arrow Connector 467"/>
                        <wps:cNvCnPr>
                          <a:stCxn id="298" idx="2"/>
                          <a:endCxn id="300" idx="0"/>
                        </wps:cNvCnPr>
                        <wps:spPr>
                          <a:xfrm>
                            <a:off x="1090871" y="3678864"/>
                            <a:ext cx="0" cy="16237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stCxn id="299" idx="2"/>
                          <a:endCxn id="298" idx="0"/>
                        </wps:cNvCnPr>
                        <wps:spPr>
                          <a:xfrm>
                            <a:off x="1086273" y="2551186"/>
                            <a:ext cx="4598" cy="2966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9" name="Straight Arrow Connector 469"/>
                        <wps:cNvCnPr>
                          <a:stCxn id="292" idx="2"/>
                          <a:endCxn id="297" idx="0"/>
                        </wps:cNvCnPr>
                        <wps:spPr>
                          <a:xfrm flipH="1">
                            <a:off x="1073427" y="1295054"/>
                            <a:ext cx="2730" cy="17441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a:stCxn id="244" idx="2"/>
                          <a:endCxn id="292" idx="0"/>
                        </wps:cNvCnPr>
                        <wps:spPr>
                          <a:xfrm>
                            <a:off x="1073423" y="818984"/>
                            <a:ext cx="2734" cy="2572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a:stCxn id="297" idx="2"/>
                          <a:endCxn id="299" idx="0"/>
                        </wps:cNvCnPr>
                        <wps:spPr>
                          <a:xfrm>
                            <a:off x="1073427" y="2008503"/>
                            <a:ext cx="12846" cy="19025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2" name="Text Box 300"/>
                        <wps:cNvSpPr txBox="1"/>
                        <wps:spPr>
                          <a:xfrm>
                            <a:off x="2763023" y="3715835"/>
                            <a:ext cx="1136812"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19D843" w14:textId="77777777" w:rsidR="00F332FA" w:rsidRDefault="00F332FA"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473" name="Straight Arrow Connector 473"/>
                        <wps:cNvCnPr>
                          <a:stCxn id="472" idx="2"/>
                          <a:endCxn id="407" idx="0"/>
                        </wps:cNvCnPr>
                        <wps:spPr>
                          <a:xfrm>
                            <a:off x="3311052" y="4025134"/>
                            <a:ext cx="2881" cy="1728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4" name="Text Box 474"/>
                        <wps:cNvSpPr txBox="1"/>
                        <wps:spPr>
                          <a:xfrm>
                            <a:off x="3074798" y="397697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7E1F39" w14:textId="77777777" w:rsidR="00F332FA" w:rsidRDefault="00F332FA"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Straight Arrow Connector 342"/>
                        <wps:cNvCnPr>
                          <a:stCxn id="472" idx="3"/>
                          <a:endCxn id="292" idx="3"/>
                        </wps:cNvCnPr>
                        <wps:spPr>
                          <a:xfrm flipH="1" flipV="1">
                            <a:off x="1571457" y="1185637"/>
                            <a:ext cx="1191566" cy="2681802"/>
                          </a:xfrm>
                          <a:prstGeom prst="bentConnector3">
                            <a:avLst>
                              <a:gd name="adj1" fmla="val 3688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a:stCxn id="333" idx="2"/>
                          <a:endCxn id="334" idx="0"/>
                        </wps:cNvCnPr>
                        <wps:spPr>
                          <a:xfrm>
                            <a:off x="3691915" y="728645"/>
                            <a:ext cx="1557" cy="175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9" name="Text Box 479"/>
                        <wps:cNvSpPr txBox="1"/>
                        <wps:spPr>
                          <a:xfrm>
                            <a:off x="5736204" y="3709931"/>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51B49" w14:textId="77777777" w:rsidR="00F332FA" w:rsidRDefault="00F332FA"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Straight Arrow Connector 343"/>
                        <wps:cNvCnPr>
                          <a:stCxn id="387" idx="2"/>
                          <a:endCxn id="481" idx="0"/>
                        </wps:cNvCnPr>
                        <wps:spPr>
                          <a:xfrm rot="5400000">
                            <a:off x="3995583" y="2692657"/>
                            <a:ext cx="365016" cy="1697628"/>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1" name="Rectangle 481"/>
                        <wps:cNvSpPr/>
                        <wps:spPr>
                          <a:xfrm>
                            <a:off x="3279225" y="3723979"/>
                            <a:ext cx="100104" cy="8470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Text Box 482"/>
                        <wps:cNvSpPr txBox="1"/>
                        <wps:spPr>
                          <a:xfrm>
                            <a:off x="2511828" y="364512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54CB76" w14:textId="77777777" w:rsidR="00F332FA" w:rsidRDefault="00F332FA"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293920" id="Canvas 18" o:spid="_x0000_s1427" editas="canvas" style="width:472.7pt;height:494.6pt;mso-position-horizontal-relative:char;mso-position-vertical-relative:line" coordsize="60026,6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">
                <v:shape id="_x0000_s1428" type="#_x0000_t75" style="position:absolute;width:60026;height:62814;visibility:visible;mso-wrap-style:square" stroked="t">
                  <v:fill o:detectmouseclick="t"/>
                  <v:path o:connecttype="none"/>
                </v:shape>
                <v:shape id="Text Box 244" o:spid="_x0000_s1429" type="#_x0000_t202" style="position:absolute;left:1113;top:2862;width:19242;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" fillcolor="white [3201]" strokeweight=".5pt">
                  <v:textbox>
                    <w:txbxContent>
                      <w:p w14:paraId="1EF08F2F" w14:textId="77777777" w:rsidR="00F332FA" w:rsidRDefault="00F332FA" w:rsidP="00A03645">
                        <w:pPr>
                          <w:pStyle w:val="Code"/>
                          <w:spacing w:line="168" w:lineRule="auto"/>
                        </w:pPr>
                        <w:r w:rsidRPr="008245A1">
                          <w:rPr>
                            <w:b/>
                            <w:bCs/>
                          </w:rPr>
                          <w:t>(1)</w:t>
                        </w:r>
                        <w:r>
                          <w:t xml:space="preserve"> Get the descendant xsd:complexType/ xsd:extension of the gBBBIENode, denote it by tNode.</w:t>
                        </w:r>
                      </w:p>
                    </w:txbxContent>
                  </v:textbox>
                </v:shape>
                <v:oval id="Oval 262" o:spid="_x0000_s1430" style="position:absolute;left:10114;top:443;width:1238;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" filled="f" strokecolor="black [3213]" strokeweight=".25pt"/>
                <v:shape id="Straight Arrow Connector 270" o:spid="_x0000_s1431" type="#_x0000_t32" style="position:absolute;left:10733;top:1682;width:0;height:1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" strokecolor="black [3213]">
                  <v:stroke endarrow="open"/>
                </v:shape>
                <v:shape id="Text Box 292" o:spid="_x0000_s1432" type="#_x0000_t202" style="position:absolute;left:5808;top:10762;width:9906;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" fillcolor="white [3201]" strokeweight=".5pt">
                  <v:textbox>
                    <w:txbxContent>
                      <w:p w14:paraId="751D7E15" w14:textId="77777777" w:rsidR="00F332FA" w:rsidRDefault="00F332FA" w:rsidP="00A03645">
                        <w:pPr>
                          <w:pStyle w:val="Code"/>
                          <w:spacing w:line="168" w:lineRule="auto"/>
                        </w:pPr>
                        <w:r>
                          <w:t>For each gSCs[i]</w:t>
                        </w:r>
                      </w:p>
                    </w:txbxContent>
                  </v:textbox>
                </v:shape>
                <v:shape id="Text Box 297" o:spid="_x0000_s1433" type="#_x0000_t202" style="position:absolute;left:1113;top:14694;width:19242;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" fillcolor="white [3201]" strokeweight=".5pt">
                  <v:textbox>
                    <w:txbxContent>
                      <w:p w14:paraId="0EBF3E45" w14:textId="77777777" w:rsidR="00F332FA" w:rsidRDefault="00F332FA" w:rsidP="00A03645">
                        <w:pPr>
                          <w:pStyle w:val="Code"/>
                          <w:spacing w:line="168" w:lineRule="auto"/>
                        </w:pPr>
                        <w:r>
                          <w:t>Generate a DOM Element node, aNode, for the xsd:attribute element, as a child of the tNode.</w:t>
                        </w:r>
                      </w:p>
                    </w:txbxContent>
                  </v:textbox>
                </v:shape>
                <v:shape id="Text Box 298" o:spid="_x0000_s1434" type="#_x0000_t202" style="position:absolute;left:3526;top:28478;width:14764;height:8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" fillcolor="white [3201]" strokeweight=".5pt">
                  <v:textbox>
                    <w:txbxContent>
                      <w:p w14:paraId="67F4F31E" w14:textId="77777777" w:rsidR="00F332FA" w:rsidRDefault="00F332FA" w:rsidP="00A03645">
                        <w:pPr>
                          <w:pStyle w:val="Code"/>
                          <w:spacing w:line="168" w:lineRule="auto"/>
                        </w:pPr>
                        <w:r w:rsidRPr="008245A1">
                          <w:rPr>
                            <w:b/>
                            <w:bCs/>
                          </w:rPr>
                          <w:t>(2)</w:t>
                        </w:r>
                        <w:r>
                          <w:t xml:space="preserve"> Generate a DOM Attribute node, aNameNode, for the ‘name’ attribute of the xsd:attribute element. And set its value.</w:t>
                        </w:r>
                      </w:p>
                    </w:txbxContent>
                  </v:textbox>
                </v:shape>
                <v:shape id="Text Box 299" o:spid="_x0000_s1435" type="#_x0000_t202" style="position:absolute;left:1241;top:21987;width:19242;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" fillcolor="white [3201]" strokeweight=".5pt">
                  <v:textbox>
                    <w:txbxContent>
                      <w:p w14:paraId="4C4A8D44" w14:textId="77777777" w:rsidR="00F332FA" w:rsidRDefault="00F332FA" w:rsidP="00A03645">
                        <w:pPr>
                          <w:pStyle w:val="Code"/>
                          <w:spacing w:line="168" w:lineRule="auto"/>
                        </w:pPr>
                        <w:r w:rsidRPr="00AF52B6">
                          <w:rPr>
                            <w:b/>
                            <w:bCs/>
                          </w:rPr>
                          <w:t>(7)</w:t>
                        </w:r>
                        <w:r>
                          <w:t xml:space="preserve"> Handle gSCs[i]’s default and fixed value options.</w:t>
                        </w:r>
                      </w:p>
                    </w:txbxContent>
                  </v:textbox>
                </v:shape>
                <v:shape id="Text Box 300" o:spid="_x0000_s1436" type="#_x0000_t202" style="position:absolute;left:3526;top:38412;width:14764;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GwvwAAANwAAAAPAAAAZHJzL2Rvd25yZXYueG1sRE9NawIx&#10;EL0X+h/CFHqrWS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Cyw+GwvwAAANwAAAAPAAAAAAAA&#10;AAAAAAAAAAcCAABkcnMvZG93bnJldi54bWxQSwUGAAAAAAMAAwC3AAAA8wIAAAAA&#10;" fillcolor="white [3201]" strokeweight=".5pt">
                  <v:textbox>
                    <w:txbxContent>
                      <w:p w14:paraId="0036AD56" w14:textId="77777777" w:rsidR="00F332FA" w:rsidRDefault="00F332FA" w:rsidP="00A03645">
                        <w:pPr>
                          <w:pStyle w:val="Code"/>
                          <w:spacing w:line="168" w:lineRule="auto"/>
                        </w:pPr>
                        <w:r w:rsidRPr="008245A1">
                          <w:rPr>
                            <w:b/>
                            <w:bCs/>
                          </w:rPr>
                          <w:t>(3)</w:t>
                        </w:r>
                        <w:r>
                          <w:t xml:space="preserve"> Get a code list object, aCL, assigned to the gSCs[i], if any.</w:t>
                        </w:r>
                      </w:p>
                    </w:txbxContent>
                  </v:textbox>
                </v:shape>
                <v:shape id="Text Box 301" o:spid="_x0000_s1437" type="#_x0000_t202" style="position:absolute;left:29873;top:45116;width:23270;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" fillcolor="white [3201]" strokeweight=".5pt">
                  <v:textbox>
                    <w:txbxContent>
                      <w:p w14:paraId="5DC2FBF8" w14:textId="77777777" w:rsidR="00F332FA" w:rsidRDefault="00F332FA" w:rsidP="00A03645">
                        <w:pPr>
                          <w:pStyle w:val="Code"/>
                          <w:spacing w:line="168" w:lineRule="auto"/>
                        </w:pPr>
                        <w:r>
                          <w:t>Generate a DOM Attribute node, aTypeNode, for the ‘type’ attribute as a child of aNode and set its value to GetCodeListTypeName(aCL).</w:t>
                        </w:r>
                      </w:p>
                    </w:txbxContent>
                  </v:textbox>
                </v:shape>
                <v:shape id="Text Box 300" o:spid="_x0000_s1438" style="position:absolute;left:3924;top:45539;width:14192;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14:paraId="41F9CC8E" w14:textId="77777777" w:rsidR="00F332FA" w:rsidRDefault="00F332FA"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v:textbox>
                </v:shape>
                <v:shape id="Text Box 300" o:spid="_x0000_s1439" style="position:absolute;left:2434;top:50448;width:16936;height:3507;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" adj="-11796480,,5400" path="m757753,r777470,209535l740093,427489,,209535,757753,xe" fillcolor="white [3201]" strokeweight=".5pt">
                  <v:stroke joinstyle="miter"/>
                  <v:formulas/>
                  <v:path arrowok="t" o:connecttype="custom" o:connectlocs="835938,0;1693627,171889;816456,350685;0,171889;835938,0" o:connectangles="0,0,0,0,0" textboxrect="0,0,1535223,427489"/>
                  <v:textbox inset="0,7.2pt,0">
                    <w:txbxContent>
                      <w:p w14:paraId="71045459" w14:textId="77777777" w:rsidR="00F332FA" w:rsidRDefault="00F332FA" w:rsidP="0015642F">
                        <w:pPr>
                          <w:pStyle w:val="Code"/>
                          <w:jc w:val="center"/>
                        </w:pPr>
                        <w:r>
                          <w:t>isCodeListGenerated(aCL)?</w:t>
                        </w:r>
                      </w:p>
                    </w:txbxContent>
                  </v:textbox>
                </v:shape>
                <v:shape id="Text Box 313" o:spid="_x0000_s1440" type="#_x0000_t202" style="position:absolute;left:4183;top:55467;width:12932;height:3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OkawwAAANwAAAAPAAAAZHJzL2Rvd25yZXYueG1sRI9BawIx&#10;FITvhf6H8Aq91awVZL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x8jpGsMAAADcAAAADwAA&#10;AAAAAAAAAAAAAAAHAgAAZHJzL2Rvd25yZXYueG1sUEsFBgAAAAADAAMAtwAAAPcCAAAAAA==&#10;" fillcolor="white [3201]" strokeweight=".5pt">
                  <v:textbox>
                    <w:txbxContent>
                      <w:p w14:paraId="76A42E4E" w14:textId="77777777" w:rsidR="00F332FA" w:rsidRDefault="00F332FA" w:rsidP="00A03645">
                        <w:pPr>
                          <w:pStyle w:val="Code"/>
                          <w:spacing w:line="168" w:lineRule="auto"/>
                        </w:pPr>
                        <w:r>
                          <w:t>GenerateCodeList(aCL, gSCs[i], gSchemaNode)</w:t>
                        </w:r>
                      </w:p>
                    </w:txbxContent>
                  </v:textbox>
                </v:shape>
                <v:shape id="Straight Arrow Connector 318" o:spid="_x0000_s1441" type="#_x0000_t32" style="position:absolute;left:10766;top:48632;width:27;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" strokecolor="black [3213]">
                  <v:stroke endarrow="open"/>
                </v:shape>
                <v:shape id="Text Box 319" o:spid="_x0000_s1442" type="#_x0000_t202" style="position:absolute;left:8033;top:48326;width:2511;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" filled="f" stroked="f" strokeweight=".5pt">
                  <v:textbox>
                    <w:txbxContent>
                      <w:p w14:paraId="49D5C7F3" w14:textId="77777777" w:rsidR="00F332FA" w:rsidRDefault="00F332FA" w:rsidP="00A03645">
                        <w:pPr>
                          <w:pStyle w:val="Code"/>
                          <w:spacing w:line="168" w:lineRule="auto"/>
                        </w:pPr>
                        <w:r>
                          <w:t>N</w:t>
                        </w:r>
                      </w:p>
                    </w:txbxContent>
                  </v:textbox>
                </v:shape>
                <v:shape id="Straight Arrow Connector 320" o:spid="_x0000_s1443" type="#_x0000_t32" style="position:absolute;left:10598;top:53955;width:51;height:15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" strokecolor="black [3213]">
                  <v:stroke endarrow="open"/>
                </v:shape>
                <v:shape id="Text Box 323" o:spid="_x0000_s1444" type="#_x0000_t202" style="position:absolute;left:7572;top:53141;width:2512;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b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EidwOxOOgFz+AQAA//8DAFBLAQItABQABgAIAAAAIQDb4fbL7gAAAIUBAAATAAAAAAAA&#10;AAAAAAAAAAAAAABbQ29udGVudF9UeXBlc10ueG1sUEsBAi0AFAAGAAgAAAAhAFr0LFu/AAAAFQEA&#10;AAsAAAAAAAAAAAAAAAAAHwEAAF9yZWxzLy5yZWxzUEsBAi0AFAAGAAgAAAAhAH83pvXHAAAA3AAA&#10;AA8AAAAAAAAAAAAAAAAABwIAAGRycy9kb3ducmV2LnhtbFBLBQYAAAAAAwADALcAAAD7AgAAAAA=&#10;" filled="f" stroked="f" strokeweight=".5pt">
                  <v:textbox>
                    <w:txbxContent>
                      <w:p w14:paraId="117FE753" w14:textId="77777777" w:rsidR="00F332FA" w:rsidRDefault="00F332FA" w:rsidP="00A03645">
                        <w:pPr>
                          <w:pStyle w:val="Code"/>
                          <w:spacing w:line="168" w:lineRule="auto"/>
                        </w:pPr>
                        <w:r>
                          <w:t>N</w:t>
                        </w:r>
                      </w:p>
                    </w:txbxContent>
                  </v:textbox>
                </v:shape>
                <v:shape id="Straight Arrow Connector 324" o:spid="_x0000_s1445" type="#_x0000_t34" style="position:absolute;left:19370;top:47782;width:10503;height:438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" strokecolor="black [3213]">
                  <v:stroke endarrow="open"/>
                </v:shape>
                <v:shape id="Straight Arrow Connector 325" o:spid="_x0000_s1446" type="#_x0000_t33" style="position:absolute;left:17115;top:50448;width:24393;height:689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" strokecolor="black [3213]">
                  <v:stroke endarrow="open"/>
                </v:shape>
                <v:shape id="Text Box 330" o:spid="_x0000_s1447" type="#_x0000_t202" style="position:absolute;left:42590;top:36037;width:15356;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" fillcolor="white [3201]" strokeweight=".5pt">
                  <v:textbox>
                    <w:txbxContent>
                      <w:p w14:paraId="3308614F" w14:textId="77777777" w:rsidR="00F332FA" w:rsidRDefault="00F332FA"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v:textbox>
                </v:shape>
                <v:shape id="Text Box 300" o:spid="_x0000_s1448" style="position:absolute;left:45147;top:20286;width:14233;height:3987;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" adj="-11796480,,5400" path="m757753,r777470,209535l740093,427489,,209535,757753,xe" fillcolor="white [3201]" strokeweight=".5pt">
                  <v:stroke joinstyle="miter"/>
                  <v:formulas/>
                  <v:path arrowok="t" o:connecttype="custom" o:connectlocs="702502,0;1423283,195413;686129,398677;0,195413;702502,0" o:connectangles="0,0,0,0,0" textboxrect="0,0,1535223,427489"/>
                  <v:textbox inset="0,7.2pt,0">
                    <w:txbxContent>
                      <w:p w14:paraId="395FC75D" w14:textId="77777777" w:rsidR="00F332FA" w:rsidRDefault="00F332FA"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v:textbox>
                </v:shape>
                <v:shape id="Text Box 332" o:spid="_x0000_s1449" type="#_x0000_t202" style="position:absolute;left:44315;top:12268;width:15717;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" fillcolor="white [3201]" strokeweight=".5pt">
                  <v:textbox>
                    <w:txbxContent>
                      <w:p w14:paraId="26DFE64D" w14:textId="77777777" w:rsidR="00F332FA" w:rsidRPr="00EC042F" w:rsidRDefault="00F332FA" w:rsidP="00A03645">
                        <w:pPr>
                          <w:pStyle w:val="Code"/>
                          <w:spacing w:line="168" w:lineRule="auto"/>
                        </w:pPr>
                        <w:r>
                          <w:t xml:space="preserve">primRestriction = </w:t>
                        </w:r>
                        <w:r>
                          <w:rPr>
                            <w:rStyle w:val="CodeChar"/>
                          </w:rPr>
                          <w:t>gSCs[i]. DT_SC_Primitive_Rescrition_ID</w:t>
                        </w:r>
                      </w:p>
                    </w:txbxContent>
                  </v:textbox>
                </v:shape>
                <v:shape id="Text Box 333" o:spid="_x0000_s1450" type="#_x0000_t202" style="position:absolute;left:29537;top:2237;width:14764;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" fillcolor="white [3201]" strokeweight=".5pt">
                  <v:textbox>
                    <w:txbxContent>
                      <w:p w14:paraId="7C7C1F71" w14:textId="77777777" w:rsidR="00F332FA" w:rsidRDefault="00F332FA" w:rsidP="00A03645">
                        <w:pPr>
                          <w:pStyle w:val="Code"/>
                          <w:spacing w:line="168" w:lineRule="auto"/>
                        </w:pPr>
                        <w:r w:rsidRPr="008245A1">
                          <w:rPr>
                            <w:b/>
                            <w:bCs/>
                          </w:rPr>
                          <w:t>(4)</w:t>
                        </w:r>
                        <w:r>
                          <w:t xml:space="preserve"> Get an agency id list object, anAL, assigned to the gSCs[i], if any.</w:t>
                        </w:r>
                      </w:p>
                    </w:txbxContent>
                  </v:textbox>
                </v:shape>
                <v:shape id="Text Box 300" o:spid="_x0000_s1451" style="position:absolute;left:29929;top:9043;width:14192;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14:paraId="6588D339" w14:textId="77777777" w:rsidR="00F332FA" w:rsidRDefault="00F332FA"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v:textbox>
                </v:shape>
                <v:shape id="Text Box 300" o:spid="_x0000_s1452" style="position:absolute;left:28408;top:15278;width:16936;height:3505;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" adj="-11796480,,5400" path="m757753,r777470,209535l740093,427489,,209535,757753,xe" fillcolor="white [3201]" strokeweight=".5pt">
                  <v:stroke joinstyle="miter"/>
                  <v:formulas/>
                  <v:path arrowok="t" o:connecttype="custom" o:connectlocs="835897,0;1693545,171808;816416,350520;0,171808;835897,0" o:connectangles="0,0,0,0,0" textboxrect="0,0,1535223,427489"/>
                  <v:textbox inset="0,7.2pt,0">
                    <w:txbxContent>
                      <w:p w14:paraId="4BB6C035" w14:textId="77777777" w:rsidR="00F332FA" w:rsidRDefault="00F332FA"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v:textbox>
                </v:shape>
                <v:shape id="Text Box 313" o:spid="_x0000_s1453" type="#_x0000_t202" style="position:absolute;left:29601;top:21107;width:14126;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" fillcolor="white [3201]" strokeweight=".5pt">
                  <v:textbox>
                    <w:txbxContent>
                      <w:p w14:paraId="25FFC943" w14:textId="77777777" w:rsidR="00F332FA" w:rsidRDefault="00F332FA"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v:textbox>
                </v:shape>
                <v:shape id="Straight Arrow Connector 338" o:spid="_x0000_s1454" type="#_x0000_t32" style="position:absolute;left:36767;top:12136;width:4;height:31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" strokecolor="black [3213]">
                  <v:stroke endarrow="open"/>
                </v:shape>
                <v:shape id="Text Box 319" o:spid="_x0000_s1455" type="#_x0000_t202" style="position:absolute;left:34259;top:12950;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" filled="f" stroked="f" strokeweight=".5pt">
                  <v:textbox>
                    <w:txbxContent>
                      <w:p w14:paraId="7BC70345" w14:textId="77777777" w:rsidR="00F332FA" w:rsidRDefault="00F332FA"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0" o:spid="_x0000_s1456" type="#_x0000_t32" style="position:absolute;left:36572;top:18783;width:92;height:2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" strokecolor="black [3213]">
                  <v:stroke endarrow="open"/>
                </v:shape>
                <v:shape id="Text Box 323" o:spid="_x0000_s1457" type="#_x0000_t202" style="position:absolute;left:33545;top:18783;width:2509;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" filled="f" stroked="f" strokeweight=".5pt">
                  <v:textbox>
                    <w:txbxContent>
                      <w:p w14:paraId="40509D21" w14:textId="77777777" w:rsidR="00F332FA" w:rsidRDefault="00F332FA"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2" o:spid="_x0000_s1458" type="#_x0000_t34" style="position:absolute;left:18116;top:4761;width:11421;height:4229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" adj="6886" strokecolor="black [3213]">
                  <v:stroke endarrow="open"/>
                </v:shape>
                <v:shape id="Straight Arrow Connector 343" o:spid="_x0000_s1459" type="#_x0000_t33" style="position:absolute;left:44121;top:10559;width:8053;height:17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" strokecolor="black [3213]">
                  <v:stroke endarrow="open"/>
                </v:shape>
                <v:shape id="Text Box 319" o:spid="_x0000_s1460" type="#_x0000_t202" style="position:absolute;left:44047;top:9043;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" filled="f" stroked="f" strokeweight=".5pt">
                  <v:textbox>
                    <w:txbxContent>
                      <w:p w14:paraId="3C4FAB4C" w14:textId="77777777" w:rsidR="00F332FA" w:rsidRDefault="00F332FA"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Text Box 347" o:spid="_x0000_s1461" type="#_x0000_t202" style="position:absolute;left:24440;top:27102;width:17585;height:7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" fillcolor="white [3201]" strokeweight=".5pt">
                  <v:textbox inset="3.6pt,,3.6pt">
                    <w:txbxContent>
                      <w:p w14:paraId="4DF72BBD" w14:textId="77777777" w:rsidR="00F332FA" w:rsidRDefault="00F332FA" w:rsidP="00A03645">
                        <w:pPr>
                          <w:pStyle w:val="Code"/>
                          <w:spacing w:line="168" w:lineRule="auto"/>
                        </w:pPr>
                        <w:r>
                          <w:t>Generate a DOM Attribute node, aTypeNode, for the ‘type’ attribute as a child of aNode and set its value to GetAgencyListTypeName(aAL).</w:t>
                        </w:r>
                      </w:p>
                    </w:txbxContent>
                  </v:textbox>
                </v:shape>
                <v:shape id="Straight Arrow Connector 368" o:spid="_x0000_s1462" type="#_x0000_t32" style="position:absolute;left:36664;top:24847;width:0;height:22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" strokecolor="black [3213]">
                  <v:stroke endarrow="open"/>
                </v:shape>
                <v:shape id="Straight Arrow Connector 343" o:spid="_x0000_s1463" type="#_x0000_t32" style="position:absolute;left:28408;top:16993;width:0;height:101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" strokecolor="black [3213]">
                  <v:stroke endarrow="open"/>
                </v:shape>
                <v:shape id="Text Box 319" o:spid="_x0000_s1464" type="#_x0000_t202" style="position:absolute;left:27630;top:17111;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" filled="f" stroked="f" strokeweight=".5pt">
                  <v:textbox>
                    <w:txbxContent>
                      <w:p w14:paraId="5FE21756" w14:textId="77777777" w:rsidR="00F332FA" w:rsidRDefault="00F332FA"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Straight Arrow Connector 343" o:spid="_x0000_s1465" type="#_x0000_t32" style="position:absolute;left:52172;top:16220;width:2;height:40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" strokecolor="black [3213]">
                  <v:stroke endarrow="open"/>
                </v:shape>
                <v:shape id="Text Box 387" o:spid="_x0000_s1466" type="#_x0000_t202" style="position:absolute;left:42591;top:27201;width:15355;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" fillcolor="white [3201]" strokeweight=".5pt">
                  <v:textbox>
                    <w:txbxContent>
                      <w:p w14:paraId="2726B38E" w14:textId="77777777" w:rsidR="00F332FA" w:rsidRDefault="00F332FA"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v:textbox>
                </v:shape>
                <v:shape id="Straight Arrow Connector 343" o:spid="_x0000_s1467" type="#_x0000_t34" style="position:absolute;left:57946;top:22240;width:1434;height:1699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" adj="2614" strokecolor="black [3213]">
                  <v:stroke endarrow="open"/>
                </v:shape>
                <v:shape id="Straight Arrow Connector 343" o:spid="_x0000_s1468" type="#_x0000_t34" style="position:absolute;left:57946;top:22240;width:1434;height:815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" adj="2615" strokecolor="black [3213]">
                  <v:stroke endarrow="open"/>
                </v:shape>
                <v:shape id="Straight Arrow Connector 343" o:spid="_x0000_s1469" type="#_x0000_t32" style="position:absolute;left:38998;top:38620;width:3552;height: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" strokecolor="black [3213]">
                  <v:stroke endarrow="open"/>
                </v:shape>
                <v:shape id="Straight Arrow Connector 343" o:spid="_x0000_s1470" type="#_x0000_t33" style="position:absolute;left:37032;top:40640;width:6442;height:251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" strokecolor="black [3213]">
                  <v:stroke endarrow="open"/>
                </v:shape>
                <v:oval id="Oval 407" o:spid="_x0000_s1471" style="position:absolute;left:32482;top:41980;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" fillcolor="black [3213]" strokeweight=".5pt"/>
                <v:shape id="Text Box 422" o:spid="_x0000_s1472" type="#_x0000_t202" style="position:absolute;left:33436;top:39702;width:8335;height: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" filled="f" stroked="f" strokeweight=".5pt">
                  <v:textbox>
                    <w:txbxContent>
                      <w:p w14:paraId="6043D9B0" w14:textId="77777777" w:rsidR="00F332FA" w:rsidRDefault="00F332FA" w:rsidP="00A03645">
                        <w:pPr>
                          <w:pStyle w:val="Code"/>
                          <w:spacing w:line="168" w:lineRule="auto"/>
                        </w:pPr>
                        <w:r>
                          <w:t>Return gBBIENode</w:t>
                        </w:r>
                      </w:p>
                    </w:txbxContent>
                  </v:textbox>
                </v:shape>
                <v:shape id="Straight Arrow Connector 434" o:spid="_x0000_s1473" type="#_x0000_t32" style="position:absolute;left:33232;top:34111;width:9;height:30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" strokecolor="black [3213]">
                  <v:stroke endarrow="open"/>
                </v:shape>
                <v:shape id="Text Box 436" o:spid="_x0000_s1474" type="#_x0000_t202" style="position:absolute;left:57186;top:27962;width:2511;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" filled="f" stroked="f" strokeweight=".5pt">
                  <v:textbox>
                    <w:txbxContent>
                      <w:p w14:paraId="5FA26B38" w14:textId="77777777" w:rsidR="00F332FA" w:rsidRDefault="00F332FA" w:rsidP="00A03645">
                        <w:pPr>
                          <w:pStyle w:val="Code"/>
                          <w:spacing w:line="168" w:lineRule="auto"/>
                        </w:pPr>
                        <w:r>
                          <w:t>N</w:t>
                        </w:r>
                      </w:p>
                    </w:txbxContent>
                  </v:textbox>
                </v:shape>
                <v:shape id="Straight Arrow Connector 438" o:spid="_x0000_s1475" type="#_x0000_t32" style="position:absolute;left:10908;top:43461;width:21;height:20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" strokecolor="black [3213]">
                  <v:stroke endarrow="open"/>
                </v:shape>
                <v:shape id="Text Box 439" o:spid="_x0000_s1476" type="#_x0000_t202" style="position:absolute;left:18290;top:45037;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" filled="f" stroked="f" strokeweight=".5pt">
                  <v:textbox>
                    <w:txbxContent>
                      <w:p w14:paraId="71C8B499" w14:textId="77777777" w:rsidR="00F332FA" w:rsidRDefault="00F332FA" w:rsidP="00A03645">
                        <w:pPr>
                          <w:pStyle w:val="Code"/>
                          <w:spacing w:line="168" w:lineRule="auto"/>
                        </w:pPr>
                        <w:r>
                          <w:t>Y</w:t>
                        </w:r>
                      </w:p>
                    </w:txbxContent>
                  </v:textbox>
                </v:shape>
                <v:shape id="Text Box 442" o:spid="_x0000_s1477" type="#_x0000_t202" style="position:absolute;left:18290;top:49777;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iur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ksRwOxOOgFz+AQAA//8DAFBLAQItABQABgAIAAAAIQDb4fbL7gAAAIUBAAATAAAAAAAA&#10;AAAAAAAAAAAAAABbQ29udGVudF9UeXBlc10ueG1sUEsBAi0AFAAGAAgAAAAhAFr0LFu/AAAAFQEA&#10;AAsAAAAAAAAAAAAAAAAAHwEAAF9yZWxzLy5yZWxzUEsBAi0AFAAGAAgAAAAhAA0OK6vHAAAA3AAA&#10;AA8AAAAAAAAAAAAAAAAABwIAAGRycy9kb3ducmV2LnhtbFBLBQYAAAAAAwADALcAAAD7AgAAAAA=&#10;" filled="f" stroked="f" strokeweight=".5pt">
                  <v:textbox>
                    <w:txbxContent>
                      <w:p w14:paraId="1CDC5263" w14:textId="77777777" w:rsidR="00F332FA" w:rsidRDefault="00F332FA" w:rsidP="00A03645">
                        <w:pPr>
                          <w:pStyle w:val="Code"/>
                          <w:spacing w:line="168" w:lineRule="auto"/>
                        </w:pPr>
                        <w:r>
                          <w:t>Y</w:t>
                        </w:r>
                      </w:p>
                    </w:txbxContent>
                  </v:textbox>
                </v:shape>
                <v:shape id="Straight Arrow Connector 467" o:spid="_x0000_s1478" type="#_x0000_t32" style="position:absolute;left:10908;top:36788;width:0;height:1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" strokecolor="black [3213]">
                  <v:stroke endarrow="open"/>
                </v:shape>
                <v:shape id="Straight Arrow Connector 468" o:spid="_x0000_s1479" type="#_x0000_t32" style="position:absolute;left:10862;top:25511;width:46;height:29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" strokecolor="black [3213]">
                  <v:stroke endarrow="open"/>
                </v:shape>
                <v:shape id="Straight Arrow Connector 469" o:spid="_x0000_s1480" type="#_x0000_t32" style="position:absolute;left:10734;top:12950;width:27;height:1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" strokecolor="black [3213]">
                  <v:stroke endarrow="open"/>
                </v:shape>
                <v:shape id="Straight Arrow Connector 470" o:spid="_x0000_s1481" type="#_x0000_t32" style="position:absolute;left:10734;top:8189;width:27;height:2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" strokecolor="black [3213]">
                  <v:stroke endarrow="open"/>
                </v:shape>
                <v:shape id="Straight Arrow Connector 471" o:spid="_x0000_s1482" type="#_x0000_t32" style="position:absolute;left:10734;top:20085;width:128;height:19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" strokecolor="black [3213]">
                  <v:stroke endarrow="open"/>
                </v:shape>
                <v:shape id="Text Box 300" o:spid="_x0000_s1483" style="position:absolute;left:27630;top:37158;width:11368;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" adj="-11796480,,5400" path="m757753,r777470,209535l740093,427489,,209535,757753,xe" fillcolor="white [3201]" strokeweight=".5pt">
                  <v:stroke joinstyle="miter"/>
                  <v:formulas/>
                  <v:path arrowok="t" o:connecttype="custom" o:connectlocs="561106,0;1136812,151604;548029,309299;0,151604;561106,0" o:connectangles="0,0,0,0,0" textboxrect="0,0,1535223,427489"/>
                  <v:textbox inset="0,7.2pt,0">
                    <w:txbxContent>
                      <w:p w14:paraId="0E19D843" w14:textId="77777777" w:rsidR="00F332FA" w:rsidRDefault="00F332FA"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v:textbox>
                </v:shape>
                <v:shape id="Straight Arrow Connector 473" o:spid="_x0000_s1484" type="#_x0000_t32" style="position:absolute;left:33110;top:40251;width:29;height:17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" strokecolor="black [3213]">
                  <v:stroke endarrow="open"/>
                </v:shape>
                <v:shape id="Text Box 474" o:spid="_x0000_s1485" type="#_x0000_t202" style="position:absolute;left:30747;top:39769;width:2512;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9z5xwAAANwAAAAPAAAAZHJzL2Rvd25yZXYueG1sRI9Ba8JA&#10;FITvQv/D8gq96aYSW4m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CPH3PnHAAAA3AAA&#10;AA8AAAAAAAAAAAAAAAAABwIAAGRycy9kb3ducmV2LnhtbFBLBQYAAAAAAwADALcAAAD7AgAAAAA=&#10;" filled="f" stroked="f" strokeweight=".5pt">
                  <v:textbox>
                    <w:txbxContent>
                      <w:p w14:paraId="247E1F39" w14:textId="77777777" w:rsidR="00F332FA" w:rsidRDefault="00F332FA" w:rsidP="00A03645">
                        <w:pPr>
                          <w:pStyle w:val="Code"/>
                          <w:spacing w:line="168" w:lineRule="auto"/>
                        </w:pPr>
                        <w:r>
                          <w:t>N</w:t>
                        </w:r>
                      </w:p>
                    </w:txbxContent>
                  </v:textbox>
                </v:shape>
                <v:shape id="Straight Arrow Connector 342" o:spid="_x0000_s1486" type="#_x0000_t34" style="position:absolute;left:15714;top:11856;width:11916;height:2681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" adj="7967" strokecolor="black [3213]">
                  <v:stroke endarrow="open"/>
                </v:shape>
                <v:shape id="Straight Arrow Connector 476" o:spid="_x0000_s1487" type="#_x0000_t32" style="position:absolute;left:36919;top:7286;width:15;height:17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" strokecolor="black [3213]">
                  <v:stroke endarrow="open"/>
                </v:shape>
                <v:shape id="Text Box 479" o:spid="_x0000_s1488" type="#_x0000_t202" style="position:absolute;left:57362;top:37099;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" filled="f" stroked="f" strokeweight=".5pt">
                  <v:textbox>
                    <w:txbxContent>
                      <w:p w14:paraId="03551B49" w14:textId="77777777" w:rsidR="00F332FA" w:rsidRDefault="00F332FA" w:rsidP="00A03645">
                        <w:pPr>
                          <w:pStyle w:val="Code"/>
                          <w:spacing w:line="168" w:lineRule="auto"/>
                        </w:pPr>
                        <w:r>
                          <w:t>Y</w:t>
                        </w:r>
                      </w:p>
                    </w:txbxContent>
                  </v:textbox>
                </v:shape>
                <v:shape id="Straight Arrow Connector 343" o:spid="_x0000_s1489" type="#_x0000_t34" style="position:absolute;left:39956;top:26925;width:3650;height:1697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" strokecolor="black [3213]">
                  <v:stroke endarrow="open"/>
                </v:shape>
                <v:rect id="Rectangle 481" o:spid="_x0000_s1490" style="position:absolute;left:32792;top:37239;width:1001;height: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" filled="f" stroked="f" strokeweight="2pt"/>
                <v:shape id="Text Box 482" o:spid="_x0000_s1491" type="#_x0000_t202" style="position:absolute;left:25118;top:36451;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5ExxwAAANwAAAAPAAAAZHJzL2Rvd25yZXYueG1sRI9Pa8JA&#10;FMTvhX6H5RV6qxtDW0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Pa3kTHHAAAA3AAA&#10;AA8AAAAAAAAAAAAAAAAABwIAAGRycy9kb3ducmV2LnhtbFBLBQYAAAAAAwADALcAAAD7AgAAAAA=&#10;" filled="f" stroked="f" strokeweight=".5pt">
                  <v:textbox>
                    <w:txbxContent>
                      <w:p w14:paraId="0D54CB76" w14:textId="77777777" w:rsidR="00F332FA" w:rsidRDefault="00F332FA" w:rsidP="00A03645">
                        <w:pPr>
                          <w:pStyle w:val="Code"/>
                          <w:spacing w:line="168" w:lineRule="auto"/>
                        </w:pPr>
                        <w:r>
                          <w:t>Y</w:t>
                        </w:r>
                      </w:p>
                    </w:txbxContent>
                  </v:textbox>
                </v:shape>
                <w10:anchorlock/>
              </v:group>
            </w:pict>
          </mc:Fallback>
        </mc:AlternateContent>
      </w:r>
    </w:p>
    <w:p w14:paraId="51819ACE" w14:textId="77777777" w:rsidR="00B57D12" w:rsidRDefault="00B57D12" w:rsidP="00D65ED5"/>
    <w:p w14:paraId="741CB191" w14:textId="77777777" w:rsidR="00B57D12" w:rsidRDefault="00B57D12" w:rsidP="008F2EBB">
      <w:pPr>
        <w:pStyle w:val="ListParagraph"/>
        <w:numPr>
          <w:ilvl w:val="0"/>
          <w:numId w:val="13"/>
        </w:numPr>
      </w:pPr>
      <w:r>
        <w:t xml:space="preserve">The child Element node should be either an </w:t>
      </w:r>
      <w:r w:rsidRPr="003F06EF">
        <w:rPr>
          <w:rStyle w:val="CodeChar"/>
        </w:rPr>
        <w:t>xsd:simpleType</w:t>
      </w:r>
      <w:r>
        <w:t xml:space="preserve"> or </w:t>
      </w:r>
      <w:r w:rsidRPr="003F06EF">
        <w:rPr>
          <w:rStyle w:val="CodeChar"/>
        </w:rPr>
        <w:t>xsd:complexType</w:t>
      </w:r>
      <w:r>
        <w:t xml:space="preserve"> element.</w:t>
      </w:r>
    </w:p>
    <w:p w14:paraId="0BD4F4A0" w14:textId="77777777" w:rsidR="00FD480F" w:rsidRDefault="00FC6078" w:rsidP="008F2EBB">
      <w:pPr>
        <w:pStyle w:val="ListParagraph"/>
        <w:numPr>
          <w:ilvl w:val="0"/>
          <w:numId w:val="13"/>
        </w:numPr>
      </w:pPr>
      <w:r>
        <w:t xml:space="preserve">In other words, </w:t>
      </w:r>
      <w:r w:rsidRPr="003F06EF">
        <w:rPr>
          <w:rStyle w:val="CodeChar"/>
        </w:rPr>
        <w:t>aNameNode</w:t>
      </w:r>
      <w:r>
        <w:t>’s name is ‘name’.</w:t>
      </w:r>
      <w:r w:rsidR="00DF74B6">
        <w:t xml:space="preserve"> </w:t>
      </w:r>
      <w:r w:rsidR="00102168">
        <w:t>Set the value to</w:t>
      </w:r>
      <w:r w:rsidR="005F3978">
        <w:t>:</w:t>
      </w:r>
    </w:p>
    <w:p w14:paraId="03B955CD" w14:textId="6425BE4E" w:rsidR="00FD480F" w:rsidRDefault="00FD480F" w:rsidP="008F2EBB">
      <w:pPr>
        <w:pStyle w:val="ListParagraph"/>
        <w:numPr>
          <w:ilvl w:val="1"/>
          <w:numId w:val="13"/>
        </w:numPr>
      </w:pPr>
      <w:r>
        <w:t xml:space="preserve">If the </w:t>
      </w:r>
      <w:r w:rsidR="002B64C1">
        <w:rPr>
          <w:rStyle w:val="CodeChar"/>
        </w:rPr>
        <w:t>gSCs[i]</w:t>
      </w:r>
      <w:r w:rsidRPr="00FD480F">
        <w:rPr>
          <w:rStyle w:val="CodeChar"/>
        </w:rPr>
        <w:t>.</w:t>
      </w:r>
      <w:r w:rsidR="00CF7449">
        <w:rPr>
          <w:rStyle w:val="CodeChar"/>
        </w:rPr>
        <w:t>representation_term</w:t>
      </w:r>
      <w:r>
        <w:t xml:space="preserve"> is </w:t>
      </w:r>
      <w:r w:rsidRPr="00FD480F">
        <w:rPr>
          <w:rStyle w:val="CodeChar"/>
        </w:rPr>
        <w:t>Text</w:t>
      </w:r>
      <w:r w:rsidR="00094AF8">
        <w:rPr>
          <w:rStyle w:val="CodeChar"/>
        </w:rPr>
        <w:t xml:space="preserve"> or </w:t>
      </w:r>
      <w:r w:rsidR="006B0C14">
        <w:rPr>
          <w:rStyle w:val="CodeChar"/>
        </w:rPr>
        <w:t>(</w:t>
      </w:r>
      <w:r w:rsidR="002B64C1">
        <w:rPr>
          <w:rStyle w:val="CodeChar"/>
        </w:rPr>
        <w:t>gSCs[i]</w:t>
      </w:r>
      <w:r w:rsidR="006B0C14">
        <w:rPr>
          <w:rStyle w:val="CodeChar"/>
        </w:rPr>
        <w:t xml:space="preserve">.representation_term is Indicator and </w:t>
      </w:r>
      <w:r w:rsidR="002B64C1">
        <w:rPr>
          <w:rStyle w:val="CodeChar"/>
        </w:rPr>
        <w:t>gSCs[i]</w:t>
      </w:r>
      <w:r w:rsidR="006B0C14">
        <w:rPr>
          <w:rStyle w:val="CodeChar"/>
        </w:rPr>
        <w:t>.property_term is equalsIgnoreCase(‘preferred’)</w:t>
      </w:r>
      <w:r>
        <w:t>,</w:t>
      </w:r>
      <w:r w:rsidR="00102168">
        <w:t xml:space="preserve"> </w:t>
      </w:r>
      <w:r w:rsidRPr="003F06EF">
        <w:rPr>
          <w:rStyle w:val="CodeChar"/>
        </w:rPr>
        <w:t>LowerCamelCase(gSCs[i]</w:t>
      </w:r>
      <w:r>
        <w:rPr>
          <w:rStyle w:val="CodeChar"/>
        </w:rPr>
        <w:t>.</w:t>
      </w:r>
      <w:r w:rsidR="00CF7449">
        <w:rPr>
          <w:rStyle w:val="CodeChar"/>
        </w:rPr>
        <w:t>property_term</w:t>
      </w:r>
      <w:r w:rsidRPr="003F06EF">
        <w:rPr>
          <w:rStyle w:val="CodeChar"/>
        </w:rPr>
        <w:t>)</w:t>
      </w:r>
    </w:p>
    <w:p w14:paraId="781D4B5F" w14:textId="60A63C55" w:rsidR="00FD480F" w:rsidRDefault="00E55214" w:rsidP="008F2EBB">
      <w:pPr>
        <w:pStyle w:val="ListParagraph"/>
        <w:numPr>
          <w:ilvl w:val="1"/>
          <w:numId w:val="13"/>
        </w:numPr>
      </w:pPr>
      <w:r>
        <w:t>Else, i</w:t>
      </w:r>
      <w:r w:rsidR="00FD480F">
        <w:t xml:space="preserve">f the </w:t>
      </w:r>
      <w:r w:rsidR="002B64C1">
        <w:rPr>
          <w:rStyle w:val="CodeChar"/>
        </w:rPr>
        <w:t>gSCs[i]</w:t>
      </w:r>
      <w:r w:rsidR="00FD480F" w:rsidRPr="00FD480F">
        <w:rPr>
          <w:rStyle w:val="CodeChar"/>
        </w:rPr>
        <w:t>.</w:t>
      </w:r>
      <w:r w:rsidR="00CF7449">
        <w:rPr>
          <w:rStyle w:val="CodeChar"/>
        </w:rPr>
        <w:t>representation_term</w:t>
      </w:r>
      <w:r w:rsidR="00FD480F">
        <w:t xml:space="preserve"> is </w:t>
      </w:r>
      <w:r w:rsidR="00FD480F" w:rsidRPr="00FD480F">
        <w:rPr>
          <w:rStyle w:val="CodeChar"/>
        </w:rPr>
        <w:t>Identifier</w:t>
      </w:r>
      <w:r w:rsidR="00FD480F">
        <w:t xml:space="preserve">, </w:t>
      </w:r>
      <w:r w:rsidRPr="002B64C1">
        <w:rPr>
          <w:rStyle w:val="CodeChar"/>
        </w:rPr>
        <w:t>gSCs[i]</w:t>
      </w:r>
      <w:r w:rsidR="002B64C1">
        <w:rPr>
          <w:rStyle w:val="CodeChar"/>
        </w:rPr>
        <w:t>.property_term</w:t>
      </w:r>
      <w:r w:rsidRPr="002B64C1">
        <w:rPr>
          <w:rStyle w:val="CodeChar"/>
        </w:rPr>
        <w:t xml:space="preserve"> == (“Identifier”) ? “ID” : </w:t>
      </w:r>
      <w:r w:rsidR="002B64C1" w:rsidRPr="002B64C1">
        <w:rPr>
          <w:rStyle w:val="CodeChar"/>
        </w:rPr>
        <w:t>(endsWith(gSCs[i].</w:t>
      </w:r>
      <w:r w:rsidR="002B64C1">
        <w:rPr>
          <w:rStyle w:val="CodeChar"/>
        </w:rPr>
        <w:t>property_term,</w:t>
      </w:r>
      <w:r w:rsidR="002B64C1" w:rsidRPr="002B64C1">
        <w:rPr>
          <w:rStyle w:val="CodeChar"/>
        </w:rPr>
        <w:t xml:space="preserve"> “Identifier”) ?</w:t>
      </w:r>
      <w:r w:rsidRPr="002B64C1">
        <w:rPr>
          <w:rStyle w:val="CodeChar"/>
        </w:rPr>
        <w:t xml:space="preserve"> replace</w:t>
      </w:r>
      <w:r w:rsidR="00FD480F" w:rsidRPr="002B64C1">
        <w:rPr>
          <w:rStyle w:val="CodeChar"/>
        </w:rPr>
        <w:t>(LowerCamelCase(gSCs[i].</w:t>
      </w:r>
      <w:r w:rsidR="00CF7449" w:rsidRPr="002B64C1">
        <w:rPr>
          <w:rStyle w:val="CodeChar"/>
        </w:rPr>
        <w:t>property_term</w:t>
      </w:r>
      <w:r w:rsidR="00FD480F" w:rsidRPr="002B64C1">
        <w:rPr>
          <w:rStyle w:val="CodeChar"/>
        </w:rPr>
        <w:t xml:space="preserve">), </w:t>
      </w:r>
      <w:r w:rsidR="002B64C1" w:rsidRPr="002B64C1">
        <w:rPr>
          <w:rStyle w:val="CodeChar"/>
        </w:rPr>
        <w:t xml:space="preserve">“Identifier”, </w:t>
      </w:r>
      <w:r w:rsidR="00FD480F" w:rsidRPr="002B64C1">
        <w:rPr>
          <w:rStyle w:val="CodeChar"/>
        </w:rPr>
        <w:t>“ID”)</w:t>
      </w:r>
      <w:r w:rsidR="002B64C1" w:rsidRPr="002B64C1">
        <w:rPr>
          <w:rStyle w:val="CodeChar"/>
        </w:rPr>
        <w:t xml:space="preserve"> : con</w:t>
      </w:r>
      <w:r w:rsidR="002B64C1">
        <w:rPr>
          <w:rStyle w:val="CodeChar"/>
        </w:rPr>
        <w:t>cat(LowerCamelCase(gSCs[i]</w:t>
      </w:r>
      <w:r w:rsidR="002B64C1" w:rsidRPr="002B64C1">
        <w:rPr>
          <w:rStyle w:val="CodeChar"/>
        </w:rPr>
        <w:t>.property_term, “ID”))</w:t>
      </w:r>
      <w:r w:rsidR="00FD480F">
        <w:t xml:space="preserve">. </w:t>
      </w:r>
    </w:p>
    <w:p w14:paraId="16E17AAB" w14:textId="438F67DB" w:rsidR="00102168" w:rsidRDefault="00FD480F" w:rsidP="008F2EBB">
      <w:pPr>
        <w:pStyle w:val="ListParagraph"/>
        <w:numPr>
          <w:ilvl w:val="1"/>
          <w:numId w:val="13"/>
        </w:numPr>
      </w:pPr>
      <w:r>
        <w:lastRenderedPageBreak/>
        <w:t>Else</w:t>
      </w:r>
      <w:r w:rsidR="00E55214">
        <w:t xml:space="preserve">, </w:t>
      </w:r>
      <w:r w:rsidR="002B64C1">
        <w:t>endsWith(gSCs[i].property_term, gSCs[i].representation_term)</w:t>
      </w:r>
      <w:r w:rsidR="00153E5F">
        <w:t xml:space="preserve"> ? lowerCamelCase(gSCs[i].property_term) : </w:t>
      </w:r>
      <w:r w:rsidR="003F06EF" w:rsidRPr="003F06EF">
        <w:rPr>
          <w:rStyle w:val="CodeChar"/>
        </w:rPr>
        <w:t>concat(LowerCamelCase(</w:t>
      </w:r>
      <w:r w:rsidR="00102168" w:rsidRPr="003F06EF">
        <w:rPr>
          <w:rStyle w:val="CodeChar"/>
        </w:rPr>
        <w:t>gSCs[i]</w:t>
      </w:r>
      <w:r w:rsidR="003F06EF" w:rsidRPr="003F06EF">
        <w:rPr>
          <w:rStyle w:val="CodeChar"/>
        </w:rPr>
        <w:t>.</w:t>
      </w:r>
      <w:r w:rsidR="00CF7449">
        <w:rPr>
          <w:rStyle w:val="CodeChar"/>
        </w:rPr>
        <w:t>property_term</w:t>
      </w:r>
      <w:r w:rsidR="003F06EF" w:rsidRPr="003F06EF">
        <w:rPr>
          <w:rStyle w:val="CodeChar"/>
        </w:rPr>
        <w:t>), UpperCamelCase(gSCs[i].</w:t>
      </w:r>
      <w:r w:rsidR="00CF7449">
        <w:rPr>
          <w:rStyle w:val="CodeChar"/>
        </w:rPr>
        <w:t>representation_term</w:t>
      </w:r>
      <w:r w:rsidR="003F06EF" w:rsidRPr="003F06EF">
        <w:rPr>
          <w:rStyle w:val="CodeChar"/>
        </w:rPr>
        <w:t>))</w:t>
      </w:r>
      <w:r w:rsidR="00102168">
        <w:t>.</w:t>
      </w:r>
    </w:p>
    <w:p w14:paraId="632BAF09" w14:textId="330C6620" w:rsidR="00DF74B6" w:rsidRDefault="00DF74B6" w:rsidP="008F2EBB">
      <w:pPr>
        <w:pStyle w:val="ListParagraph"/>
        <w:numPr>
          <w:ilvl w:val="0"/>
          <w:numId w:val="13"/>
        </w:numPr>
      </w:pPr>
      <w:r w:rsidRPr="00DF74B6">
        <w:t xml:space="preserve">Let </w:t>
      </w:r>
      <w:r w:rsidRPr="00DF74B6">
        <w:rPr>
          <w:rFonts w:asciiTheme="minorBidi" w:hAnsiTheme="minorBidi"/>
          <w:noProof/>
          <w:sz w:val="24"/>
        </w:rPr>
        <w:t>aCL</w:t>
      </w:r>
      <w:r w:rsidRPr="00DF74B6">
        <w:t xml:space="preserve"> be a code list object. </w:t>
      </w:r>
      <w:r w:rsidR="00D92086">
        <w:t xml:space="preserve">Get </w:t>
      </w:r>
      <w:r w:rsidR="00D92086" w:rsidRPr="00D92086">
        <w:rPr>
          <w:rStyle w:val="CodeChar"/>
        </w:rPr>
        <w:t>aCL</w:t>
      </w:r>
      <w:r w:rsidR="00D92086">
        <w:t xml:space="preserve"> in the following order. </w:t>
      </w:r>
      <w:r w:rsidRPr="00DF74B6">
        <w:t xml:space="preserve">Get </w:t>
      </w:r>
      <w:r w:rsidRPr="00DF74B6">
        <w:rPr>
          <w:rFonts w:asciiTheme="minorBidi" w:hAnsiTheme="minorBidi"/>
          <w:noProof/>
          <w:sz w:val="24"/>
        </w:rPr>
        <w:t>aCL</w:t>
      </w:r>
      <w:r w:rsidRPr="00DF74B6">
        <w:t xml:space="preserve"> from </w:t>
      </w:r>
      <w:r w:rsidRPr="00DF74B6">
        <w:rPr>
          <w:rFonts w:asciiTheme="minorBidi" w:hAnsiTheme="minorBidi"/>
          <w:noProof/>
          <w:sz w:val="24"/>
        </w:rPr>
        <w:t>gSCs[i].</w:t>
      </w:r>
      <w:r w:rsidR="002B3165">
        <w:rPr>
          <w:rFonts w:asciiTheme="minorBidi" w:hAnsiTheme="minorBidi"/>
          <w:noProof/>
          <w:sz w:val="24"/>
        </w:rPr>
        <w:t>code_list_id</w:t>
      </w:r>
      <w:r w:rsidRPr="00DF74B6">
        <w:t xml:space="preserve">, if it is not null. </w:t>
      </w:r>
      <w:r w:rsidR="00041E02">
        <w:t xml:space="preserve">Or get it from </w:t>
      </w:r>
      <w:r w:rsidR="00041E02" w:rsidRPr="00DF74B6">
        <w:rPr>
          <w:rFonts w:asciiTheme="minorBidi" w:hAnsiTheme="minorBidi"/>
          <w:noProof/>
          <w:sz w:val="24"/>
        </w:rPr>
        <w:t>gSCs[i].</w:t>
      </w:r>
      <w:r w:rsidR="00546767">
        <w:rPr>
          <w:rFonts w:asciiTheme="minorBidi" w:hAnsiTheme="minorBidi"/>
          <w:noProof/>
          <w:sz w:val="24"/>
        </w:rPr>
        <w:t xml:space="preserve"> </w:t>
      </w:r>
      <w:r w:rsidR="00041E02">
        <w:rPr>
          <w:rFonts w:asciiTheme="minorBidi" w:hAnsiTheme="minorBidi"/>
          <w:noProof/>
          <w:sz w:val="24"/>
        </w:rPr>
        <w:t>DT_SC_Primitive_Restriction_ID.</w:t>
      </w:r>
      <w:r w:rsidR="002B3165">
        <w:rPr>
          <w:rFonts w:asciiTheme="minorBidi" w:hAnsiTheme="minorBidi"/>
          <w:noProof/>
          <w:sz w:val="24"/>
        </w:rPr>
        <w:t>code_list_id</w:t>
      </w:r>
      <w:r w:rsidR="00041E02">
        <w:t>, if it is not null. Else</w:t>
      </w:r>
      <w:r w:rsidR="008D3B9E">
        <w:t xml:space="preserve"> and only if both </w:t>
      </w:r>
      <w:r w:rsidR="008D3B9E" w:rsidRPr="008D3B9E">
        <w:rPr>
          <w:rStyle w:val="CodeChar"/>
        </w:rPr>
        <w:t>gSCs[i].</w:t>
      </w:r>
      <w:r w:rsidR="002B3165">
        <w:rPr>
          <w:rStyle w:val="CodeChar"/>
        </w:rPr>
        <w:t>code_list_id</w:t>
      </w:r>
      <w:r w:rsidR="008D3B9E">
        <w:t xml:space="preserve"> and </w:t>
      </w:r>
      <w:r w:rsidR="008D3B9E" w:rsidRPr="008D3B9E">
        <w:rPr>
          <w:rStyle w:val="CodeChar"/>
        </w:rPr>
        <w:t>gSCs[i].DT_SC_Primitive_Restriction_ID</w:t>
      </w:r>
      <w:r w:rsidR="008D3B9E">
        <w:t xml:space="preserve"> are null, try </w:t>
      </w:r>
      <w:r w:rsidRPr="00DF74B6">
        <w:t>get</w:t>
      </w:r>
      <w:r w:rsidR="008D3B9E">
        <w:t>ting</w:t>
      </w:r>
      <w:r w:rsidRPr="00DF74B6">
        <w:t xml:space="preserve"> </w:t>
      </w:r>
      <w:r w:rsidR="00041E02">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sidR="0015642F">
        <w:rPr>
          <w:rFonts w:asciiTheme="minorBidi" w:hAnsiTheme="minorBidi"/>
          <w:noProof/>
          <w:sz w:val="24"/>
        </w:rPr>
        <w:t>[</w:t>
      </w:r>
      <w:r w:rsidR="00405DFB">
        <w:rPr>
          <w:rFonts w:asciiTheme="minorBidi" w:hAnsiTheme="minorBidi"/>
          <w:noProof/>
          <w:sz w:val="24"/>
        </w:rPr>
        <w:t>is_default</w:t>
      </w:r>
      <w:r w:rsidR="0015642F">
        <w:rPr>
          <w:rFonts w:asciiTheme="minorBidi" w:hAnsiTheme="minorBidi"/>
          <w:noProof/>
          <w:sz w:val="24"/>
        </w:rPr>
        <w:t xml:space="preserve"> = True]</w:t>
      </w:r>
      <w:r w:rsidRPr="00DF74B6">
        <w:rPr>
          <w:rFonts w:asciiTheme="minorBidi" w:hAnsiTheme="minorBidi"/>
          <w:noProof/>
          <w:sz w:val="24"/>
        </w:rPr>
        <w:t>.</w:t>
      </w:r>
      <w:r w:rsidR="002B3165">
        <w:rPr>
          <w:rFonts w:asciiTheme="minorBidi" w:hAnsiTheme="minorBidi"/>
          <w:noProof/>
          <w:sz w:val="24"/>
        </w:rPr>
        <w:t>code_list_id</w:t>
      </w:r>
      <w:r w:rsidRPr="00DF74B6">
        <w:t xml:space="preserve">. If </w:t>
      </w:r>
      <w:r w:rsidR="00041E02">
        <w:t>all the cases return</w:t>
      </w:r>
      <w:r w:rsidRPr="00DF74B6">
        <w:t xml:space="preserve"> null, then </w:t>
      </w:r>
      <w:r w:rsidRPr="00DF74B6">
        <w:rPr>
          <w:rFonts w:asciiTheme="minorBidi" w:hAnsiTheme="minorBidi"/>
          <w:noProof/>
          <w:sz w:val="24"/>
        </w:rPr>
        <w:t>aCL</w:t>
      </w:r>
      <w:r w:rsidRPr="00DF74B6">
        <w:t xml:space="preserve"> is null.</w:t>
      </w:r>
      <w:r w:rsidR="00F512D3">
        <w:t xml:space="preserve"> See the note in section “</w:t>
      </w:r>
      <w:r w:rsidR="00AA41ED">
        <w:fldChar w:fldCharType="begin"/>
      </w:r>
      <w:r w:rsidR="00AA41ED">
        <w:instrText xml:space="preserve"> REF _Ref420485038 \r \h </w:instrText>
      </w:r>
      <w:r w:rsidR="00AA41ED">
        <w:fldChar w:fldCharType="separate"/>
      </w:r>
      <w:r w:rsidR="00632C6D">
        <w:t>3.8.1.21</w:t>
      </w:r>
      <w:r w:rsidR="00AA41ED">
        <w:fldChar w:fldCharType="end"/>
      </w:r>
      <w:r w:rsidR="00AA41ED">
        <w:t xml:space="preserve"> </w:t>
      </w:r>
      <w:r w:rsidR="00AA41ED">
        <w:fldChar w:fldCharType="begin"/>
      </w:r>
      <w:r w:rsidR="00AA41ED">
        <w:instrText xml:space="preserve"> REF _Ref420485038 \h </w:instrText>
      </w:r>
      <w:r w:rsidR="00AA41ED">
        <w:fldChar w:fldCharType="separate"/>
      </w:r>
      <w:r w:rsidR="00632C6D">
        <w:t>GenerateCodeList(gCL, gBDT | gSC, gSchemaNode)</w:t>
      </w:r>
      <w:r w:rsidR="00AA41ED">
        <w:fldChar w:fldCharType="end"/>
      </w:r>
      <w:r w:rsidR="00F512D3">
        <w:t>” to how the code list and primitive restriction are dealt with.</w:t>
      </w:r>
    </w:p>
    <w:p w14:paraId="1DE6DFF6" w14:textId="77777777" w:rsidR="008245A1" w:rsidRDefault="008245A1" w:rsidP="008F2EBB">
      <w:pPr>
        <w:pStyle w:val="ListParagraph"/>
        <w:numPr>
          <w:ilvl w:val="0"/>
          <w:numId w:val="13"/>
        </w:numPr>
      </w:pPr>
      <w:r w:rsidRPr="00DF74B6">
        <w:t xml:space="preserve">Let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be a</w:t>
      </w:r>
      <w:r>
        <w:t>n</w:t>
      </w:r>
      <w:r w:rsidRPr="00DF74B6">
        <w:t xml:space="preserve"> </w:t>
      </w:r>
      <w:r>
        <w:t>agency ID</w:t>
      </w:r>
      <w:r w:rsidRPr="00DF74B6">
        <w:t xml:space="preserve"> list object. Get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from </w:t>
      </w:r>
      <w:r w:rsidRPr="00DF74B6">
        <w:rPr>
          <w:rFonts w:asciiTheme="minorBidi" w:hAnsiTheme="minorBidi"/>
          <w:noProof/>
          <w:sz w:val="24"/>
        </w:rPr>
        <w:t>gSCs[i].</w:t>
      </w:r>
      <w:r w:rsidR="002B3165">
        <w:rPr>
          <w:rFonts w:asciiTheme="minorBidi" w:hAnsiTheme="minorBidi"/>
          <w:noProof/>
          <w:sz w:val="24"/>
        </w:rPr>
        <w:t>agency_id_list_id</w:t>
      </w:r>
      <w:r w:rsidRPr="00DF74B6">
        <w:t xml:space="preserve">, if it is not null. </w:t>
      </w:r>
      <w:r>
        <w:t xml:space="preserve">Or get it from </w:t>
      </w:r>
      <w:r w:rsidR="008D3B9E">
        <w:rPr>
          <w:rFonts w:asciiTheme="minorBidi" w:hAnsiTheme="minorBidi"/>
          <w:noProof/>
          <w:sz w:val="24"/>
        </w:rPr>
        <w:t>gSCs[i].</w:t>
      </w:r>
      <w:r>
        <w:rPr>
          <w:rFonts w:asciiTheme="minorBidi" w:hAnsiTheme="minorBidi"/>
          <w:noProof/>
          <w:sz w:val="24"/>
        </w:rPr>
        <w:t>DT_SC_Primitive_Restriction_ID.</w:t>
      </w:r>
      <w:r w:rsidR="002B3165">
        <w:rPr>
          <w:rFonts w:asciiTheme="minorBidi" w:hAnsiTheme="minorBidi"/>
          <w:noProof/>
          <w:sz w:val="24"/>
        </w:rPr>
        <w:t>agency_id_list_id</w:t>
      </w:r>
      <w:r>
        <w:t>, if it is not null. Else</w:t>
      </w:r>
      <w:r w:rsidR="009C4576">
        <w:t xml:space="preserve"> and only if both </w:t>
      </w:r>
      <w:r w:rsidR="009C4576" w:rsidRPr="008D3B9E">
        <w:rPr>
          <w:rStyle w:val="CodeChar"/>
        </w:rPr>
        <w:t>gSCs[i].</w:t>
      </w:r>
      <w:r w:rsidR="002B3165">
        <w:rPr>
          <w:rStyle w:val="CodeChar"/>
        </w:rPr>
        <w:t>agency_id_list_id</w:t>
      </w:r>
      <w:r w:rsidR="009C4576">
        <w:t xml:space="preserve"> and </w:t>
      </w:r>
      <w:r w:rsidR="009C4576" w:rsidRPr="008D3B9E">
        <w:rPr>
          <w:rStyle w:val="CodeChar"/>
        </w:rPr>
        <w:t>gSCs[i].DT_SC_Primitive_Restriction_ID</w:t>
      </w:r>
      <w:r w:rsidR="009C4576">
        <w:t xml:space="preserve"> are null, try </w:t>
      </w:r>
      <w:r w:rsidR="009C4576" w:rsidRPr="00DF74B6">
        <w:t>get</w:t>
      </w:r>
      <w:r w:rsidR="009C4576">
        <w:t xml:space="preserve">ting </w:t>
      </w:r>
      <w:r>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Pr>
          <w:rFonts w:asciiTheme="minorBidi" w:hAnsiTheme="minorBidi"/>
          <w:noProof/>
          <w:sz w:val="24"/>
        </w:rPr>
        <w:t>[</w:t>
      </w:r>
      <w:r w:rsidR="00405DFB">
        <w:rPr>
          <w:rFonts w:asciiTheme="minorBidi" w:hAnsiTheme="minorBidi"/>
          <w:noProof/>
          <w:sz w:val="24"/>
        </w:rPr>
        <w:t>is_default</w:t>
      </w:r>
      <w:r>
        <w:rPr>
          <w:rFonts w:asciiTheme="minorBidi" w:hAnsiTheme="minorBidi"/>
          <w:noProof/>
          <w:sz w:val="24"/>
        </w:rPr>
        <w:t xml:space="preserve"> = True]</w:t>
      </w:r>
      <w:r w:rsidR="009C4576">
        <w:rPr>
          <w:rFonts w:asciiTheme="minorBidi" w:hAnsiTheme="minorBidi"/>
          <w:noProof/>
          <w:sz w:val="24"/>
        </w:rPr>
        <w:t>.</w:t>
      </w:r>
      <w:r w:rsidRPr="00DF74B6">
        <w:rPr>
          <w:rFonts w:asciiTheme="minorBidi" w:hAnsiTheme="minorBidi"/>
          <w:noProof/>
          <w:sz w:val="24"/>
        </w:rPr>
        <w:t>.</w:t>
      </w:r>
      <w:r w:rsidR="002B3165">
        <w:rPr>
          <w:rFonts w:asciiTheme="minorBidi" w:hAnsiTheme="minorBidi"/>
          <w:noProof/>
          <w:sz w:val="24"/>
        </w:rPr>
        <w:t>agency_id_list_id</w:t>
      </w:r>
      <w:r w:rsidRPr="00DF74B6">
        <w:t xml:space="preserve">. If </w:t>
      </w:r>
      <w:r>
        <w:t>all the cases return</w:t>
      </w:r>
      <w:r w:rsidRPr="00DF74B6">
        <w:t xml:space="preserve"> null, then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is null.</w:t>
      </w:r>
    </w:p>
    <w:p w14:paraId="3D2AA53A" w14:textId="77777777" w:rsidR="00EC042F" w:rsidRDefault="00EC042F" w:rsidP="008F2EBB">
      <w:pPr>
        <w:pStyle w:val="ListParagraph"/>
        <w:numPr>
          <w:ilvl w:val="0"/>
          <w:numId w:val="13"/>
        </w:numPr>
      </w:pPr>
      <w:r>
        <w:t>Set the value</w:t>
      </w:r>
      <w:r w:rsidR="00E51D44">
        <w:t xml:space="preserve"> of</w:t>
      </w:r>
      <w:r>
        <w:t xml:space="preserve"> </w:t>
      </w:r>
      <w:r w:rsidRPr="00EC042F">
        <w:rPr>
          <w:rStyle w:val="CodeChar"/>
        </w:rPr>
        <w:t>aTypeNode</w:t>
      </w:r>
      <w:r>
        <w:t xml:space="preserve"> </w:t>
      </w:r>
      <w:r w:rsidR="00E51D44">
        <w:t xml:space="preserve">as </w:t>
      </w:r>
      <w:r w:rsidR="00E51D44" w:rsidRPr="00E51D44">
        <w:rPr>
          <w:rStyle w:val="CodeChar"/>
        </w:rPr>
        <w:t>gSC</w:t>
      </w:r>
      <w:r w:rsidR="003A2E42">
        <w:rPr>
          <w:rStyle w:val="CodeChar"/>
        </w:rPr>
        <w:t>s</w:t>
      </w:r>
      <w:r w:rsidR="00E51D44" w:rsidRPr="00E51D44">
        <w:rPr>
          <w:rStyle w:val="CodeChar"/>
        </w:rPr>
        <w:t>[i].</w:t>
      </w:r>
      <w:r w:rsidR="00530652">
        <w:rPr>
          <w:rStyle w:val="CodeChar"/>
        </w:rPr>
        <w:t>dt_sc</w:t>
      </w:r>
      <w:r w:rsidR="00546767">
        <w:rPr>
          <w:rStyle w:val="CodeChar"/>
        </w:rPr>
        <w:t>.</w:t>
      </w:r>
      <w:r w:rsidR="002B3165">
        <w:rPr>
          <w:rStyle w:val="CodeChar"/>
        </w:rPr>
        <w:t>bdt_sc_pri_restri</w:t>
      </w:r>
      <w:r w:rsidR="00E51D44" w:rsidRPr="00E51D44">
        <w:rPr>
          <w:rStyle w:val="CodeChar"/>
        </w:rPr>
        <w:t>[</w:t>
      </w:r>
      <w:r w:rsidR="00405DFB">
        <w:rPr>
          <w:rStyle w:val="CodeChar"/>
        </w:rPr>
        <w:t>is_default</w:t>
      </w:r>
      <w:r w:rsidR="00E51D44" w:rsidRPr="00E51D44">
        <w:rPr>
          <w:rStyle w:val="CodeChar"/>
        </w:rPr>
        <w:t xml:space="preserve"> = True].</w:t>
      </w:r>
      <w:r w:rsidR="00E51D44">
        <w:rPr>
          <w:rStyle w:val="CodeChar"/>
        </w:rPr>
        <w:t xml:space="preserve"> </w:t>
      </w:r>
      <w:r w:rsidR="00BF2D0E">
        <w:rPr>
          <w:rStyle w:val="CodeChar"/>
        </w:rPr>
        <w:t>cdt_sc_awd_pri_xps_type_map</w:t>
      </w:r>
      <w:r w:rsidR="00E51D44" w:rsidRPr="00E51D44">
        <w:rPr>
          <w:rStyle w:val="CodeChar"/>
        </w:rPr>
        <w:t>.</w:t>
      </w:r>
      <w:r w:rsidR="00300C7F">
        <w:rPr>
          <w:rStyle w:val="CodeChar"/>
        </w:rPr>
        <w:t>xbt</w:t>
      </w:r>
      <w:r w:rsidR="00E51D44" w:rsidRPr="00E51D44">
        <w:rPr>
          <w:rStyle w:val="CodeChar"/>
        </w:rPr>
        <w:t>.</w:t>
      </w:r>
      <w:r w:rsidR="00300C7F">
        <w:rPr>
          <w:rStyle w:val="CodeChar"/>
        </w:rPr>
        <w:t>builtIn_type</w:t>
      </w:r>
      <w:r w:rsidR="00E51D44">
        <w:t>.</w:t>
      </w:r>
    </w:p>
    <w:p w14:paraId="28117924" w14:textId="77777777" w:rsidR="00E51D44" w:rsidRDefault="00E51D44" w:rsidP="008F2EBB">
      <w:pPr>
        <w:pStyle w:val="ListParagraph"/>
        <w:numPr>
          <w:ilvl w:val="0"/>
          <w:numId w:val="13"/>
        </w:numPr>
      </w:pPr>
      <w:r>
        <w:t xml:space="preserve">Set the value of </w:t>
      </w:r>
      <w:r w:rsidRPr="00546767">
        <w:rPr>
          <w:rStyle w:val="CodeChar"/>
        </w:rPr>
        <w:t>aTypeNode</w:t>
      </w:r>
      <w:r>
        <w:t xml:space="preserve"> as </w:t>
      </w:r>
      <w:r w:rsidR="003A2E42" w:rsidRPr="00546767">
        <w:rPr>
          <w:rStyle w:val="CodeChar"/>
        </w:rPr>
        <w:t>gSCs[</w:t>
      </w:r>
      <w:r w:rsidR="00546767" w:rsidRPr="00546767">
        <w:rPr>
          <w:rStyle w:val="CodeChar"/>
        </w:rPr>
        <w:t>i].DT_SC_Primitive_Restriction_ID</w:t>
      </w:r>
      <w:r w:rsidR="003A2E42" w:rsidRPr="00546767">
        <w:rPr>
          <w:rStyle w:val="CodeChar"/>
        </w:rPr>
        <w:t>.</w:t>
      </w:r>
      <w:r w:rsidR="00BF2D0E">
        <w:rPr>
          <w:rStyle w:val="CodeChar"/>
        </w:rPr>
        <w:t>cdt_sc_awd_pri_xps_type_map</w:t>
      </w:r>
      <w:r w:rsidR="00546767" w:rsidRPr="00546767">
        <w:rPr>
          <w:rStyle w:val="CodeChar"/>
        </w:rPr>
        <w:t>.</w:t>
      </w:r>
      <w:r w:rsidR="00300C7F">
        <w:rPr>
          <w:rStyle w:val="CodeChar"/>
        </w:rPr>
        <w:t>xbt</w:t>
      </w:r>
      <w:r w:rsidR="00546767" w:rsidRPr="00546767">
        <w:rPr>
          <w:rStyle w:val="CodeChar"/>
        </w:rPr>
        <w:t>.</w:t>
      </w:r>
      <w:r w:rsidR="00300C7F">
        <w:rPr>
          <w:rStyle w:val="CodeChar"/>
        </w:rPr>
        <w:t>builtIn_type</w:t>
      </w:r>
      <w:r w:rsidR="00546767">
        <w:t>.</w:t>
      </w:r>
    </w:p>
    <w:p w14:paraId="4161101A" w14:textId="77777777" w:rsidR="00AF52B6" w:rsidRDefault="00AF52B6" w:rsidP="008F2EBB">
      <w:pPr>
        <w:pStyle w:val="ListParagraph"/>
        <w:numPr>
          <w:ilvl w:val="0"/>
          <w:numId w:val="13"/>
        </w:numPr>
      </w:pPr>
      <w:r>
        <w:t xml:space="preserve">Handle the default and fixed value options of </w:t>
      </w:r>
      <w:r w:rsidRPr="00AF52B6">
        <w:rPr>
          <w:rStyle w:val="CodeChar"/>
        </w:rPr>
        <w:t>gSC[i]</w:t>
      </w:r>
      <w:r>
        <w:t xml:space="preserve"> as follows.</w:t>
      </w:r>
    </w:p>
    <w:p w14:paraId="43B38DDC" w14:textId="77777777" w:rsidR="00AF52B6" w:rsidRDefault="00AF52B6" w:rsidP="008F2EBB">
      <w:pPr>
        <w:pStyle w:val="ListParagraph"/>
        <w:numPr>
          <w:ilvl w:val="1"/>
          <w:numId w:val="13"/>
        </w:numPr>
      </w:pPr>
      <w:r>
        <w:t xml:space="preserve">If </w:t>
      </w:r>
      <w:r w:rsidRPr="00AF52B6">
        <w:rPr>
          <w:rStyle w:val="CodeChar"/>
        </w:rPr>
        <w:t>gSCs[i].Default != null</w:t>
      </w:r>
      <w:r>
        <w:t xml:space="preserve">, add DOM Attribute node as a child of the </w:t>
      </w:r>
      <w:r w:rsidRPr="00AF52B6">
        <w:rPr>
          <w:rStyle w:val="CodeChar"/>
        </w:rPr>
        <w:t>tNode</w:t>
      </w:r>
      <w:r>
        <w:t xml:space="preserve">. Set its value to </w:t>
      </w:r>
      <w:r w:rsidRPr="00AF52B6">
        <w:rPr>
          <w:rStyle w:val="CodeChar"/>
        </w:rPr>
        <w:t>gSCs[i].Default</w:t>
      </w:r>
      <w:r>
        <w:t>.</w:t>
      </w:r>
    </w:p>
    <w:p w14:paraId="5A5617A6" w14:textId="77777777" w:rsidR="00AF52B6" w:rsidRDefault="00AF52B6" w:rsidP="008F2EBB">
      <w:pPr>
        <w:pStyle w:val="ListParagraph"/>
        <w:numPr>
          <w:ilvl w:val="1"/>
          <w:numId w:val="13"/>
        </w:numPr>
      </w:pPr>
      <w:r>
        <w:t xml:space="preserve">If </w:t>
      </w:r>
      <w:r w:rsidRPr="00AF52B6">
        <w:rPr>
          <w:rStyle w:val="CodeChar"/>
        </w:rPr>
        <w:t>gSCs[i].Fixed_Value != null</w:t>
      </w:r>
      <w:r>
        <w:t xml:space="preserve">, add DOM Attribute node as a child of the </w:t>
      </w:r>
      <w:r w:rsidRPr="00AF52B6">
        <w:rPr>
          <w:rStyle w:val="CodeChar"/>
        </w:rPr>
        <w:t>tNode</w:t>
      </w:r>
      <w:r>
        <w:t xml:space="preserve">. Set its value to </w:t>
      </w:r>
      <w:r w:rsidRPr="00AF52B6">
        <w:rPr>
          <w:rStyle w:val="CodeChar"/>
        </w:rPr>
        <w:t>gSCs[i].Fixed_Value</w:t>
      </w:r>
      <w:r>
        <w:t>.</w:t>
      </w:r>
    </w:p>
    <w:p w14:paraId="33D61645" w14:textId="77777777" w:rsidR="00AF52B6" w:rsidRDefault="00AF52B6" w:rsidP="008F2EBB">
      <w:pPr>
        <w:pStyle w:val="ListParagraph"/>
        <w:numPr>
          <w:ilvl w:val="1"/>
          <w:numId w:val="13"/>
        </w:numPr>
      </w:pPr>
      <w:r>
        <w:t xml:space="preserve">If both </w:t>
      </w:r>
      <w:r w:rsidRPr="00AF52B6">
        <w:rPr>
          <w:rStyle w:val="CodeChar"/>
        </w:rPr>
        <w:t>gSCs[i].Default</w:t>
      </w:r>
      <w:r>
        <w:t xml:space="preserve"> and </w:t>
      </w:r>
      <w:r w:rsidRPr="00AF52B6">
        <w:rPr>
          <w:rStyle w:val="CodeChar"/>
        </w:rPr>
        <w:t>gSCs[i].Fixed_Value</w:t>
      </w:r>
      <w:r>
        <w:t xml:space="preserve"> are not null, throw an error.</w:t>
      </w:r>
    </w:p>
    <w:p w14:paraId="37211C2D" w14:textId="77777777" w:rsidR="008D6649" w:rsidRDefault="003A2E42" w:rsidP="003A2E42">
      <w:pPr>
        <w:pStyle w:val="Heading4"/>
      </w:pPr>
      <w:bookmarkStart w:id="469" w:name="_Toc456813692"/>
      <w:r>
        <w:t>isAgencyListGenerated(gAL)</w:t>
      </w:r>
      <w:bookmarkEnd w:id="469"/>
    </w:p>
    <w:p w14:paraId="0C42AC4A" w14:textId="77777777" w:rsidR="00916CA7" w:rsidRDefault="00916CA7" w:rsidP="00916CA7">
      <w:r>
        <w:t>Description: Return Boolean indicating whether the agency ID list has already been generated, true if generated and false otherwise.</w:t>
      </w:r>
    </w:p>
    <w:p w14:paraId="74D8405D" w14:textId="77777777" w:rsidR="00916CA7" w:rsidRDefault="00916CA7" w:rsidP="00916CA7">
      <w:r>
        <w:t xml:space="preserve">Argument: </w:t>
      </w:r>
      <w:r w:rsidRPr="00916CA7">
        <w:rPr>
          <w:rStyle w:val="CodeChar"/>
        </w:rPr>
        <w:t>g</w:t>
      </w:r>
      <w:r>
        <w:rPr>
          <w:rStyle w:val="CodeChar"/>
        </w:rPr>
        <w:t>AL</w:t>
      </w:r>
      <w:r>
        <w:t xml:space="preserve"> = the given agency ID list object.</w:t>
      </w:r>
    </w:p>
    <w:p w14:paraId="272A1371" w14:textId="77777777" w:rsidR="00916CA7" w:rsidRDefault="00916CA7" w:rsidP="00916CA7">
      <w:r>
        <w:t xml:space="preserve">Return: Boolean </w:t>
      </w:r>
    </w:p>
    <w:p w14:paraId="1438A002" w14:textId="77777777" w:rsidR="00916CA7" w:rsidRDefault="00916CA7" w:rsidP="00916CA7"/>
    <w:p w14:paraId="5B5F2AEA" w14:textId="77777777" w:rsidR="003A2E42" w:rsidRDefault="00916CA7" w:rsidP="003A2E42">
      <w:r>
        <w:t xml:space="preserve">Check whether the </w:t>
      </w:r>
      <w:r w:rsidRPr="0065791B">
        <w:rPr>
          <w:rStyle w:val="CodeChar"/>
        </w:rPr>
        <w:t>g</w:t>
      </w:r>
      <w:r>
        <w:rPr>
          <w:rStyle w:val="CodeChar"/>
        </w:rPr>
        <w:t>A</w:t>
      </w:r>
      <w:r w:rsidRPr="0065791B">
        <w:rPr>
          <w:rStyle w:val="CodeChar"/>
        </w:rPr>
        <w:t>L.</w:t>
      </w:r>
      <w:r w:rsidR="00BF35FF">
        <w:rPr>
          <w:rStyle w:val="CodeChar"/>
        </w:rPr>
        <w:t>guid</w:t>
      </w:r>
      <w:r w:rsidRPr="0065791B">
        <w:rPr>
          <w:rStyle w:val="CodeChar"/>
        </w:rPr>
        <w:t xml:space="preserve"> </w:t>
      </w:r>
      <w:r w:rsidRPr="0065791B">
        <w:t>already in the</w:t>
      </w:r>
      <w:r w:rsidRPr="0065791B">
        <w:rPr>
          <w:rStyle w:val="CodeChar"/>
        </w:rPr>
        <w:t xml:space="preserve"> </w:t>
      </w:r>
      <w:r>
        <w:rPr>
          <w:rStyle w:val="CodeChar"/>
        </w:rPr>
        <w:t>guidVector</w:t>
      </w:r>
      <w:r w:rsidRPr="0081140F">
        <w:t>. If so return true, otherwise return false.</w:t>
      </w:r>
    </w:p>
    <w:p w14:paraId="6CFE4A11" w14:textId="77777777" w:rsidR="003A2E42" w:rsidRDefault="003A2E42" w:rsidP="003A2E42">
      <w:pPr>
        <w:pStyle w:val="Heading4"/>
      </w:pPr>
      <w:bookmarkStart w:id="470" w:name="_Toc456813693"/>
      <w:r>
        <w:t>GetAgencyListTypeName(gAL)</w:t>
      </w:r>
      <w:bookmarkEnd w:id="470"/>
    </w:p>
    <w:p w14:paraId="726C6010" w14:textId="77777777" w:rsidR="003A2E42" w:rsidRPr="003A2E42" w:rsidRDefault="003A2E42" w:rsidP="003A2E42"/>
    <w:p w14:paraId="42AE499D" w14:textId="77777777" w:rsidR="008402F0" w:rsidRDefault="008402F0" w:rsidP="008402F0">
      <w:r>
        <w:t xml:space="preserve">Description: Return the type name of the </w:t>
      </w:r>
      <w:r w:rsidRPr="008402F0">
        <w:rPr>
          <w:rStyle w:val="CodeChar"/>
        </w:rPr>
        <w:t>g</w:t>
      </w:r>
      <w:r>
        <w:rPr>
          <w:rStyle w:val="CodeChar"/>
        </w:rPr>
        <w:t>A</w:t>
      </w:r>
      <w:r w:rsidRPr="008402F0">
        <w:rPr>
          <w:rStyle w:val="CodeChar"/>
        </w:rPr>
        <w:t>L</w:t>
      </w:r>
      <w:r>
        <w:t xml:space="preserve"> object. </w:t>
      </w:r>
    </w:p>
    <w:p w14:paraId="334AD2FE" w14:textId="77777777" w:rsidR="008402F0" w:rsidRDefault="008402F0" w:rsidP="008402F0">
      <w:r>
        <w:t xml:space="preserve">Argument: </w:t>
      </w:r>
      <w:r w:rsidRPr="008402F0">
        <w:rPr>
          <w:rStyle w:val="CodeChar"/>
        </w:rPr>
        <w:t>g</w:t>
      </w:r>
      <w:r>
        <w:rPr>
          <w:rStyle w:val="CodeChar"/>
        </w:rPr>
        <w:t>A</w:t>
      </w:r>
      <w:r w:rsidRPr="008402F0">
        <w:rPr>
          <w:rStyle w:val="CodeChar"/>
        </w:rPr>
        <w:t>L</w:t>
      </w:r>
      <w:r>
        <w:t xml:space="preserve"> = the given agency ID list object, for which the type name to be constructed.</w:t>
      </w:r>
    </w:p>
    <w:p w14:paraId="588D34A3" w14:textId="77777777" w:rsidR="008402F0" w:rsidRDefault="008402F0" w:rsidP="008402F0">
      <w:r>
        <w:t xml:space="preserve">Return: A string representing the type name of the </w:t>
      </w:r>
      <w:r w:rsidRPr="008402F0">
        <w:rPr>
          <w:rStyle w:val="CodeChar"/>
        </w:rPr>
        <w:t>g</w:t>
      </w:r>
      <w:r>
        <w:rPr>
          <w:rStyle w:val="CodeChar"/>
        </w:rPr>
        <w:t>A</w:t>
      </w:r>
      <w:r w:rsidRPr="008402F0">
        <w:rPr>
          <w:rStyle w:val="CodeChar"/>
        </w:rPr>
        <w:t>L</w:t>
      </w:r>
      <w:r>
        <w:t>.</w:t>
      </w:r>
    </w:p>
    <w:p w14:paraId="3C292D4D" w14:textId="77777777" w:rsidR="008402F0" w:rsidRDefault="008402F0" w:rsidP="008402F0"/>
    <w:p w14:paraId="12BBC5E2" w14:textId="77777777" w:rsidR="008D6649" w:rsidRDefault="008402F0" w:rsidP="008402F0">
      <w:pPr>
        <w:rPr>
          <w:rStyle w:val="CodeChar"/>
        </w:rPr>
      </w:pPr>
      <w:commentRangeStart w:id="471"/>
      <w:r>
        <w:t xml:space="preserve">Return </w:t>
      </w:r>
      <w:r w:rsidRPr="003A646F">
        <w:rPr>
          <w:rStyle w:val="CodeChar"/>
        </w:rPr>
        <w:t xml:space="preserve">{ </w:t>
      </w:r>
      <w:r>
        <w:rPr>
          <w:rStyle w:val="CodeChar"/>
        </w:rPr>
        <w:t xml:space="preserve">“clm” + </w:t>
      </w:r>
      <w:r w:rsidR="00E72146">
        <w:rPr>
          <w:rStyle w:val="CodeChar"/>
        </w:rPr>
        <w:t>gAL.</w:t>
      </w:r>
      <w:r w:rsidR="00BF35FF">
        <w:rPr>
          <w:rStyle w:val="CodeChar"/>
        </w:rPr>
        <w:t>agency_id</w:t>
      </w:r>
      <w:r w:rsidR="00E72146">
        <w:rPr>
          <w:rStyle w:val="CodeChar"/>
        </w:rPr>
        <w:t xml:space="preserve"> + gAL.</w:t>
      </w:r>
      <w:r w:rsidR="00BF35FF">
        <w:rPr>
          <w:rStyle w:val="CodeChar"/>
        </w:rPr>
        <w:t>list_id</w:t>
      </w:r>
      <w:r w:rsidR="00E72146">
        <w:rPr>
          <w:rStyle w:val="CodeChar"/>
        </w:rPr>
        <w:t xml:space="preserve"> + </w:t>
      </w:r>
      <w:r w:rsidRPr="003A646F">
        <w:rPr>
          <w:rStyle w:val="CodeChar"/>
        </w:rPr>
        <w:t>g</w:t>
      </w:r>
      <w:r>
        <w:rPr>
          <w:rStyle w:val="CodeChar"/>
        </w:rPr>
        <w:t>A</w:t>
      </w:r>
      <w:r w:rsidRPr="003A646F">
        <w:rPr>
          <w:rStyle w:val="CodeChar"/>
        </w:rPr>
        <w:t>L.</w:t>
      </w:r>
      <w:r w:rsidR="00E72146">
        <w:rPr>
          <w:rStyle w:val="CodeChar"/>
        </w:rPr>
        <w:t>Version + “_”</w:t>
      </w:r>
      <w:r w:rsidRPr="003A646F">
        <w:rPr>
          <w:rStyle w:val="CodeChar"/>
        </w:rPr>
        <w:t xml:space="preserve"> + </w:t>
      </w:r>
      <w:r w:rsidR="00E72146">
        <w:rPr>
          <w:rStyle w:val="CodeChar"/>
        </w:rPr>
        <w:t>UpperCamelCase(</w:t>
      </w:r>
      <w:r w:rsidRPr="003A646F">
        <w:rPr>
          <w:rStyle w:val="CodeChar"/>
        </w:rPr>
        <w:t>g</w:t>
      </w:r>
      <w:r>
        <w:rPr>
          <w:rStyle w:val="CodeChar"/>
        </w:rPr>
        <w:t>A</w:t>
      </w:r>
      <w:r w:rsidRPr="003A646F">
        <w:rPr>
          <w:rStyle w:val="CodeChar"/>
        </w:rPr>
        <w:t>L.Name</w:t>
      </w:r>
      <w:r w:rsidR="00E72146">
        <w:rPr>
          <w:rStyle w:val="CodeChar"/>
        </w:rPr>
        <w:t xml:space="preserve">) + “ContentType” } </w:t>
      </w:r>
      <w:commentRangeEnd w:id="471"/>
      <w:r w:rsidR="00A70C9F">
        <w:rPr>
          <w:rStyle w:val="CommentReference"/>
        </w:rPr>
        <w:commentReference w:id="471"/>
      </w:r>
    </w:p>
    <w:p w14:paraId="48A31996" w14:textId="77777777" w:rsidR="008246D0" w:rsidRDefault="008246D0" w:rsidP="008246D0">
      <w:pPr>
        <w:pStyle w:val="Heading4"/>
      </w:pPr>
      <w:bookmarkStart w:id="472" w:name="_Toc456813694"/>
      <w:r>
        <w:t>GenerateAgencyList(gAL, gSC, gSchemaNode)</w:t>
      </w:r>
      <w:bookmarkEnd w:id="472"/>
    </w:p>
    <w:p w14:paraId="341968F5" w14:textId="77777777" w:rsidR="008246D0" w:rsidRDefault="008246D0" w:rsidP="008246D0">
      <w:r>
        <w:t xml:space="preserve">Description: Generate the Identification Content Type </w:t>
      </w:r>
      <w:r w:rsidR="00166BCA">
        <w:t xml:space="preserve">corresponding to the </w:t>
      </w:r>
      <w:r w:rsidR="00166BCA" w:rsidRPr="00166BCA">
        <w:rPr>
          <w:rStyle w:val="CodeChar"/>
        </w:rPr>
        <w:t xml:space="preserve">gAL </w:t>
      </w:r>
      <w:r>
        <w:t xml:space="preserve">as a child of the </w:t>
      </w:r>
      <w:r w:rsidRPr="00166BCA">
        <w:rPr>
          <w:rStyle w:val="CodeChar"/>
        </w:rPr>
        <w:t>xsd:schema</w:t>
      </w:r>
      <w:r>
        <w:t xml:space="preserve"> </w:t>
      </w:r>
      <w:r w:rsidR="00166BCA">
        <w:t xml:space="preserve">element </w:t>
      </w:r>
    </w:p>
    <w:p w14:paraId="4DDC5432" w14:textId="77777777" w:rsidR="008246D0" w:rsidRDefault="008246D0" w:rsidP="008246D0">
      <w:r>
        <w:t>Argument:</w:t>
      </w:r>
      <w:r w:rsidR="00820575">
        <w:t xml:space="preserve"> </w:t>
      </w:r>
      <w:r w:rsidR="00820575" w:rsidRPr="00820575">
        <w:rPr>
          <w:rStyle w:val="CodeChar"/>
        </w:rPr>
        <w:t>gAL</w:t>
      </w:r>
      <w:r w:rsidR="00820575">
        <w:t xml:space="preserve"> = the given agency ID List of object, for which the type to be generated, </w:t>
      </w:r>
      <w:r w:rsidR="00820575" w:rsidRPr="00820575">
        <w:rPr>
          <w:rStyle w:val="CodeChar"/>
        </w:rPr>
        <w:t>gSC</w:t>
      </w:r>
      <w:r w:rsidR="00820575">
        <w:t xml:space="preserve"> = the supplementary component object that uses </w:t>
      </w:r>
      <w:r w:rsidR="003E1873" w:rsidRPr="003E1873">
        <w:rPr>
          <w:rStyle w:val="CodeChar"/>
        </w:rPr>
        <w:t>gAL</w:t>
      </w:r>
      <w:r w:rsidR="003E1873">
        <w:t>,</w:t>
      </w:r>
      <w:r w:rsidR="00820575">
        <w:t xml:space="preserve"> </w:t>
      </w:r>
      <w:r w:rsidR="00820575" w:rsidRPr="00820575">
        <w:rPr>
          <w:rStyle w:val="CodeChar"/>
        </w:rPr>
        <w:t>gSchemaNode</w:t>
      </w:r>
      <w:r w:rsidR="00820575">
        <w:t xml:space="preserve"> = the </w:t>
      </w:r>
      <w:r w:rsidR="00820575" w:rsidRPr="00820575">
        <w:rPr>
          <w:rStyle w:val="CodeChar"/>
        </w:rPr>
        <w:t>xsd:schema</w:t>
      </w:r>
      <w:r w:rsidR="00820575">
        <w:t xml:space="preserve"> DOM Element node – parent of the type node to be generated.</w:t>
      </w:r>
    </w:p>
    <w:p w14:paraId="1896F029" w14:textId="77777777" w:rsidR="008246D0" w:rsidRDefault="008246D0" w:rsidP="008246D0">
      <w:r>
        <w:t xml:space="preserve">Return: The generated DOM </w:t>
      </w:r>
      <w:r w:rsidR="003E1873">
        <w:t>Element n</w:t>
      </w:r>
      <w:r>
        <w:t xml:space="preserve">ode representing the </w:t>
      </w:r>
      <w:r w:rsidRPr="00EC32A6">
        <w:rPr>
          <w:rStyle w:val="CodeChar"/>
        </w:rPr>
        <w:t>xsd:simpleType</w:t>
      </w:r>
      <w:r>
        <w:rPr>
          <w:rStyle w:val="CodeChar"/>
        </w:rPr>
        <w:t xml:space="preserve"> </w:t>
      </w:r>
      <w:r>
        <w:t xml:space="preserve">corresponding to the </w:t>
      </w:r>
      <w:r>
        <w:rPr>
          <w:rStyle w:val="CodeChar"/>
        </w:rPr>
        <w:t>gA</w:t>
      </w:r>
      <w:r w:rsidRPr="0065791B">
        <w:rPr>
          <w:rStyle w:val="CodeChar"/>
        </w:rPr>
        <w:t>L</w:t>
      </w:r>
      <w:r w:rsidRPr="0081140F">
        <w:t>.</w:t>
      </w:r>
    </w:p>
    <w:p w14:paraId="7188213E" w14:textId="77777777" w:rsidR="008246D0" w:rsidRDefault="00820575" w:rsidP="008246D0">
      <w:r>
        <w:rPr>
          <w:noProof/>
          <w:lang w:bidi="th-TH"/>
        </w:rPr>
        <w:lastRenderedPageBreak/>
        <mc:AlternateContent>
          <mc:Choice Requires="wpc">
            <w:drawing>
              <wp:inline distT="0" distB="0" distL="0" distR="0" wp14:anchorId="0D7C1254" wp14:editId="6BD7C7DA">
                <wp:extent cx="5934075" cy="4438651"/>
                <wp:effectExtent l="0" t="0" r="28575" b="19050"/>
                <wp:docPr id="466" name="Canvas 4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1" name="Oval 101"/>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a:stCxn id="125" idx="2"/>
                          <a:endCxn id="449"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5" name="Text Box 125"/>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86C59F" w14:textId="77777777" w:rsidR="00F332FA" w:rsidRDefault="00F332FA" w:rsidP="0082057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Straight Arrow Connector 128"/>
                        <wps:cNvCnPr>
                          <a:stCxn id="446" idx="2"/>
                          <a:endCxn id="450" idx="0"/>
                        </wps:cNvCnPr>
                        <wps:spPr>
                          <a:xfrm>
                            <a:off x="1545679" y="2888263"/>
                            <a:ext cx="4107" cy="20759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3" name="Straight Arrow Connector 443"/>
                        <wps:cNvCnPr>
                          <a:stCxn id="101" idx="4"/>
                          <a:endCxn id="125"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4" name="Straight Arrow Connector 128"/>
                        <wps:cNvCnPr>
                          <a:stCxn id="450" idx="3"/>
                          <a:endCxn id="447" idx="1"/>
                        </wps:cNvCnPr>
                        <wps:spPr>
                          <a:xfrm flipV="1">
                            <a:off x="2714625" y="555139"/>
                            <a:ext cx="652473" cy="2754006"/>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5" name="Straight Arrow Connector 445"/>
                        <wps:cNvCnPr>
                          <a:stCxn id="449" idx="2"/>
                          <a:endCxn id="464"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6" name="Text Box 446"/>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EFB771" w14:textId="77777777" w:rsidR="00F332FA" w:rsidRDefault="00F332FA" w:rsidP="0082057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3367098" y="331049"/>
                            <a:ext cx="2300277" cy="448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71C091" w14:textId="77777777" w:rsidR="00F332FA" w:rsidRDefault="00F332FA" w:rsidP="00820575">
                              <w:pPr>
                                <w:pStyle w:val="Code"/>
                                <w:spacing w:line="168" w:lineRule="auto"/>
                                <w:jc w:val="center"/>
                              </w:pPr>
                              <w:r>
                                <w:t xml:space="preserve">Get all Agency_List_Value records belonging to gAL. Put them in the gALVs[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Text Box 448"/>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4242ED" w14:textId="77777777" w:rsidR="00F332FA" w:rsidRDefault="00F332FA" w:rsidP="00820575">
                              <w:pPr>
                                <w:pStyle w:val="Code"/>
                                <w:spacing w:line="168" w:lineRule="auto"/>
                                <w:jc w:val="center"/>
                              </w:pPr>
                              <w:r>
                                <w:t>For each gALVs[i]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Text Box 449"/>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9229DD" w14:textId="77777777" w:rsidR="00F332FA" w:rsidRDefault="00F332FA"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Text Box 450"/>
                        <wps:cNvSpPr txBox="1"/>
                        <wps:spPr>
                          <a:xfrm>
                            <a:off x="384946" y="3095861"/>
                            <a:ext cx="2329679" cy="42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E64BFE" w14:textId="77777777" w:rsidR="00F332FA" w:rsidRDefault="00F332FA" w:rsidP="00DB68D7">
                              <w:pPr>
                                <w:pStyle w:val="Code"/>
                                <w:spacing w:line="168" w:lineRule="auto"/>
                                <w:jc w:val="center"/>
                              </w:pPr>
                              <w:r>
                                <w:t>Add a DOM Attribute node, with node name = “base”. Set the node value to “xsd:token”.</w:t>
                              </w:r>
                            </w:p>
                            <w:p w14:paraId="30FE0C91" w14:textId="77777777" w:rsidR="00F332FA" w:rsidRDefault="00F332FA" w:rsidP="00820575">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Text Box 451"/>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94A54E" w14:textId="77777777" w:rsidR="00F332FA" w:rsidRDefault="00F332FA" w:rsidP="00820575">
                              <w:pPr>
                                <w:pStyle w:val="Code"/>
                                <w:spacing w:line="168" w:lineRule="auto"/>
                                <w:jc w:val="center"/>
                              </w:pPr>
                              <w:r>
                                <w:t>Create an xsd:enumeration DOM Element node and its child ‘value’DOM Attribute node. Set the Attribute node value to gALVs[i].value.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Straight Arrow Connector 128"/>
                        <wps:cNvCnPr>
                          <a:stCxn id="447" idx="2"/>
                          <a:endCxn id="448" idx="0"/>
                        </wps:cNvCnPr>
                        <wps:spPr>
                          <a:xfrm>
                            <a:off x="4517237" y="779228"/>
                            <a:ext cx="2425" cy="427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3" name="Straight Arrow Connector 128"/>
                        <wps:cNvCnPr>
                          <a:stCxn id="448" idx="2"/>
                          <a:endCxn id="451"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54" name="Group 454"/>
                        <wpg:cNvGrpSpPr/>
                        <wpg:grpSpPr>
                          <a:xfrm>
                            <a:off x="3845292" y="2838497"/>
                            <a:ext cx="1360170" cy="382905"/>
                            <a:chOff x="0" y="0"/>
                            <a:chExt cx="1360544" cy="383214"/>
                          </a:xfrm>
                        </wpg:grpSpPr>
                        <wps:wsp>
                          <wps:cNvPr id="455" name="Diamond 455"/>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1E02C9" w14:textId="77777777" w:rsidR="00F332FA" w:rsidRDefault="00F332FA"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6"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3BA14E" w14:textId="77777777" w:rsidR="00F332FA" w:rsidRDefault="00F332FA" w:rsidP="00820575">
                                <w:pPr>
                                  <w:pStyle w:val="NormalWeb"/>
                                  <w:overflowPunct w:val="0"/>
                                  <w:spacing w:before="0" w:beforeAutospacing="0" w:after="0" w:afterAutospacing="0"/>
                                  <w:jc w:val="center"/>
                                </w:pPr>
                                <w:r>
                                  <w:rPr>
                                    <w:rFonts w:ascii="Cordia New" w:eastAsia="Times New Roman" w:hAnsi="Cordia New" w:cs="Cordia New"/>
                                  </w:rPr>
                                  <w:t>More gALVs[i]?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57" name="Straight Arrow Connector 128"/>
                        <wps:cNvCnPr>
                          <a:stCxn id="451" idx="2"/>
                          <a:endCxn id="455" idx="0"/>
                        </wps:cNvCnPr>
                        <wps:spPr>
                          <a:xfrm>
                            <a:off x="4518172" y="2372983"/>
                            <a:ext cx="7205" cy="4655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8" name="Oval 458"/>
                        <wps:cNvSpPr/>
                        <wps:spPr>
                          <a:xfrm>
                            <a:off x="4466250" y="3885225"/>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128"/>
                        <wps:cNvCnPr>
                          <a:stCxn id="455" idx="2"/>
                          <a:endCxn id="458" idx="0"/>
                        </wps:cNvCnPr>
                        <wps:spPr>
                          <a:xfrm>
                            <a:off x="4525377" y="3221402"/>
                            <a:ext cx="6596" cy="663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0" name="Straight Arrow Connector 128"/>
                        <wps:cNvCnPr>
                          <a:stCxn id="455" idx="1"/>
                          <a:endCxn id="448" idx="1"/>
                        </wps:cNvCnPr>
                        <wps:spPr>
                          <a:xfrm rot="10800000" flipH="1">
                            <a:off x="3845292" y="1328086"/>
                            <a:ext cx="45720" cy="1701865"/>
                          </a:xfrm>
                          <a:prstGeom prst="bentConnector3">
                            <a:avLst>
                              <a:gd name="adj1" fmla="val -12708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1" name="Text Box 461"/>
                        <wps:cNvSpPr txBox="1"/>
                        <wps:spPr>
                          <a:xfrm>
                            <a:off x="3891012" y="4068618"/>
                            <a:ext cx="1257300" cy="241946"/>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AAF6074" w14:textId="77777777" w:rsidR="00F332FA" w:rsidRDefault="00F332FA" w:rsidP="0082057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3840578" y="272559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A25EF7" w14:textId="77777777" w:rsidR="00F332FA" w:rsidRDefault="00F332FA" w:rsidP="0082057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Text Box 463"/>
                        <wps:cNvSpPr txBox="1"/>
                        <wps:spPr>
                          <a:xfrm>
                            <a:off x="4466250" y="3344278"/>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EAB98" w14:textId="77777777" w:rsidR="00F332FA" w:rsidRDefault="00F332FA" w:rsidP="0082057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DD4854" w14:textId="77777777" w:rsidR="00F332FA" w:rsidRDefault="00F332FA"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Straight Arrow Connector 128"/>
                        <wps:cNvCnPr>
                          <a:stCxn id="464" idx="2"/>
                          <a:endCxn id="446"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0D7C1254" id="Canvas 466" o:spid="_x0000_s1492" editas="canvas" style="width:467.25pt;height:349.5pt;mso-position-horizontal-relative:char;mso-position-vertical-relative:line" coordsize="59340,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">
                <v:shape id="_x0000_s1493" type="#_x0000_t75" style="position:absolute;width:59340;height:44386;visibility:visible;mso-wrap-style:square" stroked="t" strokecolor="black [3213]">
                  <v:fill o:detectmouseclick="t"/>
                  <v:path o:connecttype="none"/>
                </v:shape>
                <v:oval id="Oval 101" o:spid="_x0000_s1494" style="position:absolute;left:14763;top:59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" fillcolor="white [3201]" strokeweight=".5pt"/>
                <v:shape id="Straight Arrow Connector 104" o:spid="_x0000_s1495" type="#_x0000_t32" style="position:absolute;left:15445;top:8523;width:52;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" filled="t" fillcolor="white [3201]" strokeweight=".5pt">
                  <v:stroke endarrow="open"/>
                </v:shape>
                <v:shape id="Text Box 125" o:spid="_x0000_s1496" type="#_x0000_t202" style="position:absolute;left:5782;top:3242;width:19326;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XCpwAAAANwAAAAPAAAAZHJzL2Rvd25yZXYueG1sRE9NawIx&#10;EL0X+h/CFLzVbAVl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RMVwqcAAAADcAAAADwAAAAAA&#10;AAAAAAAAAAAHAgAAZHJzL2Rvd25yZXYueG1sUEsFBgAAAAADAAMAtwAAAPQCAAAAAA==&#10;" fillcolor="white [3201]" strokeweight=".5pt">
                  <v:textbox>
                    <w:txbxContent>
                      <w:p w14:paraId="7D86C59F" w14:textId="77777777" w:rsidR="00F332FA" w:rsidRDefault="00F332FA" w:rsidP="00820575">
                        <w:pPr>
                          <w:pStyle w:val="Code"/>
                          <w:spacing w:line="168" w:lineRule="auto"/>
                          <w:jc w:val="center"/>
                        </w:pPr>
                        <w:r>
                          <w:t>Create a DOM Element node, stNode, representing the xsd:simpleType, as a child of the gSchemaNode.</w:t>
                        </w:r>
                      </w:p>
                    </w:txbxContent>
                  </v:textbox>
                </v:shape>
                <v:shape id="Straight Arrow Connector 128" o:spid="_x0000_s1497" type="#_x0000_t32" style="position:absolute;left:15456;top:28882;width:41;height:2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" filled="t" fillcolor="white [3201]" strokeweight=".5pt">
                  <v:stroke endarrow="open"/>
                </v:shape>
                <v:shape id="Straight Arrow Connector 443" o:spid="_x0000_s1498" type="#_x0000_t32" style="position:absolute;left:15423;top:1912;width:22;height:1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" filled="t" fillcolor="white [3201]" strokeweight=".5pt">
                  <v:stroke endarrow="open"/>
                </v:shape>
                <v:shape id="Straight Arrow Connector 128" o:spid="_x0000_s1499" type="#_x0000_t34" style="position:absolute;left:27146;top:5551;width:6524;height:2754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" filled="t" fillcolor="white [3201]" strokeweight=".5pt">
                  <v:stroke endarrow="open"/>
                </v:shape>
                <v:shape id="Straight Arrow Connector 445" o:spid="_x0000_s1500" type="#_x0000_t32" style="position:absolute;left:15441;top:15107;width:56;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" filled="t" fillcolor="white [3201]" strokeweight=".5pt">
                  <v:stroke endarrow="open"/>
                </v:shape>
                <v:shape id="Text Box 446" o:spid="_x0000_s1501" type="#_x0000_t202" style="position:absolute;left:3576;top:24614;width:2376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" fillcolor="white [3201]" strokeweight=".5pt">
                  <v:textbox>
                    <w:txbxContent>
                      <w:p w14:paraId="76EFB771" w14:textId="77777777" w:rsidR="00F332FA" w:rsidRDefault="00F332FA" w:rsidP="00820575">
                        <w:pPr>
                          <w:pStyle w:val="Code"/>
                          <w:spacing w:line="168" w:lineRule="auto"/>
                          <w:jc w:val="center"/>
                        </w:pPr>
                        <w:r>
                          <w:t>Add a DOM Element node, rtNode, representing the xsd:restriction, as a child of the stNode</w:t>
                        </w:r>
                      </w:p>
                    </w:txbxContent>
                  </v:textbox>
                </v:shape>
                <v:shape id="Text Box 447" o:spid="_x0000_s1502" type="#_x0000_t202" style="position:absolute;left:33670;top:3310;width:23003;height:4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" fillcolor="white [3201]" strokeweight=".5pt">
                  <v:textbox>
                    <w:txbxContent>
                      <w:p w14:paraId="4A71C091" w14:textId="77777777" w:rsidR="00F332FA" w:rsidRDefault="00F332FA" w:rsidP="00820575">
                        <w:pPr>
                          <w:pStyle w:val="Code"/>
                          <w:spacing w:line="168" w:lineRule="auto"/>
                          <w:jc w:val="center"/>
                        </w:pPr>
                        <w:r>
                          <w:t xml:space="preserve">Get all Agency_List_Value records belonging to gAL. Put them in the gALVs[ ]. </w:t>
                        </w:r>
                      </w:p>
                    </w:txbxContent>
                  </v:textbox>
                </v:shape>
                <v:shape id="Text Box 448" o:spid="_x0000_s1503" type="#_x0000_t202" style="position:absolute;left:38910;top:12071;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" fillcolor="white [3201]" strokeweight=".5pt">
                  <v:textbox>
                    <w:txbxContent>
                      <w:p w14:paraId="464242ED" w14:textId="77777777" w:rsidR="00F332FA" w:rsidRDefault="00F332FA" w:rsidP="00820575">
                        <w:pPr>
                          <w:pStyle w:val="Code"/>
                          <w:spacing w:line="168" w:lineRule="auto"/>
                          <w:jc w:val="center"/>
                        </w:pPr>
                        <w:r>
                          <w:t>For each gALVs[i]</w:t>
                        </w:r>
                      </w:p>
                    </w:txbxContent>
                  </v:textbox>
                </v:shape>
                <v:shape id="Text Box 449" o:spid="_x0000_s1504" type="#_x0000_t202" style="position:absolute;left:4406;top:10001;width:22183;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7E9229DD" w14:textId="77777777" w:rsidR="00F332FA" w:rsidRDefault="00F332FA"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50" o:spid="_x0000_s1505" type="#_x0000_t202" style="position:absolute;left:3849;top:30958;width:23297;height:4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" fillcolor="white [3201]" strokeweight=".5pt">
                  <v:textbox>
                    <w:txbxContent>
                      <w:p w14:paraId="2FE64BFE" w14:textId="77777777" w:rsidR="00F332FA" w:rsidRDefault="00F332FA" w:rsidP="00DB68D7">
                        <w:pPr>
                          <w:pStyle w:val="Code"/>
                          <w:spacing w:line="168" w:lineRule="auto"/>
                          <w:jc w:val="center"/>
                        </w:pPr>
                        <w:r>
                          <w:t>Add a DOM Attribute node, with node name = “base”. Set the node value to “xsd:token”.</w:t>
                        </w:r>
                      </w:p>
                      <w:p w14:paraId="30FE0C91" w14:textId="77777777" w:rsidR="00F332FA" w:rsidRDefault="00F332FA" w:rsidP="00820575">
                        <w:pPr>
                          <w:pStyle w:val="Code"/>
                          <w:spacing w:line="168" w:lineRule="auto"/>
                          <w:jc w:val="center"/>
                        </w:pPr>
                      </w:p>
                    </w:txbxContent>
                  </v:textbox>
                </v:shape>
                <v:shape id="Text Box 451" o:spid="_x0000_s1506" type="#_x0000_t202" style="position:absolute;left:33680;top:18398;width:23003;height:5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" fillcolor="white [3201]" strokeweight=".5pt">
                  <v:textbox>
                    <w:txbxContent>
                      <w:p w14:paraId="1094A54E" w14:textId="77777777" w:rsidR="00F332FA" w:rsidRDefault="00F332FA" w:rsidP="00820575">
                        <w:pPr>
                          <w:pStyle w:val="Code"/>
                          <w:spacing w:line="168" w:lineRule="auto"/>
                          <w:jc w:val="center"/>
                        </w:pPr>
                        <w:r>
                          <w:t>Create an xsd:enumeration DOM Element node and its child ‘value’DOM Attribute node. Set the Attribute node value to gALVs[i].value.</w:t>
                        </w:r>
                      </w:p>
                    </w:txbxContent>
                  </v:textbox>
                </v:shape>
                <v:shape id="Straight Arrow Connector 128" o:spid="_x0000_s1507" type="#_x0000_t32" style="position:absolute;left:45172;top:7792;width:24;height:42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" filled="t" fillcolor="white [3201]" strokeweight=".5pt">
                  <v:stroke endarrow="open"/>
                </v:shape>
                <v:shape id="Straight Arrow Connector 128" o:spid="_x0000_s1508" type="#_x0000_t32" style="position:absolute;left:45181;top:14490;width:15;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" filled="t" fillcolor="white [3201]" strokeweight=".5pt">
                  <v:stroke endarrow="open"/>
                </v:shape>
                <v:group id="Group 454" o:spid="_x0000_s1509" style="position:absolute;left:38452;top:28384;width:13602;height:3830"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shape id="Diamond 455" o:spid="_x0000_s1510" type="#_x0000_t4" style="position:absolute;width:13605;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" fillcolor="white [3201]" strokeweight=".25pt">
                    <v:textbox inset="0,0,0,0">
                      <w:txbxContent>
                        <w:p w14:paraId="6F1E02C9" w14:textId="77777777" w:rsidR="00F332FA" w:rsidRDefault="00F332FA"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511" type="#_x0000_t202" style="position:absolute;left:2542;top:3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t1xwAAANwAAAAPAAAAZHJzL2Rvd25yZXYueG1sRI9Ba8JA&#10;FITvQv/D8gq96UZp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Pfsu3XHAAAA3AAA&#10;AA8AAAAAAAAAAAAAAAAABwIAAGRycy9kb3ducmV2LnhtbFBLBQYAAAAAAwADALcAAAD7AgAAAAA=&#10;" filled="f" stroked="f" strokeweight=".5pt">
                    <v:textbox>
                      <w:txbxContent>
                        <w:p w14:paraId="403BA14E" w14:textId="77777777" w:rsidR="00F332FA" w:rsidRDefault="00F332FA" w:rsidP="00820575">
                          <w:pPr>
                            <w:pStyle w:val="NormalWeb"/>
                            <w:overflowPunct w:val="0"/>
                            <w:spacing w:before="0" w:beforeAutospacing="0" w:after="0" w:afterAutospacing="0"/>
                            <w:jc w:val="center"/>
                          </w:pPr>
                          <w:r>
                            <w:rPr>
                              <w:rFonts w:ascii="Cordia New" w:eastAsia="Times New Roman" w:hAnsi="Cordia New" w:cs="Cordia New"/>
                            </w:rPr>
                            <w:t>More gALVs[i]?</w:t>
                          </w:r>
                        </w:p>
                      </w:txbxContent>
                    </v:textbox>
                  </v:shape>
                </v:group>
                <v:shape id="Straight Arrow Connector 128" o:spid="_x0000_s1512" type="#_x0000_t32" style="position:absolute;left:45181;top:23729;width:72;height:46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" filled="t" fillcolor="white [3201]" strokeweight=".5pt">
                  <v:stroke endarrow="open"/>
                </v:shape>
                <v:oval id="Oval 458" o:spid="_x0000_s1513" style="position:absolute;left:44662;top:38852;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" fillcolor="black [3213]" strokeweight=".5pt"/>
                <v:shape id="Straight Arrow Connector 128" o:spid="_x0000_s1514" type="#_x0000_t32" style="position:absolute;left:45253;top:32214;width:66;height:6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" filled="t" fillcolor="white [3201]" strokeweight=".5pt">
                  <v:stroke endarrow="open"/>
                </v:shape>
                <v:shape id="Straight Arrow Connector 128" o:spid="_x0000_s1515" type="#_x0000_t34" style="position:absolute;left:38452;top:13280;width:458;height:17019;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" adj="-274500" filled="t" fillcolor="white [3201]" strokeweight=".5pt">
                  <v:stroke endarrow="open"/>
                </v:shape>
                <v:shape id="Text Box 461" o:spid="_x0000_s1516" type="#_x0000_t202" style="position:absolute;left:38910;top:40686;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" filled="f" strokecolor="white [3212]" strokeweight=".5pt">
                  <v:textbox>
                    <w:txbxContent>
                      <w:p w14:paraId="2AAF6074" w14:textId="77777777" w:rsidR="00F332FA" w:rsidRDefault="00F332FA" w:rsidP="00820575">
                        <w:pPr>
                          <w:pStyle w:val="Code"/>
                          <w:spacing w:line="168" w:lineRule="auto"/>
                          <w:jc w:val="center"/>
                        </w:pPr>
                        <w:r>
                          <w:t>Return StNode</w:t>
                        </w:r>
                      </w:p>
                    </w:txbxContent>
                  </v:textbox>
                </v:shape>
                <v:shape id="Text Box 462" o:spid="_x0000_s1517" type="#_x0000_t202" style="position:absolute;left:38405;top:27255;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3fLxwAAANwAAAAPAAAAZHJzL2Rvd25yZXYueG1sRI/NasMw&#10;EITvgb6D2EJuiVzT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Ea7d8vHAAAA3AAA&#10;AA8AAAAAAAAAAAAAAAAABwIAAGRycy9kb3ducmV2LnhtbFBLBQYAAAAAAwADALcAAAD7AgAAAAA=&#10;" filled="f" stroked="f" strokeweight=".5pt">
                  <v:textbox>
                    <w:txbxContent>
                      <w:p w14:paraId="0CA25EF7" w14:textId="77777777" w:rsidR="00F332FA" w:rsidRDefault="00F332FA" w:rsidP="00820575">
                        <w:pPr>
                          <w:pStyle w:val="Code"/>
                          <w:spacing w:line="168" w:lineRule="auto"/>
                          <w:jc w:val="center"/>
                        </w:pPr>
                        <w:r>
                          <w:t>Y</w:t>
                        </w:r>
                      </w:p>
                    </w:txbxContent>
                  </v:textbox>
                </v:shape>
                <v:shape id="Text Box 463" o:spid="_x0000_s1518" type="#_x0000_t202" style="position:absolute;left:44662;top:33442;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" filled="f" stroked="f" strokeweight=".5pt">
                  <v:textbox>
                    <w:txbxContent>
                      <w:p w14:paraId="4CFEAB98" w14:textId="77777777" w:rsidR="00F332FA" w:rsidRDefault="00F332FA" w:rsidP="00820575">
                        <w:pPr>
                          <w:pStyle w:val="Code"/>
                          <w:spacing w:line="168" w:lineRule="auto"/>
                          <w:jc w:val="center"/>
                        </w:pPr>
                        <w:r>
                          <w:t>N</w:t>
                        </w:r>
                      </w:p>
                    </w:txbxContent>
                  </v:textbox>
                </v:shape>
                <v:shape id="Text Box 464" o:spid="_x0000_s1519" type="#_x0000_t202" style="position:absolute;left:4962;top:17016;width:20959;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" fillcolor="white [3201]" strokeweight=".5pt">
                  <v:textbox>
                    <w:txbxContent>
                      <w:p w14:paraId="4EDD4854" w14:textId="77777777" w:rsidR="00F332FA" w:rsidRDefault="00F332FA"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520" type="#_x0000_t32" style="position:absolute;left:15441;top:22343;width:15;height:2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" filled="t" fillcolor="white [3201]" strokeweight=".5pt">
                  <v:stroke endarrow="open"/>
                </v:shape>
                <w10:anchorlock/>
              </v:group>
            </w:pict>
          </mc:Fallback>
        </mc:AlternateContent>
      </w:r>
    </w:p>
    <w:p w14:paraId="0E704B40" w14:textId="77777777" w:rsidR="003E1735" w:rsidRDefault="003E1735" w:rsidP="008246D0"/>
    <w:p w14:paraId="05039651" w14:textId="77777777" w:rsidR="003E1735" w:rsidRDefault="003E1735" w:rsidP="008F2EBB">
      <w:pPr>
        <w:pStyle w:val="ListParagraph"/>
        <w:numPr>
          <w:ilvl w:val="0"/>
          <w:numId w:val="16"/>
        </w:numPr>
      </w:pPr>
      <w:r>
        <w:t xml:space="preserve">Set its value to </w:t>
      </w:r>
      <w:r w:rsidRPr="003E1735">
        <w:rPr>
          <w:rStyle w:val="CodeChar"/>
        </w:rPr>
        <w:t>GetAgencyListTypeName(gAL)</w:t>
      </w:r>
      <w:r>
        <w:t>.</w:t>
      </w:r>
    </w:p>
    <w:p w14:paraId="75AA6083" w14:textId="77777777" w:rsidR="003E1735" w:rsidRDefault="003E1735" w:rsidP="008F2EBB">
      <w:pPr>
        <w:pStyle w:val="ListParagraph"/>
        <w:numPr>
          <w:ilvl w:val="0"/>
          <w:numId w:val="16"/>
        </w:numPr>
      </w:pPr>
      <w:r>
        <w:t xml:space="preserve">Set its value to </w:t>
      </w:r>
      <w:r w:rsidRPr="003E1735">
        <w:rPr>
          <w:rStyle w:val="CodeChar"/>
        </w:rPr>
        <w:t>gAL.</w:t>
      </w:r>
      <w:r w:rsidR="00BF35FF">
        <w:rPr>
          <w:rStyle w:val="CodeChar"/>
        </w:rPr>
        <w:t>guid</w:t>
      </w:r>
      <w:r>
        <w:t>.</w:t>
      </w:r>
    </w:p>
    <w:p w14:paraId="24457F8C" w14:textId="77777777" w:rsidR="000B1331" w:rsidRDefault="000B1331" w:rsidP="00EF6FC8">
      <w:pPr>
        <w:pStyle w:val="Heading2"/>
      </w:pPr>
      <w:bookmarkStart w:id="473" w:name="_Ref434246414"/>
      <w:bookmarkStart w:id="474" w:name="_Toc456813695"/>
      <w:r>
        <w:t>Namespace Management</w:t>
      </w:r>
      <w:bookmarkEnd w:id="473"/>
      <w:bookmarkEnd w:id="474"/>
    </w:p>
    <w:p w14:paraId="193ADE60" w14:textId="77777777" w:rsidR="004B261C" w:rsidRPr="004B261C" w:rsidRDefault="001816F4" w:rsidP="004B261C">
      <w:r>
        <w:t xml:space="preserve">A UI should be available for the user to Create and Update a Namespace. </w:t>
      </w:r>
      <w:r w:rsidR="00F14DB5">
        <w:t xml:space="preserve">A namespace can only be deleted when there is no reference. Only the user who is the owner as indcated by the Owner_User_ID column can update or delete the namespace. The user who created the record is the first owner. The owner can assign another user as an owner. Hence, there must be another functionality for the owner to assign a new owner. Changes to the namespace are not tracked with history records. </w:t>
      </w:r>
      <w:r w:rsidR="002737BB">
        <w:t xml:space="preserve">The WHO columns must be properly updated as the record gets created and updated. </w:t>
      </w:r>
      <w:r w:rsidR="00F14DB5">
        <w:t xml:space="preserve">There is no other specific logic to namespace management functionalities. </w:t>
      </w:r>
    </w:p>
    <w:p w14:paraId="0271CB6A" w14:textId="77777777" w:rsidR="00EF6FC8" w:rsidRDefault="00EF6FC8" w:rsidP="00EF6FC8">
      <w:pPr>
        <w:pStyle w:val="Heading2"/>
      </w:pPr>
      <w:bookmarkStart w:id="475" w:name="_Ref434482614"/>
      <w:bookmarkStart w:id="476" w:name="_Toc456813696"/>
      <w:r>
        <w:t>Manage CCs and DTs</w:t>
      </w:r>
      <w:bookmarkEnd w:id="475"/>
      <w:bookmarkEnd w:id="476"/>
    </w:p>
    <w:p w14:paraId="6295605F" w14:textId="6215F02C" w:rsidR="00082390" w:rsidRPr="00082390" w:rsidRDefault="00082390" w:rsidP="00082390">
      <w:r>
        <w:t xml:space="preserve">Note: See specifics for management of User Extension Group ACC in </w:t>
      </w:r>
      <w:r>
        <w:fldChar w:fldCharType="begin"/>
      </w:r>
      <w:r>
        <w:instrText xml:space="preserve"> REF _Ref436631127 \r \h </w:instrText>
      </w:r>
      <w:r>
        <w:fldChar w:fldCharType="separate"/>
      </w:r>
      <w:r w:rsidR="00632C6D">
        <w:t>3.3.9</w:t>
      </w:r>
      <w:r>
        <w:fldChar w:fldCharType="end"/>
      </w:r>
      <w:r>
        <w:t>.</w:t>
      </w:r>
    </w:p>
    <w:p w14:paraId="179F0591" w14:textId="77777777" w:rsidR="001C6FFA" w:rsidRDefault="001C6FFA" w:rsidP="00C475D2">
      <w:pPr>
        <w:pStyle w:val="Heading3"/>
      </w:pPr>
      <w:bookmarkStart w:id="477" w:name="_Ref437064337"/>
      <w:bookmarkStart w:id="478" w:name="_Ref434410462"/>
      <w:bookmarkStart w:id="479" w:name="_Toc456813697"/>
      <w:r>
        <w:t>Architecture</w:t>
      </w:r>
      <w:r w:rsidR="005F6AE5">
        <w:t xml:space="preserve"> for managing revisions</w:t>
      </w:r>
      <w:bookmarkEnd w:id="477"/>
      <w:bookmarkEnd w:id="479"/>
    </w:p>
    <w:p w14:paraId="4AA5491E" w14:textId="77777777" w:rsidR="005F6AE5" w:rsidRDefault="005F6AE5" w:rsidP="005F6AE5">
      <w:pPr>
        <w:pStyle w:val="Heading4"/>
      </w:pPr>
      <w:bookmarkStart w:id="480" w:name="_Toc456813698"/>
      <w:r>
        <w:t>Current and history records</w:t>
      </w:r>
      <w:bookmarkEnd w:id="480"/>
    </w:p>
    <w:p w14:paraId="41F2DBA4" w14:textId="43D62AA2" w:rsidR="001C6FFA" w:rsidRDefault="001C6FFA" w:rsidP="005F6AE5">
      <w:pPr>
        <w:spacing w:before="240"/>
      </w:pPr>
      <w:r>
        <w:t xml:space="preserve">Logically, CCs </w:t>
      </w:r>
      <w:r w:rsidR="00D60ED8">
        <w:t xml:space="preserve">revisions and releases </w:t>
      </w:r>
      <w:r>
        <w:t>are managed in two set</w:t>
      </w:r>
      <w:r w:rsidR="00B40BCE">
        <w:t>s</w:t>
      </w:r>
      <w:r>
        <w:t xml:space="preserve"> of records – current and history. This can be viewed as two sets of tables as shown in </w:t>
      </w:r>
      <w:r w:rsidR="004D1864">
        <w:fldChar w:fldCharType="begin"/>
      </w:r>
      <w:r w:rsidR="004D1864">
        <w:instrText xml:space="preserve"> REF _Ref434930893 \h </w:instrText>
      </w:r>
      <w:r w:rsidR="004D1864">
        <w:fldChar w:fldCharType="separate"/>
      </w:r>
      <w:r w:rsidR="00632C6D">
        <w:t xml:space="preserve">Figure </w:t>
      </w:r>
      <w:r w:rsidR="00632C6D">
        <w:rPr>
          <w:noProof/>
        </w:rPr>
        <w:t>12</w:t>
      </w:r>
      <w:r w:rsidR="004D1864">
        <w:fldChar w:fldCharType="end"/>
      </w:r>
      <w:r>
        <w:t xml:space="preserve"> below. However, both current and history records are implemented with </w:t>
      </w:r>
      <w:r>
        <w:lastRenderedPageBreak/>
        <w:t xml:space="preserve">only a single set of tables; and the current and history records are differentiated by the </w:t>
      </w:r>
      <w:r w:rsidR="00B37A2C">
        <w:rPr>
          <w:rStyle w:val="CodeChar"/>
        </w:rPr>
        <w:t>r</w:t>
      </w:r>
      <w:r w:rsidRPr="00E62AF2">
        <w:rPr>
          <w:rStyle w:val="CodeChar"/>
        </w:rPr>
        <w:t>evision_</w:t>
      </w:r>
      <w:r w:rsidR="00B37A2C">
        <w:rPr>
          <w:rStyle w:val="CodeChar"/>
        </w:rPr>
        <w:t>n</w:t>
      </w:r>
      <w:r w:rsidRPr="00E62AF2">
        <w:rPr>
          <w:rStyle w:val="CodeChar"/>
        </w:rPr>
        <w:t>um</w:t>
      </w:r>
      <w:r>
        <w:t xml:space="preserve"> column. The current record always have a </w:t>
      </w:r>
      <w:r w:rsidR="00B37A2C">
        <w:rPr>
          <w:rStyle w:val="CodeChar"/>
        </w:rPr>
        <w:t>r</w:t>
      </w:r>
      <w:r w:rsidRPr="00E62AF2">
        <w:rPr>
          <w:rStyle w:val="CodeChar"/>
        </w:rPr>
        <w:t>evision_</w:t>
      </w:r>
      <w:r w:rsidR="00B37A2C">
        <w:rPr>
          <w:rStyle w:val="CodeChar"/>
        </w:rPr>
        <w:t>n</w:t>
      </w:r>
      <w:r w:rsidRPr="00E62AF2">
        <w:rPr>
          <w:rStyle w:val="CodeChar"/>
        </w:rPr>
        <w:t>um</w:t>
      </w:r>
      <w:r>
        <w:t xml:space="preserve"> of </w:t>
      </w:r>
      <w:r w:rsidRPr="005F6AE5">
        <w:rPr>
          <w:rStyle w:val="CodeChar"/>
        </w:rPr>
        <w:t>0</w:t>
      </w:r>
      <w:r>
        <w:t xml:space="preserve">, while the history record has a </w:t>
      </w:r>
      <w:r w:rsidR="00B37A2C">
        <w:rPr>
          <w:rStyle w:val="CodeChar"/>
        </w:rPr>
        <w:t>revision_num</w:t>
      </w:r>
      <w:r>
        <w:t xml:space="preserve"> of </w:t>
      </w:r>
      <w:r w:rsidRPr="005F6AE5">
        <w:rPr>
          <w:rStyle w:val="CodeChar"/>
        </w:rPr>
        <w:t>1</w:t>
      </w:r>
      <w:r>
        <w:t xml:space="preserve"> or higher.</w:t>
      </w:r>
      <w:r w:rsidR="004D1864">
        <w:t xml:space="preserve"> The history record always points to its corresponding current </w:t>
      </w:r>
      <w:r w:rsidR="0022458D">
        <w:t xml:space="preserve">(master) </w:t>
      </w:r>
      <w:r w:rsidR="004D1864">
        <w:t>record.</w:t>
      </w:r>
      <w:r w:rsidR="009B1EB1">
        <w:t xml:space="preserve"> </w:t>
      </w:r>
    </w:p>
    <w:p w14:paraId="1CE0F0F5" w14:textId="77777777" w:rsidR="004D1864" w:rsidRDefault="004D1864" w:rsidP="005F6AE5">
      <w:pPr>
        <w:spacing w:before="240"/>
      </w:pPr>
      <w:r>
        <w:rPr>
          <w:noProof/>
          <w:lang w:bidi="th-TH"/>
        </w:rPr>
        <w:drawing>
          <wp:inline distT="0" distB="0" distL="0" distR="0" wp14:anchorId="501ADDE5" wp14:editId="31BF8304">
            <wp:extent cx="5907819" cy="1934593"/>
            <wp:effectExtent l="19050" t="19050" r="17145" b="2794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06230" cy="1934073"/>
                    </a:xfrm>
                    <a:prstGeom prst="rect">
                      <a:avLst/>
                    </a:prstGeom>
                    <a:noFill/>
                    <a:ln>
                      <a:solidFill>
                        <a:schemeClr val="tx1"/>
                      </a:solidFill>
                    </a:ln>
                  </pic:spPr>
                </pic:pic>
              </a:graphicData>
            </a:graphic>
          </wp:inline>
        </w:drawing>
      </w:r>
    </w:p>
    <w:p w14:paraId="7C889A54" w14:textId="6F03BA7C" w:rsidR="004D1864" w:rsidRDefault="004D1864" w:rsidP="004D1864">
      <w:pPr>
        <w:pStyle w:val="Caption"/>
      </w:pPr>
      <w:bookmarkStart w:id="481" w:name="_Ref434930893"/>
      <w:r>
        <w:t xml:space="preserve">Figure </w:t>
      </w:r>
      <w:fldSimple w:instr=" SEQ Figure \* ARABIC ">
        <w:r w:rsidR="00632C6D">
          <w:rPr>
            <w:noProof/>
          </w:rPr>
          <w:t>12</w:t>
        </w:r>
      </w:fldSimple>
      <w:bookmarkEnd w:id="481"/>
      <w:r>
        <w:t xml:space="preserve">: Concepts of current and history records </w:t>
      </w:r>
    </w:p>
    <w:p w14:paraId="1F95729E" w14:textId="77777777" w:rsidR="005F6AE5" w:rsidRDefault="00F900A4" w:rsidP="005F6AE5">
      <w:pPr>
        <w:spacing w:before="240"/>
      </w:pPr>
      <w:r>
        <w:t>Every time</w:t>
      </w:r>
      <w:r w:rsidR="005F6AE5">
        <w:t xml:space="preserve"> there is a change to </w:t>
      </w:r>
      <w:r w:rsidR="00B40BCE">
        <w:t>a</w:t>
      </w:r>
      <w:r w:rsidR="005F6AE5">
        <w:t xml:space="preserve"> CC, a </w:t>
      </w:r>
      <w:r w:rsidR="00A6581A">
        <w:t xml:space="preserve"> new </w:t>
      </w:r>
      <w:r w:rsidR="005F6AE5">
        <w:t>history record</w:t>
      </w:r>
      <w:r w:rsidR="00A6581A">
        <w:t xml:space="preserve"> that is the same as the updated content</w:t>
      </w:r>
      <w:r w:rsidR="005F6AE5">
        <w:t xml:space="preserve"> is inserted. For a new revision,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rsidR="005F6AE5">
        <w:t xml:space="preserve"> is incremented from the latest revision.</w:t>
      </w:r>
      <w:r w:rsidR="00534CF1">
        <w:t xml:space="preserve"> </w:t>
      </w:r>
      <w:r w:rsidR="0022458D">
        <w:t>For every change during</w:t>
      </w:r>
      <w:r w:rsidR="00534CF1">
        <w:t xml:space="preserve"> the </w:t>
      </w:r>
      <w:r w:rsidR="0022458D">
        <w:t>revision</w:t>
      </w:r>
      <w:r w:rsidR="00534CF1">
        <w:t xml:space="preserve">, the history records are inserted with the same </w:t>
      </w:r>
      <w:r w:rsidR="00B37A2C">
        <w:rPr>
          <w:rStyle w:val="CodeChar"/>
        </w:rPr>
        <w:t>r</w:t>
      </w:r>
      <w:r w:rsidR="00534CF1" w:rsidRPr="00534CF1">
        <w:rPr>
          <w:rStyle w:val="CodeChar"/>
        </w:rPr>
        <w:t>evision_</w:t>
      </w:r>
      <w:r w:rsidR="00B37A2C">
        <w:rPr>
          <w:rStyle w:val="CodeChar"/>
        </w:rPr>
        <w:t>n</w:t>
      </w:r>
      <w:r w:rsidR="00534CF1" w:rsidRPr="00534CF1">
        <w:rPr>
          <w:rStyle w:val="CodeChar"/>
        </w:rPr>
        <w:t>um</w:t>
      </w:r>
      <w:r w:rsidR="00534CF1">
        <w:t xml:space="preserve"> but </w:t>
      </w:r>
      <w:r w:rsidR="00DD3203">
        <w:t>the next</w:t>
      </w:r>
      <w:r w:rsidR="00534CF1">
        <w:t xml:space="preserve"> </w:t>
      </w:r>
      <w:r w:rsidR="00B37A2C">
        <w:rPr>
          <w:rStyle w:val="CodeChar"/>
        </w:rPr>
        <w:t>r</w:t>
      </w:r>
      <w:r w:rsidR="00534CF1" w:rsidRPr="00534CF1">
        <w:rPr>
          <w:rStyle w:val="CodeChar"/>
        </w:rPr>
        <w:t>evision_</w:t>
      </w:r>
      <w:r w:rsidR="00B37A2C">
        <w:rPr>
          <w:rStyle w:val="CodeChar"/>
        </w:rPr>
        <w:t>t</w:t>
      </w:r>
      <w:r w:rsidR="00534CF1" w:rsidRPr="00534CF1">
        <w:rPr>
          <w:rStyle w:val="CodeChar"/>
        </w:rPr>
        <w:t>racking_</w:t>
      </w:r>
      <w:r w:rsidR="00B37A2C">
        <w:rPr>
          <w:rStyle w:val="CodeChar"/>
        </w:rPr>
        <w:t>n</w:t>
      </w:r>
      <w:r w:rsidR="00534CF1" w:rsidRPr="00534CF1">
        <w:rPr>
          <w:rStyle w:val="CodeChar"/>
        </w:rPr>
        <w:t>um</w:t>
      </w:r>
      <w:r w:rsidR="00534CF1">
        <w:t>.</w:t>
      </w:r>
      <w:r w:rsidR="0022458D">
        <w:t xml:space="preserve"> The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22458D">
        <w:t xml:space="preserve"> support</w:t>
      </w:r>
      <w:r w:rsidR="00ED5AF6">
        <w:t>s</w:t>
      </w:r>
      <w:r w:rsidR="0022458D">
        <w:t xml:space="preserve"> a m</w:t>
      </w:r>
      <w:r w:rsidR="00A6581A">
        <w:t>e</w:t>
      </w:r>
      <w:r w:rsidR="0022458D">
        <w:t>ch</w:t>
      </w:r>
      <w:r w:rsidR="00A6581A">
        <w:t>a</w:t>
      </w:r>
      <w:r w:rsidR="0022458D">
        <w:t>n</w:t>
      </w:r>
      <w:r w:rsidR="00A6581A">
        <w:t>i</w:t>
      </w:r>
      <w:r w:rsidR="0022458D">
        <w:t>sm for the user to undo his/her changes.</w:t>
      </w:r>
      <w:r w:rsidR="00534CF1">
        <w:t xml:space="preserve"> CCs have </w:t>
      </w:r>
      <w:r w:rsidR="0022458D">
        <w:t xml:space="preserve">a </w:t>
      </w:r>
      <w:r w:rsidR="00534CF1">
        <w:t xml:space="preserve">state </w:t>
      </w:r>
      <w:r w:rsidR="0022458D">
        <w:t>which can be</w:t>
      </w:r>
      <w:r w:rsidR="00534CF1">
        <w:t xml:space="preserve"> Editing, Candidate,</w:t>
      </w:r>
      <w:r w:rsidR="00924F5B">
        <w:t xml:space="preserve"> or</w:t>
      </w:r>
      <w:r w:rsidR="00534CF1">
        <w:t xml:space="preserve"> Published. Once a revision of a CC is published, the history record whose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534CF1">
        <w:t xml:space="preserve"> is </w:t>
      </w:r>
      <w:r w:rsidR="00534CF1" w:rsidRPr="004D1864">
        <w:rPr>
          <w:rStyle w:val="CodeChar"/>
        </w:rPr>
        <w:t>1</w:t>
      </w:r>
      <w:r w:rsidR="00534CF1">
        <w:t xml:space="preserve"> or more is deleted except the highest (latest) one to reflect the final picture of the CC’s revision.</w:t>
      </w:r>
      <w:r w:rsidR="008B066F">
        <w:t xml:space="preserve"> </w:t>
      </w:r>
    </w:p>
    <w:p w14:paraId="435AD2AB" w14:textId="77777777" w:rsidR="00D60ED8" w:rsidRDefault="00D60ED8" w:rsidP="005F6AE5">
      <w:pPr>
        <w:spacing w:before="240"/>
      </w:pPr>
      <w:r>
        <w:t xml:space="preserve">The history record also has a </w:t>
      </w:r>
      <w:r w:rsidR="00B37A2C">
        <w:rPr>
          <w:rStyle w:val="CodeChar"/>
        </w:rPr>
        <w:t>revision_a</w:t>
      </w:r>
      <w:r w:rsidRPr="00D60ED8">
        <w:rPr>
          <w:rStyle w:val="CodeChar"/>
        </w:rPr>
        <w:t>ction</w:t>
      </w:r>
      <w:r>
        <w:t xml:space="preserve"> column, which indicates the database transaction that has happened to the current record. The value can semantically means insert, update, and delete. The purpose of this column is two-fold. First, it supports undoing changes during the revision. The other is to support the release of the CC content. This is particularly important when the action is ‘delete’. When an association is deleted, it is no longer present in the current record. Therefore, the history record indicates that the association </w:t>
      </w:r>
      <w:r w:rsidR="002B2A8A">
        <w:t>no longer exist in releases after the deletion has occurred (</w:t>
      </w:r>
      <w:r>
        <w:t>this work</w:t>
      </w:r>
      <w:r w:rsidR="002B2A8A">
        <w:t>s</w:t>
      </w:r>
      <w:r>
        <w:t xml:space="preserve"> in conjunction with the </w:t>
      </w:r>
      <w:r w:rsidR="00C71A36">
        <w:rPr>
          <w:rStyle w:val="CodeChar"/>
        </w:rPr>
        <w:t>release_id</w:t>
      </w:r>
      <w:r>
        <w:t xml:space="preserve"> column).</w:t>
      </w:r>
    </w:p>
    <w:p w14:paraId="0E50B79A" w14:textId="281C2D01" w:rsidR="0034329A" w:rsidRDefault="0034329A" w:rsidP="005F6AE5">
      <w:pPr>
        <w:spacing w:before="240"/>
      </w:pPr>
      <w:r>
        <w:t xml:space="preserve">CC tables have a </w:t>
      </w:r>
      <w:r w:rsidR="00C303AD">
        <w:t>common s</w:t>
      </w:r>
      <w:r>
        <w:t xml:space="preserve">et of columns, such as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t xml:space="preserve"> and others discussed above, to keep track of changes, revision, and release. See the data model for the definition of these columns and how they should be populated in general. Unless otherwise specifically </w:t>
      </w:r>
      <w:r w:rsidR="00DD3203">
        <w:t>indicated</w:t>
      </w:r>
      <w:r>
        <w:t xml:space="preserve"> in other subsections of section </w:t>
      </w:r>
      <w:r w:rsidR="00C303AD">
        <w:fldChar w:fldCharType="begin"/>
      </w:r>
      <w:r w:rsidR="00C303AD">
        <w:instrText xml:space="preserve"> REF _Ref434482614 \r \h </w:instrText>
      </w:r>
      <w:r w:rsidR="00C303AD">
        <w:fldChar w:fldCharType="separate"/>
      </w:r>
      <w:r w:rsidR="00632C6D">
        <w:t>3.10</w:t>
      </w:r>
      <w:r w:rsidR="00C303AD">
        <w:fldChar w:fldCharType="end"/>
      </w:r>
      <w:r>
        <w:t xml:space="preserve">, explanations in the data model and in this </w:t>
      </w:r>
      <w:r w:rsidR="00C71A36">
        <w:fldChar w:fldCharType="begin"/>
      </w:r>
      <w:r w:rsidR="00C71A36">
        <w:instrText xml:space="preserve"> REF _Ref437064337 \r \h </w:instrText>
      </w:r>
      <w:r w:rsidR="00C71A36">
        <w:fldChar w:fldCharType="separate"/>
      </w:r>
      <w:r w:rsidR="00632C6D">
        <w:t>3.10.1</w:t>
      </w:r>
      <w:r w:rsidR="00C71A36">
        <w:fldChar w:fldCharType="end"/>
      </w:r>
      <w:r>
        <w:t xml:space="preserve"> section shall be </w:t>
      </w:r>
      <w:r w:rsidR="00863BBB">
        <w:t>the guideline for populating these revision related columns.</w:t>
      </w:r>
    </w:p>
    <w:p w14:paraId="49A03B61" w14:textId="77777777" w:rsidR="00B225FF" w:rsidRDefault="00B225FF" w:rsidP="00B225FF">
      <w:pPr>
        <w:pStyle w:val="Heading4"/>
      </w:pPr>
      <w:bookmarkStart w:id="482" w:name="_Toc456813699"/>
      <w:r>
        <w:t>Unit of control and concurrency management</w:t>
      </w:r>
      <w:bookmarkEnd w:id="482"/>
    </w:p>
    <w:p w14:paraId="2312C711" w14:textId="77777777" w:rsidR="00B225FF" w:rsidRDefault="00B225FF" w:rsidP="00B225FF">
      <w:pPr>
        <w:spacing w:before="240"/>
      </w:pPr>
      <w:r>
        <w:t xml:space="preserve">Because CCs are typically interconnected, this section describes the method to manage the concurrency of accessing entities. </w:t>
      </w:r>
    </w:p>
    <w:p w14:paraId="226B8DF3" w14:textId="77777777" w:rsidR="00B225FF" w:rsidRDefault="00B225FF" w:rsidP="00B225FF">
      <w:pPr>
        <w:spacing w:before="240"/>
      </w:pPr>
      <w:r>
        <w:t>For concurrency control, units of control (or unit of check out) must be first defined. They are as follows:</w:t>
      </w:r>
    </w:p>
    <w:p w14:paraId="133174A7" w14:textId="77777777" w:rsidR="00B225FF" w:rsidRDefault="00B225FF" w:rsidP="00924F5B">
      <w:pPr>
        <w:pStyle w:val="ListParagraph"/>
        <w:numPr>
          <w:ilvl w:val="0"/>
          <w:numId w:val="25"/>
        </w:numPr>
        <w:spacing w:before="240"/>
      </w:pPr>
      <w:r>
        <w:t xml:space="preserve">ACC Unit of Control (UoC): ACC and its child ASCC and BCC are always checked out altogether. This means that their states shall be transitioned together. </w:t>
      </w:r>
    </w:p>
    <w:p w14:paraId="6B54E82F" w14:textId="77777777" w:rsidR="00B225FF" w:rsidRDefault="00B225FF" w:rsidP="00924F5B">
      <w:pPr>
        <w:pStyle w:val="ListParagraph"/>
        <w:numPr>
          <w:ilvl w:val="0"/>
          <w:numId w:val="25"/>
        </w:numPr>
        <w:spacing w:before="240"/>
      </w:pPr>
      <w:r>
        <w:t>ASCCP UoC: An ASCCP can be checked out independently.</w:t>
      </w:r>
    </w:p>
    <w:p w14:paraId="335C31C9" w14:textId="77777777" w:rsidR="00B225FF" w:rsidRDefault="00B225FF" w:rsidP="00924F5B">
      <w:pPr>
        <w:pStyle w:val="ListParagraph"/>
        <w:numPr>
          <w:ilvl w:val="0"/>
          <w:numId w:val="25"/>
        </w:numPr>
        <w:spacing w:before="240"/>
      </w:pPr>
      <w:r>
        <w:t>BCCP UoC: An BCCP can be checked out independently.</w:t>
      </w:r>
    </w:p>
    <w:p w14:paraId="72EEB645" w14:textId="77777777" w:rsidR="00B225FF" w:rsidRDefault="00B225FF" w:rsidP="00924F5B">
      <w:pPr>
        <w:pStyle w:val="ListParagraph"/>
        <w:numPr>
          <w:ilvl w:val="0"/>
          <w:numId w:val="25"/>
        </w:numPr>
        <w:spacing w:before="240"/>
      </w:pPr>
      <w:r>
        <w:t>BDT UoC: A BDT can be checked out independently.</w:t>
      </w:r>
    </w:p>
    <w:p w14:paraId="4AD3757E" w14:textId="77777777" w:rsidR="00B225FF" w:rsidRDefault="00B225FF" w:rsidP="00B225FF">
      <w:pPr>
        <w:spacing w:before="240"/>
      </w:pPr>
      <w:r>
        <w:lastRenderedPageBreak/>
        <w:t xml:space="preserve">Owners of all </w:t>
      </w:r>
      <w:r w:rsidR="00340439">
        <w:t>related</w:t>
      </w:r>
      <w:r>
        <w:t xml:space="preserve"> UoCs must be notified of a state change event associated with these UoCs</w:t>
      </w:r>
      <w:r w:rsidR="00340439">
        <w:t>, so that they can review and ensure consistency of changes</w:t>
      </w:r>
      <w:r>
        <w:t xml:space="preserve">. A mechanism may be created to filter events such that only the owners of UoCs that are directly and indirectly referring and referred to by the UoC generating the event are notified. </w:t>
      </w:r>
    </w:p>
    <w:p w14:paraId="2D4F4980" w14:textId="77777777" w:rsidR="00B225FF" w:rsidRDefault="00B225FF" w:rsidP="00B225FF">
      <w:pPr>
        <w:spacing w:before="240"/>
      </w:pPr>
      <w:r>
        <w:rPr>
          <w:noProof/>
          <w:lang w:bidi="th-TH"/>
        </w:rPr>
        <w:drawing>
          <wp:inline distT="0" distB="0" distL="0" distR="0" wp14:anchorId="1B120EB7" wp14:editId="1ECB494A">
            <wp:extent cx="6048841" cy="3045350"/>
            <wp:effectExtent l="19050" t="19050" r="9525" b="2222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54560" cy="3048229"/>
                    </a:xfrm>
                    <a:prstGeom prst="rect">
                      <a:avLst/>
                    </a:prstGeom>
                    <a:noFill/>
                    <a:ln>
                      <a:solidFill>
                        <a:schemeClr val="tx1"/>
                      </a:solidFill>
                    </a:ln>
                  </pic:spPr>
                </pic:pic>
              </a:graphicData>
            </a:graphic>
          </wp:inline>
        </w:drawing>
      </w:r>
    </w:p>
    <w:p w14:paraId="55C38E76" w14:textId="54796276" w:rsidR="00B225FF" w:rsidRDefault="00B225FF" w:rsidP="00B225FF">
      <w:pPr>
        <w:pStyle w:val="Caption"/>
      </w:pPr>
      <w:bookmarkStart w:id="483" w:name="_Ref435948773"/>
      <w:r>
        <w:t xml:space="preserve">Figure </w:t>
      </w:r>
      <w:fldSimple w:instr=" SEQ Figure \* ARABIC ">
        <w:r w:rsidR="00632C6D">
          <w:rPr>
            <w:noProof/>
          </w:rPr>
          <w:t>13</w:t>
        </w:r>
      </w:fldSimple>
      <w:bookmarkEnd w:id="483"/>
      <w:r>
        <w:t>: Example core components</w:t>
      </w:r>
    </w:p>
    <w:p w14:paraId="4A3D3256" w14:textId="298E81C2" w:rsidR="00B225FF" w:rsidRDefault="00B225FF" w:rsidP="00B225FF">
      <w:pPr>
        <w:spacing w:before="240"/>
      </w:pPr>
      <w:r>
        <w:t xml:space="preserve">Taking the core components in </w:t>
      </w:r>
      <w:r>
        <w:fldChar w:fldCharType="begin"/>
      </w:r>
      <w:r>
        <w:instrText xml:space="preserve"> REF _Ref435948773 \h </w:instrText>
      </w:r>
      <w:r>
        <w:fldChar w:fldCharType="separate"/>
      </w:r>
      <w:r w:rsidR="00632C6D">
        <w:t xml:space="preserve">Figure </w:t>
      </w:r>
      <w:r w:rsidR="00632C6D">
        <w:rPr>
          <w:noProof/>
        </w:rPr>
        <w:t>13</w:t>
      </w:r>
      <w:r>
        <w:fldChar w:fldCharType="end"/>
      </w:r>
      <w:r>
        <w:t xml:space="preserve"> as an example, let’s assume that the </w:t>
      </w:r>
      <w:r w:rsidRPr="00FD2D83">
        <w:rPr>
          <w:rStyle w:val="CodeChar"/>
        </w:rPr>
        <w:t>PartyScreenResponseType</w:t>
      </w:r>
      <w:r>
        <w:t xml:space="preserve"> ACC is first checked out into the Editing state by a user – U1. Then, another user, U2, checked out the </w:t>
      </w:r>
      <w:r w:rsidRPr="00FD2D83">
        <w:rPr>
          <w:rStyle w:val="CodeChar"/>
        </w:rPr>
        <w:t>CoordidateType</w:t>
      </w:r>
      <w:r>
        <w:t xml:space="preserve"> ACC into the Editing state. U1 shall be notified of that event.</w:t>
      </w:r>
    </w:p>
    <w:p w14:paraId="28C0F58B" w14:textId="77777777" w:rsidR="00B225FF" w:rsidRDefault="00B225FF" w:rsidP="00B225FF">
      <w:pPr>
        <w:spacing w:before="240"/>
      </w:pPr>
      <w:r>
        <w:t xml:space="preserve">Next, U1 transitioned the </w:t>
      </w:r>
      <w:r w:rsidRPr="00FD2D83">
        <w:rPr>
          <w:rStyle w:val="CodeChar"/>
        </w:rPr>
        <w:t>PartyScreenResponseType</w:t>
      </w:r>
      <w:r>
        <w:t xml:space="preserve"> ACC into the Candidate state. U2 shall be notified of that event. U2 should review the </w:t>
      </w:r>
      <w:r w:rsidRPr="00FD2D83">
        <w:rPr>
          <w:rStyle w:val="CodeChar"/>
        </w:rPr>
        <w:t>PartyScreenResponseType</w:t>
      </w:r>
      <w:r>
        <w:t xml:space="preserve"> ACC to ensure that the changes do not overlap with the changes he was going to make to the </w:t>
      </w:r>
      <w:r w:rsidRPr="00FD2D83">
        <w:rPr>
          <w:rStyle w:val="CodeChar"/>
        </w:rPr>
        <w:t>CoordinateType</w:t>
      </w:r>
      <w:r>
        <w:t xml:space="preserve"> ACC.</w:t>
      </w:r>
    </w:p>
    <w:p w14:paraId="0D98A958" w14:textId="77777777" w:rsidR="00B225FF" w:rsidRDefault="00B225FF" w:rsidP="00B225FF">
      <w:pPr>
        <w:spacing w:before="240"/>
      </w:pPr>
      <w:r>
        <w:t xml:space="preserve">Next, U2 moved the </w:t>
      </w:r>
      <w:r w:rsidRPr="00FD2D83">
        <w:rPr>
          <w:rStyle w:val="CodeChar"/>
        </w:rPr>
        <w:t>CoordinateType</w:t>
      </w:r>
      <w:r>
        <w:t xml:space="preserve"> ACC into the Candidate state. Similarly, U1 shall be notified of the event and review the content in the </w:t>
      </w:r>
      <w:r w:rsidRPr="00FD2D83">
        <w:rPr>
          <w:rStyle w:val="CodeChar"/>
        </w:rPr>
        <w:t>CoordinateType</w:t>
      </w:r>
      <w:r>
        <w:t xml:space="preserve"> ACC to ensure that there would be no overlap with the changes he had made or was going to make to the </w:t>
      </w:r>
      <w:r w:rsidRPr="00FD2D83">
        <w:rPr>
          <w:rStyle w:val="CodeChar"/>
        </w:rPr>
        <w:t>PartyScreenRespsonseType</w:t>
      </w:r>
      <w:r>
        <w:t xml:space="preserve"> ACC.</w:t>
      </w:r>
    </w:p>
    <w:p w14:paraId="34A55243" w14:textId="77777777" w:rsidR="00340439" w:rsidRDefault="00340439" w:rsidP="00D60ED8">
      <w:pPr>
        <w:pStyle w:val="Heading4"/>
      </w:pPr>
      <w:bookmarkStart w:id="484" w:name="_Toc456813700"/>
      <w:r>
        <w:t>Revision vs. Version</w:t>
      </w:r>
      <w:bookmarkEnd w:id="484"/>
    </w:p>
    <w:p w14:paraId="45519E25" w14:textId="77777777" w:rsidR="00340439" w:rsidRDefault="00340439" w:rsidP="00340439">
      <w:pPr>
        <w:spacing w:before="240"/>
      </w:pPr>
      <w:r>
        <w:t xml:space="preserve">Each </w:t>
      </w:r>
      <w:r w:rsidR="00E70B1F">
        <w:t>change made to a UoC results in a new revision on the associated entity or entities. However, this does not mean there is a new version of the UoC or those entities yet. Logically, there is no new version until the revision is released or a new BIE is created from the revision. In fact, a new version may be associated with an entity that has not been revised. This is because the revised entity may impact other entities, so, logically, those impacted entities also have a new version.</w:t>
      </w:r>
    </w:p>
    <w:p w14:paraId="672CC80E" w14:textId="77777777" w:rsidR="00B56215" w:rsidRDefault="00B56215" w:rsidP="00B56215">
      <w:pPr>
        <w:spacing w:before="240"/>
      </w:pPr>
      <w:r>
        <w:t>This specification and its corresponding tool has not been designed to allow users to edit content of revisions other than the latest one (in other word, there is no branching support such like in a typical file based CVS system). Only the latest revision can be checked out and edited.</w:t>
      </w:r>
    </w:p>
    <w:p w14:paraId="3C03C064" w14:textId="77777777" w:rsidR="00E62AF2" w:rsidRDefault="00D60ED8" w:rsidP="00D60ED8">
      <w:pPr>
        <w:pStyle w:val="Heading4"/>
      </w:pPr>
      <w:bookmarkStart w:id="485" w:name="_Toc456813701"/>
      <w:r>
        <w:lastRenderedPageBreak/>
        <w:t>CC states</w:t>
      </w:r>
      <w:bookmarkEnd w:id="485"/>
    </w:p>
    <w:p w14:paraId="76F8871B" w14:textId="77777777" w:rsidR="00BC1F7F" w:rsidRPr="00BC1F7F" w:rsidRDefault="00BC1F7F" w:rsidP="00BC1F7F">
      <w:pPr>
        <w:pStyle w:val="Heading5"/>
      </w:pPr>
      <w:bookmarkStart w:id="486" w:name="_Toc456813702"/>
      <w:r>
        <w:t>Revision life-cycle states</w:t>
      </w:r>
      <w:bookmarkEnd w:id="486"/>
    </w:p>
    <w:p w14:paraId="3763FB4A" w14:textId="77777777" w:rsidR="00006AC1" w:rsidRDefault="00863BBB" w:rsidP="00863BBB">
      <w:pPr>
        <w:spacing w:before="240"/>
      </w:pPr>
      <w:r>
        <w:t xml:space="preserve">All CC </w:t>
      </w:r>
      <w:r w:rsidR="00B225FF">
        <w:t xml:space="preserve">UoCs (hence all CC </w:t>
      </w:r>
      <w:r>
        <w:t>entities</w:t>
      </w:r>
      <w:r w:rsidR="00B225FF">
        <w:t>)</w:t>
      </w:r>
      <w:r>
        <w:t xml:space="preserve"> have a </w:t>
      </w:r>
      <w:r w:rsidRPr="00863BBB">
        <w:rPr>
          <w:rStyle w:val="CodeChar"/>
        </w:rPr>
        <w:t>State</w:t>
      </w:r>
      <w:r>
        <w:t xml:space="preserve"> column that keeps track of its </w:t>
      </w:r>
      <w:r w:rsidR="00BC1F7F">
        <w:t xml:space="preserve">revision </w:t>
      </w:r>
      <w:r>
        <w:t xml:space="preserve">life-cycle. The </w:t>
      </w:r>
      <w:r w:rsidR="00BC1F7F">
        <w:t xml:space="preserve">revision life-cycle </w:t>
      </w:r>
      <w:r>
        <w:t xml:space="preserve">state can be Editing, Candidate, </w:t>
      </w:r>
      <w:r w:rsidR="00BC1F7F">
        <w:t xml:space="preserve">or </w:t>
      </w:r>
      <w:r>
        <w:t xml:space="preserve">Published. </w:t>
      </w:r>
      <w:r w:rsidR="00B225FF">
        <w:t xml:space="preserve">Further details of these states are described below. </w:t>
      </w:r>
    </w:p>
    <w:p w14:paraId="11AC0FB1" w14:textId="77777777" w:rsidR="00863BBB" w:rsidRDefault="00863BBB" w:rsidP="00863BBB">
      <w:pPr>
        <w:spacing w:before="240"/>
      </w:pPr>
      <w:r>
        <w:t xml:space="preserve">Editing </w:t>
      </w:r>
      <w:r w:rsidR="00C303AD">
        <w:t xml:space="preserve">state </w:t>
      </w:r>
      <w:r>
        <w:t xml:space="preserve">means that the </w:t>
      </w:r>
      <w:r w:rsidR="00EB0322">
        <w:t>UoC</w:t>
      </w:r>
      <w:r>
        <w:t xml:space="preserve"> is being edited. At a particular point in time</w:t>
      </w:r>
      <w:r w:rsidR="001540AA">
        <w:t>,</w:t>
      </w:r>
      <w:r w:rsidR="00EB0322">
        <w:t xml:space="preserve"> a UoC </w:t>
      </w:r>
      <w:r>
        <w:t xml:space="preserve">can be edited by only one user designated by the entity’s </w:t>
      </w:r>
      <w:r w:rsidR="00C303AD">
        <w:rPr>
          <w:rStyle w:val="CodeChar"/>
        </w:rPr>
        <w:t>owner_user</w:t>
      </w:r>
      <w:r w:rsidR="00B37A2C">
        <w:rPr>
          <w:rStyle w:val="CodeChar"/>
        </w:rPr>
        <w:t>_id</w:t>
      </w:r>
      <w:r>
        <w:t xml:space="preserve"> column.</w:t>
      </w:r>
      <w:r w:rsidR="001540AA">
        <w:t xml:space="preserve"> The current owner can assign another user as owner to replace him/herself. </w:t>
      </w:r>
      <w:r w:rsidR="00D46611">
        <w:t xml:space="preserve">Changes to the </w:t>
      </w:r>
      <w:r w:rsidR="00EB0322">
        <w:t>UoC</w:t>
      </w:r>
      <w:r w:rsidR="00D46611">
        <w:t xml:space="preserve"> is immediately visible to other users</w:t>
      </w:r>
      <w:r w:rsidR="001540AA">
        <w:t xml:space="preserve">. </w:t>
      </w:r>
    </w:p>
    <w:p w14:paraId="10E2A98F" w14:textId="77777777" w:rsidR="00EB0322" w:rsidRDefault="00EB0322" w:rsidP="00863BBB">
      <w:pPr>
        <w:spacing w:before="240"/>
      </w:pPr>
      <w:r>
        <w:t>The Editing state indicates that the UoC is a work-in-progress. Owners of other related UoCs, particularly those also being edited at the same time, should pay attention to changes to the UoC.</w:t>
      </w:r>
    </w:p>
    <w:p w14:paraId="628F8586" w14:textId="77777777" w:rsidR="001540AA" w:rsidRDefault="001540AA" w:rsidP="00863BBB">
      <w:pPr>
        <w:spacing w:before="240"/>
      </w:pPr>
      <w:r>
        <w:t xml:space="preserve">The owner can move the entity from the Editing to the Candidate state. </w:t>
      </w:r>
      <w:r w:rsidR="009A765B">
        <w:t>The Candidate state facilitate</w:t>
      </w:r>
      <w:r w:rsidR="00A50A0E">
        <w:t>s</w:t>
      </w:r>
      <w:r w:rsidR="009A765B">
        <w:t xml:space="preserve"> </w:t>
      </w:r>
      <w:r w:rsidR="0002031D">
        <w:t>a draft review</w:t>
      </w:r>
      <w:r w:rsidR="00EB0322">
        <w:t xml:space="preserve"> of the content at the level of each UoC</w:t>
      </w:r>
      <w:r w:rsidR="0002031D">
        <w:t xml:space="preserve">. </w:t>
      </w:r>
      <w:r w:rsidR="00EB0322">
        <w:t>At this state, c</w:t>
      </w:r>
      <w:commentRangeStart w:id="487"/>
      <w:r>
        <w:t>omments may be given by other users</w:t>
      </w:r>
      <w:commentRangeEnd w:id="487"/>
      <w:r w:rsidR="00EB0322">
        <w:t xml:space="preserve"> and kept for record</w:t>
      </w:r>
      <w:r w:rsidR="00A50A0E">
        <w:rPr>
          <w:rStyle w:val="CommentReference"/>
        </w:rPr>
        <w:commentReference w:id="487"/>
      </w:r>
      <w:r>
        <w:t xml:space="preserve">. The owner is not allowed to make changes to an entity in the Candidate state; however, he/she can move the </w:t>
      </w:r>
      <w:r w:rsidR="009A765B">
        <w:t>entity</w:t>
      </w:r>
      <w:r>
        <w:t xml:space="preserve"> back to </w:t>
      </w:r>
      <w:r w:rsidR="009A765B">
        <w:t xml:space="preserve">the </w:t>
      </w:r>
      <w:r>
        <w:t xml:space="preserve">Editing </w:t>
      </w:r>
      <w:r w:rsidR="009A765B">
        <w:t xml:space="preserve">state </w:t>
      </w:r>
      <w:r>
        <w:t>to make changes.</w:t>
      </w:r>
    </w:p>
    <w:p w14:paraId="370256D3" w14:textId="77777777" w:rsidR="00C61F25" w:rsidRDefault="00C61F25" w:rsidP="00863BBB">
      <w:pPr>
        <w:spacing w:before="240"/>
      </w:pPr>
      <w:r>
        <w:t>Changes to the UoC during a revision life-cycle is contained within the revision and would not result in a new revision.</w:t>
      </w:r>
    </w:p>
    <w:p w14:paraId="6FC99AC4" w14:textId="77777777" w:rsidR="000575AE" w:rsidRDefault="0002031D" w:rsidP="00863BBB">
      <w:pPr>
        <w:spacing w:before="240"/>
      </w:pPr>
      <w:r>
        <w:t>From the Candidate state, the owner can move the</w:t>
      </w:r>
      <w:r w:rsidR="00705F36">
        <w:t xml:space="preserve"> </w:t>
      </w:r>
      <w:r w:rsidR="0011183F">
        <w:t>UoC</w:t>
      </w:r>
      <w:r w:rsidR="00705F36">
        <w:t xml:space="preserve"> </w:t>
      </w:r>
      <w:r w:rsidR="0011183F">
        <w:t>in</w:t>
      </w:r>
      <w:r w:rsidR="00705F36">
        <w:t xml:space="preserve">to the Published state. </w:t>
      </w:r>
      <w:r w:rsidR="00AA442C">
        <w:t xml:space="preserve">The intent of the Published state is for the owner to indicate that the content of the UoC is </w:t>
      </w:r>
      <w:r w:rsidR="0011183F">
        <w:t>relatively</w:t>
      </w:r>
      <w:r w:rsidR="00AA442C">
        <w:t xml:space="preserve"> more</w:t>
      </w:r>
      <w:r w:rsidR="0011183F">
        <w:t xml:space="preserve"> </w:t>
      </w:r>
      <w:r w:rsidR="00705F36">
        <w:t>stable</w:t>
      </w:r>
      <w:r w:rsidR="00AA442C">
        <w:t xml:space="preserve"> than when it is in the Editing and Candidate states</w:t>
      </w:r>
      <w:r w:rsidR="00705F36">
        <w:t>.</w:t>
      </w:r>
      <w:r w:rsidR="00FE59B3">
        <w:t xml:space="preserve"> </w:t>
      </w:r>
    </w:p>
    <w:p w14:paraId="2443414C" w14:textId="77777777" w:rsidR="00C61F25" w:rsidRDefault="00C61F25" w:rsidP="00863BBB">
      <w:pPr>
        <w:spacing w:before="240"/>
      </w:pPr>
      <w:r>
        <w:t>After a UoC reaches the Published state, any additional change made to the UoC has to be done in a new revision.</w:t>
      </w:r>
    </w:p>
    <w:p w14:paraId="432CD042" w14:textId="77777777" w:rsidR="00BC1F7F" w:rsidRDefault="00BC1F7F" w:rsidP="00BC1F7F">
      <w:pPr>
        <w:pStyle w:val="Heading5"/>
      </w:pPr>
      <w:bookmarkStart w:id="488" w:name="_Toc456813703"/>
      <w:r>
        <w:t>Deprecated state</w:t>
      </w:r>
      <w:bookmarkEnd w:id="488"/>
    </w:p>
    <w:p w14:paraId="293E510A" w14:textId="77777777" w:rsidR="00BC1F7F" w:rsidRDefault="00C61F25" w:rsidP="00BA130E">
      <w:pPr>
        <w:spacing w:before="240"/>
      </w:pPr>
      <w:r>
        <w:t xml:space="preserve">Deprecation is a flag indicating the usage life-cycle stage. </w:t>
      </w:r>
      <w:r w:rsidR="00BA130E">
        <w:t xml:space="preserve">Deprecated entities must be restricted from reuse. In other words, no new references to the deprecated entity shall be made. </w:t>
      </w:r>
      <w:r>
        <w:t xml:space="preserve">After the first revision of an entity exists, it may then be marked deprecated in any subsequent revision. </w:t>
      </w:r>
      <w:commentRangeStart w:id="489"/>
      <w:r w:rsidR="002858A6">
        <w:t>Similarly</w:t>
      </w:r>
      <w:r w:rsidR="00BA130E">
        <w:t>, the entity may be un-deprecated in any subsequent revision.</w:t>
      </w:r>
      <w:commentRangeEnd w:id="489"/>
      <w:r w:rsidR="00876631">
        <w:rPr>
          <w:rStyle w:val="CommentReference"/>
        </w:rPr>
        <w:commentReference w:id="489"/>
      </w:r>
      <w:r w:rsidR="00BA130E">
        <w:t xml:space="preserve"> </w:t>
      </w:r>
      <w:r>
        <w:t xml:space="preserve">The deprecated state is marked using the </w:t>
      </w:r>
      <w:r w:rsidRPr="00C61F25">
        <w:rPr>
          <w:rStyle w:val="CodeChar"/>
        </w:rPr>
        <w:t>is_deprecated</w:t>
      </w:r>
      <w:r>
        <w:t xml:space="preserve"> </w:t>
      </w:r>
      <w:commentRangeStart w:id="490"/>
      <w:r>
        <w:t>column</w:t>
      </w:r>
      <w:commentRangeEnd w:id="490"/>
      <w:r w:rsidR="009755BD">
        <w:rPr>
          <w:rStyle w:val="CommentReference"/>
        </w:rPr>
        <w:commentReference w:id="490"/>
      </w:r>
      <w:r>
        <w:t>.</w:t>
      </w:r>
    </w:p>
    <w:p w14:paraId="56B7B709" w14:textId="77777777" w:rsidR="00BC1F7F" w:rsidRDefault="00BC1F7F" w:rsidP="00BC1F7F">
      <w:pPr>
        <w:pStyle w:val="Heading5"/>
      </w:pPr>
      <w:bookmarkStart w:id="491" w:name="_Toc456813704"/>
      <w:r>
        <w:t>Deleted state</w:t>
      </w:r>
      <w:bookmarkEnd w:id="491"/>
    </w:p>
    <w:p w14:paraId="60F5BC45" w14:textId="77777777" w:rsidR="001B0DEF" w:rsidRPr="001B0DEF" w:rsidRDefault="00BC1F7F" w:rsidP="001B0DEF">
      <w:r>
        <w:t xml:space="preserve">An ASCC and BCC entities, specifically, can also have a Deleted state, but it is not represented by the </w:t>
      </w:r>
      <w:r w:rsidRPr="00C303AD">
        <w:rPr>
          <w:rStyle w:val="CodeChar"/>
        </w:rPr>
        <w:t>State</w:t>
      </w:r>
      <w:r>
        <w:t xml:space="preserve"> column</w:t>
      </w:r>
      <w:r w:rsidR="00937286">
        <w:t>,</w:t>
      </w:r>
      <w:r w:rsidR="00937286" w:rsidRPr="00937286">
        <w:t xml:space="preserve"> </w:t>
      </w:r>
      <w:r w:rsidR="00937286">
        <w:t xml:space="preserve">but a </w:t>
      </w:r>
      <w:r w:rsidR="00937286" w:rsidRPr="00ED5AF6">
        <w:rPr>
          <w:rStyle w:val="CodeChar"/>
        </w:rPr>
        <w:t>Revision_Action</w:t>
      </w:r>
      <w:r w:rsidR="00937286">
        <w:t xml:space="preserve"> column</w:t>
      </w:r>
      <w:r>
        <w:t>.</w:t>
      </w:r>
      <w:r w:rsidR="00C61F25">
        <w:t xml:space="preserve"> No other kinds of entities can have a Deleted state (once </w:t>
      </w:r>
      <w:r w:rsidR="00937286">
        <w:t>published or referenced</w:t>
      </w:r>
      <w:r w:rsidR="00C61F25">
        <w:t>, they cannot be deleted). Other kinds of entities are implicitly deleted when they are not used in any association</w:t>
      </w:r>
      <w:r w:rsidR="00937286">
        <w:t xml:space="preserve"> or inheritance</w:t>
      </w:r>
      <w:r w:rsidR="00C61F25">
        <w:t xml:space="preserve">. </w:t>
      </w:r>
      <w:r w:rsidR="00937286">
        <w:t>The ASCC or BCC have to first be in Editing state so that a new revision is created before it can be deleted.</w:t>
      </w:r>
    </w:p>
    <w:p w14:paraId="4E448167" w14:textId="77777777" w:rsidR="006466AF" w:rsidRDefault="006466AF" w:rsidP="00D60ED8">
      <w:pPr>
        <w:pStyle w:val="Heading4"/>
      </w:pPr>
      <w:bookmarkStart w:id="492" w:name="_Toc456813705"/>
      <w:r>
        <w:t>OAGIS developer</w:t>
      </w:r>
      <w:r w:rsidR="00B005BF">
        <w:t xml:space="preserve"> user role,</w:t>
      </w:r>
      <w:r>
        <w:t xml:space="preserve"> End user</w:t>
      </w:r>
      <w:r w:rsidR="00B005BF">
        <w:t xml:space="preserve"> role, Admin user role</w:t>
      </w:r>
      <w:bookmarkEnd w:id="492"/>
    </w:p>
    <w:p w14:paraId="35251A32" w14:textId="77777777" w:rsidR="00314786" w:rsidRDefault="006466AF" w:rsidP="006466AF">
      <w:pPr>
        <w:spacing w:before="240"/>
      </w:pPr>
      <w:r>
        <w:t xml:space="preserve">There are </w:t>
      </w:r>
      <w:r w:rsidR="00B005BF">
        <w:t>three</w:t>
      </w:r>
      <w:r>
        <w:t xml:space="preserve"> kinds of users in regard to CC</w:t>
      </w:r>
      <w:r w:rsidR="00B005BF">
        <w:t xml:space="preserve"> -</w:t>
      </w:r>
      <w:r>
        <w:t xml:space="preserve"> OAGIS developer</w:t>
      </w:r>
      <w:r w:rsidR="00B005BF">
        <w:t>,</w:t>
      </w:r>
      <w:r>
        <w:t xml:space="preserve"> </w:t>
      </w:r>
      <w:r w:rsidR="00B005BF">
        <w:t>E</w:t>
      </w:r>
      <w:r>
        <w:t>nd user</w:t>
      </w:r>
      <w:r w:rsidR="00B005BF">
        <w:t xml:space="preserve"> and Admin user</w:t>
      </w:r>
      <w:r>
        <w:t xml:space="preserve">. </w:t>
      </w:r>
    </w:p>
    <w:p w14:paraId="6B6AB878" w14:textId="77777777" w:rsidR="00314786" w:rsidRDefault="00B005BF" w:rsidP="006466AF">
      <w:pPr>
        <w:spacing w:before="240"/>
      </w:pPr>
      <w:r>
        <w:t xml:space="preserve">An </w:t>
      </w:r>
      <w:r w:rsidR="006466AF">
        <w:t xml:space="preserve">OAGIS developer is a user who develops and maintains the OAGIS model CC content. </w:t>
      </w:r>
    </w:p>
    <w:p w14:paraId="7833B84B" w14:textId="77777777" w:rsidR="006466AF" w:rsidRDefault="00B005BF" w:rsidP="006466AF">
      <w:pPr>
        <w:spacing w:before="240"/>
      </w:pPr>
      <w:r>
        <w:t xml:space="preserve">An </w:t>
      </w:r>
      <w:r w:rsidR="006466AF">
        <w:t>End user is a user who extends the OAGIS</w:t>
      </w:r>
      <w:r w:rsidR="00F15E37">
        <w:t xml:space="preserve"> model CC content with user CC</w:t>
      </w:r>
      <w:r w:rsidR="00314786">
        <w:t>. E</w:t>
      </w:r>
      <w:r w:rsidR="00F15E37">
        <w:t>nd users also creates BIEs.</w:t>
      </w:r>
    </w:p>
    <w:p w14:paraId="73321A3E" w14:textId="77777777" w:rsidR="00314786" w:rsidRPr="006466AF" w:rsidRDefault="00B005BF" w:rsidP="006466AF">
      <w:pPr>
        <w:spacing w:before="240"/>
      </w:pPr>
      <w:r>
        <w:t xml:space="preserve">An </w:t>
      </w:r>
      <w:r w:rsidR="00314786">
        <w:t xml:space="preserve">Admin user is a user who can </w:t>
      </w:r>
      <w:r>
        <w:t>set up a new user and assign/revoke user</w:t>
      </w:r>
      <w:r w:rsidR="00314786">
        <w:t xml:space="preserve"> roles</w:t>
      </w:r>
      <w:r>
        <w:t xml:space="preserve"> (at this point the Admin User is the user who can have direct access to the database</w:t>
      </w:r>
      <w:r w:rsidR="008A17F6">
        <w:t xml:space="preserve"> as these user management functions are performed in the database</w:t>
      </w:r>
      <w:r>
        <w:t>)</w:t>
      </w:r>
      <w:r w:rsidR="00314786">
        <w:t xml:space="preserve">. </w:t>
      </w:r>
    </w:p>
    <w:p w14:paraId="6425A63F" w14:textId="77777777" w:rsidR="00D60ED8" w:rsidRDefault="00D60ED8" w:rsidP="00D60ED8">
      <w:pPr>
        <w:pStyle w:val="Heading4"/>
      </w:pPr>
      <w:bookmarkStart w:id="493" w:name="_Toc456813706"/>
      <w:r>
        <w:lastRenderedPageBreak/>
        <w:t>Release management</w:t>
      </w:r>
      <w:bookmarkEnd w:id="493"/>
    </w:p>
    <w:p w14:paraId="1367A41E" w14:textId="77777777" w:rsidR="00E62AF2" w:rsidRPr="001C6FFA" w:rsidRDefault="001B55CD" w:rsidP="001B55CD">
      <w:pPr>
        <w:spacing w:before="240"/>
      </w:pPr>
      <w:r>
        <w:t>This is a future version feature.</w:t>
      </w:r>
    </w:p>
    <w:p w14:paraId="0A0FD597" w14:textId="77777777" w:rsidR="00287363" w:rsidRDefault="00287363" w:rsidP="00C475D2">
      <w:pPr>
        <w:pStyle w:val="Heading3"/>
      </w:pPr>
      <w:bookmarkStart w:id="494" w:name="_Toc456813707"/>
      <w:r>
        <w:t>CCs and DTs management home screen</w:t>
      </w:r>
      <w:bookmarkEnd w:id="494"/>
    </w:p>
    <w:p w14:paraId="1C81A84C" w14:textId="0116FAD0" w:rsidR="00134CF7" w:rsidRPr="00134CF7" w:rsidRDefault="00134CF7" w:rsidP="00BF1481">
      <w:r>
        <w:t xml:space="preserve">The CCs and DTs management home screen is where all the CCs and DTs management functionalities can </w:t>
      </w:r>
      <w:r w:rsidR="00AE207E">
        <w:t xml:space="preserve">be </w:t>
      </w:r>
      <w:r>
        <w:t>invoked. This includes</w:t>
      </w:r>
      <w:r w:rsidR="008E5633">
        <w:t xml:space="preserve"> </w:t>
      </w:r>
      <w:r w:rsidR="008E5633">
        <w:fldChar w:fldCharType="begin"/>
      </w:r>
      <w:r w:rsidR="008E5633">
        <w:instrText xml:space="preserve"> REF _Ref435336589 \r \h </w:instrText>
      </w:r>
      <w:r w:rsidR="008E5633">
        <w:fldChar w:fldCharType="separate"/>
      </w:r>
      <w:r w:rsidR="00632C6D">
        <w:t>3.10.4</w:t>
      </w:r>
      <w:r w:rsidR="008E5633">
        <w:fldChar w:fldCharType="end"/>
      </w:r>
      <w:r w:rsidR="008E5633">
        <w:t xml:space="preserve"> </w:t>
      </w:r>
      <w:r w:rsidR="008E5633">
        <w:fldChar w:fldCharType="begin"/>
      </w:r>
      <w:r w:rsidR="008E5633">
        <w:instrText xml:space="preserve"> REF _Ref435336589 \h </w:instrText>
      </w:r>
      <w:r w:rsidR="008E5633">
        <w:fldChar w:fldCharType="separate"/>
      </w:r>
      <w:r w:rsidR="00632C6D">
        <w:t>View/Search CCs</w:t>
      </w:r>
      <w:r w:rsidR="008E5633">
        <w:fldChar w:fldCharType="end"/>
      </w:r>
      <w:r w:rsidR="008E5633">
        <w:t xml:space="preserve">, </w:t>
      </w:r>
      <w:r w:rsidR="008E5633">
        <w:fldChar w:fldCharType="begin"/>
      </w:r>
      <w:r w:rsidR="008E5633">
        <w:instrText xml:space="preserve"> REF _Ref435336598 \r \h </w:instrText>
      </w:r>
      <w:r w:rsidR="008E5633">
        <w:fldChar w:fldCharType="separate"/>
      </w:r>
      <w:r w:rsidR="00632C6D">
        <w:t>3.10.5</w:t>
      </w:r>
      <w:r w:rsidR="008E5633">
        <w:fldChar w:fldCharType="end"/>
      </w:r>
      <w:r w:rsidR="008E5633">
        <w:t xml:space="preserve"> </w:t>
      </w:r>
      <w:r w:rsidR="008E5633">
        <w:fldChar w:fldCharType="begin"/>
      </w:r>
      <w:r w:rsidR="008E5633">
        <w:instrText xml:space="preserve"> REF _Ref435336598 \h </w:instrText>
      </w:r>
      <w:r w:rsidR="008E5633">
        <w:fldChar w:fldCharType="separate"/>
      </w:r>
      <w:r w:rsidR="00632C6D">
        <w:t>Create a new ACC</w:t>
      </w:r>
      <w:r w:rsidR="008E5633">
        <w:fldChar w:fldCharType="end"/>
      </w:r>
      <w:r w:rsidR="008E5633">
        <w:t xml:space="preserve">, </w:t>
      </w:r>
      <w:r w:rsidR="00297BF1">
        <w:fldChar w:fldCharType="begin"/>
      </w:r>
      <w:r w:rsidR="00297BF1">
        <w:instrText xml:space="preserve"> REF _Ref437667828 \r \h </w:instrText>
      </w:r>
      <w:r w:rsidR="00297BF1">
        <w:fldChar w:fldCharType="separate"/>
      </w:r>
      <w:r w:rsidR="00632C6D">
        <w:t>3.10.6</w:t>
      </w:r>
      <w:r w:rsidR="00297BF1">
        <w:fldChar w:fldCharType="end"/>
      </w:r>
      <w:r w:rsidR="00297BF1">
        <w:t xml:space="preserve"> </w:t>
      </w:r>
      <w:r w:rsidR="00297BF1">
        <w:fldChar w:fldCharType="begin"/>
      </w:r>
      <w:r w:rsidR="00297BF1">
        <w:instrText xml:space="preserve"> REF _Ref437667828 \h </w:instrText>
      </w:r>
      <w:r w:rsidR="00297BF1">
        <w:fldChar w:fldCharType="separate"/>
      </w:r>
      <w:r w:rsidR="00632C6D">
        <w:t>Manage ownership of a UoC</w:t>
      </w:r>
      <w:r w:rsidR="00297BF1">
        <w:fldChar w:fldCharType="end"/>
      </w:r>
      <w:r w:rsidR="00297BF1">
        <w:t xml:space="preserve">, </w:t>
      </w:r>
      <w:r w:rsidR="00297BF1">
        <w:fldChar w:fldCharType="begin"/>
      </w:r>
      <w:r w:rsidR="00297BF1">
        <w:instrText xml:space="preserve"> REF _Ref437667737 \r \h </w:instrText>
      </w:r>
      <w:r w:rsidR="00297BF1">
        <w:fldChar w:fldCharType="separate"/>
      </w:r>
      <w:r w:rsidR="00632C6D">
        <w:t>3.10.7</w:t>
      </w:r>
      <w:r w:rsidR="00297BF1">
        <w:fldChar w:fldCharType="end"/>
      </w:r>
      <w:r w:rsidR="00297BF1">
        <w:t xml:space="preserve"> </w:t>
      </w:r>
      <w:r w:rsidR="00297BF1">
        <w:fldChar w:fldCharType="begin"/>
      </w:r>
      <w:r w:rsidR="00297BF1">
        <w:instrText xml:space="preserve"> REF _Ref437667737 \h </w:instrText>
      </w:r>
      <w:r w:rsidR="00297BF1">
        <w:fldChar w:fldCharType="separate"/>
      </w:r>
      <w:r w:rsidR="00632C6D">
        <w:t>Create a new revision of an ACC</w:t>
      </w:r>
      <w:r w:rsidR="00297BF1">
        <w:fldChar w:fldCharType="end"/>
      </w:r>
      <w:r w:rsidR="008E5633">
        <w:t xml:space="preserve">, </w:t>
      </w:r>
      <w:r w:rsidR="008E5633">
        <w:fldChar w:fldCharType="begin"/>
      </w:r>
      <w:r w:rsidR="008E5633">
        <w:instrText xml:space="preserve"> REF _Ref435336616 \r \h </w:instrText>
      </w:r>
      <w:r w:rsidR="008E5633">
        <w:fldChar w:fldCharType="separate"/>
      </w:r>
      <w:r w:rsidR="00632C6D">
        <w:t>3.10.8</w:t>
      </w:r>
      <w:r w:rsidR="008E5633">
        <w:fldChar w:fldCharType="end"/>
      </w:r>
      <w:r w:rsidR="008E5633">
        <w:t xml:space="preserve"> </w:t>
      </w:r>
      <w:r w:rsidR="008E5633">
        <w:fldChar w:fldCharType="begin"/>
      </w:r>
      <w:r w:rsidR="008E5633">
        <w:instrText xml:space="preserve"> REF _Ref435336616 \h </w:instrText>
      </w:r>
      <w:r w:rsidR="008E5633">
        <w:fldChar w:fldCharType="separate"/>
      </w:r>
      <w:r w:rsidR="00632C6D">
        <w:t>Edit an ACC</w:t>
      </w:r>
      <w:r w:rsidR="008E5633">
        <w:fldChar w:fldCharType="end"/>
      </w:r>
      <w:r w:rsidR="008E5633">
        <w:t xml:space="preserve">, </w:t>
      </w:r>
      <w:r w:rsidR="008E5633">
        <w:fldChar w:fldCharType="begin"/>
      </w:r>
      <w:r w:rsidR="008E5633">
        <w:instrText xml:space="preserve"> REF _Ref435336643 \r \h </w:instrText>
      </w:r>
      <w:r w:rsidR="008E5633">
        <w:fldChar w:fldCharType="separate"/>
      </w:r>
      <w:r w:rsidR="00632C6D">
        <w:t>3.10.20</w:t>
      </w:r>
      <w:r w:rsidR="008E5633">
        <w:fldChar w:fldCharType="end"/>
      </w:r>
      <w:r w:rsidR="008E5633">
        <w:t xml:space="preserve"> </w:t>
      </w:r>
      <w:r w:rsidR="008E5633">
        <w:fldChar w:fldCharType="begin"/>
      </w:r>
      <w:r w:rsidR="008E5633">
        <w:instrText xml:space="preserve"> REF _Ref435336643 \h </w:instrText>
      </w:r>
      <w:r w:rsidR="008E5633">
        <w:fldChar w:fldCharType="separate"/>
      </w:r>
      <w:r w:rsidR="00632C6D">
        <w:t>Create a new ASCCP</w:t>
      </w:r>
      <w:r w:rsidR="008E5633">
        <w:fldChar w:fldCharType="end"/>
      </w:r>
      <w:r w:rsidR="008E5633">
        <w:t xml:space="preserve">, </w:t>
      </w:r>
      <w:r w:rsidR="008E5633">
        <w:fldChar w:fldCharType="begin"/>
      </w:r>
      <w:r w:rsidR="008E5633">
        <w:instrText xml:space="preserve"> REF _Ref435336645 \r \h </w:instrText>
      </w:r>
      <w:r w:rsidR="008E5633">
        <w:fldChar w:fldCharType="separate"/>
      </w:r>
      <w:r w:rsidR="00632C6D">
        <w:t>3.10.21</w:t>
      </w:r>
      <w:r w:rsidR="008E5633">
        <w:fldChar w:fldCharType="end"/>
      </w:r>
      <w:r w:rsidR="008E5633">
        <w:t xml:space="preserve"> </w:t>
      </w:r>
      <w:r w:rsidR="008E5633">
        <w:fldChar w:fldCharType="begin"/>
      </w:r>
      <w:r w:rsidR="008E5633">
        <w:instrText xml:space="preserve"> REF _Ref435336645 \h </w:instrText>
      </w:r>
      <w:r w:rsidR="008E5633">
        <w:fldChar w:fldCharType="separate"/>
      </w:r>
      <w:r w:rsidR="00632C6D">
        <w:t>Create a new revision of an ASCCP</w:t>
      </w:r>
      <w:r w:rsidR="008E5633">
        <w:fldChar w:fldCharType="end"/>
      </w:r>
      <w:r w:rsidR="008E5633">
        <w:t xml:space="preserve">, </w:t>
      </w:r>
      <w:r w:rsidR="00DF2250">
        <w:fldChar w:fldCharType="begin"/>
      </w:r>
      <w:r w:rsidR="00DF2250">
        <w:instrText xml:space="preserve"> REF _Ref438114348 \r \h </w:instrText>
      </w:r>
      <w:r w:rsidR="00DF2250">
        <w:fldChar w:fldCharType="separate"/>
      </w:r>
      <w:r w:rsidR="00632C6D">
        <w:t>3.10.25</w:t>
      </w:r>
      <w:r w:rsidR="00DF2250">
        <w:fldChar w:fldCharType="end"/>
      </w:r>
      <w:r w:rsidR="00A93B1D">
        <w:t xml:space="preserve"> </w:t>
      </w:r>
      <w:r w:rsidR="00A93B1D">
        <w:fldChar w:fldCharType="begin"/>
      </w:r>
      <w:r w:rsidR="00A93B1D">
        <w:instrText xml:space="preserve"> REF _Ref438114348 \h </w:instrText>
      </w:r>
      <w:r w:rsidR="00A93B1D">
        <w:fldChar w:fldCharType="separate"/>
      </w:r>
      <w:r w:rsidR="00632C6D">
        <w:t>Create a new BCCP</w:t>
      </w:r>
      <w:r w:rsidR="00A93B1D">
        <w:fldChar w:fldCharType="end"/>
      </w:r>
      <w:r w:rsidR="008E5633">
        <w:t xml:space="preserve">, and </w:t>
      </w:r>
      <w:r w:rsidR="008E5633">
        <w:fldChar w:fldCharType="begin"/>
      </w:r>
      <w:r w:rsidR="008E5633">
        <w:instrText xml:space="preserve"> REF _Ref435336648 \r \h </w:instrText>
      </w:r>
      <w:r w:rsidR="008E5633">
        <w:fldChar w:fldCharType="separate"/>
      </w:r>
      <w:r w:rsidR="00632C6D">
        <w:t>3.10.26</w:t>
      </w:r>
      <w:r w:rsidR="008E5633">
        <w:fldChar w:fldCharType="end"/>
      </w:r>
      <w:r w:rsidR="008E5633">
        <w:t xml:space="preserve"> </w:t>
      </w:r>
      <w:r w:rsidR="008E5633">
        <w:fldChar w:fldCharType="begin"/>
      </w:r>
      <w:r w:rsidR="008E5633">
        <w:instrText xml:space="preserve"> REF _Ref435336648 \h </w:instrText>
      </w:r>
      <w:r w:rsidR="008E5633">
        <w:fldChar w:fldCharType="separate"/>
      </w:r>
      <w:r w:rsidR="00632C6D">
        <w:t>Create a new revision of a BCCP</w:t>
      </w:r>
      <w:r w:rsidR="008E5633">
        <w:fldChar w:fldCharType="end"/>
      </w:r>
      <w:commentRangeStart w:id="495"/>
      <w:r w:rsidR="008E5633">
        <w:t>.</w:t>
      </w:r>
      <w:commentRangeEnd w:id="495"/>
      <w:r w:rsidR="008A17F6">
        <w:rPr>
          <w:rStyle w:val="CommentReference"/>
        </w:rPr>
        <w:commentReference w:id="495"/>
      </w:r>
    </w:p>
    <w:p w14:paraId="3522260E" w14:textId="77777777" w:rsidR="00C475D2" w:rsidRDefault="00C475D2" w:rsidP="00C475D2">
      <w:pPr>
        <w:pStyle w:val="Heading3"/>
      </w:pPr>
      <w:bookmarkStart w:id="496" w:name="_Ref434849200"/>
      <w:bookmarkStart w:id="497" w:name="_Toc456813708"/>
      <w:r>
        <w:t>ACC</w:t>
      </w:r>
      <w:r w:rsidR="00E5752A">
        <w:t xml:space="preserve"> and ASCCP</w:t>
      </w:r>
      <w:r>
        <w:t xml:space="preserve"> </w:t>
      </w:r>
      <w:r w:rsidR="00116141">
        <w:t xml:space="preserve">content </w:t>
      </w:r>
      <w:r>
        <w:t>rendering</w:t>
      </w:r>
      <w:bookmarkEnd w:id="478"/>
      <w:bookmarkEnd w:id="496"/>
      <w:bookmarkEnd w:id="497"/>
    </w:p>
    <w:p w14:paraId="7A1AB4A2" w14:textId="7281F1D6" w:rsidR="00C475D2" w:rsidRDefault="00C475D2" w:rsidP="00C475D2">
      <w:r>
        <w:t xml:space="preserve">The </w:t>
      </w:r>
      <w:r w:rsidR="00F378B5">
        <w:t>tree model</w:t>
      </w:r>
      <w:r>
        <w:t xml:space="preserve"> of the ACC with inheritance maybe rendered such like </w:t>
      </w:r>
      <w:r w:rsidR="00AE207E">
        <w:fldChar w:fldCharType="begin"/>
      </w:r>
      <w:r w:rsidR="00AE207E">
        <w:instrText xml:space="preserve"> REF _Ref437592225 \h </w:instrText>
      </w:r>
      <w:r w:rsidR="00AE207E">
        <w:fldChar w:fldCharType="separate"/>
      </w:r>
      <w:r w:rsidR="00632C6D">
        <w:t xml:space="preserve">Figure </w:t>
      </w:r>
      <w:r w:rsidR="00632C6D">
        <w:rPr>
          <w:noProof/>
        </w:rPr>
        <w:t>14</w:t>
      </w:r>
      <w:r w:rsidR="00AE207E">
        <w:fldChar w:fldCharType="end"/>
      </w:r>
      <w:r>
        <w:t xml:space="preserve">. The figure illustrates the rendering of the </w:t>
      </w:r>
      <w:r w:rsidR="0088674F" w:rsidRPr="00762F4A">
        <w:rPr>
          <w:rStyle w:val="CodeChar"/>
        </w:rPr>
        <w:t>X ASCCP</w:t>
      </w:r>
      <w:r w:rsidR="0088674F">
        <w:t xml:space="preserve">, </w:t>
      </w:r>
      <w:r w:rsidR="00A95D58">
        <w:t xml:space="preserve">which </w:t>
      </w:r>
      <w:r w:rsidR="00CE5FC0">
        <w:t>u</w:t>
      </w:r>
      <w:r w:rsidR="000C2CFB">
        <w:t>ses</w:t>
      </w:r>
      <w:r w:rsidR="0088674F">
        <w:t xml:space="preserve"> the</w:t>
      </w:r>
      <w:r w:rsidR="00A95D58">
        <w:t xml:space="preserve"> </w:t>
      </w:r>
      <w:r w:rsidRPr="00762F4A">
        <w:rPr>
          <w:rStyle w:val="CodeChar"/>
        </w:rPr>
        <w:t>X</w:t>
      </w:r>
      <w:r w:rsidR="0088674F" w:rsidRPr="00762F4A">
        <w:rPr>
          <w:rStyle w:val="CodeChar"/>
        </w:rPr>
        <w:t xml:space="preserve"> ACC</w:t>
      </w:r>
      <w:r>
        <w:t>, where</w:t>
      </w:r>
      <w:r w:rsidR="00CE5FC0">
        <w:t xml:space="preserve"> the</w:t>
      </w:r>
      <w:r>
        <w:t xml:space="preserve"> </w:t>
      </w:r>
      <w:r w:rsidRPr="00762F4A">
        <w:rPr>
          <w:rStyle w:val="CodeChar"/>
        </w:rPr>
        <w:t xml:space="preserve">X </w:t>
      </w:r>
      <w:r w:rsidR="0088674F" w:rsidRPr="00762F4A">
        <w:rPr>
          <w:rStyle w:val="CodeChar"/>
        </w:rPr>
        <w:t>ACC</w:t>
      </w:r>
      <w:r w:rsidR="0088674F">
        <w:t xml:space="preserve"> </w:t>
      </w:r>
      <w:r>
        <w:t>is based on</w:t>
      </w:r>
      <w:r w:rsidR="00CE5FC0">
        <w:t xml:space="preserve"> the</w:t>
      </w:r>
      <w:r>
        <w:t xml:space="preserve"> </w:t>
      </w:r>
      <w:r w:rsidRPr="00762F4A">
        <w:rPr>
          <w:rStyle w:val="CodeChar"/>
        </w:rPr>
        <w:t>Y</w:t>
      </w:r>
      <w:r w:rsidR="0088674F" w:rsidRPr="00762F4A">
        <w:rPr>
          <w:rStyle w:val="CodeChar"/>
        </w:rPr>
        <w:t xml:space="preserve"> ACC</w:t>
      </w:r>
      <w:r>
        <w:t>, and</w:t>
      </w:r>
      <w:r w:rsidR="00CE5FC0">
        <w:t xml:space="preserve"> the</w:t>
      </w:r>
      <w:r>
        <w:t xml:space="preserve"> </w:t>
      </w:r>
      <w:r w:rsidRPr="00762F4A">
        <w:rPr>
          <w:rStyle w:val="CodeChar"/>
        </w:rPr>
        <w:t xml:space="preserve">Y </w:t>
      </w:r>
      <w:r w:rsidR="0088674F" w:rsidRPr="00762F4A">
        <w:rPr>
          <w:rStyle w:val="CodeChar"/>
        </w:rPr>
        <w:t>ACC</w:t>
      </w:r>
      <w:r w:rsidR="0088674F">
        <w:t xml:space="preserve"> </w:t>
      </w:r>
      <w:r>
        <w:t>is based on</w:t>
      </w:r>
      <w:r w:rsidR="00CE5FC0">
        <w:t xml:space="preserve"> the</w:t>
      </w:r>
      <w:r>
        <w:t xml:space="preserve"> </w:t>
      </w:r>
      <w:r w:rsidRPr="00762F4A">
        <w:rPr>
          <w:rStyle w:val="CodeChar"/>
        </w:rPr>
        <w:t>Z</w:t>
      </w:r>
      <w:r w:rsidR="0088674F" w:rsidRPr="00762F4A">
        <w:rPr>
          <w:rStyle w:val="CodeChar"/>
        </w:rPr>
        <w:t xml:space="preserve"> ACC</w:t>
      </w:r>
      <w:r>
        <w:t>. Each of the ACCs has two children</w:t>
      </w:r>
      <w:r w:rsidR="000C2CFB">
        <w:t xml:space="preserve"> ASCCPs</w:t>
      </w:r>
      <w:r>
        <w:t>.</w:t>
      </w:r>
      <w:r w:rsidR="000C2CFB">
        <w:t xml:space="preserve"> In addition</w:t>
      </w:r>
      <w:r w:rsidR="00CE5FC0">
        <w:t>,</w:t>
      </w:r>
      <w:r w:rsidR="000C2CFB">
        <w:t xml:space="preserve"> the </w:t>
      </w:r>
      <w:r w:rsidR="000C2CFB" w:rsidRPr="00762F4A">
        <w:rPr>
          <w:rStyle w:val="CodeChar"/>
        </w:rPr>
        <w:t xml:space="preserve">Y1 </w:t>
      </w:r>
      <w:r w:rsidR="0088674F" w:rsidRPr="00762F4A">
        <w:rPr>
          <w:rStyle w:val="CodeChar"/>
        </w:rPr>
        <w:t>ASCCP</w:t>
      </w:r>
      <w:r w:rsidR="0088674F">
        <w:t xml:space="preserve"> </w:t>
      </w:r>
      <w:r w:rsidR="00CE5FC0">
        <w:t>uses</w:t>
      </w:r>
      <w:r w:rsidR="000C2CFB">
        <w:t xml:space="preserve"> the </w:t>
      </w:r>
      <w:r w:rsidR="006B50C2">
        <w:rPr>
          <w:rStyle w:val="CodeChar"/>
        </w:rPr>
        <w:t>Y1</w:t>
      </w:r>
      <w:r w:rsidR="0088674F" w:rsidRPr="00762F4A">
        <w:rPr>
          <w:rStyle w:val="CodeChar"/>
        </w:rPr>
        <w:t xml:space="preserve"> ACC</w:t>
      </w:r>
      <w:r w:rsidR="000C2CFB">
        <w:t xml:space="preserve">, but the </w:t>
      </w:r>
      <w:r w:rsidR="006B50C2">
        <w:rPr>
          <w:rStyle w:val="CodeChar"/>
        </w:rPr>
        <w:t>Y1</w:t>
      </w:r>
      <w:r w:rsidR="0088674F" w:rsidRPr="00762F4A">
        <w:rPr>
          <w:rStyle w:val="CodeChar"/>
        </w:rPr>
        <w:t xml:space="preserve"> </w:t>
      </w:r>
      <w:r w:rsidR="000C2CFB" w:rsidRPr="00762F4A">
        <w:rPr>
          <w:rStyle w:val="CodeChar"/>
        </w:rPr>
        <w:t>ACC</w:t>
      </w:r>
      <w:r w:rsidR="000C2CFB">
        <w:t xml:space="preserve"> is based on </w:t>
      </w:r>
      <w:r w:rsidR="0088674F">
        <w:t xml:space="preserve">the </w:t>
      </w:r>
      <w:r w:rsidR="006B50C2">
        <w:rPr>
          <w:rStyle w:val="CodeChar"/>
        </w:rPr>
        <w:t>Y0</w:t>
      </w:r>
      <w:r w:rsidR="0088674F" w:rsidRPr="00762F4A">
        <w:rPr>
          <w:rStyle w:val="CodeChar"/>
        </w:rPr>
        <w:t xml:space="preserve"> </w:t>
      </w:r>
      <w:r w:rsidR="000C2CFB" w:rsidRPr="00762F4A">
        <w:rPr>
          <w:rStyle w:val="CodeChar"/>
        </w:rPr>
        <w:t>ACC</w:t>
      </w:r>
      <w:r w:rsidR="000C2CFB">
        <w:t xml:space="preserve">. </w:t>
      </w:r>
      <w:r w:rsidR="00762F4A">
        <w:t>Basically</w:t>
      </w:r>
      <w:r w:rsidR="00CE5FC0">
        <w:t>,</w:t>
      </w:r>
      <w:r w:rsidR="00762F4A">
        <w:t xml:space="preserve"> the ACC in the bottom </w:t>
      </w:r>
      <w:r w:rsidR="008A17F6">
        <w:t>of the inheritance chain</w:t>
      </w:r>
      <w:r w:rsidR="00762F4A">
        <w:t xml:space="preserve"> is the ACC used by the ASCCP on the left.</w:t>
      </w:r>
    </w:p>
    <w:p w14:paraId="6D90AAFA" w14:textId="77777777" w:rsidR="00C25194" w:rsidRDefault="00C25194" w:rsidP="00C475D2"/>
    <w:p w14:paraId="61FC2A09" w14:textId="55F9806D" w:rsidR="00C475D2" w:rsidRDefault="00C25194" w:rsidP="00C475D2">
      <w:r>
        <w:t>Note that the Y1 ASCCP</w:t>
      </w:r>
      <w:r w:rsidR="006B50C2">
        <w:t xml:space="preserve"> and ACC</w:t>
      </w:r>
      <w:r>
        <w:t xml:space="preserve"> may be a semantic group, in which case </w:t>
      </w:r>
      <w:r w:rsidR="006B50C2">
        <w:t>they</w:t>
      </w:r>
      <w:r w:rsidR="00CE5FC0">
        <w:t xml:space="preserve"> shall</w:t>
      </w:r>
      <w:r>
        <w:t xml:space="preserve"> be rendered in a different shape</w:t>
      </w:r>
      <w:r w:rsidR="006B50C2">
        <w:t xml:space="preserve"> or color from other types of CCs</w:t>
      </w:r>
      <w:r>
        <w:t>.</w:t>
      </w:r>
      <w:r w:rsidR="008A17F6">
        <w:t xml:space="preserve"> See also </w:t>
      </w:r>
      <w:r w:rsidR="008A17F6">
        <w:fldChar w:fldCharType="begin"/>
      </w:r>
      <w:r w:rsidR="008A17F6">
        <w:instrText xml:space="preserve"> REF _Ref434405977 \h </w:instrText>
      </w:r>
      <w:r w:rsidR="008A17F6">
        <w:fldChar w:fldCharType="separate"/>
      </w:r>
      <w:r w:rsidR="00632C6D">
        <w:t xml:space="preserve">Figure </w:t>
      </w:r>
      <w:r w:rsidR="00632C6D">
        <w:rPr>
          <w:noProof/>
        </w:rPr>
        <w:t>2</w:t>
      </w:r>
      <w:r w:rsidR="008A17F6">
        <w:fldChar w:fldCharType="end"/>
      </w:r>
      <w:r w:rsidR="008A17F6">
        <w:t xml:space="preserve"> for notations for other situations.</w:t>
      </w:r>
    </w:p>
    <w:p w14:paraId="21E586CB" w14:textId="77777777" w:rsidR="00F811D2" w:rsidRDefault="00F811D2" w:rsidP="00C475D2"/>
    <w:p w14:paraId="7D70E652" w14:textId="77777777" w:rsidR="00F811D2" w:rsidRDefault="00F811D2" w:rsidP="00C475D2">
      <w:r>
        <w:t>Entities in different states may also rendered differently.</w:t>
      </w:r>
    </w:p>
    <w:p w14:paraId="6F40CA0D" w14:textId="77777777" w:rsidR="00CE5FC0" w:rsidRDefault="00CE5FC0" w:rsidP="00C475D2"/>
    <w:p w14:paraId="23945514" w14:textId="77777777" w:rsidR="00C475D2" w:rsidRDefault="00C475D2" w:rsidP="00C475D2">
      <w:r>
        <w:rPr>
          <w:noProof/>
          <w:lang w:bidi="th-TH"/>
        </w:rPr>
        <mc:AlternateContent>
          <mc:Choice Requires="wpc">
            <w:drawing>
              <wp:inline distT="0" distB="0" distL="0" distR="0" wp14:anchorId="77C7684E" wp14:editId="37F98307">
                <wp:extent cx="5748793" cy="3578087"/>
                <wp:effectExtent l="0" t="0" r="23495" b="22860"/>
                <wp:docPr id="314" name="Canvas 3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03" name="Rectangle 603"/>
                        <wps:cNvSpPr/>
                        <wps:spPr>
                          <a:xfrm>
                            <a:off x="1753981" y="2450480"/>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A0C01AF" w14:textId="77777777" w:rsidR="00F332FA" w:rsidRDefault="00F332FA" w:rsidP="00F378B5">
                              <w:r>
                                <w:t>X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1" name="Rectangle 601"/>
                        <wps:cNvSpPr/>
                        <wps:spPr>
                          <a:xfrm>
                            <a:off x="1753981" y="1366339"/>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0C98C87" w14:textId="77777777" w:rsidR="00F332FA" w:rsidRDefault="00F332FA" w:rsidP="00F378B5">
                              <w:r>
                                <w:t>Y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Rectangle 328"/>
                        <wps:cNvSpPr/>
                        <wps:spPr>
                          <a:xfrm>
                            <a:off x="1753981" y="232449"/>
                            <a:ext cx="1016810" cy="996286"/>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0B13E3A" w14:textId="77777777" w:rsidR="00F332FA" w:rsidRDefault="00F332FA" w:rsidP="00F378B5">
                              <w:r>
                                <w:t>Z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Text Box 327"/>
                        <wps:cNvSpPr txBox="1"/>
                        <wps:spPr>
                          <a:xfrm>
                            <a:off x="368848" y="2774883"/>
                            <a:ext cx="5725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8133E7E" w14:textId="77777777" w:rsidR="00F332FA" w:rsidRDefault="00F332FA">
                              <w:r>
                                <w:t>X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5" name="Text Box 595"/>
                        <wps:cNvSpPr txBox="1"/>
                        <wps:spPr>
                          <a:xfrm>
                            <a:off x="1889136" y="524251"/>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D26098D" w14:textId="77777777" w:rsidR="00F332FA" w:rsidRDefault="00F332FA">
                              <w:r>
                                <w:t>Z1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6" name="Text Box 596"/>
                        <wps:cNvSpPr txBox="1"/>
                        <wps:spPr>
                          <a:xfrm>
                            <a:off x="1889461" y="905740"/>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2A6BAE8" w14:textId="77777777" w:rsidR="00F332FA" w:rsidRDefault="00F332FA">
                              <w:r>
                                <w:t>Z2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7" name="Text Box 597"/>
                        <wps:cNvSpPr txBox="1"/>
                        <wps:spPr>
                          <a:xfrm>
                            <a:off x="1889876" y="1576536"/>
                            <a:ext cx="6360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AB938B9" w14:textId="77777777" w:rsidR="00F332FA" w:rsidRDefault="00F332FA">
                              <w:r>
                                <w:t>Y1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8" name="Text Box 598"/>
                        <wps:cNvSpPr txBox="1"/>
                        <wps:spPr>
                          <a:xfrm>
                            <a:off x="1889607" y="1949411"/>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5D23E83" w14:textId="77777777" w:rsidR="00F332FA" w:rsidRDefault="00F332FA">
                              <w:r>
                                <w:t>Y2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9" name="Text Box 599"/>
                        <wps:cNvSpPr txBox="1"/>
                        <wps:spPr>
                          <a:xfrm>
                            <a:off x="1889495" y="26769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0A3EDD" w14:textId="77777777" w:rsidR="00F332FA" w:rsidRDefault="00F332FA">
                              <w:r>
                                <w:t>X1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0" name="Text Box 600"/>
                        <wps:cNvSpPr txBox="1"/>
                        <wps:spPr>
                          <a:xfrm>
                            <a:off x="1889495" y="30104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59EB533" w14:textId="77777777" w:rsidR="00F332FA" w:rsidRDefault="00F332FA">
                              <w:r>
                                <w:t>X2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8" name="Elbow Connector 608"/>
                        <wps:cNvCnPr>
                          <a:stCxn id="168" idx="6"/>
                          <a:endCxn id="603" idx="1"/>
                        </wps:cNvCnPr>
                        <wps:spPr>
                          <a:xfrm>
                            <a:off x="1435628" y="2902825"/>
                            <a:ext cx="318353" cy="509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9" name="Rectangle 609"/>
                        <wps:cNvSpPr/>
                        <wps:spPr>
                          <a:xfrm>
                            <a:off x="3323416" y="1705038"/>
                            <a:ext cx="941805"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E18D853" w14:textId="77777777" w:rsidR="00F332FA" w:rsidRDefault="00F332FA" w:rsidP="00F378B5">
                              <w:r>
                                <w:t>Y1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0" name="Text Box 610"/>
                        <wps:cNvSpPr txBox="1"/>
                        <wps:spPr>
                          <a:xfrm>
                            <a:off x="3458147" y="1917179"/>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8CF954E" w14:textId="77777777" w:rsidR="00F332FA" w:rsidRDefault="00F332FA">
                              <w:r>
                                <w:t>Y11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1" name="Text Box 611"/>
                        <wps:cNvSpPr txBox="1"/>
                        <wps:spPr>
                          <a:xfrm>
                            <a:off x="3458262" y="2291627"/>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B0156D9" w14:textId="77777777" w:rsidR="00F332FA" w:rsidRDefault="00F332FA">
                              <w:r>
                                <w:t>Y12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2" name="Rectangle 612"/>
                        <wps:cNvSpPr/>
                        <wps:spPr>
                          <a:xfrm>
                            <a:off x="3323270" y="1301477"/>
                            <a:ext cx="941666" cy="25056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752FCD7" w14:textId="77777777" w:rsidR="00F332FA" w:rsidRDefault="00F332FA" w:rsidP="00F378B5">
                              <w:r>
                                <w:t>Y0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8" name="Elbow Connector 618"/>
                        <wps:cNvCnPr>
                          <a:stCxn id="652" idx="6"/>
                          <a:endCxn id="609" idx="1"/>
                        </wps:cNvCnPr>
                        <wps:spPr>
                          <a:xfrm>
                            <a:off x="3018065" y="1705358"/>
                            <a:ext cx="305351" cy="457115"/>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63" name="Up Arrow 363"/>
                        <wps:cNvSpPr/>
                        <wps:spPr>
                          <a:xfrm>
                            <a:off x="2026988" y="230676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Up Arrow 619"/>
                        <wps:cNvSpPr/>
                        <wps:spPr>
                          <a:xfrm>
                            <a:off x="2026988" y="1228745"/>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Up Arrow 620"/>
                        <wps:cNvSpPr/>
                        <wps:spPr>
                          <a:xfrm>
                            <a:off x="3569185" y="156047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66" name="Group 166"/>
                        <wpg:cNvGrpSpPr/>
                        <wpg:grpSpPr>
                          <a:xfrm>
                            <a:off x="4118720" y="1374151"/>
                            <a:ext cx="79513" cy="79375"/>
                            <a:chOff x="389610" y="403403"/>
                            <a:chExt cx="79513" cy="79375"/>
                          </a:xfrm>
                        </wpg:grpSpPr>
                        <wps:wsp>
                          <wps:cNvPr id="165" name="Straight Connector 165"/>
                          <wps:cNvCnPr/>
                          <wps:spPr>
                            <a:xfrm>
                              <a:off x="389610" y="445273"/>
                              <a:ext cx="7951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4" name="Straight Connector 634"/>
                          <wps:cNvCnPr/>
                          <wps:spPr>
                            <a:xfrm rot="5400000">
                              <a:off x="385810" y="443091"/>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645" name="Straight Connector 645"/>
                        <wps:cNvCnPr/>
                        <wps:spPr>
                          <a:xfrm>
                            <a:off x="2607989" y="330553"/>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7" name="Straight Connector 647"/>
                        <wps:cNvCnPr/>
                        <wps:spPr>
                          <a:xfrm>
                            <a:off x="2608647" y="2556330"/>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8" name="Straight Connector 648"/>
                        <wps:cNvCnPr/>
                        <wps:spPr>
                          <a:xfrm>
                            <a:off x="2608639" y="1453585"/>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9" name="Straight Connector 649"/>
                        <wps:cNvCnPr/>
                        <wps:spPr>
                          <a:xfrm>
                            <a:off x="4125720" y="1789238"/>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g:cNvPr id="177" name="Group 177"/>
                        <wpg:cNvGrpSpPr/>
                        <wpg:grpSpPr>
                          <a:xfrm>
                            <a:off x="1357526" y="2868924"/>
                            <a:ext cx="78136" cy="67802"/>
                            <a:chOff x="701176" y="1912463"/>
                            <a:chExt cx="78136" cy="67802"/>
                          </a:xfrm>
                        </wpg:grpSpPr>
                        <wps:wsp>
                          <wps:cNvPr id="168" name="Oval 168"/>
                          <wps:cNvSpPr/>
                          <wps:spPr>
                            <a:xfrm>
                              <a:off x="701176" y="1912463"/>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Straight Connector 650"/>
                          <wps:cNvCnPr/>
                          <wps:spPr>
                            <a:xfrm>
                              <a:off x="701207" y="1950565"/>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3" name="Straight Connector 183"/>
                        <wps:cNvCnPr>
                          <a:stCxn id="327" idx="3"/>
                          <a:endCxn id="168" idx="2"/>
                        </wps:cNvCnPr>
                        <wps:spPr>
                          <a:xfrm>
                            <a:off x="1084529" y="2902791"/>
                            <a:ext cx="272997" cy="34"/>
                          </a:xfrm>
                          <a:prstGeom prst="line">
                            <a:avLst/>
                          </a:prstGeom>
                        </wps:spPr>
                        <wps:style>
                          <a:lnRef idx="1">
                            <a:schemeClr val="accent1"/>
                          </a:lnRef>
                          <a:fillRef idx="0">
                            <a:schemeClr val="accent1"/>
                          </a:fillRef>
                          <a:effectRef idx="0">
                            <a:schemeClr val="accent1"/>
                          </a:effectRef>
                          <a:fontRef idx="minor">
                            <a:schemeClr val="tx1"/>
                          </a:fontRef>
                        </wps:style>
                        <wps:bodyPr/>
                      </wps:wsp>
                      <wpg:wgp>
                        <wpg:cNvPr id="651" name="Group 651"/>
                        <wpg:cNvGrpSpPr/>
                        <wpg:grpSpPr>
                          <a:xfrm>
                            <a:off x="2939994" y="1671703"/>
                            <a:ext cx="78105" cy="67310"/>
                            <a:chOff x="0" y="0"/>
                            <a:chExt cx="78136" cy="67802"/>
                          </a:xfrm>
                        </wpg:grpSpPr>
                        <wps:wsp>
                          <wps:cNvPr id="652" name="Oval 652"/>
                          <wps:cNvSpPr/>
                          <wps:spPr>
                            <a:xfrm>
                              <a:off x="0" y="0"/>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3" name="Straight Connector 653"/>
                          <wps:cNvCnPr/>
                          <wps:spPr>
                            <a:xfrm>
                              <a:off x="31" y="38102"/>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4" name="Straight Connector 184"/>
                        <wps:cNvCnPr>
                          <a:stCxn id="652" idx="2"/>
                          <a:endCxn id="597" idx="3"/>
                        </wps:cNvCnPr>
                        <wps:spPr>
                          <a:xfrm flipH="1" flipV="1">
                            <a:off x="2525891" y="1702901"/>
                            <a:ext cx="414103" cy="24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5" name="Line Callout 2 185"/>
                        <wps:cNvSpPr/>
                        <wps:spPr>
                          <a:xfrm>
                            <a:off x="3546528" y="55532"/>
                            <a:ext cx="1979143" cy="544716"/>
                          </a:xfrm>
                          <a:prstGeom prst="borderCallout2">
                            <a:avLst>
                              <a:gd name="adj1" fmla="val 12569"/>
                              <a:gd name="adj2" fmla="val -400"/>
                              <a:gd name="adj3" fmla="val 13614"/>
                              <a:gd name="adj4" fmla="val -38474"/>
                              <a:gd name="adj5" fmla="val 42991"/>
                              <a:gd name="adj6" fmla="val -438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1E4BA" w14:textId="77777777" w:rsidR="00F332FA" w:rsidRPr="006B50C2" w:rsidRDefault="00F332FA" w:rsidP="006B50C2">
                              <w:pPr>
                                <w:rPr>
                                  <w:color w:val="000000" w:themeColor="text1"/>
                                </w:rPr>
                              </w:pPr>
                              <w:r>
                                <w:rPr>
                                  <w:color w:val="000000" w:themeColor="text1"/>
                                </w:rPr>
                                <w:t>Clicking on this collapses the detail children of the ACC. And minus changes to 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 name="Line Callout 2 654"/>
                        <wps:cNvSpPr/>
                        <wps:spPr>
                          <a:xfrm>
                            <a:off x="4029055" y="689568"/>
                            <a:ext cx="1636109" cy="544716"/>
                          </a:xfrm>
                          <a:prstGeom prst="borderCallout2">
                            <a:avLst>
                              <a:gd name="adj1" fmla="val 105250"/>
                              <a:gd name="adj2" fmla="val 45493"/>
                              <a:gd name="adj3" fmla="val 131012"/>
                              <a:gd name="adj4" fmla="val 35437"/>
                              <a:gd name="adj5" fmla="val 135672"/>
                              <a:gd name="adj6" fmla="val 119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0260F" w14:textId="77777777" w:rsidR="00F332FA" w:rsidRPr="006B50C2" w:rsidRDefault="00F332FA" w:rsidP="006B50C2">
                              <w:pPr>
                                <w:rPr>
                                  <w:color w:val="000000" w:themeColor="text1"/>
                                </w:rPr>
                              </w:pPr>
                              <w:r>
                                <w:rPr>
                                  <w:color w:val="000000" w:themeColor="text1"/>
                                </w:rPr>
                                <w:t>Clicking on this expands the detail children of the ACC. And plus changes to minus.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 name="Line Callout 2 655"/>
                        <wps:cNvSpPr/>
                        <wps:spPr>
                          <a:xfrm>
                            <a:off x="61803" y="975997"/>
                            <a:ext cx="1636109" cy="1021098"/>
                          </a:xfrm>
                          <a:prstGeom prst="borderCallout2">
                            <a:avLst>
                              <a:gd name="adj1" fmla="val 103580"/>
                              <a:gd name="adj2" fmla="val 48577"/>
                              <a:gd name="adj3" fmla="val 115478"/>
                              <a:gd name="adj4" fmla="val 71433"/>
                              <a:gd name="adj5" fmla="val 181487"/>
                              <a:gd name="adj6" fmla="val 81205"/>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FD37F" w14:textId="77777777" w:rsidR="00F332FA" w:rsidRPr="006B50C2" w:rsidRDefault="00F332FA" w:rsidP="006B50C2">
                              <w:pPr>
                                <w:rPr>
                                  <w:color w:val="000000" w:themeColor="text1"/>
                                </w:rPr>
                              </w:pPr>
                              <w:r>
                                <w:rPr>
                                  <w:color w:val="000000" w:themeColor="text1"/>
                                </w:rPr>
                                <w:t>Clicking on this circle collapses all the ACCs in the inheritance, and minus changes plus in the circle. Clicking on the plus circle expands all the ACCs.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7C7684E" id="Canvas 314" o:spid="_x0000_s1521" editas="canvas" style="width:452.65pt;height:281.75pt;mso-position-horizontal-relative:char;mso-position-vertical-relative:line" coordsize="57486,3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">
                <v:shape id="_x0000_s1522" type="#_x0000_t75" style="position:absolute;width:57486;height:35775;visibility:visible;mso-wrap-style:square" stroked="t" strokecolor="#4f81bd [3204]">
                  <v:fill o:detectmouseclick="t"/>
                  <v:path o:connecttype="none"/>
                </v:shape>
                <v:rect id="Rectangle 603" o:spid="_x0000_s1523" style="position:absolute;left:17539;top:24504;width:1016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3A0C01AF" w14:textId="77777777" w:rsidR="00F332FA" w:rsidRDefault="00F332FA" w:rsidP="00F378B5">
                        <w:r>
                          <w:t>X ACC</w:t>
                        </w:r>
                      </w:p>
                    </w:txbxContent>
                  </v:textbox>
                </v:rect>
                <v:rect id="Rectangle 601" o:spid="_x0000_s1524" style="position:absolute;left:17539;top:13663;width:1016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0C98C87" w14:textId="77777777" w:rsidR="00F332FA" w:rsidRDefault="00F332FA" w:rsidP="00F378B5">
                        <w:r>
                          <w:t>Y ACC</w:t>
                        </w:r>
                      </w:p>
                    </w:txbxContent>
                  </v:textbox>
                </v:rect>
                <v:rect id="Rectangle 328" o:spid="_x0000_s1525" style="position:absolute;left:17539;top:2324;width:10168;height:9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" fillcolor="#a5d5e2 [1624]" strokecolor="#40a7c2 [3048]">
                  <v:fill color2="#e4f2f6 [504]" rotate="t" angle="180" colors="0 #9eeaff;22938f #bbefff;1 #e4f9ff" focus="100%" type="gradient"/>
                  <v:shadow on="t" color="black" opacity="24903f" origin=",.5" offset="0,.55556mm"/>
                  <v:textbox>
                    <w:txbxContent>
                      <w:p w14:paraId="30B13E3A" w14:textId="77777777" w:rsidR="00F332FA" w:rsidRDefault="00F332FA" w:rsidP="00F378B5">
                        <w:r>
                          <w:t>Z ACC</w:t>
                        </w:r>
                      </w:p>
                    </w:txbxContent>
                  </v:textbox>
                </v:rect>
                <v:shape id="Text Box 327" o:spid="_x0000_s1526" type="#_x0000_t202" style="position:absolute;left:3688;top:27748;width:5725;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78133E7E" w14:textId="77777777" w:rsidR="00F332FA" w:rsidRDefault="00F332FA">
                        <w:r>
                          <w:t>X ASCCP</w:t>
                        </w:r>
                      </w:p>
                    </w:txbxContent>
                  </v:textbox>
                </v:shape>
                <v:shape id="Text Box 595" o:spid="_x0000_s1527" type="#_x0000_t202" style="position:absolute;left:18891;top:5242;width:5439;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textbox inset="1.44pt,,1.44pt">
                    <w:txbxContent>
                      <w:p w14:paraId="6D26098D" w14:textId="77777777" w:rsidR="00F332FA" w:rsidRDefault="00F332FA">
                        <w:r>
                          <w:t>Z1 BCCP</w:t>
                        </w:r>
                      </w:p>
                    </w:txbxContent>
                  </v:textbox>
                </v:shape>
                <v:shape id="Text Box 596" o:spid="_x0000_s1528" type="#_x0000_t202" style="position:absolute;left:18894;top:9057;width:5440;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02A6BAE8" w14:textId="77777777" w:rsidR="00F332FA" w:rsidRDefault="00F332FA">
                        <w:r>
                          <w:t>Z2 BCCP</w:t>
                        </w:r>
                      </w:p>
                    </w:txbxContent>
                  </v:textbox>
                </v:shape>
                <v:shape id="Text Box 597" o:spid="_x0000_s1529" type="#_x0000_t202" style="position:absolute;left:18898;top:15765;width:6360;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7AB938B9" w14:textId="77777777" w:rsidR="00F332FA" w:rsidRDefault="00F332FA">
                        <w:r>
                          <w:t>Y1 ASCCP</w:t>
                        </w:r>
                      </w:p>
                    </w:txbxContent>
                  </v:textbox>
                </v:shape>
                <v:shape id="Text Box 598" o:spid="_x0000_s1530" type="#_x0000_t202" style="position:absolute;left:18896;top:19494;width:5579;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inset="1.44pt,,1.44pt">
                    <w:txbxContent>
                      <w:p w14:paraId="65D23E83" w14:textId="77777777" w:rsidR="00F332FA" w:rsidRDefault="00F332FA">
                        <w:r>
                          <w:t>Y2 BCCP</w:t>
                        </w:r>
                      </w:p>
                    </w:txbxContent>
                  </v:textbox>
                </v:shape>
                <v:shape id="Text Box 599" o:spid="_x0000_s1531" type="#_x0000_t202" style="position:absolute;left:18894;top:26769;width:5580;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350A3EDD" w14:textId="77777777" w:rsidR="00F332FA" w:rsidRDefault="00F332FA">
                        <w:r>
                          <w:t>X1 BCCP</w:t>
                        </w:r>
                      </w:p>
                    </w:txbxContent>
                  </v:textbox>
                </v:shape>
                <v:shape id="Text Box 600" o:spid="_x0000_s1532" type="#_x0000_t202" style="position:absolute;left:18894;top:30104;width:5580;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" fillcolor="#a7bfde [1620]" strokecolor="#4579b8 [3044]">
                  <v:fill color2="#e4ecf5 [500]" rotate="t" angle="180" colors="0 #a3c4ff;22938f #bfd5ff;1 #e5eeff" focus="100%" type="gradient"/>
                  <v:shadow on="t" color="black" opacity="24903f" origin=",.5" offset="0,.55556mm"/>
                  <v:textbox inset="1.44pt,,1.44pt">
                    <w:txbxContent>
                      <w:p w14:paraId="459EB533" w14:textId="77777777" w:rsidR="00F332FA" w:rsidRDefault="00F332FA">
                        <w:r>
                          <w:t>X2 BCCP</w:t>
                        </w:r>
                      </w:p>
                    </w:txbxContent>
                  </v:textbox>
                </v:shape>
                <v:shape id="Elbow Connector 608" o:spid="_x0000_s1533" type="#_x0000_t32" style="position:absolute;left:14356;top:29028;width:3183;height: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" strokecolor="#4579b8 [3044]">
                  <v:stroke endarrow="block"/>
                </v:shape>
                <v:rect id="Rectangle 609" o:spid="_x0000_s1534" style="position:absolute;left:33234;top:17050;width:941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5E18D853" w14:textId="77777777" w:rsidR="00F332FA" w:rsidRDefault="00F332FA" w:rsidP="00F378B5">
                        <w:r>
                          <w:t>Y1 ACC</w:t>
                        </w:r>
                      </w:p>
                    </w:txbxContent>
                  </v:textbox>
                </v:rect>
                <v:shape id="Text Box 610" o:spid="_x0000_s1535" type="#_x0000_t202" style="position:absolute;left:34581;top:19171;width:6214;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" fillcolor="#a7bfde [1620]" strokecolor="#4579b8 [3044]">
                  <v:fill color2="#e4ecf5 [500]" rotate="t" angle="180" colors="0 #a3c4ff;22938f #bfd5ff;1 #e5eeff" focus="100%" type="gradient"/>
                  <v:shadow on="t" color="black" opacity="24903f" origin=",.5" offset="0,.55556mm"/>
                  <v:textbox inset="1.44pt,,1.44pt">
                    <w:txbxContent>
                      <w:p w14:paraId="18CF954E" w14:textId="77777777" w:rsidR="00F332FA" w:rsidRDefault="00F332FA">
                        <w:r>
                          <w:t>Y11 BCCP</w:t>
                        </w:r>
                      </w:p>
                    </w:txbxContent>
                  </v:textbox>
                </v:shape>
                <v:shape id="Text Box 611" o:spid="_x0000_s1536" type="#_x0000_t202" style="position:absolute;left:34582;top:22916;width:6214;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" fillcolor="#a7bfde [1620]" strokecolor="#4579b8 [3044]">
                  <v:fill color2="#e4ecf5 [500]" rotate="t" angle="180" colors="0 #a3c4ff;22938f #bfd5ff;1 #e5eeff" focus="100%" type="gradient"/>
                  <v:shadow on="t" color="black" opacity="24903f" origin=",.5" offset="0,.55556mm"/>
                  <v:textbox inset="1.44pt,,1.44pt">
                    <w:txbxContent>
                      <w:p w14:paraId="7B0156D9" w14:textId="77777777" w:rsidR="00F332FA" w:rsidRDefault="00F332FA">
                        <w:r>
                          <w:t>Y12 BCCP</w:t>
                        </w:r>
                      </w:p>
                    </w:txbxContent>
                  </v:textbox>
                </v:shape>
                <v:rect id="Rectangle 612" o:spid="_x0000_s1537" style="position:absolute;left:33232;top:13014;width:941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752FCD7" w14:textId="77777777" w:rsidR="00F332FA" w:rsidRDefault="00F332FA" w:rsidP="00F378B5">
                        <w:r>
                          <w:t>Y0 ACC</w:t>
                        </w:r>
                      </w:p>
                    </w:txbxContent>
                  </v:textbox>
                </v:rect>
                <v:shape id="Elbow Connector 618" o:spid="_x0000_s1538" type="#_x0000_t34" style="position:absolute;left:30180;top:17053;width:3054;height:457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" strokecolor="#4579b8 [3044]">
                  <v:stroke endarrow="block"/>
                </v:shape>
                <v:shape id="Up Arrow 363" o:spid="_x0000_s1539" type="#_x0000_t68" style="position:absolute;left:20269;top:23067;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" adj="10800" fillcolor="#a5d5e2 [1624]" strokecolor="#40a7c2 [3048]">
                  <v:fill color2="#e4f2f6 [504]" rotate="t" angle="180" colors="0 #9eeaff;22938f #bbefff;1 #e4f9ff" focus="100%" type="gradient"/>
                </v:shape>
                <v:shape id="Up Arrow 619" o:spid="_x0000_s1540" type="#_x0000_t68" style="position:absolute;left:20269;top:12287;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" adj="10800" fillcolor="#a5d5e2 [1624]" strokecolor="#40a7c2 [3048]">
                  <v:fill color2="#e4f2f6 [504]" rotate="t" angle="180" colors="0 #9eeaff;22938f #bbefff;1 #e4f9ff" focus="100%" type="gradient"/>
                </v:shape>
                <v:shape id="Up Arrow 620" o:spid="_x0000_s1541" type="#_x0000_t68" style="position:absolute;left:35691;top:15604;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" adj="10800" fillcolor="#a5d5e2 [1624]" strokecolor="#40a7c2 [3048]">
                  <v:fill color2="#e4f2f6 [504]" rotate="t" angle="180" colors="0 #9eeaff;22938f #bbefff;1 #e4f9ff" focus="100%" type="gradient"/>
                </v:shape>
                <v:group id="Group 166" o:spid="_x0000_s1542" style="position:absolute;left:41187;top:13741;width:795;height:794" coordorigin="389610,403403" coordsize="79513,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line id="Straight Connector 165" o:spid="_x0000_s1543" style="position:absolute;visibility:visible;mso-wrap-style:square" from="389610,445273" to="469123,445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" strokecolor="black [3213]"/>
                  <v:line id="Straight Connector 634" o:spid="_x0000_s1544" style="position:absolute;rotation:90;visibility:visible;mso-wrap-style:square" from="385810,443091" to="465185,443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" strokecolor="black [3213]"/>
                </v:group>
                <v:line id="Straight Connector 645" o:spid="_x0000_s1545" style="position:absolute;visibility:visible;mso-wrap-style:square" from="26079,3305" to="26873,3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" strokecolor="black [3213]"/>
                <v:line id="Straight Connector 647" o:spid="_x0000_s1546" style="position:absolute;visibility:visible;mso-wrap-style:square" from="26086,25563" to="26873,25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" strokecolor="black [3213]"/>
                <v:line id="Straight Connector 648" o:spid="_x0000_s1547" style="position:absolute;visibility:visible;mso-wrap-style:square" from="26086,14535" to="26873,14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" strokecolor="black [3213]"/>
                <v:line id="Straight Connector 649" o:spid="_x0000_s1548" style="position:absolute;visibility:visible;mso-wrap-style:square" from="41257,17892" to="42044,17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" strokecolor="black [3213]"/>
                <v:group id="Group 177" o:spid="_x0000_s1549" style="position:absolute;left:13575;top:28689;width:781;height:678" coordorigin="7011,19124" coordsize="781,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oval id="Oval 168" o:spid="_x0000_s1550" style="position:absolute;left:7011;top:19124;width:781;height: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" fillcolor="white [3212]" strokecolor="black [3213]" strokeweight=".25pt"/>
                  <v:line id="Straight Connector 650" o:spid="_x0000_s1551" style="position:absolute;visibility:visible;mso-wrap-style:square" from="7012,19505" to="7793,1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" strokecolor="black [3213]"/>
                </v:group>
                <v:line id="Straight Connector 183" o:spid="_x0000_s1552" style="position:absolute;visibility:visible;mso-wrap-style:square" from="10845,29027" to="13575,2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" strokecolor="#4579b8 [3044]"/>
                <v:group id="Group 651" o:spid="_x0000_s1553" style="position:absolute;left:29399;top:16717;width:781;height:673" coordsize="78136,67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oval id="Oval 652" o:spid="_x0000_s1554" style="position:absolute;width:78102;height:67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" fillcolor="white [3212]" strokecolor="black [3213]" strokeweight=".25pt"/>
                  <v:line id="Straight Connector 653" o:spid="_x0000_s1555" style="position:absolute;visibility:visible;mso-wrap-style:square" from="31,38102" to="78136,38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" strokecolor="black [3213]"/>
                </v:group>
                <v:line id="Straight Connector 184" o:spid="_x0000_s1556" style="position:absolute;flip:x y;visibility:visible;mso-wrap-style:square" from="25258,17029" to="29399,17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" strokecolor="#4579b8 [3044]"/>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85" o:spid="_x0000_s1557" type="#_x0000_t48" style="position:absolute;left:35465;top:555;width:19791;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" adj="-9472,9286,-8310,2941,-86,2715" fillcolor="white [3212]" strokecolor="black [3213]" strokeweight=".25pt">
                  <v:textbox>
                    <w:txbxContent>
                      <w:p w14:paraId="2851E4BA" w14:textId="77777777" w:rsidR="00F332FA" w:rsidRPr="006B50C2" w:rsidRDefault="00F332FA" w:rsidP="006B50C2">
                        <w:pPr>
                          <w:rPr>
                            <w:color w:val="000000" w:themeColor="text1"/>
                          </w:rPr>
                        </w:pPr>
                        <w:r>
                          <w:rPr>
                            <w:color w:val="000000" w:themeColor="text1"/>
                          </w:rPr>
                          <w:t>Clicking on this collapses the detail children of the ACC. And minus changes to plus.</w:t>
                        </w:r>
                      </w:p>
                    </w:txbxContent>
                  </v:textbox>
                  <o:callout v:ext="edit" minusy="t"/>
                </v:shape>
                <v:shape id="Line Callout 2 654" o:spid="_x0000_s1558" type="#_x0000_t48" style="position:absolute;left:40290;top:6895;width:16361;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" adj="2582,29305,7654,28299,9826,22734" fillcolor="white [3212]" strokecolor="black [3213]" strokeweight=".25pt">
                  <v:textbox>
                    <w:txbxContent>
                      <w:p w14:paraId="3880260F" w14:textId="77777777" w:rsidR="00F332FA" w:rsidRPr="006B50C2" w:rsidRDefault="00F332FA" w:rsidP="006B50C2">
                        <w:pPr>
                          <w:rPr>
                            <w:color w:val="000000" w:themeColor="text1"/>
                          </w:rPr>
                        </w:pPr>
                        <w:r>
                          <w:rPr>
                            <w:color w:val="000000" w:themeColor="text1"/>
                          </w:rPr>
                          <w:t>Clicking on this expands the detail children of the ACC. And plus changes to minus.</w:t>
                        </w:r>
                      </w:p>
                    </w:txbxContent>
                  </v:textbox>
                  <o:callout v:ext="edit" minusy="t"/>
                </v:shape>
                <v:shape id="Line Callout 2 655" o:spid="_x0000_s1559" type="#_x0000_t48" style="position:absolute;left:618;top:9759;width:16361;height:10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" adj="17540,39201,15430,24943,10493,22373" fillcolor="white [3212]" strokecolor="black [3213]" strokeweight=".25pt">
                  <v:textbox>
                    <w:txbxContent>
                      <w:p w14:paraId="7D2FD37F" w14:textId="77777777" w:rsidR="00F332FA" w:rsidRPr="006B50C2" w:rsidRDefault="00F332FA" w:rsidP="006B50C2">
                        <w:pPr>
                          <w:rPr>
                            <w:color w:val="000000" w:themeColor="text1"/>
                          </w:rPr>
                        </w:pPr>
                        <w:r>
                          <w:rPr>
                            <w:color w:val="000000" w:themeColor="text1"/>
                          </w:rPr>
                          <w:t>Clicking on this circle collapses all the ACCs in the inheritance, and minus changes plus in the circle. Clicking on the plus circle expands all the ACCs.</w:t>
                        </w:r>
                      </w:p>
                    </w:txbxContent>
                  </v:textbox>
                  <o:callout v:ext="edit" minusx="t" minusy="t"/>
                </v:shape>
                <w10:anchorlock/>
              </v:group>
            </w:pict>
          </mc:Fallback>
        </mc:AlternateContent>
      </w:r>
    </w:p>
    <w:p w14:paraId="0C909997" w14:textId="2E9E8C2C" w:rsidR="00CE5FC0" w:rsidRPr="00CE5FC0" w:rsidRDefault="00E5752A" w:rsidP="00CE5FC0">
      <w:pPr>
        <w:pStyle w:val="Caption"/>
      </w:pPr>
      <w:bookmarkStart w:id="498" w:name="_Ref437592225"/>
      <w:r>
        <w:t xml:space="preserve">Figure </w:t>
      </w:r>
      <w:fldSimple w:instr=" SEQ Figure \* ARABIC ">
        <w:r w:rsidR="00632C6D">
          <w:rPr>
            <w:noProof/>
          </w:rPr>
          <w:t>14</w:t>
        </w:r>
      </w:fldSimple>
      <w:bookmarkEnd w:id="498"/>
      <w:r>
        <w:t>: Rendering of ACC and ASCCP</w:t>
      </w:r>
    </w:p>
    <w:p w14:paraId="2260E79C" w14:textId="77777777" w:rsidR="000E5720" w:rsidRDefault="000E5720" w:rsidP="000E5720">
      <w:pPr>
        <w:pStyle w:val="Heading3"/>
      </w:pPr>
      <w:bookmarkStart w:id="499" w:name="_Ref435336589"/>
      <w:bookmarkStart w:id="500" w:name="_Toc456813709"/>
      <w:r>
        <w:t>View</w:t>
      </w:r>
      <w:r w:rsidR="00BF1481">
        <w:t>/Search</w:t>
      </w:r>
      <w:r>
        <w:t xml:space="preserve"> CCs</w:t>
      </w:r>
      <w:bookmarkEnd w:id="499"/>
      <w:bookmarkEnd w:id="500"/>
    </w:p>
    <w:p w14:paraId="7AA21686" w14:textId="77777777" w:rsidR="00432D19" w:rsidRDefault="00432D19" w:rsidP="00432D19">
      <w:r>
        <w:t xml:space="preserve">The user should be able to search for a CC across all types of CCs and open it up for viewing. </w:t>
      </w:r>
    </w:p>
    <w:p w14:paraId="3746FE21" w14:textId="77777777" w:rsidR="00432D19" w:rsidRDefault="00432D19" w:rsidP="00432D19">
      <w:pPr>
        <w:spacing w:before="240"/>
      </w:pPr>
      <w:r>
        <w:lastRenderedPageBreak/>
        <w:t xml:space="preserve">The search shall look through both the </w:t>
      </w:r>
      <w:r w:rsidR="007D0B1B" w:rsidRPr="007D0B1B">
        <w:rPr>
          <w:rStyle w:val="CodeChar"/>
        </w:rPr>
        <w:t>object_class_term</w:t>
      </w:r>
      <w:r w:rsidR="007D0B1B">
        <w:t xml:space="preserve">, </w:t>
      </w:r>
      <w:r w:rsidR="007D0B1B" w:rsidRPr="007D0B1B">
        <w:rPr>
          <w:rStyle w:val="CodeChar"/>
        </w:rPr>
        <w:t>property_term</w:t>
      </w:r>
      <w:r w:rsidR="007D0B1B">
        <w:t xml:space="preserve">, and </w:t>
      </w:r>
      <w:r w:rsidR="007D0B1B" w:rsidRPr="007D0B1B">
        <w:rPr>
          <w:rStyle w:val="CodeChar"/>
        </w:rPr>
        <w:t>data_type_term</w:t>
      </w:r>
      <w:r w:rsidR="007D0B1B">
        <w:t xml:space="preserve"> (including the one belonging to the supplementary component)</w:t>
      </w:r>
      <w:r>
        <w:t xml:space="preserve"> and </w:t>
      </w:r>
      <w:r w:rsidR="007D0B1B" w:rsidRPr="007D0B1B">
        <w:rPr>
          <w:rStyle w:val="CodeChar"/>
        </w:rPr>
        <w:t>d</w:t>
      </w:r>
      <w:r w:rsidRPr="007D0B1B">
        <w:rPr>
          <w:rStyle w:val="CodeChar"/>
        </w:rPr>
        <w:t>efinition</w:t>
      </w:r>
      <w:r>
        <w:t xml:space="preserve"> columns to return relevant results.</w:t>
      </w:r>
      <w:r w:rsidR="001F4346">
        <w:t xml:space="preserve"> The system only needs to search the current records.</w:t>
      </w:r>
    </w:p>
    <w:p w14:paraId="398FFDBF" w14:textId="77777777" w:rsidR="00432D19" w:rsidRDefault="00432D19" w:rsidP="00432D19">
      <w:pPr>
        <w:spacing w:before="240"/>
      </w:pPr>
      <w:r>
        <w:t xml:space="preserve">The user should be able to filter out some specific types of CCs. </w:t>
      </w:r>
    </w:p>
    <w:p w14:paraId="64066658" w14:textId="77777777" w:rsidR="00432D19" w:rsidRDefault="00432D19" w:rsidP="00432D19">
      <w:pPr>
        <w:spacing w:before="240"/>
      </w:pPr>
      <w:r>
        <w:t xml:space="preserve">In the case that an ASCC or BCC is selected for viewing, the user should be able to easily navigate to the owner ACC. From an ACC, relevant ASCCPs </w:t>
      </w:r>
      <w:r w:rsidR="001F4346">
        <w:t xml:space="preserve">(those references the ACC) </w:t>
      </w:r>
      <w:r>
        <w:t>should be shown or at least the user should be able to query for them.</w:t>
      </w:r>
    </w:p>
    <w:p w14:paraId="649135A1" w14:textId="77777777" w:rsidR="00432D19" w:rsidRDefault="00432D19" w:rsidP="00432D19">
      <w:pPr>
        <w:spacing w:before="240"/>
      </w:pPr>
      <w:r>
        <w:t xml:space="preserve">In addition to </w:t>
      </w:r>
      <w:r w:rsidR="0023242C">
        <w:t xml:space="preserve">the </w:t>
      </w:r>
      <w:r>
        <w:t>typical CC specifica</w:t>
      </w:r>
      <w:r w:rsidR="00C35D66">
        <w:t xml:space="preserve">tion data fields, current owner, </w:t>
      </w:r>
      <w:r>
        <w:t>state</w:t>
      </w:r>
      <w:r w:rsidR="00C35D66">
        <w:t>, last up</w:t>
      </w:r>
      <w:r w:rsidR="007054D5">
        <w:t>d</w:t>
      </w:r>
      <w:r w:rsidR="00C35D66">
        <w:t>ated by user, and last updated timestamp</w:t>
      </w:r>
      <w:r>
        <w:t xml:space="preserve"> should also be displayed.</w:t>
      </w:r>
    </w:p>
    <w:p w14:paraId="31C33E67" w14:textId="77777777" w:rsidR="00CE5FC0" w:rsidRPr="00432D19" w:rsidRDefault="00B24FDC" w:rsidP="00432D19">
      <w:pPr>
        <w:spacing w:before="240"/>
      </w:pPr>
      <w:r>
        <w:t>The system may show the detail</w:t>
      </w:r>
      <w:r w:rsidR="00044C4E">
        <w:t>/properties</w:t>
      </w:r>
      <w:r>
        <w:t xml:space="preserve"> of an ACC or ASCCP first rather than the whole tree. Only when the user has chosen to open the ACC or ASCCP then </w:t>
      </w:r>
      <w:r w:rsidR="0023242C">
        <w:t>its model</w:t>
      </w:r>
      <w:r>
        <w:t xml:space="preserve"> is shown.</w:t>
      </w:r>
    </w:p>
    <w:p w14:paraId="2A3DB1E3" w14:textId="77777777" w:rsidR="006652C4" w:rsidRDefault="006652C4" w:rsidP="006652C4">
      <w:pPr>
        <w:pStyle w:val="Heading3"/>
      </w:pPr>
      <w:bookmarkStart w:id="501" w:name="_Ref435336598"/>
      <w:bookmarkStart w:id="502" w:name="_Toc456813710"/>
      <w:r>
        <w:t>Create a new ACC</w:t>
      </w:r>
      <w:bookmarkEnd w:id="501"/>
      <w:bookmarkEnd w:id="502"/>
    </w:p>
    <w:p w14:paraId="1BDE1B59" w14:textId="77777777" w:rsidR="008D7CDB" w:rsidRDefault="00BD5F4A" w:rsidP="002819A7">
      <w:r>
        <w:t xml:space="preserve">To create a new ACC, </w:t>
      </w:r>
      <w:r w:rsidR="002A51CE">
        <w:t xml:space="preserve">if the user is an end user, </w:t>
      </w:r>
      <w:r>
        <w:t xml:space="preserve">the system </w:t>
      </w:r>
      <w:r w:rsidR="002A51CE">
        <w:t xml:space="preserve">needs to ask the user to select a namespace first and then </w:t>
      </w:r>
      <w:r>
        <w:t>create</w:t>
      </w:r>
      <w:r w:rsidR="001F4346">
        <w:t>s</w:t>
      </w:r>
      <w:r>
        <w:t xml:space="preserve"> a blank ACC on the UI. So initially</w:t>
      </w:r>
      <w:r w:rsidR="006F2D31">
        <w:t>,</w:t>
      </w:r>
      <w:r>
        <w:t xml:space="preserve"> the UI would show a tree with a single node on the left pane of the win</w:t>
      </w:r>
      <w:r w:rsidR="00E62E71">
        <w:t>dow with a default A</w:t>
      </w:r>
      <w:r>
        <w:t xml:space="preserve">CC’s </w:t>
      </w:r>
      <w:r w:rsidR="00E62E71">
        <w:t>Object Class Term</w:t>
      </w:r>
      <w:r>
        <w:t xml:space="preserve"> such as “An ACC Object Class Term”. The user can modify properties of the ACC on the right pane of the window. </w:t>
      </w:r>
      <w:r w:rsidR="00AA131B">
        <w:t>See subsections below for how the ACC’s properties shall be populated along with their UI behavior.</w:t>
      </w:r>
    </w:p>
    <w:p w14:paraId="32CBDC8E" w14:textId="77777777" w:rsidR="008D7CDB" w:rsidRDefault="008D7CDB" w:rsidP="002819A7"/>
    <w:p w14:paraId="51D90867" w14:textId="01D7422B" w:rsidR="001C6FFA" w:rsidRDefault="008D7CDB" w:rsidP="002819A7">
      <w:r>
        <w:t xml:space="preserve">See section </w:t>
      </w:r>
      <w:r>
        <w:fldChar w:fldCharType="begin"/>
      </w:r>
      <w:r>
        <w:instrText xml:space="preserve"> REF _Ref434849200 \r \h </w:instrText>
      </w:r>
      <w:r>
        <w:fldChar w:fldCharType="separate"/>
      </w:r>
      <w:r w:rsidR="00632C6D">
        <w:t>3.10.3</w:t>
      </w:r>
      <w:r>
        <w:fldChar w:fldCharType="end"/>
      </w:r>
      <w:r>
        <w:t xml:space="preserve"> for how the ACC should be rendered. </w:t>
      </w:r>
      <w:r w:rsidR="00E62E71">
        <w:t xml:space="preserve">The </w:t>
      </w:r>
      <w:r w:rsidR="001C6FFA">
        <w:t>ACC</w:t>
      </w:r>
      <w:r w:rsidR="00E62E71">
        <w:t>’s</w:t>
      </w:r>
      <w:r w:rsidR="001C6FFA">
        <w:t xml:space="preserve"> current and history records have to be properly created.</w:t>
      </w:r>
    </w:p>
    <w:p w14:paraId="0E2448F0" w14:textId="77777777" w:rsidR="002E7C09" w:rsidRDefault="002E7C09" w:rsidP="002819A7"/>
    <w:p w14:paraId="210ED9C9" w14:textId="77777777" w:rsidR="002819A7" w:rsidRDefault="00827499" w:rsidP="002819A7">
      <w:r>
        <w:t>T</w:t>
      </w:r>
      <w:r w:rsidR="008D7CDB">
        <w:t>he user must be able to</w:t>
      </w:r>
      <w:r w:rsidR="007903EE">
        <w:t xml:space="preserve"> </w:t>
      </w:r>
      <w:r w:rsidR="00EB7F04">
        <w:t>invoke</w:t>
      </w:r>
      <w:r w:rsidR="007903EE">
        <w:t xml:space="preserve"> the following </w:t>
      </w:r>
      <w:r w:rsidR="00EB7F04">
        <w:t xml:space="preserve">functions through the </w:t>
      </w:r>
      <w:r w:rsidR="007903EE">
        <w:t>UI</w:t>
      </w:r>
      <w:r w:rsidR="008A700E">
        <w:t>.</w:t>
      </w:r>
      <w:r w:rsidR="008A700E" w:rsidRPr="008A700E">
        <w:t xml:space="preserve"> </w:t>
      </w:r>
      <w:r w:rsidR="008A700E">
        <w:t>See other subsections for details of these functionalities.</w:t>
      </w:r>
    </w:p>
    <w:p w14:paraId="51C5A925" w14:textId="77777777" w:rsidR="008D7CDB" w:rsidRDefault="008D7CDB" w:rsidP="002819A7"/>
    <w:p w14:paraId="26F6C1F7" w14:textId="77777777" w:rsidR="00827499" w:rsidRDefault="002B2ED6" w:rsidP="008D7CDB">
      <w:pPr>
        <w:pStyle w:val="ListParagraph"/>
        <w:numPr>
          <w:ilvl w:val="0"/>
          <w:numId w:val="19"/>
        </w:numPr>
      </w:pPr>
      <w:r>
        <w:t>Change properties of</w:t>
      </w:r>
      <w:r w:rsidR="00827499">
        <w:t xml:space="preserve"> the ACC</w:t>
      </w:r>
      <w:r>
        <w:t>.</w:t>
      </w:r>
    </w:p>
    <w:p w14:paraId="637BEC2E" w14:textId="77777777" w:rsidR="008D7CDB" w:rsidRDefault="006F2D31" w:rsidP="008D7CDB">
      <w:pPr>
        <w:pStyle w:val="ListParagraph"/>
        <w:numPr>
          <w:ilvl w:val="0"/>
          <w:numId w:val="19"/>
        </w:numPr>
      </w:pPr>
      <w:r>
        <w:t>Append</w:t>
      </w:r>
      <w:r w:rsidR="008D7CDB">
        <w:t xml:space="preserve"> a</w:t>
      </w:r>
      <w:r w:rsidR="008957C4">
        <w:t xml:space="preserve"> child</w:t>
      </w:r>
      <w:r w:rsidR="008D7CDB">
        <w:t xml:space="preserve"> association to the ACC. This may be offered to the user by right clicking on the ACC </w:t>
      </w:r>
      <w:r w:rsidR="00044C4E">
        <w:t>(</w:t>
      </w:r>
      <w:r w:rsidR="008D7CDB">
        <w:t>in the background</w:t>
      </w:r>
      <w:r w:rsidR="00044C4E">
        <w:t>)</w:t>
      </w:r>
      <w:r w:rsidR="008D7CDB">
        <w:t>.</w:t>
      </w:r>
    </w:p>
    <w:p w14:paraId="24209D8B" w14:textId="77777777" w:rsidR="00240D6D" w:rsidRDefault="00240D6D" w:rsidP="00240D6D">
      <w:pPr>
        <w:pStyle w:val="ListParagraph"/>
        <w:numPr>
          <w:ilvl w:val="0"/>
          <w:numId w:val="19"/>
        </w:numPr>
      </w:pPr>
      <w:r>
        <w:t>Insert a child association to the ACC. This may be offered by right clicking on the ASCCP or BCCP where the user wants an association to inserted.</w:t>
      </w:r>
    </w:p>
    <w:p w14:paraId="1248A881" w14:textId="77777777" w:rsidR="008D7CDB" w:rsidRDefault="008957C4" w:rsidP="008D7CDB">
      <w:pPr>
        <w:pStyle w:val="ListParagraph"/>
        <w:numPr>
          <w:ilvl w:val="0"/>
          <w:numId w:val="19"/>
        </w:numPr>
      </w:pPr>
      <w:r>
        <w:t>Delete a child association from the ACC.</w:t>
      </w:r>
      <w:r w:rsidR="008B4A8F">
        <w:t xml:space="preserve"> This may be offered by clicking on a BCCP or an ASCCP that shows properties of both the BCC and BCCP or ASCC and ASCCP. Then a delete function may be offered on the BCC or ASCC property pane. </w:t>
      </w:r>
    </w:p>
    <w:p w14:paraId="08750986" w14:textId="77777777" w:rsidR="00240D6D" w:rsidRDefault="00240D6D" w:rsidP="008D7CDB">
      <w:pPr>
        <w:pStyle w:val="ListParagraph"/>
        <w:numPr>
          <w:ilvl w:val="0"/>
          <w:numId w:val="19"/>
        </w:numPr>
      </w:pPr>
      <w:r>
        <w:t>Discard a child association</w:t>
      </w:r>
    </w:p>
    <w:p w14:paraId="0CFB170D" w14:textId="77777777" w:rsidR="00240D6D" w:rsidRDefault="00240D6D" w:rsidP="00240D6D">
      <w:pPr>
        <w:pStyle w:val="ListParagraph"/>
        <w:numPr>
          <w:ilvl w:val="0"/>
          <w:numId w:val="19"/>
        </w:numPr>
      </w:pPr>
      <w:r>
        <w:t>Change properties of an association. Clicking on the ASCCP or BCCP child of the ACC shall allow the user to edit the association properties.</w:t>
      </w:r>
    </w:p>
    <w:p w14:paraId="17AFF823" w14:textId="77777777" w:rsidR="00240D6D" w:rsidRDefault="00240D6D" w:rsidP="00240D6D">
      <w:pPr>
        <w:pStyle w:val="ListParagraph"/>
        <w:numPr>
          <w:ilvl w:val="0"/>
          <w:numId w:val="19"/>
        </w:numPr>
      </w:pPr>
      <w:r>
        <w:t>Change the position of an association.</w:t>
      </w:r>
    </w:p>
    <w:p w14:paraId="54CF02D9" w14:textId="77777777" w:rsidR="00240D6D" w:rsidRDefault="00240D6D" w:rsidP="00240D6D">
      <w:pPr>
        <w:pStyle w:val="ListParagraph"/>
        <w:numPr>
          <w:ilvl w:val="0"/>
          <w:numId w:val="19"/>
        </w:numPr>
      </w:pPr>
      <w:r>
        <w:t>Make the ACC based on another ACC. This may be offered to the user by right clicking on the ACC in the background.</w:t>
      </w:r>
    </w:p>
    <w:p w14:paraId="24AD1826" w14:textId="77777777" w:rsidR="00240D6D" w:rsidRDefault="00240D6D" w:rsidP="00240D6D">
      <w:pPr>
        <w:pStyle w:val="ListParagraph"/>
        <w:numPr>
          <w:ilvl w:val="0"/>
          <w:numId w:val="19"/>
        </w:numPr>
      </w:pPr>
      <w:r>
        <w:t>Discard an ACC</w:t>
      </w:r>
      <w:r w:rsidR="00A756FD">
        <w:t>.</w:t>
      </w:r>
    </w:p>
    <w:p w14:paraId="1F843110" w14:textId="77777777" w:rsidR="00391B3C" w:rsidRDefault="00391B3C" w:rsidP="008D7CDB">
      <w:pPr>
        <w:pStyle w:val="ListParagraph"/>
        <w:numPr>
          <w:ilvl w:val="0"/>
          <w:numId w:val="19"/>
        </w:numPr>
      </w:pPr>
      <w:r>
        <w:t>Change the ACC state.</w:t>
      </w:r>
    </w:p>
    <w:p w14:paraId="2D5B02B0" w14:textId="77777777" w:rsidR="008957C4" w:rsidRDefault="008957C4" w:rsidP="008D7CDB">
      <w:pPr>
        <w:pStyle w:val="ListParagraph"/>
        <w:numPr>
          <w:ilvl w:val="0"/>
          <w:numId w:val="19"/>
        </w:numPr>
      </w:pPr>
      <w:r>
        <w:t>Create a new ASCCP.</w:t>
      </w:r>
      <w:r w:rsidR="008B4A8F">
        <w:t xml:space="preserve"> This may be offered as a menu item on the page.</w:t>
      </w:r>
    </w:p>
    <w:p w14:paraId="1782E58B" w14:textId="77777777" w:rsidR="00C178DB" w:rsidRDefault="00C178DB" w:rsidP="008D7CDB">
      <w:pPr>
        <w:pStyle w:val="ListParagraph"/>
        <w:numPr>
          <w:ilvl w:val="0"/>
          <w:numId w:val="19"/>
        </w:numPr>
      </w:pPr>
      <w:r>
        <w:t>Create a new revision of an ASCCP. After adding an association to an existing ASCCP that is in published state. The user may wish to modify it.</w:t>
      </w:r>
    </w:p>
    <w:p w14:paraId="13ACC38A" w14:textId="77777777" w:rsidR="00C178DB" w:rsidRDefault="00C178DB" w:rsidP="008D7CDB">
      <w:pPr>
        <w:pStyle w:val="ListParagraph"/>
        <w:numPr>
          <w:ilvl w:val="0"/>
          <w:numId w:val="19"/>
        </w:numPr>
      </w:pPr>
      <w:r>
        <w:t>Create a new BCCP.</w:t>
      </w:r>
      <w:r w:rsidR="00E62E71">
        <w:t xml:space="preserve"> </w:t>
      </w:r>
      <w:r w:rsidR="008B4A8F">
        <w:t>This may be offered as a menu item on the page.</w:t>
      </w:r>
    </w:p>
    <w:p w14:paraId="65D647E4" w14:textId="77777777" w:rsidR="00792D47" w:rsidRDefault="00C178DB" w:rsidP="00792D47">
      <w:pPr>
        <w:pStyle w:val="ListParagraph"/>
        <w:numPr>
          <w:ilvl w:val="0"/>
          <w:numId w:val="19"/>
        </w:numPr>
      </w:pPr>
      <w:r>
        <w:t>Create a new revision of a BCCP. After adding an association to an existing BCCP that is in published state. The user may wish to modify it.</w:t>
      </w:r>
    </w:p>
    <w:p w14:paraId="6890EFF6" w14:textId="77777777" w:rsidR="005E1D61" w:rsidRDefault="005E1D61" w:rsidP="005E1D61">
      <w:pPr>
        <w:pStyle w:val="Heading4"/>
      </w:pPr>
      <w:bookmarkStart w:id="503" w:name="_Toc456813711"/>
      <w:r>
        <w:lastRenderedPageBreak/>
        <w:t>ACC current record</w:t>
      </w:r>
      <w:bookmarkEnd w:id="503"/>
    </w:p>
    <w:p w14:paraId="1B528D0E" w14:textId="77777777" w:rsidR="005D2D67" w:rsidRDefault="005D2D67" w:rsidP="005D2D67">
      <w:pPr>
        <w:spacing w:before="240" w:after="240"/>
      </w:pPr>
      <w:r>
        <w:t>Populate the ACC table as follows.</w:t>
      </w:r>
    </w:p>
    <w:tbl>
      <w:tblPr>
        <w:tblStyle w:val="TableGrid"/>
        <w:tblW w:w="0" w:type="auto"/>
        <w:tblLook w:val="04A0" w:firstRow="1" w:lastRow="0" w:firstColumn="1" w:lastColumn="0" w:noHBand="0" w:noVBand="1"/>
      </w:tblPr>
      <w:tblGrid>
        <w:gridCol w:w="4667"/>
        <w:gridCol w:w="2192"/>
        <w:gridCol w:w="2491"/>
      </w:tblGrid>
      <w:tr w:rsidR="005D2D67" w:rsidRPr="00A159CE" w14:paraId="3EAAE955" w14:textId="77777777" w:rsidTr="00EF7498">
        <w:tc>
          <w:tcPr>
            <w:tcW w:w="9576" w:type="dxa"/>
            <w:gridSpan w:val="3"/>
          </w:tcPr>
          <w:p w14:paraId="48FA2003" w14:textId="77777777" w:rsidR="005D2D67" w:rsidRPr="00A159CE" w:rsidRDefault="001B7D2F" w:rsidP="001B7D2F">
            <w:r>
              <w:rPr>
                <w:rStyle w:val="CodeChar"/>
              </w:rPr>
              <w:t>acc</w:t>
            </w:r>
            <w:r w:rsidR="005D2D67" w:rsidRPr="00A159CE">
              <w:rPr>
                <w:rStyle w:val="CodeChar"/>
              </w:rPr>
              <w:t>_</w:t>
            </w:r>
            <w:r>
              <w:rPr>
                <w:rStyle w:val="CodeChar"/>
              </w:rPr>
              <w:t>id</w:t>
            </w:r>
            <w:r w:rsidR="005D2D67" w:rsidRPr="00A159CE">
              <w:t xml:space="preserve"> = Auto-generate database key.</w:t>
            </w:r>
          </w:p>
        </w:tc>
      </w:tr>
      <w:tr w:rsidR="005D2D67" w:rsidRPr="00A159CE" w14:paraId="79526EFC" w14:textId="77777777" w:rsidTr="00EF7498">
        <w:tc>
          <w:tcPr>
            <w:tcW w:w="9576" w:type="dxa"/>
            <w:gridSpan w:val="3"/>
          </w:tcPr>
          <w:p w14:paraId="3DC63E57" w14:textId="77777777" w:rsidR="005D2D67" w:rsidRPr="00A159CE" w:rsidRDefault="001B7D2F" w:rsidP="001B7D2F">
            <w:r>
              <w:rPr>
                <w:rStyle w:val="CodeChar"/>
              </w:rPr>
              <w:t>guid</w:t>
            </w:r>
            <w:r w:rsidR="005D2D67" w:rsidRPr="00A159CE">
              <w:t xml:space="preserve"> = </w:t>
            </w:r>
            <w:r w:rsidR="005D2D67">
              <w:t>Create a new GUID</w:t>
            </w:r>
            <w:r w:rsidR="005D2D67" w:rsidRPr="00A159CE">
              <w:t>.</w:t>
            </w:r>
          </w:p>
        </w:tc>
      </w:tr>
      <w:tr w:rsidR="005D2D67" w:rsidRPr="00A159CE" w14:paraId="35CB1D4B" w14:textId="77777777" w:rsidTr="00EF7498">
        <w:tc>
          <w:tcPr>
            <w:tcW w:w="9576" w:type="dxa"/>
            <w:gridSpan w:val="3"/>
          </w:tcPr>
          <w:p w14:paraId="6A78C283" w14:textId="77777777" w:rsidR="005D2D67" w:rsidRPr="00A159CE" w:rsidRDefault="001B7D2F" w:rsidP="001B7D2F">
            <w:r>
              <w:rPr>
                <w:rStyle w:val="CodeChar"/>
              </w:rPr>
              <w:t>object</w:t>
            </w:r>
            <w:r w:rsidR="005D2D67" w:rsidRPr="00A159CE">
              <w:rPr>
                <w:rStyle w:val="CodeChar"/>
              </w:rPr>
              <w:t>_</w:t>
            </w:r>
            <w:r>
              <w:rPr>
                <w:rStyle w:val="CodeChar"/>
              </w:rPr>
              <w:t>c</w:t>
            </w:r>
            <w:r w:rsidR="005D2D67" w:rsidRPr="00A159CE">
              <w:rPr>
                <w:rStyle w:val="CodeChar"/>
              </w:rPr>
              <w:t>lass_</w:t>
            </w:r>
            <w:r>
              <w:rPr>
                <w:rStyle w:val="CodeChar"/>
              </w:rPr>
              <w:t>t</w:t>
            </w:r>
            <w:r w:rsidR="005D2D67" w:rsidRPr="00A159CE">
              <w:rPr>
                <w:rStyle w:val="CodeChar"/>
              </w:rPr>
              <w:t>erm</w:t>
            </w:r>
            <w:r w:rsidR="005D2D67" w:rsidRPr="00A159CE">
              <w:t xml:space="preserve"> = </w:t>
            </w:r>
            <w:r w:rsidR="005D2D67">
              <w:t xml:space="preserve">Give a default object class term as </w:t>
            </w:r>
            <w:r w:rsidR="005D2D67" w:rsidRPr="005D2D67">
              <w:rPr>
                <w:rStyle w:val="CodeChar"/>
              </w:rPr>
              <w:t>“A new ACC Object”</w:t>
            </w:r>
            <w:r w:rsidR="005D2D67">
              <w:t>. The user can modify this.</w:t>
            </w:r>
          </w:p>
        </w:tc>
      </w:tr>
      <w:tr w:rsidR="005D2D67" w:rsidRPr="00A159CE" w14:paraId="56C78413" w14:textId="77777777" w:rsidTr="00EF7498">
        <w:tc>
          <w:tcPr>
            <w:tcW w:w="9576" w:type="dxa"/>
            <w:gridSpan w:val="3"/>
          </w:tcPr>
          <w:p w14:paraId="4C2F89D5" w14:textId="77777777" w:rsidR="005D2D67" w:rsidRPr="00A159CE" w:rsidRDefault="001B7D2F" w:rsidP="001B7D2F">
            <w:r>
              <w:rPr>
                <w:rStyle w:val="CodeChar"/>
              </w:rPr>
              <w:t>den</w:t>
            </w:r>
            <w:r w:rsidR="005D2D67" w:rsidRPr="004452DB">
              <w:t xml:space="preserve"> =</w:t>
            </w:r>
            <w:r w:rsidR="005D2D67">
              <w:t xml:space="preserve"> </w:t>
            </w:r>
            <w:r>
              <w:rPr>
                <w:rStyle w:val="CodeChar"/>
              </w:rPr>
              <w:t>o</w:t>
            </w:r>
            <w:r w:rsidR="005D2D67" w:rsidRPr="00F17A8F">
              <w:rPr>
                <w:rStyle w:val="CodeChar"/>
              </w:rPr>
              <w:t>bject_</w:t>
            </w:r>
            <w:r>
              <w:rPr>
                <w:rStyle w:val="CodeChar"/>
              </w:rPr>
              <w:t>c</w:t>
            </w:r>
            <w:r w:rsidR="005D2D67" w:rsidRPr="00F17A8F">
              <w:rPr>
                <w:rStyle w:val="CodeChar"/>
              </w:rPr>
              <w:t>lass_</w:t>
            </w:r>
            <w:r>
              <w:rPr>
                <w:rStyle w:val="CodeChar"/>
              </w:rPr>
              <w:t>t</w:t>
            </w:r>
            <w:r w:rsidR="005D2D67" w:rsidRPr="00F17A8F">
              <w:rPr>
                <w:rStyle w:val="CodeChar"/>
              </w:rPr>
              <w:t>erm + “. Details”</w:t>
            </w:r>
            <w:r w:rsidR="005D2D67">
              <w:t>.</w:t>
            </w:r>
            <w:r w:rsidR="00EB2CE0">
              <w:t xml:space="preserve"> Auto-derived. Show the value but uneditable.</w:t>
            </w:r>
          </w:p>
        </w:tc>
      </w:tr>
      <w:tr w:rsidR="005D2D67" w:rsidRPr="00A159CE" w14:paraId="2EC57FCF" w14:textId="77777777" w:rsidTr="00EF7498">
        <w:tc>
          <w:tcPr>
            <w:tcW w:w="9576" w:type="dxa"/>
            <w:gridSpan w:val="3"/>
          </w:tcPr>
          <w:p w14:paraId="3F22A29F" w14:textId="77777777" w:rsidR="005D2D67" w:rsidRPr="00A159CE" w:rsidRDefault="001B7D2F" w:rsidP="005D2D67">
            <w:r>
              <w:rPr>
                <w:rStyle w:val="CodeChar"/>
              </w:rPr>
              <w:t>d</w:t>
            </w:r>
            <w:r w:rsidR="005D2D67" w:rsidRPr="00A159CE">
              <w:rPr>
                <w:rStyle w:val="CodeChar"/>
              </w:rPr>
              <w:t>efinition</w:t>
            </w:r>
            <w:r w:rsidR="005D2D67" w:rsidRPr="00A159CE">
              <w:t xml:space="preserve"> = </w:t>
            </w:r>
            <w:r w:rsidR="005D2D67" w:rsidRPr="005D2D67">
              <w:t>Blank. The user can modify this later.</w:t>
            </w:r>
          </w:p>
        </w:tc>
      </w:tr>
      <w:tr w:rsidR="005D2D67" w:rsidRPr="00A159CE" w14:paraId="4553B229" w14:textId="77777777" w:rsidTr="00EF7498">
        <w:tc>
          <w:tcPr>
            <w:tcW w:w="9576" w:type="dxa"/>
            <w:gridSpan w:val="3"/>
          </w:tcPr>
          <w:p w14:paraId="69C4FE11" w14:textId="77777777" w:rsidR="005D2D67" w:rsidRPr="00A159CE" w:rsidRDefault="001B7D2F" w:rsidP="001B7D2F">
            <w:r>
              <w:rPr>
                <w:rStyle w:val="CodeChar"/>
              </w:rPr>
              <w:t>b</w:t>
            </w:r>
            <w:r w:rsidR="005D2D67" w:rsidRPr="00A159CE">
              <w:rPr>
                <w:rStyle w:val="CodeChar"/>
              </w:rPr>
              <w:t>ased_</w:t>
            </w:r>
            <w:r>
              <w:rPr>
                <w:rStyle w:val="CodeChar"/>
              </w:rPr>
              <w:t>a</w:t>
            </w:r>
            <w:r w:rsidR="000F0EB3">
              <w:rPr>
                <w:rStyle w:val="CodeChar"/>
              </w:rPr>
              <w:t>cc</w:t>
            </w:r>
            <w:r w:rsidR="005D2D67" w:rsidRPr="00A159CE">
              <w:rPr>
                <w:rStyle w:val="CodeChar"/>
              </w:rPr>
              <w:t>_</w:t>
            </w:r>
            <w:r>
              <w:rPr>
                <w:rStyle w:val="CodeChar"/>
              </w:rPr>
              <w:t>id</w:t>
            </w:r>
            <w:r w:rsidR="005D2D67">
              <w:t xml:space="preserve"> = Null.</w:t>
            </w:r>
            <w:r w:rsidR="00EB2CE0">
              <w:t xml:space="preserve"> Don’t show this.</w:t>
            </w:r>
          </w:p>
        </w:tc>
      </w:tr>
      <w:tr w:rsidR="005D2D67" w:rsidRPr="00A159CE" w14:paraId="480F7B0C" w14:textId="77777777" w:rsidTr="00EF7498">
        <w:tc>
          <w:tcPr>
            <w:tcW w:w="9576" w:type="dxa"/>
            <w:gridSpan w:val="3"/>
          </w:tcPr>
          <w:p w14:paraId="36E69C85" w14:textId="77777777" w:rsidR="005D2D67" w:rsidRPr="00A159CE" w:rsidRDefault="001B7D2F" w:rsidP="001B7D2F">
            <w:r>
              <w:rPr>
                <w:rStyle w:val="CodeChar"/>
              </w:rPr>
              <w:t>o</w:t>
            </w:r>
            <w:r w:rsidR="005D2D67" w:rsidRPr="00A159CE">
              <w:rPr>
                <w:rStyle w:val="CodeChar"/>
              </w:rPr>
              <w:t>bject_</w:t>
            </w:r>
            <w:r>
              <w:rPr>
                <w:rStyle w:val="CodeChar"/>
              </w:rPr>
              <w:t>c</w:t>
            </w:r>
            <w:r w:rsidR="005D2D67" w:rsidRPr="00A159CE">
              <w:rPr>
                <w:rStyle w:val="CodeChar"/>
              </w:rPr>
              <w:t>lass_</w:t>
            </w:r>
            <w:r>
              <w:rPr>
                <w:rStyle w:val="CodeChar"/>
              </w:rPr>
              <w:t>q</w:t>
            </w:r>
            <w:r w:rsidR="005D2D67" w:rsidRPr="00A159CE">
              <w:rPr>
                <w:rStyle w:val="CodeChar"/>
              </w:rPr>
              <w:t>ualifier</w:t>
            </w:r>
            <w:r w:rsidR="005D2D67" w:rsidRPr="00A159CE">
              <w:t xml:space="preserve"> = </w:t>
            </w:r>
            <w:r w:rsidR="005D2D67">
              <w:t>Null.</w:t>
            </w:r>
            <w:r w:rsidR="00EB2CE0">
              <w:t xml:space="preserve"> Don’t show this, this is not used at this point.</w:t>
            </w:r>
          </w:p>
        </w:tc>
      </w:tr>
      <w:tr w:rsidR="005D2D67" w:rsidRPr="00A159CE" w14:paraId="65DE5638" w14:textId="77777777" w:rsidTr="00EF7498">
        <w:tc>
          <w:tcPr>
            <w:tcW w:w="9576" w:type="dxa"/>
            <w:gridSpan w:val="3"/>
          </w:tcPr>
          <w:p w14:paraId="14F0684F" w14:textId="77777777" w:rsidR="005D2D67" w:rsidRPr="00A159CE" w:rsidRDefault="001B7D2F" w:rsidP="00AA131B">
            <w:r>
              <w:rPr>
                <w:rStyle w:val="CodeChar"/>
              </w:rPr>
              <w:t>oagis</w:t>
            </w:r>
            <w:r w:rsidR="005D2D67" w:rsidRPr="00A159CE">
              <w:rPr>
                <w:rStyle w:val="CodeChar"/>
              </w:rPr>
              <w:t>_</w:t>
            </w:r>
            <w:r>
              <w:rPr>
                <w:rStyle w:val="CodeChar"/>
              </w:rPr>
              <w:t>c</w:t>
            </w:r>
            <w:r w:rsidR="005D2D67" w:rsidRPr="00A159CE">
              <w:rPr>
                <w:rStyle w:val="CodeChar"/>
              </w:rPr>
              <w:t>omponent_</w:t>
            </w:r>
            <w:r>
              <w:rPr>
                <w:rStyle w:val="CodeChar"/>
              </w:rPr>
              <w:t>t</w:t>
            </w:r>
            <w:r w:rsidR="005D2D67" w:rsidRPr="00A159CE">
              <w:rPr>
                <w:rStyle w:val="CodeChar"/>
              </w:rPr>
              <w:t>ype</w:t>
            </w:r>
            <w:r w:rsidR="005D2D67" w:rsidRPr="00A159CE">
              <w:t xml:space="preserve"> = </w:t>
            </w:r>
            <w:r w:rsidR="00D543D1">
              <w:t xml:space="preserve">Default to </w:t>
            </w:r>
            <w:r w:rsidR="00D543D1" w:rsidRPr="00D543D1">
              <w:rPr>
                <w:rStyle w:val="CodeChar"/>
              </w:rPr>
              <w:t>1</w:t>
            </w:r>
            <w:r w:rsidR="00D543D1">
              <w:t xml:space="preserve">, </w:t>
            </w:r>
            <w:r w:rsidR="00D543D1" w:rsidRPr="00D543D1">
              <w:rPr>
                <w:rStyle w:val="CodeChar"/>
              </w:rPr>
              <w:t>Semantics</w:t>
            </w:r>
            <w:r w:rsidR="00700731">
              <w:rPr>
                <w:rStyle w:val="CodeChar"/>
              </w:rPr>
              <w:t xml:space="preserve">. </w:t>
            </w:r>
            <w:r w:rsidR="00F15E37">
              <w:t>OAGIS developers</w:t>
            </w:r>
            <w:r w:rsidR="00D543D1">
              <w:t xml:space="preserve"> can change </w:t>
            </w:r>
            <w:r w:rsidR="00700731">
              <w:t xml:space="preserve">this </w:t>
            </w:r>
            <w:r w:rsidR="00D543D1">
              <w:t xml:space="preserve">to </w:t>
            </w:r>
            <w:r w:rsidR="00D543D1" w:rsidRPr="00D543D1">
              <w:rPr>
                <w:rStyle w:val="CodeChar"/>
              </w:rPr>
              <w:t>0</w:t>
            </w:r>
            <w:r w:rsidR="00700731">
              <w:rPr>
                <w:rStyle w:val="CodeChar"/>
              </w:rPr>
              <w:t>, 2,</w:t>
            </w:r>
            <w:r w:rsidR="00D543D1" w:rsidRPr="00D543D1">
              <w:rPr>
                <w:rStyle w:val="CodeChar"/>
              </w:rPr>
              <w:t xml:space="preserve"> </w:t>
            </w:r>
            <w:r w:rsidR="00700731" w:rsidRPr="00700731">
              <w:t>or</w:t>
            </w:r>
            <w:r w:rsidR="00700731">
              <w:rPr>
                <w:rStyle w:val="CodeChar"/>
              </w:rPr>
              <w:t xml:space="preserve"> 3</w:t>
            </w:r>
            <w:r w:rsidR="00700731">
              <w:t>. End user</w:t>
            </w:r>
            <w:r w:rsidR="00F15E37">
              <w:t>s</w:t>
            </w:r>
            <w:r w:rsidR="00700731">
              <w:t xml:space="preserve"> cannot assign </w:t>
            </w:r>
            <w:r w:rsidR="00700731" w:rsidRPr="00700731">
              <w:rPr>
                <w:rStyle w:val="CodeChar"/>
              </w:rPr>
              <w:t>2</w:t>
            </w:r>
            <w:r w:rsidR="00700731">
              <w:t xml:space="preserve"> (which is </w:t>
            </w:r>
            <w:r w:rsidR="00700731" w:rsidRPr="00700731">
              <w:rPr>
                <w:rStyle w:val="CodeChar"/>
              </w:rPr>
              <w:t>Extension</w:t>
            </w:r>
            <w:r w:rsidR="00700731">
              <w:t>). S</w:t>
            </w:r>
            <w:r w:rsidR="00D543D1">
              <w:t xml:space="preserve">how the </w:t>
            </w:r>
            <w:r w:rsidR="00AA131B">
              <w:t>text value</w:t>
            </w:r>
            <w:r w:rsidR="00700731">
              <w:t xml:space="preserve"> on the UI not the int value</w:t>
            </w:r>
            <w:r w:rsidR="005D2D67">
              <w:t>.</w:t>
            </w:r>
            <w:r w:rsidR="005D2D67" w:rsidRPr="00A159CE">
              <w:t xml:space="preserve"> </w:t>
            </w:r>
            <w:r w:rsidR="00AA131B">
              <w:t>This field should be a combo box.</w:t>
            </w:r>
          </w:p>
        </w:tc>
      </w:tr>
      <w:tr w:rsidR="005D2D67" w:rsidRPr="00A159CE" w14:paraId="677BA14D" w14:textId="77777777" w:rsidTr="00EF7498">
        <w:tc>
          <w:tcPr>
            <w:tcW w:w="9576" w:type="dxa"/>
            <w:gridSpan w:val="3"/>
          </w:tcPr>
          <w:p w14:paraId="1D9E930A" w14:textId="77777777" w:rsidR="005D2D67" w:rsidRPr="00A159CE" w:rsidRDefault="00700731" w:rsidP="001B7D2F">
            <w:pPr>
              <w:rPr>
                <w:rStyle w:val="CodeChar"/>
              </w:rPr>
            </w:pPr>
            <w:r>
              <w:rPr>
                <w:rStyle w:val="CodeChar"/>
              </w:rPr>
              <w:t>m</w:t>
            </w:r>
            <w:r w:rsidR="005D2D67">
              <w:rPr>
                <w:rStyle w:val="CodeChar"/>
              </w:rPr>
              <w:t xml:space="preserve">odule = </w:t>
            </w:r>
            <w:r w:rsidR="001B7D2F" w:rsidRPr="001B7D2F">
              <w:rPr>
                <w:rStyle w:val="CodeChar"/>
              </w:rPr>
              <w:t>L</w:t>
            </w:r>
            <w:r w:rsidR="00FD1F39" w:rsidRPr="001B7D2F">
              <w:t xml:space="preserve">eave this blank initially and the user </w:t>
            </w:r>
            <w:r w:rsidR="001B7D2F">
              <w:t>can</w:t>
            </w:r>
            <w:r w:rsidR="00FD1F39" w:rsidRPr="001B7D2F">
              <w:t xml:space="preserve"> specify a value</w:t>
            </w:r>
            <w:r w:rsidR="00EF7498" w:rsidRPr="001B7D2F">
              <w:t>.</w:t>
            </w:r>
          </w:p>
        </w:tc>
      </w:tr>
      <w:tr w:rsidR="005D2D67" w:rsidRPr="00A159CE" w14:paraId="37F2EE5D" w14:textId="77777777" w:rsidTr="00EF7498">
        <w:tc>
          <w:tcPr>
            <w:tcW w:w="9576" w:type="dxa"/>
            <w:gridSpan w:val="3"/>
          </w:tcPr>
          <w:p w14:paraId="0CE7E96F" w14:textId="77777777" w:rsidR="005D2D67" w:rsidRPr="00A159CE" w:rsidRDefault="00700731" w:rsidP="00AA131B">
            <w:pPr>
              <w:rPr>
                <w:rStyle w:val="CodeChar"/>
              </w:rPr>
            </w:pPr>
            <w:r>
              <w:rPr>
                <w:rStyle w:val="CodeChar"/>
              </w:rPr>
              <w:t>n</w:t>
            </w:r>
            <w:r w:rsidR="005D2D67">
              <w:rPr>
                <w:rStyle w:val="CodeChar"/>
              </w:rPr>
              <w:t>amespace_</w:t>
            </w:r>
            <w:r>
              <w:rPr>
                <w:rStyle w:val="CodeChar"/>
              </w:rPr>
              <w:t>id</w:t>
            </w:r>
            <w:r w:rsidR="005D2D67">
              <w:rPr>
                <w:rStyle w:val="CodeChar"/>
              </w:rPr>
              <w:t xml:space="preserve"> = </w:t>
            </w:r>
            <w:r w:rsidR="001B7D2F" w:rsidRPr="00700731">
              <w:t>I</w:t>
            </w:r>
            <w:r w:rsidR="00FD1F39" w:rsidRPr="00700731">
              <w:t>f it is a</w:t>
            </w:r>
            <w:r>
              <w:t>n end</w:t>
            </w:r>
            <w:r w:rsidR="00FD1F39" w:rsidRPr="00700731">
              <w:t xml:space="preserve"> user created CC, </w:t>
            </w:r>
            <w:r w:rsidRPr="00700731">
              <w:t xml:space="preserve">the user </w:t>
            </w:r>
            <w:r w:rsidR="00F15E37">
              <w:t>must</w:t>
            </w:r>
            <w:r w:rsidRPr="00700731">
              <w:t xml:space="preserve"> specify </w:t>
            </w:r>
            <w:r w:rsidR="00F15E37">
              <w:t xml:space="preserve">a namespace from </w:t>
            </w:r>
            <w:r w:rsidRPr="00700731">
              <w:t xml:space="preserve">the </w:t>
            </w:r>
            <w:r w:rsidRPr="00700731">
              <w:rPr>
                <w:rStyle w:val="CodeChar"/>
              </w:rPr>
              <w:t>namespace</w:t>
            </w:r>
            <w:r w:rsidRPr="00700731">
              <w:t xml:space="preserve"> table</w:t>
            </w:r>
            <w:r w:rsidR="00AA131B">
              <w:t xml:space="preserve"> (with a combo box or a pop-up windows in case there are many namespaces). A rule shall be enforced that the end user cannot select an OAGIS namespace</w:t>
            </w:r>
            <w:r w:rsidR="008C1373">
              <w:t xml:space="preserve"> (i.e., the </w:t>
            </w:r>
            <w:r w:rsidR="008C1373" w:rsidRPr="008C1373">
              <w:rPr>
                <w:rStyle w:val="CodeChar"/>
              </w:rPr>
              <w:t>namespace.is_std_nmsp</w:t>
            </w:r>
            <w:r w:rsidR="008C1373">
              <w:t xml:space="preserve"> is true)</w:t>
            </w:r>
            <w:r w:rsidR="00AA131B">
              <w:t xml:space="preserve">. </w:t>
            </w:r>
            <w:r w:rsidR="00FD1F39" w:rsidRPr="00700731">
              <w:t>Otherwise</w:t>
            </w:r>
            <w:r w:rsidR="00F15E37">
              <w:t xml:space="preserve"> (for OAGIS developer CC)</w:t>
            </w:r>
            <w:r w:rsidR="00FD1F39" w:rsidRPr="00700731">
              <w:t xml:space="preserve">, label it </w:t>
            </w:r>
            <w:r w:rsidR="00FD1F39" w:rsidRPr="00700731">
              <w:rPr>
                <w:rStyle w:val="CodeChar"/>
              </w:rPr>
              <w:t>“Assigned at the release level”</w:t>
            </w:r>
            <w:r w:rsidR="00FD1F39" w:rsidRPr="00700731">
              <w:t xml:space="preserve"> and make it uneditable.</w:t>
            </w:r>
          </w:p>
        </w:tc>
      </w:tr>
      <w:tr w:rsidR="002D5407" w:rsidRPr="00A159CE" w14:paraId="450F26FB" w14:textId="77777777" w:rsidTr="00EF7498">
        <w:tc>
          <w:tcPr>
            <w:tcW w:w="9576" w:type="dxa"/>
            <w:gridSpan w:val="3"/>
          </w:tcPr>
          <w:p w14:paraId="7DAF319C" w14:textId="77777777" w:rsidR="002D5407" w:rsidRDefault="002D5407" w:rsidP="000A20D9">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ACC is revision 2 or more.</w:t>
            </w:r>
          </w:p>
        </w:tc>
      </w:tr>
      <w:tr w:rsidR="001B586F" w:rsidRPr="00A159CE" w14:paraId="66D826E8" w14:textId="77777777" w:rsidTr="00EF7498">
        <w:tc>
          <w:tcPr>
            <w:tcW w:w="9576" w:type="dxa"/>
            <w:gridSpan w:val="3"/>
          </w:tcPr>
          <w:p w14:paraId="18AE03E5" w14:textId="07D330F8" w:rsidR="001B586F" w:rsidRDefault="001B586F" w:rsidP="001B586F">
            <w:pPr>
              <w:rPr>
                <w:rStyle w:val="CodeChar"/>
              </w:rPr>
            </w:pPr>
            <w:r>
              <w:rPr>
                <w:rStyle w:val="CodeChar"/>
              </w:rPr>
              <w:t>is_abstract = false</w:t>
            </w:r>
            <w:r w:rsidRPr="001B586F">
              <w:t>. Show as a check box. Generally, this check box shall be disabled if the based ACC is not abstract.</w:t>
            </w:r>
          </w:p>
        </w:tc>
      </w:tr>
      <w:tr w:rsidR="00713C4E" w:rsidRPr="00A159CE" w14:paraId="6AB28C91" w14:textId="77777777" w:rsidTr="00713C4E">
        <w:tc>
          <w:tcPr>
            <w:tcW w:w="4783" w:type="dxa"/>
          </w:tcPr>
          <w:p w14:paraId="71574804" w14:textId="77777777" w:rsidR="00713C4E" w:rsidRPr="00A159CE" w:rsidRDefault="00F15E37" w:rsidP="00F15E37">
            <w:r>
              <w:rPr>
                <w:rStyle w:val="CodeChar"/>
              </w:rPr>
              <w:t>c</w:t>
            </w:r>
            <w:r w:rsidR="00713C4E" w:rsidRPr="00A159CE">
              <w:rPr>
                <w:rStyle w:val="CodeChar"/>
              </w:rPr>
              <w:t>reated_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val="restart"/>
            <w:vAlign w:val="center"/>
          </w:tcPr>
          <w:p w14:paraId="3C72C3AE" w14:textId="77777777" w:rsidR="00713C4E" w:rsidRPr="00A159CE" w:rsidRDefault="00713C4E" w:rsidP="00713C4E">
            <w:pPr>
              <w:jc w:val="center"/>
            </w:pPr>
            <w:r>
              <w:t>These are ref</w:t>
            </w:r>
            <w:r w:rsidR="00F15E37">
              <w:t xml:space="preserve">erred to </w:t>
            </w:r>
            <w:r>
              <w:t>as WHO columns.</w:t>
            </w:r>
          </w:p>
        </w:tc>
        <w:tc>
          <w:tcPr>
            <w:tcW w:w="2539" w:type="dxa"/>
            <w:vMerge w:val="restart"/>
            <w:vAlign w:val="center"/>
          </w:tcPr>
          <w:p w14:paraId="19C9B85D" w14:textId="77777777" w:rsidR="00713C4E" w:rsidRPr="00A159CE" w:rsidRDefault="00713C4E" w:rsidP="00EB2CE0">
            <w:pPr>
              <w:jc w:val="center"/>
            </w:pPr>
            <w:r>
              <w:t>These are referred to as History columns.</w:t>
            </w:r>
            <w:r w:rsidR="00EB2CE0">
              <w:t xml:space="preserve"> Show all columns except the</w:t>
            </w:r>
            <w:r w:rsidR="00EB2CE0" w:rsidRPr="00EB2CE0">
              <w:rPr>
                <w:rStyle w:val="CodeChar"/>
              </w:rPr>
              <w:t xml:space="preserve"> current_acc_id</w:t>
            </w:r>
            <w:r w:rsidR="00EB2CE0">
              <w:t>, but they are uneditable.</w:t>
            </w:r>
          </w:p>
        </w:tc>
      </w:tr>
      <w:tr w:rsidR="00713C4E" w:rsidRPr="00A159CE" w14:paraId="58A53BA2" w14:textId="77777777" w:rsidTr="00713C4E">
        <w:tc>
          <w:tcPr>
            <w:tcW w:w="4783" w:type="dxa"/>
          </w:tcPr>
          <w:p w14:paraId="5EC78D23" w14:textId="77777777" w:rsidR="00713C4E" w:rsidRPr="00A159CE" w:rsidRDefault="00F15E37" w:rsidP="00F15E37">
            <w:pPr>
              <w:rPr>
                <w:rStyle w:val="CodeChar"/>
              </w:rPr>
            </w:pPr>
            <w:r>
              <w:rPr>
                <w:rStyle w:val="CodeChar"/>
              </w:rPr>
              <w:t>o</w:t>
            </w:r>
            <w:r w:rsidR="00713C4E">
              <w:rPr>
                <w:rStyle w:val="CodeChar"/>
              </w:rPr>
              <w:t>wner_</w:t>
            </w:r>
            <w:r>
              <w:rPr>
                <w:rStyle w:val="CodeChar"/>
              </w:rPr>
              <w:t>u</w:t>
            </w:r>
            <w:r w:rsidR="00713C4E">
              <w:rPr>
                <w:rStyle w:val="CodeChar"/>
              </w:rPr>
              <w:t>ser_</w:t>
            </w:r>
            <w:r>
              <w:rPr>
                <w:rStyle w:val="CodeChar"/>
              </w:rPr>
              <w:t>id</w:t>
            </w:r>
            <w:r w:rsidR="00713C4E">
              <w:rPr>
                <w:rStyle w:val="CodeChar"/>
              </w:rPr>
              <w:t xml:space="preserve"> = </w:t>
            </w:r>
            <w:r w:rsidR="00713C4E">
              <w:t>The logged in user</w:t>
            </w:r>
            <w:r w:rsidR="00713C4E" w:rsidRPr="00A159CE">
              <w:t>.</w:t>
            </w:r>
          </w:p>
        </w:tc>
        <w:tc>
          <w:tcPr>
            <w:tcW w:w="2254" w:type="dxa"/>
            <w:vMerge/>
          </w:tcPr>
          <w:p w14:paraId="287E5839" w14:textId="77777777" w:rsidR="00713C4E" w:rsidRPr="00A159CE" w:rsidRDefault="00713C4E" w:rsidP="00713C4E">
            <w:pPr>
              <w:rPr>
                <w:rStyle w:val="CodeChar"/>
              </w:rPr>
            </w:pPr>
          </w:p>
        </w:tc>
        <w:tc>
          <w:tcPr>
            <w:tcW w:w="2539" w:type="dxa"/>
            <w:vMerge/>
          </w:tcPr>
          <w:p w14:paraId="120B5AC0" w14:textId="77777777" w:rsidR="00713C4E" w:rsidRPr="00A159CE" w:rsidRDefault="00713C4E" w:rsidP="00713C4E">
            <w:pPr>
              <w:rPr>
                <w:rStyle w:val="CodeChar"/>
              </w:rPr>
            </w:pPr>
          </w:p>
        </w:tc>
      </w:tr>
      <w:tr w:rsidR="00713C4E" w:rsidRPr="00A159CE" w14:paraId="13692CDD" w14:textId="77777777" w:rsidTr="00713C4E">
        <w:tc>
          <w:tcPr>
            <w:tcW w:w="4783" w:type="dxa"/>
          </w:tcPr>
          <w:p w14:paraId="55EDA56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tcPr>
          <w:p w14:paraId="18EFE579" w14:textId="77777777" w:rsidR="00713C4E" w:rsidRPr="00A159CE" w:rsidRDefault="00713C4E" w:rsidP="00713C4E"/>
        </w:tc>
        <w:tc>
          <w:tcPr>
            <w:tcW w:w="2539" w:type="dxa"/>
            <w:vMerge/>
          </w:tcPr>
          <w:p w14:paraId="46430024" w14:textId="77777777" w:rsidR="00713C4E" w:rsidRPr="00A159CE" w:rsidRDefault="00713C4E" w:rsidP="00713C4E"/>
        </w:tc>
      </w:tr>
      <w:tr w:rsidR="00713C4E" w:rsidRPr="00A159CE" w14:paraId="6F0679B3" w14:textId="77777777" w:rsidTr="00713C4E">
        <w:tc>
          <w:tcPr>
            <w:tcW w:w="4783" w:type="dxa"/>
          </w:tcPr>
          <w:p w14:paraId="44EACE36" w14:textId="77777777" w:rsidR="00713C4E" w:rsidRPr="00A159CE" w:rsidRDefault="00F15E37" w:rsidP="00EF7498">
            <w:r>
              <w:rPr>
                <w:rStyle w:val="CodeChar"/>
              </w:rPr>
              <w:t>creation_ti</w:t>
            </w:r>
            <w:r w:rsidR="00713C4E" w:rsidRPr="00A159CE">
              <w:rPr>
                <w:rStyle w:val="CodeChar"/>
              </w:rPr>
              <w:t>mestamp</w:t>
            </w:r>
            <w:r w:rsidR="00713C4E" w:rsidRPr="00A159CE">
              <w:t xml:space="preserve"> = Current time.</w:t>
            </w:r>
          </w:p>
        </w:tc>
        <w:tc>
          <w:tcPr>
            <w:tcW w:w="2254" w:type="dxa"/>
            <w:vMerge/>
          </w:tcPr>
          <w:p w14:paraId="7EF5C2BB" w14:textId="77777777" w:rsidR="00713C4E" w:rsidRPr="00A159CE" w:rsidRDefault="00713C4E" w:rsidP="00713C4E"/>
        </w:tc>
        <w:tc>
          <w:tcPr>
            <w:tcW w:w="2539" w:type="dxa"/>
            <w:vMerge/>
          </w:tcPr>
          <w:p w14:paraId="353C8D53" w14:textId="77777777" w:rsidR="00713C4E" w:rsidRPr="00A159CE" w:rsidRDefault="00713C4E" w:rsidP="00713C4E"/>
        </w:tc>
      </w:tr>
      <w:tr w:rsidR="00713C4E" w:rsidRPr="00A159CE" w14:paraId="38BDF417" w14:textId="77777777" w:rsidTr="00713C4E">
        <w:tc>
          <w:tcPr>
            <w:tcW w:w="4783" w:type="dxa"/>
          </w:tcPr>
          <w:p w14:paraId="6677ABF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pdate_</w:t>
            </w:r>
            <w:r>
              <w:rPr>
                <w:rStyle w:val="CodeChar"/>
              </w:rPr>
              <w:t>t</w:t>
            </w:r>
            <w:r w:rsidR="00713C4E" w:rsidRPr="00A159CE">
              <w:rPr>
                <w:rStyle w:val="CodeChar"/>
              </w:rPr>
              <w:t>imestamp</w:t>
            </w:r>
            <w:r w:rsidR="00713C4E" w:rsidRPr="00A159CE">
              <w:t xml:space="preserve"> </w:t>
            </w:r>
            <w:r w:rsidR="00713C4E">
              <w:t xml:space="preserve">= Same as </w:t>
            </w:r>
            <w:r>
              <w:rPr>
                <w:rStyle w:val="CodeChar"/>
              </w:rPr>
              <w:t>c</w:t>
            </w:r>
            <w:r w:rsidR="00713C4E">
              <w:rPr>
                <w:rStyle w:val="CodeChar"/>
              </w:rPr>
              <w:t>reation_</w:t>
            </w:r>
            <w:r>
              <w:rPr>
                <w:rStyle w:val="CodeChar"/>
              </w:rPr>
              <w:t>t</w:t>
            </w:r>
            <w:r w:rsidR="00713C4E">
              <w:rPr>
                <w:rStyle w:val="CodeChar"/>
              </w:rPr>
              <w:t>imestamp</w:t>
            </w:r>
            <w:r w:rsidR="00713C4E">
              <w:t>.</w:t>
            </w:r>
          </w:p>
        </w:tc>
        <w:tc>
          <w:tcPr>
            <w:tcW w:w="2254" w:type="dxa"/>
            <w:vMerge/>
          </w:tcPr>
          <w:p w14:paraId="180DA204" w14:textId="77777777" w:rsidR="00713C4E" w:rsidRPr="00A159CE" w:rsidRDefault="00713C4E" w:rsidP="00713C4E"/>
        </w:tc>
        <w:tc>
          <w:tcPr>
            <w:tcW w:w="2539" w:type="dxa"/>
            <w:vMerge/>
          </w:tcPr>
          <w:p w14:paraId="5E0D2128" w14:textId="77777777" w:rsidR="00713C4E" w:rsidRPr="00A159CE" w:rsidRDefault="00713C4E" w:rsidP="00713C4E"/>
        </w:tc>
      </w:tr>
      <w:tr w:rsidR="00713C4E" w:rsidRPr="00A159CE" w14:paraId="3521A78C" w14:textId="77777777" w:rsidTr="00713C4E">
        <w:tc>
          <w:tcPr>
            <w:tcW w:w="4783" w:type="dxa"/>
          </w:tcPr>
          <w:p w14:paraId="6A49FA28" w14:textId="77777777" w:rsidR="00713C4E" w:rsidRPr="00A159CE" w:rsidRDefault="00F15E37" w:rsidP="007A6CA8">
            <w:r>
              <w:rPr>
                <w:rStyle w:val="CodeChar"/>
              </w:rPr>
              <w:t>s</w:t>
            </w:r>
            <w:r w:rsidR="00713C4E" w:rsidRPr="00A159CE">
              <w:rPr>
                <w:rStyle w:val="CodeChar"/>
              </w:rPr>
              <w:t>tate</w:t>
            </w:r>
            <w:r w:rsidR="00713C4E" w:rsidRPr="00A159CE">
              <w:t xml:space="preserve"> = </w:t>
            </w:r>
            <w:r w:rsidR="007A6CA8">
              <w:rPr>
                <w:rStyle w:val="CodeChar"/>
              </w:rPr>
              <w:t>1</w:t>
            </w:r>
            <w:r w:rsidR="00713C4E" w:rsidRPr="00A159CE">
              <w:t xml:space="preserve">. </w:t>
            </w:r>
            <w:r w:rsidR="00713C4E" w:rsidRPr="00A159CE">
              <w:rPr>
                <w:b/>
                <w:bCs/>
              </w:rPr>
              <w:t>Note:</w:t>
            </w:r>
            <w:r w:rsidR="00713C4E" w:rsidRPr="00A159CE">
              <w:t xml:space="preserve"> </w:t>
            </w:r>
            <w:r w:rsidR="007A6CA8">
              <w:rPr>
                <w:rStyle w:val="CodeChar"/>
              </w:rPr>
              <w:t>1</w:t>
            </w:r>
            <w:r w:rsidR="00713C4E" w:rsidRPr="00A159CE">
              <w:t xml:space="preserve"> means </w:t>
            </w:r>
            <w:r w:rsidR="00713C4E" w:rsidRPr="00D70BE0">
              <w:rPr>
                <w:rStyle w:val="CodeChar"/>
              </w:rPr>
              <w:t>Editing</w:t>
            </w:r>
            <w:r w:rsidR="00713C4E" w:rsidRPr="00A159CE">
              <w:t>.</w:t>
            </w:r>
          </w:p>
        </w:tc>
        <w:tc>
          <w:tcPr>
            <w:tcW w:w="2254" w:type="dxa"/>
          </w:tcPr>
          <w:p w14:paraId="330ECEA3" w14:textId="77777777" w:rsidR="00713C4E" w:rsidRPr="00A159CE" w:rsidRDefault="00713C4E" w:rsidP="00713C4E"/>
        </w:tc>
        <w:tc>
          <w:tcPr>
            <w:tcW w:w="2539" w:type="dxa"/>
            <w:vMerge/>
          </w:tcPr>
          <w:p w14:paraId="5A1A1197" w14:textId="77777777" w:rsidR="00713C4E" w:rsidRPr="00A159CE" w:rsidRDefault="00713C4E" w:rsidP="00713C4E"/>
        </w:tc>
      </w:tr>
      <w:tr w:rsidR="00713C4E" w:rsidRPr="00A159CE" w14:paraId="7D452647" w14:textId="77777777" w:rsidTr="00713C4E">
        <w:tc>
          <w:tcPr>
            <w:tcW w:w="4783" w:type="dxa"/>
          </w:tcPr>
          <w:p w14:paraId="67256998" w14:textId="77777777" w:rsidR="00713C4E" w:rsidRPr="00A159CE" w:rsidRDefault="00F15E37" w:rsidP="00EF7498">
            <w:pPr>
              <w:rPr>
                <w:rStyle w:val="CodeChar"/>
              </w:rPr>
            </w:pPr>
            <w:r>
              <w:rPr>
                <w:rStyle w:val="CodeChar"/>
              </w:rPr>
              <w:t>r</w:t>
            </w:r>
            <w:r w:rsidR="00B37A2C">
              <w:rPr>
                <w:rStyle w:val="CodeChar"/>
              </w:rPr>
              <w:t>evision_num</w:t>
            </w:r>
            <w:r w:rsidR="00713C4E">
              <w:rPr>
                <w:rStyle w:val="CodeChar"/>
              </w:rPr>
              <w:t xml:space="preserve"> = 0.</w:t>
            </w:r>
          </w:p>
        </w:tc>
        <w:tc>
          <w:tcPr>
            <w:tcW w:w="2254" w:type="dxa"/>
          </w:tcPr>
          <w:p w14:paraId="2150CDDA" w14:textId="77777777" w:rsidR="00713C4E" w:rsidRPr="00A159CE" w:rsidRDefault="00713C4E" w:rsidP="00713C4E">
            <w:pPr>
              <w:rPr>
                <w:rStyle w:val="CodeChar"/>
              </w:rPr>
            </w:pPr>
          </w:p>
        </w:tc>
        <w:tc>
          <w:tcPr>
            <w:tcW w:w="2539" w:type="dxa"/>
            <w:vMerge/>
          </w:tcPr>
          <w:p w14:paraId="33F5F1AC" w14:textId="77777777" w:rsidR="00713C4E" w:rsidRPr="00A159CE" w:rsidRDefault="00713C4E" w:rsidP="00713C4E">
            <w:pPr>
              <w:rPr>
                <w:rStyle w:val="CodeChar"/>
              </w:rPr>
            </w:pPr>
          </w:p>
        </w:tc>
      </w:tr>
      <w:tr w:rsidR="00713C4E" w:rsidRPr="00A159CE" w14:paraId="67DB9FC6" w14:textId="77777777" w:rsidTr="00713C4E">
        <w:tc>
          <w:tcPr>
            <w:tcW w:w="4783" w:type="dxa"/>
          </w:tcPr>
          <w:p w14:paraId="60DA66FB" w14:textId="77777777" w:rsidR="00713C4E" w:rsidRDefault="00C71A36" w:rsidP="00EF7498">
            <w:pPr>
              <w:rPr>
                <w:rStyle w:val="CodeChar"/>
              </w:rPr>
            </w:pPr>
            <w:r>
              <w:rPr>
                <w:rStyle w:val="CodeChar"/>
              </w:rPr>
              <w:t>revision_trackiing_num</w:t>
            </w:r>
            <w:r w:rsidR="00713C4E" w:rsidRPr="00D70BE0">
              <w:t xml:space="preserve"> = </w:t>
            </w:r>
            <w:r w:rsidR="00713C4E">
              <w:rPr>
                <w:rStyle w:val="CodeChar"/>
              </w:rPr>
              <w:t>0.</w:t>
            </w:r>
          </w:p>
        </w:tc>
        <w:tc>
          <w:tcPr>
            <w:tcW w:w="2254" w:type="dxa"/>
          </w:tcPr>
          <w:p w14:paraId="35AD8852" w14:textId="77777777" w:rsidR="00713C4E" w:rsidRDefault="00713C4E" w:rsidP="00713C4E">
            <w:pPr>
              <w:rPr>
                <w:rStyle w:val="CodeChar"/>
              </w:rPr>
            </w:pPr>
          </w:p>
        </w:tc>
        <w:tc>
          <w:tcPr>
            <w:tcW w:w="2539" w:type="dxa"/>
            <w:vMerge/>
          </w:tcPr>
          <w:p w14:paraId="5D538329" w14:textId="77777777" w:rsidR="00713C4E" w:rsidRDefault="00713C4E" w:rsidP="00713C4E">
            <w:pPr>
              <w:rPr>
                <w:rStyle w:val="CodeChar"/>
              </w:rPr>
            </w:pPr>
          </w:p>
        </w:tc>
      </w:tr>
      <w:tr w:rsidR="00713C4E" w:rsidRPr="00A159CE" w14:paraId="718BCC7F" w14:textId="77777777" w:rsidTr="00713C4E">
        <w:tc>
          <w:tcPr>
            <w:tcW w:w="4783" w:type="dxa"/>
          </w:tcPr>
          <w:p w14:paraId="6F8D4DA3" w14:textId="77777777" w:rsidR="00713C4E" w:rsidRDefault="00F15E37" w:rsidP="00F15E37">
            <w:pPr>
              <w:rPr>
                <w:rStyle w:val="CodeChar"/>
              </w:rPr>
            </w:pPr>
            <w:r>
              <w:rPr>
                <w:rStyle w:val="CodeChar"/>
              </w:rPr>
              <w:t>r</w:t>
            </w:r>
            <w:r w:rsidR="00713C4E">
              <w:rPr>
                <w:rStyle w:val="CodeChar"/>
              </w:rPr>
              <w:t>evision_</w:t>
            </w:r>
            <w:r>
              <w:rPr>
                <w:rStyle w:val="CodeChar"/>
              </w:rPr>
              <w:t>a</w:t>
            </w:r>
            <w:r w:rsidR="00713C4E">
              <w:rPr>
                <w:rStyle w:val="CodeChar"/>
              </w:rPr>
              <w:t>ction = Null.</w:t>
            </w:r>
          </w:p>
        </w:tc>
        <w:tc>
          <w:tcPr>
            <w:tcW w:w="2254" w:type="dxa"/>
          </w:tcPr>
          <w:p w14:paraId="1AE856D6" w14:textId="77777777" w:rsidR="00713C4E" w:rsidRDefault="00713C4E" w:rsidP="00713C4E">
            <w:pPr>
              <w:rPr>
                <w:rStyle w:val="CodeChar"/>
              </w:rPr>
            </w:pPr>
          </w:p>
        </w:tc>
        <w:tc>
          <w:tcPr>
            <w:tcW w:w="2539" w:type="dxa"/>
            <w:vMerge/>
          </w:tcPr>
          <w:p w14:paraId="5E580384" w14:textId="77777777" w:rsidR="00713C4E" w:rsidRDefault="00713C4E" w:rsidP="00713C4E">
            <w:pPr>
              <w:rPr>
                <w:rStyle w:val="CodeChar"/>
              </w:rPr>
            </w:pPr>
          </w:p>
        </w:tc>
      </w:tr>
      <w:tr w:rsidR="00713C4E" w:rsidRPr="00A159CE" w14:paraId="4F23855D" w14:textId="77777777" w:rsidTr="00713C4E">
        <w:tc>
          <w:tcPr>
            <w:tcW w:w="4783" w:type="dxa"/>
          </w:tcPr>
          <w:p w14:paraId="1B311368" w14:textId="77777777" w:rsidR="00713C4E" w:rsidRDefault="00C71A36" w:rsidP="00EF7498">
            <w:pPr>
              <w:rPr>
                <w:rStyle w:val="CodeChar"/>
              </w:rPr>
            </w:pPr>
            <w:r>
              <w:rPr>
                <w:rStyle w:val="CodeChar"/>
              </w:rPr>
              <w:t>release_id</w:t>
            </w:r>
            <w:r w:rsidR="00713C4E">
              <w:rPr>
                <w:rStyle w:val="CodeChar"/>
              </w:rPr>
              <w:t xml:space="preserve"> = Null.</w:t>
            </w:r>
          </w:p>
        </w:tc>
        <w:tc>
          <w:tcPr>
            <w:tcW w:w="2254" w:type="dxa"/>
          </w:tcPr>
          <w:p w14:paraId="44C24C94" w14:textId="77777777" w:rsidR="00713C4E" w:rsidRDefault="00713C4E" w:rsidP="00713C4E">
            <w:pPr>
              <w:rPr>
                <w:rStyle w:val="CodeChar"/>
              </w:rPr>
            </w:pPr>
          </w:p>
        </w:tc>
        <w:tc>
          <w:tcPr>
            <w:tcW w:w="2539" w:type="dxa"/>
            <w:vMerge/>
          </w:tcPr>
          <w:p w14:paraId="6D00B4C3" w14:textId="77777777" w:rsidR="00713C4E" w:rsidRDefault="00713C4E" w:rsidP="00713C4E">
            <w:pPr>
              <w:rPr>
                <w:rStyle w:val="CodeChar"/>
              </w:rPr>
            </w:pPr>
          </w:p>
        </w:tc>
      </w:tr>
      <w:tr w:rsidR="00713C4E" w:rsidRPr="00A159CE" w14:paraId="14396948" w14:textId="77777777" w:rsidTr="00713C4E">
        <w:tc>
          <w:tcPr>
            <w:tcW w:w="4783" w:type="dxa"/>
          </w:tcPr>
          <w:p w14:paraId="20C0299D" w14:textId="77777777" w:rsidR="00713C4E" w:rsidRDefault="00F15E37" w:rsidP="00F15E37">
            <w:pPr>
              <w:rPr>
                <w:rStyle w:val="CodeChar"/>
              </w:rPr>
            </w:pPr>
            <w:r>
              <w:rPr>
                <w:rStyle w:val="CodeChar"/>
              </w:rPr>
              <w:t>c</w:t>
            </w:r>
            <w:r w:rsidR="00713C4E">
              <w:rPr>
                <w:rStyle w:val="CodeChar"/>
              </w:rPr>
              <w:t>urrent_</w:t>
            </w:r>
            <w:r>
              <w:rPr>
                <w:rStyle w:val="CodeChar"/>
              </w:rPr>
              <w:t>acc</w:t>
            </w:r>
            <w:r w:rsidR="00713C4E">
              <w:rPr>
                <w:rStyle w:val="CodeChar"/>
              </w:rPr>
              <w:t>_</w:t>
            </w:r>
            <w:r>
              <w:rPr>
                <w:rStyle w:val="CodeChar"/>
              </w:rPr>
              <w:t>id</w:t>
            </w:r>
            <w:r w:rsidR="00713C4E">
              <w:rPr>
                <w:rStyle w:val="CodeChar"/>
              </w:rPr>
              <w:t xml:space="preserve"> = Null.</w:t>
            </w:r>
          </w:p>
        </w:tc>
        <w:tc>
          <w:tcPr>
            <w:tcW w:w="2254" w:type="dxa"/>
          </w:tcPr>
          <w:p w14:paraId="070923EF" w14:textId="77777777" w:rsidR="00713C4E" w:rsidRDefault="00713C4E" w:rsidP="00713C4E">
            <w:pPr>
              <w:rPr>
                <w:rStyle w:val="CodeChar"/>
              </w:rPr>
            </w:pPr>
          </w:p>
        </w:tc>
        <w:tc>
          <w:tcPr>
            <w:tcW w:w="2539" w:type="dxa"/>
            <w:vMerge/>
          </w:tcPr>
          <w:p w14:paraId="04B44EA3" w14:textId="77777777" w:rsidR="00713C4E" w:rsidRDefault="00713C4E" w:rsidP="00713C4E">
            <w:pPr>
              <w:rPr>
                <w:rStyle w:val="CodeChar"/>
              </w:rPr>
            </w:pPr>
          </w:p>
        </w:tc>
      </w:tr>
    </w:tbl>
    <w:p w14:paraId="7988AD1E" w14:textId="77777777" w:rsidR="005E1D61" w:rsidRDefault="005E1D61" w:rsidP="005E1D61">
      <w:pPr>
        <w:pStyle w:val="Heading4"/>
      </w:pPr>
      <w:bookmarkStart w:id="504" w:name="_Toc456813712"/>
      <w:r>
        <w:t>ACC history record</w:t>
      </w:r>
      <w:bookmarkEnd w:id="504"/>
    </w:p>
    <w:p w14:paraId="0B66606C" w14:textId="77777777" w:rsidR="004F152C" w:rsidRPr="004F152C" w:rsidRDefault="000B58BA" w:rsidP="000B58BA">
      <w:pPr>
        <w:spacing w:before="240"/>
      </w:pPr>
      <w:r>
        <w:t xml:space="preserve">Follow </w:t>
      </w:r>
      <w:r w:rsidR="000A71BB">
        <w:t xml:space="preserve">the </w:t>
      </w:r>
      <w:r>
        <w:t>general guideline.</w:t>
      </w:r>
    </w:p>
    <w:p w14:paraId="718DC0E9" w14:textId="77777777" w:rsidR="005E1D61" w:rsidRDefault="005E1D61" w:rsidP="005E1D61"/>
    <w:p w14:paraId="662E94E4" w14:textId="77777777" w:rsidR="00297BF1" w:rsidRDefault="00297BF1" w:rsidP="00297BF1">
      <w:pPr>
        <w:pStyle w:val="Heading3"/>
      </w:pPr>
      <w:bookmarkStart w:id="505" w:name="_Ref437667828"/>
      <w:bookmarkStart w:id="506" w:name="_Ref435336606"/>
      <w:bookmarkStart w:id="507" w:name="_Toc456813713"/>
      <w:r>
        <w:t>Manage ownership of a UoC</w:t>
      </w:r>
      <w:bookmarkEnd w:id="505"/>
      <w:bookmarkEnd w:id="507"/>
    </w:p>
    <w:p w14:paraId="2412DE8C" w14:textId="77777777" w:rsidR="00136CCB" w:rsidRDefault="00136CCB" w:rsidP="00BF1481">
      <w:r>
        <w:t>Pre-condition:</w:t>
      </w:r>
      <w:r w:rsidR="00670E72">
        <w:t xml:space="preserve"> A UoC can be in any state to change the ownership. </w:t>
      </w:r>
    </w:p>
    <w:p w14:paraId="02F07409" w14:textId="77777777" w:rsidR="00670E72" w:rsidRDefault="00670E72" w:rsidP="00BF1481"/>
    <w:p w14:paraId="5DA02235" w14:textId="77777777" w:rsidR="00670E72" w:rsidRDefault="00670E72" w:rsidP="00BF1481">
      <w:r>
        <w:lastRenderedPageBreak/>
        <w:t>Changing the ownership shall not result in a new revision of the UoC.</w:t>
      </w:r>
    </w:p>
    <w:p w14:paraId="634D3A26" w14:textId="77777777" w:rsidR="00670E72" w:rsidRDefault="00670E72" w:rsidP="00BF1481">
      <w:r>
        <w:t xml:space="preserve">The undo functionality </w:t>
      </w:r>
      <w:r w:rsidR="00C026CD">
        <w:t>shall not revert the ownership.</w:t>
      </w:r>
    </w:p>
    <w:p w14:paraId="24BCAE0E" w14:textId="77777777" w:rsidR="00670E72" w:rsidRDefault="00670E72" w:rsidP="00C026CD">
      <w:pPr>
        <w:spacing w:before="240"/>
      </w:pPr>
      <w:r>
        <w:t xml:space="preserve">The above rules </w:t>
      </w:r>
      <w:r w:rsidR="00F56382">
        <w:t>would</w:t>
      </w:r>
      <w:r>
        <w:t xml:space="preserve"> mean that a new ownership is applied directly on</w:t>
      </w:r>
      <w:r w:rsidR="00BF1481">
        <w:t xml:space="preserve"> the current record upon change without the need to create history records.</w:t>
      </w:r>
      <w:r w:rsidR="004E22F2">
        <w:t xml:space="preserve"> The exception is that the history records associated with the deleted associations, which are part of the ACC UoC, need to be updated with a new owner. </w:t>
      </w:r>
      <w:r w:rsidR="00BF1481">
        <w:t xml:space="preserve"> </w:t>
      </w:r>
      <w:r w:rsidR="00BF1481" w:rsidRPr="00DC2B72">
        <w:rPr>
          <w:b/>
          <w:bCs/>
        </w:rPr>
        <w:t>The undo shall not replace the owner column in the current record</w:t>
      </w:r>
      <w:r w:rsidR="00BF1481">
        <w:t xml:space="preserve">. </w:t>
      </w:r>
    </w:p>
    <w:p w14:paraId="756E184A" w14:textId="77777777" w:rsidR="00C026CD" w:rsidRDefault="00C026CD" w:rsidP="00C026CD">
      <w:pPr>
        <w:spacing w:before="240"/>
      </w:pPr>
      <w:r>
        <w:t>When the user invokes this function, the View/Search CCs UI shall be brought up first. The Search UI shall filter to show on</w:t>
      </w:r>
      <w:r w:rsidR="00DC2B72">
        <w:t>ly</w:t>
      </w:r>
      <w:r>
        <w:t xml:space="preserve"> CCs owned by the logged-in user. Multiple UoCs may be selected to change the ownership in one shot. </w:t>
      </w:r>
    </w:p>
    <w:p w14:paraId="1BA6BA7B" w14:textId="77777777" w:rsidR="00DC2B72" w:rsidRPr="00136CCB" w:rsidRDefault="00DC2B72" w:rsidP="00C026CD">
      <w:pPr>
        <w:spacing w:before="240"/>
      </w:pPr>
      <w:r>
        <w:t xml:space="preserve">Then the UI shall allow the user to search for another user </w:t>
      </w:r>
      <w:r w:rsidR="008B5EF3">
        <w:t xml:space="preserve">as a new </w:t>
      </w:r>
      <w:r w:rsidR="000A71BB">
        <w:t>owner</w:t>
      </w:r>
      <w:r w:rsidR="008B5EF3">
        <w:t xml:space="preserve">. </w:t>
      </w:r>
      <w:r w:rsidR="001E6CDB">
        <w:t>The rules are that i</w:t>
      </w:r>
      <w:r w:rsidR="008B5EF3">
        <w:t>f the current owner is an end user, the new owner has to be an end user as well</w:t>
      </w:r>
      <w:r w:rsidR="001E6CDB">
        <w:t xml:space="preserve">; and </w:t>
      </w:r>
      <w:r w:rsidR="008B5EF3">
        <w:t>if the current owner is an OAGIS developer, the new owner has to also be an OAGIS developer.</w:t>
      </w:r>
      <w:r w:rsidR="002A51CE">
        <w:t xml:space="preserve"> The user search </w:t>
      </w:r>
      <w:r w:rsidR="00DB2123">
        <w:t xml:space="preserve">functionality </w:t>
      </w:r>
      <w:r w:rsidR="002A51CE">
        <w:t xml:space="preserve">should filter </w:t>
      </w:r>
      <w:r w:rsidR="001E6CDB">
        <w:t xml:space="preserve">the </w:t>
      </w:r>
      <w:r w:rsidR="002A51CE">
        <w:t>appropriate type of user for the new owner.</w:t>
      </w:r>
    </w:p>
    <w:p w14:paraId="664CD43A" w14:textId="77777777" w:rsidR="006652C4" w:rsidRDefault="006652C4" w:rsidP="006652C4">
      <w:pPr>
        <w:pStyle w:val="Heading3"/>
      </w:pPr>
      <w:bookmarkStart w:id="508" w:name="_Ref437667737"/>
      <w:bookmarkStart w:id="509" w:name="_Toc456813714"/>
      <w:r>
        <w:t>Create a new revision of an ACC</w:t>
      </w:r>
      <w:bookmarkEnd w:id="506"/>
      <w:bookmarkEnd w:id="508"/>
      <w:bookmarkEnd w:id="509"/>
    </w:p>
    <w:p w14:paraId="2C76A337" w14:textId="77777777" w:rsidR="00792D47" w:rsidRDefault="00D55A36" w:rsidP="00792D47">
      <w:r>
        <w:t xml:space="preserve">Pre-condition: ACC must be in the </w:t>
      </w:r>
      <w:r w:rsidR="000A10D1">
        <w:t>P</w:t>
      </w:r>
      <w:r>
        <w:t>ublished state.</w:t>
      </w:r>
      <w:r w:rsidR="00713C4E">
        <w:t xml:space="preserve"> The log-in user has to be the owner of the ACC.</w:t>
      </w:r>
    </w:p>
    <w:p w14:paraId="5E604F44" w14:textId="77777777" w:rsidR="007903EE" w:rsidRDefault="007A5864" w:rsidP="007A5864">
      <w:pPr>
        <w:spacing w:before="240"/>
      </w:pPr>
      <w:r>
        <w:t xml:space="preserve">Get all the </w:t>
      </w:r>
      <w:r w:rsidR="00484321">
        <w:t xml:space="preserve">direct </w:t>
      </w:r>
      <w:r>
        <w:t>child associations including the ASCCs and BCCs in the current record. They need to be checked out along with their parent ACC. Their history columns must be properly updated</w:t>
      </w:r>
      <w:r w:rsidR="00F900A4">
        <w:t xml:space="preserve"> </w:t>
      </w:r>
      <w:r w:rsidR="00F900A4" w:rsidRPr="00435969">
        <w:t xml:space="preserve">(note that the </w:t>
      </w:r>
      <w:r w:rsidR="00F900A4" w:rsidRPr="00435969">
        <w:rPr>
          <w:rStyle w:val="CodeChar"/>
        </w:rPr>
        <w:t>creation_timestamp</w:t>
      </w:r>
      <w:r w:rsidR="00F900A4">
        <w:t xml:space="preserve"> </w:t>
      </w:r>
      <w:r w:rsidR="00435969">
        <w:t>needs to be updated to the current time to reflect the time at which the revision is created</w:t>
      </w:r>
      <w:r w:rsidR="00F900A4">
        <w:t>)</w:t>
      </w:r>
      <w:r>
        <w:t xml:space="preserve"> and the corresponding history records get created before showing the UI for the user to be able to edit the ACC.</w:t>
      </w:r>
      <w:r w:rsidR="00F650ED">
        <w:t xml:space="preserve"> The system needs to ensure that all the database transaction</w:t>
      </w:r>
      <w:r w:rsidR="00435969">
        <w:t>s</w:t>
      </w:r>
      <w:r w:rsidR="00F650ED">
        <w:t xml:space="preserve"> </w:t>
      </w:r>
      <w:r w:rsidR="00435969">
        <w:t>are</w:t>
      </w:r>
      <w:r w:rsidR="00F650ED">
        <w:t xml:space="preserve"> completed before any other action </w:t>
      </w:r>
      <w:r w:rsidR="00F028B9">
        <w:t xml:space="preserve">on the ACC by </w:t>
      </w:r>
      <w:r w:rsidR="00F650ED">
        <w:t>the user.</w:t>
      </w:r>
    </w:p>
    <w:p w14:paraId="2FCDDF30" w14:textId="64E0CC83" w:rsidR="000A10D1" w:rsidRDefault="007903EE" w:rsidP="00844C63">
      <w:pPr>
        <w:spacing w:before="240"/>
      </w:pPr>
      <w:r>
        <w:t xml:space="preserve">On this UI, the user shall be able to </w:t>
      </w:r>
      <w:r w:rsidR="00EB7F04">
        <w:t>invoke all the functions</w:t>
      </w:r>
      <w:r w:rsidR="007A5864">
        <w:t xml:space="preserve"> </w:t>
      </w:r>
      <w:r w:rsidR="00EB7F04">
        <w:t xml:space="preserve">listed in </w:t>
      </w:r>
      <w:r w:rsidR="00EB7F04">
        <w:fldChar w:fldCharType="begin"/>
      </w:r>
      <w:r w:rsidR="00EB7F04">
        <w:instrText xml:space="preserve"> REF _Ref435336598 \r \h </w:instrText>
      </w:r>
      <w:r w:rsidR="00EB7F04">
        <w:fldChar w:fldCharType="separate"/>
      </w:r>
      <w:r w:rsidR="00632C6D">
        <w:t>3.10.5</w:t>
      </w:r>
      <w:r w:rsidR="00EB7F04">
        <w:fldChar w:fldCharType="end"/>
      </w:r>
      <w:r w:rsidR="005B1CDD">
        <w:t>.</w:t>
      </w:r>
    </w:p>
    <w:p w14:paraId="07F7F51B" w14:textId="0095816F" w:rsidR="00713C4E" w:rsidRPr="00713C4E" w:rsidRDefault="00B53383" w:rsidP="00713C4E">
      <w:pPr>
        <w:spacing w:before="240"/>
      </w:pPr>
      <w:r>
        <w:t xml:space="preserve">This </w:t>
      </w:r>
      <w:r w:rsidR="00CE33CA">
        <w:t>shall</w:t>
      </w:r>
      <w:r>
        <w:t xml:space="preserve"> raise an event that is distributed to </w:t>
      </w:r>
      <w:r w:rsidR="00513A09" w:rsidRPr="00513A09">
        <w:rPr>
          <w:rStyle w:val="CodeChar"/>
        </w:rPr>
        <w:t>BothUoCs</w:t>
      </w:r>
      <w:r>
        <w:t xml:space="preserve">. See </w:t>
      </w:r>
      <w:r w:rsidR="00513A09">
        <w:t xml:space="preserve">more in </w:t>
      </w:r>
      <w:r>
        <w:fldChar w:fldCharType="begin"/>
      </w:r>
      <w:r>
        <w:instrText xml:space="preserve"> REF _Ref437668747 \r \h </w:instrText>
      </w:r>
      <w:r>
        <w:fldChar w:fldCharType="separate"/>
      </w:r>
      <w:r w:rsidR="00632C6D">
        <w:t>3.10.32</w:t>
      </w:r>
      <w:r>
        <w:fldChar w:fldCharType="end"/>
      </w:r>
      <w:r>
        <w:t xml:space="preserve"> </w:t>
      </w:r>
      <w:r>
        <w:fldChar w:fldCharType="begin"/>
      </w:r>
      <w:r>
        <w:instrText xml:space="preserve"> REF _Ref437668751 \h </w:instrText>
      </w:r>
      <w:r>
        <w:fldChar w:fldCharType="separate"/>
      </w:r>
      <w:r w:rsidR="00632C6D">
        <w:t>Event notification</w:t>
      </w:r>
      <w:r>
        <w:fldChar w:fldCharType="end"/>
      </w:r>
      <w:r>
        <w:t xml:space="preserve">. </w:t>
      </w:r>
      <w:r w:rsidR="007A5864">
        <w:t xml:space="preserve"> </w:t>
      </w:r>
    </w:p>
    <w:p w14:paraId="4E82B6EB" w14:textId="77777777" w:rsidR="006652C4" w:rsidRDefault="006652C4" w:rsidP="006652C4">
      <w:pPr>
        <w:pStyle w:val="Heading3"/>
      </w:pPr>
      <w:bookmarkStart w:id="510" w:name="_Ref435336616"/>
      <w:bookmarkStart w:id="511" w:name="_Toc456813715"/>
      <w:r>
        <w:t>Edit an ACC</w:t>
      </w:r>
      <w:bookmarkEnd w:id="510"/>
      <w:bookmarkEnd w:id="511"/>
    </w:p>
    <w:p w14:paraId="07B0325C" w14:textId="77777777" w:rsidR="002819A7" w:rsidRDefault="00484321" w:rsidP="002819A7">
      <w:r>
        <w:t>Pre-condition: The ACC must be in the Editing state or Candidate state.</w:t>
      </w:r>
      <w:r w:rsidR="00F56382">
        <w:t xml:space="preserve"> The user is the owner of the ACC UoC.</w:t>
      </w:r>
    </w:p>
    <w:p w14:paraId="0D88B6DC" w14:textId="77777777" w:rsidR="00484321" w:rsidRDefault="00484321" w:rsidP="002819A7"/>
    <w:p w14:paraId="50DBDBAE" w14:textId="77777777" w:rsidR="0089174B" w:rsidRDefault="0089174B" w:rsidP="002819A7">
      <w:r>
        <w:t>This functionality shall be accessible from the View/Search CCs when an ACC is selected and on an ACC node from within a CC content diagram.</w:t>
      </w:r>
    </w:p>
    <w:p w14:paraId="1D87802C" w14:textId="77777777" w:rsidR="0089174B" w:rsidRDefault="0089174B" w:rsidP="002819A7"/>
    <w:p w14:paraId="724CE947" w14:textId="029FC1DE" w:rsidR="00A30886" w:rsidRDefault="00484321" w:rsidP="002819A7">
      <w:r>
        <w:t>If the ACC is in the Candidate state, ask the user to confirm changing the ACC back to the Editing state.</w:t>
      </w:r>
      <w:r w:rsidR="003F4691">
        <w:t xml:space="preserve"> If the user confirm, invoke </w:t>
      </w:r>
      <w:r w:rsidR="00A80FC7">
        <w:fldChar w:fldCharType="begin"/>
      </w:r>
      <w:r w:rsidR="00A80FC7">
        <w:instrText xml:space="preserve"> REF _Ref437927829 \r \h </w:instrText>
      </w:r>
      <w:r w:rsidR="00A80FC7">
        <w:fldChar w:fldCharType="separate"/>
      </w:r>
      <w:r w:rsidR="00632C6D">
        <w:t>3.10.19.2</w:t>
      </w:r>
      <w:r w:rsidR="00A80FC7">
        <w:fldChar w:fldCharType="end"/>
      </w:r>
      <w:r w:rsidR="003F4691">
        <w:t xml:space="preserve"> and then render the ACC content diagram for editing. The</w:t>
      </w:r>
      <w:r w:rsidR="008767E3">
        <w:t>n,</w:t>
      </w:r>
      <w:r w:rsidR="003F4691">
        <w:t xml:space="preserve"> user shall be able to invoke all the functions listed </w:t>
      </w:r>
      <w:r w:rsidR="003F4691">
        <w:fldChar w:fldCharType="begin"/>
      </w:r>
      <w:r w:rsidR="003F4691">
        <w:instrText xml:space="preserve"> REF _Ref435336598 \r \h </w:instrText>
      </w:r>
      <w:r w:rsidR="003F4691">
        <w:fldChar w:fldCharType="separate"/>
      </w:r>
      <w:r w:rsidR="00632C6D">
        <w:t>3.10.5</w:t>
      </w:r>
      <w:r w:rsidR="003F4691">
        <w:fldChar w:fldCharType="end"/>
      </w:r>
      <w:r w:rsidR="003F4691">
        <w:t>.</w:t>
      </w:r>
    </w:p>
    <w:p w14:paraId="0B9E4C12" w14:textId="77777777" w:rsidR="00827499" w:rsidRDefault="002B2ED6" w:rsidP="00827499">
      <w:pPr>
        <w:pStyle w:val="Heading3"/>
      </w:pPr>
      <w:bookmarkStart w:id="512" w:name="_Toc456813716"/>
      <w:r>
        <w:t>Change</w:t>
      </w:r>
      <w:r w:rsidR="00827499">
        <w:t xml:space="preserve"> properties of an ACC</w:t>
      </w:r>
      <w:bookmarkEnd w:id="512"/>
    </w:p>
    <w:p w14:paraId="52D90B01" w14:textId="77777777" w:rsidR="00827499" w:rsidRDefault="00827499" w:rsidP="00827499">
      <w:r>
        <w:t>Pre-condition: The ACC must be in the Editing state.</w:t>
      </w:r>
    </w:p>
    <w:p w14:paraId="6B88159B" w14:textId="77777777" w:rsidR="00827499" w:rsidRPr="00827499" w:rsidRDefault="00827499" w:rsidP="00827499"/>
    <w:p w14:paraId="5EB1B8E4" w14:textId="77777777" w:rsidR="00792D47" w:rsidRDefault="00827499" w:rsidP="00792D47">
      <w:r>
        <w:t>This use case allows</w:t>
      </w:r>
      <w:r w:rsidR="006D21AF">
        <w:t xml:space="preserve"> the user to modify the following</w:t>
      </w:r>
      <w:r>
        <w:t xml:space="preserve"> properties</w:t>
      </w:r>
      <w:r w:rsidR="008A700E">
        <w:t xml:space="preserve"> (data column</w:t>
      </w:r>
      <w:r w:rsidR="00DB2123">
        <w:t>s</w:t>
      </w:r>
      <w:r w:rsidR="008A700E">
        <w:t>)</w:t>
      </w:r>
      <w:r>
        <w:t xml:space="preserve"> of the ACC including</w:t>
      </w:r>
      <w:r w:rsidR="006D21AF">
        <w:t xml:space="preserve"> </w:t>
      </w:r>
      <w:r w:rsidR="006D21AF" w:rsidRPr="008A700E">
        <w:rPr>
          <w:rStyle w:val="CodeChar"/>
        </w:rPr>
        <w:t>object_class_term</w:t>
      </w:r>
      <w:r w:rsidR="006D21AF">
        <w:t xml:space="preserve"> (note that </w:t>
      </w:r>
      <w:r w:rsidR="006D21AF" w:rsidRPr="008A700E">
        <w:rPr>
          <w:rStyle w:val="CodeChar"/>
        </w:rPr>
        <w:t>den</w:t>
      </w:r>
      <w:r w:rsidR="006D21AF">
        <w:t xml:space="preserve"> is derived from the </w:t>
      </w:r>
      <w:r w:rsidR="006D21AF" w:rsidRPr="008A700E">
        <w:rPr>
          <w:rStyle w:val="CodeChar"/>
        </w:rPr>
        <w:t>object</w:t>
      </w:r>
      <w:r w:rsidR="008A700E" w:rsidRPr="008A700E">
        <w:rPr>
          <w:rStyle w:val="CodeChar"/>
        </w:rPr>
        <w:t>_</w:t>
      </w:r>
      <w:r w:rsidR="006D21AF" w:rsidRPr="008A700E">
        <w:rPr>
          <w:rStyle w:val="CodeChar"/>
        </w:rPr>
        <w:t>class_term</w:t>
      </w:r>
      <w:r w:rsidR="006D21AF">
        <w:t xml:space="preserve">), </w:t>
      </w:r>
      <w:r w:rsidR="006D21AF" w:rsidRPr="008A700E">
        <w:rPr>
          <w:rStyle w:val="CodeChar"/>
        </w:rPr>
        <w:t>definition</w:t>
      </w:r>
      <w:r w:rsidR="006D21AF">
        <w:t xml:space="preserve">, </w:t>
      </w:r>
      <w:r w:rsidR="006D21AF" w:rsidRPr="008A700E">
        <w:rPr>
          <w:rStyle w:val="CodeChar"/>
        </w:rPr>
        <w:t>oagis_component_type</w:t>
      </w:r>
      <w:r w:rsidR="006D21AF">
        <w:t xml:space="preserve">, </w:t>
      </w:r>
      <w:r w:rsidR="006D21AF" w:rsidRPr="008A700E">
        <w:rPr>
          <w:rStyle w:val="CodeChar"/>
        </w:rPr>
        <w:t>module</w:t>
      </w:r>
      <w:r w:rsidR="006D21AF">
        <w:t xml:space="preserve">, </w:t>
      </w:r>
      <w:r w:rsidR="006D21AF" w:rsidRPr="008A700E">
        <w:rPr>
          <w:rStyle w:val="CodeChar"/>
        </w:rPr>
        <w:t>namespace_id</w:t>
      </w:r>
      <w:r w:rsidR="008767E3">
        <w:rPr>
          <w:rStyle w:val="CodeChar"/>
        </w:rPr>
        <w:t xml:space="preserve"> </w:t>
      </w:r>
      <w:r w:rsidR="008767E3" w:rsidRPr="008767E3">
        <w:t>(in case of the end user’s ACC</w:t>
      </w:r>
      <w:r w:rsidR="00DB2123">
        <w:t xml:space="preserve"> and the namespace cannot be an OAGIS namespace, i.e., the </w:t>
      </w:r>
      <w:r w:rsidR="00DB2123" w:rsidRPr="00DB2123">
        <w:rPr>
          <w:rStyle w:val="CodeChar"/>
        </w:rPr>
        <w:t>is_std_nmsp = false</w:t>
      </w:r>
      <w:r w:rsidR="008767E3" w:rsidRPr="008767E3">
        <w:t>)</w:t>
      </w:r>
      <w:r w:rsidR="006D21AF">
        <w:t xml:space="preserve">, and </w:t>
      </w:r>
      <w:r w:rsidR="006D21AF" w:rsidRPr="008A700E">
        <w:rPr>
          <w:rStyle w:val="CodeChar"/>
        </w:rPr>
        <w:t>is_deprecated</w:t>
      </w:r>
      <w:r w:rsidR="006D21AF">
        <w:t xml:space="preserve">. </w:t>
      </w:r>
    </w:p>
    <w:p w14:paraId="630EFE15" w14:textId="77777777" w:rsidR="008A700E" w:rsidRDefault="008A700E" w:rsidP="00792D47"/>
    <w:p w14:paraId="5136641D" w14:textId="77777777" w:rsidR="008A700E" w:rsidRDefault="008A700E" w:rsidP="00792D47">
      <w:r>
        <w:lastRenderedPageBreak/>
        <w:t xml:space="preserve">Note that for the permissible values for the </w:t>
      </w:r>
      <w:r w:rsidRPr="008A700E">
        <w:rPr>
          <w:rStyle w:val="CodeChar"/>
        </w:rPr>
        <w:t>oagis_component_type</w:t>
      </w:r>
      <w:r>
        <w:t xml:space="preserve"> depends on the type of users. If it is a developer user, the permissible values are </w:t>
      </w:r>
      <w:r w:rsidRPr="008A700E">
        <w:t>0 = Base, 1 = Semantics, 2 = Extension, 3 = Semantic Group</w:t>
      </w:r>
      <w:r>
        <w:t xml:space="preserve">. If it is an end user, the permissible values are </w:t>
      </w:r>
      <w:r w:rsidRPr="008A700E">
        <w:t xml:space="preserve">0 = Base, 1 = Semantics, </w:t>
      </w:r>
      <w:r>
        <w:t>3 = Semantic Group.</w:t>
      </w:r>
    </w:p>
    <w:p w14:paraId="2EAB895F" w14:textId="77777777" w:rsidR="00827499" w:rsidRDefault="00827499" w:rsidP="00792D47"/>
    <w:p w14:paraId="05C1DD61" w14:textId="77777777" w:rsidR="00827499" w:rsidRDefault="008A700E" w:rsidP="00792D47">
      <w:r>
        <w:t>An ACC can be deprecated through this use case.</w:t>
      </w:r>
    </w:p>
    <w:p w14:paraId="795679DF" w14:textId="77777777" w:rsidR="00827499" w:rsidRDefault="00827499" w:rsidP="00792D47"/>
    <w:p w14:paraId="058E6397" w14:textId="77777777" w:rsidR="00827499" w:rsidRPr="00792D47" w:rsidRDefault="008A700E" w:rsidP="00792D47">
      <w:commentRangeStart w:id="513"/>
      <w:r>
        <w:t xml:space="preserve">After the user has saved the changes, the </w:t>
      </w:r>
      <w:r w:rsidR="00192E4A">
        <w:t xml:space="preserve">ACC’s </w:t>
      </w:r>
      <w:r>
        <w:t>c</w:t>
      </w:r>
      <w:r w:rsidR="00827499">
        <w:t xml:space="preserve">urrent record </w:t>
      </w:r>
      <w:r w:rsidR="00F87C2D">
        <w:t>shall</w:t>
      </w:r>
      <w:r w:rsidR="00827499">
        <w:t xml:space="preserve"> </w:t>
      </w:r>
      <w:r w:rsidR="00F87C2D">
        <w:t>be</w:t>
      </w:r>
      <w:r w:rsidR="0054369B">
        <w:t xml:space="preserve"> proper</w:t>
      </w:r>
      <w:r w:rsidR="008767E3">
        <w:t>l</w:t>
      </w:r>
      <w:r w:rsidR="0054369B">
        <w:t>y</w:t>
      </w:r>
      <w:r w:rsidR="00F87C2D">
        <w:t xml:space="preserve"> </w:t>
      </w:r>
      <w:r w:rsidR="00827499">
        <w:t>update</w:t>
      </w:r>
      <w:r w:rsidR="00F87C2D">
        <w:t>d</w:t>
      </w:r>
      <w:r>
        <w:t xml:space="preserve"> with these new values</w:t>
      </w:r>
      <w:r w:rsidR="0054369B">
        <w:t xml:space="preserve"> including all the history columns</w:t>
      </w:r>
      <w:r w:rsidR="00827499">
        <w:t xml:space="preserve">. </w:t>
      </w:r>
      <w:r>
        <w:t>And the corresponding h</w:t>
      </w:r>
      <w:r w:rsidR="00827499">
        <w:t xml:space="preserve">istory record </w:t>
      </w:r>
      <w:r w:rsidR="00F87C2D">
        <w:t>shall be</w:t>
      </w:r>
      <w:r w:rsidR="00827499">
        <w:t xml:space="preserve"> created.</w:t>
      </w:r>
      <w:commentRangeEnd w:id="513"/>
      <w:r w:rsidR="00774EC5">
        <w:rPr>
          <w:rStyle w:val="CommentReference"/>
        </w:rPr>
        <w:commentReference w:id="513"/>
      </w:r>
    </w:p>
    <w:p w14:paraId="428F49D5" w14:textId="77777777" w:rsidR="008D4B74" w:rsidRDefault="006F2D31" w:rsidP="009E3636">
      <w:pPr>
        <w:pStyle w:val="Heading3"/>
      </w:pPr>
      <w:bookmarkStart w:id="514" w:name="_Ref434730261"/>
      <w:bookmarkStart w:id="515" w:name="_Toc456813717"/>
      <w:r>
        <w:t>Append</w:t>
      </w:r>
      <w:r w:rsidR="008D4B74">
        <w:t xml:space="preserve"> a</w:t>
      </w:r>
      <w:r w:rsidR="0060374D">
        <w:t xml:space="preserve"> child</w:t>
      </w:r>
      <w:r w:rsidR="008D4B74">
        <w:t xml:space="preserve"> association to an A</w:t>
      </w:r>
      <w:r w:rsidR="0060374D">
        <w:t>CC</w:t>
      </w:r>
      <w:bookmarkEnd w:id="514"/>
      <w:bookmarkEnd w:id="515"/>
    </w:p>
    <w:p w14:paraId="0E105024" w14:textId="77777777" w:rsidR="005D013E" w:rsidRDefault="005D013E" w:rsidP="00792D47">
      <w:r>
        <w:t>Pre-condition: The ACC is in the Editing state. The invoking user is the owner of the ACC.</w:t>
      </w:r>
    </w:p>
    <w:p w14:paraId="22DF2DCD" w14:textId="77777777" w:rsidR="00A441CE" w:rsidRDefault="00A441CE" w:rsidP="000473DA">
      <w:pPr>
        <w:spacing w:before="240"/>
      </w:pPr>
      <w:r>
        <w:t xml:space="preserve">When this use case is invoked, the invoking use case must pass the parent/owner ACC of the association to be created. We’ll refer to the parent ACC as </w:t>
      </w:r>
      <w:r w:rsidRPr="00A441CE">
        <w:rPr>
          <w:rStyle w:val="CodeChar"/>
        </w:rPr>
        <w:t>pACC</w:t>
      </w:r>
      <w:r>
        <w:t>.</w:t>
      </w:r>
      <w:r w:rsidR="00E37518">
        <w:t xml:space="preserve"> </w:t>
      </w:r>
    </w:p>
    <w:p w14:paraId="66ECD834" w14:textId="77777777" w:rsidR="00A441CE" w:rsidRDefault="00A441CE" w:rsidP="00792D47"/>
    <w:p w14:paraId="272F2EB7" w14:textId="77777777" w:rsidR="00374F8A" w:rsidRDefault="00792D47" w:rsidP="00792D47">
      <w:r>
        <w:t>A UI must be brought up for the user to be able to search for an ASCCP</w:t>
      </w:r>
      <w:r w:rsidR="00A441CE">
        <w:t xml:space="preserve"> and BCCP</w:t>
      </w:r>
      <w:r w:rsidR="006559A9">
        <w:t xml:space="preserve">. The search must look through only those (current) records. </w:t>
      </w:r>
      <w:r w:rsidR="00F650ED">
        <w:t>The entities in differing</w:t>
      </w:r>
      <w:r w:rsidR="00C178DB">
        <w:t xml:space="preserve"> states should be shown differently. </w:t>
      </w:r>
      <w:r w:rsidR="00C57B80">
        <w:t xml:space="preserve">Deprecated </w:t>
      </w:r>
      <w:r w:rsidR="00F650ED">
        <w:t xml:space="preserve">entities </w:t>
      </w:r>
      <w:r w:rsidR="00995DD7">
        <w:t>must</w:t>
      </w:r>
      <w:r w:rsidR="00C57B80">
        <w:t xml:space="preserve"> not be shown</w:t>
      </w:r>
      <w:r w:rsidR="00995DD7">
        <w:t xml:space="preserve"> for reuse</w:t>
      </w:r>
      <w:r w:rsidR="00C57B80">
        <w:t xml:space="preserve">. </w:t>
      </w:r>
      <w:r w:rsidR="006559A9">
        <w:t xml:space="preserve">In addition, those records with </w:t>
      </w:r>
      <w:r w:rsidR="006559A9" w:rsidRPr="006559A9">
        <w:rPr>
          <w:rStyle w:val="CodeChar"/>
        </w:rPr>
        <w:t>Reusable_Indicator = False</w:t>
      </w:r>
      <w:r w:rsidR="006559A9">
        <w:t xml:space="preserve"> must be filtered out</w:t>
      </w:r>
      <w:r>
        <w:t xml:space="preserve">. </w:t>
      </w:r>
      <w:r w:rsidR="00374F8A">
        <w:t>Lastly, the system must ensure no self-reference.</w:t>
      </w:r>
    </w:p>
    <w:p w14:paraId="581FE491" w14:textId="77777777" w:rsidR="00792D47" w:rsidRDefault="00792D47" w:rsidP="00374F8A">
      <w:pPr>
        <w:spacing w:before="240"/>
      </w:pPr>
      <w:r>
        <w:t xml:space="preserve">The search must </w:t>
      </w:r>
      <w:r w:rsidR="00D614D7">
        <w:t>look</w:t>
      </w:r>
      <w:r>
        <w:t xml:space="preserve"> through the property term and definition of the ASCCP </w:t>
      </w:r>
      <w:r w:rsidR="00A441CE">
        <w:t xml:space="preserve">and BCCP </w:t>
      </w:r>
      <w:r>
        <w:t xml:space="preserve">as well as </w:t>
      </w:r>
      <w:r w:rsidR="00A441CE">
        <w:t>the object class term and definition</w:t>
      </w:r>
      <w:r>
        <w:t xml:space="preserve"> of the ACC</w:t>
      </w:r>
      <w:r w:rsidR="006559A9">
        <w:t>,</w:t>
      </w:r>
      <w:r>
        <w:t xml:space="preserve"> </w:t>
      </w:r>
      <w:r w:rsidR="006559A9">
        <w:t xml:space="preserve">to which </w:t>
      </w:r>
      <w:r w:rsidR="00A441CE">
        <w:t>the ASCCP</w:t>
      </w:r>
      <w:r>
        <w:t xml:space="preserve"> point</w:t>
      </w:r>
      <w:r w:rsidR="00A441CE">
        <w:t>s</w:t>
      </w:r>
      <w:r w:rsidR="00F650ED">
        <w:t xml:space="preserve"> (note: instead of joining tables, this can be done by just additionally include the ASCCP’s DEN, which should already include the ACC’s object class term, in the search)</w:t>
      </w:r>
      <w:r>
        <w:t>.</w:t>
      </w:r>
      <w:r w:rsidR="006A451B" w:rsidRPr="006A451B">
        <w:t xml:space="preserve"> </w:t>
      </w:r>
      <w:r w:rsidR="006A451B">
        <w:t>The user must be able to select an ASCCP or a BCCP, from which an ASCC or BCC record shall be created, respectively.</w:t>
      </w:r>
      <w:r w:rsidR="006A451B" w:rsidRPr="006A451B">
        <w:t xml:space="preserve"> </w:t>
      </w:r>
      <w:r w:rsidR="006A451B">
        <w:t xml:space="preserve">Let </w:t>
      </w:r>
      <w:r w:rsidR="006A451B" w:rsidRPr="00A441CE">
        <w:rPr>
          <w:rStyle w:val="CodeChar"/>
        </w:rPr>
        <w:t>t</w:t>
      </w:r>
      <w:r w:rsidR="006A451B">
        <w:rPr>
          <w:rStyle w:val="CodeChar"/>
        </w:rPr>
        <w:t>Property</w:t>
      </w:r>
      <w:r w:rsidR="006A451B">
        <w:t xml:space="preserve"> be the target BCCP or ASCCP the user has selected.</w:t>
      </w:r>
    </w:p>
    <w:p w14:paraId="5A907075" w14:textId="77777777" w:rsidR="002E6FAE" w:rsidRDefault="002E6FAE" w:rsidP="00792D47"/>
    <w:p w14:paraId="723713EA" w14:textId="77777777" w:rsidR="00F650ED" w:rsidRDefault="006963F0" w:rsidP="00792D47">
      <w:r>
        <w:t>In this case, it is assumed that the association is added to the end. Therefore, t</w:t>
      </w:r>
      <w:r w:rsidR="002E6FAE">
        <w:t xml:space="preserve">he sequencing key of the new association, </w:t>
      </w:r>
      <w:r w:rsidR="002E6FAE" w:rsidRPr="00E37518">
        <w:rPr>
          <w:rStyle w:val="CodeChar"/>
        </w:rPr>
        <w:t>seqKey</w:t>
      </w:r>
      <w:r w:rsidR="002E6FAE">
        <w:t xml:space="preserve">, </w:t>
      </w:r>
      <w:r>
        <w:t xml:space="preserve">shall be the ACC’s current number of direct associations, ASCC and BCC, plus one. </w:t>
      </w:r>
    </w:p>
    <w:p w14:paraId="4603E8ED" w14:textId="77777777" w:rsidR="00A441CE" w:rsidRDefault="00A441CE" w:rsidP="00A441CE">
      <w:pPr>
        <w:pStyle w:val="Heading4"/>
      </w:pPr>
      <w:bookmarkStart w:id="516" w:name="_Toc456813718"/>
      <w:r>
        <w:t xml:space="preserve">Populate the ASCC </w:t>
      </w:r>
      <w:r w:rsidR="00D614D7">
        <w:t xml:space="preserve">current </w:t>
      </w:r>
      <w:r>
        <w:t>record</w:t>
      </w:r>
      <w:bookmarkEnd w:id="516"/>
    </w:p>
    <w:p w14:paraId="1F0B9BC0" w14:textId="77777777" w:rsidR="00A441CE" w:rsidRDefault="00A441CE" w:rsidP="00A441CE"/>
    <w:tbl>
      <w:tblPr>
        <w:tblStyle w:val="TableGrid"/>
        <w:tblW w:w="0" w:type="auto"/>
        <w:tblLook w:val="04A0" w:firstRow="1" w:lastRow="0" w:firstColumn="1" w:lastColumn="0" w:noHBand="0" w:noVBand="1"/>
      </w:tblPr>
      <w:tblGrid>
        <w:gridCol w:w="9350"/>
      </w:tblGrid>
      <w:tr w:rsidR="00A441CE" w14:paraId="3823C52F" w14:textId="77777777" w:rsidTr="00C23433">
        <w:tc>
          <w:tcPr>
            <w:tcW w:w="9576" w:type="dxa"/>
          </w:tcPr>
          <w:p w14:paraId="1B62CB73" w14:textId="77777777" w:rsidR="00A441CE" w:rsidRPr="00496F33" w:rsidRDefault="00064FD5" w:rsidP="00466318">
            <w:pPr>
              <w:rPr>
                <w:rStyle w:val="CodeChar"/>
                <w:rFonts w:ascii="Times New Roman" w:hAnsi="Times New Roman"/>
                <w:noProof w:val="0"/>
                <w:sz w:val="20"/>
              </w:rPr>
            </w:pPr>
            <w:r>
              <w:rPr>
                <w:rStyle w:val="CodeChar"/>
              </w:rPr>
              <w:t>a</w:t>
            </w:r>
            <w:r w:rsidR="00466318">
              <w:rPr>
                <w:rStyle w:val="CodeChar"/>
              </w:rPr>
              <w:t>scc_id</w:t>
            </w:r>
            <w:r w:rsidR="00A441CE">
              <w:t xml:space="preserve"> = </w:t>
            </w:r>
            <w:r w:rsidR="00A441CE" w:rsidRPr="00A159CE">
              <w:t>Auto-generate database key.</w:t>
            </w:r>
          </w:p>
        </w:tc>
      </w:tr>
      <w:tr w:rsidR="00A441CE" w14:paraId="5927ED73" w14:textId="77777777" w:rsidTr="00C23433">
        <w:tc>
          <w:tcPr>
            <w:tcW w:w="9576" w:type="dxa"/>
          </w:tcPr>
          <w:p w14:paraId="4F505DB6" w14:textId="77777777" w:rsidR="00A441CE" w:rsidRPr="00496F33" w:rsidRDefault="00466318" w:rsidP="00C23433">
            <w:pPr>
              <w:rPr>
                <w:rStyle w:val="CodeChar"/>
                <w:rFonts w:ascii="Times New Roman" w:hAnsi="Times New Roman"/>
                <w:noProof w:val="0"/>
                <w:sz w:val="20"/>
              </w:rPr>
            </w:pPr>
            <w:r>
              <w:rPr>
                <w:rStyle w:val="CodeChar"/>
              </w:rPr>
              <w:t>guid</w:t>
            </w:r>
            <w:r w:rsidR="00A441CE" w:rsidRPr="00B74179">
              <w:rPr>
                <w:rStyle w:val="CodeChar"/>
              </w:rPr>
              <w:t xml:space="preserve"> = </w:t>
            </w:r>
            <w:r w:rsidR="00A441CE" w:rsidRPr="00496F33">
              <w:t>Generate a new one.</w:t>
            </w:r>
          </w:p>
        </w:tc>
      </w:tr>
      <w:tr w:rsidR="00A441CE" w14:paraId="3D7327AD" w14:textId="77777777" w:rsidTr="00C23433">
        <w:tc>
          <w:tcPr>
            <w:tcW w:w="9576" w:type="dxa"/>
          </w:tcPr>
          <w:p w14:paraId="6BCD48EA"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in</w:t>
            </w:r>
            <w:r w:rsidR="00A441CE">
              <w:t xml:space="preserve"> = </w:t>
            </w:r>
            <w:r w:rsidR="00E37518">
              <w:t xml:space="preserve">initialize with </w:t>
            </w:r>
            <w:r w:rsidR="00A441CE">
              <w:t>0.</w:t>
            </w:r>
          </w:p>
        </w:tc>
      </w:tr>
      <w:tr w:rsidR="00A441CE" w14:paraId="17796BBB" w14:textId="77777777" w:rsidTr="00C23433">
        <w:tc>
          <w:tcPr>
            <w:tcW w:w="9576" w:type="dxa"/>
          </w:tcPr>
          <w:p w14:paraId="05C5FCA1"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ax</w:t>
            </w:r>
            <w:r w:rsidR="00A441CE">
              <w:t xml:space="preserve"> = </w:t>
            </w:r>
            <w:r w:rsidR="00E37518">
              <w:t xml:space="preserve">initialize with </w:t>
            </w:r>
            <w:r w:rsidR="00A441CE" w:rsidRPr="00C64228">
              <w:rPr>
                <w:rStyle w:val="CodeChar"/>
              </w:rPr>
              <w:t>1</w:t>
            </w:r>
            <w:r w:rsidR="00A441CE">
              <w:t>.</w:t>
            </w:r>
          </w:p>
        </w:tc>
      </w:tr>
      <w:tr w:rsidR="00A441CE" w14:paraId="6D7231A4" w14:textId="77777777" w:rsidTr="00C23433">
        <w:tc>
          <w:tcPr>
            <w:tcW w:w="9576" w:type="dxa"/>
          </w:tcPr>
          <w:p w14:paraId="2826A41A" w14:textId="77777777" w:rsidR="00A441CE" w:rsidRDefault="00466318" w:rsidP="00466318">
            <w:pPr>
              <w:rPr>
                <w:rStyle w:val="CodeChar"/>
              </w:rPr>
            </w:pPr>
            <w:r>
              <w:rPr>
                <w:rStyle w:val="CodeChar"/>
              </w:rPr>
              <w:t>seq</w:t>
            </w:r>
            <w:r w:rsidR="00A441CE" w:rsidRPr="00D409B2">
              <w:rPr>
                <w:rStyle w:val="CodeChar"/>
              </w:rPr>
              <w:t>_</w:t>
            </w:r>
            <w:r>
              <w:rPr>
                <w:rStyle w:val="CodeChar"/>
              </w:rPr>
              <w:t>k</w:t>
            </w:r>
            <w:r w:rsidR="00A441CE" w:rsidRPr="00D409B2">
              <w:rPr>
                <w:rStyle w:val="CodeChar"/>
              </w:rPr>
              <w:t>ey</w:t>
            </w:r>
            <w:r w:rsidR="00A441CE">
              <w:t xml:space="preserve"> = </w:t>
            </w:r>
            <w:r w:rsidR="00E37518">
              <w:rPr>
                <w:rStyle w:val="CodeChar"/>
              </w:rPr>
              <w:t>seqKey</w:t>
            </w:r>
            <w:r w:rsidR="00A441CE">
              <w:t>.</w:t>
            </w:r>
          </w:p>
        </w:tc>
      </w:tr>
      <w:tr w:rsidR="00A441CE" w14:paraId="530C1D5B" w14:textId="77777777" w:rsidTr="00C23433">
        <w:tc>
          <w:tcPr>
            <w:tcW w:w="9576" w:type="dxa"/>
          </w:tcPr>
          <w:p w14:paraId="50E74342" w14:textId="77777777" w:rsidR="00A441CE" w:rsidRPr="00C64228" w:rsidRDefault="00466318" w:rsidP="00466318">
            <w:pPr>
              <w:rPr>
                <w:rStyle w:val="CodeChar"/>
                <w:rFonts w:ascii="Times New Roman" w:hAnsi="Times New Roman"/>
                <w:noProof w:val="0"/>
                <w:sz w:val="20"/>
              </w:rPr>
            </w:pPr>
            <w:r>
              <w:rPr>
                <w:rStyle w:val="CodeChar"/>
              </w:rPr>
              <w:t>f</w:t>
            </w:r>
            <w:r w:rsidR="00A441CE" w:rsidRPr="00D409B2">
              <w:rPr>
                <w:rStyle w:val="CodeChar"/>
              </w:rPr>
              <w:t>rom_</w:t>
            </w:r>
            <w:r>
              <w:rPr>
                <w:rStyle w:val="CodeChar"/>
              </w:rPr>
              <w:t>acc</w:t>
            </w:r>
            <w:r w:rsidR="00A441CE" w:rsidRPr="00D409B2">
              <w:rPr>
                <w:rStyle w:val="CodeChar"/>
              </w:rPr>
              <w:t>_</w:t>
            </w:r>
            <w:r>
              <w:rPr>
                <w:rStyle w:val="CodeChar"/>
              </w:rPr>
              <w:t>id</w:t>
            </w:r>
            <w:r w:rsidR="00A441CE">
              <w:t xml:space="preserve"> = </w:t>
            </w:r>
            <w:r w:rsidR="0060374D" w:rsidRPr="0060374D">
              <w:rPr>
                <w:rStyle w:val="CodeChar"/>
              </w:rPr>
              <w:t>p</w:t>
            </w:r>
            <w:r w:rsidR="00A441CE" w:rsidRPr="00C64228">
              <w:rPr>
                <w:rStyle w:val="CodeChar"/>
              </w:rPr>
              <w:t>ACC</w:t>
            </w:r>
            <w:r w:rsidR="00A441CE">
              <w:rPr>
                <w:rStyle w:val="CodeChar"/>
              </w:rPr>
              <w:t>.</w:t>
            </w:r>
            <w:r>
              <w:rPr>
                <w:rStyle w:val="CodeChar"/>
              </w:rPr>
              <w:t>acc</w:t>
            </w:r>
            <w:r w:rsidR="00A441CE" w:rsidRPr="00C64228">
              <w:rPr>
                <w:rStyle w:val="CodeChar"/>
              </w:rPr>
              <w:t>_</w:t>
            </w:r>
            <w:r>
              <w:rPr>
                <w:rStyle w:val="CodeChar"/>
              </w:rPr>
              <w:t>id</w:t>
            </w:r>
            <w:r w:rsidR="00A441CE">
              <w:t>.</w:t>
            </w:r>
          </w:p>
        </w:tc>
      </w:tr>
      <w:tr w:rsidR="00A441CE" w14:paraId="2DF95982" w14:textId="77777777" w:rsidTr="00C23433">
        <w:tc>
          <w:tcPr>
            <w:tcW w:w="9576" w:type="dxa"/>
          </w:tcPr>
          <w:p w14:paraId="12CF18DC" w14:textId="77777777" w:rsidR="00A441CE" w:rsidRDefault="00466318" w:rsidP="00064FD5">
            <w:pPr>
              <w:rPr>
                <w:rStyle w:val="CodeChar"/>
              </w:rPr>
            </w:pPr>
            <w:r>
              <w:rPr>
                <w:rStyle w:val="CodeChar"/>
              </w:rPr>
              <w:t>t</w:t>
            </w:r>
            <w:r w:rsidR="00A441CE" w:rsidRPr="00D409B2">
              <w:rPr>
                <w:rStyle w:val="CodeChar"/>
              </w:rPr>
              <w:t>o_</w:t>
            </w:r>
            <w:r w:rsidR="00064FD5">
              <w:rPr>
                <w:rStyle w:val="CodeChar"/>
              </w:rPr>
              <w:t>asccp</w:t>
            </w:r>
            <w:r w:rsidR="00A441CE" w:rsidRPr="00D409B2">
              <w:rPr>
                <w:rStyle w:val="CodeChar"/>
              </w:rPr>
              <w:t>_</w:t>
            </w:r>
            <w:r w:rsidR="00064FD5">
              <w:rPr>
                <w:rStyle w:val="CodeChar"/>
              </w:rPr>
              <w:t>id</w:t>
            </w:r>
            <w:r w:rsidR="00A441CE">
              <w:t xml:space="preserve"> = </w:t>
            </w:r>
            <w:r w:rsidR="00064FD5">
              <w:rPr>
                <w:rStyle w:val="CodeChar"/>
              </w:rPr>
              <w:t>asccp</w:t>
            </w:r>
            <w:r w:rsidR="00A441CE" w:rsidRPr="00C64228">
              <w:rPr>
                <w:rStyle w:val="CodeChar"/>
              </w:rPr>
              <w:t>_</w:t>
            </w:r>
            <w:r w:rsidR="00064FD5">
              <w:rPr>
                <w:rStyle w:val="CodeChar"/>
              </w:rPr>
              <w:t>id</w:t>
            </w:r>
            <w:r w:rsidR="00A441CE">
              <w:t xml:space="preserve"> of </w:t>
            </w:r>
            <w:r w:rsidR="0060374D" w:rsidRPr="0060374D">
              <w:rPr>
                <w:rStyle w:val="CodeChar"/>
              </w:rPr>
              <w:t>t</w:t>
            </w:r>
            <w:r w:rsidR="00D614D7">
              <w:rPr>
                <w:rStyle w:val="CodeChar"/>
              </w:rPr>
              <w:t>Property</w:t>
            </w:r>
            <w:r w:rsidR="00A441CE">
              <w:t>.</w:t>
            </w:r>
          </w:p>
        </w:tc>
      </w:tr>
      <w:tr w:rsidR="00A441CE" w14:paraId="57D14C64" w14:textId="77777777" w:rsidTr="00C23433">
        <w:tc>
          <w:tcPr>
            <w:tcW w:w="9576" w:type="dxa"/>
          </w:tcPr>
          <w:p w14:paraId="51EBA2CC" w14:textId="77777777" w:rsidR="00A441CE" w:rsidRDefault="00064FD5" w:rsidP="00064FD5">
            <w:pPr>
              <w:rPr>
                <w:rStyle w:val="CodeChar"/>
              </w:rPr>
            </w:pPr>
            <w:r>
              <w:rPr>
                <w:rStyle w:val="CodeChar"/>
              </w:rPr>
              <w:t>den</w:t>
            </w:r>
            <w:r w:rsidR="00A441CE">
              <w:t xml:space="preserve"> = </w:t>
            </w:r>
            <w:r w:rsidR="0060374D">
              <w:rPr>
                <w:rStyle w:val="CodeChar"/>
              </w:rPr>
              <w:t>p</w:t>
            </w:r>
            <w:r w:rsidR="00A441CE" w:rsidRPr="00B42494">
              <w:rPr>
                <w:rStyle w:val="CodeChar"/>
              </w:rPr>
              <w:t>ACC.</w:t>
            </w:r>
            <w:r>
              <w:rPr>
                <w:rStyle w:val="CodeChar"/>
              </w:rPr>
              <w:t>o</w:t>
            </w:r>
            <w:r w:rsidR="00A441CE" w:rsidRPr="00B42494">
              <w:rPr>
                <w:rStyle w:val="CodeChar"/>
              </w:rPr>
              <w:t>bject_</w:t>
            </w:r>
            <w:r>
              <w:rPr>
                <w:rStyle w:val="CodeChar"/>
              </w:rPr>
              <w:t>c</w:t>
            </w:r>
            <w:r w:rsidR="00A441CE" w:rsidRPr="00B42494">
              <w:rPr>
                <w:rStyle w:val="CodeChar"/>
              </w:rPr>
              <w:t>lass_</w:t>
            </w:r>
            <w:r>
              <w:rPr>
                <w:rStyle w:val="CodeChar"/>
              </w:rPr>
              <w:t>t</w:t>
            </w:r>
            <w:r w:rsidR="00A441CE" w:rsidRPr="00B42494">
              <w:rPr>
                <w:rStyle w:val="CodeChar"/>
              </w:rPr>
              <w:t>erm + “. “</w:t>
            </w:r>
            <w:r w:rsidR="00A441CE">
              <w:t xml:space="preserve"> + </w:t>
            </w:r>
            <w:r w:rsidR="0060374D" w:rsidRPr="0060374D">
              <w:rPr>
                <w:rStyle w:val="CodeChar"/>
              </w:rPr>
              <w:t>t</w:t>
            </w:r>
            <w:r w:rsidR="00D614D7">
              <w:rPr>
                <w:rStyle w:val="CodeChar"/>
              </w:rPr>
              <w:t>Property</w:t>
            </w:r>
            <w:r w:rsidR="00A441CE">
              <w:rPr>
                <w:rStyle w:val="CodeChar"/>
              </w:rPr>
              <w:t>.</w:t>
            </w:r>
            <w:r>
              <w:rPr>
                <w:rStyle w:val="CodeChar"/>
              </w:rPr>
              <w:t>den</w:t>
            </w:r>
          </w:p>
        </w:tc>
      </w:tr>
      <w:tr w:rsidR="00A441CE" w14:paraId="44BD7244" w14:textId="77777777" w:rsidTr="00C23433">
        <w:tc>
          <w:tcPr>
            <w:tcW w:w="9576" w:type="dxa"/>
          </w:tcPr>
          <w:p w14:paraId="136C81D5" w14:textId="77777777" w:rsidR="00A441CE" w:rsidRPr="00B42494" w:rsidRDefault="00064FD5" w:rsidP="0060374D">
            <w:pPr>
              <w:rPr>
                <w:rStyle w:val="CodeChar"/>
                <w:rFonts w:ascii="Times New Roman" w:hAnsi="Times New Roman"/>
                <w:noProof w:val="0"/>
                <w:sz w:val="20"/>
              </w:rPr>
            </w:pPr>
            <w:r>
              <w:rPr>
                <w:rStyle w:val="CodeChar"/>
              </w:rPr>
              <w:t>d</w:t>
            </w:r>
            <w:r w:rsidR="00A441CE" w:rsidRPr="00D409B2">
              <w:rPr>
                <w:rStyle w:val="CodeChar"/>
              </w:rPr>
              <w:t>efinition</w:t>
            </w:r>
            <w:r w:rsidR="00A441CE">
              <w:t xml:space="preserve"> = </w:t>
            </w:r>
            <w:r w:rsidR="0060374D" w:rsidRPr="0060374D">
              <w:t>Null. The user can edit this later on.</w:t>
            </w:r>
          </w:p>
        </w:tc>
      </w:tr>
      <w:tr w:rsidR="00013618" w14:paraId="3F3B88D2" w14:textId="77777777" w:rsidTr="00C23433">
        <w:tc>
          <w:tcPr>
            <w:tcW w:w="9576" w:type="dxa"/>
          </w:tcPr>
          <w:p w14:paraId="32D562C9" w14:textId="77777777" w:rsidR="00013618" w:rsidRDefault="00013618" w:rsidP="00C23433">
            <w:pPr>
              <w:rPr>
                <w:rStyle w:val="CodeChar"/>
              </w:rPr>
            </w:pPr>
            <w:r>
              <w:rPr>
                <w:rStyle w:val="CodeChar"/>
              </w:rPr>
              <w:t>is_deprecated = 0</w:t>
            </w:r>
          </w:p>
        </w:tc>
      </w:tr>
      <w:tr w:rsidR="00A441CE" w14:paraId="1C4FDA43" w14:textId="77777777" w:rsidTr="00C23433">
        <w:tc>
          <w:tcPr>
            <w:tcW w:w="9576" w:type="dxa"/>
          </w:tcPr>
          <w:p w14:paraId="69FCA4EC" w14:textId="77777777" w:rsidR="00A441CE" w:rsidRPr="00446F4C" w:rsidRDefault="00064FD5" w:rsidP="00064FD5">
            <w:pPr>
              <w:rPr>
                <w:rStyle w:val="CodeChar"/>
              </w:rPr>
            </w:pPr>
            <w:r>
              <w:rPr>
                <w:rStyle w:val="CodeChar"/>
              </w:rPr>
              <w:t>c</w:t>
            </w:r>
            <w:r w:rsidR="00A441CE">
              <w:rPr>
                <w:rStyle w:val="CodeChar"/>
              </w:rPr>
              <w:t>reated_</w:t>
            </w:r>
            <w:r>
              <w:rPr>
                <w:rStyle w:val="CodeChar"/>
              </w:rPr>
              <w:t>b</w:t>
            </w:r>
            <w:r w:rsidR="00A441CE">
              <w:rPr>
                <w:rStyle w:val="CodeChar"/>
              </w:rPr>
              <w:t xml:space="preserve">y </w:t>
            </w:r>
            <w:r w:rsidR="00A441CE">
              <w:t>= The logged in user</w:t>
            </w:r>
            <w:r w:rsidR="00A441CE" w:rsidRPr="00A159CE">
              <w:t>.</w:t>
            </w:r>
          </w:p>
        </w:tc>
      </w:tr>
      <w:tr w:rsidR="00A441CE" w14:paraId="295CFCDD" w14:textId="77777777" w:rsidTr="00C23433">
        <w:tc>
          <w:tcPr>
            <w:tcW w:w="9576" w:type="dxa"/>
          </w:tcPr>
          <w:p w14:paraId="3E74FEBA" w14:textId="77777777" w:rsidR="00A441CE" w:rsidRPr="00446F4C" w:rsidRDefault="00064FD5" w:rsidP="00064FD5">
            <w:pPr>
              <w:rPr>
                <w:rStyle w:val="CodeChar"/>
              </w:rPr>
            </w:pPr>
            <w:r>
              <w:rPr>
                <w:rStyle w:val="CodeChar"/>
              </w:rPr>
              <w:t>o</w:t>
            </w:r>
            <w:r w:rsidR="00A441CE">
              <w:rPr>
                <w:rStyle w:val="CodeChar"/>
              </w:rPr>
              <w:t>wner_</w:t>
            </w:r>
            <w:r>
              <w:rPr>
                <w:rStyle w:val="CodeChar"/>
              </w:rPr>
              <w:t>u</w:t>
            </w:r>
            <w:r w:rsidR="00A441CE">
              <w:rPr>
                <w:rStyle w:val="CodeChar"/>
              </w:rPr>
              <w:t>ser_</w:t>
            </w:r>
            <w:r>
              <w:rPr>
                <w:rStyle w:val="CodeChar"/>
              </w:rPr>
              <w:t>id</w:t>
            </w:r>
            <w:r w:rsidR="00A441CE">
              <w:rPr>
                <w:rStyle w:val="CodeChar"/>
              </w:rPr>
              <w:t xml:space="preserve"> </w:t>
            </w:r>
            <w:r w:rsidR="00A441CE">
              <w:t>= The logged in user</w:t>
            </w:r>
            <w:r w:rsidR="00A441CE" w:rsidRPr="00A159CE">
              <w:t>.</w:t>
            </w:r>
          </w:p>
        </w:tc>
      </w:tr>
      <w:tr w:rsidR="00A441CE" w14:paraId="6F668B08" w14:textId="77777777" w:rsidTr="00C23433">
        <w:tc>
          <w:tcPr>
            <w:tcW w:w="9576" w:type="dxa"/>
          </w:tcPr>
          <w:p w14:paraId="6F5D7536" w14:textId="77777777" w:rsidR="00A441CE" w:rsidRPr="00446F4C" w:rsidRDefault="00064FD5" w:rsidP="00064FD5">
            <w:pPr>
              <w:rPr>
                <w:rStyle w:val="CodeChar"/>
              </w:rPr>
            </w:pPr>
            <w:r>
              <w:rPr>
                <w:rStyle w:val="CodeChar"/>
              </w:rPr>
              <w:t>last_updated_b</w:t>
            </w:r>
            <w:r w:rsidR="00A441CE">
              <w:rPr>
                <w:rStyle w:val="CodeChar"/>
              </w:rPr>
              <w:t xml:space="preserve">y </w:t>
            </w:r>
            <w:r w:rsidR="00A441CE">
              <w:t>= The logged in user</w:t>
            </w:r>
            <w:r w:rsidR="00A441CE" w:rsidRPr="00A159CE">
              <w:t>.</w:t>
            </w:r>
          </w:p>
        </w:tc>
      </w:tr>
      <w:tr w:rsidR="00A441CE" w14:paraId="684A57D1" w14:textId="77777777" w:rsidTr="00C23433">
        <w:tc>
          <w:tcPr>
            <w:tcW w:w="9576" w:type="dxa"/>
          </w:tcPr>
          <w:p w14:paraId="4BF099D5" w14:textId="77777777" w:rsidR="00A441CE" w:rsidRDefault="00064FD5" w:rsidP="00064FD5">
            <w:pPr>
              <w:rPr>
                <w:rStyle w:val="CodeChar"/>
              </w:rPr>
            </w:pPr>
            <w:r>
              <w:rPr>
                <w:rStyle w:val="CodeChar"/>
              </w:rPr>
              <w:t>c</w:t>
            </w:r>
            <w:r w:rsidR="00A441CE">
              <w:rPr>
                <w:rStyle w:val="CodeChar"/>
              </w:rPr>
              <w:t>reation_</w:t>
            </w:r>
            <w:r>
              <w:rPr>
                <w:rStyle w:val="CodeChar"/>
              </w:rPr>
              <w:t>t</w:t>
            </w:r>
            <w:r w:rsidR="00A441CE">
              <w:rPr>
                <w:rStyle w:val="CodeChar"/>
              </w:rPr>
              <w:t xml:space="preserve">imestamp = </w:t>
            </w:r>
            <w:r w:rsidR="00A441CE" w:rsidRPr="00225A1E">
              <w:t>Current time.</w:t>
            </w:r>
          </w:p>
        </w:tc>
      </w:tr>
      <w:tr w:rsidR="00A441CE" w14:paraId="3BCB7E58" w14:textId="77777777" w:rsidTr="00C23433">
        <w:tc>
          <w:tcPr>
            <w:tcW w:w="9576" w:type="dxa"/>
          </w:tcPr>
          <w:p w14:paraId="0717EC28" w14:textId="77777777" w:rsidR="00A441CE" w:rsidRDefault="00064FD5" w:rsidP="00064FD5">
            <w:pPr>
              <w:rPr>
                <w:rStyle w:val="CodeChar"/>
              </w:rPr>
            </w:pPr>
            <w:r>
              <w:rPr>
                <w:rStyle w:val="CodeChar"/>
              </w:rPr>
              <w:lastRenderedPageBreak/>
              <w:t>l</w:t>
            </w:r>
            <w:r w:rsidR="00A441CE">
              <w:rPr>
                <w:rStyle w:val="CodeChar"/>
              </w:rPr>
              <w:t>ast_</w:t>
            </w:r>
            <w:r>
              <w:rPr>
                <w:rStyle w:val="CodeChar"/>
              </w:rPr>
              <w:t>u</w:t>
            </w:r>
            <w:r w:rsidR="00A441CE">
              <w:rPr>
                <w:rStyle w:val="CodeChar"/>
              </w:rPr>
              <w:t>pdate_</w:t>
            </w:r>
            <w:r>
              <w:rPr>
                <w:rStyle w:val="CodeChar"/>
              </w:rPr>
              <w:t>t</w:t>
            </w:r>
            <w:r w:rsidR="00A441CE">
              <w:rPr>
                <w:rStyle w:val="CodeChar"/>
              </w:rPr>
              <w:t xml:space="preserve">imestamp </w:t>
            </w:r>
            <w:r w:rsidR="00A441CE">
              <w:t xml:space="preserve">= Same as </w:t>
            </w:r>
            <w:r>
              <w:rPr>
                <w:rStyle w:val="CodeChar"/>
              </w:rPr>
              <w:t>c</w:t>
            </w:r>
            <w:r w:rsidR="00A441CE">
              <w:rPr>
                <w:rStyle w:val="CodeChar"/>
              </w:rPr>
              <w:t>reation_</w:t>
            </w:r>
            <w:r>
              <w:rPr>
                <w:rStyle w:val="CodeChar"/>
              </w:rPr>
              <w:t>t</w:t>
            </w:r>
            <w:r w:rsidR="00A441CE">
              <w:rPr>
                <w:rStyle w:val="CodeChar"/>
              </w:rPr>
              <w:t>imestamp</w:t>
            </w:r>
            <w:r w:rsidR="00A441CE">
              <w:t>.</w:t>
            </w:r>
          </w:p>
        </w:tc>
      </w:tr>
      <w:tr w:rsidR="00A441CE" w14:paraId="7E39929B" w14:textId="77777777" w:rsidTr="00C23433">
        <w:tc>
          <w:tcPr>
            <w:tcW w:w="9576" w:type="dxa"/>
          </w:tcPr>
          <w:p w14:paraId="08BAB836" w14:textId="77777777" w:rsidR="00A441CE" w:rsidRDefault="00064FD5" w:rsidP="007A6CA8">
            <w:pPr>
              <w:rPr>
                <w:rStyle w:val="CodeChar"/>
              </w:rPr>
            </w:pPr>
            <w:r>
              <w:rPr>
                <w:rStyle w:val="CodeChar"/>
              </w:rPr>
              <w:t>s</w:t>
            </w:r>
            <w:r w:rsidR="00A441CE">
              <w:rPr>
                <w:rStyle w:val="CodeChar"/>
              </w:rPr>
              <w:t xml:space="preserve">tate </w:t>
            </w:r>
            <w:r w:rsidR="00A441CE">
              <w:t xml:space="preserve">= </w:t>
            </w:r>
            <w:r w:rsidR="007A6CA8">
              <w:rPr>
                <w:rStyle w:val="CodeChar"/>
              </w:rPr>
              <w:t>1</w:t>
            </w:r>
            <w:r w:rsidR="00A441CE" w:rsidRPr="00A159CE">
              <w:t xml:space="preserve">. </w:t>
            </w:r>
            <w:r w:rsidR="00A441CE" w:rsidRPr="00A159CE">
              <w:rPr>
                <w:b/>
                <w:bCs/>
              </w:rPr>
              <w:t>Note:</w:t>
            </w:r>
            <w:r w:rsidR="00A441CE" w:rsidRPr="00A159CE">
              <w:t xml:space="preserve"> </w:t>
            </w:r>
            <w:r w:rsidR="007A6CA8">
              <w:t>1</w:t>
            </w:r>
            <w:r w:rsidR="00A441CE" w:rsidRPr="00A159CE">
              <w:t xml:space="preserve"> means </w:t>
            </w:r>
            <w:r w:rsidR="0060374D">
              <w:t>editing</w:t>
            </w:r>
            <w:r w:rsidR="00A441CE" w:rsidRPr="00A159CE">
              <w:t>.</w:t>
            </w:r>
          </w:p>
        </w:tc>
      </w:tr>
      <w:tr w:rsidR="00A441CE" w14:paraId="60E352EB" w14:textId="77777777" w:rsidTr="00C23433">
        <w:tc>
          <w:tcPr>
            <w:tcW w:w="9576" w:type="dxa"/>
          </w:tcPr>
          <w:p w14:paraId="01BA3DD9" w14:textId="77777777" w:rsidR="00A441CE" w:rsidRDefault="00B37A2C" w:rsidP="00C23433">
            <w:pPr>
              <w:rPr>
                <w:rStyle w:val="CodeChar"/>
              </w:rPr>
            </w:pPr>
            <w:r>
              <w:rPr>
                <w:rStyle w:val="CodeChar"/>
              </w:rPr>
              <w:t>revision_num</w:t>
            </w:r>
            <w:r w:rsidR="00A441CE">
              <w:rPr>
                <w:rStyle w:val="CodeChar"/>
              </w:rPr>
              <w:t xml:space="preserve"> = 0.</w:t>
            </w:r>
          </w:p>
        </w:tc>
      </w:tr>
      <w:tr w:rsidR="00A441CE" w14:paraId="3754F2E6" w14:textId="77777777" w:rsidTr="00C23433">
        <w:tc>
          <w:tcPr>
            <w:tcW w:w="9576" w:type="dxa"/>
          </w:tcPr>
          <w:p w14:paraId="0BF0FE35" w14:textId="77777777" w:rsidR="00A441CE" w:rsidRDefault="00C71A36" w:rsidP="00C23433">
            <w:pPr>
              <w:rPr>
                <w:rStyle w:val="CodeChar"/>
              </w:rPr>
            </w:pPr>
            <w:r>
              <w:rPr>
                <w:rStyle w:val="CodeChar"/>
              </w:rPr>
              <w:t>revision_trackiing_num</w:t>
            </w:r>
            <w:r w:rsidR="00A441CE">
              <w:rPr>
                <w:rStyle w:val="CodeChar"/>
              </w:rPr>
              <w:t xml:space="preserve"> = 0.</w:t>
            </w:r>
          </w:p>
        </w:tc>
      </w:tr>
      <w:tr w:rsidR="00A441CE" w14:paraId="354CFEC8" w14:textId="77777777" w:rsidTr="00C23433">
        <w:tc>
          <w:tcPr>
            <w:tcW w:w="9576" w:type="dxa"/>
          </w:tcPr>
          <w:p w14:paraId="50F72B82" w14:textId="77777777" w:rsidR="00A441CE" w:rsidRDefault="00064FD5" w:rsidP="00064FD5">
            <w:pPr>
              <w:rPr>
                <w:rStyle w:val="CodeChar"/>
              </w:rPr>
            </w:pPr>
            <w:r>
              <w:rPr>
                <w:rStyle w:val="CodeChar"/>
              </w:rPr>
              <w:t>r</w:t>
            </w:r>
            <w:r w:rsidR="00A441CE">
              <w:rPr>
                <w:rStyle w:val="CodeChar"/>
              </w:rPr>
              <w:t>evision_</w:t>
            </w:r>
            <w:r>
              <w:rPr>
                <w:rStyle w:val="CodeChar"/>
              </w:rPr>
              <w:t>a</w:t>
            </w:r>
            <w:r w:rsidR="00A441CE">
              <w:rPr>
                <w:rStyle w:val="CodeChar"/>
              </w:rPr>
              <w:t>ction = Null.</w:t>
            </w:r>
          </w:p>
        </w:tc>
      </w:tr>
      <w:tr w:rsidR="00A441CE" w14:paraId="0674E197" w14:textId="77777777" w:rsidTr="00C23433">
        <w:tc>
          <w:tcPr>
            <w:tcW w:w="9576" w:type="dxa"/>
          </w:tcPr>
          <w:p w14:paraId="65D70F5A" w14:textId="77777777" w:rsidR="00A441CE" w:rsidRDefault="00C71A36" w:rsidP="00C23433">
            <w:pPr>
              <w:rPr>
                <w:rStyle w:val="CodeChar"/>
              </w:rPr>
            </w:pPr>
            <w:r>
              <w:rPr>
                <w:rStyle w:val="CodeChar"/>
              </w:rPr>
              <w:t>release_id</w:t>
            </w:r>
            <w:r w:rsidR="00A441CE">
              <w:rPr>
                <w:rStyle w:val="CodeChar"/>
              </w:rPr>
              <w:t xml:space="preserve"> = Null.</w:t>
            </w:r>
          </w:p>
        </w:tc>
      </w:tr>
      <w:tr w:rsidR="00A441CE" w14:paraId="70D2B557" w14:textId="77777777" w:rsidTr="00C23433">
        <w:tc>
          <w:tcPr>
            <w:tcW w:w="9576" w:type="dxa"/>
          </w:tcPr>
          <w:p w14:paraId="4CFF14ED" w14:textId="77777777" w:rsidR="00A441CE" w:rsidRDefault="00064FD5" w:rsidP="00064FD5">
            <w:pPr>
              <w:rPr>
                <w:rStyle w:val="CodeChar"/>
              </w:rPr>
            </w:pPr>
            <w:r>
              <w:rPr>
                <w:rStyle w:val="CodeChar"/>
              </w:rPr>
              <w:t>c</w:t>
            </w:r>
            <w:r w:rsidR="00A441CE">
              <w:rPr>
                <w:rStyle w:val="CodeChar"/>
              </w:rPr>
              <w:t>urrent_</w:t>
            </w:r>
            <w:r>
              <w:rPr>
                <w:rStyle w:val="CodeChar"/>
              </w:rPr>
              <w:t>ascc_id</w:t>
            </w:r>
            <w:r w:rsidR="00A441CE">
              <w:rPr>
                <w:rStyle w:val="CodeChar"/>
              </w:rPr>
              <w:t xml:space="preserve"> = Null.</w:t>
            </w:r>
          </w:p>
        </w:tc>
      </w:tr>
    </w:tbl>
    <w:p w14:paraId="5E83C45D" w14:textId="77777777" w:rsidR="00A441CE" w:rsidRDefault="00A441CE" w:rsidP="00A441CE"/>
    <w:p w14:paraId="00110412" w14:textId="77777777" w:rsidR="0060374D" w:rsidRDefault="0060374D" w:rsidP="0060374D">
      <w:pPr>
        <w:pStyle w:val="Heading4"/>
      </w:pPr>
      <w:bookmarkStart w:id="517" w:name="_Toc456813719"/>
      <w:r>
        <w:t>Populate the ASCC history record</w:t>
      </w:r>
      <w:bookmarkEnd w:id="517"/>
    </w:p>
    <w:p w14:paraId="27D5E9AD" w14:textId="77777777" w:rsidR="0060374D" w:rsidRDefault="0060374D" w:rsidP="0060374D"/>
    <w:p w14:paraId="54726219" w14:textId="77777777" w:rsidR="0060374D" w:rsidRDefault="0060374D" w:rsidP="0060374D">
      <w:r>
        <w:t>The data should be the same as that in the ASCC current record except below columns.</w:t>
      </w:r>
      <w:r w:rsidR="00013618">
        <w:t xml:space="preserve"> This is according to the general guideline.</w:t>
      </w:r>
    </w:p>
    <w:p w14:paraId="432A2ECD" w14:textId="77777777" w:rsidR="0060374D" w:rsidRDefault="0060374D" w:rsidP="0060374D"/>
    <w:tbl>
      <w:tblPr>
        <w:tblStyle w:val="TableGrid"/>
        <w:tblW w:w="0" w:type="auto"/>
        <w:tblLook w:val="04A0" w:firstRow="1" w:lastRow="0" w:firstColumn="1" w:lastColumn="0" w:noHBand="0" w:noVBand="1"/>
      </w:tblPr>
      <w:tblGrid>
        <w:gridCol w:w="9350"/>
      </w:tblGrid>
      <w:tr w:rsidR="0060374D" w14:paraId="22820430" w14:textId="77777777" w:rsidTr="00C23433">
        <w:tc>
          <w:tcPr>
            <w:tcW w:w="9576" w:type="dxa"/>
          </w:tcPr>
          <w:p w14:paraId="44524085" w14:textId="77777777" w:rsidR="0060374D" w:rsidRPr="00496F33" w:rsidRDefault="00064FD5" w:rsidP="00064FD5">
            <w:pPr>
              <w:rPr>
                <w:rStyle w:val="CodeChar"/>
                <w:rFonts w:ascii="Times New Roman" w:hAnsi="Times New Roman"/>
                <w:noProof w:val="0"/>
                <w:sz w:val="20"/>
              </w:rPr>
            </w:pPr>
            <w:r>
              <w:rPr>
                <w:rStyle w:val="CodeChar"/>
              </w:rPr>
              <w:t>ascc_id</w:t>
            </w:r>
            <w:r w:rsidR="0060374D">
              <w:t xml:space="preserve"> = </w:t>
            </w:r>
            <w:r w:rsidR="0060374D" w:rsidRPr="00A159CE">
              <w:t>Auto-generate database key.</w:t>
            </w:r>
          </w:p>
        </w:tc>
      </w:tr>
      <w:tr w:rsidR="0060374D" w14:paraId="77369012" w14:textId="77777777" w:rsidTr="00C23433">
        <w:tc>
          <w:tcPr>
            <w:tcW w:w="9576" w:type="dxa"/>
          </w:tcPr>
          <w:p w14:paraId="70E75F0E" w14:textId="77777777" w:rsidR="0060374D" w:rsidRDefault="00B37A2C" w:rsidP="00C23433">
            <w:pPr>
              <w:rPr>
                <w:rStyle w:val="CodeChar"/>
              </w:rPr>
            </w:pPr>
            <w:r>
              <w:rPr>
                <w:rStyle w:val="CodeChar"/>
              </w:rPr>
              <w:t>revision_num</w:t>
            </w:r>
            <w:r w:rsidR="0060374D">
              <w:rPr>
                <w:rStyle w:val="CodeChar"/>
              </w:rPr>
              <w:t xml:space="preserve"> = 1.</w:t>
            </w:r>
          </w:p>
        </w:tc>
      </w:tr>
      <w:tr w:rsidR="0060374D" w14:paraId="177878E0" w14:textId="77777777" w:rsidTr="00C23433">
        <w:tc>
          <w:tcPr>
            <w:tcW w:w="9576" w:type="dxa"/>
          </w:tcPr>
          <w:p w14:paraId="034209A4" w14:textId="77777777" w:rsidR="0060374D" w:rsidRDefault="00C71A36" w:rsidP="00C23433">
            <w:pPr>
              <w:rPr>
                <w:rStyle w:val="CodeChar"/>
              </w:rPr>
            </w:pPr>
            <w:r>
              <w:rPr>
                <w:rStyle w:val="CodeChar"/>
              </w:rPr>
              <w:t>revision_trackiing_num</w:t>
            </w:r>
            <w:r w:rsidR="0060374D">
              <w:rPr>
                <w:rStyle w:val="CodeChar"/>
              </w:rPr>
              <w:t xml:space="preserve"> = 1.</w:t>
            </w:r>
          </w:p>
        </w:tc>
      </w:tr>
      <w:tr w:rsidR="0060374D" w14:paraId="40E90CDC" w14:textId="77777777" w:rsidTr="00C23433">
        <w:tc>
          <w:tcPr>
            <w:tcW w:w="9576" w:type="dxa"/>
          </w:tcPr>
          <w:p w14:paraId="03C1E7DF" w14:textId="77777777" w:rsidR="0060374D" w:rsidRDefault="00064FD5" w:rsidP="00C23433">
            <w:pPr>
              <w:rPr>
                <w:rStyle w:val="CodeChar"/>
              </w:rPr>
            </w:pPr>
            <w:r>
              <w:rPr>
                <w:rStyle w:val="CodeChar"/>
              </w:rPr>
              <w:t>r</w:t>
            </w:r>
            <w:r w:rsidR="0060374D">
              <w:rPr>
                <w:rStyle w:val="CodeChar"/>
              </w:rPr>
              <w:t>evision_Action = 1.</w:t>
            </w:r>
          </w:p>
        </w:tc>
      </w:tr>
      <w:tr w:rsidR="0060374D" w14:paraId="4071E619" w14:textId="77777777" w:rsidTr="00C23433">
        <w:tc>
          <w:tcPr>
            <w:tcW w:w="9576" w:type="dxa"/>
          </w:tcPr>
          <w:p w14:paraId="479F2C43" w14:textId="77777777" w:rsidR="0060374D" w:rsidRDefault="00064FD5" w:rsidP="00C23433">
            <w:pPr>
              <w:rPr>
                <w:rStyle w:val="CodeChar"/>
              </w:rPr>
            </w:pPr>
            <w:r>
              <w:rPr>
                <w:rStyle w:val="CodeChar"/>
              </w:rPr>
              <w:t xml:space="preserve">current_ascc_id </w:t>
            </w:r>
            <w:r w:rsidR="0060374D">
              <w:rPr>
                <w:rStyle w:val="CodeChar"/>
              </w:rPr>
              <w:t xml:space="preserve">= </w:t>
            </w:r>
            <w:r>
              <w:rPr>
                <w:rStyle w:val="CodeChar"/>
              </w:rPr>
              <w:t>ascc_id</w:t>
            </w:r>
            <w:r>
              <w:t xml:space="preserve"> </w:t>
            </w:r>
            <w:r w:rsidR="00553672">
              <w:t>of the ASCC</w:t>
            </w:r>
            <w:r w:rsidR="0060374D">
              <w:t xml:space="preserve"> current record.</w:t>
            </w:r>
          </w:p>
        </w:tc>
      </w:tr>
    </w:tbl>
    <w:p w14:paraId="6C952C2A" w14:textId="77777777" w:rsidR="0060374D" w:rsidRDefault="0060374D" w:rsidP="0060374D"/>
    <w:p w14:paraId="31CC345B" w14:textId="77777777" w:rsidR="00D614D7" w:rsidRDefault="00D614D7" w:rsidP="00D614D7">
      <w:pPr>
        <w:pStyle w:val="Heading4"/>
      </w:pPr>
      <w:bookmarkStart w:id="518" w:name="_Toc456813720"/>
      <w:r>
        <w:t>Populate the BCC current record</w:t>
      </w:r>
      <w:bookmarkEnd w:id="518"/>
    </w:p>
    <w:p w14:paraId="02014C85" w14:textId="77777777" w:rsidR="00D614D7" w:rsidRDefault="00D614D7" w:rsidP="00D614D7"/>
    <w:p w14:paraId="06E14C68" w14:textId="481F4B49" w:rsidR="00233273" w:rsidRDefault="00AE6471" w:rsidP="00D614D7">
      <w:r>
        <w:t xml:space="preserve">A BCC current record is populated </w:t>
      </w:r>
      <w:r w:rsidRPr="00B7219E">
        <w:t xml:space="preserve">in the same way as the ASCC record. The only different is that the </w:t>
      </w:r>
      <w:r w:rsidR="00B50E17">
        <w:rPr>
          <w:rStyle w:val="CodeChar"/>
        </w:rPr>
        <w:t>entity_type</w:t>
      </w:r>
      <w:r w:rsidRPr="00B7219E">
        <w:t xml:space="preserve"> column needs to be populated, additionally. </w:t>
      </w:r>
      <w:r w:rsidR="006963F0">
        <w:t xml:space="preserve">This will be default to </w:t>
      </w:r>
      <w:r w:rsidR="00B50E17">
        <w:rPr>
          <w:rStyle w:val="CodeChar"/>
        </w:rPr>
        <w:t>entity_type</w:t>
      </w:r>
      <w:r w:rsidR="006963F0" w:rsidRPr="00B7219E">
        <w:rPr>
          <w:rStyle w:val="CodeChar"/>
        </w:rPr>
        <w:t xml:space="preserve"> = 1</w:t>
      </w:r>
      <w:r w:rsidR="00312E73">
        <w:t xml:space="preserve"> (alternatively, a pop-up window can ask the user first to whether he/she would like the BCC to be an attribute if the BCCP (its BDT) has no supplementary component). </w:t>
      </w:r>
    </w:p>
    <w:p w14:paraId="0C3CED35" w14:textId="77777777" w:rsidR="00233273" w:rsidRDefault="00233273" w:rsidP="00D614D7"/>
    <w:p w14:paraId="1864AFF0" w14:textId="570F0912" w:rsidR="00D614D7" w:rsidRDefault="00013618" w:rsidP="00D614D7">
      <w:r w:rsidRPr="00B7219E">
        <w:t>This field should be represented as a check box with a label “Attribute?”. The box</w:t>
      </w:r>
      <w:r w:rsidR="00233273">
        <w:t>, if</w:t>
      </w:r>
      <w:r w:rsidRPr="00B7219E">
        <w:t xml:space="preserve"> unchecked</w:t>
      </w:r>
      <w:r w:rsidR="00233273">
        <w:t>, means</w:t>
      </w:r>
      <w:r w:rsidRPr="00B7219E">
        <w:t xml:space="preserve"> </w:t>
      </w:r>
      <w:r w:rsidR="00B50E17">
        <w:rPr>
          <w:rStyle w:val="CodeChar"/>
        </w:rPr>
        <w:t>entity_type</w:t>
      </w:r>
      <w:r w:rsidRPr="00B7219E">
        <w:rPr>
          <w:rStyle w:val="CodeChar"/>
        </w:rPr>
        <w:t xml:space="preserve"> = 1</w:t>
      </w:r>
      <w:r w:rsidRPr="00B7219E">
        <w:t xml:space="preserve">. If the box is checked, this means </w:t>
      </w:r>
      <w:r w:rsidR="00B50E17">
        <w:rPr>
          <w:rStyle w:val="CodeChar"/>
        </w:rPr>
        <w:t>entity_type</w:t>
      </w:r>
      <w:r w:rsidRPr="00B7219E">
        <w:rPr>
          <w:rStyle w:val="CodeChar"/>
        </w:rPr>
        <w:t xml:space="preserve"> = 0</w:t>
      </w:r>
      <w:r w:rsidR="004D181D" w:rsidRPr="00B7219E">
        <w:rPr>
          <w:rStyle w:val="CodeChar"/>
        </w:rPr>
        <w:t xml:space="preserve"> </w:t>
      </w:r>
      <w:r w:rsidR="004D181D" w:rsidRPr="00B7219E">
        <w:t>(i.e., attribute)</w:t>
      </w:r>
      <w:r w:rsidRPr="00B7219E">
        <w:t>.</w:t>
      </w:r>
      <w:r w:rsidR="004D181D" w:rsidRPr="00B7219E">
        <w:t xml:space="preserve"> </w:t>
      </w:r>
      <w:r w:rsidR="009A0C5B">
        <w:t xml:space="preserve">Toggling this flag results in </w:t>
      </w:r>
      <w:r w:rsidR="00233273">
        <w:t xml:space="preserve">a </w:t>
      </w:r>
      <w:r w:rsidR="009A0C5B">
        <w:t>significant update on the sequencing key data</w:t>
      </w:r>
      <w:r w:rsidR="00233273">
        <w:t xml:space="preserve"> across associations</w:t>
      </w:r>
      <w:r w:rsidR="009A0C5B">
        <w:t xml:space="preserve"> as well as</w:t>
      </w:r>
      <w:r w:rsidR="00233273">
        <w:t xml:space="preserve"> the</w:t>
      </w:r>
      <w:r w:rsidR="009A0C5B">
        <w:t xml:space="preserve"> UI. A confirmation box </w:t>
      </w:r>
      <w:r w:rsidR="000473DA">
        <w:t>shall</w:t>
      </w:r>
      <w:r w:rsidR="009A0C5B">
        <w:t xml:space="preserve"> be presented to the user to confirm the intent to change this flag. </w:t>
      </w:r>
      <w:r w:rsidR="000473DA">
        <w:t>In addition, the user can only toggle this when the BCCP has no supplementary component</w:t>
      </w:r>
      <w:commentRangeStart w:id="519"/>
      <w:r w:rsidR="000473DA">
        <w:t>.</w:t>
      </w:r>
      <w:commentRangeEnd w:id="519"/>
      <w:r w:rsidR="000473DA">
        <w:rPr>
          <w:rStyle w:val="CommentReference"/>
        </w:rPr>
        <w:commentReference w:id="519"/>
      </w:r>
    </w:p>
    <w:p w14:paraId="69BE3C6A" w14:textId="77777777" w:rsidR="00D614D7" w:rsidRDefault="00D614D7" w:rsidP="00D614D7">
      <w:pPr>
        <w:pStyle w:val="Heading4"/>
      </w:pPr>
      <w:bookmarkStart w:id="520" w:name="_Toc456813721"/>
      <w:r>
        <w:t>Populate the BCC history record</w:t>
      </w:r>
      <w:bookmarkEnd w:id="520"/>
    </w:p>
    <w:p w14:paraId="4220AA97" w14:textId="77777777" w:rsidR="00D614D7" w:rsidRDefault="00D614D7" w:rsidP="00D614D7"/>
    <w:p w14:paraId="7A3D34E6" w14:textId="32A4B127" w:rsidR="00AE6471" w:rsidRPr="00D614D7" w:rsidRDefault="00AE6471" w:rsidP="00D614D7">
      <w:r>
        <w:t xml:space="preserve">The BCC history record is populated in the same way as the ASCC history record with the exception that the </w:t>
      </w:r>
      <w:r w:rsidR="00B50E17">
        <w:rPr>
          <w:rStyle w:val="CodeChar"/>
        </w:rPr>
        <w:t>current_bcc_id</w:t>
      </w:r>
      <w:r>
        <w:t xml:space="preserve"> column must point to</w:t>
      </w:r>
      <w:r w:rsidR="00425493">
        <w:t xml:space="preserve"> the </w:t>
      </w:r>
      <w:r w:rsidR="001E35F8">
        <w:rPr>
          <w:rStyle w:val="CodeChar"/>
        </w:rPr>
        <w:t>bcc_id</w:t>
      </w:r>
      <w:r w:rsidR="00425493">
        <w:t xml:space="preserve"> of</w:t>
      </w:r>
      <w:r>
        <w:t xml:space="preserve"> the above BCC current record.</w:t>
      </w:r>
    </w:p>
    <w:p w14:paraId="192357CA" w14:textId="77777777" w:rsidR="0060374D" w:rsidRDefault="0060374D" w:rsidP="006652C4">
      <w:pPr>
        <w:pStyle w:val="Heading3"/>
      </w:pPr>
      <w:bookmarkStart w:id="521" w:name="_Toc456813722"/>
      <w:r>
        <w:t>Insert a child association to an ACC</w:t>
      </w:r>
      <w:bookmarkEnd w:id="521"/>
    </w:p>
    <w:p w14:paraId="7BEB9A26" w14:textId="77777777" w:rsidR="00013618" w:rsidRDefault="00013618" w:rsidP="003F1E02">
      <w:r>
        <w:t>Pre-condition: The ACC is in the Editing state. The invoking user is the owner of the ACC. The ACC already has at least one child association.</w:t>
      </w:r>
    </w:p>
    <w:p w14:paraId="1885A5BC" w14:textId="77777777" w:rsidR="00013618" w:rsidRDefault="00013618" w:rsidP="003F1E02"/>
    <w:p w14:paraId="5A33CF93" w14:textId="24076CD5" w:rsidR="00B7219E" w:rsidRDefault="00E37518" w:rsidP="003F1E02">
      <w:r>
        <w:t xml:space="preserve">Similar to the case of </w:t>
      </w:r>
      <w:r>
        <w:fldChar w:fldCharType="begin"/>
      </w:r>
      <w:r>
        <w:instrText xml:space="preserve"> REF _Ref434730261 \h </w:instrText>
      </w:r>
      <w:r>
        <w:fldChar w:fldCharType="separate"/>
      </w:r>
      <w:r w:rsidR="00632C6D">
        <w:t>Append a child association to an ACC</w:t>
      </w:r>
      <w:r>
        <w:fldChar w:fldCharType="end"/>
      </w:r>
      <w:r>
        <w:t xml:space="preserve"> </w:t>
      </w:r>
      <w:r w:rsidR="0055550B">
        <w:t xml:space="preserve">use </w:t>
      </w:r>
      <w:r w:rsidR="0071688D">
        <w:t xml:space="preserve">case </w:t>
      </w:r>
      <w:r>
        <w:t xml:space="preserve">in </w:t>
      </w:r>
      <w:r>
        <w:fldChar w:fldCharType="begin"/>
      </w:r>
      <w:r>
        <w:instrText xml:space="preserve"> REF _Ref434730261 \r \h </w:instrText>
      </w:r>
      <w:r>
        <w:fldChar w:fldCharType="separate"/>
      </w:r>
      <w:r w:rsidR="00632C6D">
        <w:t>3.10.10</w:t>
      </w:r>
      <w:r>
        <w:fldChar w:fldCharType="end"/>
      </w:r>
      <w:r>
        <w:t xml:space="preserve">, the invoking use case must pass the </w:t>
      </w:r>
      <w:r w:rsidRPr="00D614D7">
        <w:rPr>
          <w:rStyle w:val="CodeChar"/>
        </w:rPr>
        <w:t>pACC</w:t>
      </w:r>
      <w:r>
        <w:t xml:space="preserve"> and </w:t>
      </w:r>
      <w:r w:rsidRPr="00D614D7">
        <w:rPr>
          <w:rStyle w:val="CodeChar"/>
        </w:rPr>
        <w:t>seqKey</w:t>
      </w:r>
      <w:r>
        <w:t xml:space="preserve"> and allow the user to select a </w:t>
      </w:r>
      <w:r w:rsidRPr="00D614D7">
        <w:rPr>
          <w:rStyle w:val="CodeChar"/>
        </w:rPr>
        <w:t>tProperty</w:t>
      </w:r>
      <w:r>
        <w:t>.</w:t>
      </w:r>
      <w:r w:rsidR="0071688D">
        <w:t xml:space="preserve"> </w:t>
      </w:r>
    </w:p>
    <w:p w14:paraId="10AF0FAD" w14:textId="74B13AD8" w:rsidR="006A451B" w:rsidRDefault="00B7219E" w:rsidP="00B7219E">
      <w:pPr>
        <w:spacing w:before="240"/>
      </w:pPr>
      <w:r>
        <w:lastRenderedPageBreak/>
        <w:t xml:space="preserve">In this case, if the additional association is an attribute, there is no need to shift the sequencing key. Therefore, it is better to have the user indicate right away when the new association is a </w:t>
      </w:r>
      <w:r w:rsidRPr="00312E73">
        <w:rPr>
          <w:highlight w:val="yellow"/>
        </w:rPr>
        <w:t xml:space="preserve">BCC </w:t>
      </w:r>
      <w:r w:rsidR="00312E73" w:rsidRPr="00312E73">
        <w:rPr>
          <w:highlight w:val="yellow"/>
        </w:rPr>
        <w:t>with no supplementary component</w:t>
      </w:r>
      <w:r w:rsidR="00312E73">
        <w:t xml:space="preserve"> </w:t>
      </w:r>
      <w:r>
        <w:t xml:space="preserve">to whether he/she wants it to be an attribute. </w:t>
      </w:r>
      <w:r w:rsidR="008A7DB9">
        <w:t xml:space="preserve">If the user indicates that the BCC shall be an attribute, then there is no need to do the sequencing key shifting as below. </w:t>
      </w:r>
      <w:r w:rsidR="0071688D">
        <w:t xml:space="preserve">The corresponding ASCC and BCC current and history records must be created as in </w:t>
      </w:r>
      <w:r w:rsidR="0071688D">
        <w:fldChar w:fldCharType="begin"/>
      </w:r>
      <w:r w:rsidR="0071688D">
        <w:instrText xml:space="preserve"> REF _Ref434730261 \r \h </w:instrText>
      </w:r>
      <w:r w:rsidR="0071688D">
        <w:fldChar w:fldCharType="separate"/>
      </w:r>
      <w:r w:rsidR="00632C6D">
        <w:t>3.10.10</w:t>
      </w:r>
      <w:r w:rsidR="0071688D">
        <w:fldChar w:fldCharType="end"/>
      </w:r>
      <w:r w:rsidR="0071688D">
        <w:t xml:space="preserve">. </w:t>
      </w:r>
    </w:p>
    <w:p w14:paraId="26F90816" w14:textId="77777777" w:rsidR="006A451B" w:rsidRDefault="006A451B" w:rsidP="003F1E02"/>
    <w:p w14:paraId="3AB7FC39" w14:textId="73FB8350" w:rsidR="0071688D" w:rsidRDefault="008A7DB9" w:rsidP="003F1E02">
      <w:r>
        <w:t>I</w:t>
      </w:r>
      <w:r w:rsidR="006A451B">
        <w:t xml:space="preserve">n the case that the </w:t>
      </w:r>
      <w:r w:rsidR="006A451B" w:rsidRPr="006A451B">
        <w:rPr>
          <w:rStyle w:val="CodeChar"/>
        </w:rPr>
        <w:t>entityType</w:t>
      </w:r>
      <w:r w:rsidR="006A451B">
        <w:t xml:space="preserve"> is not </w:t>
      </w:r>
      <w:r w:rsidR="006A451B" w:rsidRPr="006A451B">
        <w:rPr>
          <w:rStyle w:val="CodeChar"/>
        </w:rPr>
        <w:t>0</w:t>
      </w:r>
      <w:r w:rsidR="006A451B">
        <w:t xml:space="preserve">, </w:t>
      </w:r>
      <w:r w:rsidR="0071688D">
        <w:t xml:space="preserve">the associations having the same sequencing key as the </w:t>
      </w:r>
      <w:r w:rsidR="0071688D" w:rsidRPr="006A451B">
        <w:rPr>
          <w:rStyle w:val="CodeChar"/>
        </w:rPr>
        <w:t>seqKey</w:t>
      </w:r>
      <w:r w:rsidR="0071688D">
        <w:t xml:space="preserve"> and higher must</w:t>
      </w:r>
      <w:r w:rsidR="003122A0">
        <w:t xml:space="preserve"> have</w:t>
      </w:r>
      <w:r w:rsidR="0071688D">
        <w:t xml:space="preserve"> their sequencing key</w:t>
      </w:r>
      <w:r w:rsidR="003122A0">
        <w:t>s</w:t>
      </w:r>
      <w:r w:rsidR="0071688D">
        <w:t xml:space="preserve"> shifted up</w:t>
      </w:r>
      <w:r w:rsidR="003122A0">
        <w:t xml:space="preserve"> by one</w:t>
      </w:r>
      <w:r w:rsidR="0071688D">
        <w:t>.</w:t>
      </w:r>
      <w:r w:rsidR="003122A0">
        <w:t xml:space="preserve"> </w:t>
      </w:r>
      <w:r>
        <w:t>That is, the ASCC and BCC curre</w:t>
      </w:r>
      <w:r w:rsidR="003122A0">
        <w:t xml:space="preserve">nt records must have their </w:t>
      </w:r>
      <w:r w:rsidR="0040569A">
        <w:rPr>
          <w:rStyle w:val="CodeChar"/>
        </w:rPr>
        <w:t>seq_key</w:t>
      </w:r>
      <w:r w:rsidR="003122A0">
        <w:t xml:space="preserve"> column updated; and the corresponding new ASCC and BCC history records created.</w:t>
      </w:r>
      <w:r w:rsidR="00CC1720">
        <w:t xml:space="preserve"> The way to populate the history record is the same as in </w:t>
      </w:r>
      <w:r w:rsidR="00CC1720">
        <w:fldChar w:fldCharType="begin"/>
      </w:r>
      <w:r w:rsidR="00CC1720">
        <w:instrText xml:space="preserve"> REF _Ref434730261 \r \h </w:instrText>
      </w:r>
      <w:r w:rsidR="00CC1720">
        <w:fldChar w:fldCharType="separate"/>
      </w:r>
      <w:r w:rsidR="00632C6D">
        <w:t>3.10.10</w:t>
      </w:r>
      <w:r w:rsidR="00CC1720">
        <w:fldChar w:fldCharType="end"/>
      </w:r>
      <w:r w:rsidR="00CC1720">
        <w:t>. For the history rec</w:t>
      </w:r>
      <w:r w:rsidR="00DA26D3">
        <w:t xml:space="preserve">ord, only the </w:t>
      </w:r>
      <w:r w:rsidR="00C71A36">
        <w:rPr>
          <w:rStyle w:val="CodeChar"/>
        </w:rPr>
        <w:t>revision_trackiing_num</w:t>
      </w:r>
      <w:r w:rsidR="00DA26D3">
        <w:t xml:space="preserve"> needs to be incremented and the </w:t>
      </w:r>
      <w:r w:rsidR="00DA26D3" w:rsidRPr="00DA26D3">
        <w:rPr>
          <w:rStyle w:val="CodeChar"/>
        </w:rPr>
        <w:t xml:space="preserve">Revision_Action </w:t>
      </w:r>
      <w:r w:rsidR="00DA26D3">
        <w:t xml:space="preserve">shall be </w:t>
      </w:r>
      <w:r w:rsidR="00DA26D3" w:rsidRPr="006A451B">
        <w:rPr>
          <w:rStyle w:val="CodeChar"/>
        </w:rPr>
        <w:t>2</w:t>
      </w:r>
      <w:r w:rsidR="00DA26D3">
        <w:t xml:space="preserve"> (update).</w:t>
      </w:r>
    </w:p>
    <w:p w14:paraId="3F53F471" w14:textId="77777777" w:rsidR="0055550B" w:rsidRDefault="0055550B" w:rsidP="003F1E02"/>
    <w:p w14:paraId="12D575CF" w14:textId="2CB0CA9F" w:rsidR="0055550B" w:rsidRDefault="0055550B" w:rsidP="003F1E02">
      <w:r>
        <w:t xml:space="preserve">It should be noted that the </w:t>
      </w:r>
      <w:r>
        <w:fldChar w:fldCharType="begin"/>
      </w:r>
      <w:r>
        <w:instrText xml:space="preserve"> REF _Ref434730261 \h </w:instrText>
      </w:r>
      <w:r>
        <w:fldChar w:fldCharType="separate"/>
      </w:r>
      <w:r w:rsidR="00632C6D">
        <w:t>Append a child association to an ACC</w:t>
      </w:r>
      <w:r>
        <w:fldChar w:fldCharType="end"/>
      </w:r>
      <w:r>
        <w:t xml:space="preserve"> use case in </w:t>
      </w:r>
      <w:r>
        <w:fldChar w:fldCharType="begin"/>
      </w:r>
      <w:r>
        <w:instrText xml:space="preserve"> REF _Ref434730261 \r \h </w:instrText>
      </w:r>
      <w:r>
        <w:fldChar w:fldCharType="separate"/>
      </w:r>
      <w:r w:rsidR="00632C6D">
        <w:t>3.10.10</w:t>
      </w:r>
      <w:r>
        <w:fldChar w:fldCharType="end"/>
      </w:r>
      <w:r>
        <w:t xml:space="preserve"> may be considered a specific case of this use case where there is no need to do the seque</w:t>
      </w:r>
      <w:r w:rsidR="008A7DB9">
        <w:t>n</w:t>
      </w:r>
      <w:r>
        <w:t>cing key shifting of other associations and the</w:t>
      </w:r>
      <w:r w:rsidR="000A2806">
        <w:t>y</w:t>
      </w:r>
      <w:r>
        <w:t xml:space="preserve"> both may be implemented as a single overloaded function.</w:t>
      </w:r>
    </w:p>
    <w:p w14:paraId="2215491D" w14:textId="77777777" w:rsidR="006652C4" w:rsidRDefault="0060374D" w:rsidP="006652C4">
      <w:pPr>
        <w:pStyle w:val="Heading3"/>
      </w:pPr>
      <w:bookmarkStart w:id="522" w:name="_Toc456813723"/>
      <w:r>
        <w:t>Delete a child</w:t>
      </w:r>
      <w:r w:rsidR="006652C4">
        <w:t xml:space="preserve"> association from an ACC</w:t>
      </w:r>
      <w:bookmarkEnd w:id="522"/>
    </w:p>
    <w:p w14:paraId="25A298E1" w14:textId="77777777" w:rsidR="00F93616" w:rsidRDefault="00F93616" w:rsidP="0055550B">
      <w:r>
        <w:t xml:space="preserve">Pre-condition: </w:t>
      </w:r>
      <w:r w:rsidR="007A7BD7">
        <w:t>T</w:t>
      </w:r>
      <w:r>
        <w:t xml:space="preserve">he ACC UoC </w:t>
      </w:r>
      <w:r w:rsidR="007A7BD7">
        <w:t>is</w:t>
      </w:r>
      <w:r>
        <w:t xml:space="preserve"> in the Editing state</w:t>
      </w:r>
      <w:r w:rsidR="007A7BD7">
        <w:t xml:space="preserve"> (it can be implied that the UoC is in Editing state if one of the member of the UoC is in the Editing state)</w:t>
      </w:r>
      <w:r>
        <w:t xml:space="preserve">. </w:t>
      </w:r>
      <w:r w:rsidR="00F56382">
        <w:t>The user is the owner of the ACC UoC.</w:t>
      </w:r>
      <w:r w:rsidR="006A6A5C">
        <w:t xml:space="preserve"> The revision number of the deleted association must be 2 or more.</w:t>
      </w:r>
    </w:p>
    <w:p w14:paraId="69CFC42E" w14:textId="77777777" w:rsidR="00F93616" w:rsidRDefault="00F93616" w:rsidP="0055550B"/>
    <w:p w14:paraId="62A60DBF" w14:textId="77777777" w:rsidR="0055550B" w:rsidRDefault="00CE07AF" w:rsidP="0055550B">
      <w:r>
        <w:t>The invoking use case pass</w:t>
      </w:r>
      <w:r w:rsidR="006700D4">
        <w:t>es the association</w:t>
      </w:r>
      <w:r w:rsidR="00A36E7F">
        <w:t xml:space="preserve">, </w:t>
      </w:r>
      <w:r w:rsidR="00A36E7F" w:rsidRPr="00496E7C">
        <w:rPr>
          <w:rStyle w:val="CodeChar"/>
        </w:rPr>
        <w:t>dAssoc</w:t>
      </w:r>
      <w:r w:rsidR="00A36E7F" w:rsidRPr="00A36E7F">
        <w:t>,</w:t>
      </w:r>
      <w:r w:rsidR="006700D4">
        <w:t xml:space="preserve"> to be deleted. T</w:t>
      </w:r>
      <w:r w:rsidR="00496E7C">
        <w:t>his can be an ASCC or a BCC.</w:t>
      </w:r>
      <w:r w:rsidR="00765A53">
        <w:t xml:space="preserve"> The system shall ask for the user’s confirmation. </w:t>
      </w:r>
      <w:r w:rsidR="00A36E7F">
        <w:t xml:space="preserve">The current record corresponding to the </w:t>
      </w:r>
      <w:r w:rsidR="00A36E7F" w:rsidRPr="00A36E7F">
        <w:rPr>
          <w:rStyle w:val="CodeChar"/>
        </w:rPr>
        <w:t>dAssoc</w:t>
      </w:r>
      <w:r w:rsidR="00A36E7F">
        <w:t xml:space="preserve"> has to be deleted from the ASCC or BCC table</w:t>
      </w:r>
      <w:r w:rsidR="00233273">
        <w:t xml:space="preserve"> and then a</w:t>
      </w:r>
      <w:r w:rsidR="00A36E7F">
        <w:t xml:space="preserve"> his</w:t>
      </w:r>
      <w:r w:rsidR="000A2806">
        <w:t>tory record has to be created.</w:t>
      </w:r>
    </w:p>
    <w:p w14:paraId="176A4DF4" w14:textId="77777777" w:rsidR="000A2806" w:rsidRDefault="000A2806" w:rsidP="0055550B"/>
    <w:p w14:paraId="643D3CE4" w14:textId="36E808BA" w:rsidR="000A2806" w:rsidRDefault="000A2806" w:rsidP="0055550B">
      <w:r>
        <w:t xml:space="preserve">The history record has to be created similar to that in </w:t>
      </w:r>
      <w:r>
        <w:fldChar w:fldCharType="begin"/>
      </w:r>
      <w:r>
        <w:instrText xml:space="preserve"> REF _Ref434730261 \r \h </w:instrText>
      </w:r>
      <w:r>
        <w:fldChar w:fldCharType="separate"/>
      </w:r>
      <w:r w:rsidR="00632C6D">
        <w:t>3.10.10</w:t>
      </w:r>
      <w:r>
        <w:fldChar w:fldCharType="end"/>
      </w:r>
      <w:r>
        <w:t xml:space="preserve"> for ASCC or BCC deletion. </w:t>
      </w:r>
      <w:r w:rsidR="003A73CA">
        <w:t>That is all data are essentially the same as that of the current record. However, t</w:t>
      </w:r>
      <w:r>
        <w:t xml:space="preserve">he </w:t>
      </w:r>
      <w:r w:rsidR="00C71A36">
        <w:rPr>
          <w:rStyle w:val="CodeChar"/>
        </w:rPr>
        <w:t>revision_trackiing_num</w:t>
      </w:r>
      <w:r>
        <w:t xml:space="preserve"> has to be incremented by one from the latest history record</w:t>
      </w:r>
      <w:r w:rsidR="00F93616">
        <w:t>; and</w:t>
      </w:r>
      <w:r>
        <w:t xml:space="preserve"> </w:t>
      </w:r>
      <w:r w:rsidR="00F93616">
        <w:t>t</w:t>
      </w:r>
      <w:r>
        <w:t xml:space="preserve">he </w:t>
      </w:r>
      <w:r w:rsidRPr="000A2806">
        <w:rPr>
          <w:rStyle w:val="CodeChar"/>
        </w:rPr>
        <w:t>Revision_Action</w:t>
      </w:r>
      <w:r>
        <w:t xml:space="preserve"> has to be </w:t>
      </w:r>
      <w:r w:rsidRPr="000A2806">
        <w:rPr>
          <w:rStyle w:val="CodeChar"/>
        </w:rPr>
        <w:t>3</w:t>
      </w:r>
      <w:r>
        <w:t xml:space="preserve"> (delete).</w:t>
      </w:r>
      <w:r w:rsidR="003A73CA">
        <w:t xml:space="preserve"> In addition, the </w:t>
      </w:r>
      <w:r w:rsidR="00127238">
        <w:rPr>
          <w:rStyle w:val="CodeChar"/>
        </w:rPr>
        <w:t>last_update_timestamp</w:t>
      </w:r>
      <w:r w:rsidR="003A73CA">
        <w:t xml:space="preserve"> needs to be the current time.</w:t>
      </w:r>
    </w:p>
    <w:p w14:paraId="1C55D9F6" w14:textId="77777777" w:rsidR="000A2806" w:rsidRDefault="000A2806" w:rsidP="0055550B"/>
    <w:p w14:paraId="249771C2" w14:textId="68F9938C" w:rsidR="00496E7C" w:rsidRDefault="002214D8" w:rsidP="0055550B">
      <w:r>
        <w:t>The</w:t>
      </w:r>
      <w:r w:rsidR="000A2806">
        <w:t xml:space="preserve"> sequencing key</w:t>
      </w:r>
      <w:r>
        <w:t xml:space="preserve"> of the associations after the deleted association has to be updated if the </w:t>
      </w:r>
      <w:r w:rsidR="003A73CA">
        <w:t xml:space="preserve">deleted </w:t>
      </w:r>
      <w:r>
        <w:t xml:space="preserve">association is not a BCC whose </w:t>
      </w:r>
      <w:r w:rsidR="00B50E17">
        <w:rPr>
          <w:rStyle w:val="CodeChar"/>
        </w:rPr>
        <w:t>entity_type</w:t>
      </w:r>
      <w:r>
        <w:t xml:space="preserve"> is </w:t>
      </w:r>
      <w:r w:rsidRPr="002819A7">
        <w:rPr>
          <w:rStyle w:val="CodeChar"/>
        </w:rPr>
        <w:t>0</w:t>
      </w:r>
      <w:r w:rsidR="000A2806">
        <w:t>.</w:t>
      </w:r>
      <w:r w:rsidR="002819A7">
        <w:t xml:space="preserve"> </w:t>
      </w:r>
      <w:commentRangeStart w:id="523"/>
      <w:r w:rsidR="002819A7">
        <w:t xml:space="preserve">The sequencing key </w:t>
      </w:r>
      <w:commentRangeEnd w:id="523"/>
      <w:r w:rsidR="00FB7745">
        <w:rPr>
          <w:rStyle w:val="CommentReference"/>
        </w:rPr>
        <w:commentReference w:id="523"/>
      </w:r>
      <w:r w:rsidR="002819A7">
        <w:t>of the current records have to be reduced by 1 and then t</w:t>
      </w:r>
      <w:r w:rsidR="00F93616">
        <w:t>heir history records shall be</w:t>
      </w:r>
      <w:r w:rsidR="002819A7">
        <w:t xml:space="preserve"> properly created.</w:t>
      </w:r>
    </w:p>
    <w:p w14:paraId="60F3EC93" w14:textId="77777777" w:rsidR="00671877" w:rsidRDefault="00671877" w:rsidP="0055550B"/>
    <w:p w14:paraId="08C7C016" w14:textId="77777777" w:rsidR="00671877" w:rsidRDefault="00671877" w:rsidP="00671877">
      <w:pPr>
        <w:pStyle w:val="Heading3"/>
      </w:pPr>
      <w:bookmarkStart w:id="524" w:name="_Toc456813724"/>
      <w:r>
        <w:t>Discard a child association from an ACC</w:t>
      </w:r>
      <w:bookmarkEnd w:id="524"/>
    </w:p>
    <w:p w14:paraId="7220C90E" w14:textId="77777777" w:rsidR="00671877" w:rsidRDefault="00671877" w:rsidP="00671877">
      <w:r>
        <w:t xml:space="preserve">Pre-condition: The ACC UoC is in the Editing state. The user is the owner of the ACC UoC. The </w:t>
      </w:r>
      <w:r w:rsidRPr="00671877">
        <w:rPr>
          <w:rStyle w:val="CodeChar"/>
        </w:rPr>
        <w:t>revision_num</w:t>
      </w:r>
      <w:r>
        <w:t xml:space="preserve"> of the association is 1.</w:t>
      </w:r>
    </w:p>
    <w:p w14:paraId="6ECE1FB6" w14:textId="77777777" w:rsidR="00671877" w:rsidRDefault="00671877" w:rsidP="00671877"/>
    <w:p w14:paraId="74A36C3F" w14:textId="77777777" w:rsidR="00671877" w:rsidRPr="00671877" w:rsidRDefault="00671877" w:rsidP="00671877">
      <w:r>
        <w:t xml:space="preserve">This use case allows the user to permanently delete a newly created association, BCC or ASCC. </w:t>
      </w:r>
      <w:r w:rsidR="00765A53">
        <w:t xml:space="preserve">The system shall ask for the user’s confirmation. </w:t>
      </w:r>
      <w:r>
        <w:t xml:space="preserve">In this case, the current record of the selected BCC or ASCC is deleted without a history record created. </w:t>
      </w:r>
      <w:r w:rsidR="00765A53" w:rsidRPr="00623E60">
        <w:rPr>
          <w:highlight w:val="yellow"/>
        </w:rPr>
        <w:t>The sequencing key of other associations must be updated but no history record created</w:t>
      </w:r>
      <w:r w:rsidR="00765A53">
        <w:t xml:space="preserve">. As a result, the user cannot undo this operation. </w:t>
      </w:r>
      <w:r w:rsidR="00EA1E2B">
        <w:t xml:space="preserve">The reason this cannot be undone is that the semantics of the </w:t>
      </w:r>
      <w:r w:rsidR="00EA1E2B" w:rsidRPr="00E437D2">
        <w:rPr>
          <w:rStyle w:val="CodeChar"/>
        </w:rPr>
        <w:t>revision_action</w:t>
      </w:r>
      <w:r w:rsidR="00EA1E2B">
        <w:t xml:space="preserve"> does not include this case</w:t>
      </w:r>
      <w:r w:rsidR="00E437D2">
        <w:t xml:space="preserve"> unless another possible value is added (however, there will be additional complex logic needed to deal with this, e.g., when publishing the ACC this history record has to be ignored)</w:t>
      </w:r>
      <w:r w:rsidR="00EA1E2B">
        <w:t xml:space="preserve">. </w:t>
      </w:r>
    </w:p>
    <w:p w14:paraId="3C7C92B7" w14:textId="77777777" w:rsidR="006652C4" w:rsidRDefault="00192E4A" w:rsidP="006652C4">
      <w:pPr>
        <w:pStyle w:val="Heading3"/>
      </w:pPr>
      <w:bookmarkStart w:id="525" w:name="_Toc456813725"/>
      <w:r>
        <w:lastRenderedPageBreak/>
        <w:t>Change properties of</w:t>
      </w:r>
      <w:r w:rsidR="006652C4">
        <w:t xml:space="preserve"> an association</w:t>
      </w:r>
      <w:bookmarkEnd w:id="525"/>
    </w:p>
    <w:p w14:paraId="12154AA1" w14:textId="77777777" w:rsidR="00B46BD6" w:rsidRDefault="00B46BD6" w:rsidP="003A73CA">
      <w:r>
        <w:t>Pre-condition: The entire ACC UoC</w:t>
      </w:r>
      <w:r w:rsidR="00CD2C61">
        <w:t>, or specifically the association,</w:t>
      </w:r>
      <w:r>
        <w:t xml:space="preserve"> is in the Editing state.</w:t>
      </w:r>
      <w:r w:rsidR="00F56382">
        <w:t xml:space="preserve"> The user is the owner of the UoC.</w:t>
      </w:r>
    </w:p>
    <w:p w14:paraId="55DCB54A" w14:textId="77777777" w:rsidR="00B46BD6" w:rsidRDefault="00B46BD6" w:rsidP="003A73CA"/>
    <w:p w14:paraId="0F23B792" w14:textId="77777777" w:rsidR="003A73CA" w:rsidRDefault="00261697" w:rsidP="003A73CA">
      <w:r>
        <w:t xml:space="preserve">This use case allows the user to modify properties of ASCC and BCC with respect to the following data columns </w:t>
      </w:r>
      <w:r w:rsidRPr="00261697">
        <w:rPr>
          <w:rStyle w:val="CodeChar"/>
        </w:rPr>
        <w:t>cardinality_min</w:t>
      </w:r>
      <w:r>
        <w:t xml:space="preserve">, </w:t>
      </w:r>
      <w:r w:rsidRPr="00261697">
        <w:rPr>
          <w:rStyle w:val="CodeChar"/>
        </w:rPr>
        <w:t>cardinality_max</w:t>
      </w:r>
      <w:r>
        <w:t xml:space="preserve">, </w:t>
      </w:r>
      <w:r w:rsidRPr="00261697">
        <w:rPr>
          <w:rStyle w:val="CodeChar"/>
        </w:rPr>
        <w:t>definition</w:t>
      </w:r>
      <w:r>
        <w:t xml:space="preserve">, and </w:t>
      </w:r>
      <w:r w:rsidRPr="00261697">
        <w:rPr>
          <w:rStyle w:val="CodeChar"/>
        </w:rPr>
        <w:t>is_deprecated</w:t>
      </w:r>
      <w:r>
        <w:t xml:space="preserve">. </w:t>
      </w:r>
      <w:r w:rsidR="00B336EF">
        <w:t>For these cases, the current record of the association is simply updated with the new value</w:t>
      </w:r>
      <w:r w:rsidR="0011182D">
        <w:t xml:space="preserve"> or values</w:t>
      </w:r>
      <w:r w:rsidR="00B336EF">
        <w:t xml:space="preserve"> </w:t>
      </w:r>
      <w:r w:rsidR="0054369B">
        <w:t>including all the history columns</w:t>
      </w:r>
      <w:r w:rsidR="0011182D">
        <w:t xml:space="preserve">. A corresponding new history record needs to also be created with </w:t>
      </w:r>
      <w:r w:rsidR="00C71A36">
        <w:rPr>
          <w:rStyle w:val="CodeChar"/>
        </w:rPr>
        <w:t>revision_trackiing_num</w:t>
      </w:r>
      <w:r w:rsidR="0011182D">
        <w:t xml:space="preserve"> incremented and </w:t>
      </w:r>
      <w:r w:rsidR="0011182D" w:rsidRPr="0011182D">
        <w:rPr>
          <w:rStyle w:val="CodeChar"/>
        </w:rPr>
        <w:t>Revision_Action</w:t>
      </w:r>
      <w:r w:rsidR="0011182D">
        <w:t xml:space="preserve"> = </w:t>
      </w:r>
      <w:r w:rsidR="0011182D" w:rsidRPr="0011182D">
        <w:rPr>
          <w:rStyle w:val="CodeChar"/>
        </w:rPr>
        <w:t>2</w:t>
      </w:r>
      <w:r w:rsidR="0011182D">
        <w:t xml:space="preserve"> (Update).</w:t>
      </w:r>
    </w:p>
    <w:p w14:paraId="68460DCA" w14:textId="77777777" w:rsidR="00261697" w:rsidRDefault="00261697" w:rsidP="003A73CA"/>
    <w:p w14:paraId="628BEF99" w14:textId="77777777" w:rsidR="0074478C" w:rsidRDefault="00261697" w:rsidP="003A73CA">
      <w:r>
        <w:t xml:space="preserve">In addition, the user can change the BCC’s </w:t>
      </w:r>
      <w:r w:rsidRPr="00261697">
        <w:rPr>
          <w:rStyle w:val="CodeChar"/>
        </w:rPr>
        <w:t>entity_type</w:t>
      </w:r>
      <w:r>
        <w:t>.</w:t>
      </w:r>
      <w:r w:rsidR="00B46BD6">
        <w:t xml:space="preserve"> </w:t>
      </w:r>
      <w:r w:rsidR="00F56382">
        <w:t xml:space="preserve">Since this can be a very involving operation, a confirmation to apply the change should be asked from the user first. </w:t>
      </w:r>
      <w:r w:rsidR="0074478C" w:rsidRPr="00B7219E">
        <w:t>When the user switch</w:t>
      </w:r>
      <w:r w:rsidR="0074478C">
        <w:t xml:space="preserve"> the entity type, the sequencing key has to be updated. That is, when switching to being an attribute the sequencing key has to be zero. When switching to being a non-attribute, the sequencing key has to be non-zero – this may be automatically default to the last child. The UI has to also update the content rendering.</w:t>
      </w:r>
      <w:r w:rsidR="00B46BD6">
        <w:t xml:space="preserve"> When switching from being an attribute, the sequencing key of the associations occurring after the BCC has to be decremented by 1.</w:t>
      </w:r>
    </w:p>
    <w:p w14:paraId="2D73AC08" w14:textId="77777777" w:rsidR="00B46BD6" w:rsidRDefault="00B46BD6" w:rsidP="00B46BD6">
      <w:pPr>
        <w:pStyle w:val="Heading3"/>
      </w:pPr>
      <w:bookmarkStart w:id="526" w:name="_Toc456813726"/>
      <w:r>
        <w:t>Change the position of an association</w:t>
      </w:r>
      <w:bookmarkEnd w:id="526"/>
    </w:p>
    <w:p w14:paraId="499B7484" w14:textId="77777777" w:rsidR="00B46BD6" w:rsidRDefault="00B46BD6" w:rsidP="00B46BD6">
      <w:r>
        <w:t>Pre-condition: The entire ACC UoC is in the Editing state</w:t>
      </w:r>
      <w:r w:rsidR="00F56382">
        <w:t>. The user is the owner of the UoC.</w:t>
      </w:r>
    </w:p>
    <w:p w14:paraId="6BD1BBF9" w14:textId="77777777" w:rsidR="00B46BD6" w:rsidRDefault="00B46BD6" w:rsidP="003A73CA"/>
    <w:p w14:paraId="68253F5C" w14:textId="77777777" w:rsidR="0011182D" w:rsidRPr="003A73CA" w:rsidRDefault="0011182D" w:rsidP="003A73CA">
      <w:r>
        <w:t xml:space="preserve">The user may change the position (sequencing key) of the association. This is better provided to the user by dragging the association up or down. Since </w:t>
      </w:r>
      <w:r w:rsidR="00822FAC">
        <w:t>changing a position involves updat</w:t>
      </w:r>
      <w:r w:rsidR="001A3E9E">
        <w:t>ing</w:t>
      </w:r>
      <w:r w:rsidR="00822FAC">
        <w:t xml:space="preserve"> several association records, it will be a good idea to ask for the user confirmation first. </w:t>
      </w:r>
      <w:r w:rsidR="003058EF">
        <w:t xml:space="preserve">Alternatively, the position change </w:t>
      </w:r>
      <w:r w:rsidR="00314A0F">
        <w:t>may be</w:t>
      </w:r>
      <w:r w:rsidR="003058EF">
        <w:t xml:space="preserve"> provided in a way that encourages several changes in a single transaction. For example, the user specifically selects a menu to revise association </w:t>
      </w:r>
      <w:r w:rsidR="00847D9A">
        <w:t xml:space="preserve">positions and the system then locks the </w:t>
      </w:r>
      <w:r w:rsidR="00F56382">
        <w:t>screen so that the user can</w:t>
      </w:r>
      <w:r w:rsidR="00847D9A">
        <w:t xml:space="preserve"> make only </w:t>
      </w:r>
      <w:r w:rsidR="00F56382">
        <w:t>position</w:t>
      </w:r>
      <w:r w:rsidR="00847D9A">
        <w:t xml:space="preserve"> changes. Then, the user click on a menu to end the transaction and the system figures out which association positions were changed and correspondingly updated them.</w:t>
      </w:r>
      <w:r w:rsidR="00F56382">
        <w:t xml:space="preserve"> Alternatively, allowing the user to move multiple associations at a time may be effective as well.</w:t>
      </w:r>
    </w:p>
    <w:p w14:paraId="77FC88A8" w14:textId="77777777" w:rsidR="0010602C" w:rsidRDefault="0010602C" w:rsidP="006652C4">
      <w:pPr>
        <w:pStyle w:val="Heading3"/>
      </w:pPr>
      <w:bookmarkStart w:id="527" w:name="_Ref437868882"/>
      <w:bookmarkStart w:id="528" w:name="_Toc456813727"/>
      <w:r>
        <w:t>Make an ACC based on another ACC</w:t>
      </w:r>
      <w:bookmarkEnd w:id="527"/>
      <w:bookmarkEnd w:id="528"/>
    </w:p>
    <w:p w14:paraId="2E1385E0" w14:textId="090CC733" w:rsidR="00F87C2D" w:rsidRDefault="005B1CDD" w:rsidP="00F87C2D">
      <w:r>
        <w:t>Pre-condition: The user is the owner of the ACC. There is no existing base. The ACC is in the Editing state.</w:t>
      </w:r>
      <w:r w:rsidR="001B586F">
        <w:t xml:space="preserve"> If the ACC is abstract, the based ACC must also be abstract.</w:t>
      </w:r>
    </w:p>
    <w:p w14:paraId="3E03AB21" w14:textId="77777777" w:rsidR="005B1CDD" w:rsidRDefault="005B1CDD" w:rsidP="00F87C2D"/>
    <w:p w14:paraId="2DC8F924" w14:textId="495CB3A5" w:rsidR="00623E60" w:rsidRPr="00623E60" w:rsidRDefault="006A122C" w:rsidP="00623E60">
      <w:r>
        <w:t>In t</w:t>
      </w:r>
      <w:r w:rsidR="00240D6D">
        <w:t>his use case, the user can make</w:t>
      </w:r>
      <w:r>
        <w:t xml:space="preserve"> an ACC </w:t>
      </w:r>
      <w:r w:rsidR="00924487">
        <w:t>base on another ACC and inherit all the associations.</w:t>
      </w:r>
      <w:r w:rsidR="00F95F93">
        <w:t xml:space="preserve"> A UI shall be available for the user to search and select the based ACC. The search criteria is the same as that of the </w:t>
      </w:r>
      <w:r w:rsidR="00A13F56">
        <w:fldChar w:fldCharType="begin"/>
      </w:r>
      <w:r w:rsidR="00A13F56">
        <w:instrText xml:space="preserve"> REF _Ref435336589 \h </w:instrText>
      </w:r>
      <w:r w:rsidR="00A13F56">
        <w:fldChar w:fldCharType="separate"/>
      </w:r>
      <w:r w:rsidR="00632C6D">
        <w:t>View/Search CCs</w:t>
      </w:r>
      <w:r w:rsidR="00A13F56">
        <w:fldChar w:fldCharType="end"/>
      </w:r>
      <w:r w:rsidR="00A13F56">
        <w:t xml:space="preserve"> in </w:t>
      </w:r>
      <w:r w:rsidR="00A13F56">
        <w:fldChar w:fldCharType="begin"/>
      </w:r>
      <w:r w:rsidR="00A13F56">
        <w:instrText xml:space="preserve"> REF _Ref435336589 \r \h </w:instrText>
      </w:r>
      <w:r w:rsidR="00A13F56">
        <w:fldChar w:fldCharType="separate"/>
      </w:r>
      <w:r w:rsidR="00632C6D">
        <w:t>3.10.4</w:t>
      </w:r>
      <w:r w:rsidR="00A13F56">
        <w:fldChar w:fldCharType="end"/>
      </w:r>
      <w:r w:rsidR="00F95F93">
        <w:t xml:space="preserve">; however, in this case the returning result shall be only </w:t>
      </w:r>
      <w:r w:rsidR="00F95F93" w:rsidRPr="00374F8A">
        <w:t>ACC</w:t>
      </w:r>
      <w:r w:rsidR="00A13F56" w:rsidRPr="00374F8A">
        <w:t xml:space="preserve"> (excluding the current ACC, i.e., no self-reference)</w:t>
      </w:r>
      <w:r w:rsidR="00F95F93">
        <w:t>.</w:t>
      </w:r>
      <w:r>
        <w:t xml:space="preserve"> </w:t>
      </w:r>
      <w:r w:rsidR="00924487">
        <w:t xml:space="preserve">In this case the </w:t>
      </w:r>
      <w:r w:rsidR="00924487" w:rsidRPr="009D666D">
        <w:rPr>
          <w:rStyle w:val="CodeChar"/>
        </w:rPr>
        <w:t>base</w:t>
      </w:r>
      <w:r w:rsidR="009D666D" w:rsidRPr="009D666D">
        <w:rPr>
          <w:rStyle w:val="CodeChar"/>
        </w:rPr>
        <w:t>d</w:t>
      </w:r>
      <w:r w:rsidR="00924487" w:rsidRPr="009D666D">
        <w:rPr>
          <w:rStyle w:val="CodeChar"/>
        </w:rPr>
        <w:t>_acc_id</w:t>
      </w:r>
      <w:r w:rsidR="00924487">
        <w:t xml:space="preserve"> column </w:t>
      </w:r>
      <w:r w:rsidR="00F95F93">
        <w:t xml:space="preserve">in the current record </w:t>
      </w:r>
      <w:r w:rsidR="00924487">
        <w:t xml:space="preserve">needs to be updated </w:t>
      </w:r>
      <w:r w:rsidR="00F95F93">
        <w:t xml:space="preserve">with the selected ACC and so as </w:t>
      </w:r>
      <w:r w:rsidR="00A13F56">
        <w:t xml:space="preserve">its </w:t>
      </w:r>
      <w:r w:rsidR="00924487">
        <w:t>other history columns. The history records need to also be properly created.</w:t>
      </w:r>
    </w:p>
    <w:p w14:paraId="120A9FFD" w14:textId="77777777" w:rsidR="00BA5955" w:rsidRDefault="00BA5955" w:rsidP="00BA5955">
      <w:pPr>
        <w:pStyle w:val="Heading3"/>
      </w:pPr>
      <w:bookmarkStart w:id="529" w:name="_Toc456813728"/>
      <w:r>
        <w:t>Discard the based ACC relationship</w:t>
      </w:r>
      <w:bookmarkEnd w:id="529"/>
    </w:p>
    <w:p w14:paraId="3CA87272" w14:textId="77777777" w:rsidR="00BA5955" w:rsidRDefault="00BA5955" w:rsidP="00BA5955">
      <w:r>
        <w:t xml:space="preserve">Pre-condition: The user is the owner of the ACC. The ACC is in the Editing state. There is an existing based ACC. </w:t>
      </w:r>
    </w:p>
    <w:p w14:paraId="253B4879" w14:textId="77777777" w:rsidR="00BA5955" w:rsidRDefault="00BA5955" w:rsidP="00BA5955"/>
    <w:p w14:paraId="6E580140" w14:textId="77777777" w:rsidR="00BA5955" w:rsidRDefault="00BA5955" w:rsidP="00BA5955">
      <w:r>
        <w:t xml:space="preserve">The user can delete the based ACC but the ACC </w:t>
      </w:r>
      <w:r w:rsidR="0040489C">
        <w:t>must never have a base relationship in its previous revision</w:t>
      </w:r>
      <w:r>
        <w:t xml:space="preserve">. </w:t>
      </w:r>
      <w:commentRangeStart w:id="530"/>
      <w:r>
        <w:t>This operation cannot be undo</w:t>
      </w:r>
      <w:r w:rsidR="00975E6D">
        <w:t>ne</w:t>
      </w:r>
      <w:r>
        <w:t xml:space="preserve"> </w:t>
      </w:r>
      <w:commentRangeEnd w:id="530"/>
      <w:r w:rsidR="00975E6D">
        <w:rPr>
          <w:rStyle w:val="CommentReference"/>
        </w:rPr>
        <w:commentReference w:id="530"/>
      </w:r>
      <w:r>
        <w:t>and shall get a confirmation from the user</w:t>
      </w:r>
      <w:r w:rsidR="00975E6D">
        <w:t xml:space="preserve"> before execution</w:t>
      </w:r>
      <w:r>
        <w:t xml:space="preserve">. In this case, the </w:t>
      </w:r>
      <w:r w:rsidRPr="00A13F56">
        <w:rPr>
          <w:rStyle w:val="CodeChar"/>
        </w:rPr>
        <w:t>based_acc_id</w:t>
      </w:r>
      <w:r>
        <w:t xml:space="preserve"> column of the current record needs to be updated to blank and so as its history columns. </w:t>
      </w:r>
      <w:r w:rsidR="00374F8A">
        <w:t>No</w:t>
      </w:r>
      <w:r w:rsidR="00AC5781">
        <w:t xml:space="preserve"> history record shall be created.</w:t>
      </w:r>
    </w:p>
    <w:p w14:paraId="4134F667" w14:textId="77777777" w:rsidR="0040489C" w:rsidRDefault="0040489C" w:rsidP="00BA5955"/>
    <w:p w14:paraId="27DD9487" w14:textId="77777777" w:rsidR="00F27329" w:rsidRPr="00F95F93" w:rsidRDefault="0040489C" w:rsidP="00BA5955">
      <w:r>
        <w:t>This functionality may be offered when the user right-click on the b</w:t>
      </w:r>
      <w:r w:rsidR="003D006D">
        <w:t>ased ACC in the ACC editing UI.</w:t>
      </w:r>
    </w:p>
    <w:p w14:paraId="7A97C0FA" w14:textId="77777777" w:rsidR="00440D71" w:rsidRDefault="00440D71" w:rsidP="00FF39BF">
      <w:pPr>
        <w:pStyle w:val="Heading3"/>
      </w:pPr>
      <w:bookmarkStart w:id="531" w:name="_Toc456813729"/>
      <w:r>
        <w:lastRenderedPageBreak/>
        <w:t>Discard a revision of an ACC</w:t>
      </w:r>
      <w:bookmarkEnd w:id="531"/>
    </w:p>
    <w:p w14:paraId="2AD33108" w14:textId="77777777" w:rsidR="0091353E" w:rsidRDefault="0091353E" w:rsidP="0091353E">
      <w:r>
        <w:t xml:space="preserve">Pre-condition: The user is the owner of the ACC’s UoC. The UoC is in the Editing state. </w:t>
      </w:r>
      <w:r w:rsidR="00264A5A">
        <w:t>If the ACC is at revision 1, t</w:t>
      </w:r>
      <w:commentRangeStart w:id="532"/>
      <w:r>
        <w:t xml:space="preserve">here </w:t>
      </w:r>
      <w:r w:rsidR="00264A5A">
        <w:t>must be</w:t>
      </w:r>
      <w:r>
        <w:t xml:space="preserve"> no reference to the ACC. In other words, t</w:t>
      </w:r>
      <w:r w:rsidR="00264A5A">
        <w:t>here must be no</w:t>
      </w:r>
      <w:r>
        <w:t xml:space="preserve"> ASCCP pointing to the ACC and there </w:t>
      </w:r>
      <w:r w:rsidR="00264A5A">
        <w:t>must be</w:t>
      </w:r>
      <w:r>
        <w:t xml:space="preserve"> no new inheritance relationship to this ACC</w:t>
      </w:r>
      <w:r w:rsidR="00D53A1D">
        <w:t xml:space="preserve"> (no ACC is based on this ACC)</w:t>
      </w:r>
      <w:r>
        <w:t>.</w:t>
      </w:r>
      <w:commentRangeEnd w:id="532"/>
      <w:r w:rsidR="00883807">
        <w:rPr>
          <w:rStyle w:val="CommentReference"/>
        </w:rPr>
        <w:commentReference w:id="532"/>
      </w:r>
    </w:p>
    <w:p w14:paraId="030CBD47" w14:textId="77777777" w:rsidR="00440D71" w:rsidRDefault="00440D71" w:rsidP="00440D71"/>
    <w:p w14:paraId="1AC5F734" w14:textId="77777777" w:rsidR="00192DAC" w:rsidRDefault="00192DAC" w:rsidP="00192DAC">
      <w:r>
        <w:t xml:space="preserve">This use case allows the user to discard a newly created revision of an ACC. The whole revision of the ACC UoC will be permanently deleted and cannot be undone. </w:t>
      </w:r>
      <w:r w:rsidR="003C7CC3">
        <w:t xml:space="preserve">A search UI shall come up that allows the user to search and select an ACC to be discarded. </w:t>
      </w:r>
      <w:r>
        <w:t>The system shall ask for the user confirmation to perform the operation.</w:t>
      </w:r>
    </w:p>
    <w:p w14:paraId="37A95864" w14:textId="77777777" w:rsidR="00192DAC" w:rsidRDefault="00192DAC" w:rsidP="00192DAC"/>
    <w:p w14:paraId="76B0BE48" w14:textId="77777777" w:rsidR="00192DAC" w:rsidRDefault="00192DAC" w:rsidP="00192DAC">
      <w:r>
        <w:t>If the revision of the ACC is 1, the ACC current record and all history records shall be deleted. All of its children associations’ current and history records shall also be deleted.</w:t>
      </w:r>
    </w:p>
    <w:p w14:paraId="7580B4B5" w14:textId="77777777" w:rsidR="00192DAC" w:rsidRDefault="00192DAC" w:rsidP="00192DAC"/>
    <w:p w14:paraId="65A17AF6" w14:textId="77777777" w:rsidR="00192DAC" w:rsidRDefault="00192DAC" w:rsidP="00192DAC">
      <w:r>
        <w:t xml:space="preserve">If the revision of the ACC is 2 or more, </w:t>
      </w:r>
      <w:r w:rsidR="00227488">
        <w:t>the ACC current record needs to be retracted to the previous revision w.r.t. the history record. Its child associations have to</w:t>
      </w:r>
      <w:r w:rsidR="00F27329">
        <w:t xml:space="preserve"> be</w:t>
      </w:r>
      <w:r w:rsidR="00227488">
        <w:t xml:space="preserve"> retracted as well. Any new association created during the revision has to be deleted. </w:t>
      </w:r>
      <w:r w:rsidR="00B4055C">
        <w:t xml:space="preserve">Deleted child associations during the revision have to be resurrected. </w:t>
      </w:r>
      <w:r w:rsidR="00227488">
        <w:t>All the history records associated with the current revision of the ACC UoC have to be deleted.</w:t>
      </w:r>
    </w:p>
    <w:p w14:paraId="7EF72F44" w14:textId="77777777" w:rsidR="00227488" w:rsidRDefault="00227488" w:rsidP="00192DAC"/>
    <w:p w14:paraId="6BDD463A" w14:textId="77777777" w:rsidR="00227488" w:rsidRDefault="00227488" w:rsidP="00192DAC">
      <w:r>
        <w:t>This function may be offered on the ACC editing page.</w:t>
      </w:r>
    </w:p>
    <w:p w14:paraId="22DC0919" w14:textId="77777777" w:rsidR="00227488" w:rsidRDefault="00227488" w:rsidP="00192DAC"/>
    <w:p w14:paraId="6E55B874" w14:textId="77777777" w:rsidR="00227488" w:rsidRPr="00440D71" w:rsidRDefault="00227488" w:rsidP="00192DAC">
      <w:r>
        <w:t xml:space="preserve">Event: If the ACC’s revision is 2 or more, an event shall be raised to notify owners of </w:t>
      </w:r>
      <w:r w:rsidR="00513A09" w:rsidRPr="00513A09">
        <w:rPr>
          <w:rStyle w:val="CodeChar"/>
        </w:rPr>
        <w:t>Both</w:t>
      </w:r>
      <w:r w:rsidRPr="00513A09">
        <w:rPr>
          <w:rStyle w:val="CodeChar"/>
        </w:rPr>
        <w:t>UoCs</w:t>
      </w:r>
      <w:r>
        <w:t>.</w:t>
      </w:r>
      <w:r w:rsidR="00F27329">
        <w:t xml:space="preserve"> </w:t>
      </w:r>
    </w:p>
    <w:p w14:paraId="69923911" w14:textId="77777777" w:rsidR="00F87C2D" w:rsidRDefault="00FF39BF" w:rsidP="00FF39BF">
      <w:pPr>
        <w:pStyle w:val="Heading3"/>
      </w:pPr>
      <w:bookmarkStart w:id="533" w:name="_Toc456813730"/>
      <w:r>
        <w:t>Change the</w:t>
      </w:r>
      <w:r w:rsidR="00E4551A">
        <w:t xml:space="preserve"> state of the ACC UoC</w:t>
      </w:r>
      <w:bookmarkEnd w:id="533"/>
    </w:p>
    <w:p w14:paraId="29A435FE" w14:textId="77777777" w:rsidR="00C27F45" w:rsidRPr="00C27F45" w:rsidRDefault="00C27F45" w:rsidP="00C27F45">
      <w:r>
        <w:t>The state change operation cannot be undone.</w:t>
      </w:r>
    </w:p>
    <w:p w14:paraId="1BB80B92" w14:textId="77777777" w:rsidR="00975E6D" w:rsidRDefault="00975E6D" w:rsidP="00975E6D">
      <w:pPr>
        <w:pStyle w:val="Heading4"/>
      </w:pPr>
      <w:bookmarkStart w:id="534" w:name="_Toc456813731"/>
      <w:r>
        <w:t xml:space="preserve">Change from </w:t>
      </w:r>
      <w:r w:rsidR="00F0065F">
        <w:t xml:space="preserve">the </w:t>
      </w:r>
      <w:r>
        <w:t xml:space="preserve">Editing to </w:t>
      </w:r>
      <w:r w:rsidR="00F0065F">
        <w:t xml:space="preserve">the </w:t>
      </w:r>
      <w:r>
        <w:t>Candidate</w:t>
      </w:r>
      <w:r w:rsidR="00C27F45">
        <w:t xml:space="preserve"> state</w:t>
      </w:r>
      <w:bookmarkEnd w:id="534"/>
    </w:p>
    <w:p w14:paraId="7EA09FA6" w14:textId="77777777" w:rsidR="00FF39BF" w:rsidRDefault="005B1CDD" w:rsidP="00975E6D">
      <w:pPr>
        <w:spacing w:before="240"/>
      </w:pPr>
      <w:r>
        <w:t>Pre-condition:</w:t>
      </w:r>
      <w:r w:rsidR="00975E6D">
        <w:t xml:space="preserve"> </w:t>
      </w:r>
      <w:r w:rsidR="00E4551A">
        <w:t xml:space="preserve">The ACC UoC is in the Editing State. </w:t>
      </w:r>
      <w:r w:rsidR="00AC5781">
        <w:t>The user is the owner of the UoC.</w:t>
      </w:r>
    </w:p>
    <w:p w14:paraId="7319ABAC" w14:textId="77777777" w:rsidR="00C27F45" w:rsidRDefault="005E69EF" w:rsidP="00975E6D">
      <w:pPr>
        <w:spacing w:before="240"/>
      </w:pPr>
      <w:r>
        <w:t xml:space="preserve">The system shall obtain the user’s confirmation before executing this operation. </w:t>
      </w:r>
      <w:r w:rsidR="00C27F45">
        <w:t xml:space="preserve">The </w:t>
      </w:r>
      <w:r w:rsidR="00C27F45" w:rsidRPr="00191A85">
        <w:rPr>
          <w:rStyle w:val="CodeChar"/>
        </w:rPr>
        <w:t>state</w:t>
      </w:r>
      <w:r w:rsidR="00C27F45">
        <w:t xml:space="preserve"> column of the current record of the ACC and of all of its children associations must be updated to the Candidate state. Their history columns shall </w:t>
      </w:r>
      <w:r w:rsidR="00B54C50">
        <w:t xml:space="preserve">also be properly updated. </w:t>
      </w:r>
      <w:commentRangeStart w:id="535"/>
      <w:r w:rsidR="00C27F45">
        <w:t xml:space="preserve">History records </w:t>
      </w:r>
      <w:r w:rsidR="00B54C50">
        <w:t>shall not be updated except the one about the deleted association</w:t>
      </w:r>
      <w:r w:rsidR="00C27F45">
        <w:t xml:space="preserve">. </w:t>
      </w:r>
      <w:commentRangeEnd w:id="535"/>
      <w:r w:rsidR="00C6768D">
        <w:rPr>
          <w:rStyle w:val="CommentReference"/>
        </w:rPr>
        <w:commentReference w:id="535"/>
      </w:r>
      <w:r w:rsidR="00C27F45">
        <w:t xml:space="preserve">The system shall also look for a deleted association in the history record and </w:t>
      </w:r>
      <w:r w:rsidR="00EF49CB">
        <w:t>update it</w:t>
      </w:r>
      <w:r w:rsidR="00C27F45">
        <w:t xml:space="preserve"> with the new state value.</w:t>
      </w:r>
    </w:p>
    <w:p w14:paraId="3ADBD5CD" w14:textId="77777777" w:rsidR="00C27F45" w:rsidRDefault="00C27F45" w:rsidP="00C27F45"/>
    <w:p w14:paraId="1EA5FE1B" w14:textId="77777777" w:rsidR="00C27F45" w:rsidRPr="00F87C2D" w:rsidRDefault="00C27F45" w:rsidP="00C27F45">
      <w:r>
        <w:t>Event:</w:t>
      </w:r>
      <w:r w:rsidR="00F811D2">
        <w:t xml:space="preserve"> An event shall</w:t>
      </w:r>
      <w:r w:rsidR="003D006D">
        <w:t xml:space="preserve"> be raised to notify owners of </w:t>
      </w:r>
      <w:r w:rsidR="00F811D2">
        <w:t xml:space="preserve"> </w:t>
      </w:r>
      <w:r w:rsidR="003D006D" w:rsidRPr="003D006D">
        <w:rPr>
          <w:rStyle w:val="CodeChar"/>
        </w:rPr>
        <w:t>Both</w:t>
      </w:r>
      <w:r w:rsidR="00F811D2" w:rsidRPr="003D006D">
        <w:rPr>
          <w:rStyle w:val="CodeChar"/>
        </w:rPr>
        <w:t>UoCs</w:t>
      </w:r>
      <w:r w:rsidR="00F811D2">
        <w:t>.</w:t>
      </w:r>
    </w:p>
    <w:p w14:paraId="6112031C" w14:textId="77777777" w:rsidR="005B1CDD" w:rsidRDefault="00C27F45" w:rsidP="00C27F45">
      <w:pPr>
        <w:pStyle w:val="Heading4"/>
      </w:pPr>
      <w:bookmarkStart w:id="536" w:name="_Ref437927829"/>
      <w:bookmarkStart w:id="537" w:name="_Toc456813732"/>
      <w:r>
        <w:t xml:space="preserve">Change from </w:t>
      </w:r>
      <w:r w:rsidR="00F0065F">
        <w:t xml:space="preserve">the </w:t>
      </w:r>
      <w:r>
        <w:t xml:space="preserve">Candidate to </w:t>
      </w:r>
      <w:r w:rsidR="00F0065F">
        <w:t xml:space="preserve">the </w:t>
      </w:r>
      <w:r>
        <w:t>Editing state</w:t>
      </w:r>
      <w:bookmarkEnd w:id="536"/>
      <w:bookmarkEnd w:id="537"/>
    </w:p>
    <w:p w14:paraId="0B0E36F2" w14:textId="77777777" w:rsidR="00F811D2" w:rsidRDefault="00F811D2" w:rsidP="00F811D2">
      <w:pPr>
        <w:spacing w:before="240"/>
      </w:pPr>
      <w:r>
        <w:t xml:space="preserve">Pre-condition: </w:t>
      </w:r>
      <w:r w:rsidR="00C6768D">
        <w:t xml:space="preserve">The ACC UoC is in the Candidate state. The user is the owner of the UoC. </w:t>
      </w:r>
    </w:p>
    <w:p w14:paraId="3B5E995D" w14:textId="77777777" w:rsidR="00C6768D" w:rsidRDefault="005E69EF" w:rsidP="00C6768D">
      <w:pPr>
        <w:spacing w:before="240"/>
      </w:pPr>
      <w:r>
        <w:t xml:space="preserve">The system shall obtain the user’s confirmation before executing this operation. </w:t>
      </w:r>
      <w:r w:rsidR="00C6768D">
        <w:t xml:space="preserve">The </w:t>
      </w:r>
      <w:r w:rsidR="00C6768D" w:rsidRPr="00191A85">
        <w:rPr>
          <w:rStyle w:val="CodeChar"/>
        </w:rPr>
        <w:t>state</w:t>
      </w:r>
      <w:r w:rsidR="00C6768D">
        <w:t xml:space="preserve"> column of the current record of the ACC and of all of its children associations must be updated to the Editing state. Their history columns shall also be properly updated. </w:t>
      </w:r>
      <w:r w:rsidR="00A6191B">
        <w:t>History records shall not be updated except the one about the deleted association. The system shall also look for a deleted association in the history record and update it with the new state value.</w:t>
      </w:r>
    </w:p>
    <w:p w14:paraId="372E4826" w14:textId="77777777" w:rsidR="00C6768D" w:rsidRDefault="00C6768D" w:rsidP="00C6768D"/>
    <w:p w14:paraId="05929899" w14:textId="77777777" w:rsidR="00F811D2" w:rsidRDefault="00C6768D" w:rsidP="00C6768D">
      <w:r>
        <w:t xml:space="preserve">Event: An event shall be raised to notify owners of </w:t>
      </w:r>
      <w:r w:rsidR="003D006D" w:rsidRPr="003D006D">
        <w:rPr>
          <w:rStyle w:val="CodeChar"/>
        </w:rPr>
        <w:t>Both</w:t>
      </w:r>
      <w:r w:rsidRPr="003D006D">
        <w:rPr>
          <w:rStyle w:val="CodeChar"/>
        </w:rPr>
        <w:t>UoCs</w:t>
      </w:r>
      <w:r>
        <w:t>.</w:t>
      </w:r>
    </w:p>
    <w:p w14:paraId="63F4E14C" w14:textId="77777777" w:rsidR="00191A85" w:rsidRDefault="00191A85" w:rsidP="00191A85">
      <w:pPr>
        <w:pStyle w:val="Heading4"/>
      </w:pPr>
      <w:bookmarkStart w:id="538" w:name="_Toc456813733"/>
      <w:r>
        <w:t>Change from</w:t>
      </w:r>
      <w:r w:rsidR="00F0065F">
        <w:t xml:space="preserve"> the</w:t>
      </w:r>
      <w:r>
        <w:t xml:space="preserve"> Candidate to </w:t>
      </w:r>
      <w:r w:rsidR="00F0065F">
        <w:t xml:space="preserve">the </w:t>
      </w:r>
      <w:r>
        <w:t>Published state</w:t>
      </w:r>
      <w:bookmarkEnd w:id="538"/>
    </w:p>
    <w:p w14:paraId="447417E5" w14:textId="77777777" w:rsidR="00191A85" w:rsidRPr="00191A85" w:rsidRDefault="00191A85" w:rsidP="00191A85">
      <w:pPr>
        <w:spacing w:before="240"/>
      </w:pPr>
      <w:r>
        <w:t>Pre-condition: The ACC UoC is in the Candidate state. The user is the owner of the UoC.</w:t>
      </w:r>
    </w:p>
    <w:p w14:paraId="34C58CA0" w14:textId="77777777" w:rsidR="0038268E" w:rsidRDefault="00191A85" w:rsidP="0038268E">
      <w:pPr>
        <w:spacing w:before="240"/>
      </w:pPr>
      <w:r>
        <w:lastRenderedPageBreak/>
        <w:t xml:space="preserve">The </w:t>
      </w:r>
      <w:r w:rsidRPr="00191A85">
        <w:rPr>
          <w:rStyle w:val="CodeChar"/>
        </w:rPr>
        <w:t>state</w:t>
      </w:r>
      <w:r>
        <w:t xml:space="preserve"> column of the current record of the ACC and of all of its children associations must be updated to the Published state. Their history columns shall also be properly updated. </w:t>
      </w:r>
      <w:r w:rsidR="00A6191B">
        <w:t xml:space="preserve">History records shall not be updated except the one about the deleted association. The system shall also look for a deleted association in the history record and update it with the new state value. </w:t>
      </w:r>
      <w:r w:rsidR="0038268E">
        <w:t>Then</w:t>
      </w:r>
      <w:r w:rsidR="00003CDF">
        <w:t>,</w:t>
      </w:r>
      <w:r w:rsidR="0038268E">
        <w:t xml:space="preserve"> all </w:t>
      </w:r>
      <w:r>
        <w:t xml:space="preserve">history records of </w:t>
      </w:r>
      <w:r w:rsidR="0038268E">
        <w:t>the ACC and of its children associations</w:t>
      </w:r>
      <w:r w:rsidR="00A6191B">
        <w:t>, except the latest one,</w:t>
      </w:r>
      <w:r w:rsidR="0038268E">
        <w:t xml:space="preserve"> shall be deleted.</w:t>
      </w:r>
    </w:p>
    <w:p w14:paraId="19B0A733" w14:textId="77777777" w:rsidR="0038268E" w:rsidRDefault="0038268E" w:rsidP="0038268E">
      <w:pPr>
        <w:spacing w:before="240"/>
      </w:pPr>
      <w:r>
        <w:t>The system shall indicate to the user that all history of changes for this revision of the ACC will be deleted. The user shall confirm this request.</w:t>
      </w:r>
    </w:p>
    <w:p w14:paraId="290B1789" w14:textId="77777777" w:rsidR="00C1539F" w:rsidRDefault="00191A85" w:rsidP="0038268E">
      <w:pPr>
        <w:spacing w:before="240"/>
      </w:pPr>
      <w:r>
        <w:t xml:space="preserve">Event: An event shall be raised to notify owners of </w:t>
      </w:r>
      <w:r w:rsidR="003D006D" w:rsidRPr="003D006D">
        <w:rPr>
          <w:rStyle w:val="CodeChar"/>
        </w:rPr>
        <w:t>Both</w:t>
      </w:r>
      <w:r w:rsidRPr="003D006D">
        <w:rPr>
          <w:rStyle w:val="CodeChar"/>
        </w:rPr>
        <w:t>UoCs</w:t>
      </w:r>
      <w:r>
        <w:t>.</w:t>
      </w:r>
    </w:p>
    <w:p w14:paraId="2992AB9A" w14:textId="77777777" w:rsidR="006652C4" w:rsidRDefault="006652C4" w:rsidP="006652C4">
      <w:pPr>
        <w:pStyle w:val="Heading3"/>
      </w:pPr>
      <w:bookmarkStart w:id="539" w:name="_Ref435336643"/>
      <w:bookmarkStart w:id="540" w:name="_Toc456813734"/>
      <w:r>
        <w:t>Create a new ASCCP</w:t>
      </w:r>
      <w:bookmarkEnd w:id="539"/>
      <w:bookmarkEnd w:id="540"/>
    </w:p>
    <w:p w14:paraId="7ACDFBB3" w14:textId="0DFD6327" w:rsidR="000F0EB3" w:rsidRDefault="00DC2B72" w:rsidP="000F0EB3">
      <w:pPr>
        <w:spacing w:before="240"/>
      </w:pPr>
      <w:r>
        <w:t>The UI shall allow the user to search for the ACC</w:t>
      </w:r>
      <w:r w:rsidR="000F0EB3">
        <w:t>,</w:t>
      </w:r>
      <w:r>
        <w:t xml:space="preserve"> on which the ASCCP’s property term will apply. The search criteria is the same as that described in </w:t>
      </w:r>
      <w:r>
        <w:fldChar w:fldCharType="begin"/>
      </w:r>
      <w:r>
        <w:instrText xml:space="preserve"> REF _Ref435336589 \h </w:instrText>
      </w:r>
      <w:r>
        <w:fldChar w:fldCharType="separate"/>
      </w:r>
      <w:r w:rsidR="00632C6D">
        <w:t>View/Search CCs</w:t>
      </w:r>
      <w:r>
        <w:fldChar w:fldCharType="end"/>
      </w:r>
      <w:r>
        <w:t xml:space="preserve"> in </w:t>
      </w:r>
      <w:r>
        <w:fldChar w:fldCharType="begin"/>
      </w:r>
      <w:r>
        <w:instrText xml:space="preserve"> REF _Ref435336589 \r \h </w:instrText>
      </w:r>
      <w:r>
        <w:fldChar w:fldCharType="separate"/>
      </w:r>
      <w:r w:rsidR="00632C6D">
        <w:t>3.10.4</w:t>
      </w:r>
      <w:r>
        <w:fldChar w:fldCharType="end"/>
      </w:r>
      <w:r>
        <w:t>, except that only ACC</w:t>
      </w:r>
      <w:r w:rsidR="007B63E4">
        <w:t>s</w:t>
      </w:r>
      <w:r>
        <w:t xml:space="preserve"> shall be returned. </w:t>
      </w:r>
      <w:r w:rsidR="000706A2">
        <w:t>Let the select</w:t>
      </w:r>
      <w:r w:rsidR="00AF4284">
        <w:t>ed target</w:t>
      </w:r>
      <w:r w:rsidR="000706A2">
        <w:t xml:space="preserve"> ACC be </w:t>
      </w:r>
      <w:r w:rsidR="000706A2" w:rsidRPr="000706A2">
        <w:rPr>
          <w:rStyle w:val="CodeChar"/>
        </w:rPr>
        <w:t>tACC</w:t>
      </w:r>
      <w:r w:rsidR="000706A2">
        <w:t xml:space="preserve">. </w:t>
      </w:r>
      <w:r>
        <w:t xml:space="preserve">Once the user has selected the </w:t>
      </w:r>
      <w:r w:rsidR="000706A2" w:rsidRPr="000706A2">
        <w:rPr>
          <w:rStyle w:val="CodeChar"/>
        </w:rPr>
        <w:t>t</w:t>
      </w:r>
      <w:r w:rsidRPr="000706A2">
        <w:rPr>
          <w:rStyle w:val="CodeChar"/>
        </w:rPr>
        <w:t>ACC</w:t>
      </w:r>
      <w:r>
        <w:t xml:space="preserve"> an ASCCP current and history record</w:t>
      </w:r>
      <w:r w:rsidR="00AF4284">
        <w:t>s</w:t>
      </w:r>
      <w:r>
        <w:t xml:space="preserve"> shall be created as described below.</w:t>
      </w:r>
      <w:r w:rsidR="000706A2">
        <w:t xml:space="preserve"> </w:t>
      </w:r>
      <w:r w:rsidR="007269CB">
        <w:t xml:space="preserve">The user shall be able to modify ASCCP properties </w:t>
      </w:r>
      <w:r w:rsidR="006C23B0">
        <w:t xml:space="preserve">and save </w:t>
      </w:r>
      <w:r w:rsidR="00AF4284">
        <w:t xml:space="preserve">them </w:t>
      </w:r>
      <w:r w:rsidR="007269CB">
        <w:t>as described below</w:t>
      </w:r>
      <w:r w:rsidR="007B63E4">
        <w:t xml:space="preserve"> and in the </w:t>
      </w:r>
      <w:r w:rsidR="007B63E4">
        <w:fldChar w:fldCharType="begin"/>
      </w:r>
      <w:r w:rsidR="007B63E4">
        <w:instrText xml:space="preserve"> REF _Ref440481023 \h </w:instrText>
      </w:r>
      <w:r w:rsidR="007B63E4">
        <w:fldChar w:fldCharType="separate"/>
      </w:r>
      <w:r w:rsidR="00632C6D">
        <w:t>Edit an ASCCP</w:t>
      </w:r>
      <w:r w:rsidR="007B63E4">
        <w:fldChar w:fldCharType="end"/>
      </w:r>
      <w:r w:rsidR="002F1CC2">
        <w:t xml:space="preserve"> use case</w:t>
      </w:r>
      <w:r w:rsidR="007269CB">
        <w:t>.</w:t>
      </w:r>
      <w:r w:rsidR="004147C4">
        <w:t xml:space="preserve"> </w:t>
      </w:r>
      <w:commentRangeStart w:id="541"/>
      <w:r w:rsidR="006C23B0">
        <w:t>Every save result</w:t>
      </w:r>
      <w:r w:rsidR="00AF4284">
        <w:t>s</w:t>
      </w:r>
      <w:r w:rsidR="006C23B0">
        <w:t xml:space="preserve"> in the current record getting updated and a new history record created. </w:t>
      </w:r>
      <w:commentRangeEnd w:id="541"/>
      <w:r w:rsidR="006C23B0">
        <w:rPr>
          <w:rStyle w:val="CommentReference"/>
        </w:rPr>
        <w:commentReference w:id="541"/>
      </w:r>
      <w:r w:rsidR="004147C4">
        <w:t xml:space="preserve">In addition, the user shall be able to invoke the </w:t>
      </w:r>
      <w:r w:rsidR="004147C4">
        <w:fldChar w:fldCharType="begin"/>
      </w:r>
      <w:r w:rsidR="004147C4">
        <w:instrText xml:space="preserve"> REF _Ref437928515 \h </w:instrText>
      </w:r>
      <w:r w:rsidR="004147C4">
        <w:fldChar w:fldCharType="separate"/>
      </w:r>
      <w:r w:rsidR="00632C6D">
        <w:t>Change ASCCP state</w:t>
      </w:r>
      <w:r w:rsidR="004147C4">
        <w:fldChar w:fldCharType="end"/>
      </w:r>
      <w:r w:rsidR="004147C4">
        <w:t xml:space="preserve"> functionality in </w:t>
      </w:r>
      <w:r w:rsidR="004147C4">
        <w:fldChar w:fldCharType="begin"/>
      </w:r>
      <w:r w:rsidR="004147C4">
        <w:instrText xml:space="preserve"> REF _Ref437928515 \r \h </w:instrText>
      </w:r>
      <w:r w:rsidR="004147C4">
        <w:fldChar w:fldCharType="separate"/>
      </w:r>
      <w:r w:rsidR="00632C6D">
        <w:t>3.10.24</w:t>
      </w:r>
      <w:r w:rsidR="004147C4">
        <w:fldChar w:fldCharType="end"/>
      </w:r>
      <w:r w:rsidR="004147C4">
        <w:t>.</w:t>
      </w:r>
    </w:p>
    <w:p w14:paraId="4B3DEA2D" w14:textId="77777777" w:rsidR="00862391" w:rsidRPr="007054D5" w:rsidRDefault="00862391" w:rsidP="000F0EB3">
      <w:pPr>
        <w:spacing w:before="240"/>
      </w:pPr>
      <w:r>
        <w:t xml:space="preserve">Event: The owner of the </w:t>
      </w:r>
      <w:r w:rsidRPr="00862391">
        <w:rPr>
          <w:rStyle w:val="CodeChar"/>
        </w:rPr>
        <w:t>tACC</w:t>
      </w:r>
      <w:r>
        <w:t xml:space="preserve"> shall be notified.</w:t>
      </w:r>
    </w:p>
    <w:p w14:paraId="214DACC5" w14:textId="77777777" w:rsidR="00E62E71" w:rsidRDefault="00E62E71" w:rsidP="00E62E71">
      <w:pPr>
        <w:pStyle w:val="Heading4"/>
      </w:pPr>
      <w:bookmarkStart w:id="542" w:name="_Toc456813735"/>
      <w:r>
        <w:t>ASCCP current record</w:t>
      </w:r>
      <w:bookmarkEnd w:id="542"/>
    </w:p>
    <w:p w14:paraId="3BE9D509" w14:textId="77777777" w:rsidR="000F0EB3" w:rsidRDefault="000F0EB3" w:rsidP="000F0EB3">
      <w:pPr>
        <w:spacing w:before="240" w:after="240"/>
      </w:pPr>
      <w:r>
        <w:t>Populate the A</w:t>
      </w:r>
      <w:r w:rsidR="00466318">
        <w:t>S</w:t>
      </w:r>
      <w:r>
        <w:t>CC</w:t>
      </w:r>
      <w:r w:rsidR="00466318">
        <w:t>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0F0EB3" w:rsidRPr="00A159CE" w14:paraId="24A470D3" w14:textId="77777777" w:rsidTr="004C4B95">
        <w:tc>
          <w:tcPr>
            <w:tcW w:w="9576" w:type="dxa"/>
            <w:gridSpan w:val="3"/>
          </w:tcPr>
          <w:p w14:paraId="149EA173" w14:textId="77777777" w:rsidR="000F0EB3" w:rsidRPr="00A159CE" w:rsidRDefault="000F0EB3" w:rsidP="004C4B95">
            <w:r>
              <w:rPr>
                <w:rStyle w:val="CodeChar"/>
              </w:rPr>
              <w:t>asccp</w:t>
            </w:r>
            <w:r w:rsidRPr="00A159CE">
              <w:rPr>
                <w:rStyle w:val="CodeChar"/>
              </w:rPr>
              <w:t>_</w:t>
            </w:r>
            <w:r>
              <w:rPr>
                <w:rStyle w:val="CodeChar"/>
              </w:rPr>
              <w:t>id</w:t>
            </w:r>
            <w:r w:rsidRPr="00A159CE">
              <w:t xml:space="preserve"> = Auto-generate</w:t>
            </w:r>
            <w:r w:rsidR="00975E2D">
              <w:t>d</w:t>
            </w:r>
            <w:r w:rsidRPr="00A159CE">
              <w:t xml:space="preserve"> database key.</w:t>
            </w:r>
          </w:p>
        </w:tc>
      </w:tr>
      <w:tr w:rsidR="000F0EB3" w:rsidRPr="00A159CE" w14:paraId="4F1FC43D" w14:textId="77777777" w:rsidTr="004C4B95">
        <w:tc>
          <w:tcPr>
            <w:tcW w:w="9576" w:type="dxa"/>
            <w:gridSpan w:val="3"/>
          </w:tcPr>
          <w:p w14:paraId="53892365" w14:textId="77777777" w:rsidR="000F0EB3" w:rsidRPr="00A159CE" w:rsidRDefault="000F0EB3" w:rsidP="004C4B95">
            <w:r>
              <w:rPr>
                <w:rStyle w:val="CodeChar"/>
              </w:rPr>
              <w:t>guid</w:t>
            </w:r>
            <w:r w:rsidRPr="00A159CE">
              <w:t xml:space="preserve"> = </w:t>
            </w:r>
            <w:r>
              <w:t>Create a new GUID</w:t>
            </w:r>
            <w:r w:rsidRPr="00A159CE">
              <w:t>.</w:t>
            </w:r>
          </w:p>
        </w:tc>
      </w:tr>
      <w:tr w:rsidR="000F0EB3" w:rsidRPr="00A159CE" w14:paraId="07122847" w14:textId="77777777" w:rsidTr="004C4B95">
        <w:tc>
          <w:tcPr>
            <w:tcW w:w="9576" w:type="dxa"/>
            <w:gridSpan w:val="3"/>
          </w:tcPr>
          <w:p w14:paraId="10B83D3E" w14:textId="77777777" w:rsidR="000F0EB3" w:rsidRPr="00A159CE" w:rsidRDefault="000F0EB3" w:rsidP="000F0EB3">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Pr="005D2D67">
              <w:rPr>
                <w:rStyle w:val="CodeChar"/>
              </w:rPr>
              <w:t>“A new A</w:t>
            </w:r>
            <w:r>
              <w:rPr>
                <w:rStyle w:val="CodeChar"/>
              </w:rPr>
              <w:t>S</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F0EB3" w:rsidRPr="00A159CE" w14:paraId="358D3404" w14:textId="77777777" w:rsidTr="004C4B95">
        <w:tc>
          <w:tcPr>
            <w:tcW w:w="9576" w:type="dxa"/>
            <w:gridSpan w:val="3"/>
          </w:tcPr>
          <w:p w14:paraId="5E9FDA79" w14:textId="77777777" w:rsidR="000F0EB3" w:rsidRPr="00A159CE" w:rsidRDefault="000F0EB3" w:rsidP="002F1CC2">
            <w:r>
              <w:rPr>
                <w:rStyle w:val="CodeChar"/>
              </w:rPr>
              <w:t>d</w:t>
            </w:r>
            <w:r w:rsidRPr="00A159CE">
              <w:rPr>
                <w:rStyle w:val="CodeChar"/>
              </w:rPr>
              <w:t>efinition</w:t>
            </w:r>
            <w:r w:rsidRPr="00A159CE">
              <w:t xml:space="preserve"> = </w:t>
            </w:r>
            <w:r w:rsidRPr="005D2D67">
              <w:t>Blank. The user can modify this.</w:t>
            </w:r>
          </w:p>
        </w:tc>
      </w:tr>
      <w:tr w:rsidR="000F0EB3" w:rsidRPr="00A159CE" w14:paraId="048572FA" w14:textId="77777777" w:rsidTr="004C4B95">
        <w:tc>
          <w:tcPr>
            <w:tcW w:w="9576" w:type="dxa"/>
            <w:gridSpan w:val="3"/>
          </w:tcPr>
          <w:p w14:paraId="0511520D" w14:textId="77777777" w:rsidR="000F0EB3" w:rsidRPr="00A159CE" w:rsidRDefault="000F0EB3" w:rsidP="000F0EB3">
            <w:r>
              <w:rPr>
                <w:rStyle w:val="CodeChar"/>
              </w:rPr>
              <w:t>role_of</w:t>
            </w:r>
            <w:r w:rsidRPr="00A159CE">
              <w:rPr>
                <w:rStyle w:val="CodeChar"/>
              </w:rPr>
              <w:t>_</w:t>
            </w:r>
            <w:r>
              <w:rPr>
                <w:rStyle w:val="CodeChar"/>
              </w:rPr>
              <w:t>acc</w:t>
            </w:r>
            <w:r w:rsidRPr="00A159CE">
              <w:rPr>
                <w:rStyle w:val="CodeChar"/>
              </w:rPr>
              <w:t>_</w:t>
            </w:r>
            <w:r>
              <w:rPr>
                <w:rStyle w:val="CodeChar"/>
              </w:rPr>
              <w:t>id</w:t>
            </w:r>
            <w:r w:rsidR="00EB2CE0">
              <w:t xml:space="preserve"> = </w:t>
            </w:r>
            <w:r w:rsidR="00EB2CE0" w:rsidRPr="00EB2CE0">
              <w:rPr>
                <w:rStyle w:val="CodeChar"/>
              </w:rPr>
              <w:t>tACC.acc_id</w:t>
            </w:r>
            <w:r>
              <w:t>.</w:t>
            </w:r>
            <w:r w:rsidR="00511972">
              <w:t xml:space="preserve"> Show ACC’s DEN</w:t>
            </w:r>
            <w:r w:rsidR="004938B0">
              <w:t xml:space="preserve"> and GUID</w:t>
            </w:r>
            <w:r w:rsidR="00511972">
              <w:t xml:space="preserve">. The field is uneditable. </w:t>
            </w:r>
          </w:p>
        </w:tc>
      </w:tr>
      <w:tr w:rsidR="000F0EB3" w:rsidRPr="00A159CE" w14:paraId="0BA999E0" w14:textId="77777777" w:rsidTr="004C4B95">
        <w:tc>
          <w:tcPr>
            <w:tcW w:w="9576" w:type="dxa"/>
            <w:gridSpan w:val="3"/>
          </w:tcPr>
          <w:p w14:paraId="0E98816B" w14:textId="77777777" w:rsidR="000F0EB3" w:rsidRPr="00A159CE" w:rsidRDefault="000F0EB3" w:rsidP="00EB2CE0">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sidR="00EB2CE0">
              <w:rPr>
                <w:rStyle w:val="CodeChar"/>
              </w:rPr>
              <w:t xml:space="preserve"> </w:t>
            </w:r>
            <w:r w:rsidRPr="00F17A8F">
              <w:rPr>
                <w:rStyle w:val="CodeChar"/>
              </w:rPr>
              <w:t>”</w:t>
            </w:r>
            <w:r w:rsidR="00EB2CE0">
              <w:rPr>
                <w:rStyle w:val="CodeChar"/>
              </w:rPr>
              <w:t xml:space="preserve"> + tACC.object_class_term</w:t>
            </w:r>
            <w:r w:rsidR="00511972" w:rsidRPr="00511972">
              <w:t>.</w:t>
            </w:r>
            <w:r w:rsidR="00511972">
              <w:t xml:space="preserve"> This is a derived field. Show it but it is uneditable.</w:t>
            </w:r>
          </w:p>
        </w:tc>
      </w:tr>
      <w:tr w:rsidR="000F0EB3" w:rsidRPr="00A159CE" w14:paraId="5E888DFC" w14:textId="77777777" w:rsidTr="004C4B95">
        <w:tc>
          <w:tcPr>
            <w:tcW w:w="9576" w:type="dxa"/>
            <w:gridSpan w:val="3"/>
          </w:tcPr>
          <w:p w14:paraId="0480DC1A" w14:textId="77777777" w:rsidR="000F0EB3" w:rsidRPr="00A159CE" w:rsidRDefault="000F0EB3"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0F0EB3" w:rsidRPr="00A159CE" w14:paraId="408332F1" w14:textId="77777777" w:rsidTr="004C4B95">
        <w:tc>
          <w:tcPr>
            <w:tcW w:w="9576" w:type="dxa"/>
            <w:gridSpan w:val="3"/>
          </w:tcPr>
          <w:p w14:paraId="37BBF3C2" w14:textId="77777777" w:rsidR="000F0EB3" w:rsidRPr="00A159CE" w:rsidRDefault="000F0EB3" w:rsidP="000F0EB3">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t>default the namespace to the same as that of the selected ACC</w:t>
            </w:r>
            <w:r w:rsidRPr="00700731">
              <w:t>.</w:t>
            </w:r>
            <w:r w:rsidR="00511972">
              <w:t xml:space="preserve"> The user can change later</w:t>
            </w:r>
            <w:r w:rsidR="00E50B60">
              <w:t>, but the system needs to ensure the rule that only non-OAGIS namespace is used</w:t>
            </w:r>
            <w:r w:rsidR="00511972">
              <w:t>.</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0F0EB3" w:rsidRPr="00A159CE" w14:paraId="10C99305" w14:textId="77777777" w:rsidTr="004C4B95">
        <w:tc>
          <w:tcPr>
            <w:tcW w:w="9576" w:type="dxa"/>
            <w:gridSpan w:val="3"/>
          </w:tcPr>
          <w:p w14:paraId="04461CC0" w14:textId="77777777" w:rsidR="000F0EB3" w:rsidRDefault="000F0EB3" w:rsidP="004C4B95">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ASCCP is revision 2 or more.</w:t>
            </w:r>
          </w:p>
        </w:tc>
      </w:tr>
      <w:tr w:rsidR="000F0EB3" w:rsidRPr="00A159CE" w14:paraId="60021A62" w14:textId="77777777" w:rsidTr="004C4B95">
        <w:tc>
          <w:tcPr>
            <w:tcW w:w="4783" w:type="dxa"/>
          </w:tcPr>
          <w:p w14:paraId="2019F32C" w14:textId="77777777" w:rsidR="000F0EB3" w:rsidRPr="00A159CE" w:rsidRDefault="000F0EB3"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1E9295FC" w14:textId="77777777" w:rsidR="000F0EB3" w:rsidRPr="00A159CE" w:rsidRDefault="000F0EB3" w:rsidP="004C4B95">
            <w:pPr>
              <w:jc w:val="center"/>
            </w:pPr>
            <w:r>
              <w:t>These are referred to as WHO columns.</w:t>
            </w:r>
          </w:p>
        </w:tc>
        <w:tc>
          <w:tcPr>
            <w:tcW w:w="2539" w:type="dxa"/>
            <w:vMerge w:val="restart"/>
            <w:vAlign w:val="center"/>
          </w:tcPr>
          <w:p w14:paraId="7890A475" w14:textId="77777777" w:rsidR="000F0EB3" w:rsidRPr="00A159CE" w:rsidRDefault="000F0EB3" w:rsidP="004C4B95">
            <w:pPr>
              <w:jc w:val="center"/>
            </w:pPr>
            <w:r>
              <w:t>These are referred to as History columns.</w:t>
            </w:r>
            <w:r w:rsidR="002C54F1">
              <w:t xml:space="preserve"> Show all columns except the</w:t>
            </w:r>
            <w:r w:rsidR="002C54F1" w:rsidRPr="00EB2CE0">
              <w:rPr>
                <w:rStyle w:val="CodeChar"/>
              </w:rPr>
              <w:t xml:space="preserve"> current_acc_id</w:t>
            </w:r>
            <w:r w:rsidR="002C54F1">
              <w:t>, but they are uneditable.</w:t>
            </w:r>
          </w:p>
        </w:tc>
      </w:tr>
      <w:tr w:rsidR="000F0EB3" w:rsidRPr="00A159CE" w14:paraId="77407D07" w14:textId="77777777" w:rsidTr="004C4B95">
        <w:tc>
          <w:tcPr>
            <w:tcW w:w="4783" w:type="dxa"/>
          </w:tcPr>
          <w:p w14:paraId="4BBB016F" w14:textId="77777777" w:rsidR="000F0EB3" w:rsidRPr="00A159CE" w:rsidRDefault="000F0EB3" w:rsidP="004C4B95">
            <w:pPr>
              <w:rPr>
                <w:rStyle w:val="CodeChar"/>
              </w:rPr>
            </w:pPr>
            <w:r>
              <w:rPr>
                <w:rStyle w:val="CodeChar"/>
              </w:rPr>
              <w:t xml:space="preserve">owner_user_id = </w:t>
            </w:r>
            <w:r>
              <w:t>The logged in user</w:t>
            </w:r>
            <w:r w:rsidRPr="00A159CE">
              <w:t>.</w:t>
            </w:r>
          </w:p>
        </w:tc>
        <w:tc>
          <w:tcPr>
            <w:tcW w:w="2254" w:type="dxa"/>
            <w:vMerge/>
          </w:tcPr>
          <w:p w14:paraId="6032E560" w14:textId="77777777" w:rsidR="000F0EB3" w:rsidRPr="00A159CE" w:rsidRDefault="000F0EB3" w:rsidP="004C4B95">
            <w:pPr>
              <w:rPr>
                <w:rStyle w:val="CodeChar"/>
              </w:rPr>
            </w:pPr>
          </w:p>
        </w:tc>
        <w:tc>
          <w:tcPr>
            <w:tcW w:w="2539" w:type="dxa"/>
            <w:vMerge/>
          </w:tcPr>
          <w:p w14:paraId="1B967CDA" w14:textId="77777777" w:rsidR="000F0EB3" w:rsidRPr="00A159CE" w:rsidRDefault="000F0EB3" w:rsidP="004C4B95">
            <w:pPr>
              <w:rPr>
                <w:rStyle w:val="CodeChar"/>
              </w:rPr>
            </w:pPr>
          </w:p>
        </w:tc>
      </w:tr>
      <w:tr w:rsidR="000F0EB3" w:rsidRPr="00A159CE" w14:paraId="788B2E11" w14:textId="77777777" w:rsidTr="004C4B95">
        <w:tc>
          <w:tcPr>
            <w:tcW w:w="4783" w:type="dxa"/>
          </w:tcPr>
          <w:p w14:paraId="00095A7A"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01E0A136" w14:textId="77777777" w:rsidR="000F0EB3" w:rsidRPr="00A159CE" w:rsidRDefault="000F0EB3" w:rsidP="004C4B95"/>
        </w:tc>
        <w:tc>
          <w:tcPr>
            <w:tcW w:w="2539" w:type="dxa"/>
            <w:vMerge/>
          </w:tcPr>
          <w:p w14:paraId="21955283" w14:textId="77777777" w:rsidR="000F0EB3" w:rsidRPr="00A159CE" w:rsidRDefault="000F0EB3" w:rsidP="004C4B95"/>
        </w:tc>
      </w:tr>
      <w:tr w:rsidR="000F0EB3" w:rsidRPr="00A159CE" w14:paraId="42CC500F" w14:textId="77777777" w:rsidTr="004C4B95">
        <w:tc>
          <w:tcPr>
            <w:tcW w:w="4783" w:type="dxa"/>
          </w:tcPr>
          <w:p w14:paraId="0E733EEF" w14:textId="77777777" w:rsidR="000F0EB3" w:rsidRPr="00A159CE" w:rsidRDefault="000F0EB3" w:rsidP="004C4B95">
            <w:r>
              <w:rPr>
                <w:rStyle w:val="CodeChar"/>
              </w:rPr>
              <w:t>creation_ti</w:t>
            </w:r>
            <w:r w:rsidRPr="00A159CE">
              <w:rPr>
                <w:rStyle w:val="CodeChar"/>
              </w:rPr>
              <w:t>mestamp</w:t>
            </w:r>
            <w:r w:rsidRPr="00A159CE">
              <w:t xml:space="preserve"> = Current time.</w:t>
            </w:r>
          </w:p>
        </w:tc>
        <w:tc>
          <w:tcPr>
            <w:tcW w:w="2254" w:type="dxa"/>
            <w:vMerge/>
          </w:tcPr>
          <w:p w14:paraId="76421AEE" w14:textId="77777777" w:rsidR="000F0EB3" w:rsidRPr="00A159CE" w:rsidRDefault="000F0EB3" w:rsidP="004C4B95"/>
        </w:tc>
        <w:tc>
          <w:tcPr>
            <w:tcW w:w="2539" w:type="dxa"/>
            <w:vMerge/>
          </w:tcPr>
          <w:p w14:paraId="611020EF" w14:textId="77777777" w:rsidR="000F0EB3" w:rsidRPr="00A159CE" w:rsidRDefault="000F0EB3" w:rsidP="004C4B95"/>
        </w:tc>
      </w:tr>
      <w:tr w:rsidR="000F0EB3" w:rsidRPr="00A159CE" w14:paraId="52A43C0E" w14:textId="77777777" w:rsidTr="004C4B95">
        <w:tc>
          <w:tcPr>
            <w:tcW w:w="4783" w:type="dxa"/>
          </w:tcPr>
          <w:p w14:paraId="3328241F"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25FE767B" w14:textId="77777777" w:rsidR="000F0EB3" w:rsidRPr="00A159CE" w:rsidRDefault="000F0EB3" w:rsidP="004C4B95"/>
        </w:tc>
        <w:tc>
          <w:tcPr>
            <w:tcW w:w="2539" w:type="dxa"/>
            <w:vMerge/>
          </w:tcPr>
          <w:p w14:paraId="2E140F85" w14:textId="77777777" w:rsidR="000F0EB3" w:rsidRPr="00A159CE" w:rsidRDefault="000F0EB3" w:rsidP="004C4B95"/>
        </w:tc>
      </w:tr>
      <w:tr w:rsidR="000F0EB3" w:rsidRPr="00A159CE" w14:paraId="34BFD649" w14:textId="77777777" w:rsidTr="004C4B95">
        <w:tc>
          <w:tcPr>
            <w:tcW w:w="4783" w:type="dxa"/>
          </w:tcPr>
          <w:p w14:paraId="01A0BDA8" w14:textId="77777777" w:rsidR="000F0EB3" w:rsidRPr="00A159CE" w:rsidRDefault="000F0EB3" w:rsidP="007A6CA8">
            <w:r>
              <w:rPr>
                <w:rStyle w:val="CodeChar"/>
              </w:rPr>
              <w:t>s</w:t>
            </w:r>
            <w:r w:rsidRPr="00A159CE">
              <w:rPr>
                <w:rStyle w:val="CodeChar"/>
              </w:rPr>
              <w:t>tate</w:t>
            </w:r>
            <w:r w:rsidRPr="00A159CE">
              <w:t xml:space="preserve"> = </w:t>
            </w:r>
            <w:r w:rsidR="007A6CA8">
              <w:t>1</w:t>
            </w:r>
            <w:r w:rsidRPr="00A159CE">
              <w:t xml:space="preserve">. </w:t>
            </w:r>
            <w:r w:rsidRPr="00A159CE">
              <w:rPr>
                <w:b/>
                <w:bCs/>
              </w:rPr>
              <w:t>Note:</w:t>
            </w:r>
            <w:r w:rsidRPr="00A159CE">
              <w:t xml:space="preserve"> </w:t>
            </w:r>
            <w:r w:rsidR="007A6CA8">
              <w:rPr>
                <w:rStyle w:val="CodeChar"/>
              </w:rPr>
              <w:t>1</w:t>
            </w:r>
            <w:r w:rsidRPr="00A159CE">
              <w:t xml:space="preserve"> means </w:t>
            </w:r>
            <w:r w:rsidRPr="00D70BE0">
              <w:rPr>
                <w:rStyle w:val="CodeChar"/>
              </w:rPr>
              <w:t>Editing</w:t>
            </w:r>
            <w:r w:rsidRPr="00A159CE">
              <w:t>.</w:t>
            </w:r>
          </w:p>
        </w:tc>
        <w:tc>
          <w:tcPr>
            <w:tcW w:w="2254" w:type="dxa"/>
          </w:tcPr>
          <w:p w14:paraId="0E987DF9" w14:textId="77777777" w:rsidR="000F0EB3" w:rsidRPr="00A159CE" w:rsidRDefault="000F0EB3" w:rsidP="004C4B95"/>
        </w:tc>
        <w:tc>
          <w:tcPr>
            <w:tcW w:w="2539" w:type="dxa"/>
            <w:vMerge/>
          </w:tcPr>
          <w:p w14:paraId="0B2565D2" w14:textId="77777777" w:rsidR="000F0EB3" w:rsidRPr="00A159CE" w:rsidRDefault="000F0EB3" w:rsidP="004C4B95"/>
        </w:tc>
      </w:tr>
      <w:tr w:rsidR="000F0EB3" w:rsidRPr="00A159CE" w14:paraId="7FF3113A" w14:textId="77777777" w:rsidTr="004C4B95">
        <w:tc>
          <w:tcPr>
            <w:tcW w:w="4783" w:type="dxa"/>
          </w:tcPr>
          <w:p w14:paraId="3E8C7810" w14:textId="77777777" w:rsidR="000F0EB3" w:rsidRPr="00A159CE" w:rsidRDefault="000F0EB3" w:rsidP="004C4B95">
            <w:pPr>
              <w:rPr>
                <w:rStyle w:val="CodeChar"/>
              </w:rPr>
            </w:pPr>
            <w:r>
              <w:rPr>
                <w:rStyle w:val="CodeChar"/>
              </w:rPr>
              <w:t>revision_num = 0.</w:t>
            </w:r>
          </w:p>
        </w:tc>
        <w:tc>
          <w:tcPr>
            <w:tcW w:w="2254" w:type="dxa"/>
          </w:tcPr>
          <w:p w14:paraId="2DE6CF39" w14:textId="77777777" w:rsidR="000F0EB3" w:rsidRPr="00A159CE" w:rsidRDefault="000F0EB3" w:rsidP="004C4B95">
            <w:pPr>
              <w:rPr>
                <w:rStyle w:val="CodeChar"/>
              </w:rPr>
            </w:pPr>
          </w:p>
        </w:tc>
        <w:tc>
          <w:tcPr>
            <w:tcW w:w="2539" w:type="dxa"/>
            <w:vMerge/>
          </w:tcPr>
          <w:p w14:paraId="0AA891EE" w14:textId="77777777" w:rsidR="000F0EB3" w:rsidRPr="00A159CE" w:rsidRDefault="000F0EB3" w:rsidP="004C4B95">
            <w:pPr>
              <w:rPr>
                <w:rStyle w:val="CodeChar"/>
              </w:rPr>
            </w:pPr>
          </w:p>
        </w:tc>
      </w:tr>
      <w:tr w:rsidR="000F0EB3" w:rsidRPr="00A159CE" w14:paraId="3E7A4B6A" w14:textId="77777777" w:rsidTr="004C4B95">
        <w:tc>
          <w:tcPr>
            <w:tcW w:w="4783" w:type="dxa"/>
          </w:tcPr>
          <w:p w14:paraId="2AE8DFFF" w14:textId="77777777" w:rsidR="000F0EB3" w:rsidRDefault="003B7204" w:rsidP="004C4B95">
            <w:pPr>
              <w:rPr>
                <w:rStyle w:val="CodeChar"/>
              </w:rPr>
            </w:pPr>
            <w:r>
              <w:rPr>
                <w:rStyle w:val="CodeChar"/>
              </w:rPr>
              <w:lastRenderedPageBreak/>
              <w:t>revision_tracki</w:t>
            </w:r>
            <w:r w:rsidR="000F0EB3">
              <w:rPr>
                <w:rStyle w:val="CodeChar"/>
              </w:rPr>
              <w:t>ng_num</w:t>
            </w:r>
            <w:r w:rsidR="000F0EB3" w:rsidRPr="00D70BE0">
              <w:t xml:space="preserve"> = </w:t>
            </w:r>
            <w:r w:rsidR="000F0EB3">
              <w:rPr>
                <w:rStyle w:val="CodeChar"/>
              </w:rPr>
              <w:t>0.</w:t>
            </w:r>
          </w:p>
        </w:tc>
        <w:tc>
          <w:tcPr>
            <w:tcW w:w="2254" w:type="dxa"/>
          </w:tcPr>
          <w:p w14:paraId="42E61247" w14:textId="77777777" w:rsidR="000F0EB3" w:rsidRDefault="000F0EB3" w:rsidP="004C4B95">
            <w:pPr>
              <w:rPr>
                <w:rStyle w:val="CodeChar"/>
              </w:rPr>
            </w:pPr>
          </w:p>
        </w:tc>
        <w:tc>
          <w:tcPr>
            <w:tcW w:w="2539" w:type="dxa"/>
            <w:vMerge/>
          </w:tcPr>
          <w:p w14:paraId="0F580311" w14:textId="77777777" w:rsidR="000F0EB3" w:rsidRDefault="000F0EB3" w:rsidP="004C4B95">
            <w:pPr>
              <w:rPr>
                <w:rStyle w:val="CodeChar"/>
              </w:rPr>
            </w:pPr>
          </w:p>
        </w:tc>
      </w:tr>
      <w:tr w:rsidR="000F0EB3" w:rsidRPr="00A159CE" w14:paraId="4936EC90" w14:textId="77777777" w:rsidTr="004C4B95">
        <w:tc>
          <w:tcPr>
            <w:tcW w:w="4783" w:type="dxa"/>
          </w:tcPr>
          <w:p w14:paraId="74ABE9BC" w14:textId="77777777" w:rsidR="000F0EB3" w:rsidRDefault="000F0EB3" w:rsidP="004C4B95">
            <w:pPr>
              <w:rPr>
                <w:rStyle w:val="CodeChar"/>
              </w:rPr>
            </w:pPr>
            <w:r>
              <w:rPr>
                <w:rStyle w:val="CodeChar"/>
              </w:rPr>
              <w:t>revision_action = Null.</w:t>
            </w:r>
          </w:p>
        </w:tc>
        <w:tc>
          <w:tcPr>
            <w:tcW w:w="2254" w:type="dxa"/>
          </w:tcPr>
          <w:p w14:paraId="0232D566" w14:textId="77777777" w:rsidR="000F0EB3" w:rsidRDefault="000F0EB3" w:rsidP="004C4B95">
            <w:pPr>
              <w:rPr>
                <w:rStyle w:val="CodeChar"/>
              </w:rPr>
            </w:pPr>
          </w:p>
        </w:tc>
        <w:tc>
          <w:tcPr>
            <w:tcW w:w="2539" w:type="dxa"/>
            <w:vMerge/>
          </w:tcPr>
          <w:p w14:paraId="73316685" w14:textId="77777777" w:rsidR="000F0EB3" w:rsidRDefault="000F0EB3" w:rsidP="004C4B95">
            <w:pPr>
              <w:rPr>
                <w:rStyle w:val="CodeChar"/>
              </w:rPr>
            </w:pPr>
          </w:p>
        </w:tc>
      </w:tr>
      <w:tr w:rsidR="000F0EB3" w:rsidRPr="00A159CE" w14:paraId="44EF4723" w14:textId="77777777" w:rsidTr="004C4B95">
        <w:tc>
          <w:tcPr>
            <w:tcW w:w="4783" w:type="dxa"/>
          </w:tcPr>
          <w:p w14:paraId="5B1E1E9C" w14:textId="77777777" w:rsidR="000F0EB3" w:rsidRDefault="000F0EB3" w:rsidP="004C4B95">
            <w:pPr>
              <w:rPr>
                <w:rStyle w:val="CodeChar"/>
              </w:rPr>
            </w:pPr>
            <w:r>
              <w:rPr>
                <w:rStyle w:val="CodeChar"/>
              </w:rPr>
              <w:t>release_id = Null.</w:t>
            </w:r>
          </w:p>
        </w:tc>
        <w:tc>
          <w:tcPr>
            <w:tcW w:w="2254" w:type="dxa"/>
          </w:tcPr>
          <w:p w14:paraId="2D893FC2" w14:textId="77777777" w:rsidR="000F0EB3" w:rsidRDefault="000F0EB3" w:rsidP="004C4B95">
            <w:pPr>
              <w:rPr>
                <w:rStyle w:val="CodeChar"/>
              </w:rPr>
            </w:pPr>
          </w:p>
        </w:tc>
        <w:tc>
          <w:tcPr>
            <w:tcW w:w="2539" w:type="dxa"/>
            <w:vMerge/>
          </w:tcPr>
          <w:p w14:paraId="055FBD56" w14:textId="77777777" w:rsidR="000F0EB3" w:rsidRDefault="000F0EB3" w:rsidP="004C4B95">
            <w:pPr>
              <w:rPr>
                <w:rStyle w:val="CodeChar"/>
              </w:rPr>
            </w:pPr>
          </w:p>
        </w:tc>
      </w:tr>
      <w:tr w:rsidR="000F0EB3" w:rsidRPr="00A159CE" w14:paraId="4D7DA572" w14:textId="77777777" w:rsidTr="004C4B95">
        <w:tc>
          <w:tcPr>
            <w:tcW w:w="4783" w:type="dxa"/>
          </w:tcPr>
          <w:p w14:paraId="2A88DAB7" w14:textId="77777777" w:rsidR="000F0EB3" w:rsidRDefault="000F0EB3" w:rsidP="004C4B95">
            <w:pPr>
              <w:rPr>
                <w:rStyle w:val="CodeChar"/>
              </w:rPr>
            </w:pPr>
            <w:r>
              <w:rPr>
                <w:rStyle w:val="CodeChar"/>
              </w:rPr>
              <w:t>current_a</w:t>
            </w:r>
            <w:r w:rsidR="00064FD5">
              <w:rPr>
                <w:rStyle w:val="CodeChar"/>
              </w:rPr>
              <w:t>s</w:t>
            </w:r>
            <w:r>
              <w:rPr>
                <w:rStyle w:val="CodeChar"/>
              </w:rPr>
              <w:t>cc</w:t>
            </w:r>
            <w:r w:rsidR="00064FD5">
              <w:rPr>
                <w:rStyle w:val="CodeChar"/>
              </w:rPr>
              <w:t>p</w:t>
            </w:r>
            <w:r>
              <w:rPr>
                <w:rStyle w:val="CodeChar"/>
              </w:rPr>
              <w:t>_id = Null.</w:t>
            </w:r>
          </w:p>
        </w:tc>
        <w:tc>
          <w:tcPr>
            <w:tcW w:w="2254" w:type="dxa"/>
          </w:tcPr>
          <w:p w14:paraId="5F3B5F84" w14:textId="77777777" w:rsidR="000F0EB3" w:rsidRDefault="000F0EB3" w:rsidP="004C4B95">
            <w:pPr>
              <w:rPr>
                <w:rStyle w:val="CodeChar"/>
              </w:rPr>
            </w:pPr>
          </w:p>
        </w:tc>
        <w:tc>
          <w:tcPr>
            <w:tcW w:w="2539" w:type="dxa"/>
            <w:vMerge/>
          </w:tcPr>
          <w:p w14:paraId="03CC3E46" w14:textId="77777777" w:rsidR="000F0EB3" w:rsidRDefault="000F0EB3" w:rsidP="004C4B95">
            <w:pPr>
              <w:rPr>
                <w:rStyle w:val="CodeChar"/>
              </w:rPr>
            </w:pPr>
          </w:p>
        </w:tc>
      </w:tr>
    </w:tbl>
    <w:p w14:paraId="6840F215" w14:textId="77777777" w:rsidR="000F0EB3" w:rsidRDefault="000F0EB3" w:rsidP="00E62E71">
      <w:pPr>
        <w:spacing w:before="240"/>
      </w:pPr>
    </w:p>
    <w:p w14:paraId="1E941082" w14:textId="77777777" w:rsidR="00E62E71" w:rsidRDefault="00E62E71" w:rsidP="00E62E71">
      <w:pPr>
        <w:pStyle w:val="Heading4"/>
      </w:pPr>
      <w:bookmarkStart w:id="543" w:name="_Toc456813736"/>
      <w:r>
        <w:t>ASCCP history record</w:t>
      </w:r>
      <w:bookmarkEnd w:id="543"/>
    </w:p>
    <w:p w14:paraId="314A0EE3" w14:textId="77777777" w:rsidR="00E62E71" w:rsidRPr="00E62E71" w:rsidRDefault="00862391" w:rsidP="00862391">
      <w:pPr>
        <w:spacing w:before="240"/>
      </w:pPr>
      <w:r>
        <w:t>Follow the general guideline.</w:t>
      </w:r>
    </w:p>
    <w:p w14:paraId="0129F522" w14:textId="77777777" w:rsidR="006652C4" w:rsidRDefault="006652C4" w:rsidP="006652C4">
      <w:pPr>
        <w:pStyle w:val="Heading3"/>
      </w:pPr>
      <w:bookmarkStart w:id="544" w:name="_Ref435336645"/>
      <w:bookmarkStart w:id="545" w:name="_Toc456813737"/>
      <w:r>
        <w:t>Create a new revision of an ASCCP</w:t>
      </w:r>
      <w:bookmarkEnd w:id="544"/>
      <w:bookmarkEnd w:id="545"/>
    </w:p>
    <w:p w14:paraId="41ADC496" w14:textId="77777777" w:rsidR="00DC2B72" w:rsidRDefault="00862391" w:rsidP="00DC2B72">
      <w:r>
        <w:t>Pre-condition: The user is an owner of the ASCCP. The ASCCP is in the Published state.</w:t>
      </w:r>
    </w:p>
    <w:p w14:paraId="425B80EA" w14:textId="10BB7B55" w:rsidR="002A37E7" w:rsidRDefault="002A37E7" w:rsidP="00862391">
      <w:pPr>
        <w:spacing w:before="240"/>
      </w:pPr>
      <w:r>
        <w:t>Update the ASCCP current record to the Editing state</w:t>
      </w:r>
      <w:r w:rsidR="00F900A4">
        <w:t xml:space="preserve"> along with its h</w:t>
      </w:r>
      <w:r w:rsidR="00A6581A">
        <w:t xml:space="preserve">istory column </w:t>
      </w:r>
      <w:r w:rsidR="00F900A4">
        <w:t xml:space="preserve">(note that the </w:t>
      </w:r>
      <w:r w:rsidR="00F900A4" w:rsidRPr="00F900A4">
        <w:rPr>
          <w:rStyle w:val="CodeChar"/>
        </w:rPr>
        <w:t>creation_timestamp</w:t>
      </w:r>
      <w:r w:rsidR="00145BBF">
        <w:t xml:space="preserve"> shall be updated to the current time</w:t>
      </w:r>
      <w:r w:rsidR="00F900A4">
        <w:t>)</w:t>
      </w:r>
      <w:r>
        <w:t xml:space="preserve">. Insert a new history record. Bring up a UI so that the user can modify and save the property of the ASCCP as described in </w:t>
      </w:r>
      <w:r>
        <w:fldChar w:fldCharType="begin"/>
      </w:r>
      <w:r>
        <w:instrText xml:space="preserve"> REF _Ref435336643 \r \h </w:instrText>
      </w:r>
      <w:r>
        <w:fldChar w:fldCharType="separate"/>
      </w:r>
      <w:r w:rsidR="00632C6D">
        <w:t>3.10.20</w:t>
      </w:r>
      <w:r>
        <w:fldChar w:fldCharType="end"/>
      </w:r>
      <w:r w:rsidR="00145BBF">
        <w:t xml:space="preserve"> and </w:t>
      </w:r>
      <w:r w:rsidR="00145BBF">
        <w:fldChar w:fldCharType="begin"/>
      </w:r>
      <w:r w:rsidR="00145BBF">
        <w:instrText xml:space="preserve"> REF _Ref440481023 \r \h </w:instrText>
      </w:r>
      <w:r w:rsidR="00145BBF">
        <w:fldChar w:fldCharType="separate"/>
      </w:r>
      <w:r w:rsidR="00632C6D">
        <w:t>3.10.22</w:t>
      </w:r>
      <w:r w:rsidR="00145BBF">
        <w:fldChar w:fldCharType="end"/>
      </w:r>
      <w:r>
        <w:t>.</w:t>
      </w:r>
      <w:r w:rsidR="002335D8">
        <w:t xml:space="preserve"> Upon saving, properl</w:t>
      </w:r>
      <w:r>
        <w:t>y update the current record and create a new history record of the ASCCP according to the general guideline.</w:t>
      </w:r>
    </w:p>
    <w:p w14:paraId="4B6D6ED1" w14:textId="77777777" w:rsidR="002A37E7" w:rsidRDefault="002A37E7" w:rsidP="00862391"/>
    <w:p w14:paraId="404131A6" w14:textId="12D16CED" w:rsidR="00862391" w:rsidRPr="00DC2B72" w:rsidRDefault="002A37E7" w:rsidP="00862391">
      <w:r>
        <w:t xml:space="preserve">Event: </w:t>
      </w:r>
      <w:r w:rsidR="00145BBF">
        <w:t xml:space="preserve">The creation shall </w:t>
      </w:r>
      <w:r w:rsidR="00862391">
        <w:t xml:space="preserve">raise an event that is distributed to </w:t>
      </w:r>
      <w:r w:rsidR="003D006D" w:rsidRPr="003D006D">
        <w:rPr>
          <w:rStyle w:val="CodeChar"/>
        </w:rPr>
        <w:t>Both</w:t>
      </w:r>
      <w:r w:rsidR="003B7204" w:rsidRPr="003D006D">
        <w:rPr>
          <w:rStyle w:val="CodeChar"/>
        </w:rPr>
        <w:t>UoCs</w:t>
      </w:r>
      <w:r w:rsidR="00862391">
        <w:t xml:space="preserve">. See </w:t>
      </w:r>
      <w:r w:rsidR="00862391">
        <w:fldChar w:fldCharType="begin"/>
      </w:r>
      <w:r w:rsidR="00862391">
        <w:instrText xml:space="preserve"> REF _Ref437668747 \r \h </w:instrText>
      </w:r>
      <w:r w:rsidR="00862391">
        <w:fldChar w:fldCharType="separate"/>
      </w:r>
      <w:r w:rsidR="00632C6D">
        <w:t>3.10.32</w:t>
      </w:r>
      <w:r w:rsidR="00862391">
        <w:fldChar w:fldCharType="end"/>
      </w:r>
      <w:r w:rsidR="00862391">
        <w:t xml:space="preserve"> </w:t>
      </w:r>
      <w:r w:rsidR="00862391">
        <w:fldChar w:fldCharType="begin"/>
      </w:r>
      <w:r w:rsidR="00862391">
        <w:instrText xml:space="preserve"> REF _Ref437668751 \h </w:instrText>
      </w:r>
      <w:r w:rsidR="00862391">
        <w:fldChar w:fldCharType="separate"/>
      </w:r>
      <w:r w:rsidR="00632C6D">
        <w:t>Event notification</w:t>
      </w:r>
      <w:r w:rsidR="00862391">
        <w:fldChar w:fldCharType="end"/>
      </w:r>
      <w:r w:rsidR="00862391">
        <w:t>.</w:t>
      </w:r>
    </w:p>
    <w:p w14:paraId="201A9276" w14:textId="77777777" w:rsidR="007054D5" w:rsidRDefault="007054D5" w:rsidP="006652C4">
      <w:pPr>
        <w:pStyle w:val="Heading3"/>
      </w:pPr>
      <w:bookmarkStart w:id="546" w:name="_Ref440481023"/>
      <w:bookmarkStart w:id="547" w:name="_Ref435336647"/>
      <w:bookmarkStart w:id="548" w:name="_Toc456813738"/>
      <w:r>
        <w:t>Edit an ASCCP</w:t>
      </w:r>
      <w:bookmarkEnd w:id="546"/>
      <w:bookmarkEnd w:id="548"/>
    </w:p>
    <w:p w14:paraId="36717496" w14:textId="77777777" w:rsidR="00DC2B72" w:rsidRDefault="00A80FC7" w:rsidP="00DC2B72">
      <w:r>
        <w:t>Pre-condition: The ASCCP is in the Editing</w:t>
      </w:r>
      <w:r w:rsidR="00AB0765">
        <w:t xml:space="preserve"> or Candidate</w:t>
      </w:r>
      <w:r>
        <w:t xml:space="preserve"> state. The user is the owner of the ASCCP.</w:t>
      </w:r>
    </w:p>
    <w:p w14:paraId="39926F6A" w14:textId="77777777" w:rsidR="00A80FC7" w:rsidRDefault="00A80FC7" w:rsidP="00DC2B72"/>
    <w:p w14:paraId="41C915F1" w14:textId="1740F453" w:rsidR="00A80FC7" w:rsidRPr="00DC2B72" w:rsidRDefault="00AB0765" w:rsidP="00DC2B72">
      <w:r>
        <w:t xml:space="preserve">If the ASCCP is in Candidate state, ask the user to confirm changing it back to the Editing state. Upon confirmation, invoke the functionality in </w:t>
      </w:r>
      <w:r>
        <w:fldChar w:fldCharType="begin"/>
      </w:r>
      <w:r>
        <w:instrText xml:space="preserve"> REF _Ref437930011 \r \h </w:instrText>
      </w:r>
      <w:r>
        <w:fldChar w:fldCharType="separate"/>
      </w:r>
      <w:r w:rsidR="00632C6D">
        <w:t>3.10.24.2</w:t>
      </w:r>
      <w:r>
        <w:fldChar w:fldCharType="end"/>
      </w:r>
      <w:r>
        <w:t>. Once the ASCCP is in the Editing state, b</w:t>
      </w:r>
      <w:r w:rsidR="00A80FC7">
        <w:t xml:space="preserve">ring up a UI so that the user can modify and save the property of the ASCCP as described in </w:t>
      </w:r>
      <w:r w:rsidR="00A80FC7">
        <w:fldChar w:fldCharType="begin"/>
      </w:r>
      <w:r w:rsidR="00A80FC7">
        <w:instrText xml:space="preserve"> REF _Ref435336643 \r \h </w:instrText>
      </w:r>
      <w:r w:rsidR="00A80FC7">
        <w:fldChar w:fldCharType="separate"/>
      </w:r>
      <w:r w:rsidR="00632C6D">
        <w:t>3.10.20</w:t>
      </w:r>
      <w:r w:rsidR="00A80FC7">
        <w:fldChar w:fldCharType="end"/>
      </w:r>
      <w:r w:rsidR="00A80FC7">
        <w:t>.</w:t>
      </w:r>
      <w:r>
        <w:t xml:space="preserve"> Upon saving, properl</w:t>
      </w:r>
      <w:r w:rsidR="00A80FC7">
        <w:t>y update the current record and create a new history record of the ASCCP according to the general guideline.</w:t>
      </w:r>
      <w:r w:rsidR="0093447A" w:rsidRPr="0093447A">
        <w:t xml:space="preserve"> </w:t>
      </w:r>
      <w:r w:rsidR="0093447A">
        <w:t xml:space="preserve">In addition, the user shall be able to invoke the </w:t>
      </w:r>
      <w:r w:rsidR="0093447A">
        <w:fldChar w:fldCharType="begin"/>
      </w:r>
      <w:r w:rsidR="0093447A">
        <w:instrText xml:space="preserve"> REF _Ref437928515 \h </w:instrText>
      </w:r>
      <w:r w:rsidR="0093447A">
        <w:fldChar w:fldCharType="separate"/>
      </w:r>
      <w:r w:rsidR="00632C6D">
        <w:t>Change ASCCP state</w:t>
      </w:r>
      <w:r w:rsidR="0093447A">
        <w:fldChar w:fldCharType="end"/>
      </w:r>
      <w:r w:rsidR="0093447A">
        <w:t xml:space="preserve"> functionality in </w:t>
      </w:r>
      <w:r w:rsidR="0093447A">
        <w:fldChar w:fldCharType="begin"/>
      </w:r>
      <w:r w:rsidR="0093447A">
        <w:instrText xml:space="preserve"> REF _Ref437928515 \r \h </w:instrText>
      </w:r>
      <w:r w:rsidR="0093447A">
        <w:fldChar w:fldCharType="separate"/>
      </w:r>
      <w:r w:rsidR="00632C6D">
        <w:t>3.10.24</w:t>
      </w:r>
      <w:r w:rsidR="0093447A">
        <w:fldChar w:fldCharType="end"/>
      </w:r>
      <w:r w:rsidR="0093447A">
        <w:t>.</w:t>
      </w:r>
    </w:p>
    <w:p w14:paraId="5A5B8F9F" w14:textId="77777777" w:rsidR="007054D5" w:rsidRPr="007054D5" w:rsidRDefault="007054D5" w:rsidP="007054D5"/>
    <w:p w14:paraId="05A1B523" w14:textId="77777777" w:rsidR="00836407" w:rsidRDefault="00836407" w:rsidP="00836407">
      <w:pPr>
        <w:pStyle w:val="Heading3"/>
      </w:pPr>
      <w:bookmarkStart w:id="549" w:name="_Toc456813739"/>
      <w:r>
        <w:t>Discard a revision of an ASCCP</w:t>
      </w:r>
      <w:bookmarkEnd w:id="549"/>
    </w:p>
    <w:p w14:paraId="27AEA22F" w14:textId="77777777" w:rsidR="00836407" w:rsidRDefault="00836407" w:rsidP="00836407">
      <w:r>
        <w:t xml:space="preserve">Pre-condition: The ASCCP is in the Editing state. The user is the owner of the ASCCP. </w:t>
      </w:r>
      <w:r w:rsidR="00C0425B">
        <w:t xml:space="preserve">If the </w:t>
      </w:r>
      <w:r w:rsidRPr="00A80FC7">
        <w:rPr>
          <w:rStyle w:val="CodeChar"/>
        </w:rPr>
        <w:t>revision_num</w:t>
      </w:r>
      <w:r>
        <w:t xml:space="preserve"> of the ASCCP is 1</w:t>
      </w:r>
      <w:r w:rsidR="00C0425B">
        <w:t xml:space="preserve">, there must be </w:t>
      </w:r>
      <w:r>
        <w:t>no association using the ASCCP.</w:t>
      </w:r>
    </w:p>
    <w:p w14:paraId="7190ADD4" w14:textId="77777777" w:rsidR="00DF2250" w:rsidRDefault="00DF2250" w:rsidP="00C0425B"/>
    <w:p w14:paraId="5669862A" w14:textId="734B3E40" w:rsidR="00C0425B" w:rsidRDefault="00C0425B" w:rsidP="00C0425B">
      <w:r>
        <w:t xml:space="preserve">The UI should come up that allows the user to search for the ASCCP to </w:t>
      </w:r>
      <w:r w:rsidR="00DF2250">
        <w:t>discard</w:t>
      </w:r>
      <w:r>
        <w:t xml:space="preserve">. The search criteria is similar to that described in </w:t>
      </w:r>
      <w:r>
        <w:fldChar w:fldCharType="begin"/>
      </w:r>
      <w:r>
        <w:instrText xml:space="preserve"> REF _Ref435336589 \r \h </w:instrText>
      </w:r>
      <w:r>
        <w:fldChar w:fldCharType="separate"/>
      </w:r>
      <w:r w:rsidR="00632C6D">
        <w:t>3.10.4</w:t>
      </w:r>
      <w:r>
        <w:fldChar w:fldCharType="end"/>
      </w:r>
      <w:r>
        <w:t xml:space="preserve">; however, the result shall filter to ASCCPs. Upon selection, the system check whether the current revision of the ASCCP meets the pre-condition. If not, indicates the unfulfilling condition to the user and return to the previous screen. If so, indicate to the user that the operation cannot be undone and obtain the user confirmation. </w:t>
      </w:r>
    </w:p>
    <w:p w14:paraId="294CE5AE" w14:textId="77777777" w:rsidR="00C0425B" w:rsidRDefault="00C0425B" w:rsidP="00C0425B"/>
    <w:p w14:paraId="061417AF" w14:textId="77777777" w:rsidR="00C0425B" w:rsidRDefault="00C0425B" w:rsidP="00C0425B">
      <w:r>
        <w:t xml:space="preserve">If the </w:t>
      </w:r>
      <w:r w:rsidRPr="00C0425B">
        <w:rPr>
          <w:rStyle w:val="CodeChar"/>
        </w:rPr>
        <w:t>revision_num</w:t>
      </w:r>
      <w:r>
        <w:t xml:space="preserve"> is 1, the current and history records of the ASCCP shall be deleted upon the user’s confirmation.</w:t>
      </w:r>
    </w:p>
    <w:p w14:paraId="4BDD5563" w14:textId="77777777" w:rsidR="00C0425B" w:rsidRDefault="00C0425B" w:rsidP="00C0425B"/>
    <w:p w14:paraId="05219561" w14:textId="77777777" w:rsidR="00C0425B" w:rsidRDefault="00C0425B" w:rsidP="00C0425B">
      <w:r>
        <w:t xml:space="preserve">If the </w:t>
      </w:r>
      <w:r w:rsidRPr="00C0425B">
        <w:rPr>
          <w:rStyle w:val="CodeChar"/>
        </w:rPr>
        <w:t>revision_num</w:t>
      </w:r>
      <w:r>
        <w:t xml:space="preserve"> is higher than 1, the current record of the ASCCP must be reverted to the previous revision according to the history record. Finally, all the history records associated with the discarded revision has to be deleted.</w:t>
      </w:r>
    </w:p>
    <w:p w14:paraId="746C589E" w14:textId="77777777" w:rsidR="00C0425B" w:rsidRDefault="00C0425B" w:rsidP="00C0425B"/>
    <w:p w14:paraId="7B908FF1" w14:textId="77777777" w:rsidR="00C0425B" w:rsidRPr="00836407" w:rsidRDefault="00C0425B" w:rsidP="00836407">
      <w:r>
        <w:lastRenderedPageBreak/>
        <w:t xml:space="preserve">Event: If the </w:t>
      </w:r>
      <w:r w:rsidRPr="00C0425B">
        <w:rPr>
          <w:rStyle w:val="CodeChar"/>
        </w:rPr>
        <w:t>revision_num</w:t>
      </w:r>
      <w:r>
        <w:t xml:space="preserve"> is 1, the owner of the target ACC shall be notified. If the </w:t>
      </w:r>
      <w:r w:rsidRPr="00C0425B">
        <w:rPr>
          <w:rStyle w:val="CodeChar"/>
        </w:rPr>
        <w:t>revision_num</w:t>
      </w:r>
      <w:r>
        <w:t xml:space="preserve"> is higher than 1, an event shall be raised to notify owners of </w:t>
      </w:r>
      <w:r w:rsidR="003D006D" w:rsidRPr="003D006D">
        <w:rPr>
          <w:rStyle w:val="CodeChar"/>
        </w:rPr>
        <w:t>Both</w:t>
      </w:r>
      <w:r w:rsidRPr="003D006D">
        <w:rPr>
          <w:rStyle w:val="CodeChar"/>
        </w:rPr>
        <w:t>UoCs</w:t>
      </w:r>
      <w:r>
        <w:t>.</w:t>
      </w:r>
    </w:p>
    <w:p w14:paraId="73EF1C24" w14:textId="77777777" w:rsidR="00A80FC7" w:rsidRPr="00A80FC7" w:rsidRDefault="00A80FC7" w:rsidP="00A80FC7">
      <w:pPr>
        <w:pStyle w:val="Heading3"/>
      </w:pPr>
      <w:bookmarkStart w:id="550" w:name="_Ref437928515"/>
      <w:bookmarkStart w:id="551" w:name="_Toc456813740"/>
      <w:r>
        <w:t xml:space="preserve">Change </w:t>
      </w:r>
      <w:r w:rsidR="004147C4">
        <w:t>ASCCP</w:t>
      </w:r>
      <w:r>
        <w:t xml:space="preserve"> state</w:t>
      </w:r>
      <w:bookmarkEnd w:id="550"/>
      <w:bookmarkEnd w:id="551"/>
    </w:p>
    <w:p w14:paraId="37177A34" w14:textId="77777777" w:rsidR="006C23B0" w:rsidRPr="00C27F45" w:rsidRDefault="006C23B0" w:rsidP="006C23B0">
      <w:r>
        <w:t>The state change operation cannot be undone.</w:t>
      </w:r>
    </w:p>
    <w:p w14:paraId="1AB7F0BD" w14:textId="77777777" w:rsidR="006C23B0" w:rsidRDefault="006C23B0" w:rsidP="006C23B0">
      <w:pPr>
        <w:pStyle w:val="Heading4"/>
      </w:pPr>
      <w:bookmarkStart w:id="552" w:name="_Toc456813741"/>
      <w:r>
        <w:t>Change from Editing to Candidate state</w:t>
      </w:r>
      <w:bookmarkEnd w:id="552"/>
    </w:p>
    <w:p w14:paraId="1D9B3FF4" w14:textId="77777777" w:rsidR="006C23B0" w:rsidRDefault="006C23B0" w:rsidP="006C23B0">
      <w:pPr>
        <w:spacing w:before="240"/>
      </w:pPr>
      <w:r>
        <w:t>Pre-condition: The ASCCP is in the Editing State. The user is the owner of the ASCCP.</w:t>
      </w:r>
    </w:p>
    <w:p w14:paraId="67F13D71"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AB0765">
        <w:t>S</w:t>
      </w:r>
      <w:r>
        <w:t>CC</w:t>
      </w:r>
      <w:r w:rsidR="00AB0765">
        <w:t>P</w:t>
      </w:r>
      <w:r>
        <w:t xml:space="preserve"> must be updated to the Candidate state. Their history columns shall also be properly updated. </w:t>
      </w:r>
    </w:p>
    <w:p w14:paraId="2CCF1508" w14:textId="77777777" w:rsidR="006C23B0" w:rsidRDefault="006C23B0" w:rsidP="006C23B0"/>
    <w:p w14:paraId="1F66ACD9" w14:textId="77777777" w:rsidR="006C23B0" w:rsidRPr="00F87C2D" w:rsidRDefault="006C23B0" w:rsidP="006C23B0">
      <w:r>
        <w:t xml:space="preserve">Event: An event shall be raised to notify owners of </w:t>
      </w:r>
      <w:r w:rsidR="00625043" w:rsidRPr="00625043">
        <w:rPr>
          <w:rStyle w:val="CodeChar"/>
        </w:rPr>
        <w:t>Both</w:t>
      </w:r>
      <w:r w:rsidRPr="00625043">
        <w:rPr>
          <w:rStyle w:val="CodeChar"/>
        </w:rPr>
        <w:t>UoCs</w:t>
      </w:r>
      <w:r w:rsidR="00625043">
        <w:t xml:space="preserve">. </w:t>
      </w:r>
    </w:p>
    <w:p w14:paraId="4101CB9C" w14:textId="77777777" w:rsidR="006C23B0" w:rsidRDefault="006C23B0" w:rsidP="006C23B0">
      <w:pPr>
        <w:pStyle w:val="Heading4"/>
      </w:pPr>
      <w:bookmarkStart w:id="553" w:name="_Ref437930011"/>
      <w:bookmarkStart w:id="554" w:name="_Toc456813742"/>
      <w:r>
        <w:t>Change from Candidate to Editing state</w:t>
      </w:r>
      <w:bookmarkEnd w:id="553"/>
      <w:bookmarkEnd w:id="554"/>
    </w:p>
    <w:p w14:paraId="7CED0426" w14:textId="77777777" w:rsidR="006C23B0" w:rsidRDefault="006C23B0" w:rsidP="006C23B0">
      <w:pPr>
        <w:spacing w:before="240"/>
      </w:pPr>
      <w:r>
        <w:t>Pre-condition: The A</w:t>
      </w:r>
      <w:r w:rsidR="003E38FD">
        <w:t>S</w:t>
      </w:r>
      <w:r>
        <w:t>CC</w:t>
      </w:r>
      <w:r w:rsidR="003E38FD">
        <w:t>P</w:t>
      </w:r>
      <w:r>
        <w:t xml:space="preserve"> is in the Candidate state. The user is the owner of the </w:t>
      </w:r>
      <w:r w:rsidR="003E38FD">
        <w:t>ASCCP</w:t>
      </w:r>
      <w:r>
        <w:t xml:space="preserve">. </w:t>
      </w:r>
    </w:p>
    <w:p w14:paraId="2BC515E6"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3E38FD">
        <w:t>S</w:t>
      </w:r>
      <w:r>
        <w:t>CC</w:t>
      </w:r>
      <w:r w:rsidR="003E38FD">
        <w:t>P</w:t>
      </w:r>
      <w:r>
        <w:t xml:space="preserve"> must be updated to the Editing state. Their history columns shall also be properly updated. </w:t>
      </w:r>
    </w:p>
    <w:p w14:paraId="42E5E834" w14:textId="77777777" w:rsidR="006C23B0" w:rsidRDefault="006C23B0" w:rsidP="006C23B0"/>
    <w:p w14:paraId="0909EFF5" w14:textId="77777777" w:rsidR="006C23B0" w:rsidRDefault="006C23B0" w:rsidP="006C23B0">
      <w:r>
        <w:t xml:space="preserve">Event: </w:t>
      </w:r>
      <w:r w:rsidR="00625043">
        <w:t xml:space="preserve">An event shall be raised to notify owners of </w:t>
      </w:r>
      <w:r w:rsidR="00625043" w:rsidRPr="00625043">
        <w:rPr>
          <w:rStyle w:val="CodeChar"/>
        </w:rPr>
        <w:t>BothUoCs</w:t>
      </w:r>
      <w:r w:rsidR="00625043">
        <w:t>.</w:t>
      </w:r>
    </w:p>
    <w:p w14:paraId="5D472E0B" w14:textId="77777777" w:rsidR="006C23B0" w:rsidRDefault="006C23B0" w:rsidP="006C23B0">
      <w:pPr>
        <w:pStyle w:val="Heading4"/>
      </w:pPr>
      <w:bookmarkStart w:id="555" w:name="_Toc456813743"/>
      <w:r>
        <w:t>Change from Candidate to Published state</w:t>
      </w:r>
      <w:bookmarkEnd w:id="555"/>
    </w:p>
    <w:p w14:paraId="0EBE4400" w14:textId="77777777" w:rsidR="006C23B0" w:rsidRPr="00191A85" w:rsidRDefault="006C23B0" w:rsidP="006C23B0">
      <w:pPr>
        <w:spacing w:before="240"/>
      </w:pPr>
      <w:r>
        <w:t>Pre-condition: The A</w:t>
      </w:r>
      <w:r w:rsidR="00003CDF">
        <w:t>S</w:t>
      </w:r>
      <w:r>
        <w:t>CC</w:t>
      </w:r>
      <w:r w:rsidR="00003CDF">
        <w:t>P</w:t>
      </w:r>
      <w:r>
        <w:t xml:space="preserve"> is in the Candidate state. The user is the owner of the </w:t>
      </w:r>
      <w:r w:rsidR="00003CDF">
        <w:t>ASCCP</w:t>
      </w:r>
      <w:r>
        <w:t>.</w:t>
      </w:r>
    </w:p>
    <w:p w14:paraId="34436BF9" w14:textId="77777777" w:rsidR="006C23B0" w:rsidRDefault="00FF02DD" w:rsidP="006C23B0">
      <w:pPr>
        <w:spacing w:before="240"/>
      </w:pPr>
      <w:r>
        <w:t>The system shall indicate to the user that all history of changes for this revision of the ASCCP will be deleted. The user shall confirm this request. Upon confirmation, t</w:t>
      </w:r>
      <w:r w:rsidR="006C23B0">
        <w:t xml:space="preserve">he </w:t>
      </w:r>
      <w:r w:rsidR="006C23B0" w:rsidRPr="00191A85">
        <w:rPr>
          <w:rStyle w:val="CodeChar"/>
        </w:rPr>
        <w:t>state</w:t>
      </w:r>
      <w:r w:rsidR="006C23B0">
        <w:t xml:space="preserve"> column of the current record of the A</w:t>
      </w:r>
      <w:r w:rsidR="00003CDF">
        <w:t>S</w:t>
      </w:r>
      <w:r w:rsidR="006C23B0">
        <w:t>CC</w:t>
      </w:r>
      <w:r w:rsidR="00003CDF">
        <w:t>P</w:t>
      </w:r>
      <w:r w:rsidR="006C23B0">
        <w:t xml:space="preserve"> must be updated to the Published state. Their history columns shall also be properly updated. </w:t>
      </w:r>
      <w:r w:rsidR="00003CDF">
        <w:t>A history record of the ASCCP needs to be created accordingly.</w:t>
      </w:r>
      <w:r w:rsidR="006C23B0">
        <w:t xml:space="preserve"> Then</w:t>
      </w:r>
      <w:r w:rsidR="00003CDF">
        <w:t>,</w:t>
      </w:r>
      <w:r w:rsidR="006C23B0">
        <w:t xml:space="preserve"> all prior history records of the A</w:t>
      </w:r>
      <w:r w:rsidR="00003CDF">
        <w:t>S</w:t>
      </w:r>
      <w:r w:rsidR="006C23B0">
        <w:t>CC</w:t>
      </w:r>
      <w:r w:rsidR="00003CDF">
        <w:t>P</w:t>
      </w:r>
      <w:r w:rsidR="006C23B0">
        <w:t xml:space="preserve"> shall be deleted.</w:t>
      </w:r>
    </w:p>
    <w:p w14:paraId="1991FD3C" w14:textId="77777777" w:rsidR="00DC2B72" w:rsidRPr="00DC2B72" w:rsidRDefault="006C23B0" w:rsidP="00003CDF">
      <w:pPr>
        <w:spacing w:before="240"/>
      </w:pPr>
      <w:r>
        <w:t xml:space="preserve">Event: </w:t>
      </w:r>
      <w:r w:rsidR="00625043">
        <w:t xml:space="preserve">An event shall be raised to notify owners of </w:t>
      </w:r>
      <w:r w:rsidR="00625043" w:rsidRPr="00625043">
        <w:rPr>
          <w:rStyle w:val="CodeChar"/>
        </w:rPr>
        <w:t>BothUoCs</w:t>
      </w:r>
      <w:r w:rsidR="00625043">
        <w:t>.</w:t>
      </w:r>
    </w:p>
    <w:p w14:paraId="10ACAF1B" w14:textId="77777777" w:rsidR="006652C4" w:rsidRDefault="006652C4" w:rsidP="006652C4">
      <w:pPr>
        <w:pStyle w:val="Heading3"/>
      </w:pPr>
      <w:bookmarkStart w:id="556" w:name="_Ref438114348"/>
      <w:bookmarkStart w:id="557" w:name="_Toc456813744"/>
      <w:r>
        <w:t xml:space="preserve">Create a new </w:t>
      </w:r>
      <w:commentRangeStart w:id="558"/>
      <w:r>
        <w:t>BCCP</w:t>
      </w:r>
      <w:bookmarkEnd w:id="547"/>
      <w:bookmarkEnd w:id="556"/>
      <w:commentRangeEnd w:id="558"/>
      <w:r w:rsidR="0038587B">
        <w:rPr>
          <w:rStyle w:val="CommentReference"/>
          <w:b w:val="0"/>
        </w:rPr>
        <w:commentReference w:id="558"/>
      </w:r>
      <w:bookmarkEnd w:id="557"/>
    </w:p>
    <w:p w14:paraId="4BC65D26" w14:textId="572E2970" w:rsidR="00F6381E" w:rsidRDefault="00F6381E" w:rsidP="00F6381E">
      <w:pPr>
        <w:spacing w:before="240"/>
      </w:pPr>
      <w:r>
        <w:t xml:space="preserve">The UI shall allow the user to search for the BDT, on which the BCCP’s property term will apply. The search criteria is the same as that described in </w:t>
      </w:r>
      <w:r>
        <w:fldChar w:fldCharType="begin"/>
      </w:r>
      <w:r>
        <w:instrText xml:space="preserve"> REF _Ref435336589 \h </w:instrText>
      </w:r>
      <w:r>
        <w:fldChar w:fldCharType="separate"/>
      </w:r>
      <w:r w:rsidR="00632C6D">
        <w:t>View/Search CCs</w:t>
      </w:r>
      <w:r>
        <w:fldChar w:fldCharType="end"/>
      </w:r>
      <w:r>
        <w:t xml:space="preserve"> in </w:t>
      </w:r>
      <w:r>
        <w:fldChar w:fldCharType="begin"/>
      </w:r>
      <w:r>
        <w:instrText xml:space="preserve"> REF _Ref435336589 \r \h </w:instrText>
      </w:r>
      <w:r>
        <w:fldChar w:fldCharType="separate"/>
      </w:r>
      <w:r w:rsidR="00632C6D">
        <w:t>3.10.4</w:t>
      </w:r>
      <w:r>
        <w:fldChar w:fldCharType="end"/>
      </w:r>
      <w:r>
        <w:t xml:space="preserve">, except that only </w:t>
      </w:r>
      <w:r w:rsidR="00AF4284">
        <w:t>BDT</w:t>
      </w:r>
      <w:r>
        <w:t xml:space="preserve"> shall be returned. Let the select</w:t>
      </w:r>
      <w:r w:rsidR="00AF4284">
        <w:t>ed target</w:t>
      </w:r>
      <w:r>
        <w:t xml:space="preserve"> </w:t>
      </w:r>
      <w:r w:rsidR="00AF4284">
        <w:t>BDT</w:t>
      </w:r>
      <w:r>
        <w:t xml:space="preserve"> be </w:t>
      </w:r>
      <w:r w:rsidRPr="000706A2">
        <w:rPr>
          <w:rStyle w:val="CodeChar"/>
        </w:rPr>
        <w:t>t</w:t>
      </w:r>
      <w:r w:rsidR="00AF4284">
        <w:rPr>
          <w:rStyle w:val="CodeChar"/>
        </w:rPr>
        <w:t>BDT</w:t>
      </w:r>
      <w:r>
        <w:t xml:space="preserve">. Once the user has selected the </w:t>
      </w:r>
      <w:r w:rsidRPr="000706A2">
        <w:rPr>
          <w:rStyle w:val="CodeChar"/>
        </w:rPr>
        <w:t>t</w:t>
      </w:r>
      <w:r w:rsidR="00AF4284">
        <w:rPr>
          <w:rStyle w:val="CodeChar"/>
        </w:rPr>
        <w:t>BDT</w:t>
      </w:r>
      <w:r w:rsidR="00AF4284" w:rsidRPr="00AF4284">
        <w:t>,</w:t>
      </w:r>
      <w:r w:rsidRPr="00AF4284">
        <w:t xml:space="preserve"> </w:t>
      </w:r>
      <w:r>
        <w:t>a</w:t>
      </w:r>
      <w:r w:rsidR="00AF4284">
        <w:t xml:space="preserve"> BC</w:t>
      </w:r>
      <w:r>
        <w:t>CP current and history record</w:t>
      </w:r>
      <w:r w:rsidR="00AF4284">
        <w:t>s</w:t>
      </w:r>
      <w:r>
        <w:t xml:space="preserve"> shall be created as described below. The user shall be able to modify </w:t>
      </w:r>
      <w:r w:rsidR="00AF4284">
        <w:t>B</w:t>
      </w:r>
      <w:r>
        <w:t>CCP properties and save</w:t>
      </w:r>
      <w:r w:rsidR="00AF4284">
        <w:t xml:space="preserve"> them</w:t>
      </w:r>
      <w:r>
        <w:t xml:space="preserve"> as described below. Every save result</w:t>
      </w:r>
      <w:r w:rsidR="00AF4284">
        <w:t>s</w:t>
      </w:r>
      <w:r>
        <w:t xml:space="preserve"> in the current record getting updated and a new history record created. In addition, the user shall be able to invoke the</w:t>
      </w:r>
      <w:r w:rsidR="00466318">
        <w:t xml:space="preserve"> </w:t>
      </w:r>
      <w:r w:rsidR="00466318">
        <w:fldChar w:fldCharType="begin"/>
      </w:r>
      <w:r w:rsidR="00466318">
        <w:instrText xml:space="preserve"> REF _Ref438059941 \h </w:instrText>
      </w:r>
      <w:r w:rsidR="00466318">
        <w:fldChar w:fldCharType="separate"/>
      </w:r>
      <w:r w:rsidR="00632C6D">
        <w:t>Change BCCP state</w:t>
      </w:r>
      <w:r w:rsidR="00466318">
        <w:fldChar w:fldCharType="end"/>
      </w:r>
      <w:r w:rsidR="00466318">
        <w:t xml:space="preserve"> functionality in </w:t>
      </w:r>
      <w:r w:rsidR="00466318">
        <w:fldChar w:fldCharType="begin"/>
      </w:r>
      <w:r w:rsidR="00466318">
        <w:instrText xml:space="preserve"> REF _Ref438059941 \r \h </w:instrText>
      </w:r>
      <w:r w:rsidR="00466318">
        <w:fldChar w:fldCharType="separate"/>
      </w:r>
      <w:r w:rsidR="00632C6D">
        <w:t>3.10.29</w:t>
      </w:r>
      <w:r w:rsidR="00466318">
        <w:fldChar w:fldCharType="end"/>
      </w:r>
      <w:r>
        <w:t>.</w:t>
      </w:r>
    </w:p>
    <w:p w14:paraId="13F05971" w14:textId="77777777" w:rsidR="00F6381E" w:rsidRDefault="00AF4284" w:rsidP="00F6381E">
      <w:pPr>
        <w:pStyle w:val="Heading4"/>
      </w:pPr>
      <w:bookmarkStart w:id="559" w:name="_Toc456813745"/>
      <w:r>
        <w:t>BCCP</w:t>
      </w:r>
      <w:r w:rsidR="00F6381E">
        <w:t xml:space="preserve"> current record</w:t>
      </w:r>
      <w:bookmarkEnd w:id="559"/>
    </w:p>
    <w:p w14:paraId="06A40757" w14:textId="77777777" w:rsidR="00F6381E" w:rsidRDefault="00F6381E" w:rsidP="00F6381E">
      <w:pPr>
        <w:spacing w:before="240" w:after="240"/>
      </w:pPr>
      <w:r>
        <w:t xml:space="preserve">Populate the </w:t>
      </w:r>
      <w:r w:rsidR="00F06AD2">
        <w:t>BCCP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F6381E" w:rsidRPr="00A159CE" w14:paraId="4F12D7CD" w14:textId="77777777" w:rsidTr="004C4B95">
        <w:tc>
          <w:tcPr>
            <w:tcW w:w="9576" w:type="dxa"/>
            <w:gridSpan w:val="3"/>
          </w:tcPr>
          <w:p w14:paraId="5DBA4C6D" w14:textId="77777777" w:rsidR="00F6381E" w:rsidRPr="00A159CE" w:rsidRDefault="00466318" w:rsidP="004C4B95">
            <w:r>
              <w:rPr>
                <w:rStyle w:val="CodeChar"/>
              </w:rPr>
              <w:t>b</w:t>
            </w:r>
            <w:r w:rsidR="00F6381E">
              <w:rPr>
                <w:rStyle w:val="CodeChar"/>
              </w:rPr>
              <w:t>ccp</w:t>
            </w:r>
            <w:r w:rsidR="00F6381E" w:rsidRPr="00A159CE">
              <w:rPr>
                <w:rStyle w:val="CodeChar"/>
              </w:rPr>
              <w:t>_</w:t>
            </w:r>
            <w:r w:rsidR="00F6381E">
              <w:rPr>
                <w:rStyle w:val="CodeChar"/>
              </w:rPr>
              <w:t>id</w:t>
            </w:r>
            <w:r w:rsidR="00F6381E" w:rsidRPr="00A159CE">
              <w:t xml:space="preserve"> = Auto-generate</w:t>
            </w:r>
            <w:r w:rsidR="004938B0">
              <w:t>d</w:t>
            </w:r>
            <w:r w:rsidR="00F6381E" w:rsidRPr="00A159CE">
              <w:t xml:space="preserve"> database key.</w:t>
            </w:r>
          </w:p>
        </w:tc>
      </w:tr>
      <w:tr w:rsidR="00F6381E" w:rsidRPr="00A159CE" w14:paraId="57BA37C5" w14:textId="77777777" w:rsidTr="004C4B95">
        <w:tc>
          <w:tcPr>
            <w:tcW w:w="9576" w:type="dxa"/>
            <w:gridSpan w:val="3"/>
          </w:tcPr>
          <w:p w14:paraId="20EDA406" w14:textId="77777777" w:rsidR="00F6381E" w:rsidRPr="00A159CE" w:rsidRDefault="00F6381E" w:rsidP="004C4B95">
            <w:r>
              <w:rPr>
                <w:rStyle w:val="CodeChar"/>
              </w:rPr>
              <w:lastRenderedPageBreak/>
              <w:t>guid</w:t>
            </w:r>
            <w:r w:rsidRPr="00A159CE">
              <w:t xml:space="preserve"> = </w:t>
            </w:r>
            <w:r>
              <w:t>Create a new GUID</w:t>
            </w:r>
            <w:r w:rsidRPr="00A159CE">
              <w:t>.</w:t>
            </w:r>
          </w:p>
        </w:tc>
      </w:tr>
      <w:tr w:rsidR="00F6381E" w:rsidRPr="00A159CE" w14:paraId="2A314505" w14:textId="77777777" w:rsidTr="004C4B95">
        <w:tc>
          <w:tcPr>
            <w:tcW w:w="9576" w:type="dxa"/>
            <w:gridSpan w:val="3"/>
          </w:tcPr>
          <w:p w14:paraId="1DFA663F" w14:textId="77777777" w:rsidR="00F6381E" w:rsidRPr="00A159CE" w:rsidRDefault="00F6381E" w:rsidP="004C4B95">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004938B0">
              <w:rPr>
                <w:rStyle w:val="CodeChar"/>
              </w:rPr>
              <w:t>“A new B</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64FD5" w:rsidRPr="00A159CE" w14:paraId="6F83BFAA" w14:textId="77777777" w:rsidTr="004C4B95">
        <w:tc>
          <w:tcPr>
            <w:tcW w:w="9576" w:type="dxa"/>
            <w:gridSpan w:val="3"/>
          </w:tcPr>
          <w:p w14:paraId="3F31AB41" w14:textId="77777777" w:rsidR="00064FD5" w:rsidRDefault="00064FD5" w:rsidP="004C4B95">
            <w:pPr>
              <w:rPr>
                <w:rStyle w:val="CodeChar"/>
              </w:rPr>
            </w:pPr>
            <w:r>
              <w:rPr>
                <w:rStyle w:val="CodeChar"/>
              </w:rPr>
              <w:t xml:space="preserve">representation_term = </w:t>
            </w:r>
            <w:r w:rsidR="004938B0">
              <w:rPr>
                <w:rStyle w:val="CodeChar"/>
              </w:rPr>
              <w:t>tBDT.data_type_term</w:t>
            </w:r>
          </w:p>
        </w:tc>
      </w:tr>
      <w:tr w:rsidR="00F6381E" w:rsidRPr="00A159CE" w14:paraId="02535295" w14:textId="77777777" w:rsidTr="004C4B95">
        <w:tc>
          <w:tcPr>
            <w:tcW w:w="9576" w:type="dxa"/>
            <w:gridSpan w:val="3"/>
          </w:tcPr>
          <w:p w14:paraId="2C5CE1E8" w14:textId="77777777" w:rsidR="00F6381E" w:rsidRPr="00A159CE" w:rsidRDefault="00064FD5" w:rsidP="004938B0">
            <w:r>
              <w:rPr>
                <w:rStyle w:val="CodeChar"/>
              </w:rPr>
              <w:t>bdt</w:t>
            </w:r>
            <w:r w:rsidR="00F6381E" w:rsidRPr="00A159CE">
              <w:rPr>
                <w:rStyle w:val="CodeChar"/>
              </w:rPr>
              <w:t>_</w:t>
            </w:r>
            <w:r w:rsidR="00F6381E">
              <w:rPr>
                <w:rStyle w:val="CodeChar"/>
              </w:rPr>
              <w:t>id</w:t>
            </w:r>
            <w:r w:rsidR="00F6381E">
              <w:t xml:space="preserve"> = </w:t>
            </w:r>
            <w:r w:rsidR="00F6381E" w:rsidRPr="00EB2CE0">
              <w:rPr>
                <w:rStyle w:val="CodeChar"/>
              </w:rPr>
              <w:t>t</w:t>
            </w:r>
            <w:r w:rsidR="004938B0">
              <w:rPr>
                <w:rStyle w:val="CodeChar"/>
              </w:rPr>
              <w:t>BDT</w:t>
            </w:r>
            <w:r w:rsidR="00F6381E" w:rsidRPr="00EB2CE0">
              <w:rPr>
                <w:rStyle w:val="CodeChar"/>
              </w:rPr>
              <w:t>.</w:t>
            </w:r>
            <w:r w:rsidR="004938B0">
              <w:rPr>
                <w:rStyle w:val="CodeChar"/>
              </w:rPr>
              <w:t>bdt</w:t>
            </w:r>
            <w:r w:rsidR="00F6381E" w:rsidRPr="00EB2CE0">
              <w:rPr>
                <w:rStyle w:val="CodeChar"/>
              </w:rPr>
              <w:t>_id</w:t>
            </w:r>
            <w:r w:rsidR="00F6381E">
              <w:t xml:space="preserve">. Show </w:t>
            </w:r>
            <w:r w:rsidR="004938B0">
              <w:t>BDT</w:t>
            </w:r>
            <w:r w:rsidR="00F6381E">
              <w:t>’s DEN</w:t>
            </w:r>
            <w:r w:rsidR="004938B0">
              <w:t xml:space="preserve"> and GUID</w:t>
            </w:r>
            <w:r w:rsidR="00F6381E">
              <w:t xml:space="preserve">. The field is uneditable. </w:t>
            </w:r>
          </w:p>
        </w:tc>
      </w:tr>
      <w:tr w:rsidR="00F6381E" w:rsidRPr="00A159CE" w14:paraId="2F52D3AF" w14:textId="77777777" w:rsidTr="004C4B95">
        <w:tc>
          <w:tcPr>
            <w:tcW w:w="9576" w:type="dxa"/>
            <w:gridSpan w:val="3"/>
          </w:tcPr>
          <w:p w14:paraId="5193D4AD" w14:textId="77777777" w:rsidR="00F6381E" w:rsidRPr="00A159CE" w:rsidRDefault="00F6381E" w:rsidP="004C4B95">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Pr>
                <w:rStyle w:val="CodeChar"/>
              </w:rPr>
              <w:t xml:space="preserve"> </w:t>
            </w:r>
            <w:r w:rsidRPr="00F17A8F">
              <w:rPr>
                <w:rStyle w:val="CodeChar"/>
              </w:rPr>
              <w:t>”</w:t>
            </w:r>
            <w:r>
              <w:rPr>
                <w:rStyle w:val="CodeChar"/>
              </w:rPr>
              <w:t xml:space="preserve"> + tACC.object_class_term</w:t>
            </w:r>
            <w:r w:rsidRPr="00511972">
              <w:t>.</w:t>
            </w:r>
            <w:r>
              <w:t xml:space="preserve"> This is a derived field. Show it but it is uneditable.</w:t>
            </w:r>
          </w:p>
        </w:tc>
      </w:tr>
      <w:tr w:rsidR="00064FD5" w:rsidRPr="00A159CE" w14:paraId="7B3DBC3C" w14:textId="77777777" w:rsidTr="004C4B95">
        <w:tc>
          <w:tcPr>
            <w:tcW w:w="9576" w:type="dxa"/>
            <w:gridSpan w:val="3"/>
          </w:tcPr>
          <w:p w14:paraId="178F9B19" w14:textId="77777777" w:rsidR="00064FD5" w:rsidRPr="00A159CE" w:rsidRDefault="00064FD5" w:rsidP="004C4B95">
            <w:r>
              <w:rPr>
                <w:rStyle w:val="CodeChar"/>
              </w:rPr>
              <w:t>d</w:t>
            </w:r>
            <w:r w:rsidRPr="00A159CE">
              <w:rPr>
                <w:rStyle w:val="CodeChar"/>
              </w:rPr>
              <w:t>efinition</w:t>
            </w:r>
            <w:r w:rsidRPr="00A159CE">
              <w:t xml:space="preserve"> = </w:t>
            </w:r>
            <w:r w:rsidRPr="005D2D67">
              <w:t>Blank. The user can modify this later.</w:t>
            </w:r>
          </w:p>
        </w:tc>
      </w:tr>
      <w:tr w:rsidR="00F6381E" w:rsidRPr="00A159CE" w14:paraId="5061BAFD" w14:textId="77777777" w:rsidTr="004C4B95">
        <w:tc>
          <w:tcPr>
            <w:tcW w:w="9576" w:type="dxa"/>
            <w:gridSpan w:val="3"/>
          </w:tcPr>
          <w:p w14:paraId="0A6B45CF" w14:textId="77777777" w:rsidR="00F6381E" w:rsidRPr="00A159CE" w:rsidRDefault="00F6381E"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F6381E" w:rsidRPr="00A159CE" w14:paraId="0FAA8C24" w14:textId="77777777" w:rsidTr="004C4B95">
        <w:tc>
          <w:tcPr>
            <w:tcW w:w="9576" w:type="dxa"/>
            <w:gridSpan w:val="3"/>
          </w:tcPr>
          <w:p w14:paraId="504F5CDE" w14:textId="77777777" w:rsidR="00F6381E" w:rsidRPr="00A159CE" w:rsidRDefault="00F6381E" w:rsidP="00860F7E">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rsidR="00860F7E">
              <w:t>leave this blank</w:t>
            </w:r>
            <w:r w:rsidRPr="00700731">
              <w:t>.</w:t>
            </w:r>
            <w:r>
              <w:t xml:space="preserve"> The user can </w:t>
            </w:r>
            <w:r w:rsidR="00860F7E">
              <w:t>specify</w:t>
            </w:r>
            <w:r>
              <w:t xml:space="preserve"> later.</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F6381E" w:rsidRPr="00A159CE" w14:paraId="4949AB9D" w14:textId="77777777" w:rsidTr="004C4B95">
        <w:tc>
          <w:tcPr>
            <w:tcW w:w="9576" w:type="dxa"/>
            <w:gridSpan w:val="3"/>
          </w:tcPr>
          <w:p w14:paraId="1CCEEC3D" w14:textId="77777777" w:rsidR="00F6381E" w:rsidRDefault="00F6381E" w:rsidP="000A20D9">
            <w:pPr>
              <w:rPr>
                <w:rStyle w:val="CodeChar"/>
              </w:rPr>
            </w:pPr>
            <w:r>
              <w:rPr>
                <w:rStyle w:val="CodeChar"/>
              </w:rPr>
              <w:t xml:space="preserve">is_deprecated = false. </w:t>
            </w:r>
            <w:r w:rsidRPr="002C54F1">
              <w:t>Show as a check box.</w:t>
            </w:r>
            <w:r w:rsidR="000A20D9">
              <w:t xml:space="preserve"> This check box shall be enabled only when the BCCP is revision 2 or more.</w:t>
            </w:r>
          </w:p>
        </w:tc>
      </w:tr>
      <w:tr w:rsidR="00F6381E" w:rsidRPr="00A159CE" w14:paraId="66B9A1D9" w14:textId="77777777" w:rsidTr="004C4B95">
        <w:tc>
          <w:tcPr>
            <w:tcW w:w="4783" w:type="dxa"/>
          </w:tcPr>
          <w:p w14:paraId="2A497C81" w14:textId="77777777" w:rsidR="00F6381E" w:rsidRPr="00A159CE" w:rsidRDefault="00F6381E"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603A2BDD" w14:textId="77777777" w:rsidR="00F6381E" w:rsidRPr="00A159CE" w:rsidRDefault="00F6381E" w:rsidP="004C4B95">
            <w:pPr>
              <w:jc w:val="center"/>
            </w:pPr>
            <w:r>
              <w:t>These are referred to as WHO columns.</w:t>
            </w:r>
          </w:p>
        </w:tc>
        <w:tc>
          <w:tcPr>
            <w:tcW w:w="2539" w:type="dxa"/>
            <w:vMerge w:val="restart"/>
            <w:vAlign w:val="center"/>
          </w:tcPr>
          <w:p w14:paraId="32B1B6AC" w14:textId="77777777" w:rsidR="00F6381E" w:rsidRPr="00A159CE" w:rsidRDefault="00F6381E" w:rsidP="004C4B95">
            <w:pPr>
              <w:jc w:val="center"/>
            </w:pPr>
            <w:r>
              <w:t>These are referred to as History columns. Show all columns except the</w:t>
            </w:r>
            <w:r w:rsidRPr="00EB2CE0">
              <w:rPr>
                <w:rStyle w:val="CodeChar"/>
              </w:rPr>
              <w:t xml:space="preserve"> current_acc_id</w:t>
            </w:r>
            <w:r>
              <w:t>, but they are uneditable.</w:t>
            </w:r>
          </w:p>
        </w:tc>
      </w:tr>
      <w:tr w:rsidR="00F6381E" w:rsidRPr="00A159CE" w14:paraId="1EAF451D" w14:textId="77777777" w:rsidTr="004C4B95">
        <w:tc>
          <w:tcPr>
            <w:tcW w:w="4783" w:type="dxa"/>
          </w:tcPr>
          <w:p w14:paraId="7A82F8F7" w14:textId="77777777" w:rsidR="00F6381E" w:rsidRPr="00A159CE" w:rsidRDefault="00F6381E" w:rsidP="004C4B95">
            <w:pPr>
              <w:rPr>
                <w:rStyle w:val="CodeChar"/>
              </w:rPr>
            </w:pPr>
            <w:r>
              <w:rPr>
                <w:rStyle w:val="CodeChar"/>
              </w:rPr>
              <w:t xml:space="preserve">owner_user_id = </w:t>
            </w:r>
            <w:r>
              <w:t>The logged in user</w:t>
            </w:r>
            <w:r w:rsidRPr="00A159CE">
              <w:t>.</w:t>
            </w:r>
          </w:p>
        </w:tc>
        <w:tc>
          <w:tcPr>
            <w:tcW w:w="2254" w:type="dxa"/>
            <w:vMerge/>
          </w:tcPr>
          <w:p w14:paraId="0D961498" w14:textId="77777777" w:rsidR="00F6381E" w:rsidRPr="00A159CE" w:rsidRDefault="00F6381E" w:rsidP="004C4B95">
            <w:pPr>
              <w:rPr>
                <w:rStyle w:val="CodeChar"/>
              </w:rPr>
            </w:pPr>
          </w:p>
        </w:tc>
        <w:tc>
          <w:tcPr>
            <w:tcW w:w="2539" w:type="dxa"/>
            <w:vMerge/>
          </w:tcPr>
          <w:p w14:paraId="51A0BE3F" w14:textId="77777777" w:rsidR="00F6381E" w:rsidRPr="00A159CE" w:rsidRDefault="00F6381E" w:rsidP="004C4B95">
            <w:pPr>
              <w:rPr>
                <w:rStyle w:val="CodeChar"/>
              </w:rPr>
            </w:pPr>
          </w:p>
        </w:tc>
      </w:tr>
      <w:tr w:rsidR="00F6381E" w:rsidRPr="00A159CE" w14:paraId="17CDA66F" w14:textId="77777777" w:rsidTr="004C4B95">
        <w:tc>
          <w:tcPr>
            <w:tcW w:w="4783" w:type="dxa"/>
          </w:tcPr>
          <w:p w14:paraId="44FB354A"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743823DB" w14:textId="77777777" w:rsidR="00F6381E" w:rsidRPr="00A159CE" w:rsidRDefault="00F6381E" w:rsidP="004C4B95"/>
        </w:tc>
        <w:tc>
          <w:tcPr>
            <w:tcW w:w="2539" w:type="dxa"/>
            <w:vMerge/>
          </w:tcPr>
          <w:p w14:paraId="28C48FCE" w14:textId="77777777" w:rsidR="00F6381E" w:rsidRPr="00A159CE" w:rsidRDefault="00F6381E" w:rsidP="004C4B95"/>
        </w:tc>
      </w:tr>
      <w:tr w:rsidR="00F6381E" w:rsidRPr="00A159CE" w14:paraId="03752E1C" w14:textId="77777777" w:rsidTr="004C4B95">
        <w:tc>
          <w:tcPr>
            <w:tcW w:w="4783" w:type="dxa"/>
          </w:tcPr>
          <w:p w14:paraId="4776A692" w14:textId="77777777" w:rsidR="00F6381E" w:rsidRPr="00A159CE" w:rsidRDefault="00F6381E" w:rsidP="004C4B95">
            <w:r>
              <w:rPr>
                <w:rStyle w:val="CodeChar"/>
              </w:rPr>
              <w:t>creation_ti</w:t>
            </w:r>
            <w:r w:rsidRPr="00A159CE">
              <w:rPr>
                <w:rStyle w:val="CodeChar"/>
              </w:rPr>
              <w:t>mestamp</w:t>
            </w:r>
            <w:r w:rsidRPr="00A159CE">
              <w:t xml:space="preserve"> = Current time.</w:t>
            </w:r>
          </w:p>
        </w:tc>
        <w:tc>
          <w:tcPr>
            <w:tcW w:w="2254" w:type="dxa"/>
            <w:vMerge/>
          </w:tcPr>
          <w:p w14:paraId="2DE11C5C" w14:textId="77777777" w:rsidR="00F6381E" w:rsidRPr="00A159CE" w:rsidRDefault="00F6381E" w:rsidP="004C4B95"/>
        </w:tc>
        <w:tc>
          <w:tcPr>
            <w:tcW w:w="2539" w:type="dxa"/>
            <w:vMerge/>
          </w:tcPr>
          <w:p w14:paraId="3009CFC9" w14:textId="77777777" w:rsidR="00F6381E" w:rsidRPr="00A159CE" w:rsidRDefault="00F6381E" w:rsidP="004C4B95"/>
        </w:tc>
      </w:tr>
      <w:tr w:rsidR="00F6381E" w:rsidRPr="00A159CE" w14:paraId="67FBDE86" w14:textId="77777777" w:rsidTr="004C4B95">
        <w:tc>
          <w:tcPr>
            <w:tcW w:w="4783" w:type="dxa"/>
          </w:tcPr>
          <w:p w14:paraId="4176A4B7"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7F99D153" w14:textId="77777777" w:rsidR="00F6381E" w:rsidRPr="00A159CE" w:rsidRDefault="00F6381E" w:rsidP="004C4B95"/>
        </w:tc>
        <w:tc>
          <w:tcPr>
            <w:tcW w:w="2539" w:type="dxa"/>
            <w:vMerge/>
          </w:tcPr>
          <w:p w14:paraId="4B005CFB" w14:textId="77777777" w:rsidR="00F6381E" w:rsidRPr="00A159CE" w:rsidRDefault="00F6381E" w:rsidP="004C4B95"/>
        </w:tc>
      </w:tr>
      <w:tr w:rsidR="00F6381E" w:rsidRPr="00A159CE" w14:paraId="435D9675" w14:textId="77777777" w:rsidTr="004C4B95">
        <w:tc>
          <w:tcPr>
            <w:tcW w:w="4783" w:type="dxa"/>
          </w:tcPr>
          <w:p w14:paraId="4494B69C" w14:textId="77777777" w:rsidR="00F6381E" w:rsidRPr="00A159CE" w:rsidRDefault="00F6381E" w:rsidP="004C4B95">
            <w:r>
              <w:rPr>
                <w:rStyle w:val="CodeChar"/>
              </w:rPr>
              <w:t>s</w:t>
            </w:r>
            <w:r w:rsidRPr="00A159CE">
              <w:rPr>
                <w:rStyle w:val="CodeChar"/>
              </w:rPr>
              <w:t>tate</w:t>
            </w:r>
            <w:r w:rsidRPr="00A159CE">
              <w:t xml:space="preserve"> = </w:t>
            </w:r>
            <w:r w:rsidRPr="00D70BE0">
              <w:rPr>
                <w:rStyle w:val="CodeChar"/>
              </w:rPr>
              <w:t>1</w:t>
            </w:r>
            <w:r w:rsidRPr="00A159CE">
              <w:t xml:space="preserve">. </w:t>
            </w:r>
            <w:r w:rsidRPr="00A159CE">
              <w:rPr>
                <w:b/>
                <w:bCs/>
              </w:rPr>
              <w:t>Note:</w:t>
            </w:r>
            <w:r w:rsidRPr="00A159CE">
              <w:t xml:space="preserve"> </w:t>
            </w:r>
            <w:r w:rsidRPr="00D70BE0">
              <w:rPr>
                <w:rStyle w:val="CodeChar"/>
              </w:rPr>
              <w:t>1</w:t>
            </w:r>
            <w:r w:rsidRPr="00A159CE">
              <w:t xml:space="preserve"> means </w:t>
            </w:r>
            <w:r w:rsidRPr="00D70BE0">
              <w:rPr>
                <w:rStyle w:val="CodeChar"/>
              </w:rPr>
              <w:t>Editing</w:t>
            </w:r>
            <w:r w:rsidRPr="00A159CE">
              <w:t>.</w:t>
            </w:r>
          </w:p>
        </w:tc>
        <w:tc>
          <w:tcPr>
            <w:tcW w:w="2254" w:type="dxa"/>
          </w:tcPr>
          <w:p w14:paraId="182E6926" w14:textId="77777777" w:rsidR="00F6381E" w:rsidRPr="00A159CE" w:rsidRDefault="00F6381E" w:rsidP="004C4B95"/>
        </w:tc>
        <w:tc>
          <w:tcPr>
            <w:tcW w:w="2539" w:type="dxa"/>
            <w:vMerge/>
          </w:tcPr>
          <w:p w14:paraId="47848E8D" w14:textId="77777777" w:rsidR="00F6381E" w:rsidRPr="00A159CE" w:rsidRDefault="00F6381E" w:rsidP="004C4B95"/>
        </w:tc>
      </w:tr>
      <w:tr w:rsidR="00F6381E" w:rsidRPr="00A159CE" w14:paraId="4C549F33" w14:textId="77777777" w:rsidTr="004C4B95">
        <w:tc>
          <w:tcPr>
            <w:tcW w:w="4783" w:type="dxa"/>
          </w:tcPr>
          <w:p w14:paraId="7861DB2B" w14:textId="77777777" w:rsidR="00F6381E" w:rsidRPr="00A159CE" w:rsidRDefault="00F6381E" w:rsidP="004C4B95">
            <w:pPr>
              <w:rPr>
                <w:rStyle w:val="CodeChar"/>
              </w:rPr>
            </w:pPr>
            <w:r>
              <w:rPr>
                <w:rStyle w:val="CodeChar"/>
              </w:rPr>
              <w:t>revision_num = 0.</w:t>
            </w:r>
          </w:p>
        </w:tc>
        <w:tc>
          <w:tcPr>
            <w:tcW w:w="2254" w:type="dxa"/>
          </w:tcPr>
          <w:p w14:paraId="5D220A90" w14:textId="77777777" w:rsidR="00F6381E" w:rsidRPr="00A159CE" w:rsidRDefault="00F6381E" w:rsidP="004C4B95">
            <w:pPr>
              <w:rPr>
                <w:rStyle w:val="CodeChar"/>
              </w:rPr>
            </w:pPr>
          </w:p>
        </w:tc>
        <w:tc>
          <w:tcPr>
            <w:tcW w:w="2539" w:type="dxa"/>
            <w:vMerge/>
          </w:tcPr>
          <w:p w14:paraId="7DFC1F95" w14:textId="77777777" w:rsidR="00F6381E" w:rsidRPr="00A159CE" w:rsidRDefault="00F6381E" w:rsidP="004C4B95">
            <w:pPr>
              <w:rPr>
                <w:rStyle w:val="CodeChar"/>
              </w:rPr>
            </w:pPr>
          </w:p>
        </w:tc>
      </w:tr>
      <w:tr w:rsidR="00F6381E" w:rsidRPr="00A159CE" w14:paraId="3F5F63D6" w14:textId="77777777" w:rsidTr="004C4B95">
        <w:tc>
          <w:tcPr>
            <w:tcW w:w="4783" w:type="dxa"/>
          </w:tcPr>
          <w:p w14:paraId="656C3BF8" w14:textId="77777777" w:rsidR="00F6381E" w:rsidRDefault="00F6381E" w:rsidP="004C4B95">
            <w:pPr>
              <w:rPr>
                <w:rStyle w:val="CodeChar"/>
              </w:rPr>
            </w:pPr>
            <w:r>
              <w:rPr>
                <w:rStyle w:val="CodeChar"/>
              </w:rPr>
              <w:t>revision_trackiing_num</w:t>
            </w:r>
            <w:r w:rsidRPr="00D70BE0">
              <w:t xml:space="preserve"> = </w:t>
            </w:r>
            <w:r>
              <w:rPr>
                <w:rStyle w:val="CodeChar"/>
              </w:rPr>
              <w:t>0.</w:t>
            </w:r>
          </w:p>
        </w:tc>
        <w:tc>
          <w:tcPr>
            <w:tcW w:w="2254" w:type="dxa"/>
          </w:tcPr>
          <w:p w14:paraId="04458E23" w14:textId="77777777" w:rsidR="00F6381E" w:rsidRDefault="00F6381E" w:rsidP="004C4B95">
            <w:pPr>
              <w:rPr>
                <w:rStyle w:val="CodeChar"/>
              </w:rPr>
            </w:pPr>
          </w:p>
        </w:tc>
        <w:tc>
          <w:tcPr>
            <w:tcW w:w="2539" w:type="dxa"/>
            <w:vMerge/>
          </w:tcPr>
          <w:p w14:paraId="7B6A7D8C" w14:textId="77777777" w:rsidR="00F6381E" w:rsidRDefault="00F6381E" w:rsidP="004C4B95">
            <w:pPr>
              <w:rPr>
                <w:rStyle w:val="CodeChar"/>
              </w:rPr>
            </w:pPr>
          </w:p>
        </w:tc>
      </w:tr>
      <w:tr w:rsidR="00F6381E" w:rsidRPr="00A159CE" w14:paraId="3494E9A8" w14:textId="77777777" w:rsidTr="004C4B95">
        <w:tc>
          <w:tcPr>
            <w:tcW w:w="4783" w:type="dxa"/>
          </w:tcPr>
          <w:p w14:paraId="4985EBDF" w14:textId="77777777" w:rsidR="00F6381E" w:rsidRDefault="00F6381E" w:rsidP="004C4B95">
            <w:pPr>
              <w:rPr>
                <w:rStyle w:val="CodeChar"/>
              </w:rPr>
            </w:pPr>
            <w:r>
              <w:rPr>
                <w:rStyle w:val="CodeChar"/>
              </w:rPr>
              <w:t>revision_action = Null.</w:t>
            </w:r>
          </w:p>
        </w:tc>
        <w:tc>
          <w:tcPr>
            <w:tcW w:w="2254" w:type="dxa"/>
          </w:tcPr>
          <w:p w14:paraId="31B6AFC4" w14:textId="77777777" w:rsidR="00F6381E" w:rsidRDefault="00F6381E" w:rsidP="004C4B95">
            <w:pPr>
              <w:rPr>
                <w:rStyle w:val="CodeChar"/>
              </w:rPr>
            </w:pPr>
          </w:p>
        </w:tc>
        <w:tc>
          <w:tcPr>
            <w:tcW w:w="2539" w:type="dxa"/>
            <w:vMerge/>
          </w:tcPr>
          <w:p w14:paraId="4881BF4E" w14:textId="77777777" w:rsidR="00F6381E" w:rsidRDefault="00F6381E" w:rsidP="004C4B95">
            <w:pPr>
              <w:rPr>
                <w:rStyle w:val="CodeChar"/>
              </w:rPr>
            </w:pPr>
          </w:p>
        </w:tc>
      </w:tr>
      <w:tr w:rsidR="00F6381E" w:rsidRPr="00A159CE" w14:paraId="35EF8118" w14:textId="77777777" w:rsidTr="004C4B95">
        <w:tc>
          <w:tcPr>
            <w:tcW w:w="4783" w:type="dxa"/>
          </w:tcPr>
          <w:p w14:paraId="4FD48F19" w14:textId="77777777" w:rsidR="00F6381E" w:rsidRDefault="00F6381E" w:rsidP="004C4B95">
            <w:pPr>
              <w:rPr>
                <w:rStyle w:val="CodeChar"/>
              </w:rPr>
            </w:pPr>
            <w:r>
              <w:rPr>
                <w:rStyle w:val="CodeChar"/>
              </w:rPr>
              <w:t>release_id = Null.</w:t>
            </w:r>
          </w:p>
        </w:tc>
        <w:tc>
          <w:tcPr>
            <w:tcW w:w="2254" w:type="dxa"/>
          </w:tcPr>
          <w:p w14:paraId="28828D59" w14:textId="77777777" w:rsidR="00F6381E" w:rsidRDefault="00F6381E" w:rsidP="004C4B95">
            <w:pPr>
              <w:rPr>
                <w:rStyle w:val="CodeChar"/>
              </w:rPr>
            </w:pPr>
          </w:p>
        </w:tc>
        <w:tc>
          <w:tcPr>
            <w:tcW w:w="2539" w:type="dxa"/>
            <w:vMerge/>
          </w:tcPr>
          <w:p w14:paraId="33754BF3" w14:textId="77777777" w:rsidR="00F6381E" w:rsidRDefault="00F6381E" w:rsidP="004C4B95">
            <w:pPr>
              <w:rPr>
                <w:rStyle w:val="CodeChar"/>
              </w:rPr>
            </w:pPr>
          </w:p>
        </w:tc>
      </w:tr>
      <w:tr w:rsidR="00F6381E" w:rsidRPr="00A159CE" w14:paraId="1668B53B" w14:textId="77777777" w:rsidTr="004C4B95">
        <w:tc>
          <w:tcPr>
            <w:tcW w:w="4783" w:type="dxa"/>
          </w:tcPr>
          <w:p w14:paraId="40384B10" w14:textId="77777777" w:rsidR="00F6381E" w:rsidRDefault="00F6381E" w:rsidP="00064FD5">
            <w:pPr>
              <w:rPr>
                <w:rStyle w:val="CodeChar"/>
              </w:rPr>
            </w:pPr>
            <w:r>
              <w:rPr>
                <w:rStyle w:val="CodeChar"/>
              </w:rPr>
              <w:t>current_</w:t>
            </w:r>
            <w:r w:rsidR="00064FD5">
              <w:rPr>
                <w:rStyle w:val="CodeChar"/>
              </w:rPr>
              <w:t>bccp</w:t>
            </w:r>
            <w:r>
              <w:rPr>
                <w:rStyle w:val="CodeChar"/>
              </w:rPr>
              <w:t>_id = Null.</w:t>
            </w:r>
          </w:p>
        </w:tc>
        <w:tc>
          <w:tcPr>
            <w:tcW w:w="2254" w:type="dxa"/>
          </w:tcPr>
          <w:p w14:paraId="4AA47A61" w14:textId="77777777" w:rsidR="00F6381E" w:rsidRDefault="00F6381E" w:rsidP="004C4B95">
            <w:pPr>
              <w:rPr>
                <w:rStyle w:val="CodeChar"/>
              </w:rPr>
            </w:pPr>
          </w:p>
        </w:tc>
        <w:tc>
          <w:tcPr>
            <w:tcW w:w="2539" w:type="dxa"/>
            <w:vMerge/>
          </w:tcPr>
          <w:p w14:paraId="22F7C5B7" w14:textId="77777777" w:rsidR="00F6381E" w:rsidRDefault="00F6381E" w:rsidP="004C4B95">
            <w:pPr>
              <w:rPr>
                <w:rStyle w:val="CodeChar"/>
              </w:rPr>
            </w:pPr>
          </w:p>
        </w:tc>
      </w:tr>
    </w:tbl>
    <w:p w14:paraId="49FD514E" w14:textId="77777777" w:rsidR="00F6381E" w:rsidRDefault="00AF4284" w:rsidP="00F6381E">
      <w:pPr>
        <w:pStyle w:val="Heading4"/>
      </w:pPr>
      <w:bookmarkStart w:id="560" w:name="_Toc456813746"/>
      <w:r>
        <w:t>BCCP</w:t>
      </w:r>
      <w:r w:rsidR="00F6381E">
        <w:t xml:space="preserve"> history record</w:t>
      </w:r>
      <w:bookmarkEnd w:id="560"/>
    </w:p>
    <w:p w14:paraId="1624F202" w14:textId="77777777" w:rsidR="00F6381E" w:rsidRPr="00E62E71" w:rsidRDefault="00F6381E" w:rsidP="00F6381E">
      <w:pPr>
        <w:spacing w:before="240"/>
      </w:pPr>
      <w:r>
        <w:t>Follow the general guideline.</w:t>
      </w:r>
    </w:p>
    <w:p w14:paraId="2264F3F2" w14:textId="77777777" w:rsidR="006652C4" w:rsidRDefault="006652C4" w:rsidP="006652C4">
      <w:pPr>
        <w:pStyle w:val="Heading3"/>
      </w:pPr>
      <w:bookmarkStart w:id="561" w:name="_Ref435336648"/>
      <w:bookmarkStart w:id="562" w:name="_Toc456813747"/>
      <w:r>
        <w:t>Create a new revision of a BCCP</w:t>
      </w:r>
      <w:bookmarkEnd w:id="561"/>
      <w:bookmarkEnd w:id="562"/>
    </w:p>
    <w:p w14:paraId="15EF4DC1" w14:textId="77777777" w:rsidR="002335D8" w:rsidRDefault="002335D8" w:rsidP="002335D8">
      <w:r>
        <w:t>Pre-condition: The user is an owner of the BCCP. The BCCP is in the Published state.</w:t>
      </w:r>
    </w:p>
    <w:p w14:paraId="1886997E" w14:textId="3DAFD33E" w:rsidR="002335D8" w:rsidRDefault="002335D8" w:rsidP="002335D8">
      <w:pPr>
        <w:spacing w:before="240"/>
      </w:pPr>
      <w:r>
        <w:t>Update the BCCP current record to the Editing state</w:t>
      </w:r>
      <w:r w:rsidR="00A6581A">
        <w:t xml:space="preserve"> along with its history columns</w:t>
      </w:r>
      <w:r w:rsidR="00975E2D">
        <w:t>, appropriately</w:t>
      </w:r>
      <w:r>
        <w:t xml:space="preserve">. Insert a </w:t>
      </w:r>
      <w:r w:rsidR="00975E2D">
        <w:t xml:space="preserve">corresponding </w:t>
      </w:r>
      <w:r>
        <w:t xml:space="preserve">new history record. Bring up a UI so that the user can modify and save the property of the BCCP as described in </w:t>
      </w:r>
      <w:r>
        <w:fldChar w:fldCharType="begin"/>
      </w:r>
      <w:r>
        <w:instrText xml:space="preserve"> REF _Ref438114348 \r \h </w:instrText>
      </w:r>
      <w:r>
        <w:fldChar w:fldCharType="separate"/>
      </w:r>
      <w:r w:rsidR="00632C6D">
        <w:t>3.10.25</w:t>
      </w:r>
      <w:r>
        <w:fldChar w:fldCharType="end"/>
      </w:r>
      <w:r>
        <w:t>. Upon saving, properly update the current record and create a new history record of the BCCP according to the general guideline.</w:t>
      </w:r>
      <w:r w:rsidR="00975E2D">
        <w:t xml:space="preserve"> In addition, the user shall be able to invoke the </w:t>
      </w:r>
      <w:r w:rsidR="00975E2D">
        <w:fldChar w:fldCharType="begin"/>
      </w:r>
      <w:r w:rsidR="00975E2D">
        <w:instrText xml:space="preserve"> REF _Ref438059941 \h </w:instrText>
      </w:r>
      <w:r w:rsidR="00975E2D">
        <w:fldChar w:fldCharType="separate"/>
      </w:r>
      <w:r w:rsidR="00632C6D">
        <w:t>Change BCCP state</w:t>
      </w:r>
      <w:r w:rsidR="00975E2D">
        <w:fldChar w:fldCharType="end"/>
      </w:r>
      <w:r w:rsidR="00975E2D">
        <w:t xml:space="preserve"> functionality in </w:t>
      </w:r>
      <w:r w:rsidR="00975E2D">
        <w:fldChar w:fldCharType="begin"/>
      </w:r>
      <w:r w:rsidR="00975E2D">
        <w:instrText xml:space="preserve"> REF _Ref438059941 \r \h </w:instrText>
      </w:r>
      <w:r w:rsidR="00975E2D">
        <w:fldChar w:fldCharType="separate"/>
      </w:r>
      <w:r w:rsidR="00632C6D">
        <w:t>3.10.29</w:t>
      </w:r>
      <w:r w:rsidR="00975E2D">
        <w:fldChar w:fldCharType="end"/>
      </w:r>
      <w:r w:rsidR="00975E2D">
        <w:t>.</w:t>
      </w:r>
    </w:p>
    <w:p w14:paraId="7EBB28F9" w14:textId="77777777" w:rsidR="002335D8" w:rsidRDefault="002335D8" w:rsidP="002335D8"/>
    <w:p w14:paraId="6D1FCD1E" w14:textId="04159AFA" w:rsidR="002335D8" w:rsidRPr="00DC2B72" w:rsidRDefault="002335D8" w:rsidP="002335D8">
      <w:r>
        <w:t>Event: This should raise a</w:t>
      </w:r>
      <w:r w:rsidR="00842102">
        <w:t xml:space="preserve">n event that is distributed to </w:t>
      </w:r>
      <w:r w:rsidR="00842102" w:rsidRPr="00842102">
        <w:rPr>
          <w:rStyle w:val="CodeChar"/>
        </w:rPr>
        <w:t>BothUoCs</w:t>
      </w:r>
      <w:r>
        <w:t xml:space="preserve">. See </w:t>
      </w:r>
      <w:r>
        <w:fldChar w:fldCharType="begin"/>
      </w:r>
      <w:r>
        <w:instrText xml:space="preserve"> REF _Ref437668747 \r \h </w:instrText>
      </w:r>
      <w:r>
        <w:fldChar w:fldCharType="separate"/>
      </w:r>
      <w:r w:rsidR="00632C6D">
        <w:t>3.10.32</w:t>
      </w:r>
      <w:r>
        <w:fldChar w:fldCharType="end"/>
      </w:r>
      <w:r>
        <w:t xml:space="preserve"> </w:t>
      </w:r>
      <w:r>
        <w:fldChar w:fldCharType="begin"/>
      </w:r>
      <w:r>
        <w:instrText xml:space="preserve"> REF _Ref437668751 \h </w:instrText>
      </w:r>
      <w:r>
        <w:fldChar w:fldCharType="separate"/>
      </w:r>
      <w:r w:rsidR="00632C6D">
        <w:t>Event notification</w:t>
      </w:r>
      <w:r>
        <w:fldChar w:fldCharType="end"/>
      </w:r>
      <w:r>
        <w:t>.</w:t>
      </w:r>
    </w:p>
    <w:p w14:paraId="780CF10E" w14:textId="77777777" w:rsidR="00466318" w:rsidRDefault="00466318" w:rsidP="00466318">
      <w:pPr>
        <w:pStyle w:val="Heading3"/>
      </w:pPr>
      <w:bookmarkStart w:id="563" w:name="_Toc456813748"/>
      <w:r>
        <w:t>Edit a BCCP</w:t>
      </w:r>
      <w:bookmarkEnd w:id="563"/>
    </w:p>
    <w:p w14:paraId="23889B5A" w14:textId="77777777" w:rsidR="004C4B95" w:rsidRDefault="004C4B95" w:rsidP="004C4B95">
      <w:r>
        <w:t>Pre-condition: The BCCP is in the Editing or Candidate state. The user is the owner of the BCCP.</w:t>
      </w:r>
    </w:p>
    <w:p w14:paraId="4ABC8983" w14:textId="77777777" w:rsidR="004C4B95" w:rsidRDefault="004C4B95" w:rsidP="004C4B95"/>
    <w:p w14:paraId="3DF43ACF" w14:textId="524B3A63" w:rsidR="002335D8" w:rsidRPr="002335D8" w:rsidRDefault="004C4B95" w:rsidP="004C4B95">
      <w:r>
        <w:lastRenderedPageBreak/>
        <w:t xml:space="preserve">If the BCCP is in Candidate state, ask the user to confirm changing it back to the Editing state. Upon confirmation, invoke the functionality in </w:t>
      </w:r>
      <w:r>
        <w:fldChar w:fldCharType="begin"/>
      </w:r>
      <w:r>
        <w:instrText xml:space="preserve"> REF _Ref438116554 \r \h </w:instrText>
      </w:r>
      <w:r>
        <w:fldChar w:fldCharType="separate"/>
      </w:r>
      <w:r w:rsidR="00632C6D">
        <w:t>3.10.29.2</w:t>
      </w:r>
      <w:r>
        <w:fldChar w:fldCharType="end"/>
      </w:r>
      <w:r>
        <w:t xml:space="preserve">. Once the BCCP is in the Editing state, bring up a UI so that the user can modify and save the property of the BCCP as described in </w:t>
      </w:r>
      <w:r>
        <w:fldChar w:fldCharType="begin"/>
      </w:r>
      <w:r>
        <w:instrText xml:space="preserve"> REF _Ref438114348 \r \h </w:instrText>
      </w:r>
      <w:r>
        <w:fldChar w:fldCharType="separate"/>
      </w:r>
      <w:r w:rsidR="00632C6D">
        <w:t>3.10.25</w:t>
      </w:r>
      <w:r>
        <w:fldChar w:fldCharType="end"/>
      </w:r>
      <w:r>
        <w:t>. Upon saving, properly update the current record and create a new history record of the BCCP according to the general guideline.</w:t>
      </w:r>
      <w:r w:rsidR="0002349C">
        <w:t xml:space="preserve"> In addition, the user shall be able to invoke the </w:t>
      </w:r>
      <w:r w:rsidR="0002349C">
        <w:fldChar w:fldCharType="begin"/>
      </w:r>
      <w:r w:rsidR="0002349C">
        <w:instrText xml:space="preserve"> REF _Ref438059941 \h </w:instrText>
      </w:r>
      <w:r w:rsidR="0002349C">
        <w:fldChar w:fldCharType="separate"/>
      </w:r>
      <w:r w:rsidR="00632C6D">
        <w:t>Change BCCP state</w:t>
      </w:r>
      <w:r w:rsidR="0002349C">
        <w:fldChar w:fldCharType="end"/>
      </w:r>
      <w:r w:rsidR="0002349C">
        <w:t xml:space="preserve"> functionality in </w:t>
      </w:r>
      <w:r w:rsidR="0002349C">
        <w:fldChar w:fldCharType="begin"/>
      </w:r>
      <w:r w:rsidR="0002349C">
        <w:instrText xml:space="preserve"> REF _Ref438059941 \r \h </w:instrText>
      </w:r>
      <w:r w:rsidR="0002349C">
        <w:fldChar w:fldCharType="separate"/>
      </w:r>
      <w:r w:rsidR="00632C6D">
        <w:t>3.10.29</w:t>
      </w:r>
      <w:r w:rsidR="0002349C">
        <w:fldChar w:fldCharType="end"/>
      </w:r>
      <w:r w:rsidR="0002349C">
        <w:t>.</w:t>
      </w:r>
    </w:p>
    <w:p w14:paraId="5D80F755" w14:textId="77777777" w:rsidR="00727282" w:rsidRDefault="00727282" w:rsidP="004C4B95"/>
    <w:p w14:paraId="379D5371" w14:textId="77777777" w:rsidR="00727282" w:rsidRDefault="00727282" w:rsidP="00727282">
      <w:pPr>
        <w:pStyle w:val="Heading3"/>
      </w:pPr>
      <w:bookmarkStart w:id="564" w:name="_Toc456813749"/>
      <w:r>
        <w:t>Discard a revision of a BCCP</w:t>
      </w:r>
      <w:bookmarkEnd w:id="564"/>
    </w:p>
    <w:p w14:paraId="2996EE8B" w14:textId="77777777" w:rsidR="00727282" w:rsidRDefault="00DF2250" w:rsidP="00727282">
      <w:r>
        <w:t xml:space="preserve">Pre-condition: The BCCP is in the Editing state. The user is the owner of the BCCP. If </w:t>
      </w:r>
      <w:r w:rsidRPr="00A80FC7">
        <w:rPr>
          <w:rStyle w:val="CodeChar"/>
        </w:rPr>
        <w:t>revision_num</w:t>
      </w:r>
      <w:r>
        <w:t xml:space="preserve"> of the BCCP is 1, there is no association using the BCCP.</w:t>
      </w:r>
    </w:p>
    <w:p w14:paraId="1E4A11D5" w14:textId="77777777" w:rsidR="00DF2250" w:rsidRDefault="00DF2250" w:rsidP="00727282"/>
    <w:p w14:paraId="1A9AC8DC" w14:textId="7F6F927A" w:rsidR="00DF2250" w:rsidRDefault="00DF2250" w:rsidP="00DF2250">
      <w:r>
        <w:t xml:space="preserve">The UI should come up that allows the user to search for the BCCP to discard. The search criteria is similar to that described in </w:t>
      </w:r>
      <w:r>
        <w:fldChar w:fldCharType="begin"/>
      </w:r>
      <w:r>
        <w:instrText xml:space="preserve"> REF _Ref435336589 \r \h </w:instrText>
      </w:r>
      <w:r>
        <w:fldChar w:fldCharType="separate"/>
      </w:r>
      <w:r w:rsidR="00632C6D">
        <w:t>3.10.4</w:t>
      </w:r>
      <w:r>
        <w:fldChar w:fldCharType="end"/>
      </w:r>
      <w:r>
        <w:t xml:space="preserve">; however, the result shall filter to </w:t>
      </w:r>
      <w:r w:rsidR="002D46DA">
        <w:t>B</w:t>
      </w:r>
      <w:r>
        <w:t xml:space="preserve">CCPs. Upon selection, the system check whether the current revision of the </w:t>
      </w:r>
      <w:r w:rsidR="002D46DA">
        <w:t>B</w:t>
      </w:r>
      <w:r>
        <w:t xml:space="preserve">CCP meets the pre-condition. If not, indicates the unfulfilling condition to the user and return to the previous screen. If so, indicate to the user that the operation cannot be undone and obtain the user confirmation. </w:t>
      </w:r>
    </w:p>
    <w:p w14:paraId="3F186767" w14:textId="77777777" w:rsidR="00DF2250" w:rsidRDefault="00DF2250" w:rsidP="00DF2250"/>
    <w:p w14:paraId="2643BF33" w14:textId="77777777" w:rsidR="00DF2250" w:rsidRDefault="00DF2250" w:rsidP="00DF2250">
      <w:r>
        <w:t xml:space="preserve">If the </w:t>
      </w:r>
      <w:r w:rsidRPr="00C0425B">
        <w:rPr>
          <w:rStyle w:val="CodeChar"/>
        </w:rPr>
        <w:t>revision_num</w:t>
      </w:r>
      <w:r>
        <w:t xml:space="preserve"> is 1, the current and history records of the </w:t>
      </w:r>
      <w:r w:rsidR="002D46DA">
        <w:t>B</w:t>
      </w:r>
      <w:r>
        <w:t>CCP shall be deleted upon the user’s confirmation.</w:t>
      </w:r>
    </w:p>
    <w:p w14:paraId="100AC6C5" w14:textId="77777777" w:rsidR="00DF2250" w:rsidRDefault="00DF2250" w:rsidP="00DF2250"/>
    <w:p w14:paraId="087832BC" w14:textId="77777777" w:rsidR="00DF2250" w:rsidRDefault="00DF2250" w:rsidP="00DF2250">
      <w:r>
        <w:t xml:space="preserve">If the </w:t>
      </w:r>
      <w:r w:rsidRPr="00C0425B">
        <w:rPr>
          <w:rStyle w:val="CodeChar"/>
        </w:rPr>
        <w:t>revision_num</w:t>
      </w:r>
      <w:r>
        <w:t xml:space="preserve"> is higher than 1, the current record of the </w:t>
      </w:r>
      <w:r w:rsidR="002D46DA">
        <w:t>B</w:t>
      </w:r>
      <w:r>
        <w:t>CCP must be reverted to the previous revision according to the history record. Finally, all the history records associated with the discarded revision has to be deleted.</w:t>
      </w:r>
    </w:p>
    <w:p w14:paraId="063F0E7F" w14:textId="77777777" w:rsidR="00DF2250" w:rsidRDefault="00DF2250" w:rsidP="00DF2250"/>
    <w:p w14:paraId="3C1BDA74" w14:textId="77777777" w:rsidR="00DF2250" w:rsidRPr="00836407" w:rsidRDefault="00DF2250" w:rsidP="00DF2250">
      <w:r>
        <w:t xml:space="preserve">Event: If the </w:t>
      </w:r>
      <w:r w:rsidRPr="00C0425B">
        <w:rPr>
          <w:rStyle w:val="CodeChar"/>
        </w:rPr>
        <w:t>revision_num</w:t>
      </w:r>
      <w:r>
        <w:t xml:space="preserve"> is higher than 1, an event shall be raised to notify owners of both </w:t>
      </w:r>
      <w:r w:rsidR="00860F7E">
        <w:rPr>
          <w:rStyle w:val="CodeChar"/>
        </w:rPr>
        <w:t>Both</w:t>
      </w:r>
      <w:r w:rsidRPr="00C0425B">
        <w:rPr>
          <w:rStyle w:val="CodeChar"/>
        </w:rPr>
        <w:t>UoCs</w:t>
      </w:r>
      <w:r>
        <w:t>.</w:t>
      </w:r>
    </w:p>
    <w:p w14:paraId="13987673" w14:textId="77777777" w:rsidR="00DF2250" w:rsidRPr="00727282" w:rsidRDefault="00DF2250" w:rsidP="00727282"/>
    <w:p w14:paraId="5B04D93E" w14:textId="77777777" w:rsidR="00466318" w:rsidRDefault="00466318" w:rsidP="00466318">
      <w:pPr>
        <w:pStyle w:val="Heading3"/>
      </w:pPr>
      <w:bookmarkStart w:id="565" w:name="_Ref438059941"/>
      <w:bookmarkStart w:id="566" w:name="_Toc456813750"/>
      <w:r>
        <w:t>Change BCCP state</w:t>
      </w:r>
      <w:bookmarkEnd w:id="565"/>
      <w:bookmarkEnd w:id="566"/>
    </w:p>
    <w:p w14:paraId="640EF397" w14:textId="77777777" w:rsidR="004C4B95" w:rsidRDefault="004C4B95" w:rsidP="004C4B95">
      <w:r>
        <w:t>The state change operation cannot be undone.</w:t>
      </w:r>
    </w:p>
    <w:p w14:paraId="2CA3E06B" w14:textId="77777777" w:rsidR="004C4B95" w:rsidRDefault="004C4B95" w:rsidP="004C4B95">
      <w:pPr>
        <w:pStyle w:val="Heading4"/>
      </w:pPr>
      <w:bookmarkStart w:id="567" w:name="_Toc456813751"/>
      <w:r>
        <w:t>Change from Editing to Candidate state</w:t>
      </w:r>
      <w:bookmarkEnd w:id="567"/>
    </w:p>
    <w:p w14:paraId="25E52650" w14:textId="77777777" w:rsidR="004C4B95" w:rsidRDefault="004C4B95" w:rsidP="004C4B95">
      <w:pPr>
        <w:spacing w:before="240"/>
      </w:pPr>
      <w:r>
        <w:t>Pre-condition: The BCCP is in the Editing State. The user is the owner of the BCCP.</w:t>
      </w:r>
    </w:p>
    <w:p w14:paraId="62FBA2CD"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Candidate state. Their history columns shall also be properly updated. </w:t>
      </w:r>
    </w:p>
    <w:p w14:paraId="6AA18735" w14:textId="77777777" w:rsidR="004C4B95" w:rsidRDefault="004C4B95" w:rsidP="004C4B95"/>
    <w:p w14:paraId="51CCFC4E" w14:textId="77777777" w:rsidR="004C4B95" w:rsidRDefault="004C4B95" w:rsidP="004C4B95">
      <w:r>
        <w:t xml:space="preserve">Event: An event shall be raised to notify owners of </w:t>
      </w:r>
      <w:r w:rsidR="00BC4EFC">
        <w:rPr>
          <w:rStyle w:val="CodeChar"/>
        </w:rPr>
        <w:t>Referring</w:t>
      </w:r>
      <w:r w:rsidR="00BC4EFC" w:rsidRPr="00625043">
        <w:rPr>
          <w:rStyle w:val="CodeChar"/>
        </w:rPr>
        <w:t>UoCs</w:t>
      </w:r>
      <w:r w:rsidR="00BC4EFC">
        <w:t>.</w:t>
      </w:r>
    </w:p>
    <w:p w14:paraId="3FF8266F" w14:textId="77777777" w:rsidR="004C4B95" w:rsidRDefault="004C4B95" w:rsidP="004C4B95">
      <w:pPr>
        <w:pStyle w:val="Heading4"/>
      </w:pPr>
      <w:bookmarkStart w:id="568" w:name="_Ref438116554"/>
      <w:bookmarkStart w:id="569" w:name="_Toc456813752"/>
      <w:r>
        <w:t>Change from Candidate to Editing state</w:t>
      </w:r>
      <w:bookmarkEnd w:id="568"/>
      <w:bookmarkEnd w:id="569"/>
    </w:p>
    <w:p w14:paraId="2DE751F5" w14:textId="77777777" w:rsidR="004C4B95" w:rsidRDefault="004C4B95" w:rsidP="004C4B95">
      <w:pPr>
        <w:spacing w:before="240"/>
      </w:pPr>
      <w:r>
        <w:t xml:space="preserve">Pre-condition: The BCCP is in the Candidate state. The user is the owner of the BCCP. </w:t>
      </w:r>
    </w:p>
    <w:p w14:paraId="1E3FF17B"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Editing state. Their history columns shall also be properly updated. </w:t>
      </w:r>
    </w:p>
    <w:p w14:paraId="161FCE7B" w14:textId="77777777" w:rsidR="004C4B95" w:rsidRDefault="004C4B95" w:rsidP="004C4B95"/>
    <w:p w14:paraId="5D411382" w14:textId="77777777" w:rsidR="004C4B95" w:rsidRDefault="004C4B95" w:rsidP="004C4B95">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4963F5D" w14:textId="77777777" w:rsidR="004C4B95" w:rsidRDefault="004C4B95" w:rsidP="004C4B95">
      <w:pPr>
        <w:pStyle w:val="Heading4"/>
      </w:pPr>
      <w:bookmarkStart w:id="570" w:name="_Toc456813753"/>
      <w:r>
        <w:t>Change from Candidate to Published state</w:t>
      </w:r>
      <w:bookmarkEnd w:id="570"/>
    </w:p>
    <w:p w14:paraId="3309A429" w14:textId="77777777" w:rsidR="004C4B95" w:rsidRPr="00191A85" w:rsidRDefault="004C4B95" w:rsidP="004C4B95">
      <w:pPr>
        <w:spacing w:before="240"/>
      </w:pPr>
      <w:r>
        <w:t>Pre-condition: The BCCP is in the Candidate state. The user is the owner of the BCCP.</w:t>
      </w:r>
    </w:p>
    <w:p w14:paraId="13EB766A" w14:textId="77777777" w:rsidR="004C4B95" w:rsidRDefault="00BC4EFC" w:rsidP="004C4B95">
      <w:pPr>
        <w:spacing w:before="240"/>
      </w:pPr>
      <w:r>
        <w:lastRenderedPageBreak/>
        <w:t>The system shall indicate to the user that all history of changes for this revision of the BCCP will be deleted. The user shall confirm this request. Upon confirmation, t</w:t>
      </w:r>
      <w:r w:rsidR="004C4B95">
        <w:t xml:space="preserve">he </w:t>
      </w:r>
      <w:r w:rsidR="004C4B95" w:rsidRPr="00191A85">
        <w:rPr>
          <w:rStyle w:val="CodeChar"/>
        </w:rPr>
        <w:t>state</w:t>
      </w:r>
      <w:r w:rsidR="004C4B95">
        <w:t xml:space="preserve"> column of the current record of the BCCP must be updated to the Published state. Their history columns shall also be properly updated. A history record of the BCCP needs to be created accordingly. Then, all prior history records of the </w:t>
      </w:r>
      <w:r w:rsidR="00C209E9">
        <w:t>B</w:t>
      </w:r>
      <w:r w:rsidR="004C4B95">
        <w:t>CCP shall be deleted.</w:t>
      </w:r>
    </w:p>
    <w:p w14:paraId="4B2A78DB" w14:textId="77777777" w:rsidR="00C209E9" w:rsidRDefault="00C209E9" w:rsidP="00C209E9">
      <w:pPr>
        <w:spacing w:before="240"/>
      </w:pPr>
    </w:p>
    <w:p w14:paraId="376B33D0" w14:textId="77777777" w:rsidR="004C4B95" w:rsidRPr="004C4B95" w:rsidRDefault="004C4B95" w:rsidP="00C209E9">
      <w:pPr>
        <w:spacing w:before="240"/>
      </w:pPr>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6AF8CA1" w14:textId="77777777" w:rsidR="0023242C" w:rsidRDefault="0023242C" w:rsidP="00F11977">
      <w:pPr>
        <w:pStyle w:val="Heading3"/>
      </w:pPr>
      <w:bookmarkStart w:id="571" w:name="_Toc456813754"/>
      <w:r>
        <w:t>Review a CC</w:t>
      </w:r>
      <w:bookmarkEnd w:id="571"/>
    </w:p>
    <w:p w14:paraId="37B2BCB4" w14:textId="77777777" w:rsidR="00BC4EFC" w:rsidRDefault="00BC4EFC" w:rsidP="00BC4EFC">
      <w:r>
        <w:t>&lt;This is future functionality.&gt;</w:t>
      </w:r>
    </w:p>
    <w:p w14:paraId="5EFE126A" w14:textId="77777777" w:rsidR="00BC4EFC" w:rsidRDefault="00BC4EFC" w:rsidP="0023242C"/>
    <w:p w14:paraId="54156238" w14:textId="77777777" w:rsidR="0023242C" w:rsidRDefault="0023242C" w:rsidP="0023242C">
      <w:r>
        <w:t>Pre-condition: The CC is in the Candidate state</w:t>
      </w:r>
    </w:p>
    <w:p w14:paraId="5365E5E5" w14:textId="77777777" w:rsidR="00BC4EFC" w:rsidRDefault="00BC4EFC" w:rsidP="0023242C"/>
    <w:p w14:paraId="07315D15" w14:textId="77777777" w:rsidR="00BC4EFC" w:rsidRPr="0023242C" w:rsidRDefault="00BC4EFC" w:rsidP="0023242C">
      <w:r>
        <w:t>This allows users to make comments to the CC.</w:t>
      </w:r>
    </w:p>
    <w:p w14:paraId="0BCCAEC5" w14:textId="77777777" w:rsidR="00F11977" w:rsidRDefault="00F11977" w:rsidP="00F11977">
      <w:pPr>
        <w:pStyle w:val="Heading3"/>
      </w:pPr>
      <w:bookmarkStart w:id="572" w:name="_Toc456813755"/>
      <w:r>
        <w:t>Undoing</w:t>
      </w:r>
      <w:bookmarkEnd w:id="572"/>
    </w:p>
    <w:p w14:paraId="465981A0" w14:textId="77777777" w:rsidR="005026AC" w:rsidRDefault="005026AC" w:rsidP="00F93616">
      <w:r>
        <w:t>&lt;This is future functionality.&gt;</w:t>
      </w:r>
    </w:p>
    <w:p w14:paraId="72CEAA98" w14:textId="77777777" w:rsidR="00F93616" w:rsidRPr="00F93616" w:rsidRDefault="00F93616" w:rsidP="00F93616">
      <w:r>
        <w:t xml:space="preserve">I think, due to, association sequencing key shifting, undoing should only be done at the UoC level. So for ACC UoC,  </w:t>
      </w:r>
      <w:r w:rsidR="000F47AE">
        <w:t>the undoing function should only offered at the ACC level. So you cannot undo each association specifically.</w:t>
      </w:r>
    </w:p>
    <w:p w14:paraId="7D737064" w14:textId="77777777" w:rsidR="00F11977" w:rsidRDefault="00F11977" w:rsidP="00F11977"/>
    <w:p w14:paraId="50ABB12D" w14:textId="77777777" w:rsidR="00F11977" w:rsidRDefault="00F11977" w:rsidP="00F11977">
      <w:pPr>
        <w:pStyle w:val="Heading3"/>
      </w:pPr>
      <w:bookmarkStart w:id="573" w:name="_Ref437668747"/>
      <w:bookmarkStart w:id="574" w:name="_Ref437668751"/>
      <w:bookmarkStart w:id="575" w:name="_Toc456813756"/>
      <w:r>
        <w:t xml:space="preserve">Event </w:t>
      </w:r>
      <w:commentRangeStart w:id="576"/>
      <w:r>
        <w:t>notification</w:t>
      </w:r>
      <w:bookmarkEnd w:id="573"/>
      <w:bookmarkEnd w:id="574"/>
      <w:commentRangeEnd w:id="576"/>
      <w:r w:rsidR="00EB10A1">
        <w:rPr>
          <w:rStyle w:val="CommentReference"/>
          <w:b w:val="0"/>
        </w:rPr>
        <w:commentReference w:id="576"/>
      </w:r>
      <w:bookmarkEnd w:id="575"/>
    </w:p>
    <w:p w14:paraId="65B8E722" w14:textId="77777777" w:rsidR="006C6778" w:rsidRDefault="006549A6" w:rsidP="00B24770">
      <w:pPr>
        <w:pStyle w:val="Heading4"/>
      </w:pPr>
      <w:bookmarkStart w:id="577" w:name="_Toc456813757"/>
      <w:r>
        <w:t>System c</w:t>
      </w:r>
      <w:r w:rsidR="00B24770">
        <w:t>onfigura</w:t>
      </w:r>
      <w:r>
        <w:t>ble</w:t>
      </w:r>
      <w:r w:rsidR="00B24770">
        <w:t xml:space="preserve"> parameters</w:t>
      </w:r>
      <w:bookmarkEnd w:id="577"/>
    </w:p>
    <w:p w14:paraId="0187F0C0" w14:textId="77777777" w:rsidR="003E4B6F" w:rsidRDefault="006C6778" w:rsidP="006549A6">
      <w:pPr>
        <w:spacing w:before="240"/>
      </w:pPr>
      <w:r w:rsidRPr="006C6778">
        <w:rPr>
          <w:rStyle w:val="CodeChar"/>
        </w:rPr>
        <w:t>Notifi</w:t>
      </w:r>
      <w:r>
        <w:rPr>
          <w:rStyle w:val="CodeChar"/>
        </w:rPr>
        <w:t>cation</w:t>
      </w:r>
      <w:r w:rsidRPr="006C6778">
        <w:rPr>
          <w:rStyle w:val="CodeChar"/>
        </w:rPr>
        <w:t>State</w:t>
      </w:r>
      <w:r>
        <w:t xml:space="preserve">: Possible values are </w:t>
      </w:r>
      <w:r w:rsidRPr="006C6778">
        <w:rPr>
          <w:rStyle w:val="CodeChar"/>
        </w:rPr>
        <w:t>Editing</w:t>
      </w:r>
      <w:r>
        <w:t xml:space="preserve">, </w:t>
      </w:r>
      <w:r w:rsidRPr="006C6778">
        <w:rPr>
          <w:rStyle w:val="CodeChar"/>
        </w:rPr>
        <w:t>Candidate</w:t>
      </w:r>
      <w:r>
        <w:t xml:space="preserve">, </w:t>
      </w:r>
      <w:r w:rsidRPr="006C6778">
        <w:rPr>
          <w:rStyle w:val="CodeChar"/>
        </w:rPr>
        <w:t>Published</w:t>
      </w:r>
      <w:r>
        <w:t xml:space="preserve">. </w:t>
      </w:r>
      <w:r w:rsidR="00AB39E8">
        <w:t>The d</w:t>
      </w:r>
      <w:r>
        <w:t xml:space="preserve">efault value shall be </w:t>
      </w:r>
      <w:r w:rsidRPr="006C6778">
        <w:rPr>
          <w:rStyle w:val="CodeChar"/>
        </w:rPr>
        <w:t>Published</w:t>
      </w:r>
      <w:r>
        <w:t xml:space="preserve">. </w:t>
      </w:r>
    </w:p>
    <w:p w14:paraId="572BB0B8" w14:textId="77777777" w:rsidR="003E4B6F" w:rsidRDefault="006C6778" w:rsidP="003E4B6F">
      <w:pPr>
        <w:pStyle w:val="ListParagraph"/>
        <w:numPr>
          <w:ilvl w:val="0"/>
          <w:numId w:val="21"/>
        </w:numPr>
      </w:pPr>
      <w:r w:rsidRPr="003E4B6F">
        <w:rPr>
          <w:rStyle w:val="CodeChar"/>
        </w:rPr>
        <w:t>Editing</w:t>
      </w:r>
      <w:r>
        <w:t xml:space="preserve"> means only notify owners of related </w:t>
      </w:r>
      <w:r w:rsidR="00C744D2">
        <w:t>UoCs</w:t>
      </w:r>
      <w:r>
        <w:t xml:space="preserve"> that are in the Editing state. </w:t>
      </w:r>
    </w:p>
    <w:p w14:paraId="42275AD0" w14:textId="77777777" w:rsidR="003E4B6F" w:rsidRDefault="006C6778" w:rsidP="003E4B6F">
      <w:pPr>
        <w:pStyle w:val="ListParagraph"/>
        <w:numPr>
          <w:ilvl w:val="0"/>
          <w:numId w:val="21"/>
        </w:numPr>
      </w:pPr>
      <w:r w:rsidRPr="003E4B6F">
        <w:rPr>
          <w:rStyle w:val="CodeChar"/>
        </w:rPr>
        <w:t>Candidate</w:t>
      </w:r>
      <w:r>
        <w:t xml:space="preserve"> means notify owners of related </w:t>
      </w:r>
      <w:r w:rsidR="00C744D2">
        <w:t>UoCs</w:t>
      </w:r>
      <w:r>
        <w:t xml:space="preserve"> that are in the Editing state and </w:t>
      </w:r>
      <w:r w:rsidR="00C744D2">
        <w:t>UoCs</w:t>
      </w:r>
      <w:r>
        <w:t xml:space="preserve"> that are in the Candidate states. </w:t>
      </w:r>
    </w:p>
    <w:p w14:paraId="7AD3A5F1" w14:textId="77777777" w:rsidR="00F532AE" w:rsidRDefault="006C6778" w:rsidP="00F532AE">
      <w:pPr>
        <w:pStyle w:val="ListParagraph"/>
        <w:numPr>
          <w:ilvl w:val="0"/>
          <w:numId w:val="21"/>
        </w:numPr>
      </w:pPr>
      <w:r w:rsidRPr="003E4B6F">
        <w:rPr>
          <w:rStyle w:val="CodeChar"/>
        </w:rPr>
        <w:t>Published</w:t>
      </w:r>
      <w:r>
        <w:t xml:space="preserve"> means notify owners of related </w:t>
      </w:r>
      <w:r w:rsidR="00C744D2">
        <w:t>UoCs</w:t>
      </w:r>
      <w:r>
        <w:t xml:space="preserve"> that are in either of the three states.</w:t>
      </w:r>
    </w:p>
    <w:p w14:paraId="2491FA3A" w14:textId="77777777" w:rsidR="00F532AE" w:rsidRDefault="00F532AE" w:rsidP="00F532AE"/>
    <w:p w14:paraId="0F39374C" w14:textId="77777777" w:rsidR="00513A09" w:rsidRDefault="00513A09" w:rsidP="00513A09">
      <w:r w:rsidRPr="004454FD">
        <w:rPr>
          <w:rStyle w:val="CodeChar"/>
        </w:rPr>
        <w:t>RecentRelation</w:t>
      </w:r>
      <w:r>
        <w:t xml:space="preserve">: Possible values are </w:t>
      </w:r>
      <w:r w:rsidRPr="004454FD">
        <w:rPr>
          <w:rStyle w:val="CodeChar"/>
        </w:rPr>
        <w:t>True</w:t>
      </w:r>
      <w:r>
        <w:t xml:space="preserve"> or </w:t>
      </w:r>
      <w:r w:rsidRPr="004454FD">
        <w:rPr>
          <w:rStyle w:val="CodeChar"/>
        </w:rPr>
        <w:t>False</w:t>
      </w:r>
      <w:r>
        <w:t xml:space="preserve">. </w:t>
      </w:r>
    </w:p>
    <w:p w14:paraId="210B293D" w14:textId="77777777" w:rsidR="00513A09" w:rsidRDefault="00513A09" w:rsidP="00513A09">
      <w:pPr>
        <w:pStyle w:val="ListParagraph"/>
        <w:numPr>
          <w:ilvl w:val="0"/>
          <w:numId w:val="26"/>
        </w:numPr>
      </w:pPr>
      <w:r w:rsidRPr="004454FD">
        <w:rPr>
          <w:rStyle w:val="CodeChar"/>
        </w:rPr>
        <w:t>True</w:t>
      </w:r>
      <w:r>
        <w:t>: Notify owners of UoCs that have just come into a relationship during the current revision of the UoC generating the event.</w:t>
      </w:r>
    </w:p>
    <w:p w14:paraId="4439DFB4" w14:textId="77777777" w:rsidR="00513A09" w:rsidRDefault="00513A09" w:rsidP="00513A09">
      <w:pPr>
        <w:pStyle w:val="ListParagraph"/>
        <w:numPr>
          <w:ilvl w:val="0"/>
          <w:numId w:val="26"/>
        </w:numPr>
      </w:pPr>
      <w:r w:rsidRPr="004454FD">
        <w:rPr>
          <w:rStyle w:val="CodeChar"/>
        </w:rPr>
        <w:t>False</w:t>
      </w:r>
      <w:r>
        <w:t>: Notify related owners without regard to when the relationship was created.</w:t>
      </w:r>
    </w:p>
    <w:p w14:paraId="7B47CE5C" w14:textId="77777777" w:rsidR="00353160" w:rsidRDefault="00353160" w:rsidP="00353160">
      <w:r>
        <w:t xml:space="preserve">To illustrate the case when the parameter is set to </w:t>
      </w:r>
      <w:r w:rsidRPr="00353160">
        <w:rPr>
          <w:rStyle w:val="CodeChar"/>
        </w:rPr>
        <w:t>True</w:t>
      </w:r>
      <w:r>
        <w:t>, take the Address ACC in Figure 15 as an example. Suppose User-1 is making a revision to the ACC. When the user acts on the ACC that triggers an event from that ACC, if there is no new ASCCP based on that ACC then there will be no notification. On the other hand, if before the event occur, another user, User-2, makes a new ASCCP based on that ACC. Then, User-2 will be notified, when the event occurs.</w:t>
      </w:r>
    </w:p>
    <w:p w14:paraId="0CC494B0" w14:textId="77777777" w:rsidR="006549A6" w:rsidRDefault="006549A6" w:rsidP="006549A6">
      <w:pPr>
        <w:pStyle w:val="Heading4"/>
      </w:pPr>
      <w:bookmarkStart w:id="578" w:name="_Toc456813758"/>
      <w:r>
        <w:t>Notification options</w:t>
      </w:r>
      <w:bookmarkEnd w:id="578"/>
    </w:p>
    <w:p w14:paraId="6C88E1C0" w14:textId="77777777" w:rsidR="006C6778" w:rsidRDefault="006C6778" w:rsidP="006549A6">
      <w:pPr>
        <w:spacing w:before="240"/>
      </w:pPr>
      <w:r w:rsidRPr="006C6778">
        <w:rPr>
          <w:rStyle w:val="CodeChar"/>
        </w:rPr>
        <w:t>Notification</w:t>
      </w:r>
      <w:r w:rsidR="00915639">
        <w:rPr>
          <w:rStyle w:val="CodeChar"/>
        </w:rPr>
        <w:t>Target</w:t>
      </w:r>
      <w:r>
        <w:t xml:space="preserve">: Possible values are </w:t>
      </w:r>
      <w:r w:rsidRPr="003E4B6F">
        <w:rPr>
          <w:rStyle w:val="CodeChar"/>
        </w:rPr>
        <w:t>Referring</w:t>
      </w:r>
      <w:r w:rsidR="00C744D2">
        <w:rPr>
          <w:rStyle w:val="CodeChar"/>
        </w:rPr>
        <w:t>UoCs</w:t>
      </w:r>
      <w:r>
        <w:t xml:space="preserve">, </w:t>
      </w:r>
      <w:r w:rsidRPr="003E4B6F">
        <w:rPr>
          <w:rStyle w:val="CodeChar"/>
        </w:rPr>
        <w:t>Refer</w:t>
      </w:r>
      <w:r w:rsidR="003E4B6F" w:rsidRPr="003E4B6F">
        <w:rPr>
          <w:rStyle w:val="CodeChar"/>
        </w:rPr>
        <w:t>red</w:t>
      </w:r>
      <w:r w:rsidR="003261AD">
        <w:rPr>
          <w:rStyle w:val="CodeChar"/>
        </w:rPr>
        <w:t>By</w:t>
      </w:r>
      <w:r w:rsidR="00C744D2">
        <w:rPr>
          <w:rStyle w:val="CodeChar"/>
        </w:rPr>
        <w:t>UoCs</w:t>
      </w:r>
      <w:r w:rsidR="003E4B6F">
        <w:t xml:space="preserve">, </w:t>
      </w:r>
      <w:r w:rsidR="003E4B6F" w:rsidRPr="003E4B6F">
        <w:rPr>
          <w:rStyle w:val="CodeChar"/>
        </w:rPr>
        <w:t>Both</w:t>
      </w:r>
      <w:r w:rsidR="00C744D2">
        <w:rPr>
          <w:rStyle w:val="CodeChar"/>
        </w:rPr>
        <w:t>UoCs</w:t>
      </w:r>
      <w:r w:rsidR="00915639">
        <w:rPr>
          <w:rStyle w:val="CodeChar"/>
        </w:rPr>
        <w:t>, &lt;An Owner&gt;</w:t>
      </w:r>
      <w:r w:rsidR="003E4B6F">
        <w:t xml:space="preserve">. </w:t>
      </w:r>
      <w:r w:rsidR="00AB39E8">
        <w:t>The d</w:t>
      </w:r>
      <w:r w:rsidR="003E4B6F">
        <w:t xml:space="preserve">efault value shall be </w:t>
      </w:r>
      <w:r w:rsidR="003E4B6F" w:rsidRPr="003E4B6F">
        <w:rPr>
          <w:rStyle w:val="CodeChar"/>
        </w:rPr>
        <w:t>Both</w:t>
      </w:r>
      <w:r w:rsidR="00C744D2">
        <w:rPr>
          <w:rStyle w:val="CodeChar"/>
        </w:rPr>
        <w:t>UoCs</w:t>
      </w:r>
      <w:r w:rsidR="003E4B6F">
        <w:t xml:space="preserve">. </w:t>
      </w:r>
    </w:p>
    <w:p w14:paraId="5A497D55" w14:textId="77777777" w:rsidR="003E4B6F" w:rsidRDefault="00C744D2" w:rsidP="003E4B6F">
      <w:pPr>
        <w:pStyle w:val="ListParagraph"/>
        <w:numPr>
          <w:ilvl w:val="0"/>
          <w:numId w:val="22"/>
        </w:numPr>
      </w:pPr>
      <w:r w:rsidRPr="003E4B6F">
        <w:rPr>
          <w:rStyle w:val="CodeChar"/>
        </w:rPr>
        <w:lastRenderedPageBreak/>
        <w:t>Referring</w:t>
      </w:r>
      <w:r>
        <w:rPr>
          <w:rStyle w:val="CodeChar"/>
        </w:rPr>
        <w:t>UoCs</w:t>
      </w:r>
      <w:r>
        <w:t xml:space="preserve"> </w:t>
      </w:r>
      <w:r w:rsidR="003E4B6F">
        <w:t xml:space="preserve">means the event shall be sent to owners of </w:t>
      </w:r>
      <w:r>
        <w:t>UoCs</w:t>
      </w:r>
      <w:r w:rsidR="003E4B6F">
        <w:t xml:space="preserve"> </w:t>
      </w:r>
      <w:r>
        <w:t xml:space="preserve">that </w:t>
      </w:r>
      <w:r w:rsidR="003E4B6F">
        <w:t>directly and indirectly (ancestors)  re</w:t>
      </w:r>
      <w:r>
        <w:t xml:space="preserve">fers </w:t>
      </w:r>
      <w:r w:rsidR="003E4B6F">
        <w:t xml:space="preserve">to the </w:t>
      </w:r>
      <w:r>
        <w:t>UoC</w:t>
      </w:r>
      <w:r w:rsidR="003E4B6F">
        <w:t xml:space="preserve"> generating the event.</w:t>
      </w:r>
    </w:p>
    <w:p w14:paraId="505A0603" w14:textId="77777777" w:rsidR="003E4B6F" w:rsidRDefault="00C744D2" w:rsidP="003E4B6F">
      <w:pPr>
        <w:pStyle w:val="ListParagraph"/>
        <w:numPr>
          <w:ilvl w:val="0"/>
          <w:numId w:val="22"/>
        </w:numPr>
      </w:pPr>
      <w:r w:rsidRPr="003E4B6F">
        <w:rPr>
          <w:rStyle w:val="CodeChar"/>
        </w:rPr>
        <w:t>Referred</w:t>
      </w:r>
      <w:r w:rsidR="004454FD">
        <w:rPr>
          <w:rStyle w:val="CodeChar"/>
        </w:rPr>
        <w:t>By</w:t>
      </w:r>
      <w:r>
        <w:rPr>
          <w:rStyle w:val="CodeChar"/>
        </w:rPr>
        <w:t>UoCs</w:t>
      </w:r>
      <w:r>
        <w:t xml:space="preserve"> </w:t>
      </w:r>
      <w:r w:rsidR="003E4B6F">
        <w:t xml:space="preserve">means the event shall be sent to owners of </w:t>
      </w:r>
      <w:r>
        <w:t>UoCs</w:t>
      </w:r>
      <w:r w:rsidR="003E4B6F">
        <w:t xml:space="preserve"> </w:t>
      </w:r>
      <w:r>
        <w:t xml:space="preserve">that are </w:t>
      </w:r>
      <w:r w:rsidR="003E4B6F">
        <w:t xml:space="preserve">directly and indirectly (descendants) referenced by the </w:t>
      </w:r>
      <w:r>
        <w:t>UoC</w:t>
      </w:r>
      <w:r w:rsidR="003E4B6F">
        <w:t xml:space="preserve"> generating the event.</w:t>
      </w:r>
    </w:p>
    <w:p w14:paraId="28A57CA7" w14:textId="77777777" w:rsidR="003E4B6F" w:rsidRDefault="00C744D2" w:rsidP="003E4B6F">
      <w:pPr>
        <w:pStyle w:val="ListParagraph"/>
        <w:numPr>
          <w:ilvl w:val="0"/>
          <w:numId w:val="22"/>
        </w:numPr>
      </w:pPr>
      <w:r w:rsidRPr="003E4B6F">
        <w:rPr>
          <w:rStyle w:val="CodeChar"/>
        </w:rPr>
        <w:t>Both</w:t>
      </w:r>
      <w:r>
        <w:rPr>
          <w:rStyle w:val="CodeChar"/>
        </w:rPr>
        <w:t>UoCs</w:t>
      </w:r>
      <w:r>
        <w:t xml:space="preserve"> </w:t>
      </w:r>
      <w:r w:rsidR="003E4B6F">
        <w:t xml:space="preserve">means that the event shall be sent to owners of both </w:t>
      </w:r>
      <w:r w:rsidR="003E4B6F" w:rsidRPr="003E4B6F">
        <w:rPr>
          <w:rStyle w:val="CodeChar"/>
        </w:rPr>
        <w:t>Referring</w:t>
      </w:r>
      <w:r w:rsidR="004454FD">
        <w:rPr>
          <w:rStyle w:val="CodeChar"/>
        </w:rPr>
        <w:t>UoC</w:t>
      </w:r>
      <w:r w:rsidR="003E4B6F" w:rsidRPr="003E4B6F">
        <w:rPr>
          <w:rStyle w:val="CodeChar"/>
        </w:rPr>
        <w:t>s</w:t>
      </w:r>
      <w:r w:rsidR="003E4B6F">
        <w:t xml:space="preserve"> and </w:t>
      </w:r>
      <w:r w:rsidR="003E4B6F" w:rsidRPr="003E4B6F">
        <w:rPr>
          <w:rStyle w:val="CodeChar"/>
        </w:rPr>
        <w:t>ReferredBy</w:t>
      </w:r>
      <w:r w:rsidR="004454FD">
        <w:rPr>
          <w:rStyle w:val="CodeChar"/>
        </w:rPr>
        <w:t>UoC</w:t>
      </w:r>
      <w:r w:rsidR="003E4B6F" w:rsidRPr="003E4B6F">
        <w:rPr>
          <w:rStyle w:val="CodeChar"/>
        </w:rPr>
        <w:t>s</w:t>
      </w:r>
      <w:r w:rsidR="003E4B6F">
        <w:t>.</w:t>
      </w:r>
    </w:p>
    <w:p w14:paraId="6FABEB28" w14:textId="77777777" w:rsidR="00915639" w:rsidRDefault="00915639" w:rsidP="003E4B6F">
      <w:pPr>
        <w:pStyle w:val="ListParagraph"/>
        <w:numPr>
          <w:ilvl w:val="0"/>
          <w:numId w:val="22"/>
        </w:numPr>
      </w:pPr>
      <w:r w:rsidRPr="00915639">
        <w:rPr>
          <w:rStyle w:val="CodeChar"/>
        </w:rPr>
        <w:t>&lt;An Owner&gt;</w:t>
      </w:r>
      <w:r>
        <w:t xml:space="preserve"> means the event shall be sent to the specified owner.</w:t>
      </w:r>
    </w:p>
    <w:p w14:paraId="31694B3A" w14:textId="77777777" w:rsidR="004454FD" w:rsidRDefault="004454FD" w:rsidP="00FD7BB0"/>
    <w:p w14:paraId="2F77C6EA" w14:textId="77777777" w:rsidR="00C744D2" w:rsidRDefault="00C744D2" w:rsidP="00FD7BB0">
      <w:r>
        <w:rPr>
          <w:noProof/>
          <w:lang w:bidi="th-TH"/>
        </w:rPr>
        <w:drawing>
          <wp:inline distT="0" distB="0" distL="0" distR="0" wp14:anchorId="7A2485C5" wp14:editId="662CDBC9">
            <wp:extent cx="5943600" cy="2992080"/>
            <wp:effectExtent l="19050" t="19050" r="19050" b="184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992080"/>
                    </a:xfrm>
                    <a:prstGeom prst="rect">
                      <a:avLst/>
                    </a:prstGeom>
                    <a:noFill/>
                    <a:ln>
                      <a:solidFill>
                        <a:schemeClr val="tx1"/>
                      </a:solidFill>
                    </a:ln>
                  </pic:spPr>
                </pic:pic>
              </a:graphicData>
            </a:graphic>
          </wp:inline>
        </w:drawing>
      </w:r>
    </w:p>
    <w:p w14:paraId="2116C67E" w14:textId="59A1FBE3" w:rsidR="001A0BB2" w:rsidRDefault="001A0BB2" w:rsidP="001A0BB2">
      <w:pPr>
        <w:pStyle w:val="Caption"/>
      </w:pPr>
      <w:bookmarkStart w:id="579" w:name="_Ref442171829"/>
      <w:r>
        <w:t xml:space="preserve">Figure </w:t>
      </w:r>
      <w:fldSimple w:instr=" SEQ Figure \* ARABIC ">
        <w:r w:rsidR="00632C6D">
          <w:rPr>
            <w:noProof/>
          </w:rPr>
          <w:t>15</w:t>
        </w:r>
      </w:fldSimple>
      <w:bookmarkEnd w:id="579"/>
      <w:r>
        <w:t xml:space="preserve">: Example </w:t>
      </w:r>
      <w:r w:rsidR="00725367">
        <w:t>CC</w:t>
      </w:r>
      <w:r>
        <w:t xml:space="preserve"> structure</w:t>
      </w:r>
      <w:r w:rsidR="006549A6">
        <w:t xml:space="preserve"> illustrating a notification chain</w:t>
      </w:r>
    </w:p>
    <w:p w14:paraId="01C98E31" w14:textId="77777777" w:rsidR="00C744D2" w:rsidRDefault="00C744D2" w:rsidP="00FD7BB0"/>
    <w:p w14:paraId="2C60AD0B" w14:textId="78711C1A" w:rsidR="003E4B6F" w:rsidRDefault="00AB39E8" w:rsidP="00FD7BB0">
      <w:r>
        <w:t>Example</w:t>
      </w:r>
      <w:r w:rsidR="00A7588D">
        <w:t xml:space="preserve"> of related entities.</w:t>
      </w:r>
      <w:r w:rsidR="006549A6">
        <w:t xml:space="preserve"> Consider the example in </w:t>
      </w:r>
      <w:r w:rsidR="006549A6">
        <w:fldChar w:fldCharType="begin"/>
      </w:r>
      <w:r w:rsidR="006549A6">
        <w:instrText xml:space="preserve"> REF _Ref442171829 \h </w:instrText>
      </w:r>
      <w:r w:rsidR="006549A6">
        <w:fldChar w:fldCharType="separate"/>
      </w:r>
      <w:r w:rsidR="00632C6D">
        <w:t xml:space="preserve">Figure </w:t>
      </w:r>
      <w:r w:rsidR="00632C6D">
        <w:rPr>
          <w:noProof/>
        </w:rPr>
        <w:t>15</w:t>
      </w:r>
      <w:r w:rsidR="006549A6">
        <w:fldChar w:fldCharType="end"/>
      </w:r>
      <w:r w:rsidR="00C744D2">
        <w:t>.</w:t>
      </w:r>
    </w:p>
    <w:p w14:paraId="13DB3E2A" w14:textId="77777777" w:rsidR="00C744D2" w:rsidRDefault="00C744D2" w:rsidP="00FD7BB0"/>
    <w:p w14:paraId="5CECA075" w14:textId="77777777" w:rsidR="00C744D2" w:rsidRDefault="00C744D2" w:rsidP="00FD7BB0">
      <w:r>
        <w:t xml:space="preserve">UoCs related to the </w:t>
      </w:r>
      <w:r w:rsidRPr="00B24770">
        <w:rPr>
          <w:rStyle w:val="CodeChar"/>
        </w:rPr>
        <w:t>AddressType</w:t>
      </w:r>
      <w:r>
        <w:t xml:space="preserve"> ACC UoC include:</w:t>
      </w:r>
    </w:p>
    <w:p w14:paraId="7CD4821D" w14:textId="77777777" w:rsidR="00C744D2" w:rsidRDefault="00C744D2" w:rsidP="00B24770">
      <w:pPr>
        <w:spacing w:before="240"/>
      </w:pPr>
      <w:r>
        <w:t xml:space="preserve">Referring UoCs: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rsidR="00B24770">
        <w:t xml:space="preserve"> and </w:t>
      </w:r>
      <w:r w:rsidRPr="009F3AB9">
        <w:rPr>
          <w:rStyle w:val="CodeChar"/>
        </w:rPr>
        <w:t xml:space="preserve"> AckBOM ASCCP</w:t>
      </w:r>
      <w:r w:rsidR="00B24770">
        <w:rPr>
          <w:rStyle w:val="CodeChar"/>
        </w:rPr>
        <w:t>.</w:t>
      </w:r>
    </w:p>
    <w:p w14:paraId="7F909C06" w14:textId="77777777" w:rsidR="00C744D2" w:rsidRDefault="00C744D2" w:rsidP="00FD7BB0">
      <w:r>
        <w:t xml:space="preserve">Referred By UoCs: </w:t>
      </w:r>
      <w:r w:rsidR="009F3AB9" w:rsidRPr="009F3AB9">
        <w:rPr>
          <w:rStyle w:val="CodeChar"/>
        </w:rPr>
        <w:t>AddressLine1 BCCP</w:t>
      </w:r>
      <w:r w:rsidR="009F3AB9" w:rsidRPr="00B24770">
        <w:t>,</w:t>
      </w:r>
      <w:r w:rsidR="009F3AB9" w:rsidRPr="009F3AB9">
        <w:rPr>
          <w:rStyle w:val="CodeChar"/>
        </w:rPr>
        <w:t xml:space="preserve"> StreetTypeCode BCCP</w:t>
      </w:r>
      <w:r w:rsidR="009F3AB9" w:rsidRPr="00B24770">
        <w:t>,</w:t>
      </w:r>
      <w:r w:rsidR="009F3AB9" w:rsidRPr="009F3AB9">
        <w:rPr>
          <w:rStyle w:val="CodeChar"/>
        </w:rPr>
        <w:t xml:space="preserve"> GeographicalCoordinate ASCCP</w:t>
      </w:r>
      <w:r w:rsidR="009F3AB9" w:rsidRPr="00B24770">
        <w:t>,</w:t>
      </w:r>
      <w:r w:rsidR="009F3AB9" w:rsidRPr="009F3AB9">
        <w:rPr>
          <w:rStyle w:val="CodeChar"/>
        </w:rPr>
        <w:t xml:space="preserve"> CoordinateType ACC</w:t>
      </w:r>
      <w:r w:rsidR="009F3AB9">
        <w:t xml:space="preserve"> (and other ASCCP, ACC, BCCP used by the </w:t>
      </w:r>
      <w:r w:rsidR="009F3AB9" w:rsidRPr="009F3AB9">
        <w:rPr>
          <w:rStyle w:val="CodeChar"/>
        </w:rPr>
        <w:t>CoordinateType ACC</w:t>
      </w:r>
      <w:r w:rsidR="009F3AB9">
        <w:t>)</w:t>
      </w:r>
      <w:r w:rsidR="00B24770">
        <w:t>.</w:t>
      </w:r>
    </w:p>
    <w:p w14:paraId="69BE9E5E" w14:textId="77777777" w:rsidR="00B24770" w:rsidRDefault="00B24770" w:rsidP="00FD7BB0"/>
    <w:p w14:paraId="50CE76A8" w14:textId="77777777" w:rsidR="00B24770" w:rsidRDefault="00B24770" w:rsidP="00FD7BB0">
      <w:r>
        <w:t xml:space="preserve">UoCs related to the </w:t>
      </w:r>
      <w:r w:rsidRPr="00B24770">
        <w:rPr>
          <w:rStyle w:val="CodeChar"/>
        </w:rPr>
        <w:t>StreetTypeCode</w:t>
      </w:r>
      <w:r>
        <w:t xml:space="preserve"> BCCP include:</w:t>
      </w:r>
    </w:p>
    <w:p w14:paraId="1BAAE433" w14:textId="77777777" w:rsidR="00B24770" w:rsidRDefault="00B24770" w:rsidP="00FD7BB0"/>
    <w:p w14:paraId="060131DA" w14:textId="77777777" w:rsidR="00B24770" w:rsidRDefault="00B24770" w:rsidP="00B24770">
      <w:pPr>
        <w:spacing w:before="240"/>
      </w:pPr>
      <w:r>
        <w:t xml:space="preserve">Referring UoCs: </w:t>
      </w:r>
      <w:r w:rsidRPr="00B24770">
        <w:rPr>
          <w:rStyle w:val="CodeChar"/>
        </w:rPr>
        <w:t>AddressType ACC</w:t>
      </w:r>
      <w:r>
        <w:t xml:space="preserve">,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t xml:space="preserve"> and </w:t>
      </w:r>
      <w:r w:rsidRPr="009F3AB9">
        <w:rPr>
          <w:rStyle w:val="CodeChar"/>
        </w:rPr>
        <w:t xml:space="preserve"> AckBOM ASCCP</w:t>
      </w:r>
      <w:r>
        <w:rPr>
          <w:rStyle w:val="CodeChar"/>
        </w:rPr>
        <w:t>.</w:t>
      </w:r>
    </w:p>
    <w:p w14:paraId="76E229F2" w14:textId="77777777" w:rsidR="00B24770" w:rsidRDefault="00B24770" w:rsidP="00B24770">
      <w:r>
        <w:t xml:space="preserve">Referred By UoCs: </w:t>
      </w:r>
      <w:r>
        <w:rPr>
          <w:rStyle w:val="CodeChar"/>
        </w:rPr>
        <w:t>None.</w:t>
      </w:r>
    </w:p>
    <w:p w14:paraId="5D701A21" w14:textId="77777777" w:rsidR="009F3AB9" w:rsidRDefault="009F3AB9" w:rsidP="00FD7BB0"/>
    <w:p w14:paraId="30A74F83" w14:textId="77777777" w:rsidR="009F3AB9" w:rsidRDefault="009F3AB9" w:rsidP="00FD7BB0">
      <w:r>
        <w:t xml:space="preserve">It should be noted that owners of BDTs </w:t>
      </w:r>
      <w:r w:rsidR="00B24770">
        <w:t>are not considered for notification because BDT is considered at the bottom of level of conceptualization and it does not depend on other conceptualizations.</w:t>
      </w:r>
    </w:p>
    <w:p w14:paraId="1DA2212B" w14:textId="77777777" w:rsidR="00A7588D" w:rsidRDefault="00A7588D" w:rsidP="00FD7BB0"/>
    <w:p w14:paraId="6FDF3A85" w14:textId="77777777" w:rsidR="00FD7BB0" w:rsidRPr="00FD7BB0" w:rsidRDefault="003E4B6F" w:rsidP="00FD7BB0">
      <w:r>
        <w:t xml:space="preserve">In the future we may make this more flexible by allowing users to subscribe to entities’ event, so that the user can get notification even if he/she is not the owner of any related entity. </w:t>
      </w:r>
    </w:p>
    <w:p w14:paraId="61D50098" w14:textId="77777777" w:rsidR="006652C4" w:rsidRDefault="000B636E" w:rsidP="000B636E">
      <w:pPr>
        <w:pStyle w:val="Heading4"/>
      </w:pPr>
      <w:bookmarkStart w:id="580" w:name="_Toc456813759"/>
      <w:r>
        <w:t>Event Data Structure</w:t>
      </w:r>
      <w:bookmarkEnd w:id="580"/>
    </w:p>
    <w:p w14:paraId="43849FDC" w14:textId="77777777" w:rsidR="00345725" w:rsidRDefault="00B24770" w:rsidP="00345725">
      <w:pPr>
        <w:spacing w:before="240"/>
      </w:pPr>
      <w:r>
        <w:t xml:space="preserve">Event </w:t>
      </w:r>
      <w:r w:rsidR="00345725">
        <w:t>information shall include:</w:t>
      </w:r>
    </w:p>
    <w:p w14:paraId="51F59031" w14:textId="77777777" w:rsidR="00345725" w:rsidRDefault="00345725" w:rsidP="00345725">
      <w:pPr>
        <w:pStyle w:val="ListParagraph"/>
        <w:numPr>
          <w:ilvl w:val="0"/>
          <w:numId w:val="24"/>
        </w:numPr>
        <w:spacing w:before="240"/>
      </w:pPr>
      <w:r>
        <w:t>GUID of the UoCs raising the event (in case of the ACC UoC, GUID of the ACC shall be used).</w:t>
      </w:r>
    </w:p>
    <w:p w14:paraId="54A97666" w14:textId="77777777" w:rsidR="00345725" w:rsidRDefault="00345725" w:rsidP="00345725">
      <w:pPr>
        <w:pStyle w:val="ListParagraph"/>
        <w:numPr>
          <w:ilvl w:val="0"/>
          <w:numId w:val="24"/>
        </w:numPr>
        <w:spacing w:before="240"/>
      </w:pPr>
      <w:r>
        <w:t>Type of the UoCs, i.e., ACC, ASCCP, or BCCP.</w:t>
      </w:r>
    </w:p>
    <w:p w14:paraId="043015A7" w14:textId="77777777" w:rsidR="00345725" w:rsidRDefault="00345725" w:rsidP="00345725">
      <w:pPr>
        <w:pStyle w:val="ListParagraph"/>
        <w:numPr>
          <w:ilvl w:val="0"/>
          <w:numId w:val="24"/>
        </w:numPr>
        <w:spacing w:before="240"/>
      </w:pPr>
      <w:r>
        <w:t>DEN of the UoCs (DEN of the ACC in the case of the ACC UoC).</w:t>
      </w:r>
    </w:p>
    <w:p w14:paraId="43BB5F0A" w14:textId="77777777" w:rsidR="00345725" w:rsidRDefault="00345725" w:rsidP="00345725">
      <w:pPr>
        <w:pStyle w:val="ListParagraph"/>
        <w:numPr>
          <w:ilvl w:val="0"/>
          <w:numId w:val="24"/>
        </w:numPr>
        <w:spacing w:before="240"/>
      </w:pPr>
      <w:r>
        <w:t>Timestamp of the event.</w:t>
      </w:r>
    </w:p>
    <w:p w14:paraId="0639E564" w14:textId="77777777" w:rsidR="00345725" w:rsidRDefault="00345725" w:rsidP="00345725">
      <w:pPr>
        <w:pStyle w:val="ListParagraph"/>
        <w:numPr>
          <w:ilvl w:val="0"/>
          <w:numId w:val="24"/>
        </w:numPr>
        <w:spacing w:before="240"/>
      </w:pPr>
      <w:r>
        <w:t xml:space="preserve">Type of the event which </w:t>
      </w:r>
      <w:r w:rsidR="009D3404">
        <w:t xml:space="preserve">can be “A new revision created”, </w:t>
      </w:r>
      <w:r>
        <w:t>“State Change”</w:t>
      </w:r>
      <w:r w:rsidR="009D3404">
        <w:t>, etc</w:t>
      </w:r>
      <w:r>
        <w:t>. In the case of “State Change”, indicate the from and the destination states.</w:t>
      </w:r>
    </w:p>
    <w:p w14:paraId="7621F03C" w14:textId="77777777" w:rsidR="00345725" w:rsidRDefault="00345725" w:rsidP="00345725">
      <w:pPr>
        <w:pStyle w:val="ListParagraph"/>
        <w:numPr>
          <w:ilvl w:val="0"/>
          <w:numId w:val="24"/>
        </w:numPr>
        <w:spacing w:before="240"/>
      </w:pPr>
      <w:r>
        <w:t>Revision number.</w:t>
      </w:r>
    </w:p>
    <w:p w14:paraId="0F0A35DF" w14:textId="77777777" w:rsidR="00345725" w:rsidRPr="000B636E" w:rsidRDefault="00345725" w:rsidP="00345725">
      <w:pPr>
        <w:pStyle w:val="ListParagraph"/>
        <w:numPr>
          <w:ilvl w:val="0"/>
          <w:numId w:val="24"/>
        </w:numPr>
        <w:spacing w:before="240"/>
      </w:pPr>
      <w:r>
        <w:t>Name and email address of the UoC’s owner.</w:t>
      </w:r>
    </w:p>
    <w:p w14:paraId="15C15A18" w14:textId="77777777" w:rsidR="001463FD" w:rsidRDefault="001463FD" w:rsidP="001463FD">
      <w:pPr>
        <w:pStyle w:val="Heading2"/>
      </w:pPr>
      <w:bookmarkStart w:id="581" w:name="_Ref405565352"/>
      <w:bookmarkStart w:id="582" w:name="_Toc456813760"/>
      <w:r>
        <w:t>Generate GUID</w:t>
      </w:r>
      <w:bookmarkEnd w:id="581"/>
      <w:bookmarkEnd w:id="582"/>
    </w:p>
    <w:p w14:paraId="35AA1965" w14:textId="77777777" w:rsidR="001463FD" w:rsidRPr="001463FD" w:rsidRDefault="001463FD" w:rsidP="001463FD">
      <w:r w:rsidRPr="00E209B5">
        <w:t>Format of GUID should be configurable in a property file of the application. Maybe we can assume [prefix][delimiter][actual GUID</w:t>
      </w:r>
      <w:r>
        <w:t>].</w:t>
      </w:r>
    </w:p>
    <w:p w14:paraId="599D06E4" w14:textId="77777777" w:rsidR="00EF6FC8" w:rsidRDefault="00EF6FC8" w:rsidP="004B69D1"/>
    <w:p w14:paraId="781E3270" w14:textId="77777777" w:rsidR="004B69D1" w:rsidRDefault="004B69D1" w:rsidP="004B69D1"/>
    <w:p w14:paraId="3981FC2E" w14:textId="77777777" w:rsidR="004B69D1" w:rsidRPr="00EF6FC8" w:rsidRDefault="004B69D1" w:rsidP="004B69D1">
      <w:r>
        <w:t xml:space="preserve">Regarding BDT for code list. This is an </w:t>
      </w:r>
      <w:commentRangeStart w:id="583"/>
      <w:r>
        <w:t>idea</w:t>
      </w:r>
      <w:commentRangeEnd w:id="583"/>
      <w:r>
        <w:rPr>
          <w:rStyle w:val="CommentReference"/>
        </w:rPr>
        <w:commentReference w:id="583"/>
      </w:r>
      <w:r>
        <w:t>.</w:t>
      </w:r>
    </w:p>
    <w:p w14:paraId="4AB4568A" w14:textId="77777777" w:rsidR="00E3560D" w:rsidRPr="00E3560D" w:rsidRDefault="00E3560D" w:rsidP="00EF6FC8"/>
    <w:p w14:paraId="0368C035" w14:textId="77777777" w:rsidR="00E3560D" w:rsidRDefault="00053C8D" w:rsidP="00053C8D">
      <w:pPr>
        <w:pStyle w:val="Heading2"/>
      </w:pPr>
      <w:bookmarkStart w:id="584" w:name="_Toc456813761"/>
      <w:r>
        <w:t>Export an OAGIS Model Schema</w:t>
      </w:r>
      <w:bookmarkEnd w:id="584"/>
    </w:p>
    <w:p w14:paraId="64A25D16" w14:textId="77777777" w:rsidR="00053C8D" w:rsidRDefault="00053C8D" w:rsidP="00053C8D">
      <w:r>
        <w:t>Overall flow</w:t>
      </w:r>
      <w:r>
        <w:br/>
      </w:r>
    </w:p>
    <w:p w14:paraId="43D9F8CC" w14:textId="77777777" w:rsidR="00053C8D" w:rsidRPr="00053C8D" w:rsidRDefault="00053C8D" w:rsidP="00053C8D">
      <w:r>
        <w:t>Export</w:t>
      </w:r>
    </w:p>
    <w:p w14:paraId="1C2A81DA" w14:textId="77777777" w:rsidR="00C210C4" w:rsidRDefault="007A3A38" w:rsidP="00C210C4">
      <w:pPr>
        <w:pStyle w:val="Heading1"/>
      </w:pPr>
      <w:bookmarkStart w:id="585" w:name="_Ref409514618"/>
      <w:bookmarkStart w:id="586" w:name="_Toc456813762"/>
      <w:bookmarkEnd w:id="25"/>
      <w:bookmarkEnd w:id="26"/>
      <w:bookmarkEnd w:id="27"/>
      <w:bookmarkEnd w:id="28"/>
      <w:r>
        <w:lastRenderedPageBreak/>
        <w:t>Configuration</w:t>
      </w:r>
      <w:r w:rsidR="00C210C4">
        <w:t xml:space="preserve"> File</w:t>
      </w:r>
      <w:bookmarkEnd w:id="585"/>
      <w:bookmarkEnd w:id="586"/>
    </w:p>
    <w:p w14:paraId="25C45692" w14:textId="77777777" w:rsidR="0004794B" w:rsidRDefault="000D692F" w:rsidP="00E209B5">
      <w:pPr>
        <w:pStyle w:val="Heading2"/>
      </w:pPr>
      <w:bookmarkStart w:id="587" w:name="_Ref408499636"/>
      <w:bookmarkStart w:id="588" w:name="_Toc456813763"/>
      <w:r>
        <w:t xml:space="preserve">SQL for </w:t>
      </w:r>
      <w:r w:rsidR="00063568">
        <w:t xml:space="preserve">Top-level </w:t>
      </w:r>
      <w:r>
        <w:t>Concept</w:t>
      </w:r>
      <w:bookmarkEnd w:id="588"/>
      <w:r w:rsidR="00063568">
        <w:t xml:space="preserve"> </w:t>
      </w:r>
      <w:bookmarkEnd w:id="587"/>
    </w:p>
    <w:p w14:paraId="7839F8BA" w14:textId="77777777"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14:paraId="6307E1AB" w14:textId="77777777" w:rsidR="00063568" w:rsidRDefault="00063568" w:rsidP="00063568"/>
    <w:p w14:paraId="40693EC1" w14:textId="77777777" w:rsidR="00063568" w:rsidRDefault="00063568" w:rsidP="00063568">
      <w:r>
        <w:t>Example:</w:t>
      </w:r>
    </w:p>
    <w:p w14:paraId="20993F97" w14:textId="77777777" w:rsidR="00063568" w:rsidRDefault="00063568" w:rsidP="00063568"/>
    <w:p w14:paraId="322956A7" w14:textId="12DED932" w:rsidR="00063568" w:rsidRPr="00063568" w:rsidRDefault="00063568" w:rsidP="00063568">
      <w:r w:rsidRPr="00063568">
        <w:rPr>
          <w:rStyle w:val="CodeChar"/>
        </w:rPr>
        <w:t>&lt;topLevelA</w:t>
      </w:r>
      <w:r w:rsidR="003B7956">
        <w:rPr>
          <w:rStyle w:val="CodeChar"/>
        </w:rPr>
        <w:t>sccp</w:t>
      </w:r>
      <w:r w:rsidRPr="00063568">
        <w:rPr>
          <w:rStyle w:val="CodeChar"/>
        </w:rPr>
        <w:t xml:space="preserve">Sql&gt;select * from </w:t>
      </w:r>
      <w:r w:rsidR="00A43A70">
        <w:rPr>
          <w:rStyle w:val="CodeChar"/>
        </w:rPr>
        <w:t>asccp</w:t>
      </w:r>
      <w:r w:rsidRPr="00063568">
        <w:rPr>
          <w:rStyle w:val="CodeChar"/>
        </w:rPr>
        <w:t xml:space="preserve"> where </w:t>
      </w:r>
      <w:r w:rsidR="00C17670">
        <w:rPr>
          <w:rStyle w:val="CodeChar"/>
        </w:rPr>
        <w:t>module</w:t>
      </w:r>
      <w:r w:rsidRPr="00063568">
        <w:rPr>
          <w:rStyle w:val="CodeChar"/>
        </w:rPr>
        <w:t xml:space="preserve"> != “Components” and </w:t>
      </w:r>
      <w:r w:rsidR="00C17670">
        <w:rPr>
          <w:rStyle w:val="CodeChar"/>
        </w:rPr>
        <w:t>module</w:t>
      </w:r>
      <w:r w:rsidRPr="00063568">
        <w:rPr>
          <w:rStyle w:val="CodeChar"/>
        </w:rPr>
        <w:t xml:space="preserve"> != “Meta” and </w:t>
      </w:r>
      <w:r w:rsidR="00C17670">
        <w:rPr>
          <w:rStyle w:val="CodeChar"/>
        </w:rPr>
        <w:t>module</w:t>
      </w:r>
      <w:r w:rsidRPr="00063568">
        <w:rPr>
          <w:rStyle w:val="CodeChar"/>
        </w:rPr>
        <w:t xml:space="preserve"> != “Noun” and </w:t>
      </w:r>
      <w:r w:rsidR="00C17670">
        <w:rPr>
          <w:rStyle w:val="CodeChar"/>
        </w:rPr>
        <w:t>module</w:t>
      </w:r>
      <w:r w:rsidRPr="00063568">
        <w:rPr>
          <w:rStyle w:val="CodeChar"/>
        </w:rPr>
        <w:t xml:space="preserve"> != ‘Extensions’</w:t>
      </w:r>
      <w:r w:rsidRPr="00063568">
        <w:t>.</w:t>
      </w:r>
      <w:r w:rsidRPr="00063568">
        <w:rPr>
          <w:rStyle w:val="CodeChar"/>
        </w:rPr>
        <w:t>&lt;/topLevelA</w:t>
      </w:r>
      <w:r w:rsidR="003B7956">
        <w:rPr>
          <w:rStyle w:val="CodeChar"/>
        </w:rPr>
        <w:t>sccp</w:t>
      </w:r>
      <w:r w:rsidRPr="00063568">
        <w:rPr>
          <w:rStyle w:val="CodeChar"/>
        </w:rPr>
        <w:t>Sql&gt;</w:t>
      </w:r>
    </w:p>
    <w:p w14:paraId="76EE137D" w14:textId="77777777" w:rsidR="00D73389" w:rsidRPr="00E209B5" w:rsidRDefault="00E209B5" w:rsidP="00E209B5">
      <w:pPr>
        <w:pStyle w:val="Heading2"/>
      </w:pPr>
      <w:bookmarkStart w:id="589" w:name="_Ref408321941"/>
      <w:bookmarkStart w:id="590" w:name="_Toc456813764"/>
      <w:r>
        <w:t>Exp</w:t>
      </w:r>
      <w:r w:rsidR="00B761C8">
        <w:t>r</w:t>
      </w:r>
      <w:r>
        <w:t>ession type mapping display configuration</w:t>
      </w:r>
      <w:bookmarkEnd w:id="589"/>
      <w:bookmarkEnd w:id="590"/>
    </w:p>
    <w:p w14:paraId="266EA5E9" w14:textId="77777777" w:rsidR="00D73389" w:rsidRDefault="00D73389" w:rsidP="00D73389">
      <w:pPr>
        <w:rPr>
          <w:rStyle w:val="CodeChar"/>
        </w:rPr>
      </w:pPr>
    </w:p>
    <w:p w14:paraId="7DDFAD17" w14:textId="77777777"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14:paraId="09003635" w14:textId="77777777"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14:paraId="682C43A0" w14:textId="77777777"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14:paraId="052B500F" w14:textId="77777777" w:rsidR="00D73389" w:rsidRDefault="00E209B5" w:rsidP="00C210C4">
      <w:pPr>
        <w:rPr>
          <w:rStyle w:val="CodeChar"/>
        </w:rPr>
      </w:pPr>
      <w:r>
        <w:rPr>
          <w:rStyle w:val="CodeChar"/>
        </w:rPr>
        <w:t xml:space="preserve">      </w:t>
      </w:r>
      <w:r w:rsidR="00D73389">
        <w:rPr>
          <w:rStyle w:val="CodeChar"/>
        </w:rPr>
        <w:t>&lt;name&gt;</w:t>
      </w:r>
      <w:r w:rsidR="00300C7F">
        <w:rPr>
          <w:rStyle w:val="CodeChar"/>
        </w:rPr>
        <w:t>xbt</w:t>
      </w:r>
      <w:r w:rsidR="00D73389">
        <w:rPr>
          <w:rStyle w:val="CodeChar"/>
        </w:rPr>
        <w:t>&lt;/name&gt;</w:t>
      </w:r>
      <w:r w:rsidRPr="00D22D7B">
        <w:rPr>
          <w:rStyle w:val="CodeChar"/>
          <w:color w:val="FF0000"/>
        </w:rPr>
        <w:t>&lt;!-- name of the table --&gt;</w:t>
      </w:r>
    </w:p>
    <w:p w14:paraId="69AAF762" w14:textId="77777777" w:rsidR="00D73389" w:rsidRDefault="00E209B5" w:rsidP="00C210C4">
      <w:pPr>
        <w:rPr>
          <w:rStyle w:val="CodeChar"/>
        </w:rPr>
      </w:pPr>
      <w:r>
        <w:rPr>
          <w:rStyle w:val="CodeChar"/>
        </w:rPr>
        <w:t xml:space="preserve">      </w:t>
      </w:r>
      <w:r w:rsidR="00D73389">
        <w:rPr>
          <w:rStyle w:val="CodeChar"/>
        </w:rPr>
        <w:t>&lt;primaryKeyColumn&gt;</w:t>
      </w:r>
      <w:r w:rsidR="00300C7F">
        <w:rPr>
          <w:rStyle w:val="CodeChar"/>
        </w:rPr>
        <w:t>xbt_id</w:t>
      </w:r>
      <w:r w:rsidR="00D73389">
        <w:rPr>
          <w:rStyle w:val="CodeChar"/>
        </w:rPr>
        <w:t>&lt;/primaryKeyColumn&gt;</w:t>
      </w:r>
      <w:r w:rsidRPr="00D22D7B">
        <w:rPr>
          <w:rStyle w:val="CodeChar"/>
          <w:color w:val="FF0000"/>
        </w:rPr>
        <w:t>&lt;!-- primary key of the table --&gt;</w:t>
      </w:r>
    </w:p>
    <w:p w14:paraId="5EE163AF" w14:textId="77777777" w:rsidR="00E209B5" w:rsidRDefault="00E209B5" w:rsidP="00C210C4">
      <w:pPr>
        <w:rPr>
          <w:rStyle w:val="CodeChar"/>
        </w:rPr>
      </w:pPr>
      <w:r>
        <w:rPr>
          <w:rStyle w:val="CodeChar"/>
        </w:rPr>
        <w:t xml:space="preserve">      &lt;foreignKeyColumnInMappingTable&gt;</w:t>
      </w:r>
      <w:r w:rsidR="00300C7F">
        <w:rPr>
          <w:rStyle w:val="CodeChar"/>
        </w:rPr>
        <w:t>xbt_id</w:t>
      </w:r>
      <w:r>
        <w:rPr>
          <w:rStyle w:val="CodeChar"/>
        </w:rPr>
        <w:t>&lt;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w:t>
      </w:r>
      <w:r w:rsidR="005C46FF">
        <w:rPr>
          <w:rStyle w:val="CodeChar"/>
          <w:color w:val="FF0000"/>
        </w:rPr>
        <w:t>cdt_awd_pri_xps_type_map</w:t>
      </w:r>
      <w:r w:rsidRPr="00D22D7B">
        <w:rPr>
          <w:rStyle w:val="CodeChar"/>
          <w:color w:val="FF0000"/>
        </w:rPr>
        <w:t xml:space="preserve"> </w:t>
      </w:r>
      <w:r w:rsidR="004D1C50">
        <w:rPr>
          <w:rStyle w:val="CodeChar"/>
          <w:color w:val="FF0000"/>
        </w:rPr>
        <w:t xml:space="preserve">and the </w:t>
      </w:r>
      <w:r w:rsidR="00BF2D0E">
        <w:rPr>
          <w:rStyle w:val="CodeChar"/>
          <w:color w:val="FF0000"/>
        </w:rPr>
        <w:t>cdt_sc_awd_pri_xps_type_map</w:t>
      </w:r>
      <w:r w:rsidR="004D1C50">
        <w:rPr>
          <w:rStyle w:val="CodeChar"/>
          <w:color w:val="FF0000"/>
        </w:rPr>
        <w:t xml:space="preserve">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14:paraId="07BA1ECC" w14:textId="77777777" w:rsidR="00D73389" w:rsidRDefault="00E209B5" w:rsidP="00D73389">
      <w:pPr>
        <w:rPr>
          <w:rStyle w:val="CodeChar"/>
        </w:rPr>
      </w:pPr>
      <w:r>
        <w:rPr>
          <w:rStyle w:val="CodeChar"/>
        </w:rPr>
        <w:t xml:space="preserve">   </w:t>
      </w:r>
      <w:r w:rsidR="00D73389">
        <w:rPr>
          <w:rStyle w:val="CodeChar"/>
        </w:rPr>
        <w:t>&lt;/builtInTypeTable&gt;</w:t>
      </w:r>
    </w:p>
    <w:p w14:paraId="0A3C3302" w14:textId="77777777" w:rsidR="00D73389" w:rsidRDefault="00D73389" w:rsidP="00D73389">
      <w:pPr>
        <w:rPr>
          <w:rStyle w:val="CodeChar"/>
        </w:rPr>
      </w:pPr>
      <w:r>
        <w:rPr>
          <w:rStyle w:val="CodeChar"/>
        </w:rPr>
        <w:t>&lt;/expressionTypeMapping&gt;</w:t>
      </w:r>
    </w:p>
    <w:p w14:paraId="427D7E5C" w14:textId="77777777" w:rsidR="007207A0" w:rsidRDefault="007207A0" w:rsidP="00D73389">
      <w:pPr>
        <w:rPr>
          <w:rStyle w:val="CodeChar"/>
        </w:rPr>
      </w:pPr>
    </w:p>
    <w:p w14:paraId="636576D2" w14:textId="77777777" w:rsidR="0004794B" w:rsidRDefault="0004794B" w:rsidP="00C210C4">
      <w:r>
        <w:t>Another example</w:t>
      </w:r>
    </w:p>
    <w:p w14:paraId="468C499B" w14:textId="77777777" w:rsidR="0004794B" w:rsidRDefault="0004794B" w:rsidP="00C210C4"/>
    <w:p w14:paraId="0EF087B1" w14:textId="77777777" w:rsidR="0004794B" w:rsidRDefault="0004794B" w:rsidP="0004794B">
      <w:pPr>
        <w:rPr>
          <w:rStyle w:val="CodeChar"/>
        </w:rPr>
      </w:pPr>
      <w:r>
        <w:rPr>
          <w:rStyle w:val="CodeChar"/>
        </w:rPr>
        <w:t>&lt;expressionTypeMapping&gt;</w:t>
      </w:r>
    </w:p>
    <w:p w14:paraId="3C92569C" w14:textId="77777777"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14:paraId="5511792F" w14:textId="77777777" w:rsidR="0004794B" w:rsidRDefault="0004794B" w:rsidP="0004794B">
      <w:pPr>
        <w:rPr>
          <w:rStyle w:val="CodeChar"/>
        </w:rPr>
      </w:pPr>
      <w:r>
        <w:rPr>
          <w:rStyle w:val="CodeChar"/>
        </w:rPr>
        <w:t xml:space="preserve">   &lt;builtInTypeTable&gt;</w:t>
      </w:r>
    </w:p>
    <w:p w14:paraId="1A62EA1A" w14:textId="77777777" w:rsidR="0004794B" w:rsidRDefault="0004794B" w:rsidP="0004794B">
      <w:pPr>
        <w:rPr>
          <w:rStyle w:val="CodeChar"/>
        </w:rPr>
      </w:pPr>
      <w:r>
        <w:rPr>
          <w:rStyle w:val="CodeChar"/>
        </w:rPr>
        <w:t xml:space="preserve">      &lt;name&gt;Java_BuiltIn_Type&lt;/name&gt;</w:t>
      </w:r>
    </w:p>
    <w:p w14:paraId="5FBB9BBE" w14:textId="77777777" w:rsidR="0004794B" w:rsidRDefault="0004794B" w:rsidP="0004794B">
      <w:pPr>
        <w:rPr>
          <w:rStyle w:val="CodeChar"/>
        </w:rPr>
      </w:pPr>
      <w:r>
        <w:rPr>
          <w:rStyle w:val="CodeChar"/>
        </w:rPr>
        <w:t xml:space="preserve">      &lt;primaryKeyColumn&gt;Java_Type_ID&lt;/primaryKeyColumn&gt;</w:t>
      </w:r>
    </w:p>
    <w:p w14:paraId="3B52BFFC" w14:textId="77777777" w:rsidR="0004794B" w:rsidRDefault="0004794B" w:rsidP="0004794B">
      <w:pPr>
        <w:rPr>
          <w:rStyle w:val="CodeChar"/>
        </w:rPr>
      </w:pPr>
      <w:r>
        <w:rPr>
          <w:rStyle w:val="CodeChar"/>
        </w:rPr>
        <w:t xml:space="preserve">      &lt;foreignKeyColumnInMappingTable&gt;Mapped_Java_Type_ID&lt;/foreignKeyColumnInMappingTable&gt;</w:t>
      </w:r>
    </w:p>
    <w:p w14:paraId="709BF8F7" w14:textId="77777777" w:rsidR="0004794B" w:rsidRDefault="0004794B" w:rsidP="0004794B">
      <w:pPr>
        <w:rPr>
          <w:rStyle w:val="CodeChar"/>
        </w:rPr>
      </w:pPr>
      <w:r>
        <w:rPr>
          <w:rStyle w:val="CodeChar"/>
        </w:rPr>
        <w:t xml:space="preserve">   &lt;/builtInTypeTable&gt;</w:t>
      </w:r>
    </w:p>
    <w:p w14:paraId="2AAB1471" w14:textId="77777777" w:rsidR="0004794B" w:rsidRDefault="0004794B" w:rsidP="0004794B">
      <w:pPr>
        <w:rPr>
          <w:rStyle w:val="CodeChar"/>
        </w:rPr>
      </w:pPr>
      <w:r>
        <w:rPr>
          <w:rStyle w:val="CodeChar"/>
        </w:rPr>
        <w:t>&lt;/expressionTypeMapping&gt;</w:t>
      </w:r>
    </w:p>
    <w:p w14:paraId="003BFE82" w14:textId="77777777" w:rsidR="00605669" w:rsidRDefault="00605669" w:rsidP="00605669">
      <w:pPr>
        <w:pStyle w:val="Heading2"/>
        <w:rPr>
          <w:rStyle w:val="CodeChar"/>
        </w:rPr>
      </w:pPr>
      <w:bookmarkStart w:id="591" w:name="_Toc456813765"/>
      <w:r>
        <w:rPr>
          <w:rStyle w:val="CodeChar"/>
        </w:rPr>
        <w:t>UI related variables</w:t>
      </w:r>
      <w:bookmarkEnd w:id="591"/>
    </w:p>
    <w:p w14:paraId="189F7155" w14:textId="77777777" w:rsidR="00FE759E" w:rsidRDefault="00FE759E" w:rsidP="00605669">
      <w:pPr>
        <w:rPr>
          <w:rStyle w:val="CodeChar"/>
        </w:rPr>
      </w:pPr>
      <w:r>
        <w:rPr>
          <w:rStyle w:val="CodeChar"/>
        </w:rPr>
        <w:t>&lt;UILabels&gt;</w:t>
      </w:r>
    </w:p>
    <w:p w14:paraId="37CB94E2" w14:textId="77777777"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14:paraId="181B837E" w14:textId="77777777" w:rsidR="00B00503" w:rsidRDefault="00B00503" w:rsidP="00B00503">
      <w:pPr>
        <w:rPr>
          <w:rStyle w:val="CodeChar"/>
        </w:rPr>
      </w:pPr>
      <w:r>
        <w:rPr>
          <w:rStyle w:val="CodeChar"/>
        </w:rPr>
        <w:t>ABIEs =Profile BOD2</w:t>
      </w:r>
    </w:p>
    <w:p w14:paraId="72903936" w14:textId="77777777" w:rsidR="00B00503" w:rsidRDefault="00B00503" w:rsidP="00605669">
      <w:pPr>
        <w:rPr>
          <w:rStyle w:val="CodeChar"/>
        </w:rPr>
      </w:pPr>
    </w:p>
    <w:p w14:paraId="21EFAE8D" w14:textId="77777777" w:rsidR="00D7257F" w:rsidRDefault="00D7257F" w:rsidP="00605669">
      <w:pPr>
        <w:rPr>
          <w:rStyle w:val="CodeChar"/>
        </w:rPr>
      </w:pPr>
      <w:r>
        <w:rPr>
          <w:rStyle w:val="CodeChar"/>
        </w:rPr>
        <w:lastRenderedPageBreak/>
        <w:t>&lt;CreateTopLevelABIE&gt;Create a Profile BOD&lt;/CreateTopLevelABIE&gt;</w:t>
      </w:r>
    </w:p>
    <w:p w14:paraId="03081A4A" w14:textId="77777777" w:rsidR="0004794B" w:rsidRDefault="0004794B" w:rsidP="00C210C4"/>
    <w:p w14:paraId="68E52BCC" w14:textId="77777777" w:rsidR="0004794B" w:rsidRDefault="0004794B" w:rsidP="00C210C4"/>
    <w:p w14:paraId="3ACE23AD" w14:textId="77777777" w:rsidR="00D73389" w:rsidRPr="00C210C4" w:rsidRDefault="00D73389" w:rsidP="00C210C4"/>
    <w:p w14:paraId="113B8A47" w14:textId="77777777" w:rsidR="00EB50BD" w:rsidRDefault="00225519" w:rsidP="00EB50BD">
      <w:pPr>
        <w:pStyle w:val="Heading1"/>
      </w:pPr>
      <w:bookmarkStart w:id="592" w:name="_Toc456813766"/>
      <w:r>
        <w:lastRenderedPageBreak/>
        <w:t>Logical View</w:t>
      </w:r>
      <w:bookmarkEnd w:id="592"/>
    </w:p>
    <w:p w14:paraId="343484E2" w14:textId="77777777" w:rsidR="00EB50BD" w:rsidRDefault="00225519" w:rsidP="00EB50BD">
      <w:pPr>
        <w:pStyle w:val="Heading2"/>
      </w:pPr>
      <w:bookmarkStart w:id="593" w:name="_Toc456813767"/>
      <w:r>
        <w:t>Overview</w:t>
      </w:r>
      <w:bookmarkEnd w:id="593"/>
    </w:p>
    <w:p w14:paraId="5DDAA9B1" w14:textId="77777777" w:rsidR="00D518F0" w:rsidRDefault="00D518F0" w:rsidP="00D518F0">
      <w:pPr>
        <w:pStyle w:val="Heading2"/>
      </w:pPr>
      <w:bookmarkStart w:id="594" w:name="_Toc492766852"/>
      <w:bookmarkStart w:id="595" w:name="_Toc110227497"/>
      <w:bookmarkStart w:id="596" w:name="_Toc456813768"/>
      <w:r>
        <w:t>Design Packages</w:t>
      </w:r>
      <w:bookmarkEnd w:id="594"/>
      <w:bookmarkEnd w:id="595"/>
      <w:bookmarkEnd w:id="596"/>
    </w:p>
    <w:p w14:paraId="28ACD21B" w14:textId="77777777" w:rsidR="00E3071F" w:rsidRDefault="00E3071F" w:rsidP="00E3071F">
      <w:pPr>
        <w:pStyle w:val="Heading1"/>
      </w:pPr>
      <w:bookmarkStart w:id="597" w:name="_Toc456813769"/>
      <w:r>
        <w:lastRenderedPageBreak/>
        <w:t>Process View</w:t>
      </w:r>
      <w:bookmarkEnd w:id="597"/>
    </w:p>
    <w:p w14:paraId="09051161" w14:textId="77777777" w:rsidR="00E3071F" w:rsidRDefault="00E3071F" w:rsidP="00E3071F">
      <w:pPr>
        <w:pStyle w:val="Heading1"/>
      </w:pPr>
      <w:bookmarkStart w:id="598" w:name="_Toc456813770"/>
      <w:r>
        <w:lastRenderedPageBreak/>
        <w:t>Deployment View</w:t>
      </w:r>
      <w:bookmarkEnd w:id="598"/>
    </w:p>
    <w:p w14:paraId="2278793A" w14:textId="77777777" w:rsidR="00E3071F" w:rsidRDefault="00E3071F" w:rsidP="00E3071F">
      <w:pPr>
        <w:pStyle w:val="Heading1"/>
      </w:pPr>
      <w:bookmarkStart w:id="599" w:name="_Toc456813771"/>
      <w:r>
        <w:lastRenderedPageBreak/>
        <w:t>Implementation View</w:t>
      </w:r>
      <w:bookmarkEnd w:id="599"/>
    </w:p>
    <w:p w14:paraId="02CF6863" w14:textId="77777777" w:rsidR="0033077A" w:rsidRDefault="0033077A" w:rsidP="0033077A">
      <w:pPr>
        <w:pStyle w:val="Heading2"/>
      </w:pPr>
      <w:bookmarkStart w:id="600" w:name="_Toc456813772"/>
      <w:r>
        <w:t>Overview</w:t>
      </w:r>
      <w:bookmarkEnd w:id="600"/>
    </w:p>
    <w:p w14:paraId="69E447EC" w14:textId="77777777" w:rsidR="0033077A" w:rsidRDefault="0033077A" w:rsidP="0033077A">
      <w:pPr>
        <w:pStyle w:val="Heading2"/>
      </w:pPr>
      <w:bookmarkStart w:id="601" w:name="_Toc456813773"/>
      <w:r>
        <w:t>Layers</w:t>
      </w:r>
      <w:bookmarkEnd w:id="601"/>
    </w:p>
    <w:p w14:paraId="75A81E25" w14:textId="77777777" w:rsidR="0033077A" w:rsidRDefault="0033077A" w:rsidP="0033077A">
      <w:pPr>
        <w:pStyle w:val="Heading3"/>
      </w:pPr>
      <w:bookmarkStart w:id="602" w:name="_Toc456813774"/>
      <w:r>
        <w:t>Presentation Layer</w:t>
      </w:r>
      <w:bookmarkEnd w:id="602"/>
    </w:p>
    <w:p w14:paraId="4D997A7C" w14:textId="77777777" w:rsidR="0033077A" w:rsidRDefault="0033077A" w:rsidP="0033077A">
      <w:pPr>
        <w:pStyle w:val="Heading3"/>
      </w:pPr>
      <w:bookmarkStart w:id="603" w:name="_Toc456813775"/>
      <w:r>
        <w:t>Control layer</w:t>
      </w:r>
      <w:bookmarkEnd w:id="603"/>
    </w:p>
    <w:p w14:paraId="13FCC96E" w14:textId="77777777" w:rsidR="0033077A" w:rsidRDefault="0033077A" w:rsidP="0033077A">
      <w:pPr>
        <w:pStyle w:val="Heading3"/>
      </w:pPr>
      <w:bookmarkStart w:id="604" w:name="_Toc456813776"/>
      <w:r>
        <w:t>Resource Layer</w:t>
      </w:r>
      <w:bookmarkEnd w:id="604"/>
    </w:p>
    <w:p w14:paraId="63C84764" w14:textId="77777777" w:rsidR="0033077A" w:rsidRDefault="0033077A" w:rsidP="0033077A">
      <w:pPr>
        <w:pStyle w:val="Heading3"/>
      </w:pPr>
      <w:bookmarkStart w:id="605" w:name="_Toc456813777"/>
      <w:r>
        <w:t>Domain Layer</w:t>
      </w:r>
      <w:bookmarkEnd w:id="605"/>
    </w:p>
    <w:p w14:paraId="1567BDA5" w14:textId="77777777" w:rsidR="0033077A" w:rsidRDefault="0033077A" w:rsidP="0033077A">
      <w:pPr>
        <w:pStyle w:val="Heading3"/>
      </w:pPr>
      <w:bookmarkStart w:id="606" w:name="_Toc456813778"/>
      <w:r>
        <w:t>Common Layer</w:t>
      </w:r>
      <w:bookmarkEnd w:id="606"/>
    </w:p>
    <w:p w14:paraId="47E30F26" w14:textId="77777777" w:rsidR="00E047B2" w:rsidRDefault="00E047B2" w:rsidP="00E047B2">
      <w:pPr>
        <w:pStyle w:val="Heading1"/>
      </w:pPr>
      <w:bookmarkStart w:id="607" w:name="_Toc456813779"/>
      <w:r>
        <w:lastRenderedPageBreak/>
        <w:t>Data View</w:t>
      </w:r>
      <w:bookmarkEnd w:id="607"/>
    </w:p>
    <w:p w14:paraId="6CC90516" w14:textId="77777777"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4" w:author="Kulvatunyou, Boonserm (Fed) [2]" w:date="2016-02-19T15:06:00Z" w:initials="SK4">
    <w:p w14:paraId="1CA858BA" w14:textId="77777777" w:rsidR="00F332FA" w:rsidRDefault="00F332FA">
      <w:pPr>
        <w:pStyle w:val="CommentText"/>
      </w:pPr>
      <w:r>
        <w:rPr>
          <w:rStyle w:val="CommentReference"/>
        </w:rPr>
        <w:annotationRef/>
      </w:r>
      <w:r>
        <w:t xml:space="preserve">2016/02/09:Serm: Here only the current record is populated. Need to come back to take care of the history record later. </w:t>
      </w:r>
    </w:p>
  </w:comment>
  <w:comment w:id="60" w:author="Kulvatunyou, Boonserm n." w:date="2016-02-19T15:06:00Z" w:initials="KBn">
    <w:p w14:paraId="01608CB3" w14:textId="77777777" w:rsidR="00F332FA" w:rsidRDefault="00F332FA">
      <w:pPr>
        <w:pStyle w:val="CommentText"/>
      </w:pPr>
      <w:r>
        <w:rPr>
          <w:rStyle w:val="CommentReference"/>
        </w:rPr>
        <w:annotationRef/>
      </w:r>
      <w:r>
        <w:t>I map Double to both xsd:double and xsd:float. This compatibility is not captured in the types hierarchy.</w:t>
      </w:r>
    </w:p>
  </w:comment>
  <w:comment w:id="61" w:author="Kulvatunyou, Boonserm (Fed) [2]" w:date="2016-05-27T07:01:00Z" w:initials="KB(">
    <w:p w14:paraId="5ABCA9AE" w14:textId="1AFB31B1" w:rsidR="00F332FA" w:rsidRDefault="00F332FA">
      <w:pPr>
        <w:pStyle w:val="CommentText"/>
      </w:pPr>
      <w:r>
        <w:rPr>
          <w:rStyle w:val="CommentReference"/>
        </w:rPr>
        <w:annotationRef/>
      </w:r>
      <w:r>
        <w:t>Why did I map all types of Integer explicitly only? It is because OAGIS uses these subtypes directly. If I don’t explicitly map this then I won’t have the precise info to be able to generate the OAGIS model.</w:t>
      </w:r>
    </w:p>
    <w:p w14:paraId="31AE0C2C" w14:textId="7D15C8A6" w:rsidR="00F332FA" w:rsidRDefault="00F332FA">
      <w:pPr>
        <w:pStyle w:val="CommentText"/>
      </w:pPr>
    </w:p>
    <w:p w14:paraId="47BF923F" w14:textId="584F3272" w:rsidR="00F332FA" w:rsidRDefault="00F332FA">
      <w:pPr>
        <w:pStyle w:val="CommentText"/>
      </w:pPr>
      <w:r>
        <w:t>The idea is still to allow the user to do restriction based on the xsd built-in type hierarchy, which is why I did not do explicit mapping between the String primitive and all subtypes of the xsd:string. And also when OAGIS uses xsd:string, I usually have it points to 3 CDT primitives, String, NormalizedString, and Token already.</w:t>
      </w:r>
    </w:p>
  </w:comment>
  <w:comment w:id="62" w:author="Kulvatunyou, Boonserm n." w:date="2016-02-19T15:06:00Z" w:initials="KBn">
    <w:p w14:paraId="70025A2F" w14:textId="77777777" w:rsidR="00F332FA" w:rsidRDefault="00F332FA">
      <w:pPr>
        <w:pStyle w:val="CommentText"/>
      </w:pPr>
      <w:r>
        <w:rPr>
          <w:rStyle w:val="CommentReference"/>
        </w:rPr>
        <w:annotationRef/>
      </w:r>
      <w:r>
        <w:t xml:space="preserve">The pattern type is used in OAGIS. </w:t>
      </w:r>
    </w:p>
  </w:comment>
  <w:comment w:id="68" w:author="Kulvatunyou, Boonserm n." w:date="2016-02-19T15:06:00Z" w:initials="KBn">
    <w:p w14:paraId="254AAEE5" w14:textId="77777777" w:rsidR="00F332FA" w:rsidRDefault="00F332FA" w:rsidP="003F7F36">
      <w:pPr>
        <w:pStyle w:val="CommentText"/>
      </w:pPr>
      <w:r>
        <w:rPr>
          <w:rStyle w:val="CommentReference"/>
        </w:rPr>
        <w:annotationRef/>
      </w:r>
      <w:r>
        <w:t>Import this as a code list or create a separate set of tables that behave like code list tables?</w:t>
      </w:r>
    </w:p>
    <w:p w14:paraId="3D2442E9" w14:textId="77777777" w:rsidR="00F332FA" w:rsidRDefault="00F332FA" w:rsidP="003F7F36">
      <w:pPr>
        <w:pStyle w:val="CommentText"/>
      </w:pPr>
    </w:p>
    <w:p w14:paraId="3327B591" w14:textId="77777777" w:rsidR="00F332FA" w:rsidRDefault="00F332FA" w:rsidP="003F7F36">
      <w:pPr>
        <w:pStyle w:val="CommentText"/>
      </w:pPr>
      <w:r>
        <w:t>Also do we have to deal with ISO20022 folder?</w:t>
      </w:r>
    </w:p>
    <w:p w14:paraId="156D5C1D" w14:textId="77777777" w:rsidR="00F332FA" w:rsidRDefault="00F332FA" w:rsidP="003F7F36">
      <w:pPr>
        <w:pStyle w:val="CommentText"/>
      </w:pPr>
    </w:p>
    <w:p w14:paraId="1F736F3F" w14:textId="77777777" w:rsidR="00F332FA" w:rsidRDefault="00F332FA" w:rsidP="003F7F36">
      <w:pPr>
        <w:pStyle w:val="CommentText"/>
      </w:pPr>
      <w:r>
        <w:t>&lt;serm&gt;6/24/2014: Per discussion, the agency_id_list and agency_id_list_value is created to handle this.</w:t>
      </w:r>
    </w:p>
    <w:p w14:paraId="2A7F8BE5" w14:textId="77777777" w:rsidR="00F332FA" w:rsidRDefault="00F332FA" w:rsidP="003F7F36">
      <w:pPr>
        <w:pStyle w:val="CommentText"/>
      </w:pPr>
    </w:p>
    <w:p w14:paraId="7A269905" w14:textId="77777777" w:rsidR="00F332FA" w:rsidRDefault="00F332FA" w:rsidP="003F7F36">
      <w:pPr>
        <w:pStyle w:val="CommentText"/>
      </w:pPr>
      <w:r>
        <w:t>We do not need to deal with ISO20022 for now.</w:t>
      </w:r>
    </w:p>
    <w:p w14:paraId="35C943F0" w14:textId="77777777" w:rsidR="00F332FA" w:rsidRDefault="00F332FA" w:rsidP="003F7F36">
      <w:pPr>
        <w:pStyle w:val="CommentText"/>
      </w:pPr>
      <w:r>
        <w:t>&lt;/serm&gt;</w:t>
      </w:r>
    </w:p>
  </w:comment>
  <w:comment w:id="70" w:author="Kulvatunyou, Boonserm n." w:date="2016-02-19T15:06:00Z" w:initials="KBn">
    <w:p w14:paraId="0540100E" w14:textId="77777777" w:rsidR="00F332FA" w:rsidRDefault="00F332FA" w:rsidP="00853246">
      <w:pPr>
        <w:pStyle w:val="CommentText"/>
      </w:pPr>
      <w:r>
        <w:rPr>
          <w:rStyle w:val="CommentReference"/>
        </w:rPr>
        <w:annotationRef/>
      </w:r>
      <w:r>
        <w:t>&lt;serm&gt;7/8/2014: I’m ignoring GUID of the xsd:element  here. What would be the issue? There is no element defined in the code list, why here, is it redundant? &lt;/serm&gt;</w:t>
      </w:r>
    </w:p>
    <w:p w14:paraId="05B48F9A" w14:textId="77777777" w:rsidR="00F332FA" w:rsidRDefault="00F332FA" w:rsidP="00853246">
      <w:pPr>
        <w:pStyle w:val="CommentText"/>
      </w:pPr>
    </w:p>
    <w:p w14:paraId="7AF5C85B" w14:textId="77777777" w:rsidR="00F332FA" w:rsidRDefault="00F332FA" w:rsidP="00853246">
      <w:pPr>
        <w:pStyle w:val="CommentText"/>
      </w:pPr>
      <w:r>
        <w:t>&lt;serm&gt;4/13/2015: No issue.&lt;/serm&gt;</w:t>
      </w:r>
    </w:p>
    <w:p w14:paraId="42143ADA" w14:textId="77777777" w:rsidR="00F332FA" w:rsidRDefault="00F332FA">
      <w:pPr>
        <w:pStyle w:val="CommentText"/>
      </w:pPr>
    </w:p>
  </w:comment>
  <w:comment w:id="71" w:author="Kulvatunyou, Boonserm n." w:date="2016-02-19T15:06:00Z" w:initials="KBn">
    <w:p w14:paraId="1D229756" w14:textId="77777777" w:rsidR="00F332FA" w:rsidRDefault="00F332FA">
      <w:pPr>
        <w:pStyle w:val="CommentText"/>
      </w:pPr>
      <w:r>
        <w:rPr>
          <w:rStyle w:val="CommentReference"/>
        </w:rPr>
        <w:annotationRef/>
      </w:r>
      <w:r>
        <w:t>The “clm” prefix in the name will be hardcoded in the generator.</w:t>
      </w:r>
    </w:p>
  </w:comment>
  <w:comment w:id="75" w:author="Kulvatunyou, Boonserm n." w:date="2016-02-19T15:06:00Z" w:initials="KBn">
    <w:p w14:paraId="5314856C" w14:textId="77777777" w:rsidR="00F332FA" w:rsidRDefault="00F332FA" w:rsidP="00EE18A6">
      <w:pPr>
        <w:pStyle w:val="CommentText"/>
      </w:pPr>
      <w:r>
        <w:rPr>
          <w:rStyle w:val="CommentReference"/>
        </w:rPr>
        <w:annotationRef/>
      </w:r>
      <w:r>
        <w:t>Validate this with OAG people. Whether the /@name could be tokenized or assembled from other fields in some way?</w:t>
      </w:r>
    </w:p>
    <w:p w14:paraId="554F6F80" w14:textId="77777777" w:rsidR="00F332FA" w:rsidRDefault="00F332FA" w:rsidP="00EE18A6">
      <w:pPr>
        <w:pStyle w:val="CommentText"/>
      </w:pPr>
    </w:p>
    <w:p w14:paraId="63757796" w14:textId="77777777" w:rsidR="00F332FA" w:rsidRDefault="00F332FA" w:rsidP="00EE18A6">
      <w:pPr>
        <w:pStyle w:val="CommentText"/>
      </w:pPr>
      <w:r>
        <w:t>&lt;serm&gt;7/21/2014: To confirm with OAG. There is no consistent pattern in the type name, so the name cannot be tokenized or assembled from other columns in the generation. The whole camel case name with ‘ContentType’ truncated at the end will be used. &lt;/serm&gt;</w:t>
      </w:r>
    </w:p>
    <w:p w14:paraId="2C799986" w14:textId="77777777" w:rsidR="00F332FA" w:rsidRDefault="00F332FA" w:rsidP="00EE18A6">
      <w:pPr>
        <w:pStyle w:val="CommentText"/>
      </w:pPr>
    </w:p>
    <w:p w14:paraId="50036FF6" w14:textId="77777777" w:rsidR="00F332FA" w:rsidRDefault="00F332FA" w:rsidP="00EE18A6">
      <w:pPr>
        <w:pStyle w:val="CommentText"/>
      </w:pPr>
      <w:r>
        <w:t>&lt;serm&gt;7/28/2014:Resolved. Above proposal is ok.</w:t>
      </w:r>
    </w:p>
  </w:comment>
  <w:comment w:id="76" w:author="Kulvatunyou, Boonserm n." w:date="2016-02-19T15:06:00Z" w:initials="KBn">
    <w:p w14:paraId="2EEB18BE" w14:textId="77777777" w:rsidR="00F332FA" w:rsidRDefault="00F332FA" w:rsidP="00EE18A6">
      <w:pPr>
        <w:pStyle w:val="CommentText"/>
      </w:pPr>
      <w:r>
        <w:rPr>
          <w:rStyle w:val="CommentReference"/>
        </w:rPr>
        <w:annotationRef/>
      </w:r>
      <w:r>
        <w:t xml:space="preserve">Validate with OAG. How to use the ID already enumerated in the </w:t>
      </w:r>
      <w:r w:rsidRPr="00803FFF">
        <w:t>IdentifierScheme_AgencyIdentification_3055_D08B.xsd</w:t>
      </w:r>
      <w:r>
        <w:t>.</w:t>
      </w:r>
    </w:p>
    <w:p w14:paraId="0C210BD7" w14:textId="77777777" w:rsidR="00F332FA" w:rsidRDefault="00F332FA" w:rsidP="00EE18A6">
      <w:pPr>
        <w:pStyle w:val="CommentText"/>
      </w:pPr>
    </w:p>
    <w:p w14:paraId="6ACFF046" w14:textId="77777777" w:rsidR="00F332FA" w:rsidRDefault="00F332FA" w:rsidP="00EE18A6">
      <w:pPr>
        <w:pStyle w:val="CommentText"/>
      </w:pPr>
      <w:r>
        <w:t>&lt;serm&gt;6/18/2014 – Still need to ask whether we expect several kinds of ID list.</w:t>
      </w:r>
    </w:p>
    <w:p w14:paraId="46419DF9" w14:textId="77777777" w:rsidR="00F332FA" w:rsidRDefault="00F332FA" w:rsidP="00EE18A6">
      <w:pPr>
        <w:pStyle w:val="CommentText"/>
      </w:pPr>
      <w:r>
        <w:t>&lt;serm&gt;7/8/2014: resolved.</w:t>
      </w:r>
    </w:p>
  </w:comment>
  <w:comment w:id="77" w:author="Kulvatunyou, Boonserm n." w:date="2016-02-19T15:06:00Z" w:initials="KBn">
    <w:p w14:paraId="5E562CB3" w14:textId="77777777" w:rsidR="00F332FA" w:rsidRDefault="00F332FA" w:rsidP="00EE18A6">
      <w:pPr>
        <w:pStyle w:val="CommentText"/>
      </w:pPr>
      <w:r>
        <w:rPr>
          <w:rStyle w:val="CommentReference"/>
        </w:rPr>
        <w:annotationRef/>
      </w:r>
    </w:p>
    <w:p w14:paraId="2AFDC7AA" w14:textId="77777777" w:rsidR="00F332FA" w:rsidRDefault="00F332FA" w:rsidP="00EE18A6">
      <w:pPr>
        <w:pStyle w:val="CommentText"/>
      </w:pPr>
      <w:r>
        <w:t>&lt;serm&gt;7/8/2014: The Scheme Agency Identification version D08B in OAGIS 10 does not have this. Version D13A has. So we actually need to go back to the agency_id_list table to upgrade or add another agency_id_list for this one?</w:t>
      </w:r>
    </w:p>
    <w:p w14:paraId="64E1892A" w14:textId="77777777" w:rsidR="00F332FA" w:rsidRDefault="00F332FA" w:rsidP="00EE18A6">
      <w:pPr>
        <w:pStyle w:val="CommentText"/>
      </w:pPr>
    </w:p>
    <w:p w14:paraId="3B580A3E" w14:textId="77777777" w:rsidR="00F332FA" w:rsidRDefault="00F332FA" w:rsidP="00EE18A6">
      <w:pPr>
        <w:pStyle w:val="CommentText"/>
      </w:pPr>
      <w:r>
        <w:t>&lt;serm&gt;7/17/2014: Resolved. This work will use version 13A and OAGIS will upgrade that in the latter release.&lt;/serm&gt;</w:t>
      </w:r>
    </w:p>
  </w:comment>
  <w:comment w:id="85" w:author="Kulvatunyou, Boonserm n." w:date="2016-02-19T15:06:00Z" w:initials="KBn">
    <w:p w14:paraId="3B8DBB46" w14:textId="77777777" w:rsidR="00F332FA" w:rsidRDefault="00F332FA">
      <w:pPr>
        <w:pStyle w:val="CommentText"/>
      </w:pPr>
      <w:r>
        <w:rPr>
          <w:rStyle w:val="CommentReference"/>
        </w:rPr>
        <w:annotationRef/>
      </w:r>
      <w:r>
        <w:t>Validate with OAG.</w:t>
      </w:r>
    </w:p>
    <w:p w14:paraId="47564299" w14:textId="77777777" w:rsidR="00F332FA" w:rsidRDefault="00F332FA">
      <w:pPr>
        <w:pStyle w:val="CommentText"/>
      </w:pPr>
    </w:p>
    <w:p w14:paraId="5345BD13" w14:textId="77777777" w:rsidR="00F332FA" w:rsidRDefault="00F332FA">
      <w:pPr>
        <w:pStyle w:val="CommentText"/>
      </w:pPr>
      <w:r>
        <w:t>&lt;serm&gt;6/18/2014: Need to iterate this again with OAG. I think Put 1.0 or 10.0 version_num on all entities, i.e., component versioning just started? Currently the default BDT has 1.0 as version number.</w:t>
      </w:r>
    </w:p>
    <w:p w14:paraId="35736568" w14:textId="77777777" w:rsidR="00F332FA" w:rsidRDefault="00F332FA">
      <w:pPr>
        <w:pStyle w:val="CommentText"/>
      </w:pPr>
    </w:p>
    <w:p w14:paraId="27062904" w14:textId="77777777" w:rsidR="00F332FA" w:rsidRDefault="00F332FA">
      <w:pPr>
        <w:pStyle w:val="CommentText"/>
      </w:pPr>
      <w:r>
        <w:t>&lt;serm&gt;7/6/2014: Resolved in the meeting to start with 1.0 for all components.</w:t>
      </w:r>
    </w:p>
    <w:p w14:paraId="326036F3" w14:textId="77777777" w:rsidR="00F332FA" w:rsidRDefault="00F332FA">
      <w:pPr>
        <w:pStyle w:val="CommentText"/>
      </w:pPr>
      <w:r>
        <w:t>&lt;/serm&gt;</w:t>
      </w:r>
    </w:p>
  </w:comment>
  <w:comment w:id="86" w:author="Kulvatunyou, Boonserm n." w:date="2016-02-19T15:06:00Z" w:initials="KBn">
    <w:p w14:paraId="3028E078" w14:textId="77777777" w:rsidR="00F332FA" w:rsidRDefault="00F332FA">
      <w:pPr>
        <w:pStyle w:val="CommentText"/>
      </w:pPr>
      <w:r>
        <w:rPr>
          <w:rStyle w:val="CommentReference"/>
        </w:rPr>
        <w:annotationRef/>
      </w:r>
      <w:r>
        <w:t>What to do with the number in the name? Keep the UniqueID in the default BDT as another column or put in the DEN? Why having both UniqueID and GUID?</w:t>
      </w:r>
    </w:p>
    <w:p w14:paraId="2B382D6B" w14:textId="77777777" w:rsidR="00F332FA" w:rsidRDefault="00F332FA">
      <w:pPr>
        <w:pStyle w:val="CommentText"/>
      </w:pPr>
    </w:p>
    <w:p w14:paraId="253322D6" w14:textId="77777777" w:rsidR="00F332FA" w:rsidRDefault="00F332FA">
      <w:pPr>
        <w:pStyle w:val="CommentText"/>
      </w:pPr>
      <w:r>
        <w:t>&lt;serm&gt;7/6/2014: Resolved  in the meeting. It is okay to keep UUID in the name.&lt;/serm&gt;</w:t>
      </w:r>
    </w:p>
  </w:comment>
  <w:comment w:id="89" w:author="Kulvatunyou, Boonserm n." w:date="2016-02-19T15:06:00Z" w:initials="KBn">
    <w:p w14:paraId="35CC31BA" w14:textId="77777777" w:rsidR="00F332FA" w:rsidRDefault="00F332FA">
      <w:pPr>
        <w:pStyle w:val="CommentText"/>
      </w:pPr>
      <w:r>
        <w:rPr>
          <w:rStyle w:val="CommentReference"/>
        </w:rPr>
        <w:annotationRef/>
      </w:r>
      <w:r>
        <w:t>&lt;serm&gt;7/22/2014: Reviewed this with OAG.</w:t>
      </w:r>
    </w:p>
    <w:p w14:paraId="759C7912" w14:textId="77777777" w:rsidR="00F332FA" w:rsidRDefault="00F332FA">
      <w:pPr>
        <w:pStyle w:val="CommentText"/>
      </w:pPr>
    </w:p>
    <w:p w14:paraId="0EDD92D7" w14:textId="77777777" w:rsidR="00F332FA" w:rsidRDefault="00F332FA">
      <w:pPr>
        <w:pStyle w:val="CommentText"/>
      </w:pPr>
      <w:r>
        <w:t>&lt;serm&gt;10/9/2014 – we went thru these. Mike thought they were reasonable. &lt;/serm&gt;</w:t>
      </w:r>
    </w:p>
  </w:comment>
  <w:comment w:id="92" w:author="Kulvatunyou, Boonserm (Fed) [2]" w:date="2016-02-19T15:06:00Z" w:initials="SK4">
    <w:p w14:paraId="6556F9C6" w14:textId="77777777" w:rsidR="00F332FA" w:rsidRDefault="00F332FA">
      <w:pPr>
        <w:pStyle w:val="CommentText"/>
      </w:pPr>
      <w:r>
        <w:rPr>
          <w:rStyle w:val="CommentReference"/>
        </w:rPr>
        <w:annotationRef/>
      </w:r>
      <w:r>
        <w:t>Need to update????</w:t>
      </w:r>
    </w:p>
  </w:comment>
  <w:comment w:id="95" w:author="Kulvatunyou, Boonserm (Fed) [2]" w:date="2016-02-25T23:31:00Z" w:initials="SK4">
    <w:p w14:paraId="54B91F8F" w14:textId="77777777" w:rsidR="00F332FA" w:rsidRDefault="00F332FA">
      <w:pPr>
        <w:pStyle w:val="CommentText"/>
        <w:rPr>
          <w:rStyle w:val="CodeChar"/>
        </w:rPr>
      </w:pPr>
      <w:r>
        <w:rPr>
          <w:rStyle w:val="CommentReference"/>
        </w:rPr>
        <w:annotationRef/>
      </w:r>
      <w:r>
        <w:t xml:space="preserve">&lt;serm&gt;2016/02/19: This type is based on NormalizedString; it has been fixed to be based on </w:t>
      </w:r>
      <w:r w:rsidRPr="002D7142">
        <w:rPr>
          <w:rStyle w:val="CodeChar"/>
        </w:rPr>
        <w:t>CodeType_1E7368</w:t>
      </w:r>
      <w:r>
        <w:rPr>
          <w:rStyle w:val="CodeChar"/>
        </w:rPr>
        <w:t>.</w:t>
      </w:r>
    </w:p>
    <w:p w14:paraId="5CFC89BD" w14:textId="77777777" w:rsidR="00F332FA" w:rsidRDefault="00F332FA" w:rsidP="002D7142"/>
    <w:p w14:paraId="5F3CFADD" w14:textId="77777777" w:rsidR="00F332FA" w:rsidRDefault="00F332FA" w:rsidP="002D7142">
      <w:r>
        <w:t xml:space="preserve">I think all BCCP using </w:t>
      </w:r>
      <w:r w:rsidRPr="002D7142">
        <w:rPr>
          <w:rStyle w:val="CodeChar"/>
        </w:rPr>
        <w:t>CodeType_1E7368</w:t>
      </w:r>
      <w:r>
        <w:t xml:space="preserve">  shall switch to use the CodeContentType.</w:t>
      </w:r>
    </w:p>
  </w:comment>
  <w:comment w:id="98" w:author="Kulvatunyou, Boonserm (Fed) [2]" w:date="2016-02-25T23:33:00Z" w:initials="SK4">
    <w:p w14:paraId="4170DD02" w14:textId="77777777" w:rsidR="00F332FA" w:rsidRPr="00716258" w:rsidRDefault="00F332FA" w:rsidP="00716258">
      <w:pPr>
        <w:pStyle w:val="CommentText"/>
        <w:rPr>
          <w:rFonts w:asciiTheme="minorBidi" w:hAnsiTheme="minorBidi"/>
          <w:noProof/>
          <w:sz w:val="24"/>
        </w:rPr>
      </w:pPr>
      <w:r>
        <w:rPr>
          <w:rStyle w:val="CommentReference"/>
        </w:rPr>
        <w:annotationRef/>
      </w:r>
      <w:r>
        <w:t xml:space="preserve">&lt;serm&gt;2016/02/25/: This type added to match the pattern of the CodeContentType. So that the AgencyIDContentType can be based on this. The AgencyIDContentType is also proposed to be added to function as a BDT, and it should be used in BCCP in place of </w:t>
      </w:r>
      <w:r w:rsidRPr="00716258">
        <w:t>clm63055D08B_AgencyIdentificationContentType</w:t>
      </w:r>
      <w:r>
        <w:t>.</w:t>
      </w:r>
    </w:p>
  </w:comment>
  <w:comment w:id="100" w:author="Kulvatunyou, Boonserm n." w:date="2016-02-19T15:06:00Z" w:initials="KBn">
    <w:p w14:paraId="21DB5EB5" w14:textId="77777777" w:rsidR="00F332FA" w:rsidRDefault="00F332FA">
      <w:pPr>
        <w:pStyle w:val="CommentText"/>
      </w:pPr>
      <w:r>
        <w:rPr>
          <w:rStyle w:val="CommentReference"/>
        </w:rPr>
        <w:annotationRef/>
      </w:r>
      <w:r>
        <w:t>&lt;serm&gt;7/22/2014: Review this with OAG.</w:t>
      </w:r>
    </w:p>
    <w:p w14:paraId="77CD1C71" w14:textId="77777777" w:rsidR="00F332FA" w:rsidRDefault="00F332FA">
      <w:pPr>
        <w:pStyle w:val="CommentText"/>
      </w:pPr>
    </w:p>
    <w:p w14:paraId="12C92153" w14:textId="77777777" w:rsidR="00F332FA" w:rsidRDefault="00F332FA">
      <w:pPr>
        <w:pStyle w:val="CommentText"/>
      </w:pPr>
      <w:r>
        <w:t>&lt;serm&gt;7/29/2014: Add xsd:token primitive. In the future, Mike wants to allow xsd:token on pretty much all types including Amount, Quantity, etc. But the default for those types would be kept as is, e.g., default for Amount is xsd:decimal.</w:t>
      </w:r>
    </w:p>
  </w:comment>
  <w:comment w:id="102" w:author="Kulvatunyou, Boonserm (Fed) [2]" w:date="2016-02-29T07:37:00Z" w:initials="SK4">
    <w:p w14:paraId="491033CF" w14:textId="77777777" w:rsidR="00F332FA" w:rsidRDefault="00F332FA">
      <w:pPr>
        <w:pStyle w:val="CommentText"/>
      </w:pPr>
      <w:r>
        <w:rPr>
          <w:rStyle w:val="CommentReference"/>
        </w:rPr>
        <w:annotationRef/>
      </w:r>
      <w:r>
        <w:t>This does not work for those default BDTs that ignore some SCs.</w:t>
      </w:r>
    </w:p>
  </w:comment>
  <w:comment w:id="103" w:author="Kulvatunyou, Boonserm (Fed) [2]" w:date="2016-02-29T07:41:00Z" w:initials="SK4">
    <w:p w14:paraId="0DA0710E" w14:textId="77777777" w:rsidR="00F332FA" w:rsidRDefault="00F332FA">
      <w:pPr>
        <w:pStyle w:val="CommentText"/>
      </w:pPr>
      <w:r>
        <w:rPr>
          <w:rStyle w:val="CommentReference"/>
        </w:rPr>
        <w:annotationRef/>
      </w:r>
      <w:r>
        <w:t>Above paragraph is sufficient.</w:t>
      </w:r>
    </w:p>
  </w:comment>
  <w:comment w:id="104" w:author="Kulvatunyou, Boonserm (Fed) [2]" w:date="2016-03-07T10:55:00Z" w:initials="SK4">
    <w:p w14:paraId="5F1DEC4B" w14:textId="77777777" w:rsidR="00F332FA" w:rsidRDefault="00F332FA">
      <w:pPr>
        <w:pStyle w:val="CommentText"/>
      </w:pPr>
      <w:r>
        <w:rPr>
          <w:rStyle w:val="CommentReference"/>
        </w:rPr>
        <w:annotationRef/>
      </w:r>
      <w:r>
        <w:t>Need to add columns for holding the SupplementaryComponentValueDomain documentation.?</w:t>
      </w:r>
    </w:p>
  </w:comment>
  <w:comment w:id="110" w:author="Kulvatunyou, Boonserm (Fed)" w:date="2016-06-21T14:57:00Z" w:initials="KB(">
    <w:p w14:paraId="5746CCFF" w14:textId="01C3454F" w:rsidR="00F332FA" w:rsidRDefault="00F332FA">
      <w:pPr>
        <w:pStyle w:val="CommentText"/>
      </w:pPr>
      <w:r>
        <w:rPr>
          <w:rStyle w:val="CommentReference"/>
        </w:rPr>
        <w:annotationRef/>
      </w:r>
      <w:r>
        <w:t>In the next version, instead  of hardcoding like this, we can look at the xsd type used in the model and get the right expression map row to be set as a default.</w:t>
      </w:r>
    </w:p>
  </w:comment>
  <w:comment w:id="186" w:author="Kulvatunyou, Boonserm n." w:date="2016-02-19T15:06:00Z" w:initials="KBn">
    <w:p w14:paraId="19FEDAA8" w14:textId="77777777" w:rsidR="00F332FA" w:rsidRDefault="00F332FA" w:rsidP="00EC1EC8">
      <w:pPr>
        <w:pStyle w:val="CommentText"/>
      </w:pPr>
      <w:r>
        <w:rPr>
          <w:rStyle w:val="CommentReference"/>
        </w:rPr>
        <w:annotationRef/>
      </w:r>
      <w:r>
        <w:t>&lt;serm&gt;7/22/2014: Need double check with OAG.</w:t>
      </w:r>
    </w:p>
    <w:p w14:paraId="6117179A" w14:textId="77777777" w:rsidR="00F332FA" w:rsidRDefault="00F332FA" w:rsidP="00EC1EC8">
      <w:pPr>
        <w:pStyle w:val="CommentText"/>
      </w:pPr>
    </w:p>
    <w:p w14:paraId="4DF14E1B" w14:textId="77777777" w:rsidR="00F332FA" w:rsidRDefault="00F332FA" w:rsidP="00EC1EC8">
      <w:pPr>
        <w:pStyle w:val="CommentText"/>
      </w:pPr>
      <w:r>
        <w:t>&lt;serm&gt;7/29/2014: Resolved. Confirmed.</w:t>
      </w:r>
    </w:p>
    <w:p w14:paraId="3D4E2F82" w14:textId="77777777" w:rsidR="00F332FA" w:rsidRDefault="00F332FA" w:rsidP="00EC1EC8">
      <w:pPr>
        <w:pStyle w:val="CommentText"/>
      </w:pPr>
    </w:p>
  </w:comment>
  <w:comment w:id="199" w:author="Kulvatunyou, Boonserm n." w:date="2016-02-22T18:47:00Z" w:initials="KBn">
    <w:p w14:paraId="7B8175ED" w14:textId="77777777" w:rsidR="00F332FA" w:rsidRDefault="00F332FA" w:rsidP="00EA6E95">
      <w:pPr>
        <w:pStyle w:val="CommentText"/>
      </w:pPr>
      <w:r>
        <w:rPr>
          <w:rStyle w:val="CommentReference"/>
        </w:rPr>
        <w:annotationRef/>
      </w:r>
      <w:r>
        <w:t>&lt;serm&gt;7/22/2014: Need double check with OAG.</w:t>
      </w:r>
    </w:p>
    <w:p w14:paraId="3095EDEC" w14:textId="77777777" w:rsidR="00F332FA" w:rsidRDefault="00F332FA" w:rsidP="00EA6E95">
      <w:pPr>
        <w:pStyle w:val="CommentText"/>
      </w:pPr>
    </w:p>
    <w:p w14:paraId="02D55513" w14:textId="77777777" w:rsidR="00F332FA" w:rsidRDefault="00F332FA" w:rsidP="00EA6E95">
      <w:pPr>
        <w:pStyle w:val="CommentText"/>
      </w:pPr>
      <w:r>
        <w:t>&lt;serm&gt;7/29/2004: Resolved. Confirmed.</w:t>
      </w:r>
    </w:p>
  </w:comment>
  <w:comment w:id="204" w:author="Kulvatunyou, Boonserm (Fed) [2]" w:date="2016-02-19T15:06:00Z" w:initials="SK4">
    <w:p w14:paraId="4D2D6150" w14:textId="77777777" w:rsidR="00F332FA" w:rsidRDefault="00F332FA">
      <w:pPr>
        <w:pStyle w:val="CommentText"/>
      </w:pPr>
      <w:r>
        <w:rPr>
          <w:rStyle w:val="CommentReference"/>
        </w:rPr>
        <w:annotationRef/>
      </w:r>
      <w:r>
        <w:t>&lt;serm&gt;12/08/2015: I made a mistake here. It was “CodeType default BDT” and instead should be “CodeType unqualified BDT”.</w:t>
      </w:r>
    </w:p>
  </w:comment>
  <w:comment w:id="211" w:author="Kulvatunyou, Boonserm n." w:date="2016-02-19T15:06:00Z" w:initials="KBn">
    <w:p w14:paraId="71562BE9" w14:textId="77777777" w:rsidR="00F332FA" w:rsidRDefault="00F332FA">
      <w:pPr>
        <w:pStyle w:val="CommentText"/>
      </w:pPr>
      <w:r>
        <w:rPr>
          <w:rStyle w:val="CommentReference"/>
        </w:rPr>
        <w:annotationRef/>
      </w:r>
    </w:p>
    <w:p w14:paraId="11DF8E32" w14:textId="77777777" w:rsidR="00F332FA" w:rsidRDefault="00F332FA">
      <w:pPr>
        <w:pStyle w:val="CommentText"/>
      </w:pPr>
      <w:r>
        <w:t>&lt;serm&gt;7/8/2014: Double check with OAG people that this is not supposed to be just “Amount. Content”. &lt;/serm&gt;</w:t>
      </w:r>
    </w:p>
    <w:p w14:paraId="485ED414" w14:textId="77777777" w:rsidR="00F332FA" w:rsidRDefault="00F332FA">
      <w:pPr>
        <w:pStyle w:val="CommentText"/>
      </w:pPr>
    </w:p>
    <w:p w14:paraId="78FADAC7" w14:textId="77777777" w:rsidR="00F332FA" w:rsidRDefault="00F332FA">
      <w:pPr>
        <w:pStyle w:val="CommentText"/>
      </w:pPr>
      <w:r>
        <w:t>&lt;serm&gt;7/17/2014: Mike said it is Open Amount. But he may change his mind. &lt;/serm&gt;</w:t>
      </w:r>
    </w:p>
  </w:comment>
  <w:comment w:id="212" w:author="Kulvatunyou, Boonserm n." w:date="2016-02-19T15:06:00Z" w:initials="KBn">
    <w:p w14:paraId="4AA80A7D" w14:textId="77777777" w:rsidR="00F332FA" w:rsidRDefault="00F332FA">
      <w:pPr>
        <w:pStyle w:val="CommentText"/>
      </w:pPr>
      <w:r>
        <w:t xml:space="preserve">&lt;serm&gt;7/22/2014: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14:paraId="2BA7438A" w14:textId="77777777" w:rsidR="00F332FA" w:rsidRDefault="00F332FA">
      <w:pPr>
        <w:pStyle w:val="CommentText"/>
      </w:pPr>
    </w:p>
  </w:comment>
  <w:comment w:id="213" w:author="Kulvatunyou, Boonserm (Fed) [2]" w:date="2016-02-19T15:06:00Z" w:initials="SK4">
    <w:p w14:paraId="42BFF7FC" w14:textId="77777777" w:rsidR="00F332FA" w:rsidRDefault="00F332FA">
      <w:pPr>
        <w:pStyle w:val="CommentText"/>
      </w:pPr>
      <w:r>
        <w:rPr>
          <w:rStyle w:val="CommentReference"/>
        </w:rPr>
        <w:annotationRef/>
      </w:r>
      <w:r>
        <w:t>&lt;serm&gt;12/8/15: There is no such case like this in OAGIS. Is there a logic to handle this in the import code?</w:t>
      </w:r>
    </w:p>
  </w:comment>
  <w:comment w:id="223" w:author="Kulvatunyou, Boonserm (Fed) [2]" w:date="2016-06-16T11:21:00Z" w:initials="KB(">
    <w:p w14:paraId="39530445" w14:textId="57077123" w:rsidR="00F332FA" w:rsidRDefault="00F332FA">
      <w:pPr>
        <w:pStyle w:val="CommentText"/>
      </w:pPr>
      <w:r>
        <w:rPr>
          <w:rStyle w:val="CommentReference"/>
        </w:rPr>
        <w:annotationRef/>
      </w:r>
      <w:r>
        <w:t>There is a problem here. One countryCode points to NormalizedString type. The other points to CodeType_1E7368. This will caz mismatch in model schema generation.</w:t>
      </w:r>
    </w:p>
  </w:comment>
  <w:comment w:id="248" w:author="Kulvatunyou, Boonserm n." w:date="2016-02-19T15:06:00Z" w:initials="KBn">
    <w:p w14:paraId="599966B2" w14:textId="77777777" w:rsidR="00F332FA" w:rsidRDefault="00F332FA">
      <w:pPr>
        <w:pStyle w:val="CommentText"/>
      </w:pPr>
      <w:r>
        <w:rPr>
          <w:rStyle w:val="CommentReference"/>
        </w:rPr>
        <w:annotationRef/>
      </w:r>
      <w:r>
        <w:t>Or should this be dt.Data_Type_Term.</w:t>
      </w:r>
    </w:p>
    <w:p w14:paraId="6D05A6EF" w14:textId="77777777" w:rsidR="00F332FA" w:rsidRDefault="00F332FA">
      <w:pPr>
        <w:pStyle w:val="CommentText"/>
      </w:pPr>
    </w:p>
    <w:p w14:paraId="0CE20AB9" w14:textId="77777777" w:rsidR="00F332FA" w:rsidRDefault="00F332FA">
      <w:pPr>
        <w:pStyle w:val="CommentText"/>
      </w:pPr>
      <w:r>
        <w:t>&lt;serm&gt;7/29/2014: Resolved. Use Data_Type_Term</w:t>
      </w:r>
    </w:p>
  </w:comment>
  <w:comment w:id="257" w:author="Kulvatunyou, Boonserm n." w:date="2016-02-19T15:06:00Z" w:initials="KBn">
    <w:p w14:paraId="56C22443" w14:textId="77777777" w:rsidR="00F332FA" w:rsidRDefault="00F332FA">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266" w:author="Kulvatunyou, Boonserm n." w:date="2016-02-19T15:06:00Z" w:initials="KBn">
    <w:p w14:paraId="70F5FBFF" w14:textId="77777777" w:rsidR="00F332FA" w:rsidRDefault="00F332FA">
      <w:pPr>
        <w:pStyle w:val="CommentText"/>
      </w:pPr>
      <w:r>
        <w:rPr>
          <w:rStyle w:val="CommentReference"/>
        </w:rPr>
        <w:annotationRef/>
      </w:r>
      <w:r>
        <w:t>The idea is when an ASCCP is being created, the user specifies the Property Term and the DEN is auto-generated. The Property Term should reflect the full XSD element name. Property Term may get truncated in the DEN.</w:t>
      </w:r>
    </w:p>
  </w:comment>
  <w:comment w:id="292" w:author="Kulvatunyou, Boonserm n." w:date="2016-02-19T15:06:00Z" w:initials="KBn">
    <w:p w14:paraId="27D167CA" w14:textId="77777777" w:rsidR="00F332FA" w:rsidRDefault="00F332FA">
      <w:pPr>
        <w:pStyle w:val="CommentText"/>
      </w:pPr>
      <w:r>
        <w:rPr>
          <w:rStyle w:val="CommentReference"/>
        </w:rPr>
        <w:annotationRef/>
      </w:r>
      <w:r>
        <w:t>&lt;serm&gt;8/08/2014: Local elements like DataArea and Extension result in the ASCCP and ASCC having the same GUID or should we generate a new one for ASCC?</w:t>
      </w:r>
    </w:p>
    <w:p w14:paraId="2787777E" w14:textId="77777777" w:rsidR="00F332FA" w:rsidRDefault="00F332FA">
      <w:pPr>
        <w:pStyle w:val="CommentText"/>
      </w:pPr>
      <w:r>
        <w:t>One potential benefit to keep them the same is it can be used as a signal to generate a local-global element. But I think this is not a good rule because a similar rule cannot be made for the other case of local-local. It is better that the NDR rely on the name ‘DataArea’ as an OAGIS specific rule for generating a local-global element.</w:t>
      </w:r>
    </w:p>
    <w:p w14:paraId="12FFDEB7" w14:textId="77777777" w:rsidR="00F332FA" w:rsidRDefault="00F332FA">
      <w:pPr>
        <w:pStyle w:val="CommentText"/>
      </w:pPr>
    </w:p>
    <w:p w14:paraId="7D0FBFF5" w14:textId="77777777" w:rsidR="00F332FA" w:rsidRDefault="00F332FA">
      <w:pPr>
        <w:pStyle w:val="CommentText"/>
      </w:pPr>
      <w:r>
        <w:t>&lt;serm&gt;8/21/2014: The GUID of the ASCC associated with the local-global element is decided to be the same as that of the ASCCP. A Reusable_Indicator column is added to the ASCCP to indicate that the ASCCP is a local element and that it is not supposed to be reusable.</w:t>
      </w:r>
    </w:p>
    <w:p w14:paraId="60442405" w14:textId="77777777" w:rsidR="00F332FA" w:rsidRDefault="00F332FA">
      <w:pPr>
        <w:pStyle w:val="CommentText"/>
      </w:pPr>
      <w:r>
        <w:t>&lt;/serm&gt;</w:t>
      </w:r>
    </w:p>
    <w:p w14:paraId="3126C423" w14:textId="77777777" w:rsidR="00F332FA" w:rsidRDefault="00F332FA">
      <w:pPr>
        <w:pStyle w:val="CommentText"/>
      </w:pPr>
    </w:p>
  </w:comment>
  <w:comment w:id="305" w:author="Kulvatunyou, Boonserm n." w:date="2016-02-19T15:06:00Z" w:initials="KBn">
    <w:p w14:paraId="373F30E8" w14:textId="77777777" w:rsidR="00F332FA" w:rsidRDefault="00F332FA">
      <w:pPr>
        <w:pStyle w:val="CommentText"/>
      </w:pPr>
      <w:r>
        <w:rPr>
          <w:rStyle w:val="CommentReference"/>
        </w:rPr>
        <w:annotationRef/>
      </w:r>
      <w:r>
        <w:t xml:space="preserve">&lt;serm&gt;08/08/2014: Or use the same as the BCC? Check with OAG. </w:t>
      </w:r>
    </w:p>
    <w:p w14:paraId="0E4404FB" w14:textId="77777777" w:rsidR="00F332FA" w:rsidRDefault="00F332FA">
      <w:pPr>
        <w:pStyle w:val="CommentText"/>
      </w:pPr>
    </w:p>
    <w:p w14:paraId="627FDCB6" w14:textId="77777777" w:rsidR="00F332FA" w:rsidRDefault="00F332FA">
      <w:pPr>
        <w:pStyle w:val="CommentText"/>
      </w:pPr>
      <w:r>
        <w:t>&lt;serm&gt;8/21/2014: The group decided that a new GUID is to be generated for the BCCP. These BCCPs are reusable. The GUID already in the schema represents the unique association GUID.</w:t>
      </w:r>
    </w:p>
  </w:comment>
  <w:comment w:id="340" w:author="Kulvatunyou, Boonserm (Fed) [2]" w:date="2016-02-19T15:06:00Z" w:initials="SK4">
    <w:p w14:paraId="4DB88178" w14:textId="77777777" w:rsidR="00F332FA" w:rsidRDefault="00F332FA" w:rsidP="00D362D0">
      <w:pPr>
        <w:pStyle w:val="CommentText"/>
      </w:pPr>
      <w:r>
        <w:rPr>
          <w:rStyle w:val="CommentReference"/>
        </w:rPr>
        <w:annotationRef/>
      </w:r>
      <w:r>
        <w:t>How do we want to handle group.</w:t>
      </w:r>
    </w:p>
    <w:p w14:paraId="3A4BABFD" w14:textId="77777777" w:rsidR="00F332FA" w:rsidRDefault="00F332FA" w:rsidP="00D362D0">
      <w:pPr>
        <w:pStyle w:val="CommentText"/>
      </w:pPr>
    </w:p>
    <w:p w14:paraId="0411E91F" w14:textId="77777777" w:rsidR="00F332FA" w:rsidRDefault="00F332FA" w:rsidP="00D362D0">
      <w:pPr>
        <w:pStyle w:val="CommentText"/>
      </w:pPr>
      <w:r>
        <w:t>&lt;serm&gt;4/21/2015: We won’t keep group in the BIE tables and neither will we keep the type hierarchy in the BIE tables.&lt;/serm&gt;</w:t>
      </w:r>
    </w:p>
  </w:comment>
  <w:comment w:id="341" w:author="Kulvatunyou, Boonserm (Fed) [2]" w:date="2016-02-19T15:06:00Z" w:initials="SK4">
    <w:p w14:paraId="3E29066E" w14:textId="77777777" w:rsidR="00F332FA" w:rsidRDefault="00F332FA" w:rsidP="00FB19E4">
      <w:pPr>
        <w:pStyle w:val="CommentText"/>
      </w:pPr>
      <w:r>
        <w:rPr>
          <w:rStyle w:val="CommentReference"/>
        </w:rPr>
        <w:annotationRef/>
      </w:r>
      <w:r>
        <w:t>I’m thinking BIE objects should hold references to top-level BIE object for efficiency in the code. This is up to Yunsu.</w:t>
      </w:r>
    </w:p>
  </w:comment>
  <w:comment w:id="349" w:author="Kulvatunyou, Boonserm (Fed) [2]" w:date="2016-04-29T07:28:00Z" w:initials="KB(">
    <w:p w14:paraId="10061A6A" w14:textId="09D2BB79" w:rsidR="00F332FA" w:rsidRDefault="00F332FA">
      <w:pPr>
        <w:pStyle w:val="CommentText"/>
      </w:pPr>
      <w:r>
        <w:rPr>
          <w:rStyle w:val="CommentReference"/>
        </w:rPr>
        <w:annotationRef/>
      </w:r>
      <w:r>
        <w:t>&lt;serm&gt;2016/04/29: Maybe we’ll make this configurable to show a camel case form instead.</w:t>
      </w:r>
    </w:p>
  </w:comment>
  <w:comment w:id="350" w:author="Kulvatunyou, Boonserm (Fed) [2]" w:date="2016-02-19T15:06:00Z" w:initials="SK4">
    <w:p w14:paraId="46E87E55" w14:textId="77777777" w:rsidR="00F332FA" w:rsidRDefault="00F332FA">
      <w:pPr>
        <w:pStyle w:val="CommentText"/>
      </w:pPr>
      <w:r>
        <w:rPr>
          <w:rStyle w:val="CommentReference"/>
        </w:rPr>
        <w:annotationRef/>
      </w:r>
      <w:r>
        <w:t>Talk more with Yunsu about this.</w:t>
      </w:r>
    </w:p>
  </w:comment>
  <w:comment w:id="377" w:author="Kulvatunyou, Boonserm (Fed) [2]" w:date="2016-02-19T15:06:00Z" w:initials="SK4">
    <w:p w14:paraId="60434A95" w14:textId="77777777" w:rsidR="00F332FA" w:rsidRDefault="00F332FA">
      <w:pPr>
        <w:pStyle w:val="CommentText"/>
      </w:pPr>
      <w:r>
        <w:rPr>
          <w:rStyle w:val="CommentReference"/>
        </w:rPr>
        <w:annotationRef/>
      </w:r>
      <w:r>
        <w:t xml:space="preserve">Still not sure if the ASCC and BCC have to have a State column because it is tied to the ACC owner. </w:t>
      </w:r>
    </w:p>
    <w:p w14:paraId="10912FD1" w14:textId="77777777" w:rsidR="00F332FA" w:rsidRDefault="00F332FA">
      <w:pPr>
        <w:pStyle w:val="CommentText"/>
      </w:pPr>
    </w:p>
    <w:p w14:paraId="2CE417CE" w14:textId="77777777" w:rsidR="00F332FA" w:rsidRDefault="00F332FA">
      <w:pPr>
        <w:pStyle w:val="CommentText"/>
      </w:pPr>
      <w:r>
        <w:t>Also not sure either, if the ASCC and BCC history records need to be created right away. If some of the associations ended up not changed  then  we have to roll those back. But this is the same for the ACC itself…..so we can just keep it consistent….but performance wise it could be better to not create them right away particularly if the object is big. OTOH if the user insert an association, a lot of associations have to potentially be updated anyway. It may not be so computationally expensive anyway to check which ASCC has or has not changed. I.e., if the ASCC has only one history.</w:t>
      </w:r>
    </w:p>
    <w:p w14:paraId="4571FA20" w14:textId="77777777" w:rsidR="00F332FA" w:rsidRDefault="00F332FA">
      <w:pPr>
        <w:pStyle w:val="CommentText"/>
      </w:pPr>
    </w:p>
    <w:p w14:paraId="4095719F" w14:textId="77777777" w:rsidR="00F332FA" w:rsidRDefault="00F332FA">
      <w:pPr>
        <w:pStyle w:val="CommentText"/>
      </w:pPr>
      <w:r>
        <w:t>I decided to still create a history record for all the associations right away because it is easier for the logic when deleting or inserting an association. Plus all the associations are part of  the ACC UoC.</w:t>
      </w:r>
    </w:p>
  </w:comment>
  <w:comment w:id="388" w:author="Kulvatunyou, Boonserm (Fed) [2]" w:date="2016-02-19T15:06:00Z" w:initials="SK4">
    <w:p w14:paraId="4034ABFD" w14:textId="77777777" w:rsidR="00F332FA" w:rsidRDefault="00F332FA">
      <w:pPr>
        <w:pStyle w:val="CommentText"/>
      </w:pPr>
      <w:r>
        <w:rPr>
          <w:rStyle w:val="CommentReference"/>
        </w:rPr>
        <w:annotationRef/>
      </w:r>
      <w:r>
        <w:t>Misspell in the table.</w:t>
      </w:r>
    </w:p>
  </w:comment>
  <w:comment w:id="425" w:author="Kulvatunyou, Boonserm (Fed) [2]" w:date="2016-02-19T15:06:00Z" w:initials="SK4">
    <w:p w14:paraId="3FB6F0D6" w14:textId="77777777" w:rsidR="00F332FA" w:rsidRDefault="00F332FA">
      <w:pPr>
        <w:pStyle w:val="CommentText"/>
      </w:pPr>
      <w:r>
        <w:rPr>
          <w:rStyle w:val="CommentReference"/>
        </w:rPr>
        <w:annotationRef/>
      </w:r>
      <w:r>
        <w:t>Note: I’m not sure yet if we need to generate the enumeration type GUID for this and the 3.7.2. We can come back to this when considering the Expression generation.</w:t>
      </w:r>
    </w:p>
  </w:comment>
  <w:comment w:id="442" w:author="Kulvatunyou, Boonserm (Fed) [2]" w:date="2016-02-19T15:06:00Z" w:initials="SK4">
    <w:p w14:paraId="6842191B" w14:textId="77777777" w:rsidR="00F332FA" w:rsidRDefault="00F332FA">
      <w:pPr>
        <w:pStyle w:val="CommentText"/>
      </w:pPr>
      <w:r>
        <w:rPr>
          <w:rStyle w:val="CommentReference"/>
        </w:rPr>
        <w:annotationRef/>
      </w:r>
      <w:r>
        <w:t>Will come back and deal with annotation later.</w:t>
      </w:r>
    </w:p>
  </w:comment>
  <w:comment w:id="460" w:author="Kulvatunyou, Boonserm (Fed) [2]" w:date="2016-02-19T15:06:00Z" w:initials="SK4">
    <w:p w14:paraId="4ACA1911" w14:textId="77777777" w:rsidR="00F332FA" w:rsidRDefault="00F332FA">
      <w:pPr>
        <w:pStyle w:val="CommentText"/>
      </w:pPr>
      <w:r>
        <w:rPr>
          <w:rStyle w:val="CommentReference"/>
        </w:rPr>
        <w:annotationRef/>
      </w:r>
      <w:r>
        <w:t>Note that in this case, the code list simple type is directly used rather than creating a complex type with no attribute, is this okay?</w:t>
      </w:r>
    </w:p>
  </w:comment>
  <w:comment w:id="471" w:author="Kulvatunyou, Boonserm (Fed) [2]" w:date="2016-02-19T15:06:00Z" w:initials="SK4">
    <w:p w14:paraId="46308F78" w14:textId="77777777" w:rsidR="00F332FA" w:rsidRDefault="00F332FA">
      <w:pPr>
        <w:pStyle w:val="CommentText"/>
      </w:pPr>
      <w:r>
        <w:rPr>
          <w:rStyle w:val="CommentReference"/>
        </w:rPr>
        <w:annotationRef/>
      </w:r>
      <w:r>
        <w:t>Make it simpler?</w:t>
      </w:r>
    </w:p>
  </w:comment>
  <w:comment w:id="487" w:author="Kulvatunyou, Boonserm (Fed) [2]" w:date="2016-02-19T15:06:00Z" w:initials="SK4">
    <w:p w14:paraId="4FFCD6D1" w14:textId="77777777" w:rsidR="00F332FA" w:rsidRDefault="00F332FA">
      <w:pPr>
        <w:pStyle w:val="CommentText"/>
      </w:pPr>
      <w:r>
        <w:rPr>
          <w:rStyle w:val="CommentReference"/>
        </w:rPr>
        <w:annotationRef/>
      </w:r>
      <w:r>
        <w:t>Furture feature</w:t>
      </w:r>
    </w:p>
  </w:comment>
  <w:comment w:id="489" w:author="Kulvatunyou, Boonserm (Fed) [2]" w:date="2016-02-19T15:06:00Z" w:initials="SK4">
    <w:p w14:paraId="31CA032B" w14:textId="77777777" w:rsidR="00F332FA" w:rsidRDefault="00F332FA">
      <w:pPr>
        <w:pStyle w:val="CommentText"/>
      </w:pPr>
      <w:r>
        <w:rPr>
          <w:rStyle w:val="CommentReference"/>
        </w:rPr>
        <w:annotationRef/>
      </w:r>
      <w:r>
        <w:t>&lt;Serm&gt;12/11/2015: Should this be allowed?</w:t>
      </w:r>
    </w:p>
  </w:comment>
  <w:comment w:id="490" w:author="Kulvatunyou, Boonserm (Fed) [2]" w:date="2016-02-19T15:06:00Z" w:initials="SK4">
    <w:p w14:paraId="2DE84A09" w14:textId="77777777" w:rsidR="00F332FA" w:rsidRDefault="00F332FA">
      <w:pPr>
        <w:pStyle w:val="CommentText"/>
      </w:pPr>
      <w:r>
        <w:rPr>
          <w:rStyle w:val="CommentReference"/>
        </w:rPr>
        <w:annotationRef/>
      </w:r>
      <w:r>
        <w:t>&lt;serm&gt;12/11/2015:I’m starting to think why do I want to force the check out of the whole ACC and its associations.  The few reasons, which I think are not strictly necessary, are – 1) it is natural to check out whole thing rather than individual association; 2) Putting/managing ownership at each association  level does not seem to make sense. In any case, the data model can support individual check out and ownership management.</w:t>
      </w:r>
    </w:p>
  </w:comment>
  <w:comment w:id="495" w:author="Kulvatunyou, Boonserm (Fed) [2]" w:date="2016-02-19T15:06:00Z" w:initials="SK4">
    <w:p w14:paraId="436D04B3" w14:textId="77777777" w:rsidR="00F332FA" w:rsidRDefault="00F332FA">
      <w:pPr>
        <w:pStyle w:val="CommentText"/>
      </w:pPr>
      <w:r>
        <w:rPr>
          <w:rStyle w:val="CommentReference"/>
        </w:rPr>
        <w:annotationRef/>
      </w:r>
      <w:r>
        <w:t>Data type use cases are to be added later.</w:t>
      </w:r>
    </w:p>
  </w:comment>
  <w:comment w:id="513" w:author="Kulvatunyou, Boonserm (Fed) [2]" w:date="2016-02-19T15:06:00Z" w:initials="SK4">
    <w:p w14:paraId="485A212A" w14:textId="77777777" w:rsidR="00F332FA" w:rsidRDefault="00F332FA">
      <w:pPr>
        <w:pStyle w:val="CommentText"/>
      </w:pPr>
      <w:r>
        <w:rPr>
          <w:rStyle w:val="CommentReference"/>
        </w:rPr>
        <w:annotationRef/>
      </w:r>
      <w:r>
        <w:t>Serm: 2016/01/08: So here, only the ACC history record is created, not its children associations. I’m not sure how would this work with the undo – unless the history records of the whole UoC is created for each saved change. But that would also means that every time an association is edited, the history records of the whole UoC have to be inserted.</w:t>
      </w:r>
    </w:p>
    <w:p w14:paraId="44B735CE" w14:textId="77777777" w:rsidR="00F332FA" w:rsidRDefault="00F332FA">
      <w:pPr>
        <w:pStyle w:val="CommentText"/>
      </w:pPr>
    </w:p>
    <w:p w14:paraId="4397E8BE" w14:textId="77777777" w:rsidR="00F332FA" w:rsidRDefault="00F332FA">
      <w:pPr>
        <w:pStyle w:val="CommentText"/>
      </w:pPr>
      <w:r>
        <w:t>Serm: 2016/01/12: I think we will need a column like a Transaction Set ID  to handle undo.</w:t>
      </w:r>
    </w:p>
  </w:comment>
  <w:comment w:id="519" w:author="Kulvatunyou, Boonserm (Fed) [2]" w:date="2016-02-19T15:06:00Z" w:initials="SK4">
    <w:p w14:paraId="35C890C0" w14:textId="77777777" w:rsidR="00F332FA" w:rsidRDefault="00F332FA">
      <w:pPr>
        <w:pStyle w:val="CommentText"/>
      </w:pPr>
      <w:r>
        <w:rPr>
          <w:rStyle w:val="CommentReference"/>
        </w:rPr>
        <w:annotationRef/>
      </w:r>
      <w:r>
        <w:t>2016/01/12: serm: I did think about creating a specific use case for creating an attribute where the search UI will restrict to show only BCCP with no SC, but I didn’t like that idea because if the search only restrict to BCCP with no attribute, it might happen that the user misses the reuse. In other words, there might be an entity that is semantically match what the user is looking for but it is a BCCP with SC or even an ASCCP. It can be said another way that we prefer to maximize the recall.</w:t>
      </w:r>
    </w:p>
  </w:comment>
  <w:comment w:id="523" w:author="Kulvatunyou, Boonserm (Fed) [2]" w:date="2016-02-19T15:06:00Z" w:initials="SK4">
    <w:p w14:paraId="6A65D36A" w14:textId="77777777" w:rsidR="00F332FA" w:rsidRDefault="00F332FA">
      <w:pPr>
        <w:pStyle w:val="CommentText"/>
      </w:pPr>
      <w:r>
        <w:rPr>
          <w:rStyle w:val="CommentReference"/>
        </w:rPr>
        <w:annotationRef/>
      </w:r>
      <w:r>
        <w:t>Serm:2016/01/12 I’m starting to think that in the CC domain, it is better to represent the sequence with the “previous association.”</w:t>
      </w:r>
    </w:p>
  </w:comment>
  <w:comment w:id="530" w:author="Kulvatunyou, Boonserm (Fed) [2]" w:date="2016-02-19T15:06:00Z" w:initials="SK4">
    <w:p w14:paraId="5F6C7627" w14:textId="77777777" w:rsidR="00F332FA" w:rsidRDefault="00F332FA">
      <w:pPr>
        <w:pStyle w:val="CommentText"/>
      </w:pPr>
      <w:r>
        <w:rPr>
          <w:rStyle w:val="CommentReference"/>
        </w:rPr>
        <w:annotationRef/>
      </w:r>
      <w:r>
        <w:t>Serm:2016/01/12:The reason for this is the simplification. Undoing this operation  needs checking to whether the previous based ACC still exists. In addition, it can make the transition into the Published state more complicated.</w:t>
      </w:r>
    </w:p>
  </w:comment>
  <w:comment w:id="532" w:author="Kulvatunyou, Boonserm (Fed) [2]" w:date="2016-02-19T15:06:00Z" w:initials="SK4">
    <w:p w14:paraId="5EFD9E8B" w14:textId="77777777" w:rsidR="00F332FA" w:rsidRDefault="00F332FA">
      <w:pPr>
        <w:pStyle w:val="CommentText"/>
      </w:pPr>
      <w:r>
        <w:rPr>
          <w:rStyle w:val="CommentReference"/>
        </w:rPr>
        <w:annotationRef/>
      </w:r>
      <w:r>
        <w:t>Serm:2016/01/13: Ultimately, we can do away with this constraint because after all a new association  might have been made to an ACC that ultimately uses this ACC during its revision and this constraint does not check for that. However, this constraint is still necessary when the revision number is 1; otherwise, null reference will occur. To alleviate the former situation (unexpected content change to other users), this use case shall generate an event notification at the end.</w:t>
      </w:r>
    </w:p>
  </w:comment>
  <w:comment w:id="535" w:author="Kulvatunyou, Boonserm (Fed) [2]" w:date="2016-02-19T15:06:00Z" w:initials="SK4">
    <w:p w14:paraId="42B8154F" w14:textId="77777777" w:rsidR="00F332FA" w:rsidRDefault="00F332FA">
      <w:pPr>
        <w:pStyle w:val="CommentText"/>
      </w:pPr>
      <w:r>
        <w:rPr>
          <w:rStyle w:val="CommentReference"/>
        </w:rPr>
        <w:annotationRef/>
      </w:r>
      <w:r>
        <w:t xml:space="preserve">Serm:2016/01/13: </w:t>
      </w:r>
    </w:p>
    <w:p w14:paraId="2B16573C" w14:textId="77777777" w:rsidR="00F332FA" w:rsidRDefault="00F332FA">
      <w:pPr>
        <w:pStyle w:val="CommentText"/>
      </w:pPr>
      <w:r>
        <w:t>Originally, the design was to add a history record. However, I want to make it consistent that if the operation cannot be undone,  there should be no history record created. This change also makes the design consistent with the case of switching the owner. Also, I think it is not so interesting to track the history of state change because state changes are deterministic, i.e., we know what was the previous state.</w:t>
      </w:r>
    </w:p>
    <w:p w14:paraId="131D62FB" w14:textId="77777777" w:rsidR="00F332FA" w:rsidRDefault="00F332FA">
      <w:pPr>
        <w:pStyle w:val="CommentText"/>
      </w:pPr>
    </w:p>
    <w:p w14:paraId="696AE3EA" w14:textId="77777777" w:rsidR="00F332FA" w:rsidRDefault="00F332FA">
      <w:pPr>
        <w:pStyle w:val="CommentText"/>
      </w:pPr>
      <w:r>
        <w:t>Here I also start to think whether it is a good design in the association deletion case to remove the record from the current record set. Another design would be to only mark it deleted but still keep it in the current record. This also makes me realize that the ownership change needs to be applied to the deleted association history record as well.</w:t>
      </w:r>
    </w:p>
    <w:p w14:paraId="44B672B5" w14:textId="77777777" w:rsidR="00F332FA" w:rsidRDefault="00F332FA">
      <w:pPr>
        <w:pStyle w:val="CommentText"/>
      </w:pPr>
    </w:p>
  </w:comment>
  <w:comment w:id="541" w:author="Kulvatunyou, Boonserm (Fed) [2]" w:date="2016-02-19T15:06:00Z" w:initials="SK4">
    <w:p w14:paraId="265B5668" w14:textId="77777777" w:rsidR="00F332FA" w:rsidRDefault="00F332FA">
      <w:pPr>
        <w:pStyle w:val="CommentText"/>
      </w:pPr>
      <w:r>
        <w:rPr>
          <w:rStyle w:val="CommentReference"/>
        </w:rPr>
        <w:annotationRef/>
      </w:r>
      <w:r>
        <w:t>Serm:2016/01/08:May need to come back to think about data validation. In the future, we should also incorporate semantics validation as well. These may be generally captured as post-condition?</w:t>
      </w:r>
    </w:p>
  </w:comment>
  <w:comment w:id="558" w:author="Kulvatunyou, Boonserm (Fed) [2]" w:date="2016-02-19T15:06:00Z" w:initials="SK4">
    <w:p w14:paraId="190EA6A8" w14:textId="77777777" w:rsidR="00F332FA" w:rsidRDefault="00F332FA">
      <w:pPr>
        <w:pStyle w:val="CommentText"/>
      </w:pPr>
      <w:r>
        <w:rPr>
          <w:rStyle w:val="CommentReference"/>
        </w:rPr>
        <w:annotationRef/>
      </w:r>
      <w:r>
        <w:t>We are here in the WG</w:t>
      </w:r>
    </w:p>
  </w:comment>
  <w:comment w:id="576" w:author="Kulvatunyou, Boonserm (Fed) [2]" w:date="2016-02-19T15:06:00Z" w:initials="SK4">
    <w:p w14:paraId="621C2A76" w14:textId="77777777" w:rsidR="00F332FA" w:rsidRDefault="00F332FA">
      <w:pPr>
        <w:pStyle w:val="CommentText"/>
      </w:pPr>
      <w:r>
        <w:rPr>
          <w:rStyle w:val="CommentReference"/>
        </w:rPr>
        <w:annotationRef/>
      </w:r>
      <w:r>
        <w:t>2016/02/13: Serm: In the future we may add the capability to notify previous owners or subscribers.</w:t>
      </w:r>
    </w:p>
  </w:comment>
  <w:comment w:id="583" w:author="Kulvatunyou, Boonserm (Fed) [2]" w:date="2016-02-19T15:06:00Z" w:initials="SK4">
    <w:p w14:paraId="6D95C9E1" w14:textId="77777777" w:rsidR="00F332FA" w:rsidRDefault="00F332FA">
      <w:pPr>
        <w:pStyle w:val="CommentText"/>
      </w:pPr>
      <w:r>
        <w:rPr>
          <w:rStyle w:val="CommentReference"/>
        </w:rPr>
        <w:annotationRef/>
      </w:r>
      <w:r>
        <w:t>The user can directly use the code list at the BIE level, so there is no need to automatically generate BDT for each new code list. The (oag) user should manually create a BDT for a code list that will be used in the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CA858BA" w15:done="0"/>
  <w15:commentEx w15:paraId="01608CB3" w15:done="0"/>
  <w15:commentEx w15:paraId="47BF923F" w15:done="0"/>
  <w15:commentEx w15:paraId="70025A2F" w15:done="0"/>
  <w15:commentEx w15:paraId="35C943F0" w15:done="0"/>
  <w15:commentEx w15:paraId="42143ADA" w15:done="0"/>
  <w15:commentEx w15:paraId="1D229756" w15:done="0"/>
  <w15:commentEx w15:paraId="50036FF6" w15:done="0"/>
  <w15:commentEx w15:paraId="46419DF9" w15:done="0"/>
  <w15:commentEx w15:paraId="3B580A3E" w15:done="0"/>
  <w15:commentEx w15:paraId="326036F3" w15:done="0"/>
  <w15:commentEx w15:paraId="253322D6" w15:done="0"/>
  <w15:commentEx w15:paraId="0EDD92D7" w15:done="0"/>
  <w15:commentEx w15:paraId="6556F9C6" w15:done="0"/>
  <w15:commentEx w15:paraId="5F3CFADD" w15:done="0"/>
  <w15:commentEx w15:paraId="4170DD02" w15:done="0"/>
  <w15:commentEx w15:paraId="12C92153" w15:done="0"/>
  <w15:commentEx w15:paraId="491033CF" w15:done="0"/>
  <w15:commentEx w15:paraId="0DA0710E" w15:done="0"/>
  <w15:commentEx w15:paraId="5F1DEC4B" w15:done="0"/>
  <w15:commentEx w15:paraId="5746CCFF" w15:done="0"/>
  <w15:commentEx w15:paraId="3D4E2F82" w15:done="0"/>
  <w15:commentEx w15:paraId="02D55513" w15:done="0"/>
  <w15:commentEx w15:paraId="4D2D6150" w15:done="0"/>
  <w15:commentEx w15:paraId="78FADAC7" w15:done="0"/>
  <w15:commentEx w15:paraId="2BA7438A" w15:done="0"/>
  <w15:commentEx w15:paraId="42BFF7FC" w15:done="0"/>
  <w15:commentEx w15:paraId="39530445" w15:done="0"/>
  <w15:commentEx w15:paraId="0CE20AB9" w15:done="0"/>
  <w15:commentEx w15:paraId="56C22443" w15:done="0"/>
  <w15:commentEx w15:paraId="70F5FBFF" w15:done="0"/>
  <w15:commentEx w15:paraId="3126C423" w15:done="0"/>
  <w15:commentEx w15:paraId="627FDCB6" w15:done="0"/>
  <w15:commentEx w15:paraId="0411E91F" w15:done="0"/>
  <w15:commentEx w15:paraId="3E29066E" w15:done="0"/>
  <w15:commentEx w15:paraId="10061A6A" w15:done="0"/>
  <w15:commentEx w15:paraId="46E87E55" w15:done="0"/>
  <w15:commentEx w15:paraId="4095719F" w15:done="0"/>
  <w15:commentEx w15:paraId="4034ABFD" w15:done="0"/>
  <w15:commentEx w15:paraId="3FB6F0D6" w15:done="0"/>
  <w15:commentEx w15:paraId="6842191B" w15:done="0"/>
  <w15:commentEx w15:paraId="4ACA1911" w15:done="0"/>
  <w15:commentEx w15:paraId="46308F78" w15:done="0"/>
  <w15:commentEx w15:paraId="4FFCD6D1" w15:done="0"/>
  <w15:commentEx w15:paraId="31CA032B" w15:done="0"/>
  <w15:commentEx w15:paraId="2DE84A09" w15:done="0"/>
  <w15:commentEx w15:paraId="436D04B3" w15:done="0"/>
  <w15:commentEx w15:paraId="4397E8BE" w15:done="0"/>
  <w15:commentEx w15:paraId="35C890C0" w15:done="0"/>
  <w15:commentEx w15:paraId="6A65D36A" w15:done="0"/>
  <w15:commentEx w15:paraId="5F6C7627" w15:done="0"/>
  <w15:commentEx w15:paraId="5EFD9E8B" w15:done="0"/>
  <w15:commentEx w15:paraId="44B672B5" w15:done="0"/>
  <w15:commentEx w15:paraId="265B5668" w15:done="0"/>
  <w15:commentEx w15:paraId="190EA6A8" w15:done="0"/>
  <w15:commentEx w15:paraId="621C2A76" w15:done="0"/>
  <w15:commentEx w15:paraId="6D95C9E1"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655A1E" w14:textId="77777777" w:rsidR="000F7C1C" w:rsidRDefault="000F7C1C" w:rsidP="000A2634">
      <w:r>
        <w:separator/>
      </w:r>
    </w:p>
  </w:endnote>
  <w:endnote w:type="continuationSeparator" w:id="0">
    <w:p w14:paraId="1ACD8C57" w14:textId="77777777" w:rsidR="000F7C1C" w:rsidRDefault="000F7C1C"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F669CF" w14:textId="77777777" w:rsidR="000F7C1C" w:rsidRDefault="000F7C1C" w:rsidP="000A2634">
      <w:r>
        <w:separator/>
      </w:r>
    </w:p>
  </w:footnote>
  <w:footnote w:type="continuationSeparator" w:id="0">
    <w:p w14:paraId="7938F1CA" w14:textId="77777777" w:rsidR="000F7C1C" w:rsidRDefault="000F7C1C" w:rsidP="000A26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15:restartNumberingAfterBreak="0">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1D90E3B"/>
    <w:multiLevelType w:val="hybridMultilevel"/>
    <w:tmpl w:val="A23A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A4633C"/>
    <w:multiLevelType w:val="hybridMultilevel"/>
    <w:tmpl w:val="3F2615B8"/>
    <w:lvl w:ilvl="0" w:tplc="41548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54429D6"/>
    <w:multiLevelType w:val="hybridMultilevel"/>
    <w:tmpl w:val="655CE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A3515A"/>
    <w:multiLevelType w:val="multilevel"/>
    <w:tmpl w:val="62B097D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6" w15:restartNumberingAfterBreak="0">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5D5B28"/>
    <w:multiLevelType w:val="hybridMultilevel"/>
    <w:tmpl w:val="7C228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9" w15:restartNumberingAfterBreak="0">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A54331"/>
    <w:multiLevelType w:val="hybridMultilevel"/>
    <w:tmpl w:val="609CD88A"/>
    <w:lvl w:ilvl="0" w:tplc="0700F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9B94683"/>
    <w:multiLevelType w:val="hybridMultilevel"/>
    <w:tmpl w:val="0ED8BBE4"/>
    <w:lvl w:ilvl="0" w:tplc="B6903A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3F15C3"/>
    <w:multiLevelType w:val="hybridMultilevel"/>
    <w:tmpl w:val="3A986220"/>
    <w:lvl w:ilvl="0" w:tplc="EB164F76">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DFF22B8"/>
    <w:multiLevelType w:val="hybridMultilevel"/>
    <w:tmpl w:val="5848306C"/>
    <w:lvl w:ilvl="0" w:tplc="3C7230B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C55E99"/>
    <w:multiLevelType w:val="hybridMultilevel"/>
    <w:tmpl w:val="8F6E1A8A"/>
    <w:lvl w:ilvl="0" w:tplc="54F22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7" w15:restartNumberingAfterBreak="0">
    <w:nsid w:val="4F7D267C"/>
    <w:multiLevelType w:val="hybridMultilevel"/>
    <w:tmpl w:val="DD2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90690F"/>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CA19F9"/>
    <w:multiLevelType w:val="hybridMultilevel"/>
    <w:tmpl w:val="351C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D56E1C"/>
    <w:multiLevelType w:val="hybridMultilevel"/>
    <w:tmpl w:val="EF8A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525B4F"/>
    <w:multiLevelType w:val="hybridMultilevel"/>
    <w:tmpl w:val="F9CEEB44"/>
    <w:lvl w:ilvl="0" w:tplc="47FC182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25B8554C">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FEF45F1"/>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6"/>
  </w:num>
  <w:num w:numId="4">
    <w:abstractNumId w:val="1"/>
  </w:num>
  <w:num w:numId="5">
    <w:abstractNumId w:val="0"/>
  </w:num>
  <w:num w:numId="6">
    <w:abstractNumId w:val="6"/>
  </w:num>
  <w:num w:numId="7">
    <w:abstractNumId w:val="25"/>
  </w:num>
  <w:num w:numId="8">
    <w:abstractNumId w:val="9"/>
  </w:num>
  <w:num w:numId="9">
    <w:abstractNumId w:val="12"/>
  </w:num>
  <w:num w:numId="10">
    <w:abstractNumId w:val="20"/>
  </w:num>
  <w:num w:numId="11">
    <w:abstractNumId w:val="23"/>
  </w:num>
  <w:num w:numId="12">
    <w:abstractNumId w:val="17"/>
  </w:num>
  <w:num w:numId="13">
    <w:abstractNumId w:val="22"/>
  </w:num>
  <w:num w:numId="14">
    <w:abstractNumId w:val="10"/>
  </w:num>
  <w:num w:numId="15">
    <w:abstractNumId w:val="3"/>
  </w:num>
  <w:num w:numId="16">
    <w:abstractNumId w:val="15"/>
  </w:num>
  <w:num w:numId="17">
    <w:abstractNumId w:val="7"/>
  </w:num>
  <w:num w:numId="18">
    <w:abstractNumId w:val="11"/>
  </w:num>
  <w:num w:numId="19">
    <w:abstractNumId w:val="14"/>
  </w:num>
  <w:num w:numId="20">
    <w:abstractNumId w:val="24"/>
  </w:num>
  <w:num w:numId="21">
    <w:abstractNumId w:val="21"/>
  </w:num>
  <w:num w:numId="22">
    <w:abstractNumId w:val="4"/>
  </w:num>
  <w:num w:numId="23">
    <w:abstractNumId w:val="19"/>
  </w:num>
  <w:num w:numId="24">
    <w:abstractNumId w:val="13"/>
  </w:num>
  <w:num w:numId="25">
    <w:abstractNumId w:val="18"/>
  </w:num>
  <w:num w:numId="26">
    <w:abstractNumId w:val="2"/>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ulvatunyou, Boonserm (Fed)">
    <w15:presenceInfo w15:providerId="AD" w15:userId="S-1-5-21-1908027396-2059629336-315576832-52830"/>
  </w15:person>
  <w15:person w15:author="Kulvatunyou, Boonserm (Fed) [2]">
    <w15:presenceInfo w15:providerId="AD" w15:userId="S-1-5-21-1908027396-2059629336-315576832-528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doNotTrackFormatting/>
  <w:defaultTabStop w:val="720"/>
  <w:autoHyphenation/>
  <w:hyphenationZone w:val="400"/>
  <w:doNotHyphenateCaps/>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0BD"/>
    <w:rsid w:val="00000A2F"/>
    <w:rsid w:val="00001247"/>
    <w:rsid w:val="00003CDF"/>
    <w:rsid w:val="000047FD"/>
    <w:rsid w:val="00005152"/>
    <w:rsid w:val="00005AA1"/>
    <w:rsid w:val="00006AC1"/>
    <w:rsid w:val="00010AA4"/>
    <w:rsid w:val="00012293"/>
    <w:rsid w:val="00013618"/>
    <w:rsid w:val="0001365F"/>
    <w:rsid w:val="0001394D"/>
    <w:rsid w:val="00015656"/>
    <w:rsid w:val="00016807"/>
    <w:rsid w:val="0002031D"/>
    <w:rsid w:val="00021BAE"/>
    <w:rsid w:val="000228BA"/>
    <w:rsid w:val="0002349C"/>
    <w:rsid w:val="000239AA"/>
    <w:rsid w:val="00024172"/>
    <w:rsid w:val="0002491D"/>
    <w:rsid w:val="00024A1F"/>
    <w:rsid w:val="00025339"/>
    <w:rsid w:val="00025A40"/>
    <w:rsid w:val="00026403"/>
    <w:rsid w:val="000264B3"/>
    <w:rsid w:val="00027006"/>
    <w:rsid w:val="000277E6"/>
    <w:rsid w:val="00027883"/>
    <w:rsid w:val="00030FE9"/>
    <w:rsid w:val="000313FF"/>
    <w:rsid w:val="00031B35"/>
    <w:rsid w:val="00036E35"/>
    <w:rsid w:val="00041E02"/>
    <w:rsid w:val="00043675"/>
    <w:rsid w:val="00044404"/>
    <w:rsid w:val="00044C4E"/>
    <w:rsid w:val="00044DDC"/>
    <w:rsid w:val="0004738B"/>
    <w:rsid w:val="000473DA"/>
    <w:rsid w:val="0004794B"/>
    <w:rsid w:val="00047E88"/>
    <w:rsid w:val="0005364C"/>
    <w:rsid w:val="00053C8D"/>
    <w:rsid w:val="00053DFA"/>
    <w:rsid w:val="0005411D"/>
    <w:rsid w:val="0005458F"/>
    <w:rsid w:val="00056C42"/>
    <w:rsid w:val="000575AE"/>
    <w:rsid w:val="000606AD"/>
    <w:rsid w:val="00061D51"/>
    <w:rsid w:val="00061DC0"/>
    <w:rsid w:val="00063568"/>
    <w:rsid w:val="00063AB3"/>
    <w:rsid w:val="00063C19"/>
    <w:rsid w:val="00064BF1"/>
    <w:rsid w:val="00064D1F"/>
    <w:rsid w:val="00064FD5"/>
    <w:rsid w:val="00066DFE"/>
    <w:rsid w:val="0006752D"/>
    <w:rsid w:val="00067F39"/>
    <w:rsid w:val="00067FE1"/>
    <w:rsid w:val="00070242"/>
    <w:rsid w:val="000706A2"/>
    <w:rsid w:val="0007108E"/>
    <w:rsid w:val="000713C5"/>
    <w:rsid w:val="00071EC8"/>
    <w:rsid w:val="0007267D"/>
    <w:rsid w:val="00072832"/>
    <w:rsid w:val="00072E1C"/>
    <w:rsid w:val="00073D22"/>
    <w:rsid w:val="00075E2D"/>
    <w:rsid w:val="0007613D"/>
    <w:rsid w:val="00077556"/>
    <w:rsid w:val="00082277"/>
    <w:rsid w:val="00082390"/>
    <w:rsid w:val="0008265C"/>
    <w:rsid w:val="00083AB6"/>
    <w:rsid w:val="0008518E"/>
    <w:rsid w:val="00086E98"/>
    <w:rsid w:val="00087658"/>
    <w:rsid w:val="00087F74"/>
    <w:rsid w:val="00091624"/>
    <w:rsid w:val="00092154"/>
    <w:rsid w:val="00093299"/>
    <w:rsid w:val="00094AF8"/>
    <w:rsid w:val="00095329"/>
    <w:rsid w:val="00095621"/>
    <w:rsid w:val="000959AC"/>
    <w:rsid w:val="00096267"/>
    <w:rsid w:val="00096952"/>
    <w:rsid w:val="00096DC6"/>
    <w:rsid w:val="00097A93"/>
    <w:rsid w:val="000A0929"/>
    <w:rsid w:val="000A10D1"/>
    <w:rsid w:val="000A20D9"/>
    <w:rsid w:val="000A2634"/>
    <w:rsid w:val="000A2806"/>
    <w:rsid w:val="000A2BB4"/>
    <w:rsid w:val="000A2DBE"/>
    <w:rsid w:val="000A4A0E"/>
    <w:rsid w:val="000A5DF5"/>
    <w:rsid w:val="000A68C8"/>
    <w:rsid w:val="000A71BB"/>
    <w:rsid w:val="000A7D41"/>
    <w:rsid w:val="000A7EBC"/>
    <w:rsid w:val="000B01AC"/>
    <w:rsid w:val="000B1331"/>
    <w:rsid w:val="000B58BA"/>
    <w:rsid w:val="000B5A18"/>
    <w:rsid w:val="000B636E"/>
    <w:rsid w:val="000B73E4"/>
    <w:rsid w:val="000C019A"/>
    <w:rsid w:val="000C1917"/>
    <w:rsid w:val="000C195B"/>
    <w:rsid w:val="000C2228"/>
    <w:rsid w:val="000C2CD1"/>
    <w:rsid w:val="000C2CFB"/>
    <w:rsid w:val="000C2E3C"/>
    <w:rsid w:val="000C37E0"/>
    <w:rsid w:val="000C3DBB"/>
    <w:rsid w:val="000C40B1"/>
    <w:rsid w:val="000C4434"/>
    <w:rsid w:val="000C4A03"/>
    <w:rsid w:val="000C68DC"/>
    <w:rsid w:val="000D1A5B"/>
    <w:rsid w:val="000D1DB3"/>
    <w:rsid w:val="000D21A7"/>
    <w:rsid w:val="000D435A"/>
    <w:rsid w:val="000D477D"/>
    <w:rsid w:val="000D5145"/>
    <w:rsid w:val="000D53E4"/>
    <w:rsid w:val="000D541D"/>
    <w:rsid w:val="000D58F6"/>
    <w:rsid w:val="000D608F"/>
    <w:rsid w:val="000D6437"/>
    <w:rsid w:val="000D692F"/>
    <w:rsid w:val="000D781A"/>
    <w:rsid w:val="000D7B60"/>
    <w:rsid w:val="000E1828"/>
    <w:rsid w:val="000E21F6"/>
    <w:rsid w:val="000E2679"/>
    <w:rsid w:val="000E4334"/>
    <w:rsid w:val="000E4FD9"/>
    <w:rsid w:val="000E507A"/>
    <w:rsid w:val="000E5720"/>
    <w:rsid w:val="000E5E34"/>
    <w:rsid w:val="000E5F43"/>
    <w:rsid w:val="000E63C6"/>
    <w:rsid w:val="000E64BC"/>
    <w:rsid w:val="000E6B57"/>
    <w:rsid w:val="000E7E33"/>
    <w:rsid w:val="000F06FB"/>
    <w:rsid w:val="000F0EB3"/>
    <w:rsid w:val="000F3769"/>
    <w:rsid w:val="000F37A1"/>
    <w:rsid w:val="000F47AE"/>
    <w:rsid w:val="000F4A6F"/>
    <w:rsid w:val="000F57F3"/>
    <w:rsid w:val="000F5EDC"/>
    <w:rsid w:val="000F6AB2"/>
    <w:rsid w:val="000F7888"/>
    <w:rsid w:val="000F79E5"/>
    <w:rsid w:val="000F7C1C"/>
    <w:rsid w:val="000F7E30"/>
    <w:rsid w:val="001018E7"/>
    <w:rsid w:val="00102168"/>
    <w:rsid w:val="0010379F"/>
    <w:rsid w:val="00103D85"/>
    <w:rsid w:val="00104B61"/>
    <w:rsid w:val="00105CC4"/>
    <w:rsid w:val="0010602C"/>
    <w:rsid w:val="001060A5"/>
    <w:rsid w:val="00110356"/>
    <w:rsid w:val="00110F95"/>
    <w:rsid w:val="00111040"/>
    <w:rsid w:val="0011182D"/>
    <w:rsid w:val="0011183F"/>
    <w:rsid w:val="00112B28"/>
    <w:rsid w:val="00112CB2"/>
    <w:rsid w:val="00113749"/>
    <w:rsid w:val="00113FC5"/>
    <w:rsid w:val="00114018"/>
    <w:rsid w:val="00116141"/>
    <w:rsid w:val="001200AF"/>
    <w:rsid w:val="00121C2C"/>
    <w:rsid w:val="00126D75"/>
    <w:rsid w:val="00127238"/>
    <w:rsid w:val="0013079D"/>
    <w:rsid w:val="001313D8"/>
    <w:rsid w:val="0013228F"/>
    <w:rsid w:val="00134CF7"/>
    <w:rsid w:val="00135B14"/>
    <w:rsid w:val="00135DB4"/>
    <w:rsid w:val="00136CCB"/>
    <w:rsid w:val="00140327"/>
    <w:rsid w:val="00140B07"/>
    <w:rsid w:val="00140CA5"/>
    <w:rsid w:val="00140D7D"/>
    <w:rsid w:val="001417DE"/>
    <w:rsid w:val="00142086"/>
    <w:rsid w:val="0014329D"/>
    <w:rsid w:val="001436F2"/>
    <w:rsid w:val="00145BBF"/>
    <w:rsid w:val="0014600A"/>
    <w:rsid w:val="001463FD"/>
    <w:rsid w:val="0015097E"/>
    <w:rsid w:val="00150F29"/>
    <w:rsid w:val="00150F71"/>
    <w:rsid w:val="00151187"/>
    <w:rsid w:val="001513AB"/>
    <w:rsid w:val="001514F1"/>
    <w:rsid w:val="00153682"/>
    <w:rsid w:val="001537DB"/>
    <w:rsid w:val="00153E5F"/>
    <w:rsid w:val="00153F6F"/>
    <w:rsid w:val="001540AA"/>
    <w:rsid w:val="00154D4F"/>
    <w:rsid w:val="001551E4"/>
    <w:rsid w:val="0015642F"/>
    <w:rsid w:val="001571B8"/>
    <w:rsid w:val="00161A5F"/>
    <w:rsid w:val="00163180"/>
    <w:rsid w:val="00163F21"/>
    <w:rsid w:val="0016491E"/>
    <w:rsid w:val="00165211"/>
    <w:rsid w:val="00165B88"/>
    <w:rsid w:val="0016615A"/>
    <w:rsid w:val="00166BB3"/>
    <w:rsid w:val="00166BCA"/>
    <w:rsid w:val="001673D4"/>
    <w:rsid w:val="0016775B"/>
    <w:rsid w:val="00170303"/>
    <w:rsid w:val="00170D39"/>
    <w:rsid w:val="00170FF2"/>
    <w:rsid w:val="0017215B"/>
    <w:rsid w:val="001726C7"/>
    <w:rsid w:val="00172D41"/>
    <w:rsid w:val="00173009"/>
    <w:rsid w:val="00173095"/>
    <w:rsid w:val="00174F9E"/>
    <w:rsid w:val="00175BFE"/>
    <w:rsid w:val="00175FFF"/>
    <w:rsid w:val="001816F4"/>
    <w:rsid w:val="00182170"/>
    <w:rsid w:val="0018282C"/>
    <w:rsid w:val="00182CD0"/>
    <w:rsid w:val="00182E51"/>
    <w:rsid w:val="0018368E"/>
    <w:rsid w:val="00184440"/>
    <w:rsid w:val="00184D2C"/>
    <w:rsid w:val="00184EE5"/>
    <w:rsid w:val="001858C8"/>
    <w:rsid w:val="00185992"/>
    <w:rsid w:val="001873AD"/>
    <w:rsid w:val="001904AE"/>
    <w:rsid w:val="00190F0A"/>
    <w:rsid w:val="00191A85"/>
    <w:rsid w:val="00192DAC"/>
    <w:rsid w:val="00192E4A"/>
    <w:rsid w:val="0019501F"/>
    <w:rsid w:val="00195470"/>
    <w:rsid w:val="00197166"/>
    <w:rsid w:val="001978EB"/>
    <w:rsid w:val="001A0BB2"/>
    <w:rsid w:val="001A0FF9"/>
    <w:rsid w:val="001A2727"/>
    <w:rsid w:val="001A357A"/>
    <w:rsid w:val="001A3E9E"/>
    <w:rsid w:val="001A404B"/>
    <w:rsid w:val="001A4287"/>
    <w:rsid w:val="001A4818"/>
    <w:rsid w:val="001A65B4"/>
    <w:rsid w:val="001A791F"/>
    <w:rsid w:val="001A7DC9"/>
    <w:rsid w:val="001B0DEF"/>
    <w:rsid w:val="001B0F02"/>
    <w:rsid w:val="001B16CA"/>
    <w:rsid w:val="001B22ED"/>
    <w:rsid w:val="001B438D"/>
    <w:rsid w:val="001B55CD"/>
    <w:rsid w:val="001B586F"/>
    <w:rsid w:val="001B6D23"/>
    <w:rsid w:val="001B7953"/>
    <w:rsid w:val="001B7D2F"/>
    <w:rsid w:val="001C1CB0"/>
    <w:rsid w:val="001C29B5"/>
    <w:rsid w:val="001C33BC"/>
    <w:rsid w:val="001C4049"/>
    <w:rsid w:val="001C6FFA"/>
    <w:rsid w:val="001D0350"/>
    <w:rsid w:val="001D04FD"/>
    <w:rsid w:val="001D0626"/>
    <w:rsid w:val="001D0BCB"/>
    <w:rsid w:val="001D2429"/>
    <w:rsid w:val="001D2935"/>
    <w:rsid w:val="001D3BF2"/>
    <w:rsid w:val="001D4B7B"/>
    <w:rsid w:val="001D4E2C"/>
    <w:rsid w:val="001D5A56"/>
    <w:rsid w:val="001D68CE"/>
    <w:rsid w:val="001D743B"/>
    <w:rsid w:val="001D7499"/>
    <w:rsid w:val="001D760A"/>
    <w:rsid w:val="001D7C61"/>
    <w:rsid w:val="001E0A0B"/>
    <w:rsid w:val="001E2C45"/>
    <w:rsid w:val="001E35F8"/>
    <w:rsid w:val="001E3B65"/>
    <w:rsid w:val="001E51E2"/>
    <w:rsid w:val="001E54AD"/>
    <w:rsid w:val="001E5C89"/>
    <w:rsid w:val="001E643F"/>
    <w:rsid w:val="001E6CDB"/>
    <w:rsid w:val="001F0600"/>
    <w:rsid w:val="001F0A73"/>
    <w:rsid w:val="001F10A4"/>
    <w:rsid w:val="001F13E7"/>
    <w:rsid w:val="001F20D1"/>
    <w:rsid w:val="001F348C"/>
    <w:rsid w:val="001F3B3E"/>
    <w:rsid w:val="001F4346"/>
    <w:rsid w:val="001F6878"/>
    <w:rsid w:val="001F6B1B"/>
    <w:rsid w:val="00201961"/>
    <w:rsid w:val="00202932"/>
    <w:rsid w:val="00203202"/>
    <w:rsid w:val="00204597"/>
    <w:rsid w:val="00205C95"/>
    <w:rsid w:val="002073DD"/>
    <w:rsid w:val="00207824"/>
    <w:rsid w:val="00210590"/>
    <w:rsid w:val="00210591"/>
    <w:rsid w:val="00211350"/>
    <w:rsid w:val="00211736"/>
    <w:rsid w:val="002123C2"/>
    <w:rsid w:val="00212641"/>
    <w:rsid w:val="00212DF9"/>
    <w:rsid w:val="00213305"/>
    <w:rsid w:val="00213CB1"/>
    <w:rsid w:val="00213DEC"/>
    <w:rsid w:val="00214A17"/>
    <w:rsid w:val="002156A8"/>
    <w:rsid w:val="00217719"/>
    <w:rsid w:val="0022001D"/>
    <w:rsid w:val="00220891"/>
    <w:rsid w:val="00220F00"/>
    <w:rsid w:val="002214D8"/>
    <w:rsid w:val="002224A4"/>
    <w:rsid w:val="00223C4A"/>
    <w:rsid w:val="0022458D"/>
    <w:rsid w:val="002249A3"/>
    <w:rsid w:val="00225519"/>
    <w:rsid w:val="00225A1E"/>
    <w:rsid w:val="00226B1A"/>
    <w:rsid w:val="00227488"/>
    <w:rsid w:val="00230C2A"/>
    <w:rsid w:val="00231C91"/>
    <w:rsid w:val="0023242C"/>
    <w:rsid w:val="00233273"/>
    <w:rsid w:val="002332AE"/>
    <w:rsid w:val="002335D8"/>
    <w:rsid w:val="002335FD"/>
    <w:rsid w:val="00234106"/>
    <w:rsid w:val="002366C2"/>
    <w:rsid w:val="00240186"/>
    <w:rsid w:val="002404B9"/>
    <w:rsid w:val="00240550"/>
    <w:rsid w:val="00240782"/>
    <w:rsid w:val="00240D6D"/>
    <w:rsid w:val="00242514"/>
    <w:rsid w:val="00242A63"/>
    <w:rsid w:val="00245C56"/>
    <w:rsid w:val="0024759A"/>
    <w:rsid w:val="00250778"/>
    <w:rsid w:val="002527FF"/>
    <w:rsid w:val="00252D16"/>
    <w:rsid w:val="00253D21"/>
    <w:rsid w:val="002575F6"/>
    <w:rsid w:val="00261697"/>
    <w:rsid w:val="0026252C"/>
    <w:rsid w:val="00262CEC"/>
    <w:rsid w:val="0026309F"/>
    <w:rsid w:val="00263B6B"/>
    <w:rsid w:val="00264A5A"/>
    <w:rsid w:val="002650E4"/>
    <w:rsid w:val="002655AE"/>
    <w:rsid w:val="00265D4F"/>
    <w:rsid w:val="0026607F"/>
    <w:rsid w:val="00267317"/>
    <w:rsid w:val="00267870"/>
    <w:rsid w:val="00271C30"/>
    <w:rsid w:val="00272320"/>
    <w:rsid w:val="002723B0"/>
    <w:rsid w:val="0027293E"/>
    <w:rsid w:val="002730CD"/>
    <w:rsid w:val="002737BB"/>
    <w:rsid w:val="00274271"/>
    <w:rsid w:val="00274978"/>
    <w:rsid w:val="00275C26"/>
    <w:rsid w:val="00276799"/>
    <w:rsid w:val="00276A99"/>
    <w:rsid w:val="002803B5"/>
    <w:rsid w:val="002809A9"/>
    <w:rsid w:val="002814A1"/>
    <w:rsid w:val="0028162A"/>
    <w:rsid w:val="002819A7"/>
    <w:rsid w:val="00281C1B"/>
    <w:rsid w:val="002858A6"/>
    <w:rsid w:val="00285A2F"/>
    <w:rsid w:val="00285DCC"/>
    <w:rsid w:val="00285EEF"/>
    <w:rsid w:val="00286D0A"/>
    <w:rsid w:val="00287363"/>
    <w:rsid w:val="00287E42"/>
    <w:rsid w:val="00291025"/>
    <w:rsid w:val="002912C6"/>
    <w:rsid w:val="002913E8"/>
    <w:rsid w:val="0029278E"/>
    <w:rsid w:val="0029390F"/>
    <w:rsid w:val="00293B39"/>
    <w:rsid w:val="00293EEB"/>
    <w:rsid w:val="00294829"/>
    <w:rsid w:val="00295683"/>
    <w:rsid w:val="00296537"/>
    <w:rsid w:val="00297BF1"/>
    <w:rsid w:val="002A22B1"/>
    <w:rsid w:val="002A23EB"/>
    <w:rsid w:val="002A37E7"/>
    <w:rsid w:val="002A3D59"/>
    <w:rsid w:val="002A51CE"/>
    <w:rsid w:val="002A668E"/>
    <w:rsid w:val="002A6ECF"/>
    <w:rsid w:val="002A75C6"/>
    <w:rsid w:val="002A7896"/>
    <w:rsid w:val="002A7C7A"/>
    <w:rsid w:val="002B066A"/>
    <w:rsid w:val="002B1587"/>
    <w:rsid w:val="002B1768"/>
    <w:rsid w:val="002B2A8A"/>
    <w:rsid w:val="002B2ED6"/>
    <w:rsid w:val="002B3165"/>
    <w:rsid w:val="002B3472"/>
    <w:rsid w:val="002B4998"/>
    <w:rsid w:val="002B6097"/>
    <w:rsid w:val="002B64C1"/>
    <w:rsid w:val="002B660F"/>
    <w:rsid w:val="002B7A61"/>
    <w:rsid w:val="002B7C8C"/>
    <w:rsid w:val="002C0A40"/>
    <w:rsid w:val="002C186D"/>
    <w:rsid w:val="002C41D3"/>
    <w:rsid w:val="002C4DD3"/>
    <w:rsid w:val="002C54F1"/>
    <w:rsid w:val="002C5527"/>
    <w:rsid w:val="002C672F"/>
    <w:rsid w:val="002C7CF0"/>
    <w:rsid w:val="002D0495"/>
    <w:rsid w:val="002D0DE2"/>
    <w:rsid w:val="002D26F5"/>
    <w:rsid w:val="002D379E"/>
    <w:rsid w:val="002D3A91"/>
    <w:rsid w:val="002D3D4B"/>
    <w:rsid w:val="002D46DA"/>
    <w:rsid w:val="002D5407"/>
    <w:rsid w:val="002D5E53"/>
    <w:rsid w:val="002D7142"/>
    <w:rsid w:val="002D7599"/>
    <w:rsid w:val="002E0463"/>
    <w:rsid w:val="002E0DA2"/>
    <w:rsid w:val="002E1464"/>
    <w:rsid w:val="002E273C"/>
    <w:rsid w:val="002E2E46"/>
    <w:rsid w:val="002E39B6"/>
    <w:rsid w:val="002E46A5"/>
    <w:rsid w:val="002E5827"/>
    <w:rsid w:val="002E6CB4"/>
    <w:rsid w:val="002E6FAE"/>
    <w:rsid w:val="002E7C09"/>
    <w:rsid w:val="002F1AB9"/>
    <w:rsid w:val="002F1CC2"/>
    <w:rsid w:val="002F5A6B"/>
    <w:rsid w:val="002F5BF9"/>
    <w:rsid w:val="002F5C8D"/>
    <w:rsid w:val="002F69A2"/>
    <w:rsid w:val="002F6B00"/>
    <w:rsid w:val="002F746E"/>
    <w:rsid w:val="002F7A38"/>
    <w:rsid w:val="00300094"/>
    <w:rsid w:val="00300170"/>
    <w:rsid w:val="00300C7F"/>
    <w:rsid w:val="00301B9A"/>
    <w:rsid w:val="00301FAF"/>
    <w:rsid w:val="0030337C"/>
    <w:rsid w:val="0030351C"/>
    <w:rsid w:val="003037D4"/>
    <w:rsid w:val="00304FDF"/>
    <w:rsid w:val="003058EF"/>
    <w:rsid w:val="00305B24"/>
    <w:rsid w:val="00305BF9"/>
    <w:rsid w:val="00305E73"/>
    <w:rsid w:val="00305F4F"/>
    <w:rsid w:val="0030614E"/>
    <w:rsid w:val="00306246"/>
    <w:rsid w:val="00307C69"/>
    <w:rsid w:val="00310B29"/>
    <w:rsid w:val="003110A6"/>
    <w:rsid w:val="0031188C"/>
    <w:rsid w:val="00312143"/>
    <w:rsid w:val="003122A0"/>
    <w:rsid w:val="00312E73"/>
    <w:rsid w:val="00313452"/>
    <w:rsid w:val="0031466E"/>
    <w:rsid w:val="00314786"/>
    <w:rsid w:val="00314A0F"/>
    <w:rsid w:val="00315B6B"/>
    <w:rsid w:val="00316457"/>
    <w:rsid w:val="0031681A"/>
    <w:rsid w:val="003172B3"/>
    <w:rsid w:val="00317B1F"/>
    <w:rsid w:val="00320BB6"/>
    <w:rsid w:val="0032213F"/>
    <w:rsid w:val="003229D7"/>
    <w:rsid w:val="003239F5"/>
    <w:rsid w:val="0032483F"/>
    <w:rsid w:val="003250C9"/>
    <w:rsid w:val="003259DC"/>
    <w:rsid w:val="003261AD"/>
    <w:rsid w:val="00327046"/>
    <w:rsid w:val="00330663"/>
    <w:rsid w:val="0033077A"/>
    <w:rsid w:val="00330E55"/>
    <w:rsid w:val="0033268B"/>
    <w:rsid w:val="00332CCB"/>
    <w:rsid w:val="00332FD2"/>
    <w:rsid w:val="00333A77"/>
    <w:rsid w:val="00333B1D"/>
    <w:rsid w:val="00333D21"/>
    <w:rsid w:val="0033677A"/>
    <w:rsid w:val="00337C0A"/>
    <w:rsid w:val="00337D26"/>
    <w:rsid w:val="003402A4"/>
    <w:rsid w:val="00340439"/>
    <w:rsid w:val="0034056B"/>
    <w:rsid w:val="00340902"/>
    <w:rsid w:val="00341B05"/>
    <w:rsid w:val="003428EF"/>
    <w:rsid w:val="0034329A"/>
    <w:rsid w:val="00344670"/>
    <w:rsid w:val="00344770"/>
    <w:rsid w:val="00345725"/>
    <w:rsid w:val="00345EA8"/>
    <w:rsid w:val="003517C5"/>
    <w:rsid w:val="00352E8A"/>
    <w:rsid w:val="00353160"/>
    <w:rsid w:val="00353AB7"/>
    <w:rsid w:val="00354B4B"/>
    <w:rsid w:val="003550A8"/>
    <w:rsid w:val="00356594"/>
    <w:rsid w:val="00356CE0"/>
    <w:rsid w:val="003577BC"/>
    <w:rsid w:val="00357F68"/>
    <w:rsid w:val="00361C87"/>
    <w:rsid w:val="003621DA"/>
    <w:rsid w:val="00364058"/>
    <w:rsid w:val="0036519E"/>
    <w:rsid w:val="00366FD5"/>
    <w:rsid w:val="003705EB"/>
    <w:rsid w:val="0037177A"/>
    <w:rsid w:val="00371997"/>
    <w:rsid w:val="003725C1"/>
    <w:rsid w:val="00373494"/>
    <w:rsid w:val="0037447F"/>
    <w:rsid w:val="00374F8A"/>
    <w:rsid w:val="003767FB"/>
    <w:rsid w:val="00376D8A"/>
    <w:rsid w:val="0038003E"/>
    <w:rsid w:val="00380544"/>
    <w:rsid w:val="0038268E"/>
    <w:rsid w:val="00382EF7"/>
    <w:rsid w:val="003830F9"/>
    <w:rsid w:val="00383D33"/>
    <w:rsid w:val="0038490E"/>
    <w:rsid w:val="0038587B"/>
    <w:rsid w:val="00385AAF"/>
    <w:rsid w:val="00387A31"/>
    <w:rsid w:val="00387EF3"/>
    <w:rsid w:val="0039107C"/>
    <w:rsid w:val="00391B3C"/>
    <w:rsid w:val="00393691"/>
    <w:rsid w:val="00393A6C"/>
    <w:rsid w:val="00393D2F"/>
    <w:rsid w:val="0039440D"/>
    <w:rsid w:val="00395CCF"/>
    <w:rsid w:val="00395EA9"/>
    <w:rsid w:val="003965EA"/>
    <w:rsid w:val="00396E5A"/>
    <w:rsid w:val="003A128A"/>
    <w:rsid w:val="003A1C99"/>
    <w:rsid w:val="003A27FD"/>
    <w:rsid w:val="003A2DB6"/>
    <w:rsid w:val="003A2E42"/>
    <w:rsid w:val="003A3F66"/>
    <w:rsid w:val="003A4AEB"/>
    <w:rsid w:val="003A5704"/>
    <w:rsid w:val="003A646F"/>
    <w:rsid w:val="003A66D8"/>
    <w:rsid w:val="003A73CA"/>
    <w:rsid w:val="003A741D"/>
    <w:rsid w:val="003B3D79"/>
    <w:rsid w:val="003B4196"/>
    <w:rsid w:val="003B53E3"/>
    <w:rsid w:val="003B5429"/>
    <w:rsid w:val="003B5DB5"/>
    <w:rsid w:val="003B65C7"/>
    <w:rsid w:val="003B7204"/>
    <w:rsid w:val="003B7956"/>
    <w:rsid w:val="003B7BB2"/>
    <w:rsid w:val="003B7E1D"/>
    <w:rsid w:val="003C092E"/>
    <w:rsid w:val="003C0EA7"/>
    <w:rsid w:val="003C1CAB"/>
    <w:rsid w:val="003C2821"/>
    <w:rsid w:val="003C2A41"/>
    <w:rsid w:val="003C2A52"/>
    <w:rsid w:val="003C63C1"/>
    <w:rsid w:val="003C7CC3"/>
    <w:rsid w:val="003C7F02"/>
    <w:rsid w:val="003D006D"/>
    <w:rsid w:val="003D0385"/>
    <w:rsid w:val="003D146F"/>
    <w:rsid w:val="003D31C5"/>
    <w:rsid w:val="003D344D"/>
    <w:rsid w:val="003D6C7E"/>
    <w:rsid w:val="003E0061"/>
    <w:rsid w:val="003E03DA"/>
    <w:rsid w:val="003E080D"/>
    <w:rsid w:val="003E1735"/>
    <w:rsid w:val="003E1873"/>
    <w:rsid w:val="003E25FA"/>
    <w:rsid w:val="003E26AF"/>
    <w:rsid w:val="003E3587"/>
    <w:rsid w:val="003E3599"/>
    <w:rsid w:val="003E38DD"/>
    <w:rsid w:val="003E38FD"/>
    <w:rsid w:val="003E4B6F"/>
    <w:rsid w:val="003E6B3C"/>
    <w:rsid w:val="003E7CC7"/>
    <w:rsid w:val="003F06EF"/>
    <w:rsid w:val="003F08A0"/>
    <w:rsid w:val="003F1E02"/>
    <w:rsid w:val="003F21B9"/>
    <w:rsid w:val="003F2BA1"/>
    <w:rsid w:val="003F35C8"/>
    <w:rsid w:val="003F4691"/>
    <w:rsid w:val="003F6DF5"/>
    <w:rsid w:val="003F7F36"/>
    <w:rsid w:val="00401A07"/>
    <w:rsid w:val="00402CA1"/>
    <w:rsid w:val="004045CA"/>
    <w:rsid w:val="00404617"/>
    <w:rsid w:val="0040489C"/>
    <w:rsid w:val="0040569A"/>
    <w:rsid w:val="00405DED"/>
    <w:rsid w:val="00405DFB"/>
    <w:rsid w:val="00406BA6"/>
    <w:rsid w:val="004105E7"/>
    <w:rsid w:val="004147C4"/>
    <w:rsid w:val="00417E30"/>
    <w:rsid w:val="0042066A"/>
    <w:rsid w:val="00420B87"/>
    <w:rsid w:val="004214E2"/>
    <w:rsid w:val="004232A5"/>
    <w:rsid w:val="0042361A"/>
    <w:rsid w:val="00424B54"/>
    <w:rsid w:val="00424CC9"/>
    <w:rsid w:val="00424E50"/>
    <w:rsid w:val="00424E81"/>
    <w:rsid w:val="00425493"/>
    <w:rsid w:val="00425675"/>
    <w:rsid w:val="00425EA9"/>
    <w:rsid w:val="0042714F"/>
    <w:rsid w:val="00427B12"/>
    <w:rsid w:val="00427C68"/>
    <w:rsid w:val="00430C5B"/>
    <w:rsid w:val="00431031"/>
    <w:rsid w:val="00431B0C"/>
    <w:rsid w:val="00432D19"/>
    <w:rsid w:val="00433681"/>
    <w:rsid w:val="00433831"/>
    <w:rsid w:val="00434260"/>
    <w:rsid w:val="00434A7A"/>
    <w:rsid w:val="0043522E"/>
    <w:rsid w:val="004357CE"/>
    <w:rsid w:val="00435969"/>
    <w:rsid w:val="00435A64"/>
    <w:rsid w:val="00440906"/>
    <w:rsid w:val="004409CB"/>
    <w:rsid w:val="00440D71"/>
    <w:rsid w:val="00442865"/>
    <w:rsid w:val="00443AE8"/>
    <w:rsid w:val="004452DB"/>
    <w:rsid w:val="004454FD"/>
    <w:rsid w:val="00445F3A"/>
    <w:rsid w:val="004468ED"/>
    <w:rsid w:val="00446F4C"/>
    <w:rsid w:val="00447034"/>
    <w:rsid w:val="00450773"/>
    <w:rsid w:val="00450E00"/>
    <w:rsid w:val="00453AFD"/>
    <w:rsid w:val="004545BB"/>
    <w:rsid w:val="00454AAE"/>
    <w:rsid w:val="004552E6"/>
    <w:rsid w:val="004553E0"/>
    <w:rsid w:val="00456A12"/>
    <w:rsid w:val="00456CEC"/>
    <w:rsid w:val="0045772E"/>
    <w:rsid w:val="00457CE3"/>
    <w:rsid w:val="00460CBB"/>
    <w:rsid w:val="00461DD3"/>
    <w:rsid w:val="0046208A"/>
    <w:rsid w:val="00462B64"/>
    <w:rsid w:val="00462E44"/>
    <w:rsid w:val="004637FD"/>
    <w:rsid w:val="00464897"/>
    <w:rsid w:val="00464D83"/>
    <w:rsid w:val="00465776"/>
    <w:rsid w:val="004660A9"/>
    <w:rsid w:val="0046615E"/>
    <w:rsid w:val="00466318"/>
    <w:rsid w:val="00466A2F"/>
    <w:rsid w:val="004676B3"/>
    <w:rsid w:val="00470BFF"/>
    <w:rsid w:val="00470E88"/>
    <w:rsid w:val="00471D22"/>
    <w:rsid w:val="0047227C"/>
    <w:rsid w:val="00472984"/>
    <w:rsid w:val="0047479A"/>
    <w:rsid w:val="004779D1"/>
    <w:rsid w:val="00481724"/>
    <w:rsid w:val="00482531"/>
    <w:rsid w:val="0048363E"/>
    <w:rsid w:val="00483B6E"/>
    <w:rsid w:val="00483C9B"/>
    <w:rsid w:val="00484321"/>
    <w:rsid w:val="00485452"/>
    <w:rsid w:val="00485B2F"/>
    <w:rsid w:val="00485D64"/>
    <w:rsid w:val="0048701D"/>
    <w:rsid w:val="004901A4"/>
    <w:rsid w:val="00491023"/>
    <w:rsid w:val="004938B0"/>
    <w:rsid w:val="00493C6F"/>
    <w:rsid w:val="00493CB9"/>
    <w:rsid w:val="00494218"/>
    <w:rsid w:val="004951CA"/>
    <w:rsid w:val="00496E7C"/>
    <w:rsid w:val="00496F33"/>
    <w:rsid w:val="00497F5C"/>
    <w:rsid w:val="004A04D4"/>
    <w:rsid w:val="004A115B"/>
    <w:rsid w:val="004A11C5"/>
    <w:rsid w:val="004A1A84"/>
    <w:rsid w:val="004A3E76"/>
    <w:rsid w:val="004A47BA"/>
    <w:rsid w:val="004A6752"/>
    <w:rsid w:val="004A7750"/>
    <w:rsid w:val="004A7E7F"/>
    <w:rsid w:val="004B1C03"/>
    <w:rsid w:val="004B261C"/>
    <w:rsid w:val="004B35CF"/>
    <w:rsid w:val="004B69D1"/>
    <w:rsid w:val="004B6BCF"/>
    <w:rsid w:val="004C1056"/>
    <w:rsid w:val="004C2B6B"/>
    <w:rsid w:val="004C2C56"/>
    <w:rsid w:val="004C2FFD"/>
    <w:rsid w:val="004C4B95"/>
    <w:rsid w:val="004C5753"/>
    <w:rsid w:val="004D0382"/>
    <w:rsid w:val="004D13F5"/>
    <w:rsid w:val="004D181D"/>
    <w:rsid w:val="004D1864"/>
    <w:rsid w:val="004D1C50"/>
    <w:rsid w:val="004D6626"/>
    <w:rsid w:val="004E1B55"/>
    <w:rsid w:val="004E22F2"/>
    <w:rsid w:val="004E2608"/>
    <w:rsid w:val="004E3F7D"/>
    <w:rsid w:val="004E53E7"/>
    <w:rsid w:val="004E619B"/>
    <w:rsid w:val="004F152C"/>
    <w:rsid w:val="004F3218"/>
    <w:rsid w:val="004F35D7"/>
    <w:rsid w:val="004F3713"/>
    <w:rsid w:val="004F43DA"/>
    <w:rsid w:val="004F5647"/>
    <w:rsid w:val="004F67F4"/>
    <w:rsid w:val="004F6B41"/>
    <w:rsid w:val="004F79F6"/>
    <w:rsid w:val="005023B5"/>
    <w:rsid w:val="005026AC"/>
    <w:rsid w:val="00502C5C"/>
    <w:rsid w:val="005032A3"/>
    <w:rsid w:val="00505C10"/>
    <w:rsid w:val="0050733A"/>
    <w:rsid w:val="00507652"/>
    <w:rsid w:val="0051085B"/>
    <w:rsid w:val="00510952"/>
    <w:rsid w:val="00510DCD"/>
    <w:rsid w:val="00511972"/>
    <w:rsid w:val="005123B7"/>
    <w:rsid w:val="00512440"/>
    <w:rsid w:val="0051286D"/>
    <w:rsid w:val="005136B6"/>
    <w:rsid w:val="00513A09"/>
    <w:rsid w:val="00514B05"/>
    <w:rsid w:val="00515891"/>
    <w:rsid w:val="00515F5F"/>
    <w:rsid w:val="00517252"/>
    <w:rsid w:val="00521D18"/>
    <w:rsid w:val="00522491"/>
    <w:rsid w:val="00522FB3"/>
    <w:rsid w:val="00523F98"/>
    <w:rsid w:val="00523FC3"/>
    <w:rsid w:val="00524BE3"/>
    <w:rsid w:val="00525043"/>
    <w:rsid w:val="00526D0C"/>
    <w:rsid w:val="00527961"/>
    <w:rsid w:val="00530652"/>
    <w:rsid w:val="00532155"/>
    <w:rsid w:val="00532E7A"/>
    <w:rsid w:val="005341A5"/>
    <w:rsid w:val="005349C0"/>
    <w:rsid w:val="00534CF1"/>
    <w:rsid w:val="005353C5"/>
    <w:rsid w:val="005373F1"/>
    <w:rsid w:val="005376B5"/>
    <w:rsid w:val="00537CCB"/>
    <w:rsid w:val="005409C5"/>
    <w:rsid w:val="00540DC4"/>
    <w:rsid w:val="00541B21"/>
    <w:rsid w:val="00542E09"/>
    <w:rsid w:val="005431FB"/>
    <w:rsid w:val="0054369B"/>
    <w:rsid w:val="00544C38"/>
    <w:rsid w:val="005454E3"/>
    <w:rsid w:val="00546767"/>
    <w:rsid w:val="005468EE"/>
    <w:rsid w:val="00546C4C"/>
    <w:rsid w:val="00546F13"/>
    <w:rsid w:val="005472B5"/>
    <w:rsid w:val="0054779C"/>
    <w:rsid w:val="00547C5C"/>
    <w:rsid w:val="00550998"/>
    <w:rsid w:val="00550C95"/>
    <w:rsid w:val="00550DC5"/>
    <w:rsid w:val="0055182C"/>
    <w:rsid w:val="0055206F"/>
    <w:rsid w:val="0055234C"/>
    <w:rsid w:val="00553672"/>
    <w:rsid w:val="0055550B"/>
    <w:rsid w:val="00555B4C"/>
    <w:rsid w:val="00556938"/>
    <w:rsid w:val="00556A9C"/>
    <w:rsid w:val="00557678"/>
    <w:rsid w:val="00557BA0"/>
    <w:rsid w:val="00560452"/>
    <w:rsid w:val="005606E1"/>
    <w:rsid w:val="00560761"/>
    <w:rsid w:val="00563A22"/>
    <w:rsid w:val="005649DD"/>
    <w:rsid w:val="00566A15"/>
    <w:rsid w:val="00566B23"/>
    <w:rsid w:val="00567E9B"/>
    <w:rsid w:val="00570165"/>
    <w:rsid w:val="00571764"/>
    <w:rsid w:val="005718EF"/>
    <w:rsid w:val="00572B86"/>
    <w:rsid w:val="0057578F"/>
    <w:rsid w:val="005759B6"/>
    <w:rsid w:val="005763C2"/>
    <w:rsid w:val="00576A68"/>
    <w:rsid w:val="005772C3"/>
    <w:rsid w:val="00581424"/>
    <w:rsid w:val="00581CD1"/>
    <w:rsid w:val="00584DD5"/>
    <w:rsid w:val="00585CF4"/>
    <w:rsid w:val="00586621"/>
    <w:rsid w:val="00591402"/>
    <w:rsid w:val="00591B4E"/>
    <w:rsid w:val="00593376"/>
    <w:rsid w:val="0059372A"/>
    <w:rsid w:val="00594C77"/>
    <w:rsid w:val="00595150"/>
    <w:rsid w:val="00595232"/>
    <w:rsid w:val="00596D62"/>
    <w:rsid w:val="005A04AC"/>
    <w:rsid w:val="005A265D"/>
    <w:rsid w:val="005A27CA"/>
    <w:rsid w:val="005A2F2F"/>
    <w:rsid w:val="005A3A4D"/>
    <w:rsid w:val="005A3EF3"/>
    <w:rsid w:val="005A4D10"/>
    <w:rsid w:val="005A50D6"/>
    <w:rsid w:val="005A58D3"/>
    <w:rsid w:val="005A7515"/>
    <w:rsid w:val="005B000B"/>
    <w:rsid w:val="005B1CDD"/>
    <w:rsid w:val="005B260C"/>
    <w:rsid w:val="005B27CD"/>
    <w:rsid w:val="005B3E38"/>
    <w:rsid w:val="005B4016"/>
    <w:rsid w:val="005B4589"/>
    <w:rsid w:val="005B4655"/>
    <w:rsid w:val="005B51EC"/>
    <w:rsid w:val="005B7791"/>
    <w:rsid w:val="005C0F0F"/>
    <w:rsid w:val="005C17D7"/>
    <w:rsid w:val="005C1E08"/>
    <w:rsid w:val="005C1E94"/>
    <w:rsid w:val="005C461E"/>
    <w:rsid w:val="005C46FF"/>
    <w:rsid w:val="005C5335"/>
    <w:rsid w:val="005C6742"/>
    <w:rsid w:val="005C6796"/>
    <w:rsid w:val="005C685B"/>
    <w:rsid w:val="005C6F49"/>
    <w:rsid w:val="005D013E"/>
    <w:rsid w:val="005D0E58"/>
    <w:rsid w:val="005D1009"/>
    <w:rsid w:val="005D2588"/>
    <w:rsid w:val="005D2D67"/>
    <w:rsid w:val="005D546D"/>
    <w:rsid w:val="005D5F43"/>
    <w:rsid w:val="005D6D99"/>
    <w:rsid w:val="005E0232"/>
    <w:rsid w:val="005E1508"/>
    <w:rsid w:val="005E1D61"/>
    <w:rsid w:val="005E314C"/>
    <w:rsid w:val="005E48E2"/>
    <w:rsid w:val="005E4BB1"/>
    <w:rsid w:val="005E4E35"/>
    <w:rsid w:val="005E69EF"/>
    <w:rsid w:val="005E7659"/>
    <w:rsid w:val="005E7D68"/>
    <w:rsid w:val="005F0DF6"/>
    <w:rsid w:val="005F3978"/>
    <w:rsid w:val="005F5FC3"/>
    <w:rsid w:val="005F6100"/>
    <w:rsid w:val="005F6AE5"/>
    <w:rsid w:val="005F7A8A"/>
    <w:rsid w:val="006010F9"/>
    <w:rsid w:val="00601F9E"/>
    <w:rsid w:val="00602C97"/>
    <w:rsid w:val="00602D01"/>
    <w:rsid w:val="0060374D"/>
    <w:rsid w:val="00603D95"/>
    <w:rsid w:val="00604D84"/>
    <w:rsid w:val="00605669"/>
    <w:rsid w:val="00605A96"/>
    <w:rsid w:val="00607F7D"/>
    <w:rsid w:val="006105FA"/>
    <w:rsid w:val="00611863"/>
    <w:rsid w:val="006122AE"/>
    <w:rsid w:val="0061367A"/>
    <w:rsid w:val="00613BEB"/>
    <w:rsid w:val="006168AF"/>
    <w:rsid w:val="006168C1"/>
    <w:rsid w:val="006171B2"/>
    <w:rsid w:val="006171EB"/>
    <w:rsid w:val="00617B20"/>
    <w:rsid w:val="0062294D"/>
    <w:rsid w:val="00623619"/>
    <w:rsid w:val="00623E60"/>
    <w:rsid w:val="00624429"/>
    <w:rsid w:val="00625043"/>
    <w:rsid w:val="00625BBF"/>
    <w:rsid w:val="00625DC6"/>
    <w:rsid w:val="00627A46"/>
    <w:rsid w:val="00627BB8"/>
    <w:rsid w:val="00627F7B"/>
    <w:rsid w:val="00632666"/>
    <w:rsid w:val="00632C6D"/>
    <w:rsid w:val="006337FB"/>
    <w:rsid w:val="00634266"/>
    <w:rsid w:val="00635499"/>
    <w:rsid w:val="00635505"/>
    <w:rsid w:val="00635B3A"/>
    <w:rsid w:val="006427AD"/>
    <w:rsid w:val="006466AF"/>
    <w:rsid w:val="00647A7E"/>
    <w:rsid w:val="00647B5A"/>
    <w:rsid w:val="00652EFD"/>
    <w:rsid w:val="00653762"/>
    <w:rsid w:val="00653BF8"/>
    <w:rsid w:val="006549A6"/>
    <w:rsid w:val="0065544D"/>
    <w:rsid w:val="006559A9"/>
    <w:rsid w:val="00656369"/>
    <w:rsid w:val="0065708D"/>
    <w:rsid w:val="00657575"/>
    <w:rsid w:val="0065791B"/>
    <w:rsid w:val="00661366"/>
    <w:rsid w:val="00662626"/>
    <w:rsid w:val="00663867"/>
    <w:rsid w:val="00665030"/>
    <w:rsid w:val="006652C4"/>
    <w:rsid w:val="00665D46"/>
    <w:rsid w:val="006700D4"/>
    <w:rsid w:val="006706F8"/>
    <w:rsid w:val="00670E72"/>
    <w:rsid w:val="0067181A"/>
    <w:rsid w:val="00671877"/>
    <w:rsid w:val="00672B6F"/>
    <w:rsid w:val="006738E8"/>
    <w:rsid w:val="00675222"/>
    <w:rsid w:val="00680677"/>
    <w:rsid w:val="006808C7"/>
    <w:rsid w:val="00680A3D"/>
    <w:rsid w:val="00680D5B"/>
    <w:rsid w:val="00680F1C"/>
    <w:rsid w:val="00681760"/>
    <w:rsid w:val="00681D92"/>
    <w:rsid w:val="00681FE3"/>
    <w:rsid w:val="00682AA5"/>
    <w:rsid w:val="00683929"/>
    <w:rsid w:val="006845CE"/>
    <w:rsid w:val="00684F21"/>
    <w:rsid w:val="00687143"/>
    <w:rsid w:val="0068781F"/>
    <w:rsid w:val="00691192"/>
    <w:rsid w:val="0069280F"/>
    <w:rsid w:val="00692EB6"/>
    <w:rsid w:val="00693EC1"/>
    <w:rsid w:val="006958B4"/>
    <w:rsid w:val="006962B3"/>
    <w:rsid w:val="006963F0"/>
    <w:rsid w:val="00697247"/>
    <w:rsid w:val="006A0651"/>
    <w:rsid w:val="006A0E82"/>
    <w:rsid w:val="006A122C"/>
    <w:rsid w:val="006A347D"/>
    <w:rsid w:val="006A34E7"/>
    <w:rsid w:val="006A3553"/>
    <w:rsid w:val="006A451B"/>
    <w:rsid w:val="006A5B11"/>
    <w:rsid w:val="006A5FDF"/>
    <w:rsid w:val="006A61F5"/>
    <w:rsid w:val="006A6A5C"/>
    <w:rsid w:val="006A7A32"/>
    <w:rsid w:val="006B0457"/>
    <w:rsid w:val="006B0C14"/>
    <w:rsid w:val="006B1123"/>
    <w:rsid w:val="006B13DA"/>
    <w:rsid w:val="006B1DAB"/>
    <w:rsid w:val="006B275E"/>
    <w:rsid w:val="006B3939"/>
    <w:rsid w:val="006B4BCE"/>
    <w:rsid w:val="006B4D53"/>
    <w:rsid w:val="006B50C2"/>
    <w:rsid w:val="006B557D"/>
    <w:rsid w:val="006B58E0"/>
    <w:rsid w:val="006B6E38"/>
    <w:rsid w:val="006B7430"/>
    <w:rsid w:val="006B779F"/>
    <w:rsid w:val="006C0928"/>
    <w:rsid w:val="006C19AB"/>
    <w:rsid w:val="006C19D5"/>
    <w:rsid w:val="006C23B0"/>
    <w:rsid w:val="006C3584"/>
    <w:rsid w:val="006C381D"/>
    <w:rsid w:val="006C4D86"/>
    <w:rsid w:val="006C5BEF"/>
    <w:rsid w:val="006C5D3F"/>
    <w:rsid w:val="006C6778"/>
    <w:rsid w:val="006C6E10"/>
    <w:rsid w:val="006C6EF3"/>
    <w:rsid w:val="006D0CEB"/>
    <w:rsid w:val="006D177F"/>
    <w:rsid w:val="006D21AF"/>
    <w:rsid w:val="006D225B"/>
    <w:rsid w:val="006D3CEC"/>
    <w:rsid w:val="006D475D"/>
    <w:rsid w:val="006D48B4"/>
    <w:rsid w:val="006D520D"/>
    <w:rsid w:val="006D551D"/>
    <w:rsid w:val="006D679F"/>
    <w:rsid w:val="006D75C3"/>
    <w:rsid w:val="006E0D20"/>
    <w:rsid w:val="006E322C"/>
    <w:rsid w:val="006E4ADB"/>
    <w:rsid w:val="006E6242"/>
    <w:rsid w:val="006E6E44"/>
    <w:rsid w:val="006E7676"/>
    <w:rsid w:val="006F1463"/>
    <w:rsid w:val="006F21BA"/>
    <w:rsid w:val="006F21E0"/>
    <w:rsid w:val="006F2D31"/>
    <w:rsid w:val="006F3CCD"/>
    <w:rsid w:val="006F4209"/>
    <w:rsid w:val="006F4A24"/>
    <w:rsid w:val="006F5637"/>
    <w:rsid w:val="006F6D42"/>
    <w:rsid w:val="00700731"/>
    <w:rsid w:val="007049FA"/>
    <w:rsid w:val="007054D5"/>
    <w:rsid w:val="00705F36"/>
    <w:rsid w:val="007069BC"/>
    <w:rsid w:val="00710B7E"/>
    <w:rsid w:val="00711401"/>
    <w:rsid w:val="00711470"/>
    <w:rsid w:val="00711B71"/>
    <w:rsid w:val="00711DBF"/>
    <w:rsid w:val="00712436"/>
    <w:rsid w:val="0071315C"/>
    <w:rsid w:val="00713289"/>
    <w:rsid w:val="00713C4E"/>
    <w:rsid w:val="00713FFA"/>
    <w:rsid w:val="007142C4"/>
    <w:rsid w:val="00716258"/>
    <w:rsid w:val="0071688D"/>
    <w:rsid w:val="007177FF"/>
    <w:rsid w:val="007201AE"/>
    <w:rsid w:val="007207A0"/>
    <w:rsid w:val="00721FC6"/>
    <w:rsid w:val="00722654"/>
    <w:rsid w:val="00722762"/>
    <w:rsid w:val="00723894"/>
    <w:rsid w:val="00724057"/>
    <w:rsid w:val="00724B0E"/>
    <w:rsid w:val="00724DE5"/>
    <w:rsid w:val="00724F46"/>
    <w:rsid w:val="00725367"/>
    <w:rsid w:val="00725F3C"/>
    <w:rsid w:val="00726509"/>
    <w:rsid w:val="007269CB"/>
    <w:rsid w:val="00726F9D"/>
    <w:rsid w:val="00727282"/>
    <w:rsid w:val="00727977"/>
    <w:rsid w:val="00727D4A"/>
    <w:rsid w:val="00730231"/>
    <w:rsid w:val="007305F2"/>
    <w:rsid w:val="00730EEE"/>
    <w:rsid w:val="00734D10"/>
    <w:rsid w:val="00735C4E"/>
    <w:rsid w:val="00736ABC"/>
    <w:rsid w:val="00741163"/>
    <w:rsid w:val="00743B29"/>
    <w:rsid w:val="0074478C"/>
    <w:rsid w:val="007457FA"/>
    <w:rsid w:val="00747606"/>
    <w:rsid w:val="0075150A"/>
    <w:rsid w:val="0075380B"/>
    <w:rsid w:val="0075422D"/>
    <w:rsid w:val="00754238"/>
    <w:rsid w:val="00756A28"/>
    <w:rsid w:val="00756ABD"/>
    <w:rsid w:val="007601AE"/>
    <w:rsid w:val="00760306"/>
    <w:rsid w:val="00762F4A"/>
    <w:rsid w:val="007641DA"/>
    <w:rsid w:val="00764834"/>
    <w:rsid w:val="00765623"/>
    <w:rsid w:val="007657CC"/>
    <w:rsid w:val="00765A53"/>
    <w:rsid w:val="00766449"/>
    <w:rsid w:val="00770609"/>
    <w:rsid w:val="00770D06"/>
    <w:rsid w:val="00771BCD"/>
    <w:rsid w:val="00772652"/>
    <w:rsid w:val="00774A05"/>
    <w:rsid w:val="00774A3B"/>
    <w:rsid w:val="00774EC5"/>
    <w:rsid w:val="0077543B"/>
    <w:rsid w:val="007755DE"/>
    <w:rsid w:val="00776945"/>
    <w:rsid w:val="007774AC"/>
    <w:rsid w:val="0077776D"/>
    <w:rsid w:val="007820AB"/>
    <w:rsid w:val="007829DF"/>
    <w:rsid w:val="00782AF5"/>
    <w:rsid w:val="00782BC5"/>
    <w:rsid w:val="007830FF"/>
    <w:rsid w:val="00783CF8"/>
    <w:rsid w:val="007842C8"/>
    <w:rsid w:val="00784943"/>
    <w:rsid w:val="00784D6E"/>
    <w:rsid w:val="0078577C"/>
    <w:rsid w:val="00786196"/>
    <w:rsid w:val="00790295"/>
    <w:rsid w:val="007903EE"/>
    <w:rsid w:val="00791521"/>
    <w:rsid w:val="007916D6"/>
    <w:rsid w:val="00792D47"/>
    <w:rsid w:val="00793C40"/>
    <w:rsid w:val="007944F8"/>
    <w:rsid w:val="0079468D"/>
    <w:rsid w:val="0079476F"/>
    <w:rsid w:val="00794814"/>
    <w:rsid w:val="00796EDF"/>
    <w:rsid w:val="007974B1"/>
    <w:rsid w:val="0079775F"/>
    <w:rsid w:val="007A11A2"/>
    <w:rsid w:val="007A239D"/>
    <w:rsid w:val="007A2F9D"/>
    <w:rsid w:val="007A3A38"/>
    <w:rsid w:val="007A3B8F"/>
    <w:rsid w:val="007A485B"/>
    <w:rsid w:val="007A4EF2"/>
    <w:rsid w:val="007A52E1"/>
    <w:rsid w:val="007A5864"/>
    <w:rsid w:val="007A6CA8"/>
    <w:rsid w:val="007A7BD7"/>
    <w:rsid w:val="007B00CF"/>
    <w:rsid w:val="007B2334"/>
    <w:rsid w:val="007B291F"/>
    <w:rsid w:val="007B319F"/>
    <w:rsid w:val="007B3851"/>
    <w:rsid w:val="007B63E4"/>
    <w:rsid w:val="007B65E3"/>
    <w:rsid w:val="007B6801"/>
    <w:rsid w:val="007B6F24"/>
    <w:rsid w:val="007C0D19"/>
    <w:rsid w:val="007C0D1F"/>
    <w:rsid w:val="007C2AAF"/>
    <w:rsid w:val="007C2F9C"/>
    <w:rsid w:val="007C39AA"/>
    <w:rsid w:val="007C43E7"/>
    <w:rsid w:val="007C600E"/>
    <w:rsid w:val="007D0B1B"/>
    <w:rsid w:val="007D0FF8"/>
    <w:rsid w:val="007D169A"/>
    <w:rsid w:val="007D1E9F"/>
    <w:rsid w:val="007D22F9"/>
    <w:rsid w:val="007D3FB0"/>
    <w:rsid w:val="007D4608"/>
    <w:rsid w:val="007D6ECB"/>
    <w:rsid w:val="007E1666"/>
    <w:rsid w:val="007E26AD"/>
    <w:rsid w:val="007E463F"/>
    <w:rsid w:val="007E5864"/>
    <w:rsid w:val="007E6374"/>
    <w:rsid w:val="007E65E7"/>
    <w:rsid w:val="007F054E"/>
    <w:rsid w:val="007F170A"/>
    <w:rsid w:val="007F22A4"/>
    <w:rsid w:val="007F23E9"/>
    <w:rsid w:val="007F42F3"/>
    <w:rsid w:val="007F72C0"/>
    <w:rsid w:val="007F7711"/>
    <w:rsid w:val="00802CD5"/>
    <w:rsid w:val="00803FFF"/>
    <w:rsid w:val="008050EE"/>
    <w:rsid w:val="008053DA"/>
    <w:rsid w:val="00805F82"/>
    <w:rsid w:val="008062AD"/>
    <w:rsid w:val="00807D64"/>
    <w:rsid w:val="00810C66"/>
    <w:rsid w:val="00810CEA"/>
    <w:rsid w:val="0081140F"/>
    <w:rsid w:val="008126CC"/>
    <w:rsid w:val="00814515"/>
    <w:rsid w:val="008146E2"/>
    <w:rsid w:val="00814EDE"/>
    <w:rsid w:val="0081584C"/>
    <w:rsid w:val="00820575"/>
    <w:rsid w:val="008227A1"/>
    <w:rsid w:val="00822FAC"/>
    <w:rsid w:val="008242B3"/>
    <w:rsid w:val="008245A1"/>
    <w:rsid w:val="008246D0"/>
    <w:rsid w:val="00824B59"/>
    <w:rsid w:val="00824E11"/>
    <w:rsid w:val="0082514F"/>
    <w:rsid w:val="008254C4"/>
    <w:rsid w:val="00827499"/>
    <w:rsid w:val="00827FDA"/>
    <w:rsid w:val="008301D9"/>
    <w:rsid w:val="00832239"/>
    <w:rsid w:val="00832799"/>
    <w:rsid w:val="00833F1B"/>
    <w:rsid w:val="00834BED"/>
    <w:rsid w:val="00836407"/>
    <w:rsid w:val="00837183"/>
    <w:rsid w:val="008402F0"/>
    <w:rsid w:val="00840657"/>
    <w:rsid w:val="0084101E"/>
    <w:rsid w:val="00842102"/>
    <w:rsid w:val="00842E45"/>
    <w:rsid w:val="0084497C"/>
    <w:rsid w:val="00844C63"/>
    <w:rsid w:val="00845AE0"/>
    <w:rsid w:val="0084666B"/>
    <w:rsid w:val="00846A44"/>
    <w:rsid w:val="00847D9A"/>
    <w:rsid w:val="0085094A"/>
    <w:rsid w:val="00851B41"/>
    <w:rsid w:val="00851E4F"/>
    <w:rsid w:val="008528C9"/>
    <w:rsid w:val="00853246"/>
    <w:rsid w:val="00853F6F"/>
    <w:rsid w:val="00854BEB"/>
    <w:rsid w:val="00857257"/>
    <w:rsid w:val="0085748A"/>
    <w:rsid w:val="00857DD5"/>
    <w:rsid w:val="00860F7E"/>
    <w:rsid w:val="00860F82"/>
    <w:rsid w:val="00861171"/>
    <w:rsid w:val="00861B7D"/>
    <w:rsid w:val="00862391"/>
    <w:rsid w:val="00862CC7"/>
    <w:rsid w:val="00863931"/>
    <w:rsid w:val="00863969"/>
    <w:rsid w:val="00863BBB"/>
    <w:rsid w:val="00864C94"/>
    <w:rsid w:val="00864DD4"/>
    <w:rsid w:val="0086536F"/>
    <w:rsid w:val="008656FA"/>
    <w:rsid w:val="00865C9E"/>
    <w:rsid w:val="00870BE4"/>
    <w:rsid w:val="00870C98"/>
    <w:rsid w:val="00872225"/>
    <w:rsid w:val="008730A9"/>
    <w:rsid w:val="00874AAE"/>
    <w:rsid w:val="00874ACB"/>
    <w:rsid w:val="00875BD6"/>
    <w:rsid w:val="00875C39"/>
    <w:rsid w:val="00876631"/>
    <w:rsid w:val="0087674F"/>
    <w:rsid w:val="008767E3"/>
    <w:rsid w:val="00876FBD"/>
    <w:rsid w:val="008770DD"/>
    <w:rsid w:val="0087773E"/>
    <w:rsid w:val="00880A84"/>
    <w:rsid w:val="00881E59"/>
    <w:rsid w:val="00882DDC"/>
    <w:rsid w:val="00883807"/>
    <w:rsid w:val="008854FE"/>
    <w:rsid w:val="00885FB7"/>
    <w:rsid w:val="0088674F"/>
    <w:rsid w:val="008869BF"/>
    <w:rsid w:val="0089174B"/>
    <w:rsid w:val="00892B00"/>
    <w:rsid w:val="0089384F"/>
    <w:rsid w:val="00894D28"/>
    <w:rsid w:val="008957C4"/>
    <w:rsid w:val="00896C0C"/>
    <w:rsid w:val="00897263"/>
    <w:rsid w:val="008A05BD"/>
    <w:rsid w:val="008A0AC5"/>
    <w:rsid w:val="008A17F6"/>
    <w:rsid w:val="008A1A76"/>
    <w:rsid w:val="008A1C18"/>
    <w:rsid w:val="008A2886"/>
    <w:rsid w:val="008A3FEA"/>
    <w:rsid w:val="008A56FE"/>
    <w:rsid w:val="008A5D34"/>
    <w:rsid w:val="008A700E"/>
    <w:rsid w:val="008A7DB9"/>
    <w:rsid w:val="008A7F40"/>
    <w:rsid w:val="008B066F"/>
    <w:rsid w:val="008B296D"/>
    <w:rsid w:val="008B2C79"/>
    <w:rsid w:val="008B3A43"/>
    <w:rsid w:val="008B3BDA"/>
    <w:rsid w:val="008B4A8F"/>
    <w:rsid w:val="008B5D4B"/>
    <w:rsid w:val="008B5DDF"/>
    <w:rsid w:val="008B5EF3"/>
    <w:rsid w:val="008B6307"/>
    <w:rsid w:val="008B7D3E"/>
    <w:rsid w:val="008C0627"/>
    <w:rsid w:val="008C0E16"/>
    <w:rsid w:val="008C12CC"/>
    <w:rsid w:val="008C1373"/>
    <w:rsid w:val="008C4671"/>
    <w:rsid w:val="008C46C0"/>
    <w:rsid w:val="008C5924"/>
    <w:rsid w:val="008C6B3A"/>
    <w:rsid w:val="008C70F5"/>
    <w:rsid w:val="008C7A07"/>
    <w:rsid w:val="008C7EDD"/>
    <w:rsid w:val="008D10CA"/>
    <w:rsid w:val="008D263E"/>
    <w:rsid w:val="008D284C"/>
    <w:rsid w:val="008D3B9E"/>
    <w:rsid w:val="008D416D"/>
    <w:rsid w:val="008D43F2"/>
    <w:rsid w:val="008D4601"/>
    <w:rsid w:val="008D4B74"/>
    <w:rsid w:val="008D6649"/>
    <w:rsid w:val="008D7CDB"/>
    <w:rsid w:val="008E05CF"/>
    <w:rsid w:val="008E0F35"/>
    <w:rsid w:val="008E2483"/>
    <w:rsid w:val="008E3266"/>
    <w:rsid w:val="008E36A2"/>
    <w:rsid w:val="008E3DA2"/>
    <w:rsid w:val="008E3E22"/>
    <w:rsid w:val="008E5633"/>
    <w:rsid w:val="008E6027"/>
    <w:rsid w:val="008E7AFE"/>
    <w:rsid w:val="008E7D67"/>
    <w:rsid w:val="008F03F3"/>
    <w:rsid w:val="008F1CA2"/>
    <w:rsid w:val="008F2EBB"/>
    <w:rsid w:val="008F37FB"/>
    <w:rsid w:val="008F4D7E"/>
    <w:rsid w:val="008F5CCC"/>
    <w:rsid w:val="008F60DE"/>
    <w:rsid w:val="008F6D52"/>
    <w:rsid w:val="00900C8A"/>
    <w:rsid w:val="00901064"/>
    <w:rsid w:val="00901792"/>
    <w:rsid w:val="009030E4"/>
    <w:rsid w:val="00904A3B"/>
    <w:rsid w:val="00904B99"/>
    <w:rsid w:val="00904F4A"/>
    <w:rsid w:val="009053F1"/>
    <w:rsid w:val="009064E6"/>
    <w:rsid w:val="009067F4"/>
    <w:rsid w:val="009105FD"/>
    <w:rsid w:val="00910F91"/>
    <w:rsid w:val="009122C5"/>
    <w:rsid w:val="009123D7"/>
    <w:rsid w:val="00912B34"/>
    <w:rsid w:val="0091353E"/>
    <w:rsid w:val="009143E5"/>
    <w:rsid w:val="00915639"/>
    <w:rsid w:val="0091656A"/>
    <w:rsid w:val="00916CA7"/>
    <w:rsid w:val="0092185A"/>
    <w:rsid w:val="00921AFE"/>
    <w:rsid w:val="00923165"/>
    <w:rsid w:val="00924487"/>
    <w:rsid w:val="00924F5B"/>
    <w:rsid w:val="00925C73"/>
    <w:rsid w:val="0092616B"/>
    <w:rsid w:val="009261B2"/>
    <w:rsid w:val="009266C5"/>
    <w:rsid w:val="00926A89"/>
    <w:rsid w:val="00926DF9"/>
    <w:rsid w:val="0093040E"/>
    <w:rsid w:val="0093075D"/>
    <w:rsid w:val="0093447A"/>
    <w:rsid w:val="0093626D"/>
    <w:rsid w:val="00936B8E"/>
    <w:rsid w:val="00937286"/>
    <w:rsid w:val="009445FF"/>
    <w:rsid w:val="00946D0C"/>
    <w:rsid w:val="0094786E"/>
    <w:rsid w:val="009524A6"/>
    <w:rsid w:val="00953CC3"/>
    <w:rsid w:val="00955027"/>
    <w:rsid w:val="00955F17"/>
    <w:rsid w:val="00956899"/>
    <w:rsid w:val="00956F58"/>
    <w:rsid w:val="00957CA8"/>
    <w:rsid w:val="00957D2B"/>
    <w:rsid w:val="00957E98"/>
    <w:rsid w:val="00957FB4"/>
    <w:rsid w:val="009604A7"/>
    <w:rsid w:val="0096146B"/>
    <w:rsid w:val="0096380E"/>
    <w:rsid w:val="0096457B"/>
    <w:rsid w:val="009674AB"/>
    <w:rsid w:val="00967B7A"/>
    <w:rsid w:val="00970809"/>
    <w:rsid w:val="00970952"/>
    <w:rsid w:val="009755BD"/>
    <w:rsid w:val="00975D8D"/>
    <w:rsid w:val="00975E2D"/>
    <w:rsid w:val="00975E6D"/>
    <w:rsid w:val="009764BC"/>
    <w:rsid w:val="00976657"/>
    <w:rsid w:val="009767F5"/>
    <w:rsid w:val="009809CD"/>
    <w:rsid w:val="00981F22"/>
    <w:rsid w:val="00983AE9"/>
    <w:rsid w:val="00983E86"/>
    <w:rsid w:val="0098467D"/>
    <w:rsid w:val="00984BE4"/>
    <w:rsid w:val="00984D8A"/>
    <w:rsid w:val="00985175"/>
    <w:rsid w:val="00985254"/>
    <w:rsid w:val="00985C7A"/>
    <w:rsid w:val="00987192"/>
    <w:rsid w:val="00987930"/>
    <w:rsid w:val="00991F40"/>
    <w:rsid w:val="00992376"/>
    <w:rsid w:val="009928C3"/>
    <w:rsid w:val="00992C57"/>
    <w:rsid w:val="00993180"/>
    <w:rsid w:val="00993282"/>
    <w:rsid w:val="00994438"/>
    <w:rsid w:val="00994825"/>
    <w:rsid w:val="00995DD7"/>
    <w:rsid w:val="0099753F"/>
    <w:rsid w:val="009A0163"/>
    <w:rsid w:val="009A0C5B"/>
    <w:rsid w:val="009A1A37"/>
    <w:rsid w:val="009A1A85"/>
    <w:rsid w:val="009A21DC"/>
    <w:rsid w:val="009A3321"/>
    <w:rsid w:val="009A3722"/>
    <w:rsid w:val="009A4916"/>
    <w:rsid w:val="009A4F4E"/>
    <w:rsid w:val="009A621C"/>
    <w:rsid w:val="009A6275"/>
    <w:rsid w:val="009A7270"/>
    <w:rsid w:val="009A765B"/>
    <w:rsid w:val="009A76FB"/>
    <w:rsid w:val="009A7B8C"/>
    <w:rsid w:val="009B14A1"/>
    <w:rsid w:val="009B1EB1"/>
    <w:rsid w:val="009B392A"/>
    <w:rsid w:val="009B3ECC"/>
    <w:rsid w:val="009B4070"/>
    <w:rsid w:val="009B620C"/>
    <w:rsid w:val="009B7C92"/>
    <w:rsid w:val="009B7F7B"/>
    <w:rsid w:val="009C0E99"/>
    <w:rsid w:val="009C142C"/>
    <w:rsid w:val="009C329B"/>
    <w:rsid w:val="009C39F8"/>
    <w:rsid w:val="009C3E12"/>
    <w:rsid w:val="009C4576"/>
    <w:rsid w:val="009C614C"/>
    <w:rsid w:val="009C77EE"/>
    <w:rsid w:val="009D0D18"/>
    <w:rsid w:val="009D101A"/>
    <w:rsid w:val="009D3404"/>
    <w:rsid w:val="009D3432"/>
    <w:rsid w:val="009D34D5"/>
    <w:rsid w:val="009D3500"/>
    <w:rsid w:val="009D375E"/>
    <w:rsid w:val="009D4239"/>
    <w:rsid w:val="009D4E82"/>
    <w:rsid w:val="009D5ED3"/>
    <w:rsid w:val="009D666D"/>
    <w:rsid w:val="009D6A07"/>
    <w:rsid w:val="009D7289"/>
    <w:rsid w:val="009D7D21"/>
    <w:rsid w:val="009E0275"/>
    <w:rsid w:val="009E0985"/>
    <w:rsid w:val="009E1465"/>
    <w:rsid w:val="009E262C"/>
    <w:rsid w:val="009E3636"/>
    <w:rsid w:val="009E3E08"/>
    <w:rsid w:val="009F03A1"/>
    <w:rsid w:val="009F0ACF"/>
    <w:rsid w:val="009F274B"/>
    <w:rsid w:val="009F36CF"/>
    <w:rsid w:val="009F3AB9"/>
    <w:rsid w:val="009F3EC9"/>
    <w:rsid w:val="009F4E77"/>
    <w:rsid w:val="009F738C"/>
    <w:rsid w:val="00A01448"/>
    <w:rsid w:val="00A025CC"/>
    <w:rsid w:val="00A02BD0"/>
    <w:rsid w:val="00A03645"/>
    <w:rsid w:val="00A048E2"/>
    <w:rsid w:val="00A04A37"/>
    <w:rsid w:val="00A07217"/>
    <w:rsid w:val="00A0785C"/>
    <w:rsid w:val="00A1061B"/>
    <w:rsid w:val="00A12F4D"/>
    <w:rsid w:val="00A13068"/>
    <w:rsid w:val="00A13989"/>
    <w:rsid w:val="00A13F56"/>
    <w:rsid w:val="00A158C7"/>
    <w:rsid w:val="00A159CE"/>
    <w:rsid w:val="00A166BF"/>
    <w:rsid w:val="00A17A97"/>
    <w:rsid w:val="00A20C59"/>
    <w:rsid w:val="00A22ACD"/>
    <w:rsid w:val="00A22EB0"/>
    <w:rsid w:val="00A23507"/>
    <w:rsid w:val="00A24AD6"/>
    <w:rsid w:val="00A2554E"/>
    <w:rsid w:val="00A25EBB"/>
    <w:rsid w:val="00A2716F"/>
    <w:rsid w:val="00A3013B"/>
    <w:rsid w:val="00A30829"/>
    <w:rsid w:val="00A30886"/>
    <w:rsid w:val="00A33BFC"/>
    <w:rsid w:val="00A34247"/>
    <w:rsid w:val="00A34868"/>
    <w:rsid w:val="00A35538"/>
    <w:rsid w:val="00A36E7F"/>
    <w:rsid w:val="00A37061"/>
    <w:rsid w:val="00A406C4"/>
    <w:rsid w:val="00A4345E"/>
    <w:rsid w:val="00A43A70"/>
    <w:rsid w:val="00A440B6"/>
    <w:rsid w:val="00A441CE"/>
    <w:rsid w:val="00A459A9"/>
    <w:rsid w:val="00A459F4"/>
    <w:rsid w:val="00A47861"/>
    <w:rsid w:val="00A50A0E"/>
    <w:rsid w:val="00A5284C"/>
    <w:rsid w:val="00A52860"/>
    <w:rsid w:val="00A53D35"/>
    <w:rsid w:val="00A55B32"/>
    <w:rsid w:val="00A55CFF"/>
    <w:rsid w:val="00A5622F"/>
    <w:rsid w:val="00A56ADE"/>
    <w:rsid w:val="00A57891"/>
    <w:rsid w:val="00A602C0"/>
    <w:rsid w:val="00A61180"/>
    <w:rsid w:val="00A6191B"/>
    <w:rsid w:val="00A63C6D"/>
    <w:rsid w:val="00A64C6C"/>
    <w:rsid w:val="00A6581A"/>
    <w:rsid w:val="00A6619D"/>
    <w:rsid w:val="00A667AA"/>
    <w:rsid w:val="00A66C98"/>
    <w:rsid w:val="00A67777"/>
    <w:rsid w:val="00A67B33"/>
    <w:rsid w:val="00A70C9F"/>
    <w:rsid w:val="00A70E05"/>
    <w:rsid w:val="00A726CF"/>
    <w:rsid w:val="00A756FD"/>
    <w:rsid w:val="00A7588D"/>
    <w:rsid w:val="00A75F73"/>
    <w:rsid w:val="00A777D4"/>
    <w:rsid w:val="00A77D9A"/>
    <w:rsid w:val="00A80FC7"/>
    <w:rsid w:val="00A81318"/>
    <w:rsid w:val="00A81938"/>
    <w:rsid w:val="00A81B9F"/>
    <w:rsid w:val="00A82179"/>
    <w:rsid w:val="00A828E1"/>
    <w:rsid w:val="00A82AF6"/>
    <w:rsid w:val="00A83754"/>
    <w:rsid w:val="00A84459"/>
    <w:rsid w:val="00A8468B"/>
    <w:rsid w:val="00A85206"/>
    <w:rsid w:val="00A85A4F"/>
    <w:rsid w:val="00A85AD2"/>
    <w:rsid w:val="00A87777"/>
    <w:rsid w:val="00A905B5"/>
    <w:rsid w:val="00A916EA"/>
    <w:rsid w:val="00A92FC5"/>
    <w:rsid w:val="00A93121"/>
    <w:rsid w:val="00A93289"/>
    <w:rsid w:val="00A93B1D"/>
    <w:rsid w:val="00A9404A"/>
    <w:rsid w:val="00A942C2"/>
    <w:rsid w:val="00A95D58"/>
    <w:rsid w:val="00A96D38"/>
    <w:rsid w:val="00A9764D"/>
    <w:rsid w:val="00A979A3"/>
    <w:rsid w:val="00AA05DB"/>
    <w:rsid w:val="00AA129B"/>
    <w:rsid w:val="00AA131B"/>
    <w:rsid w:val="00AA2FD2"/>
    <w:rsid w:val="00AA41ED"/>
    <w:rsid w:val="00AA4216"/>
    <w:rsid w:val="00AA442C"/>
    <w:rsid w:val="00AA48B4"/>
    <w:rsid w:val="00AA5FCE"/>
    <w:rsid w:val="00AA62FE"/>
    <w:rsid w:val="00AB0765"/>
    <w:rsid w:val="00AB0BB3"/>
    <w:rsid w:val="00AB1728"/>
    <w:rsid w:val="00AB196E"/>
    <w:rsid w:val="00AB21D4"/>
    <w:rsid w:val="00AB32A0"/>
    <w:rsid w:val="00AB35CC"/>
    <w:rsid w:val="00AB39E8"/>
    <w:rsid w:val="00AB3F9C"/>
    <w:rsid w:val="00AB5BD3"/>
    <w:rsid w:val="00AC3857"/>
    <w:rsid w:val="00AC4006"/>
    <w:rsid w:val="00AC476A"/>
    <w:rsid w:val="00AC4A3C"/>
    <w:rsid w:val="00AC5253"/>
    <w:rsid w:val="00AC5781"/>
    <w:rsid w:val="00AC5CF4"/>
    <w:rsid w:val="00AC641D"/>
    <w:rsid w:val="00AC6D71"/>
    <w:rsid w:val="00AD0B66"/>
    <w:rsid w:val="00AD2A42"/>
    <w:rsid w:val="00AD38CA"/>
    <w:rsid w:val="00AD4348"/>
    <w:rsid w:val="00AD463E"/>
    <w:rsid w:val="00AD6640"/>
    <w:rsid w:val="00AD712C"/>
    <w:rsid w:val="00AD7378"/>
    <w:rsid w:val="00AE08FB"/>
    <w:rsid w:val="00AE14AC"/>
    <w:rsid w:val="00AE207E"/>
    <w:rsid w:val="00AE271B"/>
    <w:rsid w:val="00AE5CF5"/>
    <w:rsid w:val="00AE5E90"/>
    <w:rsid w:val="00AE6471"/>
    <w:rsid w:val="00AF1544"/>
    <w:rsid w:val="00AF33BC"/>
    <w:rsid w:val="00AF3728"/>
    <w:rsid w:val="00AF4284"/>
    <w:rsid w:val="00AF4654"/>
    <w:rsid w:val="00AF52B6"/>
    <w:rsid w:val="00AF6D91"/>
    <w:rsid w:val="00B0001B"/>
    <w:rsid w:val="00B00503"/>
    <w:rsid w:val="00B005BF"/>
    <w:rsid w:val="00B00969"/>
    <w:rsid w:val="00B0148C"/>
    <w:rsid w:val="00B01495"/>
    <w:rsid w:val="00B01507"/>
    <w:rsid w:val="00B0164B"/>
    <w:rsid w:val="00B04C2B"/>
    <w:rsid w:val="00B0584E"/>
    <w:rsid w:val="00B1138E"/>
    <w:rsid w:val="00B138CD"/>
    <w:rsid w:val="00B13D14"/>
    <w:rsid w:val="00B13EEF"/>
    <w:rsid w:val="00B14796"/>
    <w:rsid w:val="00B176DF"/>
    <w:rsid w:val="00B17B5E"/>
    <w:rsid w:val="00B20995"/>
    <w:rsid w:val="00B20F4B"/>
    <w:rsid w:val="00B21222"/>
    <w:rsid w:val="00B215C0"/>
    <w:rsid w:val="00B225FF"/>
    <w:rsid w:val="00B22A2B"/>
    <w:rsid w:val="00B23178"/>
    <w:rsid w:val="00B2376D"/>
    <w:rsid w:val="00B23850"/>
    <w:rsid w:val="00B24770"/>
    <w:rsid w:val="00B24C63"/>
    <w:rsid w:val="00B24FDC"/>
    <w:rsid w:val="00B26A1F"/>
    <w:rsid w:val="00B26A22"/>
    <w:rsid w:val="00B277D2"/>
    <w:rsid w:val="00B31F03"/>
    <w:rsid w:val="00B32F09"/>
    <w:rsid w:val="00B336EF"/>
    <w:rsid w:val="00B33D42"/>
    <w:rsid w:val="00B346C1"/>
    <w:rsid w:val="00B37A2C"/>
    <w:rsid w:val="00B37C09"/>
    <w:rsid w:val="00B4055C"/>
    <w:rsid w:val="00B40905"/>
    <w:rsid w:val="00B40BCE"/>
    <w:rsid w:val="00B42494"/>
    <w:rsid w:val="00B446A9"/>
    <w:rsid w:val="00B46BD6"/>
    <w:rsid w:val="00B47514"/>
    <w:rsid w:val="00B4754D"/>
    <w:rsid w:val="00B50858"/>
    <w:rsid w:val="00B50E17"/>
    <w:rsid w:val="00B5204D"/>
    <w:rsid w:val="00B52C70"/>
    <w:rsid w:val="00B52DAB"/>
    <w:rsid w:val="00B52EC7"/>
    <w:rsid w:val="00B53383"/>
    <w:rsid w:val="00B5410E"/>
    <w:rsid w:val="00B54C50"/>
    <w:rsid w:val="00B56215"/>
    <w:rsid w:val="00B56263"/>
    <w:rsid w:val="00B56B81"/>
    <w:rsid w:val="00B56FBA"/>
    <w:rsid w:val="00B57453"/>
    <w:rsid w:val="00B57D12"/>
    <w:rsid w:val="00B6028A"/>
    <w:rsid w:val="00B60EBE"/>
    <w:rsid w:val="00B62618"/>
    <w:rsid w:val="00B63935"/>
    <w:rsid w:val="00B63A8B"/>
    <w:rsid w:val="00B63EC5"/>
    <w:rsid w:val="00B640D2"/>
    <w:rsid w:val="00B64992"/>
    <w:rsid w:val="00B65058"/>
    <w:rsid w:val="00B654FB"/>
    <w:rsid w:val="00B66EC6"/>
    <w:rsid w:val="00B67942"/>
    <w:rsid w:val="00B67F81"/>
    <w:rsid w:val="00B70364"/>
    <w:rsid w:val="00B70AB7"/>
    <w:rsid w:val="00B71C1F"/>
    <w:rsid w:val="00B7219E"/>
    <w:rsid w:val="00B73CEF"/>
    <w:rsid w:val="00B74179"/>
    <w:rsid w:val="00B756F1"/>
    <w:rsid w:val="00B761C8"/>
    <w:rsid w:val="00B779E1"/>
    <w:rsid w:val="00B804B9"/>
    <w:rsid w:val="00B81419"/>
    <w:rsid w:val="00B81F9B"/>
    <w:rsid w:val="00B8251E"/>
    <w:rsid w:val="00B830B6"/>
    <w:rsid w:val="00B83CED"/>
    <w:rsid w:val="00B8404D"/>
    <w:rsid w:val="00B84597"/>
    <w:rsid w:val="00B8530C"/>
    <w:rsid w:val="00B90270"/>
    <w:rsid w:val="00B904E1"/>
    <w:rsid w:val="00B907C0"/>
    <w:rsid w:val="00B91BFA"/>
    <w:rsid w:val="00B9231A"/>
    <w:rsid w:val="00B93C94"/>
    <w:rsid w:val="00B94D43"/>
    <w:rsid w:val="00B96860"/>
    <w:rsid w:val="00B96A81"/>
    <w:rsid w:val="00B96FAB"/>
    <w:rsid w:val="00B974F8"/>
    <w:rsid w:val="00B97C94"/>
    <w:rsid w:val="00BA04E6"/>
    <w:rsid w:val="00BA0733"/>
    <w:rsid w:val="00BA07D6"/>
    <w:rsid w:val="00BA0DFE"/>
    <w:rsid w:val="00BA130E"/>
    <w:rsid w:val="00BA1672"/>
    <w:rsid w:val="00BA1B37"/>
    <w:rsid w:val="00BA25D8"/>
    <w:rsid w:val="00BA3F89"/>
    <w:rsid w:val="00BA4CBE"/>
    <w:rsid w:val="00BA534C"/>
    <w:rsid w:val="00BA5509"/>
    <w:rsid w:val="00BA5955"/>
    <w:rsid w:val="00BA7396"/>
    <w:rsid w:val="00BA7ACF"/>
    <w:rsid w:val="00BA7B76"/>
    <w:rsid w:val="00BB07B7"/>
    <w:rsid w:val="00BB0E66"/>
    <w:rsid w:val="00BB1C2D"/>
    <w:rsid w:val="00BB2333"/>
    <w:rsid w:val="00BB4BCA"/>
    <w:rsid w:val="00BB4D14"/>
    <w:rsid w:val="00BB4F0A"/>
    <w:rsid w:val="00BC1AE0"/>
    <w:rsid w:val="00BC1F7F"/>
    <w:rsid w:val="00BC3C95"/>
    <w:rsid w:val="00BC42F8"/>
    <w:rsid w:val="00BC437D"/>
    <w:rsid w:val="00BC4EFC"/>
    <w:rsid w:val="00BC51AA"/>
    <w:rsid w:val="00BC51B1"/>
    <w:rsid w:val="00BC6D98"/>
    <w:rsid w:val="00BC765D"/>
    <w:rsid w:val="00BD4E91"/>
    <w:rsid w:val="00BD5A34"/>
    <w:rsid w:val="00BD5E4F"/>
    <w:rsid w:val="00BD5F4A"/>
    <w:rsid w:val="00BD6A86"/>
    <w:rsid w:val="00BD78A3"/>
    <w:rsid w:val="00BD7FF7"/>
    <w:rsid w:val="00BE21D3"/>
    <w:rsid w:val="00BE4347"/>
    <w:rsid w:val="00BE4F18"/>
    <w:rsid w:val="00BE54EE"/>
    <w:rsid w:val="00BE5C30"/>
    <w:rsid w:val="00BE69BC"/>
    <w:rsid w:val="00BF0380"/>
    <w:rsid w:val="00BF1481"/>
    <w:rsid w:val="00BF151B"/>
    <w:rsid w:val="00BF2110"/>
    <w:rsid w:val="00BF270A"/>
    <w:rsid w:val="00BF2BA0"/>
    <w:rsid w:val="00BF2BF7"/>
    <w:rsid w:val="00BF2D0E"/>
    <w:rsid w:val="00BF35FF"/>
    <w:rsid w:val="00BF49B8"/>
    <w:rsid w:val="00BF581C"/>
    <w:rsid w:val="00BF5AD3"/>
    <w:rsid w:val="00BF7D5B"/>
    <w:rsid w:val="00C0011D"/>
    <w:rsid w:val="00C00D4F"/>
    <w:rsid w:val="00C01883"/>
    <w:rsid w:val="00C0216D"/>
    <w:rsid w:val="00C026CD"/>
    <w:rsid w:val="00C0395D"/>
    <w:rsid w:val="00C0425B"/>
    <w:rsid w:val="00C06D84"/>
    <w:rsid w:val="00C078B9"/>
    <w:rsid w:val="00C1031C"/>
    <w:rsid w:val="00C10B64"/>
    <w:rsid w:val="00C11F76"/>
    <w:rsid w:val="00C128C0"/>
    <w:rsid w:val="00C12AE0"/>
    <w:rsid w:val="00C1539F"/>
    <w:rsid w:val="00C15410"/>
    <w:rsid w:val="00C158EC"/>
    <w:rsid w:val="00C16B5A"/>
    <w:rsid w:val="00C17670"/>
    <w:rsid w:val="00C178DB"/>
    <w:rsid w:val="00C209E9"/>
    <w:rsid w:val="00C210C4"/>
    <w:rsid w:val="00C21EBC"/>
    <w:rsid w:val="00C23369"/>
    <w:rsid w:val="00C23433"/>
    <w:rsid w:val="00C25194"/>
    <w:rsid w:val="00C268BE"/>
    <w:rsid w:val="00C269CA"/>
    <w:rsid w:val="00C27F45"/>
    <w:rsid w:val="00C303AD"/>
    <w:rsid w:val="00C304C3"/>
    <w:rsid w:val="00C30DCF"/>
    <w:rsid w:val="00C312B5"/>
    <w:rsid w:val="00C3223C"/>
    <w:rsid w:val="00C32282"/>
    <w:rsid w:val="00C3277E"/>
    <w:rsid w:val="00C32F93"/>
    <w:rsid w:val="00C335E3"/>
    <w:rsid w:val="00C34053"/>
    <w:rsid w:val="00C35D66"/>
    <w:rsid w:val="00C365E9"/>
    <w:rsid w:val="00C36B81"/>
    <w:rsid w:val="00C372C9"/>
    <w:rsid w:val="00C41A37"/>
    <w:rsid w:val="00C420EF"/>
    <w:rsid w:val="00C43C7D"/>
    <w:rsid w:val="00C4501A"/>
    <w:rsid w:val="00C45883"/>
    <w:rsid w:val="00C475D2"/>
    <w:rsid w:val="00C47D48"/>
    <w:rsid w:val="00C505B3"/>
    <w:rsid w:val="00C511B1"/>
    <w:rsid w:val="00C514A6"/>
    <w:rsid w:val="00C51886"/>
    <w:rsid w:val="00C52B32"/>
    <w:rsid w:val="00C53A58"/>
    <w:rsid w:val="00C53E2A"/>
    <w:rsid w:val="00C54A32"/>
    <w:rsid w:val="00C560D5"/>
    <w:rsid w:val="00C5613F"/>
    <w:rsid w:val="00C57850"/>
    <w:rsid w:val="00C57B80"/>
    <w:rsid w:val="00C60B2B"/>
    <w:rsid w:val="00C61428"/>
    <w:rsid w:val="00C61BF6"/>
    <w:rsid w:val="00C61F25"/>
    <w:rsid w:val="00C63028"/>
    <w:rsid w:val="00C631CE"/>
    <w:rsid w:val="00C63FBD"/>
    <w:rsid w:val="00C64228"/>
    <w:rsid w:val="00C645B1"/>
    <w:rsid w:val="00C64968"/>
    <w:rsid w:val="00C64FAD"/>
    <w:rsid w:val="00C652E7"/>
    <w:rsid w:val="00C65A7B"/>
    <w:rsid w:val="00C672B9"/>
    <w:rsid w:val="00C6768D"/>
    <w:rsid w:val="00C703D4"/>
    <w:rsid w:val="00C71A36"/>
    <w:rsid w:val="00C72498"/>
    <w:rsid w:val="00C72A86"/>
    <w:rsid w:val="00C7355F"/>
    <w:rsid w:val="00C744D2"/>
    <w:rsid w:val="00C7555F"/>
    <w:rsid w:val="00C75A9D"/>
    <w:rsid w:val="00C807F2"/>
    <w:rsid w:val="00C80E3F"/>
    <w:rsid w:val="00C82038"/>
    <w:rsid w:val="00C822AB"/>
    <w:rsid w:val="00C8390B"/>
    <w:rsid w:val="00C840A8"/>
    <w:rsid w:val="00C8500A"/>
    <w:rsid w:val="00C85787"/>
    <w:rsid w:val="00C858AC"/>
    <w:rsid w:val="00C85DEC"/>
    <w:rsid w:val="00C8725B"/>
    <w:rsid w:val="00C879D6"/>
    <w:rsid w:val="00C903AD"/>
    <w:rsid w:val="00C924C3"/>
    <w:rsid w:val="00C9272C"/>
    <w:rsid w:val="00C9425B"/>
    <w:rsid w:val="00C9519C"/>
    <w:rsid w:val="00C964E4"/>
    <w:rsid w:val="00C96AD7"/>
    <w:rsid w:val="00CA06BA"/>
    <w:rsid w:val="00CA0A74"/>
    <w:rsid w:val="00CA129F"/>
    <w:rsid w:val="00CA2F1C"/>
    <w:rsid w:val="00CA2FF1"/>
    <w:rsid w:val="00CA32BC"/>
    <w:rsid w:val="00CA4A9D"/>
    <w:rsid w:val="00CA660A"/>
    <w:rsid w:val="00CB0B50"/>
    <w:rsid w:val="00CB0C06"/>
    <w:rsid w:val="00CB1A24"/>
    <w:rsid w:val="00CB1F99"/>
    <w:rsid w:val="00CB2A01"/>
    <w:rsid w:val="00CB2F96"/>
    <w:rsid w:val="00CB329F"/>
    <w:rsid w:val="00CB4AE6"/>
    <w:rsid w:val="00CB67C0"/>
    <w:rsid w:val="00CB7203"/>
    <w:rsid w:val="00CB7628"/>
    <w:rsid w:val="00CC1720"/>
    <w:rsid w:val="00CC1B7D"/>
    <w:rsid w:val="00CC26DF"/>
    <w:rsid w:val="00CC514D"/>
    <w:rsid w:val="00CC51C4"/>
    <w:rsid w:val="00CD1BCF"/>
    <w:rsid w:val="00CD1C24"/>
    <w:rsid w:val="00CD2260"/>
    <w:rsid w:val="00CD2C61"/>
    <w:rsid w:val="00CD2FC0"/>
    <w:rsid w:val="00CD3281"/>
    <w:rsid w:val="00CD374C"/>
    <w:rsid w:val="00CD5A7F"/>
    <w:rsid w:val="00CD78B5"/>
    <w:rsid w:val="00CE07AF"/>
    <w:rsid w:val="00CE167E"/>
    <w:rsid w:val="00CE1C17"/>
    <w:rsid w:val="00CE296B"/>
    <w:rsid w:val="00CE33CA"/>
    <w:rsid w:val="00CE3E88"/>
    <w:rsid w:val="00CE4395"/>
    <w:rsid w:val="00CE475D"/>
    <w:rsid w:val="00CE4E70"/>
    <w:rsid w:val="00CE58F8"/>
    <w:rsid w:val="00CE5FC0"/>
    <w:rsid w:val="00CF030D"/>
    <w:rsid w:val="00CF0784"/>
    <w:rsid w:val="00CF1A9C"/>
    <w:rsid w:val="00CF26EE"/>
    <w:rsid w:val="00CF2964"/>
    <w:rsid w:val="00CF4AEC"/>
    <w:rsid w:val="00CF58FF"/>
    <w:rsid w:val="00CF6EB3"/>
    <w:rsid w:val="00CF7449"/>
    <w:rsid w:val="00D039D5"/>
    <w:rsid w:val="00D03B52"/>
    <w:rsid w:val="00D03F8E"/>
    <w:rsid w:val="00D049EA"/>
    <w:rsid w:val="00D058E8"/>
    <w:rsid w:val="00D061DD"/>
    <w:rsid w:val="00D06A12"/>
    <w:rsid w:val="00D06CA5"/>
    <w:rsid w:val="00D11A9E"/>
    <w:rsid w:val="00D11B71"/>
    <w:rsid w:val="00D125C0"/>
    <w:rsid w:val="00D132A5"/>
    <w:rsid w:val="00D132DE"/>
    <w:rsid w:val="00D133B1"/>
    <w:rsid w:val="00D1380E"/>
    <w:rsid w:val="00D145FA"/>
    <w:rsid w:val="00D15BDB"/>
    <w:rsid w:val="00D162F7"/>
    <w:rsid w:val="00D22358"/>
    <w:rsid w:val="00D22D7B"/>
    <w:rsid w:val="00D22D91"/>
    <w:rsid w:val="00D23123"/>
    <w:rsid w:val="00D234BA"/>
    <w:rsid w:val="00D244B5"/>
    <w:rsid w:val="00D275DC"/>
    <w:rsid w:val="00D3190F"/>
    <w:rsid w:val="00D32705"/>
    <w:rsid w:val="00D34A99"/>
    <w:rsid w:val="00D3568A"/>
    <w:rsid w:val="00D362D0"/>
    <w:rsid w:val="00D3666F"/>
    <w:rsid w:val="00D3691B"/>
    <w:rsid w:val="00D37182"/>
    <w:rsid w:val="00D37E2A"/>
    <w:rsid w:val="00D40217"/>
    <w:rsid w:val="00D409B2"/>
    <w:rsid w:val="00D41E3B"/>
    <w:rsid w:val="00D41F6F"/>
    <w:rsid w:val="00D42E79"/>
    <w:rsid w:val="00D43860"/>
    <w:rsid w:val="00D441AE"/>
    <w:rsid w:val="00D4477B"/>
    <w:rsid w:val="00D46611"/>
    <w:rsid w:val="00D50AF1"/>
    <w:rsid w:val="00D518F0"/>
    <w:rsid w:val="00D53A1D"/>
    <w:rsid w:val="00D543D1"/>
    <w:rsid w:val="00D54D2B"/>
    <w:rsid w:val="00D54FF1"/>
    <w:rsid w:val="00D55A36"/>
    <w:rsid w:val="00D55E7B"/>
    <w:rsid w:val="00D56474"/>
    <w:rsid w:val="00D57AAF"/>
    <w:rsid w:val="00D60ED8"/>
    <w:rsid w:val="00D614D7"/>
    <w:rsid w:val="00D62F7A"/>
    <w:rsid w:val="00D6341D"/>
    <w:rsid w:val="00D634CD"/>
    <w:rsid w:val="00D657CB"/>
    <w:rsid w:val="00D65ED5"/>
    <w:rsid w:val="00D67A15"/>
    <w:rsid w:val="00D70BE0"/>
    <w:rsid w:val="00D7257F"/>
    <w:rsid w:val="00D7314C"/>
    <w:rsid w:val="00D73389"/>
    <w:rsid w:val="00D750C5"/>
    <w:rsid w:val="00D76666"/>
    <w:rsid w:val="00D77431"/>
    <w:rsid w:val="00D8147D"/>
    <w:rsid w:val="00D81C97"/>
    <w:rsid w:val="00D820CF"/>
    <w:rsid w:val="00D82CF5"/>
    <w:rsid w:val="00D85A9C"/>
    <w:rsid w:val="00D863D9"/>
    <w:rsid w:val="00D8736A"/>
    <w:rsid w:val="00D87C92"/>
    <w:rsid w:val="00D913C7"/>
    <w:rsid w:val="00D9185A"/>
    <w:rsid w:val="00D92086"/>
    <w:rsid w:val="00D9247A"/>
    <w:rsid w:val="00D92A46"/>
    <w:rsid w:val="00D93EBF"/>
    <w:rsid w:val="00D941C4"/>
    <w:rsid w:val="00D9509B"/>
    <w:rsid w:val="00D955E1"/>
    <w:rsid w:val="00DA19F4"/>
    <w:rsid w:val="00DA1AFF"/>
    <w:rsid w:val="00DA252D"/>
    <w:rsid w:val="00DA26D3"/>
    <w:rsid w:val="00DA2A21"/>
    <w:rsid w:val="00DA3534"/>
    <w:rsid w:val="00DA377C"/>
    <w:rsid w:val="00DA4C5E"/>
    <w:rsid w:val="00DA5A7A"/>
    <w:rsid w:val="00DA5EA8"/>
    <w:rsid w:val="00DB12E7"/>
    <w:rsid w:val="00DB17E5"/>
    <w:rsid w:val="00DB2123"/>
    <w:rsid w:val="00DB227B"/>
    <w:rsid w:val="00DB2BC1"/>
    <w:rsid w:val="00DB4034"/>
    <w:rsid w:val="00DB56C1"/>
    <w:rsid w:val="00DB68D7"/>
    <w:rsid w:val="00DB6A77"/>
    <w:rsid w:val="00DB714F"/>
    <w:rsid w:val="00DC003B"/>
    <w:rsid w:val="00DC00A2"/>
    <w:rsid w:val="00DC010B"/>
    <w:rsid w:val="00DC0A19"/>
    <w:rsid w:val="00DC1716"/>
    <w:rsid w:val="00DC1C10"/>
    <w:rsid w:val="00DC2B72"/>
    <w:rsid w:val="00DC31F7"/>
    <w:rsid w:val="00DC3BB5"/>
    <w:rsid w:val="00DC41D7"/>
    <w:rsid w:val="00DC4947"/>
    <w:rsid w:val="00DC4D26"/>
    <w:rsid w:val="00DC56A2"/>
    <w:rsid w:val="00DC6C40"/>
    <w:rsid w:val="00DD0098"/>
    <w:rsid w:val="00DD0272"/>
    <w:rsid w:val="00DD0AA8"/>
    <w:rsid w:val="00DD10B9"/>
    <w:rsid w:val="00DD29CA"/>
    <w:rsid w:val="00DD3203"/>
    <w:rsid w:val="00DD3866"/>
    <w:rsid w:val="00DD7161"/>
    <w:rsid w:val="00DE04FF"/>
    <w:rsid w:val="00DE19C3"/>
    <w:rsid w:val="00DE1C4B"/>
    <w:rsid w:val="00DE28EF"/>
    <w:rsid w:val="00DE2EBB"/>
    <w:rsid w:val="00DE2F88"/>
    <w:rsid w:val="00DE2FED"/>
    <w:rsid w:val="00DE5F0E"/>
    <w:rsid w:val="00DF0001"/>
    <w:rsid w:val="00DF1B98"/>
    <w:rsid w:val="00DF2250"/>
    <w:rsid w:val="00DF24F2"/>
    <w:rsid w:val="00DF26EC"/>
    <w:rsid w:val="00DF321C"/>
    <w:rsid w:val="00DF3660"/>
    <w:rsid w:val="00DF37F9"/>
    <w:rsid w:val="00DF46E5"/>
    <w:rsid w:val="00DF5361"/>
    <w:rsid w:val="00DF53A9"/>
    <w:rsid w:val="00DF74B6"/>
    <w:rsid w:val="00DF7589"/>
    <w:rsid w:val="00E014F3"/>
    <w:rsid w:val="00E038F9"/>
    <w:rsid w:val="00E03C07"/>
    <w:rsid w:val="00E047B2"/>
    <w:rsid w:val="00E071EC"/>
    <w:rsid w:val="00E10158"/>
    <w:rsid w:val="00E10FD7"/>
    <w:rsid w:val="00E11C1E"/>
    <w:rsid w:val="00E12427"/>
    <w:rsid w:val="00E12800"/>
    <w:rsid w:val="00E12A5F"/>
    <w:rsid w:val="00E134E4"/>
    <w:rsid w:val="00E16147"/>
    <w:rsid w:val="00E16AAE"/>
    <w:rsid w:val="00E16DAD"/>
    <w:rsid w:val="00E209B5"/>
    <w:rsid w:val="00E20CFE"/>
    <w:rsid w:val="00E2271A"/>
    <w:rsid w:val="00E23223"/>
    <w:rsid w:val="00E238A4"/>
    <w:rsid w:val="00E23D23"/>
    <w:rsid w:val="00E26798"/>
    <w:rsid w:val="00E27FC4"/>
    <w:rsid w:val="00E30712"/>
    <w:rsid w:val="00E3071F"/>
    <w:rsid w:val="00E307A4"/>
    <w:rsid w:val="00E30DC7"/>
    <w:rsid w:val="00E332AB"/>
    <w:rsid w:val="00E33377"/>
    <w:rsid w:val="00E3484C"/>
    <w:rsid w:val="00E3560D"/>
    <w:rsid w:val="00E36C99"/>
    <w:rsid w:val="00E37518"/>
    <w:rsid w:val="00E37F8A"/>
    <w:rsid w:val="00E402B3"/>
    <w:rsid w:val="00E4158A"/>
    <w:rsid w:val="00E41E85"/>
    <w:rsid w:val="00E4251D"/>
    <w:rsid w:val="00E42EE4"/>
    <w:rsid w:val="00E437D2"/>
    <w:rsid w:val="00E44458"/>
    <w:rsid w:val="00E444F9"/>
    <w:rsid w:val="00E44804"/>
    <w:rsid w:val="00E44CAE"/>
    <w:rsid w:val="00E451C1"/>
    <w:rsid w:val="00E4551A"/>
    <w:rsid w:val="00E4596A"/>
    <w:rsid w:val="00E45E30"/>
    <w:rsid w:val="00E463B4"/>
    <w:rsid w:val="00E46A14"/>
    <w:rsid w:val="00E47F75"/>
    <w:rsid w:val="00E50B60"/>
    <w:rsid w:val="00E510F6"/>
    <w:rsid w:val="00E51186"/>
    <w:rsid w:val="00E519CD"/>
    <w:rsid w:val="00E51D44"/>
    <w:rsid w:val="00E52D1C"/>
    <w:rsid w:val="00E53AF6"/>
    <w:rsid w:val="00E54993"/>
    <w:rsid w:val="00E55214"/>
    <w:rsid w:val="00E562EC"/>
    <w:rsid w:val="00E562FE"/>
    <w:rsid w:val="00E5752A"/>
    <w:rsid w:val="00E60542"/>
    <w:rsid w:val="00E605A3"/>
    <w:rsid w:val="00E62A95"/>
    <w:rsid w:val="00E62AF2"/>
    <w:rsid w:val="00E62CCF"/>
    <w:rsid w:val="00E62E71"/>
    <w:rsid w:val="00E63B9D"/>
    <w:rsid w:val="00E63F9B"/>
    <w:rsid w:val="00E6633E"/>
    <w:rsid w:val="00E679E6"/>
    <w:rsid w:val="00E70B1F"/>
    <w:rsid w:val="00E72146"/>
    <w:rsid w:val="00E72305"/>
    <w:rsid w:val="00E725B4"/>
    <w:rsid w:val="00E7311A"/>
    <w:rsid w:val="00E73155"/>
    <w:rsid w:val="00E74D48"/>
    <w:rsid w:val="00E757A7"/>
    <w:rsid w:val="00E77F01"/>
    <w:rsid w:val="00E80DB8"/>
    <w:rsid w:val="00E811BA"/>
    <w:rsid w:val="00E813DC"/>
    <w:rsid w:val="00E8386B"/>
    <w:rsid w:val="00E84EA7"/>
    <w:rsid w:val="00E85607"/>
    <w:rsid w:val="00E86863"/>
    <w:rsid w:val="00E91132"/>
    <w:rsid w:val="00E956EC"/>
    <w:rsid w:val="00E95C66"/>
    <w:rsid w:val="00E960D3"/>
    <w:rsid w:val="00E968E0"/>
    <w:rsid w:val="00E974FC"/>
    <w:rsid w:val="00E979A2"/>
    <w:rsid w:val="00EA0295"/>
    <w:rsid w:val="00EA14B8"/>
    <w:rsid w:val="00EA1E2B"/>
    <w:rsid w:val="00EA371C"/>
    <w:rsid w:val="00EA440F"/>
    <w:rsid w:val="00EA5BF3"/>
    <w:rsid w:val="00EA60D9"/>
    <w:rsid w:val="00EA66FB"/>
    <w:rsid w:val="00EA6E95"/>
    <w:rsid w:val="00EB0322"/>
    <w:rsid w:val="00EB0CF1"/>
    <w:rsid w:val="00EB0F55"/>
    <w:rsid w:val="00EB10A1"/>
    <w:rsid w:val="00EB13B1"/>
    <w:rsid w:val="00EB2CE0"/>
    <w:rsid w:val="00EB3907"/>
    <w:rsid w:val="00EB4ACA"/>
    <w:rsid w:val="00EB50BD"/>
    <w:rsid w:val="00EB57A7"/>
    <w:rsid w:val="00EB711D"/>
    <w:rsid w:val="00EB739D"/>
    <w:rsid w:val="00EB7F04"/>
    <w:rsid w:val="00EC042F"/>
    <w:rsid w:val="00EC0BCC"/>
    <w:rsid w:val="00EC1EC8"/>
    <w:rsid w:val="00EC25A1"/>
    <w:rsid w:val="00EC27F6"/>
    <w:rsid w:val="00EC32A6"/>
    <w:rsid w:val="00EC3409"/>
    <w:rsid w:val="00EC511D"/>
    <w:rsid w:val="00EC59BF"/>
    <w:rsid w:val="00EC5DB1"/>
    <w:rsid w:val="00EC6A9C"/>
    <w:rsid w:val="00EC6FEF"/>
    <w:rsid w:val="00EC73F4"/>
    <w:rsid w:val="00EC7880"/>
    <w:rsid w:val="00EC7FF5"/>
    <w:rsid w:val="00ED2544"/>
    <w:rsid w:val="00ED2896"/>
    <w:rsid w:val="00ED3D31"/>
    <w:rsid w:val="00ED3F9C"/>
    <w:rsid w:val="00ED408D"/>
    <w:rsid w:val="00ED53D6"/>
    <w:rsid w:val="00ED5AF6"/>
    <w:rsid w:val="00EE035D"/>
    <w:rsid w:val="00EE109F"/>
    <w:rsid w:val="00EE18A6"/>
    <w:rsid w:val="00EE243D"/>
    <w:rsid w:val="00EE2A13"/>
    <w:rsid w:val="00EE4917"/>
    <w:rsid w:val="00EE5C21"/>
    <w:rsid w:val="00EE671E"/>
    <w:rsid w:val="00EE7040"/>
    <w:rsid w:val="00EE7B78"/>
    <w:rsid w:val="00EF0B55"/>
    <w:rsid w:val="00EF2559"/>
    <w:rsid w:val="00EF46F5"/>
    <w:rsid w:val="00EF49CB"/>
    <w:rsid w:val="00EF4E76"/>
    <w:rsid w:val="00EF5399"/>
    <w:rsid w:val="00EF548C"/>
    <w:rsid w:val="00EF5AF8"/>
    <w:rsid w:val="00EF6BE9"/>
    <w:rsid w:val="00EF6FC8"/>
    <w:rsid w:val="00EF7498"/>
    <w:rsid w:val="00F0065F"/>
    <w:rsid w:val="00F01BC1"/>
    <w:rsid w:val="00F01ED6"/>
    <w:rsid w:val="00F028B9"/>
    <w:rsid w:val="00F02DA6"/>
    <w:rsid w:val="00F03CFC"/>
    <w:rsid w:val="00F05B5A"/>
    <w:rsid w:val="00F06482"/>
    <w:rsid w:val="00F066A3"/>
    <w:rsid w:val="00F06951"/>
    <w:rsid w:val="00F06AD2"/>
    <w:rsid w:val="00F107D9"/>
    <w:rsid w:val="00F1102E"/>
    <w:rsid w:val="00F11977"/>
    <w:rsid w:val="00F127E5"/>
    <w:rsid w:val="00F1466E"/>
    <w:rsid w:val="00F14DB5"/>
    <w:rsid w:val="00F15E37"/>
    <w:rsid w:val="00F15E64"/>
    <w:rsid w:val="00F16518"/>
    <w:rsid w:val="00F17A8F"/>
    <w:rsid w:val="00F20F71"/>
    <w:rsid w:val="00F210B1"/>
    <w:rsid w:val="00F22219"/>
    <w:rsid w:val="00F22483"/>
    <w:rsid w:val="00F260D8"/>
    <w:rsid w:val="00F266BC"/>
    <w:rsid w:val="00F27329"/>
    <w:rsid w:val="00F31DD7"/>
    <w:rsid w:val="00F323CD"/>
    <w:rsid w:val="00F332FA"/>
    <w:rsid w:val="00F3558D"/>
    <w:rsid w:val="00F35593"/>
    <w:rsid w:val="00F366FA"/>
    <w:rsid w:val="00F36B15"/>
    <w:rsid w:val="00F36CF1"/>
    <w:rsid w:val="00F378AC"/>
    <w:rsid w:val="00F378B5"/>
    <w:rsid w:val="00F4055F"/>
    <w:rsid w:val="00F40D5B"/>
    <w:rsid w:val="00F419BF"/>
    <w:rsid w:val="00F42E8B"/>
    <w:rsid w:val="00F42F38"/>
    <w:rsid w:val="00F4301F"/>
    <w:rsid w:val="00F43498"/>
    <w:rsid w:val="00F4383A"/>
    <w:rsid w:val="00F452EE"/>
    <w:rsid w:val="00F45598"/>
    <w:rsid w:val="00F46EAD"/>
    <w:rsid w:val="00F50E78"/>
    <w:rsid w:val="00F510DE"/>
    <w:rsid w:val="00F512D3"/>
    <w:rsid w:val="00F52A54"/>
    <w:rsid w:val="00F52A89"/>
    <w:rsid w:val="00F532AE"/>
    <w:rsid w:val="00F54A8C"/>
    <w:rsid w:val="00F54B52"/>
    <w:rsid w:val="00F56382"/>
    <w:rsid w:val="00F60874"/>
    <w:rsid w:val="00F61CDD"/>
    <w:rsid w:val="00F63458"/>
    <w:rsid w:val="00F6381E"/>
    <w:rsid w:val="00F642C9"/>
    <w:rsid w:val="00F64384"/>
    <w:rsid w:val="00F650ED"/>
    <w:rsid w:val="00F67384"/>
    <w:rsid w:val="00F6755D"/>
    <w:rsid w:val="00F67A70"/>
    <w:rsid w:val="00F7000A"/>
    <w:rsid w:val="00F7226A"/>
    <w:rsid w:val="00F7252C"/>
    <w:rsid w:val="00F726CC"/>
    <w:rsid w:val="00F738CB"/>
    <w:rsid w:val="00F74980"/>
    <w:rsid w:val="00F75A95"/>
    <w:rsid w:val="00F76F4A"/>
    <w:rsid w:val="00F77323"/>
    <w:rsid w:val="00F811D2"/>
    <w:rsid w:val="00F82AA2"/>
    <w:rsid w:val="00F83A45"/>
    <w:rsid w:val="00F83B34"/>
    <w:rsid w:val="00F849EB"/>
    <w:rsid w:val="00F84DE4"/>
    <w:rsid w:val="00F85BF9"/>
    <w:rsid w:val="00F85C1D"/>
    <w:rsid w:val="00F86835"/>
    <w:rsid w:val="00F87C2D"/>
    <w:rsid w:val="00F87DDB"/>
    <w:rsid w:val="00F900A4"/>
    <w:rsid w:val="00F91B24"/>
    <w:rsid w:val="00F91C22"/>
    <w:rsid w:val="00F93057"/>
    <w:rsid w:val="00F93334"/>
    <w:rsid w:val="00F93616"/>
    <w:rsid w:val="00F93E65"/>
    <w:rsid w:val="00F94834"/>
    <w:rsid w:val="00F952CB"/>
    <w:rsid w:val="00F9581D"/>
    <w:rsid w:val="00F95F93"/>
    <w:rsid w:val="00F960E5"/>
    <w:rsid w:val="00F96277"/>
    <w:rsid w:val="00F96BB0"/>
    <w:rsid w:val="00FA0330"/>
    <w:rsid w:val="00FA2255"/>
    <w:rsid w:val="00FA2BA2"/>
    <w:rsid w:val="00FA3A72"/>
    <w:rsid w:val="00FA42E5"/>
    <w:rsid w:val="00FA497D"/>
    <w:rsid w:val="00FA5383"/>
    <w:rsid w:val="00FA53D5"/>
    <w:rsid w:val="00FA5ED4"/>
    <w:rsid w:val="00FA715D"/>
    <w:rsid w:val="00FB0B0C"/>
    <w:rsid w:val="00FB19E4"/>
    <w:rsid w:val="00FB1A70"/>
    <w:rsid w:val="00FB35B6"/>
    <w:rsid w:val="00FB3755"/>
    <w:rsid w:val="00FB4916"/>
    <w:rsid w:val="00FB522D"/>
    <w:rsid w:val="00FB56BF"/>
    <w:rsid w:val="00FB68F1"/>
    <w:rsid w:val="00FB6B90"/>
    <w:rsid w:val="00FB7745"/>
    <w:rsid w:val="00FC055C"/>
    <w:rsid w:val="00FC1A68"/>
    <w:rsid w:val="00FC215C"/>
    <w:rsid w:val="00FC25DB"/>
    <w:rsid w:val="00FC4878"/>
    <w:rsid w:val="00FC4F63"/>
    <w:rsid w:val="00FC4F74"/>
    <w:rsid w:val="00FC6078"/>
    <w:rsid w:val="00FC6F82"/>
    <w:rsid w:val="00FC7A6E"/>
    <w:rsid w:val="00FD039C"/>
    <w:rsid w:val="00FD045A"/>
    <w:rsid w:val="00FD19FA"/>
    <w:rsid w:val="00FD1BE1"/>
    <w:rsid w:val="00FD1F39"/>
    <w:rsid w:val="00FD202A"/>
    <w:rsid w:val="00FD2D83"/>
    <w:rsid w:val="00FD2F1B"/>
    <w:rsid w:val="00FD3E09"/>
    <w:rsid w:val="00FD480F"/>
    <w:rsid w:val="00FD4CC4"/>
    <w:rsid w:val="00FD56AC"/>
    <w:rsid w:val="00FD7BB0"/>
    <w:rsid w:val="00FE17A4"/>
    <w:rsid w:val="00FE20DB"/>
    <w:rsid w:val="00FE22E8"/>
    <w:rsid w:val="00FE3C57"/>
    <w:rsid w:val="00FE59B3"/>
    <w:rsid w:val="00FE60E6"/>
    <w:rsid w:val="00FE660F"/>
    <w:rsid w:val="00FE6FA8"/>
    <w:rsid w:val="00FE7000"/>
    <w:rsid w:val="00FE759E"/>
    <w:rsid w:val="00FE78E2"/>
    <w:rsid w:val="00FF02DD"/>
    <w:rsid w:val="00FF0D87"/>
    <w:rsid w:val="00FF1CDB"/>
    <w:rsid w:val="00FF1E46"/>
    <w:rsid w:val="00FF39BF"/>
    <w:rsid w:val="00FF3B14"/>
    <w:rsid w:val="00FF3F9E"/>
    <w:rsid w:val="00FF61A6"/>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AF8BB"/>
  <w15:docId w15:val="{4C0E76A6-F57A-42B3-8E9D-4E7AA4A72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D181D"/>
    <w:rPr>
      <w:rFonts w:asciiTheme="minorBidi" w:hAnsiTheme="minorBidi" w:cstheme="minorBidi"/>
      <w:noProof/>
      <w:sz w:val="24"/>
      <w:szCs w:val="22"/>
    </w:rPr>
  </w:style>
  <w:style w:type="character" w:customStyle="1" w:styleId="CodeChar">
    <w:name w:val="Code Char"/>
    <w:basedOn w:val="DefaultParagraphFont"/>
    <w:link w:val="Code"/>
    <w:rsid w:val="004D181D"/>
    <w:rPr>
      <w:rFonts w:asciiTheme="minorBidi" w:eastAsia="Times New Roman" w:hAnsiTheme="minorBidi"/>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17817713">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02977">
      <w:bodyDiv w:val="1"/>
      <w:marLeft w:val="0"/>
      <w:marRight w:val="0"/>
      <w:marTop w:val="0"/>
      <w:marBottom w:val="0"/>
      <w:divBdr>
        <w:top w:val="none" w:sz="0" w:space="0" w:color="auto"/>
        <w:left w:val="none" w:sz="0" w:space="0" w:color="auto"/>
        <w:bottom w:val="none" w:sz="0" w:space="0" w:color="auto"/>
        <w:right w:val="none" w:sz="0" w:space="0" w:color="auto"/>
      </w:divBdr>
    </w:div>
    <w:div w:id="1054738854">
      <w:bodyDiv w:val="1"/>
      <w:marLeft w:val="0"/>
      <w:marRight w:val="0"/>
      <w:marTop w:val="0"/>
      <w:marBottom w:val="0"/>
      <w:divBdr>
        <w:top w:val="none" w:sz="0" w:space="0" w:color="auto"/>
        <w:left w:val="none" w:sz="0" w:space="0" w:color="auto"/>
        <w:bottom w:val="none" w:sz="0" w:space="0" w:color="auto"/>
        <w:right w:val="none" w:sz="0" w:space="0" w:color="auto"/>
      </w:divBdr>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3.org/TR/xmlschema-2/" TargetMode="External"/><Relationship Id="rId13" Type="http://schemas.openxmlformats.org/officeDocument/2006/relationships/hyperlink" Target="http://www.unece.org/uncefact/codelist/standard/UNECE_AgencyIdentificationCode_D13A.xsd" TargetMode="External"/><Relationship Id="rId18" Type="http://schemas.openxmlformats.org/officeDocument/2006/relationships/hyperlink" Target="mailto:./@ref" TargetMode="External"/><Relationship Id="rId26" Type="http://schemas.openxmlformats.org/officeDocument/2006/relationships/image" Target="media/image4.emf"/><Relationship Id="rId39" Type="http://schemas.openxmlformats.org/officeDocument/2006/relationships/package" Target="embeddings/Microsoft_PowerPoint_Slide6.sldx"/><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8.emf"/><Relationship Id="rId42"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www.unece.org/uncefact/codelist/standard/UNECE_AgencyIdentificationCode_D13A.xsd" TargetMode="External"/><Relationship Id="rId17" Type="http://schemas.openxmlformats.org/officeDocument/2006/relationships/hyperlink" Target="mailto:./@name" TargetMode="External"/><Relationship Id="rId25" Type="http://schemas.openxmlformats.org/officeDocument/2006/relationships/oleObject" Target="embeddings/oleObject4.bin"/><Relationship Id="rId33" Type="http://schemas.openxmlformats.org/officeDocument/2006/relationships/package" Target="embeddings/Microsoft_PowerPoint_Slide3.sldx"/><Relationship Id="rId38" Type="http://schemas.openxmlformats.org/officeDocument/2006/relationships/image" Target="media/image10.emf"/><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extension/@base" TargetMode="External"/><Relationship Id="rId20" Type="http://schemas.openxmlformats.org/officeDocument/2006/relationships/image" Target="media/image2.wmf"/><Relationship Id="rId29" Type="http://schemas.openxmlformats.org/officeDocument/2006/relationships/package" Target="embeddings/Microsoft_PowerPoint_Slide1.sldx"/><Relationship Id="rId41"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oleObject" Target="embeddings/oleObject3.bin"/><Relationship Id="rId32" Type="http://schemas.openxmlformats.org/officeDocument/2006/relationships/image" Target="media/image7.emf"/><Relationship Id="rId37" Type="http://schemas.openxmlformats.org/officeDocument/2006/relationships/package" Target="embeddings/Microsoft_PowerPoint_Slide5.sldx"/><Relationship Id="rId40" Type="http://schemas.openxmlformats.org/officeDocument/2006/relationships/image" Target="media/image11.emf"/><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mailto:./@name" TargetMode="External"/><Relationship Id="rId23" Type="http://schemas.openxmlformats.org/officeDocument/2006/relationships/image" Target="media/image3.wmf"/><Relationship Id="rId28" Type="http://schemas.openxmlformats.org/officeDocument/2006/relationships/image" Target="media/image5.emf"/><Relationship Id="rId36" Type="http://schemas.openxmlformats.org/officeDocument/2006/relationships/image" Target="media/image9.emf"/><Relationship Id="rId10" Type="http://schemas.openxmlformats.org/officeDocument/2006/relationships/comments" Target="comments.xml"/><Relationship Id="rId19" Type="http://schemas.openxmlformats.org/officeDocument/2006/relationships/hyperlink" Target="mailto:./@name" TargetMode="External"/><Relationship Id="rId31" Type="http://schemas.openxmlformats.org/officeDocument/2006/relationships/package" Target="embeddings/Microsoft_PowerPoint_Slide2.sldx"/><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extension/@base" TargetMode="External"/><Relationship Id="rId22" Type="http://schemas.openxmlformats.org/officeDocument/2006/relationships/oleObject" Target="embeddings/oleObject2.bin"/><Relationship Id="rId27" Type="http://schemas.openxmlformats.org/officeDocument/2006/relationships/package" Target="embeddings/Microsoft_PowerPoint_Slide.sldx"/><Relationship Id="rId30" Type="http://schemas.openxmlformats.org/officeDocument/2006/relationships/image" Target="media/image6.emf"/><Relationship Id="rId35" Type="http://schemas.openxmlformats.org/officeDocument/2006/relationships/package" Target="embeddings/Microsoft_PowerPoint_Slide4.sldx"/><Relationship Id="rId43"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D375A4-FC2E-41E7-9DBD-83FC3E7C4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31918</TotalTime>
  <Pages>111</Pages>
  <Words>35864</Words>
  <Characters>204431</Characters>
  <Application>Microsoft Office Word</Application>
  <DocSecurity>0</DocSecurity>
  <Lines>1703</Lines>
  <Paragraphs>479</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239816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Serm Kulvatunyou</dc:creator>
  <cp:lastModifiedBy>Kulvatunyou, Boonserm (Fed)</cp:lastModifiedBy>
  <cp:revision>74</cp:revision>
  <dcterms:created xsi:type="dcterms:W3CDTF">2016-04-29T19:46:00Z</dcterms:created>
  <dcterms:modified xsi:type="dcterms:W3CDTF">2016-07-22T01:20:00Z</dcterms:modified>
</cp:coreProperties>
</file>