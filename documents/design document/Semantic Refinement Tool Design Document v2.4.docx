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0" w:name="_Toc196586336"/>
      <w:bookmarkStart w:id="1" w:name="_Toc199920517"/>
      <w:bookmarkStart w:id="2" w:name="_Toc201395380"/>
      <w:r w:rsidRPr="00D82CF5">
        <w:t xml:space="preserve">Software </w:t>
      </w:r>
      <w:r w:rsidR="00067F39">
        <w:t>Design</w:t>
      </w:r>
      <w:r w:rsidRPr="00D82CF5">
        <w:t xml:space="preserve"> Document</w:t>
      </w:r>
      <w:bookmarkEnd w:id="0"/>
      <w:bookmarkEnd w:id="1"/>
      <w:bookmarkEnd w:id="2"/>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40D48D17" w:rsidR="00EB50BD" w:rsidRDefault="00EB50BD" w:rsidP="00EB50BD">
      <w:pPr>
        <w:pStyle w:val="CoverPageText"/>
      </w:pPr>
      <w:r>
        <w:t>Last Updated:</w:t>
      </w:r>
      <w:r>
        <w:tab/>
      </w:r>
      <w:r>
        <w:fldChar w:fldCharType="begin"/>
      </w:r>
      <w:r>
        <w:instrText xml:space="preserve"> DATE \@ "M/d/yyyy h:mm am/pm" </w:instrText>
      </w:r>
      <w:r>
        <w:fldChar w:fldCharType="separate"/>
      </w:r>
      <w:ins w:id="3" w:author="Kulvatunyou, Boonserm (Fed)" w:date="2016-05-27T06:34:00Z">
        <w:r w:rsidR="008E36A2">
          <w:rPr>
            <w:noProof/>
          </w:rPr>
          <w:t>5/27/2016 6:34 AM</w:t>
        </w:r>
      </w:ins>
      <w:del w:id="4" w:author="Kulvatunyou, Boonserm (Fed)" w:date="2016-05-27T06:34:00Z">
        <w:r w:rsidR="008F60DE" w:rsidDel="008E36A2">
          <w:rPr>
            <w:noProof/>
          </w:rPr>
          <w:delText>5/24/2016 4:46 PM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5" w:name="_Toc442108884"/>
      <w:r>
        <w:lastRenderedPageBreak/>
        <w:t>Change Tracking</w:t>
      </w:r>
      <w:bookmarkEnd w:id="5"/>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6" w:name="_Toc196586340"/>
      <w:bookmarkStart w:id="7" w:name="_Toc199920521"/>
      <w:bookmarkStart w:id="8" w:name="_Toc201395384"/>
      <w:bookmarkStart w:id="9" w:name="_Toc442108885"/>
      <w:r>
        <w:lastRenderedPageBreak/>
        <w:t>Table of Contents</w:t>
      </w:r>
      <w:bookmarkEnd w:id="6"/>
      <w:bookmarkEnd w:id="7"/>
      <w:bookmarkEnd w:id="8"/>
      <w:bookmarkEnd w:id="9"/>
    </w:p>
    <w:p w14:paraId="44A20D70" w14:textId="77777777" w:rsidR="0093447A"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42108884" w:history="1">
        <w:r w:rsidR="0093447A" w:rsidRPr="003D6998">
          <w:rPr>
            <w:rStyle w:val="Hyperlink"/>
            <w:noProof/>
          </w:rPr>
          <w:t>Change Tracking</w:t>
        </w:r>
        <w:r w:rsidR="0093447A">
          <w:rPr>
            <w:noProof/>
            <w:webHidden/>
          </w:rPr>
          <w:tab/>
        </w:r>
        <w:r w:rsidR="0093447A">
          <w:rPr>
            <w:noProof/>
            <w:webHidden/>
          </w:rPr>
          <w:fldChar w:fldCharType="begin"/>
        </w:r>
        <w:r w:rsidR="0093447A">
          <w:rPr>
            <w:noProof/>
            <w:webHidden/>
          </w:rPr>
          <w:instrText xml:space="preserve"> PAGEREF _Toc442108884 \h </w:instrText>
        </w:r>
        <w:r w:rsidR="0093447A">
          <w:rPr>
            <w:noProof/>
            <w:webHidden/>
          </w:rPr>
        </w:r>
        <w:r w:rsidR="0093447A">
          <w:rPr>
            <w:noProof/>
            <w:webHidden/>
          </w:rPr>
          <w:fldChar w:fldCharType="separate"/>
        </w:r>
        <w:r w:rsidR="0093447A">
          <w:rPr>
            <w:noProof/>
            <w:webHidden/>
          </w:rPr>
          <w:t>2</w:t>
        </w:r>
        <w:r w:rsidR="0093447A">
          <w:rPr>
            <w:noProof/>
            <w:webHidden/>
          </w:rPr>
          <w:fldChar w:fldCharType="end"/>
        </w:r>
      </w:hyperlink>
    </w:p>
    <w:p w14:paraId="17EA523D" w14:textId="77777777" w:rsidR="0093447A" w:rsidRDefault="008E36A2">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42108885" w:history="1">
        <w:r w:rsidR="0093447A" w:rsidRPr="003D6998">
          <w:rPr>
            <w:rStyle w:val="Hyperlink"/>
            <w:noProof/>
          </w:rPr>
          <w:t>Table of Contents</w:t>
        </w:r>
        <w:r w:rsidR="0093447A">
          <w:rPr>
            <w:noProof/>
            <w:webHidden/>
          </w:rPr>
          <w:tab/>
        </w:r>
        <w:r w:rsidR="0093447A">
          <w:rPr>
            <w:noProof/>
            <w:webHidden/>
          </w:rPr>
          <w:fldChar w:fldCharType="begin"/>
        </w:r>
        <w:r w:rsidR="0093447A">
          <w:rPr>
            <w:noProof/>
            <w:webHidden/>
          </w:rPr>
          <w:instrText xml:space="preserve"> PAGEREF _Toc442108885 \h </w:instrText>
        </w:r>
        <w:r w:rsidR="0093447A">
          <w:rPr>
            <w:noProof/>
            <w:webHidden/>
          </w:rPr>
        </w:r>
        <w:r w:rsidR="0093447A">
          <w:rPr>
            <w:noProof/>
            <w:webHidden/>
          </w:rPr>
          <w:fldChar w:fldCharType="separate"/>
        </w:r>
        <w:r w:rsidR="0093447A">
          <w:rPr>
            <w:noProof/>
            <w:webHidden/>
          </w:rPr>
          <w:t>3</w:t>
        </w:r>
        <w:r w:rsidR="0093447A">
          <w:rPr>
            <w:noProof/>
            <w:webHidden/>
          </w:rPr>
          <w:fldChar w:fldCharType="end"/>
        </w:r>
      </w:hyperlink>
    </w:p>
    <w:p w14:paraId="1361ABC1"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86" w:history="1">
        <w:r w:rsidR="0093447A" w:rsidRPr="003D6998">
          <w:rPr>
            <w:rStyle w:val="Hyperlink"/>
            <w:noProof/>
          </w:rPr>
          <w:t>1.</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Introduction</w:t>
        </w:r>
        <w:r w:rsidR="0093447A">
          <w:rPr>
            <w:noProof/>
            <w:webHidden/>
          </w:rPr>
          <w:tab/>
        </w:r>
        <w:r w:rsidR="0093447A">
          <w:rPr>
            <w:noProof/>
            <w:webHidden/>
          </w:rPr>
          <w:fldChar w:fldCharType="begin"/>
        </w:r>
        <w:r w:rsidR="0093447A">
          <w:rPr>
            <w:noProof/>
            <w:webHidden/>
          </w:rPr>
          <w:instrText xml:space="preserve"> PAGEREF _Toc442108886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2506CA6E"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7" w:history="1">
        <w:r w:rsidR="0093447A" w:rsidRPr="003D6998">
          <w:rPr>
            <w:rStyle w:val="Hyperlink"/>
            <w:noProof/>
          </w:rPr>
          <w:t>1.1</w:t>
        </w:r>
        <w:r w:rsidR="0093447A">
          <w:rPr>
            <w:rFonts w:asciiTheme="minorHAnsi" w:eastAsiaTheme="minorEastAsia" w:hAnsiTheme="minorHAnsi" w:cstheme="minorBidi"/>
            <w:b w:val="0"/>
            <w:bCs w:val="0"/>
            <w:noProof/>
            <w:szCs w:val="28"/>
            <w:lang w:bidi="th-TH"/>
          </w:rPr>
          <w:tab/>
        </w:r>
        <w:r w:rsidR="0093447A" w:rsidRPr="003D6998">
          <w:rPr>
            <w:rStyle w:val="Hyperlink"/>
            <w:noProof/>
          </w:rPr>
          <w:t>Purpose</w:t>
        </w:r>
        <w:r w:rsidR="0093447A">
          <w:rPr>
            <w:noProof/>
            <w:webHidden/>
          </w:rPr>
          <w:tab/>
        </w:r>
        <w:r w:rsidR="0093447A">
          <w:rPr>
            <w:noProof/>
            <w:webHidden/>
          </w:rPr>
          <w:fldChar w:fldCharType="begin"/>
        </w:r>
        <w:r w:rsidR="0093447A">
          <w:rPr>
            <w:noProof/>
            <w:webHidden/>
          </w:rPr>
          <w:instrText xml:space="preserve"> PAGEREF _Toc442108887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090A419"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8" w:history="1">
        <w:r w:rsidR="0093447A" w:rsidRPr="003D6998">
          <w:rPr>
            <w:rStyle w:val="Hyperlink"/>
            <w:noProof/>
          </w:rPr>
          <w:t>1.2</w:t>
        </w:r>
        <w:r w:rsidR="0093447A">
          <w:rPr>
            <w:rFonts w:asciiTheme="minorHAnsi" w:eastAsiaTheme="minorEastAsia" w:hAnsiTheme="minorHAnsi" w:cstheme="minorBidi"/>
            <w:b w:val="0"/>
            <w:bCs w:val="0"/>
            <w:noProof/>
            <w:szCs w:val="28"/>
            <w:lang w:bidi="th-TH"/>
          </w:rPr>
          <w:tab/>
        </w:r>
        <w:r w:rsidR="0093447A" w:rsidRPr="003D6998">
          <w:rPr>
            <w:rStyle w:val="Hyperlink"/>
            <w:noProof/>
          </w:rPr>
          <w:t>Scope</w:t>
        </w:r>
        <w:r w:rsidR="0093447A">
          <w:rPr>
            <w:noProof/>
            <w:webHidden/>
          </w:rPr>
          <w:tab/>
        </w:r>
        <w:r w:rsidR="0093447A">
          <w:rPr>
            <w:noProof/>
            <w:webHidden/>
          </w:rPr>
          <w:fldChar w:fldCharType="begin"/>
        </w:r>
        <w:r w:rsidR="0093447A">
          <w:rPr>
            <w:noProof/>
            <w:webHidden/>
          </w:rPr>
          <w:instrText xml:space="preserve"> PAGEREF _Toc442108888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17F40729"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89" w:history="1">
        <w:r w:rsidR="0093447A" w:rsidRPr="003D6998">
          <w:rPr>
            <w:rStyle w:val="Hyperlink"/>
            <w:noProof/>
          </w:rPr>
          <w:t>1.3</w:t>
        </w:r>
        <w:r w:rsidR="0093447A">
          <w:rPr>
            <w:rFonts w:asciiTheme="minorHAnsi" w:eastAsiaTheme="minorEastAsia" w:hAnsiTheme="minorHAnsi" w:cstheme="minorBidi"/>
            <w:b w:val="0"/>
            <w:bCs w:val="0"/>
            <w:noProof/>
            <w:szCs w:val="28"/>
            <w:lang w:bidi="th-TH"/>
          </w:rPr>
          <w:tab/>
        </w:r>
        <w:r w:rsidR="0093447A" w:rsidRPr="003D6998">
          <w:rPr>
            <w:rStyle w:val="Hyperlink"/>
            <w:noProof/>
          </w:rPr>
          <w:t>Definitions, Acronyms and Abbreviations</w:t>
        </w:r>
        <w:r w:rsidR="0093447A">
          <w:rPr>
            <w:noProof/>
            <w:webHidden/>
          </w:rPr>
          <w:tab/>
        </w:r>
        <w:r w:rsidR="0093447A">
          <w:rPr>
            <w:noProof/>
            <w:webHidden/>
          </w:rPr>
          <w:fldChar w:fldCharType="begin"/>
        </w:r>
        <w:r w:rsidR="0093447A">
          <w:rPr>
            <w:noProof/>
            <w:webHidden/>
          </w:rPr>
          <w:instrText xml:space="preserve"> PAGEREF _Toc442108889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07C36C97"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0" w:history="1">
        <w:r w:rsidR="0093447A" w:rsidRPr="003D6998">
          <w:rPr>
            <w:rStyle w:val="Hyperlink"/>
            <w:noProof/>
          </w:rPr>
          <w:t>1.4</w:t>
        </w:r>
        <w:r w:rsidR="0093447A">
          <w:rPr>
            <w:rFonts w:asciiTheme="minorHAnsi" w:eastAsiaTheme="minorEastAsia" w:hAnsiTheme="minorHAnsi" w:cstheme="minorBidi"/>
            <w:b w:val="0"/>
            <w:bCs w:val="0"/>
            <w:noProof/>
            <w:szCs w:val="28"/>
            <w:lang w:bidi="th-TH"/>
          </w:rPr>
          <w:tab/>
        </w:r>
        <w:r w:rsidR="0093447A" w:rsidRPr="003D6998">
          <w:rPr>
            <w:rStyle w:val="Hyperlink"/>
            <w:noProof/>
          </w:rPr>
          <w:t>References</w:t>
        </w:r>
        <w:r w:rsidR="0093447A">
          <w:rPr>
            <w:noProof/>
            <w:webHidden/>
          </w:rPr>
          <w:tab/>
        </w:r>
        <w:r w:rsidR="0093447A">
          <w:rPr>
            <w:noProof/>
            <w:webHidden/>
          </w:rPr>
          <w:fldChar w:fldCharType="begin"/>
        </w:r>
        <w:r w:rsidR="0093447A">
          <w:rPr>
            <w:noProof/>
            <w:webHidden/>
          </w:rPr>
          <w:instrText xml:space="preserve"> PAGEREF _Toc442108890 \h </w:instrText>
        </w:r>
        <w:r w:rsidR="0093447A">
          <w:rPr>
            <w:noProof/>
            <w:webHidden/>
          </w:rPr>
        </w:r>
        <w:r w:rsidR="0093447A">
          <w:rPr>
            <w:noProof/>
            <w:webHidden/>
          </w:rPr>
          <w:fldChar w:fldCharType="separate"/>
        </w:r>
        <w:r w:rsidR="0093447A">
          <w:rPr>
            <w:noProof/>
            <w:webHidden/>
          </w:rPr>
          <w:t>8</w:t>
        </w:r>
        <w:r w:rsidR="0093447A">
          <w:rPr>
            <w:noProof/>
            <w:webHidden/>
          </w:rPr>
          <w:fldChar w:fldCharType="end"/>
        </w:r>
      </w:hyperlink>
    </w:p>
    <w:p w14:paraId="6F299546"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1" w:history="1">
        <w:r w:rsidR="0093447A" w:rsidRPr="003D6998">
          <w:rPr>
            <w:rStyle w:val="Hyperlink"/>
            <w:noProof/>
          </w:rPr>
          <w:t>2.</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Architectural Goals and Constraints</w:t>
        </w:r>
        <w:r w:rsidR="0093447A">
          <w:rPr>
            <w:noProof/>
            <w:webHidden/>
          </w:rPr>
          <w:tab/>
        </w:r>
        <w:r w:rsidR="0093447A">
          <w:rPr>
            <w:noProof/>
            <w:webHidden/>
          </w:rPr>
          <w:fldChar w:fldCharType="begin"/>
        </w:r>
        <w:r w:rsidR="0093447A">
          <w:rPr>
            <w:noProof/>
            <w:webHidden/>
          </w:rPr>
          <w:instrText xml:space="preserve"> PAGEREF _Toc442108891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9509604"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2" w:history="1">
        <w:r w:rsidR="0093447A" w:rsidRPr="003D6998">
          <w:rPr>
            <w:rStyle w:val="Hyperlink"/>
            <w:noProof/>
          </w:rPr>
          <w:t>2.1</w:t>
        </w:r>
        <w:r w:rsidR="0093447A">
          <w:rPr>
            <w:rFonts w:asciiTheme="minorHAnsi" w:eastAsiaTheme="minorEastAsia" w:hAnsiTheme="minorHAnsi" w:cstheme="minorBidi"/>
            <w:b w:val="0"/>
            <w:bCs w:val="0"/>
            <w:noProof/>
            <w:szCs w:val="28"/>
            <w:lang w:bidi="th-TH"/>
          </w:rPr>
          <w:tab/>
        </w:r>
        <w:r w:rsidR="0093447A" w:rsidRPr="003D6998">
          <w:rPr>
            <w:rStyle w:val="Hyperlink"/>
            <w:noProof/>
          </w:rPr>
          <w:t>Technical Platform</w:t>
        </w:r>
        <w:r w:rsidR="0093447A">
          <w:rPr>
            <w:noProof/>
            <w:webHidden/>
          </w:rPr>
          <w:tab/>
        </w:r>
        <w:r w:rsidR="0093447A">
          <w:rPr>
            <w:noProof/>
            <w:webHidden/>
          </w:rPr>
          <w:fldChar w:fldCharType="begin"/>
        </w:r>
        <w:r w:rsidR="0093447A">
          <w:rPr>
            <w:noProof/>
            <w:webHidden/>
          </w:rPr>
          <w:instrText xml:space="preserve"> PAGEREF _Toc442108892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1397ED66"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3" w:history="1">
        <w:r w:rsidR="0093447A" w:rsidRPr="003D6998">
          <w:rPr>
            <w:rStyle w:val="Hyperlink"/>
            <w:noProof/>
          </w:rPr>
          <w:t>2.2</w:t>
        </w:r>
        <w:r w:rsidR="0093447A">
          <w:rPr>
            <w:rFonts w:asciiTheme="minorHAnsi" w:eastAsiaTheme="minorEastAsia" w:hAnsiTheme="minorHAnsi" w:cstheme="minorBidi"/>
            <w:b w:val="0"/>
            <w:bCs w:val="0"/>
            <w:noProof/>
            <w:szCs w:val="28"/>
            <w:lang w:bidi="th-TH"/>
          </w:rPr>
          <w:tab/>
        </w:r>
        <w:r w:rsidR="0093447A" w:rsidRPr="003D6998">
          <w:rPr>
            <w:rStyle w:val="Hyperlink"/>
            <w:noProof/>
          </w:rPr>
          <w:t>Security</w:t>
        </w:r>
        <w:r w:rsidR="0093447A">
          <w:rPr>
            <w:noProof/>
            <w:webHidden/>
          </w:rPr>
          <w:tab/>
        </w:r>
        <w:r w:rsidR="0093447A">
          <w:rPr>
            <w:noProof/>
            <w:webHidden/>
          </w:rPr>
          <w:fldChar w:fldCharType="begin"/>
        </w:r>
        <w:r w:rsidR="0093447A">
          <w:rPr>
            <w:noProof/>
            <w:webHidden/>
          </w:rPr>
          <w:instrText xml:space="preserve"> PAGEREF _Toc442108893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467B22A5"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4" w:history="1">
        <w:r w:rsidR="0093447A" w:rsidRPr="003D6998">
          <w:rPr>
            <w:rStyle w:val="Hyperlink"/>
            <w:noProof/>
          </w:rPr>
          <w:t>2.3</w:t>
        </w:r>
        <w:r w:rsidR="0093447A">
          <w:rPr>
            <w:rFonts w:asciiTheme="minorHAnsi" w:eastAsiaTheme="minorEastAsia" w:hAnsiTheme="minorHAnsi" w:cstheme="minorBidi"/>
            <w:b w:val="0"/>
            <w:bCs w:val="0"/>
            <w:noProof/>
            <w:szCs w:val="28"/>
            <w:lang w:bidi="th-TH"/>
          </w:rPr>
          <w:tab/>
        </w:r>
        <w:r w:rsidR="0093447A" w:rsidRPr="003D6998">
          <w:rPr>
            <w:rStyle w:val="Hyperlink"/>
            <w:noProof/>
          </w:rPr>
          <w:t>Persistence</w:t>
        </w:r>
        <w:r w:rsidR="0093447A">
          <w:rPr>
            <w:noProof/>
            <w:webHidden/>
          </w:rPr>
          <w:tab/>
        </w:r>
        <w:r w:rsidR="0093447A">
          <w:rPr>
            <w:noProof/>
            <w:webHidden/>
          </w:rPr>
          <w:fldChar w:fldCharType="begin"/>
        </w:r>
        <w:r w:rsidR="0093447A">
          <w:rPr>
            <w:noProof/>
            <w:webHidden/>
          </w:rPr>
          <w:instrText xml:space="preserve"> PAGEREF _Toc442108894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7CECDD71"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5" w:history="1">
        <w:r w:rsidR="0093447A" w:rsidRPr="003D6998">
          <w:rPr>
            <w:rStyle w:val="Hyperlink"/>
            <w:noProof/>
          </w:rPr>
          <w:t>2.4</w:t>
        </w:r>
        <w:r w:rsidR="0093447A">
          <w:rPr>
            <w:rFonts w:asciiTheme="minorHAnsi" w:eastAsiaTheme="minorEastAsia" w:hAnsiTheme="minorHAnsi" w:cstheme="minorBidi"/>
            <w:b w:val="0"/>
            <w:bCs w:val="0"/>
            <w:noProof/>
            <w:szCs w:val="28"/>
            <w:lang w:bidi="th-TH"/>
          </w:rPr>
          <w:tab/>
        </w:r>
        <w:r w:rsidR="0093447A" w:rsidRPr="003D6998">
          <w:rPr>
            <w:rStyle w:val="Hyperlink"/>
            <w:noProof/>
          </w:rPr>
          <w:t>Reliability/Availability</w:t>
        </w:r>
        <w:r w:rsidR="0093447A">
          <w:rPr>
            <w:noProof/>
            <w:webHidden/>
          </w:rPr>
          <w:tab/>
        </w:r>
        <w:r w:rsidR="0093447A">
          <w:rPr>
            <w:noProof/>
            <w:webHidden/>
          </w:rPr>
          <w:fldChar w:fldCharType="begin"/>
        </w:r>
        <w:r w:rsidR="0093447A">
          <w:rPr>
            <w:noProof/>
            <w:webHidden/>
          </w:rPr>
          <w:instrText xml:space="preserve"> PAGEREF _Toc442108895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25F83F86"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6" w:history="1">
        <w:r w:rsidR="0093447A" w:rsidRPr="003D6998">
          <w:rPr>
            <w:rStyle w:val="Hyperlink"/>
            <w:noProof/>
          </w:rPr>
          <w:t>2.5</w:t>
        </w:r>
        <w:r w:rsidR="0093447A">
          <w:rPr>
            <w:rFonts w:asciiTheme="minorHAnsi" w:eastAsiaTheme="minorEastAsia" w:hAnsiTheme="minorHAnsi" w:cstheme="minorBidi"/>
            <w:b w:val="0"/>
            <w:bCs w:val="0"/>
            <w:noProof/>
            <w:szCs w:val="28"/>
            <w:lang w:bidi="th-TH"/>
          </w:rPr>
          <w:tab/>
        </w:r>
        <w:r w:rsidR="0093447A" w:rsidRPr="003D6998">
          <w:rPr>
            <w:rStyle w:val="Hyperlink"/>
            <w:noProof/>
          </w:rPr>
          <w:t>Performance</w:t>
        </w:r>
        <w:r w:rsidR="0093447A">
          <w:rPr>
            <w:noProof/>
            <w:webHidden/>
          </w:rPr>
          <w:tab/>
        </w:r>
        <w:r w:rsidR="0093447A">
          <w:rPr>
            <w:noProof/>
            <w:webHidden/>
          </w:rPr>
          <w:fldChar w:fldCharType="begin"/>
        </w:r>
        <w:r w:rsidR="0093447A">
          <w:rPr>
            <w:noProof/>
            <w:webHidden/>
          </w:rPr>
          <w:instrText xml:space="preserve"> PAGEREF _Toc442108896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3FA9BABE"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7" w:history="1">
        <w:r w:rsidR="0093447A" w:rsidRPr="003D6998">
          <w:rPr>
            <w:rStyle w:val="Hyperlink"/>
            <w:noProof/>
          </w:rPr>
          <w:t>2.6</w:t>
        </w:r>
        <w:r w:rsidR="0093447A">
          <w:rPr>
            <w:rFonts w:asciiTheme="minorHAnsi" w:eastAsiaTheme="minorEastAsia" w:hAnsiTheme="minorHAnsi" w:cstheme="minorBidi"/>
            <w:b w:val="0"/>
            <w:bCs w:val="0"/>
            <w:noProof/>
            <w:szCs w:val="28"/>
            <w:lang w:bidi="th-TH"/>
          </w:rPr>
          <w:tab/>
        </w:r>
        <w:r w:rsidR="0093447A" w:rsidRPr="003D6998">
          <w:rPr>
            <w:rStyle w:val="Hyperlink"/>
            <w:noProof/>
          </w:rPr>
          <w:t>Internationalization</w:t>
        </w:r>
        <w:r w:rsidR="0093447A">
          <w:rPr>
            <w:noProof/>
            <w:webHidden/>
          </w:rPr>
          <w:tab/>
        </w:r>
        <w:r w:rsidR="0093447A">
          <w:rPr>
            <w:noProof/>
            <w:webHidden/>
          </w:rPr>
          <w:fldChar w:fldCharType="begin"/>
        </w:r>
        <w:r w:rsidR="0093447A">
          <w:rPr>
            <w:noProof/>
            <w:webHidden/>
          </w:rPr>
          <w:instrText xml:space="preserve"> PAGEREF _Toc442108897 \h </w:instrText>
        </w:r>
        <w:r w:rsidR="0093447A">
          <w:rPr>
            <w:noProof/>
            <w:webHidden/>
          </w:rPr>
        </w:r>
        <w:r w:rsidR="0093447A">
          <w:rPr>
            <w:noProof/>
            <w:webHidden/>
          </w:rPr>
          <w:fldChar w:fldCharType="separate"/>
        </w:r>
        <w:r w:rsidR="0093447A">
          <w:rPr>
            <w:noProof/>
            <w:webHidden/>
          </w:rPr>
          <w:t>9</w:t>
        </w:r>
        <w:r w:rsidR="0093447A">
          <w:rPr>
            <w:noProof/>
            <w:webHidden/>
          </w:rPr>
          <w:fldChar w:fldCharType="end"/>
        </w:r>
      </w:hyperlink>
    </w:p>
    <w:p w14:paraId="6D6DD44D"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8898" w:history="1">
        <w:r w:rsidR="0093447A" w:rsidRPr="003D6998">
          <w:rPr>
            <w:rStyle w:val="Hyperlink"/>
            <w:noProof/>
          </w:rPr>
          <w:t>3.</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Use-Case View</w:t>
        </w:r>
        <w:r w:rsidR="0093447A">
          <w:rPr>
            <w:noProof/>
            <w:webHidden/>
          </w:rPr>
          <w:tab/>
        </w:r>
        <w:r w:rsidR="0093447A">
          <w:rPr>
            <w:noProof/>
            <w:webHidden/>
          </w:rPr>
          <w:fldChar w:fldCharType="begin"/>
        </w:r>
        <w:r w:rsidR="0093447A">
          <w:rPr>
            <w:noProof/>
            <w:webHidden/>
          </w:rPr>
          <w:instrText xml:space="preserve"> PAGEREF _Toc442108898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976808A"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899" w:history="1">
        <w:r w:rsidR="0093447A" w:rsidRPr="003D6998">
          <w:rPr>
            <w:rStyle w:val="Hyperlink"/>
            <w:noProof/>
          </w:rPr>
          <w:t>3.1</w:t>
        </w:r>
        <w:r w:rsidR="0093447A">
          <w:rPr>
            <w:rFonts w:asciiTheme="minorHAnsi" w:eastAsiaTheme="minorEastAsia" w:hAnsiTheme="minorHAnsi" w:cstheme="minorBidi"/>
            <w:b w:val="0"/>
            <w:bCs w:val="0"/>
            <w:noProof/>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_Toc442108899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422DFDA2"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00" w:history="1">
        <w:r w:rsidR="0093447A" w:rsidRPr="003D6998">
          <w:rPr>
            <w:rStyle w:val="Hyperlink"/>
            <w:noProof/>
          </w:rPr>
          <w:t>3.1.1</w:t>
        </w:r>
        <w:r w:rsidR="0093447A">
          <w:rPr>
            <w:rFonts w:asciiTheme="minorHAnsi" w:eastAsiaTheme="minorEastAsia" w:hAnsiTheme="minorHAnsi" w:cstheme="minorBidi"/>
            <w:noProof/>
            <w:sz w:val="22"/>
            <w:szCs w:val="28"/>
            <w:lang w:bidi="th-TH"/>
          </w:rPr>
          <w:tab/>
        </w:r>
        <w:r w:rsidR="0093447A" w:rsidRPr="003D6998">
          <w:rPr>
            <w:rStyle w:val="Hyperlink"/>
            <w:noProof/>
          </w:rPr>
          <w:t>Import OAGIS 10 Model into the Database</w:t>
        </w:r>
        <w:r w:rsidR="0093447A">
          <w:rPr>
            <w:noProof/>
            <w:webHidden/>
          </w:rPr>
          <w:tab/>
        </w:r>
        <w:r w:rsidR="0093447A">
          <w:rPr>
            <w:noProof/>
            <w:webHidden/>
          </w:rPr>
          <w:fldChar w:fldCharType="begin"/>
        </w:r>
        <w:r w:rsidR="0093447A">
          <w:rPr>
            <w:noProof/>
            <w:webHidden/>
          </w:rPr>
          <w:instrText xml:space="preserve"> PAGEREF _Toc442108900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967FEF9"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1" w:history="1">
        <w:r w:rsidR="0093447A" w:rsidRPr="003D6998">
          <w:rPr>
            <w:rStyle w:val="Hyperlink"/>
            <w:noProof/>
          </w:rPr>
          <w:t>3.1.1.1</w:t>
        </w:r>
        <w:r w:rsidR="0093447A">
          <w:rPr>
            <w:rFonts w:asciiTheme="minorHAnsi" w:eastAsiaTheme="minorEastAsia" w:hAnsiTheme="minorHAnsi" w:cstheme="minorBidi"/>
            <w:noProof/>
            <w:sz w:val="22"/>
            <w:szCs w:val="28"/>
            <w:lang w:bidi="th-TH"/>
          </w:rPr>
          <w:tab/>
        </w:r>
        <w:r w:rsidR="0093447A" w:rsidRPr="003D6998">
          <w:rPr>
            <w:rStyle w:val="Hyperlink"/>
            <w:noProof/>
          </w:rPr>
          <w:t>Fix to OAGIS 10.1</w:t>
        </w:r>
        <w:r w:rsidR="0093447A">
          <w:rPr>
            <w:noProof/>
            <w:webHidden/>
          </w:rPr>
          <w:tab/>
        </w:r>
        <w:r w:rsidR="0093447A">
          <w:rPr>
            <w:noProof/>
            <w:webHidden/>
          </w:rPr>
          <w:fldChar w:fldCharType="begin"/>
        </w:r>
        <w:r w:rsidR="0093447A">
          <w:rPr>
            <w:noProof/>
            <w:webHidden/>
          </w:rPr>
          <w:instrText xml:space="preserve"> PAGEREF _Toc442108901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25AD8F78"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2" w:history="1">
        <w:r w:rsidR="0093447A" w:rsidRPr="003D6998">
          <w:rPr>
            <w:rStyle w:val="Hyperlink"/>
            <w:noProof/>
          </w:rPr>
          <w:t>3.1.1.2</w:t>
        </w:r>
        <w:r w:rsidR="0093447A">
          <w:rPr>
            <w:rFonts w:asciiTheme="minorHAnsi" w:eastAsiaTheme="minorEastAsia" w:hAnsiTheme="minorHAnsi" w:cstheme="minorBidi"/>
            <w:noProof/>
            <w:sz w:val="22"/>
            <w:szCs w:val="28"/>
            <w:lang w:bidi="th-TH"/>
          </w:rPr>
          <w:tab/>
        </w:r>
        <w:r w:rsidR="0093447A" w:rsidRPr="003D6998">
          <w:rPr>
            <w:rStyle w:val="Hyperlink"/>
            <w:noProof/>
          </w:rPr>
          <w:t>Create an OAGIS user</w:t>
        </w:r>
        <w:r w:rsidR="0093447A">
          <w:rPr>
            <w:noProof/>
            <w:webHidden/>
          </w:rPr>
          <w:tab/>
        </w:r>
        <w:r w:rsidR="0093447A">
          <w:rPr>
            <w:noProof/>
            <w:webHidden/>
          </w:rPr>
          <w:fldChar w:fldCharType="begin"/>
        </w:r>
        <w:r w:rsidR="0093447A">
          <w:rPr>
            <w:noProof/>
            <w:webHidden/>
          </w:rPr>
          <w:instrText xml:space="preserve"> PAGEREF _Toc442108902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0E65AF8F"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03" w:history="1">
        <w:r w:rsidR="0093447A" w:rsidRPr="003D6998">
          <w:rPr>
            <w:rStyle w:val="Hyperlink"/>
            <w:noProof/>
          </w:rPr>
          <w:t>3.1.1.3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 data</w:t>
        </w:r>
        <w:r w:rsidR="0093447A">
          <w:rPr>
            <w:noProof/>
            <w:webHidden/>
          </w:rPr>
          <w:tab/>
        </w:r>
        <w:r w:rsidR="0093447A">
          <w:rPr>
            <w:noProof/>
            <w:webHidden/>
          </w:rPr>
          <w:fldChar w:fldCharType="begin"/>
        </w:r>
        <w:r w:rsidR="0093447A">
          <w:rPr>
            <w:noProof/>
            <w:webHidden/>
          </w:rPr>
          <w:instrText xml:space="preserve"> PAGEREF _Toc442108903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6E0CC6EE"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4" w:history="1">
        <w:r w:rsidR="0093447A" w:rsidRPr="003D6998">
          <w:rPr>
            <w:rStyle w:val="Hyperlink"/>
            <w:noProof/>
          </w:rPr>
          <w:t>3.1.1.3.1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XSD_BuiltIn_Type table</w:t>
        </w:r>
        <w:r w:rsidR="0093447A">
          <w:rPr>
            <w:noProof/>
            <w:webHidden/>
          </w:rPr>
          <w:tab/>
        </w:r>
        <w:r w:rsidR="0093447A">
          <w:rPr>
            <w:noProof/>
            <w:webHidden/>
          </w:rPr>
          <w:fldChar w:fldCharType="begin"/>
        </w:r>
        <w:r w:rsidR="0093447A">
          <w:rPr>
            <w:noProof/>
            <w:webHidden/>
          </w:rPr>
          <w:instrText xml:space="preserve"> PAGEREF _Toc442108904 \h </w:instrText>
        </w:r>
        <w:r w:rsidR="0093447A">
          <w:rPr>
            <w:noProof/>
            <w:webHidden/>
          </w:rPr>
        </w:r>
        <w:r w:rsidR="0093447A">
          <w:rPr>
            <w:noProof/>
            <w:webHidden/>
          </w:rPr>
          <w:fldChar w:fldCharType="separate"/>
        </w:r>
        <w:r w:rsidR="0093447A">
          <w:rPr>
            <w:noProof/>
            <w:webHidden/>
          </w:rPr>
          <w:t>10</w:t>
        </w:r>
        <w:r w:rsidR="0093447A">
          <w:rPr>
            <w:noProof/>
            <w:webHidden/>
          </w:rPr>
          <w:fldChar w:fldCharType="end"/>
        </w:r>
      </w:hyperlink>
    </w:p>
    <w:p w14:paraId="7B388B53"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5" w:history="1">
        <w:r w:rsidR="0093447A" w:rsidRPr="003D6998">
          <w:rPr>
            <w:rStyle w:val="Hyperlink"/>
            <w:noProof/>
          </w:rPr>
          <w:t>3.1.1.3.2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CDT_Primitive table</w:t>
        </w:r>
        <w:r w:rsidR="0093447A">
          <w:rPr>
            <w:noProof/>
            <w:webHidden/>
          </w:rPr>
          <w:tab/>
        </w:r>
        <w:r w:rsidR="0093447A">
          <w:rPr>
            <w:noProof/>
            <w:webHidden/>
          </w:rPr>
          <w:fldChar w:fldCharType="begin"/>
        </w:r>
        <w:r w:rsidR="0093447A">
          <w:rPr>
            <w:noProof/>
            <w:webHidden/>
          </w:rPr>
          <w:instrText xml:space="preserve"> PAGEREF _Toc442108905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4345DA86"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6" w:history="1">
        <w:r w:rsidR="0093447A" w:rsidRPr="003D6998">
          <w:rPr>
            <w:rStyle w:val="Hyperlink"/>
            <w:noProof/>
          </w:rPr>
          <w:t>3.1.1.3.3</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in the DT table</w:t>
        </w:r>
        <w:r w:rsidR="0093447A">
          <w:rPr>
            <w:noProof/>
            <w:webHidden/>
          </w:rPr>
          <w:tab/>
        </w:r>
        <w:r w:rsidR="0093447A">
          <w:rPr>
            <w:noProof/>
            <w:webHidden/>
          </w:rPr>
          <w:fldChar w:fldCharType="begin"/>
        </w:r>
        <w:r w:rsidR="0093447A">
          <w:rPr>
            <w:noProof/>
            <w:webHidden/>
          </w:rPr>
          <w:instrText xml:space="preserve"> PAGEREF _Toc442108906 \h </w:instrText>
        </w:r>
        <w:r w:rsidR="0093447A">
          <w:rPr>
            <w:noProof/>
            <w:webHidden/>
          </w:rPr>
        </w:r>
        <w:r w:rsidR="0093447A">
          <w:rPr>
            <w:noProof/>
            <w:webHidden/>
          </w:rPr>
          <w:fldChar w:fldCharType="separate"/>
        </w:r>
        <w:r w:rsidR="0093447A">
          <w:rPr>
            <w:noProof/>
            <w:webHidden/>
          </w:rPr>
          <w:t>11</w:t>
        </w:r>
        <w:r w:rsidR="0093447A">
          <w:rPr>
            <w:noProof/>
            <w:webHidden/>
          </w:rPr>
          <w:fldChar w:fldCharType="end"/>
        </w:r>
      </w:hyperlink>
    </w:p>
    <w:p w14:paraId="69DD2BC1"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7" w:history="1">
        <w:r w:rsidR="0093447A" w:rsidRPr="003D6998">
          <w:rPr>
            <w:rStyle w:val="Hyperlink"/>
            <w:noProof/>
          </w:rPr>
          <w:t>3.1.1.3.4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 table</w:t>
        </w:r>
        <w:r w:rsidR="0093447A">
          <w:rPr>
            <w:noProof/>
            <w:webHidden/>
          </w:rPr>
          <w:tab/>
        </w:r>
        <w:r w:rsidR="0093447A">
          <w:rPr>
            <w:noProof/>
            <w:webHidden/>
          </w:rPr>
          <w:fldChar w:fldCharType="begin"/>
        </w:r>
        <w:r w:rsidR="0093447A">
          <w:rPr>
            <w:noProof/>
            <w:webHidden/>
          </w:rPr>
          <w:instrText xml:space="preserve"> PAGEREF _Toc442108907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64E48C96"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8" w:history="1">
        <w:r w:rsidR="0093447A" w:rsidRPr="003D6998">
          <w:rPr>
            <w:rStyle w:val="Hyperlink"/>
            <w:noProof/>
          </w:rPr>
          <w:t>3.1.1.3.5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CDT_Allowed_Primitive_Expression_Type_Map</w:t>
        </w:r>
        <w:r w:rsidR="0093447A">
          <w:rPr>
            <w:noProof/>
            <w:webHidden/>
          </w:rPr>
          <w:tab/>
        </w:r>
        <w:r w:rsidR="0093447A">
          <w:rPr>
            <w:noProof/>
            <w:webHidden/>
          </w:rPr>
          <w:fldChar w:fldCharType="begin"/>
        </w:r>
        <w:r w:rsidR="0093447A">
          <w:rPr>
            <w:noProof/>
            <w:webHidden/>
          </w:rPr>
          <w:instrText xml:space="preserve"> PAGEREF _Toc442108908 \h </w:instrText>
        </w:r>
        <w:r w:rsidR="0093447A">
          <w:rPr>
            <w:noProof/>
            <w:webHidden/>
          </w:rPr>
        </w:r>
        <w:r w:rsidR="0093447A">
          <w:rPr>
            <w:noProof/>
            <w:webHidden/>
          </w:rPr>
          <w:fldChar w:fldCharType="separate"/>
        </w:r>
        <w:r w:rsidR="0093447A">
          <w:rPr>
            <w:noProof/>
            <w:webHidden/>
          </w:rPr>
          <w:t>12</w:t>
        </w:r>
        <w:r w:rsidR="0093447A">
          <w:rPr>
            <w:noProof/>
            <w:webHidden/>
          </w:rPr>
          <w:fldChar w:fldCharType="end"/>
        </w:r>
      </w:hyperlink>
    </w:p>
    <w:p w14:paraId="2EF251E7"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09" w:history="1">
        <w:r w:rsidR="0093447A" w:rsidRPr="003D6998">
          <w:rPr>
            <w:rStyle w:val="Hyperlink"/>
            <w:noProof/>
          </w:rPr>
          <w:t>3.1.1.3.6</w:t>
        </w:r>
        <w:r w:rsidR="0093447A">
          <w:rPr>
            <w:rFonts w:asciiTheme="minorHAnsi" w:eastAsiaTheme="minorEastAsia" w:hAnsiTheme="minorHAnsi" w:cstheme="minorBidi"/>
            <w:noProof/>
            <w:sz w:val="22"/>
            <w:szCs w:val="28"/>
            <w:lang w:bidi="th-TH"/>
          </w:rPr>
          <w:tab/>
        </w:r>
        <w:r w:rsidR="0093447A" w:rsidRPr="003D6998">
          <w:rPr>
            <w:rStyle w:val="Hyperlink"/>
            <w:noProof/>
          </w:rPr>
          <w:t>Populate CDTs’ supplementary component in the DT_SC table</w:t>
        </w:r>
        <w:r w:rsidR="0093447A">
          <w:rPr>
            <w:noProof/>
            <w:webHidden/>
          </w:rPr>
          <w:tab/>
        </w:r>
        <w:r w:rsidR="0093447A">
          <w:rPr>
            <w:noProof/>
            <w:webHidden/>
          </w:rPr>
          <w:fldChar w:fldCharType="begin"/>
        </w:r>
        <w:r w:rsidR="0093447A">
          <w:rPr>
            <w:noProof/>
            <w:webHidden/>
          </w:rPr>
          <w:instrText xml:space="preserve"> PAGEREF _Toc442108909 \h </w:instrText>
        </w:r>
        <w:r w:rsidR="0093447A">
          <w:rPr>
            <w:noProof/>
            <w:webHidden/>
          </w:rPr>
        </w:r>
        <w:r w:rsidR="0093447A">
          <w:rPr>
            <w:noProof/>
            <w:webHidden/>
          </w:rPr>
          <w:fldChar w:fldCharType="separate"/>
        </w:r>
        <w:r w:rsidR="0093447A">
          <w:rPr>
            <w:noProof/>
            <w:webHidden/>
          </w:rPr>
          <w:t>13</w:t>
        </w:r>
        <w:r w:rsidR="0093447A">
          <w:rPr>
            <w:noProof/>
            <w:webHidden/>
          </w:rPr>
          <w:fldChar w:fldCharType="end"/>
        </w:r>
      </w:hyperlink>
    </w:p>
    <w:p w14:paraId="213CC49D"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0" w:history="1">
        <w:r w:rsidR="0093447A" w:rsidRPr="003D6998">
          <w:rPr>
            <w:rStyle w:val="Hyperlink"/>
            <w:noProof/>
          </w:rPr>
          <w:t>3.1.1.3.7</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 table</w:t>
        </w:r>
        <w:r w:rsidR="0093447A">
          <w:rPr>
            <w:noProof/>
            <w:webHidden/>
          </w:rPr>
          <w:tab/>
        </w:r>
        <w:r w:rsidR="0093447A">
          <w:rPr>
            <w:noProof/>
            <w:webHidden/>
          </w:rPr>
          <w:fldChar w:fldCharType="begin"/>
        </w:r>
        <w:r w:rsidR="0093447A">
          <w:rPr>
            <w:noProof/>
            <w:webHidden/>
          </w:rPr>
          <w:instrText xml:space="preserve"> PAGEREF _Toc442108910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334F8FA1"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1" w:history="1">
        <w:r w:rsidR="0093447A" w:rsidRPr="003D6998">
          <w:rPr>
            <w:rStyle w:val="Hyperlink"/>
            <w:noProof/>
          </w:rPr>
          <w:t>3.1.1.3.8</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_Toc442108911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0E45F01A"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2" w:history="1">
        <w:r w:rsidR="0093447A" w:rsidRPr="003D6998">
          <w:rPr>
            <w:rStyle w:val="Hyperlink"/>
            <w:noProof/>
          </w:rPr>
          <w:t>3.1.1.4</w:t>
        </w:r>
        <w:r w:rsidR="0093447A">
          <w:rPr>
            <w:rFonts w:asciiTheme="minorHAnsi" w:eastAsiaTheme="minorEastAsia" w:hAnsiTheme="minorHAnsi" w:cstheme="minorBidi"/>
            <w:noProof/>
            <w:sz w:val="22"/>
            <w:szCs w:val="28"/>
            <w:lang w:bidi="th-TH"/>
          </w:rPr>
          <w:tab/>
        </w:r>
        <w:r w:rsidR="0093447A" w:rsidRPr="003D6998">
          <w:rPr>
            <w:rStyle w:val="Hyperlink"/>
            <w:noProof/>
          </w:rPr>
          <w:t>Import Identifier Scheme</w:t>
        </w:r>
        <w:r w:rsidR="0093447A">
          <w:rPr>
            <w:noProof/>
            <w:webHidden/>
          </w:rPr>
          <w:tab/>
        </w:r>
        <w:r w:rsidR="0093447A">
          <w:rPr>
            <w:noProof/>
            <w:webHidden/>
          </w:rPr>
          <w:fldChar w:fldCharType="begin"/>
        </w:r>
        <w:r w:rsidR="0093447A">
          <w:rPr>
            <w:noProof/>
            <w:webHidden/>
          </w:rPr>
          <w:instrText xml:space="preserve"> PAGEREF _Toc442108912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2C18DC67"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3" w:history="1">
        <w:r w:rsidR="0093447A" w:rsidRPr="003D6998">
          <w:rPr>
            <w:rStyle w:val="Hyperlink"/>
            <w:noProof/>
          </w:rPr>
          <w:t>3.1.1.4.1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 table</w:t>
        </w:r>
        <w:r w:rsidR="0093447A">
          <w:rPr>
            <w:noProof/>
            <w:webHidden/>
          </w:rPr>
          <w:tab/>
        </w:r>
        <w:r w:rsidR="0093447A">
          <w:rPr>
            <w:noProof/>
            <w:webHidden/>
          </w:rPr>
          <w:fldChar w:fldCharType="begin"/>
        </w:r>
        <w:r w:rsidR="0093447A">
          <w:rPr>
            <w:noProof/>
            <w:webHidden/>
          </w:rPr>
          <w:instrText xml:space="preserve"> PAGEREF _Toc442108913 \h </w:instrText>
        </w:r>
        <w:r w:rsidR="0093447A">
          <w:rPr>
            <w:noProof/>
            <w:webHidden/>
          </w:rPr>
        </w:r>
        <w:r w:rsidR="0093447A">
          <w:rPr>
            <w:noProof/>
            <w:webHidden/>
          </w:rPr>
          <w:fldChar w:fldCharType="separate"/>
        </w:r>
        <w:r w:rsidR="0093447A">
          <w:rPr>
            <w:noProof/>
            <w:webHidden/>
          </w:rPr>
          <w:t>14</w:t>
        </w:r>
        <w:r w:rsidR="0093447A">
          <w:rPr>
            <w:noProof/>
            <w:webHidden/>
          </w:rPr>
          <w:fldChar w:fldCharType="end"/>
        </w:r>
      </w:hyperlink>
    </w:p>
    <w:p w14:paraId="50CC35C8"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4" w:history="1">
        <w:r w:rsidR="0093447A" w:rsidRPr="003D6998">
          <w:rPr>
            <w:rStyle w:val="Hyperlink"/>
            <w:noProof/>
          </w:rPr>
          <w:t>3.1.1.4.2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Agency_ID_List_Value table</w:t>
        </w:r>
        <w:r w:rsidR="0093447A">
          <w:rPr>
            <w:noProof/>
            <w:webHidden/>
          </w:rPr>
          <w:tab/>
        </w:r>
        <w:r w:rsidR="0093447A">
          <w:rPr>
            <w:noProof/>
            <w:webHidden/>
          </w:rPr>
          <w:fldChar w:fldCharType="begin"/>
        </w:r>
        <w:r w:rsidR="0093447A">
          <w:rPr>
            <w:noProof/>
            <w:webHidden/>
          </w:rPr>
          <w:instrText xml:space="preserve"> PAGEREF _Toc442108914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453815BE"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5" w:history="1">
        <w:r w:rsidR="0093447A" w:rsidRPr="003D6998">
          <w:rPr>
            <w:rStyle w:val="Hyperlink"/>
            <w:noProof/>
          </w:rPr>
          <w:t>3.1.1.5</w:t>
        </w:r>
        <w:r w:rsidR="0093447A">
          <w:rPr>
            <w:rFonts w:asciiTheme="minorHAnsi" w:eastAsiaTheme="minorEastAsia" w:hAnsiTheme="minorHAnsi" w:cstheme="minorBidi"/>
            <w:noProof/>
            <w:sz w:val="22"/>
            <w:szCs w:val="28"/>
            <w:lang w:bidi="th-TH"/>
          </w:rPr>
          <w:tab/>
        </w:r>
        <w:r w:rsidR="0093447A" w:rsidRPr="003D6998">
          <w:rPr>
            <w:rStyle w:val="Hyperlink"/>
            <w:noProof/>
          </w:rPr>
          <w:t>Import Code Lists</w:t>
        </w:r>
        <w:r w:rsidR="0093447A">
          <w:rPr>
            <w:noProof/>
            <w:webHidden/>
          </w:rPr>
          <w:tab/>
        </w:r>
        <w:r w:rsidR="0093447A">
          <w:rPr>
            <w:noProof/>
            <w:webHidden/>
          </w:rPr>
          <w:fldChar w:fldCharType="begin"/>
        </w:r>
        <w:r w:rsidR="0093447A">
          <w:rPr>
            <w:noProof/>
            <w:webHidden/>
          </w:rPr>
          <w:instrText xml:space="preserve"> PAGEREF _Toc442108915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13A6FCEF"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6" w:history="1">
        <w:r w:rsidR="0093447A" w:rsidRPr="003D6998">
          <w:rPr>
            <w:rStyle w:val="Hyperlink"/>
            <w:noProof/>
          </w:rPr>
          <w:t>3.1.1.5.1</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 table</w:t>
        </w:r>
        <w:r w:rsidR="0093447A">
          <w:rPr>
            <w:noProof/>
            <w:webHidden/>
          </w:rPr>
          <w:tab/>
        </w:r>
        <w:r w:rsidR="0093447A">
          <w:rPr>
            <w:noProof/>
            <w:webHidden/>
          </w:rPr>
          <w:fldChar w:fldCharType="begin"/>
        </w:r>
        <w:r w:rsidR="0093447A">
          <w:rPr>
            <w:noProof/>
            <w:webHidden/>
          </w:rPr>
          <w:instrText xml:space="preserve"> PAGEREF _Toc442108916 \h </w:instrText>
        </w:r>
        <w:r w:rsidR="0093447A">
          <w:rPr>
            <w:noProof/>
            <w:webHidden/>
          </w:rPr>
        </w:r>
        <w:r w:rsidR="0093447A">
          <w:rPr>
            <w:noProof/>
            <w:webHidden/>
          </w:rPr>
          <w:fldChar w:fldCharType="separate"/>
        </w:r>
        <w:r w:rsidR="0093447A">
          <w:rPr>
            <w:noProof/>
            <w:webHidden/>
          </w:rPr>
          <w:t>15</w:t>
        </w:r>
        <w:r w:rsidR="0093447A">
          <w:rPr>
            <w:noProof/>
            <w:webHidden/>
          </w:rPr>
          <w:fldChar w:fldCharType="end"/>
        </w:r>
      </w:hyperlink>
    </w:p>
    <w:p w14:paraId="08420750"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7" w:history="1">
        <w:r w:rsidR="0093447A" w:rsidRPr="003D6998">
          <w:rPr>
            <w:rStyle w:val="Hyperlink"/>
            <w:noProof/>
          </w:rPr>
          <w:t>3.1.1.5.2</w:t>
        </w:r>
        <w:r w:rsidR="0093447A">
          <w:rPr>
            <w:rFonts w:asciiTheme="minorHAnsi" w:eastAsiaTheme="minorEastAsia" w:hAnsiTheme="minorHAnsi" w:cstheme="minorBidi"/>
            <w:noProof/>
            <w:sz w:val="22"/>
            <w:szCs w:val="28"/>
            <w:lang w:bidi="th-TH"/>
          </w:rPr>
          <w:tab/>
        </w:r>
        <w:r w:rsidR="0093447A" w:rsidRPr="003D6998">
          <w:rPr>
            <w:rStyle w:val="Hyperlink"/>
            <w:noProof/>
          </w:rPr>
          <w:t>Populate Code_List_Value table</w:t>
        </w:r>
        <w:r w:rsidR="0093447A">
          <w:rPr>
            <w:noProof/>
            <w:webHidden/>
          </w:rPr>
          <w:tab/>
        </w:r>
        <w:r w:rsidR="0093447A">
          <w:rPr>
            <w:noProof/>
            <w:webHidden/>
          </w:rPr>
          <w:fldChar w:fldCharType="begin"/>
        </w:r>
        <w:r w:rsidR="0093447A">
          <w:rPr>
            <w:noProof/>
            <w:webHidden/>
          </w:rPr>
          <w:instrText xml:space="preserve"> PAGEREF _Toc442108917 \h </w:instrText>
        </w:r>
        <w:r w:rsidR="0093447A">
          <w:rPr>
            <w:noProof/>
            <w:webHidden/>
          </w:rPr>
        </w:r>
        <w:r w:rsidR="0093447A">
          <w:rPr>
            <w:noProof/>
            <w:webHidden/>
          </w:rPr>
          <w:fldChar w:fldCharType="separate"/>
        </w:r>
        <w:r w:rsidR="0093447A">
          <w:rPr>
            <w:noProof/>
            <w:webHidden/>
          </w:rPr>
          <w:t>16</w:t>
        </w:r>
        <w:r w:rsidR="0093447A">
          <w:rPr>
            <w:noProof/>
            <w:webHidden/>
          </w:rPr>
          <w:fldChar w:fldCharType="end"/>
        </w:r>
      </w:hyperlink>
    </w:p>
    <w:p w14:paraId="681F3B29"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18" w:history="1">
        <w:r w:rsidR="0093447A" w:rsidRPr="003D6998">
          <w:rPr>
            <w:rStyle w:val="Hyperlink"/>
            <w:noProof/>
          </w:rPr>
          <w:t>3.1.1.6</w:t>
        </w:r>
        <w:r w:rsidR="0093447A">
          <w:rPr>
            <w:rFonts w:asciiTheme="minorHAnsi" w:eastAsiaTheme="minorEastAsia" w:hAnsiTheme="minorHAnsi" w:cstheme="minorBidi"/>
            <w:noProof/>
            <w:sz w:val="22"/>
            <w:szCs w:val="28"/>
            <w:lang w:bidi="th-TH"/>
          </w:rPr>
          <w:tab/>
        </w:r>
        <w:r w:rsidR="0093447A" w:rsidRPr="003D6998">
          <w:rPr>
            <w:rStyle w:val="Hyperlink"/>
            <w:noProof/>
          </w:rPr>
          <w:t>Import default and unqualified BDTs from Fields.xsd</w:t>
        </w:r>
        <w:r w:rsidR="0093447A">
          <w:rPr>
            <w:noProof/>
            <w:webHidden/>
          </w:rPr>
          <w:tab/>
        </w:r>
        <w:r w:rsidR="0093447A">
          <w:rPr>
            <w:noProof/>
            <w:webHidden/>
          </w:rPr>
          <w:fldChar w:fldCharType="begin"/>
        </w:r>
        <w:r w:rsidR="0093447A">
          <w:rPr>
            <w:noProof/>
            <w:webHidden/>
          </w:rPr>
          <w:instrText xml:space="preserve"> PAGEREF _Toc442108918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12D8F74"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19" w:history="1">
        <w:r w:rsidR="0093447A" w:rsidRPr="003D6998">
          <w:rPr>
            <w:rStyle w:val="Hyperlink"/>
            <w:noProof/>
          </w:rPr>
          <w:t>3.1.1.6.1</w:t>
        </w:r>
        <w:r w:rsidR="0093447A">
          <w:rPr>
            <w:rFonts w:asciiTheme="minorHAnsi" w:eastAsiaTheme="minorEastAsia" w:hAnsiTheme="minorHAnsi" w:cstheme="minorBidi"/>
            <w:noProof/>
            <w:sz w:val="22"/>
            <w:szCs w:val="28"/>
            <w:lang w:bidi="th-TH"/>
          </w:rPr>
          <w:tab/>
        </w:r>
        <w:r w:rsidR="0093447A" w:rsidRPr="003D6998">
          <w:rPr>
            <w:rStyle w:val="Hyperlink"/>
            <w:noProof/>
          </w:rPr>
          <w:t>Populate BDTs in DT table.</w:t>
        </w:r>
        <w:r w:rsidR="0093447A">
          <w:rPr>
            <w:noProof/>
            <w:webHidden/>
          </w:rPr>
          <w:tab/>
        </w:r>
        <w:r w:rsidR="0093447A">
          <w:rPr>
            <w:noProof/>
            <w:webHidden/>
          </w:rPr>
          <w:fldChar w:fldCharType="begin"/>
        </w:r>
        <w:r w:rsidR="0093447A">
          <w:rPr>
            <w:noProof/>
            <w:webHidden/>
          </w:rPr>
          <w:instrText xml:space="preserve"> PAGEREF _Toc442108919 \h </w:instrText>
        </w:r>
        <w:r w:rsidR="0093447A">
          <w:rPr>
            <w:noProof/>
            <w:webHidden/>
          </w:rPr>
        </w:r>
        <w:r w:rsidR="0093447A">
          <w:rPr>
            <w:noProof/>
            <w:webHidden/>
          </w:rPr>
          <w:fldChar w:fldCharType="separate"/>
        </w:r>
        <w:r w:rsidR="0093447A">
          <w:rPr>
            <w:noProof/>
            <w:webHidden/>
          </w:rPr>
          <w:t>17</w:t>
        </w:r>
        <w:r w:rsidR="0093447A">
          <w:rPr>
            <w:noProof/>
            <w:webHidden/>
          </w:rPr>
          <w:fldChar w:fldCharType="end"/>
        </w:r>
      </w:hyperlink>
    </w:p>
    <w:p w14:paraId="1BE51CC6"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0" w:history="1">
        <w:r w:rsidR="0093447A" w:rsidRPr="003D6998">
          <w:rPr>
            <w:rStyle w:val="Hyperlink"/>
            <w:noProof/>
          </w:rPr>
          <w:t>3.1.1.6.2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_Toc442108920 \h </w:instrText>
        </w:r>
        <w:r w:rsidR="0093447A">
          <w:rPr>
            <w:noProof/>
            <w:webHidden/>
          </w:rPr>
        </w:r>
        <w:r w:rsidR="0093447A">
          <w:rPr>
            <w:noProof/>
            <w:webHidden/>
          </w:rPr>
          <w:fldChar w:fldCharType="separate"/>
        </w:r>
        <w:r w:rsidR="0093447A">
          <w:rPr>
            <w:noProof/>
            <w:webHidden/>
          </w:rPr>
          <w:t>18</w:t>
        </w:r>
        <w:r w:rsidR="0093447A">
          <w:rPr>
            <w:noProof/>
            <w:webHidden/>
          </w:rPr>
          <w:fldChar w:fldCharType="end"/>
        </w:r>
      </w:hyperlink>
    </w:p>
    <w:p w14:paraId="3F8DA448"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1" w:history="1">
        <w:r w:rsidR="0093447A" w:rsidRPr="003D6998">
          <w:rPr>
            <w:rStyle w:val="Hyperlink"/>
            <w:noProof/>
          </w:rPr>
          <w:t>3.1.1.6.3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DT_SC table</w:t>
        </w:r>
        <w:r w:rsidR="0093447A">
          <w:rPr>
            <w:noProof/>
            <w:webHidden/>
          </w:rPr>
          <w:tab/>
        </w:r>
        <w:r w:rsidR="0093447A">
          <w:rPr>
            <w:noProof/>
            <w:webHidden/>
          </w:rPr>
          <w:fldChar w:fldCharType="begin"/>
        </w:r>
        <w:r w:rsidR="0093447A">
          <w:rPr>
            <w:noProof/>
            <w:webHidden/>
          </w:rPr>
          <w:instrText xml:space="preserve"> PAGEREF _Toc442108921 \h </w:instrText>
        </w:r>
        <w:r w:rsidR="0093447A">
          <w:rPr>
            <w:noProof/>
            <w:webHidden/>
          </w:rPr>
        </w:r>
        <w:r w:rsidR="0093447A">
          <w:rPr>
            <w:noProof/>
            <w:webHidden/>
          </w:rPr>
          <w:fldChar w:fldCharType="separate"/>
        </w:r>
        <w:r w:rsidR="0093447A">
          <w:rPr>
            <w:noProof/>
            <w:webHidden/>
          </w:rPr>
          <w:t>19</w:t>
        </w:r>
        <w:r w:rsidR="0093447A">
          <w:rPr>
            <w:noProof/>
            <w:webHidden/>
          </w:rPr>
          <w:fldChar w:fldCharType="end"/>
        </w:r>
      </w:hyperlink>
    </w:p>
    <w:p w14:paraId="37E43B85"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2" w:history="1">
        <w:r w:rsidR="0093447A" w:rsidRPr="003D6998">
          <w:rPr>
            <w:rStyle w:val="Hyperlink"/>
            <w:noProof/>
          </w:rPr>
          <w:t>3.1.1.6.4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_Toc442108922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49CC1D3B"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3" w:history="1">
        <w:r w:rsidR="0093447A" w:rsidRPr="003D6998">
          <w:rPr>
            <w:rStyle w:val="Hyperlink"/>
            <w:noProof/>
          </w:rPr>
          <w:t>3.1.1.6.5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_Toc442108923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368A37F3"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4" w:history="1">
        <w:r w:rsidR="0093447A" w:rsidRPr="003D6998">
          <w:rPr>
            <w:rStyle w:val="Hyperlink"/>
            <w:noProof/>
          </w:rPr>
          <w:t>3.1.1.6.6</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BDT_SC_Primitive_Restriction table</w:t>
        </w:r>
        <w:r w:rsidR="0093447A">
          <w:rPr>
            <w:noProof/>
            <w:webHidden/>
          </w:rPr>
          <w:tab/>
        </w:r>
        <w:r w:rsidR="0093447A">
          <w:rPr>
            <w:noProof/>
            <w:webHidden/>
          </w:rPr>
          <w:fldChar w:fldCharType="begin"/>
        </w:r>
        <w:r w:rsidR="0093447A">
          <w:rPr>
            <w:noProof/>
            <w:webHidden/>
          </w:rPr>
          <w:instrText xml:space="preserve"> PAGEREF _Toc442108924 \h </w:instrText>
        </w:r>
        <w:r w:rsidR="0093447A">
          <w:rPr>
            <w:noProof/>
            <w:webHidden/>
          </w:rPr>
        </w:r>
        <w:r w:rsidR="0093447A">
          <w:rPr>
            <w:noProof/>
            <w:webHidden/>
          </w:rPr>
          <w:fldChar w:fldCharType="separate"/>
        </w:r>
        <w:r w:rsidR="0093447A">
          <w:rPr>
            <w:noProof/>
            <w:webHidden/>
          </w:rPr>
          <w:t>20</w:t>
        </w:r>
        <w:r w:rsidR="0093447A">
          <w:rPr>
            <w:noProof/>
            <w:webHidden/>
          </w:rPr>
          <w:fldChar w:fldCharType="end"/>
        </w:r>
      </w:hyperlink>
    </w:p>
    <w:p w14:paraId="6F91451C"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25" w:history="1">
        <w:r w:rsidR="0093447A" w:rsidRPr="003D6998">
          <w:rPr>
            <w:rStyle w:val="Hyperlink"/>
            <w:noProof/>
          </w:rPr>
          <w:t>3.1.1.7</w:t>
        </w:r>
        <w:r w:rsidR="0093447A">
          <w:rPr>
            <w:rFonts w:asciiTheme="minorHAnsi" w:eastAsiaTheme="minorEastAsia" w:hAnsiTheme="minorHAnsi" w:cstheme="minorBidi"/>
            <w:noProof/>
            <w:sz w:val="22"/>
            <w:szCs w:val="28"/>
            <w:lang w:bidi="th-TH"/>
          </w:rPr>
          <w:tab/>
        </w:r>
        <w:r w:rsidR="0093447A" w:rsidRPr="003D6998">
          <w:rPr>
            <w:rStyle w:val="Hyperlink"/>
            <w:noProof/>
          </w:rPr>
          <w:t>Import additional BDTs from Meta.xsd</w:t>
        </w:r>
        <w:r w:rsidR="0093447A">
          <w:rPr>
            <w:noProof/>
            <w:webHidden/>
          </w:rPr>
          <w:tab/>
        </w:r>
        <w:r w:rsidR="0093447A">
          <w:rPr>
            <w:noProof/>
            <w:webHidden/>
          </w:rPr>
          <w:fldChar w:fldCharType="begin"/>
        </w:r>
        <w:r w:rsidR="0093447A">
          <w:rPr>
            <w:noProof/>
            <w:webHidden/>
          </w:rPr>
          <w:instrText xml:space="preserve"> PAGEREF _Toc442108925 \h </w:instrText>
        </w:r>
        <w:r w:rsidR="0093447A">
          <w:rPr>
            <w:noProof/>
            <w:webHidden/>
          </w:rPr>
        </w:r>
        <w:r w:rsidR="0093447A">
          <w:rPr>
            <w:noProof/>
            <w:webHidden/>
          </w:rPr>
          <w:fldChar w:fldCharType="separate"/>
        </w:r>
        <w:r w:rsidR="0093447A">
          <w:rPr>
            <w:noProof/>
            <w:webHidden/>
          </w:rPr>
          <w:t>21</w:t>
        </w:r>
        <w:r w:rsidR="0093447A">
          <w:rPr>
            <w:noProof/>
            <w:webHidden/>
          </w:rPr>
          <w:fldChar w:fldCharType="end"/>
        </w:r>
      </w:hyperlink>
    </w:p>
    <w:p w14:paraId="3315293A"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6" w:history="1">
        <w:r w:rsidR="0093447A" w:rsidRPr="003D6998">
          <w:rPr>
            <w:rStyle w:val="Hyperlink"/>
            <w:noProof/>
          </w:rPr>
          <w:t>3.1.1.7.1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DT table</w:t>
        </w:r>
        <w:r w:rsidR="0093447A">
          <w:rPr>
            <w:noProof/>
            <w:webHidden/>
          </w:rPr>
          <w:tab/>
        </w:r>
        <w:r w:rsidR="0093447A">
          <w:rPr>
            <w:noProof/>
            <w:webHidden/>
          </w:rPr>
          <w:fldChar w:fldCharType="begin"/>
        </w:r>
        <w:r w:rsidR="0093447A">
          <w:rPr>
            <w:noProof/>
            <w:webHidden/>
          </w:rPr>
          <w:instrText xml:space="preserve"> PAGEREF _Toc442108926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4DDB58D5"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7" w:history="1">
        <w:r w:rsidR="0093447A" w:rsidRPr="003D6998">
          <w:rPr>
            <w:rStyle w:val="Hyperlink"/>
            <w:noProof/>
          </w:rPr>
          <w:t>3.1.1.7.2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_Toc442108927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72EBB725"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8" w:history="1">
        <w:r w:rsidR="0093447A" w:rsidRPr="003D6998">
          <w:rPr>
            <w:rStyle w:val="Hyperlink"/>
            <w:noProof/>
          </w:rPr>
          <w:t>3.1.1.7.3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_Toc442108928 \h </w:instrText>
        </w:r>
        <w:r w:rsidR="0093447A">
          <w:rPr>
            <w:noProof/>
            <w:webHidden/>
          </w:rPr>
        </w:r>
        <w:r w:rsidR="0093447A">
          <w:rPr>
            <w:noProof/>
            <w:webHidden/>
          </w:rPr>
          <w:fldChar w:fldCharType="separate"/>
        </w:r>
        <w:r w:rsidR="0093447A">
          <w:rPr>
            <w:noProof/>
            <w:webHidden/>
          </w:rPr>
          <w:t>22</w:t>
        </w:r>
        <w:r w:rsidR="0093447A">
          <w:rPr>
            <w:noProof/>
            <w:webHidden/>
          </w:rPr>
          <w:fldChar w:fldCharType="end"/>
        </w:r>
      </w:hyperlink>
    </w:p>
    <w:p w14:paraId="57DE097D"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29" w:history="1">
        <w:r w:rsidR="0093447A" w:rsidRPr="003D6998">
          <w:rPr>
            <w:rStyle w:val="Hyperlink"/>
            <w:noProof/>
          </w:rPr>
          <w:t>3.1.1.7.4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_Toc442108929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7C1EF4C5"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0" w:history="1">
        <w:r w:rsidR="0093447A" w:rsidRPr="003D6998">
          <w:rPr>
            <w:rStyle w:val="Hyperlink"/>
            <w:noProof/>
          </w:rPr>
          <w:t>3.1.1.7.5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_Toc442108930 \h </w:instrText>
        </w:r>
        <w:r w:rsidR="0093447A">
          <w:rPr>
            <w:noProof/>
            <w:webHidden/>
          </w:rPr>
        </w:r>
        <w:r w:rsidR="0093447A">
          <w:rPr>
            <w:noProof/>
            <w:webHidden/>
          </w:rPr>
          <w:fldChar w:fldCharType="separate"/>
        </w:r>
        <w:r w:rsidR="0093447A">
          <w:rPr>
            <w:noProof/>
            <w:webHidden/>
          </w:rPr>
          <w:t>23</w:t>
        </w:r>
        <w:r w:rsidR="0093447A">
          <w:rPr>
            <w:noProof/>
            <w:webHidden/>
          </w:rPr>
          <w:fldChar w:fldCharType="end"/>
        </w:r>
      </w:hyperlink>
    </w:p>
    <w:p w14:paraId="4AA12D24"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1" w:history="1">
        <w:r w:rsidR="0093447A" w:rsidRPr="003D6998">
          <w:rPr>
            <w:rStyle w:val="Hyperlink"/>
            <w:noProof/>
          </w:rPr>
          <w:t>3.1.1.7.6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_Toc442108931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244D966C"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2" w:history="1">
        <w:r w:rsidR="0093447A" w:rsidRPr="003D6998">
          <w:rPr>
            <w:rStyle w:val="Hyperlink"/>
            <w:noProof/>
          </w:rPr>
          <w:t>3.1.1.8</w:t>
        </w:r>
        <w:r w:rsidR="0093447A">
          <w:rPr>
            <w:rFonts w:asciiTheme="minorHAnsi" w:eastAsiaTheme="minorEastAsia" w:hAnsiTheme="minorHAnsi" w:cstheme="minorBidi"/>
            <w:noProof/>
            <w:sz w:val="22"/>
            <w:szCs w:val="28"/>
            <w:lang w:bidi="th-TH"/>
          </w:rPr>
          <w:tab/>
        </w:r>
        <w:r w:rsidR="0093447A" w:rsidRPr="003D6998">
          <w:rPr>
            <w:rStyle w:val="Hyperlink"/>
            <w:noProof/>
          </w:rPr>
          <w:t>Pseudo functions used for describing the imports</w:t>
        </w:r>
        <w:r w:rsidR="0093447A">
          <w:rPr>
            <w:noProof/>
            <w:webHidden/>
          </w:rPr>
          <w:tab/>
        </w:r>
        <w:r w:rsidR="0093447A">
          <w:rPr>
            <w:noProof/>
            <w:webHidden/>
          </w:rPr>
          <w:fldChar w:fldCharType="begin"/>
        </w:r>
        <w:r w:rsidR="0093447A">
          <w:rPr>
            <w:noProof/>
            <w:webHidden/>
          </w:rPr>
          <w:instrText xml:space="preserve"> PAGEREF _Toc442108932 \h </w:instrText>
        </w:r>
        <w:r w:rsidR="0093447A">
          <w:rPr>
            <w:noProof/>
            <w:webHidden/>
          </w:rPr>
        </w:r>
        <w:r w:rsidR="0093447A">
          <w:rPr>
            <w:noProof/>
            <w:webHidden/>
          </w:rPr>
          <w:fldChar w:fldCharType="separate"/>
        </w:r>
        <w:r w:rsidR="0093447A">
          <w:rPr>
            <w:noProof/>
            <w:webHidden/>
          </w:rPr>
          <w:t>24</w:t>
        </w:r>
        <w:r w:rsidR="0093447A">
          <w:rPr>
            <w:noProof/>
            <w:webHidden/>
          </w:rPr>
          <w:fldChar w:fldCharType="end"/>
        </w:r>
      </w:hyperlink>
    </w:p>
    <w:p w14:paraId="4F9066A1"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33" w:history="1">
        <w:r w:rsidR="0093447A" w:rsidRPr="003D6998">
          <w:rPr>
            <w:rStyle w:val="Hyperlink"/>
            <w:noProof/>
          </w:rPr>
          <w:t>3.1.1.9</w:t>
        </w:r>
        <w:r w:rsidR="0093447A">
          <w:rPr>
            <w:rFonts w:asciiTheme="minorHAnsi" w:eastAsiaTheme="minorEastAsia" w:hAnsiTheme="minorHAnsi" w:cstheme="minorBidi"/>
            <w:noProof/>
            <w:sz w:val="22"/>
            <w:szCs w:val="28"/>
            <w:lang w:bidi="th-TH"/>
          </w:rPr>
          <w:tab/>
        </w:r>
        <w:r w:rsidR="0093447A" w:rsidRPr="003D6998">
          <w:rPr>
            <w:rStyle w:val="Hyperlink"/>
            <w:noProof/>
          </w:rPr>
          <w:t>Import Qualified BDTs</w:t>
        </w:r>
        <w:r w:rsidR="0093447A">
          <w:rPr>
            <w:noProof/>
            <w:webHidden/>
          </w:rPr>
          <w:tab/>
        </w:r>
        <w:r w:rsidR="0093447A">
          <w:rPr>
            <w:noProof/>
            <w:webHidden/>
          </w:rPr>
          <w:fldChar w:fldCharType="begin"/>
        </w:r>
        <w:r w:rsidR="0093447A">
          <w:rPr>
            <w:noProof/>
            <w:webHidden/>
          </w:rPr>
          <w:instrText xml:space="preserve"> PAGEREF _Toc442108933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71BE0D92"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4" w:history="1">
        <w:r w:rsidR="0093447A" w:rsidRPr="003D6998">
          <w:rPr>
            <w:rStyle w:val="Hyperlink"/>
            <w:noProof/>
          </w:rPr>
          <w:t>3.1.1.9.1</w:t>
        </w:r>
        <w:r w:rsidR="0093447A">
          <w:rPr>
            <w:rFonts w:asciiTheme="minorHAnsi" w:eastAsiaTheme="minorEastAsia" w:hAnsiTheme="minorHAnsi" w:cstheme="minorBidi"/>
            <w:noProof/>
            <w:sz w:val="22"/>
            <w:szCs w:val="28"/>
            <w:lang w:bidi="th-TH"/>
          </w:rPr>
          <w:tab/>
        </w:r>
        <w:r w:rsidR="0093447A" w:rsidRPr="003D6998">
          <w:rPr>
            <w:rStyle w:val="Hyperlink"/>
            <w:noProof/>
          </w:rPr>
          <w:t>Populate a QBDT in the DT table</w:t>
        </w:r>
        <w:r w:rsidR="0093447A">
          <w:rPr>
            <w:noProof/>
            <w:webHidden/>
          </w:rPr>
          <w:tab/>
        </w:r>
        <w:r w:rsidR="0093447A">
          <w:rPr>
            <w:noProof/>
            <w:webHidden/>
          </w:rPr>
          <w:fldChar w:fldCharType="begin"/>
        </w:r>
        <w:r w:rsidR="0093447A">
          <w:rPr>
            <w:noProof/>
            <w:webHidden/>
          </w:rPr>
          <w:instrText xml:space="preserve"> PAGEREF _Toc442108934 \h </w:instrText>
        </w:r>
        <w:r w:rsidR="0093447A">
          <w:rPr>
            <w:noProof/>
            <w:webHidden/>
          </w:rPr>
        </w:r>
        <w:r w:rsidR="0093447A">
          <w:rPr>
            <w:noProof/>
            <w:webHidden/>
          </w:rPr>
          <w:fldChar w:fldCharType="separate"/>
        </w:r>
        <w:r w:rsidR="0093447A">
          <w:rPr>
            <w:noProof/>
            <w:webHidden/>
          </w:rPr>
          <w:t>25</w:t>
        </w:r>
        <w:r w:rsidR="0093447A">
          <w:rPr>
            <w:noProof/>
            <w:webHidden/>
          </w:rPr>
          <w:fldChar w:fldCharType="end"/>
        </w:r>
      </w:hyperlink>
    </w:p>
    <w:p w14:paraId="231B8723"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5" w:history="1">
        <w:r w:rsidR="0093447A" w:rsidRPr="003D6998">
          <w:rPr>
            <w:rStyle w:val="Hyperlink"/>
            <w:noProof/>
          </w:rPr>
          <w:t>3.1.1.9.2</w:t>
        </w:r>
        <w:r w:rsidR="0093447A">
          <w:rPr>
            <w:rFonts w:asciiTheme="minorHAnsi" w:eastAsiaTheme="minorEastAsia" w:hAnsiTheme="minorHAnsi" w:cstheme="minorBidi"/>
            <w:noProof/>
            <w:sz w:val="22"/>
            <w:szCs w:val="28"/>
            <w:lang w:bidi="th-TH"/>
          </w:rPr>
          <w:tab/>
        </w:r>
        <w:r w:rsidR="0093447A" w:rsidRPr="003D6998">
          <w:rPr>
            <w:rStyle w:val="Hyperlink"/>
            <w:noProof/>
          </w:rPr>
          <w:t>Populate BDT_Primitive_Restriction table</w:t>
        </w:r>
        <w:r w:rsidR="0093447A">
          <w:rPr>
            <w:noProof/>
            <w:webHidden/>
          </w:rPr>
          <w:tab/>
        </w:r>
        <w:r w:rsidR="0093447A">
          <w:rPr>
            <w:noProof/>
            <w:webHidden/>
          </w:rPr>
          <w:fldChar w:fldCharType="begin"/>
        </w:r>
        <w:r w:rsidR="0093447A">
          <w:rPr>
            <w:noProof/>
            <w:webHidden/>
          </w:rPr>
          <w:instrText xml:space="preserve"> PAGEREF _Toc442108935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721C0F2C"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6" w:history="1">
        <w:r w:rsidR="0093447A" w:rsidRPr="003D6998">
          <w:rPr>
            <w:rStyle w:val="Hyperlink"/>
            <w:noProof/>
          </w:rPr>
          <w:t>3.1.1.9.3</w:t>
        </w:r>
        <w:r w:rsidR="0093447A">
          <w:rPr>
            <w:rFonts w:asciiTheme="minorHAnsi" w:eastAsiaTheme="minorEastAsia" w:hAnsiTheme="minorHAnsi" w:cstheme="minorBidi"/>
            <w:noProof/>
            <w:sz w:val="22"/>
            <w:szCs w:val="28"/>
            <w:lang w:bidi="th-TH"/>
          </w:rPr>
          <w:tab/>
        </w:r>
        <w:r w:rsidR="0093447A" w:rsidRPr="003D6998">
          <w:rPr>
            <w:rStyle w:val="Hyperlink"/>
            <w:noProof/>
          </w:rPr>
          <w:t>Populate SC in the DT_SC table</w:t>
        </w:r>
        <w:r w:rsidR="0093447A">
          <w:rPr>
            <w:noProof/>
            <w:webHidden/>
          </w:rPr>
          <w:tab/>
        </w:r>
        <w:r w:rsidR="0093447A">
          <w:rPr>
            <w:noProof/>
            <w:webHidden/>
          </w:rPr>
          <w:fldChar w:fldCharType="begin"/>
        </w:r>
        <w:r w:rsidR="0093447A">
          <w:rPr>
            <w:noProof/>
            <w:webHidden/>
          </w:rPr>
          <w:instrText xml:space="preserve"> PAGEREF _Toc442108936 \h </w:instrText>
        </w:r>
        <w:r w:rsidR="0093447A">
          <w:rPr>
            <w:noProof/>
            <w:webHidden/>
          </w:rPr>
        </w:r>
        <w:r w:rsidR="0093447A">
          <w:rPr>
            <w:noProof/>
            <w:webHidden/>
          </w:rPr>
          <w:fldChar w:fldCharType="separate"/>
        </w:r>
        <w:r w:rsidR="0093447A">
          <w:rPr>
            <w:noProof/>
            <w:webHidden/>
          </w:rPr>
          <w:t>26</w:t>
        </w:r>
        <w:r w:rsidR="0093447A">
          <w:rPr>
            <w:noProof/>
            <w:webHidden/>
          </w:rPr>
          <w:fldChar w:fldCharType="end"/>
        </w:r>
      </w:hyperlink>
    </w:p>
    <w:p w14:paraId="397EF36F"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7" w:history="1">
        <w:r w:rsidR="0093447A" w:rsidRPr="003D6998">
          <w:rPr>
            <w:rStyle w:val="Hyperlink"/>
            <w:noProof/>
          </w:rPr>
          <w:t>3.1.1.9.4</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 table</w:t>
        </w:r>
        <w:r w:rsidR="0093447A">
          <w:rPr>
            <w:noProof/>
            <w:webHidden/>
          </w:rPr>
          <w:tab/>
        </w:r>
        <w:r w:rsidR="0093447A">
          <w:rPr>
            <w:noProof/>
            <w:webHidden/>
          </w:rPr>
          <w:fldChar w:fldCharType="begin"/>
        </w:r>
        <w:r w:rsidR="0093447A">
          <w:rPr>
            <w:noProof/>
            <w:webHidden/>
          </w:rPr>
          <w:instrText xml:space="preserve"> PAGEREF _Toc442108937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564DCB41"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8" w:history="1">
        <w:r w:rsidR="0093447A" w:rsidRPr="003D6998">
          <w:rPr>
            <w:rStyle w:val="Hyperlink"/>
            <w:noProof/>
          </w:rPr>
          <w:t>3.1.1.9.5</w:t>
        </w:r>
        <w:r w:rsidR="0093447A">
          <w:rPr>
            <w:rFonts w:asciiTheme="minorHAnsi" w:eastAsiaTheme="minorEastAsia" w:hAnsiTheme="minorHAnsi" w:cstheme="minorBidi"/>
            <w:noProof/>
            <w:sz w:val="22"/>
            <w:szCs w:val="28"/>
            <w:lang w:bidi="th-TH"/>
          </w:rPr>
          <w:tab/>
        </w:r>
        <w:r w:rsidR="0093447A" w:rsidRPr="003D6998">
          <w:rPr>
            <w:rStyle w:val="Hyperlink"/>
            <w:noProof/>
          </w:rPr>
          <w:t>Populate CDT_SC_Allowed_Primitive_Expression_Type_Map table</w:t>
        </w:r>
        <w:r w:rsidR="0093447A">
          <w:rPr>
            <w:noProof/>
            <w:webHidden/>
          </w:rPr>
          <w:tab/>
        </w:r>
        <w:r w:rsidR="0093447A">
          <w:rPr>
            <w:noProof/>
            <w:webHidden/>
          </w:rPr>
          <w:fldChar w:fldCharType="begin"/>
        </w:r>
        <w:r w:rsidR="0093447A">
          <w:rPr>
            <w:noProof/>
            <w:webHidden/>
          </w:rPr>
          <w:instrText xml:space="preserve"> PAGEREF _Toc442108938 \h </w:instrText>
        </w:r>
        <w:r w:rsidR="0093447A">
          <w:rPr>
            <w:noProof/>
            <w:webHidden/>
          </w:rPr>
        </w:r>
        <w:r w:rsidR="0093447A">
          <w:rPr>
            <w:noProof/>
            <w:webHidden/>
          </w:rPr>
          <w:fldChar w:fldCharType="separate"/>
        </w:r>
        <w:r w:rsidR="0093447A">
          <w:rPr>
            <w:noProof/>
            <w:webHidden/>
          </w:rPr>
          <w:t>27</w:t>
        </w:r>
        <w:r w:rsidR="0093447A">
          <w:rPr>
            <w:noProof/>
            <w:webHidden/>
          </w:rPr>
          <w:fldChar w:fldCharType="end"/>
        </w:r>
      </w:hyperlink>
    </w:p>
    <w:p w14:paraId="017B65F7"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39" w:history="1">
        <w:r w:rsidR="0093447A" w:rsidRPr="003D6998">
          <w:rPr>
            <w:rStyle w:val="Hyperlink"/>
            <w:noProof/>
          </w:rPr>
          <w:t>3.1.1.9.6</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BDT_SC_Primitive_Restriction table</w:t>
        </w:r>
        <w:r w:rsidR="0093447A">
          <w:rPr>
            <w:noProof/>
            <w:webHidden/>
          </w:rPr>
          <w:tab/>
        </w:r>
        <w:r w:rsidR="0093447A">
          <w:rPr>
            <w:noProof/>
            <w:webHidden/>
          </w:rPr>
          <w:fldChar w:fldCharType="begin"/>
        </w:r>
        <w:r w:rsidR="0093447A">
          <w:rPr>
            <w:noProof/>
            <w:webHidden/>
          </w:rPr>
          <w:instrText xml:space="preserve"> PAGEREF _Toc442108939 \h </w:instrText>
        </w:r>
        <w:r w:rsidR="0093447A">
          <w:rPr>
            <w:noProof/>
            <w:webHidden/>
          </w:rPr>
        </w:r>
        <w:r w:rsidR="0093447A">
          <w:rPr>
            <w:noProof/>
            <w:webHidden/>
          </w:rPr>
          <w:fldChar w:fldCharType="separate"/>
        </w:r>
        <w:r w:rsidR="0093447A">
          <w:rPr>
            <w:noProof/>
            <w:webHidden/>
          </w:rPr>
          <w:t>28</w:t>
        </w:r>
        <w:r w:rsidR="0093447A">
          <w:rPr>
            <w:noProof/>
            <w:webHidden/>
          </w:rPr>
          <w:fldChar w:fldCharType="end"/>
        </w:r>
      </w:hyperlink>
    </w:p>
    <w:p w14:paraId="7603770A"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0" w:history="1">
        <w:r w:rsidR="0093447A" w:rsidRPr="003D6998">
          <w:rPr>
            <w:rStyle w:val="Hyperlink"/>
            <w:noProof/>
          </w:rPr>
          <w:t>3.1.1.10</w:t>
        </w:r>
        <w:r w:rsidR="0093447A">
          <w:rPr>
            <w:rFonts w:asciiTheme="minorHAnsi" w:eastAsiaTheme="minorEastAsia" w:hAnsiTheme="minorHAnsi" w:cstheme="minorBidi"/>
            <w:noProof/>
            <w:sz w:val="22"/>
            <w:szCs w:val="28"/>
            <w:lang w:bidi="th-TH"/>
          </w:rPr>
          <w:tab/>
        </w:r>
        <w:r w:rsidR="0093447A" w:rsidRPr="003D6998">
          <w:rPr>
            <w:rStyle w:val="Hyperlink"/>
            <w:noProof/>
          </w:rPr>
          <w:t>Import BCCPs</w:t>
        </w:r>
        <w:r w:rsidR="0093447A">
          <w:rPr>
            <w:noProof/>
            <w:webHidden/>
          </w:rPr>
          <w:tab/>
        </w:r>
        <w:r w:rsidR="0093447A">
          <w:rPr>
            <w:noProof/>
            <w:webHidden/>
          </w:rPr>
          <w:fldChar w:fldCharType="begin"/>
        </w:r>
        <w:r w:rsidR="0093447A">
          <w:rPr>
            <w:noProof/>
            <w:webHidden/>
          </w:rPr>
          <w:instrText xml:space="preserve"> PAGEREF _Toc442108940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7DFAB151"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1" w:history="1">
        <w:r w:rsidR="0093447A" w:rsidRPr="003D6998">
          <w:rPr>
            <w:rStyle w:val="Hyperlink"/>
            <w:noProof/>
          </w:rPr>
          <w:t>3.1.1.10.1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w:t>
        </w:r>
        <w:r w:rsidR="0093447A">
          <w:rPr>
            <w:noProof/>
            <w:webHidden/>
          </w:rPr>
          <w:tab/>
        </w:r>
        <w:r w:rsidR="0093447A">
          <w:rPr>
            <w:noProof/>
            <w:webHidden/>
          </w:rPr>
          <w:fldChar w:fldCharType="begin"/>
        </w:r>
        <w:r w:rsidR="0093447A">
          <w:rPr>
            <w:noProof/>
            <w:webHidden/>
          </w:rPr>
          <w:instrText xml:space="preserve"> PAGEREF _Toc442108941 \h </w:instrText>
        </w:r>
        <w:r w:rsidR="0093447A">
          <w:rPr>
            <w:noProof/>
            <w:webHidden/>
          </w:rPr>
        </w:r>
        <w:r w:rsidR="0093447A">
          <w:rPr>
            <w:noProof/>
            <w:webHidden/>
          </w:rPr>
          <w:fldChar w:fldCharType="separate"/>
        </w:r>
        <w:r w:rsidR="0093447A">
          <w:rPr>
            <w:noProof/>
            <w:webHidden/>
          </w:rPr>
          <w:t>29</w:t>
        </w:r>
        <w:r w:rsidR="0093447A">
          <w:rPr>
            <w:noProof/>
            <w:webHidden/>
          </w:rPr>
          <w:fldChar w:fldCharType="end"/>
        </w:r>
      </w:hyperlink>
    </w:p>
    <w:p w14:paraId="15717161"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2" w:history="1">
        <w:r w:rsidR="0093447A" w:rsidRPr="003D6998">
          <w:rPr>
            <w:rStyle w:val="Hyperlink"/>
            <w:noProof/>
          </w:rPr>
          <w:t>3.1.1.11</w:t>
        </w:r>
        <w:r w:rsidR="0093447A">
          <w:rPr>
            <w:rFonts w:asciiTheme="minorHAnsi" w:eastAsiaTheme="minorEastAsia" w:hAnsiTheme="minorHAnsi" w:cstheme="minorBidi"/>
            <w:noProof/>
            <w:sz w:val="22"/>
            <w:szCs w:val="28"/>
            <w:lang w:bidi="th-TH"/>
          </w:rPr>
          <w:tab/>
        </w:r>
        <w:r w:rsidR="0093447A" w:rsidRPr="003D6998">
          <w:rPr>
            <w:rStyle w:val="Hyperlink"/>
            <w:noProof/>
          </w:rPr>
          <w:t xml:space="preserve">Import ACCs, ASCCPs, BCCs and ASCCs </w:t>
        </w:r>
        <w:r w:rsidR="0093447A">
          <w:rPr>
            <w:noProof/>
            <w:webHidden/>
          </w:rPr>
          <w:tab/>
        </w:r>
        <w:r w:rsidR="0093447A">
          <w:rPr>
            <w:noProof/>
            <w:webHidden/>
          </w:rPr>
          <w:fldChar w:fldCharType="begin"/>
        </w:r>
        <w:r w:rsidR="0093447A">
          <w:rPr>
            <w:noProof/>
            <w:webHidden/>
          </w:rPr>
          <w:instrText xml:space="preserve"> PAGEREF _Toc442108942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3C1760F1"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3" w:history="1">
        <w:r w:rsidR="0093447A" w:rsidRPr="003D6998">
          <w:rPr>
            <w:rStyle w:val="Hyperlink"/>
            <w:noProof/>
          </w:rPr>
          <w:t>3.1.1.11.1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ASCCP table</w:t>
        </w:r>
        <w:r w:rsidR="0093447A">
          <w:rPr>
            <w:noProof/>
            <w:webHidden/>
          </w:rPr>
          <w:tab/>
        </w:r>
        <w:r w:rsidR="0093447A">
          <w:rPr>
            <w:noProof/>
            <w:webHidden/>
          </w:rPr>
          <w:fldChar w:fldCharType="begin"/>
        </w:r>
        <w:r w:rsidR="0093447A">
          <w:rPr>
            <w:noProof/>
            <w:webHidden/>
          </w:rPr>
          <w:instrText xml:space="preserve"> PAGEREF _Toc442108943 \h </w:instrText>
        </w:r>
        <w:r w:rsidR="0093447A">
          <w:rPr>
            <w:noProof/>
            <w:webHidden/>
          </w:rPr>
        </w:r>
        <w:r w:rsidR="0093447A">
          <w:rPr>
            <w:noProof/>
            <w:webHidden/>
          </w:rPr>
          <w:fldChar w:fldCharType="separate"/>
        </w:r>
        <w:r w:rsidR="0093447A">
          <w:rPr>
            <w:noProof/>
            <w:webHidden/>
          </w:rPr>
          <w:t>30</w:t>
        </w:r>
        <w:r w:rsidR="0093447A">
          <w:rPr>
            <w:noProof/>
            <w:webHidden/>
          </w:rPr>
          <w:fldChar w:fldCharType="end"/>
        </w:r>
      </w:hyperlink>
    </w:p>
    <w:p w14:paraId="67EEDB0F"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4" w:history="1">
        <w:r w:rsidR="0093447A" w:rsidRPr="003D6998">
          <w:rPr>
            <w:rStyle w:val="Hyperlink"/>
            <w:noProof/>
          </w:rPr>
          <w:t>3.1.1.11.2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ACC table</w:t>
        </w:r>
        <w:r w:rsidR="0093447A">
          <w:rPr>
            <w:noProof/>
            <w:webHidden/>
          </w:rPr>
          <w:tab/>
        </w:r>
        <w:r w:rsidR="0093447A">
          <w:rPr>
            <w:noProof/>
            <w:webHidden/>
          </w:rPr>
          <w:fldChar w:fldCharType="begin"/>
        </w:r>
        <w:r w:rsidR="0093447A">
          <w:rPr>
            <w:noProof/>
            <w:webHidden/>
          </w:rPr>
          <w:instrText xml:space="preserve"> PAGEREF _Toc442108944 \h </w:instrText>
        </w:r>
        <w:r w:rsidR="0093447A">
          <w:rPr>
            <w:noProof/>
            <w:webHidden/>
          </w:rPr>
        </w:r>
        <w:r w:rsidR="0093447A">
          <w:rPr>
            <w:noProof/>
            <w:webHidden/>
          </w:rPr>
          <w:fldChar w:fldCharType="separate"/>
        </w:r>
        <w:r w:rsidR="0093447A">
          <w:rPr>
            <w:noProof/>
            <w:webHidden/>
          </w:rPr>
          <w:t>31</w:t>
        </w:r>
        <w:r w:rsidR="0093447A">
          <w:rPr>
            <w:noProof/>
            <w:webHidden/>
          </w:rPr>
          <w:fldChar w:fldCharType="end"/>
        </w:r>
      </w:hyperlink>
    </w:p>
    <w:p w14:paraId="5156C2AA"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5" w:history="1">
        <w:r w:rsidR="0093447A" w:rsidRPr="003D6998">
          <w:rPr>
            <w:rStyle w:val="Hyperlink"/>
            <w:noProof/>
          </w:rPr>
          <w:t>3.1.1.11.3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table</w:t>
        </w:r>
        <w:r w:rsidR="0093447A">
          <w:rPr>
            <w:noProof/>
            <w:webHidden/>
          </w:rPr>
          <w:tab/>
        </w:r>
        <w:r w:rsidR="0093447A">
          <w:rPr>
            <w:noProof/>
            <w:webHidden/>
          </w:rPr>
          <w:fldChar w:fldCharType="begin"/>
        </w:r>
        <w:r w:rsidR="0093447A">
          <w:rPr>
            <w:noProof/>
            <w:webHidden/>
          </w:rPr>
          <w:instrText xml:space="preserve"> PAGEREF _Toc442108945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0876C309"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6" w:history="1">
        <w:r w:rsidR="0093447A" w:rsidRPr="003D6998">
          <w:rPr>
            <w:rStyle w:val="Hyperlink"/>
            <w:noProof/>
          </w:rPr>
          <w:t>3.1.1.11.4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table</w:t>
        </w:r>
        <w:r w:rsidR="0093447A">
          <w:rPr>
            <w:noProof/>
            <w:webHidden/>
          </w:rPr>
          <w:tab/>
        </w:r>
        <w:r w:rsidR="0093447A">
          <w:rPr>
            <w:noProof/>
            <w:webHidden/>
          </w:rPr>
          <w:fldChar w:fldCharType="begin"/>
        </w:r>
        <w:r w:rsidR="0093447A">
          <w:rPr>
            <w:noProof/>
            <w:webHidden/>
          </w:rPr>
          <w:instrText xml:space="preserve"> PAGEREF _Toc442108946 \h </w:instrText>
        </w:r>
        <w:r w:rsidR="0093447A">
          <w:rPr>
            <w:noProof/>
            <w:webHidden/>
          </w:rPr>
        </w:r>
        <w:r w:rsidR="0093447A">
          <w:rPr>
            <w:noProof/>
            <w:webHidden/>
          </w:rPr>
          <w:fldChar w:fldCharType="separate"/>
        </w:r>
        <w:r w:rsidR="0093447A">
          <w:rPr>
            <w:noProof/>
            <w:webHidden/>
          </w:rPr>
          <w:t>32</w:t>
        </w:r>
        <w:r w:rsidR="0093447A">
          <w:rPr>
            <w:noProof/>
            <w:webHidden/>
          </w:rPr>
          <w:fldChar w:fldCharType="end"/>
        </w:r>
      </w:hyperlink>
    </w:p>
    <w:p w14:paraId="4F24EA7D"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8947" w:history="1">
        <w:r w:rsidR="0093447A" w:rsidRPr="003D6998">
          <w:rPr>
            <w:rStyle w:val="Hyperlink"/>
            <w:noProof/>
          </w:rPr>
          <w:t>3.1.1.11.5</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BCCP table for xsd:attribute</w:t>
        </w:r>
        <w:r w:rsidR="0093447A">
          <w:rPr>
            <w:noProof/>
            <w:webHidden/>
          </w:rPr>
          <w:tab/>
        </w:r>
        <w:r w:rsidR="0093447A">
          <w:rPr>
            <w:noProof/>
            <w:webHidden/>
          </w:rPr>
          <w:fldChar w:fldCharType="begin"/>
        </w:r>
        <w:r w:rsidR="0093447A">
          <w:rPr>
            <w:noProof/>
            <w:webHidden/>
          </w:rPr>
          <w:instrText xml:space="preserve"> PAGEREF _Toc442108947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56449C6B"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8" w:history="1">
        <w:r w:rsidR="0093447A" w:rsidRPr="003D6998">
          <w:rPr>
            <w:rStyle w:val="Hyperlink"/>
            <w:noProof/>
          </w:rPr>
          <w:t>3.1.1.12</w:t>
        </w:r>
        <w:r w:rsidR="0093447A">
          <w:rPr>
            <w:rFonts w:asciiTheme="minorHAnsi" w:eastAsiaTheme="minorEastAsia" w:hAnsiTheme="minorHAnsi" w:cstheme="minorBidi"/>
            <w:noProof/>
            <w:sz w:val="22"/>
            <w:szCs w:val="28"/>
            <w:lang w:bidi="th-TH"/>
          </w:rPr>
          <w:tab/>
        </w:r>
        <w:r w:rsidR="0093447A" w:rsidRPr="003D6998">
          <w:rPr>
            <w:rStyle w:val="Hyperlink"/>
            <w:noProof/>
          </w:rPr>
          <w:t>Create ASCCPs for all Extension ACCs</w:t>
        </w:r>
        <w:r w:rsidR="0093447A">
          <w:rPr>
            <w:noProof/>
            <w:webHidden/>
          </w:rPr>
          <w:tab/>
        </w:r>
        <w:r w:rsidR="0093447A">
          <w:rPr>
            <w:noProof/>
            <w:webHidden/>
          </w:rPr>
          <w:fldChar w:fldCharType="begin"/>
        </w:r>
        <w:r w:rsidR="0093447A">
          <w:rPr>
            <w:noProof/>
            <w:webHidden/>
          </w:rPr>
          <w:instrText xml:space="preserve"> PAGEREF _Toc442108948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1319B00"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8949" w:history="1">
        <w:r w:rsidR="0093447A" w:rsidRPr="003D6998">
          <w:rPr>
            <w:rStyle w:val="Hyperlink"/>
            <w:noProof/>
          </w:rPr>
          <w:t>3.1.1.13</w:t>
        </w:r>
        <w:r w:rsidR="0093447A">
          <w:rPr>
            <w:rFonts w:asciiTheme="minorHAnsi" w:eastAsiaTheme="minorEastAsia" w:hAnsiTheme="minorHAnsi" w:cstheme="minorBidi"/>
            <w:noProof/>
            <w:sz w:val="22"/>
            <w:szCs w:val="28"/>
            <w:lang w:bidi="th-TH"/>
          </w:rPr>
          <w:tab/>
        </w:r>
        <w:r w:rsidR="0093447A" w:rsidRPr="003D6998">
          <w:rPr>
            <w:rStyle w:val="Hyperlink"/>
            <w:noProof/>
          </w:rPr>
          <w:t>Import other libraries</w:t>
        </w:r>
        <w:r w:rsidR="0093447A">
          <w:rPr>
            <w:noProof/>
            <w:webHidden/>
          </w:rPr>
          <w:tab/>
        </w:r>
        <w:r w:rsidR="0093447A">
          <w:rPr>
            <w:noProof/>
            <w:webHidden/>
          </w:rPr>
          <w:fldChar w:fldCharType="begin"/>
        </w:r>
        <w:r w:rsidR="0093447A">
          <w:rPr>
            <w:noProof/>
            <w:webHidden/>
          </w:rPr>
          <w:instrText xml:space="preserve"> PAGEREF _Toc442108949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07141895"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0" w:history="1">
        <w:r w:rsidR="0093447A" w:rsidRPr="003D6998">
          <w:rPr>
            <w:rStyle w:val="Hyperlink"/>
            <w:noProof/>
          </w:rPr>
          <w:t>3.1.2</w:t>
        </w:r>
        <w:r w:rsidR="0093447A">
          <w:rPr>
            <w:rFonts w:asciiTheme="minorHAnsi" w:eastAsiaTheme="minorEastAsia" w:hAnsiTheme="minorHAnsi" w:cstheme="minorBidi"/>
            <w:noProof/>
            <w:sz w:val="22"/>
            <w:szCs w:val="28"/>
            <w:lang w:bidi="th-TH"/>
          </w:rPr>
          <w:tab/>
        </w:r>
        <w:r w:rsidR="0093447A" w:rsidRPr="003D6998">
          <w:rPr>
            <w:rStyle w:val="Hyperlink"/>
            <w:noProof/>
          </w:rPr>
          <w:t>Verify the OAGIS 10 Model import</w:t>
        </w:r>
        <w:r w:rsidR="0093447A">
          <w:rPr>
            <w:noProof/>
            <w:webHidden/>
          </w:rPr>
          <w:tab/>
        </w:r>
        <w:r w:rsidR="0093447A">
          <w:rPr>
            <w:noProof/>
            <w:webHidden/>
          </w:rPr>
          <w:fldChar w:fldCharType="begin"/>
        </w:r>
        <w:r w:rsidR="0093447A">
          <w:rPr>
            <w:noProof/>
            <w:webHidden/>
          </w:rPr>
          <w:instrText xml:space="preserve"> PAGEREF _Toc442108950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28FFCDD8"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1" w:history="1">
        <w:r w:rsidR="0093447A" w:rsidRPr="003D6998">
          <w:rPr>
            <w:rStyle w:val="Hyperlink"/>
            <w:noProof/>
          </w:rPr>
          <w:t>3.1.2.1</w:t>
        </w:r>
        <w:r w:rsidR="0093447A">
          <w:rPr>
            <w:rFonts w:asciiTheme="minorHAnsi" w:eastAsiaTheme="minorEastAsia" w:hAnsiTheme="minorHAnsi" w:cstheme="minorBidi"/>
            <w:noProof/>
            <w:sz w:val="22"/>
            <w:szCs w:val="28"/>
            <w:lang w:bidi="th-TH"/>
          </w:rPr>
          <w:tab/>
        </w:r>
        <w:r w:rsidR="0093447A" w:rsidRPr="003D6998">
          <w:rPr>
            <w:rStyle w:val="Hyperlink"/>
            <w:noProof/>
          </w:rPr>
          <w:t>Checksum verification</w:t>
        </w:r>
        <w:r w:rsidR="0093447A">
          <w:rPr>
            <w:noProof/>
            <w:webHidden/>
          </w:rPr>
          <w:tab/>
        </w:r>
        <w:r w:rsidR="0093447A">
          <w:rPr>
            <w:noProof/>
            <w:webHidden/>
          </w:rPr>
          <w:fldChar w:fldCharType="begin"/>
        </w:r>
        <w:r w:rsidR="0093447A">
          <w:rPr>
            <w:noProof/>
            <w:webHidden/>
          </w:rPr>
          <w:instrText xml:space="preserve"> PAGEREF _Toc442108951 \h </w:instrText>
        </w:r>
        <w:r w:rsidR="0093447A">
          <w:rPr>
            <w:noProof/>
            <w:webHidden/>
          </w:rPr>
        </w:r>
        <w:r w:rsidR="0093447A">
          <w:rPr>
            <w:noProof/>
            <w:webHidden/>
          </w:rPr>
          <w:fldChar w:fldCharType="separate"/>
        </w:r>
        <w:r w:rsidR="0093447A">
          <w:rPr>
            <w:noProof/>
            <w:webHidden/>
          </w:rPr>
          <w:t>33</w:t>
        </w:r>
        <w:r w:rsidR="0093447A">
          <w:rPr>
            <w:noProof/>
            <w:webHidden/>
          </w:rPr>
          <w:fldChar w:fldCharType="end"/>
        </w:r>
      </w:hyperlink>
    </w:p>
    <w:p w14:paraId="78889668"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2" w:history="1">
        <w:r w:rsidR="0093447A" w:rsidRPr="003D6998">
          <w:rPr>
            <w:rStyle w:val="Hyperlink"/>
            <w:noProof/>
          </w:rPr>
          <w:t>3.1.2.2</w:t>
        </w:r>
        <w:r w:rsidR="0093447A">
          <w:rPr>
            <w:rFonts w:asciiTheme="minorHAnsi" w:eastAsiaTheme="minorEastAsia" w:hAnsiTheme="minorHAnsi" w:cstheme="minorBidi"/>
            <w:noProof/>
            <w:sz w:val="22"/>
            <w:szCs w:val="28"/>
            <w:lang w:bidi="th-TH"/>
          </w:rPr>
          <w:tab/>
        </w:r>
        <w:r w:rsidR="0093447A" w:rsidRPr="003D6998">
          <w:rPr>
            <w:rStyle w:val="Hyperlink"/>
            <w:noProof/>
          </w:rPr>
          <w:t>Content verification</w:t>
        </w:r>
        <w:r w:rsidR="0093447A">
          <w:rPr>
            <w:noProof/>
            <w:webHidden/>
          </w:rPr>
          <w:tab/>
        </w:r>
        <w:r w:rsidR="0093447A">
          <w:rPr>
            <w:noProof/>
            <w:webHidden/>
          </w:rPr>
          <w:fldChar w:fldCharType="begin"/>
        </w:r>
        <w:r w:rsidR="0093447A">
          <w:rPr>
            <w:noProof/>
            <w:webHidden/>
          </w:rPr>
          <w:instrText xml:space="preserve"> PAGEREF _Toc442108952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2AFF03CD"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3" w:history="1">
        <w:r w:rsidR="0093447A" w:rsidRPr="003D6998">
          <w:rPr>
            <w:rStyle w:val="Hyperlink"/>
            <w:noProof/>
          </w:rPr>
          <w:t>3.1.2.3</w:t>
        </w:r>
        <w:r w:rsidR="0093447A">
          <w:rPr>
            <w:rFonts w:asciiTheme="minorHAnsi" w:eastAsiaTheme="minorEastAsia" w:hAnsiTheme="minorHAnsi" w:cstheme="minorBidi"/>
            <w:noProof/>
            <w:sz w:val="22"/>
            <w:szCs w:val="28"/>
            <w:lang w:bidi="th-TH"/>
          </w:rPr>
          <w:tab/>
        </w:r>
        <w:r w:rsidR="0093447A" w:rsidRPr="003D6998">
          <w:rPr>
            <w:rStyle w:val="Hyperlink"/>
            <w:noProof/>
          </w:rPr>
          <w:t>Challenges</w:t>
        </w:r>
        <w:r w:rsidR="0093447A">
          <w:rPr>
            <w:noProof/>
            <w:webHidden/>
          </w:rPr>
          <w:tab/>
        </w:r>
        <w:r w:rsidR="0093447A">
          <w:rPr>
            <w:noProof/>
            <w:webHidden/>
          </w:rPr>
          <w:fldChar w:fldCharType="begin"/>
        </w:r>
        <w:r w:rsidR="0093447A">
          <w:rPr>
            <w:noProof/>
            <w:webHidden/>
          </w:rPr>
          <w:instrText xml:space="preserve"> PAGEREF _Toc442108953 \h </w:instrText>
        </w:r>
        <w:r w:rsidR="0093447A">
          <w:rPr>
            <w:noProof/>
            <w:webHidden/>
          </w:rPr>
        </w:r>
        <w:r w:rsidR="0093447A">
          <w:rPr>
            <w:noProof/>
            <w:webHidden/>
          </w:rPr>
          <w:fldChar w:fldCharType="separate"/>
        </w:r>
        <w:r w:rsidR="0093447A">
          <w:rPr>
            <w:noProof/>
            <w:webHidden/>
          </w:rPr>
          <w:t>34</w:t>
        </w:r>
        <w:r w:rsidR="0093447A">
          <w:rPr>
            <w:noProof/>
            <w:webHidden/>
          </w:rPr>
          <w:fldChar w:fldCharType="end"/>
        </w:r>
      </w:hyperlink>
    </w:p>
    <w:p w14:paraId="1441983B"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54" w:history="1">
        <w:r w:rsidR="0093447A" w:rsidRPr="003D6998">
          <w:rPr>
            <w:rStyle w:val="Hyperlink"/>
            <w:noProof/>
          </w:rPr>
          <w:t>3.1.2.4</w:t>
        </w:r>
        <w:r w:rsidR="0093447A">
          <w:rPr>
            <w:rFonts w:asciiTheme="minorHAnsi" w:eastAsiaTheme="minorEastAsia" w:hAnsiTheme="minorHAnsi" w:cstheme="minorBidi"/>
            <w:noProof/>
            <w:sz w:val="22"/>
            <w:szCs w:val="28"/>
            <w:lang w:bidi="th-TH"/>
          </w:rPr>
          <w:tab/>
        </w:r>
        <w:r w:rsidR="0093447A" w:rsidRPr="003D6998">
          <w:rPr>
            <w:rStyle w:val="Hyperlink"/>
            <w:noProof/>
          </w:rPr>
          <w:t>Methods to address the challenges</w:t>
        </w:r>
        <w:r w:rsidR="0093447A">
          <w:rPr>
            <w:noProof/>
            <w:webHidden/>
          </w:rPr>
          <w:tab/>
        </w:r>
        <w:r w:rsidR="0093447A">
          <w:rPr>
            <w:noProof/>
            <w:webHidden/>
          </w:rPr>
          <w:fldChar w:fldCharType="begin"/>
        </w:r>
        <w:r w:rsidR="0093447A">
          <w:rPr>
            <w:noProof/>
            <w:webHidden/>
          </w:rPr>
          <w:instrText xml:space="preserve"> PAGEREF _Toc442108954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3379D139"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5" w:history="1">
        <w:r w:rsidR="0093447A" w:rsidRPr="003D6998">
          <w:rPr>
            <w:rStyle w:val="Hyperlink"/>
            <w:noProof/>
          </w:rPr>
          <w:t>3.2</w:t>
        </w:r>
        <w:r w:rsidR="0093447A">
          <w:rPr>
            <w:rFonts w:asciiTheme="minorHAnsi" w:eastAsiaTheme="minorEastAsia" w:hAnsiTheme="minorHAnsi" w:cstheme="minorBidi"/>
            <w:b w:val="0"/>
            <w:bCs w:val="0"/>
            <w:noProof/>
            <w:szCs w:val="28"/>
            <w:lang w:bidi="th-TH"/>
          </w:rPr>
          <w:tab/>
        </w:r>
        <w:r w:rsidR="0093447A" w:rsidRPr="003D6998">
          <w:rPr>
            <w:rStyle w:val="Hyperlink"/>
            <w:noProof/>
          </w:rPr>
          <w:t>Application Home Screen</w:t>
        </w:r>
        <w:r w:rsidR="0093447A">
          <w:rPr>
            <w:noProof/>
            <w:webHidden/>
          </w:rPr>
          <w:tab/>
        </w:r>
        <w:r w:rsidR="0093447A">
          <w:rPr>
            <w:noProof/>
            <w:webHidden/>
          </w:rPr>
          <w:fldChar w:fldCharType="begin"/>
        </w:r>
        <w:r w:rsidR="0093447A">
          <w:rPr>
            <w:noProof/>
            <w:webHidden/>
          </w:rPr>
          <w:instrText xml:space="preserve"> PAGEREF _Toc442108955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35C3D9D"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6" w:history="1">
        <w:r w:rsidR="0093447A" w:rsidRPr="003D6998">
          <w:rPr>
            <w:rStyle w:val="Hyperlink"/>
            <w:noProof/>
          </w:rPr>
          <w:t>3.2.1</w:t>
        </w:r>
        <w:r w:rsidR="0093447A">
          <w:rPr>
            <w:rFonts w:asciiTheme="minorHAnsi" w:eastAsiaTheme="minorEastAsia" w:hAnsiTheme="minorHAnsi" w:cstheme="minorBidi"/>
            <w:noProof/>
            <w:sz w:val="22"/>
            <w:szCs w:val="28"/>
            <w:lang w:bidi="th-TH"/>
          </w:rPr>
          <w:tab/>
        </w:r>
        <w:r w:rsidR="0093447A" w:rsidRPr="003D6998">
          <w:rPr>
            <w:rStyle w:val="Hyperlink"/>
            <w:noProof/>
          </w:rPr>
          <w:t>Context Scheme Management: Create a new context classification scheme, 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_Toc442108956 \h </w:instrText>
        </w:r>
        <w:r w:rsidR="0093447A">
          <w:rPr>
            <w:noProof/>
            <w:webHidden/>
          </w:rPr>
        </w:r>
        <w:r w:rsidR="0093447A">
          <w:rPr>
            <w:noProof/>
            <w:webHidden/>
          </w:rPr>
          <w:fldChar w:fldCharType="separate"/>
        </w:r>
        <w:r w:rsidR="0093447A">
          <w:rPr>
            <w:noProof/>
            <w:webHidden/>
          </w:rPr>
          <w:t>35</w:t>
        </w:r>
        <w:r w:rsidR="0093447A">
          <w:rPr>
            <w:noProof/>
            <w:webHidden/>
          </w:rPr>
          <w:fldChar w:fldCharType="end"/>
        </w:r>
      </w:hyperlink>
    </w:p>
    <w:p w14:paraId="64B49BEE"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57" w:history="1">
        <w:r w:rsidR="0093447A" w:rsidRPr="003D6998">
          <w:rPr>
            <w:rStyle w:val="Hyperlink"/>
            <w:noProof/>
          </w:rPr>
          <w:t>3.3</w:t>
        </w:r>
        <w:r w:rsidR="0093447A">
          <w:rPr>
            <w:rFonts w:asciiTheme="minorHAnsi" w:eastAsiaTheme="minorEastAsia" w:hAnsiTheme="minorHAnsi" w:cstheme="minorBidi"/>
            <w:b w:val="0"/>
            <w:bCs w:val="0"/>
            <w:noProof/>
            <w:szCs w:val="28"/>
            <w:lang w:bidi="th-TH"/>
          </w:rPr>
          <w:tab/>
        </w:r>
        <w:r w:rsidR="0093447A" w:rsidRPr="003D6998">
          <w:rPr>
            <w:rStyle w:val="Hyperlink"/>
            <w:noProof/>
          </w:rPr>
          <w:t>BIEs Management</w:t>
        </w:r>
        <w:r w:rsidR="0093447A">
          <w:rPr>
            <w:noProof/>
            <w:webHidden/>
          </w:rPr>
          <w:tab/>
        </w:r>
        <w:r w:rsidR="0093447A">
          <w:rPr>
            <w:noProof/>
            <w:webHidden/>
          </w:rPr>
          <w:fldChar w:fldCharType="begin"/>
        </w:r>
        <w:r w:rsidR="0093447A">
          <w:rPr>
            <w:noProof/>
            <w:webHidden/>
          </w:rPr>
          <w:instrText xml:space="preserve"> PAGEREF _Toc442108957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7FCEE8E0"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58" w:history="1">
        <w:r w:rsidR="0093447A" w:rsidRPr="003D6998">
          <w:rPr>
            <w:rStyle w:val="Hyperlink"/>
            <w:noProof/>
          </w:rPr>
          <w:t>3.3.1</w:t>
        </w:r>
        <w:r w:rsidR="0093447A">
          <w:rPr>
            <w:rFonts w:asciiTheme="minorHAnsi" w:eastAsiaTheme="minorEastAsia" w:hAnsiTheme="minorHAnsi" w:cstheme="minorBidi"/>
            <w:noProof/>
            <w:sz w:val="22"/>
            <w:szCs w:val="28"/>
            <w:lang w:bidi="th-TH"/>
          </w:rPr>
          <w:tab/>
        </w:r>
        <w:r w:rsidR="0093447A" w:rsidRPr="003D6998">
          <w:rPr>
            <w:rStyle w:val="Hyperlink"/>
            <w:noProof/>
          </w:rPr>
          <w:t>Create a top-level ABIE (a standalone BOD)</w:t>
        </w:r>
        <w:r w:rsidR="0093447A">
          <w:rPr>
            <w:noProof/>
            <w:webHidden/>
          </w:rPr>
          <w:tab/>
        </w:r>
        <w:r w:rsidR="0093447A">
          <w:rPr>
            <w:noProof/>
            <w:webHidden/>
          </w:rPr>
          <w:fldChar w:fldCharType="begin"/>
        </w:r>
        <w:r w:rsidR="0093447A">
          <w:rPr>
            <w:noProof/>
            <w:webHidden/>
          </w:rPr>
          <w:instrText xml:space="preserve"> PAGEREF _Toc442108958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3FC8DD66"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59" w:history="1">
        <w:r w:rsidR="0093447A" w:rsidRPr="003D6998">
          <w:rPr>
            <w:rStyle w:val="Hyperlink"/>
            <w:noProof/>
          </w:rPr>
          <w:t>3.3.1.1.1</w:t>
        </w:r>
        <w:r w:rsidR="0093447A">
          <w:rPr>
            <w:rFonts w:asciiTheme="minorHAnsi" w:eastAsiaTheme="minorEastAsia" w:hAnsiTheme="minorHAnsi" w:cstheme="minorBidi"/>
            <w:noProof/>
            <w:sz w:val="22"/>
            <w:szCs w:val="28"/>
            <w:lang w:bidi="th-TH"/>
          </w:rPr>
          <w:tab/>
        </w:r>
        <w:r w:rsidR="0093447A" w:rsidRPr="003D6998">
          <w:rPr>
            <w:rStyle w:val="Hyperlink"/>
            <w:noProof/>
          </w:rPr>
          <w:t>Select a top-level concept</w:t>
        </w:r>
        <w:r w:rsidR="0093447A">
          <w:rPr>
            <w:noProof/>
            <w:webHidden/>
          </w:rPr>
          <w:tab/>
        </w:r>
        <w:r w:rsidR="0093447A">
          <w:rPr>
            <w:noProof/>
            <w:webHidden/>
          </w:rPr>
          <w:fldChar w:fldCharType="begin"/>
        </w:r>
        <w:r w:rsidR="0093447A">
          <w:rPr>
            <w:noProof/>
            <w:webHidden/>
          </w:rPr>
          <w:instrText xml:space="preserve"> PAGEREF _Toc442108959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17E26DFF"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0" w:history="1">
        <w:r w:rsidR="0093447A" w:rsidRPr="003D6998">
          <w:rPr>
            <w:rStyle w:val="Hyperlink"/>
            <w:noProof/>
          </w:rPr>
          <w:t>3.3.1.1.2</w:t>
        </w:r>
        <w:r w:rsidR="0093447A">
          <w:rPr>
            <w:rFonts w:asciiTheme="minorHAnsi" w:eastAsiaTheme="minorEastAsia" w:hAnsiTheme="minorHAnsi" w:cstheme="minorBidi"/>
            <w:noProof/>
            <w:sz w:val="22"/>
            <w:szCs w:val="28"/>
            <w:lang w:bidi="th-TH"/>
          </w:rPr>
          <w:tab/>
        </w:r>
        <w:r w:rsidR="0093447A" w:rsidRPr="003D6998">
          <w:rPr>
            <w:rStyle w:val="Hyperlink"/>
            <w:noProof/>
          </w:rPr>
          <w:t>Select a business context</w:t>
        </w:r>
        <w:r w:rsidR="0093447A">
          <w:rPr>
            <w:noProof/>
            <w:webHidden/>
          </w:rPr>
          <w:tab/>
        </w:r>
        <w:r w:rsidR="0093447A">
          <w:rPr>
            <w:noProof/>
            <w:webHidden/>
          </w:rPr>
          <w:fldChar w:fldCharType="begin"/>
        </w:r>
        <w:r w:rsidR="0093447A">
          <w:rPr>
            <w:noProof/>
            <w:webHidden/>
          </w:rPr>
          <w:instrText xml:space="preserve"> PAGEREF _Toc442108960 \h </w:instrText>
        </w:r>
        <w:r w:rsidR="0093447A">
          <w:rPr>
            <w:noProof/>
            <w:webHidden/>
          </w:rPr>
        </w:r>
        <w:r w:rsidR="0093447A">
          <w:rPr>
            <w:noProof/>
            <w:webHidden/>
          </w:rPr>
          <w:fldChar w:fldCharType="separate"/>
        </w:r>
        <w:r w:rsidR="0093447A">
          <w:rPr>
            <w:noProof/>
            <w:webHidden/>
          </w:rPr>
          <w:t>36</w:t>
        </w:r>
        <w:r w:rsidR="0093447A">
          <w:rPr>
            <w:noProof/>
            <w:webHidden/>
          </w:rPr>
          <w:fldChar w:fldCharType="end"/>
        </w:r>
      </w:hyperlink>
    </w:p>
    <w:p w14:paraId="64A27E3D"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61" w:history="1">
        <w:r w:rsidR="0093447A" w:rsidRPr="003D6998">
          <w:rPr>
            <w:rStyle w:val="Hyperlink"/>
            <w:noProof/>
          </w:rPr>
          <w:t>3.3.1.1.3</w:t>
        </w:r>
        <w:r w:rsidR="0093447A">
          <w:rPr>
            <w:rFonts w:asciiTheme="minorHAnsi" w:eastAsiaTheme="minorEastAsia" w:hAnsiTheme="minorHAnsi" w:cstheme="minorBidi"/>
            <w:noProof/>
            <w:sz w:val="22"/>
            <w:szCs w:val="28"/>
            <w:lang w:bidi="th-TH"/>
          </w:rPr>
          <w:tab/>
        </w:r>
        <w:r w:rsidR="0093447A" w:rsidRPr="003D6998">
          <w:rPr>
            <w:rStyle w:val="Hyperlink"/>
            <w:noProof/>
          </w:rPr>
          <w:t>Create uncommitted BIE records/objects</w:t>
        </w:r>
        <w:r w:rsidR="0093447A">
          <w:rPr>
            <w:noProof/>
            <w:webHidden/>
          </w:rPr>
          <w:tab/>
        </w:r>
        <w:r w:rsidR="0093447A">
          <w:rPr>
            <w:noProof/>
            <w:webHidden/>
          </w:rPr>
          <w:fldChar w:fldCharType="begin"/>
        </w:r>
        <w:r w:rsidR="0093447A">
          <w:rPr>
            <w:noProof/>
            <w:webHidden/>
          </w:rPr>
          <w:instrText xml:space="preserve"> PAGEREF _Toc442108961 \h </w:instrText>
        </w:r>
        <w:r w:rsidR="0093447A">
          <w:rPr>
            <w:noProof/>
            <w:webHidden/>
          </w:rPr>
        </w:r>
        <w:r w:rsidR="0093447A">
          <w:rPr>
            <w:noProof/>
            <w:webHidden/>
          </w:rPr>
          <w:fldChar w:fldCharType="separate"/>
        </w:r>
        <w:r w:rsidR="0093447A">
          <w:rPr>
            <w:noProof/>
            <w:webHidden/>
          </w:rPr>
          <w:t>37</w:t>
        </w:r>
        <w:r w:rsidR="0093447A">
          <w:rPr>
            <w:noProof/>
            <w:webHidden/>
          </w:rPr>
          <w:fldChar w:fldCharType="end"/>
        </w:r>
      </w:hyperlink>
    </w:p>
    <w:p w14:paraId="48D1E99D"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2" w:history="1">
        <w:r w:rsidR="0093447A" w:rsidRPr="003D6998">
          <w:rPr>
            <w:rStyle w:val="Hyperlink"/>
            <w:noProof/>
          </w:rPr>
          <w:t>3.3.2</w:t>
        </w:r>
        <w:r w:rsidR="0093447A">
          <w:rPr>
            <w:rFonts w:asciiTheme="minorHAnsi" w:eastAsiaTheme="minorEastAsia" w:hAnsiTheme="minorHAnsi" w:cstheme="minorBidi"/>
            <w:noProof/>
            <w:sz w:val="22"/>
            <w:szCs w:val="28"/>
            <w:lang w:bidi="th-TH"/>
          </w:rPr>
          <w:tab/>
        </w:r>
        <w:r w:rsidR="0093447A" w:rsidRPr="003D6998">
          <w:rPr>
            <w:rStyle w:val="Hyperlink"/>
            <w:noProof/>
          </w:rPr>
          <w:t>Edit a top-level ABIE</w:t>
        </w:r>
        <w:r w:rsidR="0093447A">
          <w:rPr>
            <w:noProof/>
            <w:webHidden/>
          </w:rPr>
          <w:tab/>
        </w:r>
        <w:r w:rsidR="0093447A">
          <w:rPr>
            <w:noProof/>
            <w:webHidden/>
          </w:rPr>
          <w:fldChar w:fldCharType="begin"/>
        </w:r>
        <w:r w:rsidR="0093447A">
          <w:rPr>
            <w:noProof/>
            <w:webHidden/>
          </w:rPr>
          <w:instrText xml:space="preserve"> PAGEREF _Toc442108962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37FC04C0"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3" w:history="1">
        <w:r w:rsidR="0093447A" w:rsidRPr="003D6998">
          <w:rPr>
            <w:rStyle w:val="Hyperlink"/>
            <w:noProof/>
          </w:rPr>
          <w:t>3.3.3</w:t>
        </w:r>
        <w:r w:rsidR="0093447A">
          <w:rPr>
            <w:rFonts w:asciiTheme="minorHAnsi" w:eastAsiaTheme="minorEastAsia" w:hAnsiTheme="minorHAnsi" w:cstheme="minorBidi"/>
            <w:noProof/>
            <w:sz w:val="22"/>
            <w:szCs w:val="28"/>
            <w:lang w:bidi="th-TH"/>
          </w:rPr>
          <w:tab/>
        </w:r>
        <w:r w:rsidR="0093447A" w:rsidRPr="003D6998">
          <w:rPr>
            <w:rStyle w:val="Hyperlink"/>
            <w:noProof/>
          </w:rPr>
          <w:t>Show top-level ABIE</w:t>
        </w:r>
        <w:r w:rsidR="0093447A">
          <w:rPr>
            <w:noProof/>
            <w:webHidden/>
          </w:rPr>
          <w:tab/>
        </w:r>
        <w:r w:rsidR="0093447A">
          <w:rPr>
            <w:noProof/>
            <w:webHidden/>
          </w:rPr>
          <w:fldChar w:fldCharType="begin"/>
        </w:r>
        <w:r w:rsidR="0093447A">
          <w:rPr>
            <w:noProof/>
            <w:webHidden/>
          </w:rPr>
          <w:instrText xml:space="preserve"> PAGEREF _Toc442108963 \h </w:instrText>
        </w:r>
        <w:r w:rsidR="0093447A">
          <w:rPr>
            <w:noProof/>
            <w:webHidden/>
          </w:rPr>
        </w:r>
        <w:r w:rsidR="0093447A">
          <w:rPr>
            <w:noProof/>
            <w:webHidden/>
          </w:rPr>
          <w:fldChar w:fldCharType="separate"/>
        </w:r>
        <w:r w:rsidR="0093447A">
          <w:rPr>
            <w:noProof/>
            <w:webHidden/>
          </w:rPr>
          <w:t>44</w:t>
        </w:r>
        <w:r w:rsidR="0093447A">
          <w:rPr>
            <w:noProof/>
            <w:webHidden/>
          </w:rPr>
          <w:fldChar w:fldCharType="end"/>
        </w:r>
      </w:hyperlink>
    </w:p>
    <w:p w14:paraId="5A4F15FC"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4" w:history="1">
        <w:r w:rsidR="0093447A" w:rsidRPr="003D6998">
          <w:rPr>
            <w:rStyle w:val="Hyperlink"/>
            <w:noProof/>
          </w:rPr>
          <w:t>3.3.4</w:t>
        </w:r>
        <w:r w:rsidR="0093447A">
          <w:rPr>
            <w:rFonts w:asciiTheme="minorHAnsi" w:eastAsiaTheme="minorEastAsia" w:hAnsiTheme="minorHAnsi" w:cstheme="minorBidi"/>
            <w:noProof/>
            <w:sz w:val="22"/>
            <w:szCs w:val="28"/>
            <w:lang w:bidi="th-TH"/>
          </w:rPr>
          <w:tab/>
        </w:r>
        <w:r w:rsidR="0093447A" w:rsidRPr="003D6998">
          <w:rPr>
            <w:rStyle w:val="Hyperlink"/>
            <w:noProof/>
          </w:rPr>
          <w:t>Save a top-level ABIE</w:t>
        </w:r>
        <w:r w:rsidR="0093447A">
          <w:rPr>
            <w:noProof/>
            <w:webHidden/>
          </w:rPr>
          <w:tab/>
        </w:r>
        <w:r w:rsidR="0093447A">
          <w:rPr>
            <w:noProof/>
            <w:webHidden/>
          </w:rPr>
          <w:fldChar w:fldCharType="begin"/>
        </w:r>
        <w:r w:rsidR="0093447A">
          <w:rPr>
            <w:noProof/>
            <w:webHidden/>
          </w:rPr>
          <w:instrText xml:space="preserve"> PAGEREF _Toc442108964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70B5564"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5" w:history="1">
        <w:r w:rsidR="0093447A" w:rsidRPr="003D6998">
          <w:rPr>
            <w:rStyle w:val="Hyperlink"/>
            <w:noProof/>
          </w:rPr>
          <w:t>3.3.5</w:t>
        </w:r>
        <w:r w:rsidR="0093447A">
          <w:rPr>
            <w:rFonts w:asciiTheme="minorHAnsi" w:eastAsiaTheme="minorEastAsia" w:hAnsiTheme="minorHAnsi" w:cstheme="minorBidi"/>
            <w:noProof/>
            <w:sz w:val="22"/>
            <w:szCs w:val="28"/>
            <w:lang w:bidi="th-TH"/>
          </w:rPr>
          <w:tab/>
        </w:r>
        <w:r w:rsidR="0093447A" w:rsidRPr="003D6998">
          <w:rPr>
            <w:rStyle w:val="Hyperlink"/>
            <w:noProof/>
          </w:rPr>
          <w:t>Discard a top-level ABIE</w:t>
        </w:r>
        <w:r w:rsidR="0093447A">
          <w:rPr>
            <w:noProof/>
            <w:webHidden/>
          </w:rPr>
          <w:tab/>
        </w:r>
        <w:r w:rsidR="0093447A">
          <w:rPr>
            <w:noProof/>
            <w:webHidden/>
          </w:rPr>
          <w:fldChar w:fldCharType="begin"/>
        </w:r>
        <w:r w:rsidR="0093447A">
          <w:rPr>
            <w:noProof/>
            <w:webHidden/>
          </w:rPr>
          <w:instrText xml:space="preserve"> PAGEREF _Toc442108965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78D7A5EE"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6" w:history="1">
        <w:r w:rsidR="0093447A" w:rsidRPr="003D6998">
          <w:rPr>
            <w:rStyle w:val="Hyperlink"/>
            <w:noProof/>
          </w:rPr>
          <w:t>3.3.6</w:t>
        </w:r>
        <w:r w:rsidR="0093447A">
          <w:rPr>
            <w:rFonts w:asciiTheme="minorHAnsi" w:eastAsiaTheme="minorEastAsia" w:hAnsiTheme="minorHAnsi" w:cstheme="minorBidi"/>
            <w:noProof/>
            <w:sz w:val="22"/>
            <w:szCs w:val="28"/>
            <w:lang w:bidi="th-TH"/>
          </w:rPr>
          <w:tab/>
        </w:r>
        <w:r w:rsidR="0093447A" w:rsidRPr="003D6998">
          <w:rPr>
            <w:rStyle w:val="Hyperlink"/>
            <w:noProof/>
          </w:rPr>
          <w:t>Publish a top-level ABIE</w:t>
        </w:r>
        <w:r w:rsidR="0093447A">
          <w:rPr>
            <w:noProof/>
            <w:webHidden/>
          </w:rPr>
          <w:tab/>
        </w:r>
        <w:r w:rsidR="0093447A">
          <w:rPr>
            <w:noProof/>
            <w:webHidden/>
          </w:rPr>
          <w:fldChar w:fldCharType="begin"/>
        </w:r>
        <w:r w:rsidR="0093447A">
          <w:rPr>
            <w:noProof/>
            <w:webHidden/>
          </w:rPr>
          <w:instrText xml:space="preserve"> PAGEREF _Toc442108966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04059C0B"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7" w:history="1">
        <w:r w:rsidR="0093447A" w:rsidRPr="003D6998">
          <w:rPr>
            <w:rStyle w:val="Hyperlink"/>
            <w:noProof/>
          </w:rPr>
          <w:t>3.3.7</w:t>
        </w:r>
        <w:r w:rsidR="0093447A">
          <w:rPr>
            <w:rFonts w:asciiTheme="minorHAnsi" w:eastAsiaTheme="minorEastAsia" w:hAnsiTheme="minorHAnsi" w:cstheme="minorBidi"/>
            <w:noProof/>
            <w:sz w:val="22"/>
            <w:szCs w:val="28"/>
            <w:lang w:bidi="th-TH"/>
          </w:rPr>
          <w:tab/>
        </w:r>
        <w:r w:rsidR="0093447A" w:rsidRPr="003D6998">
          <w:rPr>
            <w:rStyle w:val="Hyperlink"/>
            <w:noProof/>
          </w:rPr>
          <w:t>Top-level ABIE search and select</w:t>
        </w:r>
        <w:r w:rsidR="0093447A">
          <w:rPr>
            <w:noProof/>
            <w:webHidden/>
          </w:rPr>
          <w:tab/>
        </w:r>
        <w:r w:rsidR="0093447A">
          <w:rPr>
            <w:noProof/>
            <w:webHidden/>
          </w:rPr>
          <w:fldChar w:fldCharType="begin"/>
        </w:r>
        <w:r w:rsidR="0093447A">
          <w:rPr>
            <w:noProof/>
            <w:webHidden/>
          </w:rPr>
          <w:instrText xml:space="preserve"> PAGEREF _Toc442108967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663FF9C8"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8" w:history="1">
        <w:r w:rsidR="0093447A" w:rsidRPr="003D6998">
          <w:rPr>
            <w:rStyle w:val="Hyperlink"/>
            <w:noProof/>
          </w:rPr>
          <w:t>3.3.8</w:t>
        </w:r>
        <w:r w:rsidR="0093447A">
          <w:rPr>
            <w:rFonts w:asciiTheme="minorHAnsi" w:eastAsiaTheme="minorEastAsia" w:hAnsiTheme="minorHAnsi" w:cstheme="minorBidi"/>
            <w:noProof/>
            <w:sz w:val="22"/>
            <w:szCs w:val="28"/>
            <w:lang w:bidi="th-TH"/>
          </w:rPr>
          <w:tab/>
        </w:r>
        <w:r w:rsidR="0093447A" w:rsidRPr="003D6998">
          <w:rPr>
            <w:rStyle w:val="Hyperlink"/>
            <w:noProof/>
          </w:rPr>
          <w:t>Copy a top-level ABIE</w:t>
        </w:r>
        <w:r w:rsidR="0093447A">
          <w:rPr>
            <w:noProof/>
            <w:webHidden/>
          </w:rPr>
          <w:tab/>
        </w:r>
        <w:r w:rsidR="0093447A">
          <w:rPr>
            <w:noProof/>
            <w:webHidden/>
          </w:rPr>
          <w:fldChar w:fldCharType="begin"/>
        </w:r>
        <w:r w:rsidR="0093447A">
          <w:rPr>
            <w:noProof/>
            <w:webHidden/>
          </w:rPr>
          <w:instrText xml:space="preserve"> PAGEREF _Toc442108968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3F5E58CE"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69" w:history="1">
        <w:r w:rsidR="0093447A" w:rsidRPr="003D6998">
          <w:rPr>
            <w:rStyle w:val="Hyperlink"/>
            <w:noProof/>
          </w:rPr>
          <w:t>3.3.9</w:t>
        </w:r>
        <w:r w:rsidR="0093447A">
          <w:rPr>
            <w:rFonts w:asciiTheme="minorHAnsi" w:eastAsiaTheme="minorEastAsia" w:hAnsiTheme="minorHAnsi" w:cstheme="minorBidi"/>
            <w:noProof/>
            <w:sz w:val="22"/>
            <w:szCs w:val="28"/>
            <w:lang w:bidi="th-TH"/>
          </w:rPr>
          <w:tab/>
        </w:r>
        <w:r w:rsidR="0093447A" w:rsidRPr="003D6998">
          <w:rPr>
            <w:rStyle w:val="Hyperlink"/>
            <w:noProof/>
          </w:rPr>
          <w:t>Extend a top-level ABIE</w:t>
        </w:r>
        <w:r w:rsidR="0093447A">
          <w:rPr>
            <w:noProof/>
            <w:webHidden/>
          </w:rPr>
          <w:tab/>
        </w:r>
        <w:r w:rsidR="0093447A">
          <w:rPr>
            <w:noProof/>
            <w:webHidden/>
          </w:rPr>
          <w:fldChar w:fldCharType="begin"/>
        </w:r>
        <w:r w:rsidR="0093447A">
          <w:rPr>
            <w:noProof/>
            <w:webHidden/>
          </w:rPr>
          <w:instrText xml:space="preserve"> PAGEREF _Toc442108969 \h </w:instrText>
        </w:r>
        <w:r w:rsidR="0093447A">
          <w:rPr>
            <w:noProof/>
            <w:webHidden/>
          </w:rPr>
        </w:r>
        <w:r w:rsidR="0093447A">
          <w:rPr>
            <w:noProof/>
            <w:webHidden/>
          </w:rPr>
          <w:fldChar w:fldCharType="separate"/>
        </w:r>
        <w:r w:rsidR="0093447A">
          <w:rPr>
            <w:noProof/>
            <w:webHidden/>
          </w:rPr>
          <w:t>46</w:t>
        </w:r>
        <w:r w:rsidR="0093447A">
          <w:rPr>
            <w:noProof/>
            <w:webHidden/>
          </w:rPr>
          <w:fldChar w:fldCharType="end"/>
        </w:r>
      </w:hyperlink>
    </w:p>
    <w:p w14:paraId="2181A6F0"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0" w:history="1">
        <w:r w:rsidR="0093447A" w:rsidRPr="003D6998">
          <w:rPr>
            <w:rStyle w:val="Hyperlink"/>
            <w:noProof/>
          </w:rPr>
          <w:t>3.3.9.1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w:t>
        </w:r>
        <w:r w:rsidR="0093447A">
          <w:rPr>
            <w:noProof/>
            <w:webHidden/>
          </w:rPr>
          <w:tab/>
        </w:r>
        <w:r w:rsidR="0093447A">
          <w:rPr>
            <w:noProof/>
            <w:webHidden/>
          </w:rPr>
          <w:fldChar w:fldCharType="begin"/>
        </w:r>
        <w:r w:rsidR="0093447A">
          <w:rPr>
            <w:noProof/>
            <w:webHidden/>
          </w:rPr>
          <w:instrText xml:space="preserve"> PAGEREF _Toc442108970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05EDFF56"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1" w:history="1">
        <w:r w:rsidR="0093447A" w:rsidRPr="003D6998">
          <w:rPr>
            <w:rStyle w:val="Hyperlink"/>
            <w:noProof/>
          </w:rPr>
          <w:t>3.3.9.1.1</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ACC current record</w:t>
        </w:r>
        <w:r w:rsidR="0093447A">
          <w:rPr>
            <w:noProof/>
            <w:webHidden/>
          </w:rPr>
          <w:tab/>
        </w:r>
        <w:r w:rsidR="0093447A">
          <w:rPr>
            <w:noProof/>
            <w:webHidden/>
          </w:rPr>
          <w:fldChar w:fldCharType="begin"/>
        </w:r>
        <w:r w:rsidR="0093447A">
          <w:rPr>
            <w:noProof/>
            <w:webHidden/>
          </w:rPr>
          <w:instrText xml:space="preserve"> PAGEREF _Toc442108971 \h </w:instrText>
        </w:r>
        <w:r w:rsidR="0093447A">
          <w:rPr>
            <w:noProof/>
            <w:webHidden/>
          </w:rPr>
        </w:r>
        <w:r w:rsidR="0093447A">
          <w:rPr>
            <w:noProof/>
            <w:webHidden/>
          </w:rPr>
          <w:fldChar w:fldCharType="separate"/>
        </w:r>
        <w:r w:rsidR="0093447A">
          <w:rPr>
            <w:noProof/>
            <w:webHidden/>
          </w:rPr>
          <w:t>50</w:t>
        </w:r>
        <w:r w:rsidR="0093447A">
          <w:rPr>
            <w:noProof/>
            <w:webHidden/>
          </w:rPr>
          <w:fldChar w:fldCharType="end"/>
        </w:r>
      </w:hyperlink>
    </w:p>
    <w:p w14:paraId="166937EC"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2" w:history="1">
        <w:r w:rsidR="0093447A" w:rsidRPr="003D6998">
          <w:rPr>
            <w:rStyle w:val="Hyperlink"/>
            <w:noProof/>
          </w:rPr>
          <w:t>3.3.9.1.2</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current record</w:t>
        </w:r>
        <w:r w:rsidR="0093447A">
          <w:rPr>
            <w:noProof/>
            <w:webHidden/>
          </w:rPr>
          <w:tab/>
        </w:r>
        <w:r w:rsidR="0093447A">
          <w:rPr>
            <w:noProof/>
            <w:webHidden/>
          </w:rPr>
          <w:fldChar w:fldCharType="begin"/>
        </w:r>
        <w:r w:rsidR="0093447A">
          <w:rPr>
            <w:noProof/>
            <w:webHidden/>
          </w:rPr>
          <w:instrText xml:space="preserve"> PAGEREF _Toc442108972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5D931C9E"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3" w:history="1">
        <w:r w:rsidR="0093447A" w:rsidRPr="003D6998">
          <w:rPr>
            <w:rStyle w:val="Hyperlink"/>
            <w:noProof/>
          </w:rPr>
          <w:t>3.3.9.1.3</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 current record</w:t>
        </w:r>
        <w:r w:rsidR="0093447A">
          <w:rPr>
            <w:noProof/>
            <w:webHidden/>
          </w:rPr>
          <w:tab/>
        </w:r>
        <w:r w:rsidR="0093447A">
          <w:rPr>
            <w:noProof/>
            <w:webHidden/>
          </w:rPr>
          <w:fldChar w:fldCharType="begin"/>
        </w:r>
        <w:r w:rsidR="0093447A">
          <w:rPr>
            <w:noProof/>
            <w:webHidden/>
          </w:rPr>
          <w:instrText xml:space="preserve"> PAGEREF _Toc442108973 \h </w:instrText>
        </w:r>
        <w:r w:rsidR="0093447A">
          <w:rPr>
            <w:noProof/>
            <w:webHidden/>
          </w:rPr>
        </w:r>
        <w:r w:rsidR="0093447A">
          <w:rPr>
            <w:noProof/>
            <w:webHidden/>
          </w:rPr>
          <w:fldChar w:fldCharType="separate"/>
        </w:r>
        <w:r w:rsidR="0093447A">
          <w:rPr>
            <w:noProof/>
            <w:webHidden/>
          </w:rPr>
          <w:t>51</w:t>
        </w:r>
        <w:r w:rsidR="0093447A">
          <w:rPr>
            <w:noProof/>
            <w:webHidden/>
          </w:rPr>
          <w:fldChar w:fldCharType="end"/>
        </w:r>
      </w:hyperlink>
    </w:p>
    <w:p w14:paraId="6FBDC8F7" w14:textId="77777777" w:rsidR="0093447A" w:rsidRDefault="008E36A2">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4" w:history="1">
        <w:r w:rsidR="0093447A" w:rsidRPr="003D6998">
          <w:rPr>
            <w:rStyle w:val="Hyperlink"/>
            <w:rFonts w:asciiTheme="minorBidi" w:hAnsiTheme="minorBidi"/>
            <w:noProof/>
          </w:rPr>
          <w:t>3.3.9.1.4</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ACC history Record</w:t>
        </w:r>
        <w:r w:rsidR="0093447A">
          <w:rPr>
            <w:noProof/>
            <w:webHidden/>
          </w:rPr>
          <w:tab/>
        </w:r>
        <w:r w:rsidR="0093447A">
          <w:rPr>
            <w:noProof/>
            <w:webHidden/>
          </w:rPr>
          <w:fldChar w:fldCharType="begin"/>
        </w:r>
        <w:r w:rsidR="0093447A">
          <w:rPr>
            <w:noProof/>
            <w:webHidden/>
          </w:rPr>
          <w:instrText xml:space="preserve"> PAGEREF _Toc442108974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5ED39753" w14:textId="77777777" w:rsidR="0093447A" w:rsidRDefault="008E36A2">
      <w:pPr>
        <w:pStyle w:val="TOC5"/>
        <w:tabs>
          <w:tab w:val="left" w:pos="1720"/>
          <w:tab w:val="right" w:leader="dot" w:pos="9350"/>
        </w:tabs>
        <w:rPr>
          <w:rFonts w:asciiTheme="minorHAnsi" w:eastAsiaTheme="minorEastAsia" w:hAnsiTheme="minorHAnsi" w:cstheme="minorBidi"/>
          <w:noProof/>
          <w:sz w:val="22"/>
          <w:szCs w:val="28"/>
          <w:lang w:bidi="th-TH"/>
        </w:rPr>
      </w:pPr>
      <w:hyperlink w:anchor="_Toc442108975" w:history="1">
        <w:r w:rsidR="0093447A" w:rsidRPr="003D6998">
          <w:rPr>
            <w:rStyle w:val="Hyperlink"/>
            <w:noProof/>
          </w:rPr>
          <w:t>3.3.9.1.5</w:t>
        </w:r>
        <w:r w:rsidR="0093447A">
          <w:rPr>
            <w:rFonts w:asciiTheme="minorHAnsi" w:eastAsiaTheme="minorEastAsia" w:hAnsiTheme="minorHAnsi" w:cstheme="minorBidi"/>
            <w:noProof/>
            <w:sz w:val="22"/>
            <w:szCs w:val="28"/>
            <w:lang w:bidi="th-TH"/>
          </w:rPr>
          <w:tab/>
        </w:r>
        <w:r w:rsidR="0093447A" w:rsidRPr="003D6998">
          <w:rPr>
            <w:rStyle w:val="Hyperlink"/>
            <w:noProof/>
          </w:rPr>
          <w:t>Populate an ASCCP history record</w:t>
        </w:r>
        <w:r w:rsidR="0093447A">
          <w:rPr>
            <w:noProof/>
            <w:webHidden/>
          </w:rPr>
          <w:tab/>
        </w:r>
        <w:r w:rsidR="0093447A">
          <w:rPr>
            <w:noProof/>
            <w:webHidden/>
          </w:rPr>
          <w:fldChar w:fldCharType="begin"/>
        </w:r>
        <w:r w:rsidR="0093447A">
          <w:rPr>
            <w:noProof/>
            <w:webHidden/>
          </w:rPr>
          <w:instrText xml:space="preserve"> PAGEREF _Toc442108975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7661450F" w14:textId="77777777" w:rsidR="0093447A" w:rsidRDefault="008E36A2">
      <w:pPr>
        <w:pStyle w:val="TOC5"/>
        <w:tabs>
          <w:tab w:val="left" w:pos="1600"/>
          <w:tab w:val="right" w:leader="dot" w:pos="9350"/>
        </w:tabs>
        <w:rPr>
          <w:rFonts w:asciiTheme="minorHAnsi" w:eastAsiaTheme="minorEastAsia" w:hAnsiTheme="minorHAnsi" w:cstheme="minorBidi"/>
          <w:noProof/>
          <w:sz w:val="22"/>
          <w:szCs w:val="28"/>
          <w:lang w:bidi="th-TH"/>
        </w:rPr>
      </w:pPr>
      <w:hyperlink w:anchor="_Toc442108976" w:history="1">
        <w:r w:rsidR="0093447A" w:rsidRPr="003D6998">
          <w:rPr>
            <w:rStyle w:val="Hyperlink"/>
            <w:rFonts w:asciiTheme="minorBidi" w:hAnsiTheme="minorBidi"/>
            <w:noProof/>
          </w:rPr>
          <w:t>3.3.9.1.6</w:t>
        </w:r>
        <w:r w:rsidR="0093447A">
          <w:rPr>
            <w:rFonts w:asciiTheme="minorHAnsi" w:eastAsiaTheme="minorEastAsia" w:hAnsiTheme="minorHAnsi" w:cstheme="minorBidi"/>
            <w:noProof/>
            <w:sz w:val="22"/>
            <w:szCs w:val="28"/>
            <w:lang w:bidi="th-TH"/>
          </w:rPr>
          <w:tab/>
        </w:r>
        <w:r w:rsidR="0093447A" w:rsidRPr="003D6998">
          <w:rPr>
            <w:rStyle w:val="Hyperlink"/>
            <w:rFonts w:asciiTheme="minorBidi" w:hAnsiTheme="minorBidi"/>
            <w:noProof/>
          </w:rPr>
          <w:t>Populate an ASCC history record</w:t>
        </w:r>
        <w:r w:rsidR="0093447A">
          <w:rPr>
            <w:noProof/>
            <w:webHidden/>
          </w:rPr>
          <w:tab/>
        </w:r>
        <w:r w:rsidR="0093447A">
          <w:rPr>
            <w:noProof/>
            <w:webHidden/>
          </w:rPr>
          <w:fldChar w:fldCharType="begin"/>
        </w:r>
        <w:r w:rsidR="0093447A">
          <w:rPr>
            <w:noProof/>
            <w:webHidden/>
          </w:rPr>
          <w:instrText xml:space="preserve"> PAGEREF _Toc442108976 \h </w:instrText>
        </w:r>
        <w:r w:rsidR="0093447A">
          <w:rPr>
            <w:noProof/>
            <w:webHidden/>
          </w:rPr>
        </w:r>
        <w:r w:rsidR="0093447A">
          <w:rPr>
            <w:noProof/>
            <w:webHidden/>
          </w:rPr>
          <w:fldChar w:fldCharType="separate"/>
        </w:r>
        <w:r w:rsidR="0093447A">
          <w:rPr>
            <w:noProof/>
            <w:webHidden/>
          </w:rPr>
          <w:t>52</w:t>
        </w:r>
        <w:r w:rsidR="0093447A">
          <w:rPr>
            <w:noProof/>
            <w:webHidden/>
          </w:rPr>
          <w:fldChar w:fldCharType="end"/>
        </w:r>
      </w:hyperlink>
    </w:p>
    <w:p w14:paraId="0CA33E99"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7" w:history="1">
        <w:r w:rsidR="0093447A" w:rsidRPr="003D6998">
          <w:rPr>
            <w:rStyle w:val="Hyperlink"/>
            <w:noProof/>
          </w:rPr>
          <w:t>3.3.9.2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User Extension Group ACC Revision</w:t>
        </w:r>
        <w:r w:rsidR="0093447A">
          <w:rPr>
            <w:noProof/>
            <w:webHidden/>
          </w:rPr>
          <w:tab/>
        </w:r>
        <w:r w:rsidR="0093447A">
          <w:rPr>
            <w:noProof/>
            <w:webHidden/>
          </w:rPr>
          <w:fldChar w:fldCharType="begin"/>
        </w:r>
        <w:r w:rsidR="0093447A">
          <w:rPr>
            <w:noProof/>
            <w:webHidden/>
          </w:rPr>
          <w:instrText xml:space="preserve"> PAGEREF _Toc442108977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6DA527A8"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8" w:history="1">
        <w:r w:rsidR="0093447A" w:rsidRPr="003D6998">
          <w:rPr>
            <w:rStyle w:val="Hyperlink"/>
            <w:noProof/>
          </w:rPr>
          <w:t>3.3.9.3</w:t>
        </w:r>
        <w:r w:rsidR="0093447A">
          <w:rPr>
            <w:rFonts w:asciiTheme="minorHAnsi" w:eastAsiaTheme="minorEastAsia" w:hAnsiTheme="minorHAnsi" w:cstheme="minorBidi"/>
            <w:noProof/>
            <w:sz w:val="22"/>
            <w:szCs w:val="28"/>
            <w:lang w:bidi="th-TH"/>
          </w:rPr>
          <w:tab/>
        </w:r>
        <w:r w:rsidR="0093447A" w:rsidRPr="003D6998">
          <w:rPr>
            <w:rStyle w:val="Hyperlink"/>
            <w:noProof/>
          </w:rPr>
          <w:t>Edit User Extension Group ACC</w:t>
        </w:r>
        <w:r w:rsidR="0093447A">
          <w:rPr>
            <w:noProof/>
            <w:webHidden/>
          </w:rPr>
          <w:tab/>
        </w:r>
        <w:r w:rsidR="0093447A">
          <w:rPr>
            <w:noProof/>
            <w:webHidden/>
          </w:rPr>
          <w:fldChar w:fldCharType="begin"/>
        </w:r>
        <w:r w:rsidR="0093447A">
          <w:rPr>
            <w:noProof/>
            <w:webHidden/>
          </w:rPr>
          <w:instrText xml:space="preserve"> PAGEREF _Toc442108978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73EF3B15"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79" w:history="1">
        <w:r w:rsidR="0093447A" w:rsidRPr="003D6998">
          <w:rPr>
            <w:rStyle w:val="Hyperlink"/>
            <w:noProof/>
          </w:rPr>
          <w:t>3.3.9.4</w:t>
        </w:r>
        <w:r w:rsidR="0093447A">
          <w:rPr>
            <w:rFonts w:asciiTheme="minorHAnsi" w:eastAsiaTheme="minorEastAsia" w:hAnsiTheme="minorHAnsi" w:cstheme="minorBidi"/>
            <w:noProof/>
            <w:sz w:val="22"/>
            <w:szCs w:val="28"/>
            <w:lang w:bidi="th-TH"/>
          </w:rPr>
          <w:tab/>
        </w:r>
        <w:r w:rsidR="0093447A" w:rsidRPr="003D6998">
          <w:rPr>
            <w:rStyle w:val="Hyperlink"/>
            <w:noProof/>
          </w:rPr>
          <w:t>Review User Extension Group ACC</w:t>
        </w:r>
        <w:r w:rsidR="0093447A">
          <w:rPr>
            <w:noProof/>
            <w:webHidden/>
          </w:rPr>
          <w:tab/>
        </w:r>
        <w:r w:rsidR="0093447A">
          <w:rPr>
            <w:noProof/>
            <w:webHidden/>
          </w:rPr>
          <w:fldChar w:fldCharType="begin"/>
        </w:r>
        <w:r w:rsidR="0093447A">
          <w:rPr>
            <w:noProof/>
            <w:webHidden/>
          </w:rPr>
          <w:instrText xml:space="preserve"> PAGEREF _Toc442108979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3BBA99ED"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0" w:history="1">
        <w:r w:rsidR="0093447A" w:rsidRPr="003D6998">
          <w:rPr>
            <w:rStyle w:val="Hyperlink"/>
            <w:noProof/>
          </w:rPr>
          <w:t>3.4</w:t>
        </w:r>
        <w:r w:rsidR="0093447A">
          <w:rPr>
            <w:rFonts w:asciiTheme="minorHAnsi" w:eastAsiaTheme="minorEastAsia" w:hAnsiTheme="minorHAnsi" w:cstheme="minorBidi"/>
            <w:b w:val="0"/>
            <w:bCs w:val="0"/>
            <w:noProof/>
            <w:szCs w:val="28"/>
            <w:lang w:bidi="th-TH"/>
          </w:rPr>
          <w:tab/>
        </w:r>
        <w:r w:rsidR="0093447A" w:rsidRPr="003D6998">
          <w:rPr>
            <w:rStyle w:val="Hyperlink"/>
            <w:noProof/>
          </w:rPr>
          <w:t>Business Context Management</w:t>
        </w:r>
        <w:r w:rsidR="0093447A">
          <w:rPr>
            <w:noProof/>
            <w:webHidden/>
          </w:rPr>
          <w:tab/>
        </w:r>
        <w:r w:rsidR="0093447A">
          <w:rPr>
            <w:noProof/>
            <w:webHidden/>
          </w:rPr>
          <w:fldChar w:fldCharType="begin"/>
        </w:r>
        <w:r w:rsidR="0093447A">
          <w:rPr>
            <w:noProof/>
            <w:webHidden/>
          </w:rPr>
          <w:instrText xml:space="preserve"> PAGEREF _Toc442108980 \h </w:instrText>
        </w:r>
        <w:r w:rsidR="0093447A">
          <w:rPr>
            <w:noProof/>
            <w:webHidden/>
          </w:rPr>
        </w:r>
        <w:r w:rsidR="0093447A">
          <w:rPr>
            <w:noProof/>
            <w:webHidden/>
          </w:rPr>
          <w:fldChar w:fldCharType="separate"/>
        </w:r>
        <w:r w:rsidR="0093447A">
          <w:rPr>
            <w:noProof/>
            <w:webHidden/>
          </w:rPr>
          <w:t>53</w:t>
        </w:r>
        <w:r w:rsidR="0093447A">
          <w:rPr>
            <w:noProof/>
            <w:webHidden/>
          </w:rPr>
          <w:fldChar w:fldCharType="end"/>
        </w:r>
      </w:hyperlink>
    </w:p>
    <w:p w14:paraId="00AFF856"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1" w:history="1">
        <w:r w:rsidR="0093447A" w:rsidRPr="003D6998">
          <w:rPr>
            <w:rStyle w:val="Hyperlink"/>
            <w:noProof/>
          </w:rPr>
          <w:t>3.4.1</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business context</w:t>
        </w:r>
        <w:r w:rsidR="0093447A">
          <w:rPr>
            <w:noProof/>
            <w:webHidden/>
          </w:rPr>
          <w:tab/>
        </w:r>
        <w:r w:rsidR="0093447A">
          <w:rPr>
            <w:noProof/>
            <w:webHidden/>
          </w:rPr>
          <w:fldChar w:fldCharType="begin"/>
        </w:r>
        <w:r w:rsidR="0093447A">
          <w:rPr>
            <w:noProof/>
            <w:webHidden/>
          </w:rPr>
          <w:instrText xml:space="preserve"> PAGEREF _Toc442108981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79D6A98B"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2" w:history="1">
        <w:r w:rsidR="0093447A" w:rsidRPr="003D6998">
          <w:rPr>
            <w:rStyle w:val="Hyperlink"/>
            <w:noProof/>
          </w:rPr>
          <w:t>3.4.1.1</w:t>
        </w:r>
        <w:r w:rsidR="0093447A">
          <w:rPr>
            <w:rFonts w:asciiTheme="minorHAnsi" w:eastAsiaTheme="minorEastAsia" w:hAnsiTheme="minorHAnsi" w:cstheme="minorBidi"/>
            <w:noProof/>
            <w:sz w:val="22"/>
            <w:szCs w:val="28"/>
            <w:lang w:bidi="th-TH"/>
          </w:rPr>
          <w:tab/>
        </w:r>
        <w:r w:rsidR="0093447A" w:rsidRPr="003D6998">
          <w:rPr>
            <w:rStyle w:val="Hyperlink"/>
            <w:noProof/>
          </w:rPr>
          <w:t>Bottom search</w:t>
        </w:r>
        <w:r w:rsidR="0093447A">
          <w:rPr>
            <w:noProof/>
            <w:webHidden/>
          </w:rPr>
          <w:tab/>
        </w:r>
        <w:r w:rsidR="0093447A">
          <w:rPr>
            <w:noProof/>
            <w:webHidden/>
          </w:rPr>
          <w:fldChar w:fldCharType="begin"/>
        </w:r>
        <w:r w:rsidR="0093447A">
          <w:rPr>
            <w:noProof/>
            <w:webHidden/>
          </w:rPr>
          <w:instrText xml:space="preserve"> PAGEREF _Toc442108982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B334371"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8983" w:history="1">
        <w:r w:rsidR="0093447A" w:rsidRPr="003D6998">
          <w:rPr>
            <w:rStyle w:val="Hyperlink"/>
            <w:noProof/>
          </w:rPr>
          <w:t>3.4.1.2</w:t>
        </w:r>
        <w:r w:rsidR="0093447A">
          <w:rPr>
            <w:rFonts w:asciiTheme="minorHAnsi" w:eastAsiaTheme="minorEastAsia" w:hAnsiTheme="minorHAnsi" w:cstheme="minorBidi"/>
            <w:noProof/>
            <w:sz w:val="22"/>
            <w:szCs w:val="28"/>
            <w:lang w:bidi="th-TH"/>
          </w:rPr>
          <w:tab/>
        </w:r>
        <w:r w:rsidR="0093447A" w:rsidRPr="003D6998">
          <w:rPr>
            <w:rStyle w:val="Hyperlink"/>
            <w:noProof/>
          </w:rPr>
          <w:t>Top search</w:t>
        </w:r>
        <w:r w:rsidR="0093447A">
          <w:rPr>
            <w:noProof/>
            <w:webHidden/>
          </w:rPr>
          <w:tab/>
        </w:r>
        <w:r w:rsidR="0093447A">
          <w:rPr>
            <w:noProof/>
            <w:webHidden/>
          </w:rPr>
          <w:fldChar w:fldCharType="begin"/>
        </w:r>
        <w:r w:rsidR="0093447A">
          <w:rPr>
            <w:noProof/>
            <w:webHidden/>
          </w:rPr>
          <w:instrText xml:space="preserve"> PAGEREF _Toc442108983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38AF1480"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4" w:history="1">
        <w:r w:rsidR="0093447A" w:rsidRPr="003D6998">
          <w:rPr>
            <w:rStyle w:val="Hyperlink"/>
            <w:noProof/>
          </w:rPr>
          <w:t>3.4.2</w:t>
        </w:r>
        <w:r w:rsidR="0093447A">
          <w:rPr>
            <w:rFonts w:asciiTheme="minorHAnsi" w:eastAsiaTheme="minorEastAsia" w:hAnsiTheme="minorHAnsi" w:cstheme="minorBidi"/>
            <w:noProof/>
            <w:sz w:val="22"/>
            <w:szCs w:val="28"/>
            <w:lang w:bidi="th-TH"/>
          </w:rPr>
          <w:tab/>
        </w:r>
        <w:r w:rsidR="0093447A" w:rsidRPr="003D6998">
          <w:rPr>
            <w:rStyle w:val="Hyperlink"/>
            <w:noProof/>
          </w:rPr>
          <w:t>Create a business context</w:t>
        </w:r>
        <w:r w:rsidR="0093447A">
          <w:rPr>
            <w:noProof/>
            <w:webHidden/>
          </w:rPr>
          <w:tab/>
        </w:r>
        <w:r w:rsidR="0093447A">
          <w:rPr>
            <w:noProof/>
            <w:webHidden/>
          </w:rPr>
          <w:fldChar w:fldCharType="begin"/>
        </w:r>
        <w:r w:rsidR="0093447A">
          <w:rPr>
            <w:noProof/>
            <w:webHidden/>
          </w:rPr>
          <w:instrText xml:space="preserve"> PAGEREF _Toc442108984 \h </w:instrText>
        </w:r>
        <w:r w:rsidR="0093447A">
          <w:rPr>
            <w:noProof/>
            <w:webHidden/>
          </w:rPr>
        </w:r>
        <w:r w:rsidR="0093447A">
          <w:rPr>
            <w:noProof/>
            <w:webHidden/>
          </w:rPr>
          <w:fldChar w:fldCharType="separate"/>
        </w:r>
        <w:r w:rsidR="0093447A">
          <w:rPr>
            <w:noProof/>
            <w:webHidden/>
          </w:rPr>
          <w:t>54</w:t>
        </w:r>
        <w:r w:rsidR="0093447A">
          <w:rPr>
            <w:noProof/>
            <w:webHidden/>
          </w:rPr>
          <w:fldChar w:fldCharType="end"/>
        </w:r>
      </w:hyperlink>
    </w:p>
    <w:p w14:paraId="2FB25329"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5" w:history="1">
        <w:r w:rsidR="0093447A" w:rsidRPr="003D6998">
          <w:rPr>
            <w:rStyle w:val="Hyperlink"/>
            <w:noProof/>
          </w:rPr>
          <w:t>3.4.3</w:t>
        </w:r>
        <w:r w:rsidR="0093447A">
          <w:rPr>
            <w:rFonts w:asciiTheme="minorHAnsi" w:eastAsiaTheme="minorEastAsia" w:hAnsiTheme="minorHAnsi" w:cstheme="minorBidi"/>
            <w:noProof/>
            <w:sz w:val="22"/>
            <w:szCs w:val="28"/>
            <w:lang w:bidi="th-TH"/>
          </w:rPr>
          <w:tab/>
        </w:r>
        <w:r w:rsidR="0093447A" w:rsidRPr="003D6998">
          <w:rPr>
            <w:rStyle w:val="Hyperlink"/>
            <w:noProof/>
          </w:rPr>
          <w:t>Show a business context</w:t>
        </w:r>
        <w:r w:rsidR="0093447A">
          <w:rPr>
            <w:noProof/>
            <w:webHidden/>
          </w:rPr>
          <w:tab/>
        </w:r>
        <w:r w:rsidR="0093447A">
          <w:rPr>
            <w:noProof/>
            <w:webHidden/>
          </w:rPr>
          <w:fldChar w:fldCharType="begin"/>
        </w:r>
        <w:r w:rsidR="0093447A">
          <w:rPr>
            <w:noProof/>
            <w:webHidden/>
          </w:rPr>
          <w:instrText xml:space="preserve"> PAGEREF _Toc442108985 \h </w:instrText>
        </w:r>
        <w:r w:rsidR="0093447A">
          <w:rPr>
            <w:noProof/>
            <w:webHidden/>
          </w:rPr>
        </w:r>
        <w:r w:rsidR="0093447A">
          <w:rPr>
            <w:noProof/>
            <w:webHidden/>
          </w:rPr>
          <w:fldChar w:fldCharType="separate"/>
        </w:r>
        <w:r w:rsidR="0093447A">
          <w:rPr>
            <w:noProof/>
            <w:webHidden/>
          </w:rPr>
          <w:t>55</w:t>
        </w:r>
        <w:r w:rsidR="0093447A">
          <w:rPr>
            <w:noProof/>
            <w:webHidden/>
          </w:rPr>
          <w:fldChar w:fldCharType="end"/>
        </w:r>
      </w:hyperlink>
    </w:p>
    <w:p w14:paraId="672D0B82"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6" w:history="1">
        <w:r w:rsidR="0093447A" w:rsidRPr="003D6998">
          <w:rPr>
            <w:rStyle w:val="Hyperlink"/>
            <w:noProof/>
          </w:rPr>
          <w:t>3.4.4</w:t>
        </w:r>
        <w:r w:rsidR="0093447A">
          <w:rPr>
            <w:rFonts w:asciiTheme="minorHAnsi" w:eastAsiaTheme="minorEastAsia" w:hAnsiTheme="minorHAnsi" w:cstheme="minorBidi"/>
            <w:noProof/>
            <w:sz w:val="22"/>
            <w:szCs w:val="28"/>
            <w:lang w:bidi="th-TH"/>
          </w:rPr>
          <w:tab/>
        </w:r>
        <w:r w:rsidR="0093447A" w:rsidRPr="003D6998">
          <w:rPr>
            <w:rStyle w:val="Hyperlink"/>
            <w:noProof/>
          </w:rPr>
          <w:t>Update a business context</w:t>
        </w:r>
        <w:r w:rsidR="0093447A">
          <w:rPr>
            <w:noProof/>
            <w:webHidden/>
          </w:rPr>
          <w:tab/>
        </w:r>
        <w:r w:rsidR="0093447A">
          <w:rPr>
            <w:noProof/>
            <w:webHidden/>
          </w:rPr>
          <w:fldChar w:fldCharType="begin"/>
        </w:r>
        <w:r w:rsidR="0093447A">
          <w:rPr>
            <w:noProof/>
            <w:webHidden/>
          </w:rPr>
          <w:instrText xml:space="preserve"> PAGEREF _Toc442108986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461F5C3C"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7" w:history="1">
        <w:r w:rsidR="0093447A" w:rsidRPr="003D6998">
          <w:rPr>
            <w:rStyle w:val="Hyperlink"/>
            <w:noProof/>
          </w:rPr>
          <w:t>3.4.5</w:t>
        </w:r>
        <w:r w:rsidR="0093447A">
          <w:rPr>
            <w:rFonts w:asciiTheme="minorHAnsi" w:eastAsiaTheme="minorEastAsia" w:hAnsiTheme="minorHAnsi" w:cstheme="minorBidi"/>
            <w:noProof/>
            <w:sz w:val="22"/>
            <w:szCs w:val="28"/>
            <w:lang w:bidi="th-TH"/>
          </w:rPr>
          <w:tab/>
        </w:r>
        <w:r w:rsidR="0093447A" w:rsidRPr="003D6998">
          <w:rPr>
            <w:rStyle w:val="Hyperlink"/>
            <w:noProof/>
          </w:rPr>
          <w:t>Discard a business context</w:t>
        </w:r>
        <w:r w:rsidR="0093447A">
          <w:rPr>
            <w:noProof/>
            <w:webHidden/>
          </w:rPr>
          <w:tab/>
        </w:r>
        <w:r w:rsidR="0093447A">
          <w:rPr>
            <w:noProof/>
            <w:webHidden/>
          </w:rPr>
          <w:fldChar w:fldCharType="begin"/>
        </w:r>
        <w:r w:rsidR="0093447A">
          <w:rPr>
            <w:noProof/>
            <w:webHidden/>
          </w:rPr>
          <w:instrText xml:space="preserve"> PAGEREF _Toc442108987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3C2233C0"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88" w:history="1">
        <w:r w:rsidR="0093447A" w:rsidRPr="003D6998">
          <w:rPr>
            <w:rStyle w:val="Hyperlink"/>
            <w:noProof/>
          </w:rPr>
          <w:t>3.5</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Category Management</w:t>
        </w:r>
        <w:r w:rsidR="0093447A">
          <w:rPr>
            <w:noProof/>
            <w:webHidden/>
          </w:rPr>
          <w:tab/>
        </w:r>
        <w:r w:rsidR="0093447A">
          <w:rPr>
            <w:noProof/>
            <w:webHidden/>
          </w:rPr>
          <w:fldChar w:fldCharType="begin"/>
        </w:r>
        <w:r w:rsidR="0093447A">
          <w:rPr>
            <w:noProof/>
            <w:webHidden/>
          </w:rPr>
          <w:instrText xml:space="preserve"> PAGEREF _Toc442108988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0728314F"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89" w:history="1">
        <w:r w:rsidR="0093447A" w:rsidRPr="003D6998">
          <w:rPr>
            <w:rStyle w:val="Hyperlink"/>
            <w:noProof/>
          </w:rPr>
          <w:t>3.5.1</w:t>
        </w:r>
        <w:r w:rsidR="0093447A">
          <w:rPr>
            <w:rFonts w:asciiTheme="minorHAnsi" w:eastAsiaTheme="minorEastAsia" w:hAnsiTheme="minorHAnsi" w:cstheme="minorBidi"/>
            <w:noProof/>
            <w:sz w:val="22"/>
            <w:szCs w:val="28"/>
            <w:lang w:bidi="th-TH"/>
          </w:rPr>
          <w:tab/>
        </w:r>
        <w:r w:rsidR="0093447A" w:rsidRPr="003D6998">
          <w:rPr>
            <w:rStyle w:val="Hyperlink"/>
            <w:noProof/>
          </w:rPr>
          <w:t>Create a context category</w:t>
        </w:r>
        <w:r w:rsidR="0093447A">
          <w:rPr>
            <w:noProof/>
            <w:webHidden/>
          </w:rPr>
          <w:tab/>
        </w:r>
        <w:r w:rsidR="0093447A">
          <w:rPr>
            <w:noProof/>
            <w:webHidden/>
          </w:rPr>
          <w:fldChar w:fldCharType="begin"/>
        </w:r>
        <w:r w:rsidR="0093447A">
          <w:rPr>
            <w:noProof/>
            <w:webHidden/>
          </w:rPr>
          <w:instrText xml:space="preserve"> PAGEREF _Toc442108989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2BF84E09"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0" w:history="1">
        <w:r w:rsidR="0093447A" w:rsidRPr="003D6998">
          <w:rPr>
            <w:rStyle w:val="Hyperlink"/>
            <w:noProof/>
          </w:rPr>
          <w:t>3.5.2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category</w:t>
        </w:r>
        <w:r w:rsidR="0093447A">
          <w:rPr>
            <w:noProof/>
            <w:webHidden/>
          </w:rPr>
          <w:tab/>
        </w:r>
        <w:r w:rsidR="0093447A">
          <w:rPr>
            <w:noProof/>
            <w:webHidden/>
          </w:rPr>
          <w:fldChar w:fldCharType="begin"/>
        </w:r>
        <w:r w:rsidR="0093447A">
          <w:rPr>
            <w:noProof/>
            <w:webHidden/>
          </w:rPr>
          <w:instrText xml:space="preserve"> PAGEREF _Toc442108990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6FD67ACB"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1" w:history="1">
        <w:r w:rsidR="0093447A" w:rsidRPr="003D6998">
          <w:rPr>
            <w:rStyle w:val="Hyperlink"/>
            <w:noProof/>
          </w:rPr>
          <w:t>3.5.3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category</w:t>
        </w:r>
        <w:r w:rsidR="0093447A">
          <w:rPr>
            <w:noProof/>
            <w:webHidden/>
          </w:rPr>
          <w:tab/>
        </w:r>
        <w:r w:rsidR="0093447A">
          <w:rPr>
            <w:noProof/>
            <w:webHidden/>
          </w:rPr>
          <w:fldChar w:fldCharType="begin"/>
        </w:r>
        <w:r w:rsidR="0093447A">
          <w:rPr>
            <w:noProof/>
            <w:webHidden/>
          </w:rPr>
          <w:instrText xml:space="preserve"> PAGEREF _Toc442108991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231C18C"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2" w:history="1">
        <w:r w:rsidR="0093447A" w:rsidRPr="003D6998">
          <w:rPr>
            <w:rStyle w:val="Hyperlink"/>
            <w:noProof/>
          </w:rPr>
          <w:t>3.5.4</w:t>
        </w:r>
        <w:r w:rsidR="0093447A">
          <w:rPr>
            <w:rFonts w:asciiTheme="minorHAnsi" w:eastAsiaTheme="minorEastAsia" w:hAnsiTheme="minorHAnsi" w:cstheme="minorBidi"/>
            <w:noProof/>
            <w:sz w:val="22"/>
            <w:szCs w:val="28"/>
            <w:lang w:bidi="th-TH"/>
          </w:rPr>
          <w:tab/>
        </w:r>
        <w:r w:rsidR="0093447A" w:rsidRPr="003D6998">
          <w:rPr>
            <w:rStyle w:val="Hyperlink"/>
            <w:noProof/>
          </w:rPr>
          <w:t>Show a context category</w:t>
        </w:r>
        <w:r w:rsidR="0093447A">
          <w:rPr>
            <w:noProof/>
            <w:webHidden/>
          </w:rPr>
          <w:tab/>
        </w:r>
        <w:r w:rsidR="0093447A">
          <w:rPr>
            <w:noProof/>
            <w:webHidden/>
          </w:rPr>
          <w:fldChar w:fldCharType="begin"/>
        </w:r>
        <w:r w:rsidR="0093447A">
          <w:rPr>
            <w:noProof/>
            <w:webHidden/>
          </w:rPr>
          <w:instrText xml:space="preserve"> PAGEREF _Toc442108992 \h </w:instrText>
        </w:r>
        <w:r w:rsidR="0093447A">
          <w:rPr>
            <w:noProof/>
            <w:webHidden/>
          </w:rPr>
        </w:r>
        <w:r w:rsidR="0093447A">
          <w:rPr>
            <w:noProof/>
            <w:webHidden/>
          </w:rPr>
          <w:fldChar w:fldCharType="separate"/>
        </w:r>
        <w:r w:rsidR="0093447A">
          <w:rPr>
            <w:noProof/>
            <w:webHidden/>
          </w:rPr>
          <w:t>56</w:t>
        </w:r>
        <w:r w:rsidR="0093447A">
          <w:rPr>
            <w:noProof/>
            <w:webHidden/>
          </w:rPr>
          <w:fldChar w:fldCharType="end"/>
        </w:r>
      </w:hyperlink>
    </w:p>
    <w:p w14:paraId="19DADED2"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3" w:history="1">
        <w:r w:rsidR="0093447A" w:rsidRPr="003D6998">
          <w:rPr>
            <w:rStyle w:val="Hyperlink"/>
            <w:noProof/>
          </w:rPr>
          <w:t>3.5.5</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category</w:t>
        </w:r>
        <w:r w:rsidR="0093447A">
          <w:rPr>
            <w:noProof/>
            <w:webHidden/>
          </w:rPr>
          <w:tab/>
        </w:r>
        <w:r w:rsidR="0093447A">
          <w:rPr>
            <w:noProof/>
            <w:webHidden/>
          </w:rPr>
          <w:fldChar w:fldCharType="begin"/>
        </w:r>
        <w:r w:rsidR="0093447A">
          <w:rPr>
            <w:noProof/>
            <w:webHidden/>
          </w:rPr>
          <w:instrText xml:space="preserve"> PAGEREF _Toc442108993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7CA2D249"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4" w:history="1">
        <w:r w:rsidR="0093447A" w:rsidRPr="003D6998">
          <w:rPr>
            <w:rStyle w:val="Hyperlink"/>
            <w:noProof/>
          </w:rPr>
          <w:t>3.6</w:t>
        </w:r>
        <w:r w:rsidR="0093447A">
          <w:rPr>
            <w:rFonts w:asciiTheme="minorHAnsi" w:eastAsiaTheme="minorEastAsia" w:hAnsiTheme="minorHAnsi" w:cstheme="minorBidi"/>
            <w:b w:val="0"/>
            <w:bCs w:val="0"/>
            <w:noProof/>
            <w:szCs w:val="28"/>
            <w:lang w:bidi="th-TH"/>
          </w:rPr>
          <w:tab/>
        </w:r>
        <w:r w:rsidR="0093447A" w:rsidRPr="003D6998">
          <w:rPr>
            <w:rStyle w:val="Hyperlink"/>
            <w:noProof/>
          </w:rPr>
          <w:t>Context Classification Scheme Management</w:t>
        </w:r>
        <w:r w:rsidR="0093447A">
          <w:rPr>
            <w:noProof/>
            <w:webHidden/>
          </w:rPr>
          <w:tab/>
        </w:r>
        <w:r w:rsidR="0093447A">
          <w:rPr>
            <w:noProof/>
            <w:webHidden/>
          </w:rPr>
          <w:fldChar w:fldCharType="begin"/>
        </w:r>
        <w:r w:rsidR="0093447A">
          <w:rPr>
            <w:noProof/>
            <w:webHidden/>
          </w:rPr>
          <w:instrText xml:space="preserve"> PAGEREF _Toc442108994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0D6A3CF9"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5" w:history="1">
        <w:r w:rsidR="0093447A" w:rsidRPr="003D6998">
          <w:rPr>
            <w:rStyle w:val="Hyperlink"/>
            <w:noProof/>
          </w:rPr>
          <w:t>3.6.1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context classification scheme</w:t>
        </w:r>
        <w:r w:rsidR="0093447A">
          <w:rPr>
            <w:noProof/>
            <w:webHidden/>
          </w:rPr>
          <w:tab/>
        </w:r>
        <w:r w:rsidR="0093447A">
          <w:rPr>
            <w:noProof/>
            <w:webHidden/>
          </w:rPr>
          <w:fldChar w:fldCharType="begin"/>
        </w:r>
        <w:r w:rsidR="0093447A">
          <w:rPr>
            <w:noProof/>
            <w:webHidden/>
          </w:rPr>
          <w:instrText xml:space="preserve"> PAGEREF _Toc442108995 \h </w:instrText>
        </w:r>
        <w:r w:rsidR="0093447A">
          <w:rPr>
            <w:noProof/>
            <w:webHidden/>
          </w:rPr>
        </w:r>
        <w:r w:rsidR="0093447A">
          <w:rPr>
            <w:noProof/>
            <w:webHidden/>
          </w:rPr>
          <w:fldChar w:fldCharType="separate"/>
        </w:r>
        <w:r w:rsidR="0093447A">
          <w:rPr>
            <w:noProof/>
            <w:webHidden/>
          </w:rPr>
          <w:t>57</w:t>
        </w:r>
        <w:r w:rsidR="0093447A">
          <w:rPr>
            <w:noProof/>
            <w:webHidden/>
          </w:rPr>
          <w:fldChar w:fldCharType="end"/>
        </w:r>
      </w:hyperlink>
    </w:p>
    <w:p w14:paraId="3FB1D913"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6" w:history="1">
        <w:r w:rsidR="0093447A" w:rsidRPr="003D6998">
          <w:rPr>
            <w:rStyle w:val="Hyperlink"/>
            <w:noProof/>
          </w:rPr>
          <w:t>3.6.2</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context classification scheme</w:t>
        </w:r>
        <w:r w:rsidR="0093447A">
          <w:rPr>
            <w:noProof/>
            <w:webHidden/>
          </w:rPr>
          <w:tab/>
        </w:r>
        <w:r w:rsidR="0093447A">
          <w:rPr>
            <w:noProof/>
            <w:webHidden/>
          </w:rPr>
          <w:fldChar w:fldCharType="begin"/>
        </w:r>
        <w:r w:rsidR="0093447A">
          <w:rPr>
            <w:noProof/>
            <w:webHidden/>
          </w:rPr>
          <w:instrText xml:space="preserve"> PAGEREF _Toc442108996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24E185B8"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7" w:history="1">
        <w:r w:rsidR="0093447A" w:rsidRPr="003D6998">
          <w:rPr>
            <w:rStyle w:val="Hyperlink"/>
            <w:noProof/>
          </w:rPr>
          <w:t>3.6.3</w:t>
        </w:r>
        <w:r w:rsidR="0093447A">
          <w:rPr>
            <w:rFonts w:asciiTheme="minorHAnsi" w:eastAsiaTheme="minorEastAsia" w:hAnsiTheme="minorHAnsi" w:cstheme="minorBidi"/>
            <w:noProof/>
            <w:sz w:val="22"/>
            <w:szCs w:val="28"/>
            <w:lang w:bidi="th-TH"/>
          </w:rPr>
          <w:tab/>
        </w:r>
        <w:r w:rsidR="0093447A" w:rsidRPr="003D6998">
          <w:rPr>
            <w:rStyle w:val="Hyperlink"/>
            <w:noProof/>
          </w:rPr>
          <w:t>Update a context classification scheme</w:t>
        </w:r>
        <w:r w:rsidR="0093447A">
          <w:rPr>
            <w:noProof/>
            <w:webHidden/>
          </w:rPr>
          <w:tab/>
        </w:r>
        <w:r w:rsidR="0093447A">
          <w:rPr>
            <w:noProof/>
            <w:webHidden/>
          </w:rPr>
          <w:fldChar w:fldCharType="begin"/>
        </w:r>
        <w:r w:rsidR="0093447A">
          <w:rPr>
            <w:noProof/>
            <w:webHidden/>
          </w:rPr>
          <w:instrText xml:space="preserve"> PAGEREF _Toc442108997 \h </w:instrText>
        </w:r>
        <w:r w:rsidR="0093447A">
          <w:rPr>
            <w:noProof/>
            <w:webHidden/>
          </w:rPr>
        </w:r>
        <w:r w:rsidR="0093447A">
          <w:rPr>
            <w:noProof/>
            <w:webHidden/>
          </w:rPr>
          <w:fldChar w:fldCharType="separate"/>
        </w:r>
        <w:r w:rsidR="0093447A">
          <w:rPr>
            <w:noProof/>
            <w:webHidden/>
          </w:rPr>
          <w:t>58</w:t>
        </w:r>
        <w:r w:rsidR="0093447A">
          <w:rPr>
            <w:noProof/>
            <w:webHidden/>
          </w:rPr>
          <w:fldChar w:fldCharType="end"/>
        </w:r>
      </w:hyperlink>
    </w:p>
    <w:p w14:paraId="7AD3B92F"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8998" w:history="1">
        <w:r w:rsidR="0093447A" w:rsidRPr="003D6998">
          <w:rPr>
            <w:rStyle w:val="Hyperlink"/>
            <w:noProof/>
          </w:rPr>
          <w:t>3.6.4</w:t>
        </w:r>
        <w:r w:rsidR="0093447A">
          <w:rPr>
            <w:rFonts w:asciiTheme="minorHAnsi" w:eastAsiaTheme="minorEastAsia" w:hAnsiTheme="minorHAnsi" w:cstheme="minorBidi"/>
            <w:noProof/>
            <w:sz w:val="22"/>
            <w:szCs w:val="28"/>
            <w:lang w:bidi="th-TH"/>
          </w:rPr>
          <w:tab/>
        </w:r>
        <w:r w:rsidR="0093447A" w:rsidRPr="003D6998">
          <w:rPr>
            <w:rStyle w:val="Hyperlink"/>
            <w:noProof/>
          </w:rPr>
          <w:t>Discard a context classification scheme</w:t>
        </w:r>
        <w:r w:rsidR="0093447A">
          <w:rPr>
            <w:noProof/>
            <w:webHidden/>
          </w:rPr>
          <w:tab/>
        </w:r>
        <w:r w:rsidR="0093447A">
          <w:rPr>
            <w:noProof/>
            <w:webHidden/>
          </w:rPr>
          <w:fldChar w:fldCharType="begin"/>
        </w:r>
        <w:r w:rsidR="0093447A">
          <w:rPr>
            <w:noProof/>
            <w:webHidden/>
          </w:rPr>
          <w:instrText xml:space="preserve"> PAGEREF _Toc442108998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27743C02"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8999" w:history="1">
        <w:r w:rsidR="0093447A" w:rsidRPr="003D6998">
          <w:rPr>
            <w:rStyle w:val="Hyperlink"/>
            <w:noProof/>
          </w:rPr>
          <w:t>3.7</w:t>
        </w:r>
        <w:r w:rsidR="0093447A">
          <w:rPr>
            <w:rFonts w:asciiTheme="minorHAnsi" w:eastAsiaTheme="minorEastAsia" w:hAnsiTheme="minorHAnsi" w:cstheme="minorBidi"/>
            <w:b w:val="0"/>
            <w:bCs w:val="0"/>
            <w:noProof/>
            <w:szCs w:val="28"/>
            <w:lang w:bidi="th-TH"/>
          </w:rPr>
          <w:tab/>
        </w:r>
        <w:r w:rsidR="0093447A" w:rsidRPr="003D6998">
          <w:rPr>
            <w:rStyle w:val="Hyperlink"/>
            <w:noProof/>
          </w:rPr>
          <w:t>Code List Management</w:t>
        </w:r>
        <w:r w:rsidR="0093447A">
          <w:rPr>
            <w:noProof/>
            <w:webHidden/>
          </w:rPr>
          <w:tab/>
        </w:r>
        <w:r w:rsidR="0093447A">
          <w:rPr>
            <w:noProof/>
            <w:webHidden/>
          </w:rPr>
          <w:fldChar w:fldCharType="begin"/>
        </w:r>
        <w:r w:rsidR="0093447A">
          <w:rPr>
            <w:noProof/>
            <w:webHidden/>
          </w:rPr>
          <w:instrText xml:space="preserve"> PAGEREF _Toc442108999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312EDCFD"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0" w:history="1">
        <w:r w:rsidR="0093447A" w:rsidRPr="003D6998">
          <w:rPr>
            <w:rStyle w:val="Hyperlink"/>
            <w:noProof/>
          </w:rPr>
          <w:t>3.7.1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without a base</w:t>
        </w:r>
        <w:r w:rsidR="0093447A">
          <w:rPr>
            <w:noProof/>
            <w:webHidden/>
          </w:rPr>
          <w:tab/>
        </w:r>
        <w:r w:rsidR="0093447A">
          <w:rPr>
            <w:noProof/>
            <w:webHidden/>
          </w:rPr>
          <w:fldChar w:fldCharType="begin"/>
        </w:r>
        <w:r w:rsidR="0093447A">
          <w:rPr>
            <w:noProof/>
            <w:webHidden/>
          </w:rPr>
          <w:instrText xml:space="preserve"> PAGEREF _Toc442109000 \h </w:instrText>
        </w:r>
        <w:r w:rsidR="0093447A">
          <w:rPr>
            <w:noProof/>
            <w:webHidden/>
          </w:rPr>
        </w:r>
        <w:r w:rsidR="0093447A">
          <w:rPr>
            <w:noProof/>
            <w:webHidden/>
          </w:rPr>
          <w:fldChar w:fldCharType="separate"/>
        </w:r>
        <w:r w:rsidR="0093447A">
          <w:rPr>
            <w:noProof/>
            <w:webHidden/>
          </w:rPr>
          <w:t>59</w:t>
        </w:r>
        <w:r w:rsidR="0093447A">
          <w:rPr>
            <w:noProof/>
            <w:webHidden/>
          </w:rPr>
          <w:fldChar w:fldCharType="end"/>
        </w:r>
      </w:hyperlink>
    </w:p>
    <w:p w14:paraId="6DE09B97"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1" w:history="1">
        <w:r w:rsidR="0093447A" w:rsidRPr="003D6998">
          <w:rPr>
            <w:rStyle w:val="Hyperlink"/>
            <w:noProof/>
          </w:rPr>
          <w:t>3.7.2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BIE code list from another (by extension &amp; restriction)</w:t>
        </w:r>
        <w:r w:rsidR="0093447A">
          <w:rPr>
            <w:noProof/>
            <w:webHidden/>
          </w:rPr>
          <w:tab/>
        </w:r>
        <w:r w:rsidR="0093447A">
          <w:rPr>
            <w:noProof/>
            <w:webHidden/>
          </w:rPr>
          <w:fldChar w:fldCharType="begin"/>
        </w:r>
        <w:r w:rsidR="0093447A">
          <w:rPr>
            <w:noProof/>
            <w:webHidden/>
          </w:rPr>
          <w:instrText xml:space="preserve"> PAGEREF _Toc442109001 \h </w:instrText>
        </w:r>
        <w:r w:rsidR="0093447A">
          <w:rPr>
            <w:noProof/>
            <w:webHidden/>
          </w:rPr>
        </w:r>
        <w:r w:rsidR="0093447A">
          <w:rPr>
            <w:noProof/>
            <w:webHidden/>
          </w:rPr>
          <w:fldChar w:fldCharType="separate"/>
        </w:r>
        <w:r w:rsidR="0093447A">
          <w:rPr>
            <w:noProof/>
            <w:webHidden/>
          </w:rPr>
          <w:t>60</w:t>
        </w:r>
        <w:r w:rsidR="0093447A">
          <w:rPr>
            <w:noProof/>
            <w:webHidden/>
          </w:rPr>
          <w:fldChar w:fldCharType="end"/>
        </w:r>
      </w:hyperlink>
    </w:p>
    <w:p w14:paraId="5CBDED36"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2" w:history="1">
        <w:r w:rsidR="0093447A" w:rsidRPr="003D6998">
          <w:rPr>
            <w:rStyle w:val="Hyperlink"/>
            <w:noProof/>
          </w:rPr>
          <w:t>3.7.3</w:t>
        </w:r>
        <w:r w:rsidR="0093447A">
          <w:rPr>
            <w:rFonts w:asciiTheme="minorHAnsi" w:eastAsiaTheme="minorEastAsia" w:hAnsiTheme="minorHAnsi" w:cstheme="minorBidi"/>
            <w:noProof/>
            <w:sz w:val="22"/>
            <w:szCs w:val="28"/>
            <w:lang w:bidi="th-TH"/>
          </w:rPr>
          <w:tab/>
        </w:r>
        <w:r w:rsidR="0093447A" w:rsidRPr="003D6998">
          <w:rPr>
            <w:rStyle w:val="Hyperlink"/>
            <w:noProof/>
          </w:rPr>
          <w:t>Search and select a code list</w:t>
        </w:r>
        <w:r w:rsidR="0093447A">
          <w:rPr>
            <w:noProof/>
            <w:webHidden/>
          </w:rPr>
          <w:tab/>
        </w:r>
        <w:r w:rsidR="0093447A">
          <w:rPr>
            <w:noProof/>
            <w:webHidden/>
          </w:rPr>
          <w:fldChar w:fldCharType="begin"/>
        </w:r>
        <w:r w:rsidR="0093447A">
          <w:rPr>
            <w:noProof/>
            <w:webHidden/>
          </w:rPr>
          <w:instrText xml:space="preserve"> PAGEREF _Toc442109002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7D42061B"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3" w:history="1">
        <w:r w:rsidR="0093447A" w:rsidRPr="003D6998">
          <w:rPr>
            <w:rStyle w:val="Hyperlink"/>
            <w:noProof/>
          </w:rPr>
          <w:t>3.7.4</w:t>
        </w:r>
        <w:r w:rsidR="0093447A">
          <w:rPr>
            <w:rFonts w:asciiTheme="minorHAnsi" w:eastAsiaTheme="minorEastAsia" w:hAnsiTheme="minorHAnsi" w:cstheme="minorBidi"/>
            <w:noProof/>
            <w:sz w:val="22"/>
            <w:szCs w:val="28"/>
            <w:lang w:bidi="th-TH"/>
          </w:rPr>
          <w:tab/>
        </w:r>
        <w:r w:rsidR="0093447A" w:rsidRPr="003D6998">
          <w:rPr>
            <w:rStyle w:val="Hyperlink"/>
            <w:noProof/>
          </w:rPr>
          <w:t>View/Edit a BIE code list</w:t>
        </w:r>
        <w:r w:rsidR="0093447A">
          <w:rPr>
            <w:noProof/>
            <w:webHidden/>
          </w:rPr>
          <w:tab/>
        </w:r>
        <w:r w:rsidR="0093447A">
          <w:rPr>
            <w:noProof/>
            <w:webHidden/>
          </w:rPr>
          <w:fldChar w:fldCharType="begin"/>
        </w:r>
        <w:r w:rsidR="0093447A">
          <w:rPr>
            <w:noProof/>
            <w:webHidden/>
          </w:rPr>
          <w:instrText xml:space="preserve"> PAGEREF _Toc442109003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68F143AD"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4" w:history="1">
        <w:r w:rsidR="0093447A" w:rsidRPr="003D6998">
          <w:rPr>
            <w:rStyle w:val="Hyperlink"/>
            <w:noProof/>
          </w:rPr>
          <w:t>3.7.5</w:t>
        </w:r>
        <w:r w:rsidR="0093447A">
          <w:rPr>
            <w:rFonts w:asciiTheme="minorHAnsi" w:eastAsiaTheme="minorEastAsia" w:hAnsiTheme="minorHAnsi" w:cstheme="minorBidi"/>
            <w:noProof/>
            <w:sz w:val="22"/>
            <w:szCs w:val="28"/>
            <w:lang w:bidi="th-TH"/>
          </w:rPr>
          <w:tab/>
        </w:r>
        <w:r w:rsidR="0093447A" w:rsidRPr="003D6998">
          <w:rPr>
            <w:rStyle w:val="Hyperlink"/>
            <w:noProof/>
          </w:rPr>
          <w:t>Discard a BIE code list</w:t>
        </w:r>
        <w:r w:rsidR="0093447A">
          <w:rPr>
            <w:noProof/>
            <w:webHidden/>
          </w:rPr>
          <w:tab/>
        </w:r>
        <w:r w:rsidR="0093447A">
          <w:rPr>
            <w:noProof/>
            <w:webHidden/>
          </w:rPr>
          <w:fldChar w:fldCharType="begin"/>
        </w:r>
        <w:r w:rsidR="0093447A">
          <w:rPr>
            <w:noProof/>
            <w:webHidden/>
          </w:rPr>
          <w:instrText xml:space="preserve"> PAGEREF _Toc442109004 \h </w:instrText>
        </w:r>
        <w:r w:rsidR="0093447A">
          <w:rPr>
            <w:noProof/>
            <w:webHidden/>
          </w:rPr>
        </w:r>
        <w:r w:rsidR="0093447A">
          <w:rPr>
            <w:noProof/>
            <w:webHidden/>
          </w:rPr>
          <w:fldChar w:fldCharType="separate"/>
        </w:r>
        <w:r w:rsidR="0093447A">
          <w:rPr>
            <w:noProof/>
            <w:webHidden/>
          </w:rPr>
          <w:t>61</w:t>
        </w:r>
        <w:r w:rsidR="0093447A">
          <w:rPr>
            <w:noProof/>
            <w:webHidden/>
          </w:rPr>
          <w:fldChar w:fldCharType="end"/>
        </w:r>
      </w:hyperlink>
    </w:p>
    <w:p w14:paraId="0ABE2615"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5" w:history="1">
        <w:r w:rsidR="0093447A" w:rsidRPr="003D6998">
          <w:rPr>
            <w:rStyle w:val="Hyperlink"/>
            <w:noProof/>
          </w:rPr>
          <w:t>3.7.6</w:t>
        </w:r>
        <w:r w:rsidR="0093447A">
          <w:rPr>
            <w:rFonts w:asciiTheme="minorHAnsi" w:eastAsiaTheme="minorEastAsia" w:hAnsiTheme="minorHAnsi" w:cstheme="minorBidi"/>
            <w:noProof/>
            <w:sz w:val="22"/>
            <w:szCs w:val="28"/>
            <w:lang w:bidi="th-TH"/>
          </w:rPr>
          <w:tab/>
        </w:r>
        <w:r w:rsidR="0093447A" w:rsidRPr="003D6998">
          <w:rPr>
            <w:rStyle w:val="Hyperlink"/>
            <w:noProof/>
          </w:rPr>
          <w:t>Delete a BIE code list</w:t>
        </w:r>
        <w:r w:rsidR="0093447A">
          <w:rPr>
            <w:noProof/>
            <w:webHidden/>
          </w:rPr>
          <w:tab/>
        </w:r>
        <w:r w:rsidR="0093447A">
          <w:rPr>
            <w:noProof/>
            <w:webHidden/>
          </w:rPr>
          <w:fldChar w:fldCharType="begin"/>
        </w:r>
        <w:r w:rsidR="0093447A">
          <w:rPr>
            <w:noProof/>
            <w:webHidden/>
          </w:rPr>
          <w:instrText xml:space="preserve"> PAGEREF _Toc442109005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3BC7AC20"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06" w:history="1">
        <w:r w:rsidR="0093447A" w:rsidRPr="003D6998">
          <w:rPr>
            <w:rStyle w:val="Hyperlink"/>
            <w:noProof/>
          </w:rPr>
          <w:t>3.8</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a standalone OAGIS Expression for a top-level ABIE</w:t>
        </w:r>
        <w:r w:rsidR="0093447A">
          <w:rPr>
            <w:noProof/>
            <w:webHidden/>
          </w:rPr>
          <w:tab/>
        </w:r>
        <w:r w:rsidR="0093447A">
          <w:rPr>
            <w:noProof/>
            <w:webHidden/>
          </w:rPr>
          <w:fldChar w:fldCharType="begin"/>
        </w:r>
        <w:r w:rsidR="0093447A">
          <w:rPr>
            <w:noProof/>
            <w:webHidden/>
          </w:rPr>
          <w:instrText xml:space="preserve"> PAGEREF _Toc442109006 \h </w:instrText>
        </w:r>
        <w:r w:rsidR="0093447A">
          <w:rPr>
            <w:noProof/>
            <w:webHidden/>
          </w:rPr>
        </w:r>
        <w:r w:rsidR="0093447A">
          <w:rPr>
            <w:noProof/>
            <w:webHidden/>
          </w:rPr>
          <w:fldChar w:fldCharType="separate"/>
        </w:r>
        <w:r w:rsidR="0093447A">
          <w:rPr>
            <w:noProof/>
            <w:webHidden/>
          </w:rPr>
          <w:t>62</w:t>
        </w:r>
        <w:r w:rsidR="0093447A">
          <w:rPr>
            <w:noProof/>
            <w:webHidden/>
          </w:rPr>
          <w:fldChar w:fldCharType="end"/>
        </w:r>
      </w:hyperlink>
    </w:p>
    <w:p w14:paraId="76231FD0"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07" w:history="1">
        <w:r w:rsidR="0093447A" w:rsidRPr="003D6998">
          <w:rPr>
            <w:rStyle w:val="Hyperlink"/>
            <w:noProof/>
          </w:rPr>
          <w:t>3.8.1</w:t>
        </w:r>
        <w:r w:rsidR="0093447A">
          <w:rPr>
            <w:rFonts w:asciiTheme="minorHAnsi" w:eastAsiaTheme="minorEastAsia" w:hAnsiTheme="minorHAnsi" w:cstheme="minorBidi"/>
            <w:noProof/>
            <w:sz w:val="22"/>
            <w:szCs w:val="28"/>
            <w:lang w:bidi="th-TH"/>
          </w:rPr>
          <w:tab/>
        </w:r>
        <w:r w:rsidR="0093447A" w:rsidRPr="003D6998">
          <w:rPr>
            <w:rStyle w:val="Hyperlink"/>
            <w:noProof/>
          </w:rPr>
          <w:t>Generate a standalone XML Schema</w:t>
        </w:r>
        <w:r w:rsidR="0093447A">
          <w:rPr>
            <w:noProof/>
            <w:webHidden/>
          </w:rPr>
          <w:tab/>
        </w:r>
        <w:r w:rsidR="0093447A">
          <w:rPr>
            <w:noProof/>
            <w:webHidden/>
          </w:rPr>
          <w:fldChar w:fldCharType="begin"/>
        </w:r>
        <w:r w:rsidR="0093447A">
          <w:rPr>
            <w:noProof/>
            <w:webHidden/>
          </w:rPr>
          <w:instrText xml:space="preserve"> PAGEREF _Toc442109007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3C8866BF"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8" w:history="1">
        <w:r w:rsidR="0093447A" w:rsidRPr="003D6998">
          <w:rPr>
            <w:rStyle w:val="Hyperlink"/>
            <w:noProof/>
          </w:rPr>
          <w:t>3.8.1.1</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GenerateTopLevelABIE(tlASBIEP, tlABIEDOM)</w:t>
        </w:r>
        <w:r w:rsidR="0093447A">
          <w:rPr>
            <w:noProof/>
            <w:webHidden/>
          </w:rPr>
          <w:tab/>
        </w:r>
        <w:r w:rsidR="0093447A">
          <w:rPr>
            <w:noProof/>
            <w:webHidden/>
          </w:rPr>
          <w:fldChar w:fldCharType="begin"/>
        </w:r>
        <w:r w:rsidR="0093447A">
          <w:rPr>
            <w:noProof/>
            <w:webHidden/>
          </w:rPr>
          <w:instrText xml:space="preserve"> PAGEREF _Toc442109008 \h </w:instrText>
        </w:r>
        <w:r w:rsidR="0093447A">
          <w:rPr>
            <w:noProof/>
            <w:webHidden/>
          </w:rPr>
        </w:r>
        <w:r w:rsidR="0093447A">
          <w:rPr>
            <w:noProof/>
            <w:webHidden/>
          </w:rPr>
          <w:fldChar w:fldCharType="separate"/>
        </w:r>
        <w:r w:rsidR="0093447A">
          <w:rPr>
            <w:noProof/>
            <w:webHidden/>
          </w:rPr>
          <w:t>63</w:t>
        </w:r>
        <w:r w:rsidR="0093447A">
          <w:rPr>
            <w:noProof/>
            <w:webHidden/>
          </w:rPr>
          <w:fldChar w:fldCharType="end"/>
        </w:r>
      </w:hyperlink>
    </w:p>
    <w:p w14:paraId="57DA94B6"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09" w:history="1">
        <w:r w:rsidR="0093447A" w:rsidRPr="003D6998">
          <w:rPr>
            <w:rStyle w:val="Hyperlink"/>
            <w:noProof/>
          </w:rPr>
          <w:t>3.8.1.2</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GenerateTopLevelASBIEP(gTlASBIEP, gSchemaNode)</w:t>
        </w:r>
        <w:r w:rsidR="0093447A">
          <w:rPr>
            <w:noProof/>
            <w:webHidden/>
          </w:rPr>
          <w:tab/>
        </w:r>
        <w:r w:rsidR="0093447A">
          <w:rPr>
            <w:noProof/>
            <w:webHidden/>
          </w:rPr>
          <w:fldChar w:fldCharType="begin"/>
        </w:r>
        <w:r w:rsidR="0093447A">
          <w:rPr>
            <w:noProof/>
            <w:webHidden/>
          </w:rPr>
          <w:instrText xml:space="preserve"> PAGEREF _Toc442109009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7787F676"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0" w:history="1">
        <w:r w:rsidR="0093447A" w:rsidRPr="003D6998">
          <w:rPr>
            <w:rStyle w:val="Hyperlink"/>
            <w:noProof/>
          </w:rPr>
          <w:t>3.8.1.3</w:t>
        </w:r>
        <w:r w:rsidR="0093447A">
          <w:rPr>
            <w:rFonts w:asciiTheme="minorHAnsi" w:eastAsiaTheme="minorEastAsia" w:hAnsiTheme="minorHAnsi" w:cstheme="minorBidi"/>
            <w:noProof/>
            <w:sz w:val="22"/>
            <w:szCs w:val="28"/>
            <w:lang w:bidi="th-TH"/>
          </w:rPr>
          <w:tab/>
        </w:r>
        <w:r w:rsidR="0093447A" w:rsidRPr="003D6998">
          <w:rPr>
            <w:rStyle w:val="Hyperlink"/>
            <w:noProof/>
          </w:rPr>
          <w:t>GenerateTopLevelASBIEPAnno(gTlASBIEP, gRootENode)</w:t>
        </w:r>
        <w:r w:rsidR="0093447A">
          <w:rPr>
            <w:noProof/>
            <w:webHidden/>
          </w:rPr>
          <w:tab/>
        </w:r>
        <w:r w:rsidR="0093447A">
          <w:rPr>
            <w:noProof/>
            <w:webHidden/>
          </w:rPr>
          <w:fldChar w:fldCharType="begin"/>
        </w:r>
        <w:r w:rsidR="0093447A">
          <w:rPr>
            <w:noProof/>
            <w:webHidden/>
          </w:rPr>
          <w:instrText xml:space="preserve"> PAGEREF _Toc442109010 \h </w:instrText>
        </w:r>
        <w:r w:rsidR="0093447A">
          <w:rPr>
            <w:noProof/>
            <w:webHidden/>
          </w:rPr>
        </w:r>
        <w:r w:rsidR="0093447A">
          <w:rPr>
            <w:noProof/>
            <w:webHidden/>
          </w:rPr>
          <w:fldChar w:fldCharType="separate"/>
        </w:r>
        <w:r w:rsidR="0093447A">
          <w:rPr>
            <w:noProof/>
            <w:webHidden/>
          </w:rPr>
          <w:t>64</w:t>
        </w:r>
        <w:r w:rsidR="0093447A">
          <w:rPr>
            <w:noProof/>
            <w:webHidden/>
          </w:rPr>
          <w:fldChar w:fldCharType="end"/>
        </w:r>
      </w:hyperlink>
    </w:p>
    <w:p w14:paraId="3606FFBC"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1" w:history="1">
        <w:r w:rsidR="0093447A" w:rsidRPr="003D6998">
          <w:rPr>
            <w:rStyle w:val="Hyperlink"/>
            <w:noProof/>
          </w:rPr>
          <w:t>3.8.1.4</w:t>
        </w:r>
        <w:r w:rsidR="0093447A">
          <w:rPr>
            <w:rFonts w:asciiTheme="minorHAnsi" w:eastAsiaTheme="minorEastAsia" w:hAnsiTheme="minorHAnsi" w:cstheme="minorBidi"/>
            <w:noProof/>
            <w:sz w:val="22"/>
            <w:szCs w:val="28"/>
            <w:lang w:bidi="th-TH"/>
          </w:rPr>
          <w:tab/>
        </w:r>
        <w:r w:rsidR="0093447A" w:rsidRPr="003D6998">
          <w:rPr>
            <w:rStyle w:val="Hyperlink"/>
            <w:noProof/>
          </w:rPr>
          <w:t>IsAnnoOptionEmpty( )</w:t>
        </w:r>
        <w:r w:rsidR="0093447A">
          <w:rPr>
            <w:noProof/>
            <w:webHidden/>
          </w:rPr>
          <w:tab/>
        </w:r>
        <w:r w:rsidR="0093447A">
          <w:rPr>
            <w:noProof/>
            <w:webHidden/>
          </w:rPr>
          <w:fldChar w:fldCharType="begin"/>
        </w:r>
        <w:r w:rsidR="0093447A">
          <w:rPr>
            <w:noProof/>
            <w:webHidden/>
          </w:rPr>
          <w:instrText xml:space="preserve"> PAGEREF _Toc442109011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458D944E"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2" w:history="1">
        <w:r w:rsidR="0093447A" w:rsidRPr="003D6998">
          <w:rPr>
            <w:rStyle w:val="Hyperlink"/>
            <w:noProof/>
          </w:rPr>
          <w:t>3.8.1.5</w:t>
        </w:r>
        <w:r w:rsidR="0093447A">
          <w:rPr>
            <w:rFonts w:asciiTheme="minorHAnsi" w:eastAsiaTheme="minorEastAsia" w:hAnsiTheme="minorHAnsi" w:cstheme="minorBidi"/>
            <w:noProof/>
            <w:sz w:val="22"/>
            <w:szCs w:val="28"/>
            <w:lang w:bidi="th-TH"/>
          </w:rPr>
          <w:tab/>
        </w:r>
        <w:r w:rsidR="0093447A" w:rsidRPr="003D6998">
          <w:rPr>
            <w:rStyle w:val="Hyperlink"/>
            <w:noProof/>
          </w:rPr>
          <w:t>GenerateABIE(gABIE, gASBIEPElementNode)</w:t>
        </w:r>
        <w:r w:rsidR="0093447A">
          <w:rPr>
            <w:noProof/>
            <w:webHidden/>
          </w:rPr>
          <w:tab/>
        </w:r>
        <w:r w:rsidR="0093447A">
          <w:rPr>
            <w:noProof/>
            <w:webHidden/>
          </w:rPr>
          <w:fldChar w:fldCharType="begin"/>
        </w:r>
        <w:r w:rsidR="0093447A">
          <w:rPr>
            <w:noProof/>
            <w:webHidden/>
          </w:rPr>
          <w:instrText xml:space="preserve"> PAGEREF _Toc442109012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637F5956"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3" w:history="1">
        <w:r w:rsidR="0093447A" w:rsidRPr="003D6998">
          <w:rPr>
            <w:rStyle w:val="Hyperlink"/>
            <w:noProof/>
          </w:rPr>
          <w:t>3.8.1.6</w:t>
        </w:r>
        <w:r w:rsidR="0093447A">
          <w:rPr>
            <w:rFonts w:asciiTheme="minorHAnsi" w:eastAsiaTheme="minorEastAsia" w:hAnsiTheme="minorHAnsi" w:cstheme="minorBidi"/>
            <w:noProof/>
            <w:sz w:val="22"/>
            <w:szCs w:val="28"/>
            <w:lang w:bidi="th-TH"/>
          </w:rPr>
          <w:tab/>
        </w:r>
        <w:r w:rsidR="0093447A" w:rsidRPr="003D6998">
          <w:rPr>
            <w:rStyle w:val="Hyperlink"/>
            <w:noProof/>
          </w:rPr>
          <w:t>GenerateABIEsAnno(gABIE, gABIECTypeNode)</w:t>
        </w:r>
        <w:r w:rsidR="0093447A">
          <w:rPr>
            <w:noProof/>
            <w:webHidden/>
          </w:rPr>
          <w:tab/>
        </w:r>
        <w:r w:rsidR="0093447A">
          <w:rPr>
            <w:noProof/>
            <w:webHidden/>
          </w:rPr>
          <w:fldChar w:fldCharType="begin"/>
        </w:r>
        <w:r w:rsidR="0093447A">
          <w:rPr>
            <w:noProof/>
            <w:webHidden/>
          </w:rPr>
          <w:instrText xml:space="preserve"> PAGEREF _Toc442109013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279332C0"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4" w:history="1">
        <w:r w:rsidR="0093447A" w:rsidRPr="003D6998">
          <w:rPr>
            <w:rStyle w:val="Hyperlink"/>
            <w:noProof/>
          </w:rPr>
          <w:t>3.8.1.7</w:t>
        </w:r>
        <w:r w:rsidR="0093447A">
          <w:rPr>
            <w:rFonts w:asciiTheme="minorHAnsi" w:eastAsiaTheme="minorEastAsia" w:hAnsiTheme="minorHAnsi" w:cstheme="minorBidi"/>
            <w:noProof/>
            <w:sz w:val="22"/>
            <w:szCs w:val="28"/>
            <w:lang w:bidi="th-TH"/>
          </w:rPr>
          <w:tab/>
        </w:r>
        <w:r w:rsidR="0093447A" w:rsidRPr="003D6998">
          <w:rPr>
            <w:rStyle w:val="Hyperlink"/>
            <w:noProof/>
          </w:rPr>
          <w:t>GenerateBIEs(gABIE, gPNode, gSchemaNode)</w:t>
        </w:r>
        <w:r w:rsidR="0093447A">
          <w:rPr>
            <w:noProof/>
            <w:webHidden/>
          </w:rPr>
          <w:tab/>
        </w:r>
        <w:r w:rsidR="0093447A">
          <w:rPr>
            <w:noProof/>
            <w:webHidden/>
          </w:rPr>
          <w:fldChar w:fldCharType="begin"/>
        </w:r>
        <w:r w:rsidR="0093447A">
          <w:rPr>
            <w:noProof/>
            <w:webHidden/>
          </w:rPr>
          <w:instrText xml:space="preserve"> PAGEREF _Toc442109014 \h </w:instrText>
        </w:r>
        <w:r w:rsidR="0093447A">
          <w:rPr>
            <w:noProof/>
            <w:webHidden/>
          </w:rPr>
        </w:r>
        <w:r w:rsidR="0093447A">
          <w:rPr>
            <w:noProof/>
            <w:webHidden/>
          </w:rPr>
          <w:fldChar w:fldCharType="separate"/>
        </w:r>
        <w:r w:rsidR="0093447A">
          <w:rPr>
            <w:noProof/>
            <w:webHidden/>
          </w:rPr>
          <w:t>65</w:t>
        </w:r>
        <w:r w:rsidR="0093447A">
          <w:rPr>
            <w:noProof/>
            <w:webHidden/>
          </w:rPr>
          <w:fldChar w:fldCharType="end"/>
        </w:r>
      </w:hyperlink>
    </w:p>
    <w:p w14:paraId="550EC8EA"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5" w:history="1">
        <w:r w:rsidR="0093447A" w:rsidRPr="003D6998">
          <w:rPr>
            <w:rStyle w:val="Hyperlink"/>
            <w:noProof/>
          </w:rPr>
          <w:t>3.8.1.8</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_Toc442109015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333E98B1" w14:textId="77777777" w:rsidR="0093447A" w:rsidRDefault="008E36A2">
      <w:pPr>
        <w:pStyle w:val="TOC4"/>
        <w:tabs>
          <w:tab w:val="left" w:pos="1400"/>
          <w:tab w:val="right" w:leader="dot" w:pos="9350"/>
        </w:tabs>
        <w:rPr>
          <w:rFonts w:asciiTheme="minorHAnsi" w:eastAsiaTheme="minorEastAsia" w:hAnsiTheme="minorHAnsi" w:cstheme="minorBidi"/>
          <w:noProof/>
          <w:sz w:val="22"/>
          <w:szCs w:val="28"/>
          <w:lang w:bidi="th-TH"/>
        </w:rPr>
      </w:pPr>
      <w:hyperlink w:anchor="_Toc442109016" w:history="1">
        <w:r w:rsidR="0093447A" w:rsidRPr="003D6998">
          <w:rPr>
            <w:rStyle w:val="Hyperlink"/>
            <w:noProof/>
          </w:rPr>
          <w:t>3.8.1.9</w:t>
        </w:r>
        <w:r w:rsidR="0093447A">
          <w:rPr>
            <w:rFonts w:asciiTheme="minorHAnsi" w:eastAsiaTheme="minorEastAsia" w:hAnsiTheme="minorHAnsi" w:cstheme="minorBidi"/>
            <w:noProof/>
            <w:sz w:val="22"/>
            <w:szCs w:val="28"/>
            <w:lang w:bidi="th-TH"/>
          </w:rPr>
          <w:tab/>
        </w:r>
        <w:r w:rsidR="0093447A" w:rsidRPr="003D6998">
          <w:rPr>
            <w:rStyle w:val="Hyperlink"/>
            <w:noProof/>
          </w:rPr>
          <w:t>QueryChildBIEs(gABIE)</w:t>
        </w:r>
        <w:r w:rsidR="0093447A">
          <w:rPr>
            <w:noProof/>
            <w:webHidden/>
          </w:rPr>
          <w:tab/>
        </w:r>
        <w:r w:rsidR="0093447A">
          <w:rPr>
            <w:noProof/>
            <w:webHidden/>
          </w:rPr>
          <w:fldChar w:fldCharType="begin"/>
        </w:r>
        <w:r w:rsidR="0093447A">
          <w:rPr>
            <w:noProof/>
            <w:webHidden/>
          </w:rPr>
          <w:instrText xml:space="preserve"> PAGEREF _Toc442109016 \h </w:instrText>
        </w:r>
        <w:r w:rsidR="0093447A">
          <w:rPr>
            <w:noProof/>
            <w:webHidden/>
          </w:rPr>
        </w:r>
        <w:r w:rsidR="0093447A">
          <w:rPr>
            <w:noProof/>
            <w:webHidden/>
          </w:rPr>
          <w:fldChar w:fldCharType="separate"/>
        </w:r>
        <w:r w:rsidR="0093447A">
          <w:rPr>
            <w:noProof/>
            <w:webHidden/>
          </w:rPr>
          <w:t>66</w:t>
        </w:r>
        <w:r w:rsidR="0093447A">
          <w:rPr>
            <w:noProof/>
            <w:webHidden/>
          </w:rPr>
          <w:fldChar w:fldCharType="end"/>
        </w:r>
      </w:hyperlink>
    </w:p>
    <w:p w14:paraId="0374966C"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7" w:history="1">
        <w:r w:rsidR="0093447A" w:rsidRPr="003D6998">
          <w:rPr>
            <w:rStyle w:val="Hyperlink"/>
            <w:noProof/>
          </w:rPr>
          <w:t>3.8.1.10</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GenerateASBIE(gASBIE, gPNode)</w:t>
        </w:r>
        <w:r w:rsidR="0093447A">
          <w:rPr>
            <w:noProof/>
            <w:webHidden/>
          </w:rPr>
          <w:tab/>
        </w:r>
        <w:r w:rsidR="0093447A">
          <w:rPr>
            <w:noProof/>
            <w:webHidden/>
          </w:rPr>
          <w:fldChar w:fldCharType="begin"/>
        </w:r>
        <w:r w:rsidR="0093447A">
          <w:rPr>
            <w:noProof/>
            <w:webHidden/>
          </w:rPr>
          <w:instrText xml:space="preserve"> PAGEREF _Toc442109017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2ABB51BA"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8" w:history="1">
        <w:r w:rsidR="0093447A" w:rsidRPr="003D6998">
          <w:rPr>
            <w:rStyle w:val="Hyperlink"/>
            <w:noProof/>
          </w:rPr>
          <w:t>3.8.1.11</w:t>
        </w:r>
        <w:r w:rsidR="0093447A">
          <w:rPr>
            <w:rFonts w:asciiTheme="minorHAnsi" w:eastAsiaTheme="minorEastAsia" w:hAnsiTheme="minorHAnsi" w:cstheme="minorBidi"/>
            <w:noProof/>
            <w:sz w:val="22"/>
            <w:szCs w:val="28"/>
            <w:lang w:bidi="th-TH"/>
          </w:rPr>
          <w:tab/>
        </w:r>
        <w:r w:rsidR="0093447A" w:rsidRPr="003D6998">
          <w:rPr>
            <w:rStyle w:val="Hyperlink"/>
            <w:noProof/>
          </w:rPr>
          <w:t>QueryAssocToASBIEP(gASBIE)</w:t>
        </w:r>
        <w:r w:rsidR="0093447A">
          <w:rPr>
            <w:noProof/>
            <w:webHidden/>
          </w:rPr>
          <w:tab/>
        </w:r>
        <w:r w:rsidR="0093447A">
          <w:rPr>
            <w:noProof/>
            <w:webHidden/>
          </w:rPr>
          <w:fldChar w:fldCharType="begin"/>
        </w:r>
        <w:r w:rsidR="0093447A">
          <w:rPr>
            <w:noProof/>
            <w:webHidden/>
          </w:rPr>
          <w:instrText xml:space="preserve"> PAGEREF _Toc442109018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6F3B11A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19" w:history="1">
        <w:r w:rsidR="0093447A" w:rsidRPr="003D6998">
          <w:rPr>
            <w:rStyle w:val="Hyperlink"/>
            <w:noProof/>
          </w:rPr>
          <w:t>3.8.1.12</w:t>
        </w:r>
        <w:r w:rsidR="0093447A">
          <w:rPr>
            <w:rFonts w:asciiTheme="minorHAnsi" w:eastAsiaTheme="minorEastAsia" w:hAnsiTheme="minorHAnsi" w:cstheme="minorBidi"/>
            <w:noProof/>
            <w:sz w:val="22"/>
            <w:szCs w:val="28"/>
            <w:lang w:bidi="th-TH"/>
          </w:rPr>
          <w:tab/>
        </w:r>
        <w:r w:rsidR="0093447A" w:rsidRPr="003D6998">
          <w:rPr>
            <w:rStyle w:val="Hyperlink"/>
            <w:noProof/>
          </w:rPr>
          <w:t>GenerateASBIEP(gASBIEP, gElementNode)</w:t>
        </w:r>
        <w:r w:rsidR="0093447A">
          <w:rPr>
            <w:noProof/>
            <w:webHidden/>
          </w:rPr>
          <w:tab/>
        </w:r>
        <w:r w:rsidR="0093447A">
          <w:rPr>
            <w:noProof/>
            <w:webHidden/>
          </w:rPr>
          <w:fldChar w:fldCharType="begin"/>
        </w:r>
        <w:r w:rsidR="0093447A">
          <w:rPr>
            <w:noProof/>
            <w:webHidden/>
          </w:rPr>
          <w:instrText xml:space="preserve"> PAGEREF _Toc442109019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48211FA4"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0" w:history="1">
        <w:r w:rsidR="0093447A" w:rsidRPr="003D6998">
          <w:rPr>
            <w:rStyle w:val="Hyperlink"/>
            <w:noProof/>
          </w:rPr>
          <w:t>3.8.1.13</w:t>
        </w:r>
        <w:r w:rsidR="0093447A">
          <w:rPr>
            <w:rFonts w:asciiTheme="minorHAnsi" w:eastAsiaTheme="minorEastAsia" w:hAnsiTheme="minorHAnsi" w:cstheme="minorBidi"/>
            <w:noProof/>
            <w:sz w:val="22"/>
            <w:szCs w:val="28"/>
            <w:lang w:bidi="th-TH"/>
          </w:rPr>
          <w:tab/>
        </w:r>
        <w:r w:rsidR="0093447A" w:rsidRPr="003D6998">
          <w:rPr>
            <w:rStyle w:val="Hyperlink"/>
            <w:noProof/>
          </w:rPr>
          <w:t>QueryTargetABIE(gASBIEP)</w:t>
        </w:r>
        <w:r w:rsidR="0093447A">
          <w:rPr>
            <w:noProof/>
            <w:webHidden/>
          </w:rPr>
          <w:tab/>
        </w:r>
        <w:r w:rsidR="0093447A">
          <w:rPr>
            <w:noProof/>
            <w:webHidden/>
          </w:rPr>
          <w:fldChar w:fldCharType="begin"/>
        </w:r>
        <w:r w:rsidR="0093447A">
          <w:rPr>
            <w:noProof/>
            <w:webHidden/>
          </w:rPr>
          <w:instrText xml:space="preserve"> PAGEREF _Toc442109020 \h </w:instrText>
        </w:r>
        <w:r w:rsidR="0093447A">
          <w:rPr>
            <w:noProof/>
            <w:webHidden/>
          </w:rPr>
        </w:r>
        <w:r w:rsidR="0093447A">
          <w:rPr>
            <w:noProof/>
            <w:webHidden/>
          </w:rPr>
          <w:fldChar w:fldCharType="separate"/>
        </w:r>
        <w:r w:rsidR="0093447A">
          <w:rPr>
            <w:noProof/>
            <w:webHidden/>
          </w:rPr>
          <w:t>67</w:t>
        </w:r>
        <w:r w:rsidR="0093447A">
          <w:rPr>
            <w:noProof/>
            <w:webHidden/>
          </w:rPr>
          <w:fldChar w:fldCharType="end"/>
        </w:r>
      </w:hyperlink>
    </w:p>
    <w:p w14:paraId="39C7A6A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1" w:history="1">
        <w:r w:rsidR="0093447A" w:rsidRPr="003D6998">
          <w:rPr>
            <w:rStyle w:val="Hyperlink"/>
            <w:noProof/>
          </w:rPr>
          <w:t>3.8.1.14</w:t>
        </w:r>
        <w:r w:rsidR="0093447A">
          <w:rPr>
            <w:rFonts w:asciiTheme="minorHAnsi" w:eastAsiaTheme="minorEastAsia" w:hAnsiTheme="minorHAnsi" w:cstheme="minorBidi"/>
            <w:noProof/>
            <w:sz w:val="22"/>
            <w:szCs w:val="28"/>
            <w:lang w:bidi="th-TH"/>
          </w:rPr>
          <w:tab/>
        </w:r>
        <w:r w:rsidR="0093447A" w:rsidRPr="003D6998">
          <w:rPr>
            <w:rStyle w:val="Hyperlink"/>
            <w:noProof/>
          </w:rPr>
          <w:t>QueryAssocBDT(gBBIE)</w:t>
        </w:r>
        <w:r w:rsidR="0093447A">
          <w:rPr>
            <w:noProof/>
            <w:webHidden/>
          </w:rPr>
          <w:tab/>
        </w:r>
        <w:r w:rsidR="0093447A">
          <w:rPr>
            <w:noProof/>
            <w:webHidden/>
          </w:rPr>
          <w:fldChar w:fldCharType="begin"/>
        </w:r>
        <w:r w:rsidR="0093447A">
          <w:rPr>
            <w:noProof/>
            <w:webHidden/>
          </w:rPr>
          <w:instrText xml:space="preserve"> PAGEREF _Toc442109021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3B521B5B"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2" w:history="1">
        <w:r w:rsidR="0093447A" w:rsidRPr="003D6998">
          <w:rPr>
            <w:rStyle w:val="Hyperlink"/>
            <w:noProof/>
          </w:rPr>
          <w:t>3.8.1.15</w:t>
        </w:r>
        <w:r w:rsidR="0093447A">
          <w:rPr>
            <w:rFonts w:asciiTheme="minorHAnsi" w:eastAsiaTheme="minorEastAsia" w:hAnsiTheme="minorHAnsi" w:cstheme="minorBidi"/>
            <w:noProof/>
            <w:sz w:val="22"/>
            <w:szCs w:val="28"/>
            <w:lang w:bidi="th-TH"/>
          </w:rPr>
          <w:tab/>
        </w:r>
        <w:r w:rsidR="0093447A" w:rsidRPr="003D6998">
          <w:rPr>
            <w:rStyle w:val="Hyperlink"/>
            <w:noProof/>
          </w:rPr>
          <w:t>GenerateBBIE(gBBIE, gBDT, gPNode, gSchemaNode)</w:t>
        </w:r>
        <w:r w:rsidR="0093447A">
          <w:rPr>
            <w:noProof/>
            <w:webHidden/>
          </w:rPr>
          <w:tab/>
        </w:r>
        <w:r w:rsidR="0093447A">
          <w:rPr>
            <w:noProof/>
            <w:webHidden/>
          </w:rPr>
          <w:fldChar w:fldCharType="begin"/>
        </w:r>
        <w:r w:rsidR="0093447A">
          <w:rPr>
            <w:noProof/>
            <w:webHidden/>
          </w:rPr>
          <w:instrText xml:space="preserve"> PAGEREF _Toc442109022 \h </w:instrText>
        </w:r>
        <w:r w:rsidR="0093447A">
          <w:rPr>
            <w:noProof/>
            <w:webHidden/>
          </w:rPr>
        </w:r>
        <w:r w:rsidR="0093447A">
          <w:rPr>
            <w:noProof/>
            <w:webHidden/>
          </w:rPr>
          <w:fldChar w:fldCharType="separate"/>
        </w:r>
        <w:r w:rsidR="0093447A">
          <w:rPr>
            <w:noProof/>
            <w:webHidden/>
          </w:rPr>
          <w:t>68</w:t>
        </w:r>
        <w:r w:rsidR="0093447A">
          <w:rPr>
            <w:noProof/>
            <w:webHidden/>
          </w:rPr>
          <w:fldChar w:fldCharType="end"/>
        </w:r>
      </w:hyperlink>
    </w:p>
    <w:p w14:paraId="57F04A19"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3" w:history="1">
        <w:r w:rsidR="0093447A" w:rsidRPr="003D6998">
          <w:rPr>
            <w:rStyle w:val="Hyperlink"/>
            <w:noProof/>
          </w:rPr>
          <w:t>3.8.1.16</w:t>
        </w:r>
        <w:r w:rsidR="0093447A">
          <w:rPr>
            <w:rFonts w:asciiTheme="minorHAnsi" w:eastAsiaTheme="minorEastAsia" w:hAnsiTheme="minorHAnsi" w:cstheme="minorBidi"/>
            <w:noProof/>
            <w:sz w:val="22"/>
            <w:szCs w:val="28"/>
            <w:lang w:bidi="th-TH"/>
          </w:rPr>
          <w:tab/>
        </w:r>
        <w:r w:rsidR="0093447A" w:rsidRPr="003D6998">
          <w:rPr>
            <w:rStyle w:val="Hyperlink"/>
            <w:noProof/>
          </w:rPr>
          <w:t>GetBBIEElementName(gBBIE)</w:t>
        </w:r>
        <w:r w:rsidR="0093447A">
          <w:rPr>
            <w:noProof/>
            <w:webHidden/>
          </w:rPr>
          <w:tab/>
        </w:r>
        <w:r w:rsidR="0093447A">
          <w:rPr>
            <w:noProof/>
            <w:webHidden/>
          </w:rPr>
          <w:fldChar w:fldCharType="begin"/>
        </w:r>
        <w:r w:rsidR="0093447A">
          <w:rPr>
            <w:noProof/>
            <w:webHidden/>
          </w:rPr>
          <w:instrText xml:space="preserve"> PAGEREF _Toc442109023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38578B55"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4" w:history="1">
        <w:r w:rsidR="0093447A" w:rsidRPr="003D6998">
          <w:rPr>
            <w:rStyle w:val="Hyperlink"/>
            <w:noProof/>
          </w:rPr>
          <w:t>3.8.1.17</w:t>
        </w:r>
        <w:r w:rsidR="0093447A">
          <w:rPr>
            <w:rFonts w:asciiTheme="minorHAnsi" w:eastAsiaTheme="minorEastAsia" w:hAnsiTheme="minorHAnsi" w:cstheme="minorBidi"/>
            <w:noProof/>
            <w:sz w:val="22"/>
            <w:szCs w:val="28"/>
            <w:lang w:bidi="th-TH"/>
          </w:rPr>
          <w:tab/>
        </w:r>
        <w:r w:rsidR="0093447A" w:rsidRPr="003D6998">
          <w:rPr>
            <w:rStyle w:val="Hyperlink"/>
            <w:noProof/>
          </w:rPr>
          <w:t>GetBBIEAttributeName(gBBIE)</w:t>
        </w:r>
        <w:r w:rsidR="0093447A">
          <w:rPr>
            <w:noProof/>
            <w:webHidden/>
          </w:rPr>
          <w:tab/>
        </w:r>
        <w:r w:rsidR="0093447A">
          <w:rPr>
            <w:noProof/>
            <w:webHidden/>
          </w:rPr>
          <w:fldChar w:fldCharType="begin"/>
        </w:r>
        <w:r w:rsidR="0093447A">
          <w:rPr>
            <w:noProof/>
            <w:webHidden/>
          </w:rPr>
          <w:instrText xml:space="preserve"> PAGEREF _Toc442109024 \h </w:instrText>
        </w:r>
        <w:r w:rsidR="0093447A">
          <w:rPr>
            <w:noProof/>
            <w:webHidden/>
          </w:rPr>
        </w:r>
        <w:r w:rsidR="0093447A">
          <w:rPr>
            <w:noProof/>
            <w:webHidden/>
          </w:rPr>
          <w:fldChar w:fldCharType="separate"/>
        </w:r>
        <w:r w:rsidR="0093447A">
          <w:rPr>
            <w:noProof/>
            <w:webHidden/>
          </w:rPr>
          <w:t>70</w:t>
        </w:r>
        <w:r w:rsidR="0093447A">
          <w:rPr>
            <w:noProof/>
            <w:webHidden/>
          </w:rPr>
          <w:fldChar w:fldCharType="end"/>
        </w:r>
      </w:hyperlink>
    </w:p>
    <w:p w14:paraId="11890516"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5" w:history="1">
        <w:r w:rsidR="0093447A" w:rsidRPr="003D6998">
          <w:rPr>
            <w:rStyle w:val="Hyperlink"/>
            <w:noProof/>
          </w:rPr>
          <w:t>3.8.1.18</w:t>
        </w:r>
        <w:r w:rsidR="0093447A">
          <w:rPr>
            <w:rFonts w:asciiTheme="minorHAnsi" w:eastAsiaTheme="minorEastAsia" w:hAnsiTheme="minorHAnsi" w:cstheme="minorBidi"/>
            <w:noProof/>
            <w:sz w:val="22"/>
            <w:szCs w:val="28"/>
            <w:lang w:bidi="th-TH"/>
          </w:rPr>
          <w:tab/>
        </w:r>
        <w:r w:rsidR="0093447A" w:rsidRPr="003D6998">
          <w:rPr>
            <w:rStyle w:val="Hyperlink"/>
            <w:noProof/>
          </w:rPr>
          <w:t>QueryBBIESCs(gBBIE)</w:t>
        </w:r>
        <w:r w:rsidR="0093447A">
          <w:rPr>
            <w:noProof/>
            <w:webHidden/>
          </w:rPr>
          <w:tab/>
        </w:r>
        <w:r w:rsidR="0093447A">
          <w:rPr>
            <w:noProof/>
            <w:webHidden/>
          </w:rPr>
          <w:fldChar w:fldCharType="begin"/>
        </w:r>
        <w:r w:rsidR="0093447A">
          <w:rPr>
            <w:noProof/>
            <w:webHidden/>
          </w:rPr>
          <w:instrText xml:space="preserve"> PAGEREF _Toc442109025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5094E23A"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6" w:history="1">
        <w:r w:rsidR="0093447A" w:rsidRPr="003D6998">
          <w:rPr>
            <w:rStyle w:val="Hyperlink"/>
            <w:noProof/>
          </w:rPr>
          <w:t>3.8.1.19</w:t>
        </w:r>
        <w:r w:rsidR="0093447A">
          <w:rPr>
            <w:rFonts w:asciiTheme="minorHAnsi" w:eastAsiaTheme="minorEastAsia" w:hAnsiTheme="minorHAnsi" w:cstheme="minorBidi"/>
            <w:noProof/>
            <w:sz w:val="22"/>
            <w:szCs w:val="28"/>
            <w:lang w:bidi="th-TH"/>
          </w:rPr>
          <w:tab/>
        </w:r>
        <w:r w:rsidR="0093447A" w:rsidRPr="003D6998">
          <w:rPr>
            <w:rStyle w:val="Hyperlink"/>
            <w:noProof/>
          </w:rPr>
          <w:t>isCodeListGenerated(gCL)</w:t>
        </w:r>
        <w:r w:rsidR="0093447A">
          <w:rPr>
            <w:noProof/>
            <w:webHidden/>
          </w:rPr>
          <w:tab/>
        </w:r>
        <w:r w:rsidR="0093447A">
          <w:rPr>
            <w:noProof/>
            <w:webHidden/>
          </w:rPr>
          <w:fldChar w:fldCharType="begin"/>
        </w:r>
        <w:r w:rsidR="0093447A">
          <w:rPr>
            <w:noProof/>
            <w:webHidden/>
          </w:rPr>
          <w:instrText xml:space="preserve"> PAGEREF _Toc442109026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AB79E9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7" w:history="1">
        <w:r w:rsidR="0093447A" w:rsidRPr="003D6998">
          <w:rPr>
            <w:rStyle w:val="Hyperlink"/>
            <w:noProof/>
          </w:rPr>
          <w:t>3.8.1.20</w:t>
        </w:r>
        <w:r w:rsidR="0093447A">
          <w:rPr>
            <w:rFonts w:asciiTheme="minorHAnsi" w:eastAsiaTheme="minorEastAsia" w:hAnsiTheme="minorHAnsi" w:cstheme="minorBidi"/>
            <w:noProof/>
            <w:sz w:val="22"/>
            <w:szCs w:val="28"/>
            <w:lang w:bidi="th-TH"/>
          </w:rPr>
          <w:tab/>
        </w:r>
        <w:r w:rsidR="0093447A" w:rsidRPr="003D6998">
          <w:rPr>
            <w:rStyle w:val="Hyperlink"/>
            <w:noProof/>
          </w:rPr>
          <w:t>GetCodeListTypeName(gCL)</w:t>
        </w:r>
        <w:r w:rsidR="0093447A">
          <w:rPr>
            <w:noProof/>
            <w:webHidden/>
          </w:rPr>
          <w:tab/>
        </w:r>
        <w:r w:rsidR="0093447A">
          <w:rPr>
            <w:noProof/>
            <w:webHidden/>
          </w:rPr>
          <w:fldChar w:fldCharType="begin"/>
        </w:r>
        <w:r w:rsidR="0093447A">
          <w:rPr>
            <w:noProof/>
            <w:webHidden/>
          </w:rPr>
          <w:instrText xml:space="preserve"> PAGEREF _Toc442109027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714CDB2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8" w:history="1">
        <w:r w:rsidR="0093447A" w:rsidRPr="003D6998">
          <w:rPr>
            <w:rStyle w:val="Hyperlink"/>
            <w:noProof/>
          </w:rPr>
          <w:t>3.8.1.21</w:t>
        </w:r>
        <w:r w:rsidR="0093447A">
          <w:rPr>
            <w:rFonts w:asciiTheme="minorHAnsi" w:eastAsiaTheme="minorEastAsia" w:hAnsiTheme="minorHAnsi" w:cstheme="minorBidi"/>
            <w:noProof/>
            <w:sz w:val="22"/>
            <w:szCs w:val="28"/>
            <w:lang w:bidi="th-TH"/>
          </w:rPr>
          <w:tab/>
        </w:r>
        <w:r w:rsidR="0093447A" w:rsidRPr="003D6998">
          <w:rPr>
            <w:rStyle w:val="Hyperlink"/>
            <w:noProof/>
          </w:rPr>
          <w:t>GenerateCodeList(gCL, gBDT | gSC, gSchemaNode)</w:t>
        </w:r>
        <w:r w:rsidR="0093447A">
          <w:rPr>
            <w:noProof/>
            <w:webHidden/>
          </w:rPr>
          <w:tab/>
        </w:r>
        <w:r w:rsidR="0093447A">
          <w:rPr>
            <w:noProof/>
            <w:webHidden/>
          </w:rPr>
          <w:fldChar w:fldCharType="begin"/>
        </w:r>
        <w:r w:rsidR="0093447A">
          <w:rPr>
            <w:noProof/>
            <w:webHidden/>
          </w:rPr>
          <w:instrText xml:space="preserve"> PAGEREF _Toc442109028 \h </w:instrText>
        </w:r>
        <w:r w:rsidR="0093447A">
          <w:rPr>
            <w:noProof/>
            <w:webHidden/>
          </w:rPr>
        </w:r>
        <w:r w:rsidR="0093447A">
          <w:rPr>
            <w:noProof/>
            <w:webHidden/>
          </w:rPr>
          <w:fldChar w:fldCharType="separate"/>
        </w:r>
        <w:r w:rsidR="0093447A">
          <w:rPr>
            <w:noProof/>
            <w:webHidden/>
          </w:rPr>
          <w:t>71</w:t>
        </w:r>
        <w:r w:rsidR="0093447A">
          <w:rPr>
            <w:noProof/>
            <w:webHidden/>
          </w:rPr>
          <w:fldChar w:fldCharType="end"/>
        </w:r>
      </w:hyperlink>
    </w:p>
    <w:p w14:paraId="2C814E2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29" w:history="1">
        <w:r w:rsidR="0093447A" w:rsidRPr="003D6998">
          <w:rPr>
            <w:rStyle w:val="Hyperlink"/>
            <w:noProof/>
          </w:rPr>
          <w:t>3.8.1.22</w:t>
        </w:r>
        <w:r w:rsidR="0093447A">
          <w:rPr>
            <w:rFonts w:asciiTheme="minorHAnsi" w:eastAsiaTheme="minorEastAsia" w:hAnsiTheme="minorHAnsi" w:cstheme="minorBidi"/>
            <w:noProof/>
            <w:sz w:val="22"/>
            <w:szCs w:val="28"/>
            <w:lang w:bidi="th-TH"/>
          </w:rPr>
          <w:tab/>
        </w:r>
        <w:r w:rsidR="0093447A" w:rsidRPr="003D6998">
          <w:rPr>
            <w:rStyle w:val="Hyperlink"/>
            <w:noProof/>
          </w:rPr>
          <w:t>GenerateSCs(gBBIE, gBBIENode, gSCs[ ], gSchemaNode)</w:t>
        </w:r>
        <w:r w:rsidR="0093447A">
          <w:rPr>
            <w:noProof/>
            <w:webHidden/>
          </w:rPr>
          <w:tab/>
        </w:r>
        <w:r w:rsidR="0093447A">
          <w:rPr>
            <w:noProof/>
            <w:webHidden/>
          </w:rPr>
          <w:fldChar w:fldCharType="begin"/>
        </w:r>
        <w:r w:rsidR="0093447A">
          <w:rPr>
            <w:noProof/>
            <w:webHidden/>
          </w:rPr>
          <w:instrText xml:space="preserve"> PAGEREF _Toc442109029 \h </w:instrText>
        </w:r>
        <w:r w:rsidR="0093447A">
          <w:rPr>
            <w:noProof/>
            <w:webHidden/>
          </w:rPr>
        </w:r>
        <w:r w:rsidR="0093447A">
          <w:rPr>
            <w:noProof/>
            <w:webHidden/>
          </w:rPr>
          <w:fldChar w:fldCharType="separate"/>
        </w:r>
        <w:r w:rsidR="0093447A">
          <w:rPr>
            <w:noProof/>
            <w:webHidden/>
          </w:rPr>
          <w:t>72</w:t>
        </w:r>
        <w:r w:rsidR="0093447A">
          <w:rPr>
            <w:noProof/>
            <w:webHidden/>
          </w:rPr>
          <w:fldChar w:fldCharType="end"/>
        </w:r>
      </w:hyperlink>
    </w:p>
    <w:p w14:paraId="779FEAEF"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0" w:history="1">
        <w:r w:rsidR="0093447A" w:rsidRPr="003D6998">
          <w:rPr>
            <w:rStyle w:val="Hyperlink"/>
            <w:noProof/>
          </w:rPr>
          <w:t>3.8.1.23</w:t>
        </w:r>
        <w:r w:rsidR="0093447A">
          <w:rPr>
            <w:rFonts w:asciiTheme="minorHAnsi" w:eastAsiaTheme="minorEastAsia" w:hAnsiTheme="minorHAnsi" w:cstheme="minorBidi"/>
            <w:noProof/>
            <w:sz w:val="22"/>
            <w:szCs w:val="28"/>
            <w:lang w:bidi="th-TH"/>
          </w:rPr>
          <w:tab/>
        </w:r>
        <w:r w:rsidR="0093447A" w:rsidRPr="003D6998">
          <w:rPr>
            <w:rStyle w:val="Hyperlink"/>
            <w:noProof/>
          </w:rPr>
          <w:t>isAgencyListGenerated(gAL)</w:t>
        </w:r>
        <w:r w:rsidR="0093447A">
          <w:rPr>
            <w:noProof/>
            <w:webHidden/>
          </w:rPr>
          <w:tab/>
        </w:r>
        <w:r w:rsidR="0093447A">
          <w:rPr>
            <w:noProof/>
            <w:webHidden/>
          </w:rPr>
          <w:fldChar w:fldCharType="begin"/>
        </w:r>
        <w:r w:rsidR="0093447A">
          <w:rPr>
            <w:noProof/>
            <w:webHidden/>
          </w:rPr>
          <w:instrText xml:space="preserve"> PAGEREF _Toc442109030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D04B894"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1" w:history="1">
        <w:r w:rsidR="0093447A" w:rsidRPr="003D6998">
          <w:rPr>
            <w:rStyle w:val="Hyperlink"/>
            <w:noProof/>
          </w:rPr>
          <w:t>3.8.1.24</w:t>
        </w:r>
        <w:r w:rsidR="0093447A">
          <w:rPr>
            <w:rFonts w:asciiTheme="minorHAnsi" w:eastAsiaTheme="minorEastAsia" w:hAnsiTheme="minorHAnsi" w:cstheme="minorBidi"/>
            <w:noProof/>
            <w:sz w:val="22"/>
            <w:szCs w:val="28"/>
            <w:lang w:bidi="th-TH"/>
          </w:rPr>
          <w:tab/>
        </w:r>
        <w:r w:rsidR="0093447A" w:rsidRPr="003D6998">
          <w:rPr>
            <w:rStyle w:val="Hyperlink"/>
            <w:noProof/>
          </w:rPr>
          <w:t>GetAgencyListTypeName(gAL)</w:t>
        </w:r>
        <w:r w:rsidR="0093447A">
          <w:rPr>
            <w:noProof/>
            <w:webHidden/>
          </w:rPr>
          <w:tab/>
        </w:r>
        <w:r w:rsidR="0093447A">
          <w:rPr>
            <w:noProof/>
            <w:webHidden/>
          </w:rPr>
          <w:fldChar w:fldCharType="begin"/>
        </w:r>
        <w:r w:rsidR="0093447A">
          <w:rPr>
            <w:noProof/>
            <w:webHidden/>
          </w:rPr>
          <w:instrText xml:space="preserve"> PAGEREF _Toc442109031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4929D304"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2" w:history="1">
        <w:r w:rsidR="0093447A" w:rsidRPr="003D6998">
          <w:rPr>
            <w:rStyle w:val="Hyperlink"/>
            <w:noProof/>
          </w:rPr>
          <w:t>3.8.1.25</w:t>
        </w:r>
        <w:r w:rsidR="0093447A">
          <w:rPr>
            <w:rFonts w:asciiTheme="minorHAnsi" w:eastAsiaTheme="minorEastAsia" w:hAnsiTheme="minorHAnsi" w:cstheme="minorBidi"/>
            <w:noProof/>
            <w:sz w:val="22"/>
            <w:szCs w:val="28"/>
            <w:lang w:bidi="th-TH"/>
          </w:rPr>
          <w:tab/>
        </w:r>
        <w:r w:rsidR="0093447A" w:rsidRPr="003D6998">
          <w:rPr>
            <w:rStyle w:val="Hyperlink"/>
            <w:noProof/>
          </w:rPr>
          <w:t>GenerateAgencyList(gAL, gSC, gSchemaNode)</w:t>
        </w:r>
        <w:r w:rsidR="0093447A">
          <w:rPr>
            <w:noProof/>
            <w:webHidden/>
          </w:rPr>
          <w:tab/>
        </w:r>
        <w:r w:rsidR="0093447A">
          <w:rPr>
            <w:noProof/>
            <w:webHidden/>
          </w:rPr>
          <w:fldChar w:fldCharType="begin"/>
        </w:r>
        <w:r w:rsidR="0093447A">
          <w:rPr>
            <w:noProof/>
            <w:webHidden/>
          </w:rPr>
          <w:instrText xml:space="preserve"> PAGEREF _Toc442109032 \h </w:instrText>
        </w:r>
        <w:r w:rsidR="0093447A">
          <w:rPr>
            <w:noProof/>
            <w:webHidden/>
          </w:rPr>
        </w:r>
        <w:r w:rsidR="0093447A">
          <w:rPr>
            <w:noProof/>
            <w:webHidden/>
          </w:rPr>
          <w:fldChar w:fldCharType="separate"/>
        </w:r>
        <w:r w:rsidR="0093447A">
          <w:rPr>
            <w:noProof/>
            <w:webHidden/>
          </w:rPr>
          <w:t>74</w:t>
        </w:r>
        <w:r w:rsidR="0093447A">
          <w:rPr>
            <w:noProof/>
            <w:webHidden/>
          </w:rPr>
          <w:fldChar w:fldCharType="end"/>
        </w:r>
      </w:hyperlink>
    </w:p>
    <w:p w14:paraId="649124B5"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033" w:history="1">
        <w:r w:rsidR="0093447A" w:rsidRPr="003D6998">
          <w:rPr>
            <w:rStyle w:val="Hyperlink"/>
            <w:noProof/>
          </w:rPr>
          <w:t>3.9</w:t>
        </w:r>
        <w:r w:rsidR="0093447A">
          <w:rPr>
            <w:rFonts w:asciiTheme="minorHAnsi" w:eastAsiaTheme="minorEastAsia" w:hAnsiTheme="minorHAnsi" w:cstheme="minorBidi"/>
            <w:b w:val="0"/>
            <w:bCs w:val="0"/>
            <w:noProof/>
            <w:szCs w:val="28"/>
            <w:lang w:bidi="th-TH"/>
          </w:rPr>
          <w:tab/>
        </w:r>
        <w:r w:rsidR="0093447A" w:rsidRPr="003D6998">
          <w:rPr>
            <w:rStyle w:val="Hyperlink"/>
            <w:noProof/>
          </w:rPr>
          <w:t>Namespace Management</w:t>
        </w:r>
        <w:r w:rsidR="0093447A">
          <w:rPr>
            <w:noProof/>
            <w:webHidden/>
          </w:rPr>
          <w:tab/>
        </w:r>
        <w:r w:rsidR="0093447A">
          <w:rPr>
            <w:noProof/>
            <w:webHidden/>
          </w:rPr>
          <w:fldChar w:fldCharType="begin"/>
        </w:r>
        <w:r w:rsidR="0093447A">
          <w:rPr>
            <w:noProof/>
            <w:webHidden/>
          </w:rPr>
          <w:instrText xml:space="preserve"> PAGEREF _Toc442109033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F3A0EF1" w14:textId="77777777" w:rsidR="0093447A" w:rsidRDefault="008E36A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034" w:history="1">
        <w:r w:rsidR="0093447A" w:rsidRPr="003D6998">
          <w:rPr>
            <w:rStyle w:val="Hyperlink"/>
            <w:noProof/>
          </w:rPr>
          <w:t>3.10</w:t>
        </w:r>
        <w:r w:rsidR="0093447A">
          <w:rPr>
            <w:rFonts w:asciiTheme="minorHAnsi" w:eastAsiaTheme="minorEastAsia" w:hAnsiTheme="minorHAnsi" w:cstheme="minorBidi"/>
            <w:b w:val="0"/>
            <w:bCs w:val="0"/>
            <w:noProof/>
            <w:szCs w:val="28"/>
            <w:lang w:bidi="th-TH"/>
          </w:rPr>
          <w:tab/>
        </w:r>
        <w:r w:rsidR="0093447A" w:rsidRPr="003D6998">
          <w:rPr>
            <w:rStyle w:val="Hyperlink"/>
            <w:noProof/>
          </w:rPr>
          <w:t>Manage CCs and DTs</w:t>
        </w:r>
        <w:r w:rsidR="0093447A">
          <w:rPr>
            <w:noProof/>
            <w:webHidden/>
          </w:rPr>
          <w:tab/>
        </w:r>
        <w:r w:rsidR="0093447A">
          <w:rPr>
            <w:noProof/>
            <w:webHidden/>
          </w:rPr>
          <w:fldChar w:fldCharType="begin"/>
        </w:r>
        <w:r w:rsidR="0093447A">
          <w:rPr>
            <w:noProof/>
            <w:webHidden/>
          </w:rPr>
          <w:instrText xml:space="preserve"> PAGEREF _Toc442109034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615C0F90"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35" w:history="1">
        <w:r w:rsidR="0093447A" w:rsidRPr="003D6998">
          <w:rPr>
            <w:rStyle w:val="Hyperlink"/>
            <w:noProof/>
          </w:rPr>
          <w:t>3.10.1</w:t>
        </w:r>
        <w:r w:rsidR="0093447A">
          <w:rPr>
            <w:rFonts w:asciiTheme="minorHAnsi" w:eastAsiaTheme="minorEastAsia" w:hAnsiTheme="minorHAnsi" w:cstheme="minorBidi"/>
            <w:noProof/>
            <w:sz w:val="22"/>
            <w:szCs w:val="28"/>
            <w:lang w:bidi="th-TH"/>
          </w:rPr>
          <w:tab/>
        </w:r>
        <w:r w:rsidR="0093447A" w:rsidRPr="003D6998">
          <w:rPr>
            <w:rStyle w:val="Hyperlink"/>
            <w:noProof/>
          </w:rPr>
          <w:t>Architecture for managing revisions</w:t>
        </w:r>
        <w:r w:rsidR="0093447A">
          <w:rPr>
            <w:noProof/>
            <w:webHidden/>
          </w:rPr>
          <w:tab/>
        </w:r>
        <w:r w:rsidR="0093447A">
          <w:rPr>
            <w:noProof/>
            <w:webHidden/>
          </w:rPr>
          <w:fldChar w:fldCharType="begin"/>
        </w:r>
        <w:r w:rsidR="0093447A">
          <w:rPr>
            <w:noProof/>
            <w:webHidden/>
          </w:rPr>
          <w:instrText xml:space="preserve"> PAGEREF _Toc442109035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3CDE340"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6"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Current and history records</w:t>
        </w:r>
        <w:r w:rsidR="0093447A">
          <w:rPr>
            <w:noProof/>
            <w:webHidden/>
          </w:rPr>
          <w:tab/>
        </w:r>
        <w:r w:rsidR="0093447A">
          <w:rPr>
            <w:noProof/>
            <w:webHidden/>
          </w:rPr>
          <w:fldChar w:fldCharType="begin"/>
        </w:r>
        <w:r w:rsidR="0093447A">
          <w:rPr>
            <w:noProof/>
            <w:webHidden/>
          </w:rPr>
          <w:instrText xml:space="preserve"> PAGEREF _Toc442109036 \h </w:instrText>
        </w:r>
        <w:r w:rsidR="0093447A">
          <w:rPr>
            <w:noProof/>
            <w:webHidden/>
          </w:rPr>
        </w:r>
        <w:r w:rsidR="0093447A">
          <w:rPr>
            <w:noProof/>
            <w:webHidden/>
          </w:rPr>
          <w:fldChar w:fldCharType="separate"/>
        </w:r>
        <w:r w:rsidR="0093447A">
          <w:rPr>
            <w:noProof/>
            <w:webHidden/>
          </w:rPr>
          <w:t>75</w:t>
        </w:r>
        <w:r w:rsidR="0093447A">
          <w:rPr>
            <w:noProof/>
            <w:webHidden/>
          </w:rPr>
          <w:fldChar w:fldCharType="end"/>
        </w:r>
      </w:hyperlink>
    </w:p>
    <w:p w14:paraId="2C93E338"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7"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Unit of control and concurrency management</w:t>
        </w:r>
        <w:r w:rsidR="0093447A">
          <w:rPr>
            <w:noProof/>
            <w:webHidden/>
          </w:rPr>
          <w:tab/>
        </w:r>
        <w:r w:rsidR="0093447A">
          <w:rPr>
            <w:noProof/>
            <w:webHidden/>
          </w:rPr>
          <w:fldChar w:fldCharType="begin"/>
        </w:r>
        <w:r w:rsidR="0093447A">
          <w:rPr>
            <w:noProof/>
            <w:webHidden/>
          </w:rPr>
          <w:instrText xml:space="preserve"> PAGEREF _Toc442109037 \h </w:instrText>
        </w:r>
        <w:r w:rsidR="0093447A">
          <w:rPr>
            <w:noProof/>
            <w:webHidden/>
          </w:rPr>
        </w:r>
        <w:r w:rsidR="0093447A">
          <w:rPr>
            <w:noProof/>
            <w:webHidden/>
          </w:rPr>
          <w:fldChar w:fldCharType="separate"/>
        </w:r>
        <w:r w:rsidR="0093447A">
          <w:rPr>
            <w:noProof/>
            <w:webHidden/>
          </w:rPr>
          <w:t>76</w:t>
        </w:r>
        <w:r w:rsidR="0093447A">
          <w:rPr>
            <w:noProof/>
            <w:webHidden/>
          </w:rPr>
          <w:fldChar w:fldCharType="end"/>
        </w:r>
      </w:hyperlink>
    </w:p>
    <w:p w14:paraId="4080B46F"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8"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Revision vs. Version</w:t>
        </w:r>
        <w:r w:rsidR="0093447A">
          <w:rPr>
            <w:noProof/>
            <w:webHidden/>
          </w:rPr>
          <w:tab/>
        </w:r>
        <w:r w:rsidR="0093447A">
          <w:rPr>
            <w:noProof/>
            <w:webHidden/>
          </w:rPr>
          <w:fldChar w:fldCharType="begin"/>
        </w:r>
        <w:r w:rsidR="0093447A">
          <w:rPr>
            <w:noProof/>
            <w:webHidden/>
          </w:rPr>
          <w:instrText xml:space="preserve"> PAGEREF _Toc442109038 \h </w:instrText>
        </w:r>
        <w:r w:rsidR="0093447A">
          <w:rPr>
            <w:noProof/>
            <w:webHidden/>
          </w:rPr>
        </w:r>
        <w:r w:rsidR="0093447A">
          <w:rPr>
            <w:noProof/>
            <w:webHidden/>
          </w:rPr>
          <w:fldChar w:fldCharType="separate"/>
        </w:r>
        <w:r w:rsidR="0093447A">
          <w:rPr>
            <w:noProof/>
            <w:webHidden/>
          </w:rPr>
          <w:t>77</w:t>
        </w:r>
        <w:r w:rsidR="0093447A">
          <w:rPr>
            <w:noProof/>
            <w:webHidden/>
          </w:rPr>
          <w:fldChar w:fldCharType="end"/>
        </w:r>
      </w:hyperlink>
    </w:p>
    <w:p w14:paraId="2496DF0B"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39"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CC states</w:t>
        </w:r>
        <w:r w:rsidR="0093447A">
          <w:rPr>
            <w:noProof/>
            <w:webHidden/>
          </w:rPr>
          <w:tab/>
        </w:r>
        <w:r w:rsidR="0093447A">
          <w:rPr>
            <w:noProof/>
            <w:webHidden/>
          </w:rPr>
          <w:fldChar w:fldCharType="begin"/>
        </w:r>
        <w:r w:rsidR="0093447A">
          <w:rPr>
            <w:noProof/>
            <w:webHidden/>
          </w:rPr>
          <w:instrText xml:space="preserve"> PAGEREF _Toc442109039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4AF75EDF"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0" w:history="1">
        <w:r w:rsidR="0093447A" w:rsidRPr="003D6998">
          <w:rPr>
            <w:rStyle w:val="Hyperlink"/>
            <w:noProof/>
          </w:rPr>
          <w:t>3.10.1.4.1</w:t>
        </w:r>
        <w:r w:rsidR="0093447A">
          <w:rPr>
            <w:rFonts w:asciiTheme="minorHAnsi" w:eastAsiaTheme="minorEastAsia" w:hAnsiTheme="minorHAnsi" w:cstheme="minorBidi"/>
            <w:noProof/>
            <w:sz w:val="22"/>
            <w:szCs w:val="28"/>
            <w:lang w:bidi="th-TH"/>
          </w:rPr>
          <w:tab/>
        </w:r>
        <w:r w:rsidR="0093447A" w:rsidRPr="003D6998">
          <w:rPr>
            <w:rStyle w:val="Hyperlink"/>
            <w:noProof/>
          </w:rPr>
          <w:t>Revision life-cycle states</w:t>
        </w:r>
        <w:r w:rsidR="0093447A">
          <w:rPr>
            <w:noProof/>
            <w:webHidden/>
          </w:rPr>
          <w:tab/>
        </w:r>
        <w:r w:rsidR="0093447A">
          <w:rPr>
            <w:noProof/>
            <w:webHidden/>
          </w:rPr>
          <w:fldChar w:fldCharType="begin"/>
        </w:r>
        <w:r w:rsidR="0093447A">
          <w:rPr>
            <w:noProof/>
            <w:webHidden/>
          </w:rPr>
          <w:instrText xml:space="preserve"> PAGEREF _Toc442109040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0EFF5B7E"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1" w:history="1">
        <w:r w:rsidR="0093447A" w:rsidRPr="003D6998">
          <w:rPr>
            <w:rStyle w:val="Hyperlink"/>
            <w:noProof/>
          </w:rPr>
          <w:t>3.10.1.4.2</w:t>
        </w:r>
        <w:r w:rsidR="0093447A">
          <w:rPr>
            <w:rFonts w:asciiTheme="minorHAnsi" w:eastAsiaTheme="minorEastAsia" w:hAnsiTheme="minorHAnsi" w:cstheme="minorBidi"/>
            <w:noProof/>
            <w:sz w:val="22"/>
            <w:szCs w:val="28"/>
            <w:lang w:bidi="th-TH"/>
          </w:rPr>
          <w:tab/>
        </w:r>
        <w:r w:rsidR="0093447A" w:rsidRPr="003D6998">
          <w:rPr>
            <w:rStyle w:val="Hyperlink"/>
            <w:noProof/>
          </w:rPr>
          <w:t>Deprecated state</w:t>
        </w:r>
        <w:r w:rsidR="0093447A">
          <w:rPr>
            <w:noProof/>
            <w:webHidden/>
          </w:rPr>
          <w:tab/>
        </w:r>
        <w:r w:rsidR="0093447A">
          <w:rPr>
            <w:noProof/>
            <w:webHidden/>
          </w:rPr>
          <w:fldChar w:fldCharType="begin"/>
        </w:r>
        <w:r w:rsidR="0093447A">
          <w:rPr>
            <w:noProof/>
            <w:webHidden/>
          </w:rPr>
          <w:instrText xml:space="preserve"> PAGEREF _Toc442109041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7565B960" w14:textId="77777777" w:rsidR="0093447A" w:rsidRDefault="008E36A2">
      <w:pPr>
        <w:pStyle w:val="TOC5"/>
        <w:tabs>
          <w:tab w:val="left" w:pos="1820"/>
          <w:tab w:val="right" w:leader="dot" w:pos="9350"/>
        </w:tabs>
        <w:rPr>
          <w:rFonts w:asciiTheme="minorHAnsi" w:eastAsiaTheme="minorEastAsia" w:hAnsiTheme="minorHAnsi" w:cstheme="minorBidi"/>
          <w:noProof/>
          <w:sz w:val="22"/>
          <w:szCs w:val="28"/>
          <w:lang w:bidi="th-TH"/>
        </w:rPr>
      </w:pPr>
      <w:hyperlink w:anchor="_Toc442109042" w:history="1">
        <w:r w:rsidR="0093447A" w:rsidRPr="003D6998">
          <w:rPr>
            <w:rStyle w:val="Hyperlink"/>
            <w:noProof/>
          </w:rPr>
          <w:t>3.10.1.4.3</w:t>
        </w:r>
        <w:r w:rsidR="0093447A">
          <w:rPr>
            <w:rFonts w:asciiTheme="minorHAnsi" w:eastAsiaTheme="minorEastAsia" w:hAnsiTheme="minorHAnsi" w:cstheme="minorBidi"/>
            <w:noProof/>
            <w:sz w:val="22"/>
            <w:szCs w:val="28"/>
            <w:lang w:bidi="th-TH"/>
          </w:rPr>
          <w:tab/>
        </w:r>
        <w:r w:rsidR="0093447A" w:rsidRPr="003D6998">
          <w:rPr>
            <w:rStyle w:val="Hyperlink"/>
            <w:noProof/>
          </w:rPr>
          <w:t>Deleted state</w:t>
        </w:r>
        <w:r w:rsidR="0093447A">
          <w:rPr>
            <w:noProof/>
            <w:webHidden/>
          </w:rPr>
          <w:tab/>
        </w:r>
        <w:r w:rsidR="0093447A">
          <w:rPr>
            <w:noProof/>
            <w:webHidden/>
          </w:rPr>
          <w:fldChar w:fldCharType="begin"/>
        </w:r>
        <w:r w:rsidR="0093447A">
          <w:rPr>
            <w:noProof/>
            <w:webHidden/>
          </w:rPr>
          <w:instrText xml:space="preserve"> PAGEREF _Toc442109042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A859873"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3"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OAGIS developer user role, End user role, Admin user role</w:t>
        </w:r>
        <w:r w:rsidR="0093447A">
          <w:rPr>
            <w:noProof/>
            <w:webHidden/>
          </w:rPr>
          <w:tab/>
        </w:r>
        <w:r w:rsidR="0093447A">
          <w:rPr>
            <w:noProof/>
            <w:webHidden/>
          </w:rPr>
          <w:fldChar w:fldCharType="begin"/>
        </w:r>
        <w:r w:rsidR="0093447A">
          <w:rPr>
            <w:noProof/>
            <w:webHidden/>
          </w:rPr>
          <w:instrText xml:space="preserve"> PAGEREF _Toc442109043 \h </w:instrText>
        </w:r>
        <w:r w:rsidR="0093447A">
          <w:rPr>
            <w:noProof/>
            <w:webHidden/>
          </w:rPr>
        </w:r>
        <w:r w:rsidR="0093447A">
          <w:rPr>
            <w:noProof/>
            <w:webHidden/>
          </w:rPr>
          <w:fldChar w:fldCharType="separate"/>
        </w:r>
        <w:r w:rsidR="0093447A">
          <w:rPr>
            <w:noProof/>
            <w:webHidden/>
          </w:rPr>
          <w:t>78</w:t>
        </w:r>
        <w:r w:rsidR="0093447A">
          <w:rPr>
            <w:noProof/>
            <w:webHidden/>
          </w:rPr>
          <w:fldChar w:fldCharType="end"/>
        </w:r>
      </w:hyperlink>
    </w:p>
    <w:p w14:paraId="5236684A"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4"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Release management</w:t>
        </w:r>
        <w:r w:rsidR="0093447A">
          <w:rPr>
            <w:noProof/>
            <w:webHidden/>
          </w:rPr>
          <w:tab/>
        </w:r>
        <w:r w:rsidR="0093447A">
          <w:rPr>
            <w:noProof/>
            <w:webHidden/>
          </w:rPr>
          <w:fldChar w:fldCharType="begin"/>
        </w:r>
        <w:r w:rsidR="0093447A">
          <w:rPr>
            <w:noProof/>
            <w:webHidden/>
          </w:rPr>
          <w:instrText xml:space="preserve"> PAGEREF _Toc442109044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0C4BCA09"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5" w:history="1">
        <w:r w:rsidR="0093447A" w:rsidRPr="003D6998">
          <w:rPr>
            <w:rStyle w:val="Hyperlink"/>
            <w:noProof/>
          </w:rPr>
          <w:t>3.10.2</w:t>
        </w:r>
        <w:r w:rsidR="0093447A">
          <w:rPr>
            <w:rFonts w:asciiTheme="minorHAnsi" w:eastAsiaTheme="minorEastAsia" w:hAnsiTheme="minorHAnsi" w:cstheme="minorBidi"/>
            <w:noProof/>
            <w:sz w:val="22"/>
            <w:szCs w:val="28"/>
            <w:lang w:bidi="th-TH"/>
          </w:rPr>
          <w:tab/>
        </w:r>
        <w:r w:rsidR="0093447A" w:rsidRPr="003D6998">
          <w:rPr>
            <w:rStyle w:val="Hyperlink"/>
            <w:noProof/>
          </w:rPr>
          <w:t>CCs and DTs management home screen</w:t>
        </w:r>
        <w:r w:rsidR="0093447A">
          <w:rPr>
            <w:noProof/>
            <w:webHidden/>
          </w:rPr>
          <w:tab/>
        </w:r>
        <w:r w:rsidR="0093447A">
          <w:rPr>
            <w:noProof/>
            <w:webHidden/>
          </w:rPr>
          <w:fldChar w:fldCharType="begin"/>
        </w:r>
        <w:r w:rsidR="0093447A">
          <w:rPr>
            <w:noProof/>
            <w:webHidden/>
          </w:rPr>
          <w:instrText xml:space="preserve"> PAGEREF _Toc442109045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2926501"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6" w:history="1">
        <w:r w:rsidR="0093447A" w:rsidRPr="003D6998">
          <w:rPr>
            <w:rStyle w:val="Hyperlink"/>
            <w:noProof/>
          </w:rPr>
          <w:t>3.10.3</w:t>
        </w:r>
        <w:r w:rsidR="0093447A">
          <w:rPr>
            <w:rFonts w:asciiTheme="minorHAnsi" w:eastAsiaTheme="minorEastAsia" w:hAnsiTheme="minorHAnsi" w:cstheme="minorBidi"/>
            <w:noProof/>
            <w:sz w:val="22"/>
            <w:szCs w:val="28"/>
            <w:lang w:bidi="th-TH"/>
          </w:rPr>
          <w:tab/>
        </w:r>
        <w:r w:rsidR="0093447A" w:rsidRPr="003D6998">
          <w:rPr>
            <w:rStyle w:val="Hyperlink"/>
            <w:noProof/>
          </w:rPr>
          <w:t>ACC and ASCCP content rendering</w:t>
        </w:r>
        <w:r w:rsidR="0093447A">
          <w:rPr>
            <w:noProof/>
            <w:webHidden/>
          </w:rPr>
          <w:tab/>
        </w:r>
        <w:r w:rsidR="0093447A">
          <w:rPr>
            <w:noProof/>
            <w:webHidden/>
          </w:rPr>
          <w:fldChar w:fldCharType="begin"/>
        </w:r>
        <w:r w:rsidR="0093447A">
          <w:rPr>
            <w:noProof/>
            <w:webHidden/>
          </w:rPr>
          <w:instrText xml:space="preserve"> PAGEREF _Toc442109046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5539B7DF"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7" w:history="1">
        <w:r w:rsidR="0093447A" w:rsidRPr="003D6998">
          <w:rPr>
            <w:rStyle w:val="Hyperlink"/>
            <w:noProof/>
          </w:rPr>
          <w:t>3.10.4</w:t>
        </w:r>
        <w:r w:rsidR="0093447A">
          <w:rPr>
            <w:rFonts w:asciiTheme="minorHAnsi" w:eastAsiaTheme="minorEastAsia" w:hAnsiTheme="minorHAnsi" w:cstheme="minorBidi"/>
            <w:noProof/>
            <w:sz w:val="22"/>
            <w:szCs w:val="28"/>
            <w:lang w:bidi="th-TH"/>
          </w:rPr>
          <w:tab/>
        </w:r>
        <w:r w:rsidR="0093447A" w:rsidRPr="003D6998">
          <w:rPr>
            <w:rStyle w:val="Hyperlink"/>
            <w:noProof/>
          </w:rPr>
          <w:t>View/Search CCs</w:t>
        </w:r>
        <w:r w:rsidR="0093447A">
          <w:rPr>
            <w:noProof/>
            <w:webHidden/>
          </w:rPr>
          <w:tab/>
        </w:r>
        <w:r w:rsidR="0093447A">
          <w:rPr>
            <w:noProof/>
            <w:webHidden/>
          </w:rPr>
          <w:fldChar w:fldCharType="begin"/>
        </w:r>
        <w:r w:rsidR="0093447A">
          <w:rPr>
            <w:noProof/>
            <w:webHidden/>
          </w:rPr>
          <w:instrText xml:space="preserve"> PAGEREF _Toc442109047 \h </w:instrText>
        </w:r>
        <w:r w:rsidR="0093447A">
          <w:rPr>
            <w:noProof/>
            <w:webHidden/>
          </w:rPr>
        </w:r>
        <w:r w:rsidR="0093447A">
          <w:rPr>
            <w:noProof/>
            <w:webHidden/>
          </w:rPr>
          <w:fldChar w:fldCharType="separate"/>
        </w:r>
        <w:r w:rsidR="0093447A">
          <w:rPr>
            <w:noProof/>
            <w:webHidden/>
          </w:rPr>
          <w:t>79</w:t>
        </w:r>
        <w:r w:rsidR="0093447A">
          <w:rPr>
            <w:noProof/>
            <w:webHidden/>
          </w:rPr>
          <w:fldChar w:fldCharType="end"/>
        </w:r>
      </w:hyperlink>
    </w:p>
    <w:p w14:paraId="224FBE0E"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48" w:history="1">
        <w:r w:rsidR="0093447A" w:rsidRPr="003D6998">
          <w:rPr>
            <w:rStyle w:val="Hyperlink"/>
            <w:noProof/>
          </w:rPr>
          <w:t>3.10.5</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ACC</w:t>
        </w:r>
        <w:r w:rsidR="0093447A">
          <w:rPr>
            <w:noProof/>
            <w:webHidden/>
          </w:rPr>
          <w:tab/>
        </w:r>
        <w:r w:rsidR="0093447A">
          <w:rPr>
            <w:noProof/>
            <w:webHidden/>
          </w:rPr>
          <w:fldChar w:fldCharType="begin"/>
        </w:r>
        <w:r w:rsidR="0093447A">
          <w:rPr>
            <w:noProof/>
            <w:webHidden/>
          </w:rPr>
          <w:instrText xml:space="preserve"> PAGEREF _Toc442109048 \h </w:instrText>
        </w:r>
        <w:r w:rsidR="0093447A">
          <w:rPr>
            <w:noProof/>
            <w:webHidden/>
          </w:rPr>
        </w:r>
        <w:r w:rsidR="0093447A">
          <w:rPr>
            <w:noProof/>
            <w:webHidden/>
          </w:rPr>
          <w:fldChar w:fldCharType="separate"/>
        </w:r>
        <w:r w:rsidR="0093447A">
          <w:rPr>
            <w:noProof/>
            <w:webHidden/>
          </w:rPr>
          <w:t>80</w:t>
        </w:r>
        <w:r w:rsidR="0093447A">
          <w:rPr>
            <w:noProof/>
            <w:webHidden/>
          </w:rPr>
          <w:fldChar w:fldCharType="end"/>
        </w:r>
      </w:hyperlink>
    </w:p>
    <w:p w14:paraId="683AE2F8"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49" w:history="1">
        <w:r w:rsidR="0093447A" w:rsidRPr="003D6998">
          <w:rPr>
            <w:rStyle w:val="Hyperlink"/>
            <w:noProof/>
          </w:rPr>
          <w:t>3.10.5.1</w:t>
        </w:r>
        <w:r w:rsidR="0093447A">
          <w:rPr>
            <w:rFonts w:asciiTheme="minorHAnsi" w:eastAsiaTheme="minorEastAsia" w:hAnsiTheme="minorHAnsi" w:cstheme="minorBidi"/>
            <w:noProof/>
            <w:sz w:val="22"/>
            <w:szCs w:val="28"/>
            <w:lang w:bidi="th-TH"/>
          </w:rPr>
          <w:tab/>
        </w:r>
        <w:r w:rsidR="0093447A" w:rsidRPr="003D6998">
          <w:rPr>
            <w:rStyle w:val="Hyperlink"/>
            <w:noProof/>
          </w:rPr>
          <w:t>ACC current record</w:t>
        </w:r>
        <w:r w:rsidR="0093447A">
          <w:rPr>
            <w:noProof/>
            <w:webHidden/>
          </w:rPr>
          <w:tab/>
        </w:r>
        <w:r w:rsidR="0093447A">
          <w:rPr>
            <w:noProof/>
            <w:webHidden/>
          </w:rPr>
          <w:fldChar w:fldCharType="begin"/>
        </w:r>
        <w:r w:rsidR="0093447A">
          <w:rPr>
            <w:noProof/>
            <w:webHidden/>
          </w:rPr>
          <w:instrText xml:space="preserve"> PAGEREF _Toc442109049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362233AA"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0" w:history="1">
        <w:r w:rsidR="0093447A" w:rsidRPr="003D6998">
          <w:rPr>
            <w:rStyle w:val="Hyperlink"/>
            <w:noProof/>
          </w:rPr>
          <w:t>3.10.5.2</w:t>
        </w:r>
        <w:r w:rsidR="0093447A">
          <w:rPr>
            <w:rFonts w:asciiTheme="minorHAnsi" w:eastAsiaTheme="minorEastAsia" w:hAnsiTheme="minorHAnsi" w:cstheme="minorBidi"/>
            <w:noProof/>
            <w:sz w:val="22"/>
            <w:szCs w:val="28"/>
            <w:lang w:bidi="th-TH"/>
          </w:rPr>
          <w:tab/>
        </w:r>
        <w:r w:rsidR="0093447A" w:rsidRPr="003D6998">
          <w:rPr>
            <w:rStyle w:val="Hyperlink"/>
            <w:noProof/>
          </w:rPr>
          <w:t>ACC history record</w:t>
        </w:r>
        <w:r w:rsidR="0093447A">
          <w:rPr>
            <w:noProof/>
            <w:webHidden/>
          </w:rPr>
          <w:tab/>
        </w:r>
        <w:r w:rsidR="0093447A">
          <w:rPr>
            <w:noProof/>
            <w:webHidden/>
          </w:rPr>
          <w:fldChar w:fldCharType="begin"/>
        </w:r>
        <w:r w:rsidR="0093447A">
          <w:rPr>
            <w:noProof/>
            <w:webHidden/>
          </w:rPr>
          <w:instrText xml:space="preserve"> PAGEREF _Toc442109050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5924C5FE"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1" w:history="1">
        <w:r w:rsidR="0093447A" w:rsidRPr="003D6998">
          <w:rPr>
            <w:rStyle w:val="Hyperlink"/>
            <w:noProof/>
          </w:rPr>
          <w:t>3.10.6</w:t>
        </w:r>
        <w:r w:rsidR="0093447A">
          <w:rPr>
            <w:rFonts w:asciiTheme="minorHAnsi" w:eastAsiaTheme="minorEastAsia" w:hAnsiTheme="minorHAnsi" w:cstheme="minorBidi"/>
            <w:noProof/>
            <w:sz w:val="22"/>
            <w:szCs w:val="28"/>
            <w:lang w:bidi="th-TH"/>
          </w:rPr>
          <w:tab/>
        </w:r>
        <w:r w:rsidR="0093447A" w:rsidRPr="003D6998">
          <w:rPr>
            <w:rStyle w:val="Hyperlink"/>
            <w:noProof/>
          </w:rPr>
          <w:t>Manage ownership of a UoC</w:t>
        </w:r>
        <w:r w:rsidR="0093447A">
          <w:rPr>
            <w:noProof/>
            <w:webHidden/>
          </w:rPr>
          <w:tab/>
        </w:r>
        <w:r w:rsidR="0093447A">
          <w:rPr>
            <w:noProof/>
            <w:webHidden/>
          </w:rPr>
          <w:fldChar w:fldCharType="begin"/>
        </w:r>
        <w:r w:rsidR="0093447A">
          <w:rPr>
            <w:noProof/>
            <w:webHidden/>
          </w:rPr>
          <w:instrText xml:space="preserve"> PAGEREF _Toc442109051 \h </w:instrText>
        </w:r>
        <w:r w:rsidR="0093447A">
          <w:rPr>
            <w:noProof/>
            <w:webHidden/>
          </w:rPr>
        </w:r>
        <w:r w:rsidR="0093447A">
          <w:rPr>
            <w:noProof/>
            <w:webHidden/>
          </w:rPr>
          <w:fldChar w:fldCharType="separate"/>
        </w:r>
        <w:r w:rsidR="0093447A">
          <w:rPr>
            <w:noProof/>
            <w:webHidden/>
          </w:rPr>
          <w:t>81</w:t>
        </w:r>
        <w:r w:rsidR="0093447A">
          <w:rPr>
            <w:noProof/>
            <w:webHidden/>
          </w:rPr>
          <w:fldChar w:fldCharType="end"/>
        </w:r>
      </w:hyperlink>
    </w:p>
    <w:p w14:paraId="72CC74D1"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2" w:history="1">
        <w:r w:rsidR="0093447A" w:rsidRPr="003D6998">
          <w:rPr>
            <w:rStyle w:val="Hyperlink"/>
            <w:noProof/>
          </w:rPr>
          <w:t>3.10.7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ACC</w:t>
        </w:r>
        <w:r w:rsidR="0093447A">
          <w:rPr>
            <w:noProof/>
            <w:webHidden/>
          </w:rPr>
          <w:tab/>
        </w:r>
        <w:r w:rsidR="0093447A">
          <w:rPr>
            <w:noProof/>
            <w:webHidden/>
          </w:rPr>
          <w:fldChar w:fldCharType="begin"/>
        </w:r>
        <w:r w:rsidR="0093447A">
          <w:rPr>
            <w:noProof/>
            <w:webHidden/>
          </w:rPr>
          <w:instrText xml:space="preserve"> PAGEREF _Toc442109052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8AA6412"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3" w:history="1">
        <w:r w:rsidR="0093447A" w:rsidRPr="003D6998">
          <w:rPr>
            <w:rStyle w:val="Hyperlink"/>
            <w:noProof/>
          </w:rPr>
          <w:t>3.10.8</w:t>
        </w:r>
        <w:r w:rsidR="0093447A">
          <w:rPr>
            <w:rFonts w:asciiTheme="minorHAnsi" w:eastAsiaTheme="minorEastAsia" w:hAnsiTheme="minorHAnsi" w:cstheme="minorBidi"/>
            <w:noProof/>
            <w:sz w:val="22"/>
            <w:szCs w:val="28"/>
            <w:lang w:bidi="th-TH"/>
          </w:rPr>
          <w:tab/>
        </w:r>
        <w:r w:rsidR="0093447A" w:rsidRPr="003D6998">
          <w:rPr>
            <w:rStyle w:val="Hyperlink"/>
            <w:noProof/>
          </w:rPr>
          <w:t>Edit an ACC</w:t>
        </w:r>
        <w:r w:rsidR="0093447A">
          <w:rPr>
            <w:noProof/>
            <w:webHidden/>
          </w:rPr>
          <w:tab/>
        </w:r>
        <w:r w:rsidR="0093447A">
          <w:rPr>
            <w:noProof/>
            <w:webHidden/>
          </w:rPr>
          <w:fldChar w:fldCharType="begin"/>
        </w:r>
        <w:r w:rsidR="0093447A">
          <w:rPr>
            <w:noProof/>
            <w:webHidden/>
          </w:rPr>
          <w:instrText xml:space="preserve"> PAGEREF _Toc442109053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2BCDE0FB"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054" w:history="1">
        <w:r w:rsidR="0093447A" w:rsidRPr="003D6998">
          <w:rPr>
            <w:rStyle w:val="Hyperlink"/>
            <w:noProof/>
          </w:rPr>
          <w:t>3.10.9</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ACC</w:t>
        </w:r>
        <w:r w:rsidR="0093447A">
          <w:rPr>
            <w:noProof/>
            <w:webHidden/>
          </w:rPr>
          <w:tab/>
        </w:r>
        <w:r w:rsidR="0093447A">
          <w:rPr>
            <w:noProof/>
            <w:webHidden/>
          </w:rPr>
          <w:fldChar w:fldCharType="begin"/>
        </w:r>
        <w:r w:rsidR="0093447A">
          <w:rPr>
            <w:noProof/>
            <w:webHidden/>
          </w:rPr>
          <w:instrText xml:space="preserve"> PAGEREF _Toc442109054 \h </w:instrText>
        </w:r>
        <w:r w:rsidR="0093447A">
          <w:rPr>
            <w:noProof/>
            <w:webHidden/>
          </w:rPr>
        </w:r>
        <w:r w:rsidR="0093447A">
          <w:rPr>
            <w:noProof/>
            <w:webHidden/>
          </w:rPr>
          <w:fldChar w:fldCharType="separate"/>
        </w:r>
        <w:r w:rsidR="0093447A">
          <w:rPr>
            <w:noProof/>
            <w:webHidden/>
          </w:rPr>
          <w:t>82</w:t>
        </w:r>
        <w:r w:rsidR="0093447A">
          <w:rPr>
            <w:noProof/>
            <w:webHidden/>
          </w:rPr>
          <w:fldChar w:fldCharType="end"/>
        </w:r>
      </w:hyperlink>
    </w:p>
    <w:p w14:paraId="143CB9E1"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55" w:history="1">
        <w:r w:rsidR="0093447A" w:rsidRPr="003D6998">
          <w:rPr>
            <w:rStyle w:val="Hyperlink"/>
            <w:noProof/>
          </w:rPr>
          <w:t>3.10.10</w:t>
        </w:r>
        <w:r w:rsidR="0093447A">
          <w:rPr>
            <w:rFonts w:asciiTheme="minorHAnsi" w:eastAsiaTheme="minorEastAsia" w:hAnsiTheme="minorHAnsi" w:cstheme="minorBidi"/>
            <w:noProof/>
            <w:sz w:val="22"/>
            <w:szCs w:val="28"/>
            <w:lang w:bidi="th-TH"/>
          </w:rPr>
          <w:tab/>
        </w:r>
        <w:r w:rsidR="0093447A" w:rsidRPr="003D6998">
          <w:rPr>
            <w:rStyle w:val="Hyperlink"/>
            <w:noProof/>
          </w:rPr>
          <w:t>Append a child association to an ACC</w:t>
        </w:r>
        <w:r w:rsidR="0093447A">
          <w:rPr>
            <w:noProof/>
            <w:webHidden/>
          </w:rPr>
          <w:tab/>
        </w:r>
        <w:r w:rsidR="0093447A">
          <w:rPr>
            <w:noProof/>
            <w:webHidden/>
          </w:rPr>
          <w:fldChar w:fldCharType="begin"/>
        </w:r>
        <w:r w:rsidR="0093447A">
          <w:rPr>
            <w:noProof/>
            <w:webHidden/>
          </w:rPr>
          <w:instrText xml:space="preserve"> PAGEREF _Toc442109055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78B3A528"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6" w:history="1">
        <w:r w:rsidR="0093447A" w:rsidRPr="003D6998">
          <w:rPr>
            <w:rStyle w:val="Hyperlink"/>
            <w:noProof/>
          </w:rPr>
          <w:t>3.10.10.1</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current record</w:t>
        </w:r>
        <w:r w:rsidR="0093447A">
          <w:rPr>
            <w:noProof/>
            <w:webHidden/>
          </w:rPr>
          <w:tab/>
        </w:r>
        <w:r w:rsidR="0093447A">
          <w:rPr>
            <w:noProof/>
            <w:webHidden/>
          </w:rPr>
          <w:fldChar w:fldCharType="begin"/>
        </w:r>
        <w:r w:rsidR="0093447A">
          <w:rPr>
            <w:noProof/>
            <w:webHidden/>
          </w:rPr>
          <w:instrText xml:space="preserve"> PAGEREF _Toc442109056 \h </w:instrText>
        </w:r>
        <w:r w:rsidR="0093447A">
          <w:rPr>
            <w:noProof/>
            <w:webHidden/>
          </w:rPr>
        </w:r>
        <w:r w:rsidR="0093447A">
          <w:rPr>
            <w:noProof/>
            <w:webHidden/>
          </w:rPr>
          <w:fldChar w:fldCharType="separate"/>
        </w:r>
        <w:r w:rsidR="0093447A">
          <w:rPr>
            <w:noProof/>
            <w:webHidden/>
          </w:rPr>
          <w:t>83</w:t>
        </w:r>
        <w:r w:rsidR="0093447A">
          <w:rPr>
            <w:noProof/>
            <w:webHidden/>
          </w:rPr>
          <w:fldChar w:fldCharType="end"/>
        </w:r>
      </w:hyperlink>
    </w:p>
    <w:p w14:paraId="1ED3E71F"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7" w:history="1">
        <w:r w:rsidR="0093447A" w:rsidRPr="003D6998">
          <w:rPr>
            <w:rStyle w:val="Hyperlink"/>
            <w:noProof/>
          </w:rPr>
          <w:t>3.10.10.2</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ASCC history record</w:t>
        </w:r>
        <w:r w:rsidR="0093447A">
          <w:rPr>
            <w:noProof/>
            <w:webHidden/>
          </w:rPr>
          <w:tab/>
        </w:r>
        <w:r w:rsidR="0093447A">
          <w:rPr>
            <w:noProof/>
            <w:webHidden/>
          </w:rPr>
          <w:fldChar w:fldCharType="begin"/>
        </w:r>
        <w:r w:rsidR="0093447A">
          <w:rPr>
            <w:noProof/>
            <w:webHidden/>
          </w:rPr>
          <w:instrText xml:space="preserve"> PAGEREF _Toc442109057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42563FD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8" w:history="1">
        <w:r w:rsidR="0093447A" w:rsidRPr="003D6998">
          <w:rPr>
            <w:rStyle w:val="Hyperlink"/>
            <w:noProof/>
          </w:rPr>
          <w:t>3.10.10.3</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current record</w:t>
        </w:r>
        <w:r w:rsidR="0093447A">
          <w:rPr>
            <w:noProof/>
            <w:webHidden/>
          </w:rPr>
          <w:tab/>
        </w:r>
        <w:r w:rsidR="0093447A">
          <w:rPr>
            <w:noProof/>
            <w:webHidden/>
          </w:rPr>
          <w:fldChar w:fldCharType="begin"/>
        </w:r>
        <w:r w:rsidR="0093447A">
          <w:rPr>
            <w:noProof/>
            <w:webHidden/>
          </w:rPr>
          <w:instrText xml:space="preserve"> PAGEREF _Toc442109058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1DC0210"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59" w:history="1">
        <w:r w:rsidR="0093447A" w:rsidRPr="003D6998">
          <w:rPr>
            <w:rStyle w:val="Hyperlink"/>
            <w:noProof/>
          </w:rPr>
          <w:t>3.10.10.4</w:t>
        </w:r>
        <w:r w:rsidR="0093447A">
          <w:rPr>
            <w:rFonts w:asciiTheme="minorHAnsi" w:eastAsiaTheme="minorEastAsia" w:hAnsiTheme="minorHAnsi" w:cstheme="minorBidi"/>
            <w:noProof/>
            <w:sz w:val="22"/>
            <w:szCs w:val="28"/>
            <w:lang w:bidi="th-TH"/>
          </w:rPr>
          <w:tab/>
        </w:r>
        <w:r w:rsidR="0093447A" w:rsidRPr="003D6998">
          <w:rPr>
            <w:rStyle w:val="Hyperlink"/>
            <w:noProof/>
          </w:rPr>
          <w:t>Populate the BCC history record</w:t>
        </w:r>
        <w:r w:rsidR="0093447A">
          <w:rPr>
            <w:noProof/>
            <w:webHidden/>
          </w:rPr>
          <w:tab/>
        </w:r>
        <w:r w:rsidR="0093447A">
          <w:rPr>
            <w:noProof/>
            <w:webHidden/>
          </w:rPr>
          <w:fldChar w:fldCharType="begin"/>
        </w:r>
        <w:r w:rsidR="0093447A">
          <w:rPr>
            <w:noProof/>
            <w:webHidden/>
          </w:rPr>
          <w:instrText xml:space="preserve"> PAGEREF _Toc442109059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7047C2F4"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0" w:history="1">
        <w:r w:rsidR="0093447A" w:rsidRPr="003D6998">
          <w:rPr>
            <w:rStyle w:val="Hyperlink"/>
            <w:noProof/>
          </w:rPr>
          <w:t>3.10.11</w:t>
        </w:r>
        <w:r w:rsidR="0093447A">
          <w:rPr>
            <w:rFonts w:asciiTheme="minorHAnsi" w:eastAsiaTheme="minorEastAsia" w:hAnsiTheme="minorHAnsi" w:cstheme="minorBidi"/>
            <w:noProof/>
            <w:sz w:val="22"/>
            <w:szCs w:val="28"/>
            <w:lang w:bidi="th-TH"/>
          </w:rPr>
          <w:tab/>
        </w:r>
        <w:r w:rsidR="0093447A" w:rsidRPr="003D6998">
          <w:rPr>
            <w:rStyle w:val="Hyperlink"/>
            <w:noProof/>
          </w:rPr>
          <w:t>Insert a child association to an ACC</w:t>
        </w:r>
        <w:r w:rsidR="0093447A">
          <w:rPr>
            <w:noProof/>
            <w:webHidden/>
          </w:rPr>
          <w:tab/>
        </w:r>
        <w:r w:rsidR="0093447A">
          <w:rPr>
            <w:noProof/>
            <w:webHidden/>
          </w:rPr>
          <w:fldChar w:fldCharType="begin"/>
        </w:r>
        <w:r w:rsidR="0093447A">
          <w:rPr>
            <w:noProof/>
            <w:webHidden/>
          </w:rPr>
          <w:instrText xml:space="preserve"> PAGEREF _Toc442109060 \h </w:instrText>
        </w:r>
        <w:r w:rsidR="0093447A">
          <w:rPr>
            <w:noProof/>
            <w:webHidden/>
          </w:rPr>
        </w:r>
        <w:r w:rsidR="0093447A">
          <w:rPr>
            <w:noProof/>
            <w:webHidden/>
          </w:rPr>
          <w:fldChar w:fldCharType="separate"/>
        </w:r>
        <w:r w:rsidR="0093447A">
          <w:rPr>
            <w:noProof/>
            <w:webHidden/>
          </w:rPr>
          <w:t>84</w:t>
        </w:r>
        <w:r w:rsidR="0093447A">
          <w:rPr>
            <w:noProof/>
            <w:webHidden/>
          </w:rPr>
          <w:fldChar w:fldCharType="end"/>
        </w:r>
      </w:hyperlink>
    </w:p>
    <w:p w14:paraId="0C0EEBC1"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1" w:history="1">
        <w:r w:rsidR="0093447A" w:rsidRPr="003D6998">
          <w:rPr>
            <w:rStyle w:val="Hyperlink"/>
            <w:noProof/>
          </w:rPr>
          <w:t>3.10.12</w:t>
        </w:r>
        <w:r w:rsidR="0093447A">
          <w:rPr>
            <w:rFonts w:asciiTheme="minorHAnsi" w:eastAsiaTheme="minorEastAsia" w:hAnsiTheme="minorHAnsi" w:cstheme="minorBidi"/>
            <w:noProof/>
            <w:sz w:val="22"/>
            <w:szCs w:val="28"/>
            <w:lang w:bidi="th-TH"/>
          </w:rPr>
          <w:tab/>
        </w:r>
        <w:r w:rsidR="0093447A" w:rsidRPr="003D6998">
          <w:rPr>
            <w:rStyle w:val="Hyperlink"/>
            <w:noProof/>
          </w:rPr>
          <w:t>Delete a child association from an ACC</w:t>
        </w:r>
        <w:r w:rsidR="0093447A">
          <w:rPr>
            <w:noProof/>
            <w:webHidden/>
          </w:rPr>
          <w:tab/>
        </w:r>
        <w:r w:rsidR="0093447A">
          <w:rPr>
            <w:noProof/>
            <w:webHidden/>
          </w:rPr>
          <w:fldChar w:fldCharType="begin"/>
        </w:r>
        <w:r w:rsidR="0093447A">
          <w:rPr>
            <w:noProof/>
            <w:webHidden/>
          </w:rPr>
          <w:instrText xml:space="preserve"> PAGEREF _Toc442109061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376FEE4"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2" w:history="1">
        <w:r w:rsidR="0093447A" w:rsidRPr="003D6998">
          <w:rPr>
            <w:rStyle w:val="Hyperlink"/>
            <w:noProof/>
          </w:rPr>
          <w:t>3.10.13</w:t>
        </w:r>
        <w:r w:rsidR="0093447A">
          <w:rPr>
            <w:rFonts w:asciiTheme="minorHAnsi" w:eastAsiaTheme="minorEastAsia" w:hAnsiTheme="minorHAnsi" w:cstheme="minorBidi"/>
            <w:noProof/>
            <w:sz w:val="22"/>
            <w:szCs w:val="28"/>
            <w:lang w:bidi="th-TH"/>
          </w:rPr>
          <w:tab/>
        </w:r>
        <w:r w:rsidR="0093447A" w:rsidRPr="003D6998">
          <w:rPr>
            <w:rStyle w:val="Hyperlink"/>
            <w:noProof/>
          </w:rPr>
          <w:t>Discard a child association from an ACC</w:t>
        </w:r>
        <w:r w:rsidR="0093447A">
          <w:rPr>
            <w:noProof/>
            <w:webHidden/>
          </w:rPr>
          <w:tab/>
        </w:r>
        <w:r w:rsidR="0093447A">
          <w:rPr>
            <w:noProof/>
            <w:webHidden/>
          </w:rPr>
          <w:fldChar w:fldCharType="begin"/>
        </w:r>
        <w:r w:rsidR="0093447A">
          <w:rPr>
            <w:noProof/>
            <w:webHidden/>
          </w:rPr>
          <w:instrText xml:space="preserve"> PAGEREF _Toc442109062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771D3802"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3" w:history="1">
        <w:r w:rsidR="0093447A" w:rsidRPr="003D6998">
          <w:rPr>
            <w:rStyle w:val="Hyperlink"/>
            <w:noProof/>
          </w:rPr>
          <w:t>3.10.14</w:t>
        </w:r>
        <w:r w:rsidR="0093447A">
          <w:rPr>
            <w:rFonts w:asciiTheme="minorHAnsi" w:eastAsiaTheme="minorEastAsia" w:hAnsiTheme="minorHAnsi" w:cstheme="minorBidi"/>
            <w:noProof/>
            <w:sz w:val="22"/>
            <w:szCs w:val="28"/>
            <w:lang w:bidi="th-TH"/>
          </w:rPr>
          <w:tab/>
        </w:r>
        <w:r w:rsidR="0093447A" w:rsidRPr="003D6998">
          <w:rPr>
            <w:rStyle w:val="Hyperlink"/>
            <w:noProof/>
          </w:rPr>
          <w:t>Change properties of an association</w:t>
        </w:r>
        <w:r w:rsidR="0093447A">
          <w:rPr>
            <w:noProof/>
            <w:webHidden/>
          </w:rPr>
          <w:tab/>
        </w:r>
        <w:r w:rsidR="0093447A">
          <w:rPr>
            <w:noProof/>
            <w:webHidden/>
          </w:rPr>
          <w:fldChar w:fldCharType="begin"/>
        </w:r>
        <w:r w:rsidR="0093447A">
          <w:rPr>
            <w:noProof/>
            <w:webHidden/>
          </w:rPr>
          <w:instrText xml:space="preserve"> PAGEREF _Toc442109063 \h </w:instrText>
        </w:r>
        <w:r w:rsidR="0093447A">
          <w:rPr>
            <w:noProof/>
            <w:webHidden/>
          </w:rPr>
        </w:r>
        <w:r w:rsidR="0093447A">
          <w:rPr>
            <w:noProof/>
            <w:webHidden/>
          </w:rPr>
          <w:fldChar w:fldCharType="separate"/>
        </w:r>
        <w:r w:rsidR="0093447A">
          <w:rPr>
            <w:noProof/>
            <w:webHidden/>
          </w:rPr>
          <w:t>85</w:t>
        </w:r>
        <w:r w:rsidR="0093447A">
          <w:rPr>
            <w:noProof/>
            <w:webHidden/>
          </w:rPr>
          <w:fldChar w:fldCharType="end"/>
        </w:r>
      </w:hyperlink>
    </w:p>
    <w:p w14:paraId="36FA93FF"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4" w:history="1">
        <w:r w:rsidR="0093447A" w:rsidRPr="003D6998">
          <w:rPr>
            <w:rStyle w:val="Hyperlink"/>
            <w:noProof/>
          </w:rPr>
          <w:t>3.10.15</w:t>
        </w:r>
        <w:r w:rsidR="0093447A">
          <w:rPr>
            <w:rFonts w:asciiTheme="minorHAnsi" w:eastAsiaTheme="minorEastAsia" w:hAnsiTheme="minorHAnsi" w:cstheme="minorBidi"/>
            <w:noProof/>
            <w:sz w:val="22"/>
            <w:szCs w:val="28"/>
            <w:lang w:bidi="th-TH"/>
          </w:rPr>
          <w:tab/>
        </w:r>
        <w:r w:rsidR="0093447A" w:rsidRPr="003D6998">
          <w:rPr>
            <w:rStyle w:val="Hyperlink"/>
            <w:noProof/>
          </w:rPr>
          <w:t>Change the position of an association</w:t>
        </w:r>
        <w:r w:rsidR="0093447A">
          <w:rPr>
            <w:noProof/>
            <w:webHidden/>
          </w:rPr>
          <w:tab/>
        </w:r>
        <w:r w:rsidR="0093447A">
          <w:rPr>
            <w:noProof/>
            <w:webHidden/>
          </w:rPr>
          <w:fldChar w:fldCharType="begin"/>
        </w:r>
        <w:r w:rsidR="0093447A">
          <w:rPr>
            <w:noProof/>
            <w:webHidden/>
          </w:rPr>
          <w:instrText xml:space="preserve"> PAGEREF _Toc442109064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460C6D6F"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5" w:history="1">
        <w:r w:rsidR="0093447A" w:rsidRPr="003D6998">
          <w:rPr>
            <w:rStyle w:val="Hyperlink"/>
            <w:noProof/>
          </w:rPr>
          <w:t>3.10.16</w:t>
        </w:r>
        <w:r w:rsidR="0093447A">
          <w:rPr>
            <w:rFonts w:asciiTheme="minorHAnsi" w:eastAsiaTheme="minorEastAsia" w:hAnsiTheme="minorHAnsi" w:cstheme="minorBidi"/>
            <w:noProof/>
            <w:sz w:val="22"/>
            <w:szCs w:val="28"/>
            <w:lang w:bidi="th-TH"/>
          </w:rPr>
          <w:tab/>
        </w:r>
        <w:r w:rsidR="0093447A" w:rsidRPr="003D6998">
          <w:rPr>
            <w:rStyle w:val="Hyperlink"/>
            <w:noProof/>
          </w:rPr>
          <w:t>Make an ACC based on another ACC</w:t>
        </w:r>
        <w:r w:rsidR="0093447A">
          <w:rPr>
            <w:noProof/>
            <w:webHidden/>
          </w:rPr>
          <w:tab/>
        </w:r>
        <w:r w:rsidR="0093447A">
          <w:rPr>
            <w:noProof/>
            <w:webHidden/>
          </w:rPr>
          <w:fldChar w:fldCharType="begin"/>
        </w:r>
        <w:r w:rsidR="0093447A">
          <w:rPr>
            <w:noProof/>
            <w:webHidden/>
          </w:rPr>
          <w:instrText xml:space="preserve"> PAGEREF _Toc442109065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5CF2652"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6" w:history="1">
        <w:r w:rsidR="0093447A" w:rsidRPr="003D6998">
          <w:rPr>
            <w:rStyle w:val="Hyperlink"/>
            <w:noProof/>
          </w:rPr>
          <w:t>3.10.17</w:t>
        </w:r>
        <w:r w:rsidR="0093447A">
          <w:rPr>
            <w:rFonts w:asciiTheme="minorHAnsi" w:eastAsiaTheme="minorEastAsia" w:hAnsiTheme="minorHAnsi" w:cstheme="minorBidi"/>
            <w:noProof/>
            <w:sz w:val="22"/>
            <w:szCs w:val="28"/>
            <w:lang w:bidi="th-TH"/>
          </w:rPr>
          <w:tab/>
        </w:r>
        <w:r w:rsidR="0093447A" w:rsidRPr="003D6998">
          <w:rPr>
            <w:rStyle w:val="Hyperlink"/>
            <w:noProof/>
          </w:rPr>
          <w:t>Discard the based ACC relationship</w:t>
        </w:r>
        <w:r w:rsidR="0093447A">
          <w:rPr>
            <w:noProof/>
            <w:webHidden/>
          </w:rPr>
          <w:tab/>
        </w:r>
        <w:r w:rsidR="0093447A">
          <w:rPr>
            <w:noProof/>
            <w:webHidden/>
          </w:rPr>
          <w:fldChar w:fldCharType="begin"/>
        </w:r>
        <w:r w:rsidR="0093447A">
          <w:rPr>
            <w:noProof/>
            <w:webHidden/>
          </w:rPr>
          <w:instrText xml:space="preserve"> PAGEREF _Toc442109066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56FE0050"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7" w:history="1">
        <w:r w:rsidR="0093447A" w:rsidRPr="003D6998">
          <w:rPr>
            <w:rStyle w:val="Hyperlink"/>
            <w:noProof/>
          </w:rPr>
          <w:t>3.10.18</w:t>
        </w:r>
        <w:r w:rsidR="0093447A">
          <w:rPr>
            <w:rFonts w:asciiTheme="minorHAnsi" w:eastAsiaTheme="minorEastAsia" w:hAnsiTheme="minorHAnsi" w:cstheme="minorBidi"/>
            <w:noProof/>
            <w:sz w:val="22"/>
            <w:szCs w:val="28"/>
            <w:lang w:bidi="th-TH"/>
          </w:rPr>
          <w:tab/>
        </w:r>
        <w:r w:rsidR="0093447A" w:rsidRPr="003D6998">
          <w:rPr>
            <w:rStyle w:val="Hyperlink"/>
            <w:noProof/>
          </w:rPr>
          <w:t>Discard an ACC&lt;</w:t>
        </w:r>
        <w:r w:rsidR="0093447A" w:rsidRPr="003D6998">
          <w:rPr>
            <w:rStyle w:val="Hyperlink"/>
            <w:noProof/>
            <w:highlight w:val="yellow"/>
          </w:rPr>
          <w:t>serm&gt;How about discarding a revision?</w:t>
        </w:r>
        <w:r w:rsidR="0093447A">
          <w:rPr>
            <w:noProof/>
            <w:webHidden/>
          </w:rPr>
          <w:tab/>
        </w:r>
        <w:r w:rsidR="0093447A">
          <w:rPr>
            <w:noProof/>
            <w:webHidden/>
          </w:rPr>
          <w:fldChar w:fldCharType="begin"/>
        </w:r>
        <w:r w:rsidR="0093447A">
          <w:rPr>
            <w:noProof/>
            <w:webHidden/>
          </w:rPr>
          <w:instrText xml:space="preserve"> PAGEREF _Toc442109067 \h </w:instrText>
        </w:r>
        <w:r w:rsidR="0093447A">
          <w:rPr>
            <w:noProof/>
            <w:webHidden/>
          </w:rPr>
        </w:r>
        <w:r w:rsidR="0093447A">
          <w:rPr>
            <w:noProof/>
            <w:webHidden/>
          </w:rPr>
          <w:fldChar w:fldCharType="separate"/>
        </w:r>
        <w:r w:rsidR="0093447A">
          <w:rPr>
            <w:noProof/>
            <w:webHidden/>
          </w:rPr>
          <w:t>86</w:t>
        </w:r>
        <w:r w:rsidR="0093447A">
          <w:rPr>
            <w:noProof/>
            <w:webHidden/>
          </w:rPr>
          <w:fldChar w:fldCharType="end"/>
        </w:r>
      </w:hyperlink>
    </w:p>
    <w:p w14:paraId="695EE5CF"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8" w:history="1">
        <w:r w:rsidR="0093447A" w:rsidRPr="003D6998">
          <w:rPr>
            <w:rStyle w:val="Hyperlink"/>
            <w:noProof/>
          </w:rPr>
          <w:t>3.10.19</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ACC</w:t>
        </w:r>
        <w:r w:rsidR="0093447A">
          <w:rPr>
            <w:noProof/>
            <w:webHidden/>
          </w:rPr>
          <w:tab/>
        </w:r>
        <w:r w:rsidR="0093447A">
          <w:rPr>
            <w:noProof/>
            <w:webHidden/>
          </w:rPr>
          <w:fldChar w:fldCharType="begin"/>
        </w:r>
        <w:r w:rsidR="0093447A">
          <w:rPr>
            <w:noProof/>
            <w:webHidden/>
          </w:rPr>
          <w:instrText xml:space="preserve"> PAGEREF _Toc442109068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78A333DA"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69" w:history="1">
        <w:r w:rsidR="0093447A" w:rsidRPr="003D6998">
          <w:rPr>
            <w:rStyle w:val="Hyperlink"/>
            <w:noProof/>
          </w:rPr>
          <w:t>3.10.20</w:t>
        </w:r>
        <w:r w:rsidR="0093447A">
          <w:rPr>
            <w:rFonts w:asciiTheme="minorHAnsi" w:eastAsiaTheme="minorEastAsia" w:hAnsiTheme="minorHAnsi" w:cstheme="minorBidi"/>
            <w:noProof/>
            <w:sz w:val="22"/>
            <w:szCs w:val="28"/>
            <w:lang w:bidi="th-TH"/>
          </w:rPr>
          <w:tab/>
        </w:r>
        <w:r w:rsidR="0093447A" w:rsidRPr="003D6998">
          <w:rPr>
            <w:rStyle w:val="Hyperlink"/>
            <w:noProof/>
          </w:rPr>
          <w:t>Change the state of the ACC UoC</w:t>
        </w:r>
        <w:r w:rsidR="0093447A">
          <w:rPr>
            <w:noProof/>
            <w:webHidden/>
          </w:rPr>
          <w:tab/>
        </w:r>
        <w:r w:rsidR="0093447A">
          <w:rPr>
            <w:noProof/>
            <w:webHidden/>
          </w:rPr>
          <w:fldChar w:fldCharType="begin"/>
        </w:r>
        <w:r w:rsidR="0093447A">
          <w:rPr>
            <w:noProof/>
            <w:webHidden/>
          </w:rPr>
          <w:instrText xml:space="preserve"> PAGEREF _Toc442109069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2809237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0" w:history="1">
        <w:r w:rsidR="0093447A" w:rsidRPr="003D6998">
          <w:rPr>
            <w:rStyle w:val="Hyperlink"/>
            <w:noProof/>
          </w:rPr>
          <w:t>3.10.20.1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Editing to the Candidate state</w:t>
        </w:r>
        <w:r w:rsidR="0093447A">
          <w:rPr>
            <w:noProof/>
            <w:webHidden/>
          </w:rPr>
          <w:tab/>
        </w:r>
        <w:r w:rsidR="0093447A">
          <w:rPr>
            <w:noProof/>
            <w:webHidden/>
          </w:rPr>
          <w:fldChar w:fldCharType="begin"/>
        </w:r>
        <w:r w:rsidR="0093447A">
          <w:rPr>
            <w:noProof/>
            <w:webHidden/>
          </w:rPr>
          <w:instrText xml:space="preserve"> PAGEREF _Toc442109070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01A33E7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1" w:history="1">
        <w:r w:rsidR="0093447A" w:rsidRPr="003D6998">
          <w:rPr>
            <w:rStyle w:val="Hyperlink"/>
            <w:noProof/>
          </w:rPr>
          <w:t>3.10.20.2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Editing state</w:t>
        </w:r>
        <w:r w:rsidR="0093447A">
          <w:rPr>
            <w:noProof/>
            <w:webHidden/>
          </w:rPr>
          <w:tab/>
        </w:r>
        <w:r w:rsidR="0093447A">
          <w:rPr>
            <w:noProof/>
            <w:webHidden/>
          </w:rPr>
          <w:fldChar w:fldCharType="begin"/>
        </w:r>
        <w:r w:rsidR="0093447A">
          <w:rPr>
            <w:noProof/>
            <w:webHidden/>
          </w:rPr>
          <w:instrText xml:space="preserve"> PAGEREF _Toc442109071 \h </w:instrText>
        </w:r>
        <w:r w:rsidR="0093447A">
          <w:rPr>
            <w:noProof/>
            <w:webHidden/>
          </w:rPr>
        </w:r>
        <w:r w:rsidR="0093447A">
          <w:rPr>
            <w:noProof/>
            <w:webHidden/>
          </w:rPr>
          <w:fldChar w:fldCharType="separate"/>
        </w:r>
        <w:r w:rsidR="0093447A">
          <w:rPr>
            <w:noProof/>
            <w:webHidden/>
          </w:rPr>
          <w:t>87</w:t>
        </w:r>
        <w:r w:rsidR="0093447A">
          <w:rPr>
            <w:noProof/>
            <w:webHidden/>
          </w:rPr>
          <w:fldChar w:fldCharType="end"/>
        </w:r>
      </w:hyperlink>
    </w:p>
    <w:p w14:paraId="6EA01CB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2" w:history="1">
        <w:r w:rsidR="0093447A" w:rsidRPr="003D6998">
          <w:rPr>
            <w:rStyle w:val="Hyperlink"/>
            <w:noProof/>
          </w:rPr>
          <w:t>3.10.20.3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the Candidate to the Published state</w:t>
        </w:r>
        <w:r w:rsidR="0093447A">
          <w:rPr>
            <w:noProof/>
            <w:webHidden/>
          </w:rPr>
          <w:tab/>
        </w:r>
        <w:r w:rsidR="0093447A">
          <w:rPr>
            <w:noProof/>
            <w:webHidden/>
          </w:rPr>
          <w:fldChar w:fldCharType="begin"/>
        </w:r>
        <w:r w:rsidR="0093447A">
          <w:rPr>
            <w:noProof/>
            <w:webHidden/>
          </w:rPr>
          <w:instrText xml:space="preserve"> PAGEREF _Toc442109072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0F7A8F3F"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3" w:history="1">
        <w:r w:rsidR="0093447A" w:rsidRPr="003D6998">
          <w:rPr>
            <w:rStyle w:val="Hyperlink"/>
            <w:noProof/>
          </w:rPr>
          <w:t>3.10.21</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ASCCP</w:t>
        </w:r>
        <w:r w:rsidR="0093447A">
          <w:rPr>
            <w:noProof/>
            <w:webHidden/>
          </w:rPr>
          <w:tab/>
        </w:r>
        <w:r w:rsidR="0093447A">
          <w:rPr>
            <w:noProof/>
            <w:webHidden/>
          </w:rPr>
          <w:fldChar w:fldCharType="begin"/>
        </w:r>
        <w:r w:rsidR="0093447A">
          <w:rPr>
            <w:noProof/>
            <w:webHidden/>
          </w:rPr>
          <w:instrText xml:space="preserve"> PAGEREF _Toc442109073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6BD61F27"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4" w:history="1">
        <w:r w:rsidR="0093447A" w:rsidRPr="003D6998">
          <w:rPr>
            <w:rStyle w:val="Hyperlink"/>
            <w:noProof/>
          </w:rPr>
          <w:t>3.10.21.1</w:t>
        </w:r>
        <w:r w:rsidR="0093447A">
          <w:rPr>
            <w:rFonts w:asciiTheme="minorHAnsi" w:eastAsiaTheme="minorEastAsia" w:hAnsiTheme="minorHAnsi" w:cstheme="minorBidi"/>
            <w:noProof/>
            <w:sz w:val="22"/>
            <w:szCs w:val="28"/>
            <w:lang w:bidi="th-TH"/>
          </w:rPr>
          <w:tab/>
        </w:r>
        <w:r w:rsidR="0093447A" w:rsidRPr="003D6998">
          <w:rPr>
            <w:rStyle w:val="Hyperlink"/>
            <w:noProof/>
          </w:rPr>
          <w:t>ASCCP current record</w:t>
        </w:r>
        <w:r w:rsidR="0093447A">
          <w:rPr>
            <w:noProof/>
            <w:webHidden/>
          </w:rPr>
          <w:tab/>
        </w:r>
        <w:r w:rsidR="0093447A">
          <w:rPr>
            <w:noProof/>
            <w:webHidden/>
          </w:rPr>
          <w:fldChar w:fldCharType="begin"/>
        </w:r>
        <w:r w:rsidR="0093447A">
          <w:rPr>
            <w:noProof/>
            <w:webHidden/>
          </w:rPr>
          <w:instrText xml:space="preserve"> PAGEREF _Toc442109074 \h </w:instrText>
        </w:r>
        <w:r w:rsidR="0093447A">
          <w:rPr>
            <w:noProof/>
            <w:webHidden/>
          </w:rPr>
        </w:r>
        <w:r w:rsidR="0093447A">
          <w:rPr>
            <w:noProof/>
            <w:webHidden/>
          </w:rPr>
          <w:fldChar w:fldCharType="separate"/>
        </w:r>
        <w:r w:rsidR="0093447A">
          <w:rPr>
            <w:noProof/>
            <w:webHidden/>
          </w:rPr>
          <w:t>88</w:t>
        </w:r>
        <w:r w:rsidR="0093447A">
          <w:rPr>
            <w:noProof/>
            <w:webHidden/>
          </w:rPr>
          <w:fldChar w:fldCharType="end"/>
        </w:r>
      </w:hyperlink>
    </w:p>
    <w:p w14:paraId="10760F03"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75" w:history="1">
        <w:r w:rsidR="0093447A" w:rsidRPr="003D6998">
          <w:rPr>
            <w:rStyle w:val="Hyperlink"/>
            <w:noProof/>
          </w:rPr>
          <w:t>3.10.21.2</w:t>
        </w:r>
        <w:r w:rsidR="0093447A">
          <w:rPr>
            <w:rFonts w:asciiTheme="minorHAnsi" w:eastAsiaTheme="minorEastAsia" w:hAnsiTheme="minorHAnsi" w:cstheme="minorBidi"/>
            <w:noProof/>
            <w:sz w:val="22"/>
            <w:szCs w:val="28"/>
            <w:lang w:bidi="th-TH"/>
          </w:rPr>
          <w:tab/>
        </w:r>
        <w:r w:rsidR="0093447A" w:rsidRPr="003D6998">
          <w:rPr>
            <w:rStyle w:val="Hyperlink"/>
            <w:noProof/>
          </w:rPr>
          <w:t>ASCCP history record</w:t>
        </w:r>
        <w:r w:rsidR="0093447A">
          <w:rPr>
            <w:noProof/>
            <w:webHidden/>
          </w:rPr>
          <w:tab/>
        </w:r>
        <w:r w:rsidR="0093447A">
          <w:rPr>
            <w:noProof/>
            <w:webHidden/>
          </w:rPr>
          <w:fldChar w:fldCharType="begin"/>
        </w:r>
        <w:r w:rsidR="0093447A">
          <w:rPr>
            <w:noProof/>
            <w:webHidden/>
          </w:rPr>
          <w:instrText xml:space="preserve"> PAGEREF _Toc442109075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1C2A92AD"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6" w:history="1">
        <w:r w:rsidR="0093447A" w:rsidRPr="003D6998">
          <w:rPr>
            <w:rStyle w:val="Hyperlink"/>
            <w:noProof/>
          </w:rPr>
          <w:t>3.10.22</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an ASCCP</w:t>
        </w:r>
        <w:r w:rsidR="0093447A">
          <w:rPr>
            <w:noProof/>
            <w:webHidden/>
          </w:rPr>
          <w:tab/>
        </w:r>
        <w:r w:rsidR="0093447A">
          <w:rPr>
            <w:noProof/>
            <w:webHidden/>
          </w:rPr>
          <w:fldChar w:fldCharType="begin"/>
        </w:r>
        <w:r w:rsidR="0093447A">
          <w:rPr>
            <w:noProof/>
            <w:webHidden/>
          </w:rPr>
          <w:instrText xml:space="preserve"> PAGEREF _Toc442109076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849AD3F"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7" w:history="1">
        <w:r w:rsidR="0093447A" w:rsidRPr="003D6998">
          <w:rPr>
            <w:rStyle w:val="Hyperlink"/>
            <w:noProof/>
          </w:rPr>
          <w:t>3.10.23</w:t>
        </w:r>
        <w:r w:rsidR="0093447A">
          <w:rPr>
            <w:rFonts w:asciiTheme="minorHAnsi" w:eastAsiaTheme="minorEastAsia" w:hAnsiTheme="minorHAnsi" w:cstheme="minorBidi"/>
            <w:noProof/>
            <w:sz w:val="22"/>
            <w:szCs w:val="28"/>
            <w:lang w:bidi="th-TH"/>
          </w:rPr>
          <w:tab/>
        </w:r>
        <w:r w:rsidR="0093447A" w:rsidRPr="003D6998">
          <w:rPr>
            <w:rStyle w:val="Hyperlink"/>
            <w:noProof/>
          </w:rPr>
          <w:t>Edit an ASCCP</w:t>
        </w:r>
        <w:r w:rsidR="0093447A">
          <w:rPr>
            <w:noProof/>
            <w:webHidden/>
          </w:rPr>
          <w:tab/>
        </w:r>
        <w:r w:rsidR="0093447A">
          <w:rPr>
            <w:noProof/>
            <w:webHidden/>
          </w:rPr>
          <w:fldChar w:fldCharType="begin"/>
        </w:r>
        <w:r w:rsidR="0093447A">
          <w:rPr>
            <w:noProof/>
            <w:webHidden/>
          </w:rPr>
          <w:instrText xml:space="preserve"> PAGEREF _Toc442109077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2D881EC8"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8" w:history="1">
        <w:r w:rsidR="0093447A" w:rsidRPr="003D6998">
          <w:rPr>
            <w:rStyle w:val="Hyperlink"/>
            <w:noProof/>
          </w:rPr>
          <w:t>3.10.24</w:t>
        </w:r>
        <w:r w:rsidR="0093447A">
          <w:rPr>
            <w:rFonts w:asciiTheme="minorHAnsi" w:eastAsiaTheme="minorEastAsia" w:hAnsiTheme="minorHAnsi" w:cstheme="minorBidi"/>
            <w:noProof/>
            <w:sz w:val="22"/>
            <w:szCs w:val="28"/>
            <w:lang w:bidi="th-TH"/>
          </w:rPr>
          <w:tab/>
        </w:r>
        <w:r w:rsidR="0093447A" w:rsidRPr="003D6998">
          <w:rPr>
            <w:rStyle w:val="Hyperlink"/>
            <w:noProof/>
          </w:rPr>
          <w:t>Discard an ASCCP</w:t>
        </w:r>
        <w:r w:rsidR="0093447A" w:rsidRPr="003D6998">
          <w:rPr>
            <w:rStyle w:val="Hyperlink"/>
            <w:noProof/>
            <w:highlight w:val="yellow"/>
          </w:rPr>
          <w:t>&lt;serm: To be removed, replaced by the next one&gt;</w:t>
        </w:r>
        <w:r w:rsidR="0093447A">
          <w:rPr>
            <w:noProof/>
            <w:webHidden/>
          </w:rPr>
          <w:tab/>
        </w:r>
        <w:r w:rsidR="0093447A">
          <w:rPr>
            <w:noProof/>
            <w:webHidden/>
          </w:rPr>
          <w:fldChar w:fldCharType="begin"/>
        </w:r>
        <w:r w:rsidR="0093447A">
          <w:rPr>
            <w:noProof/>
            <w:webHidden/>
          </w:rPr>
          <w:instrText xml:space="preserve"> PAGEREF _Toc442109078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5A11B0C7"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79" w:history="1">
        <w:r w:rsidR="0093447A" w:rsidRPr="003D6998">
          <w:rPr>
            <w:rStyle w:val="Hyperlink"/>
            <w:noProof/>
          </w:rPr>
          <w:t>3.10.25</w:t>
        </w:r>
        <w:r w:rsidR="0093447A">
          <w:rPr>
            <w:rFonts w:asciiTheme="minorHAnsi" w:eastAsiaTheme="minorEastAsia" w:hAnsiTheme="minorHAnsi" w:cstheme="minorBidi"/>
            <w:noProof/>
            <w:sz w:val="22"/>
            <w:szCs w:val="28"/>
            <w:lang w:bidi="th-TH"/>
          </w:rPr>
          <w:tab/>
        </w:r>
        <w:r w:rsidR="0093447A" w:rsidRPr="003D6998">
          <w:rPr>
            <w:rStyle w:val="Hyperlink"/>
            <w:noProof/>
          </w:rPr>
          <w:t>Discard a revision of an ASCCP</w:t>
        </w:r>
        <w:r w:rsidR="0093447A">
          <w:rPr>
            <w:noProof/>
            <w:webHidden/>
          </w:rPr>
          <w:tab/>
        </w:r>
        <w:r w:rsidR="0093447A">
          <w:rPr>
            <w:noProof/>
            <w:webHidden/>
          </w:rPr>
          <w:fldChar w:fldCharType="begin"/>
        </w:r>
        <w:r w:rsidR="0093447A">
          <w:rPr>
            <w:noProof/>
            <w:webHidden/>
          </w:rPr>
          <w:instrText xml:space="preserve"> PAGEREF _Toc442109079 \h </w:instrText>
        </w:r>
        <w:r w:rsidR="0093447A">
          <w:rPr>
            <w:noProof/>
            <w:webHidden/>
          </w:rPr>
        </w:r>
        <w:r w:rsidR="0093447A">
          <w:rPr>
            <w:noProof/>
            <w:webHidden/>
          </w:rPr>
          <w:fldChar w:fldCharType="separate"/>
        </w:r>
        <w:r w:rsidR="0093447A">
          <w:rPr>
            <w:noProof/>
            <w:webHidden/>
          </w:rPr>
          <w:t>89</w:t>
        </w:r>
        <w:r w:rsidR="0093447A">
          <w:rPr>
            <w:noProof/>
            <w:webHidden/>
          </w:rPr>
          <w:fldChar w:fldCharType="end"/>
        </w:r>
      </w:hyperlink>
    </w:p>
    <w:p w14:paraId="73B79F20"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0" w:history="1">
        <w:r w:rsidR="0093447A" w:rsidRPr="003D6998">
          <w:rPr>
            <w:rStyle w:val="Hyperlink"/>
            <w:noProof/>
          </w:rPr>
          <w:t>3.10.26</w:t>
        </w:r>
        <w:r w:rsidR="0093447A">
          <w:rPr>
            <w:rFonts w:asciiTheme="minorHAnsi" w:eastAsiaTheme="minorEastAsia" w:hAnsiTheme="minorHAnsi" w:cstheme="minorBidi"/>
            <w:noProof/>
            <w:sz w:val="22"/>
            <w:szCs w:val="28"/>
            <w:lang w:bidi="th-TH"/>
          </w:rPr>
          <w:tab/>
        </w:r>
        <w:r w:rsidR="0093447A" w:rsidRPr="003D6998">
          <w:rPr>
            <w:rStyle w:val="Hyperlink"/>
            <w:noProof/>
          </w:rPr>
          <w:t>Change ASCCP state</w:t>
        </w:r>
        <w:r w:rsidR="0093447A">
          <w:rPr>
            <w:noProof/>
            <w:webHidden/>
          </w:rPr>
          <w:tab/>
        </w:r>
        <w:r w:rsidR="0093447A">
          <w:rPr>
            <w:noProof/>
            <w:webHidden/>
          </w:rPr>
          <w:fldChar w:fldCharType="begin"/>
        </w:r>
        <w:r w:rsidR="0093447A">
          <w:rPr>
            <w:noProof/>
            <w:webHidden/>
          </w:rPr>
          <w:instrText xml:space="preserve"> PAGEREF _Toc442109080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666090D9"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1" w:history="1">
        <w:r w:rsidR="0093447A" w:rsidRPr="003D6998">
          <w:rPr>
            <w:rStyle w:val="Hyperlink"/>
            <w:noProof/>
          </w:rPr>
          <w:t>3.10.26.1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_Toc442109081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1A1C959"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2" w:history="1">
        <w:r w:rsidR="0093447A" w:rsidRPr="003D6998">
          <w:rPr>
            <w:rStyle w:val="Hyperlink"/>
            <w:noProof/>
          </w:rPr>
          <w:t>3.10.26.2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_Toc442109082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56B6201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3" w:history="1">
        <w:r w:rsidR="0093447A" w:rsidRPr="003D6998">
          <w:rPr>
            <w:rStyle w:val="Hyperlink"/>
            <w:noProof/>
          </w:rPr>
          <w:t>3.10.26.3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_Toc442109083 \h </w:instrText>
        </w:r>
        <w:r w:rsidR="0093447A">
          <w:rPr>
            <w:noProof/>
            <w:webHidden/>
          </w:rPr>
        </w:r>
        <w:r w:rsidR="0093447A">
          <w:rPr>
            <w:noProof/>
            <w:webHidden/>
          </w:rPr>
          <w:fldChar w:fldCharType="separate"/>
        </w:r>
        <w:r w:rsidR="0093447A">
          <w:rPr>
            <w:noProof/>
            <w:webHidden/>
          </w:rPr>
          <w:t>90</w:t>
        </w:r>
        <w:r w:rsidR="0093447A">
          <w:rPr>
            <w:noProof/>
            <w:webHidden/>
          </w:rPr>
          <w:fldChar w:fldCharType="end"/>
        </w:r>
      </w:hyperlink>
    </w:p>
    <w:p w14:paraId="23FAEF00"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4" w:history="1">
        <w:r w:rsidR="0093447A" w:rsidRPr="003D6998">
          <w:rPr>
            <w:rStyle w:val="Hyperlink"/>
            <w:noProof/>
          </w:rPr>
          <w:t>3.10.27</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BCCP</w:t>
        </w:r>
        <w:r w:rsidR="0093447A">
          <w:rPr>
            <w:noProof/>
            <w:webHidden/>
          </w:rPr>
          <w:tab/>
        </w:r>
        <w:r w:rsidR="0093447A">
          <w:rPr>
            <w:noProof/>
            <w:webHidden/>
          </w:rPr>
          <w:fldChar w:fldCharType="begin"/>
        </w:r>
        <w:r w:rsidR="0093447A">
          <w:rPr>
            <w:noProof/>
            <w:webHidden/>
          </w:rPr>
          <w:instrText xml:space="preserve"> PAGEREF _Toc442109084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6CAF8D24"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5" w:history="1">
        <w:r w:rsidR="0093447A" w:rsidRPr="003D6998">
          <w:rPr>
            <w:rStyle w:val="Hyperlink"/>
            <w:noProof/>
          </w:rPr>
          <w:t>3.10.27.1</w:t>
        </w:r>
        <w:r w:rsidR="0093447A">
          <w:rPr>
            <w:rFonts w:asciiTheme="minorHAnsi" w:eastAsiaTheme="minorEastAsia" w:hAnsiTheme="minorHAnsi" w:cstheme="minorBidi"/>
            <w:noProof/>
            <w:sz w:val="22"/>
            <w:szCs w:val="28"/>
            <w:lang w:bidi="th-TH"/>
          </w:rPr>
          <w:tab/>
        </w:r>
        <w:r w:rsidR="0093447A" w:rsidRPr="003D6998">
          <w:rPr>
            <w:rStyle w:val="Hyperlink"/>
            <w:noProof/>
          </w:rPr>
          <w:t>BCCP current record</w:t>
        </w:r>
        <w:r w:rsidR="0093447A">
          <w:rPr>
            <w:noProof/>
            <w:webHidden/>
          </w:rPr>
          <w:tab/>
        </w:r>
        <w:r w:rsidR="0093447A">
          <w:rPr>
            <w:noProof/>
            <w:webHidden/>
          </w:rPr>
          <w:fldChar w:fldCharType="begin"/>
        </w:r>
        <w:r w:rsidR="0093447A">
          <w:rPr>
            <w:noProof/>
            <w:webHidden/>
          </w:rPr>
          <w:instrText xml:space="preserve"> PAGEREF _Toc442109085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25C69C7C"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86" w:history="1">
        <w:r w:rsidR="0093447A" w:rsidRPr="003D6998">
          <w:rPr>
            <w:rStyle w:val="Hyperlink"/>
            <w:noProof/>
          </w:rPr>
          <w:t>3.10.27.2</w:t>
        </w:r>
        <w:r w:rsidR="0093447A">
          <w:rPr>
            <w:rFonts w:asciiTheme="minorHAnsi" w:eastAsiaTheme="minorEastAsia" w:hAnsiTheme="minorHAnsi" w:cstheme="minorBidi"/>
            <w:noProof/>
            <w:sz w:val="22"/>
            <w:szCs w:val="28"/>
            <w:lang w:bidi="th-TH"/>
          </w:rPr>
          <w:tab/>
        </w:r>
        <w:r w:rsidR="0093447A" w:rsidRPr="003D6998">
          <w:rPr>
            <w:rStyle w:val="Hyperlink"/>
            <w:noProof/>
          </w:rPr>
          <w:t>BCCP history record</w:t>
        </w:r>
        <w:r w:rsidR="0093447A">
          <w:rPr>
            <w:noProof/>
            <w:webHidden/>
          </w:rPr>
          <w:tab/>
        </w:r>
        <w:r w:rsidR="0093447A">
          <w:rPr>
            <w:noProof/>
            <w:webHidden/>
          </w:rPr>
          <w:fldChar w:fldCharType="begin"/>
        </w:r>
        <w:r w:rsidR="0093447A">
          <w:rPr>
            <w:noProof/>
            <w:webHidden/>
          </w:rPr>
          <w:instrText xml:space="preserve"> PAGEREF _Toc442109086 \h </w:instrText>
        </w:r>
        <w:r w:rsidR="0093447A">
          <w:rPr>
            <w:noProof/>
            <w:webHidden/>
          </w:rPr>
        </w:r>
        <w:r w:rsidR="0093447A">
          <w:rPr>
            <w:noProof/>
            <w:webHidden/>
          </w:rPr>
          <w:fldChar w:fldCharType="separate"/>
        </w:r>
        <w:r w:rsidR="0093447A">
          <w:rPr>
            <w:noProof/>
            <w:webHidden/>
          </w:rPr>
          <w:t>91</w:t>
        </w:r>
        <w:r w:rsidR="0093447A">
          <w:rPr>
            <w:noProof/>
            <w:webHidden/>
          </w:rPr>
          <w:fldChar w:fldCharType="end"/>
        </w:r>
      </w:hyperlink>
    </w:p>
    <w:p w14:paraId="4F6E0502"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7" w:history="1">
        <w:r w:rsidR="0093447A" w:rsidRPr="003D6998">
          <w:rPr>
            <w:rStyle w:val="Hyperlink"/>
            <w:noProof/>
          </w:rPr>
          <w:t>3.10.28</w:t>
        </w:r>
        <w:r w:rsidR="0093447A">
          <w:rPr>
            <w:rFonts w:asciiTheme="minorHAnsi" w:eastAsiaTheme="minorEastAsia" w:hAnsiTheme="minorHAnsi" w:cstheme="minorBidi"/>
            <w:noProof/>
            <w:sz w:val="22"/>
            <w:szCs w:val="28"/>
            <w:lang w:bidi="th-TH"/>
          </w:rPr>
          <w:tab/>
        </w:r>
        <w:r w:rsidR="0093447A" w:rsidRPr="003D6998">
          <w:rPr>
            <w:rStyle w:val="Hyperlink"/>
            <w:noProof/>
          </w:rPr>
          <w:t>Create a new revision of a BCCP</w:t>
        </w:r>
        <w:r w:rsidR="0093447A">
          <w:rPr>
            <w:noProof/>
            <w:webHidden/>
          </w:rPr>
          <w:tab/>
        </w:r>
        <w:r w:rsidR="0093447A">
          <w:rPr>
            <w:noProof/>
            <w:webHidden/>
          </w:rPr>
          <w:fldChar w:fldCharType="begin"/>
        </w:r>
        <w:r w:rsidR="0093447A">
          <w:rPr>
            <w:noProof/>
            <w:webHidden/>
          </w:rPr>
          <w:instrText xml:space="preserve"> PAGEREF _Toc442109087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AC2EDE6"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8" w:history="1">
        <w:r w:rsidR="0093447A" w:rsidRPr="003D6998">
          <w:rPr>
            <w:rStyle w:val="Hyperlink"/>
            <w:noProof/>
          </w:rPr>
          <w:t>3.10.29</w:t>
        </w:r>
        <w:r w:rsidR="0093447A">
          <w:rPr>
            <w:rFonts w:asciiTheme="minorHAnsi" w:eastAsiaTheme="minorEastAsia" w:hAnsiTheme="minorHAnsi" w:cstheme="minorBidi"/>
            <w:noProof/>
            <w:sz w:val="22"/>
            <w:szCs w:val="28"/>
            <w:lang w:bidi="th-TH"/>
          </w:rPr>
          <w:tab/>
        </w:r>
        <w:r w:rsidR="0093447A" w:rsidRPr="003D6998">
          <w:rPr>
            <w:rStyle w:val="Hyperlink"/>
            <w:noProof/>
          </w:rPr>
          <w:t>Edit a BCCP</w:t>
        </w:r>
        <w:r w:rsidR="0093447A">
          <w:rPr>
            <w:noProof/>
            <w:webHidden/>
          </w:rPr>
          <w:tab/>
        </w:r>
        <w:r w:rsidR="0093447A">
          <w:rPr>
            <w:noProof/>
            <w:webHidden/>
          </w:rPr>
          <w:fldChar w:fldCharType="begin"/>
        </w:r>
        <w:r w:rsidR="0093447A">
          <w:rPr>
            <w:noProof/>
            <w:webHidden/>
          </w:rPr>
          <w:instrText xml:space="preserve"> PAGEREF _Toc442109088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332D7808"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89" w:history="1">
        <w:r w:rsidR="0093447A" w:rsidRPr="003D6998">
          <w:rPr>
            <w:rStyle w:val="Hyperlink"/>
            <w:noProof/>
          </w:rPr>
          <w:t>3.10.30</w:t>
        </w:r>
        <w:r w:rsidR="0093447A">
          <w:rPr>
            <w:rFonts w:asciiTheme="minorHAnsi" w:eastAsiaTheme="minorEastAsia" w:hAnsiTheme="minorHAnsi" w:cstheme="minorBidi"/>
            <w:noProof/>
            <w:sz w:val="22"/>
            <w:szCs w:val="28"/>
            <w:lang w:bidi="th-TH"/>
          </w:rPr>
          <w:tab/>
        </w:r>
        <w:r w:rsidR="0093447A" w:rsidRPr="003D6998">
          <w:rPr>
            <w:rStyle w:val="Hyperlink"/>
            <w:noProof/>
          </w:rPr>
          <w:t>Discard a BCCP</w:t>
        </w:r>
        <w:r w:rsidR="0093447A">
          <w:rPr>
            <w:noProof/>
            <w:webHidden/>
          </w:rPr>
          <w:tab/>
        </w:r>
        <w:r w:rsidR="0093447A">
          <w:rPr>
            <w:noProof/>
            <w:webHidden/>
          </w:rPr>
          <w:fldChar w:fldCharType="begin"/>
        </w:r>
        <w:r w:rsidR="0093447A">
          <w:rPr>
            <w:noProof/>
            <w:webHidden/>
          </w:rPr>
          <w:instrText xml:space="preserve"> PAGEREF _Toc442109089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72629ED3"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0" w:history="1">
        <w:r w:rsidR="0093447A" w:rsidRPr="003D6998">
          <w:rPr>
            <w:rStyle w:val="Hyperlink"/>
            <w:noProof/>
          </w:rPr>
          <w:t>3.10.31</w:t>
        </w:r>
        <w:r w:rsidR="0093447A">
          <w:rPr>
            <w:rFonts w:asciiTheme="minorHAnsi" w:eastAsiaTheme="minorEastAsia" w:hAnsiTheme="minorHAnsi" w:cstheme="minorBidi"/>
            <w:noProof/>
            <w:sz w:val="22"/>
            <w:szCs w:val="28"/>
            <w:lang w:bidi="th-TH"/>
          </w:rPr>
          <w:tab/>
        </w:r>
        <w:r w:rsidR="0093447A" w:rsidRPr="003D6998">
          <w:rPr>
            <w:rStyle w:val="Hyperlink"/>
            <w:noProof/>
          </w:rPr>
          <w:t>Change BCCP state</w:t>
        </w:r>
        <w:r w:rsidR="0093447A">
          <w:rPr>
            <w:noProof/>
            <w:webHidden/>
          </w:rPr>
          <w:tab/>
        </w:r>
        <w:r w:rsidR="0093447A">
          <w:rPr>
            <w:noProof/>
            <w:webHidden/>
          </w:rPr>
          <w:fldChar w:fldCharType="begin"/>
        </w:r>
        <w:r w:rsidR="0093447A">
          <w:rPr>
            <w:noProof/>
            <w:webHidden/>
          </w:rPr>
          <w:instrText xml:space="preserve"> PAGEREF _Toc442109090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4C73EF46"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1" w:history="1">
        <w:r w:rsidR="0093447A" w:rsidRPr="003D6998">
          <w:rPr>
            <w:rStyle w:val="Hyperlink"/>
            <w:noProof/>
          </w:rPr>
          <w:t>3.10.31.1</w:t>
        </w:r>
        <w:r w:rsidR="0093447A">
          <w:rPr>
            <w:rFonts w:asciiTheme="minorHAnsi" w:eastAsiaTheme="minorEastAsia" w:hAnsiTheme="minorHAnsi" w:cstheme="minorBidi"/>
            <w:noProof/>
            <w:sz w:val="22"/>
            <w:szCs w:val="28"/>
            <w:lang w:bidi="th-TH"/>
          </w:rPr>
          <w:tab/>
        </w:r>
        <w:r w:rsidR="0093447A" w:rsidRPr="003D6998">
          <w:rPr>
            <w:rStyle w:val="Hyperlink"/>
            <w:noProof/>
          </w:rPr>
          <w:t>Change from Editing to Candidate state</w:t>
        </w:r>
        <w:r w:rsidR="0093447A">
          <w:rPr>
            <w:noProof/>
            <w:webHidden/>
          </w:rPr>
          <w:tab/>
        </w:r>
        <w:r w:rsidR="0093447A">
          <w:rPr>
            <w:noProof/>
            <w:webHidden/>
          </w:rPr>
          <w:fldChar w:fldCharType="begin"/>
        </w:r>
        <w:r w:rsidR="0093447A">
          <w:rPr>
            <w:noProof/>
            <w:webHidden/>
          </w:rPr>
          <w:instrText xml:space="preserve"> PAGEREF _Toc442109091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16AF3C8E"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2" w:history="1">
        <w:r w:rsidR="0093447A" w:rsidRPr="003D6998">
          <w:rPr>
            <w:rStyle w:val="Hyperlink"/>
            <w:noProof/>
          </w:rPr>
          <w:t>3.10.31.2</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Editing state</w:t>
        </w:r>
        <w:r w:rsidR="0093447A">
          <w:rPr>
            <w:noProof/>
            <w:webHidden/>
          </w:rPr>
          <w:tab/>
        </w:r>
        <w:r w:rsidR="0093447A">
          <w:rPr>
            <w:noProof/>
            <w:webHidden/>
          </w:rPr>
          <w:fldChar w:fldCharType="begin"/>
        </w:r>
        <w:r w:rsidR="0093447A">
          <w:rPr>
            <w:noProof/>
            <w:webHidden/>
          </w:rPr>
          <w:instrText xml:space="preserve"> PAGEREF _Toc442109092 \h </w:instrText>
        </w:r>
        <w:r w:rsidR="0093447A">
          <w:rPr>
            <w:noProof/>
            <w:webHidden/>
          </w:rPr>
        </w:r>
        <w:r w:rsidR="0093447A">
          <w:rPr>
            <w:noProof/>
            <w:webHidden/>
          </w:rPr>
          <w:fldChar w:fldCharType="separate"/>
        </w:r>
        <w:r w:rsidR="0093447A">
          <w:rPr>
            <w:noProof/>
            <w:webHidden/>
          </w:rPr>
          <w:t>92</w:t>
        </w:r>
        <w:r w:rsidR="0093447A">
          <w:rPr>
            <w:noProof/>
            <w:webHidden/>
          </w:rPr>
          <w:fldChar w:fldCharType="end"/>
        </w:r>
      </w:hyperlink>
    </w:p>
    <w:p w14:paraId="5BB2CB2E"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093" w:history="1">
        <w:r w:rsidR="0093447A" w:rsidRPr="003D6998">
          <w:rPr>
            <w:rStyle w:val="Hyperlink"/>
            <w:noProof/>
          </w:rPr>
          <w:t>3.10.31.3</w:t>
        </w:r>
        <w:r w:rsidR="0093447A">
          <w:rPr>
            <w:rFonts w:asciiTheme="minorHAnsi" w:eastAsiaTheme="minorEastAsia" w:hAnsiTheme="minorHAnsi" w:cstheme="minorBidi"/>
            <w:noProof/>
            <w:sz w:val="22"/>
            <w:szCs w:val="28"/>
            <w:lang w:bidi="th-TH"/>
          </w:rPr>
          <w:tab/>
        </w:r>
        <w:r w:rsidR="0093447A" w:rsidRPr="003D6998">
          <w:rPr>
            <w:rStyle w:val="Hyperlink"/>
            <w:noProof/>
          </w:rPr>
          <w:t>Change from Candidate to Published state</w:t>
        </w:r>
        <w:r w:rsidR="0093447A">
          <w:rPr>
            <w:noProof/>
            <w:webHidden/>
          </w:rPr>
          <w:tab/>
        </w:r>
        <w:r w:rsidR="0093447A">
          <w:rPr>
            <w:noProof/>
            <w:webHidden/>
          </w:rPr>
          <w:fldChar w:fldCharType="begin"/>
        </w:r>
        <w:r w:rsidR="0093447A">
          <w:rPr>
            <w:noProof/>
            <w:webHidden/>
          </w:rPr>
          <w:instrText xml:space="preserve"> PAGEREF _Toc442109093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75299B5E"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4" w:history="1">
        <w:r w:rsidR="0093447A" w:rsidRPr="003D6998">
          <w:rPr>
            <w:rStyle w:val="Hyperlink"/>
            <w:noProof/>
          </w:rPr>
          <w:t>3.10.32</w:t>
        </w:r>
        <w:r w:rsidR="0093447A">
          <w:rPr>
            <w:rFonts w:asciiTheme="minorHAnsi" w:eastAsiaTheme="minorEastAsia" w:hAnsiTheme="minorHAnsi" w:cstheme="minorBidi"/>
            <w:noProof/>
            <w:sz w:val="22"/>
            <w:szCs w:val="28"/>
            <w:lang w:bidi="th-TH"/>
          </w:rPr>
          <w:tab/>
        </w:r>
        <w:r w:rsidR="0093447A" w:rsidRPr="003D6998">
          <w:rPr>
            <w:rStyle w:val="Hyperlink"/>
            <w:noProof/>
          </w:rPr>
          <w:t>Cancel an ACC revision</w:t>
        </w:r>
        <w:r w:rsidR="0093447A">
          <w:rPr>
            <w:noProof/>
            <w:webHidden/>
          </w:rPr>
          <w:tab/>
        </w:r>
        <w:r w:rsidR="0093447A">
          <w:rPr>
            <w:noProof/>
            <w:webHidden/>
          </w:rPr>
          <w:fldChar w:fldCharType="begin"/>
        </w:r>
        <w:r w:rsidR="0093447A">
          <w:rPr>
            <w:noProof/>
            <w:webHidden/>
          </w:rPr>
          <w:instrText xml:space="preserve"> PAGEREF _Toc442109094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83A686C"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5" w:history="1">
        <w:r w:rsidR="0093447A" w:rsidRPr="003D6998">
          <w:rPr>
            <w:rStyle w:val="Hyperlink"/>
            <w:noProof/>
          </w:rPr>
          <w:t>3.10.33</w:t>
        </w:r>
        <w:r w:rsidR="0093447A">
          <w:rPr>
            <w:rFonts w:asciiTheme="minorHAnsi" w:eastAsiaTheme="minorEastAsia" w:hAnsiTheme="minorHAnsi" w:cstheme="minorBidi"/>
            <w:noProof/>
            <w:sz w:val="22"/>
            <w:szCs w:val="28"/>
            <w:lang w:bidi="th-TH"/>
          </w:rPr>
          <w:tab/>
        </w:r>
        <w:r w:rsidR="0093447A" w:rsidRPr="003D6998">
          <w:rPr>
            <w:rStyle w:val="Hyperlink"/>
            <w:noProof/>
          </w:rPr>
          <w:t>Cancel an ASCCP revision&lt;Serm:To be removed. Replaced by Discard a Revision of an ASCCP&gt;</w:t>
        </w:r>
        <w:r w:rsidR="0093447A">
          <w:rPr>
            <w:noProof/>
            <w:webHidden/>
          </w:rPr>
          <w:tab/>
        </w:r>
        <w:r w:rsidR="0093447A">
          <w:rPr>
            <w:noProof/>
            <w:webHidden/>
          </w:rPr>
          <w:fldChar w:fldCharType="begin"/>
        </w:r>
        <w:r w:rsidR="0093447A">
          <w:rPr>
            <w:noProof/>
            <w:webHidden/>
          </w:rPr>
          <w:instrText xml:space="preserve"> PAGEREF _Toc442109095 \h </w:instrText>
        </w:r>
        <w:r w:rsidR="0093447A">
          <w:rPr>
            <w:noProof/>
            <w:webHidden/>
          </w:rPr>
        </w:r>
        <w:r w:rsidR="0093447A">
          <w:rPr>
            <w:noProof/>
            <w:webHidden/>
          </w:rPr>
          <w:fldChar w:fldCharType="separate"/>
        </w:r>
        <w:r w:rsidR="0093447A">
          <w:rPr>
            <w:noProof/>
            <w:webHidden/>
          </w:rPr>
          <w:t>93</w:t>
        </w:r>
        <w:r w:rsidR="0093447A">
          <w:rPr>
            <w:noProof/>
            <w:webHidden/>
          </w:rPr>
          <w:fldChar w:fldCharType="end"/>
        </w:r>
      </w:hyperlink>
    </w:p>
    <w:p w14:paraId="53C4DA10"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6" w:history="1">
        <w:r w:rsidR="0093447A" w:rsidRPr="003D6998">
          <w:rPr>
            <w:rStyle w:val="Hyperlink"/>
            <w:noProof/>
          </w:rPr>
          <w:t>3.10.34</w:t>
        </w:r>
        <w:r w:rsidR="0093447A">
          <w:rPr>
            <w:rFonts w:asciiTheme="minorHAnsi" w:eastAsiaTheme="minorEastAsia" w:hAnsiTheme="minorHAnsi" w:cstheme="minorBidi"/>
            <w:noProof/>
            <w:sz w:val="22"/>
            <w:szCs w:val="28"/>
            <w:lang w:bidi="th-TH"/>
          </w:rPr>
          <w:tab/>
        </w:r>
        <w:r w:rsidR="0093447A" w:rsidRPr="003D6998">
          <w:rPr>
            <w:rStyle w:val="Hyperlink"/>
            <w:noProof/>
          </w:rPr>
          <w:t>Cancel a BCCP revision</w:t>
        </w:r>
        <w:r w:rsidR="0093447A">
          <w:rPr>
            <w:noProof/>
            <w:webHidden/>
          </w:rPr>
          <w:tab/>
        </w:r>
        <w:r w:rsidR="0093447A">
          <w:rPr>
            <w:noProof/>
            <w:webHidden/>
          </w:rPr>
          <w:fldChar w:fldCharType="begin"/>
        </w:r>
        <w:r w:rsidR="0093447A">
          <w:rPr>
            <w:noProof/>
            <w:webHidden/>
          </w:rPr>
          <w:instrText xml:space="preserve"> PAGEREF _Toc442109096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1EE880E"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7" w:history="1">
        <w:r w:rsidR="0093447A" w:rsidRPr="003D6998">
          <w:rPr>
            <w:rStyle w:val="Hyperlink"/>
            <w:noProof/>
          </w:rPr>
          <w:t>3.10.35</w:t>
        </w:r>
        <w:r w:rsidR="0093447A">
          <w:rPr>
            <w:rFonts w:asciiTheme="minorHAnsi" w:eastAsiaTheme="minorEastAsia" w:hAnsiTheme="minorHAnsi" w:cstheme="minorBidi"/>
            <w:noProof/>
            <w:sz w:val="22"/>
            <w:szCs w:val="28"/>
            <w:lang w:bidi="th-TH"/>
          </w:rPr>
          <w:tab/>
        </w:r>
        <w:r w:rsidR="0093447A" w:rsidRPr="003D6998">
          <w:rPr>
            <w:rStyle w:val="Hyperlink"/>
            <w:noProof/>
          </w:rPr>
          <w:t>Review a CC</w:t>
        </w:r>
        <w:r w:rsidR="0093447A">
          <w:rPr>
            <w:noProof/>
            <w:webHidden/>
          </w:rPr>
          <w:tab/>
        </w:r>
        <w:r w:rsidR="0093447A">
          <w:rPr>
            <w:noProof/>
            <w:webHidden/>
          </w:rPr>
          <w:fldChar w:fldCharType="begin"/>
        </w:r>
        <w:r w:rsidR="0093447A">
          <w:rPr>
            <w:noProof/>
            <w:webHidden/>
          </w:rPr>
          <w:instrText xml:space="preserve"> PAGEREF _Toc442109097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6E65EAB"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8" w:history="1">
        <w:r w:rsidR="0093447A" w:rsidRPr="003D6998">
          <w:rPr>
            <w:rStyle w:val="Hyperlink"/>
            <w:noProof/>
          </w:rPr>
          <w:t>3.10.36</w:t>
        </w:r>
        <w:r w:rsidR="0093447A">
          <w:rPr>
            <w:rFonts w:asciiTheme="minorHAnsi" w:eastAsiaTheme="minorEastAsia" w:hAnsiTheme="minorHAnsi" w:cstheme="minorBidi"/>
            <w:noProof/>
            <w:sz w:val="22"/>
            <w:szCs w:val="28"/>
            <w:lang w:bidi="th-TH"/>
          </w:rPr>
          <w:tab/>
        </w:r>
        <w:r w:rsidR="0093447A" w:rsidRPr="003D6998">
          <w:rPr>
            <w:rStyle w:val="Hyperlink"/>
            <w:noProof/>
          </w:rPr>
          <w:t>Undoing</w:t>
        </w:r>
        <w:r w:rsidR="0093447A">
          <w:rPr>
            <w:noProof/>
            <w:webHidden/>
          </w:rPr>
          <w:tab/>
        </w:r>
        <w:r w:rsidR="0093447A">
          <w:rPr>
            <w:noProof/>
            <w:webHidden/>
          </w:rPr>
          <w:fldChar w:fldCharType="begin"/>
        </w:r>
        <w:r w:rsidR="0093447A">
          <w:rPr>
            <w:noProof/>
            <w:webHidden/>
          </w:rPr>
          <w:instrText xml:space="preserve"> PAGEREF _Toc442109098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7ECAC14D" w14:textId="77777777" w:rsidR="0093447A" w:rsidRDefault="008E36A2">
      <w:pPr>
        <w:pStyle w:val="TOC3"/>
        <w:tabs>
          <w:tab w:val="left" w:pos="1400"/>
          <w:tab w:val="right" w:leader="dot" w:pos="9350"/>
        </w:tabs>
        <w:rPr>
          <w:rFonts w:asciiTheme="minorHAnsi" w:eastAsiaTheme="minorEastAsia" w:hAnsiTheme="minorHAnsi" w:cstheme="minorBidi"/>
          <w:noProof/>
          <w:sz w:val="22"/>
          <w:szCs w:val="28"/>
          <w:lang w:bidi="th-TH"/>
        </w:rPr>
      </w:pPr>
      <w:hyperlink w:anchor="_Toc442109099" w:history="1">
        <w:r w:rsidR="0093447A" w:rsidRPr="003D6998">
          <w:rPr>
            <w:rStyle w:val="Hyperlink"/>
            <w:noProof/>
          </w:rPr>
          <w:t>3.10.37</w:t>
        </w:r>
        <w:r w:rsidR="0093447A">
          <w:rPr>
            <w:rFonts w:asciiTheme="minorHAnsi" w:eastAsiaTheme="minorEastAsia" w:hAnsiTheme="minorHAnsi" w:cstheme="minorBidi"/>
            <w:noProof/>
            <w:sz w:val="22"/>
            <w:szCs w:val="28"/>
            <w:lang w:bidi="th-TH"/>
          </w:rPr>
          <w:tab/>
        </w:r>
        <w:r w:rsidR="0093447A" w:rsidRPr="003D6998">
          <w:rPr>
            <w:rStyle w:val="Hyperlink"/>
            <w:noProof/>
          </w:rPr>
          <w:t>Event notification</w:t>
        </w:r>
        <w:r w:rsidR="0093447A">
          <w:rPr>
            <w:noProof/>
            <w:webHidden/>
          </w:rPr>
          <w:tab/>
        </w:r>
        <w:r w:rsidR="0093447A">
          <w:rPr>
            <w:noProof/>
            <w:webHidden/>
          </w:rPr>
          <w:fldChar w:fldCharType="begin"/>
        </w:r>
        <w:r w:rsidR="0093447A">
          <w:rPr>
            <w:noProof/>
            <w:webHidden/>
          </w:rPr>
          <w:instrText xml:space="preserve"> PAGEREF _Toc442109099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4366987D"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0" w:history="1">
        <w:r w:rsidR="0093447A" w:rsidRPr="003D6998">
          <w:rPr>
            <w:rStyle w:val="Hyperlink"/>
            <w:noProof/>
          </w:rPr>
          <w:t>3.10.37.1</w:t>
        </w:r>
        <w:r w:rsidR="0093447A">
          <w:rPr>
            <w:rFonts w:asciiTheme="minorHAnsi" w:eastAsiaTheme="minorEastAsia" w:hAnsiTheme="minorHAnsi" w:cstheme="minorBidi"/>
            <w:noProof/>
            <w:sz w:val="22"/>
            <w:szCs w:val="28"/>
            <w:lang w:bidi="th-TH"/>
          </w:rPr>
          <w:tab/>
        </w:r>
        <w:r w:rsidR="0093447A" w:rsidRPr="003D6998">
          <w:rPr>
            <w:rStyle w:val="Hyperlink"/>
            <w:noProof/>
          </w:rPr>
          <w:t>Configurable parameters</w:t>
        </w:r>
        <w:r w:rsidR="0093447A">
          <w:rPr>
            <w:noProof/>
            <w:webHidden/>
          </w:rPr>
          <w:tab/>
        </w:r>
        <w:r w:rsidR="0093447A">
          <w:rPr>
            <w:noProof/>
            <w:webHidden/>
          </w:rPr>
          <w:fldChar w:fldCharType="begin"/>
        </w:r>
        <w:r w:rsidR="0093447A">
          <w:rPr>
            <w:noProof/>
            <w:webHidden/>
          </w:rPr>
          <w:instrText xml:space="preserve"> PAGEREF _Toc442109100 \h </w:instrText>
        </w:r>
        <w:r w:rsidR="0093447A">
          <w:rPr>
            <w:noProof/>
            <w:webHidden/>
          </w:rPr>
        </w:r>
        <w:r w:rsidR="0093447A">
          <w:rPr>
            <w:noProof/>
            <w:webHidden/>
          </w:rPr>
          <w:fldChar w:fldCharType="separate"/>
        </w:r>
        <w:r w:rsidR="0093447A">
          <w:rPr>
            <w:noProof/>
            <w:webHidden/>
          </w:rPr>
          <w:t>94</w:t>
        </w:r>
        <w:r w:rsidR="0093447A">
          <w:rPr>
            <w:noProof/>
            <w:webHidden/>
          </w:rPr>
          <w:fldChar w:fldCharType="end"/>
        </w:r>
      </w:hyperlink>
    </w:p>
    <w:p w14:paraId="51F4D471" w14:textId="77777777" w:rsidR="0093447A" w:rsidRDefault="008E36A2">
      <w:pPr>
        <w:pStyle w:val="TOC4"/>
        <w:tabs>
          <w:tab w:val="left" w:pos="1600"/>
          <w:tab w:val="right" w:leader="dot" w:pos="9350"/>
        </w:tabs>
        <w:rPr>
          <w:rFonts w:asciiTheme="minorHAnsi" w:eastAsiaTheme="minorEastAsia" w:hAnsiTheme="minorHAnsi" w:cstheme="minorBidi"/>
          <w:noProof/>
          <w:sz w:val="22"/>
          <w:szCs w:val="28"/>
          <w:lang w:bidi="th-TH"/>
        </w:rPr>
      </w:pPr>
      <w:hyperlink w:anchor="_Toc442109101" w:history="1">
        <w:r w:rsidR="0093447A" w:rsidRPr="003D6998">
          <w:rPr>
            <w:rStyle w:val="Hyperlink"/>
            <w:noProof/>
          </w:rPr>
          <w:t>3.10.37.2</w:t>
        </w:r>
        <w:r w:rsidR="0093447A">
          <w:rPr>
            <w:rFonts w:asciiTheme="minorHAnsi" w:eastAsiaTheme="minorEastAsia" w:hAnsiTheme="minorHAnsi" w:cstheme="minorBidi"/>
            <w:noProof/>
            <w:sz w:val="22"/>
            <w:szCs w:val="28"/>
            <w:lang w:bidi="th-TH"/>
          </w:rPr>
          <w:tab/>
        </w:r>
        <w:r w:rsidR="0093447A" w:rsidRPr="003D6998">
          <w:rPr>
            <w:rStyle w:val="Hyperlink"/>
            <w:noProof/>
          </w:rPr>
          <w:t>Event Data Structure</w:t>
        </w:r>
        <w:r w:rsidR="0093447A">
          <w:rPr>
            <w:noProof/>
            <w:webHidden/>
          </w:rPr>
          <w:tab/>
        </w:r>
        <w:r w:rsidR="0093447A">
          <w:rPr>
            <w:noProof/>
            <w:webHidden/>
          </w:rPr>
          <w:fldChar w:fldCharType="begin"/>
        </w:r>
        <w:r w:rsidR="0093447A">
          <w:rPr>
            <w:noProof/>
            <w:webHidden/>
          </w:rPr>
          <w:instrText xml:space="preserve"> PAGEREF _Toc442109101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3886D582" w14:textId="77777777" w:rsidR="0093447A" w:rsidRDefault="008E36A2">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42109102" w:history="1">
        <w:r w:rsidR="0093447A" w:rsidRPr="003D6998">
          <w:rPr>
            <w:rStyle w:val="Hyperlink"/>
            <w:noProof/>
          </w:rPr>
          <w:t>3.11</w:t>
        </w:r>
        <w:r w:rsidR="0093447A">
          <w:rPr>
            <w:rFonts w:asciiTheme="minorHAnsi" w:eastAsiaTheme="minorEastAsia" w:hAnsiTheme="minorHAnsi" w:cstheme="minorBidi"/>
            <w:b w:val="0"/>
            <w:bCs w:val="0"/>
            <w:noProof/>
            <w:szCs w:val="28"/>
            <w:lang w:bidi="th-TH"/>
          </w:rPr>
          <w:tab/>
        </w:r>
        <w:r w:rsidR="0093447A" w:rsidRPr="003D6998">
          <w:rPr>
            <w:rStyle w:val="Hyperlink"/>
            <w:noProof/>
          </w:rPr>
          <w:t>Generate GUID</w:t>
        </w:r>
        <w:r w:rsidR="0093447A">
          <w:rPr>
            <w:noProof/>
            <w:webHidden/>
          </w:rPr>
          <w:tab/>
        </w:r>
        <w:r w:rsidR="0093447A">
          <w:rPr>
            <w:noProof/>
            <w:webHidden/>
          </w:rPr>
          <w:fldChar w:fldCharType="begin"/>
        </w:r>
        <w:r w:rsidR="0093447A">
          <w:rPr>
            <w:noProof/>
            <w:webHidden/>
          </w:rPr>
          <w:instrText xml:space="preserve"> PAGEREF _Toc442109102 \h </w:instrText>
        </w:r>
        <w:r w:rsidR="0093447A">
          <w:rPr>
            <w:noProof/>
            <w:webHidden/>
          </w:rPr>
        </w:r>
        <w:r w:rsidR="0093447A">
          <w:rPr>
            <w:noProof/>
            <w:webHidden/>
          </w:rPr>
          <w:fldChar w:fldCharType="separate"/>
        </w:r>
        <w:r w:rsidR="0093447A">
          <w:rPr>
            <w:noProof/>
            <w:webHidden/>
          </w:rPr>
          <w:t>96</w:t>
        </w:r>
        <w:r w:rsidR="0093447A">
          <w:rPr>
            <w:noProof/>
            <w:webHidden/>
          </w:rPr>
          <w:fldChar w:fldCharType="end"/>
        </w:r>
      </w:hyperlink>
    </w:p>
    <w:p w14:paraId="27B9A9A1"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3" w:history="1">
        <w:r w:rsidR="0093447A" w:rsidRPr="003D6998">
          <w:rPr>
            <w:rStyle w:val="Hyperlink"/>
            <w:noProof/>
          </w:rPr>
          <w:t>4.</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Configuration File</w:t>
        </w:r>
        <w:r w:rsidR="0093447A">
          <w:rPr>
            <w:noProof/>
            <w:webHidden/>
          </w:rPr>
          <w:tab/>
        </w:r>
        <w:r w:rsidR="0093447A">
          <w:rPr>
            <w:noProof/>
            <w:webHidden/>
          </w:rPr>
          <w:fldChar w:fldCharType="begin"/>
        </w:r>
        <w:r w:rsidR="0093447A">
          <w:rPr>
            <w:noProof/>
            <w:webHidden/>
          </w:rPr>
          <w:instrText xml:space="preserve"> PAGEREF _Toc442109103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18AD5152"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4" w:history="1">
        <w:r w:rsidR="0093447A" w:rsidRPr="003D6998">
          <w:rPr>
            <w:rStyle w:val="Hyperlink"/>
            <w:noProof/>
          </w:rPr>
          <w:t>4.1</w:t>
        </w:r>
        <w:r w:rsidR="0093447A">
          <w:rPr>
            <w:rFonts w:asciiTheme="minorHAnsi" w:eastAsiaTheme="minorEastAsia" w:hAnsiTheme="minorHAnsi" w:cstheme="minorBidi"/>
            <w:b w:val="0"/>
            <w:bCs w:val="0"/>
            <w:noProof/>
            <w:szCs w:val="28"/>
            <w:lang w:bidi="th-TH"/>
          </w:rPr>
          <w:tab/>
        </w:r>
        <w:r w:rsidR="0093447A" w:rsidRPr="003D6998">
          <w:rPr>
            <w:rStyle w:val="Hyperlink"/>
            <w:noProof/>
          </w:rPr>
          <w:t>SQL for Top-level Concept</w:t>
        </w:r>
        <w:r w:rsidR="0093447A">
          <w:rPr>
            <w:noProof/>
            <w:webHidden/>
          </w:rPr>
          <w:tab/>
        </w:r>
        <w:r w:rsidR="0093447A">
          <w:rPr>
            <w:noProof/>
            <w:webHidden/>
          </w:rPr>
          <w:fldChar w:fldCharType="begin"/>
        </w:r>
        <w:r w:rsidR="0093447A">
          <w:rPr>
            <w:noProof/>
            <w:webHidden/>
          </w:rPr>
          <w:instrText xml:space="preserve"> PAGEREF _Toc442109104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4C15635F"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5" w:history="1">
        <w:r w:rsidR="0093447A" w:rsidRPr="003D6998">
          <w:rPr>
            <w:rStyle w:val="Hyperlink"/>
            <w:noProof/>
          </w:rPr>
          <w:t>4.2</w:t>
        </w:r>
        <w:r w:rsidR="0093447A">
          <w:rPr>
            <w:rFonts w:asciiTheme="minorHAnsi" w:eastAsiaTheme="minorEastAsia" w:hAnsiTheme="minorHAnsi" w:cstheme="minorBidi"/>
            <w:b w:val="0"/>
            <w:bCs w:val="0"/>
            <w:noProof/>
            <w:szCs w:val="28"/>
            <w:lang w:bidi="th-TH"/>
          </w:rPr>
          <w:tab/>
        </w:r>
        <w:r w:rsidR="0093447A" w:rsidRPr="003D6998">
          <w:rPr>
            <w:rStyle w:val="Hyperlink"/>
            <w:noProof/>
          </w:rPr>
          <w:t>Expression type mapping display configuration</w:t>
        </w:r>
        <w:r w:rsidR="0093447A">
          <w:rPr>
            <w:noProof/>
            <w:webHidden/>
          </w:rPr>
          <w:tab/>
        </w:r>
        <w:r w:rsidR="0093447A">
          <w:rPr>
            <w:noProof/>
            <w:webHidden/>
          </w:rPr>
          <w:fldChar w:fldCharType="begin"/>
        </w:r>
        <w:r w:rsidR="0093447A">
          <w:rPr>
            <w:noProof/>
            <w:webHidden/>
          </w:rPr>
          <w:instrText xml:space="preserve"> PAGEREF _Toc442109105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6B921045"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6" w:history="1">
        <w:r w:rsidR="0093447A" w:rsidRPr="003D6998">
          <w:rPr>
            <w:rStyle w:val="Hyperlink"/>
            <w:rFonts w:asciiTheme="minorBidi" w:hAnsiTheme="minorBidi"/>
            <w:noProof/>
          </w:rPr>
          <w:t>4.3</w:t>
        </w:r>
        <w:r w:rsidR="0093447A">
          <w:rPr>
            <w:rFonts w:asciiTheme="minorHAnsi" w:eastAsiaTheme="minorEastAsia" w:hAnsiTheme="minorHAnsi" w:cstheme="minorBidi"/>
            <w:b w:val="0"/>
            <w:bCs w:val="0"/>
            <w:noProof/>
            <w:szCs w:val="28"/>
            <w:lang w:bidi="th-TH"/>
          </w:rPr>
          <w:tab/>
        </w:r>
        <w:r w:rsidR="0093447A" w:rsidRPr="003D6998">
          <w:rPr>
            <w:rStyle w:val="Hyperlink"/>
            <w:rFonts w:asciiTheme="minorBidi" w:hAnsiTheme="minorBidi"/>
            <w:noProof/>
          </w:rPr>
          <w:t>UI related variables</w:t>
        </w:r>
        <w:r w:rsidR="0093447A">
          <w:rPr>
            <w:noProof/>
            <w:webHidden/>
          </w:rPr>
          <w:tab/>
        </w:r>
        <w:r w:rsidR="0093447A">
          <w:rPr>
            <w:noProof/>
            <w:webHidden/>
          </w:rPr>
          <w:fldChar w:fldCharType="begin"/>
        </w:r>
        <w:r w:rsidR="0093447A">
          <w:rPr>
            <w:noProof/>
            <w:webHidden/>
          </w:rPr>
          <w:instrText xml:space="preserve"> PAGEREF _Toc442109106 \h </w:instrText>
        </w:r>
        <w:r w:rsidR="0093447A">
          <w:rPr>
            <w:noProof/>
            <w:webHidden/>
          </w:rPr>
        </w:r>
        <w:r w:rsidR="0093447A">
          <w:rPr>
            <w:noProof/>
            <w:webHidden/>
          </w:rPr>
          <w:fldChar w:fldCharType="separate"/>
        </w:r>
        <w:r w:rsidR="0093447A">
          <w:rPr>
            <w:noProof/>
            <w:webHidden/>
          </w:rPr>
          <w:t>97</w:t>
        </w:r>
        <w:r w:rsidR="0093447A">
          <w:rPr>
            <w:noProof/>
            <w:webHidden/>
          </w:rPr>
          <w:fldChar w:fldCharType="end"/>
        </w:r>
      </w:hyperlink>
    </w:p>
    <w:p w14:paraId="5D872252"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07" w:history="1">
        <w:r w:rsidR="0093447A" w:rsidRPr="003D6998">
          <w:rPr>
            <w:rStyle w:val="Hyperlink"/>
            <w:noProof/>
          </w:rPr>
          <w:t>5.</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Logical View</w:t>
        </w:r>
        <w:r w:rsidR="0093447A">
          <w:rPr>
            <w:noProof/>
            <w:webHidden/>
          </w:rPr>
          <w:tab/>
        </w:r>
        <w:r w:rsidR="0093447A">
          <w:rPr>
            <w:noProof/>
            <w:webHidden/>
          </w:rPr>
          <w:fldChar w:fldCharType="begin"/>
        </w:r>
        <w:r w:rsidR="0093447A">
          <w:rPr>
            <w:noProof/>
            <w:webHidden/>
          </w:rPr>
          <w:instrText xml:space="preserve"> PAGEREF _Toc442109107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243C9C5A"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8" w:history="1">
        <w:r w:rsidR="0093447A" w:rsidRPr="003D6998">
          <w:rPr>
            <w:rStyle w:val="Hyperlink"/>
            <w:noProof/>
          </w:rPr>
          <w:t>5.1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_Toc442109108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4446E623"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09" w:history="1">
        <w:r w:rsidR="0093447A" w:rsidRPr="003D6998">
          <w:rPr>
            <w:rStyle w:val="Hyperlink"/>
            <w:noProof/>
          </w:rPr>
          <w:t>5.2</w:t>
        </w:r>
        <w:r w:rsidR="0093447A">
          <w:rPr>
            <w:rFonts w:asciiTheme="minorHAnsi" w:eastAsiaTheme="minorEastAsia" w:hAnsiTheme="minorHAnsi" w:cstheme="minorBidi"/>
            <w:b w:val="0"/>
            <w:bCs w:val="0"/>
            <w:noProof/>
            <w:szCs w:val="28"/>
            <w:lang w:bidi="th-TH"/>
          </w:rPr>
          <w:tab/>
        </w:r>
        <w:r w:rsidR="0093447A" w:rsidRPr="003D6998">
          <w:rPr>
            <w:rStyle w:val="Hyperlink"/>
            <w:noProof/>
          </w:rPr>
          <w:t>Design Packages</w:t>
        </w:r>
        <w:r w:rsidR="0093447A">
          <w:rPr>
            <w:noProof/>
            <w:webHidden/>
          </w:rPr>
          <w:tab/>
        </w:r>
        <w:r w:rsidR="0093447A">
          <w:rPr>
            <w:noProof/>
            <w:webHidden/>
          </w:rPr>
          <w:fldChar w:fldCharType="begin"/>
        </w:r>
        <w:r w:rsidR="0093447A">
          <w:rPr>
            <w:noProof/>
            <w:webHidden/>
          </w:rPr>
          <w:instrText xml:space="preserve"> PAGEREF _Toc442109109 \h </w:instrText>
        </w:r>
        <w:r w:rsidR="0093447A">
          <w:rPr>
            <w:noProof/>
            <w:webHidden/>
          </w:rPr>
        </w:r>
        <w:r w:rsidR="0093447A">
          <w:rPr>
            <w:noProof/>
            <w:webHidden/>
          </w:rPr>
          <w:fldChar w:fldCharType="separate"/>
        </w:r>
        <w:r w:rsidR="0093447A">
          <w:rPr>
            <w:noProof/>
            <w:webHidden/>
          </w:rPr>
          <w:t>99</w:t>
        </w:r>
        <w:r w:rsidR="0093447A">
          <w:rPr>
            <w:noProof/>
            <w:webHidden/>
          </w:rPr>
          <w:fldChar w:fldCharType="end"/>
        </w:r>
      </w:hyperlink>
    </w:p>
    <w:p w14:paraId="6EF7A474"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0" w:history="1">
        <w:r w:rsidR="0093447A" w:rsidRPr="003D6998">
          <w:rPr>
            <w:rStyle w:val="Hyperlink"/>
            <w:noProof/>
          </w:rPr>
          <w:t>6.</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Process View</w:t>
        </w:r>
        <w:r w:rsidR="0093447A">
          <w:rPr>
            <w:noProof/>
            <w:webHidden/>
          </w:rPr>
          <w:tab/>
        </w:r>
        <w:r w:rsidR="0093447A">
          <w:rPr>
            <w:noProof/>
            <w:webHidden/>
          </w:rPr>
          <w:fldChar w:fldCharType="begin"/>
        </w:r>
        <w:r w:rsidR="0093447A">
          <w:rPr>
            <w:noProof/>
            <w:webHidden/>
          </w:rPr>
          <w:instrText xml:space="preserve"> PAGEREF _Toc442109110 \h </w:instrText>
        </w:r>
        <w:r w:rsidR="0093447A">
          <w:rPr>
            <w:noProof/>
            <w:webHidden/>
          </w:rPr>
        </w:r>
        <w:r w:rsidR="0093447A">
          <w:rPr>
            <w:noProof/>
            <w:webHidden/>
          </w:rPr>
          <w:fldChar w:fldCharType="separate"/>
        </w:r>
        <w:r w:rsidR="0093447A">
          <w:rPr>
            <w:noProof/>
            <w:webHidden/>
          </w:rPr>
          <w:t>100</w:t>
        </w:r>
        <w:r w:rsidR="0093447A">
          <w:rPr>
            <w:noProof/>
            <w:webHidden/>
          </w:rPr>
          <w:fldChar w:fldCharType="end"/>
        </w:r>
      </w:hyperlink>
    </w:p>
    <w:p w14:paraId="2D6CEAE1"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1" w:history="1">
        <w:r w:rsidR="0093447A" w:rsidRPr="003D6998">
          <w:rPr>
            <w:rStyle w:val="Hyperlink"/>
            <w:noProof/>
          </w:rPr>
          <w:t>7.</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Deployment View</w:t>
        </w:r>
        <w:r w:rsidR="0093447A">
          <w:rPr>
            <w:noProof/>
            <w:webHidden/>
          </w:rPr>
          <w:tab/>
        </w:r>
        <w:r w:rsidR="0093447A">
          <w:rPr>
            <w:noProof/>
            <w:webHidden/>
          </w:rPr>
          <w:fldChar w:fldCharType="begin"/>
        </w:r>
        <w:r w:rsidR="0093447A">
          <w:rPr>
            <w:noProof/>
            <w:webHidden/>
          </w:rPr>
          <w:instrText xml:space="preserve"> PAGEREF _Toc442109111 \h </w:instrText>
        </w:r>
        <w:r w:rsidR="0093447A">
          <w:rPr>
            <w:noProof/>
            <w:webHidden/>
          </w:rPr>
        </w:r>
        <w:r w:rsidR="0093447A">
          <w:rPr>
            <w:noProof/>
            <w:webHidden/>
          </w:rPr>
          <w:fldChar w:fldCharType="separate"/>
        </w:r>
        <w:r w:rsidR="0093447A">
          <w:rPr>
            <w:noProof/>
            <w:webHidden/>
          </w:rPr>
          <w:t>101</w:t>
        </w:r>
        <w:r w:rsidR="0093447A">
          <w:rPr>
            <w:noProof/>
            <w:webHidden/>
          </w:rPr>
          <w:fldChar w:fldCharType="end"/>
        </w:r>
      </w:hyperlink>
    </w:p>
    <w:p w14:paraId="467B9394"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12" w:history="1">
        <w:r w:rsidR="0093447A" w:rsidRPr="003D6998">
          <w:rPr>
            <w:rStyle w:val="Hyperlink"/>
            <w:noProof/>
          </w:rPr>
          <w:t>8.</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Implementation View</w:t>
        </w:r>
        <w:r w:rsidR="0093447A">
          <w:rPr>
            <w:noProof/>
            <w:webHidden/>
          </w:rPr>
          <w:tab/>
        </w:r>
        <w:r w:rsidR="0093447A">
          <w:rPr>
            <w:noProof/>
            <w:webHidden/>
          </w:rPr>
          <w:fldChar w:fldCharType="begin"/>
        </w:r>
        <w:r w:rsidR="0093447A">
          <w:rPr>
            <w:noProof/>
            <w:webHidden/>
          </w:rPr>
          <w:instrText xml:space="preserve"> PAGEREF _Toc442109112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DD96671"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3" w:history="1">
        <w:r w:rsidR="0093447A" w:rsidRPr="003D6998">
          <w:rPr>
            <w:rStyle w:val="Hyperlink"/>
            <w:noProof/>
          </w:rPr>
          <w:t>8.1</w:t>
        </w:r>
        <w:r w:rsidR="0093447A">
          <w:rPr>
            <w:rFonts w:asciiTheme="minorHAnsi" w:eastAsiaTheme="minorEastAsia" w:hAnsiTheme="minorHAnsi" w:cstheme="minorBidi"/>
            <w:b w:val="0"/>
            <w:bCs w:val="0"/>
            <w:noProof/>
            <w:szCs w:val="28"/>
            <w:lang w:bidi="th-TH"/>
          </w:rPr>
          <w:tab/>
        </w:r>
        <w:r w:rsidR="0093447A" w:rsidRPr="003D6998">
          <w:rPr>
            <w:rStyle w:val="Hyperlink"/>
            <w:noProof/>
          </w:rPr>
          <w:t>Overview</w:t>
        </w:r>
        <w:r w:rsidR="0093447A">
          <w:rPr>
            <w:noProof/>
            <w:webHidden/>
          </w:rPr>
          <w:tab/>
        </w:r>
        <w:r w:rsidR="0093447A">
          <w:rPr>
            <w:noProof/>
            <w:webHidden/>
          </w:rPr>
          <w:fldChar w:fldCharType="begin"/>
        </w:r>
        <w:r w:rsidR="0093447A">
          <w:rPr>
            <w:noProof/>
            <w:webHidden/>
          </w:rPr>
          <w:instrText xml:space="preserve"> PAGEREF _Toc442109113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683BB013" w14:textId="77777777" w:rsidR="0093447A" w:rsidRDefault="008E36A2">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42109114" w:history="1">
        <w:r w:rsidR="0093447A" w:rsidRPr="003D6998">
          <w:rPr>
            <w:rStyle w:val="Hyperlink"/>
            <w:noProof/>
          </w:rPr>
          <w:t>8.2</w:t>
        </w:r>
        <w:r w:rsidR="0093447A">
          <w:rPr>
            <w:rFonts w:asciiTheme="minorHAnsi" w:eastAsiaTheme="minorEastAsia" w:hAnsiTheme="minorHAnsi" w:cstheme="minorBidi"/>
            <w:b w:val="0"/>
            <w:bCs w:val="0"/>
            <w:noProof/>
            <w:szCs w:val="28"/>
            <w:lang w:bidi="th-TH"/>
          </w:rPr>
          <w:tab/>
        </w:r>
        <w:r w:rsidR="0093447A" w:rsidRPr="003D6998">
          <w:rPr>
            <w:rStyle w:val="Hyperlink"/>
            <w:noProof/>
          </w:rPr>
          <w:t>Layers</w:t>
        </w:r>
        <w:r w:rsidR="0093447A">
          <w:rPr>
            <w:noProof/>
            <w:webHidden/>
          </w:rPr>
          <w:tab/>
        </w:r>
        <w:r w:rsidR="0093447A">
          <w:rPr>
            <w:noProof/>
            <w:webHidden/>
          </w:rPr>
          <w:fldChar w:fldCharType="begin"/>
        </w:r>
        <w:r w:rsidR="0093447A">
          <w:rPr>
            <w:noProof/>
            <w:webHidden/>
          </w:rPr>
          <w:instrText xml:space="preserve"> PAGEREF _Toc442109114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54DEBD7D"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5" w:history="1">
        <w:r w:rsidR="0093447A" w:rsidRPr="003D6998">
          <w:rPr>
            <w:rStyle w:val="Hyperlink"/>
            <w:noProof/>
          </w:rPr>
          <w:t>8.2.1</w:t>
        </w:r>
        <w:r w:rsidR="0093447A">
          <w:rPr>
            <w:rFonts w:asciiTheme="minorHAnsi" w:eastAsiaTheme="minorEastAsia" w:hAnsiTheme="minorHAnsi" w:cstheme="minorBidi"/>
            <w:noProof/>
            <w:sz w:val="22"/>
            <w:szCs w:val="28"/>
            <w:lang w:bidi="th-TH"/>
          </w:rPr>
          <w:tab/>
        </w:r>
        <w:r w:rsidR="0093447A" w:rsidRPr="003D6998">
          <w:rPr>
            <w:rStyle w:val="Hyperlink"/>
            <w:noProof/>
          </w:rPr>
          <w:t>Presentation Layer</w:t>
        </w:r>
        <w:r w:rsidR="0093447A">
          <w:rPr>
            <w:noProof/>
            <w:webHidden/>
          </w:rPr>
          <w:tab/>
        </w:r>
        <w:r w:rsidR="0093447A">
          <w:rPr>
            <w:noProof/>
            <w:webHidden/>
          </w:rPr>
          <w:fldChar w:fldCharType="begin"/>
        </w:r>
        <w:r w:rsidR="0093447A">
          <w:rPr>
            <w:noProof/>
            <w:webHidden/>
          </w:rPr>
          <w:instrText xml:space="preserve"> PAGEREF _Toc442109115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00185688"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6" w:history="1">
        <w:r w:rsidR="0093447A" w:rsidRPr="003D6998">
          <w:rPr>
            <w:rStyle w:val="Hyperlink"/>
            <w:noProof/>
          </w:rPr>
          <w:t>8.2.2</w:t>
        </w:r>
        <w:r w:rsidR="0093447A">
          <w:rPr>
            <w:rFonts w:asciiTheme="minorHAnsi" w:eastAsiaTheme="minorEastAsia" w:hAnsiTheme="minorHAnsi" w:cstheme="minorBidi"/>
            <w:noProof/>
            <w:sz w:val="22"/>
            <w:szCs w:val="28"/>
            <w:lang w:bidi="th-TH"/>
          </w:rPr>
          <w:tab/>
        </w:r>
        <w:r w:rsidR="0093447A" w:rsidRPr="003D6998">
          <w:rPr>
            <w:rStyle w:val="Hyperlink"/>
            <w:noProof/>
          </w:rPr>
          <w:t>Control layer</w:t>
        </w:r>
        <w:r w:rsidR="0093447A">
          <w:rPr>
            <w:noProof/>
            <w:webHidden/>
          </w:rPr>
          <w:tab/>
        </w:r>
        <w:r w:rsidR="0093447A">
          <w:rPr>
            <w:noProof/>
            <w:webHidden/>
          </w:rPr>
          <w:fldChar w:fldCharType="begin"/>
        </w:r>
        <w:r w:rsidR="0093447A">
          <w:rPr>
            <w:noProof/>
            <w:webHidden/>
          </w:rPr>
          <w:instrText xml:space="preserve"> PAGEREF _Toc442109116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0BC4505"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7" w:history="1">
        <w:r w:rsidR="0093447A" w:rsidRPr="003D6998">
          <w:rPr>
            <w:rStyle w:val="Hyperlink"/>
            <w:noProof/>
          </w:rPr>
          <w:t>8.2.3</w:t>
        </w:r>
        <w:r w:rsidR="0093447A">
          <w:rPr>
            <w:rFonts w:asciiTheme="minorHAnsi" w:eastAsiaTheme="minorEastAsia" w:hAnsiTheme="minorHAnsi" w:cstheme="minorBidi"/>
            <w:noProof/>
            <w:sz w:val="22"/>
            <w:szCs w:val="28"/>
            <w:lang w:bidi="th-TH"/>
          </w:rPr>
          <w:tab/>
        </w:r>
        <w:r w:rsidR="0093447A" w:rsidRPr="003D6998">
          <w:rPr>
            <w:rStyle w:val="Hyperlink"/>
            <w:noProof/>
          </w:rPr>
          <w:t>Resource Layer</w:t>
        </w:r>
        <w:r w:rsidR="0093447A">
          <w:rPr>
            <w:noProof/>
            <w:webHidden/>
          </w:rPr>
          <w:tab/>
        </w:r>
        <w:r w:rsidR="0093447A">
          <w:rPr>
            <w:noProof/>
            <w:webHidden/>
          </w:rPr>
          <w:fldChar w:fldCharType="begin"/>
        </w:r>
        <w:r w:rsidR="0093447A">
          <w:rPr>
            <w:noProof/>
            <w:webHidden/>
          </w:rPr>
          <w:instrText xml:space="preserve"> PAGEREF _Toc442109117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11B0B1B4"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8" w:history="1">
        <w:r w:rsidR="0093447A" w:rsidRPr="003D6998">
          <w:rPr>
            <w:rStyle w:val="Hyperlink"/>
            <w:noProof/>
          </w:rPr>
          <w:t>8.2.4</w:t>
        </w:r>
        <w:r w:rsidR="0093447A">
          <w:rPr>
            <w:rFonts w:asciiTheme="minorHAnsi" w:eastAsiaTheme="minorEastAsia" w:hAnsiTheme="minorHAnsi" w:cstheme="minorBidi"/>
            <w:noProof/>
            <w:sz w:val="22"/>
            <w:szCs w:val="28"/>
            <w:lang w:bidi="th-TH"/>
          </w:rPr>
          <w:tab/>
        </w:r>
        <w:r w:rsidR="0093447A" w:rsidRPr="003D6998">
          <w:rPr>
            <w:rStyle w:val="Hyperlink"/>
            <w:noProof/>
          </w:rPr>
          <w:t>Domain Layer</w:t>
        </w:r>
        <w:r w:rsidR="0093447A">
          <w:rPr>
            <w:noProof/>
            <w:webHidden/>
          </w:rPr>
          <w:tab/>
        </w:r>
        <w:r w:rsidR="0093447A">
          <w:rPr>
            <w:noProof/>
            <w:webHidden/>
          </w:rPr>
          <w:fldChar w:fldCharType="begin"/>
        </w:r>
        <w:r w:rsidR="0093447A">
          <w:rPr>
            <w:noProof/>
            <w:webHidden/>
          </w:rPr>
          <w:instrText xml:space="preserve"> PAGEREF _Toc442109118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9E022F" w14:textId="77777777" w:rsidR="0093447A" w:rsidRDefault="008E36A2">
      <w:pPr>
        <w:pStyle w:val="TOC3"/>
        <w:tabs>
          <w:tab w:val="left" w:pos="1200"/>
          <w:tab w:val="right" w:leader="dot" w:pos="9350"/>
        </w:tabs>
        <w:rPr>
          <w:rFonts w:asciiTheme="minorHAnsi" w:eastAsiaTheme="minorEastAsia" w:hAnsiTheme="minorHAnsi" w:cstheme="minorBidi"/>
          <w:noProof/>
          <w:sz w:val="22"/>
          <w:szCs w:val="28"/>
          <w:lang w:bidi="th-TH"/>
        </w:rPr>
      </w:pPr>
      <w:hyperlink w:anchor="_Toc442109119" w:history="1">
        <w:r w:rsidR="0093447A" w:rsidRPr="003D6998">
          <w:rPr>
            <w:rStyle w:val="Hyperlink"/>
            <w:noProof/>
          </w:rPr>
          <w:t>8.2.5</w:t>
        </w:r>
        <w:r w:rsidR="0093447A">
          <w:rPr>
            <w:rFonts w:asciiTheme="minorHAnsi" w:eastAsiaTheme="minorEastAsia" w:hAnsiTheme="minorHAnsi" w:cstheme="minorBidi"/>
            <w:noProof/>
            <w:sz w:val="22"/>
            <w:szCs w:val="28"/>
            <w:lang w:bidi="th-TH"/>
          </w:rPr>
          <w:tab/>
        </w:r>
        <w:r w:rsidR="0093447A" w:rsidRPr="003D6998">
          <w:rPr>
            <w:rStyle w:val="Hyperlink"/>
            <w:noProof/>
          </w:rPr>
          <w:t>Common Layer</w:t>
        </w:r>
        <w:r w:rsidR="0093447A">
          <w:rPr>
            <w:noProof/>
            <w:webHidden/>
          </w:rPr>
          <w:tab/>
        </w:r>
        <w:r w:rsidR="0093447A">
          <w:rPr>
            <w:noProof/>
            <w:webHidden/>
          </w:rPr>
          <w:fldChar w:fldCharType="begin"/>
        </w:r>
        <w:r w:rsidR="0093447A">
          <w:rPr>
            <w:noProof/>
            <w:webHidden/>
          </w:rPr>
          <w:instrText xml:space="preserve"> PAGEREF _Toc442109119 \h </w:instrText>
        </w:r>
        <w:r w:rsidR="0093447A">
          <w:rPr>
            <w:noProof/>
            <w:webHidden/>
          </w:rPr>
        </w:r>
        <w:r w:rsidR="0093447A">
          <w:rPr>
            <w:noProof/>
            <w:webHidden/>
          </w:rPr>
          <w:fldChar w:fldCharType="separate"/>
        </w:r>
        <w:r w:rsidR="0093447A">
          <w:rPr>
            <w:noProof/>
            <w:webHidden/>
          </w:rPr>
          <w:t>102</w:t>
        </w:r>
        <w:r w:rsidR="0093447A">
          <w:rPr>
            <w:noProof/>
            <w:webHidden/>
          </w:rPr>
          <w:fldChar w:fldCharType="end"/>
        </w:r>
      </w:hyperlink>
    </w:p>
    <w:p w14:paraId="42C69CF7" w14:textId="77777777" w:rsidR="0093447A" w:rsidRDefault="008E36A2">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42109120" w:history="1">
        <w:r w:rsidR="0093447A" w:rsidRPr="003D6998">
          <w:rPr>
            <w:rStyle w:val="Hyperlink"/>
            <w:noProof/>
          </w:rPr>
          <w:t>9.</w:t>
        </w:r>
        <w:r w:rsidR="0093447A">
          <w:rPr>
            <w:rFonts w:asciiTheme="minorHAnsi" w:eastAsiaTheme="minorEastAsia" w:hAnsiTheme="minorHAnsi" w:cstheme="minorBidi"/>
            <w:b w:val="0"/>
            <w:bCs w:val="0"/>
            <w:i w:val="0"/>
            <w:iCs w:val="0"/>
            <w:noProof/>
            <w:sz w:val="22"/>
            <w:szCs w:val="28"/>
            <w:lang w:bidi="th-TH"/>
          </w:rPr>
          <w:tab/>
        </w:r>
        <w:r w:rsidR="0093447A" w:rsidRPr="003D6998">
          <w:rPr>
            <w:rStyle w:val="Hyperlink"/>
            <w:noProof/>
          </w:rPr>
          <w:t>Data View</w:t>
        </w:r>
        <w:r w:rsidR="0093447A">
          <w:rPr>
            <w:noProof/>
            <w:webHidden/>
          </w:rPr>
          <w:tab/>
        </w:r>
        <w:r w:rsidR="0093447A">
          <w:rPr>
            <w:noProof/>
            <w:webHidden/>
          </w:rPr>
          <w:fldChar w:fldCharType="begin"/>
        </w:r>
        <w:r w:rsidR="0093447A">
          <w:rPr>
            <w:noProof/>
            <w:webHidden/>
          </w:rPr>
          <w:instrText xml:space="preserve"> PAGEREF _Toc442109120 \h </w:instrText>
        </w:r>
        <w:r w:rsidR="0093447A">
          <w:rPr>
            <w:noProof/>
            <w:webHidden/>
          </w:rPr>
        </w:r>
        <w:r w:rsidR="0093447A">
          <w:rPr>
            <w:noProof/>
            <w:webHidden/>
          </w:rPr>
          <w:fldChar w:fldCharType="separate"/>
        </w:r>
        <w:r w:rsidR="0093447A">
          <w:rPr>
            <w:noProof/>
            <w:webHidden/>
          </w:rPr>
          <w:t>103</w:t>
        </w:r>
        <w:r w:rsidR="0093447A">
          <w:rPr>
            <w:noProof/>
            <w:webHidden/>
          </w:rPr>
          <w:fldChar w:fldCharType="end"/>
        </w:r>
      </w:hyperlink>
    </w:p>
    <w:p w14:paraId="58808C0A" w14:textId="77777777" w:rsidR="00DE28EF" w:rsidRDefault="00EB50BD" w:rsidP="00EB50BD">
      <w:r>
        <w:fldChar w:fldCharType="end"/>
      </w:r>
    </w:p>
    <w:p w14:paraId="56895371" w14:textId="77777777" w:rsidR="00EB50BD" w:rsidRDefault="00FA715D" w:rsidP="00EB50BD">
      <w:pPr>
        <w:pStyle w:val="Heading1"/>
      </w:pPr>
      <w:bookmarkStart w:id="10" w:name="_Toc171390496"/>
      <w:bookmarkStart w:id="11" w:name="_Toc199920128"/>
      <w:bookmarkStart w:id="12" w:name="_Toc199920564"/>
      <w:bookmarkStart w:id="13" w:name="_Toc201395427"/>
      <w:bookmarkStart w:id="14" w:name="_Ref405565339"/>
      <w:bookmarkStart w:id="15" w:name="_Toc442108886"/>
      <w:r>
        <w:lastRenderedPageBreak/>
        <w:t>Introduction</w:t>
      </w:r>
      <w:bookmarkEnd w:id="10"/>
      <w:bookmarkEnd w:id="11"/>
      <w:bookmarkEnd w:id="12"/>
      <w:bookmarkEnd w:id="13"/>
      <w:bookmarkEnd w:id="14"/>
      <w:bookmarkEnd w:id="15"/>
    </w:p>
    <w:p w14:paraId="6D5300E5" w14:textId="77777777" w:rsidR="00EB50BD" w:rsidRDefault="00FA715D" w:rsidP="00EB50BD">
      <w:pPr>
        <w:pStyle w:val="Heading2"/>
      </w:pPr>
      <w:bookmarkStart w:id="16" w:name="_Toc442108887"/>
      <w:bookmarkStart w:id="17" w:name="OLE_LINK9"/>
      <w:bookmarkStart w:id="18" w:name="OLE_LINK10"/>
      <w:r>
        <w:t>Purpose</w:t>
      </w:r>
      <w:bookmarkEnd w:id="16"/>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19" w:name="_Toc442108888"/>
      <w:r>
        <w:t>Scope</w:t>
      </w:r>
      <w:bookmarkEnd w:id="19"/>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0" w:name="_Toc442108889"/>
      <w:r w:rsidRPr="00FA715D">
        <w:t>Definitions, Acronyms and Abbreviations</w:t>
      </w:r>
      <w:bookmarkEnd w:id="20"/>
    </w:p>
    <w:p w14:paraId="22411F0D" w14:textId="77777777" w:rsidR="00307C69" w:rsidRDefault="00307C69" w:rsidP="00307C69">
      <w:pPr>
        <w:pStyle w:val="BodyText"/>
      </w:pPr>
    </w:p>
    <w:p w14:paraId="3750EFF1" w14:textId="77777777" w:rsidR="00307C69" w:rsidRDefault="00307C69" w:rsidP="00307C69">
      <w:pPr>
        <w:pStyle w:val="Heading2"/>
      </w:pPr>
      <w:bookmarkStart w:id="21" w:name="_Toc442108890"/>
      <w:r>
        <w:t>References</w:t>
      </w:r>
      <w:bookmarkEnd w:id="21"/>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7"/>
    <w:bookmarkEnd w:id="18"/>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2" w:name="_Toc143058783"/>
      <w:bookmarkStart w:id="23" w:name="OLE_LINK7"/>
      <w:bookmarkStart w:id="24"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5" w:name="_Toc492766847"/>
      <w:bookmarkStart w:id="26" w:name="_Toc110227484"/>
      <w:bookmarkStart w:id="27" w:name="_Toc442108891"/>
      <w:bookmarkStart w:id="28" w:name="_Toc196586359"/>
      <w:bookmarkStart w:id="29" w:name="_Toc199920132"/>
      <w:bookmarkStart w:id="30" w:name="_Toc199920568"/>
      <w:bookmarkStart w:id="31" w:name="_Toc201395433"/>
      <w:bookmarkEnd w:id="22"/>
      <w:bookmarkEnd w:id="23"/>
      <w:bookmarkEnd w:id="24"/>
      <w:r>
        <w:lastRenderedPageBreak/>
        <w:t>Architectural Goals and Constraints</w:t>
      </w:r>
      <w:bookmarkEnd w:id="25"/>
      <w:bookmarkEnd w:id="26"/>
      <w:bookmarkEnd w:id="27"/>
    </w:p>
    <w:p w14:paraId="4D143F4D" w14:textId="77777777" w:rsidR="00A667AA" w:rsidRDefault="00203202" w:rsidP="00A667AA">
      <w:pPr>
        <w:pStyle w:val="Heading2"/>
      </w:pPr>
      <w:bookmarkStart w:id="32" w:name="_Toc442108892"/>
      <w:r>
        <w:t>Technical Platform</w:t>
      </w:r>
      <w:bookmarkEnd w:id="32"/>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3" w:name="_Toc442108893"/>
      <w:r>
        <w:t>Security</w:t>
      </w:r>
      <w:bookmarkEnd w:id="33"/>
    </w:p>
    <w:p w14:paraId="43AC6AB2" w14:textId="77777777" w:rsidR="00203202" w:rsidRDefault="00203202" w:rsidP="00203202">
      <w:pPr>
        <w:pStyle w:val="Heading2"/>
      </w:pPr>
      <w:bookmarkStart w:id="34" w:name="_Toc442108894"/>
      <w:r>
        <w:t>Persistence</w:t>
      </w:r>
      <w:bookmarkEnd w:id="34"/>
    </w:p>
    <w:p w14:paraId="48860894" w14:textId="77777777" w:rsidR="00203202" w:rsidRDefault="00203202" w:rsidP="00203202">
      <w:pPr>
        <w:pStyle w:val="Heading2"/>
      </w:pPr>
      <w:bookmarkStart w:id="35" w:name="_Toc442108895"/>
      <w:r>
        <w:t>Reliability/Availability</w:t>
      </w:r>
      <w:bookmarkEnd w:id="35"/>
    </w:p>
    <w:p w14:paraId="5903EE68" w14:textId="77777777" w:rsidR="00203202" w:rsidRDefault="00527961" w:rsidP="00203202">
      <w:pPr>
        <w:pStyle w:val="Heading2"/>
      </w:pPr>
      <w:bookmarkStart w:id="36" w:name="_Toc442108896"/>
      <w:r>
        <w:t>Performance</w:t>
      </w:r>
      <w:bookmarkEnd w:id="36"/>
    </w:p>
    <w:p w14:paraId="06DDE10E" w14:textId="77777777" w:rsidR="00203202" w:rsidRDefault="00527961" w:rsidP="00203202">
      <w:pPr>
        <w:pStyle w:val="Heading2"/>
      </w:pPr>
      <w:bookmarkStart w:id="37" w:name="_Toc442108897"/>
      <w:r>
        <w:t>Internationalization</w:t>
      </w:r>
      <w:bookmarkEnd w:id="37"/>
    </w:p>
    <w:p w14:paraId="090F7E53" w14:textId="77777777" w:rsidR="00027883" w:rsidRPr="00027883" w:rsidRDefault="00027883" w:rsidP="00027883"/>
    <w:p w14:paraId="326DFE62" w14:textId="77777777" w:rsidR="001D760A" w:rsidRDefault="004E2608" w:rsidP="001D760A">
      <w:pPr>
        <w:pStyle w:val="Heading1"/>
      </w:pPr>
      <w:bookmarkStart w:id="38" w:name="_Toc442108898"/>
      <w:r>
        <w:lastRenderedPageBreak/>
        <w:t>Use-Case</w:t>
      </w:r>
      <w:r w:rsidR="00345EA8">
        <w:t xml:space="preserve"> View</w:t>
      </w:r>
      <w:bookmarkEnd w:id="38"/>
    </w:p>
    <w:p w14:paraId="40C4D356" w14:textId="77777777" w:rsidR="001D760A" w:rsidRDefault="00EF6FC8" w:rsidP="001D760A">
      <w:pPr>
        <w:pStyle w:val="Heading2"/>
      </w:pPr>
      <w:bookmarkStart w:id="39" w:name="_Toc442108899"/>
      <w:r>
        <w:t>Import OAGIS 10 Model into the Database</w:t>
      </w:r>
      <w:bookmarkEnd w:id="39"/>
    </w:p>
    <w:p w14:paraId="59EC6CFF" w14:textId="77777777" w:rsidR="00802CD5" w:rsidRDefault="00E62CCF" w:rsidP="00802CD5">
      <w:r>
        <w:t>Create a default user with user id</w:t>
      </w:r>
      <w:r w:rsidR="00802CD5">
        <w:t xml:space="preserve"> </w:t>
      </w:r>
      <w:r>
        <w:t>“O</w:t>
      </w:r>
      <w:r w:rsidR="00802CD5">
        <w:t>AGIS</w:t>
      </w:r>
      <w:r>
        <w:t>User” with password the same as the user id.</w:t>
      </w:r>
    </w:p>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0" w:name="_Toc442108900"/>
      <w:r>
        <w:t>Import OAGIS</w:t>
      </w:r>
      <w:r w:rsidR="0014329D">
        <w:t xml:space="preserve"> Model into the Database</w:t>
      </w:r>
      <w:bookmarkEnd w:id="40"/>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41" w:name="_Toc442108901"/>
      <w:r>
        <w:t>Fix to OAGIS 10.1</w:t>
      </w:r>
      <w:bookmarkEnd w:id="41"/>
    </w:p>
    <w:p w14:paraId="79003FFA" w14:textId="77777777" w:rsidR="00586621" w:rsidRPr="00586621" w:rsidRDefault="00586621" w:rsidP="00586621">
      <w:r>
        <w:t>There are fixes that needs to be done to OAGIS 10.1 before executing the imports</w:t>
      </w:r>
      <w:r w:rsidR="00956899">
        <w:t>. All fixes have been entered as Issues in the GitHub. These are expected to be fixed in OAGIS 10.2.</w:t>
      </w:r>
    </w:p>
    <w:p w14:paraId="19A33FA7" w14:textId="77777777" w:rsidR="0014600A" w:rsidRDefault="0014600A" w:rsidP="00985C7A">
      <w:pPr>
        <w:pStyle w:val="Heading4"/>
      </w:pPr>
      <w:bookmarkStart w:id="42" w:name="_Toc442108902"/>
      <w:bookmarkStart w:id="43" w:name="_Ref442711306"/>
      <w:r>
        <w:t>Create an OAGIS user</w:t>
      </w:r>
      <w:bookmarkEnd w:id="42"/>
      <w:bookmarkEnd w:id="43"/>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44" w:name="_Ref442714265"/>
      <w:bookmarkStart w:id="45" w:name="_Toc442108903"/>
      <w:r>
        <w:t>Populate the namespace table</w:t>
      </w:r>
      <w:bookmarkEnd w:id="4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77777777"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2980D61F" w14:textId="77777777"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4EA31C22" w14:textId="77777777" w:rsidR="0075380B" w:rsidRDefault="0075380B" w:rsidP="006C6EF3">
      <w:r w:rsidRPr="0075380B">
        <w:rPr>
          <w:rStyle w:val="CodeChar"/>
        </w:rPr>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170303">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r>
        <w:t>Populate the release table</w:t>
      </w:r>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lastRenderedPageBreak/>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77777777" w:rsidR="00A55B32" w:rsidRPr="00170303"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723894">
        <w:t>3.1.1.3</w:t>
      </w:r>
      <w:r w:rsidR="00723894">
        <w:fldChar w:fldCharType="end"/>
      </w:r>
      <w:r w:rsidR="00723894">
        <w:t>.</w:t>
      </w:r>
    </w:p>
    <w:p w14:paraId="1BF12931" w14:textId="77777777" w:rsidR="00985C7A" w:rsidRDefault="00985C7A" w:rsidP="00985C7A">
      <w:pPr>
        <w:pStyle w:val="Heading4"/>
      </w:pPr>
      <w:r>
        <w:t>Populate CDT data</w:t>
      </w:r>
      <w:bookmarkEnd w:id="45"/>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46" w:name="_Toc442108904"/>
      <w:r>
        <w:rPr>
          <w:rFonts w:eastAsiaTheme="minorEastAsia"/>
        </w:rPr>
        <w:t xml:space="preserve">Populate the </w:t>
      </w:r>
      <w:r w:rsidR="00723894">
        <w:rPr>
          <w:rFonts w:eastAsiaTheme="minorEastAsia"/>
        </w:rPr>
        <w:t>xbt</w:t>
      </w:r>
      <w:r>
        <w:rPr>
          <w:rFonts w:eastAsiaTheme="minorEastAsia"/>
        </w:rPr>
        <w:t xml:space="preserve"> table</w:t>
      </w:r>
      <w:bookmarkEnd w:id="46"/>
    </w:p>
    <w:p w14:paraId="28FA988B" w14:textId="77777777" w:rsidR="00627F7B" w:rsidRDefault="00627F7B" w:rsidP="00627F7B">
      <w:pPr>
        <w:rPr>
          <w:rFonts w:eastAsiaTheme="minorEastAsia"/>
        </w:rPr>
      </w:pPr>
      <w:r>
        <w:rPr>
          <w:rFonts w:eastAsiaTheme="minorEastAsia"/>
        </w:rPr>
        <w:t xml:space="preserve">Populate this table with W3C XSD built-in datatypes </w:t>
      </w:r>
      <w:r w:rsidR="003E3587">
        <w:rPr>
          <w:rFonts w:eastAsiaTheme="minorEastAsia"/>
        </w:rPr>
        <w:t xml:space="preserve">from the types hierarchy in the figure below (from  </w:t>
      </w:r>
      <w:hyperlink r:id="rId8" w:anchor="built-in-datatypes" w:history="1">
        <w:r w:rsidR="003E3587" w:rsidRPr="003B0F27">
          <w:rPr>
            <w:rStyle w:val="Hyperlink"/>
            <w:rFonts w:eastAsiaTheme="minorEastAsia"/>
          </w:rPr>
          <w:t>http://www.w3.org/TR/xmlschema-2/#built-in-datatypes</w:t>
        </w:r>
      </w:hyperlink>
      <w:r w:rsidR="003E3587">
        <w:rPr>
          <w:rFonts w:eastAsiaTheme="minorEastAsia"/>
        </w:rPr>
        <w:t>). At this point only bring in the types in the polygon.</w:t>
      </w:r>
    </w:p>
    <w:p w14:paraId="30BAD4E1" w14:textId="77777777" w:rsidR="00723894" w:rsidRDefault="00723894" w:rsidP="00627F7B">
      <w:pPr>
        <w:rPr>
          <w:rFonts w:eastAsiaTheme="minorEastAsia"/>
        </w:rPr>
      </w:pPr>
    </w:p>
    <w:p w14:paraId="0A85980E" w14:textId="77777777" w:rsidR="00627F7B" w:rsidRDefault="00723894" w:rsidP="00627F7B">
      <w:pPr>
        <w:rPr>
          <w:rFonts w:eastAsiaTheme="minorEastAsia"/>
        </w:rPr>
      </w:pPr>
      <w:r>
        <w:rPr>
          <w:rStyle w:val="CodeChar"/>
          <w:rFonts w:eastAsiaTheme="minorEastAsia"/>
        </w:rPr>
        <w:t>xbt</w:t>
      </w:r>
      <w:r w:rsidR="00627F7B" w:rsidRPr="00494218">
        <w:rPr>
          <w:rStyle w:val="CodeChar"/>
          <w:rFonts w:eastAsiaTheme="minorEastAsia"/>
        </w:rPr>
        <w:t>_</w:t>
      </w:r>
      <w:r>
        <w:rPr>
          <w:rStyle w:val="CodeChar"/>
          <w:rFonts w:eastAsiaTheme="minorEastAsia"/>
        </w:rPr>
        <w:t>id</w:t>
      </w:r>
      <w:r w:rsidR="00627F7B">
        <w:rPr>
          <w:rFonts w:eastAsiaTheme="minorEastAsia"/>
        </w:rPr>
        <w:t xml:space="preserve"> </w:t>
      </w:r>
      <w:r w:rsidR="00627F7B">
        <w:t>= Auto-generate database key.</w:t>
      </w:r>
    </w:p>
    <w:p w14:paraId="4226FC2B" w14:textId="77777777" w:rsidR="00627F7B" w:rsidRPr="00494218" w:rsidRDefault="00723894" w:rsidP="00627F7B">
      <w:pPr>
        <w:rPr>
          <w:rFonts w:eastAsiaTheme="minorEastAsia"/>
        </w:rPr>
      </w:pPr>
      <w:r>
        <w:rPr>
          <w:rStyle w:val="CodeChar"/>
          <w:rFonts w:eastAsiaTheme="minorEastAsia"/>
        </w:rPr>
        <w:t>b</w:t>
      </w:r>
      <w:r w:rsidR="00627F7B" w:rsidRPr="00494218">
        <w:rPr>
          <w:rStyle w:val="CodeChar"/>
          <w:rFonts w:eastAsiaTheme="minorEastAsia"/>
        </w:rPr>
        <w:t>uiltIn_</w:t>
      </w:r>
      <w:r>
        <w:rPr>
          <w:rStyle w:val="CodeChar"/>
          <w:rFonts w:eastAsiaTheme="minorEastAsia"/>
        </w:rPr>
        <w:t>t</w:t>
      </w:r>
      <w:r w:rsidR="00627F7B" w:rsidRPr="00494218">
        <w:rPr>
          <w:rStyle w:val="CodeChar"/>
          <w:rFonts w:eastAsiaTheme="minorEastAsia"/>
        </w:rPr>
        <w:t>ype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prefix with </w:t>
      </w:r>
      <w:r w:rsidR="00627F7B" w:rsidRPr="00723894">
        <w:rPr>
          <w:rStyle w:val="CodeChar"/>
          <w:rFonts w:eastAsiaTheme="minorEastAsia"/>
        </w:rPr>
        <w:t>‘xsd:’</w:t>
      </w:r>
      <w:r w:rsidR="00627F7B">
        <w:rPr>
          <w:rFonts w:eastAsiaTheme="minorEastAsia"/>
        </w:rPr>
        <w:t xml:space="preserve">, e.g., </w:t>
      </w:r>
      <w:r w:rsidR="00627F7B" w:rsidRPr="00723894">
        <w:rPr>
          <w:rStyle w:val="CodeChar"/>
          <w:rFonts w:eastAsiaTheme="minorEastAsia"/>
        </w:rPr>
        <w:t>‘xsd:token’</w:t>
      </w:r>
      <w:r w:rsidR="00627F7B">
        <w:rPr>
          <w:rFonts w:eastAsiaTheme="minorEastAsia"/>
        </w:rPr>
        <w:t>.</w:t>
      </w:r>
      <w:r w:rsidR="00764834">
        <w:rPr>
          <w:rFonts w:eastAsiaTheme="minorEastAsia"/>
        </w:rPr>
        <w:t xml:space="preserve"> </w:t>
      </w:r>
    </w:p>
    <w:p w14:paraId="6CA4E877" w14:textId="77777777" w:rsidR="00627F7B" w:rsidRDefault="00723894" w:rsidP="00627F7B">
      <w:pPr>
        <w:rPr>
          <w:rFonts w:eastAsiaTheme="minorEastAsia"/>
        </w:rPr>
      </w:pPr>
      <w:r>
        <w:rPr>
          <w:rStyle w:val="CodeChar"/>
          <w:rFonts w:eastAsiaTheme="minorEastAsia"/>
        </w:rPr>
        <w:t>n</w:t>
      </w:r>
      <w:r w:rsidR="00627F7B" w:rsidRPr="00494218">
        <w:rPr>
          <w:rStyle w:val="CodeChar"/>
          <w:rFonts w:eastAsiaTheme="minorEastAsia"/>
        </w:rPr>
        <w:t>ame</w:t>
      </w:r>
      <w:r w:rsidR="00627F7B">
        <w:rPr>
          <w:rFonts w:eastAsiaTheme="minorEastAsia"/>
        </w:rPr>
        <w:t xml:space="preserve"> = Take the names from the </w:t>
      </w:r>
      <w:r w:rsidR="003E3587">
        <w:rPr>
          <w:rFonts w:eastAsiaTheme="minorEastAsia"/>
        </w:rPr>
        <w:t>types hierarchy</w:t>
      </w:r>
      <w:r w:rsidR="00627F7B">
        <w:rPr>
          <w:rFonts w:eastAsiaTheme="minorEastAsia"/>
        </w:rPr>
        <w:t xml:space="preserve"> and apply a few separation patterns as follows.</w:t>
      </w:r>
    </w:p>
    <w:p w14:paraId="0D771E2F" w14:textId="77777777" w:rsidR="00627F7B" w:rsidRDefault="00627F7B" w:rsidP="008F2EBB">
      <w:pPr>
        <w:pStyle w:val="ListParagraph"/>
        <w:numPr>
          <w:ilvl w:val="0"/>
          <w:numId w:val="6"/>
        </w:numPr>
        <w:rPr>
          <w:rFonts w:eastAsiaTheme="minorEastAsia"/>
        </w:rPr>
      </w:pPr>
      <w:r>
        <w:rPr>
          <w:rFonts w:eastAsiaTheme="minorEastAsia"/>
        </w:rPr>
        <w:t>Use all lower case letters.</w:t>
      </w:r>
    </w:p>
    <w:p w14:paraId="2DCDBBC7" w14:textId="77777777" w:rsidR="00627F7B" w:rsidRDefault="00627F7B" w:rsidP="008F2EBB">
      <w:pPr>
        <w:pStyle w:val="ListParagraph"/>
        <w:numPr>
          <w:ilvl w:val="0"/>
          <w:numId w:val="6"/>
        </w:numPr>
        <w:rPr>
          <w:rFonts w:eastAsiaTheme="minorEastAsia"/>
        </w:rPr>
      </w:pPr>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p>
    <w:p w14:paraId="48A99ECE" w14:textId="77777777" w:rsidR="00320BB6" w:rsidRDefault="00320BB6" w:rsidP="008F2EBB">
      <w:pPr>
        <w:pStyle w:val="ListParagraph"/>
        <w:numPr>
          <w:ilvl w:val="0"/>
          <w:numId w:val="6"/>
        </w:numPr>
        <w:rPr>
          <w:rFonts w:eastAsiaTheme="minorEastAsia"/>
        </w:rPr>
      </w:pPr>
      <w:r>
        <w:rPr>
          <w:rFonts w:eastAsiaTheme="minorEastAsia"/>
        </w:rPr>
        <w:t>g = Gregorian</w:t>
      </w:r>
    </w:p>
    <w:p w14:paraId="2E3E12B0" w14:textId="77777777" w:rsidR="00AA5FCE" w:rsidRPr="00AA5FCE" w:rsidRDefault="00723894" w:rsidP="00AA5FCE">
      <w:pPr>
        <w:rPr>
          <w:rFonts w:eastAsiaTheme="minorEastAsia"/>
        </w:rPr>
      </w:pPr>
      <w:r>
        <w:rPr>
          <w:rStyle w:val="CodeChar"/>
          <w:rFonts w:eastAsiaTheme="minorEastAsia"/>
        </w:rPr>
        <w:t>s</w:t>
      </w:r>
      <w:r w:rsidR="00AA5FCE" w:rsidRPr="003E3587">
        <w:rPr>
          <w:rStyle w:val="CodeChar"/>
          <w:rFonts w:eastAsiaTheme="minorEastAsia"/>
        </w:rPr>
        <w:t>ubtype_</w:t>
      </w:r>
      <w:r>
        <w:rPr>
          <w:rStyle w:val="CodeChar"/>
          <w:rFonts w:eastAsiaTheme="minorEastAsia"/>
        </w:rPr>
        <w:t>of</w:t>
      </w:r>
      <w:r w:rsidR="00AA5FCE" w:rsidRPr="003E3587">
        <w:rPr>
          <w:rStyle w:val="CodeChar"/>
          <w:rFonts w:eastAsiaTheme="minorEastAsia"/>
        </w:rPr>
        <w:t>_</w:t>
      </w:r>
      <w:r>
        <w:rPr>
          <w:rStyle w:val="CodeChar"/>
          <w:rFonts w:eastAsiaTheme="minorEastAsia"/>
        </w:rPr>
        <w:t>xbt</w:t>
      </w:r>
      <w:r w:rsidR="00AA5FCE" w:rsidRPr="003E3587">
        <w:rPr>
          <w:rStyle w:val="CodeChar"/>
          <w:rFonts w:eastAsiaTheme="minorEastAsia"/>
        </w:rPr>
        <w:t>_</w:t>
      </w:r>
      <w:r>
        <w:rPr>
          <w:rStyle w:val="CodeChar"/>
          <w:rFonts w:eastAsiaTheme="minorEastAsia"/>
        </w:rPr>
        <w:t>id</w:t>
      </w:r>
      <w:r w:rsidR="00AA5FCE">
        <w:rPr>
          <w:rFonts w:eastAsiaTheme="minorEastAsia"/>
        </w:rPr>
        <w:t xml:space="preserve"> = Self-referenced foreign key to the </w:t>
      </w:r>
      <w:r w:rsidR="00736ABC">
        <w:rPr>
          <w:rStyle w:val="CodeChar"/>
          <w:rFonts w:eastAsiaTheme="minorEastAsia"/>
        </w:rPr>
        <w:t>xbt</w:t>
      </w:r>
      <w:r w:rsidR="00AA5FCE" w:rsidRPr="00723894">
        <w:rPr>
          <w:rStyle w:val="CodeChar"/>
          <w:rFonts w:eastAsiaTheme="minorEastAsia"/>
        </w:rPr>
        <w:t>_</w:t>
      </w:r>
      <w:r w:rsidR="00736ABC">
        <w:rPr>
          <w:rStyle w:val="CodeChar"/>
          <w:rFonts w:eastAsiaTheme="minorEastAsia"/>
        </w:rPr>
        <w:t>id</w:t>
      </w:r>
      <w:r w:rsidR="003E3587">
        <w:rPr>
          <w:rFonts w:eastAsiaTheme="minorEastAsia"/>
        </w:rPr>
        <w:t xml:space="preserve"> of the parent type in the hierarchy.</w:t>
      </w:r>
    </w:p>
    <w:p w14:paraId="1E5FB937" w14:textId="77777777" w:rsidR="00764834" w:rsidRPr="00764834" w:rsidRDefault="00711470" w:rsidP="00764834">
      <w:pPr>
        <w:rPr>
          <w:rStyle w:val="IntenseEmphasis"/>
          <w:rFonts w:eastAsiaTheme="minorEastAsia"/>
          <w:b w:val="0"/>
          <w:bCs w:val="0"/>
          <w:i w:val="0"/>
          <w:iCs w:val="0"/>
          <w:color w:val="auto"/>
        </w:rPr>
      </w:pPr>
      <w:r>
        <w:rPr>
          <w:rFonts w:eastAsiaTheme="minorEastAsia"/>
          <w:noProof/>
          <w:lang w:bidi="th-TH"/>
        </w:rPr>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p>
    <w:p w14:paraId="59512D33" w14:textId="77777777" w:rsidR="00E62CCF" w:rsidRPr="003172B3" w:rsidRDefault="00E62CCF" w:rsidP="003172B3">
      <w:pPr>
        <w:pStyle w:val="Heading5"/>
        <w:rPr>
          <w:rStyle w:val="IntenseEmphasis"/>
          <w:b/>
          <w:bCs w:val="0"/>
          <w:i/>
          <w:iCs w:val="0"/>
          <w:color w:val="548DD4" w:themeColor="text2" w:themeTint="99"/>
        </w:rPr>
      </w:pPr>
      <w:bookmarkStart w:id="47" w:name="_Toc44210890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47"/>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48" w:name="_Toc442108906"/>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49"/>
      <w:r w:rsidRPr="003172B3">
        <w:rPr>
          <w:rStyle w:val="IntenseEmphasis"/>
          <w:b/>
          <w:bCs w:val="0"/>
          <w:i/>
          <w:iCs w:val="0"/>
          <w:color w:val="548DD4" w:themeColor="text2" w:themeTint="99"/>
        </w:rPr>
        <w:t>table</w:t>
      </w:r>
      <w:bookmarkEnd w:id="48"/>
      <w:commentRangeEnd w:id="49"/>
      <w:r w:rsidR="00C61BF6">
        <w:rPr>
          <w:rStyle w:val="CommentReference"/>
          <w:b w:val="0"/>
          <w:i w:val="0"/>
          <w:color w:val="auto"/>
        </w:rPr>
        <w:commentReference w:id="49"/>
      </w:r>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50" w:name="_Toc442108907"/>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50"/>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51" w:name="_Ref390787662"/>
      <w:bookmarkStart w:id="52" w:name="_Toc442108908"/>
      <w:r w:rsidRPr="003172B3">
        <w:rPr>
          <w:rStyle w:val="IntenseEmphasis"/>
          <w:b/>
          <w:bCs w:val="0"/>
          <w:i/>
          <w:iCs w:val="0"/>
          <w:color w:val="548DD4" w:themeColor="text2" w:themeTint="99"/>
        </w:rPr>
        <w:lastRenderedPageBreak/>
        <w:t xml:space="preserve">Populate the </w:t>
      </w:r>
      <w:r w:rsidR="005C46FF">
        <w:rPr>
          <w:rStyle w:val="IntenseEmphasis"/>
          <w:b/>
          <w:bCs w:val="0"/>
          <w:i/>
          <w:iCs w:val="0"/>
          <w:color w:val="548DD4" w:themeColor="text2" w:themeTint="99"/>
        </w:rPr>
        <w:t>cdt_awd_pri_xps_type_map</w:t>
      </w:r>
      <w:bookmarkEnd w:id="51"/>
      <w:bookmarkEnd w:id="52"/>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77777777" w:rsidR="00EF6BE9" w:rsidRDefault="00466A2F" w:rsidP="00466A2F">
            <w:r>
              <w:t>xsd:boolean</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53"/>
            <w:r>
              <w:t>Double</w:t>
            </w:r>
            <w:commentRangeEnd w:id="53"/>
            <w:r w:rsidR="003A66D8">
              <w:rPr>
                <w:rStyle w:val="CommentReference"/>
              </w:rPr>
              <w:commentReference w:id="5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54"/>
            <w:r>
              <w:t>xsd:</w:t>
            </w:r>
            <w:r w:rsidR="00315B6B">
              <w:t>positiveI</w:t>
            </w:r>
            <w:r>
              <w:t>nteger</w:t>
            </w:r>
            <w:commentRangeEnd w:id="54"/>
            <w:r w:rsidR="0047227C">
              <w:rPr>
                <w:rStyle w:val="CommentReference"/>
              </w:rPr>
              <w:commentReference w:id="5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55"/>
            <w:r>
              <w:t>xsd:token</w:t>
            </w:r>
            <w:commentRangeEnd w:id="55"/>
            <w:r w:rsidR="003C63C1">
              <w:rPr>
                <w:rStyle w:val="CommentReference"/>
              </w:rPr>
              <w:commentReference w:id="5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lastRenderedPageBreak/>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56" w:name="_Toc442108909"/>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5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57" w:name="_Toc442108910"/>
      <w:r>
        <w:t xml:space="preserve">Populate the </w:t>
      </w:r>
      <w:r w:rsidR="00CF7449">
        <w:t>cdt_sc_awd_pri</w:t>
      </w:r>
      <w:r>
        <w:t xml:space="preserve"> table</w:t>
      </w:r>
      <w:bookmarkEnd w:id="5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w:t>
      </w:r>
      <w:r w:rsidR="0005411D">
        <w:lastRenderedPageBreak/>
        <w:t xml:space="preserve">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58" w:name="_Ref390964089"/>
      <w:bookmarkStart w:id="59" w:name="_Toc442108911"/>
      <w:r>
        <w:t xml:space="preserve">Populate the </w:t>
      </w:r>
      <w:r w:rsidR="00BF2D0E" w:rsidRPr="00BF2D0E">
        <w:t>cdt_sc_awd_pri_xps_type_map</w:t>
      </w:r>
      <w:r>
        <w:t xml:space="preserve"> table</w:t>
      </w:r>
      <w:bookmarkEnd w:id="58"/>
      <w:bookmarkEnd w:id="59"/>
    </w:p>
    <w:p w14:paraId="322F9378" w14:textId="77777777"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77777777"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93447A">
        <w:t>3.1.1.3.5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60" w:name="_Toc442108912"/>
      <w:commentRangeStart w:id="61"/>
      <w:r>
        <w:t>Import Identifier Scheme</w:t>
      </w:r>
      <w:commentRangeEnd w:id="61"/>
      <w:r>
        <w:rPr>
          <w:rStyle w:val="CommentReference"/>
          <w:b w:val="0"/>
        </w:rPr>
        <w:commentReference w:id="61"/>
      </w:r>
      <w:bookmarkEnd w:id="60"/>
    </w:p>
    <w:p w14:paraId="71619DF2" w14:textId="77777777"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2"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62" w:name="_Toc442108913"/>
      <w:r>
        <w:t xml:space="preserve">Populate the </w:t>
      </w:r>
      <w:r w:rsidR="002B3165">
        <w:t>agency_id_list</w:t>
      </w:r>
      <w:r>
        <w:t xml:space="preserve"> table</w:t>
      </w:r>
      <w:bookmarkEnd w:id="6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6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77777777" w:rsidR="001D2935" w:rsidRDefault="00DD3866" w:rsidP="001D2935">
      <w:r>
        <w:rPr>
          <w:rStyle w:val="CodeChar"/>
        </w:rPr>
        <w:t>n</w:t>
      </w:r>
      <w:commentRangeStart w:id="64"/>
      <w:r w:rsidR="001D2935" w:rsidRPr="00A83754">
        <w:rPr>
          <w:rStyle w:val="CodeChar"/>
        </w:rPr>
        <w:t>ame</w:t>
      </w:r>
      <w:r w:rsidR="001D2935">
        <w:t xml:space="preserve"> </w:t>
      </w:r>
      <w:commentRangeEnd w:id="64"/>
      <w:r w:rsidR="009261B2">
        <w:rPr>
          <w:rStyle w:val="CommentReference"/>
        </w:rPr>
        <w:commentReference w:id="64"/>
      </w:r>
      <w:r w:rsidR="001D2935">
        <w:t>=</w:t>
      </w:r>
      <w:r w:rsidR="00BF2110">
        <w:t xml:space="preserve"> </w:t>
      </w:r>
      <w:r w:rsidR="001D2935">
        <w:t xml:space="preserve"> </w:t>
      </w:r>
      <w:r w:rsidR="00A83754">
        <w:t>“</w:t>
      </w:r>
      <w:r w:rsidR="00A83754" w:rsidRPr="00A83754">
        <w:rPr>
          <w:rStyle w:val="CodeChar"/>
        </w:rPr>
        <w:t>Agency Identification</w:t>
      </w:r>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77777777" w:rsidR="001D2935" w:rsidRDefault="00127238" w:rsidP="003F7F36">
      <w:r>
        <w:rPr>
          <w:rStyle w:val="CodeChar"/>
        </w:rPr>
        <w:t>definition</w:t>
      </w:r>
      <w:r w:rsidR="001D2935">
        <w:t xml:space="preserve"> = </w:t>
      </w:r>
      <w:r w:rsidR="00A83754">
        <w:t xml:space="preserve">Copy the text from the top of the schema at </w:t>
      </w:r>
      <w:hyperlink r:id="rId13"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65" w:name="_Toc442108914"/>
      <w:r>
        <w:t xml:space="preserve">Populate the </w:t>
      </w:r>
      <w:r w:rsidR="00BF35FF">
        <w:t>agency_id_list_value</w:t>
      </w:r>
      <w:r>
        <w:t xml:space="preserve"> table</w:t>
      </w:r>
      <w:bookmarkEnd w:id="65"/>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lastRenderedPageBreak/>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66" w:name="_Toc442108915"/>
      <w:r>
        <w:t xml:space="preserve">Import </w:t>
      </w:r>
      <w:r w:rsidR="003A27FD">
        <w:t>Code Lists</w:t>
      </w:r>
      <w:bookmarkEnd w:id="66"/>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67" w:name="_Toc442108916"/>
      <w:r>
        <w:t xml:space="preserve">Populate </w:t>
      </w:r>
      <w:r w:rsidR="002D3A91">
        <w:t>code_list</w:t>
      </w:r>
      <w:r>
        <w:t xml:space="preserve"> table</w:t>
      </w:r>
      <w:bookmarkEnd w:id="67"/>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1356C08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ins w:id="68" w:author="Kulvatunyou, Boonserm (Fed)" w:date="2016-04-29T17:35:00Z">
        <w:r w:rsidR="0092616B">
          <w:rPr>
            <w:rStyle w:val="CodeChar"/>
          </w:rPr>
          <w:t>Code</w:t>
        </w:r>
      </w:ins>
      <w:r w:rsidR="00EE18A6">
        <w:rPr>
          <w:rStyle w:val="CodeChar"/>
        </w:rPr>
        <w:t>EnumerationType”)]/</w:t>
      </w:r>
      <w:r w:rsidR="00EE18A6" w:rsidRPr="00AB0BB3">
        <w:rPr>
          <w:rStyle w:val="CodeChar"/>
        </w:rPr>
        <w:t>@id</w:t>
      </w:r>
      <w:del w:id="69" w:author="Serm Kulvatunyou" w:date="2016-04-25T14:53:00Z">
        <w:r w:rsidR="00C0216D" w:rsidDel="00BC51AA">
          <w:delText xml:space="preserve">. </w:delText>
        </w:r>
      </w:del>
      <w:ins w:id="70" w:author="Serm Kulvatunyou" w:date="2016-04-25T14:53:00Z">
        <w:r w:rsidR="00BC51AA">
          <w:t xml:space="preserve"> (</w:t>
        </w:r>
      </w:ins>
      <w:ins w:id="71" w:author="Serm Kulvatunyou" w:date="2016-04-25T14:54:00Z">
        <w:r w:rsidR="00BC51AA">
          <w:t>T</w:t>
        </w:r>
      </w:ins>
      <w:ins w:id="72" w:author="Serm Kulvatunyou" w:date="2016-04-25T14:53:00Z">
        <w:r w:rsidR="00BC51AA">
          <w:t>here are cases where there is no corresponding enumeration type.</w:t>
        </w:r>
      </w:ins>
      <w:ins w:id="73" w:author="Serm Kulvatunyou" w:date="2016-04-25T14:54:00Z">
        <w:r w:rsidR="00BC51AA">
          <w:t xml:space="preserve"> In such case, it is </w:t>
        </w:r>
        <w:r w:rsidR="00BC51AA" w:rsidRPr="00BC51AA">
          <w:rPr>
            <w:rStyle w:val="CodeChar"/>
          </w:rPr>
          <w:t>null</w:t>
        </w:r>
        <w:r w:rsidR="00BC51AA">
          <w:t>.)</w:t>
        </w:r>
      </w:ins>
      <w:ins w:id="74" w:author="Serm Kulvatunyou" w:date="2016-04-25T14:55:00Z">
        <w:r w:rsidR="00BC51AA">
          <w:t>.</w:t>
        </w:r>
      </w:ins>
      <w:ins w:id="75" w:author="Serm Kulvatunyou" w:date="2016-04-25T14:53:00Z">
        <w:r w:rsidR="00BC51AA">
          <w:t xml:space="preserve"> </w:t>
        </w:r>
      </w:ins>
      <w:r w:rsidR="00C0216D">
        <w:t>Otherwise</w:t>
      </w:r>
      <w:ins w:id="76" w:author="Serm Kulvatunyou" w:date="2016-04-25T14:55:00Z">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ins>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77"/>
      <w:r w:rsidR="00EE18A6">
        <w:t>.</w:t>
      </w:r>
      <w:commentRangeEnd w:id="77"/>
      <w:r w:rsidR="00EE18A6">
        <w:t xml:space="preserve"> Ex. Name of the </w:t>
      </w:r>
      <w:r w:rsidR="00EE18A6">
        <w:rPr>
          <w:rStyle w:val="CommentReference"/>
        </w:rPr>
        <w:commentReference w:id="77"/>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78"/>
      <w:r w:rsidR="00EE18A6">
        <w:t xml:space="preserve"> </w:t>
      </w:r>
      <w:commentRangeEnd w:id="78"/>
      <w:r w:rsidR="00EE18A6">
        <w:rPr>
          <w:rStyle w:val="CommentReference"/>
        </w:rPr>
        <w:commentReference w:id="78"/>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79"/>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79"/>
      <w:r w:rsidR="00EE18A6">
        <w:rPr>
          <w:rStyle w:val="CommentReference"/>
        </w:rPr>
        <w:commentReference w:id="79"/>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lastRenderedPageBreak/>
        <w:t>remark</w:t>
      </w:r>
      <w:r>
        <w:t xml:space="preserve"> = Empty.</w:t>
      </w:r>
    </w:p>
    <w:p w14:paraId="61F8FECA" w14:textId="77777777" w:rsidR="00EE18A6" w:rsidRDefault="002D3A91" w:rsidP="00EE18A6">
      <w:r>
        <w:rPr>
          <w:rStyle w:val="CodeChar"/>
        </w:rPr>
        <w:t>based_code_list_id</w:t>
      </w:r>
      <w:r w:rsidR="00EE18A6">
        <w:t xml:space="preserve"> = </w:t>
      </w:r>
      <w:del w:id="80" w:author="Serm Kulvatunyou" w:date="2016-04-25T11:27:00Z">
        <w:r w:rsidR="00EE18A6" w:rsidDel="00271C30">
          <w:delText>Empty</w:delText>
        </w:r>
      </w:del>
      <w:ins w:id="81" w:author="Serm Kulvatunyou" w:date="2016-04-25T12:25:00Z">
        <w:r w:rsidR="00151187">
          <w:t xml:space="preserve">Foreign key to the </w:t>
        </w:r>
        <w:r w:rsidR="00151187" w:rsidRPr="00BC51AA">
          <w:rPr>
            <w:rStyle w:val="CodeChar"/>
          </w:rPr>
          <w:t>code_list.id</w:t>
        </w:r>
        <w:r w:rsidR="00151187">
          <w:t xml:space="preserve"> identifying the based code list. </w:t>
        </w:r>
      </w:ins>
      <w:ins w:id="82" w:author="Serm Kulvatunyou" w:date="2016-04-25T11:27:00Z">
        <w:r w:rsidR="00271C30">
          <w:t xml:space="preserve">If the </w:t>
        </w:r>
      </w:ins>
      <w:ins w:id="83" w:author="Serm Kulvatunyou" w:date="2016-04-25T12:22:00Z">
        <w:r w:rsidR="00151187" w:rsidRPr="00BC51AA">
          <w:rPr>
            <w:rStyle w:val="CodeChar"/>
          </w:rPr>
          <w:t>&lt;X&gt;CodeContentType</w:t>
        </w:r>
        <w:r w:rsidR="00151187">
          <w:t xml:space="preserve"> is a union and </w:t>
        </w:r>
      </w:ins>
      <w:ins w:id="84" w:author="Serm Kulvatunyou" w:date="2016-04-25T11:28:00Z">
        <w:r w:rsidR="00271C30">
          <w:t>member of the union includes a type</w:t>
        </w:r>
      </w:ins>
      <w:ins w:id="85" w:author="Serm Kulvatunyou" w:date="2016-04-25T12:21:00Z">
        <w:r w:rsidR="00151187">
          <w:t>,</w:t>
        </w:r>
      </w:ins>
      <w:ins w:id="86" w:author="Serm Kulvatunyou" w:date="2016-04-25T11:28:00Z">
        <w:r w:rsidR="00271C30">
          <w:t xml:space="preserve"> which is n</w:t>
        </w:r>
      </w:ins>
      <w:ins w:id="87" w:author="Serm Kulvatunyou" w:date="2016-04-25T12:23:00Z">
        <w:r w:rsidR="00151187">
          <w:t>either</w:t>
        </w:r>
      </w:ins>
      <w:ins w:id="88" w:author="Serm Kulvatunyou" w:date="2016-04-25T11:28:00Z">
        <w:r w:rsidR="00271C30">
          <w:t xml:space="preserve"> </w:t>
        </w:r>
        <w:r w:rsidR="00271C30" w:rsidRPr="00BC51AA">
          <w:rPr>
            <w:rStyle w:val="CodeChar"/>
          </w:rPr>
          <w:t>xsd:token</w:t>
        </w:r>
        <w:r w:rsidR="00271C30">
          <w:t xml:space="preserve"> </w:t>
        </w:r>
      </w:ins>
      <w:ins w:id="89" w:author="Serm Kulvatunyou" w:date="2016-04-25T12:21:00Z">
        <w:r w:rsidR="00151187">
          <w:t>n</w:t>
        </w:r>
      </w:ins>
      <w:ins w:id="90" w:author="Serm Kulvatunyou" w:date="2016-04-25T11:28:00Z">
        <w:r w:rsidR="00271C30">
          <w:t xml:space="preserve">or </w:t>
        </w:r>
      </w:ins>
      <w:ins w:id="91" w:author="Serm Kulvatunyou" w:date="2016-04-25T12:23:00Z">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ins>
      <w:r w:rsidR="00EE18A6">
        <w:t>.</w:t>
      </w:r>
      <w:ins w:id="92" w:author="Serm Kulvatunyou" w:date="2016-04-25T12:24:00Z">
        <w:r w:rsidR="00151187">
          <w:t xml:space="preserve"> The </w:t>
        </w:r>
        <w:r w:rsidR="00151187" w:rsidRPr="00BC51AA">
          <w:rPr>
            <w:rStyle w:val="CodeChar"/>
          </w:rPr>
          <w:t>guid</w:t>
        </w:r>
        <w:r w:rsidR="00151187">
          <w:t xml:space="preserve"> associated with the based type can be used to look up </w:t>
        </w:r>
      </w:ins>
      <w:ins w:id="93" w:author="Serm Kulvatunyou" w:date="2016-04-25T12:26:00Z">
        <w:r w:rsidR="00151187">
          <w:t xml:space="preserve">the corresponding </w:t>
        </w:r>
        <w:r w:rsidR="00151187" w:rsidRPr="00BC51AA">
          <w:rPr>
            <w:rStyle w:val="CodeChar"/>
          </w:rPr>
          <w:t>code_list.id</w:t>
        </w:r>
        <w:r w:rsidR="00151187">
          <w:t xml:space="preserve">. If the </w:t>
        </w:r>
      </w:ins>
      <w:ins w:id="94" w:author="Serm Kulvatunyou" w:date="2016-04-25T12:27:00Z">
        <w:r w:rsidR="00151187">
          <w:t xml:space="preserve">based </w:t>
        </w:r>
      </w:ins>
      <w:ins w:id="95" w:author="Serm Kulvatunyou" w:date="2016-04-25T12:26:00Z">
        <w:r w:rsidR="00151187">
          <w:t>code list has not been imported, import it first.</w:t>
        </w:r>
      </w:ins>
    </w:p>
    <w:p w14:paraId="28537AF4" w14:textId="77777777" w:rsidR="00EE18A6" w:rsidRDefault="002D3A91" w:rsidP="00EE18A6">
      <w:r>
        <w:rPr>
          <w:rStyle w:val="CodeChar"/>
        </w:rPr>
        <w:t>extensible_indicator</w:t>
      </w:r>
      <w:r w:rsidR="00EE18A6">
        <w:t xml:space="preserve"> = </w:t>
      </w:r>
      <w:del w:id="96" w:author="Serm Kulvatunyou" w:date="2016-04-25T15:05:00Z">
        <w:r w:rsidR="00EE18A6" w:rsidDel="00C372C9">
          <w:delText xml:space="preserve">Default value is </w:delText>
        </w:r>
        <w:r w:rsidR="00EE18A6" w:rsidRPr="00AB0BB3" w:rsidDel="00C372C9">
          <w:rPr>
            <w:rStyle w:val="CodeChar"/>
          </w:rPr>
          <w:delText>FALSE</w:delText>
        </w:r>
        <w:r w:rsidR="00EE18A6" w:rsidDel="00C372C9">
          <w:delText xml:space="preserve">; however, if </w:delText>
        </w:r>
        <w:r w:rsidR="00EE18A6" w:rsidRPr="00AB0BB3" w:rsidDel="00C372C9">
          <w:rPr>
            <w:rStyle w:val="CodeChar"/>
          </w:rPr>
          <w:delText>count(xsd:union) = 1</w:delText>
        </w:r>
        <w:r w:rsidR="00EE18A6" w:rsidDel="00C372C9">
          <w:delText xml:space="preserve">, the value must be </w:delText>
        </w:r>
        <w:r w:rsidR="00EE18A6" w:rsidRPr="00AB0BB3" w:rsidDel="00C372C9">
          <w:rPr>
            <w:rStyle w:val="CodeChar"/>
          </w:rPr>
          <w:delText>TRUE</w:delText>
        </w:r>
        <w:r w:rsidR="00EE18A6" w:rsidDel="00C372C9">
          <w:delText xml:space="preserve">. In other words, the condition indicates that there is a union of the enumerated values and the </w:delText>
        </w:r>
        <w:r w:rsidR="00EE18A6" w:rsidRPr="00AB0BB3" w:rsidDel="00C372C9">
          <w:rPr>
            <w:rStyle w:val="CodeChar"/>
          </w:rPr>
          <w:delText>xsd:token</w:delText>
        </w:r>
        <w:r w:rsidR="00EE18A6" w:rsidDel="00C372C9">
          <w:delText>.</w:delText>
        </w:r>
      </w:del>
      <w:ins w:id="97" w:author="Serm Kulvatunyou" w:date="2016-04-25T15:05:00Z">
        <w:r w:rsidR="00C372C9">
          <w:t>Always TRUE.</w:t>
        </w:r>
      </w:ins>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98" w:name="_Toc442108917"/>
      <w:r>
        <w:t xml:space="preserve">Populate </w:t>
      </w:r>
      <w:r w:rsidR="00A30829">
        <w:t>code_list_value</w:t>
      </w:r>
      <w:r>
        <w:t xml:space="preserve"> tabl</w:t>
      </w:r>
      <w:r w:rsidR="005763C2">
        <w:t>e</w:t>
      </w:r>
      <w:bookmarkEnd w:id="98"/>
    </w:p>
    <w:p w14:paraId="1858BDAD" w14:textId="77777777" w:rsidR="00C372C9" w:rsidRDefault="00BC51AA" w:rsidP="003F7F36">
      <w:pPr>
        <w:rPr>
          <w:ins w:id="99" w:author="Serm Kulvatunyou" w:date="2016-04-25T15:04:00Z"/>
        </w:rPr>
      </w:pPr>
      <w:ins w:id="100" w:author="Serm Kulvatunyou" w:date="2016-04-25T15:02:00Z">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ins>
      <w:ins w:id="101" w:author="Serm Kulvatunyou" w:date="2016-04-25T15:18:00Z">
        <w:r w:rsidR="00E605A3" w:rsidRPr="009F738C">
          <w:rPr>
            <w:rStyle w:val="CodeChar"/>
          </w:rPr>
          <w:t>xsd:enumeration</w:t>
        </w:r>
        <w:r w:rsidR="00E605A3">
          <w:t xml:space="preserve"> elements</w:t>
        </w:r>
      </w:ins>
      <w:ins w:id="102" w:author="Serm Kulvatunyou" w:date="2016-04-25T15:03:00Z">
        <w:r>
          <w:t xml:space="preserve"> </w:t>
        </w:r>
      </w:ins>
      <w:ins w:id="103" w:author="Serm Kulvatunyou" w:date="2016-04-25T15:18:00Z">
        <w:r w:rsidR="00E605A3">
          <w:t>with</w:t>
        </w:r>
      </w:ins>
      <w:ins w:id="104" w:author="Serm Kulvatunyou" w:date="2016-04-25T15:03:00Z">
        <w:r>
          <w:t>in th</w:t>
        </w:r>
      </w:ins>
      <w:ins w:id="105" w:author="Serm Kulvatunyou" w:date="2016-04-25T15:18:00Z">
        <w:r w:rsidR="00E605A3">
          <w:t>at</w:t>
        </w:r>
      </w:ins>
      <w:ins w:id="106" w:author="Serm Kulvatunyou" w:date="2016-04-25T15:03:00Z">
        <w:r>
          <w:t xml:space="preserve"> enumeration type. </w:t>
        </w:r>
      </w:ins>
    </w:p>
    <w:p w14:paraId="1F7147C1" w14:textId="77777777" w:rsidR="00C372C9" w:rsidRDefault="00C372C9" w:rsidP="00C372C9">
      <w:pPr>
        <w:spacing w:before="240"/>
        <w:rPr>
          <w:ins w:id="107" w:author="Serm Kulvatunyou" w:date="2016-04-25T15:06:00Z"/>
        </w:rPr>
      </w:pPr>
      <w:ins w:id="108" w:author="Serm Kulvatunyou" w:date="2016-04-25T15:04:00Z">
        <w:r>
          <w:t xml:space="preserve">Otherwise, check if </w:t>
        </w:r>
        <w:r w:rsidRPr="009F738C">
          <w:rPr>
            <w:rStyle w:val="CodeChar"/>
          </w:rPr>
          <w:t>code_list.based_code_list_id</w:t>
        </w:r>
        <w:r>
          <w:t xml:space="preserve"> is null. </w:t>
        </w:r>
      </w:ins>
      <w:ins w:id="109" w:author="Serm Kulvatunyou" w:date="2016-04-25T15:06:00Z">
        <w:r>
          <w:t xml:space="preserve">If not, </w:t>
        </w:r>
        <w:r w:rsidRPr="009F738C">
          <w:rPr>
            <w:rStyle w:val="CodeChar"/>
          </w:rPr>
          <w:t>code_list_value</w:t>
        </w:r>
        <w:r>
          <w:t xml:space="preserve"> re</w:t>
        </w:r>
        <w:r w:rsidR="00E605A3">
          <w:t xml:space="preserve">cords must be populated </w:t>
        </w:r>
      </w:ins>
      <w:ins w:id="110" w:author="Serm Kulvatunyou" w:date="2016-04-25T15:19:00Z">
        <w:r w:rsidR="00E605A3">
          <w:t>by inheriting all values from that based code list</w:t>
        </w:r>
      </w:ins>
      <w:ins w:id="111" w:author="Serm Kulvatunyou" w:date="2016-04-25T15:06:00Z">
        <w:r>
          <w:t>.</w:t>
        </w:r>
      </w:ins>
    </w:p>
    <w:p w14:paraId="57DA698A" w14:textId="77777777" w:rsidR="00C372C9" w:rsidRDefault="00C372C9" w:rsidP="00C372C9">
      <w:pPr>
        <w:spacing w:before="240"/>
        <w:rPr>
          <w:ins w:id="112" w:author="Serm Kulvatunyou" w:date="2016-04-25T15:12:00Z"/>
        </w:rPr>
      </w:pPr>
      <w:ins w:id="113" w:author="Serm Kulvatunyou" w:date="2016-04-25T15:07:00Z">
        <w:r>
          <w:t xml:space="preserve">Otherwise, check if the corresponding </w:t>
        </w:r>
      </w:ins>
      <w:ins w:id="114" w:author="Serm Kulvatunyou" w:date="2016-04-25T15:28:00Z">
        <w:r w:rsidR="009F738C">
          <w:t xml:space="preserve">type </w:t>
        </w:r>
      </w:ins>
      <w:ins w:id="115" w:author="Serm Kulvatunyou" w:date="2016-04-25T15:08:00Z">
        <w:r>
          <w:t xml:space="preserve">(the </w:t>
        </w:r>
      </w:ins>
      <w:ins w:id="116" w:author="Serm Kulvatunyou" w:date="2016-04-25T15:28:00Z">
        <w:r w:rsidR="009F738C" w:rsidRPr="00923165">
          <w:rPr>
            <w:rStyle w:val="CodeChar"/>
          </w:rPr>
          <w:t>xsd:simpleType</w:t>
        </w:r>
      </w:ins>
      <w:ins w:id="117" w:author="Serm Kulvatunyou" w:date="2016-04-25T15:08:00Z">
        <w:r>
          <w:t xml:space="preserve"> matches the </w:t>
        </w:r>
        <w:r w:rsidRPr="00923165">
          <w:rPr>
            <w:rStyle w:val="CodeChar"/>
          </w:rPr>
          <w:t>code_list.guid</w:t>
        </w:r>
        <w:r>
          <w:t>)</w:t>
        </w:r>
      </w:ins>
      <w:ins w:id="118" w:author="Serm Kulvatunyou" w:date="2016-04-25T15:09:00Z">
        <w:r>
          <w:t xml:space="preserve"> contains a local </w:t>
        </w:r>
        <w:r w:rsidRPr="00923165">
          <w:rPr>
            <w:rStyle w:val="CodeChar"/>
          </w:rPr>
          <w:t>xsd:enumeration</w:t>
        </w:r>
        <w:r>
          <w:t xml:space="preserve">. </w:t>
        </w:r>
      </w:ins>
      <w:ins w:id="119" w:author="Serm Kulvatunyou" w:date="2016-04-25T15:11:00Z">
        <w:r>
          <w:t>i</w:t>
        </w:r>
      </w:ins>
      <w:ins w:id="120" w:author="Serm Kulvatunyou" w:date="2016-04-25T15:09:00Z">
        <w:r>
          <w:t xml:space="preserve">.e., if </w:t>
        </w:r>
      </w:ins>
      <w:ins w:id="121" w:author="Serm Kulvatunyou" w:date="2016-04-25T15:10:00Z">
        <w:r w:rsidRPr="00923165">
          <w:rPr>
            <w:rStyle w:val="CodeChar"/>
          </w:rPr>
          <w:t>count(//xsd:enumeration) &gt;= 1</w:t>
        </w:r>
      </w:ins>
      <w:ins w:id="122" w:author="Serm Kulvatunyou" w:date="2016-04-25T15:11:00Z">
        <w:r>
          <w:t>.</w:t>
        </w:r>
      </w:ins>
      <w:ins w:id="123" w:author="Serm Kulvatunyou" w:date="2016-04-25T15:55:00Z">
        <w:r w:rsidR="00923165">
          <w:t xml:space="preserve"> </w:t>
        </w:r>
      </w:ins>
      <w:ins w:id="124" w:author="Serm Kulvatunyou" w:date="2016-04-25T15:11:00Z">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w:t>
        </w:r>
      </w:ins>
      <w:ins w:id="125" w:author="Serm Kulvatunyou" w:date="2016-04-25T15:12:00Z">
        <w:r>
          <w:t>element</w:t>
        </w:r>
      </w:ins>
      <w:ins w:id="126" w:author="Serm Kulvatunyou" w:date="2016-04-25T15:11:00Z">
        <w:r>
          <w:t>.</w:t>
        </w:r>
      </w:ins>
    </w:p>
    <w:p w14:paraId="710FB656" w14:textId="77777777" w:rsidR="00C372C9" w:rsidRDefault="00C372C9" w:rsidP="00C372C9">
      <w:pPr>
        <w:spacing w:before="240"/>
        <w:rPr>
          <w:ins w:id="127" w:author="Serm Kulvatunyou" w:date="2016-04-25T15:04:00Z"/>
        </w:rPr>
      </w:pPr>
      <w:ins w:id="128" w:author="Serm Kulvatunyou" w:date="2016-04-25T15:12:00Z">
        <w:r>
          <w:t>Otherwise, there is no record to be populated.</w:t>
        </w:r>
      </w:ins>
    </w:p>
    <w:p w14:paraId="02D2EDF8" w14:textId="77777777" w:rsidR="003F7F36" w:rsidDel="00C372C9" w:rsidRDefault="008C5924" w:rsidP="003F7F36">
      <w:pPr>
        <w:rPr>
          <w:del w:id="129" w:author="Serm Kulvatunyou" w:date="2016-04-25T15:12:00Z"/>
        </w:rPr>
      </w:pPr>
      <w:del w:id="130" w:author="Serm Kulvatunyou" w:date="2016-04-25T15:12:00Z">
        <w:r w:rsidDel="00C372C9">
          <w:delText xml:space="preserve">The content of this table should be from </w:delText>
        </w:r>
        <w:r w:rsidR="00770D06" w:rsidRPr="008C5924" w:rsidDel="00C372C9">
          <w:rPr>
            <w:rStyle w:val="CodeChar"/>
          </w:rPr>
          <w:delText>xsd:simpleType[endsWith(@name, “CodeContentType”)]</w:delText>
        </w:r>
        <w:r w:rsidR="00770D06" w:rsidDel="00C372C9">
          <w:delText xml:space="preserve"> if </w:delText>
        </w:r>
        <w:r w:rsidR="00770D06" w:rsidRPr="00770D06" w:rsidDel="00C372C9">
          <w:rPr>
            <w:rStyle w:val="CodeChar"/>
          </w:rPr>
          <w:delText>count(xsd:simpleType[endsWith(@name, “CodeContentType”)]//xsd:enumeration) &gt;= 1)</w:delText>
        </w:r>
        <w:r w:rsidR="00770D06" w:rsidDel="00C372C9">
          <w:delText xml:space="preserve"> </w:delText>
        </w:r>
        <w:r w:rsidDel="00C372C9">
          <w:delText xml:space="preserve"> </w:delText>
        </w:r>
        <w:r w:rsidR="00770D06" w:rsidDel="00C372C9">
          <w:delText xml:space="preserve">or from </w:delText>
        </w:r>
        <w:r w:rsidRPr="008C5924" w:rsidDel="00C372C9">
          <w:rPr>
            <w:rStyle w:val="CodeChar"/>
          </w:rPr>
          <w:delText>xsd:simpleType[endsWith(@name, “EnumerationType”)]</w:delText>
        </w:r>
        <w:r w:rsidDel="00C372C9">
          <w:delText xml:space="preserve"> elements corresponding to the </w:delText>
        </w:r>
        <w:r w:rsidRPr="008C5924" w:rsidDel="00C372C9">
          <w:rPr>
            <w:rStyle w:val="CodeChar"/>
          </w:rPr>
          <w:delText>xsd:simpleType[endsWith(@name, “CodeContentType”)]</w:delText>
        </w:r>
        <w:r w:rsidDel="00C372C9">
          <w:delText xml:space="preserve"> in the previous section. The XPATH expressions below assume that the context element is </w:delText>
        </w:r>
        <w:r w:rsidR="00211350" w:rsidDel="00C372C9">
          <w:delText xml:space="preserve">one of the two </w:delText>
        </w:r>
        <w:r w:rsidRPr="008C5924" w:rsidDel="00C372C9">
          <w:rPr>
            <w:rStyle w:val="CodeChar"/>
          </w:rPr>
          <w:delText>xsd:simpleType</w:delText>
        </w:r>
        <w:r w:rsidDel="00C372C9">
          <w:delText>.</w:delText>
        </w:r>
      </w:del>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lastRenderedPageBreak/>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5323D6A3" w:rsidR="003F7F36" w:rsidRDefault="00B66EC6" w:rsidP="003F7F36">
      <w:r>
        <w:rPr>
          <w:rStyle w:val="CodeChar"/>
        </w:rPr>
        <w:t>definition</w:t>
      </w:r>
      <w:r w:rsidR="003F7F36">
        <w:t xml:space="preserve"> = </w:t>
      </w:r>
      <w:del w:id="131" w:author="Kulvatunyou, Boonserm (Fed)" w:date="2016-05-03T16:48:00Z">
        <w:r w:rsidR="00464897" w:rsidRPr="00464897" w:rsidDel="00DB227B">
          <w:rPr>
            <w:rStyle w:val="CodeChar"/>
          </w:rPr>
          <w:delText>.//</w:delText>
        </w:r>
      </w:del>
      <w:ins w:id="132" w:author="Kulvatunyou, Boonserm (Fed)" w:date="2016-05-03T16:48:00Z">
        <w:r w:rsidR="00DB227B">
          <w:rPr>
            <w:rStyle w:val="CodeChar"/>
          </w:rPr>
          <w:t>xsd:enumeration/</w:t>
        </w:r>
      </w:ins>
      <w:r w:rsidR="00464897" w:rsidRPr="00464897">
        <w:rPr>
          <w:rStyle w:val="CodeChar"/>
        </w:rPr>
        <w:t>xsd:documentation</w:t>
      </w:r>
      <w:r w:rsidR="00464897">
        <w:t>.</w:t>
      </w:r>
      <w:r w:rsidR="003550A8">
        <w:t xml:space="preserve"> </w:t>
      </w:r>
    </w:p>
    <w:p w14:paraId="665DB78E" w14:textId="48356293" w:rsidR="00464897" w:rsidRDefault="002D3A91" w:rsidP="003F7F36">
      <w:r>
        <w:rPr>
          <w:rStyle w:val="CodeChar"/>
        </w:rPr>
        <w:t>definition_source</w:t>
      </w:r>
      <w:r w:rsidR="00464897">
        <w:t xml:space="preserve"> = </w:t>
      </w:r>
      <w:del w:id="133" w:author="Kulvatunyou, Boonserm (Fed)" w:date="2016-05-03T16:48:00Z">
        <w:r w:rsidR="00464897" w:rsidRPr="00464897" w:rsidDel="00DB227B">
          <w:rPr>
            <w:rStyle w:val="CodeChar"/>
          </w:rPr>
          <w:delText>.//</w:delText>
        </w:r>
      </w:del>
      <w:ins w:id="134" w:author="Kulvatunyou, Boonserm (Fed)" w:date="2016-05-03T16:48:00Z">
        <w:r w:rsidR="00DB227B">
          <w:rPr>
            <w:rStyle w:val="CodeChar"/>
          </w:rPr>
          <w:t>xsd:enumeratioin/</w:t>
        </w:r>
      </w:ins>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135" w:name="_Ref392610753"/>
      <w:bookmarkStart w:id="136" w:name="_Toc442108918"/>
      <w:r>
        <w:t xml:space="preserve">Import </w:t>
      </w:r>
      <w:r w:rsidR="008A5D34">
        <w:t xml:space="preserve">default and </w:t>
      </w:r>
      <w:r w:rsidR="002D5E53">
        <w:t xml:space="preserve">unqualified BDTs from </w:t>
      </w:r>
      <w:r>
        <w:t>Fields</w:t>
      </w:r>
      <w:r w:rsidR="002D5E53">
        <w:t>.xsd</w:t>
      </w:r>
      <w:bookmarkEnd w:id="135"/>
      <w:bookmarkEnd w:id="136"/>
    </w:p>
    <w:p w14:paraId="547407CF" w14:textId="77777777" w:rsidR="0002491D" w:rsidRDefault="00EC59BF" w:rsidP="003A27FD">
      <w:r>
        <w:t xml:space="preserve">There are types defined in the </w:t>
      </w:r>
      <w:r w:rsidRPr="00460CBB">
        <w:rPr>
          <w:rStyle w:val="CodeChar"/>
        </w:rPr>
        <w:t>Fields.xsd</w:t>
      </w:r>
      <w:r w:rsidR="00C268BE">
        <w:t xml:space="preserve"> schema</w:t>
      </w:r>
      <w:r>
        <w:t xml:space="preserve"> file </w:t>
      </w:r>
      <w:ins w:id="137" w:author="Serm Kulvatunyou" w:date="2016-02-29T07:06:00Z">
        <w:r w:rsidR="00EC27F6">
          <w:t xml:space="preserve">whose names </w:t>
        </w:r>
      </w:ins>
      <w:del w:id="138" w:author="Serm Kulvatunyou" w:date="2016-02-29T07:06:00Z">
        <w:r w:rsidDel="00EC27F6">
          <w:delText xml:space="preserve">corresponding </w:delText>
        </w:r>
      </w:del>
      <w:ins w:id="139" w:author="Serm Kulvatunyou" w:date="2016-02-29T07:06:00Z">
        <w:r w:rsidR="00EC27F6">
          <w:t xml:space="preserve">corresponds </w:t>
        </w:r>
      </w:ins>
      <w:r>
        <w:t xml:space="preserve">to all CDTs </w:t>
      </w:r>
      <w:ins w:id="140" w:author="Serm Kulvatunyou" w:date="2016-02-29T07:06:00Z">
        <w:r w:rsidR="00EC27F6">
          <w:t xml:space="preserve"> (these types are under the “Data Types” schema comment line) </w:t>
        </w:r>
      </w:ins>
      <w:r w:rsidRPr="00C268BE">
        <w:rPr>
          <w:i/>
          <w:iCs/>
        </w:rPr>
        <w:t>except</w:t>
      </w:r>
      <w:r>
        <w:t xml:space="preserve"> the </w:t>
      </w:r>
      <w:r w:rsidR="00A52860">
        <w:t>Picture, Rate, Ratio</w:t>
      </w:r>
      <w:r>
        <w:t xml:space="preserve"> CDT</w:t>
      </w:r>
      <w:ins w:id="141" w:author="Serm Kulvatunyou" w:date="2016-02-29T07:07:00Z">
        <w:r w:rsidR="00EC27F6">
          <w:t xml:space="preserve"> (these are not used in OAGIS 10.1)</w:t>
        </w:r>
      </w:ins>
      <w:del w:id="142" w:author="Serm Kulvatunyou" w:date="2016-02-29T07:06:00Z">
        <w:r w:rsidR="00460CBB" w:rsidDel="00EC27F6">
          <w:delText xml:space="preserve"> </w:delText>
        </w:r>
        <w:r w:rsidR="00C06D84" w:rsidDel="00EC27F6">
          <w:delText>(these types are under the “Data Types” schema comment line)</w:delText>
        </w:r>
      </w:del>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del w:id="143" w:author="Serm Kulvatunyou" w:date="2016-02-29T07:02:00Z">
        <w:r w:rsidR="00C268BE" w:rsidDel="006F5637">
          <w:delText xml:space="preserve">19 </w:delText>
        </w:r>
      </w:del>
      <w:ins w:id="144" w:author="Serm Kulvatunyou" w:date="2016-02-29T07:02:00Z">
        <w:r w:rsidR="006F5637">
          <w:t xml:space="preserve">20 </w:t>
        </w:r>
      </w:ins>
      <w:r w:rsidR="00AA2FD2">
        <w:t xml:space="preserve">unqualified BDTs corresponding to the </w:t>
      </w:r>
      <w:del w:id="145" w:author="Serm Kulvatunyou" w:date="2016-02-29T07:02:00Z">
        <w:r w:rsidR="00AA2FD2" w:rsidDel="006F5637">
          <w:delText xml:space="preserve">19 </w:delText>
        </w:r>
      </w:del>
      <w:ins w:id="146" w:author="Serm Kulvatunyou" w:date="2016-02-29T07:02:00Z">
        <w:r w:rsidR="006F5637">
          <w:t xml:space="preserve">20 </w:t>
        </w:r>
      </w:ins>
      <w:r w:rsidR="00C268BE">
        <w:t xml:space="preserve">types in the schema file. These must be imported into the </w:t>
      </w:r>
      <w:r w:rsidR="00736ABC" w:rsidRPr="00736ABC">
        <w:rPr>
          <w:rStyle w:val="CodeChar"/>
        </w:rPr>
        <w:t>dt</w:t>
      </w:r>
      <w:r w:rsidR="00C268BE">
        <w:t xml:space="preserve"> table as follows.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147" w:name="_Ref390934801"/>
      <w:bookmarkStart w:id="148" w:name="_Toc442108919"/>
      <w:r>
        <w:t xml:space="preserve">Populate </w:t>
      </w:r>
      <w:r w:rsidR="008A5D34">
        <w:t xml:space="preserve">BDTs in </w:t>
      </w:r>
      <w:r w:rsidR="00736ABC">
        <w:t>dt</w:t>
      </w:r>
      <w:r>
        <w:t xml:space="preserve"> table.</w:t>
      </w:r>
      <w:bookmarkEnd w:id="147"/>
      <w:bookmarkEnd w:id="148"/>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149"/>
      <w:r w:rsidR="00C268BE">
        <w:t xml:space="preserve"> </w:t>
      </w:r>
      <w:commentRangeEnd w:id="149"/>
      <w:r w:rsidR="00C268BE">
        <w:rPr>
          <w:rStyle w:val="CommentReference"/>
        </w:rPr>
        <w:commentReference w:id="149"/>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150"/>
      <w:r w:rsidR="00C268BE">
        <w:t xml:space="preserve"> </w:t>
      </w:r>
      <w:commentRangeEnd w:id="150"/>
      <w:r w:rsidR="00E47F75">
        <w:rPr>
          <w:rStyle w:val="CommentReference"/>
        </w:rPr>
        <w:commentReference w:id="150"/>
      </w:r>
      <w:r w:rsidR="00C268BE">
        <w:t xml:space="preserve">= </w:t>
      </w:r>
      <w:r w:rsidR="00207824">
        <w:t>Take the type name remove the ‘Type’ substring</w:t>
      </w:r>
      <w:ins w:id="151" w:author="Serm Kulvatunyou" w:date="2016-02-26T16:49:00Z">
        <w:r w:rsidR="00357F68">
          <w:t>, space separate the camel case part</w:t>
        </w:r>
      </w:ins>
      <w:ins w:id="152" w:author="Serm Kulvatunyou" w:date="2016-02-26T16:53:00Z">
        <w:r w:rsidR="00357F68">
          <w:t xml:space="preserve"> (the part that has something like </w:t>
        </w:r>
      </w:ins>
      <w:ins w:id="153" w:author="Serm Kulvatunyou" w:date="2016-02-26T16:58:00Z">
        <w:r w:rsidR="00357F68">
          <w:rPr>
            <w:rStyle w:val="CodeChar"/>
          </w:rPr>
          <w:t>“</w:t>
        </w:r>
      </w:ins>
      <w:ins w:id="154" w:author="Serm Kulvatunyou" w:date="2016-02-26T16:53:00Z">
        <w:r w:rsidR="00357F68" w:rsidRPr="00357F68">
          <w:rPr>
            <w:rStyle w:val="CodeChar"/>
          </w:rPr>
          <w:t>_12E34</w:t>
        </w:r>
      </w:ins>
      <w:ins w:id="155" w:author="Serm Kulvatunyou" w:date="2016-02-26T16:58:00Z">
        <w:r w:rsidR="00357F68">
          <w:rPr>
            <w:rStyle w:val="CodeChar"/>
          </w:rPr>
          <w:t>”</w:t>
        </w:r>
      </w:ins>
      <w:ins w:id="156" w:author="Serm Kulvatunyou" w:date="2016-02-26T16:54:00Z">
        <w:r w:rsidR="00357F68">
          <w:t xml:space="preserve"> must not be space separated</w:t>
        </w:r>
      </w:ins>
      <w:ins w:id="157" w:author="Serm Kulvatunyou" w:date="2016-02-26T16:55:00Z">
        <w:r w:rsidR="00357F68">
          <w:t>)</w:t>
        </w:r>
      </w:ins>
      <w:r w:rsidR="008F60DE">
        <w:t xml:space="preserve">, </w:t>
      </w:r>
      <w:ins w:id="158" w:author="Kulvatunyou, Boonserm (Fed)" w:date="2016-05-24T16:58:00Z">
        <w:r w:rsidR="008F60DE">
          <w:t xml:space="preserve">replace </w:t>
        </w:r>
      </w:ins>
      <w:ins w:id="159" w:author="Kulvatunyou, Boonserm (Fed)" w:date="2016-05-24T16:59:00Z">
        <w:r w:rsidR="008F60DE">
          <w:t>‘</w:t>
        </w:r>
      </w:ins>
      <w:ins w:id="160" w:author="Kulvatunyou, Boonserm (Fed)" w:date="2016-05-24T16:58:00Z">
        <w:r w:rsidR="008F60DE">
          <w:t>ID</w:t>
        </w:r>
      </w:ins>
      <w:ins w:id="161" w:author="Kulvatunyou, Boonserm (Fed)" w:date="2016-05-24T16:59:00Z">
        <w:r w:rsidR="008F60DE">
          <w:t>’</w:t>
        </w:r>
      </w:ins>
      <w:ins w:id="162" w:author="Kulvatunyou, Boonserm (Fed)" w:date="2016-05-24T16:58:00Z">
        <w:r w:rsidR="008F60DE">
          <w:t xml:space="preserve"> with </w:t>
        </w:r>
      </w:ins>
      <w:ins w:id="163" w:author="Kulvatunyou, Boonserm (Fed)" w:date="2016-05-24T16:59:00Z">
        <w:r w:rsidR="008F60DE">
          <w:t>‘</w:t>
        </w:r>
      </w:ins>
      <w:ins w:id="164" w:author="Kulvatunyou, Boonserm (Fed)" w:date="2016-05-24T16:58:00Z">
        <w:r w:rsidR="008F60DE">
          <w:t>Identifier</w:t>
        </w:r>
      </w:ins>
      <w:ins w:id="165" w:author="Kulvatunyou, Boonserm (Fed)" w:date="2016-05-24T16:59:00Z">
        <w:r w:rsidR="008F60DE">
          <w:t>’</w:t>
        </w:r>
      </w:ins>
      <w:r w:rsidR="00207824">
        <w:t xml:space="preserve"> and then concat with </w:t>
      </w:r>
      <w:r w:rsidR="00207824" w:rsidRPr="00357F68">
        <w:rPr>
          <w:rStyle w:val="CodeChar"/>
        </w:rPr>
        <w:t>“. Type”</w:t>
      </w:r>
      <w:r w:rsidR="00C268BE">
        <w:t>.</w:t>
      </w:r>
      <w:ins w:id="166" w:author="Serm Kulvatunyou" w:date="2016-02-26T16:55:00Z">
        <w:r w:rsidR="00357F68">
          <w:t xml:space="preserve"> Ex. if the type name is </w:t>
        </w:r>
      </w:ins>
      <w:ins w:id="167" w:author="Serm Kulvatunyou" w:date="2016-02-26T16:58:00Z">
        <w:r w:rsidR="00357F68">
          <w:rPr>
            <w:rStyle w:val="CodeChar"/>
          </w:rPr>
          <w:t>”A</w:t>
        </w:r>
      </w:ins>
      <w:ins w:id="168" w:author="Serm Kulvatunyou" w:date="2016-02-26T16:55:00Z">
        <w:r w:rsidR="00357F68" w:rsidRPr="00357F68">
          <w:rPr>
            <w:rStyle w:val="CodeChar"/>
          </w:rPr>
          <w:t>mountType_1E7368</w:t>
        </w:r>
      </w:ins>
      <w:ins w:id="169" w:author="Serm Kulvatunyou" w:date="2016-02-26T16:58:00Z">
        <w:r w:rsidR="00357F68">
          <w:rPr>
            <w:rStyle w:val="CodeChar"/>
          </w:rPr>
          <w:t>”</w:t>
        </w:r>
      </w:ins>
      <w:ins w:id="170" w:author="Serm Kulvatunyou" w:date="2016-02-26T16:55:00Z">
        <w:r w:rsidR="00357F68">
          <w:t xml:space="preserve"> then the den shall be </w:t>
        </w:r>
      </w:ins>
      <w:ins w:id="171" w:author="Serm Kulvatunyou" w:date="2016-02-26T16:58:00Z">
        <w:r w:rsidR="00357F68" w:rsidRPr="00357F68">
          <w:rPr>
            <w:rStyle w:val="CodeChar"/>
          </w:rPr>
          <w:t>“</w:t>
        </w:r>
      </w:ins>
      <w:ins w:id="172" w:author="Serm Kulvatunyou" w:date="2016-02-26T16:55:00Z">
        <w:r w:rsidR="00357F68" w:rsidRPr="00357F68">
          <w:rPr>
            <w:rStyle w:val="CodeChar"/>
          </w:rPr>
          <w:t xml:space="preserve">Amount_1E7368. </w:t>
        </w:r>
      </w:ins>
      <w:ins w:id="173" w:author="Serm Kulvatunyou" w:date="2016-02-26T16:56:00Z">
        <w:r w:rsidR="00357F68" w:rsidRPr="00357F68">
          <w:rPr>
            <w:rStyle w:val="CodeChar"/>
          </w:rPr>
          <w:t>Type</w:t>
        </w:r>
      </w:ins>
      <w:ins w:id="174" w:author="Serm Kulvatunyou" w:date="2016-02-26T16:58:00Z">
        <w:r w:rsidR="00357F68" w:rsidRPr="00357F68">
          <w:rPr>
            <w:rStyle w:val="CodeChar"/>
          </w:rPr>
          <w:t>”</w:t>
        </w:r>
      </w:ins>
      <w:ins w:id="175" w:author="Serm Kulvatunyou" w:date="2016-02-26T16:57:00Z">
        <w:r w:rsidR="00357F68">
          <w:t>;</w:t>
        </w:r>
      </w:ins>
      <w:ins w:id="176" w:author="Serm Kulvatunyou" w:date="2016-02-26T16:56:00Z">
        <w:r w:rsidR="00357F68">
          <w:t xml:space="preserve"> if the type name is </w:t>
        </w:r>
        <w:r w:rsidR="00357F68" w:rsidRPr="008E7AFE">
          <w:rPr>
            <w:rStyle w:val="CodeChar"/>
          </w:rPr>
          <w:t>DayDateType</w:t>
        </w:r>
        <w:r w:rsidR="00357F68">
          <w:t xml:space="preserve"> </w:t>
        </w:r>
        <w:r w:rsidR="00357F68">
          <w:lastRenderedPageBreak/>
          <w:t xml:space="preserve">then the den shall be </w:t>
        </w:r>
      </w:ins>
      <w:ins w:id="177" w:author="Serm Kulvatunyou" w:date="2016-02-26T16:58:00Z">
        <w:r w:rsidR="00357F68">
          <w:rPr>
            <w:rStyle w:val="CodeChar"/>
          </w:rPr>
          <w:t>”D</w:t>
        </w:r>
      </w:ins>
      <w:ins w:id="178" w:author="Serm Kulvatunyou" w:date="2016-02-26T16:56:00Z">
        <w:r w:rsidR="00357F68" w:rsidRPr="00357F68">
          <w:rPr>
            <w:rStyle w:val="CodeChar"/>
          </w:rPr>
          <w:t>ay Date. Type</w:t>
        </w:r>
      </w:ins>
      <w:ins w:id="179" w:author="Serm Kulvatunyou" w:date="2016-02-26T16:58:00Z">
        <w:r w:rsidR="00357F68">
          <w:rPr>
            <w:rStyle w:val="CodeChar"/>
          </w:rPr>
          <w:t>”</w:t>
        </w:r>
      </w:ins>
      <w:ins w:id="180" w:author="Serm Kulvatunyou" w:date="2016-02-26T16:57:00Z">
        <w:r w:rsidR="00357F68">
          <w:t xml:space="preserve">; if the type name is </w:t>
        </w:r>
      </w:ins>
      <w:ins w:id="181" w:author="Serm Kulvatunyou" w:date="2016-02-26T16:58:00Z">
        <w:r w:rsidR="00357F68" w:rsidRPr="00357F68">
          <w:rPr>
            <w:rStyle w:val="CodeChar"/>
          </w:rPr>
          <w:t>“</w:t>
        </w:r>
      </w:ins>
      <w:ins w:id="182" w:author="Serm Kulvatunyou" w:date="2016-02-26T16:57:00Z">
        <w:r w:rsidR="00357F68" w:rsidRPr="00357F68">
          <w:rPr>
            <w:rStyle w:val="CodeChar"/>
          </w:rPr>
          <w:t>DayDateType_1234</w:t>
        </w:r>
      </w:ins>
      <w:ins w:id="183" w:author="Serm Kulvatunyou" w:date="2016-02-26T16:58:00Z">
        <w:r w:rsidR="00357F68" w:rsidRPr="00357F68">
          <w:rPr>
            <w:rStyle w:val="CodeChar"/>
          </w:rPr>
          <w:t>”</w:t>
        </w:r>
      </w:ins>
      <w:ins w:id="184" w:author="Serm Kulvatunyou" w:date="2016-02-26T16:57:00Z">
        <w:r w:rsidR="00357F68">
          <w:t xml:space="preserve"> then the den shall be </w:t>
        </w:r>
      </w:ins>
      <w:ins w:id="185" w:author="Serm Kulvatunyou" w:date="2016-02-26T16:58:00Z">
        <w:r w:rsidR="00357F68" w:rsidRPr="00357F68">
          <w:rPr>
            <w:rStyle w:val="CodeChar"/>
          </w:rPr>
          <w:t>“</w:t>
        </w:r>
      </w:ins>
      <w:ins w:id="186" w:author="Serm Kulvatunyou" w:date="2016-02-26T16:57:00Z">
        <w:r w:rsidR="00357F68" w:rsidRPr="00357F68">
          <w:rPr>
            <w:rStyle w:val="CodeChar"/>
          </w:rPr>
          <w:t>Day Date_1234. Type</w:t>
        </w:r>
      </w:ins>
      <w:ins w:id="187" w:author="Serm Kulvatunyou" w:date="2016-02-26T16:58:00Z">
        <w:r w:rsidR="00357F68" w:rsidRPr="00357F68">
          <w:rPr>
            <w:rStyle w:val="CodeChar"/>
          </w:rPr>
          <w:t>”</w:t>
        </w:r>
      </w:ins>
      <w:ins w:id="188" w:author="Serm Kulvatunyou" w:date="2016-02-26T16:57:00Z">
        <w:r w:rsidR="00357F68">
          <w:t>.</w:t>
        </w:r>
      </w:ins>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23223">
      <w:pPr>
        <w:pStyle w:val="Heading6"/>
      </w:pPr>
      <w:r w:rsidRPr="00CB1F99">
        <w:t>Exceptions</w:t>
      </w:r>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ins w:id="189" w:author="Serm Kulvatunyou" w:date="2016-02-26T15:12:00Z">
        <w:r w:rsidR="00F01BC1">
          <w:t xml:space="preserve">and do not end with </w:t>
        </w:r>
        <w:r w:rsidR="00F01BC1" w:rsidRPr="00F01BC1">
          <w:rPr>
            <w:rStyle w:val="CodeChar"/>
          </w:rPr>
          <w:t>“IDContentType”</w:t>
        </w:r>
        <w:r w:rsidR="00F01BC1">
          <w:t xml:space="preserve"> </w:t>
        </w:r>
      </w:ins>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190"/>
      <w:r>
        <w:t xml:space="preserve">Some </w:t>
      </w:r>
      <w:r w:rsidR="002335FD">
        <w:t>modifications</w:t>
      </w:r>
      <w:r>
        <w:t xml:space="preserve"> to </w:t>
      </w:r>
      <w:r w:rsidRPr="00FA3A72">
        <w:rPr>
          <w:rStyle w:val="CodeChar"/>
        </w:rPr>
        <w:t>Fields.xsd</w:t>
      </w:r>
      <w:r>
        <w:t xml:space="preserve"> to do before the import.</w:t>
      </w:r>
      <w:commentRangeEnd w:id="190"/>
      <w:r w:rsidR="00173095">
        <w:rPr>
          <w:rStyle w:val="CommentReference"/>
        </w:rPr>
        <w:commentReference w:id="190"/>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lastRenderedPageBreak/>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23223">
      <w:pPr>
        <w:pStyle w:val="Heading6"/>
      </w:pPr>
      <w:commentRangeStart w:id="191"/>
      <w:r>
        <w:t xml:space="preserve">Additional </w:t>
      </w:r>
      <w:r w:rsidR="002073DD">
        <w:t>default</w:t>
      </w:r>
      <w:r>
        <w:t xml:space="preserve"> BDTs</w:t>
      </w:r>
      <w:commentRangeEnd w:id="191"/>
      <w:r w:rsidR="00087658">
        <w:rPr>
          <w:rStyle w:val="CommentReference"/>
          <w:iCs w:val="0"/>
        </w:rPr>
        <w:commentReference w:id="191"/>
      </w:r>
    </w:p>
    <w:p w14:paraId="201ADB5F" w14:textId="77777777" w:rsidR="006B0457" w:rsidRDefault="006C6E10" w:rsidP="00E23223">
      <w:r>
        <w:t xml:space="preserve">There are additional default BDTs </w:t>
      </w:r>
      <w:ins w:id="192" w:author="Serm Kulvatunyou" w:date="2016-02-25T20:46:00Z">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ins>
      <w:r>
        <w:t xml:space="preserve">used directly in the </w:t>
      </w:r>
      <w:r w:rsidRPr="0099753F">
        <w:rPr>
          <w:rStyle w:val="CodeChar"/>
        </w:rPr>
        <w:t>xsd:attribute</w:t>
      </w:r>
      <w:r>
        <w:t xml:space="preserve"> </w:t>
      </w:r>
      <w:ins w:id="193" w:author="Serm Kulvatunyou" w:date="2016-02-25T20:46:00Z">
        <w:r w:rsidR="00190F0A">
          <w:t>complex content</w:t>
        </w:r>
      </w:ins>
      <w:ins w:id="194" w:author="Serm Kulvatunyou" w:date="2016-02-25T20:47:00Z">
        <w:r w:rsidR="00190F0A">
          <w:t xml:space="preserve"> definitions </w:t>
        </w:r>
      </w:ins>
      <w:r>
        <w:t xml:space="preserve">within the </w:t>
      </w:r>
      <w:r w:rsidRPr="0099753F">
        <w:rPr>
          <w:rStyle w:val="CodeChar"/>
        </w:rPr>
        <w:t>Meta.xsd</w:t>
      </w:r>
      <w:ins w:id="195" w:author="Serm Kulvatunyou" w:date="2016-02-29T07:21:00Z">
        <w:r w:rsidR="00AA48B4">
          <w:rPr>
            <w:rStyle w:val="CodeChar"/>
          </w:rPr>
          <w:t xml:space="preserve">, </w:t>
        </w:r>
      </w:ins>
      <w:del w:id="196" w:author="Serm Kulvatunyou" w:date="2016-02-25T20:47:00Z">
        <w:r w:rsidDel="00190F0A">
          <w:delText xml:space="preserve">, </w:delText>
        </w:r>
        <w:r w:rsidRPr="0099753F" w:rsidDel="00190F0A">
          <w:rPr>
            <w:rStyle w:val="CodeChar"/>
          </w:rPr>
          <w:delText>Fields.xsd</w:delText>
        </w:r>
        <w:r w:rsidDel="00190F0A">
          <w:delText>,</w:delText>
        </w:r>
      </w:del>
      <w:del w:id="197" w:author="Serm Kulvatunyou" w:date="2016-02-29T07:21:00Z">
        <w:r w:rsidDel="00AA48B4">
          <w:delText xml:space="preserve"> </w:delText>
        </w:r>
      </w:del>
      <w:r w:rsidRPr="0099753F">
        <w:rPr>
          <w:rStyle w:val="CodeChar"/>
        </w:rPr>
        <w:t>Components.xsd</w:t>
      </w:r>
      <w:r>
        <w:t xml:space="preserve">, and </w:t>
      </w:r>
      <w:r w:rsidRPr="0099753F">
        <w:rPr>
          <w:rStyle w:val="CodeChar"/>
        </w:rPr>
        <w:t>Noun</w:t>
      </w:r>
      <w:r>
        <w:t xml:space="preserve"> files</w:t>
      </w:r>
      <w:ins w:id="198" w:author="Serm Kulvatunyou" w:date="2016-02-25T20:47:00Z">
        <w:r w:rsidR="00190F0A">
          <w:t>.</w:t>
        </w:r>
      </w:ins>
      <w:r>
        <w:t xml:space="preserve"> </w:t>
      </w:r>
      <w:del w:id="199" w:author="Serm Kulvatunyou" w:date="2016-02-25T20:50:00Z">
        <w:r w:rsidDel="00190F0A">
          <w:delText>(both directly under the Platform and under the Model folders).</w:delText>
        </w:r>
        <w:r w:rsidR="004D6626" w:rsidDel="00190F0A">
          <w:delText xml:space="preserve"> The way to retrieve these types is to run an XPATH query across these files and check one by one whether it has already been imported. The XPATH query to use is </w:delText>
        </w:r>
        <w:r w:rsidR="004D6626" w:rsidRPr="0099753F" w:rsidDel="00190F0A">
          <w:rPr>
            <w:rStyle w:val="CodeChar"/>
          </w:rPr>
          <w:delText>distinct-values(//xsd:attribute/@type)</w:delText>
        </w:r>
        <w:r w:rsidR="004D6626" w:rsidDel="00190F0A">
          <w:delText xml:space="preserve">. </w:delText>
        </w:r>
        <w:r w:rsidR="006B0457" w:rsidDel="00190F0A">
          <w:delText>Check by comparing DEN to whether the type has already been imported</w:delText>
        </w:r>
        <w:r w:rsidR="007601AE" w:rsidDel="00190F0A">
          <w:delText xml:space="preserve"> (note that for the type whose name ends with </w:delText>
        </w:r>
        <w:r w:rsidR="007601AE" w:rsidRPr="007601AE" w:rsidDel="00190F0A">
          <w:rPr>
            <w:rStyle w:val="CodeChar"/>
          </w:rPr>
          <w:delText>‘CodeContentType’</w:delText>
        </w:r>
        <w:r w:rsidR="007601AE" w:rsidDel="00190F0A">
          <w:delText xml:space="preserve">, its </w:delText>
        </w:r>
        <w:r w:rsidR="006A0E82" w:rsidDel="00190F0A">
          <w:delText xml:space="preserve">first part of </w:delText>
        </w:r>
        <w:r w:rsidR="007601AE" w:rsidDel="00190F0A">
          <w:delText xml:space="preserve">DEN is </w:delText>
        </w:r>
        <w:r w:rsidR="007601AE" w:rsidRPr="007601AE" w:rsidDel="00190F0A">
          <w:rPr>
            <w:rStyle w:val="CodeChar"/>
          </w:rPr>
          <w:delText>SpaceSeparate(substring-</w:delText>
        </w:r>
        <w:r w:rsidR="007601AE" w:rsidRPr="00814EDE" w:rsidDel="00190F0A">
          <w:rPr>
            <w:rStyle w:val="CodeChar"/>
            <w:highlight w:val="green"/>
          </w:rPr>
          <w:delText>before(@type))</w:delText>
        </w:r>
        <w:r w:rsidR="007601AE" w:rsidRPr="00814EDE" w:rsidDel="00190F0A">
          <w:rPr>
            <w:highlight w:val="green"/>
          </w:rPr>
          <w:delText>)</w:delText>
        </w:r>
        <w:r w:rsidR="006B0457" w:rsidRPr="00814EDE" w:rsidDel="00190F0A">
          <w:rPr>
            <w:highlight w:val="green"/>
          </w:rPr>
          <w:delText>.</w:delText>
        </w:r>
        <w:r w:rsidR="006B0457" w:rsidDel="00190F0A">
          <w:delText xml:space="preserve"> If not,</w:delText>
        </w:r>
      </w:del>
      <w:ins w:id="200" w:author="Serm Kulvatunyou" w:date="2016-02-25T20:50:00Z">
        <w:r w:rsidR="00190F0A">
          <w:t>These three types need to be imported</w:t>
        </w:r>
      </w:ins>
      <w:r w:rsidR="00E91132">
        <w:t xml:space="preserve"> </w:t>
      </w:r>
      <w:del w:id="201" w:author="Serm Kulvatunyou" w:date="2016-02-25T20:50:00Z">
        <w:r w:rsidR="00E91132" w:rsidDel="00190F0A">
          <w:delText>use</w:delText>
        </w:r>
        <w:r w:rsidR="006B0457" w:rsidDel="00190F0A">
          <w:delText xml:space="preserve"> </w:delText>
        </w:r>
      </w:del>
      <w:ins w:id="202" w:author="Serm Kulvatunyou" w:date="2016-02-25T20:50:00Z">
        <w:r w:rsidR="00190F0A">
          <w:t xml:space="preserve">using </w:t>
        </w:r>
      </w:ins>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pPr>
        <w:rPr>
          <w:ins w:id="203" w:author="Serm Kulvatunyou" w:date="2016-02-19T14:53:00Z"/>
        </w:rPr>
      </w:pPr>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2730CD">
      <w:pPr>
        <w:pStyle w:val="Heading6"/>
        <w:rPr>
          <w:ins w:id="204" w:author="Serm Kulvatunyou" w:date="2016-02-19T14:58:00Z"/>
        </w:rPr>
      </w:pPr>
      <w:ins w:id="205" w:author="Serm Kulvatunyou" w:date="2016-02-19T14:53:00Z">
        <w:r>
          <w:t xml:space="preserve">Import </w:t>
        </w:r>
      </w:ins>
      <w:commentRangeStart w:id="206"/>
      <w:ins w:id="207" w:author="Serm Kulvatunyou" w:date="2016-02-19T14:58:00Z">
        <w:r>
          <w:t>CodeContentType</w:t>
        </w:r>
      </w:ins>
      <w:commentRangeEnd w:id="206"/>
      <w:ins w:id="208" w:author="Serm Kulvatunyou" w:date="2016-02-19T15:04:00Z">
        <w:r w:rsidR="002D7142">
          <w:rPr>
            <w:rStyle w:val="CommentReference"/>
            <w:iCs w:val="0"/>
          </w:rPr>
          <w:commentReference w:id="206"/>
        </w:r>
      </w:ins>
    </w:p>
    <w:p w14:paraId="707384B7" w14:textId="77777777" w:rsidR="002730CD" w:rsidRDefault="002730CD" w:rsidP="002730CD">
      <w:pPr>
        <w:rPr>
          <w:ins w:id="209" w:author="Serm Kulvatunyou" w:date="2016-02-25T23:24:00Z"/>
        </w:rPr>
      </w:pPr>
      <w:ins w:id="210" w:author="Serm Kulvatunyou" w:date="2016-02-19T14:58:00Z">
        <w:r>
          <w:t xml:space="preserve">The </w:t>
        </w:r>
        <w:r w:rsidRPr="002730CD">
          <w:rPr>
            <w:rStyle w:val="CodeChar"/>
          </w:rPr>
          <w:t>CodeContentType</w:t>
        </w:r>
        <w:r>
          <w:t xml:space="preserve"> shall be imported as an unqualified BDT as described above</w:t>
        </w:r>
      </w:ins>
      <w:ins w:id="211" w:author="Serm Kulvatunyou" w:date="2016-02-19T15:00:00Z">
        <w:r>
          <w:t xml:space="preserve"> (it</w:t>
        </w:r>
      </w:ins>
      <w:ins w:id="212" w:author="Serm Kulvatunyou" w:date="2016-02-19T14:59:00Z">
        <w:r>
          <w:t xml:space="preserve"> is a restriction based on </w:t>
        </w:r>
        <w:r w:rsidRPr="002D7142">
          <w:rPr>
            <w:rStyle w:val="CodeChar"/>
          </w:rPr>
          <w:t>CodeType_1E7368</w:t>
        </w:r>
      </w:ins>
      <w:ins w:id="213" w:author="Serm Kulvatunyou" w:date="2016-02-25T23:23:00Z">
        <w:r w:rsidR="00716258">
          <w:t xml:space="preserve">. </w:t>
        </w:r>
      </w:ins>
      <w:ins w:id="214" w:author="Serm Kulvatunyou" w:date="2016-02-19T15:00:00Z">
        <w:r w:rsidRPr="002D7142">
          <w:rPr>
            <w:rStyle w:val="CodeChar"/>
          </w:rPr>
          <w:t>CodeType_1E7368</w:t>
        </w:r>
        <w:r>
          <w:t xml:space="preserve"> </w:t>
        </w:r>
      </w:ins>
      <w:ins w:id="215" w:author="Serm Kulvatunyou" w:date="2016-02-25T23:23:00Z">
        <w:r w:rsidR="00716258">
          <w:t>should already</w:t>
        </w:r>
      </w:ins>
      <w:ins w:id="216" w:author="Serm Kulvatunyou" w:date="2016-02-19T15:00:00Z">
        <w:r>
          <w:t xml:space="preserve"> be imported </w:t>
        </w:r>
      </w:ins>
      <w:ins w:id="217" w:author="Serm Kulvatunyou" w:date="2016-02-19T15:01:00Z">
        <w:r>
          <w:t xml:space="preserve">per </w:t>
        </w:r>
      </w:ins>
      <w:ins w:id="218" w:author="Serm Kulvatunyou" w:date="2016-02-19T15:00:00Z">
        <w:r>
          <w:t xml:space="preserve">the </w:t>
        </w:r>
      </w:ins>
      <w:ins w:id="219" w:author="Serm Kulvatunyou" w:date="2016-02-25T23:24:00Z">
        <w:r w:rsidR="00716258">
          <w:t>preceding section</w:t>
        </w:r>
      </w:ins>
      <w:ins w:id="220" w:author="Serm Kulvatunyou" w:date="2016-02-19T15:03:00Z">
        <w:r>
          <w:t>.</w:t>
        </w:r>
      </w:ins>
    </w:p>
    <w:p w14:paraId="1AB75213" w14:textId="77777777" w:rsidR="00716258" w:rsidRDefault="00716258" w:rsidP="002730CD">
      <w:pPr>
        <w:rPr>
          <w:ins w:id="221" w:author="Serm Kulvatunyou" w:date="2016-02-25T23:24:00Z"/>
        </w:rPr>
      </w:pPr>
    </w:p>
    <w:p w14:paraId="05D46478" w14:textId="77777777" w:rsidR="00716258" w:rsidRDefault="00716258" w:rsidP="00716258">
      <w:pPr>
        <w:pStyle w:val="Heading6"/>
        <w:rPr>
          <w:ins w:id="222" w:author="Serm Kulvatunyou" w:date="2016-02-25T23:25:00Z"/>
        </w:rPr>
      </w:pPr>
      <w:ins w:id="223" w:author="Serm Kulvatunyou" w:date="2016-02-25T23:25:00Z">
        <w:r>
          <w:t xml:space="preserve">Import </w:t>
        </w:r>
      </w:ins>
      <w:ins w:id="224" w:author="Serm Kulvatunyou" w:date="2016-02-25T23:26:00Z">
        <w:r>
          <w:t>ID</w:t>
        </w:r>
      </w:ins>
      <w:commentRangeStart w:id="225"/>
      <w:ins w:id="226" w:author="Serm Kulvatunyou" w:date="2016-02-25T23:25:00Z">
        <w:r>
          <w:t>ContentType</w:t>
        </w:r>
        <w:commentRangeEnd w:id="225"/>
        <w:r>
          <w:rPr>
            <w:rStyle w:val="CommentReference"/>
            <w:iCs w:val="0"/>
          </w:rPr>
          <w:commentReference w:id="225"/>
        </w:r>
      </w:ins>
    </w:p>
    <w:p w14:paraId="401F0099" w14:textId="77777777" w:rsidR="00716258" w:rsidRPr="002730CD" w:rsidRDefault="00716258" w:rsidP="002730CD">
      <w:ins w:id="227" w:author="Serm Kulvatunyou" w:date="2016-02-25T23:25:00Z">
        <w:r>
          <w:t xml:space="preserve">The </w:t>
        </w:r>
      </w:ins>
      <w:ins w:id="228" w:author="Serm Kulvatunyou" w:date="2016-02-25T23:33:00Z">
        <w:r w:rsidR="004A47BA">
          <w:rPr>
            <w:rStyle w:val="CodeChar"/>
          </w:rPr>
          <w:t>ID</w:t>
        </w:r>
      </w:ins>
      <w:ins w:id="229" w:author="Serm Kulvatunyou" w:date="2016-02-25T23:25:00Z">
        <w:r w:rsidRPr="002730CD">
          <w:rPr>
            <w:rStyle w:val="CodeChar"/>
          </w:rPr>
          <w:t>ContentType</w:t>
        </w:r>
        <w:r>
          <w:t xml:space="preserve"> shall be imported as an unqualified BDT as described above (it is a restriction based on </w:t>
        </w:r>
      </w:ins>
      <w:ins w:id="230" w:author="Serm Kulvatunyou" w:date="2016-02-25T23:33:00Z">
        <w:r w:rsidR="004A47BA">
          <w:rPr>
            <w:rStyle w:val="CodeChar"/>
          </w:rPr>
          <w:t>IDType</w:t>
        </w:r>
      </w:ins>
      <w:ins w:id="231" w:author="Serm Kulvatunyou" w:date="2016-02-25T23:25:00Z">
        <w:r w:rsidRPr="002D7142">
          <w:rPr>
            <w:rStyle w:val="CodeChar"/>
          </w:rPr>
          <w:t>_</w:t>
        </w:r>
      </w:ins>
      <w:ins w:id="232" w:author="Serm Kulvatunyou" w:date="2016-02-25T23:33:00Z">
        <w:r w:rsidR="004A47BA">
          <w:rPr>
            <w:rStyle w:val="CodeChar"/>
          </w:rPr>
          <w:t>B3F14E</w:t>
        </w:r>
      </w:ins>
      <w:ins w:id="233" w:author="Serm Kulvatunyou" w:date="2016-02-25T23:25:00Z">
        <w:r>
          <w:t xml:space="preserve">. </w:t>
        </w:r>
      </w:ins>
      <w:ins w:id="234" w:author="Serm Kulvatunyou" w:date="2016-02-29T10:14:00Z">
        <w:r w:rsidR="00F20F71">
          <w:rPr>
            <w:rStyle w:val="CodeChar"/>
          </w:rPr>
          <w:t>IDType</w:t>
        </w:r>
        <w:r w:rsidR="00F20F71" w:rsidRPr="002D7142">
          <w:rPr>
            <w:rStyle w:val="CodeChar"/>
          </w:rPr>
          <w:t>_</w:t>
        </w:r>
        <w:r w:rsidR="00F20F71">
          <w:rPr>
            <w:rStyle w:val="CodeChar"/>
          </w:rPr>
          <w:t>B3F14E</w:t>
        </w:r>
        <w:r w:rsidR="00F20F71">
          <w:t xml:space="preserve"> </w:t>
        </w:r>
      </w:ins>
      <w:ins w:id="235" w:author="Serm Kulvatunyou" w:date="2016-02-25T23:25:00Z">
        <w:r>
          <w:t>should already be imported per the preceding section.</w:t>
        </w:r>
      </w:ins>
    </w:p>
    <w:p w14:paraId="0066BF7C" w14:textId="77777777" w:rsidR="00803FFF" w:rsidRDefault="002D5E53" w:rsidP="002D5E53">
      <w:pPr>
        <w:pStyle w:val="Heading5"/>
      </w:pPr>
      <w:bookmarkStart w:id="236" w:name="_Toc442108920"/>
      <w:r>
        <w:t xml:space="preserve">Populate </w:t>
      </w:r>
      <w:r w:rsidR="00072832">
        <w:t>bdt_pri_restri</w:t>
      </w:r>
      <w:r>
        <w:t xml:space="preserve"> table</w:t>
      </w:r>
      <w:bookmarkEnd w:id="236"/>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77777777"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93447A">
        <w:t>3.1.1.3.5</w:t>
      </w:r>
      <w:r w:rsidR="00460CBB">
        <w:fldChar w:fldCharType="end"/>
      </w:r>
      <w:r w:rsidR="00460CBB">
        <w:t xml:space="preserve">. </w:t>
      </w:r>
      <w:commentRangeStart w:id="237"/>
      <w:r w:rsidR="00CB1F99">
        <w:t xml:space="preserve">Each BDT, except those in the Exception subsection of the previous section, </w:t>
      </w:r>
      <w:r w:rsidR="00BF5AD3">
        <w:t>will use all the entries from that table per its associated CDT Primitive</w:t>
      </w:r>
      <w:r w:rsidR="00A9764D">
        <w:t>(s)</w:t>
      </w:r>
      <w:r w:rsidR="00BF5AD3">
        <w:t>.</w:t>
      </w:r>
      <w:r w:rsidR="00567E9B">
        <w:t xml:space="preserve"> </w:t>
      </w:r>
      <w:r w:rsidR="00CB1F99">
        <w:t>Those in the Exception section should 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37"/>
      <w:r w:rsidR="00CB1F99">
        <w:rPr>
          <w:rStyle w:val="CommentReference"/>
        </w:rPr>
        <w:commentReference w:id="237"/>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77777777" w:rsidR="00420B87" w:rsidRDefault="00405DFB" w:rsidP="002D5E53">
      <w:r>
        <w:rPr>
          <w:rStyle w:val="CodeChar"/>
        </w:rPr>
        <w:lastRenderedPageBreak/>
        <w:t>is_default</w:t>
      </w:r>
      <w:r w:rsidR="00420B87">
        <w:t xml:space="preserve"> = </w:t>
      </w:r>
      <w:r w:rsidR="002404B9">
        <w:t xml:space="preserve">1) </w:t>
      </w:r>
      <w:r w:rsidR="003C63C1">
        <w:t>For</w:t>
      </w:r>
      <w:r w:rsidR="00BF5AD3">
        <w:t xml:space="preserve"> the default BDTs where there is a </w:t>
      </w:r>
      <w:r w:rsidR="00BF5AD3" w:rsidRPr="00A9764D">
        <w:rPr>
          <w:rStyle w:val="CodeChar"/>
        </w:rPr>
        <w:t>//xsd:union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9D4E82">
        <w:t xml:space="preserve">For default BDTs where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2404B9">
        <w:t>Use the same logic as in #2 for those BDTs in the Exception</w:t>
      </w:r>
      <w:ins w:id="238" w:author="Serm Kulvatunyou" w:date="2016-02-29T07:24:00Z">
        <w:r w:rsidR="00BA7B76">
          <w:t xml:space="preserve">, Additional default BDTs, </w:t>
        </w:r>
      </w:ins>
      <w:ins w:id="239" w:author="Serm Kulvatunyou" w:date="2016-02-29T07:25:00Z">
        <w:r w:rsidR="00BA7B76">
          <w:t>Import CodeContentType, and Import IDContentType sections</w:t>
        </w:r>
      </w:ins>
      <w:r w:rsidR="00E463B4">
        <w:t>.</w:t>
      </w:r>
      <w:r w:rsidR="002404B9">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ins w:id="240" w:author="Serm Kulvatunyou" w:date="2016-02-29T07:17:00Z">
        <w:r w:rsidR="00AA48B4">
          <w:t>s</w:t>
        </w:r>
      </w:ins>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41" w:name="_Toc442108921"/>
      <w:r>
        <w:t xml:space="preserve">Populate </w:t>
      </w:r>
      <w:r w:rsidR="008A5D34">
        <w:t xml:space="preserve">SC in </w:t>
      </w:r>
      <w:r w:rsidR="00530652">
        <w:t>dt_sc</w:t>
      </w:r>
      <w:r>
        <w:t xml:space="preserve"> table</w:t>
      </w:r>
      <w:bookmarkEnd w:id="241"/>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7777777"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del w:id="242" w:author="Serm Kulvatunyou" w:date="2016-02-29T07:40:00Z">
        <w:r w:rsidDel="00F76F4A">
          <w:delText>.</w:delText>
        </w:r>
      </w:del>
      <w:ins w:id="243" w:author="Serm Kulvatunyou" w:date="2016-02-29T07:39:00Z">
        <w:r w:rsidR="00F76F4A">
          <w:t xml:space="preserve"> </w:t>
        </w:r>
      </w:ins>
      <w:ins w:id="244" w:author="Serm Kulvatunyou" w:date="2016-02-29T07:40:00Z">
        <w:r w:rsidR="00F76F4A">
          <w:t>d</w:t>
        </w:r>
      </w:ins>
      <w:ins w:id="245" w:author="Serm Kulvatunyou" w:date="2016-02-29T07:39:00Z">
        <w:r w:rsidR="00F76F4A">
          <w:t>efined within the unqualified BDT itself.</w:t>
        </w:r>
      </w:ins>
    </w:p>
    <w:p w14:paraId="6757E68F" w14:textId="77777777" w:rsidR="00096267" w:rsidRDefault="00096267" w:rsidP="00864DD4"/>
    <w:p w14:paraId="3234DBA2" w14:textId="77777777" w:rsidR="00F76F4A" w:rsidRDefault="00096267" w:rsidP="00864DD4">
      <w:pPr>
        <w:rPr>
          <w:ins w:id="246" w:author="Serm Kulvatunyou" w:date="2016-02-29T07:39:00Z"/>
        </w:rPr>
      </w:pPr>
      <w:commentRangeStart w:id="247"/>
      <w:del w:id="248" w:author="Serm Kulvatunyou" w:date="2016-02-29T07:35:00Z">
        <w:r w:rsidRPr="00F366FA" w:rsidDel="00F76F4A">
          <w:rPr>
            <w:highlight w:val="yellow"/>
          </w:rPr>
          <w:delText xml:space="preserve">For default BDTs, look for </w:delText>
        </w:r>
        <w:r w:rsidRPr="00F366FA" w:rsidDel="00F76F4A">
          <w:rPr>
            <w:rStyle w:val="CodeChar"/>
            <w:highlight w:val="yellow"/>
          </w:rPr>
          <w:delText>//xsd:attribute</w:delText>
        </w:r>
        <w:r w:rsidRPr="00F366FA" w:rsidDel="00F76F4A">
          <w:rPr>
            <w:highlight w:val="yellow"/>
          </w:rPr>
          <w:delText xml:space="preserve"> elements. Populate a row in this table for each </w:delText>
        </w:r>
        <w:r w:rsidRPr="00F366FA" w:rsidDel="00F76F4A">
          <w:rPr>
            <w:rStyle w:val="CodeChar"/>
            <w:highlight w:val="yellow"/>
          </w:rPr>
          <w:delText>//xsd:attribute</w:delText>
        </w:r>
        <w:r w:rsidRPr="00F366FA" w:rsidDel="00F76F4A">
          <w:rPr>
            <w:highlight w:val="yellow"/>
          </w:rPr>
          <w:delText xml:space="preserve"> of the default BDTs</w:delText>
        </w:r>
        <w:r w:rsidDel="00F76F4A">
          <w:delText xml:space="preserve">. </w:delText>
        </w:r>
      </w:del>
      <w:commentRangeEnd w:id="247"/>
      <w:r w:rsidR="00F76F4A">
        <w:rPr>
          <w:rStyle w:val="CommentReference"/>
        </w:rPr>
        <w:commentReference w:id="247"/>
      </w:r>
    </w:p>
    <w:p w14:paraId="30DAADF8" w14:textId="77777777" w:rsidR="00096267" w:rsidRDefault="00096267" w:rsidP="00864DD4">
      <w:commentRangeStart w:id="249"/>
      <w:del w:id="250" w:author="Serm Kulvatunyou" w:date="2016-02-29T07:40:00Z">
        <w:r w:rsidDel="00F76F4A">
          <w:delText xml:space="preserve">For </w:delText>
        </w:r>
        <w:r w:rsidR="000228BA" w:rsidDel="00F76F4A">
          <w:delText xml:space="preserve">each </w:delText>
        </w:r>
        <w:r w:rsidDel="00F76F4A">
          <w:delText xml:space="preserve">unqualified BDT, </w:delText>
        </w:r>
        <w:r w:rsidR="000228BA" w:rsidDel="00F76F4A">
          <w:delText>inherit all SCs from its based default BDT, i.e., there must be the same number of rows as those SCs for its based default BDT.</w:delText>
        </w:r>
      </w:del>
      <w:commentRangeEnd w:id="249"/>
      <w:r w:rsidR="00F76F4A">
        <w:rPr>
          <w:rStyle w:val="CommentReference"/>
        </w:rPr>
        <w:commentReference w:id="249"/>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77777777"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ins w:id="251" w:author="Serm Kulvatunyou" w:date="2016-03-07T12:55:00Z">
        <w:r w:rsidR="00B31F03">
          <w:t xml:space="preserve">but if the last token is not one of the valid </w:t>
        </w:r>
      </w:ins>
      <w:ins w:id="252" w:author="Serm Kulvatunyou" w:date="2016-03-07T12:56:00Z">
        <w:r w:rsidR="00B31F03">
          <w:t xml:space="preserve">Core Data Type Catalog representation terms then the value shall be ‘Text’. </w:t>
        </w:r>
      </w:ins>
      <w:del w:id="253" w:author="Serm Kulvatunyou" w:date="2016-03-07T12:56:00Z">
        <w:r w:rsidR="00CA2FF1" w:rsidDel="00B31F03">
          <w:delText>e</w:delText>
        </w:r>
      </w:del>
      <w:ins w:id="254" w:author="Serm Kulvatunyou" w:date="2016-03-07T12:56:00Z">
        <w:r w:rsidR="00B31F03">
          <w:t>E</w:t>
        </w:r>
      </w:ins>
      <w:r w:rsidR="00CA2FF1">
        <w:t xml:space="preserve">.g., if </w:t>
      </w:r>
      <w:ins w:id="255" w:author="Serm Kulvatunyou" w:date="2016-03-07T12:57:00Z">
        <w:r w:rsidR="00B31F03">
          <w:t xml:space="preserve">the </w:t>
        </w:r>
      </w:ins>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ins w:id="256" w:author="Serm Kulvatunyou" w:date="2016-03-07T12:56:00Z">
        <w:r w:rsidR="00B31F03" w:rsidRPr="00B31F03">
          <w:t xml:space="preserve">, if </w:t>
        </w:r>
      </w:ins>
      <w:ins w:id="257" w:author="Serm Kulvatunyou" w:date="2016-03-07T12:57:00Z">
        <w:r w:rsidR="00B31F03" w:rsidRPr="00B31F03">
          <w:t xml:space="preserve">the </w:t>
        </w:r>
      </w:ins>
      <w:ins w:id="258" w:author="Serm Kulvatunyou" w:date="2016-03-07T12:56:00Z">
        <w:r w:rsidR="00B31F03" w:rsidRPr="00B31F03">
          <w:t xml:space="preserve">name is </w:t>
        </w:r>
        <w:r w:rsidR="00B31F03">
          <w:rPr>
            <w:rStyle w:val="CodeChar"/>
          </w:rPr>
          <w:t>“expressionLanguage”</w:t>
        </w:r>
      </w:ins>
      <w:ins w:id="259" w:author="Serm Kulvatunyou" w:date="2016-03-07T12:57:00Z">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ins>
      <w:r w:rsidR="00CA2FF1">
        <w:t>.</w:t>
      </w:r>
    </w:p>
    <w:p w14:paraId="0AF49506" w14:textId="77777777" w:rsidR="008A5D34" w:rsidRDefault="00B66EC6" w:rsidP="008A5D34">
      <w:pPr>
        <w:rPr>
          <w:rFonts w:ascii="Courier New" w:eastAsiaTheme="minorEastAsia" w:hAnsi="Courier New" w:cs="Courier New"/>
          <w:sz w:val="22"/>
          <w:szCs w:val="22"/>
          <w:lang w:eastAsia="ko-KR" w:bidi="th-TH"/>
        </w:rPr>
      </w:pPr>
      <w:commentRangeStart w:id="260"/>
      <w:r>
        <w:rPr>
          <w:rStyle w:val="CodeChar"/>
          <w:rFonts w:eastAsiaTheme="minorEastAsia"/>
        </w:rPr>
        <w:t>definition</w:t>
      </w:r>
      <w:r w:rsidR="008A5D34">
        <w:rPr>
          <w:rFonts w:ascii="Courier New" w:eastAsiaTheme="minorEastAsia" w:hAnsi="Courier New" w:cs="Courier New"/>
          <w:sz w:val="22"/>
          <w:szCs w:val="22"/>
          <w:lang w:eastAsia="ko-KR" w:bidi="th-TH"/>
        </w:rPr>
        <w:t xml:space="preserve"> </w:t>
      </w:r>
      <w:commentRangeEnd w:id="260"/>
      <w:r w:rsidR="00576A68">
        <w:rPr>
          <w:rStyle w:val="CommentReference"/>
        </w:rPr>
        <w:commentReference w:id="260"/>
      </w:r>
      <w:r w:rsidR="008A5D34">
        <w:rPr>
          <w:rFonts w:ascii="Courier New" w:eastAsiaTheme="minorEastAsia" w:hAnsi="Courier New" w:cs="Courier New"/>
          <w:sz w:val="22"/>
          <w:szCs w:val="22"/>
          <w:lang w:eastAsia="ko-KR" w:bidi="th-TH"/>
        </w:rPr>
        <w:t>=</w:t>
      </w:r>
      <w:r w:rsidR="00485D64">
        <w:t xml:space="preserve"> </w:t>
      </w:r>
      <w:ins w:id="261" w:author="Serm Kulvatunyou" w:date="2016-03-07T10:51:00Z">
        <w:r w:rsidR="00576A68">
          <w:t>For default BDT SC, inherit from the based SC.</w:t>
        </w:r>
      </w:ins>
      <w:ins w:id="262" w:author="Serm Kulvatunyou" w:date="2016-03-07T10:52:00Z">
        <w:r w:rsidR="00576A68">
          <w:t xml:space="preserve"> For unqualified BDT SC, inherit from the based SC for </w:t>
        </w:r>
      </w:ins>
      <w:ins w:id="263" w:author="Serm Kulvatunyou" w:date="2016-03-07T10:53:00Z">
        <w:r w:rsidR="00576A68">
          <w:t xml:space="preserve">an </w:t>
        </w:r>
      </w:ins>
      <w:ins w:id="264" w:author="Serm Kulvatunyou" w:date="2016-03-07T10:52:00Z">
        <w:r w:rsidR="00576A68">
          <w:t xml:space="preserve">inherited SC; </w:t>
        </w:r>
      </w:ins>
      <w:del w:id="265" w:author="Serm Kulvatunyou" w:date="2016-03-07T10:52:00Z">
        <w:r w:rsidR="00CA2FF1" w:rsidDel="00576A68">
          <w:delText>G</w:delText>
        </w:r>
      </w:del>
      <w:ins w:id="266" w:author="Serm Kulvatunyou" w:date="2016-03-07T10:52:00Z">
        <w:r w:rsidR="00576A68">
          <w:t>g</w:t>
        </w:r>
      </w:ins>
      <w:r w:rsidR="00CA2FF1">
        <w:t>et</w:t>
      </w:r>
      <w:r w:rsidR="00485D64">
        <w:t xml:space="preserve"> </w:t>
      </w:r>
      <w:del w:id="267" w:author="Serm Kulvatunyou" w:date="2016-03-07T10:52:00Z">
        <w:r w:rsidR="00485D64" w:rsidDel="00576A68">
          <w:delText xml:space="preserve">this </w:delText>
        </w:r>
      </w:del>
      <w:ins w:id="268" w:author="Serm Kulvatunyou" w:date="2016-03-07T10:52:00Z">
        <w:r w:rsidR="00576A68">
          <w:t xml:space="preserve">it </w:t>
        </w:r>
      </w:ins>
      <w:r w:rsidR="00485D64">
        <w:t xml:space="preserve">from </w:t>
      </w:r>
      <w:r w:rsidR="00485D64" w:rsidRPr="00485D64">
        <w:rPr>
          <w:rStyle w:val="CodeChar"/>
        </w:rPr>
        <w:t>//xsd:attribute/xsd:annotation/xsd:documentation</w:t>
      </w:r>
      <w:ins w:id="269" w:author="Serm Kulvatunyou" w:date="2016-03-07T10:53:00Z">
        <w:r w:rsidR="00576A68" w:rsidRPr="00576A68">
          <w:t xml:space="preserve"> for a new SC</w:t>
        </w:r>
      </w:ins>
      <w:ins w:id="270" w:author="Serm Kulvatunyou" w:date="2016-03-07T10:54:00Z">
        <w:r w:rsidR="00576A68">
          <w:t xml:space="preserve"> – if that </w:t>
        </w:r>
      </w:ins>
      <w:del w:id="271" w:author="Serm Kulvatunyou" w:date="2016-03-07T10:53:00Z">
        <w:r w:rsidR="00485D64" w:rsidRPr="00485D64" w:rsidDel="00576A68">
          <w:rPr>
            <w:rStyle w:val="CodeChar"/>
          </w:rPr>
          <w:delText>/ccts:</w:delText>
        </w:r>
        <w:r w:rsidR="00D77431" w:rsidDel="00576A68">
          <w:rPr>
            <w:rStyle w:val="CodeChar"/>
          </w:rPr>
          <w:delText>Definition</w:delText>
        </w:r>
      </w:del>
      <w:del w:id="272" w:author="Serm Kulvatunyou" w:date="2016-03-07T10:54:00Z">
        <w:r w:rsidR="00485D64" w:rsidDel="00576A68">
          <w:delText>.</w:delText>
        </w:r>
        <w:r w:rsidR="001F13E7" w:rsidDel="00576A68">
          <w:delText xml:space="preserve"> If that</w:delText>
        </w:r>
      </w:del>
      <w:r w:rsidR="001F13E7">
        <w:t xml:space="preserve"> does not exist </w:t>
      </w:r>
      <w:del w:id="273" w:author="Serm Kulvatunyou" w:date="2016-03-07T10:54:00Z">
        <w:r w:rsidR="001F13E7" w:rsidDel="00576A68">
          <w:delText>or blank, get it from the base</w:delText>
        </w:r>
      </w:del>
      <w:ins w:id="274" w:author="Serm Kulvatunyou" w:date="2016-03-07T10:54:00Z">
        <w:r w:rsidR="00576A68">
          <w:t>leave blank</w:t>
        </w:r>
      </w:ins>
      <w:r w:rsidR="001F13E7">
        <w:t>.</w:t>
      </w:r>
    </w:p>
    <w:p w14:paraId="6405BCFA" w14:textId="77777777"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93447A">
        <w:rPr>
          <w:rFonts w:eastAsiaTheme="minorEastAsia"/>
        </w:rPr>
        <w:t>3.1.1.6.1</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77777777"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ins w:id="275" w:author="Serm Kulvatunyou" w:date="2016-02-29T08:26:00Z">
        <w:r w:rsidR="003F35C8">
          <w:rPr>
            <w:rFonts w:eastAsiaTheme="minorEastAsia"/>
          </w:rPr>
          <w:t xml:space="preserve">(inherited from the base CDT) </w:t>
        </w:r>
      </w:ins>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ins w:id="276" w:author="Serm Kulvatunyou" w:date="2016-02-29T08:30:00Z">
        <w:r w:rsidR="003F35C8">
          <w:rPr>
            <w:rFonts w:eastAsiaTheme="minorEastAsia"/>
          </w:rPr>
          <w:t xml:space="preserve"> the attribute name corresponds to the existing CDT</w:t>
        </w:r>
      </w:ins>
      <w:ins w:id="277" w:author="Serm Kulvatunyou" w:date="2016-02-29T08:31:00Z">
        <w:r w:rsidR="003F35C8">
          <w:rPr>
            <w:rFonts w:eastAsiaTheme="minorEastAsia"/>
          </w:rPr>
          <w:t>’s SC property term</w:t>
        </w:r>
      </w:ins>
      <w:del w:id="278" w:author="Serm Kulvatunyou" w:date="2016-02-29T08:31:00Z">
        <w:r w:rsidR="00824B59" w:rsidDel="003F35C8">
          <w:rPr>
            <w:rFonts w:eastAsiaTheme="minorEastAsia"/>
          </w:rPr>
          <w:delText xml:space="preserve"> </w:delText>
        </w:r>
      </w:del>
      <w:del w:id="279" w:author="Serm Kulvatunyou" w:date="2016-02-29T08:30:00Z">
        <w:r w:rsidR="00824B59" w:rsidRPr="00824B59" w:rsidDel="003F35C8">
          <w:rPr>
            <w:rStyle w:val="CodeChar"/>
            <w:rFonts w:eastAsiaTheme="minorEastAsia"/>
          </w:rPr>
          <w:delText>count(//xsd:attribute) &gt; = 1</w:delText>
        </w:r>
      </w:del>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77777777"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lastRenderedPageBreak/>
        <w:t>max_cardinality</w:t>
      </w:r>
      <w:r w:rsidR="008A5D34" w:rsidRPr="00FE3C57">
        <w:rPr>
          <w:rFonts w:eastAsiaTheme="minorEastAsia"/>
        </w:rPr>
        <w:t xml:space="preserve"> =</w:t>
      </w:r>
      <w:r w:rsidR="005F5FC3" w:rsidRPr="00FE3C57">
        <w:t xml:space="preserve"> </w:t>
      </w:r>
      <w:ins w:id="280" w:author="Serm Kulvatunyou" w:date="2016-02-29T08:34:00Z">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ins>
      <w:ins w:id="281" w:author="Serm Kulvatunyou" w:date="2016-02-29T08:35:00Z">
        <w:r w:rsidR="003F35C8">
          <w:rPr>
            <w:rStyle w:val="CodeChar"/>
          </w:rPr>
          <w:t>1</w:t>
        </w:r>
      </w:ins>
      <w:ins w:id="282" w:author="Serm Kulvatunyou" w:date="2016-02-29T08:34:00Z">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ins>
      <w:ins w:id="283" w:author="Serm Kulvatunyou" w:date="2016-02-29T08:35:00Z">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ins>
      <w:ins w:id="284" w:author="Serm Kulvatunyou" w:date="2016-02-29T08:36:00Z">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ins>
      <w:del w:id="285" w:author="Serm Kulvatunyou" w:date="2016-02-29T08:37:00Z">
        <w:r w:rsidR="002335FD" w:rsidRPr="00FE3C57" w:rsidDel="00993180">
          <w:rPr>
            <w:rFonts w:eastAsiaTheme="minorEastAsia"/>
          </w:rPr>
          <w:delText xml:space="preserve">Set to 1 except for the </w:delText>
        </w:r>
        <w:r w:rsidR="002335FD" w:rsidRPr="00FE3C57" w:rsidDel="00993180">
          <w:rPr>
            <w:rStyle w:val="CodeChar"/>
          </w:rPr>
          <w:delText>NormalizedStringType</w:delText>
        </w:r>
        <w:r w:rsidR="002335FD" w:rsidRPr="00FE3C57" w:rsidDel="00993180">
          <w:rPr>
            <w:rFonts w:eastAsiaTheme="minorEastAsia"/>
          </w:rPr>
          <w:delText xml:space="preserve">, </w:delText>
        </w:r>
        <w:r w:rsidR="002335FD" w:rsidRPr="00FE3C57" w:rsidDel="00993180">
          <w:rPr>
            <w:rStyle w:val="CodeChar"/>
          </w:rPr>
          <w:delText>TokenType</w:delText>
        </w:r>
        <w:r w:rsidR="002335FD" w:rsidRPr="00FE3C57" w:rsidDel="00993180">
          <w:rPr>
            <w:rFonts w:eastAsiaTheme="minorEastAsia"/>
          </w:rPr>
          <w:delText xml:space="preserve">, and </w:delText>
        </w:r>
        <w:r w:rsidR="002335FD" w:rsidRPr="00FE3C57" w:rsidDel="00993180">
          <w:rPr>
            <w:rStyle w:val="CodeChar"/>
          </w:rPr>
          <w:delText>StringType</w:delText>
        </w:r>
        <w:r w:rsidR="009C0E99" w:rsidRPr="00FE3C57" w:rsidDel="00993180">
          <w:rPr>
            <w:rStyle w:val="CodeChar"/>
          </w:rPr>
          <w:delText>.</w:delText>
        </w:r>
        <w:r w:rsidR="002335FD" w:rsidRPr="00FE3C57" w:rsidDel="00993180">
          <w:rPr>
            <w:rFonts w:eastAsiaTheme="minorEastAsia"/>
          </w:rPr>
          <w:delText xml:space="preserve"> </w:delText>
        </w:r>
        <w:r w:rsidR="009C0E99" w:rsidRPr="00FE3C57" w:rsidDel="00993180">
          <w:rPr>
            <w:rFonts w:eastAsiaTheme="minorEastAsia"/>
          </w:rPr>
          <w:delText>S</w:delText>
        </w:r>
        <w:r w:rsidR="002335FD" w:rsidRPr="00FE3C57" w:rsidDel="00993180">
          <w:rPr>
            <w:rFonts w:eastAsiaTheme="minorEastAsia"/>
          </w:rPr>
          <w:delText xml:space="preserve">et to zero for the </w:delText>
        </w:r>
        <w:r w:rsidR="002335FD" w:rsidRPr="00FE3C57" w:rsidDel="00993180">
          <w:rPr>
            <w:rStyle w:val="CodeChar"/>
            <w:rFonts w:eastAsiaTheme="minorEastAsia"/>
          </w:rPr>
          <w:delText>languageCode</w:delText>
        </w:r>
        <w:r w:rsidR="002335FD" w:rsidRPr="00FE3C57" w:rsidDel="00993180">
          <w:rPr>
            <w:rFonts w:eastAsiaTheme="minorEastAsia"/>
          </w:rPr>
          <w:delText xml:space="preserve"> attribute.</w:delText>
        </w:r>
        <w:r w:rsidR="002335FD" w:rsidDel="00993180">
          <w:rPr>
            <w:rFonts w:eastAsiaTheme="minorEastAsia"/>
          </w:rPr>
          <w:delText xml:space="preserve"> </w:delText>
        </w:r>
      </w:del>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ins w:id="286" w:author="Serm Kulvatunyou" w:date="2016-03-04T11:07:00Z">
        <w:r w:rsidR="00C80E3F">
          <w:rPr>
            <w:rFonts w:eastAsiaTheme="minorEastAsia"/>
          </w:rPr>
          <w:t xml:space="preserve"> If an SC is an additional SC defined </w:t>
        </w:r>
      </w:ins>
      <w:ins w:id="287" w:author="Serm Kulvatunyou" w:date="2016-03-04T11:20:00Z">
        <w:r w:rsidR="00874AAE">
          <w:rPr>
            <w:rFonts w:eastAsiaTheme="minorEastAsia"/>
          </w:rPr>
          <w:t xml:space="preserve">in </w:t>
        </w:r>
      </w:ins>
      <w:ins w:id="288" w:author="Serm Kulvatunyou" w:date="2016-03-04T11:07:00Z">
        <w:r w:rsidR="00C80E3F">
          <w:rPr>
            <w:rFonts w:eastAsiaTheme="minorEastAsia"/>
          </w:rPr>
          <w:t>an unqualified BDT, this column shall be null.</w:t>
        </w:r>
      </w:ins>
    </w:p>
    <w:p w14:paraId="4D955E5E" w14:textId="77777777" w:rsidR="007A485B" w:rsidRDefault="007A485B" w:rsidP="007A485B">
      <w:pPr>
        <w:pStyle w:val="Heading5"/>
      </w:pPr>
      <w:bookmarkStart w:id="289" w:name="_Toc442108922"/>
      <w:r>
        <w:t xml:space="preserve">Populate </w:t>
      </w:r>
      <w:r w:rsidR="00CF7449">
        <w:t>cdt_sc_awd_pri</w:t>
      </w:r>
      <w:r>
        <w:t xml:space="preserve"> table</w:t>
      </w:r>
      <w:bookmarkEnd w:id="289"/>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90" w:name="_Toc442108923"/>
      <w:r>
        <w:t xml:space="preserve">Populate </w:t>
      </w:r>
      <w:r w:rsidR="00BF2D0E" w:rsidRPr="00BF2D0E">
        <w:t>cdt_sc_awd_pri_xps_type_map</w:t>
      </w:r>
      <w:r>
        <w:t xml:space="preserve"> table</w:t>
      </w:r>
      <w:bookmarkEnd w:id="290"/>
    </w:p>
    <w:p w14:paraId="31AF1574" w14:textId="77777777"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77777777"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727D4A">
        <w:t>3.1.1.5.5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91" w:name="_Toc442108924"/>
      <w:r>
        <w:t xml:space="preserve">Populate </w:t>
      </w:r>
      <w:r w:rsidR="002B3165">
        <w:t>bdt_sc_pri_restri</w:t>
      </w:r>
      <w:r w:rsidR="00862CC7">
        <w:t xml:space="preserve"> table</w:t>
      </w:r>
      <w:bookmarkEnd w:id="291"/>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7777777"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93447A">
        <w:t>3.1.1.3.8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w:t>
      </w:r>
      <w:r w:rsidR="00CF4AEC">
        <w:lastRenderedPageBreak/>
        <w:t xml:space="preserve">cases where </w:t>
      </w:r>
      <w:r w:rsidR="007974B1">
        <w:t xml:space="preserve">1) </w:t>
      </w:r>
      <w:r w:rsidR="00CF4AEC">
        <w:t xml:space="preserve">the SC’s </w:t>
      </w:r>
      <w:del w:id="292" w:author="Serm Kulvatunyou" w:date="2016-03-04T14:27:00Z">
        <w:r w:rsidR="00CF4AEC" w:rsidDel="00B63A8B">
          <w:delText xml:space="preserve">property </w:delText>
        </w:r>
      </w:del>
      <w:ins w:id="293" w:author="Serm Kulvatunyou" w:date="2016-03-04T14:27:00Z">
        <w:r w:rsidR="00B63A8B">
          <w:t xml:space="preserve">representation </w:t>
        </w:r>
      </w:ins>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77777777"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r w:rsidR="00E038F9">
        <w:t>Then u</w:t>
      </w:r>
      <w:r w:rsidR="00E038F9" w:rsidRPr="00585CF4">
        <w:t>se the following rules</w:t>
      </w:r>
      <w:r w:rsidR="00E038F9">
        <w:t xml:space="preserve"> to set the </w:t>
      </w:r>
      <w:r w:rsidR="00405DFB">
        <w:rPr>
          <w:rStyle w:val="CodeChar"/>
        </w:rPr>
        <w:t>is_default</w:t>
      </w:r>
      <w:r w:rsidR="00E038F9">
        <w:t xml:space="preserve"> column. </w:t>
      </w:r>
      <w:r w:rsidR="00E038F9" w:rsidRPr="00585CF4">
        <w:t xml:space="preserve">If </w:t>
      </w:r>
      <w:r w:rsidR="00E038F9" w:rsidRPr="00585CF4">
        <w:rPr>
          <w:rStyle w:val="CodeChar"/>
        </w:rPr>
        <w:t>xsd:attribute/@type = ‘Number</w:t>
      </w:r>
      <w:r w:rsidR="00047E88">
        <w:rPr>
          <w:rStyle w:val="CodeChar"/>
        </w:rPr>
        <w:t>Type</w:t>
      </w:r>
      <w:r w:rsidR="00E038F9" w:rsidRPr="00585CF4">
        <w:rPr>
          <w:rStyle w:val="CodeChar"/>
        </w:rPr>
        <w:t xml:space="preserve">_B98233’ </w:t>
      </w:r>
      <w:r w:rsidR="00E038F9" w:rsidRPr="00F93057">
        <w:t>is</w:t>
      </w:r>
      <w:r w:rsidR="00E038F9" w:rsidRPr="00585CF4">
        <w:rPr>
          <w:rStyle w:val="CodeChar"/>
        </w:rPr>
        <w:t xml:space="preserve"> true</w:t>
      </w:r>
      <w:r w:rsidR="00E038F9" w:rsidRPr="00585CF4">
        <w:t xml:space="preserve">, set </w:t>
      </w:r>
      <w:r w:rsidR="00405DFB">
        <w:rPr>
          <w:rStyle w:val="CodeChar"/>
        </w:rPr>
        <w:t>is_default</w:t>
      </w:r>
      <w:r w:rsidR="00E038F9" w:rsidRPr="00585CF4">
        <w:t xml:space="preserve"> to </w:t>
      </w:r>
      <w:r w:rsidR="00E038F9" w:rsidRPr="00585CF4">
        <w:rPr>
          <w:rStyle w:val="CodeChar"/>
        </w:rPr>
        <w:t>true</w:t>
      </w:r>
      <w:r w:rsidR="00E038F9" w:rsidRPr="00585CF4">
        <w:t xml:space="preserve"> on the</w:t>
      </w:r>
      <w:r w:rsidR="00E038F9">
        <w:t xml:space="preserve"> row, which points to the Number CDT primitive and</w:t>
      </w:r>
      <w:r w:rsidR="00E038F9" w:rsidRPr="00585CF4">
        <w:t xml:space="preserve"> </w:t>
      </w:r>
      <w:r w:rsidR="00E038F9" w:rsidRPr="00585CF4">
        <w:rPr>
          <w:rStyle w:val="CodeChar"/>
        </w:rPr>
        <w:t>xsd:integer</w:t>
      </w:r>
      <w:r w:rsidR="00E038F9" w:rsidRPr="00585CF4">
        <w:t xml:space="preserve"> map.</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77777777" w:rsidR="007974B1" w:rsidRDefault="007974B1" w:rsidP="00567E9B">
      <w:r>
        <w:t xml:space="preserve">If the type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77777777" w:rsidR="00E60542" w:rsidRDefault="00405DFB" w:rsidP="00385AAF">
      <w:r>
        <w:rPr>
          <w:rStyle w:val="CodeChar"/>
        </w:rPr>
        <w:t>is_default</w:t>
      </w:r>
      <w:r w:rsidR="00567E9B">
        <w:t xml:space="preserve"> =</w:t>
      </w:r>
      <w:r w:rsidR="002B660F">
        <w:t xml:space="preserve"> </w:t>
      </w:r>
      <w:r w:rsidR="00E60542">
        <w:t xml:space="preserve">Follow the table below for setting the </w:t>
      </w:r>
      <w:r>
        <w:rPr>
          <w:rStyle w:val="CodeChar"/>
        </w:rPr>
        <w:t>is_default</w:t>
      </w:r>
      <w:r w:rsidR="00E60542">
        <w:t xml:space="preserve"> value.</w:t>
      </w:r>
      <w:ins w:id="294" w:author="Serm Kulvatunyou" w:date="2016-03-08T11:37:00Z">
        <w:r w:rsidR="000F57F3">
          <w:t xml:space="preserve"> Except the </w:t>
        </w:r>
      </w:ins>
    </w:p>
    <w:p w14:paraId="4D5A102F" w14:textId="77777777" w:rsidR="00E60542" w:rsidRDefault="00E60542" w:rsidP="00385AAF"/>
    <w:tbl>
      <w:tblPr>
        <w:tblStyle w:val="TableGrid"/>
        <w:tblW w:w="0" w:type="auto"/>
        <w:tblLook w:val="04A0" w:firstRow="1" w:lastRow="0" w:firstColumn="1" w:lastColumn="0" w:noHBand="0" w:noVBand="1"/>
      </w:tblPr>
      <w:tblGrid>
        <w:gridCol w:w="2801"/>
        <w:gridCol w:w="6549"/>
      </w:tblGrid>
      <w:tr w:rsidR="00D41F6F" w14:paraId="2603354D" w14:textId="77777777" w:rsidTr="00D41F6F">
        <w:tc>
          <w:tcPr>
            <w:tcW w:w="2874" w:type="dxa"/>
          </w:tcPr>
          <w:p w14:paraId="132BC8FF" w14:textId="77777777" w:rsidR="00D41F6F" w:rsidRDefault="00D41F6F" w:rsidP="00385AAF">
            <w:r>
              <w:t>SC Representation Term</w:t>
            </w:r>
          </w:p>
        </w:tc>
        <w:tc>
          <w:tcPr>
            <w:tcW w:w="6684" w:type="dxa"/>
          </w:tcPr>
          <w:p w14:paraId="11CAA406" w14:textId="77777777" w:rsidR="00D41F6F" w:rsidRDefault="002B066A" w:rsidP="00E60542">
            <w:r>
              <w:t>The map [CDT Primitive, XSD BuiltI</w:t>
            </w:r>
            <w:r w:rsidR="00D41F6F">
              <w:t xml:space="preserve">n Type] derived from the </w:t>
            </w:r>
            <w:r w:rsidR="002B3165">
              <w:rPr>
                <w:rStyle w:val="CodeChar"/>
              </w:rPr>
              <w:t>cdt_sc_awd_pri_xps_type_map_id</w:t>
            </w:r>
            <w:r w:rsidR="00D41F6F">
              <w:t xml:space="preserve"> </w:t>
            </w:r>
          </w:p>
        </w:tc>
      </w:tr>
      <w:tr w:rsidR="00D41F6F" w14:paraId="61C85490" w14:textId="77777777" w:rsidTr="00D41F6F">
        <w:tc>
          <w:tcPr>
            <w:tcW w:w="2874" w:type="dxa"/>
          </w:tcPr>
          <w:p w14:paraId="64208A83" w14:textId="77777777" w:rsidR="00D41F6F" w:rsidRDefault="00D41F6F" w:rsidP="00385AAF">
            <w:r>
              <w:t>Code</w:t>
            </w:r>
          </w:p>
        </w:tc>
        <w:tc>
          <w:tcPr>
            <w:tcW w:w="6684" w:type="dxa"/>
          </w:tcPr>
          <w:p w14:paraId="4F6E9EA1" w14:textId="77777777" w:rsidR="00D41F6F" w:rsidRDefault="00D41F6F" w:rsidP="00385AAF">
            <w:r>
              <w:t>True on [</w:t>
            </w:r>
            <w:r w:rsidRPr="009B620C">
              <w:rPr>
                <w:rStyle w:val="CodeChar"/>
              </w:rPr>
              <w:t>Token,</w:t>
            </w:r>
            <w:r>
              <w:t xml:space="preserve"> </w:t>
            </w:r>
            <w:r w:rsidRPr="009B620C">
              <w:rPr>
                <w:rStyle w:val="CodeChar"/>
              </w:rPr>
              <w:t>xsd:token</w:t>
            </w:r>
            <w:r>
              <w:t>], false on all other rows (including code list)</w:t>
            </w:r>
          </w:p>
        </w:tc>
      </w:tr>
      <w:tr w:rsidR="00D41F6F" w14:paraId="19C78D69" w14:textId="77777777" w:rsidTr="00D41F6F">
        <w:tc>
          <w:tcPr>
            <w:tcW w:w="2874" w:type="dxa"/>
          </w:tcPr>
          <w:p w14:paraId="5D60FC7D" w14:textId="77777777" w:rsidR="00D41F6F" w:rsidRDefault="00D41F6F" w:rsidP="00385AAF">
            <w:r>
              <w:t>Identifier</w:t>
            </w:r>
          </w:p>
        </w:tc>
        <w:tc>
          <w:tcPr>
            <w:tcW w:w="6684" w:type="dxa"/>
          </w:tcPr>
          <w:p w14:paraId="6CC341FE" w14:textId="77777777" w:rsidR="00D41F6F" w:rsidRDefault="00D41F6F" w:rsidP="000F57F3">
            <w:r>
              <w:t>True on [</w:t>
            </w:r>
            <w:del w:id="295" w:author="Serm Kulvatunyou" w:date="2016-03-08T11:33:00Z">
              <w:r w:rsidRPr="009B620C" w:rsidDel="000F57F3">
                <w:rPr>
                  <w:rStyle w:val="CodeChar"/>
                </w:rPr>
                <w:delText>Token</w:delText>
              </w:r>
            </w:del>
            <w:ins w:id="296" w:author="Serm Kulvatunyou" w:date="2016-03-08T11:33:00Z">
              <w:r w:rsidR="000F57F3">
                <w:rPr>
                  <w:rStyle w:val="CodeChar"/>
                </w:rPr>
                <w:t>NormalizedString</w:t>
              </w:r>
            </w:ins>
            <w:r w:rsidRPr="009B620C">
              <w:rPr>
                <w:rStyle w:val="CodeChar"/>
              </w:rPr>
              <w:t>, xsd:</w:t>
            </w:r>
            <w:del w:id="297" w:author="Serm Kulvatunyou" w:date="2016-03-08T11:23:00Z">
              <w:r w:rsidRPr="009B620C" w:rsidDel="002C5527">
                <w:rPr>
                  <w:rStyle w:val="CodeChar"/>
                </w:rPr>
                <w:delText>token</w:delText>
              </w:r>
            </w:del>
            <w:ins w:id="298" w:author="Serm Kulvatunyou" w:date="2016-03-08T11:23:00Z">
              <w:r w:rsidR="002C5527">
                <w:rPr>
                  <w:rStyle w:val="CodeChar"/>
                </w:rPr>
                <w:t>normalizedString</w:t>
              </w:r>
            </w:ins>
            <w:r>
              <w:t>], false on all other rows</w:t>
            </w:r>
          </w:p>
        </w:tc>
      </w:tr>
      <w:tr w:rsidR="00D41F6F" w14:paraId="74D94216" w14:textId="77777777" w:rsidTr="00D41F6F">
        <w:tc>
          <w:tcPr>
            <w:tcW w:w="2874" w:type="dxa"/>
          </w:tcPr>
          <w:p w14:paraId="1788AA6C" w14:textId="77777777" w:rsidR="00D41F6F" w:rsidRDefault="00D41F6F" w:rsidP="00385AAF">
            <w:r>
              <w:t>Name</w:t>
            </w:r>
          </w:p>
        </w:tc>
        <w:tc>
          <w:tcPr>
            <w:tcW w:w="6684" w:type="dxa"/>
          </w:tcPr>
          <w:p w14:paraId="70FEAA54" w14:textId="77777777" w:rsidR="00D41F6F" w:rsidRDefault="005468EE" w:rsidP="000F57F3">
            <w:r>
              <w:t>True on [</w:t>
            </w:r>
            <w:del w:id="299" w:author="Serm Kulvatunyou" w:date="2016-03-08T11:34:00Z">
              <w:r w:rsidRPr="009B620C" w:rsidDel="000F57F3">
                <w:rPr>
                  <w:rStyle w:val="CodeChar"/>
                </w:rPr>
                <w:delText>Token</w:delText>
              </w:r>
            </w:del>
            <w:ins w:id="300" w:author="Serm Kulvatunyou" w:date="2016-03-08T11:34:00Z">
              <w:r w:rsidR="000F57F3">
                <w:rPr>
                  <w:rStyle w:val="CodeChar"/>
                </w:rPr>
                <w:t>NormalizedString</w:t>
              </w:r>
            </w:ins>
            <w:r w:rsidRPr="009B620C">
              <w:rPr>
                <w:rStyle w:val="CodeChar"/>
              </w:rPr>
              <w:t>, xsd:</w:t>
            </w:r>
            <w:del w:id="301" w:author="Serm Kulvatunyou" w:date="2016-03-08T11:30:00Z">
              <w:r w:rsidRPr="009B620C" w:rsidDel="002C5527">
                <w:rPr>
                  <w:rStyle w:val="CodeChar"/>
                </w:rPr>
                <w:delText>token</w:delText>
              </w:r>
            </w:del>
            <w:ins w:id="302" w:author="Serm Kulvatunyou" w:date="2016-03-08T11:30:00Z">
              <w:r w:rsidR="002C5527">
                <w:rPr>
                  <w:rStyle w:val="CodeChar"/>
                </w:rPr>
                <w:t>normalizedString</w:t>
              </w:r>
            </w:ins>
            <w:r>
              <w:t>], false on all other rows</w:t>
            </w:r>
          </w:p>
        </w:tc>
      </w:tr>
      <w:tr w:rsidR="00D41F6F" w14:paraId="35A663B9" w14:textId="77777777" w:rsidTr="00D41F6F">
        <w:tc>
          <w:tcPr>
            <w:tcW w:w="2874" w:type="dxa"/>
          </w:tcPr>
          <w:p w14:paraId="4DC943A5" w14:textId="77777777" w:rsidR="00D41F6F" w:rsidRDefault="005468EE" w:rsidP="00385AAF">
            <w:r>
              <w:t>Indicator</w:t>
            </w:r>
          </w:p>
        </w:tc>
        <w:tc>
          <w:tcPr>
            <w:tcW w:w="6684" w:type="dxa"/>
          </w:tcPr>
          <w:p w14:paraId="3D35024F" w14:textId="77777777" w:rsidR="00D41F6F" w:rsidRDefault="005468EE" w:rsidP="00385AAF">
            <w:r>
              <w:t>True on [</w:t>
            </w:r>
            <w:r w:rsidRPr="009B620C">
              <w:rPr>
                <w:rStyle w:val="CodeChar"/>
              </w:rPr>
              <w:t>Boolean, xsd:boolean</w:t>
            </w:r>
            <w:r>
              <w:t>], false on all other rows</w:t>
            </w:r>
          </w:p>
        </w:tc>
      </w:tr>
      <w:tr w:rsidR="00D41F6F" w14:paraId="01469DD9" w14:textId="77777777" w:rsidTr="00D41F6F">
        <w:tc>
          <w:tcPr>
            <w:tcW w:w="2874" w:type="dxa"/>
          </w:tcPr>
          <w:p w14:paraId="4B4C6D93" w14:textId="77777777" w:rsidR="00D41F6F" w:rsidRDefault="005468EE" w:rsidP="00385AAF">
            <w:r>
              <w:t>Value</w:t>
            </w:r>
          </w:p>
        </w:tc>
        <w:tc>
          <w:tcPr>
            <w:tcW w:w="6684" w:type="dxa"/>
          </w:tcPr>
          <w:p w14:paraId="4E14712D" w14:textId="77777777" w:rsidR="00D41F6F" w:rsidRDefault="005468EE" w:rsidP="00385AAF">
            <w:r>
              <w:t>True on [</w:t>
            </w:r>
            <w:r w:rsidRPr="009B620C">
              <w:rPr>
                <w:rStyle w:val="CodeChar"/>
              </w:rPr>
              <w:t>Decimal, xsd:decimal</w:t>
            </w:r>
            <w:r>
              <w:t>], false on all other rows</w:t>
            </w:r>
          </w:p>
        </w:tc>
      </w:tr>
      <w:tr w:rsidR="00A85A4F" w14:paraId="30F54D2B" w14:textId="77777777" w:rsidTr="00B756F1">
        <w:tc>
          <w:tcPr>
            <w:tcW w:w="2874" w:type="dxa"/>
          </w:tcPr>
          <w:p w14:paraId="0D2240C9" w14:textId="77777777" w:rsidR="00A85A4F" w:rsidRDefault="00A85A4F" w:rsidP="00B756F1">
            <w:r>
              <w:t>Text</w:t>
            </w:r>
          </w:p>
        </w:tc>
        <w:tc>
          <w:tcPr>
            <w:tcW w:w="6684" w:type="dxa"/>
          </w:tcPr>
          <w:p w14:paraId="761C2646" w14:textId="77777777" w:rsidR="00A85A4F" w:rsidRDefault="00A85A4F" w:rsidP="000F57F3">
            <w:r>
              <w:t>True on [</w:t>
            </w:r>
            <w:del w:id="303" w:author="Serm Kulvatunyou" w:date="2016-03-08T11:35:00Z">
              <w:r w:rsidRPr="009B620C" w:rsidDel="000F57F3">
                <w:rPr>
                  <w:rStyle w:val="CodeChar"/>
                </w:rPr>
                <w:delText>Text</w:delText>
              </w:r>
            </w:del>
            <w:ins w:id="304" w:author="Serm Kulvatunyou" w:date="2016-03-08T11:35:00Z">
              <w:r w:rsidR="000F57F3">
                <w:rPr>
                  <w:rStyle w:val="CodeChar"/>
                </w:rPr>
                <w:t>NormalizedString</w:t>
              </w:r>
            </w:ins>
            <w:r w:rsidRPr="009B620C">
              <w:rPr>
                <w:rStyle w:val="CodeChar"/>
              </w:rPr>
              <w:t>, xsd:</w:t>
            </w:r>
            <w:del w:id="305" w:author="Serm Kulvatunyou" w:date="2016-03-08T11:32:00Z">
              <w:r w:rsidRPr="009B620C" w:rsidDel="002C5527">
                <w:rPr>
                  <w:rStyle w:val="CodeChar"/>
                </w:rPr>
                <w:delText>string</w:delText>
              </w:r>
            </w:del>
            <w:ins w:id="306" w:author="Serm Kulvatunyou" w:date="2016-03-08T11:32:00Z">
              <w:r w:rsidR="002C5527">
                <w:rPr>
                  <w:rStyle w:val="CodeChar"/>
                </w:rPr>
                <w:t>normalizedString</w:t>
              </w:r>
            </w:ins>
            <w:r>
              <w:t>], false on all other rows</w:t>
            </w:r>
          </w:p>
        </w:tc>
      </w:tr>
      <w:tr w:rsidR="00A85A4F" w14:paraId="1753E6DE" w14:textId="77777777" w:rsidTr="00B756F1">
        <w:tc>
          <w:tcPr>
            <w:tcW w:w="2874" w:type="dxa"/>
          </w:tcPr>
          <w:p w14:paraId="4D9E44E9" w14:textId="77777777" w:rsidR="00A85A4F" w:rsidRDefault="009F274B" w:rsidP="00B756F1">
            <w:r>
              <w:t>Number</w:t>
            </w:r>
          </w:p>
        </w:tc>
        <w:tc>
          <w:tcPr>
            <w:tcW w:w="6684" w:type="dxa"/>
          </w:tcPr>
          <w:p w14:paraId="4BC673C3" w14:textId="77777777" w:rsidR="00A85A4F" w:rsidRDefault="00A85A4F" w:rsidP="00D55E7B">
            <w:r>
              <w:t>True on [</w:t>
            </w:r>
            <w:r w:rsidR="00D55E7B" w:rsidRPr="009B620C">
              <w:rPr>
                <w:rStyle w:val="CodeChar"/>
              </w:rPr>
              <w:t>Decimal</w:t>
            </w:r>
            <w:r w:rsidRPr="009B620C">
              <w:rPr>
                <w:rStyle w:val="CodeChar"/>
              </w:rPr>
              <w:t>, xsd:</w:t>
            </w:r>
            <w:r w:rsidR="00D55E7B" w:rsidRPr="009B620C">
              <w:rPr>
                <w:rStyle w:val="CodeChar"/>
              </w:rPr>
              <w:t>decimal</w:t>
            </w:r>
            <w:r>
              <w:t>], false on all other rows</w:t>
            </w:r>
          </w:p>
        </w:tc>
      </w:tr>
      <w:tr w:rsidR="00A85A4F" w14:paraId="23C18FB0" w14:textId="77777777" w:rsidTr="00B756F1">
        <w:tc>
          <w:tcPr>
            <w:tcW w:w="2874" w:type="dxa"/>
          </w:tcPr>
          <w:p w14:paraId="08CCA320" w14:textId="77777777" w:rsidR="00A85A4F" w:rsidRDefault="009F274B" w:rsidP="00B756F1">
            <w:r>
              <w:t>Date Time</w:t>
            </w:r>
          </w:p>
        </w:tc>
        <w:tc>
          <w:tcPr>
            <w:tcW w:w="6684" w:type="dxa"/>
          </w:tcPr>
          <w:p w14:paraId="2D9AB940" w14:textId="77777777" w:rsidR="00A85A4F" w:rsidRDefault="00A85A4F" w:rsidP="00D55E7B">
            <w:r>
              <w:t>True on [</w:t>
            </w:r>
            <w:r w:rsidR="009F274B" w:rsidRPr="009B620C">
              <w:rPr>
                <w:rStyle w:val="CodeChar"/>
              </w:rPr>
              <w:t>Timepoint</w:t>
            </w:r>
            <w:r w:rsidRPr="009B620C">
              <w:rPr>
                <w:rStyle w:val="CodeChar"/>
              </w:rPr>
              <w:t>, xsd:</w:t>
            </w:r>
            <w:r w:rsidR="00D55E7B" w:rsidRPr="009B620C">
              <w:rPr>
                <w:rStyle w:val="CodeChar"/>
              </w:rPr>
              <w:t>token</w:t>
            </w:r>
            <w:r>
              <w:t>], false on all other rows</w:t>
            </w:r>
          </w:p>
        </w:tc>
      </w:tr>
    </w:tbl>
    <w:p w14:paraId="53B218B2" w14:textId="77777777" w:rsidR="00555B4C" w:rsidRDefault="00555B4C" w:rsidP="00385AAF"/>
    <w:p w14:paraId="726A429F" w14:textId="77777777" w:rsidR="00BE4347" w:rsidRDefault="00BE4347" w:rsidP="00BE4347">
      <w:pPr>
        <w:pStyle w:val="Heading4"/>
      </w:pPr>
      <w:bookmarkStart w:id="307" w:name="_Toc442108925"/>
      <w:r>
        <w:t>Import additional BDTs from Meta.xsd</w:t>
      </w:r>
      <w:bookmarkEnd w:id="307"/>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308" w:name="_Toc442108926"/>
      <w:r>
        <w:t xml:space="preserve">Populate the </w:t>
      </w:r>
      <w:r w:rsidR="002B066A">
        <w:t>dt</w:t>
      </w:r>
      <w:r>
        <w:t xml:space="preserve"> table</w:t>
      </w:r>
      <w:bookmarkEnd w:id="308"/>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lastRenderedPageBreak/>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309"/>
      <w:r>
        <w:t xml:space="preserve">Inherit from the based BDT identified in the </w:t>
      </w:r>
      <w:r>
        <w:rPr>
          <w:rStyle w:val="CodeChar"/>
        </w:rPr>
        <w:t>based_dt_id</w:t>
      </w:r>
      <w:r>
        <w:t xml:space="preserve"> column.</w:t>
      </w:r>
      <w:commentRangeEnd w:id="309"/>
      <w:r>
        <w:rPr>
          <w:rStyle w:val="CommentReference"/>
        </w:rPr>
        <w:commentReference w:id="309"/>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ins w:id="310" w:author="Serm Kulvatunyou" w:date="2016-03-07T10:16:00Z">
        <w:r w:rsidR="007916D6">
          <w:t xml:space="preserve">. It is </w:t>
        </w:r>
        <w:r w:rsidR="007916D6" w:rsidRPr="007916D6">
          <w:t>TextType_0F0ZX1</w:t>
        </w:r>
      </w:ins>
      <w:r w:rsidR="00BE4347">
        <w:t>.</w:t>
      </w:r>
      <w:ins w:id="311" w:author="Serm Kulvatunyou" w:date="2016-03-07T10:17:00Z">
        <w:r w:rsidR="007916D6">
          <w:t xml:space="preserve"> The reason is that the name does not conform to the QBDT naming rule, so it should be based on a default BDT instead.</w:t>
        </w:r>
      </w:ins>
    </w:p>
    <w:p w14:paraId="1E25F6A5" w14:textId="77777777"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del w:id="312" w:author="Serm Kulvatunyou" w:date="2016-03-04T13:58:00Z">
        <w:r w:rsidR="00B57453" w:rsidDel="008D10CA">
          <w:rPr>
            <w:rStyle w:val="CodeChar"/>
          </w:rPr>
          <w:delText xml:space="preserve"> </w:delText>
        </w:r>
        <w:r w:rsidR="00E956EC" w:rsidRPr="00E956EC" w:rsidDel="008D10CA">
          <w:delText>and replace</w:delText>
        </w:r>
        <w:r w:rsidR="00E956EC" w:rsidDel="008D10CA">
          <w:rPr>
            <w:rStyle w:val="CodeChar"/>
          </w:rPr>
          <w:delText xml:space="preserve"> “ID” </w:delText>
        </w:r>
        <w:r w:rsidR="00E956EC" w:rsidRPr="00E956EC" w:rsidDel="008D10CA">
          <w:delText>with</w:delText>
        </w:r>
        <w:r w:rsidR="00E956EC" w:rsidDel="008D10CA">
          <w:rPr>
            <w:rStyle w:val="CodeChar"/>
          </w:rPr>
          <w:delText xml:space="preserve"> “Identifier”</w:delText>
        </w:r>
      </w:del>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313" w:name="_Toc442108927"/>
      <w:r>
        <w:t xml:space="preserve">Populate </w:t>
      </w:r>
      <w:r w:rsidR="00072832">
        <w:t>bdt_pri_restri</w:t>
      </w:r>
      <w:r>
        <w:t xml:space="preserve"> table</w:t>
      </w:r>
      <w:bookmarkEnd w:id="313"/>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77777777"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93447A">
              <w:t>3.1.1.3.5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lastRenderedPageBreak/>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314" w:name="_Toc442108928"/>
      <w:r>
        <w:t xml:space="preserve">Populate SC in the </w:t>
      </w:r>
      <w:r w:rsidR="00530652">
        <w:t>dt_sc</w:t>
      </w:r>
      <w:r>
        <w:t xml:space="preserve"> table</w:t>
      </w:r>
      <w:bookmarkEnd w:id="314"/>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315" w:name="_Toc442108929"/>
      <w:r>
        <w:t xml:space="preserve">Populate </w:t>
      </w:r>
      <w:r w:rsidR="00CF7449">
        <w:t>cdt_sc_awd_pri</w:t>
      </w:r>
      <w:r>
        <w:t xml:space="preserve"> table</w:t>
      </w:r>
      <w:bookmarkEnd w:id="315"/>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7A35B90B" w:rsidR="00604D84" w:rsidRDefault="00405DFB" w:rsidP="00604D84">
      <w:r>
        <w:rPr>
          <w:rStyle w:val="CodeChar"/>
        </w:rPr>
        <w:t>is_default</w:t>
      </w:r>
      <w:r w:rsidR="00604D84">
        <w:t xml:space="preserve"> = </w:t>
      </w:r>
      <w:ins w:id="316" w:author="Kulvatunyou, Boonserm (Fed)" w:date="2016-05-27T07:32:00Z">
        <w:r w:rsidR="00861B7D">
          <w:t xml:space="preserve">For the </w:t>
        </w:r>
      </w:ins>
      <w:ins w:id="317" w:author="Kulvatunyou, Boonserm (Fed)" w:date="2016-05-27T07:33:00Z">
        <w:r w:rsidR="00861B7D">
          <w:t>‘</w:t>
        </w:r>
        <w:r w:rsidR="00861B7D" w:rsidRPr="00861B7D">
          <w:rPr>
            <w:rStyle w:val="CodeChar"/>
          </w:rPr>
          <w:t>actionCode</w:t>
        </w:r>
        <w:r w:rsidR="00861B7D">
          <w:t xml:space="preserve">’ SC, </w:t>
        </w:r>
      </w:ins>
      <w:del w:id="318" w:author="Kulvatunyou, Boonserm (Fed)" w:date="2016-05-27T07:33:00Z">
        <w:r w:rsidR="007D0FF8" w:rsidDel="00861B7D">
          <w:delText>T</w:delText>
        </w:r>
      </w:del>
      <w:ins w:id="319" w:author="Kulvatunyou, Boonserm (Fed)" w:date="2016-05-27T07:33:00Z">
        <w:r w:rsidR="00861B7D">
          <w:t>t</w:t>
        </w:r>
      </w:ins>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ins w:id="320" w:author="Kulvatunyou, Boonserm (Fed)" w:date="2016-05-27T07:33:00Z">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w:t>
        </w:r>
      </w:ins>
      <w:ins w:id="321" w:author="Kulvatunyou, Boonserm (Fed)" w:date="2016-05-27T07:34:00Z">
        <w:r w:rsidR="00861B7D">
          <w:t xml:space="preserve"> record pointing to</w:t>
        </w:r>
      </w:ins>
      <w:ins w:id="322" w:author="Kulvatunyou, Boonserm (Fed)" w:date="2016-05-27T07:33:00Z">
        <w:r w:rsidR="00861B7D">
          <w:t xml:space="preserve"> </w:t>
        </w:r>
        <w:r w:rsidR="00861B7D" w:rsidRPr="00861B7D">
          <w:rPr>
            <w:rStyle w:val="CodeChar"/>
          </w:rPr>
          <w:t>NormalizedString</w:t>
        </w:r>
        <w:r w:rsidR="00861B7D">
          <w:t xml:space="preserve"> and </w:t>
        </w:r>
        <w:r w:rsidR="00861B7D" w:rsidRPr="00861B7D">
          <w:rPr>
            <w:rStyle w:val="CodeChar"/>
          </w:rPr>
          <w:t>FALSE</w:t>
        </w:r>
        <w:r w:rsidR="00861B7D">
          <w:t xml:space="preserve"> on others.</w:t>
        </w:r>
      </w:ins>
    </w:p>
    <w:p w14:paraId="39AADAF1" w14:textId="77777777" w:rsidR="000A7D41" w:rsidRDefault="000A7D41" w:rsidP="000A7D41">
      <w:pPr>
        <w:pStyle w:val="Heading5"/>
      </w:pPr>
      <w:bookmarkStart w:id="323" w:name="_Toc442108930"/>
      <w:r>
        <w:t xml:space="preserve">Populate </w:t>
      </w:r>
      <w:r w:rsidR="00BF2D0E">
        <w:t>cdt_sc_awd_pri_xps_type_map</w:t>
      </w:r>
      <w:r>
        <w:t xml:space="preserve"> table</w:t>
      </w:r>
      <w:bookmarkEnd w:id="323"/>
    </w:p>
    <w:p w14:paraId="6A9E280A" w14:textId="77777777"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lastRenderedPageBreak/>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77777777"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324" w:name="_Toc442108931"/>
      <w:r>
        <w:t xml:space="preserve">Populate the </w:t>
      </w:r>
      <w:r w:rsidR="002B3165">
        <w:t>bdt_sc_pri_restri</w:t>
      </w:r>
      <w:r>
        <w:t xml:space="preserve"> table</w:t>
      </w:r>
      <w:bookmarkEnd w:id="324"/>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67383271"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del w:id="325" w:author="Kulvatunyou, Boonserm (Fed)" w:date="2016-05-27T07:45:00Z">
              <w:r w:rsidRPr="00863969" w:rsidDel="00C64FAD">
                <w:rPr>
                  <w:rStyle w:val="CodeChar"/>
                </w:rPr>
                <w:delText>token</w:delText>
              </w:r>
            </w:del>
            <w:ins w:id="326" w:author="Kulvatunyou, Boonserm (Fed)" w:date="2016-05-27T07:45:00Z">
              <w:r w:rsidR="00C64FAD">
                <w:rPr>
                  <w:rStyle w:val="CodeChar"/>
                </w:rPr>
                <w:t>normalizedString</w:t>
              </w:r>
            </w:ins>
            <w:r w:rsidR="00C505B3">
              <w:t>.</w:t>
            </w:r>
            <w:r>
              <w:t xml:space="preserve">  </w:t>
            </w:r>
          </w:p>
          <w:p w14:paraId="70B3DADE" w14:textId="77777777" w:rsidR="00793C40" w:rsidRDefault="00793C40" w:rsidP="00790295"/>
          <w:p w14:paraId="3EE0702F" w14:textId="71F3FB34"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w:t>
            </w:r>
            <w:del w:id="327" w:author="Kulvatunyou, Boonserm (Fed)" w:date="2016-05-27T07:45:00Z">
              <w:r w:rsidR="00833F1B" w:rsidRPr="00833F1B" w:rsidDel="00C64FAD">
                <w:delText>s</w:delText>
              </w:r>
            </w:del>
            <w:r w:rsidR="00833F1B" w:rsidRPr="00833F1B">
              <w:t xml:space="preserve">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w:t>
            </w:r>
            <w:bookmarkStart w:id="328" w:name="_GoBack"/>
            <w:bookmarkEnd w:id="328"/>
            <w:r w:rsidR="00833F1B" w:rsidRPr="00833F1B">
              <w:t>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329" w:name="_Toc442108932"/>
      <w:bookmarkStart w:id="330" w:name="_Ref395176768"/>
      <w:r>
        <w:t>Pseudo functions used for describing the imports</w:t>
      </w:r>
      <w:bookmarkEnd w:id="329"/>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77777777" w:rsidR="0048363E" w:rsidRDefault="0048363E" w:rsidP="0048363E">
      <w:r w:rsidRPr="006427AD">
        <w:rPr>
          <w:rStyle w:val="CodeChar"/>
        </w:rPr>
        <w:lastRenderedPageBreak/>
        <w:t>SpaceSeparate(camelCaseString)</w:t>
      </w:r>
      <w:r>
        <w:t xml:space="preserve"> returns space-separated format of the given </w:t>
      </w:r>
      <w:r w:rsidRPr="006427AD">
        <w:rPr>
          <w:rStyle w:val="CodeChar"/>
        </w:rPr>
        <w:t>camelCaseString</w:t>
      </w:r>
      <w:ins w:id="331" w:author="Serm Kulvatunyou" w:date="2016-03-04T13:56:00Z">
        <w:r w:rsidR="008D10CA">
          <w:rPr>
            <w:rStyle w:val="CodeChar"/>
          </w:rPr>
          <w:t xml:space="preserve">, and replace </w:t>
        </w:r>
      </w:ins>
      <w:ins w:id="332" w:author="Serm Kulvatunyou" w:date="2016-03-04T13:57:00Z">
        <w:r w:rsidR="008D10CA">
          <w:rPr>
            <w:rStyle w:val="CodeChar"/>
          </w:rPr>
          <w:t>‘</w:t>
        </w:r>
      </w:ins>
      <w:ins w:id="333" w:author="Serm Kulvatunyou" w:date="2016-03-04T13:56:00Z">
        <w:r w:rsidR="008D10CA">
          <w:rPr>
            <w:rStyle w:val="CodeChar"/>
          </w:rPr>
          <w:t>ID</w:t>
        </w:r>
      </w:ins>
      <w:ins w:id="334" w:author="Serm Kulvatunyou" w:date="2016-03-04T13:57:00Z">
        <w:r w:rsidR="008D10CA">
          <w:rPr>
            <w:rStyle w:val="CodeChar"/>
          </w:rPr>
          <w:t>’ with ‘Identifier’</w:t>
        </w:r>
      </w:ins>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del w:id="335" w:author="Serm Kulvatunyou" w:date="2016-03-04T13:57:00Z">
        <w:r w:rsidRPr="0039107C" w:rsidDel="008D10CA">
          <w:rPr>
            <w:rStyle w:val="CodeChar"/>
          </w:rPr>
          <w:delText>ID</w:delText>
        </w:r>
      </w:del>
      <w:ins w:id="336" w:author="Serm Kulvatunyou" w:date="2016-03-04T13:57:00Z">
        <w:r w:rsidR="008D10CA">
          <w:rPr>
            <w:rStyle w:val="CodeChar"/>
          </w:rPr>
          <w:t>Identifier</w:t>
        </w:r>
      </w:ins>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337" w:name="_Toc442108933"/>
      <w:r>
        <w:t>Import</w:t>
      </w:r>
      <w:r w:rsidR="00BE4347">
        <w:t xml:space="preserve"> </w:t>
      </w:r>
      <w:r w:rsidR="003A128A">
        <w:t>Qualified BDTs</w:t>
      </w:r>
      <w:bookmarkEnd w:id="330"/>
      <w:bookmarkEnd w:id="337"/>
    </w:p>
    <w:p w14:paraId="38C33752" w14:textId="77777777" w:rsidR="00154D4F" w:rsidRDefault="00154D4F" w:rsidP="00154D4F"/>
    <w:p w14:paraId="342E1FE7" w14:textId="77777777" w:rsidR="00025339" w:rsidRDefault="00025339" w:rsidP="00306246">
      <w:pPr>
        <w:pStyle w:val="Heading5"/>
        <w:rPr>
          <w:ins w:id="338" w:author="Serm Kulvatunyou" w:date="2016-02-19T15:11:00Z"/>
        </w:rPr>
      </w:pPr>
      <w:ins w:id="339" w:author="Serm Kulvatunyou" w:date="2016-02-19T15:07:00Z">
        <w:r>
          <w:t>Import qualified CodeContentType</w:t>
        </w:r>
      </w:ins>
    </w:p>
    <w:p w14:paraId="688AB5F6" w14:textId="77777777" w:rsidR="00025339" w:rsidRDefault="00025339" w:rsidP="00154D4F">
      <w:pPr>
        <w:rPr>
          <w:ins w:id="340" w:author="Serm Kulvatunyou" w:date="2016-02-19T15:11:00Z"/>
        </w:rPr>
      </w:pPr>
    </w:p>
    <w:p w14:paraId="2C737E6D" w14:textId="77777777" w:rsidR="00025339" w:rsidRDefault="00025339" w:rsidP="00154D4F">
      <w:pPr>
        <w:rPr>
          <w:ins w:id="341" w:author="Serm Kulvatunyou" w:date="2016-02-19T16:53:00Z"/>
        </w:rPr>
      </w:pPr>
      <w:ins w:id="342" w:author="Serm Kulvatunyou" w:date="2016-02-19T15:11:00Z">
        <w:r>
          <w:t xml:space="preserve">These </w:t>
        </w:r>
      </w:ins>
      <w:ins w:id="343" w:author="Serm Kulvatunyou" w:date="2016-02-19T16:50:00Z">
        <w:r w:rsidR="00306246">
          <w:t xml:space="preserve">are the </w:t>
        </w:r>
        <w:r w:rsidR="00306246" w:rsidRPr="00306246">
          <w:rPr>
            <w:rStyle w:val="CodeChar"/>
          </w:rPr>
          <w:t>xsd:simpleType</w:t>
        </w:r>
        <w:r w:rsidR="00306246">
          <w:t xml:space="preserve"> </w:t>
        </w:r>
      </w:ins>
      <w:ins w:id="344" w:author="Serm Kulvatunyou" w:date="2016-04-25T15:41:00Z">
        <w:r w:rsidR="00C672B9">
          <w:t xml:space="preserve">in </w:t>
        </w:r>
        <w:r w:rsidR="00C672B9" w:rsidRPr="00C672B9">
          <w:rPr>
            <w:rStyle w:val="CodeChar"/>
          </w:rPr>
          <w:t>Fields.xsd</w:t>
        </w:r>
        <w:r w:rsidR="00C672B9">
          <w:t xml:space="preserve"> </w:t>
        </w:r>
      </w:ins>
      <w:ins w:id="345" w:author="Serm Kulvatunyou" w:date="2016-02-19T16:50:00Z">
        <w:r w:rsidR="00306246">
          <w:t>whose name</w:t>
        </w:r>
      </w:ins>
      <w:ins w:id="346" w:author="Serm Kulvatunyou" w:date="2016-02-19T16:52:00Z">
        <w:r w:rsidR="00306246">
          <w:t>s</w:t>
        </w:r>
      </w:ins>
      <w:ins w:id="347" w:author="Serm Kulvatunyou" w:date="2016-02-19T16:50:00Z">
        <w:r w:rsidR="00306246">
          <w:t xml:space="preserve"> end with </w:t>
        </w:r>
        <w:r w:rsidR="00306246" w:rsidRPr="00306246">
          <w:rPr>
            <w:rStyle w:val="CodeChar"/>
          </w:rPr>
          <w:t>‘CodeContentType’</w:t>
        </w:r>
      </w:ins>
      <w:ins w:id="348" w:author="Serm Kulvatunyou" w:date="2016-02-19T16:51:00Z">
        <w:r w:rsidR="00306246">
          <w:t xml:space="preserve">, except the </w:t>
        </w:r>
        <w:r w:rsidR="00306246" w:rsidRPr="00306246">
          <w:rPr>
            <w:rStyle w:val="CodeChar"/>
          </w:rPr>
          <w:t>‘CodeContentType’</w:t>
        </w:r>
        <w:r w:rsidR="00306246">
          <w:t xml:space="preserve"> itself</w:t>
        </w:r>
      </w:ins>
      <w:ins w:id="349" w:author="Serm Kulvatunyou" w:date="2016-02-19T16:50:00Z">
        <w:r w:rsidR="00306246">
          <w:t>.</w:t>
        </w:r>
      </w:ins>
      <w:ins w:id="350" w:author="Serm Kulvatunyou" w:date="2016-02-19T16:57:00Z">
        <w:r w:rsidR="00306246">
          <w:t xml:space="preserve"> There </w:t>
        </w:r>
      </w:ins>
      <w:ins w:id="351" w:author="Serm Kulvatunyou" w:date="2016-02-26T10:13:00Z">
        <w:r w:rsidR="006C381D">
          <w:t>should be</w:t>
        </w:r>
      </w:ins>
      <w:ins w:id="352" w:author="Serm Kulvatunyou" w:date="2016-02-19T16:57:00Z">
        <w:r w:rsidR="00306246">
          <w:t xml:space="preserve"> 5</w:t>
        </w:r>
      </w:ins>
      <w:ins w:id="353" w:author="Serm Kulvatunyou" w:date="2016-02-26T10:13:00Z">
        <w:r w:rsidR="006C381D">
          <w:t>8</w:t>
        </w:r>
      </w:ins>
      <w:ins w:id="354" w:author="Serm Kulvatunyou" w:date="2016-02-19T16:57:00Z">
        <w:r w:rsidR="00306246">
          <w:t xml:space="preserve"> of these </w:t>
        </w:r>
      </w:ins>
      <w:ins w:id="355" w:author="Serm Kulvatunyou" w:date="2016-02-26T10:13:00Z">
        <w:r w:rsidR="006C381D">
          <w:t xml:space="preserve">(not counting the </w:t>
        </w:r>
        <w:r w:rsidR="006C381D" w:rsidRPr="006C381D">
          <w:rPr>
            <w:rStyle w:val="CodeChar"/>
          </w:rPr>
          <w:t>CodeContentType</w:t>
        </w:r>
        <w:r w:rsidR="006C381D">
          <w:t xml:space="preserve"> itself) </w:t>
        </w:r>
      </w:ins>
      <w:ins w:id="356" w:author="Serm Kulvatunyou" w:date="2016-02-19T16:57:00Z">
        <w:r w:rsidR="00306246">
          <w:t>in OAGIS 10.1.</w:t>
        </w:r>
      </w:ins>
    </w:p>
    <w:p w14:paraId="65C5F031" w14:textId="77777777" w:rsidR="00306246" w:rsidRDefault="00306246" w:rsidP="00154D4F">
      <w:pPr>
        <w:rPr>
          <w:ins w:id="357" w:author="Serm Kulvatunyou" w:date="2016-02-19T16:53:00Z"/>
        </w:rPr>
      </w:pPr>
    </w:p>
    <w:p w14:paraId="759C6469" w14:textId="77777777" w:rsidR="00306246" w:rsidRDefault="00306246" w:rsidP="00306246">
      <w:pPr>
        <w:pStyle w:val="Heading6"/>
        <w:rPr>
          <w:ins w:id="358" w:author="Serm Kulvatunyou" w:date="2016-02-19T16:54:00Z"/>
        </w:rPr>
      </w:pPr>
      <w:ins w:id="359" w:author="Serm Kulvatunyou" w:date="2016-02-19T16:53:00Z">
        <w:r>
          <w:t xml:space="preserve">Populate the qualified </w:t>
        </w:r>
        <w:r w:rsidRPr="00C672B9">
          <w:rPr>
            <w:rStyle w:val="CodeChar"/>
          </w:rPr>
          <w:t>CodeContentType</w:t>
        </w:r>
        <w:r>
          <w:t xml:space="preserve"> in the </w:t>
        </w:r>
        <w:r w:rsidRPr="00C672B9">
          <w:rPr>
            <w:rStyle w:val="CodeChar"/>
          </w:rPr>
          <w:t>dt</w:t>
        </w:r>
        <w:r>
          <w:t xml:space="preserve"> table</w:t>
        </w:r>
      </w:ins>
    </w:p>
    <w:p w14:paraId="0BC4FD78" w14:textId="77777777" w:rsidR="00306246" w:rsidRDefault="00306246" w:rsidP="00306246">
      <w:pPr>
        <w:rPr>
          <w:ins w:id="360" w:author="Serm Kulvatunyou" w:date="2016-02-19T17:07:00Z"/>
        </w:rPr>
      </w:pPr>
      <w:ins w:id="361" w:author="Serm Kulvatunyou" w:date="2016-02-19T16:58:00Z">
        <w:r>
          <w:t xml:space="preserve">Qualified </w:t>
        </w:r>
        <w:r w:rsidRPr="003A5704">
          <w:rPr>
            <w:rStyle w:val="CodeChar"/>
          </w:rPr>
          <w:t>CodeContentType</w:t>
        </w:r>
        <w:r>
          <w:t xml:space="preserve"> is a </w:t>
        </w:r>
      </w:ins>
      <w:ins w:id="362" w:author="Serm Kulvatunyou" w:date="2016-02-19T16:59:00Z">
        <w:r>
          <w:t xml:space="preserve">qualified </w:t>
        </w:r>
      </w:ins>
      <w:ins w:id="363" w:author="Serm Kulvatunyou" w:date="2016-02-19T16:58:00Z">
        <w:r>
          <w:t xml:space="preserve">BDT based on the </w:t>
        </w:r>
        <w:r w:rsidRPr="003A5704">
          <w:rPr>
            <w:rStyle w:val="CodeChar"/>
          </w:rPr>
          <w:t>CodeContentType</w:t>
        </w:r>
        <w:r>
          <w:t xml:space="preserve"> unqualified BDT</w:t>
        </w:r>
      </w:ins>
      <w:ins w:id="364" w:author="Serm Kulvatunyou" w:date="2016-02-19T17:05:00Z">
        <w:r w:rsidR="003A5704">
          <w:t xml:space="preserve"> imported earlier</w:t>
        </w:r>
      </w:ins>
      <w:ins w:id="365" w:author="Serm Kulvatunyou" w:date="2016-02-19T16:58:00Z">
        <w:r>
          <w:t>.</w:t>
        </w:r>
      </w:ins>
      <w:ins w:id="366" w:author="Serm Kulvatunyou" w:date="2016-02-19T17:05:00Z">
        <w:r w:rsidR="003A5704">
          <w:t xml:space="preserve"> For each type populate the </w:t>
        </w:r>
        <w:r w:rsidR="003A5704" w:rsidRPr="003A5704">
          <w:rPr>
            <w:rStyle w:val="CodeChar"/>
          </w:rPr>
          <w:t>dt</w:t>
        </w:r>
        <w:r w:rsidR="003A5704">
          <w:t xml:space="preserve"> table as follows.</w:t>
        </w:r>
      </w:ins>
    </w:p>
    <w:p w14:paraId="1F3C98AC" w14:textId="77777777" w:rsidR="003A5704" w:rsidRDefault="003A5704" w:rsidP="00306246">
      <w:pPr>
        <w:rPr>
          <w:ins w:id="367" w:author="Serm Kulvatunyou" w:date="2016-02-19T17:07:00Z"/>
        </w:rPr>
      </w:pPr>
    </w:p>
    <w:p w14:paraId="72B9BB2C" w14:textId="77777777" w:rsidR="003A5704" w:rsidRDefault="003A5704" w:rsidP="003A5704">
      <w:pPr>
        <w:rPr>
          <w:ins w:id="368" w:author="Serm Kulvatunyou" w:date="2016-02-19T17:07:00Z"/>
        </w:rPr>
      </w:pPr>
      <w:ins w:id="369" w:author="Serm Kulvatunyou" w:date="2016-02-19T17:07:00Z">
        <w:r>
          <w:rPr>
            <w:rStyle w:val="CodeChar"/>
          </w:rPr>
          <w:t>dt_id</w:t>
        </w:r>
        <w:r>
          <w:t xml:space="preserve"> = Auto-generate database key.</w:t>
        </w:r>
      </w:ins>
    </w:p>
    <w:p w14:paraId="5A4E8C21" w14:textId="77777777" w:rsidR="003A5704" w:rsidRDefault="003A5704" w:rsidP="003A5704">
      <w:pPr>
        <w:rPr>
          <w:ins w:id="370" w:author="Serm Kulvatunyou" w:date="2016-02-19T17:07:00Z"/>
        </w:rPr>
      </w:pPr>
      <w:ins w:id="371" w:author="Serm Kulvatunyou" w:date="2016-02-19T17:07:00Z">
        <w:r>
          <w:rPr>
            <w:rStyle w:val="CodeChar"/>
          </w:rPr>
          <w:t>guid</w:t>
        </w:r>
        <w:r>
          <w:t xml:space="preserve"> = Get it from </w:t>
        </w:r>
        <w:r w:rsidRPr="002809A9">
          <w:rPr>
            <w:rStyle w:val="CodeChar"/>
          </w:rPr>
          <w:t>/@id</w:t>
        </w:r>
        <w:r>
          <w:t>.</w:t>
        </w:r>
      </w:ins>
    </w:p>
    <w:p w14:paraId="1262C5A7" w14:textId="77777777" w:rsidR="003A5704" w:rsidRDefault="003A5704" w:rsidP="003A5704">
      <w:pPr>
        <w:rPr>
          <w:ins w:id="372" w:author="Serm Kulvatunyou" w:date="2016-02-19T17:07:00Z"/>
        </w:rPr>
      </w:pPr>
      <w:ins w:id="373" w:author="Serm Kulvatunyou" w:date="2016-02-19T17:07:00Z">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ins>
    </w:p>
    <w:p w14:paraId="72454E37" w14:textId="77777777" w:rsidR="003A5704" w:rsidRDefault="003A5704" w:rsidP="003A5704">
      <w:pPr>
        <w:rPr>
          <w:ins w:id="374" w:author="Serm Kulvatunyou" w:date="2016-02-19T17:07:00Z"/>
        </w:rPr>
      </w:pPr>
      <w:ins w:id="375" w:author="Serm Kulvatunyou" w:date="2016-02-19T17:07:00Z">
        <w:r>
          <w:rPr>
            <w:rStyle w:val="CodeChar"/>
          </w:rPr>
          <w:t>version_num</w:t>
        </w:r>
        <w:r>
          <w:t xml:space="preserve"> = </w:t>
        </w:r>
        <w:r w:rsidRPr="00112B28">
          <w:rPr>
            <w:rStyle w:val="CodeChar"/>
          </w:rPr>
          <w:t>“</w:t>
        </w:r>
        <w:r>
          <w:rPr>
            <w:rStyle w:val="CodeChar"/>
          </w:rPr>
          <w:t>1</w:t>
        </w:r>
        <w:r w:rsidRPr="00112B28">
          <w:rPr>
            <w:rStyle w:val="CodeChar"/>
          </w:rPr>
          <w:t>.0”</w:t>
        </w:r>
      </w:ins>
    </w:p>
    <w:p w14:paraId="67D676CF" w14:textId="77777777" w:rsidR="003A5704" w:rsidRDefault="003A5704" w:rsidP="003A5704">
      <w:pPr>
        <w:rPr>
          <w:ins w:id="376" w:author="Serm Kulvatunyou" w:date="2016-02-19T17:10:00Z"/>
        </w:rPr>
      </w:pPr>
      <w:ins w:id="377" w:author="Serm Kulvatunyou" w:date="2016-02-19T17:07:00Z">
        <w:r>
          <w:rPr>
            <w:rStyle w:val="CodeChar"/>
          </w:rPr>
          <w:t>previous_version_dt_id</w:t>
        </w:r>
        <w:r>
          <w:t xml:space="preserve"> = Leave blank.</w:t>
        </w:r>
      </w:ins>
    </w:p>
    <w:p w14:paraId="2998D385" w14:textId="77777777" w:rsidR="003A5704" w:rsidRDefault="003A5704" w:rsidP="003A5704">
      <w:pPr>
        <w:rPr>
          <w:ins w:id="378" w:author="Serm Kulvatunyou" w:date="2016-02-19T17:18:00Z"/>
        </w:rPr>
      </w:pPr>
      <w:ins w:id="379" w:author="Serm Kulvatunyou" w:date="2016-02-19T17:18:00Z">
        <w:r>
          <w:rPr>
            <w:rStyle w:val="CodeChar"/>
          </w:rPr>
          <w:t>data_type_term</w:t>
        </w:r>
        <w:r>
          <w:t xml:space="preserve"> = Inherit from the based BDT identified in the </w:t>
        </w:r>
        <w:r>
          <w:rPr>
            <w:rStyle w:val="CodeChar"/>
          </w:rPr>
          <w:t>based_dt_id</w:t>
        </w:r>
        <w:r>
          <w:t xml:space="preserve"> column.</w:t>
        </w:r>
      </w:ins>
    </w:p>
    <w:p w14:paraId="66F75381" w14:textId="77777777" w:rsidR="003A5704" w:rsidRDefault="003A5704" w:rsidP="003A5704">
      <w:pPr>
        <w:rPr>
          <w:ins w:id="380" w:author="Serm Kulvatunyou" w:date="2016-02-19T17:07:00Z"/>
        </w:rPr>
      </w:pPr>
      <w:ins w:id="381" w:author="Serm Kulvatunyou" w:date="2016-02-19T17:11:00Z">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ins>
      <w:ins w:id="382" w:author="Serm Kulvatunyou" w:date="2016-02-19T17:20:00Z">
        <w:r w:rsidR="00556A9C">
          <w:rPr>
            <w:rStyle w:val="CodeChar"/>
          </w:rPr>
          <w:t>CodeContent</w:t>
        </w:r>
      </w:ins>
      <w:ins w:id="383" w:author="Serm Kulvatunyou" w:date="2016-02-19T17:11:00Z">
        <w:r w:rsidRPr="00A158C7">
          <w:rPr>
            <w:rStyle w:val="CodeChar"/>
          </w:rPr>
          <w:t>Type”)</w:t>
        </w:r>
        <w:r>
          <w:rPr>
            <w:rStyle w:val="CodeChar"/>
          </w:rPr>
          <w:t>)</w:t>
        </w:r>
      </w:ins>
      <w:ins w:id="384" w:author="Serm Kulvatunyou" w:date="2016-02-19T17:21:00Z">
        <w:r w:rsidR="00556A9C">
          <w:rPr>
            <w:rStyle w:val="CodeChar"/>
          </w:rPr>
          <w:t xml:space="preserve">. </w:t>
        </w:r>
      </w:ins>
      <w:ins w:id="385" w:author="Serm Kulvatunyou" w:date="2016-02-19T17:11:00Z">
        <w:r>
          <w:t>If this results in a blank string, an exception or warning should be logged.</w:t>
        </w:r>
      </w:ins>
    </w:p>
    <w:p w14:paraId="394B72ED" w14:textId="77777777" w:rsidR="003A5704" w:rsidRDefault="003A5704" w:rsidP="003A5704">
      <w:pPr>
        <w:rPr>
          <w:ins w:id="386" w:author="Serm Kulvatunyou" w:date="2016-02-19T17:07:00Z"/>
        </w:rPr>
      </w:pPr>
      <w:ins w:id="387" w:author="Serm Kulvatunyou" w:date="2016-02-19T17:07:00Z">
        <w:r>
          <w:rPr>
            <w:rStyle w:val="CodeChar"/>
          </w:rPr>
          <w:t>based_dt_id</w:t>
        </w:r>
        <w:r>
          <w:t xml:space="preserve"> =</w:t>
        </w:r>
      </w:ins>
      <w:ins w:id="388" w:author="Serm Kulvatunyou" w:date="2016-02-19T17:22:00Z">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ins>
      <w:ins w:id="389" w:author="Serm Kulvatunyou" w:date="2016-02-19T17:07:00Z">
        <w:r>
          <w:t>.</w:t>
        </w:r>
      </w:ins>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pPr>
        <w:rPr>
          <w:ins w:id="390" w:author="Serm Kulvatunyou" w:date="2016-02-19T17:07:00Z"/>
        </w:rPr>
      </w:pPr>
      <w:ins w:id="391" w:author="Serm Kulvatunyou" w:date="2016-02-19T17:07:00Z">
        <w:r>
          <w:rPr>
            <w:rStyle w:val="CodeChar"/>
            <w:rFonts w:eastAsia="Malgun Gothic"/>
          </w:rPr>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ins>
      <w:ins w:id="392" w:author="Serm Kulvatunyou" w:date="2016-02-19T17:50:00Z">
        <w:r w:rsidR="00DA252D">
          <w:rPr>
            <w:rStyle w:val="CodeChar"/>
          </w:rPr>
          <w:t>Action_ Code Content</w:t>
        </w:r>
      </w:ins>
      <w:ins w:id="393" w:author="Serm Kulvatunyou" w:date="2016-02-19T17:07:00Z">
        <w:r w:rsidRPr="00112B28">
          <w:rPr>
            <w:rStyle w:val="CodeChar"/>
          </w:rPr>
          <w:t>. Content”</w:t>
        </w:r>
        <w:r>
          <w:t>.</w:t>
        </w:r>
      </w:ins>
    </w:p>
    <w:p w14:paraId="6938B731" w14:textId="77777777" w:rsidR="003A5704" w:rsidRDefault="003A5704" w:rsidP="003A5704">
      <w:pPr>
        <w:rPr>
          <w:ins w:id="394" w:author="Serm Kulvatunyou" w:date="2016-02-19T17:07:00Z"/>
        </w:rPr>
      </w:pPr>
      <w:ins w:id="395" w:author="Serm Kulvatunyou" w:date="2016-02-19T17:07:00Z">
        <w:r>
          <w:rPr>
            <w:rStyle w:val="CodeChar"/>
          </w:rPr>
          <w:t>definition</w:t>
        </w:r>
        <w:r>
          <w:t xml:space="preserve"> = Use the value from </w:t>
        </w:r>
        <w:r w:rsidRPr="00EB739D">
          <w:rPr>
            <w:rStyle w:val="CodeChar"/>
          </w:rPr>
          <w:t>./xsd:annotation/xsd:documentation</w:t>
        </w:r>
        <w:r>
          <w:t xml:space="preserve"> if any otherwise leave empty.</w:t>
        </w:r>
      </w:ins>
    </w:p>
    <w:p w14:paraId="3FD8CC8F" w14:textId="77777777" w:rsidR="003A5704" w:rsidRDefault="003A5704" w:rsidP="003A5704">
      <w:pPr>
        <w:rPr>
          <w:ins w:id="396" w:author="Serm Kulvatunyou" w:date="2016-02-19T17:07:00Z"/>
        </w:rPr>
      </w:pPr>
      <w:ins w:id="397" w:author="Serm Kulvatunyou" w:date="2016-02-19T17:07:00Z">
        <w:r>
          <w:rPr>
            <w:rStyle w:val="CodeChar"/>
          </w:rPr>
          <w:t>content_component_definition</w:t>
        </w:r>
        <w:r>
          <w:t xml:space="preserve"> = Leave empty.</w:t>
        </w:r>
      </w:ins>
    </w:p>
    <w:p w14:paraId="7B2C6A27" w14:textId="77777777" w:rsidR="003A5704" w:rsidRDefault="003A5704" w:rsidP="003A5704">
      <w:pPr>
        <w:rPr>
          <w:ins w:id="398" w:author="Serm Kulvatunyou" w:date="2016-02-19T17:07:00Z"/>
        </w:rPr>
      </w:pPr>
      <w:ins w:id="399" w:author="Serm Kulvatunyou" w:date="2016-02-19T17:07:00Z">
        <w:r>
          <w:rPr>
            <w:rStyle w:val="CodeChar"/>
          </w:rPr>
          <w:t>revision_doc</w:t>
        </w:r>
        <w:r>
          <w:t xml:space="preserve"> = Leave empty.</w:t>
        </w:r>
      </w:ins>
    </w:p>
    <w:p w14:paraId="71F1630F" w14:textId="77777777" w:rsidR="003A5704" w:rsidRDefault="003A5704" w:rsidP="003A5704">
      <w:pPr>
        <w:rPr>
          <w:ins w:id="400" w:author="Serm Kulvatunyou" w:date="2016-02-19T17:07:00Z"/>
        </w:rPr>
      </w:pPr>
      <w:ins w:id="401" w:author="Serm Kulvatunyou" w:date="2016-02-19T17:07:00Z">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ins>
    </w:p>
    <w:p w14:paraId="54723141" w14:textId="77777777" w:rsidR="003A5704" w:rsidRDefault="003A5704" w:rsidP="003A5704">
      <w:pPr>
        <w:rPr>
          <w:ins w:id="402" w:author="Serm Kulvatunyou" w:date="2016-02-19T17:19:00Z"/>
        </w:rPr>
      </w:pPr>
      <w:ins w:id="403" w:author="Serm Kulvatunyou" w:date="2016-02-19T17:07:00Z">
        <w:r>
          <w:rPr>
            <w:rStyle w:val="CodeChar"/>
          </w:rPr>
          <w:t>created_by</w:t>
        </w:r>
        <w:r>
          <w:t xml:space="preserve"> = </w:t>
        </w:r>
        <w:r w:rsidRPr="00112B28">
          <w:rPr>
            <w:rStyle w:val="CodeChar"/>
          </w:rPr>
          <w:t>“</w:t>
        </w:r>
        <w:r>
          <w:rPr>
            <w:rStyle w:val="CodeChar"/>
          </w:rPr>
          <w:t>oagis</w:t>
        </w:r>
        <w:r w:rsidRPr="00112B28">
          <w:rPr>
            <w:rStyle w:val="CodeChar"/>
          </w:rPr>
          <w:t>”</w:t>
        </w:r>
        <w:r>
          <w:t>.</w:t>
        </w:r>
      </w:ins>
    </w:p>
    <w:p w14:paraId="3BD87FBA" w14:textId="77777777" w:rsidR="00556A9C" w:rsidRDefault="00DA252D" w:rsidP="003A5704">
      <w:pPr>
        <w:rPr>
          <w:ins w:id="404" w:author="Serm Kulvatunyou" w:date="2016-02-19T17:07:00Z"/>
        </w:rPr>
      </w:pPr>
      <w:ins w:id="405" w:author="Serm Kulvatunyou" w:date="2016-02-19T17:51:00Z">
        <w:r>
          <w:rPr>
            <w:rStyle w:val="CodeChar"/>
          </w:rPr>
          <w:t>o</w:t>
        </w:r>
      </w:ins>
      <w:ins w:id="406" w:author="Serm Kulvatunyou" w:date="2016-02-19T17:19:00Z">
        <w:r w:rsidR="00556A9C" w:rsidRPr="00DA252D">
          <w:rPr>
            <w:rStyle w:val="CodeChar"/>
          </w:rPr>
          <w:t>wner_user_id</w:t>
        </w:r>
        <w:r w:rsidR="00556A9C">
          <w:t xml:space="preserve"> = </w:t>
        </w:r>
      </w:ins>
      <w:ins w:id="407" w:author="Serm Kulvatunyou" w:date="2016-02-19T17:51:00Z">
        <w:r w:rsidRPr="00DA252D">
          <w:rPr>
            <w:rStyle w:val="CodeChar"/>
          </w:rPr>
          <w:t>“oagis”</w:t>
        </w:r>
        <w:r>
          <w:t>.</w:t>
        </w:r>
      </w:ins>
    </w:p>
    <w:p w14:paraId="7BA8D8BC" w14:textId="77777777" w:rsidR="003A5704" w:rsidRDefault="003A5704" w:rsidP="003A5704">
      <w:pPr>
        <w:rPr>
          <w:ins w:id="408" w:author="Serm Kulvatunyou" w:date="2016-02-19T17:07:00Z"/>
        </w:rPr>
      </w:pPr>
      <w:ins w:id="409" w:author="Serm Kulvatunyou" w:date="2016-02-19T17:07:00Z">
        <w:r>
          <w:rPr>
            <w:rStyle w:val="CodeChar"/>
          </w:rPr>
          <w:t>last_updated_by</w:t>
        </w:r>
        <w:r>
          <w:t xml:space="preserve"> = </w:t>
        </w:r>
        <w:r w:rsidRPr="00112B28">
          <w:rPr>
            <w:rStyle w:val="CodeChar"/>
          </w:rPr>
          <w:t>“</w:t>
        </w:r>
        <w:r>
          <w:rPr>
            <w:rStyle w:val="CodeChar"/>
          </w:rPr>
          <w:t>oagis</w:t>
        </w:r>
        <w:r w:rsidRPr="00112B28">
          <w:rPr>
            <w:rStyle w:val="CodeChar"/>
          </w:rPr>
          <w:t>”</w:t>
        </w:r>
        <w:r>
          <w:t>.</w:t>
        </w:r>
      </w:ins>
    </w:p>
    <w:p w14:paraId="178FA028" w14:textId="77777777" w:rsidR="003A5704" w:rsidRDefault="003A5704" w:rsidP="003A5704">
      <w:pPr>
        <w:rPr>
          <w:ins w:id="410" w:author="Serm Kulvatunyou" w:date="2016-02-19T17:07:00Z"/>
        </w:rPr>
      </w:pPr>
      <w:ins w:id="411" w:author="Serm Kulvatunyou" w:date="2016-02-19T17:07:00Z">
        <w:r>
          <w:rPr>
            <w:rStyle w:val="CodeChar"/>
          </w:rPr>
          <w:t>creation_timestamp</w:t>
        </w:r>
        <w:r>
          <w:t xml:space="preserve"> = </w:t>
        </w:r>
        <w:r w:rsidRPr="00112B28">
          <w:t>Current time</w:t>
        </w:r>
        <w:r>
          <w:t>.</w:t>
        </w:r>
      </w:ins>
    </w:p>
    <w:p w14:paraId="7BFFDBBF" w14:textId="77777777" w:rsidR="003A5704" w:rsidRDefault="003A5704" w:rsidP="003A5704">
      <w:pPr>
        <w:rPr>
          <w:ins w:id="412" w:author="Serm Kulvatunyou" w:date="2016-02-19T17:05:00Z"/>
        </w:rPr>
      </w:pPr>
      <w:ins w:id="413" w:author="Serm Kulvatunyou" w:date="2016-02-19T17:07:00Z">
        <w:r>
          <w:rPr>
            <w:rStyle w:val="CodeChar"/>
          </w:rPr>
          <w:t>last_update_timestamp</w:t>
        </w:r>
        <w:r>
          <w:t xml:space="preserve"> = Same as </w:t>
        </w:r>
        <w:r>
          <w:rPr>
            <w:rStyle w:val="CodeChar"/>
          </w:rPr>
          <w:t>creation_timestamp</w:t>
        </w:r>
        <w:r>
          <w:t>.</w:t>
        </w:r>
      </w:ins>
    </w:p>
    <w:p w14:paraId="219E1797" w14:textId="77777777" w:rsidR="00556A9C" w:rsidRDefault="00556A9C" w:rsidP="00556A9C">
      <w:pPr>
        <w:rPr>
          <w:ins w:id="414" w:author="Serm Kulvatunyou" w:date="2016-02-19T17:20:00Z"/>
        </w:rPr>
      </w:pPr>
      <w:ins w:id="415" w:author="Serm Kulvatunyou" w:date="2016-02-19T17:20:00Z">
        <w:r w:rsidRPr="00EB13B1">
          <w:rPr>
            <w:rStyle w:val="CodeChar"/>
          </w:rPr>
          <w:lastRenderedPageBreak/>
          <w:t>revision_num</w:t>
        </w:r>
        <w:r>
          <w:t xml:space="preserve"> = </w:t>
        </w:r>
        <w:r w:rsidRPr="00EB13B1">
          <w:rPr>
            <w:rStyle w:val="CodeChar"/>
          </w:rPr>
          <w:t>0</w:t>
        </w:r>
        <w:r>
          <w:t>.</w:t>
        </w:r>
      </w:ins>
    </w:p>
    <w:p w14:paraId="48FBB03B" w14:textId="77777777" w:rsidR="00556A9C" w:rsidRDefault="00556A9C" w:rsidP="00556A9C">
      <w:pPr>
        <w:rPr>
          <w:ins w:id="416" w:author="Serm Kulvatunyou" w:date="2016-02-19T17:20:00Z"/>
        </w:rPr>
      </w:pPr>
      <w:ins w:id="417" w:author="Serm Kulvatunyou" w:date="2016-02-19T17:20:00Z">
        <w:r w:rsidRPr="00EB13B1">
          <w:rPr>
            <w:rStyle w:val="CodeChar"/>
          </w:rPr>
          <w:t>revision_tracking_num</w:t>
        </w:r>
        <w:r>
          <w:t xml:space="preserve"> = </w:t>
        </w:r>
        <w:r w:rsidRPr="00EB13B1">
          <w:rPr>
            <w:rStyle w:val="CodeChar"/>
          </w:rPr>
          <w:t>0</w:t>
        </w:r>
        <w:r>
          <w:t>.</w:t>
        </w:r>
      </w:ins>
    </w:p>
    <w:p w14:paraId="7AA49FFF" w14:textId="77777777" w:rsidR="00556A9C" w:rsidRDefault="00556A9C" w:rsidP="00556A9C">
      <w:pPr>
        <w:rPr>
          <w:ins w:id="418" w:author="Serm Kulvatunyou" w:date="2016-02-19T17:20:00Z"/>
        </w:rPr>
      </w:pPr>
      <w:ins w:id="419" w:author="Serm Kulvatunyou" w:date="2016-02-19T17:20:00Z">
        <w:r w:rsidRPr="00EB13B1">
          <w:rPr>
            <w:rStyle w:val="CodeChar"/>
          </w:rPr>
          <w:t>revision_action</w:t>
        </w:r>
        <w:r>
          <w:t xml:space="preserve"> = </w:t>
        </w:r>
        <w:r w:rsidRPr="00EB13B1">
          <w:rPr>
            <w:rStyle w:val="CodeChar"/>
          </w:rPr>
          <w:t>null</w:t>
        </w:r>
        <w:r>
          <w:t>.</w:t>
        </w:r>
      </w:ins>
    </w:p>
    <w:p w14:paraId="189AEE4E" w14:textId="77777777" w:rsidR="00556A9C" w:rsidRDefault="00556A9C" w:rsidP="00556A9C">
      <w:pPr>
        <w:rPr>
          <w:ins w:id="420" w:author="Serm Kulvatunyou" w:date="2016-02-19T17:20:00Z"/>
        </w:rPr>
      </w:pPr>
      <w:ins w:id="421" w:author="Serm Kulvatunyou" w:date="2016-02-19T17:20:00Z">
        <w:r w:rsidRPr="00EB13B1">
          <w:rPr>
            <w:rStyle w:val="CodeChar"/>
          </w:rPr>
          <w:t>release_id</w:t>
        </w:r>
        <w:r>
          <w:t xml:space="preserve"> = </w:t>
        </w:r>
        <w:r w:rsidRPr="00F323CD">
          <w:rPr>
            <w:rStyle w:val="CodeChar"/>
          </w:rPr>
          <w:t>null</w:t>
        </w:r>
        <w:r>
          <w:t>.</w:t>
        </w:r>
      </w:ins>
    </w:p>
    <w:p w14:paraId="0AB4D2C6" w14:textId="77777777" w:rsidR="00556A9C" w:rsidRDefault="00556A9C" w:rsidP="00556A9C">
      <w:pPr>
        <w:rPr>
          <w:ins w:id="422" w:author="Serm Kulvatunyou" w:date="2016-02-19T17:20:00Z"/>
        </w:rPr>
      </w:pPr>
      <w:ins w:id="423" w:author="Serm Kulvatunyou" w:date="2016-02-19T17:20:00Z">
        <w:r w:rsidRPr="00EB13B1">
          <w:rPr>
            <w:rStyle w:val="CodeChar"/>
          </w:rPr>
          <w:t>current_bdt_id</w:t>
        </w:r>
        <w:r>
          <w:t xml:space="preserve"> = </w:t>
        </w:r>
        <w:r w:rsidRPr="00F323CD">
          <w:rPr>
            <w:rStyle w:val="CodeChar"/>
          </w:rPr>
          <w:t>null</w:t>
        </w:r>
        <w:r>
          <w:t xml:space="preserve">. </w:t>
        </w:r>
      </w:ins>
    </w:p>
    <w:p w14:paraId="56069E64" w14:textId="77777777" w:rsidR="003A5704" w:rsidRDefault="00556A9C" w:rsidP="00556A9C">
      <w:pPr>
        <w:rPr>
          <w:ins w:id="424" w:author="Serm Kulvatunyou" w:date="2016-02-19T16:54:00Z"/>
        </w:rPr>
      </w:pPr>
      <w:ins w:id="425" w:author="Serm Kulvatunyou" w:date="2016-02-19T17:20:00Z">
        <w:r w:rsidRPr="00EB13B1">
          <w:rPr>
            <w:rStyle w:val="CodeChar"/>
          </w:rPr>
          <w:t>is_deprecated</w:t>
        </w:r>
        <w:r>
          <w:t xml:space="preserve"> = </w:t>
        </w:r>
        <w:r w:rsidRPr="00F323CD">
          <w:rPr>
            <w:rStyle w:val="CodeChar"/>
          </w:rPr>
          <w:t>false</w:t>
        </w:r>
        <w:r>
          <w:t>.</w:t>
        </w:r>
      </w:ins>
    </w:p>
    <w:p w14:paraId="56F73F77" w14:textId="77777777" w:rsidR="00306246" w:rsidRDefault="00306246" w:rsidP="00306246">
      <w:pPr>
        <w:pStyle w:val="Heading6"/>
        <w:rPr>
          <w:ins w:id="426" w:author="Serm Kulvatunyou" w:date="2016-02-19T17:51:00Z"/>
        </w:rPr>
      </w:pPr>
      <w:ins w:id="427" w:author="Serm Kulvatunyou" w:date="2016-02-19T16:54:00Z">
        <w:r>
          <w:t>Populate the bdt_pri_restri table</w:t>
        </w:r>
      </w:ins>
      <w:ins w:id="428" w:author="Serm Kulvatunyou" w:date="2016-02-19T16:55:00Z">
        <w:r>
          <w:t xml:space="preserve"> for the qualified CodeContentType</w:t>
        </w:r>
      </w:ins>
    </w:p>
    <w:p w14:paraId="664A899A" w14:textId="77777777" w:rsidR="00DA252D" w:rsidRPr="00864DD4" w:rsidRDefault="00DA252D" w:rsidP="00DA252D">
      <w:pPr>
        <w:rPr>
          <w:ins w:id="429" w:author="Serm Kulvatunyou" w:date="2016-02-19T17:52:00Z"/>
        </w:rPr>
      </w:pPr>
      <w:ins w:id="430" w:author="Serm Kulvatunyou" w:date="2016-02-19T17:52:00Z">
        <w:r>
          <w:t xml:space="preserve">Assign the record from </w:t>
        </w:r>
      </w:ins>
      <w:r w:rsidR="00DE19C3">
        <w:rPr>
          <w:rStyle w:val="CodeChar"/>
        </w:rPr>
        <w:t>cdt_awd_pri_xps_type_map</w:t>
      </w:r>
      <w:ins w:id="431" w:author="Serm Kulvatunyou" w:date="2016-02-19T17:52:00Z">
        <w:r>
          <w:t xml:space="preserve"> or </w:t>
        </w:r>
        <w:r>
          <w:rPr>
            <w:rStyle w:val="CodeChar"/>
          </w:rPr>
          <w:t>code_list</w:t>
        </w:r>
        <w:r>
          <w:t xml:space="preserve"> tables</w:t>
        </w:r>
      </w:ins>
      <w:ins w:id="432" w:author="Serm Kulvatunyou" w:date="2016-02-19T17:53:00Z">
        <w:r>
          <w:t>.</w:t>
        </w:r>
      </w:ins>
    </w:p>
    <w:p w14:paraId="548DBCD3" w14:textId="77777777" w:rsidR="00DA252D" w:rsidRDefault="00DA252D" w:rsidP="00DA252D">
      <w:pPr>
        <w:rPr>
          <w:ins w:id="433" w:author="Serm Kulvatunyou" w:date="2016-02-19T17:52:00Z"/>
        </w:rPr>
      </w:pPr>
    </w:p>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ins w:id="434" w:author="Serm Kulvatunyou" w:date="2016-02-19T17:52:00Z"/>
        </w:trPr>
        <w:tc>
          <w:tcPr>
            <w:tcW w:w="9576" w:type="dxa"/>
            <w:shd w:val="clear" w:color="auto" w:fill="auto"/>
          </w:tcPr>
          <w:p w14:paraId="5C91C95C" w14:textId="77777777" w:rsidR="00DA252D" w:rsidRPr="000A5DF5" w:rsidRDefault="00DA252D" w:rsidP="00BE4F18">
            <w:pPr>
              <w:rPr>
                <w:ins w:id="435" w:author="Serm Kulvatunyou" w:date="2016-02-19T17:52:00Z"/>
              </w:rPr>
            </w:pPr>
            <w:ins w:id="436" w:author="Serm Kulvatunyou" w:date="2016-02-19T17:52:00Z">
              <w:r w:rsidRPr="000A5DF5">
                <w:rPr>
                  <w:rStyle w:val="CodeChar"/>
                </w:rPr>
                <w:t>bdt_pri_restri_id</w:t>
              </w:r>
              <w:r w:rsidRPr="000A5DF5">
                <w:t xml:space="preserve"> = Auto-generate database key.</w:t>
              </w:r>
            </w:ins>
          </w:p>
        </w:tc>
      </w:tr>
      <w:tr w:rsidR="00DA252D" w:rsidRPr="002A3D59" w14:paraId="38C2DF3E" w14:textId="77777777" w:rsidTr="009C142C">
        <w:trPr>
          <w:trHeight w:val="719"/>
          <w:ins w:id="437" w:author="Serm Kulvatunyou" w:date="2016-02-19T17:52:00Z"/>
        </w:trPr>
        <w:tc>
          <w:tcPr>
            <w:tcW w:w="9576" w:type="dxa"/>
            <w:shd w:val="clear" w:color="auto" w:fill="auto"/>
          </w:tcPr>
          <w:p w14:paraId="323BBCB3" w14:textId="77777777" w:rsidR="00DA252D" w:rsidRPr="000A5DF5" w:rsidRDefault="00DA252D" w:rsidP="00BE4F18">
            <w:pPr>
              <w:rPr>
                <w:ins w:id="438" w:author="Serm Kulvatunyou" w:date="2016-02-19T17:52:00Z"/>
              </w:rPr>
            </w:pPr>
            <w:ins w:id="439" w:author="Serm Kulvatunyou" w:date="2016-02-19T17:52:00Z">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ins>
          </w:p>
        </w:tc>
      </w:tr>
      <w:tr w:rsidR="00DA252D" w:rsidRPr="002A3D59" w14:paraId="0A366293" w14:textId="77777777" w:rsidTr="009C142C">
        <w:trPr>
          <w:trHeight w:val="782"/>
          <w:ins w:id="440" w:author="Serm Kulvatunyou" w:date="2016-02-19T17:52:00Z"/>
        </w:trPr>
        <w:tc>
          <w:tcPr>
            <w:tcW w:w="9576" w:type="dxa"/>
            <w:shd w:val="clear" w:color="auto" w:fill="auto"/>
          </w:tcPr>
          <w:p w14:paraId="26FB1A8D" w14:textId="77777777" w:rsidR="00DA252D" w:rsidRPr="000A5DF5" w:rsidRDefault="00DA252D" w:rsidP="00DA252D">
            <w:pPr>
              <w:rPr>
                <w:ins w:id="441" w:author="Serm Kulvatunyou" w:date="2016-02-19T17:52:00Z"/>
              </w:rPr>
            </w:pPr>
            <w:ins w:id="442" w:author="Serm Kulvatunyou" w:date="2016-02-19T17:52:00Z">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ins>
            <w:r w:rsidR="009C142C">
              <w:instrText xml:space="preserve"> \* MERGEFORMAT </w:instrText>
            </w:r>
            <w:ins w:id="443" w:author="Serm Kulvatunyou" w:date="2016-02-19T17:52:00Z">
              <w:r w:rsidRPr="000A5DF5">
                <w:fldChar w:fldCharType="separate"/>
              </w:r>
              <w:r w:rsidRPr="000A5DF5">
                <w:t>3.1.1.3.5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ins>
          </w:p>
        </w:tc>
      </w:tr>
      <w:tr w:rsidR="00DA252D" w:rsidRPr="002A3D59" w14:paraId="698315BE" w14:textId="77777777" w:rsidTr="009C142C">
        <w:trPr>
          <w:trHeight w:val="1061"/>
          <w:ins w:id="444" w:author="Serm Kulvatunyou" w:date="2016-02-19T17:52:00Z"/>
        </w:trPr>
        <w:tc>
          <w:tcPr>
            <w:tcW w:w="9576" w:type="dxa"/>
            <w:shd w:val="clear" w:color="auto" w:fill="auto"/>
          </w:tcPr>
          <w:p w14:paraId="63706297" w14:textId="77777777" w:rsidR="00DA252D" w:rsidRPr="000A5DF5" w:rsidRDefault="00DA252D" w:rsidP="00DA252D">
            <w:pPr>
              <w:rPr>
                <w:ins w:id="445" w:author="Serm Kulvatunyou" w:date="2016-02-19T17:52:00Z"/>
                <w:rStyle w:val="CodeChar"/>
              </w:rPr>
            </w:pPr>
            <w:ins w:id="446" w:author="Serm Kulvatunyou" w:date="2016-02-19T17:52:00Z">
              <w:r w:rsidRPr="000A5DF5">
                <w:rPr>
                  <w:rStyle w:val="CodeChar"/>
                </w:rPr>
                <w:t>code_list_id</w:t>
              </w:r>
              <w:r w:rsidRPr="000A5DF5">
                <w:t xml:space="preserve"> = Leave blank </w:t>
              </w:r>
            </w:ins>
            <w:ins w:id="447" w:author="Serm Kulvatunyou" w:date="2016-02-19T17:56:00Z">
              <w:r w:rsidRPr="000A5DF5">
                <w:t>for the record where</w:t>
              </w:r>
            </w:ins>
            <w:ins w:id="448" w:author="Serm Kulvatunyou" w:date="2016-02-19T17:52:00Z">
              <w:r w:rsidRPr="000A5DF5">
                <w:t xml:space="preserve"> the </w:t>
              </w:r>
              <w:r w:rsidRPr="000A5DF5">
                <w:rPr>
                  <w:rStyle w:val="CodeChar"/>
                </w:rPr>
                <w:t>cdt_awd_pri_xps_type_map_id</w:t>
              </w:r>
              <w:r w:rsidRPr="000A5DF5">
                <w:t xml:space="preserve"> column is not empty</w:t>
              </w:r>
            </w:ins>
            <w:ins w:id="449" w:author="Serm Kulvatunyou" w:date="2016-02-19T17:55:00Z">
              <w:r w:rsidRPr="000A5DF5">
                <w:t xml:space="preserve">. Add another record where the </w:t>
              </w:r>
            </w:ins>
            <w:ins w:id="450" w:author="Serm Kulvatunyou" w:date="2016-02-19T17:56:00Z">
              <w:r w:rsidRPr="000A5DF5">
                <w:rPr>
                  <w:rStyle w:val="CodeChar"/>
                </w:rPr>
                <w:t>cdt_awd_pri_xps_type_map_id</w:t>
              </w:r>
              <w:r w:rsidRPr="000A5DF5">
                <w:t xml:space="preserve"> </w:t>
              </w:r>
            </w:ins>
            <w:ins w:id="451" w:author="Serm Kulvatunyou" w:date="2016-02-19T17:55:00Z">
              <w:r w:rsidRPr="000A5DF5">
                <w:t>column is empty</w:t>
              </w:r>
            </w:ins>
            <w:ins w:id="452" w:author="Serm Kulvatunyou" w:date="2016-02-19T17:56:00Z">
              <w:r w:rsidRPr="000A5DF5">
                <w:t>,</w:t>
              </w:r>
            </w:ins>
            <w:ins w:id="453" w:author="Serm Kulvatunyou" w:date="2016-02-19T17:55:00Z">
              <w:r w:rsidRPr="000A5DF5">
                <w:t xml:space="preserve"> but this column is populated with the </w:t>
              </w:r>
              <w:r w:rsidRPr="000A5DF5">
                <w:rPr>
                  <w:rStyle w:val="CodeChar"/>
                </w:rPr>
                <w:t>code_list_id</w:t>
              </w:r>
              <w:r w:rsidRPr="000A5DF5">
                <w:t xml:space="preserve"> according to the code list the type is based on the schema.</w:t>
              </w:r>
            </w:ins>
            <w:ins w:id="454" w:author="Serm Kulvatunyou" w:date="2016-02-19T17:56:00Z">
              <w:r w:rsidRPr="000A5DF5">
                <w:t xml:space="preserve"> </w:t>
              </w:r>
            </w:ins>
          </w:p>
        </w:tc>
      </w:tr>
      <w:tr w:rsidR="00DA252D" w:rsidRPr="002A3D59" w14:paraId="66AF0119" w14:textId="77777777" w:rsidTr="009C142C">
        <w:trPr>
          <w:trHeight w:val="701"/>
          <w:ins w:id="455" w:author="Serm Kulvatunyou" w:date="2016-02-19T17:52:00Z"/>
        </w:trPr>
        <w:tc>
          <w:tcPr>
            <w:tcW w:w="9576" w:type="dxa"/>
            <w:shd w:val="clear" w:color="auto" w:fill="auto"/>
          </w:tcPr>
          <w:p w14:paraId="64E60086" w14:textId="77777777" w:rsidR="00DA252D" w:rsidRPr="000A5DF5" w:rsidRDefault="00DA252D" w:rsidP="00DE19C3">
            <w:pPr>
              <w:rPr>
                <w:ins w:id="456" w:author="Serm Kulvatunyou" w:date="2016-02-19T17:52:00Z"/>
              </w:rPr>
            </w:pPr>
            <w:ins w:id="457" w:author="Serm Kulvatunyou" w:date="2016-02-19T17:52:00Z">
              <w:r w:rsidRPr="000A5DF5">
                <w:rPr>
                  <w:rStyle w:val="CodeChar"/>
                </w:rPr>
                <w:t>is_default</w:t>
              </w:r>
              <w:r w:rsidRPr="000A5DF5">
                <w:t xml:space="preserve"> = Inherit the value from the based DT </w:t>
              </w:r>
            </w:ins>
            <w:ins w:id="458" w:author="Serm Kulvatunyou" w:date="2016-02-19T17:57:00Z">
              <w:r w:rsidRPr="000A5DF5">
                <w:t>for the record where</w:t>
              </w:r>
            </w:ins>
            <w:ins w:id="459" w:author="Serm Kulvatunyou" w:date="2016-02-19T17:52:00Z">
              <w:r w:rsidRPr="000A5DF5">
                <w:t xml:space="preserve"> the </w:t>
              </w:r>
            </w:ins>
            <w:r w:rsidR="00DE19C3">
              <w:rPr>
                <w:rStyle w:val="CodeChar"/>
              </w:rPr>
              <w:t>cdt_awd_pri_xps_type_map_id</w:t>
            </w:r>
            <w:ins w:id="460" w:author="Serm Kulvatunyou" w:date="2016-02-19T17:52:00Z">
              <w:r w:rsidRPr="000A5DF5">
                <w:t xml:space="preserve"> column is not empty</w:t>
              </w:r>
            </w:ins>
            <w:ins w:id="461" w:author="Serm Kulvatunyou" w:date="2016-02-19T17:58:00Z">
              <w:r w:rsidRPr="000A5DF5">
                <w:t xml:space="preserve"> (basically it will be true on the map to the </w:t>
              </w:r>
              <w:r w:rsidRPr="000A5DF5">
                <w:rPr>
                  <w:rStyle w:val="CodeChar"/>
                </w:rPr>
                <w:t>xsd:token</w:t>
              </w:r>
              <w:r w:rsidRPr="000A5DF5">
                <w:t xml:space="preserve">). For the record where </w:t>
              </w:r>
            </w:ins>
            <w:ins w:id="462" w:author="Serm Kulvatunyou" w:date="2016-02-19T17:52:00Z">
              <w:r w:rsidRPr="000A5DF5">
                <w:rPr>
                  <w:rStyle w:val="CodeChar"/>
                </w:rPr>
                <w:t>code_list_id</w:t>
              </w:r>
              <w:r w:rsidRPr="000A5DF5">
                <w:t xml:space="preserve"> column is not empty</w:t>
              </w:r>
            </w:ins>
            <w:ins w:id="463" w:author="Serm Kulvatunyou" w:date="2016-02-19T17:58:00Z">
              <w:r w:rsidRPr="000A5DF5">
                <w:t>,</w:t>
              </w:r>
            </w:ins>
            <w:ins w:id="464" w:author="Serm Kulvatunyou" w:date="2016-02-19T17:52:00Z">
              <w:r w:rsidRPr="000A5DF5">
                <w:t xml:space="preserve"> set </w:t>
              </w:r>
            </w:ins>
            <w:r w:rsidRPr="000A5DF5">
              <w:t xml:space="preserve">the value to </w:t>
            </w:r>
            <w:r w:rsidRPr="000A5DF5">
              <w:rPr>
                <w:rStyle w:val="CodeChar"/>
              </w:rPr>
              <w:t>‘False’</w:t>
            </w:r>
            <w:r w:rsidRPr="000A5DF5">
              <w:t>.</w:t>
            </w:r>
          </w:p>
        </w:tc>
      </w:tr>
    </w:tbl>
    <w:p w14:paraId="62CA15EA" w14:textId="77777777" w:rsidR="00DA252D" w:rsidRPr="00DA252D" w:rsidRDefault="00DA252D" w:rsidP="00DA252D">
      <w:pPr>
        <w:rPr>
          <w:ins w:id="465" w:author="Serm Kulvatunyou" w:date="2016-02-19T16:55:00Z"/>
        </w:rPr>
      </w:pPr>
    </w:p>
    <w:p w14:paraId="7DB7992E" w14:textId="77777777" w:rsidR="00306246" w:rsidRDefault="00306246" w:rsidP="00306246">
      <w:pPr>
        <w:pStyle w:val="Heading6"/>
        <w:rPr>
          <w:ins w:id="466" w:author="Serm Kulvatunyou" w:date="2016-02-19T17:59:00Z"/>
        </w:rPr>
      </w:pPr>
      <w:ins w:id="467" w:author="Serm Kulvatunyou" w:date="2016-02-19T16:55:00Z">
        <w:r>
          <w:t xml:space="preserve">Populate the </w:t>
        </w:r>
        <w:r w:rsidRPr="009266C5">
          <w:rPr>
            <w:rStyle w:val="CodeChar"/>
          </w:rPr>
          <w:t>dt_sc</w:t>
        </w:r>
        <w:r>
          <w:t xml:space="preserve"> table </w:t>
        </w:r>
      </w:ins>
      <w:ins w:id="468" w:author="Serm Kulvatunyou" w:date="2016-02-19T16:56:00Z">
        <w:r>
          <w:t xml:space="preserve">for the qualified </w:t>
        </w:r>
        <w:r w:rsidRPr="009266C5">
          <w:rPr>
            <w:rStyle w:val="CodeChar"/>
          </w:rPr>
          <w:t>CodeContentType</w:t>
        </w:r>
      </w:ins>
    </w:p>
    <w:p w14:paraId="077C7E7D" w14:textId="77777777" w:rsidR="00D4477B" w:rsidRDefault="00D4477B" w:rsidP="00D4477B">
      <w:pPr>
        <w:rPr>
          <w:ins w:id="469" w:author="Serm Kulvatunyou" w:date="2016-02-19T18:00:00Z"/>
        </w:rPr>
      </w:pPr>
    </w:p>
    <w:p w14:paraId="4E0D2FCA" w14:textId="77777777" w:rsidR="00D4477B" w:rsidRDefault="00D4477B" w:rsidP="00D4477B">
      <w:pPr>
        <w:rPr>
          <w:ins w:id="470" w:author="Serm Kulvatunyou" w:date="2016-02-19T18:00:00Z"/>
        </w:rPr>
      </w:pPr>
      <w:ins w:id="471" w:author="Serm Kulvatunyou" w:date="2016-02-19T18:06:00Z">
        <w:r>
          <w:t xml:space="preserve">These qualified </w:t>
        </w:r>
        <w:r w:rsidRPr="00DE19C3">
          <w:rPr>
            <w:rStyle w:val="CodeChar"/>
          </w:rPr>
          <w:t>CodeContentType</w:t>
        </w:r>
        <w:r>
          <w:t xml:space="preserve"> has no SC </w:t>
        </w:r>
      </w:ins>
      <w:ins w:id="472" w:author="Serm Kulvatunyou" w:date="2016-02-19T18:07:00Z">
        <w:r>
          <w:t>according</w:t>
        </w:r>
      </w:ins>
      <w:ins w:id="473" w:author="Serm Kulvatunyou" w:date="2016-02-19T18:06:00Z">
        <w:r>
          <w:t xml:space="preserve"> </w:t>
        </w:r>
      </w:ins>
      <w:ins w:id="474" w:author="Serm Kulvatunyou" w:date="2016-02-19T18:07:00Z">
        <w:r>
          <w:t xml:space="preserve">to the schema. Therefore, they </w:t>
        </w:r>
      </w:ins>
      <w:ins w:id="475" w:author="Serm Kulvatunyou" w:date="2016-02-19T18:00:00Z">
        <w:r>
          <w:t>inherit</w:t>
        </w:r>
      </w:ins>
      <w:ins w:id="476" w:author="Serm Kulvatunyou" w:date="2016-02-19T18:03:00Z">
        <w:r>
          <w:t>/copy</w:t>
        </w:r>
      </w:ins>
      <w:ins w:id="477" w:author="Serm Kulvatunyou" w:date="2016-02-19T18:00:00Z">
        <w:r>
          <w:t xml:space="preserve"> all SCs from its based BDT, populate rows in this table appropriately for these SCs by copying information from the SCs of the based BDT. </w:t>
        </w:r>
      </w:ins>
      <w:ins w:id="478" w:author="Serm Kulvatunyou" w:date="2016-02-19T18:01:00Z">
        <w:r>
          <w:t xml:space="preserve">The based BDT, </w:t>
        </w:r>
        <w:r w:rsidRPr="00D4477B">
          <w:rPr>
            <w:rStyle w:val="CodeChar"/>
          </w:rPr>
          <w:t>CodeContentType</w:t>
        </w:r>
        <w:r>
          <w:t>,</w:t>
        </w:r>
      </w:ins>
      <w:ins w:id="479" w:author="Serm Kulvatunyou" w:date="2016-02-19T18:02:00Z">
        <w:r>
          <w:t xml:space="preserve"> basically has all its SCs with max cardinality zero, so these qualified BDT also has no SCs</w:t>
        </w:r>
      </w:ins>
      <w:ins w:id="480" w:author="Serm Kulvatunyou" w:date="2016-02-19T18:03:00Z">
        <w:r>
          <w:t xml:space="preserve"> but still need to populate all those records</w:t>
        </w:r>
      </w:ins>
      <w:ins w:id="481" w:author="Serm Kulvatunyou" w:date="2016-02-19T18:02:00Z">
        <w:r>
          <w:t>.</w:t>
        </w:r>
      </w:ins>
      <w:ins w:id="482" w:author="Serm Kulvatunyou" w:date="2016-02-19T18:01:00Z">
        <w:r>
          <w:t xml:space="preserve"> </w:t>
        </w:r>
      </w:ins>
    </w:p>
    <w:p w14:paraId="6AEF42EE" w14:textId="77777777" w:rsidR="00306246" w:rsidRPr="00306246" w:rsidRDefault="00306246" w:rsidP="00306246">
      <w:pPr>
        <w:pStyle w:val="Heading6"/>
        <w:rPr>
          <w:ins w:id="483" w:author="Serm Kulvatunyou" w:date="2016-02-19T16:53:00Z"/>
        </w:rPr>
      </w:pPr>
      <w:ins w:id="484" w:author="Serm Kulvatunyou" w:date="2016-02-19T16:57:00Z">
        <w:r>
          <w:t xml:space="preserve">Populate the </w:t>
        </w:r>
        <w:r w:rsidRPr="009266C5">
          <w:rPr>
            <w:rStyle w:val="CodeChar"/>
          </w:rPr>
          <w:t>bdt_sc_pri_restri</w:t>
        </w:r>
        <w:r>
          <w:t xml:space="preserve"> table the qualified </w:t>
        </w:r>
        <w:r w:rsidRPr="009266C5">
          <w:rPr>
            <w:rStyle w:val="CodeChar"/>
          </w:rPr>
          <w:t>CodeContentType</w:t>
        </w:r>
      </w:ins>
    </w:p>
    <w:p w14:paraId="77E78989" w14:textId="77777777" w:rsidR="00D4477B" w:rsidRDefault="00D4477B" w:rsidP="00D4477B">
      <w:pPr>
        <w:rPr>
          <w:ins w:id="485" w:author="Serm Kulvatunyou" w:date="2016-02-19T18:04:00Z"/>
        </w:rPr>
      </w:pPr>
      <w:ins w:id="486" w:author="Serm Kulvatunyou" w:date="2016-02-19T18:05:00Z">
        <w:r>
          <w:t xml:space="preserve">Similar to the previous section, </w:t>
        </w:r>
      </w:ins>
      <w:ins w:id="487" w:author="Serm Kulvatunyou" w:date="2016-02-19T18:07:00Z">
        <w:r>
          <w:t xml:space="preserve">each </w:t>
        </w:r>
      </w:ins>
      <w:ins w:id="488" w:author="Serm Kulvatunyou" w:date="2016-02-19T18:05:00Z">
        <w:r>
          <w:t xml:space="preserve">qualified </w:t>
        </w:r>
        <w:r w:rsidRPr="00D4477B">
          <w:rPr>
            <w:rStyle w:val="CodeChar"/>
          </w:rPr>
          <w:t>CodeContentType</w:t>
        </w:r>
        <w:r>
          <w:t xml:space="preserve"> inherit</w:t>
        </w:r>
      </w:ins>
      <w:ins w:id="489" w:author="Serm Kulvatunyou" w:date="2016-02-19T18:07:00Z">
        <w:r>
          <w:t>s</w:t>
        </w:r>
      </w:ins>
      <w:ins w:id="490" w:author="Serm Kulvatunyou" w:date="2016-02-19T18:05:00Z">
        <w:r>
          <w:t>/cop</w:t>
        </w:r>
      </w:ins>
      <w:ins w:id="491" w:author="Serm Kulvatunyou" w:date="2016-02-19T18:07:00Z">
        <w:r>
          <w:t>ies</w:t>
        </w:r>
      </w:ins>
      <w:ins w:id="492" w:author="Serm Kulvatunyou" w:date="2016-02-19T18:05:00Z">
        <w:r>
          <w:t xml:space="preserve"> all </w:t>
        </w:r>
        <w:r w:rsidRPr="00BE4F18">
          <w:rPr>
            <w:rStyle w:val="CodeChar"/>
          </w:rPr>
          <w:t>bdt_sc_pri_restric</w:t>
        </w:r>
        <w:r>
          <w:t xml:space="preserve"> </w:t>
        </w:r>
      </w:ins>
      <w:ins w:id="493" w:author="Serm Kulvatunyou" w:date="2016-02-19T18:06:00Z">
        <w:r>
          <w:t>records</w:t>
        </w:r>
      </w:ins>
      <w:ins w:id="494" w:author="Serm Kulvatunyou" w:date="2016-02-19T18:05:00Z">
        <w:r>
          <w:t xml:space="preserve"> from its based BDT</w:t>
        </w:r>
      </w:ins>
      <w:ins w:id="495" w:author="Serm Kulvatunyou" w:date="2016-02-19T18:06:00Z">
        <w:r>
          <w:t>.</w:t>
        </w:r>
      </w:ins>
    </w:p>
    <w:p w14:paraId="08944E53" w14:textId="77777777" w:rsidR="00306246" w:rsidRDefault="00306246" w:rsidP="00154D4F">
      <w:pPr>
        <w:rPr>
          <w:ins w:id="496" w:author="Serm Kulvatunyou" w:date="2016-02-19T16:52:00Z"/>
        </w:rPr>
      </w:pPr>
    </w:p>
    <w:p w14:paraId="3C8D7BE0" w14:textId="77777777" w:rsidR="007C2AAF" w:rsidRDefault="007C2AAF" w:rsidP="00BE4F18">
      <w:pPr>
        <w:pStyle w:val="Heading5"/>
        <w:rPr>
          <w:ins w:id="497" w:author="Serm Kulvatunyou" w:date="2016-02-26T00:02:00Z"/>
        </w:rPr>
      </w:pPr>
      <w:ins w:id="498" w:author="Serm Kulvatunyou" w:date="2016-02-26T00:02:00Z">
        <w:r>
          <w:t>Import qualified IDContentType</w:t>
        </w:r>
      </w:ins>
    </w:p>
    <w:p w14:paraId="1AD62348" w14:textId="77777777" w:rsidR="007C2AAF" w:rsidRPr="007C2AAF" w:rsidRDefault="007C2AAF" w:rsidP="007C2AAF">
      <w:pPr>
        <w:rPr>
          <w:ins w:id="499" w:author="Serm Kulvatunyou" w:date="2016-02-26T00:02:00Z"/>
        </w:rPr>
      </w:pPr>
      <w:ins w:id="500" w:author="Serm Kulvatunyou" w:date="2016-02-26T00:03:00Z">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ins>
      <w:ins w:id="501" w:author="Serm Kulvatunyou" w:date="2016-02-26T00:08:00Z">
        <w:r>
          <w:t xml:space="preserve">, except in the case of </w:t>
        </w:r>
        <w:r w:rsidRPr="00304FDF">
          <w:rPr>
            <w:rStyle w:val="CodeChar"/>
          </w:rPr>
          <w:t>bdt_pri_restri</w:t>
        </w:r>
        <w:r>
          <w:t xml:space="preserve"> table.</w:t>
        </w:r>
      </w:ins>
      <w:ins w:id="502" w:author="Serm Kulvatunyou" w:date="2016-02-26T00:03:00Z">
        <w:r>
          <w:t xml:space="preserve"> </w:t>
        </w:r>
      </w:ins>
      <w:ins w:id="503" w:author="Serm Kulvatunyou" w:date="2016-02-26T00:09:00Z">
        <w:r>
          <w:t xml:space="preserve">Where the </w:t>
        </w:r>
        <w:r w:rsidRPr="007C2AAF">
          <w:rPr>
            <w:rStyle w:val="CodeChar"/>
          </w:rPr>
          <w:t>code_list_id</w:t>
        </w:r>
        <w:r>
          <w:t xml:space="preserve"> is populated, the </w:t>
        </w:r>
        <w:r w:rsidRPr="007C2AAF">
          <w:rPr>
            <w:rStyle w:val="CodeChar"/>
          </w:rPr>
          <w:t>agency_id_list_id</w:t>
        </w:r>
        <w:r>
          <w:t xml:space="preserve"> </w:t>
        </w:r>
      </w:ins>
      <w:ins w:id="504" w:author="Serm Kulvatunyou" w:date="2016-02-26T00:10:00Z">
        <w:r>
          <w:t>column has to be populated instead.</w:t>
        </w:r>
      </w:ins>
    </w:p>
    <w:p w14:paraId="24145202" w14:textId="77777777" w:rsidR="00306246" w:rsidRDefault="00BE4F18" w:rsidP="00BE4F18">
      <w:pPr>
        <w:pStyle w:val="Heading5"/>
        <w:rPr>
          <w:ins w:id="505" w:author="Serm Kulvatunyou" w:date="2016-02-19T15:07:00Z"/>
        </w:rPr>
      </w:pPr>
      <w:ins w:id="506" w:author="Serm Kulvatunyou" w:date="2016-02-22T18:41:00Z">
        <w:r>
          <w:t>Import other QBDTs</w:t>
        </w:r>
      </w:ins>
    </w:p>
    <w:p w14:paraId="3A9AC9D4" w14:textId="77777777" w:rsidR="00025339" w:rsidRDefault="00025339" w:rsidP="00154D4F">
      <w:pPr>
        <w:rPr>
          <w:ins w:id="507" w:author="Serm Kulvatunyou" w:date="2016-02-19T15:07:00Z"/>
        </w:rPr>
      </w:pPr>
    </w:p>
    <w:p w14:paraId="5F3D9F35" w14:textId="77777777" w:rsidR="00154D4F" w:rsidRDefault="00970952" w:rsidP="00154D4F">
      <w:r>
        <w:t xml:space="preserve">Import </w:t>
      </w:r>
      <w:del w:id="508" w:author="Serm Kulvatunyou" w:date="2016-02-22T18:41:00Z">
        <w:r w:rsidDel="00BE4F18">
          <w:delText xml:space="preserve">the </w:delText>
        </w:r>
      </w:del>
      <w:ins w:id="509" w:author="Serm Kulvatunyou" w:date="2016-02-22T18:41:00Z">
        <w:r w:rsidR="00BE4F18">
          <w:t xml:space="preserve">other </w:t>
        </w:r>
      </w:ins>
      <w:r w:rsidR="005A50D6">
        <w:t>QBDTs</w:t>
      </w:r>
      <w:r>
        <w:t xml:space="preserve"> </w:t>
      </w:r>
      <w:r w:rsidR="005A50D6">
        <w:t>from</w:t>
      </w:r>
      <w:del w:id="510" w:author="Serm Kulvatunyou" w:date="2016-02-22T18:41:00Z">
        <w:r w:rsidDel="00BE4F18">
          <w:delText xml:space="preserve"> the</w:delText>
        </w:r>
      </w:del>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del w:id="511" w:author="Serm Kulvatunyou" w:date="2016-02-22T18:44:00Z">
        <w:r w:rsidR="005A50D6" w:rsidDel="00BE4F18">
          <w:delText>as other types of DT</w:delText>
        </w:r>
      </w:del>
      <w:ins w:id="512" w:author="Serm Kulvatunyou" w:date="2016-02-22T18:44:00Z">
        <w:r w:rsidR="00BE4F18">
          <w:t>via other sections</w:t>
        </w:r>
      </w:ins>
      <w:r w:rsidR="005A50D6">
        <w:t xml:space="preserve"> earlier. In other words, there is no QBDT declared as a</w:t>
      </w:r>
      <w:ins w:id="513" w:author="Serm Kulvatunyou" w:date="2016-02-22T18:44:00Z">
        <w:r w:rsidR="00BE4F18">
          <w:t>n</w:t>
        </w:r>
      </w:ins>
      <w:r w:rsidR="005A50D6">
        <w:t xml:space="preserve"> </w:t>
      </w:r>
      <w:ins w:id="514" w:author="Serm Kulvatunyou" w:date="2016-02-22T18:44:00Z">
        <w:r w:rsidR="00BE4F18" w:rsidRPr="00BE4F18">
          <w:rPr>
            <w:rStyle w:val="CodeChar"/>
          </w:rPr>
          <w:t>xsd:</w:t>
        </w:r>
      </w:ins>
      <w:r w:rsidR="005A50D6" w:rsidRPr="00BE4F18">
        <w:rPr>
          <w:rStyle w:val="CodeChar"/>
        </w:rPr>
        <w:t>simpleType</w:t>
      </w:r>
      <w:r w:rsidR="005A50D6">
        <w:t>)</w:t>
      </w:r>
    </w:p>
    <w:p w14:paraId="5A11A23F" w14:textId="77777777" w:rsidR="00024172" w:rsidRDefault="00024172" w:rsidP="00024172">
      <w:pPr>
        <w:spacing w:before="240"/>
      </w:pPr>
      <w:r w:rsidRPr="00481724">
        <w:t>In principle, multiple new BDTs may be necessary, i.e., a new QBDT may be basing on another new QBDT. Populate</w:t>
      </w:r>
      <w:del w:id="515" w:author="Serm Kulvatunyou" w:date="2016-02-22T18:45:00Z">
        <w:r w:rsidRPr="00481724" w:rsidDel="00BE4F18">
          <w:delText xml:space="preserve"> </w:delText>
        </w:r>
        <w:r w:rsidRPr="00603D95" w:rsidDel="00BE4F18">
          <w:rPr>
            <w:highlight w:val="yellow"/>
          </w:rPr>
          <w:delText>the BCCP table</w:delText>
        </w:r>
        <w:r w:rsidRPr="00481724" w:rsidDel="00BE4F18">
          <w:delText xml:space="preserve"> and</w:delText>
        </w:r>
      </w:del>
      <w:r w:rsidRPr="00481724">
        <w:t xml:space="preserve"> DT related tables (for the new QBDT) as follows.</w:t>
      </w:r>
    </w:p>
    <w:p w14:paraId="718A3D99" w14:textId="77777777" w:rsidR="00395EA9" w:rsidRDefault="00024172" w:rsidP="00395EA9">
      <w:pPr>
        <w:spacing w:before="240"/>
      </w:pPr>
      <w:r>
        <w:t xml:space="preserve">A QBDT </w:t>
      </w:r>
      <w:ins w:id="516" w:author="Serm Kulvatunyou" w:date="2016-02-22T18:45:00Z">
        <w:r w:rsidR="00BE4F18">
          <w:t xml:space="preserve">applicable to the logic in this section </w:t>
        </w:r>
      </w:ins>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the default BDTs in </w:t>
      </w:r>
      <w:r>
        <w:fldChar w:fldCharType="begin"/>
      </w:r>
      <w:r>
        <w:instrText xml:space="preserve"> REF _Ref392610753 \r \h </w:instrText>
      </w:r>
      <w:r>
        <w:fldChar w:fldCharType="separate"/>
      </w:r>
      <w:ins w:id="517" w:author="Serm Kulvatunyou" w:date="2016-02-22T18:46:00Z">
        <w:r w:rsidR="00BE4F18">
          <w:t>3.1.1.8</w:t>
        </w:r>
      </w:ins>
      <w:del w:id="518" w:author="Serm Kulvatunyou" w:date="2016-02-22T18:46:00Z">
        <w:r w:rsidR="0093447A" w:rsidDel="00BE4F18">
          <w:delText>3.1.1.6</w:delText>
        </w:r>
      </w:del>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519" w:name="_Ref394004585"/>
      <w:bookmarkStart w:id="520" w:name="_Toc442108934"/>
      <w:r>
        <w:t xml:space="preserve">Populate </w:t>
      </w:r>
      <w:r w:rsidR="00B20F4B">
        <w:t xml:space="preserve">a QBDT in </w:t>
      </w:r>
      <w:r>
        <w:t xml:space="preserve">the </w:t>
      </w:r>
      <w:r w:rsidR="002B066A">
        <w:t>dt</w:t>
      </w:r>
      <w:r>
        <w:t xml:space="preserve"> table</w:t>
      </w:r>
      <w:bookmarkEnd w:id="519"/>
      <w:bookmarkEnd w:id="520"/>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t>previous_version_dt_id</w:t>
      </w:r>
      <w:r w:rsidR="00E134E4">
        <w:t xml:space="preserve"> = Leave blank.</w:t>
      </w:r>
    </w:p>
    <w:p w14:paraId="3E3652BD" w14:textId="77777777" w:rsidR="00EA6E95" w:rsidRDefault="00EA6E95" w:rsidP="00EA6E95">
      <w:pPr>
        <w:rPr>
          <w:moveTo w:id="521" w:author="Serm Kulvatunyou" w:date="2016-02-22T18:47:00Z"/>
        </w:rPr>
      </w:pPr>
      <w:moveToRangeStart w:id="522" w:author="Serm Kulvatunyou" w:date="2016-02-22T18:47:00Z" w:name="move443930197"/>
      <w:moveTo w:id="523" w:author="Serm Kulvatunyou" w:date="2016-02-22T18:47:00Z">
        <w:r>
          <w:rPr>
            <w:rStyle w:val="CodeChar"/>
          </w:rPr>
          <w:t>data_type_term</w:t>
        </w:r>
        <w:r>
          <w:t xml:space="preserve"> = </w:t>
        </w:r>
        <w:commentRangeStart w:id="524"/>
        <w:r>
          <w:t xml:space="preserve">Inherit from the based BDT identified in the </w:t>
        </w:r>
        <w:r>
          <w:rPr>
            <w:rStyle w:val="CodeChar"/>
          </w:rPr>
          <w:t>based_dt_id</w:t>
        </w:r>
        <w:r>
          <w:t xml:space="preserve"> column.</w:t>
        </w:r>
        <w:commentRangeEnd w:id="524"/>
        <w:r>
          <w:rPr>
            <w:rStyle w:val="CommentReference"/>
          </w:rPr>
          <w:commentReference w:id="524"/>
        </w:r>
      </w:moveTo>
    </w:p>
    <w:p w14:paraId="4510FAEC" w14:textId="77777777" w:rsidR="00EA6E95" w:rsidRDefault="00EA6E95" w:rsidP="00EA6E95">
      <w:pPr>
        <w:rPr>
          <w:moveTo w:id="525" w:author="Serm Kulvatunyou" w:date="2016-02-22T18:48:00Z"/>
        </w:rPr>
      </w:pPr>
      <w:moveToRangeStart w:id="526" w:author="Serm Kulvatunyou" w:date="2016-02-22T18:48:00Z" w:name="move443930212"/>
      <w:moveToRangeEnd w:id="522"/>
      <w:moveTo w:id="527" w:author="Serm Kulvatunyou" w:date="2016-02-22T18:48:00Z">
        <w:r>
          <w:rPr>
            <w:rStyle w:val="CodeChar"/>
          </w:rPr>
          <w:t>qualifier</w:t>
        </w:r>
        <w:r>
          <w:t xml:space="preserve"> = </w:t>
        </w:r>
      </w:moveTo>
      <w:ins w:id="528" w:author="Serm Kulvatunyou" w:date="2016-03-03T14:46:00Z">
        <w:r w:rsidR="00F63458">
          <w:t>I</w:t>
        </w:r>
      </w:ins>
      <w:ins w:id="529" w:author="Serm Kulvatunyou" w:date="2016-03-03T14:45:00Z">
        <w:r w:rsidR="00F63458">
          <w:t xml:space="preserve">f </w:t>
        </w:r>
        <w:r w:rsidR="00F63458" w:rsidRPr="00F63458">
          <w:rPr>
            <w:rStyle w:val="CodeChar"/>
          </w:rPr>
          <w:t>data_type_term</w:t>
        </w:r>
        <w:r w:rsidR="00F63458">
          <w:t xml:space="preserve"> is </w:t>
        </w:r>
        <w:r w:rsidR="00F63458" w:rsidRPr="00F63458">
          <w:rPr>
            <w:rStyle w:val="CodeChar"/>
          </w:rPr>
          <w:t>‘Text’</w:t>
        </w:r>
        <w:r w:rsidR="00F63458">
          <w:t xml:space="preserve">, </w:t>
        </w:r>
      </w:ins>
      <w:ins w:id="530" w:author="Serm Kulvatunyou" w:date="2016-03-03T14:50:00Z">
        <w:r w:rsidR="00F63458" w:rsidRPr="00F63458">
          <w:rPr>
            <w:rStyle w:val="CodeChar"/>
          </w:rPr>
          <w:t>qualifier</w:t>
        </w:r>
        <w:r w:rsidR="00F63458">
          <w:t xml:space="preserve"> is </w:t>
        </w:r>
      </w:ins>
      <w:ins w:id="531" w:author="Serm Kulvatunyou" w:date="2016-03-03T15:02:00Z">
        <w:r w:rsidR="0061367A" w:rsidRPr="0061367A">
          <w:rPr>
            <w:rStyle w:val="CodeChar"/>
          </w:rPr>
          <w:t>Space</w:t>
        </w:r>
      </w:ins>
      <w:ins w:id="532" w:author="Serm Kulvatunyou" w:date="2016-03-03T15:03:00Z">
        <w:r w:rsidR="0061367A" w:rsidRPr="0061367A">
          <w:rPr>
            <w:rStyle w:val="CodeChar"/>
          </w:rPr>
          <w:t>Separate(</w:t>
        </w:r>
      </w:ins>
      <w:ins w:id="533" w:author="Serm Kulvatunyou" w:date="2016-03-03T14:45:00Z">
        <w:r w:rsidR="00F63458" w:rsidRPr="0061367A">
          <w:rPr>
            <w:rStyle w:val="CodeChar"/>
          </w:rPr>
          <w:t>substring-before</w:t>
        </w:r>
        <w:r w:rsidR="00F63458" w:rsidRPr="00F63458">
          <w:rPr>
            <w:rStyle w:val="CodeChar"/>
          </w:rPr>
          <w:t>(</w:t>
        </w:r>
      </w:ins>
      <w:ins w:id="534" w:author="Serm Kulvatunyou" w:date="2016-03-03T14:46:00Z">
        <w:r w:rsidR="00F63458" w:rsidRPr="00F63458">
          <w:rPr>
            <w:rStyle w:val="CodeChar"/>
          </w:rPr>
          <w:t>‘Type’)</w:t>
        </w:r>
      </w:ins>
      <w:ins w:id="535" w:author="Serm Kulvatunyou" w:date="2016-03-03T15:03:00Z">
        <w:r w:rsidR="0061367A">
          <w:rPr>
            <w:rStyle w:val="CodeChar"/>
          </w:rPr>
          <w:t>)</w:t>
        </w:r>
      </w:ins>
      <w:ins w:id="536" w:author="Serm Kulvatunyou" w:date="2016-03-03T14:46:00Z">
        <w:r w:rsidR="00F63458">
          <w:t>, else if</w:t>
        </w:r>
      </w:ins>
      <w:ins w:id="537" w:author="Serm Kulvatunyou" w:date="2016-03-03T14:47:00Z">
        <w:r w:rsidR="00F63458">
          <w:t xml:space="preserve"> </w:t>
        </w:r>
      </w:ins>
      <w:ins w:id="538" w:author="Serm Kulvatunyou" w:date="2016-03-02T21:14:00Z">
        <w:r w:rsidR="00C75A9D" w:rsidRPr="00C75A9D">
          <w:rPr>
            <w:rStyle w:val="CodeChar"/>
          </w:rPr>
          <w:t>ends-with(</w:t>
        </w:r>
      </w:ins>
      <w:ins w:id="539" w:author="Serm Kulvatunyou" w:date="2016-03-02T21:13:00Z">
        <w:r w:rsidR="00C75A9D" w:rsidRPr="00C75A9D">
          <w:rPr>
            <w:rStyle w:val="CodeChar"/>
          </w:rPr>
          <w:fldChar w:fldCharType="begin"/>
        </w:r>
        <w:r w:rsidR="00C75A9D" w:rsidRPr="00C75A9D">
          <w:rPr>
            <w:rStyle w:val="CodeChar"/>
          </w:rPr>
          <w:instrText xml:space="preserve"> HYPERLINK "mailto:</w:instrText>
        </w:r>
      </w:ins>
      <w:ins w:id="540" w:author="Serm Kulvatunyou" w:date="2016-03-02T21:12:00Z">
        <w:r w:rsidR="00C75A9D" w:rsidRPr="00C75A9D">
          <w:rPr>
            <w:rStyle w:val="CodeChar"/>
          </w:rPr>
          <w:instrText>./</w:instrText>
        </w:r>
      </w:ins>
      <w:ins w:id="541" w:author="Serm Kulvatunyou" w:date="2016-03-02T21:13:00Z">
        <w:r w:rsidR="00C75A9D" w:rsidRPr="00C75A9D">
          <w:rPr>
            <w:rStyle w:val="CodeChar"/>
          </w:rPr>
          <w:instrText xml:space="preserve">extension/@base" </w:instrText>
        </w:r>
        <w:r w:rsidR="00C75A9D" w:rsidRPr="00C75A9D">
          <w:rPr>
            <w:rStyle w:val="CodeChar"/>
          </w:rPr>
          <w:fldChar w:fldCharType="separate"/>
        </w:r>
      </w:ins>
      <w:ins w:id="542" w:author="Serm Kulvatunyou" w:date="2016-03-02T21:12:00Z">
        <w:r w:rsidR="00C75A9D" w:rsidRPr="00C75A9D">
          <w:rPr>
            <w:rStyle w:val="CodeChar"/>
          </w:rPr>
          <w:t>./</w:t>
        </w:r>
      </w:ins>
      <w:ins w:id="543" w:author="Serm Kulvatunyou" w:date="2016-03-02T21:13:00Z">
        <w:r w:rsidR="00C75A9D" w:rsidRPr="00C75A9D">
          <w:rPr>
            <w:rStyle w:val="CodeChar"/>
          </w:rPr>
          <w:t>/xsd:extension/@base</w:t>
        </w:r>
        <w:r w:rsidR="00C75A9D" w:rsidRPr="00C75A9D">
          <w:rPr>
            <w:rStyle w:val="CodeChar"/>
          </w:rPr>
          <w:fldChar w:fldCharType="end"/>
        </w:r>
        <w:r w:rsidR="00C75A9D" w:rsidRPr="00C75A9D">
          <w:rPr>
            <w:rStyle w:val="CodeChar"/>
          </w:rPr>
          <w:t>, ‘CodeContentType’</w:t>
        </w:r>
      </w:ins>
      <w:ins w:id="544" w:author="Serm Kulvatunyou" w:date="2016-03-02T21:14:00Z">
        <w:r w:rsidR="00C75A9D" w:rsidRPr="00C75A9D">
          <w:rPr>
            <w:rStyle w:val="CodeChar"/>
          </w:rPr>
          <w:t>)</w:t>
        </w:r>
      </w:ins>
      <w:ins w:id="545" w:author="Serm Kulvatunyou" w:date="2016-03-03T14:53:00Z">
        <w:r w:rsidR="00F63458">
          <w:rPr>
            <w:rStyle w:val="CodeChar"/>
          </w:rPr>
          <w:t>,</w:t>
        </w:r>
      </w:ins>
      <w:ins w:id="546" w:author="Serm Kulvatunyou" w:date="2016-03-02T21:13:00Z">
        <w:r w:rsidR="00C75A9D">
          <w:t xml:space="preserve"> then </w:t>
        </w:r>
      </w:ins>
      <w:ins w:id="547" w:author="Serm Kulvatunyou" w:date="2016-03-02T21:14:00Z">
        <w:r w:rsidR="00C75A9D" w:rsidRPr="00F63458">
          <w:rPr>
            <w:rStyle w:val="CodeChar"/>
          </w:rPr>
          <w:t>qualifier</w:t>
        </w:r>
        <w:r w:rsidR="00C75A9D">
          <w:t xml:space="preserve"> is </w:t>
        </w:r>
      </w:ins>
      <w:ins w:id="548" w:author="Serm Kulvatunyou" w:date="2016-03-03T15:03:00Z">
        <w:r w:rsidR="0061367A" w:rsidRPr="0061367A">
          <w:rPr>
            <w:rStyle w:val="CodeChar"/>
          </w:rPr>
          <w:t>SpaceSeparate(</w:t>
        </w:r>
      </w:ins>
      <w:ins w:id="549" w:author="Serm Kulvatunyou" w:date="2016-03-02T21:15:00Z">
        <w:r w:rsidR="00C75A9D" w:rsidRPr="0061367A">
          <w:rPr>
            <w:rStyle w:val="CodeChar"/>
          </w:rPr>
          <w:t>substring</w:t>
        </w:r>
        <w:r w:rsidR="00C75A9D" w:rsidRPr="00C75A9D">
          <w:rPr>
            <w:rStyle w:val="CodeChar"/>
          </w:rPr>
          <w:t>-before(</w:t>
        </w:r>
      </w:ins>
      <w:ins w:id="550" w:author="Serm Kulvatunyou" w:date="2016-03-02T21:14:00Z">
        <w:r w:rsidR="00C75A9D" w:rsidRPr="00C75A9D">
          <w:rPr>
            <w:rStyle w:val="CodeChar"/>
          </w:rPr>
          <w:fldChar w:fldCharType="begin"/>
        </w:r>
        <w:r w:rsidR="00C75A9D" w:rsidRPr="00C75A9D">
          <w:rPr>
            <w:rStyle w:val="CodeChar"/>
          </w:rPr>
          <w:instrText xml:space="preserve"> HYPERLINK "mailto:./@name" </w:instrText>
        </w:r>
        <w:r w:rsidR="00C75A9D" w:rsidRPr="00C75A9D">
          <w:rPr>
            <w:rStyle w:val="CodeChar"/>
          </w:rPr>
          <w:fldChar w:fldCharType="separate"/>
        </w:r>
        <w:r w:rsidR="00C75A9D" w:rsidRPr="00C75A9D">
          <w:rPr>
            <w:rStyle w:val="CodeChar"/>
          </w:rPr>
          <w:t>./@name</w:t>
        </w:r>
        <w:r w:rsidR="00C75A9D" w:rsidRPr="00C75A9D">
          <w:rPr>
            <w:rStyle w:val="CodeChar"/>
          </w:rPr>
          <w:fldChar w:fldCharType="end"/>
        </w:r>
      </w:ins>
      <w:ins w:id="551" w:author="Serm Kulvatunyou" w:date="2016-03-02T21:15:00Z">
        <w:r w:rsidR="00C75A9D" w:rsidRPr="00C75A9D">
          <w:rPr>
            <w:rStyle w:val="CodeChar"/>
          </w:rPr>
          <w:t>,</w:t>
        </w:r>
      </w:ins>
      <w:ins w:id="552" w:author="Serm Kulvatunyou" w:date="2016-03-02T21:14:00Z">
        <w:r w:rsidR="00C75A9D" w:rsidRPr="00C75A9D">
          <w:rPr>
            <w:rStyle w:val="CodeChar"/>
          </w:rPr>
          <w:t xml:space="preserve"> </w:t>
        </w:r>
      </w:ins>
      <w:ins w:id="553" w:author="Serm Kulvatunyou" w:date="2016-03-02T21:15:00Z">
        <w:r w:rsidR="00C75A9D" w:rsidRPr="00C75A9D">
          <w:rPr>
            <w:rStyle w:val="CodeChar"/>
          </w:rPr>
          <w:t>‘</w:t>
        </w:r>
      </w:ins>
      <w:ins w:id="554" w:author="Serm Kulvatunyou" w:date="2016-03-02T21:14:00Z">
        <w:r w:rsidR="00C75A9D" w:rsidRPr="00C75A9D">
          <w:rPr>
            <w:rStyle w:val="CodeChar"/>
          </w:rPr>
          <w:t>CodeType</w:t>
        </w:r>
      </w:ins>
      <w:ins w:id="555" w:author="Serm Kulvatunyou" w:date="2016-03-02T21:15:00Z">
        <w:r w:rsidR="00C75A9D" w:rsidRPr="00C75A9D">
          <w:rPr>
            <w:rStyle w:val="CodeChar"/>
          </w:rPr>
          <w:t>’)</w:t>
        </w:r>
      </w:ins>
      <w:ins w:id="556" w:author="Serm Kulvatunyou" w:date="2016-03-03T15:03:00Z">
        <w:r w:rsidR="0061367A">
          <w:rPr>
            <w:rStyle w:val="CodeChar"/>
          </w:rPr>
          <w:t>)</w:t>
        </w:r>
      </w:ins>
      <w:ins w:id="557" w:author="Serm Kulvatunyou" w:date="2016-03-03T14:48:00Z">
        <w:r w:rsidR="00F63458">
          <w:rPr>
            <w:rStyle w:val="CodeChar"/>
          </w:rPr>
          <w:t xml:space="preserve">, </w:t>
        </w:r>
        <w:r w:rsidR="00F63458">
          <w:t>else</w:t>
        </w:r>
      </w:ins>
      <w:ins w:id="558" w:author="Serm Kulvatunyou" w:date="2016-03-03T14:49:00Z">
        <w:r w:rsidR="00F63458">
          <w:t xml:space="preserve"> </w:t>
        </w:r>
      </w:ins>
      <w:ins w:id="559" w:author="Serm Kulvatunyou" w:date="2016-03-02T21:16:00Z">
        <w:r w:rsidR="00C75A9D" w:rsidRPr="00F63458">
          <w:rPr>
            <w:rStyle w:val="CodeChar"/>
          </w:rPr>
          <w:t>qualifier</w:t>
        </w:r>
        <w:r w:rsidR="00C75A9D">
          <w:t xml:space="preserve"> is </w:t>
        </w:r>
      </w:ins>
      <w:ins w:id="560" w:author="Serm Kulvatunyou" w:date="2016-03-03T15:03:00Z">
        <w:r w:rsidR="0061367A" w:rsidRPr="0061367A">
          <w:rPr>
            <w:rStyle w:val="CodeChar"/>
          </w:rPr>
          <w:t>SpaceSeparate(</w:t>
        </w:r>
      </w:ins>
      <w:ins w:id="561" w:author="Serm Kulvatunyou" w:date="2016-03-03T14:51:00Z">
        <w:r w:rsidR="00F63458" w:rsidRPr="0061367A">
          <w:rPr>
            <w:rStyle w:val="CodeChar"/>
          </w:rPr>
          <w:t>substring-before(</w:t>
        </w:r>
      </w:ins>
      <w:ins w:id="562" w:author="Serm Kulvatunyou" w:date="2016-03-02T21:16:00Z">
        <w:r w:rsidR="00C75A9D" w:rsidRPr="0061367A">
          <w:rPr>
            <w:rStyle w:val="CodeChar"/>
          </w:rPr>
          <w:t xml:space="preserve">substring-before(./@name, </w:t>
        </w:r>
      </w:ins>
      <w:ins w:id="563" w:author="Serm Kulvatunyou" w:date="2016-03-03T14:51:00Z">
        <w:r w:rsidR="00F63458" w:rsidRPr="0061367A">
          <w:rPr>
            <w:rStyle w:val="CodeChar"/>
          </w:rPr>
          <w:t xml:space="preserve">‘Type’), </w:t>
        </w:r>
      </w:ins>
      <w:ins w:id="564" w:author="Serm Kulvatunyou" w:date="2016-03-03T14:56:00Z">
        <w:r w:rsidR="00F63458" w:rsidRPr="0061367A">
          <w:rPr>
            <w:rStyle w:val="CodeChar"/>
          </w:rPr>
          <w:t>UpperCamelCase(</w:t>
        </w:r>
      </w:ins>
      <w:ins w:id="565" w:author="Serm Kulvatunyou" w:date="2016-03-03T14:50:00Z">
        <w:r w:rsidR="00F63458" w:rsidRPr="0061367A">
          <w:rPr>
            <w:rStyle w:val="CodeChar"/>
          </w:rPr>
          <w:t>First(DENxUUID(</w:t>
        </w:r>
      </w:ins>
      <w:ins w:id="566" w:author="Serm Kulvatunyou" w:date="2016-03-03T14:54:00Z">
        <w:r w:rsidR="00F63458" w:rsidRPr="0061367A">
          <w:rPr>
            <w:rStyle w:val="CodeChar"/>
          </w:rPr>
          <w:t>based_dt_id</w:t>
        </w:r>
      </w:ins>
      <w:ins w:id="567" w:author="Serm Kulvatunyou" w:date="2016-03-03T14:52:00Z">
        <w:r w:rsidR="00F63458" w:rsidRPr="0061367A">
          <w:rPr>
            <w:rStyle w:val="CodeChar"/>
          </w:rPr>
          <w:t>)</w:t>
        </w:r>
      </w:ins>
      <w:ins w:id="568" w:author="Serm Kulvatunyou" w:date="2016-03-03T14:54:00Z">
        <w:r w:rsidR="00F63458" w:rsidRPr="0061367A">
          <w:rPr>
            <w:rStyle w:val="CodeChar"/>
          </w:rPr>
          <w:t>)</w:t>
        </w:r>
      </w:ins>
      <w:ins w:id="569" w:author="Serm Kulvatunyou" w:date="2016-03-03T14:56:00Z">
        <w:r w:rsidR="00F63458" w:rsidRPr="0061367A">
          <w:rPr>
            <w:rStyle w:val="CodeChar"/>
          </w:rPr>
          <w:t>)</w:t>
        </w:r>
      </w:ins>
      <w:ins w:id="570" w:author="Serm Kulvatunyou" w:date="2016-03-03T14:54:00Z">
        <w:r w:rsidR="00F63458" w:rsidRPr="0061367A">
          <w:rPr>
            <w:rStyle w:val="CodeChar"/>
          </w:rPr>
          <w:t>)</w:t>
        </w:r>
      </w:ins>
      <w:ins w:id="571" w:author="Serm Kulvatunyou" w:date="2016-03-03T15:03:00Z">
        <w:r w:rsidR="0061367A" w:rsidRPr="0061367A">
          <w:rPr>
            <w:rStyle w:val="CodeChar"/>
          </w:rPr>
          <w:t>)</w:t>
        </w:r>
      </w:ins>
      <w:ins w:id="572" w:author="Serm Kulvatunyou" w:date="2016-03-02T21:16:00Z">
        <w:r w:rsidR="00C75A9D">
          <w:t xml:space="preserve">. </w:t>
        </w:r>
      </w:ins>
      <w:moveTo w:id="573" w:author="Serm Kulvatunyou" w:date="2016-02-22T18:48:00Z">
        <w:del w:id="574" w:author="Serm Kulvatunyou" w:date="2016-03-02T21:17:00Z">
          <w:r w:rsidRPr="00A158C7" w:rsidDel="00C75A9D">
            <w:rPr>
              <w:rStyle w:val="CodeChar"/>
            </w:rPr>
            <w:delText>SpaceSeparate(</w:delText>
          </w:r>
          <w:r w:rsidDel="00C75A9D">
            <w:rPr>
              <w:rStyle w:val="CodeChar"/>
            </w:rPr>
            <w:delText>substring-before(</w:delText>
          </w:r>
          <w:r w:rsidRPr="00A158C7" w:rsidDel="00C75A9D">
            <w:rPr>
              <w:rStyle w:val="CodeChar"/>
            </w:rPr>
            <w:delText>/@name</w:delText>
          </w:r>
          <w:r w:rsidDel="00C75A9D">
            <w:rPr>
              <w:rStyle w:val="CodeChar"/>
            </w:rPr>
            <w:delText>,</w:delText>
          </w:r>
          <w:r w:rsidRPr="00A158C7" w:rsidDel="00C75A9D">
            <w:rPr>
              <w:rStyle w:val="CodeChar"/>
            </w:rPr>
            <w:delText xml:space="preserve"> “Type”)</w:delText>
          </w:r>
          <w:r w:rsidDel="00C75A9D">
            <w:rPr>
              <w:rStyle w:val="CodeChar"/>
            </w:rPr>
            <w:delText>)</w:delText>
          </w:r>
          <w:r w:rsidRPr="002809A9" w:rsidDel="00C75A9D">
            <w:rPr>
              <w:rStyle w:val="CodeChar"/>
            </w:rPr>
            <w:delText xml:space="preserve"> – </w:delText>
          </w:r>
          <w:r w:rsidDel="00C75A9D">
            <w:rPr>
              <w:rStyle w:val="CodeChar"/>
            </w:rPr>
            <w:delText>First(</w:delText>
          </w:r>
          <w:r w:rsidRPr="002809A9" w:rsidDel="00C75A9D">
            <w:rPr>
              <w:rStyle w:val="CodeChar"/>
            </w:rPr>
            <w:delText>DEN</w:delText>
          </w:r>
          <w:r w:rsidDel="00C75A9D">
            <w:rPr>
              <w:rStyle w:val="CodeChar"/>
            </w:rPr>
            <w:delText>xUUID</w:delText>
          </w:r>
          <w:r w:rsidRPr="002809A9" w:rsidDel="00C75A9D">
            <w:rPr>
              <w:rStyle w:val="CodeChar"/>
            </w:rPr>
            <w:delText>(</w:delText>
          </w:r>
          <w:r w:rsidDel="00C75A9D">
            <w:rPr>
              <w:rStyle w:val="CodeChar"/>
            </w:rPr>
            <w:delText>based_dt_id</w:delText>
          </w:r>
          <w:r w:rsidRPr="002809A9" w:rsidDel="00C75A9D">
            <w:rPr>
              <w:rStyle w:val="CodeChar"/>
            </w:rPr>
            <w:delText>)</w:delText>
          </w:r>
          <w:r w:rsidDel="00C75A9D">
            <w:rPr>
              <w:rStyle w:val="CodeChar"/>
            </w:rPr>
            <w:delText>)</w:delText>
          </w:r>
          <w:r w:rsidDel="00C75A9D">
            <w:delText xml:space="preserve">. </w:delText>
          </w:r>
        </w:del>
        <w:r>
          <w:t>If this results in a blank string, an exception or warning should be logged.</w:t>
        </w:r>
      </w:moveTo>
    </w:p>
    <w:moveToRangeEnd w:id="526"/>
    <w:p w14:paraId="3776F68B" w14:textId="77777777" w:rsidR="00E134E4" w:rsidDel="00EA6E95" w:rsidRDefault="00E134E4" w:rsidP="00E134E4">
      <w:pPr>
        <w:rPr>
          <w:del w:id="575" w:author="Serm Kulvatunyou" w:date="2016-02-22T18:48:00Z"/>
        </w:rPr>
      </w:pPr>
      <w:del w:id="576" w:author="Serm Kulvatunyou" w:date="2016-02-22T18:48:00Z">
        <w:r w:rsidRPr="00112B28" w:rsidDel="00EA6E95">
          <w:rPr>
            <w:rStyle w:val="CodeChar"/>
          </w:rPr>
          <w:delText>Revision_Type</w:delText>
        </w:r>
        <w:r w:rsidDel="00EA6E95">
          <w:delText xml:space="preserve"> = “0” (note: 0 means NEW).</w:delText>
        </w:r>
      </w:del>
    </w:p>
    <w:p w14:paraId="69DCFEEC" w14:textId="7777777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81318">
        <w:rPr>
          <w:rStyle w:val="CodeChar"/>
        </w:rPr>
        <w:t xml:space="preserve"> </w:t>
      </w:r>
      <w:r w:rsidR="00CE296B">
        <w:rPr>
          <w:rStyle w:val="CodeChar"/>
        </w:rPr>
        <w:t xml:space="preserve">)) </w:t>
      </w:r>
      <w:r w:rsidR="00A81318" w:rsidRPr="00A81318">
        <w:t>if the base is not a code content type, i.e.,</w:t>
      </w:r>
      <w:r w:rsidR="00A81318">
        <w:rPr>
          <w:rStyle w:val="CodeChar"/>
        </w:rPr>
        <w:t xml:space="preserve"> !endsWith(./@base, “CodeContentType”)</w:t>
      </w:r>
      <w:r w:rsidR="00CB0C06">
        <w:t>.</w:t>
      </w:r>
      <w:r w:rsidR="001571B8">
        <w:t xml:space="preserve"> </w:t>
      </w:r>
      <w:r w:rsidR="00A81318">
        <w:t xml:space="preserve">If the base is a code </w:t>
      </w:r>
      <w:r w:rsidR="00A81318" w:rsidRPr="00EA6E95">
        <w:t xml:space="preserve">content type, then this column </w:t>
      </w:r>
      <w:del w:id="577" w:author="Serm Kulvatunyou" w:date="2016-02-22T18:53:00Z">
        <w:r w:rsidR="00A81318" w:rsidRPr="00EA6E95" w:rsidDel="00EA6E95">
          <w:delText xml:space="preserve">should </w:delText>
        </w:r>
      </w:del>
      <w:ins w:id="578" w:author="Serm Kulvatunyou" w:date="2016-02-22T18:53:00Z">
        <w:r w:rsidR="00EA6E95" w:rsidRPr="00EA6E95">
          <w:t xml:space="preserve">shall </w:t>
        </w:r>
      </w:ins>
      <w:r w:rsidR="00A81318" w:rsidRPr="00EA6E95">
        <w:t xml:space="preserve">point to the </w:t>
      </w:r>
      <w:commentRangeStart w:id="579"/>
      <w:r w:rsidR="00A81318" w:rsidRPr="00EA6E95">
        <w:rPr>
          <w:rStyle w:val="CodeChar"/>
        </w:rPr>
        <w:t>CodeType</w:t>
      </w:r>
      <w:r w:rsidR="00A81318" w:rsidRPr="00EA6E95">
        <w:t xml:space="preserve"> </w:t>
      </w:r>
      <w:r w:rsidR="00C128C0">
        <w:rPr>
          <w:highlight w:val="red"/>
        </w:rPr>
        <w:t>unqualified</w:t>
      </w:r>
      <w:r w:rsidR="00A81318" w:rsidRPr="00C00D4F">
        <w:rPr>
          <w:highlight w:val="red"/>
        </w:rPr>
        <w:t xml:space="preserve"> BDT</w:t>
      </w:r>
      <w:commentRangeEnd w:id="579"/>
      <w:r w:rsidR="00C00D4F">
        <w:rPr>
          <w:rStyle w:val="CommentReference"/>
        </w:rPr>
        <w:commentReference w:id="579"/>
      </w:r>
      <w:r w:rsidR="00A81318">
        <w:t xml:space="preserve">.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5E2C8810" w14:textId="77777777" w:rsidR="00E134E4" w:rsidDel="00EA6E95" w:rsidRDefault="00736ABC" w:rsidP="00E134E4">
      <w:pPr>
        <w:rPr>
          <w:moveFrom w:id="580" w:author="Serm Kulvatunyou" w:date="2016-02-22T18:47:00Z"/>
        </w:rPr>
      </w:pPr>
      <w:moveFromRangeStart w:id="581" w:author="Serm Kulvatunyou" w:date="2016-02-22T18:47:00Z" w:name="move443930197"/>
      <w:moveFrom w:id="582" w:author="Serm Kulvatunyou" w:date="2016-02-22T18:47:00Z">
        <w:r w:rsidDel="00EA6E95">
          <w:rPr>
            <w:rStyle w:val="CodeChar"/>
          </w:rPr>
          <w:t>data_type_term</w:t>
        </w:r>
        <w:r w:rsidR="00E134E4" w:rsidDel="00EA6E95">
          <w:t xml:space="preserve"> = </w:t>
        </w:r>
        <w:commentRangeStart w:id="583"/>
        <w:r w:rsidR="002809A9" w:rsidDel="00EA6E95">
          <w:t xml:space="preserve">Inherit from the based BDT identified in the </w:t>
        </w:r>
        <w:r w:rsidDel="00EA6E95">
          <w:rPr>
            <w:rStyle w:val="CodeChar"/>
          </w:rPr>
          <w:t>based_dt_id</w:t>
        </w:r>
        <w:r w:rsidR="002809A9" w:rsidDel="00EA6E95">
          <w:t xml:space="preserve"> column</w:t>
        </w:r>
        <w:r w:rsidR="00E134E4" w:rsidDel="00EA6E95">
          <w:t>.</w:t>
        </w:r>
        <w:commentRangeEnd w:id="583"/>
        <w:r w:rsidR="00A158C7" w:rsidDel="00EA6E95">
          <w:rPr>
            <w:rStyle w:val="CommentReference"/>
          </w:rPr>
          <w:commentReference w:id="583"/>
        </w:r>
      </w:moveFrom>
    </w:p>
    <w:p w14:paraId="6D6CAFF7" w14:textId="77777777" w:rsidR="00E134E4" w:rsidDel="00EA6E95" w:rsidRDefault="00736ABC" w:rsidP="00E134E4">
      <w:pPr>
        <w:rPr>
          <w:moveFrom w:id="584" w:author="Serm Kulvatunyou" w:date="2016-02-22T18:48:00Z"/>
        </w:rPr>
      </w:pPr>
      <w:moveFromRangeStart w:id="585" w:author="Serm Kulvatunyou" w:date="2016-02-22T18:48:00Z" w:name="move443930212"/>
      <w:moveFromRangeEnd w:id="581"/>
      <w:moveFrom w:id="586" w:author="Serm Kulvatunyou" w:date="2016-02-22T18:48:00Z">
        <w:r w:rsidDel="00EA6E95">
          <w:rPr>
            <w:rStyle w:val="CodeChar"/>
          </w:rPr>
          <w:t>qualifier</w:t>
        </w:r>
        <w:r w:rsidR="00E134E4" w:rsidDel="00EA6E95">
          <w:t xml:space="preserve"> = </w:t>
        </w:r>
        <w:r w:rsidR="00A158C7" w:rsidRPr="00A158C7" w:rsidDel="00EA6E95">
          <w:rPr>
            <w:rStyle w:val="CodeChar"/>
          </w:rPr>
          <w:t>SpaceSeparate(</w:t>
        </w:r>
        <w:r w:rsidR="00CE296B" w:rsidDel="00EA6E95">
          <w:rPr>
            <w:rStyle w:val="CodeChar"/>
          </w:rPr>
          <w:t>substring-before(</w:t>
        </w:r>
        <w:r w:rsidR="002809A9" w:rsidRPr="00A158C7" w:rsidDel="00EA6E95">
          <w:rPr>
            <w:rStyle w:val="CodeChar"/>
          </w:rPr>
          <w:t>/@name</w:t>
        </w:r>
        <w:r w:rsidR="00CE296B" w:rsidDel="00EA6E95">
          <w:rPr>
            <w:rStyle w:val="CodeChar"/>
          </w:rPr>
          <w:t>,</w:t>
        </w:r>
        <w:r w:rsidR="002809A9" w:rsidRPr="00A158C7" w:rsidDel="00EA6E95">
          <w:rPr>
            <w:rStyle w:val="CodeChar"/>
          </w:rPr>
          <w:t xml:space="preserve"> “Type”</w:t>
        </w:r>
        <w:r w:rsidR="00A158C7" w:rsidRPr="00A158C7" w:rsidDel="00EA6E95">
          <w:rPr>
            <w:rStyle w:val="CodeChar"/>
          </w:rPr>
          <w:t>)</w:t>
        </w:r>
        <w:r w:rsidR="00CE296B" w:rsidDel="00EA6E95">
          <w:rPr>
            <w:rStyle w:val="CodeChar"/>
          </w:rPr>
          <w:t>)</w:t>
        </w:r>
        <w:r w:rsidR="002809A9" w:rsidRPr="002809A9" w:rsidDel="00EA6E95">
          <w:rPr>
            <w:rStyle w:val="CodeChar"/>
          </w:rPr>
          <w:t xml:space="preserve"> – </w:t>
        </w:r>
        <w:r w:rsidR="00B804B9" w:rsidDel="00EA6E95">
          <w:rPr>
            <w:rStyle w:val="CodeChar"/>
          </w:rPr>
          <w:t>First(</w:t>
        </w:r>
        <w:r w:rsidR="002809A9" w:rsidRPr="002809A9" w:rsidDel="00EA6E95">
          <w:rPr>
            <w:rStyle w:val="CodeChar"/>
          </w:rPr>
          <w:t>DEN</w:t>
        </w:r>
        <w:r w:rsidR="00F54B52" w:rsidDel="00EA6E95">
          <w:rPr>
            <w:rStyle w:val="CodeChar"/>
          </w:rPr>
          <w:t>xUUID</w:t>
        </w:r>
        <w:r w:rsidR="002809A9" w:rsidRPr="002809A9" w:rsidDel="00EA6E95">
          <w:rPr>
            <w:rStyle w:val="CodeChar"/>
          </w:rPr>
          <w:t>(</w:t>
        </w:r>
        <w:r w:rsidDel="00EA6E95">
          <w:rPr>
            <w:rStyle w:val="CodeChar"/>
          </w:rPr>
          <w:t>based_dt_id</w:t>
        </w:r>
        <w:r w:rsidR="002809A9" w:rsidRPr="002809A9" w:rsidDel="00EA6E95">
          <w:rPr>
            <w:rStyle w:val="CodeChar"/>
          </w:rPr>
          <w:t>)</w:t>
        </w:r>
        <w:r w:rsidR="00B804B9" w:rsidDel="00EA6E95">
          <w:rPr>
            <w:rStyle w:val="CodeChar"/>
          </w:rPr>
          <w:t>)</w:t>
        </w:r>
        <w:r w:rsidR="00E134E4" w:rsidDel="00EA6E95">
          <w:t>.</w:t>
        </w:r>
        <w:r w:rsidR="00A158C7" w:rsidDel="00EA6E95">
          <w:t xml:space="preserve"> If this results in a blank string, an exception or warning should be logged.</w:t>
        </w:r>
      </w:moveFrom>
    </w:p>
    <w:moveFromRangeEnd w:id="585"/>
    <w:p w14:paraId="7DA794FB" w14:textId="77777777" w:rsidR="00E134E4" w:rsidRDefault="00736ABC" w:rsidP="00E134E4">
      <w:r>
        <w:rPr>
          <w:rStyle w:val="CodeChar"/>
        </w:rPr>
        <w:t>den</w:t>
      </w:r>
      <w:r w:rsidR="00E134E4">
        <w:t xml:space="preserve"> =</w:t>
      </w:r>
      <w:r w:rsidR="00015656">
        <w:t xml:space="preserve"> </w:t>
      </w:r>
      <w:ins w:id="587" w:author="Serm Kulvatunyou" w:date="2016-03-02T21:18:00Z">
        <w:r w:rsidR="00C75A9D">
          <w:t xml:space="preserve">if </w:t>
        </w:r>
        <w:r w:rsidR="00C75A9D" w:rsidRPr="00C75A9D">
          <w:rPr>
            <w:rStyle w:val="CodeChar"/>
          </w:rPr>
          <w:t>ends-with(</w:t>
        </w:r>
        <w:r w:rsidR="00C75A9D" w:rsidRPr="00C75A9D">
          <w:rPr>
            <w:rStyle w:val="CodeChar"/>
          </w:rPr>
          <w:fldChar w:fldCharType="begin"/>
        </w:r>
        <w:r w:rsidR="00C75A9D" w:rsidRPr="00C75A9D">
          <w:rPr>
            <w:rStyle w:val="CodeChar"/>
          </w:rPr>
          <w:instrText xml:space="preserve"> HYPERLINK "mailto:./extension/@base" </w:instrText>
        </w:r>
        <w:r w:rsidR="00C75A9D" w:rsidRPr="00C75A9D">
          <w:rPr>
            <w:rStyle w:val="CodeChar"/>
          </w:rPr>
          <w:fldChar w:fldCharType="separate"/>
        </w:r>
        <w:r w:rsidR="00C75A9D" w:rsidRPr="00C75A9D">
          <w:rPr>
            <w:rStyle w:val="CodeChar"/>
          </w:rPr>
          <w:t>.//xsd:extension/@base</w:t>
        </w:r>
        <w:r w:rsidR="00C75A9D" w:rsidRPr="00C75A9D">
          <w:rPr>
            <w:rStyle w:val="CodeChar"/>
          </w:rPr>
          <w:fldChar w:fldCharType="end"/>
        </w:r>
        <w:r w:rsidR="00C75A9D" w:rsidRPr="00C75A9D">
          <w:rPr>
            <w:rStyle w:val="CodeChar"/>
          </w:rPr>
          <w:t>, ‘CodeContentType’)</w:t>
        </w:r>
        <w:r w:rsidR="00C75A9D">
          <w:t xml:space="preserve"> then den is </w:t>
        </w:r>
        <w:r w:rsidR="00C75A9D" w:rsidRPr="00C75A9D">
          <w:rPr>
            <w:rStyle w:val="CodeChar"/>
          </w:rPr>
          <w:t>qualifier + “_</w:t>
        </w:r>
      </w:ins>
      <w:ins w:id="588" w:author="Serm Kulvatunyou" w:date="2016-03-03T15:05:00Z">
        <w:r w:rsidR="0061367A">
          <w:rPr>
            <w:rStyle w:val="CodeChar"/>
          </w:rPr>
          <w:t xml:space="preserve"> </w:t>
        </w:r>
      </w:ins>
      <w:ins w:id="589" w:author="Serm Kulvatunyou" w:date="2016-03-02T21:18:00Z">
        <w:r w:rsidR="00C75A9D" w:rsidRPr="00C75A9D">
          <w:rPr>
            <w:rStyle w:val="CodeChar"/>
          </w:rPr>
          <w:t xml:space="preserve">” + </w:t>
        </w:r>
      </w:ins>
      <w:ins w:id="590" w:author="Serm Kulvatunyou" w:date="2016-03-02T21:19:00Z">
        <w:r w:rsidR="00C75A9D" w:rsidRPr="00C75A9D">
          <w:rPr>
            <w:rStyle w:val="CodeChar"/>
          </w:rPr>
          <w:t>“Code. Type”</w:t>
        </w:r>
        <w:r w:rsidR="00C75A9D">
          <w:t xml:space="preserve">. Otherwise, </w:t>
        </w:r>
      </w:ins>
      <w:ins w:id="591" w:author="Serm Kulvatunyou" w:date="2016-03-02T21:20:00Z">
        <w:r w:rsidR="00C75A9D">
          <w:t>it is</w:t>
        </w:r>
      </w:ins>
      <w:ins w:id="592" w:author="Serm Kulvatunyou" w:date="2016-03-02T21:18:00Z">
        <w:r w:rsidR="00C75A9D">
          <w:rPr>
            <w:rStyle w:val="CodeChar"/>
          </w:rPr>
          <w:t xml:space="preserve"> </w:t>
        </w:r>
      </w:ins>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593"/>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593"/>
      <w:r w:rsidR="00061D51">
        <w:rPr>
          <w:rStyle w:val="CommentReference"/>
        </w:rPr>
        <w:commentReference w:id="593"/>
      </w:r>
    </w:p>
    <w:p w14:paraId="4D05A050" w14:textId="77777777" w:rsidR="00E134E4" w:rsidRDefault="00B66EC6" w:rsidP="00E134E4">
      <w:r>
        <w:rPr>
          <w:rStyle w:val="CodeChar"/>
        </w:rPr>
        <w:lastRenderedPageBreak/>
        <w:t>definition</w:t>
      </w:r>
      <w:r w:rsidR="00E134E4">
        <w:t xml:space="preserve"> = </w:t>
      </w:r>
      <w:commentRangeStart w:id="594"/>
      <w:r w:rsidR="00F42F38">
        <w:t xml:space="preserve">Use the value from </w:t>
      </w:r>
      <w:r w:rsidR="00F42F38" w:rsidRPr="00EB739D">
        <w:rPr>
          <w:rStyle w:val="CodeChar"/>
        </w:rPr>
        <w:t>./xsd:annotation/xsd:documentation</w:t>
      </w:r>
      <w:r w:rsidR="00EB739D">
        <w:t xml:space="preserve"> if any</w:t>
      </w:r>
      <w:ins w:id="595" w:author="Serm Kulvatunyou" w:date="2016-02-22T18:56:00Z">
        <w:r w:rsidR="00FC4F74">
          <w:t>,</w:t>
        </w:r>
      </w:ins>
      <w:r w:rsidR="00EB739D">
        <w:t xml:space="preserve"> otherwise leave empty</w:t>
      </w:r>
      <w:r w:rsidR="00E134E4">
        <w:t>.</w:t>
      </w:r>
      <w:commentRangeEnd w:id="594"/>
      <w:r w:rsidR="00EB739D">
        <w:rPr>
          <w:rStyle w:val="CommentReference"/>
        </w:rPr>
        <w:commentReference w:id="594"/>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pPr>
        <w:rPr>
          <w:ins w:id="596" w:author="Serm Kulvatunyou" w:date="2016-02-22T18:49:00Z"/>
        </w:rPr>
      </w:pPr>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ins w:id="597" w:author="Serm Kulvatunyou" w:date="2016-02-22T18:49:00Z">
        <w:r>
          <w:rPr>
            <w:rStyle w:val="CodeChar"/>
          </w:rPr>
          <w:t>o</w:t>
        </w:r>
        <w:r w:rsidRPr="00DA252D">
          <w:rPr>
            <w:rStyle w:val="CodeChar"/>
          </w:rPr>
          <w:t>wner_user_id</w:t>
        </w:r>
        <w:r>
          <w:t xml:space="preserve"> = </w:t>
        </w:r>
        <w:r w:rsidRPr="00DA252D">
          <w:rPr>
            <w:rStyle w:val="CodeChar"/>
          </w:rPr>
          <w:t>“oagis”</w:t>
        </w:r>
        <w:r>
          <w:t>.</w:t>
        </w:r>
      </w:ins>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pPr>
        <w:rPr>
          <w:ins w:id="598" w:author="Serm Kulvatunyou" w:date="2016-02-22T18:50:00Z"/>
        </w:rPr>
      </w:pPr>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pPr>
        <w:rPr>
          <w:ins w:id="599" w:author="Serm Kulvatunyou" w:date="2016-02-22T18:50:00Z"/>
        </w:rPr>
      </w:pPr>
      <w:ins w:id="600" w:author="Serm Kulvatunyou" w:date="2016-02-22T18:50:00Z">
        <w:r w:rsidRPr="00EB13B1">
          <w:rPr>
            <w:rStyle w:val="CodeChar"/>
          </w:rPr>
          <w:t>revision_num</w:t>
        </w:r>
        <w:r>
          <w:t xml:space="preserve"> = </w:t>
        </w:r>
        <w:r w:rsidRPr="00EB13B1">
          <w:rPr>
            <w:rStyle w:val="CodeChar"/>
          </w:rPr>
          <w:t>0</w:t>
        </w:r>
        <w:r>
          <w:t>.</w:t>
        </w:r>
      </w:ins>
    </w:p>
    <w:p w14:paraId="58CA6273" w14:textId="77777777" w:rsidR="00EA6E95" w:rsidRDefault="00EA6E95" w:rsidP="00EA6E95">
      <w:pPr>
        <w:rPr>
          <w:ins w:id="601" w:author="Serm Kulvatunyou" w:date="2016-02-22T18:50:00Z"/>
        </w:rPr>
      </w:pPr>
      <w:ins w:id="602" w:author="Serm Kulvatunyou" w:date="2016-02-22T18:50:00Z">
        <w:r w:rsidRPr="00EB13B1">
          <w:rPr>
            <w:rStyle w:val="CodeChar"/>
          </w:rPr>
          <w:t>revision_tracking_num</w:t>
        </w:r>
        <w:r>
          <w:t xml:space="preserve"> = </w:t>
        </w:r>
        <w:r w:rsidRPr="00EB13B1">
          <w:rPr>
            <w:rStyle w:val="CodeChar"/>
          </w:rPr>
          <w:t>0</w:t>
        </w:r>
        <w:r>
          <w:t>.</w:t>
        </w:r>
      </w:ins>
    </w:p>
    <w:p w14:paraId="672FBCE0" w14:textId="77777777" w:rsidR="00EA6E95" w:rsidRDefault="00EA6E95" w:rsidP="00EA6E95">
      <w:pPr>
        <w:rPr>
          <w:ins w:id="603" w:author="Serm Kulvatunyou" w:date="2016-02-22T18:50:00Z"/>
        </w:rPr>
      </w:pPr>
      <w:ins w:id="604" w:author="Serm Kulvatunyou" w:date="2016-02-22T18:50:00Z">
        <w:r w:rsidRPr="00EB13B1">
          <w:rPr>
            <w:rStyle w:val="CodeChar"/>
          </w:rPr>
          <w:t>revision_action</w:t>
        </w:r>
        <w:r>
          <w:t xml:space="preserve"> = </w:t>
        </w:r>
        <w:r w:rsidRPr="00EB13B1">
          <w:rPr>
            <w:rStyle w:val="CodeChar"/>
          </w:rPr>
          <w:t>null</w:t>
        </w:r>
        <w:r>
          <w:t>.</w:t>
        </w:r>
      </w:ins>
    </w:p>
    <w:p w14:paraId="2D6DDB2E" w14:textId="77777777" w:rsidR="00EA6E95" w:rsidRDefault="00EA6E95" w:rsidP="00EA6E95">
      <w:pPr>
        <w:rPr>
          <w:ins w:id="605" w:author="Serm Kulvatunyou" w:date="2016-02-22T18:50:00Z"/>
        </w:rPr>
      </w:pPr>
      <w:ins w:id="606" w:author="Serm Kulvatunyou" w:date="2016-02-22T18:50:00Z">
        <w:r w:rsidRPr="00EB13B1">
          <w:rPr>
            <w:rStyle w:val="CodeChar"/>
          </w:rPr>
          <w:t>release_id</w:t>
        </w:r>
        <w:r>
          <w:t xml:space="preserve"> = </w:t>
        </w:r>
        <w:r w:rsidRPr="00F323CD">
          <w:rPr>
            <w:rStyle w:val="CodeChar"/>
          </w:rPr>
          <w:t>null</w:t>
        </w:r>
        <w:r>
          <w:t>.</w:t>
        </w:r>
      </w:ins>
    </w:p>
    <w:p w14:paraId="6A7E4C93" w14:textId="77777777" w:rsidR="00EA6E95" w:rsidRDefault="00EA6E95" w:rsidP="00EA6E95">
      <w:pPr>
        <w:rPr>
          <w:ins w:id="607" w:author="Serm Kulvatunyou" w:date="2016-02-22T18:50:00Z"/>
        </w:rPr>
      </w:pPr>
      <w:ins w:id="608" w:author="Serm Kulvatunyou" w:date="2016-02-22T18:50:00Z">
        <w:r w:rsidRPr="00EB13B1">
          <w:rPr>
            <w:rStyle w:val="CodeChar"/>
          </w:rPr>
          <w:t>current_bdt_id</w:t>
        </w:r>
        <w:r>
          <w:t xml:space="preserve"> = </w:t>
        </w:r>
        <w:r w:rsidRPr="00F323CD">
          <w:rPr>
            <w:rStyle w:val="CodeChar"/>
          </w:rPr>
          <w:t>null</w:t>
        </w:r>
        <w:r>
          <w:t xml:space="preserve">. </w:t>
        </w:r>
      </w:ins>
    </w:p>
    <w:p w14:paraId="0A4C8D94" w14:textId="77777777" w:rsidR="00EA6E95" w:rsidRDefault="00EA6E95" w:rsidP="00EA6E95">
      <w:pPr>
        <w:rPr>
          <w:ins w:id="609" w:author="Serm Kulvatunyou" w:date="2016-02-22T18:50:00Z"/>
        </w:rPr>
      </w:pPr>
      <w:ins w:id="610" w:author="Serm Kulvatunyou" w:date="2016-02-22T18:50:00Z">
        <w:r w:rsidRPr="00EB13B1">
          <w:rPr>
            <w:rStyle w:val="CodeChar"/>
          </w:rPr>
          <w:t>is_deprecated</w:t>
        </w:r>
        <w:r>
          <w:t xml:space="preserve"> = </w:t>
        </w:r>
        <w:r w:rsidRPr="00F323CD">
          <w:rPr>
            <w:rStyle w:val="CodeChar"/>
          </w:rPr>
          <w:t>false</w:t>
        </w:r>
        <w:r>
          <w:t>.</w:t>
        </w:r>
      </w:ins>
    </w:p>
    <w:p w14:paraId="35E02901" w14:textId="77777777" w:rsidR="00EA6E95" w:rsidRDefault="00EA6E95" w:rsidP="004409CB"/>
    <w:p w14:paraId="7391D4B7" w14:textId="77777777" w:rsidR="004409CB" w:rsidRDefault="004409CB" w:rsidP="004409CB"/>
    <w:p w14:paraId="3C9A6A04" w14:textId="77777777" w:rsidR="004409CB" w:rsidDel="00EA6E95" w:rsidRDefault="004409CB" w:rsidP="004409CB">
      <w:pPr>
        <w:rPr>
          <w:del w:id="611" w:author="Serm Kulvatunyou" w:date="2016-02-22T18:51:00Z"/>
        </w:rPr>
      </w:pPr>
      <w:commentRangeStart w:id="612"/>
      <w:del w:id="613" w:author="Serm Kulvatunyou" w:date="2016-02-22T18:51:00Z">
        <w:r w:rsidDel="00EA6E95">
          <w:delText xml:space="preserve">Some fixes to </w:delText>
        </w:r>
        <w:r w:rsidRPr="00FA3A72" w:rsidDel="00EA6E95">
          <w:rPr>
            <w:rStyle w:val="CodeChar"/>
          </w:rPr>
          <w:delText>Fields.xsd</w:delText>
        </w:r>
        <w:r w:rsidDel="00EA6E95">
          <w:delText xml:space="preserve"> to do before the import.</w:delText>
        </w:r>
        <w:commentRangeEnd w:id="612"/>
        <w:r w:rsidR="00DC4947" w:rsidDel="00EA6E95">
          <w:rPr>
            <w:rStyle w:val="CommentReference"/>
          </w:rPr>
          <w:commentReference w:id="612"/>
        </w:r>
      </w:del>
    </w:p>
    <w:p w14:paraId="0AE1E6E9" w14:textId="77777777" w:rsidR="004409CB" w:rsidDel="00EA6E95" w:rsidRDefault="004409CB" w:rsidP="008F2EBB">
      <w:pPr>
        <w:pStyle w:val="ListParagraph"/>
        <w:numPr>
          <w:ilvl w:val="0"/>
          <w:numId w:val="6"/>
        </w:numPr>
        <w:rPr>
          <w:del w:id="614" w:author="Serm Kulvatunyou" w:date="2016-02-22T18:51:00Z"/>
        </w:rPr>
      </w:pPr>
      <w:del w:id="615" w:author="Serm Kulvatunyou" w:date="2016-02-22T18:51:00Z">
        <w:r w:rsidDel="00EA6E95">
          <w:delText xml:space="preserve">Change the </w:delText>
        </w:r>
        <w:r w:rsidRPr="00FA3A72" w:rsidDel="00EA6E95">
          <w:rPr>
            <w:rStyle w:val="CodeChar"/>
          </w:rPr>
          <w:delText>RecordFieldValueType</w:delText>
        </w:r>
        <w:r w:rsidDel="00EA6E95">
          <w:delText xml:space="preserve"> to extend </w:delText>
        </w:r>
        <w:r w:rsidRPr="00FA3A72" w:rsidDel="00EA6E95">
          <w:rPr>
            <w:rStyle w:val="CodeChar"/>
          </w:rPr>
          <w:delText>ValueType</w:delText>
        </w:r>
        <w:r w:rsidDel="00EA6E95">
          <w:delText>.</w:delText>
        </w:r>
      </w:del>
    </w:p>
    <w:p w14:paraId="176428C0" w14:textId="77777777" w:rsidR="006427AD" w:rsidRDefault="006427AD" w:rsidP="00356594">
      <w:pPr>
        <w:pStyle w:val="Heading6"/>
      </w:pPr>
      <w:bookmarkStart w:id="616" w:name="_Toc442108935"/>
      <w:r>
        <w:t xml:space="preserve">Populate </w:t>
      </w:r>
      <w:r w:rsidR="00072832">
        <w:t>bdt_pri_restri</w:t>
      </w:r>
      <w:r>
        <w:t xml:space="preserve"> table</w:t>
      </w:r>
      <w:bookmarkEnd w:id="616"/>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77777777"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ins w:id="617" w:author="Serm Kulvatunyou" w:date="2016-02-22T19:00:00Z">
              <w:r w:rsidR="00FC4F74">
                <w:t>3.1.1.5.5</w:t>
              </w:r>
            </w:ins>
            <w:del w:id="618" w:author="Serm Kulvatunyou" w:date="2016-02-22T19:00:00Z">
              <w:r w:rsidR="0093447A" w:rsidDel="00FC4F74">
                <w:delText>3.1.1.3.5</w:delText>
              </w:r>
            </w:del>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ins w:id="619" w:author="Serm Kulvatunyou" w:date="2016-02-22T19:02:00Z">
              <w:r w:rsidR="00FC4F74">
                <w:t>.</w:t>
              </w:r>
            </w:ins>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620"/>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620"/>
            <w:r w:rsidR="006B275E">
              <w:rPr>
                <w:rStyle w:val="CommentReference"/>
              </w:rPr>
              <w:commentReference w:id="620"/>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lastRenderedPageBreak/>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bookmarkStart w:id="621" w:name="_Toc442108936"/>
      <w:r>
        <w:t xml:space="preserve">Populate SC in the </w:t>
      </w:r>
      <w:r w:rsidR="00530652">
        <w:t>dt_sc</w:t>
      </w:r>
      <w:r>
        <w:t xml:space="preserve"> table</w:t>
      </w:r>
      <w:bookmarkEnd w:id="621"/>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77777777"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del w:id="622" w:author="Serm Kulvatunyou" w:date="2016-02-22T19:49:00Z">
        <w:r w:rsidR="00285DCC" w:rsidRPr="007974B1" w:rsidDel="00A56ADE">
          <w:rPr>
            <w:highlight w:val="green"/>
          </w:rPr>
          <w:delText>unquali</w:delText>
        </w:r>
        <w:r w:rsidR="00285DCC" w:rsidDel="00A56ADE">
          <w:rPr>
            <w:highlight w:val="green"/>
          </w:rPr>
          <w:delText xml:space="preserve">fied </w:delText>
        </w:r>
        <w:r w:rsidR="00285DCC" w:rsidRPr="00285DCC" w:rsidDel="00A56ADE">
          <w:rPr>
            <w:highlight w:val="green"/>
          </w:rPr>
          <w:delText xml:space="preserve">BDTs </w:delText>
        </w:r>
        <w:r w:rsidR="00872225" w:rsidRPr="00285DCC" w:rsidDel="00A56ADE">
          <w:rPr>
            <w:highlight w:val="green"/>
          </w:rPr>
          <w:delText xml:space="preserve">for </w:delText>
        </w:r>
      </w:del>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7777777"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‘StringType’ or ‘NormalizedStringType’</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711DBF">
        <w:rPr>
          <w:rStyle w:val="CodeChar"/>
        </w:rPr>
        <w:t>Indicator</w:t>
      </w:r>
      <w:r w:rsidR="00711DBF" w:rsidRPr="00711DBF">
        <w:rPr>
          <w:rStyle w:val="CodeChar"/>
        </w:rPr>
        <w:t>Type’</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77777777"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del w:id="623" w:author="Serm Kulvatunyou" w:date="2016-02-22T20:18:00Z">
        <w:r w:rsidR="00872225" w:rsidDel="0081584C">
          <w:rPr>
            <w:rFonts w:eastAsiaTheme="minorEastAsia"/>
          </w:rPr>
          <w:delText xml:space="preserve"> (</w:delText>
        </w:r>
        <w:r w:rsidR="00872225" w:rsidDel="0081584C">
          <w:rPr>
            <w:rFonts w:eastAsiaTheme="minorEastAsia"/>
          </w:rPr>
          <w:fldChar w:fldCharType="begin"/>
        </w:r>
        <w:r w:rsidR="00872225" w:rsidDel="0081584C">
          <w:rPr>
            <w:rFonts w:eastAsiaTheme="minorEastAsia"/>
          </w:rPr>
          <w:delInstrText xml:space="preserve"> REF _Ref390934801 \r \h </w:delInstrText>
        </w:r>
        <w:r w:rsidR="00872225" w:rsidDel="0081584C">
          <w:rPr>
            <w:rFonts w:eastAsiaTheme="minorEastAsia"/>
          </w:rPr>
        </w:r>
        <w:r w:rsidR="00872225" w:rsidDel="0081584C">
          <w:rPr>
            <w:rFonts w:eastAsiaTheme="minorEastAsia"/>
          </w:rPr>
          <w:fldChar w:fldCharType="separate"/>
        </w:r>
        <w:r w:rsidR="0081584C" w:rsidDel="0081584C">
          <w:rPr>
            <w:rFonts w:eastAsiaTheme="minorEastAsia"/>
          </w:rPr>
          <w:delText>3.1.1.8.1</w:delText>
        </w:r>
        <w:r w:rsidR="00872225" w:rsidDel="0081584C">
          <w:rPr>
            <w:rFonts w:eastAsiaTheme="minorEastAsia"/>
          </w:rPr>
          <w:fldChar w:fldCharType="end"/>
        </w:r>
        <w:r w:rsidR="00872225" w:rsidDel="0081584C">
          <w:rPr>
            <w:rFonts w:eastAsiaTheme="minorEastAsia"/>
          </w:rPr>
          <w:delText>)</w:delText>
        </w:r>
      </w:del>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bookmarkStart w:id="624" w:name="_Toc442108937"/>
      <w:r>
        <w:lastRenderedPageBreak/>
        <w:t xml:space="preserve">Populate </w:t>
      </w:r>
      <w:r w:rsidR="00CF7449">
        <w:t>cdt_sc_awd_pri</w:t>
      </w:r>
      <w:r>
        <w:t xml:space="preserve"> table</w:t>
      </w:r>
      <w:bookmarkEnd w:id="624"/>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bookmarkStart w:id="625" w:name="_Toc442108938"/>
      <w:r>
        <w:t xml:space="preserve">Populate </w:t>
      </w:r>
      <w:r w:rsidR="00CF7449">
        <w:t>cdt_sc_awd_pri</w:t>
      </w:r>
      <w:r>
        <w:t>_</w:t>
      </w:r>
      <w:r w:rsidR="00DF46E5">
        <w:t>xps_type_map</w:t>
      </w:r>
      <w:r>
        <w:t xml:space="preserve"> table</w:t>
      </w:r>
      <w:bookmarkEnd w:id="625"/>
    </w:p>
    <w:p w14:paraId="7E6A602D" w14:textId="77777777"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93447A">
        <w:t>3.1.1.3.5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7777777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93447A">
        <w:t>3.1.1.3.5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bookmarkStart w:id="626" w:name="_Toc442108939"/>
      <w:r>
        <w:t xml:space="preserve">Populate the </w:t>
      </w:r>
      <w:r w:rsidR="002B3165">
        <w:t>bdt_sc_pri_restri</w:t>
      </w:r>
      <w:r>
        <w:t xml:space="preserve"> table</w:t>
      </w:r>
      <w:bookmarkEnd w:id="626"/>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77777777" w:rsidR="00585CF4" w:rsidRPr="00585CF4" w:rsidRDefault="002B3165" w:rsidP="008A7F40">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w:t>
            </w:r>
            <w:del w:id="627" w:author="Serm Kulvatunyou" w:date="2016-02-22T20:26:00Z">
              <w:r w:rsidR="00585CF4" w:rsidRPr="00585CF4" w:rsidDel="008A7F40">
                <w:delText xml:space="preserve"> in section </w:delText>
              </w:r>
              <w:r w:rsidR="00585CF4" w:rsidRPr="00585CF4" w:rsidDel="008A7F40">
                <w:fldChar w:fldCharType="begin"/>
              </w:r>
              <w:r w:rsidR="00585CF4" w:rsidRPr="00585CF4" w:rsidDel="008A7F40">
                <w:delInstrText xml:space="preserve"> REF _Ref390964089 \r \h </w:delInstrText>
              </w:r>
              <w:r w:rsidR="00585CF4" w:rsidRPr="00585CF4" w:rsidDel="008A7F40">
                <w:fldChar w:fldCharType="separate"/>
              </w:r>
              <w:r w:rsidR="008A7F40" w:rsidDel="008A7F40">
                <w:delText>3.1.1.5.8</w:delText>
              </w:r>
              <w:r w:rsidR="00585CF4" w:rsidRPr="00585CF4" w:rsidDel="008A7F40">
                <w:fldChar w:fldCharType="end"/>
              </w:r>
            </w:del>
            <w:r w:rsidR="00585CF4" w:rsidRPr="00585CF4">
              <w:t xml:space="preserv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Then u</w:t>
            </w:r>
            <w:r w:rsidR="00585CF4" w:rsidRPr="00585CF4">
              <w:t>se the following rules</w:t>
            </w:r>
            <w:r w:rsidR="00C312B5">
              <w:t xml:space="preserve"> to </w:t>
            </w:r>
            <w:r w:rsidR="00DF53A9">
              <w:t xml:space="preserve">set the </w:t>
            </w:r>
            <w:r w:rsidR="00405DFB">
              <w:rPr>
                <w:rStyle w:val="CodeChar"/>
              </w:rPr>
              <w:t>is_default</w:t>
            </w:r>
            <w:r w:rsidR="00DF53A9">
              <w:t xml:space="preserve"> column. </w:t>
            </w:r>
            <w:r w:rsidR="00585CF4" w:rsidRPr="00585CF4">
              <w:t xml:space="preserve">If </w:t>
            </w:r>
            <w:r w:rsidR="00585CF4" w:rsidRPr="00585CF4">
              <w:rPr>
                <w:rStyle w:val="CodeChar"/>
              </w:rPr>
              <w:t xml:space="preserve">xsd:attribute/@type = ‘Number_B98233’ </w:t>
            </w:r>
            <w:r w:rsidR="00F93057" w:rsidRPr="00F93057">
              <w:t>is</w:t>
            </w:r>
            <w:r w:rsidR="00585CF4" w:rsidRPr="00585CF4">
              <w:rPr>
                <w:rStyle w:val="CodeChar"/>
              </w:rPr>
              <w:t xml:space="preserve"> true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w:t>
            </w:r>
            <w:r w:rsidR="0034056B">
              <w:t>, which</w:t>
            </w:r>
            <w:r w:rsidR="00DF53A9">
              <w:t xml:space="preserve"> points to the Number CDT primitive and</w:t>
            </w:r>
            <w:r w:rsidR="00585CF4" w:rsidRPr="00585CF4">
              <w:t xml:space="preserve"> </w:t>
            </w:r>
            <w:r w:rsidR="00585CF4" w:rsidRPr="00585CF4">
              <w:rPr>
                <w:rStyle w:val="CodeChar"/>
              </w:rPr>
              <w:t>xsd:integer</w:t>
            </w:r>
            <w:r w:rsidR="00585CF4" w:rsidRPr="00585CF4">
              <w:t xml:space="preserve"> map. Else if </w:t>
            </w:r>
            <w:r w:rsidR="00585CF4" w:rsidRPr="00585CF4">
              <w:rPr>
                <w:rStyle w:val="CodeChar"/>
              </w:rPr>
              <w:t>xsd:attribute/@type = (‘CodeType_1E7368’ or ‘CodeContentType’) or xsd:attribute/@name = ‘countryCode’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DF53A9">
              <w:t>row</w:t>
            </w:r>
            <w:r w:rsidR="0034056B">
              <w:t>, which</w:t>
            </w:r>
            <w:r w:rsidR="00DF53A9">
              <w:t xml:space="preserve"> points to the </w:t>
            </w:r>
            <w:r w:rsidR="001B7953">
              <w:t xml:space="preserve">Token CDT primitive and </w:t>
            </w:r>
            <w:r w:rsidR="00585CF4" w:rsidRPr="00585CF4">
              <w:rPr>
                <w:rStyle w:val="CodeChar"/>
              </w:rPr>
              <w:t>xsd:token</w:t>
            </w:r>
            <w:r w:rsidR="001B7953">
              <w:t xml:space="preserve"> map.</w:t>
            </w:r>
            <w:r w:rsidR="00585CF4" w:rsidRPr="00585CF4">
              <w:t xml:space="preserve"> Else if </w:t>
            </w:r>
            <w:r w:rsidR="00585CF4" w:rsidRPr="00585CF4">
              <w:rPr>
                <w:rStyle w:val="CodeChar"/>
              </w:rPr>
              <w:t>xsd:attribute/@type = ‘StringType’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w:t>
            </w:r>
            <w:r w:rsidR="001B7953">
              <w:t>the</w:t>
            </w:r>
            <w:r w:rsidR="00DF53A9">
              <w:t xml:space="preserve"> row</w:t>
            </w:r>
            <w:r w:rsidR="0034056B">
              <w:t>, which</w:t>
            </w:r>
            <w:r w:rsidR="00DF53A9">
              <w:t xml:space="preserve"> points to the</w:t>
            </w:r>
            <w:r w:rsidR="001B7953">
              <w:t xml:space="preserve"> String CDT primitive </w:t>
            </w:r>
            <w:r w:rsidR="00DF53A9">
              <w:t xml:space="preserve">and </w:t>
            </w:r>
            <w:r w:rsidR="00585CF4" w:rsidRPr="00585CF4">
              <w:t xml:space="preserve">the </w:t>
            </w:r>
            <w:r w:rsidR="00585CF4" w:rsidRPr="00585CF4">
              <w:rPr>
                <w:rStyle w:val="CodeChar"/>
              </w:rPr>
              <w:t>xsd:string</w:t>
            </w:r>
            <w:r w:rsidR="001B7953">
              <w:t xml:space="preserve"> primitive map.</w:t>
            </w:r>
            <w:r w:rsidR="00585CF4" w:rsidRPr="00585CF4">
              <w:t xml:space="preserve"> Else if </w:t>
            </w:r>
            <w:r w:rsidR="00585CF4" w:rsidRPr="00585CF4">
              <w:rPr>
                <w:rStyle w:val="CodeChar"/>
              </w:rPr>
              <w:t>xsd:attribut</w:t>
            </w:r>
            <w:r w:rsidR="00546C4C">
              <w:rPr>
                <w:rStyle w:val="CodeChar"/>
              </w:rPr>
              <w:t>e/@type = ‘NormalizedStri</w:t>
            </w:r>
            <w:r w:rsidR="00585CF4" w:rsidRPr="00585CF4">
              <w:rPr>
                <w:rStyle w:val="CodeChar"/>
              </w:rPr>
              <w:t>ngType’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w:t>
            </w:r>
            <w:r w:rsidR="00955027">
              <w:t xml:space="preserve"> the </w:t>
            </w:r>
            <w:r w:rsidR="00DF53A9">
              <w:t>row</w:t>
            </w:r>
            <w:r w:rsidR="0034056B">
              <w:t>, which</w:t>
            </w:r>
            <w:r w:rsidR="00DF53A9">
              <w:t xml:space="preserve"> points to the </w:t>
            </w:r>
            <w:r w:rsidR="00955027">
              <w:t>String CDT primitive and</w:t>
            </w:r>
            <w:r w:rsidR="00585CF4" w:rsidRPr="00585CF4">
              <w:t xml:space="preserve"> </w:t>
            </w:r>
            <w:r w:rsidR="00585CF4" w:rsidRPr="00585CF4">
              <w:rPr>
                <w:rStyle w:val="CodeChar"/>
              </w:rPr>
              <w:t>xsd:string</w:t>
            </w:r>
            <w:r w:rsidR="00955027">
              <w:t xml:space="preserve"> map.</w:t>
            </w:r>
            <w:r w:rsidR="00585CF4" w:rsidRPr="00585CF4">
              <w:t xml:space="preserve"> Else if </w:t>
            </w:r>
            <w:r w:rsidR="00585CF4" w:rsidRPr="00585CF4">
              <w:rPr>
                <w:rStyle w:val="CodeChar"/>
              </w:rPr>
              <w:t>xsd:attribute/@name = ‘listID’ or ‘listVersionID’ or ‘unitCodeListVersionID’</w:t>
            </w:r>
            <w:r w:rsidR="00DF53A9">
              <w:t xml:space="preserve">, </w:t>
            </w:r>
            <w:r w:rsidR="00585CF4" w:rsidRPr="0034056B">
              <w:t xml:space="preserve">set </w:t>
            </w:r>
            <w:r w:rsidR="00405DFB">
              <w:rPr>
                <w:rStyle w:val="CodeChar"/>
              </w:rPr>
              <w:t>is_default</w:t>
            </w:r>
            <w:r w:rsidR="00585CF4" w:rsidRPr="0034056B">
              <w:t xml:space="preserve"> to </w:t>
            </w:r>
            <w:r w:rsidR="00585CF4" w:rsidRPr="0034056B">
              <w:rPr>
                <w:rStyle w:val="CodeChar"/>
              </w:rPr>
              <w:t>true</w:t>
            </w:r>
            <w:r w:rsidR="00585CF4" w:rsidRPr="0034056B">
              <w:t xml:space="preserve"> on the </w:t>
            </w:r>
            <w:r w:rsidR="00DF53A9" w:rsidRPr="0034056B">
              <w:t>row</w:t>
            </w:r>
            <w:r w:rsidR="0034056B" w:rsidRPr="0034056B">
              <w:t>, which</w:t>
            </w:r>
            <w:r w:rsidR="00DF53A9" w:rsidRPr="0034056B">
              <w:t xml:space="preserve"> points to the NormalizedString</w:t>
            </w:r>
            <w:r w:rsidR="000D1A5B" w:rsidRPr="0034056B">
              <w:t xml:space="preserve"> CDT </w:t>
            </w:r>
            <w:r w:rsidR="000D1A5B" w:rsidRPr="0034056B">
              <w:lastRenderedPageBreak/>
              <w:t xml:space="preserve">primitive and </w:t>
            </w:r>
            <w:r w:rsidR="00585CF4" w:rsidRPr="0034056B">
              <w:rPr>
                <w:rStyle w:val="CodeChar"/>
              </w:rPr>
              <w:t>xsd:</w:t>
            </w:r>
            <w:r w:rsidR="00DF53A9" w:rsidRPr="0034056B">
              <w:rPr>
                <w:rStyle w:val="CodeChar"/>
              </w:rPr>
              <w:t>normalizedString</w:t>
            </w:r>
            <w:r w:rsidR="000D1A5B" w:rsidRPr="0034056B">
              <w:t xml:space="preserve"> map</w:t>
            </w:r>
            <w:r w:rsidR="000D1A5B">
              <w:t>.</w:t>
            </w:r>
            <w:r w:rsidR="00585CF4" w:rsidRPr="00585CF4">
              <w:t xml:space="preserve"> Else if </w:t>
            </w:r>
            <w:r w:rsidR="00585CF4" w:rsidRPr="00585CF4">
              <w:rPr>
                <w:rStyle w:val="CodeChar"/>
              </w:rPr>
              <w:t>xsd:attribute/@type = ‘DateTimeType’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w:t>
            </w:r>
            <w:r w:rsidR="00DF53A9">
              <w:t xml:space="preserve">points to TimePoint CDT primitive and the </w:t>
            </w:r>
            <w:r w:rsidR="00585CF4" w:rsidRPr="00585CF4">
              <w:rPr>
                <w:rStyle w:val="CodeChar"/>
              </w:rPr>
              <w:t>xsd:token</w:t>
            </w:r>
            <w:r w:rsidR="00DF53A9">
              <w:t xml:space="preserve"> map.</w:t>
            </w:r>
            <w:r w:rsidR="00585CF4" w:rsidRPr="00585CF4">
              <w:t xml:space="preserve"> Else if </w:t>
            </w:r>
            <w:r w:rsidR="00585CF4" w:rsidRPr="00585CF4">
              <w:rPr>
                <w:rStyle w:val="CodeChar"/>
              </w:rPr>
              <w:t>xsd:attribute/@type = ‘IndicatorType’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DF53A9">
              <w:t xml:space="preserve"> row that points to the Boolean CDT primitive and</w:t>
            </w:r>
            <w:r w:rsidR="00585CF4" w:rsidRPr="00585CF4">
              <w:t xml:space="preserve"> </w:t>
            </w:r>
            <w:r w:rsidR="00585CF4" w:rsidRPr="00585CF4">
              <w:rPr>
                <w:rStyle w:val="CodeChar"/>
              </w:rPr>
              <w:t>xsd:boolean</w:t>
            </w:r>
            <w:r w:rsidR="00DF53A9">
              <w:t xml:space="preserve"> map.</w:t>
            </w:r>
            <w:r w:rsidR="00585CF4" w:rsidRPr="00585CF4">
              <w:t xml:space="preserve"> Else if </w:t>
            </w:r>
            <w:r w:rsidR="00585CF4" w:rsidRPr="00585CF4">
              <w:rPr>
                <w:rStyle w:val="CodeChar"/>
              </w:rPr>
              <w:t>xsd:attribute/@type = ‘ValueType_E7171E’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 </w:t>
            </w:r>
            <w:r w:rsidR="0034056B">
              <w:t xml:space="preserve">row, which points to the NormalizedString CDT primitive and </w:t>
            </w:r>
            <w:r w:rsidR="00585CF4" w:rsidRPr="00585CF4">
              <w:rPr>
                <w:rStyle w:val="CodeChar"/>
              </w:rPr>
              <w:t>xsd:normalizedString</w:t>
            </w:r>
            <w:r w:rsidR="0034056B">
              <w:t xml:space="preserve"> map.</w:t>
            </w:r>
            <w:r w:rsidR="00585CF4" w:rsidRPr="00585CF4">
              <w:t xml:space="preserve"> Else if </w:t>
            </w:r>
            <w:r w:rsidR="00585CF4" w:rsidRPr="00585CF4">
              <w:rPr>
                <w:rStyle w:val="CodeChar"/>
              </w:rPr>
              <w:t>xsd:attribute/@name = ‘name’</w:t>
            </w:r>
            <w:r w:rsidR="00585CF4" w:rsidRPr="00585CF4">
              <w:t xml:space="preserve">, set </w:t>
            </w:r>
            <w:r w:rsidR="00405DFB">
              <w:rPr>
                <w:rStyle w:val="CodeChar"/>
              </w:rPr>
              <w:t>is_default</w:t>
            </w:r>
            <w:r w:rsidR="00585CF4" w:rsidRPr="00585CF4">
              <w:t xml:space="preserve"> to </w:t>
            </w:r>
            <w:r w:rsidR="00585CF4" w:rsidRPr="00585CF4">
              <w:rPr>
                <w:rStyle w:val="CodeChar"/>
              </w:rPr>
              <w:t>true</w:t>
            </w:r>
            <w:r w:rsidR="00585CF4" w:rsidRPr="00585CF4">
              <w:t xml:space="preserve"> on the</w:t>
            </w:r>
            <w:r w:rsidR="0034056B">
              <w:t xml:space="preserve"> row, which points to the NormalizedString CDT primitive and </w:t>
            </w:r>
            <w:r w:rsidR="0034056B" w:rsidRPr="00585CF4">
              <w:rPr>
                <w:rStyle w:val="CodeChar"/>
              </w:rPr>
              <w:t>xsd:normalizedString</w:t>
            </w:r>
            <w:r w:rsidR="0034056B">
              <w:t xml:space="preserve"> map</w:t>
            </w:r>
            <w:r w:rsidR="00585CF4" w:rsidRPr="00585CF4">
              <w:t xml:space="preserve">. Else if </w:t>
            </w:r>
            <w:r w:rsidR="00585CF4" w:rsidRPr="00585CF4">
              <w:rPr>
                <w:rStyle w:val="CodeChar"/>
              </w:rPr>
              <w:t>contains(xsd:attribute/@type, ‘CodeContentType’)</w:t>
            </w:r>
            <w:r w:rsidR="00585CF4" w:rsidRPr="00585CF4">
              <w:t xml:space="preserve"> is </w:t>
            </w:r>
            <w:r w:rsidR="00585CF4" w:rsidRPr="00585CF4">
              <w:rPr>
                <w:rStyle w:val="CodeChar"/>
              </w:rPr>
              <w:t>true</w:t>
            </w:r>
            <w:r w:rsidR="00585CF4" w:rsidRPr="00585CF4">
              <w:t xml:space="preserve"> or </w:t>
            </w:r>
            <w:r w:rsidR="00585CF4" w:rsidRPr="00585CF4">
              <w:rPr>
                <w:rStyle w:val="CodeChar"/>
              </w:rPr>
              <w:t>xsd:attribute/@name = ‘listAgencyID’</w:t>
            </w:r>
            <w:r w:rsidR="00585CF4" w:rsidRPr="00585CF4">
              <w:t xml:space="preserve">, </w:t>
            </w:r>
            <w:r w:rsidR="00A70C9F">
              <w:t xml:space="preserve">set </w:t>
            </w:r>
            <w:r w:rsidR="00405DFB">
              <w:rPr>
                <w:rStyle w:val="CodeChar"/>
              </w:rPr>
              <w:t>is_default</w:t>
            </w:r>
            <w:r w:rsidR="00546C4C">
              <w:t xml:space="preserve"> to </w:t>
            </w:r>
            <w:r w:rsidR="00A70C9F">
              <w:rPr>
                <w:rStyle w:val="CodeChar"/>
              </w:rPr>
              <w:t>true</w:t>
            </w:r>
            <w:r w:rsidR="00546C4C">
              <w:t xml:space="preserve"> on all the</w:t>
            </w:r>
            <w:r w:rsidR="006B557D">
              <w:t xml:space="preserve"> row</w:t>
            </w:r>
            <w:r w:rsidR="00A70C9F">
              <w:t>, which point</w:t>
            </w:r>
            <w:r w:rsidR="006B557D">
              <w:t>s</w:t>
            </w:r>
            <w:r w:rsidR="00A70C9F">
              <w:t xml:space="preserve"> to the Token CDT primitive and </w:t>
            </w:r>
            <w:r w:rsidR="00A70C9F" w:rsidRPr="008A7F40">
              <w:rPr>
                <w:rStyle w:val="CodeChar"/>
              </w:rPr>
              <w:t>xsd:token</w:t>
            </w:r>
            <w:r w:rsidR="00A70C9F">
              <w:t xml:space="preserve"> map</w:t>
            </w:r>
            <w:r w:rsidR="00546C4C">
              <w:t xml:space="preserve">; </w:t>
            </w:r>
            <w:r w:rsidR="006B557D">
              <w:t xml:space="preserve">and </w:t>
            </w:r>
            <w:r w:rsidR="00546C4C">
              <w:t xml:space="preserve">populate an additional record using </w:t>
            </w:r>
            <w:r w:rsidR="00585CF4" w:rsidRPr="00585CF4">
              <w:t xml:space="preserve">the </w:t>
            </w:r>
            <w:r>
              <w:rPr>
                <w:rStyle w:val="CodeChar"/>
              </w:rPr>
              <w:t>code_list_id</w:t>
            </w:r>
            <w:r w:rsidR="00585CF4" w:rsidRPr="00585CF4">
              <w:t xml:space="preserve"> or </w:t>
            </w:r>
            <w:r>
              <w:rPr>
                <w:rStyle w:val="CodeChar"/>
              </w:rPr>
              <w:t>agency_id_list_id</w:t>
            </w:r>
            <w:r w:rsidR="00585CF4" w:rsidRPr="00585CF4">
              <w:t xml:space="preserve"> column </w:t>
            </w:r>
            <w:r w:rsidR="00546C4C">
              <w:t xml:space="preserve">as described below (this additional record will have </w:t>
            </w:r>
            <w:r w:rsidR="00405DFB">
              <w:rPr>
                <w:rStyle w:val="CodeChar"/>
              </w:rPr>
              <w:t>is_default</w:t>
            </w:r>
            <w:r w:rsidR="00546C4C">
              <w:t xml:space="preserve"> set to </w:t>
            </w:r>
            <w:r w:rsidR="00A70C9F">
              <w:rPr>
                <w:rStyle w:val="CodeChar"/>
              </w:rPr>
              <w:t>false</w:t>
            </w:r>
            <w:r w:rsidR="00546C4C">
              <w:t>)</w:t>
            </w:r>
            <w:r w:rsidR="00585CF4" w:rsidRPr="00585CF4">
              <w:t xml:space="preserve">. </w:t>
            </w:r>
          </w:p>
        </w:tc>
      </w:tr>
      <w:tr w:rsidR="00585CF4" w:rsidRPr="00585CF4" w14:paraId="0FC7DC94" w14:textId="77777777" w:rsidTr="00585CF4">
        <w:tc>
          <w:tcPr>
            <w:tcW w:w="9576" w:type="dxa"/>
          </w:tcPr>
          <w:p w14:paraId="075CD79A" w14:textId="77777777" w:rsidR="00585CF4" w:rsidRPr="00585CF4" w:rsidRDefault="002B3165" w:rsidP="00AD0B66">
            <w:r>
              <w:rPr>
                <w:rStyle w:val="CodeChar"/>
              </w:rPr>
              <w:lastRenderedPageBreak/>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ins w:id="628" w:author="Serm Kulvatunyou" w:date="2016-02-22T20:45:00Z">
              <w:r w:rsidR="00AD0B66">
                <w:t xml:space="preserve">if the </w:t>
              </w:r>
            </w:ins>
            <w:ins w:id="629" w:author="Serm Kulvatunyou" w:date="2016-02-22T20:46:00Z">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 xml:space="preserve">this row shall be empty. </w:t>
              </w:r>
            </w:ins>
            <w:del w:id="630" w:author="Serm Kulvatunyou" w:date="2016-02-22T20:46:00Z">
              <w:r w:rsidR="00585CF4" w:rsidRPr="00585CF4" w:rsidDel="00AD0B66">
                <w:delText>p</w:delText>
              </w:r>
            </w:del>
            <w:ins w:id="631" w:author="Serm Kulvatunyou" w:date="2016-02-22T20:46:00Z">
              <w:r w:rsidR="00AD0B66">
                <w:t>P</w:t>
              </w:r>
            </w:ins>
            <w:r w:rsidR="00585CF4" w:rsidRPr="00585CF4">
              <w:t xml:space="preserve">opulate </w:t>
            </w:r>
            <w:ins w:id="632" w:author="Serm Kulvatunyou" w:date="2016-02-22T20:42:00Z">
              <w:r w:rsidR="00406BA6">
                <w:t>a row</w:t>
              </w:r>
            </w:ins>
            <w:del w:id="633" w:author="Serm Kulvatunyou" w:date="2016-02-22T20:43:00Z">
              <w:r w:rsidR="00585CF4" w:rsidRPr="00585CF4" w:rsidDel="00406BA6">
                <w:delText xml:space="preserve">this </w:delText>
              </w:r>
            </w:del>
            <w:del w:id="634" w:author="Serm Kulvatunyou" w:date="2016-02-22T20:44:00Z">
              <w:r w:rsidR="00585CF4" w:rsidRPr="00585CF4" w:rsidDel="00406BA6">
                <w:delText>column</w:delText>
              </w:r>
            </w:del>
            <w:ins w:id="635" w:author="Serm Kulvatunyou" w:date="2016-02-22T20:52:00Z">
              <w:r w:rsidR="00AD0B66">
                <w:t xml:space="preserve"> where this column has a value</w:t>
              </w:r>
            </w:ins>
            <w:r w:rsidR="00585CF4" w:rsidRPr="00585CF4">
              <w:t xml:space="preserve"> </w:t>
            </w:r>
            <w:r w:rsidR="00E52D1C">
              <w:t xml:space="preserve">if </w:t>
            </w:r>
            <w:del w:id="636" w:author="Serm Kulvatunyou" w:date="2016-02-22T20:40:00Z">
              <w:r w:rsidR="00E52D1C" w:rsidDel="00406BA6">
                <w:delText xml:space="preserve">the characteristics of the </w:delText>
              </w:r>
              <w:r w:rsidR="00E52D1C" w:rsidRPr="00E52D1C" w:rsidDel="00406BA6">
                <w:rPr>
                  <w:rStyle w:val="CodeChar"/>
                </w:rPr>
                <w:delText>xsd:attribute</w:delText>
              </w:r>
              <w:r w:rsidR="00E52D1C" w:rsidDel="00406BA6">
                <w:delText xml:space="preserve"> fall thru the IF clauses described above and </w:delText>
              </w:r>
              <w:r w:rsidR="00E52D1C" w:rsidRPr="00585CF4" w:rsidDel="00406BA6">
                <w:rPr>
                  <w:rStyle w:val="CodeChar"/>
                </w:rPr>
                <w:delText>contains</w:delText>
              </w:r>
            </w:del>
            <w:ins w:id="637" w:author="Serm Kulvatunyou" w:date="2016-02-22T20:40:00Z">
              <w:r w:rsidR="00406BA6">
                <w:rPr>
                  <w:rStyle w:val="CodeChar"/>
                </w:rPr>
                <w:t>substring-before</w:t>
              </w:r>
            </w:ins>
            <w:r w:rsidR="00E52D1C" w:rsidRPr="00585CF4">
              <w:rPr>
                <w:rStyle w:val="CodeChar"/>
              </w:rPr>
              <w:t>(xsd:attribute/@type, ‘CodeContentType’)</w:t>
            </w:r>
            <w:ins w:id="638" w:author="Serm Kulvatunyou" w:date="2016-02-22T20:41:00Z">
              <w:r w:rsidR="00406BA6">
                <w:rPr>
                  <w:rStyle w:val="CodeChar"/>
                </w:rPr>
                <w:t xml:space="preserve"> != ‘’</w:t>
              </w:r>
            </w:ins>
            <w:r w:rsidR="00E52D1C" w:rsidRPr="00585CF4">
              <w:t xml:space="preserve"> is </w:t>
            </w:r>
            <w:r w:rsidR="00E52D1C" w:rsidRPr="00585CF4">
              <w:rPr>
                <w:rStyle w:val="CodeChar"/>
              </w:rPr>
              <w:t>true</w:t>
            </w:r>
            <w:r w:rsidR="00585CF4" w:rsidRPr="00585CF4">
              <w:t xml:space="preserve">. </w:t>
            </w:r>
            <w:ins w:id="639" w:author="Serm Kulvatunyou" w:date="2016-02-22T20:44:00Z">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ins>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 </w:t>
            </w:r>
            <w:ins w:id="640" w:author="Serm Kulvatunyou" w:date="2016-02-22T20:47:00Z">
              <w:r w:rsidR="00AD0B66" w:rsidRPr="00AD0B66">
                <w:rPr>
                  <w:rStyle w:val="CodeChar"/>
                </w:rPr>
                <w:t>code_list</w:t>
              </w:r>
              <w:r w:rsidR="00AD0B66">
                <w:t xml:space="preserve"> </w:t>
              </w:r>
            </w:ins>
            <w:r w:rsidR="00585CF4" w:rsidRPr="000F5EDC">
              <w:t xml:space="preserve">record where </w:t>
            </w:r>
            <w:del w:id="641" w:author="Serm Kulvatunyou" w:date="2016-02-22T20:50:00Z">
              <w:r w:rsidR="00585CF4" w:rsidRPr="000F5EDC" w:rsidDel="00AD0B66">
                <w:rPr>
                  <w:rStyle w:val="CodeChar"/>
                </w:rPr>
                <w:delText>contains(</w:delText>
              </w:r>
            </w:del>
            <w:r w:rsidR="002D3A91">
              <w:rPr>
                <w:rStyle w:val="CodeChar"/>
              </w:rPr>
              <w:t>code_list</w:t>
            </w:r>
            <w:r w:rsidR="00585CF4" w:rsidRPr="000F5EDC">
              <w:rPr>
                <w:rStyle w:val="CodeChar"/>
              </w:rPr>
              <w:t>.</w:t>
            </w:r>
            <w:r w:rsidR="00DD3866">
              <w:rPr>
                <w:rStyle w:val="CodeChar"/>
              </w:rPr>
              <w:t>name</w:t>
            </w:r>
            <w:ins w:id="642" w:author="Serm Kulvatunyou" w:date="2016-02-22T20:50:00Z">
              <w:r w:rsidR="00AD0B66">
                <w:rPr>
                  <w:rStyle w:val="CodeChar"/>
                </w:rPr>
                <w:t xml:space="preserve"> </w:t>
              </w:r>
            </w:ins>
            <w:del w:id="643" w:author="Serm Kulvatunyou" w:date="2016-02-22T20:50:00Z">
              <w:r w:rsidR="00585CF4" w:rsidRPr="000F5EDC" w:rsidDel="00AD0B66">
                <w:rPr>
                  <w:rStyle w:val="CodeChar"/>
                </w:rPr>
                <w:delText xml:space="preserve">, </w:delText>
              </w:r>
            </w:del>
            <w:ins w:id="644" w:author="Serm Kulvatunyou" w:date="2016-02-22T20:50:00Z">
              <w:r w:rsidR="00AD0B66">
                <w:rPr>
                  <w:rStyle w:val="CodeChar"/>
                </w:rPr>
                <w:t>=</w:t>
              </w:r>
              <w:r w:rsidR="00AD0B66" w:rsidRPr="000F5EDC">
                <w:rPr>
                  <w:rStyle w:val="CodeChar"/>
                </w:rPr>
                <w:t xml:space="preserve"> </w:t>
              </w:r>
            </w:ins>
            <w:r w:rsidR="00585CF4" w:rsidRPr="000F5EDC">
              <w:rPr>
                <w:rStyle w:val="CodeChar"/>
              </w:rPr>
              <w:t>substring-before(xsd:attribute/@type, ‘</w:t>
            </w:r>
            <w:del w:id="645" w:author="Serm Kulvatunyou" w:date="2016-02-22T20:50:00Z">
              <w:r w:rsidR="00585CF4" w:rsidRPr="000F5EDC" w:rsidDel="00AD0B66">
                <w:rPr>
                  <w:rStyle w:val="CodeChar"/>
                </w:rPr>
                <w:delText>Code</w:delText>
              </w:r>
            </w:del>
            <w:r w:rsidR="00585CF4" w:rsidRPr="000F5EDC">
              <w:rPr>
                <w:rStyle w:val="CodeChar"/>
              </w:rPr>
              <w:t xml:space="preserve">ContentType’) </w:t>
            </w:r>
            <w:del w:id="646" w:author="Serm Kulvatunyou" w:date="2016-02-22T20:51:00Z">
              <w:r w:rsidR="00585CF4" w:rsidRPr="000F5EDC" w:rsidDel="00AD0B66">
                <w:rPr>
                  <w:rStyle w:val="CodeChar"/>
                </w:rPr>
                <w:delText>= true</w:delText>
              </w:r>
              <w:r w:rsidR="00585CF4" w:rsidRPr="000F5EDC" w:rsidDel="00AD0B66">
                <w:delText xml:space="preserve"> </w:delText>
              </w:r>
            </w:del>
            <w:r w:rsidR="00585CF4" w:rsidRPr="000F5EDC">
              <w:t xml:space="preserve">and set the </w:t>
            </w:r>
            <w:r w:rsidR="00405DFB">
              <w:rPr>
                <w:rStyle w:val="CodeChar"/>
              </w:rPr>
              <w:t>is_default</w:t>
            </w:r>
            <w:r w:rsidR="00585CF4" w:rsidRPr="000F5EDC">
              <w:t xml:space="preserve"> to </w:t>
            </w:r>
            <w:r w:rsidR="00A70C9F" w:rsidRPr="000F5EDC">
              <w:rPr>
                <w:rStyle w:val="CodeChar"/>
              </w:rPr>
              <w:t>false</w:t>
            </w:r>
            <w:r w:rsidR="00585CF4" w:rsidRPr="000F5EDC">
              <w:t>.</w:t>
            </w:r>
          </w:p>
        </w:tc>
      </w:tr>
      <w:tr w:rsidR="00585CF4" w:rsidRPr="00A13989" w14:paraId="3D0ECC33" w14:textId="77777777" w:rsidTr="00E52D1C">
        <w:trPr>
          <w:trHeight w:val="1448"/>
        </w:trPr>
        <w:tc>
          <w:tcPr>
            <w:tcW w:w="9576" w:type="dxa"/>
          </w:tcPr>
          <w:p w14:paraId="0165E4FF" w14:textId="77777777" w:rsidR="00585CF4" w:rsidRPr="00A13989" w:rsidRDefault="002B3165" w:rsidP="00AD0B66">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ins w:id="647" w:author="Serm Kulvatunyou" w:date="2016-02-22T20:51:00Z">
              <w:r w:rsidR="00AD0B66" w:rsidRPr="00585CF4">
                <w:t xml:space="preserve">,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ins>
            <w:del w:id="648" w:author="Serm Kulvatunyou" w:date="2016-02-22T20:51:00Z">
              <w:r w:rsidR="00E52D1C" w:rsidRPr="00585CF4" w:rsidDel="00AD0B66">
                <w:delText xml:space="preserve">populate </w:delText>
              </w:r>
            </w:del>
            <w:ins w:id="649" w:author="Serm Kulvatunyou" w:date="2016-02-22T20:51:00Z">
              <w:r w:rsidR="00AD0B66">
                <w:t>P</w:t>
              </w:r>
              <w:r w:rsidR="00AD0B66" w:rsidRPr="00585CF4">
                <w:t xml:space="preserve">opulate </w:t>
              </w:r>
            </w:ins>
            <w:ins w:id="650" w:author="Serm Kulvatunyou" w:date="2016-02-22T20:52:00Z">
              <w:r w:rsidR="00AD0B66">
                <w:t xml:space="preserve">a row where is column has a value </w:t>
              </w:r>
            </w:ins>
            <w:del w:id="651" w:author="Serm Kulvatunyou" w:date="2016-02-22T20:53:00Z">
              <w:r w:rsidR="00E52D1C" w:rsidRPr="00585CF4" w:rsidDel="00AD0B66">
                <w:delText xml:space="preserve">this column </w:delText>
              </w:r>
              <w:r w:rsidR="00E52D1C" w:rsidDel="00AD0B66">
                <w:delText xml:space="preserve">if the characteristics of the </w:delText>
              </w:r>
              <w:r w:rsidR="00E52D1C" w:rsidRPr="00E52D1C" w:rsidDel="00AD0B66">
                <w:rPr>
                  <w:rStyle w:val="CodeChar"/>
                </w:rPr>
                <w:delText>xsd:attribute</w:delText>
              </w:r>
              <w:r w:rsidR="00E52D1C" w:rsidDel="00AD0B66">
                <w:delText xml:space="preserve"> fall thru the IF clauses described above and </w:delText>
              </w:r>
            </w:del>
            <w:r w:rsidR="00E52D1C" w:rsidRPr="00585CF4">
              <w:rPr>
                <w:rStyle w:val="CodeChar"/>
              </w:rPr>
              <w:t>xsd:attribute/@name = ‘listAgencyID’</w:t>
            </w:r>
            <w:r w:rsidR="00E52D1C" w:rsidRPr="00585CF4">
              <w:t xml:space="preserve"> is </w:t>
            </w:r>
            <w:r w:rsidR="00E52D1C" w:rsidRPr="00585CF4">
              <w:rPr>
                <w:rStyle w:val="CodeChar"/>
              </w:rPr>
              <w:t>true</w:t>
            </w:r>
            <w:r w:rsidR="00E52D1C" w:rsidRPr="00585CF4">
              <w:t>.</w:t>
            </w:r>
            <w:r w:rsidR="00E52D1C">
              <w:t xml:space="preserve"> </w:t>
            </w:r>
            <w:ins w:id="652" w:author="Serm Kulvatunyou" w:date="2016-02-22T20:53:00Z">
              <w:r w:rsidR="00AD0B66">
                <w:t xml:space="preserve">In that row, </w:t>
              </w:r>
            </w:ins>
            <w:del w:id="653" w:author="Serm Kulvatunyou" w:date="2016-02-22T20:53:00Z">
              <w:r w:rsidR="00E52D1C" w:rsidDel="00AD0B66">
                <w:delText>A</w:delText>
              </w:r>
            </w:del>
            <w:ins w:id="654" w:author="Serm Kulvatunyou" w:date="2016-02-22T20:53:00Z">
              <w:r w:rsidR="00AD0B66">
                <w:t>a</w:t>
              </w:r>
            </w:ins>
            <w:r w:rsidR="00585CF4" w:rsidRPr="00585CF4">
              <w:t xml:space="preserve">ssign the only </w:t>
            </w:r>
            <w:r>
              <w:rPr>
                <w:rStyle w:val="CodeChar"/>
              </w:rPr>
              <w:t>agency_id_list</w:t>
            </w:r>
            <w:r w:rsidR="00585CF4" w:rsidRPr="00585CF4">
              <w:rPr>
                <w:rStyle w:val="CodeChar"/>
              </w:rPr>
              <w:t>.</w:t>
            </w:r>
            <w:r>
              <w:rPr>
                <w:rStyle w:val="CodeChar"/>
              </w:rPr>
              <w:t>agency_id_list_id</w:t>
            </w:r>
            <w:r w:rsidR="00585CF4" w:rsidRPr="00585CF4">
              <w:t xml:space="preserve"> value there is in the </w:t>
            </w:r>
            <w:r>
              <w:rPr>
                <w:rStyle w:val="CodeChar"/>
              </w:rPr>
              <w:t>agency_id_list</w:t>
            </w:r>
            <w:r w:rsidR="00585CF4" w:rsidRPr="00585CF4">
              <w:t xml:space="preserve"> table and set the </w:t>
            </w:r>
            <w:r w:rsidR="00405DFB">
              <w:rPr>
                <w:rStyle w:val="CodeChar"/>
              </w:rPr>
              <w:t>is_default</w:t>
            </w:r>
            <w:r w:rsidR="00585CF4" w:rsidRPr="00585CF4">
              <w:t xml:space="preserve"> to </w:t>
            </w:r>
            <w:r w:rsidR="00A70C9F">
              <w:rPr>
                <w:rStyle w:val="CodeChar"/>
              </w:rPr>
              <w:t>false</w:t>
            </w:r>
            <w:r w:rsidR="00585CF4" w:rsidRPr="00585CF4">
              <w:t xml:space="preserve">. </w:t>
            </w:r>
          </w:p>
        </w:tc>
      </w:tr>
    </w:tbl>
    <w:p w14:paraId="7BBC97E4" w14:textId="77777777" w:rsidR="00A13989" w:rsidRDefault="00024172" w:rsidP="00024172">
      <w:pPr>
        <w:pStyle w:val="Heading4"/>
      </w:pPr>
      <w:bookmarkStart w:id="655" w:name="_Toc442108940"/>
      <w:r>
        <w:t>Import BCCPs</w:t>
      </w:r>
      <w:bookmarkEnd w:id="655"/>
    </w:p>
    <w:p w14:paraId="0D1C098E" w14:textId="77777777" w:rsidR="00024172" w:rsidRDefault="00024172" w:rsidP="00024172">
      <w:pPr>
        <w:spacing w:before="240"/>
      </w:pPr>
      <w:r>
        <w:t xml:space="preserve">Basic Core Component Properties (BCCPs) are in </w:t>
      </w:r>
      <w:r w:rsidRPr="00015656">
        <w:rPr>
          <w:rStyle w:val="CodeChar"/>
        </w:rPr>
        <w:t>Fields.xsd</w:t>
      </w:r>
      <w:r>
        <w:t xml:space="preserve"> and </w:t>
      </w:r>
      <w:r w:rsidRPr="00015656">
        <w:rPr>
          <w:rStyle w:val="CodeChar"/>
        </w:rPr>
        <w:t>Meta.xsd</w:t>
      </w:r>
      <w:r>
        <w:t xml:space="preserve">. BCCPs are </w:t>
      </w:r>
      <w:r w:rsidRPr="00015656">
        <w:rPr>
          <w:rStyle w:val="CodeChar"/>
        </w:rPr>
        <w:t>xsd:element</w:t>
      </w:r>
      <w:r>
        <w:t xml:space="preserve"> in those files that are eventually traced down to </w:t>
      </w:r>
      <w:r w:rsidRPr="00015656">
        <w:rPr>
          <w:rStyle w:val="CodeChar"/>
        </w:rPr>
        <w:t>xsd:simpleContent</w:t>
      </w:r>
      <w:r>
        <w:t xml:space="preserve"> through the type </w:t>
      </w:r>
      <w:r w:rsidRPr="00015656">
        <w:rPr>
          <w:rStyle w:val="CodeChar"/>
        </w:rPr>
        <w:t>xsd:extension</w:t>
      </w:r>
      <w:r>
        <w:t xml:space="preserve"> chain (or </w:t>
      </w:r>
      <w:r w:rsidRPr="00015656">
        <w:rPr>
          <w:rStyle w:val="CodeChar"/>
        </w:rPr>
        <w:t>xsd:restriction</w:t>
      </w:r>
      <w:r>
        <w:t xml:space="preserve">, although I think </w:t>
      </w:r>
      <w:r w:rsidRPr="00015656">
        <w:rPr>
          <w:rStyle w:val="CodeChar"/>
        </w:rPr>
        <w:t>xsd:restriction</w:t>
      </w:r>
      <w:r>
        <w:t xml:space="preserve"> is not used at all) (note that all </w:t>
      </w:r>
      <w:r w:rsidRPr="00015656">
        <w:rPr>
          <w:rStyle w:val="CodeChar"/>
        </w:rPr>
        <w:t>xsd:element</w:t>
      </w:r>
      <w:r>
        <w:t xml:space="preserve"> in the Fields.xsd are BCCPs; however, not all </w:t>
      </w:r>
      <w:r w:rsidRPr="00015656">
        <w:rPr>
          <w:rStyle w:val="CodeChar"/>
        </w:rPr>
        <w:t>xsd:element</w:t>
      </w:r>
      <w:r>
        <w:t xml:space="preserve"> in the </w:t>
      </w:r>
      <w:r w:rsidRPr="00015656">
        <w:rPr>
          <w:rStyle w:val="CodeChar"/>
        </w:rPr>
        <w:t>Meta.xsd</w:t>
      </w:r>
      <w:r>
        <w:t xml:space="preserve"> are BCCPs so it is necessary to trace down to whether the </w:t>
      </w:r>
      <w:r w:rsidRPr="00015656">
        <w:rPr>
          <w:rStyle w:val="CodeChar"/>
        </w:rPr>
        <w:t>xsd:element</w:t>
      </w:r>
      <w:r>
        <w:t xml:space="preserve"> has a simple content or conversely does not have a complex content). Simple content means a complex type with simple content or simply a  simple type.</w:t>
      </w:r>
    </w:p>
    <w:p w14:paraId="07A74CA7" w14:textId="77777777" w:rsidR="00024172" w:rsidRDefault="00024172" w:rsidP="00024172"/>
    <w:p w14:paraId="383461C2" w14:textId="77777777" w:rsidR="00024172"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656" w:name="_Toc442108941"/>
      <w:r>
        <w:t xml:space="preserve">Populate </w:t>
      </w:r>
      <w:r w:rsidR="00E134E4">
        <w:t xml:space="preserve">the </w:t>
      </w:r>
      <w:r>
        <w:t>BCCP table</w:t>
      </w:r>
      <w:bookmarkEnd w:id="656"/>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77777777" w:rsidR="00E134E4" w:rsidRDefault="00E134E4" w:rsidP="00E134E4">
      <w:r w:rsidRPr="00D275DC">
        <w:rPr>
          <w:rStyle w:val="CodeChar"/>
        </w:rPr>
        <w:t>BCCP_ID</w:t>
      </w:r>
      <w:r>
        <w:t xml:space="preserve"> = Auto-generate database key.</w:t>
      </w:r>
    </w:p>
    <w:p w14:paraId="1D2363C2" w14:textId="77777777" w:rsidR="00E134E4" w:rsidRDefault="00E134E4" w:rsidP="00E134E4">
      <w:r w:rsidRPr="00D275DC">
        <w:rPr>
          <w:rStyle w:val="CodeChar"/>
        </w:rPr>
        <w:t>BCCP_GUID</w:t>
      </w:r>
      <w:r w:rsidR="00E402B3">
        <w:t xml:space="preserve"> = </w:t>
      </w:r>
      <w:r>
        <w:t xml:space="preserve">Get from </w:t>
      </w:r>
      <w:r w:rsidR="00BE4347" w:rsidRPr="00D275DC">
        <w:rPr>
          <w:rStyle w:val="CodeChar"/>
        </w:rPr>
        <w:t>.</w:t>
      </w:r>
      <w:r w:rsidRPr="00D275DC">
        <w:rPr>
          <w:rStyle w:val="CodeChar"/>
        </w:rPr>
        <w:t>/@id</w:t>
      </w:r>
      <w:r>
        <w:t>.</w:t>
      </w:r>
    </w:p>
    <w:p w14:paraId="71B6D9CC" w14:textId="77777777" w:rsidR="00E134E4" w:rsidRDefault="00CF7449" w:rsidP="00E134E4">
      <w:r>
        <w:rPr>
          <w:rStyle w:val="CodeChar"/>
        </w:rPr>
        <w:lastRenderedPageBreak/>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del w:id="657" w:author="Serm Kulvatunyou" w:date="2016-03-04T13:56:00Z">
        <w:r w:rsidR="00981F22" w:rsidRPr="00981F22" w:rsidDel="008D10CA">
          <w:delText xml:space="preserve"> and then replace the</w:delText>
        </w:r>
        <w:r w:rsidR="00981F22" w:rsidDel="008D10CA">
          <w:rPr>
            <w:rStyle w:val="CodeChar"/>
          </w:rPr>
          <w:delText xml:space="preserve"> “ID” </w:delText>
        </w:r>
        <w:r w:rsidR="00981F22" w:rsidRPr="00981F22" w:rsidDel="008D10CA">
          <w:delText xml:space="preserve">token with </w:delText>
        </w:r>
        <w:r w:rsidR="00791521" w:rsidRPr="00791521" w:rsidDel="008D10CA">
          <w:rPr>
            <w:rStyle w:val="CodeChar"/>
          </w:rPr>
          <w:delText>“</w:delText>
        </w:r>
        <w:r w:rsidR="00981F22" w:rsidRPr="00791521" w:rsidDel="008D10CA">
          <w:rPr>
            <w:rStyle w:val="CodeChar"/>
          </w:rPr>
          <w:delText>Identifier</w:delText>
        </w:r>
        <w:r w:rsidR="00791521" w:rsidRPr="00791521" w:rsidDel="008D10CA">
          <w:rPr>
            <w:rStyle w:val="CodeChar"/>
          </w:rPr>
          <w:delText>”</w:delText>
        </w:r>
      </w:del>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658"/>
      <w:r w:rsidR="00C8390B" w:rsidRPr="00D275DC">
        <w:rPr>
          <w:rStyle w:val="CodeChar"/>
        </w:rPr>
        <w:t>.</w:t>
      </w:r>
      <w:r w:rsidR="00736ABC">
        <w:rPr>
          <w:rStyle w:val="CodeChar"/>
        </w:rPr>
        <w:t>data_type_term</w:t>
      </w:r>
      <w:r w:rsidR="00C8390B">
        <w:t xml:space="preserve"> </w:t>
      </w:r>
      <w:commentRangeEnd w:id="658"/>
      <w:r w:rsidR="00C8390B">
        <w:rPr>
          <w:rStyle w:val="CommentReference"/>
        </w:rPr>
        <w:commentReference w:id="658"/>
      </w:r>
      <w:r w:rsidR="00C8390B">
        <w:t>of the associated BDT.</w:t>
      </w:r>
      <w:r w:rsidR="000E2679">
        <w:t xml:space="preserve"> Ex.  </w:t>
      </w:r>
      <w:r w:rsidR="00D92A46">
        <w:t xml:space="preserve">“Amount”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7777777"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659"/>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77777777"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1D3B0228" w14:textId="7777777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77777777" w:rsidR="00981F22" w:rsidRDefault="00127238" w:rsidP="00981F22">
      <w:r>
        <w:rPr>
          <w:rStyle w:val="CodeChar"/>
        </w:rPr>
        <w:t>last_update_timestamp</w:t>
      </w:r>
      <w:r w:rsidR="00981F22">
        <w:t xml:space="preserve"> = Same as </w:t>
      </w:r>
      <w:r>
        <w:rPr>
          <w:rStyle w:val="CodeChar"/>
        </w:rPr>
        <w:t>creation_timestamp</w:t>
      </w:r>
      <w:r w:rsidR="00981F22">
        <w:t>.</w:t>
      </w:r>
    </w:p>
    <w:p w14:paraId="1D475F04" w14:textId="77777777" w:rsidR="00E134E4" w:rsidRDefault="00DE04FF" w:rsidP="00DE04FF">
      <w:pPr>
        <w:pStyle w:val="Heading4"/>
      </w:pPr>
      <w:bookmarkStart w:id="660" w:name="_Toc442108942"/>
      <w:r>
        <w:t xml:space="preserve">Import ACCs, ASCCPs, </w:t>
      </w:r>
      <w:r w:rsidR="00CA2F1C">
        <w:t xml:space="preserve">BCCs </w:t>
      </w:r>
      <w:r>
        <w:t xml:space="preserve">and ASCCs </w:t>
      </w:r>
      <w:bookmarkEnd w:id="660"/>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7777777" w:rsidR="00095621" w:rsidRDefault="00095621" w:rsidP="00546F13">
      <w:r>
        <w:t xml:space="preserve">Look at the beginning of section </w:t>
      </w:r>
      <w:r>
        <w:fldChar w:fldCharType="begin"/>
      </w:r>
      <w:r>
        <w:instrText xml:space="preserve"> REF _Ref395176768 \r \h </w:instrText>
      </w:r>
      <w:r>
        <w:fldChar w:fldCharType="separate"/>
      </w:r>
      <w:r w:rsidR="0093447A">
        <w:t>3.1.1.8</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A3D3738" w14:textId="77777777" w:rsidR="001B0F02" w:rsidRDefault="001B0F02" w:rsidP="004A11C5">
      <w:pPr>
        <w:pStyle w:val="Heading5"/>
      </w:pPr>
      <w:bookmarkStart w:id="661" w:name="_Ref395213533"/>
      <w:bookmarkStart w:id="662" w:name="_Toc442108943"/>
      <w:r>
        <w:t xml:space="preserve">Populate </w:t>
      </w:r>
      <w:r w:rsidR="00D162F7">
        <w:t>the</w:t>
      </w:r>
      <w:r>
        <w:t xml:space="preserve"> ASCCP table</w:t>
      </w:r>
      <w:bookmarkEnd w:id="661"/>
      <w:bookmarkEnd w:id="662"/>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77777777" w:rsidR="008C0E16" w:rsidRDefault="008C0E16" w:rsidP="001B0F02">
      <w:r w:rsidRPr="00F7252C">
        <w:rPr>
          <w:rStyle w:val="CodeChar"/>
        </w:rPr>
        <w:t>ASCCP_ID</w:t>
      </w:r>
      <w:r>
        <w:t xml:space="preserve"> = </w:t>
      </w:r>
      <w:r w:rsidR="001D04FD" w:rsidRPr="00A159CE">
        <w:t>Auto-generate database key.</w:t>
      </w:r>
    </w:p>
    <w:p w14:paraId="21A3B457" w14:textId="77777777" w:rsidR="008C0E16" w:rsidRDefault="008C0E16" w:rsidP="001B0F02">
      <w:r w:rsidRPr="00F7252C">
        <w:rPr>
          <w:rStyle w:val="CodeChar"/>
        </w:rPr>
        <w:t>ASCCP_GUID</w:t>
      </w:r>
      <w:r>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7777777" w:rsidR="008C0E16" w:rsidRDefault="008C0E16" w:rsidP="001B0F02">
      <w:r w:rsidRPr="00F7252C">
        <w:rPr>
          <w:rStyle w:val="CodeChar"/>
        </w:rPr>
        <w:t>Role_Of_ACC_ID</w:t>
      </w:r>
      <w:r>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ACC.ACC_ID</w:t>
      </w:r>
      <w:r w:rsidR="0030614E">
        <w:t>, that means the ACC has not been created</w:t>
      </w:r>
      <w:r w:rsidR="00BA4CBE">
        <w:t xml:space="preserve"> (another option is to match the GUID instead by </w:t>
      </w:r>
      <w:r w:rsidR="00BA4CBE">
        <w:lastRenderedPageBreak/>
        <w:t xml:space="preserve">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93447A">
        <w:t>3.1.1.11.2</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4" w:history="1">
        <w:r w:rsidR="00FF3F9E" w:rsidRPr="00FF3F9E">
          <w:rPr>
            <w:rStyle w:val="CodeChar"/>
          </w:rPr>
          <w:t>./@name</w:t>
        </w:r>
      </w:hyperlink>
      <w:r w:rsidR="00FF3F9E" w:rsidRPr="00FF3F9E">
        <w:rPr>
          <w:rStyle w:val="CodeChar"/>
        </w:rPr>
        <w:t>)</w:t>
      </w:r>
      <w:r w:rsidR="00FF3F9E">
        <w:t xml:space="preserve"> pointing </w:t>
      </w:r>
      <w:r w:rsidR="00976657">
        <w:t xml:space="preserve">to the </w:t>
      </w:r>
      <w:r w:rsidR="00FF3F9E" w:rsidRPr="00FF3F9E">
        <w:rPr>
          <w:rStyle w:val="CodeChar"/>
        </w:rPr>
        <w:t>ACC.ACC_ID</w:t>
      </w:r>
      <w:r w:rsidR="00FF3F9E">
        <w:t xml:space="preserve"> representing the group, and typically the look up shouldn’t find it and that it needs to be created at the same time as its ASCCP counterpart.</w:t>
      </w:r>
    </w:p>
    <w:p w14:paraId="164B7743" w14:textId="77777777" w:rsidR="00602D01" w:rsidRDefault="00736ABC" w:rsidP="001B0F02">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First(ACC(Role_Of_ACC_ID).</w:t>
      </w:r>
      <w:r>
        <w:rPr>
          <w:rStyle w:val="CodeChar"/>
        </w:rPr>
        <w:t>den</w:t>
      </w:r>
      <w:commentRangeStart w:id="663"/>
      <w:r w:rsidR="008D43F2">
        <w:rPr>
          <w:rStyle w:val="CodeChar"/>
        </w:rPr>
        <w:t>)</w:t>
      </w:r>
      <w:r w:rsidR="00602D01">
        <w:t>.</w:t>
      </w:r>
      <w:commentRangeEnd w:id="663"/>
      <w:r w:rsidR="000E2679">
        <w:rPr>
          <w:rStyle w:val="CommentReference"/>
        </w:rPr>
        <w:commentReference w:id="663"/>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82B0A1F" w14:textId="77777777"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77777777" w:rsidR="001D04FD" w:rsidRDefault="001D04FD" w:rsidP="001D04FD">
      <w:r>
        <w:rPr>
          <w:rStyle w:val="CodeChar"/>
        </w:rPr>
        <w:t xml:space="preserve">Module = </w:t>
      </w:r>
      <w:r w:rsidRPr="001D04FD">
        <w:t xml:space="preserve">Name of the file where the type reside without the file extension, e.g., </w:t>
      </w:r>
      <w:r w:rsidRPr="001D04FD">
        <w:rPr>
          <w:rStyle w:val="CodeChar"/>
        </w:rPr>
        <w:t>PurchaseOrder</w:t>
      </w:r>
      <w:r>
        <w:t xml:space="preserve"> for an ASCCP from the </w:t>
      </w:r>
      <w:r w:rsidRPr="001D04FD">
        <w:rPr>
          <w:rStyle w:val="CodeChar"/>
        </w:rPr>
        <w:t>PurchaseOrder.xsd</w:t>
      </w:r>
      <w:r>
        <w:t>.</w:t>
      </w:r>
    </w:p>
    <w:p w14:paraId="227D8856" w14:textId="77777777" w:rsidR="00C9519C" w:rsidRPr="00A159CE" w:rsidRDefault="00C9519C" w:rsidP="001D04FD">
      <w:pPr>
        <w:rPr>
          <w:rStyle w:val="CodeChar"/>
        </w:rPr>
      </w:pPr>
      <w:r w:rsidRPr="00C9519C">
        <w:rPr>
          <w:rStyle w:val="CodeChar"/>
        </w:rPr>
        <w:t>Reusable_Indicator</w:t>
      </w:r>
      <w:r>
        <w:t xml:space="preserve"> = This is always true except the case when the ASCCP is a local element (i.e., </w:t>
      </w:r>
      <w:r w:rsidRPr="00C9519C">
        <w:rPr>
          <w:rStyle w:val="CodeChar"/>
        </w:rPr>
        <w:t>count(</w:t>
      </w:r>
      <w:hyperlink r:id="rId15" w:history="1">
        <w:r w:rsidR="00FF3F9E" w:rsidRPr="00484F2C">
          <w:rPr>
            <w:rStyle w:val="Hyperlink"/>
            <w:rFonts w:asciiTheme="minorBidi" w:hAnsiTheme="minorBidi"/>
            <w:sz w:val="24"/>
          </w:rPr>
          <w:t>./@ref</w:t>
        </w:r>
      </w:hyperlink>
      <w:r w:rsidRPr="00C9519C">
        <w:rPr>
          <w:rStyle w:val="CodeChar"/>
        </w:rPr>
        <w:t>) = 0</w:t>
      </w:r>
      <w:r>
        <w:t>).</w:t>
      </w:r>
    </w:p>
    <w:p w14:paraId="44E41ECA" w14:textId="77777777" w:rsidR="00B32F09" w:rsidRDefault="004A11C5" w:rsidP="004A11C5">
      <w:pPr>
        <w:pStyle w:val="Heading5"/>
      </w:pPr>
      <w:bookmarkStart w:id="664" w:name="_Ref396313037"/>
      <w:bookmarkStart w:id="665" w:name="_Toc442108944"/>
      <w:r>
        <w:t>Populate the ACC table</w:t>
      </w:r>
      <w:bookmarkEnd w:id="664"/>
      <w:bookmarkEnd w:id="665"/>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A159CE">
        <w:tc>
          <w:tcPr>
            <w:tcW w:w="9576" w:type="dxa"/>
          </w:tcPr>
          <w:p w14:paraId="62DF0C0D" w14:textId="77777777" w:rsidR="00A159CE" w:rsidRPr="00A159CE" w:rsidRDefault="00A159CE" w:rsidP="00791521">
            <w:r w:rsidRPr="00A159CE">
              <w:rPr>
                <w:rStyle w:val="CodeChar"/>
              </w:rPr>
              <w:t>ACC_ID</w:t>
            </w:r>
            <w:r w:rsidRPr="00A159CE">
              <w:t xml:space="preserve"> = Auto-generate database key.</w:t>
            </w:r>
          </w:p>
        </w:tc>
      </w:tr>
      <w:tr w:rsidR="00A159CE" w:rsidRPr="00A159CE" w14:paraId="64A1FA86" w14:textId="77777777" w:rsidTr="00A159CE">
        <w:tc>
          <w:tcPr>
            <w:tcW w:w="9576" w:type="dxa"/>
          </w:tcPr>
          <w:p w14:paraId="65CC2B32" w14:textId="77777777" w:rsidR="00A159CE" w:rsidRPr="00A159CE" w:rsidRDefault="00A159CE" w:rsidP="00791521">
            <w:r w:rsidRPr="00A159CE">
              <w:rPr>
                <w:rStyle w:val="CodeChar"/>
              </w:rPr>
              <w:t>ACC_GUID</w:t>
            </w:r>
            <w:r w:rsidRPr="00A159CE">
              <w:t xml:space="preserve"> = Get from </w:t>
            </w:r>
            <w:r w:rsidRPr="00A159CE">
              <w:rPr>
                <w:rStyle w:val="CodeChar"/>
              </w:rPr>
              <w:t>./@id</w:t>
            </w:r>
            <w:r w:rsidRPr="00A159CE">
              <w:t>.</w:t>
            </w:r>
          </w:p>
        </w:tc>
      </w:tr>
      <w:tr w:rsidR="00A159CE" w:rsidRPr="00A159CE" w14:paraId="7A07AA84" w14:textId="77777777" w:rsidTr="00A159CE">
        <w:tc>
          <w:tcPr>
            <w:tcW w:w="9576" w:type="dxa"/>
          </w:tcPr>
          <w:p w14:paraId="3514CCF5" w14:textId="77777777" w:rsidR="00A159CE" w:rsidRPr="00A159CE" w:rsidRDefault="00A159CE" w:rsidP="00791521">
            <w:r w:rsidRPr="00A159CE">
              <w:rPr>
                <w:rStyle w:val="CodeChar"/>
              </w:rPr>
              <w:t>Object_Class_Term</w:t>
            </w:r>
            <w:r w:rsidRPr="00A159CE">
              <w:t xml:space="preserve"> = </w:t>
            </w:r>
            <w:r w:rsidRPr="00A159CE">
              <w:rPr>
                <w:rStyle w:val="CodeChar"/>
              </w:rPr>
              <w:t>SpaceSeparate(substring-before(./@name, ‘Type’))</w:t>
            </w:r>
            <w:r w:rsidRPr="00A159CE">
              <w:t>.</w:t>
            </w:r>
          </w:p>
        </w:tc>
      </w:tr>
      <w:tr w:rsidR="00A159CE" w:rsidRPr="00A159CE" w14:paraId="2317E7EF" w14:textId="77777777" w:rsidTr="00A159CE">
        <w:tc>
          <w:tcPr>
            <w:tcW w:w="9576" w:type="dxa"/>
          </w:tcPr>
          <w:p w14:paraId="13259027" w14:textId="77777777" w:rsidR="00A159CE" w:rsidRPr="00A159CE" w:rsidRDefault="00736ABC" w:rsidP="004452DB">
            <w:r>
              <w:rPr>
                <w:rStyle w:val="CodeChar"/>
              </w:rPr>
              <w:t>den</w:t>
            </w:r>
            <w:r w:rsidR="00A159CE" w:rsidRPr="004452DB">
              <w:t xml:space="preserve"> = </w:t>
            </w:r>
            <w:r w:rsidR="00A159CE" w:rsidRPr="004452DB">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A159CE">
        <w:tc>
          <w:tcPr>
            <w:tcW w:w="9576" w:type="dxa"/>
          </w:tcPr>
          <w:p w14:paraId="67298567" w14:textId="77777777" w:rsidR="00A159CE" w:rsidRPr="00A159CE" w:rsidRDefault="00B66EC6" w:rsidP="00791521">
            <w:r>
              <w:rPr>
                <w:rStyle w:val="CodeChar"/>
              </w:rPr>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A159CE">
        <w:tc>
          <w:tcPr>
            <w:tcW w:w="9576" w:type="dxa"/>
          </w:tcPr>
          <w:p w14:paraId="0B1FCF14" w14:textId="77777777" w:rsidR="00A159CE" w:rsidRPr="00A159CE" w:rsidRDefault="00A159CE" w:rsidP="00791521">
            <w:r w:rsidRPr="00A159CE">
              <w:rPr>
                <w:rStyle w:val="CodeChar"/>
              </w:rPr>
              <w:t>Based_ACC_ID</w:t>
            </w:r>
            <w:r w:rsidRPr="00A159CE">
              <w:t xml:space="preserve"> = Leave blank if the </w:t>
            </w:r>
            <w:r w:rsidRPr="00A159CE">
              <w:rPr>
                <w:rStyle w:val="CodeChar"/>
              </w:rPr>
              <w:t>count(.//xsd:extension) = 0</w:t>
            </w:r>
            <w:r w:rsidRPr="00A159CE">
              <w:t xml:space="preserve">. Otherwise, the value is </w:t>
            </w:r>
            <w:r w:rsidRPr="00A159CE">
              <w:rPr>
                <w:rStyle w:val="CodeChar"/>
              </w:rPr>
              <w:t>IdOf(./@base)</w:t>
            </w:r>
            <w:r w:rsidRPr="00A159CE">
              <w:t xml:space="preserve">. Note the </w:t>
            </w:r>
            <w:r w:rsidRPr="00A159CE">
              <w:rPr>
                <w:rStyle w:val="CodeChar"/>
              </w:rPr>
              <w:t>IdOf( )</w:t>
            </w:r>
            <w:r w:rsidRPr="00A159CE">
              <w:t xml:space="preserve"> function in this case should find the </w:t>
            </w:r>
            <w:r w:rsidRPr="00A159CE">
              <w:rPr>
                <w:rStyle w:val="CodeChar"/>
              </w:rPr>
              <w:t>ACC.ACC_ID</w:t>
            </w:r>
            <w:r w:rsidRPr="00A159CE">
              <w:t xml:space="preserve"> of the row whose </w:t>
            </w:r>
            <w:r w:rsidR="00AD2A42" w:rsidRPr="00AD2A42">
              <w:rPr>
                <w:rStyle w:val="CodeChar"/>
              </w:rPr>
              <w:t>First(</w:t>
            </w:r>
            <w:r w:rsidRPr="00AD2A42">
              <w:rPr>
                <w:rStyle w:val="CodeChar"/>
              </w:rPr>
              <w:t>ACC.</w:t>
            </w:r>
            <w:r w:rsidR="00736ABC">
              <w:rPr>
                <w:rStyle w:val="CodeChar"/>
              </w:rPr>
              <w:t>den</w:t>
            </w:r>
            <w:r w:rsidR="00AD2A42" w:rsidRPr="00AD2A42">
              <w:rPr>
                <w:rStyle w:val="CodeChar"/>
              </w:rPr>
              <w:t>)</w:t>
            </w:r>
            <w:r w:rsidRPr="00A159CE">
              <w:t xml:space="preserve"> matches </w:t>
            </w:r>
            <w:r w:rsidRPr="00A159CE">
              <w:rPr>
                <w:rStyle w:val="CodeChar"/>
              </w:rPr>
              <w:t>SpaceSeparate(substring-before(./@base, “Type”))</w:t>
            </w:r>
            <w:r w:rsidRPr="00A159CE">
              <w:t>. If there is no match, it means that the ACC has not been created. Therefore, cascade to create that ACC first.</w:t>
            </w:r>
          </w:p>
        </w:tc>
      </w:tr>
      <w:tr w:rsidR="00A159CE" w:rsidRPr="00A159CE" w14:paraId="6DA1A4B0" w14:textId="77777777" w:rsidTr="00A159CE">
        <w:tc>
          <w:tcPr>
            <w:tcW w:w="9576" w:type="dxa"/>
          </w:tcPr>
          <w:p w14:paraId="7068556A" w14:textId="77777777" w:rsidR="00A159CE" w:rsidRPr="00A159CE" w:rsidRDefault="00A159CE" w:rsidP="00791521">
            <w:r w:rsidRPr="00A159CE">
              <w:rPr>
                <w:rStyle w:val="CodeChar"/>
              </w:rPr>
              <w:t>Object_Class_</w:t>
            </w:r>
            <w:r w:rsidR="00736ABC">
              <w:rPr>
                <w:rStyle w:val="CodeChar"/>
              </w:rPr>
              <w:t>Qualifier</w:t>
            </w:r>
            <w:r w:rsidRPr="00A159CE">
              <w:t xml:space="preserve"> = Always empty.</w:t>
            </w:r>
          </w:p>
        </w:tc>
      </w:tr>
      <w:tr w:rsidR="00A159CE" w:rsidRPr="00A159CE" w14:paraId="144235FC" w14:textId="77777777" w:rsidTr="00A159CE">
        <w:tc>
          <w:tcPr>
            <w:tcW w:w="9576" w:type="dxa"/>
          </w:tcPr>
          <w:p w14:paraId="6D37E467" w14:textId="77777777" w:rsidR="00A159CE" w:rsidRPr="00A159CE" w:rsidRDefault="00A159CE" w:rsidP="00791521">
            <w:r w:rsidRPr="00A159CE">
              <w:rPr>
                <w:rStyle w:val="CodeChar"/>
              </w:rPr>
              <w:t>OAGIS_Component_Type</w:t>
            </w:r>
            <w:r w:rsidRPr="00A159CE">
              <w:t xml:space="preserve"> =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“Base”)</w:t>
            </w:r>
            <w:r w:rsidRPr="00A159CE">
              <w:t xml:space="preserve">, the value is </w:t>
            </w:r>
            <w:r w:rsidRPr="00A159CE">
              <w:rPr>
                <w:rStyle w:val="CodeChar"/>
              </w:rPr>
              <w:t>0</w:t>
            </w:r>
            <w:r w:rsidRPr="00A159CE">
              <w:t xml:space="preserve">. Else if </w:t>
            </w:r>
            <w:r w:rsidRPr="00A159CE">
              <w:rPr>
                <w:rStyle w:val="CodeChar"/>
              </w:rPr>
              <w:t>[</w:t>
            </w:r>
            <w:r w:rsidR="00AD2A42">
              <w:rPr>
                <w:rStyle w:val="CodeChar"/>
              </w:rPr>
              <w:t>First(</w:t>
            </w:r>
            <w:r w:rsidR="00736ABC">
              <w:rPr>
                <w:rStyle w:val="CodeChar"/>
              </w:rPr>
              <w:t>den</w:t>
            </w:r>
            <w:r w:rsidR="00AD2A42">
              <w:rPr>
                <w:rStyle w:val="CodeChar"/>
              </w:rPr>
              <w:t>)</w:t>
            </w:r>
            <w:r w:rsidRPr="00A159CE">
              <w:rPr>
                <w:rStyle w:val="CodeChar"/>
              </w:rPr>
              <w:t xml:space="preserve"> = “Open User Area” or “Any User Area” or “All Extension”] or endsWith(</w:t>
            </w:r>
            <w:r w:rsidR="00AD2A42">
              <w:rPr>
                <w:rStyle w:val="CodeChar"/>
              </w:rPr>
              <w:t>First(</w:t>
            </w:r>
            <w:r w:rsidR="00736ABC">
              <w:rPr>
                <w:rStyle w:val="CodeChar"/>
              </w:rPr>
              <w:t>den</w:t>
            </w:r>
            <w:r w:rsidR="00AD2A42">
              <w:rPr>
                <w:rStyle w:val="CodeChar"/>
              </w:rPr>
              <w:t>)</w:t>
            </w:r>
            <w:r w:rsidRPr="00A159CE">
              <w:rPr>
                <w:rStyle w:val="CodeChar"/>
              </w:rPr>
              <w:t>, “Extension”)</w:t>
            </w:r>
            <w:r w:rsidRPr="00A159CE">
              <w:t xml:space="preserve">, the value is </w:t>
            </w:r>
            <w:r w:rsidRPr="00A159CE">
              <w:rPr>
                <w:rStyle w:val="CodeChar"/>
              </w:rPr>
              <w:t>2</w:t>
            </w:r>
            <w:r w:rsidRPr="00A159CE">
              <w:t xml:space="preserve">. Else if </w:t>
            </w:r>
            <w:r w:rsidRPr="00A159CE">
              <w:rPr>
                <w:rStyle w:val="CodeChar"/>
              </w:rPr>
              <w:t>endsWith(</w:t>
            </w:r>
            <w:r w:rsidR="00AD2A42">
              <w:rPr>
                <w:rStyle w:val="CodeChar"/>
              </w:rPr>
              <w:t>First(</w:t>
            </w:r>
            <w:r w:rsidR="00736ABC">
              <w:rPr>
                <w:rStyle w:val="CodeChar"/>
              </w:rPr>
              <w:t>den</w:t>
            </w:r>
            <w:r w:rsidR="00AD2A42">
              <w:rPr>
                <w:rStyle w:val="CodeChar"/>
              </w:rPr>
              <w:t>)</w:t>
            </w:r>
            <w:r w:rsidRPr="00A159CE">
              <w:rPr>
                <w:rStyle w:val="CodeChar"/>
              </w:rPr>
              <w:t>, “Group”)</w:t>
            </w:r>
            <w:r w:rsidRPr="00A159CE">
              <w:t xml:space="preserve">, the value is </w:t>
            </w:r>
            <w:r w:rsidRPr="00A159CE">
              <w:rPr>
                <w:rStyle w:val="CodeChar"/>
              </w:rPr>
              <w:t>3</w:t>
            </w:r>
            <w:r w:rsidRPr="00A159CE">
              <w:t xml:space="preserve">. Else the value is </w:t>
            </w:r>
            <w:r w:rsidRPr="00A159CE">
              <w:rPr>
                <w:rStyle w:val="CodeChar"/>
              </w:rPr>
              <w:t>1</w:t>
            </w:r>
            <w:r w:rsidRPr="00A159CE">
              <w:t xml:space="preserve">. </w:t>
            </w:r>
            <w:r w:rsidRPr="00A159CE">
              <w:rPr>
                <w:b/>
                <w:bCs/>
              </w:rPr>
              <w:t>Note</w:t>
            </w:r>
            <w:r w:rsidRPr="00A159CE">
              <w:t>: 0 = Base, 1 = Semantics, 2 = Extension, 3 = Semantic Group.</w:t>
            </w:r>
          </w:p>
        </w:tc>
      </w:tr>
      <w:tr w:rsidR="00A159CE" w:rsidRPr="00A159CE" w14:paraId="525C9F7C" w14:textId="77777777" w:rsidTr="00A159CE">
        <w:tc>
          <w:tcPr>
            <w:tcW w:w="9576"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A159CE">
        <w:tc>
          <w:tcPr>
            <w:tcW w:w="9576"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A159CE">
        <w:tc>
          <w:tcPr>
            <w:tcW w:w="9576"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A159CE">
        <w:tc>
          <w:tcPr>
            <w:tcW w:w="9576"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A159CE">
        <w:tc>
          <w:tcPr>
            <w:tcW w:w="9576" w:type="dxa"/>
          </w:tcPr>
          <w:p w14:paraId="0ACE4897" w14:textId="77777777" w:rsidR="00A159CE" w:rsidRPr="00A159CE" w:rsidRDefault="00A159CE" w:rsidP="007A6CA8">
            <w:r w:rsidRPr="00A159CE">
              <w:rPr>
                <w:rStyle w:val="CodeChar"/>
              </w:rPr>
              <w:t>State</w:t>
            </w:r>
            <w:r w:rsidRPr="00A159CE">
              <w:t xml:space="preserve"> = </w:t>
            </w:r>
            <w:r w:rsidR="007A6CA8">
              <w:rPr>
                <w:rStyle w:val="CodeChar"/>
              </w:rPr>
              <w:t>3</w:t>
            </w:r>
            <w:r w:rsidRPr="00A159CE">
              <w:t xml:space="preserve">. </w:t>
            </w:r>
            <w:r w:rsidRPr="00A159CE">
              <w:rPr>
                <w:b/>
                <w:bCs/>
              </w:rPr>
              <w:t>Note:</w:t>
            </w:r>
            <w:r w:rsidRPr="00A159CE">
              <w:t xml:space="preserve"> </w:t>
            </w:r>
            <w:r w:rsidR="007A6CA8">
              <w:t>3</w:t>
            </w:r>
            <w:r w:rsidRPr="00A159CE">
              <w:t xml:space="preserve"> means published.</w:t>
            </w:r>
          </w:p>
        </w:tc>
      </w:tr>
      <w:tr w:rsidR="008C0E16" w:rsidRPr="00A159CE" w14:paraId="37CCCAE1" w14:textId="77777777" w:rsidTr="00A159CE">
        <w:tc>
          <w:tcPr>
            <w:tcW w:w="9576" w:type="dxa"/>
          </w:tcPr>
          <w:p w14:paraId="34157F98" w14:textId="77777777" w:rsidR="008C0E16" w:rsidRPr="00A159CE" w:rsidRDefault="008C0E16" w:rsidP="001D04FD">
            <w:pPr>
              <w:rPr>
                <w:rStyle w:val="CodeChar"/>
              </w:rPr>
            </w:pPr>
            <w:r>
              <w:rPr>
                <w:rStyle w:val="CodeChar"/>
              </w:rPr>
              <w:t xml:space="preserve">Module = </w:t>
            </w:r>
            <w:r w:rsidRPr="001D04FD">
              <w:t xml:space="preserve">Name of the file where the type </w:t>
            </w:r>
            <w:r w:rsidR="002F5C8D">
              <w:t xml:space="preserve">or the group </w:t>
            </w:r>
            <w:r w:rsidRPr="001D04FD">
              <w:t xml:space="preserve">reside without the file extension, e.g., </w:t>
            </w:r>
            <w:r w:rsidRPr="001D04FD">
              <w:rPr>
                <w:rStyle w:val="CodeChar"/>
              </w:rPr>
              <w:t>Component</w:t>
            </w:r>
            <w:r w:rsidR="001D04FD" w:rsidRPr="001D04FD">
              <w:rPr>
                <w:rStyle w:val="CodeChar"/>
              </w:rPr>
              <w:t>s</w:t>
            </w:r>
            <w:r w:rsidR="001D04FD">
              <w:t xml:space="preserve"> for an ACC from the </w:t>
            </w:r>
            <w:r w:rsidR="001D04FD" w:rsidRPr="001D04FD">
              <w:rPr>
                <w:rStyle w:val="CodeChar"/>
              </w:rPr>
              <w:t>Components.xsd</w:t>
            </w:r>
            <w:r w:rsidR="001D04FD">
              <w:t>.</w:t>
            </w:r>
          </w:p>
        </w:tc>
      </w:tr>
    </w:tbl>
    <w:p w14:paraId="468FD95A" w14:textId="77777777" w:rsidR="004A11C5" w:rsidRDefault="004A11C5" w:rsidP="004A11C5"/>
    <w:p w14:paraId="179233B4" w14:textId="77777777"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5ED64A58" w14:textId="77777777"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93447A">
        <w:t>3.1.1.11.3</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If it is a BCCP, then 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93447A">
        <w:t>3.1.1.11.4</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93447A">
        <w:t>3.1.1.8</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93447A">
        <w:t>3.1.1.11.1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93447A">
        <w:t>3.1.1.11.3</w:t>
      </w:r>
      <w:r w:rsidR="00FB522D">
        <w:fldChar w:fldCharType="end"/>
      </w:r>
      <w:r w:rsidR="00FB522D">
        <w:t>)</w:t>
      </w:r>
      <w:r w:rsidR="00D162F7">
        <w:t>.</w:t>
      </w:r>
      <w:r w:rsidR="00FB522D">
        <w:t xml:space="preserve"> </w:t>
      </w:r>
    </w:p>
    <w:p w14:paraId="5DEEF685" w14:textId="77777777" w:rsidR="00FB522D" w:rsidRDefault="00FB522D" w:rsidP="004A11C5"/>
    <w:p w14:paraId="33744361" w14:textId="7777777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93447A">
        <w:t>3.1.1.11.1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93447A">
        <w:t>3.1.1.11.3</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for the DataArea element.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77777777"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93447A">
        <w:t>3.1.1.11.4</w:t>
      </w:r>
      <w:r w:rsidR="00A67B33">
        <w:fldChar w:fldCharType="end"/>
      </w:r>
      <w:r w:rsidR="00A67B33">
        <w:t>)</w:t>
      </w:r>
      <w:r>
        <w:t>.</w:t>
      </w:r>
    </w:p>
    <w:p w14:paraId="6E7B6975" w14:textId="77777777" w:rsidR="00A67B33" w:rsidRDefault="00A67B33"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666" w:name="_Ref395213247"/>
      <w:bookmarkStart w:id="667" w:name="_Toc442108945"/>
      <w:bookmarkStart w:id="668" w:name="_Ref395213166"/>
      <w:r>
        <w:t>Populate the ASCC table</w:t>
      </w:r>
      <w:bookmarkEnd w:id="666"/>
      <w:bookmarkEnd w:id="667"/>
      <w:r>
        <w:t xml:space="preserve"> </w:t>
      </w:r>
      <w:bookmarkEnd w:id="668"/>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77777777" w:rsidR="00904F4A" w:rsidRDefault="00904F4A" w:rsidP="00D162F7">
      <w:r w:rsidRPr="00D409B2">
        <w:rPr>
          <w:rStyle w:val="CodeChar"/>
        </w:rPr>
        <w:t>ASCC_ID</w:t>
      </w:r>
      <w:r>
        <w:t xml:space="preserve"> = </w:t>
      </w:r>
      <w:r w:rsidRPr="00A159CE">
        <w:t>Auto-generate database key.</w:t>
      </w:r>
    </w:p>
    <w:p w14:paraId="15AF0EFD" w14:textId="77777777" w:rsidR="00B74179" w:rsidRDefault="00B74179" w:rsidP="00D162F7">
      <w:commentRangeStart w:id="669"/>
      <w:r w:rsidRPr="00B74179">
        <w:rPr>
          <w:rStyle w:val="CodeChar"/>
        </w:rPr>
        <w:t>ASCC_GUID = Get from ./@id</w:t>
      </w:r>
      <w:r>
        <w:t>.</w:t>
      </w:r>
      <w:commentRangeEnd w:id="669"/>
      <w:r>
        <w:rPr>
          <w:rStyle w:val="CommentReference"/>
        </w:rPr>
        <w:commentReference w:id="669"/>
      </w:r>
    </w:p>
    <w:p w14:paraId="77DEC48B" w14:textId="77777777" w:rsidR="00904F4A" w:rsidRDefault="00904F4A" w:rsidP="00D162F7">
      <w:r w:rsidRPr="00D409B2">
        <w:rPr>
          <w:rStyle w:val="CodeChar"/>
        </w:rPr>
        <w:t>Cardinality_Min</w:t>
      </w:r>
      <w:r>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77777777" w:rsidR="00904F4A" w:rsidRDefault="00904F4A" w:rsidP="00D162F7">
      <w:r w:rsidRPr="00D409B2">
        <w:rPr>
          <w:rStyle w:val="CodeChar"/>
        </w:rPr>
        <w:t>Cardinality_Max</w:t>
      </w:r>
      <w:r>
        <w:t xml:space="preserve"> = If </w:t>
      </w:r>
      <w:r w:rsidR="00900C8A" w:rsidRPr="00D67A15">
        <w:rPr>
          <w:rStyle w:val="CodeChar"/>
        </w:rPr>
        <w:t>count(</w:t>
      </w:r>
      <w:r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77777777" w:rsidR="00904F4A" w:rsidRDefault="00904F4A" w:rsidP="00D162F7">
      <w:r w:rsidRPr="00D409B2">
        <w:rPr>
          <w:rStyle w:val="CodeChar"/>
        </w:rPr>
        <w:t>Sequencing_Key</w:t>
      </w:r>
      <w:r>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7777777" w:rsidR="00904F4A" w:rsidRDefault="00904F4A" w:rsidP="00D162F7">
      <w:r w:rsidRPr="00D409B2">
        <w:rPr>
          <w:rStyle w:val="CodeChar"/>
        </w:rPr>
        <w:t>Assoc_From_ACC_ID</w:t>
      </w:r>
      <w:r>
        <w:t xml:space="preserve"> = </w:t>
      </w:r>
      <w:r w:rsidR="00301FAF">
        <w:t xml:space="preserve">Foreign key pointing to the </w:t>
      </w:r>
      <w:r w:rsidR="00301FAF" w:rsidRPr="00D67A15">
        <w:rPr>
          <w:rStyle w:val="CodeChar"/>
        </w:rPr>
        <w:t>ACC.ACC_ID</w:t>
      </w:r>
      <w:r w:rsidR="00301FAF">
        <w:t xml:space="preserve"> that cause the creation of </w:t>
      </w:r>
      <w:r w:rsidR="00D67A15">
        <w:t>this</w:t>
      </w:r>
      <w:r w:rsidR="00301FAF">
        <w:t xml:space="preserve"> ASCC.</w:t>
      </w:r>
    </w:p>
    <w:p w14:paraId="5958A8E9" w14:textId="77777777" w:rsidR="00446F4C" w:rsidRDefault="00904F4A" w:rsidP="00D162F7">
      <w:r w:rsidRPr="00D409B2">
        <w:rPr>
          <w:rStyle w:val="CodeChar"/>
        </w:rPr>
        <w:t>Assoc_To_A</w:t>
      </w:r>
      <w:r w:rsidR="00301FAF">
        <w:rPr>
          <w:rStyle w:val="CodeChar"/>
        </w:rPr>
        <w:t>S</w:t>
      </w:r>
      <w:r w:rsidRPr="00D409B2">
        <w:rPr>
          <w:rStyle w:val="CodeChar"/>
        </w:rPr>
        <w:t>CC</w:t>
      </w:r>
      <w:r w:rsidR="00301FAF">
        <w:rPr>
          <w:rStyle w:val="CodeChar"/>
        </w:rPr>
        <w:t>P</w:t>
      </w:r>
      <w:r w:rsidRPr="00D409B2">
        <w:rPr>
          <w:rStyle w:val="CodeChar"/>
        </w:rPr>
        <w:t>_ID</w:t>
      </w:r>
      <w:r>
        <w:t xml:space="preserve"> = </w:t>
      </w:r>
      <w:r w:rsidR="00383D33">
        <w:t xml:space="preserve">Foreign key to the </w:t>
      </w:r>
      <w:r w:rsidR="00383D33" w:rsidRPr="00D67A15">
        <w:rPr>
          <w:rStyle w:val="CodeChar"/>
        </w:rPr>
        <w:t>ASCCP</w:t>
      </w:r>
      <w:r w:rsidR="00D67A15">
        <w:rPr>
          <w:rStyle w:val="CodeChar"/>
        </w:rPr>
        <w:t>.</w:t>
      </w:r>
      <w:r w:rsidR="00383D33" w:rsidRPr="00D67A15">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B97C94" w:rsidRPr="00DE2FED">
        <w:rPr>
          <w:rStyle w:val="CodeChar"/>
        </w:rPr>
        <w:t>ASCCP_ID</w:t>
      </w:r>
      <w:r w:rsidR="00B97C94">
        <w:t xml:space="preserve"> of the record created. Alternatively, the </w:t>
      </w:r>
      <w:r w:rsidR="00B97C94" w:rsidRPr="00DE2FED">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77777777" w:rsidR="00904F4A" w:rsidRDefault="00736ABC" w:rsidP="00D162F7">
      <w:r>
        <w:rPr>
          <w:rStyle w:val="CodeChar"/>
        </w:rPr>
        <w:t>den</w:t>
      </w:r>
      <w:r w:rsidR="00446F4C">
        <w:t xml:space="preserve"> =</w:t>
      </w:r>
      <w:r w:rsidR="00383D33">
        <w:t xml:space="preserve"> </w:t>
      </w:r>
      <w:r w:rsidR="00446F4C" w:rsidRPr="00446F4C">
        <w:rPr>
          <w:rStyle w:val="CodeChar"/>
        </w:rPr>
        <w:t>First(ACC(Assoc_From_ACC_ID).</w:t>
      </w:r>
      <w:r>
        <w:rPr>
          <w:rStyle w:val="CodeChar"/>
        </w:rPr>
        <w:t>den</w:t>
      </w:r>
      <w:r w:rsidR="00446F4C" w:rsidRPr="00446F4C">
        <w:rPr>
          <w:rStyle w:val="CodeChar"/>
        </w:rPr>
        <w:t>)</w:t>
      </w:r>
      <w:r w:rsidR="00446F4C">
        <w:rPr>
          <w:rStyle w:val="CodeChar"/>
        </w:rPr>
        <w:t xml:space="preserve"> + “. “ + ASCCP(</w:t>
      </w:r>
      <w:r w:rsidR="00446F4C" w:rsidRPr="00D409B2">
        <w:rPr>
          <w:rStyle w:val="CodeChar"/>
        </w:rPr>
        <w:t>Assoc_To_A</w:t>
      </w:r>
      <w:r w:rsidR="00446F4C">
        <w:rPr>
          <w:rStyle w:val="CodeChar"/>
        </w:rPr>
        <w:t>S</w:t>
      </w:r>
      <w:r w:rsidR="00446F4C" w:rsidRPr="00D409B2">
        <w:rPr>
          <w:rStyle w:val="CodeChar"/>
        </w:rPr>
        <w:t>CC</w:t>
      </w:r>
      <w:r w:rsidR="00446F4C">
        <w:rPr>
          <w:rStyle w:val="CodeChar"/>
        </w:rPr>
        <w:t>P</w:t>
      </w:r>
      <w:r w:rsidR="00446F4C" w:rsidRPr="00D409B2">
        <w:rPr>
          <w:rStyle w:val="CodeChar"/>
        </w:rPr>
        <w:t>_ID</w:t>
      </w:r>
      <w:r w:rsidR="00446F4C">
        <w:rPr>
          <w:rStyle w:val="CodeChar"/>
        </w:rPr>
        <w:t>).</w:t>
      </w:r>
      <w:r>
        <w:rPr>
          <w:rStyle w:val="CodeChar"/>
        </w:rPr>
        <w:t>den</w:t>
      </w:r>
    </w:p>
    <w:p w14:paraId="08F2B7A8" w14:textId="77777777" w:rsidR="00904F4A" w:rsidRDefault="00B66EC6" w:rsidP="00D162F7">
      <w:r>
        <w:rPr>
          <w:rStyle w:val="CodeChar"/>
        </w:rPr>
        <w:t>definition</w:t>
      </w:r>
      <w:r w:rsidR="00904F4A">
        <w:t xml:space="preserve"> = </w:t>
      </w:r>
      <w:r w:rsidR="00C158EC" w:rsidRPr="00BF7D5B">
        <w:rPr>
          <w:rStyle w:val="CodeChar"/>
        </w:rPr>
        <w:t>./xsd:annotation/xsd:document</w:t>
      </w:r>
      <w:r w:rsidR="00C158EC">
        <w:t xml:space="preserve"> if exists.</w:t>
      </w:r>
    </w:p>
    <w:p w14:paraId="627C63D2" w14:textId="77777777" w:rsidR="00D162F7" w:rsidRPr="00D162F7" w:rsidRDefault="00D162F7" w:rsidP="00D162F7">
      <w:pPr>
        <w:pStyle w:val="Heading5"/>
      </w:pPr>
      <w:bookmarkStart w:id="670" w:name="_Ref395213226"/>
      <w:bookmarkStart w:id="671" w:name="_Toc442108946"/>
      <w:r>
        <w:t>Populate the BCC table</w:t>
      </w:r>
      <w:bookmarkEnd w:id="670"/>
      <w:bookmarkEnd w:id="671"/>
    </w:p>
    <w:p w14:paraId="590E6D8B" w14:textId="77777777" w:rsidR="00B32F09" w:rsidRDefault="00522491" w:rsidP="003A128A">
      <w:r>
        <w:lastRenderedPageBreak/>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w:t>
      </w:r>
      <w:r w:rsidR="0093040E">
        <w:t>an</w:t>
      </w:r>
      <w:r>
        <w:t xml:space="preserve"> ACC </w:t>
      </w:r>
      <w:r w:rsidRPr="00522491">
        <w:rPr>
          <w:rStyle w:val="CodeChar"/>
        </w:rPr>
        <w:t>xsd:complexType</w:t>
      </w:r>
      <w:r>
        <w:t>)</w:t>
      </w:r>
      <w:r w:rsidR="005B27CD">
        <w:t>.</w:t>
      </w:r>
    </w:p>
    <w:p w14:paraId="198D49CF" w14:textId="77777777" w:rsidR="00730EEE" w:rsidRDefault="00730EEE" w:rsidP="003A128A"/>
    <w:p w14:paraId="5C555BA5" w14:textId="77777777" w:rsidR="00B74179" w:rsidRDefault="00B74179" w:rsidP="003A128A">
      <w:r w:rsidRPr="005B27CD">
        <w:rPr>
          <w:rStyle w:val="CodeChar"/>
        </w:rPr>
        <w:t>BCC_ID</w:t>
      </w:r>
      <w:r>
        <w:t xml:space="preserve"> = </w:t>
      </w:r>
      <w:r w:rsidR="001E2C45" w:rsidRPr="00A159CE">
        <w:t>Auto-generate database key.</w:t>
      </w:r>
    </w:p>
    <w:p w14:paraId="51A9B3CA" w14:textId="77777777" w:rsidR="00B74179" w:rsidRDefault="008854FE" w:rsidP="003A128A">
      <w:r w:rsidRPr="005B27CD">
        <w:rPr>
          <w:rStyle w:val="CodeChar"/>
        </w:rPr>
        <w:t>BCC_GUID</w:t>
      </w:r>
      <w:r>
        <w:t xml:space="preserve"> </w:t>
      </w:r>
      <w:r w:rsidR="00D67A15" w:rsidRPr="00B74179">
        <w:rPr>
          <w:rStyle w:val="CodeChar"/>
        </w:rPr>
        <w:t>= Get from ./@id</w:t>
      </w:r>
      <w:r w:rsidR="00D67A15">
        <w:t>.</w:t>
      </w:r>
      <w:r>
        <w:t xml:space="preserve"> </w:t>
      </w:r>
    </w:p>
    <w:p w14:paraId="766326F8" w14:textId="77777777" w:rsidR="00BF0380" w:rsidRDefault="008854FE" w:rsidP="00BF0380">
      <w:r w:rsidRPr="005B27CD">
        <w:rPr>
          <w:rStyle w:val="CodeChar"/>
        </w:rPr>
        <w:t>Cardinality_Min</w:t>
      </w:r>
      <w:r>
        <w:t xml:space="preserve"> = </w:t>
      </w:r>
      <w:r w:rsidR="00522491">
        <w:t xml:space="preserve">If the context is an </w:t>
      </w:r>
      <w:r w:rsidR="00522491" w:rsidRPr="00522491">
        <w:rPr>
          <w:rStyle w:val="CodeChar"/>
        </w:rPr>
        <w:t>xsd:element</w:t>
      </w:r>
      <w:r w:rsidR="00522491">
        <w:t xml:space="preserve"> use the following rule. </w:t>
      </w:r>
      <w:r w:rsidR="00D67A15">
        <w:t xml:space="preserve">If </w:t>
      </w:r>
      <w:r w:rsidR="00D67A15" w:rsidRPr="00D67A15">
        <w:rPr>
          <w:rStyle w:val="CodeChar"/>
        </w:rPr>
        <w:t>count(./@minOccurs = 0)</w:t>
      </w:r>
      <w:r w:rsidR="00D67A15">
        <w:t xml:space="preserve">, the value is </w:t>
      </w:r>
      <w:r w:rsidR="00D67A15" w:rsidRPr="00D67A15">
        <w:rPr>
          <w:rStyle w:val="CodeChar"/>
        </w:rPr>
        <w:t>1</w:t>
      </w:r>
      <w:r w:rsidR="00D67A15">
        <w:t xml:space="preserve">. Else the value is </w:t>
      </w:r>
      <w:r w:rsidR="00D67A15" w:rsidRPr="00D67A15">
        <w:rPr>
          <w:rStyle w:val="CodeChar"/>
        </w:rPr>
        <w:t>./@minOccurs</w:t>
      </w:r>
      <w:r w:rsidR="00D67A15">
        <w:t>.</w:t>
      </w:r>
      <w:r w:rsidR="00522491">
        <w:t xml:space="preserve"> If the context is an </w:t>
      </w:r>
      <w:r w:rsidR="00522491" w:rsidRPr="005B27CD">
        <w:rPr>
          <w:rStyle w:val="CodeChar"/>
        </w:rPr>
        <w:t>xsd:attribute</w:t>
      </w:r>
      <w:r w:rsidR="00522491">
        <w:t xml:space="preserve"> use this rule: </w:t>
      </w:r>
      <w:r w:rsidR="00BF0380">
        <w:rPr>
          <w:rFonts w:eastAsiaTheme="minorEastAsia"/>
        </w:rPr>
        <w:t>T</w:t>
      </w:r>
      <w:r w:rsidR="00BF0380">
        <w:t xml:space="preserve">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“optional” = 0.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0</w:t>
      </w:r>
      <w:r w:rsidR="00BF0380">
        <w:rPr>
          <w:rFonts w:eastAsiaTheme="minorEastAsia"/>
        </w:rPr>
        <w:t xml:space="preserve">. </w:t>
      </w:r>
    </w:p>
    <w:p w14:paraId="54DAE916" w14:textId="77777777" w:rsidR="00585CF4" w:rsidRDefault="008854FE" w:rsidP="003A128A">
      <w:r w:rsidRPr="005B27CD">
        <w:rPr>
          <w:rStyle w:val="CodeChar"/>
        </w:rPr>
        <w:t>Cardinality_Max</w:t>
      </w:r>
      <w:r>
        <w:t xml:space="preserve"> = </w:t>
      </w:r>
      <w:r w:rsidR="00BF0380">
        <w:t xml:space="preserve">If the context is an </w:t>
      </w:r>
      <w:r w:rsidR="00BF0380" w:rsidRPr="005B27CD">
        <w:rPr>
          <w:rStyle w:val="CodeChar"/>
        </w:rPr>
        <w:t>xsd:element</w:t>
      </w:r>
      <w:r w:rsidR="00BF0380">
        <w:t xml:space="preserve"> use the following rule. </w:t>
      </w:r>
      <w:r w:rsidR="00D67A15">
        <w:t xml:space="preserve">If </w:t>
      </w:r>
      <w:r w:rsidR="00D67A15" w:rsidRPr="00D67A15">
        <w:rPr>
          <w:rStyle w:val="CodeChar"/>
        </w:rPr>
        <w:t>count(./@maxOccurs = 0)</w:t>
      </w:r>
      <w:r w:rsidR="00D67A15">
        <w:t xml:space="preserve">, the value is </w:t>
      </w:r>
      <w:r w:rsidR="00D67A15" w:rsidRPr="00D67A15">
        <w:rPr>
          <w:rStyle w:val="CodeChar"/>
        </w:rPr>
        <w:t>1</w:t>
      </w:r>
      <w:r w:rsidR="00D67A15">
        <w:t xml:space="preserve">. Else if </w:t>
      </w:r>
      <w:r w:rsidR="00D67A15" w:rsidRPr="00D67A15">
        <w:rPr>
          <w:rStyle w:val="CodeChar"/>
        </w:rPr>
        <w:t>./@maxOccurs = ‘unbounded’</w:t>
      </w:r>
      <w:r w:rsidR="00D67A15">
        <w:t xml:space="preserve">, </w:t>
      </w:r>
      <w:r w:rsidR="00953CC3">
        <w:t xml:space="preserve">the value is </w:t>
      </w:r>
      <w:r w:rsidR="00953CC3" w:rsidRPr="00953CC3">
        <w:rPr>
          <w:rStyle w:val="CodeChar"/>
        </w:rPr>
        <w:t>-1</w:t>
      </w:r>
      <w:r w:rsidR="00D67A15">
        <w:t xml:space="preserve">. Else the value is </w:t>
      </w:r>
      <w:r w:rsidR="00D67A15" w:rsidRPr="00D67A15">
        <w:rPr>
          <w:rStyle w:val="CodeChar"/>
        </w:rPr>
        <w:t>./@maxOccurs</w:t>
      </w:r>
      <w:r w:rsidR="00D67A15">
        <w:t>.</w:t>
      </w:r>
      <w:r w:rsidR="00BF0380">
        <w:t xml:space="preserve"> If the context is an </w:t>
      </w:r>
      <w:r w:rsidR="00BF0380" w:rsidRPr="005B27CD">
        <w:rPr>
          <w:rStyle w:val="CodeChar"/>
        </w:rPr>
        <w:t>xsd:attribute</w:t>
      </w:r>
      <w:r w:rsidR="00BF0380">
        <w:t xml:space="preserve"> use this rule: Take the value from </w:t>
      </w:r>
      <w:r w:rsidR="00BF0380" w:rsidRPr="005F5FC3">
        <w:rPr>
          <w:rStyle w:val="CodeChar"/>
        </w:rPr>
        <w:t>//xsd:attribute/@</w:t>
      </w:r>
      <w:r w:rsidR="00BF0380">
        <w:rPr>
          <w:rStyle w:val="CodeChar"/>
        </w:rPr>
        <w:t>use</w:t>
      </w:r>
      <w:r w:rsidR="00BF0380">
        <w:t xml:space="preserve">. </w:t>
      </w:r>
      <w:r w:rsidR="00BF0380" w:rsidRPr="003965EA">
        <w:rPr>
          <w:rStyle w:val="CodeChar"/>
        </w:rPr>
        <w:t xml:space="preserve">“optional” = </w:t>
      </w:r>
      <w:r w:rsidR="00BF0380">
        <w:rPr>
          <w:rStyle w:val="CodeChar"/>
        </w:rPr>
        <w:t>1</w:t>
      </w:r>
      <w:r w:rsidR="00BF0380" w:rsidRPr="003965EA">
        <w:rPr>
          <w:rStyle w:val="CodeChar"/>
        </w:rPr>
        <w:t>. “required” = 1, “prohibited” = 0</w:t>
      </w:r>
      <w:r w:rsidR="00BF0380" w:rsidRPr="00824B59">
        <w:rPr>
          <w:rFonts w:eastAsiaTheme="minorEastAsia"/>
        </w:rPr>
        <w:t>.</w:t>
      </w:r>
      <w:r w:rsidR="00BF0380">
        <w:rPr>
          <w:rFonts w:eastAsiaTheme="minorEastAsia"/>
        </w:rPr>
        <w:t xml:space="preserve"> If the </w:t>
      </w:r>
      <w:r w:rsidR="00BF0380" w:rsidRPr="009C0E99">
        <w:rPr>
          <w:rStyle w:val="CodeChar"/>
          <w:rFonts w:eastAsiaTheme="minorEastAsia"/>
        </w:rPr>
        <w:t>@use</w:t>
      </w:r>
      <w:r w:rsidR="00BF0380">
        <w:rPr>
          <w:rFonts w:eastAsiaTheme="minorEastAsia"/>
        </w:rPr>
        <w:t xml:space="preserve"> attribute does not exist, it means </w:t>
      </w:r>
      <w:r w:rsidR="00BF0380" w:rsidRPr="005B27CD">
        <w:rPr>
          <w:rStyle w:val="CodeChar"/>
          <w:rFonts w:eastAsiaTheme="minorEastAsia"/>
        </w:rPr>
        <w:t>1</w:t>
      </w:r>
      <w:r w:rsidR="00BF0380">
        <w:rPr>
          <w:rFonts w:eastAsiaTheme="minorEastAsia"/>
        </w:rPr>
        <w:t>.</w:t>
      </w:r>
    </w:p>
    <w:p w14:paraId="6D2CC788" w14:textId="77777777" w:rsidR="008854FE" w:rsidRDefault="008854FE" w:rsidP="003A128A">
      <w:r w:rsidRPr="005B27CD">
        <w:rPr>
          <w:rStyle w:val="CodeChar"/>
        </w:rPr>
        <w:t>Assoc_To_BCCP_ID</w:t>
      </w:r>
      <w:r>
        <w:t xml:space="preserve"> = </w:t>
      </w:r>
      <w:r w:rsidR="00D67A15">
        <w:t xml:space="preserve">Foreign key to the </w:t>
      </w:r>
      <w:r w:rsidR="00D67A15" w:rsidRPr="005B27CD">
        <w:rPr>
          <w:rStyle w:val="CodeChar"/>
        </w:rPr>
        <w:t>BCCP.BCCP_ID</w:t>
      </w:r>
      <w:r w:rsidR="00D67A15">
        <w:t xml:space="preserve">. The value is </w:t>
      </w:r>
      <w:r w:rsidR="00D67A15" w:rsidRPr="00D67A15">
        <w:rPr>
          <w:rStyle w:val="CodeChar"/>
        </w:rPr>
        <w:t>IdOf(./@ref)</w:t>
      </w:r>
      <w:r w:rsidR="00D67A15">
        <w:t xml:space="preserve"> by matching the </w:t>
      </w:r>
      <w:r w:rsidR="005C6796" w:rsidRPr="005C6796">
        <w:rPr>
          <w:rStyle w:val="CodeChar"/>
        </w:rPr>
        <w:t>First(</w:t>
      </w:r>
      <w:r w:rsidR="00736ABC">
        <w:rPr>
          <w:rStyle w:val="CodeChar"/>
        </w:rPr>
        <w:t>den</w:t>
      </w:r>
      <w:r w:rsidR="005C6796" w:rsidRPr="005C6796">
        <w:rPr>
          <w:rStyle w:val="CodeChar"/>
        </w:rPr>
        <w:t>)</w:t>
      </w:r>
      <w:r w:rsidR="00D67A15">
        <w:t>.</w:t>
      </w:r>
      <w:r w:rsidR="007A4EF2">
        <w:t xml:space="preserve"> If there is no matching BCCP record, a new BCCP has to be created</w:t>
      </w:r>
      <w:r w:rsidR="005C6796">
        <w:t>; however, t</w:t>
      </w:r>
      <w:r w:rsidR="007A4EF2">
        <w:t xml:space="preserve">his should only be the case when the BCC is an </w:t>
      </w:r>
      <w:r w:rsidR="007A4EF2" w:rsidRPr="00684F21">
        <w:rPr>
          <w:rStyle w:val="CodeChar"/>
        </w:rPr>
        <w:t>xsd:attribute</w:t>
      </w:r>
      <w:r w:rsidR="007A4EF2">
        <w:t xml:space="preserve">. See </w:t>
      </w:r>
      <w:r w:rsidR="007A4EF2">
        <w:fldChar w:fldCharType="begin"/>
      </w:r>
      <w:r w:rsidR="007A4EF2">
        <w:instrText xml:space="preserve"> REF _Ref395279750 \r \h </w:instrText>
      </w:r>
      <w:r w:rsidR="007A4EF2">
        <w:fldChar w:fldCharType="separate"/>
      </w:r>
      <w:r w:rsidR="00D441AE">
        <w:t>3.1.1.13.5</w:t>
      </w:r>
      <w:r w:rsidR="007A4EF2">
        <w:fldChar w:fldCharType="end"/>
      </w:r>
      <w:r w:rsidR="007A4EF2">
        <w:t xml:space="preserve"> for how to populate these BCCPs.</w:t>
      </w:r>
    </w:p>
    <w:p w14:paraId="69EFA4BD" w14:textId="77777777" w:rsidR="008854FE" w:rsidRDefault="008854FE" w:rsidP="003A128A">
      <w:r w:rsidRPr="005B27CD">
        <w:rPr>
          <w:rStyle w:val="CodeChar"/>
        </w:rPr>
        <w:t>Assoc_From_ACC_ID</w:t>
      </w:r>
      <w:r>
        <w:t xml:space="preserve"> = </w:t>
      </w:r>
      <w:r w:rsidR="00D67A15">
        <w:t xml:space="preserve">Foreign key pointing to the </w:t>
      </w:r>
      <w:r w:rsidR="00D67A15" w:rsidRPr="00D67A15">
        <w:rPr>
          <w:rStyle w:val="CodeChar"/>
        </w:rPr>
        <w:t>ACC.ACC_ID</w:t>
      </w:r>
      <w:r w:rsidR="00D67A15">
        <w:t xml:space="preserve"> caus</w:t>
      </w:r>
      <w:r w:rsidR="00F452EE">
        <w:t>ing</w:t>
      </w:r>
      <w:r w:rsidR="00D67A15">
        <w:t xml:space="preserve"> the creation of this BCC.</w:t>
      </w:r>
    </w:p>
    <w:p w14:paraId="298FDC13" w14:textId="77777777" w:rsidR="008854FE" w:rsidRDefault="008854FE" w:rsidP="003A128A">
      <w:r w:rsidRPr="005B27CD">
        <w:rPr>
          <w:rStyle w:val="CodeChar"/>
        </w:rPr>
        <w:t>Sequencing_</w:t>
      </w:r>
      <w:r w:rsidR="00F96BB0">
        <w:rPr>
          <w:rStyle w:val="CodeChar"/>
        </w:rPr>
        <w:t>K</w:t>
      </w:r>
      <w:r w:rsidRPr="005B27CD">
        <w:rPr>
          <w:rStyle w:val="CodeChar"/>
        </w:rPr>
        <w:t>ey</w:t>
      </w:r>
      <w:r>
        <w:t xml:space="preserve"> = </w:t>
      </w:r>
      <w:r w:rsidR="00D67A15">
        <w:t xml:space="preserve">This is an integer representing the position of the </w:t>
      </w:r>
      <w:r w:rsidR="00D67A15" w:rsidRPr="00BE54EE">
        <w:rPr>
          <w:rStyle w:val="CodeChar"/>
        </w:rPr>
        <w:t>xsd:element</w:t>
      </w:r>
      <w:r w:rsidR="00D67A15">
        <w:t xml:space="preserve"> under the </w:t>
      </w:r>
      <w:r w:rsidR="00D67A15" w:rsidRPr="00BE54EE">
        <w:rPr>
          <w:rStyle w:val="CodeChar"/>
        </w:rPr>
        <w:t>xsd:sequence</w:t>
      </w:r>
      <w:r w:rsidR="00D67A15">
        <w:t xml:space="preserve"> element of the </w:t>
      </w:r>
      <w:r w:rsidR="00D67A15" w:rsidRPr="00BE54EE">
        <w:rPr>
          <w:rStyle w:val="CodeChar"/>
        </w:rPr>
        <w:t>xsd:complexType</w:t>
      </w:r>
      <w:r w:rsidR="00D67A15">
        <w:t xml:space="preserve"> (the parent ACC). Note that the number starts at </w:t>
      </w:r>
      <w:r w:rsidR="00D67A15" w:rsidRPr="005B27CD">
        <w:rPr>
          <w:rStyle w:val="CodeChar"/>
        </w:rPr>
        <w:t>1</w:t>
      </w:r>
      <w:r w:rsidR="00D67A15">
        <w:t xml:space="preserve"> even if the </w:t>
      </w:r>
      <w:r w:rsidR="00D67A15" w:rsidRPr="00D67A15">
        <w:rPr>
          <w:rStyle w:val="CodeChar"/>
        </w:rPr>
        <w:t>xsd:element</w:t>
      </w:r>
      <w:r w:rsidR="00D67A15">
        <w:t xml:space="preserve"> is part of an extension (i.e., logically there is another preceding element).</w:t>
      </w:r>
      <w:r w:rsidR="000C2CD1">
        <w:t xml:space="preserve"> Assign </w:t>
      </w:r>
      <w:r w:rsidR="000C2CD1" w:rsidRPr="000C2CD1">
        <w:rPr>
          <w:rStyle w:val="CodeChar"/>
        </w:rPr>
        <w:t>0</w:t>
      </w:r>
      <w:r w:rsidR="000C2CD1">
        <w:t xml:space="preserve"> if the context is an </w:t>
      </w:r>
      <w:r w:rsidR="000C2CD1" w:rsidRPr="000C2CD1">
        <w:rPr>
          <w:rStyle w:val="CodeChar"/>
        </w:rPr>
        <w:t>xsd:attribute</w:t>
      </w:r>
      <w:r w:rsidR="000C2CD1">
        <w:t>.</w:t>
      </w:r>
    </w:p>
    <w:p w14:paraId="0EFA9095" w14:textId="77777777" w:rsidR="008854FE" w:rsidRDefault="008854FE" w:rsidP="003A128A">
      <w:r w:rsidRPr="005B27CD">
        <w:rPr>
          <w:rStyle w:val="CodeChar"/>
        </w:rPr>
        <w:t>Entity_Type</w:t>
      </w:r>
      <w:r>
        <w:t xml:space="preserve"> = </w:t>
      </w:r>
      <w:r w:rsidR="00BF0380">
        <w:t xml:space="preserve">If the context is an </w:t>
      </w:r>
      <w:r w:rsidR="00BF0380" w:rsidRPr="005B27CD">
        <w:rPr>
          <w:rStyle w:val="CodeChar"/>
        </w:rPr>
        <w:t>xsd:element</w:t>
      </w:r>
      <w:r w:rsidR="00BF0380">
        <w:t xml:space="preserve">, the value is </w:t>
      </w:r>
      <w:r w:rsidR="00BF0380" w:rsidRPr="005B27CD">
        <w:rPr>
          <w:rStyle w:val="CodeChar"/>
        </w:rPr>
        <w:t>1</w:t>
      </w:r>
      <w:r w:rsidR="00BF0380">
        <w:t xml:space="preserve">. Else the value is </w:t>
      </w:r>
      <w:r w:rsidR="00BF0380" w:rsidRPr="005B27CD">
        <w:rPr>
          <w:rStyle w:val="CodeChar"/>
        </w:rPr>
        <w:t>0</w:t>
      </w:r>
      <w:r w:rsidR="005B27CD">
        <w:t xml:space="preserve"> (i.e., the context is an </w:t>
      </w:r>
      <w:r w:rsidR="005B27CD" w:rsidRPr="005B27CD">
        <w:rPr>
          <w:rStyle w:val="CodeChar"/>
        </w:rPr>
        <w:t>xsd:attribute</w:t>
      </w:r>
      <w:r w:rsidR="005B27CD">
        <w:t>)</w:t>
      </w:r>
      <w:r w:rsidR="00BF0380">
        <w:t xml:space="preserve">. </w:t>
      </w:r>
    </w:p>
    <w:p w14:paraId="3D896923" w14:textId="77777777" w:rsidR="00446F4C" w:rsidRDefault="00736ABC" w:rsidP="003A128A">
      <w:r>
        <w:rPr>
          <w:rStyle w:val="CodeChar"/>
        </w:rPr>
        <w:t>den</w:t>
      </w:r>
      <w:r w:rsidR="00446F4C">
        <w:t xml:space="preserve"> = </w:t>
      </w:r>
      <w:r w:rsidR="00446F4C" w:rsidRPr="00446F4C">
        <w:rPr>
          <w:rStyle w:val="CodeChar"/>
        </w:rPr>
        <w:t>First(ACC(Assoc_To_BCCP_ID).</w:t>
      </w:r>
      <w:r>
        <w:rPr>
          <w:rStyle w:val="CodeChar"/>
        </w:rPr>
        <w:t>den</w:t>
      </w:r>
      <w:r w:rsidR="00446F4C" w:rsidRPr="00446F4C">
        <w:rPr>
          <w:rStyle w:val="CodeChar"/>
        </w:rPr>
        <w:t>) + “. “ + BCCP(Assoc_To_BCCP_ID).</w:t>
      </w:r>
      <w:r>
        <w:rPr>
          <w:rStyle w:val="CodeChar"/>
        </w:rPr>
        <w:t>den</w:t>
      </w:r>
    </w:p>
    <w:p w14:paraId="5B9348B8" w14:textId="77777777" w:rsidR="008854FE" w:rsidRDefault="007A4EF2" w:rsidP="007A4EF2">
      <w:pPr>
        <w:pStyle w:val="Heading5"/>
      </w:pPr>
      <w:bookmarkStart w:id="672" w:name="_Ref395279750"/>
      <w:bookmarkStart w:id="673" w:name="_Toc442108947"/>
      <w:r>
        <w:t>Populate the BCCP table for xsd:attribute</w:t>
      </w:r>
      <w:bookmarkEnd w:id="672"/>
      <w:bookmarkEnd w:id="673"/>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77777777" w:rsidR="00182E51" w:rsidRDefault="00182E51" w:rsidP="00182E51">
      <w:r w:rsidRPr="00D275DC">
        <w:rPr>
          <w:rStyle w:val="CodeChar"/>
        </w:rPr>
        <w:t>BCCP_ID</w:t>
      </w:r>
      <w:r>
        <w:t xml:space="preserve"> = Auto-generate database key.</w:t>
      </w:r>
    </w:p>
    <w:p w14:paraId="45AB0B9C" w14:textId="77777777" w:rsidR="00182E51" w:rsidRDefault="00182E51" w:rsidP="00182E51">
      <w:r w:rsidRPr="00D275DC">
        <w:rPr>
          <w:rStyle w:val="CodeChar"/>
        </w:rPr>
        <w:t>BCCP_GUID</w:t>
      </w:r>
      <w:r>
        <w:t xml:space="preserve"> = </w:t>
      </w:r>
      <w:commentRangeStart w:id="674"/>
      <w:r w:rsidR="00791521">
        <w:t>Generate a new GUID</w:t>
      </w:r>
      <w:commentRangeEnd w:id="674"/>
      <w:r w:rsidR="00791521">
        <w:rPr>
          <w:rStyle w:val="CommentReference"/>
        </w:rPr>
        <w:commentReference w:id="674"/>
      </w:r>
      <w:r>
        <w:t>.</w:t>
      </w:r>
    </w:p>
    <w:p w14:paraId="4DE92A86" w14:textId="77777777"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del w:id="675" w:author="Serm Kulvatunyou" w:date="2016-03-04T13:59:00Z">
        <w:r w:rsidR="00182E51" w:rsidRPr="00981F22" w:rsidDel="008D10CA">
          <w:delText xml:space="preserve"> and then replace the</w:delText>
        </w:r>
        <w:r w:rsidR="00182E51" w:rsidDel="008D10CA">
          <w:rPr>
            <w:rStyle w:val="CodeChar"/>
          </w:rPr>
          <w:delText xml:space="preserve"> “ID” </w:delText>
        </w:r>
        <w:r w:rsidR="00182E51" w:rsidRPr="00981F22" w:rsidDel="008D10CA">
          <w:delText xml:space="preserve">token with </w:delText>
        </w:r>
        <w:r w:rsidR="00791521" w:rsidRPr="00791521" w:rsidDel="008D10CA">
          <w:rPr>
            <w:rStyle w:val="CodeChar"/>
          </w:rPr>
          <w:delText>“</w:delText>
        </w:r>
        <w:r w:rsidR="00182E51" w:rsidRPr="00791521" w:rsidDel="008D10CA">
          <w:rPr>
            <w:rStyle w:val="CodeChar"/>
          </w:rPr>
          <w:delText>Identifier</w:delText>
        </w:r>
        <w:r w:rsidR="00791521" w:rsidRPr="00791521" w:rsidDel="008D10CA">
          <w:rPr>
            <w:rStyle w:val="CodeChar"/>
          </w:rPr>
          <w:delText>”</w:delText>
        </w:r>
      </w:del>
      <w:r w:rsidR="00182E51">
        <w:t xml:space="preserve">. </w:t>
      </w:r>
    </w:p>
    <w:p w14:paraId="05114221" w14:textId="77777777"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0222B19A" w14:textId="77777777" w:rsidR="00AC4006" w:rsidRDefault="00CF7449" w:rsidP="00182E51">
      <w:r>
        <w:rPr>
          <w:rStyle w:val="CodeChar"/>
        </w:rPr>
        <w:t>representation_term</w:t>
      </w:r>
      <w:r w:rsidR="00AC4006">
        <w:t xml:space="preserve"> = Get from the </w:t>
      </w:r>
      <w:r w:rsidR="002B066A">
        <w:rPr>
          <w:rStyle w:val="CodeChar"/>
        </w:rPr>
        <w:t>dt</w:t>
      </w:r>
      <w:r w:rsidR="00AC4006" w:rsidRPr="00D275DC">
        <w:rPr>
          <w:rStyle w:val="CodeChar"/>
        </w:rPr>
        <w:t>.</w:t>
      </w:r>
      <w:r w:rsidR="00736ABC">
        <w:rPr>
          <w:rStyle w:val="CodeChar"/>
        </w:rPr>
        <w:t>data_type_term</w:t>
      </w:r>
      <w:r w:rsidR="00AC4006">
        <w:t xml:space="preserve"> of the associated BDT found in the previous column.</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77777777"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EA838FE" w14:textId="77777777"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777777" w:rsidR="008854FE" w:rsidRDefault="00127238" w:rsidP="00182E51">
      <w:r>
        <w:rPr>
          <w:rStyle w:val="CodeChar"/>
        </w:rPr>
        <w:t>last_update_timestamp</w:t>
      </w:r>
      <w:r w:rsidR="00182E51">
        <w:t xml:space="preserve"> = Same as </w:t>
      </w:r>
      <w:r>
        <w:rPr>
          <w:rStyle w:val="CodeChar"/>
        </w:rPr>
        <w:t>creation_timestamp</w:t>
      </w:r>
      <w:r w:rsidR="00182E51">
        <w:t>.</w:t>
      </w:r>
    </w:p>
    <w:p w14:paraId="57C4B828" w14:textId="5C1541C6" w:rsidR="00882DDC" w:rsidRDefault="00CB1A24" w:rsidP="00882DDC">
      <w:pPr>
        <w:pStyle w:val="Heading4"/>
      </w:pPr>
      <w:r>
        <w:t>Import schemas as blobs</w:t>
      </w:r>
    </w:p>
    <w:p w14:paraId="30D9CAF9" w14:textId="77777777" w:rsidR="003A27FD" w:rsidRPr="00730231" w:rsidRDefault="003A27FD" w:rsidP="003A27FD">
      <w:pPr>
        <w:overflowPunct/>
        <w:autoSpaceDE/>
        <w:autoSpaceDN/>
        <w:adjustRightInd/>
        <w:textAlignment w:val="auto"/>
        <w:rPr>
          <w:rFonts w:ascii="Arial" w:hAnsi="Arial" w:cs="Arial"/>
          <w:color w:val="000000"/>
          <w:sz w:val="18"/>
          <w:szCs w:val="18"/>
          <w:lang w:bidi="th-TH"/>
        </w:rPr>
      </w:pPr>
    </w:p>
    <w:p w14:paraId="2E4C7046" w14:textId="6D759894" w:rsidR="003A27FD" w:rsidRDefault="00CB1A24" w:rsidP="003A27FD">
      <w:r>
        <w:t>Schema files that are imported as blobs include:</w:t>
      </w:r>
    </w:p>
    <w:p w14:paraId="536B5901" w14:textId="0EEC9C54" w:rsidR="00CB1A24" w:rsidRDefault="004105E7" w:rsidP="004105E7">
      <w:pPr>
        <w:pStyle w:val="ListParagraph"/>
        <w:numPr>
          <w:ilvl w:val="0"/>
          <w:numId w:val="6"/>
        </w:numPr>
      </w:pPr>
      <w:r>
        <w:t>All files in the folder Model\Platform\2_1\Common\DataTypes</w:t>
      </w:r>
    </w:p>
    <w:p w14:paraId="2FB37449" w14:textId="70D92D87" w:rsidR="004105E7" w:rsidRDefault="004105E7" w:rsidP="004105E7">
      <w:pPr>
        <w:pStyle w:val="ListParagraph"/>
        <w:numPr>
          <w:ilvl w:val="0"/>
          <w:numId w:val="6"/>
        </w:numPr>
      </w:pPr>
      <w:r>
        <w:lastRenderedPageBreak/>
        <w:t>All files in the folder Model\Platform\2_1\Common\ISO20022</w:t>
      </w:r>
    </w:p>
    <w:p w14:paraId="56B48243" w14:textId="111F9550" w:rsidR="004105E7" w:rsidRDefault="004105E7" w:rsidP="004105E7">
      <w:pPr>
        <w:pStyle w:val="ListParagraph"/>
        <w:numPr>
          <w:ilvl w:val="0"/>
          <w:numId w:val="6"/>
        </w:numPr>
      </w:pPr>
      <w:r>
        <w:t>Model\Platform\2_1\OAGi-Platform.xsd</w:t>
      </w:r>
    </w:p>
    <w:p w14:paraId="457C01A6" w14:textId="77777777" w:rsidR="00970952" w:rsidRDefault="00970952" w:rsidP="00970952">
      <w:pPr>
        <w:pStyle w:val="Heading4"/>
      </w:pPr>
      <w:bookmarkStart w:id="676" w:name="_Toc442108949"/>
      <w:r>
        <w:t>Import other libraries</w:t>
      </w:r>
      <w:bookmarkEnd w:id="676"/>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677" w:name="_Toc442108950"/>
      <w:r>
        <w:t>Verify the OAGIS 10</w:t>
      </w:r>
      <w:r w:rsidR="000A2BB4">
        <w:t>.1</w:t>
      </w:r>
      <w:r>
        <w:t xml:space="preserve"> Model import</w:t>
      </w:r>
      <w:bookmarkEnd w:id="677"/>
    </w:p>
    <w:p w14:paraId="59CAC8BD" w14:textId="77777777" w:rsidR="00150F71" w:rsidRDefault="00150F71" w:rsidP="00150F71">
      <w:pPr>
        <w:pStyle w:val="Heading4"/>
      </w:pPr>
      <w:bookmarkStart w:id="678" w:name="_Toc442108951"/>
      <w:r>
        <w:t>Checksum verification</w:t>
      </w:r>
      <w:bookmarkEnd w:id="678"/>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77777777" w:rsidR="0033677A" w:rsidRPr="0033677A" w:rsidRDefault="0033677A" w:rsidP="0033677A">
      <w:pPr>
        <w:pStyle w:val="Caption"/>
      </w:pPr>
      <w:r>
        <w:t xml:space="preserve">Table </w:t>
      </w:r>
      <w:fldSimple w:instr=" SEQ Table \* ARABIC ">
        <w:r w:rsidR="0093447A">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679" w:name="_Toc442108952"/>
      <w:r>
        <w:t>Content verification</w:t>
      </w:r>
      <w:bookmarkEnd w:id="679"/>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680" w:name="_Toc442108953"/>
      <w:r>
        <w:t>Challenges</w:t>
      </w:r>
      <w:bookmarkEnd w:id="680"/>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77777777" w:rsidR="00001247" w:rsidRDefault="0036519E" w:rsidP="00240186">
      <w:pPr>
        <w:pStyle w:val="Heading4"/>
      </w:pPr>
      <w:r>
        <w:lastRenderedPageBreak/>
        <w:t xml:space="preserve"> </w:t>
      </w:r>
      <w:bookmarkStart w:id="681" w:name="_Toc442108954"/>
      <w:r w:rsidR="00240186">
        <w:t>Methods to address the challenges</w:t>
      </w:r>
      <w:bookmarkEnd w:id="681"/>
    </w:p>
    <w:p w14:paraId="597FF422" w14:textId="77777777" w:rsidR="00240186" w:rsidRPr="00240186" w:rsidRDefault="00240186" w:rsidP="00657575"/>
    <w:p w14:paraId="1CC5AEC5" w14:textId="77777777" w:rsidR="00294829" w:rsidRDefault="00294829" w:rsidP="00EF6FC8">
      <w:pPr>
        <w:pStyle w:val="Heading2"/>
      </w:pPr>
      <w:bookmarkStart w:id="682" w:name="_Ref409507777"/>
      <w:bookmarkStart w:id="683" w:name="_Ref409509840"/>
      <w:bookmarkStart w:id="684" w:name="_Ref409510232"/>
      <w:bookmarkStart w:id="685" w:name="_Ref409513278"/>
      <w:bookmarkStart w:id="686" w:name="_Ref409513535"/>
      <w:bookmarkStart w:id="687" w:name="_Ref409513583"/>
      <w:bookmarkStart w:id="688" w:name="_Ref410034266"/>
      <w:bookmarkStart w:id="689" w:name="_Ref410043334"/>
      <w:bookmarkStart w:id="690" w:name="_Ref410044174"/>
      <w:bookmarkStart w:id="691" w:name="_Ref410105192"/>
      <w:bookmarkStart w:id="692" w:name="_Ref410105428"/>
      <w:bookmarkStart w:id="693" w:name="_Ref410111412"/>
      <w:bookmarkStart w:id="694" w:name="_Toc442108955"/>
      <w:r>
        <w:t>Application Home Screen</w:t>
      </w:r>
      <w:bookmarkEnd w:id="682"/>
      <w:bookmarkEnd w:id="683"/>
      <w:bookmarkEnd w:id="684"/>
      <w:bookmarkEnd w:id="685"/>
      <w:bookmarkEnd w:id="686"/>
      <w:bookmarkEnd w:id="687"/>
      <w:bookmarkEnd w:id="688"/>
      <w:bookmarkEnd w:id="689"/>
      <w:bookmarkEnd w:id="690"/>
      <w:bookmarkEnd w:id="691"/>
      <w:bookmarkEnd w:id="692"/>
      <w:bookmarkEnd w:id="693"/>
      <w:bookmarkEnd w:id="694"/>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w:t>
      </w:r>
      <w:bookmarkStart w:id="695" w:name="_Toc442108956"/>
      <w:r w:rsidR="00DD3866">
        <w:t xml:space="preserve">, </w:t>
      </w:r>
      <w:r w:rsidR="00D11B71">
        <w:t xml:space="preserve">Context </w:t>
      </w:r>
      <w:r w:rsidR="00DD3866">
        <w:t xml:space="preserve">Classification </w:t>
      </w:r>
      <w:r w:rsidR="00D11B71">
        <w:t>Scheme Management</w:t>
      </w:r>
      <w:bookmarkEnd w:id="695"/>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696" w:name="_Ref404612009"/>
      <w:bookmarkStart w:id="697" w:name="_Toc442108957"/>
      <w:r>
        <w:t>BIEs Management</w:t>
      </w:r>
      <w:bookmarkEnd w:id="696"/>
      <w:bookmarkEnd w:id="697"/>
    </w:p>
    <w:p w14:paraId="1A16FEEE" w14:textId="77777777" w:rsidR="00FB19E4" w:rsidRDefault="00FB19E4" w:rsidP="00FB19E4">
      <w:pPr>
        <w:pStyle w:val="Heading3"/>
      </w:pPr>
      <w:bookmarkStart w:id="698" w:name="_Toc442108958"/>
      <w:r>
        <w:t>Create a top-level ABIE (a standalone BOD)</w:t>
      </w:r>
      <w:bookmarkEnd w:id="698"/>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8E36A2" w:rsidRDefault="008E36A2"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8E36A2" w:rsidRDefault="008E36A2"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8E36A2" w:rsidRDefault="008E36A2"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8E36A2" w:rsidRDefault="008E36A2"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8E36A2" w:rsidRDefault="008E36A2"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8E36A2" w:rsidRDefault="008E36A2"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8E36A2" w:rsidRDefault="008E36A2"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8E36A2" w:rsidRDefault="008E36A2"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8E36A2" w:rsidRDefault="008E36A2"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8E36A2" w:rsidRDefault="008E36A2"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8E36A2" w:rsidRDefault="008E36A2"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8E36A2" w:rsidRDefault="008E36A2"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8E36A2" w:rsidRDefault="008E36A2"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8E36A2" w:rsidRDefault="008E36A2"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8E36A2" w:rsidRDefault="008E36A2"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8E36A2" w:rsidRDefault="008E36A2"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8E36A2" w:rsidRDefault="008E36A2"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8E36A2" w:rsidRDefault="008E36A2"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7777777" w:rsidR="00FB19E4" w:rsidRPr="005D546D" w:rsidRDefault="00FB19E4" w:rsidP="00FB19E4">
      <w:r>
        <w:t xml:space="preserve">Go to the </w:t>
      </w:r>
      <w:r>
        <w:fldChar w:fldCharType="begin"/>
      </w:r>
      <w:r>
        <w:instrText xml:space="preserve"> REF _Ref408391730 \h </w:instrText>
      </w:r>
      <w:r>
        <w:fldChar w:fldCharType="separate"/>
      </w:r>
      <w:r w:rsidR="0093447A">
        <w:t>Business Context Management</w:t>
      </w:r>
      <w:r>
        <w:fldChar w:fldCharType="end"/>
      </w:r>
      <w:r>
        <w:t xml:space="preserve"> and </w:t>
      </w:r>
      <w:r>
        <w:fldChar w:fldCharType="begin"/>
      </w:r>
      <w:r>
        <w:instrText xml:space="preserve"> REF _Ref408466451 \h </w:instrText>
      </w:r>
      <w:r>
        <w:fldChar w:fldCharType="separate"/>
      </w:r>
      <w:r w:rsidR="0093447A">
        <w:t>Show top-level ABIE</w:t>
      </w:r>
      <w:r>
        <w:fldChar w:fldCharType="end"/>
      </w:r>
      <w:r>
        <w:t xml:space="preserve"> sections for more detail.</w:t>
      </w:r>
    </w:p>
    <w:p w14:paraId="34200724" w14:textId="77777777" w:rsidR="00FB19E4" w:rsidRDefault="00FB19E4" w:rsidP="00FB19E4">
      <w:pPr>
        <w:pStyle w:val="Heading5"/>
      </w:pPr>
      <w:bookmarkStart w:id="699" w:name="_Toc442108959"/>
      <w:r>
        <w:t xml:space="preserve">Select a top-level </w:t>
      </w:r>
      <w:r w:rsidR="000D692F">
        <w:t>concept</w:t>
      </w:r>
      <w:bookmarkEnd w:id="699"/>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7777777" w:rsidR="00FB19E4" w:rsidRDefault="00FB19E4" w:rsidP="00FB19E4">
      <w:r w:rsidRPr="00063568">
        <w:lastRenderedPageBreak/>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‘Module != “Components” and Module != “Meta” and Module != “Noun” and Module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93447A">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700" w:name="_Toc442108960"/>
      <w:r>
        <w:t>Select a business context</w:t>
      </w:r>
      <w:bookmarkEnd w:id="700"/>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77777777"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93447A">
        <w:t>3.4.1</w:t>
      </w:r>
      <w:r>
        <w:fldChar w:fldCharType="end"/>
      </w:r>
      <w:r>
        <w:t xml:space="preserve"> </w:t>
      </w:r>
      <w:r>
        <w:fldChar w:fldCharType="begin"/>
      </w:r>
      <w:r>
        <w:instrText xml:space="preserve"> REF _Ref402764261 \h </w:instrText>
      </w:r>
      <w:r>
        <w:fldChar w:fldCharType="separate"/>
      </w:r>
      <w:r w:rsidR="0093447A">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93447A">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93447A">
        <w:t>Create a business context</w:t>
      </w:r>
      <w:r w:rsidR="001F0600">
        <w:fldChar w:fldCharType="end"/>
      </w:r>
      <w:r>
        <w:t xml:space="preserve">. </w:t>
      </w:r>
    </w:p>
    <w:p w14:paraId="327F5ED5" w14:textId="77777777" w:rsidR="00FB19E4" w:rsidRDefault="00FB19E4" w:rsidP="00FB19E4">
      <w:pPr>
        <w:pStyle w:val="Heading5"/>
      </w:pPr>
      <w:bookmarkStart w:id="701" w:name="_Toc442108961"/>
      <w:r>
        <w:t>Create uncommitted BIE records/objects</w:t>
      </w:r>
      <w:bookmarkEnd w:id="701"/>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8E36A2" w:rsidRDefault="008E36A2"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8E36A2" w:rsidRDefault="008E36A2"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8E36A2" w:rsidRDefault="008E36A2"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8E36A2" w:rsidRDefault="008E36A2"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8E36A2" w:rsidRDefault="008E36A2"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8E36A2" w:rsidRDefault="008E36A2"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8E36A2" w:rsidRDefault="008E36A2"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8E36A2" w:rsidRDefault="008E36A2"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702"/>
      <w:r>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702"/>
      <w:r w:rsidR="00D362D0">
        <w:rPr>
          <w:rStyle w:val="CommentReference"/>
          <w:iCs w:val="0"/>
        </w:rPr>
        <w:commentReference w:id="702"/>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77777777"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2.8pt;height:11.55pt" o:ole="">
            <v:imagedata r:id="rId16" o:title=""/>
          </v:shape>
          <o:OLEObject Type="Embed" ProgID="Equation.3" ShapeID="_x0000_i1025" DrawAspect="Content" ObjectID="_1525840742" r:id="rId17"/>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2.8pt;height:11.55pt" o:ole="">
            <v:imagedata r:id="rId16" o:title=""/>
          </v:shape>
          <o:OLEObject Type="Embed" ProgID="Equation.3" ShapeID="_x0000_i1026" DrawAspect="Content" ObjectID="_1525840743" r:id="rId18"/>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011EEF6">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8E36A2" w:rsidRDefault="008E36A2"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8E36A2" w:rsidRDefault="008E36A2"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8E36A2" w:rsidRDefault="008E36A2"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8E36A2" w:rsidRDefault="008E36A2"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8E36A2" w:rsidRDefault="008E36A2"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8E36A2" w:rsidRDefault="008E36A2"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8E36A2" w:rsidRDefault="008E36A2"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8E36A2" w:rsidRDefault="008E36A2"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8E36A2" w:rsidRDefault="008E36A2"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8E36A2" w:rsidRDefault="008E36A2"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8E36A2" w:rsidRDefault="008E36A2"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8E36A2" w:rsidRDefault="008E36A2"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8E36A2" w:rsidRPr="00B063E4" w:rsidRDefault="008E36A2"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8E36A2" w:rsidRDefault="008E36A2"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8E36A2" w:rsidRDefault="008E36A2"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428350" y="1831011"/>
                            <a:ext cx="1667883"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77777777" w:rsidR="008E36A2" w:rsidRDefault="008E36A2"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8E36A2" w:rsidRDefault="008E36A2"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8E36A2" w:rsidRDefault="008E36A2"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8E36A2" w:rsidRDefault="008E36A2"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8E36A2" w:rsidRDefault="008E36A2"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8E36A2" w:rsidRDefault="008E36A2"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15pt" o:ole="">
                                    <v:imagedata r:id="rId19" o:title=""/>
                                  </v:shape>
                                  <o:OLEObject Type="Embed" ProgID="Equation.3" ShapeID="_x0000_i1028" DrawAspect="Content" ObjectID="_1525840752" r:id="rId20"/>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8E36A2" w:rsidRDefault="008E36A2"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8E36A2" w:rsidRDefault="008E36A2" w:rsidP="002A7896">
                                <w:pPr>
                                  <w:pStyle w:val="Code"/>
                                  <w:spacing w:line="168" w:lineRule="auto"/>
                                  <w:jc w:val="center"/>
                                </w:pPr>
                                <w:r>
                                  <w:t>assoc[i] is a BCC?</w:t>
                                </w:r>
                              </w:p>
                              <w:p w14:paraId="0F9CBA03" w14:textId="77777777" w:rsidR="008E36A2" w:rsidRDefault="008E36A2"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flipH="1">
                            <a:off x="4262292" y="1615559"/>
                            <a:ext cx="2818" cy="2154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a:off x="4262292" y="2325327"/>
                            <a:ext cx="1201" cy="2855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8E36A2" w:rsidRDefault="008E36A2"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8E36A2" w:rsidRDefault="008E36A2"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8E36A2" w:rsidRDefault="008E36A2"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8E36A2" w:rsidRDefault="008E36A2"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8E36A2" w:rsidRDefault="008E36A2"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8E36A2" w:rsidRDefault="008E36A2"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8E36A2" w:rsidRDefault="008E36A2"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8E36A2" w:rsidRDefault="008E36A2"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8E36A2" w:rsidRDefault="008E36A2"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8E36A2" w:rsidRDefault="008E36A2"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8E36A2" w:rsidRDefault="008E36A2"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8E36A2" w:rsidRDefault="008E36A2"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8E36A2" w:rsidRDefault="008E36A2"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8E36A2" w:rsidRDefault="008E36A2"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8E36A2" w:rsidRPr="00B063E4" w:rsidRDefault="008E36A2"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8E36A2" w:rsidRDefault="008E36A2"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8E36A2" w:rsidRDefault="008E36A2"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4283;top:18310;width:16679;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77777777" w:rsidR="008E36A2" w:rsidRDefault="008E36A2"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CreateBBIE(BCC[i], sk, </w:t>
                        </w:r>
                      </w:p>
                      <w:p w14:paraId="49B47E0C"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8E36A2" w:rsidRDefault="008E36A2"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8E36A2" w:rsidRDefault="008E36A2"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8E36A2" w:rsidRDefault="008E36A2"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8E36A2" w:rsidRDefault="008E36A2"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8E36A2" w:rsidRDefault="008E36A2"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5pt;height:27.15pt" o:ole="">
                              <v:imagedata r:id="rId19" o:title=""/>
                            </v:shape>
                            <o:OLEObject Type="Embed" ProgID="Equation.3" ShapeID="_x0000_i1028" DrawAspect="Content" ObjectID="_1525840752" r:id="rId21"/>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8E36A2" w:rsidRDefault="008E36A2"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8E36A2" w:rsidRDefault="008E36A2"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8E36A2" w:rsidRDefault="008E36A2" w:rsidP="002A7896">
                          <w:pPr>
                            <w:pStyle w:val="Code"/>
                            <w:spacing w:line="168" w:lineRule="auto"/>
                            <w:jc w:val="center"/>
                          </w:pPr>
                          <w:r>
                            <w:t>assoc[i] is a BCC?</w:t>
                          </w:r>
                        </w:p>
                        <w:p w14:paraId="0F9CBA03" w14:textId="77777777" w:rsidR="008E36A2" w:rsidRDefault="008E36A2" w:rsidP="00D362D0">
                          <w:pPr>
                            <w:pStyle w:val="Code"/>
                            <w:jc w:val="center"/>
                          </w:pPr>
                        </w:p>
                      </w:txbxContent>
                    </v:textbox>
                  </v:shape>
                </v:group>
                <v:shape id="Straight Arrow Connector 630" o:spid="_x0000_s1116" type="#_x0000_t32" style="position:absolute;left:42622;top:16155;width:29;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" filled="t" fillcolor="white [3201]" strokeweight=".5pt">
                  <v:stroke endarrow="open"/>
                </v:shape>
                <v:shape id="Straight Arrow Connector 631" o:spid="_x0000_s1117" type="#_x0000_t32" style="position:absolute;left:42622;top:23253;width:12;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8E36A2" w:rsidRDefault="008E36A2"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8E36A2" w:rsidRDefault="008E36A2"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lastRenderedPageBreak/>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703"/>
      <w:r>
        <w:t xml:space="preserve">An ABIE object </w:t>
      </w:r>
      <w:commentRangeEnd w:id="703"/>
      <w:r>
        <w:rPr>
          <w:rStyle w:val="CommentReference"/>
        </w:rPr>
        <w:commentReference w:id="703"/>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77777777"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CAADE09" w14:textId="77777777" w:rsidR="00FB19E4" w:rsidRDefault="00FB19E4" w:rsidP="00FB19E4">
      <w:r w:rsidRPr="003621DA">
        <w:rPr>
          <w:rStyle w:val="CodeChar"/>
        </w:rPr>
        <w:t>Based_ACC_ID</w:t>
      </w:r>
      <w:r>
        <w:t xml:space="preserve"> = </w:t>
      </w:r>
      <w:r w:rsidRPr="00E4596A">
        <w:rPr>
          <w:rStyle w:val="CodeChar"/>
        </w:rPr>
        <w:t>gACC.ACC_ID</w:t>
      </w:r>
      <w:r>
        <w:t xml:space="preserve"> - foreign key to the </w:t>
      </w:r>
      <w:r w:rsidRPr="001463FD">
        <w:rPr>
          <w:rStyle w:val="CodeChar"/>
        </w:rPr>
        <w:t>gACC</w:t>
      </w:r>
      <w:r>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t>ASBIEP_ID</w:t>
      </w:r>
      <w:r>
        <w:t xml:space="preserve"> = Auto-generated database key.</w:t>
      </w:r>
    </w:p>
    <w:p w14:paraId="3AC442BA" w14:textId="77777777"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1640B5F6" w14:textId="77777777" w:rsidR="00FB19E4" w:rsidRDefault="00FB19E4" w:rsidP="00FB19E4">
      <w:r w:rsidRPr="00BE21D3">
        <w:rPr>
          <w:rStyle w:val="CodeChar"/>
        </w:rPr>
        <w:t>Based_ASCCP_ID</w:t>
      </w:r>
      <w:r>
        <w:t xml:space="preserve"> = Foreign key to </w:t>
      </w:r>
      <w:r w:rsidRPr="008E05CF">
        <w:rPr>
          <w:rStyle w:val="CodeChar"/>
        </w:rPr>
        <w:t>gASCCP.ASCCP_ID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lastRenderedPageBreak/>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77777777" w:rsidR="00FB19E4" w:rsidRDefault="00FB19E4" w:rsidP="00FB19E4">
      <w:r>
        <w:t xml:space="preserve">There should be one and only one ASCCP for the given top-level ACC since it is a top-level ACC. Find the ASCCP in the database whose </w:t>
      </w:r>
      <w:r w:rsidRPr="006F21E0">
        <w:rPr>
          <w:rStyle w:val="CodeChar"/>
        </w:rPr>
        <w:t>ASCCP.Role_Of_ACC_ID</w:t>
      </w:r>
      <w:r>
        <w:t xml:space="preserve"> match the </w:t>
      </w:r>
      <w:r w:rsidRPr="006F21E0">
        <w:rPr>
          <w:rStyle w:val="CodeChar"/>
        </w:rPr>
        <w:t>tlACC.ACC_ID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77777777"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8FADC6A" w14:textId="77777777" w:rsidR="00FB19E4" w:rsidRDefault="00FB19E4" w:rsidP="00FB19E4">
      <w:r w:rsidRPr="002814A1">
        <w:rPr>
          <w:rStyle w:val="CodeChar"/>
        </w:rPr>
        <w:t>Assoc_From_ABIE_ID</w:t>
      </w:r>
      <w:r>
        <w:t xml:space="preserve"> = Foreign key to the </w:t>
      </w:r>
      <w:r w:rsidRPr="00BB2333">
        <w:rPr>
          <w:rStyle w:val="CodeChar"/>
        </w:rPr>
        <w:t>pABIE.ABIE_ID</w:t>
      </w:r>
      <w:r>
        <w:t>.</w:t>
      </w:r>
    </w:p>
    <w:p w14:paraId="0AE69DA3" w14:textId="77777777" w:rsidR="00FB19E4" w:rsidRDefault="00FB19E4" w:rsidP="00FB19E4">
      <w:r w:rsidRPr="002814A1">
        <w:rPr>
          <w:rStyle w:val="CodeChar"/>
        </w:rPr>
        <w:t>Assoc_To_ASBIEP_ID</w:t>
      </w:r>
      <w:r>
        <w:t xml:space="preserve"> = Foreign key to the </w:t>
      </w:r>
      <w:r w:rsidRPr="00BB2333">
        <w:rPr>
          <w:rStyle w:val="CodeChar"/>
        </w:rPr>
        <w:t>tASBIEP.ASBIEP_ID</w:t>
      </w:r>
      <w:r>
        <w:t>.</w:t>
      </w:r>
    </w:p>
    <w:p w14:paraId="4C3A227F" w14:textId="77777777"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Pr="00BB2333">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77777777" w:rsidR="0048701D" w:rsidRDefault="0048701D" w:rsidP="00FB19E4">
      <w:r w:rsidRPr="00393A6C">
        <w:rPr>
          <w:rStyle w:val="CodeChar"/>
        </w:rPr>
        <w:t>Sequencing_Key</w:t>
      </w:r>
      <w:r>
        <w:t xml:space="preserve"> = </w:t>
      </w:r>
      <w:r w:rsidR="00393A6C" w:rsidRPr="00393A6C">
        <w:rPr>
          <w:rStyle w:val="CodeChar"/>
        </w:rPr>
        <w:t>seqKey</w:t>
      </w:r>
      <w:r w:rsidR="00393A6C">
        <w:t>.</w:t>
      </w:r>
    </w:p>
    <w:p w14:paraId="302740AB" w14:textId="77777777" w:rsidR="00FB19E4" w:rsidRDefault="00FB19E4" w:rsidP="00FB19E4">
      <w:r w:rsidRPr="002814A1">
        <w:rPr>
          <w:rStyle w:val="CodeChar"/>
        </w:rPr>
        <w:t>Cardinality_Min</w:t>
      </w:r>
      <w:r>
        <w:t xml:space="preserve"> = </w:t>
      </w:r>
      <w:r w:rsidR="00F60874">
        <w:t xml:space="preserve">Inherit from the </w:t>
      </w:r>
      <w:r w:rsidR="00F60874" w:rsidRPr="00F60874">
        <w:rPr>
          <w:rStyle w:val="CodeChar"/>
        </w:rPr>
        <w:t>gASCC</w:t>
      </w:r>
      <w:r w:rsidR="00F60874">
        <w:t>. The user can change this later.</w:t>
      </w:r>
    </w:p>
    <w:p w14:paraId="6CE8ABA5" w14:textId="77777777" w:rsidR="00FB19E4" w:rsidRDefault="00FB19E4" w:rsidP="00FB19E4">
      <w:r w:rsidRPr="002814A1">
        <w:rPr>
          <w:rStyle w:val="CodeChar"/>
        </w:rPr>
        <w:t>Cardinality_Max</w:t>
      </w:r>
      <w:r>
        <w:t xml:space="preserve"> = </w:t>
      </w:r>
      <w:r w:rsidR="00F60874">
        <w:t xml:space="preserve">Inherit from the </w:t>
      </w:r>
      <w:r w:rsidR="00F60874" w:rsidRPr="00F60874">
        <w:rPr>
          <w:rStyle w:val="CodeChar"/>
        </w:rPr>
        <w:t>gASCC</w:t>
      </w:r>
      <w:r w:rsidR="00F60874">
        <w:t xml:space="preserve">. </w:t>
      </w:r>
      <w:r>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lastRenderedPageBreak/>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704"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704"/>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77777777"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3EF10BD9" w14:textId="77777777" w:rsidR="00FB19E4" w:rsidRDefault="00FB19E4" w:rsidP="00FB19E4">
      <w:r w:rsidRPr="007F72C0">
        <w:rPr>
          <w:rStyle w:val="CodeChar"/>
        </w:rPr>
        <w:t>Based_BCC_ID</w:t>
      </w:r>
      <w:r>
        <w:t xml:space="preserve"> = Foreign key to the </w:t>
      </w:r>
      <w:r w:rsidRPr="006C19D5">
        <w:rPr>
          <w:rStyle w:val="CodeChar"/>
        </w:rPr>
        <w:t>gBCC.BCC_ID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77777777"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BCCP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r w:rsidR="001436F2" w:rsidRPr="00096952">
        <w:t xml:space="preserve">Also if </w:t>
      </w:r>
      <w:r w:rsidR="002C0A40" w:rsidRPr="00096952">
        <w:t xml:space="preserve">the next </w:t>
      </w:r>
      <w:r w:rsidR="002B3165">
        <w:rPr>
          <w:rStyle w:val="CodeChar"/>
        </w:rPr>
        <w:t>code_list_id</w:t>
      </w:r>
      <w:r w:rsidR="001436F2" w:rsidRPr="00096952">
        <w:t xml:space="preserve"> column</w:t>
      </w:r>
      <w:r w:rsidR="00983E86" w:rsidRPr="00096952">
        <w:t xml:space="preserve"> is</w:t>
      </w:r>
      <w:r w:rsidR="002C0A40" w:rsidRPr="00096952">
        <w:t xml:space="preserve"> not</w:t>
      </w:r>
      <w:r w:rsidR="001436F2" w:rsidRPr="00096952">
        <w:t xml:space="preserve"> </w:t>
      </w:r>
      <w:r w:rsidR="001436F2" w:rsidRPr="00096952">
        <w:rPr>
          <w:rStyle w:val="CodeChar"/>
        </w:rPr>
        <w:t>null</w:t>
      </w:r>
      <w:r w:rsidR="001436F2" w:rsidRPr="00096952">
        <w:t>, the user cannot override anything, i.e., it should not be editable because it means that the field is restricted to a code list in the next column and the user cannot relax that.</w:t>
      </w:r>
    </w:p>
    <w:p w14:paraId="63962CA8" w14:textId="77777777" w:rsidR="00FB19E4" w:rsidRDefault="002B3165" w:rsidP="00FB19E4">
      <w:r>
        <w:rPr>
          <w:rStyle w:val="CodeChar"/>
        </w:rPr>
        <w:t>code_list_id</w:t>
      </w:r>
      <w:r w:rsidR="00FB19E4" w:rsidRPr="00096952">
        <w:t xml:space="preserve"> = </w:t>
      </w:r>
      <w:r w:rsidR="004F35D7" w:rsidRPr="00096952">
        <w:t xml:space="preserve">Inherit through the chain </w:t>
      </w:r>
      <w:r w:rsidR="004F35D7" w:rsidRPr="00096952">
        <w:rPr>
          <w:rStyle w:val="CodeChar"/>
        </w:rPr>
        <w:t xml:space="preserve">gBCC -&gt; BCCP -&gt; </w:t>
      </w:r>
      <w:r w:rsidR="002B066A">
        <w:rPr>
          <w:rStyle w:val="CodeChar"/>
        </w:rPr>
        <w:t>dt</w:t>
      </w:r>
      <w:r w:rsidR="004F35D7" w:rsidRPr="00096952">
        <w:rPr>
          <w:rStyle w:val="CodeChar"/>
        </w:rPr>
        <w:t xml:space="preserve"> -&gt; </w:t>
      </w:r>
      <w:r w:rsidR="00072832">
        <w:rPr>
          <w:rStyle w:val="CodeChar"/>
        </w:rPr>
        <w:t>bdt_pri_restri</w:t>
      </w:r>
      <w:r w:rsidR="004F35D7" w:rsidRPr="00096952">
        <w:rPr>
          <w:rStyle w:val="CodeChar"/>
        </w:rPr>
        <w:t>.</w:t>
      </w:r>
      <w:r>
        <w:rPr>
          <w:rStyle w:val="CodeChar"/>
        </w:rPr>
        <w:t>code_list_id</w:t>
      </w:r>
      <w:r w:rsidR="004F35D7" w:rsidRPr="00096952">
        <w:t xml:space="preserve"> if there is an associated row where the </w:t>
      </w:r>
      <w:r>
        <w:rPr>
          <w:rStyle w:val="CodeChar"/>
        </w:rPr>
        <w:t>code_list_id</w:t>
      </w:r>
      <w:r w:rsidR="004F35D7" w:rsidRPr="00096952">
        <w:t xml:space="preserve"> is not </w:t>
      </w:r>
      <w:r w:rsidR="00FB19E4" w:rsidRPr="00096952">
        <w:rPr>
          <w:rStyle w:val="CodeChar"/>
        </w:rPr>
        <w:t>null</w:t>
      </w:r>
      <w:r w:rsidR="001436F2" w:rsidRPr="00096952">
        <w:rPr>
          <w:rStyle w:val="CodeChar"/>
        </w:rPr>
        <w:t xml:space="preserve"> </w:t>
      </w:r>
      <w:r w:rsidR="001436F2" w:rsidRPr="00096952">
        <w:t xml:space="preserve">(otherwise this column will be </w:t>
      </w:r>
      <w:r w:rsidR="001436F2" w:rsidRPr="00096952">
        <w:rPr>
          <w:rStyle w:val="CodeChar"/>
        </w:rPr>
        <w:t>null</w:t>
      </w:r>
      <w:r w:rsidR="001436F2" w:rsidRPr="00096952">
        <w:t xml:space="preserve"> initially).</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 or a code list derived from the code list associated with this </w:t>
      </w:r>
      <w:r>
        <w:rPr>
          <w:rStyle w:val="CodeChar"/>
        </w:rPr>
        <w:t>code_list_id</w:t>
      </w:r>
      <w:r w:rsidR="00FB19E4" w:rsidRPr="00096952">
        <w:t>.</w:t>
      </w:r>
      <w:r w:rsidR="00F60874">
        <w:t xml:space="preserve"> </w:t>
      </w:r>
    </w:p>
    <w:p w14:paraId="133C23C4" w14:textId="77777777" w:rsidR="00393A6C" w:rsidRDefault="00393A6C" w:rsidP="00FB19E4">
      <w:r w:rsidRPr="00393A6C">
        <w:rPr>
          <w:rStyle w:val="CodeChar"/>
        </w:rPr>
        <w:t>Sequencing_Key</w:t>
      </w:r>
      <w:r>
        <w:t xml:space="preserve"> = </w:t>
      </w:r>
      <w:r w:rsidRPr="00393A6C">
        <w:rPr>
          <w:rStyle w:val="CodeChar"/>
        </w:rPr>
        <w:t>seqKey</w:t>
      </w:r>
    </w:p>
    <w:p w14:paraId="0534DDEA" w14:textId="77777777" w:rsidR="00FB19E4" w:rsidRDefault="00FB19E4" w:rsidP="00FB19E4">
      <w:r w:rsidRPr="007F72C0">
        <w:rPr>
          <w:rStyle w:val="CodeChar"/>
        </w:rPr>
        <w:t>Cardinality_Min</w:t>
      </w:r>
      <w:r>
        <w:t xml:space="preserve"> = </w:t>
      </w:r>
      <w:r w:rsidR="00F60874">
        <w:t xml:space="preserve">Inherit from the </w:t>
      </w:r>
      <w:r w:rsidR="00F60874">
        <w:rPr>
          <w:rStyle w:val="CodeChar"/>
        </w:rPr>
        <w:t>gBCC</w:t>
      </w:r>
      <w:r w:rsidR="00F60874">
        <w:t>. The user can change this later.</w:t>
      </w:r>
    </w:p>
    <w:p w14:paraId="583206F7" w14:textId="77777777" w:rsidR="00FB19E4" w:rsidRDefault="00FB19E4" w:rsidP="00FB19E4">
      <w:r w:rsidRPr="007F72C0">
        <w:rPr>
          <w:rStyle w:val="CodeChar"/>
        </w:rPr>
        <w:t>Cardinality_Max</w:t>
      </w:r>
      <w:r>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7777777"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Pr="000C37E0">
        <w:rPr>
          <w:rStyle w:val="CodeChar"/>
        </w:rPr>
        <w:t>BCCP.BCCP_BDT_ID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77777777" w:rsidR="00FB19E4" w:rsidRPr="00983E86" w:rsidRDefault="00FB19E4" w:rsidP="00FB19E4">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7777777"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BCCP -&gt; </w:t>
      </w:r>
      <w:r w:rsidR="002B066A">
        <w:rPr>
          <w:rStyle w:val="CodeChar"/>
        </w:rPr>
        <w:t>dt</w:t>
      </w:r>
      <w:r w:rsidR="004F35D7" w:rsidRPr="00983E86">
        <w:rPr>
          <w:rStyle w:val="CodeChar"/>
        </w:rPr>
        <w:t xml:space="preserve"> -&gt;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705"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705"/>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t>BBIEP_ID</w:t>
      </w:r>
      <w:r>
        <w:t xml:space="preserve"> = Auto-generated database key.</w:t>
      </w:r>
    </w:p>
    <w:p w14:paraId="730376AC" w14:textId="77777777"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93447A">
        <w:t>3.11</w:t>
      </w:r>
      <w:r>
        <w:fldChar w:fldCharType="end"/>
      </w:r>
      <w:r>
        <w:t xml:space="preserve"> </w:t>
      </w:r>
      <w:r>
        <w:fldChar w:fldCharType="begin"/>
      </w:r>
      <w:r>
        <w:instrText xml:space="preserve"> REF _Ref405565352 \h </w:instrText>
      </w:r>
      <w:r>
        <w:fldChar w:fldCharType="separate"/>
      </w:r>
      <w:r w:rsidR="0093447A">
        <w:t>Generate GUID</w:t>
      </w:r>
      <w:r>
        <w:fldChar w:fldCharType="end"/>
      </w:r>
      <w:r>
        <w:t xml:space="preserve"> about the GUID generation function.</w:t>
      </w:r>
    </w:p>
    <w:p w14:paraId="66ECAA9B" w14:textId="77777777"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.BCC</w:t>
      </w:r>
      <w:r>
        <w:rPr>
          <w:rStyle w:val="CodeChar"/>
        </w:rPr>
        <w:t>P</w:t>
      </w:r>
      <w:r w:rsidRPr="006C19D5">
        <w:rPr>
          <w:rStyle w:val="CodeChar"/>
        </w:rPr>
        <w:t>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lastRenderedPageBreak/>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706" w:name="_Ref408466639"/>
      <w:bookmarkStart w:id="707" w:name="_Toc442108962"/>
      <w:bookmarkStart w:id="708" w:name="_Ref408391500"/>
      <w:r>
        <w:t>Edit a top-level ABIE</w:t>
      </w:r>
      <w:bookmarkEnd w:id="706"/>
      <w:bookmarkEnd w:id="707"/>
    </w:p>
    <w:p w14:paraId="33B457AF" w14:textId="77777777"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93447A">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93447A">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93447A">
        <w:t>Show top-level ABIE</w:t>
      </w:r>
      <w:r>
        <w:fldChar w:fldCharType="end"/>
      </w:r>
      <w:r>
        <w:t xml:space="preserve"> section in </w:t>
      </w:r>
      <w:r>
        <w:fldChar w:fldCharType="begin"/>
      </w:r>
      <w:r>
        <w:instrText xml:space="preserve"> REF _Ref408466451 \r \h  \* MERGEFORMAT </w:instrText>
      </w:r>
      <w:r>
        <w:fldChar w:fldCharType="separate"/>
      </w:r>
      <w:r w:rsidR="0093447A">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709" w:name="_Ref408466451"/>
      <w:bookmarkStart w:id="710" w:name="_Toc442108963"/>
      <w:r>
        <w:t>Show</w:t>
      </w:r>
      <w:r w:rsidR="00056C42">
        <w:t xml:space="preserve"> top-level ABIE</w:t>
      </w:r>
      <w:bookmarkEnd w:id="708"/>
      <w:bookmarkEnd w:id="709"/>
      <w:bookmarkEnd w:id="710"/>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711"/>
      <w:r w:rsidR="009D6A07">
        <w:t>All names shown on the UI shall be in the space separated form same as other kinds of components.</w:t>
      </w:r>
      <w:commentRangeEnd w:id="711"/>
      <w:r w:rsidR="009D6A07">
        <w:rPr>
          <w:rStyle w:val="CommentReference"/>
        </w:rPr>
        <w:commentReference w:id="711"/>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p>
    <w:p w14:paraId="63C733A2" w14:textId="77777777" w:rsidR="00C903AD" w:rsidRDefault="00C903AD" w:rsidP="00653BF8"/>
    <w:p w14:paraId="6C14CCC7" w14:textId="77777777"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93447A">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93447A">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77777777" w:rsidR="00B761C8" w:rsidRPr="006168AF" w:rsidRDefault="00B761C8" w:rsidP="00653BF8">
      <w:pPr>
        <w:rPr>
          <w:highlight w:val="yellow"/>
        </w:rPr>
      </w:pPr>
      <w:r w:rsidRPr="006168AF">
        <w:rPr>
          <w:highlight w:val="yellow"/>
        </w:rPr>
        <w:t xml:space="preserve">The “Business Data Type” column should show the name of the 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77777777" w:rsidR="00F7226A" w:rsidRDefault="00B761C8" w:rsidP="00653BF8">
      <w:r w:rsidRPr="006168AF">
        <w:rPr>
          <w:highlight w:val="yellow"/>
        </w:rPr>
        <w:t xml:space="preserve">When both the </w:t>
      </w:r>
      <w:r w:rsidRPr="006168AF">
        <w:rPr>
          <w:rStyle w:val="CodeChar"/>
          <w:highlight w:val="yellow"/>
        </w:rPr>
        <w:t>BBIE.</w:t>
      </w:r>
      <w:r w:rsidR="00072832" w:rsidRPr="006168AF">
        <w:rPr>
          <w:rStyle w:val="CodeChar"/>
          <w:highlight w:val="yellow"/>
        </w:rPr>
        <w:t>bdt_pri_restri_id</w:t>
      </w:r>
      <w:r w:rsidRPr="006168AF">
        <w:rPr>
          <w:highlight w:val="yellow"/>
        </w:rPr>
        <w:t xml:space="preserve"> and </w:t>
      </w:r>
      <w:r w:rsidRPr="006168AF">
        <w:rPr>
          <w:rStyle w:val="CodeChar"/>
          <w:highlight w:val="yellow"/>
        </w:rPr>
        <w:t>BBIE.</w:t>
      </w:r>
      <w:r w:rsidR="002B3165" w:rsidRPr="006168AF">
        <w:rPr>
          <w:rStyle w:val="CodeChar"/>
          <w:highlight w:val="yellow"/>
        </w:rPr>
        <w:t>code_list_id</w:t>
      </w:r>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r w:rsidR="00BB1C2D" w:rsidRPr="006168AF">
        <w:rPr>
          <w:highlight w:val="yellow"/>
        </w:rPr>
        <w:t xml:space="preserve"> or 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7207A0" w:rsidRPr="006168AF">
        <w:rPr>
          <w:rStyle w:val="CodeChar"/>
          <w:highlight w:val="yellow"/>
        </w:rPr>
        <w:t>BBIE.</w:t>
      </w:r>
      <w:r w:rsidR="00072832" w:rsidRPr="006168AF">
        <w:rPr>
          <w:rStyle w:val="CodeChar"/>
          <w:highlight w:val="yellow"/>
        </w:rPr>
        <w:t>bdt_pri_restri_id</w:t>
      </w:r>
      <w:r w:rsidR="007207A0" w:rsidRPr="006168AF">
        <w:rPr>
          <w:highlight w:val="yellow"/>
        </w:rPr>
        <w:t xml:space="preserve"> and </w:t>
      </w:r>
      <w:r w:rsidR="007207A0" w:rsidRPr="006168AF">
        <w:rPr>
          <w:rStyle w:val="CodeChar"/>
          <w:highlight w:val="yellow"/>
        </w:rPr>
        <w:t>BBIE.</w:t>
      </w:r>
      <w:r w:rsidR="002B3165" w:rsidRPr="006168AF">
        <w:rPr>
          <w:rStyle w:val="CodeChar"/>
          <w:highlight w:val="yellow"/>
        </w:rPr>
        <w:t>code_list_id</w:t>
      </w:r>
      <w:r w:rsidR="007207A0" w:rsidRPr="006168AF">
        <w:rPr>
          <w:highlight w:val="yellow"/>
        </w:rPr>
        <w:t xml:space="preserve"> columns are null, the built-in type</w:t>
      </w:r>
      <w:r w:rsidR="00772652" w:rsidRPr="006168AF">
        <w:rPr>
          <w:highlight w:val="yellow"/>
        </w:rPr>
        <w:t>/code list</w:t>
      </w:r>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77777777"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 xml:space="preserve">. </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that is not in the allowable list, </w:t>
      </w:r>
      <w:r w:rsidR="00485B2F" w:rsidRPr="00663867">
        <w:rPr>
          <w:rStyle w:val="CodeChar"/>
        </w:rPr>
        <w:t>BBIE.</w:t>
      </w:r>
      <w:r w:rsidR="00072832">
        <w:rPr>
          <w:rStyle w:val="CodeChar"/>
        </w:rPr>
        <w:t>bdt_pri_restri_id</w:t>
      </w:r>
      <w:r w:rsidR="00485B2F">
        <w:t xml:space="preserve"> column should be left null and the </w:t>
      </w:r>
      <w:r w:rsidR="00485B2F" w:rsidRPr="00663867">
        <w:rPr>
          <w:rStyle w:val="CodeChar"/>
        </w:rPr>
        <w:t>BBIE.</w:t>
      </w:r>
      <w:r w:rsidR="002B3165">
        <w:rPr>
          <w:rStyle w:val="CodeChar"/>
        </w:rPr>
        <w:t>code_list_id</w:t>
      </w:r>
      <w:r w:rsidR="00485B2F">
        <w:t xml:space="preserve"> column will be used. </w:t>
      </w:r>
      <w:r w:rsidR="002224A4">
        <w:t>Any code list which is based on the code list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r w:rsidR="002224A4">
        <w:t xml:space="preserve"> or </w:t>
      </w:r>
      <w:r w:rsidR="002224A4" w:rsidRPr="00663867">
        <w:rPr>
          <w:rStyle w:val="CodeChar"/>
        </w:rPr>
        <w:t>BBIE.</w:t>
      </w:r>
      <w:r w:rsidR="002B3165">
        <w:rPr>
          <w:rStyle w:val="CodeChar"/>
        </w:rPr>
        <w:t>code_list_id</w:t>
      </w:r>
      <w:r w:rsidR="002224A4">
        <w:t xml:space="preserve"> column may be made transparent to the user, i.e., a combo-box can contain a choice that take</w:t>
      </w:r>
      <w:r w:rsidR="009D7D21">
        <w:t>s</w:t>
      </w:r>
      <w:r w:rsidR="002224A4">
        <w:t xml:space="preserve"> the user to select a code list not in the allowable list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77777777"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93447A">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77777777"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93447A">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93447A">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93447A">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93447A">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93447A">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93447A">
        <w:t>3.3.6</w:t>
      </w:r>
      <w:r w:rsidR="005A2F2F">
        <w:fldChar w:fldCharType="end"/>
      </w:r>
      <w:r w:rsidR="00647A7E">
        <w:t xml:space="preserve">. </w:t>
      </w:r>
      <w:commentRangeStart w:id="712"/>
      <w:r w:rsidR="00647A7E">
        <w:t xml:space="preserve">Use optimistic concurrency control strategy for all these transactions. </w:t>
      </w:r>
      <w:r>
        <w:t xml:space="preserve"> </w:t>
      </w:r>
      <w:commentRangeEnd w:id="712"/>
      <w:r w:rsidR="005E48E2">
        <w:rPr>
          <w:rStyle w:val="CommentReference"/>
        </w:rPr>
        <w:commentReference w:id="712"/>
      </w:r>
    </w:p>
    <w:p w14:paraId="45194162" w14:textId="77777777"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93447A">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713" w:name="_Ref408391480"/>
      <w:bookmarkStart w:id="714" w:name="_Ref408391501"/>
      <w:bookmarkStart w:id="715" w:name="_Toc442108964"/>
      <w:r>
        <w:lastRenderedPageBreak/>
        <w:t>Save a top-level ABIE</w:t>
      </w:r>
      <w:bookmarkEnd w:id="713"/>
      <w:bookmarkEnd w:id="714"/>
      <w:bookmarkEnd w:id="715"/>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716" w:name="_Ref408391491"/>
      <w:bookmarkStart w:id="717" w:name="_Toc442108965"/>
      <w:r>
        <w:t>Discard a top-level ABIE</w:t>
      </w:r>
      <w:bookmarkEnd w:id="716"/>
      <w:bookmarkEnd w:id="717"/>
    </w:p>
    <w:p w14:paraId="4E2D1D94" w14:textId="77777777"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93447A">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718" w:name="_Ref408391494"/>
      <w:bookmarkStart w:id="719" w:name="_Toc442108966"/>
      <w:r>
        <w:t>Publish a top-level ABIE</w:t>
      </w:r>
      <w:bookmarkEnd w:id="718"/>
      <w:bookmarkEnd w:id="719"/>
    </w:p>
    <w:p w14:paraId="7BE1E5CE" w14:textId="77777777"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93447A">
        <w:t>Application Home Screen</w:t>
      </w:r>
      <w:r>
        <w:fldChar w:fldCharType="end"/>
      </w:r>
      <w:r>
        <w:t xml:space="preserve"> upon successful commit.</w:t>
      </w:r>
    </w:p>
    <w:p w14:paraId="243A15E2" w14:textId="77777777" w:rsidR="003A1C99" w:rsidRDefault="00B138CD" w:rsidP="009E3636">
      <w:pPr>
        <w:pStyle w:val="Heading3"/>
      </w:pPr>
      <w:bookmarkStart w:id="720" w:name="_Ref408466748"/>
      <w:bookmarkStart w:id="721" w:name="_Ref408484016"/>
      <w:bookmarkStart w:id="722" w:name="_Toc442108967"/>
      <w:r>
        <w:t>Top-level ABIE search</w:t>
      </w:r>
      <w:bookmarkEnd w:id="720"/>
      <w:r w:rsidR="00DD10B9">
        <w:t xml:space="preserve"> and select</w:t>
      </w:r>
      <w:bookmarkEnd w:id="721"/>
      <w:bookmarkEnd w:id="722"/>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723" w:name="_Ref408467681"/>
      <w:bookmarkStart w:id="724" w:name="_Toc442108968"/>
      <w:r>
        <w:t xml:space="preserve">Copy </w:t>
      </w:r>
      <w:r w:rsidR="009E3636">
        <w:t>a top-level ABIE</w:t>
      </w:r>
      <w:bookmarkEnd w:id="723"/>
      <w:bookmarkEnd w:id="724"/>
    </w:p>
    <w:p w14:paraId="36820462" w14:textId="77777777" w:rsidR="00DB6A77" w:rsidRDefault="00DD10B9" w:rsidP="00DB6A77">
      <w:r>
        <w:t xml:space="preserve">This should invoke the </w:t>
      </w:r>
      <w:r>
        <w:fldChar w:fldCharType="begin"/>
      </w:r>
      <w:r>
        <w:instrText xml:space="preserve"> REF _Ref408484016 \h </w:instrText>
      </w:r>
      <w:r>
        <w:fldChar w:fldCharType="separate"/>
      </w:r>
      <w:r w:rsidR="0093447A">
        <w:t>Top-level ABIE search and select</w:t>
      </w:r>
      <w:r>
        <w:fldChar w:fldCharType="end"/>
      </w:r>
      <w:r>
        <w:t xml:space="preserve"> in section </w:t>
      </w:r>
      <w:r>
        <w:fldChar w:fldCharType="begin"/>
      </w:r>
      <w:r>
        <w:instrText xml:space="preserve"> REF _Ref408466748 \r \h </w:instrText>
      </w:r>
      <w:r>
        <w:fldChar w:fldCharType="separate"/>
      </w:r>
      <w:r w:rsidR="0093447A">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93447A">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93447A">
        <w:t>3.3.3</w:t>
      </w:r>
      <w:r w:rsidR="00DB6A77">
        <w:fldChar w:fldCharType="end"/>
      </w:r>
      <w:r w:rsidR="00DB6A77">
        <w:t xml:space="preserve"> with the new top-level ABIE.</w:t>
      </w:r>
    </w:p>
    <w:p w14:paraId="34EEFBF1" w14:textId="77777777" w:rsidR="00DB6A77" w:rsidRDefault="00DB6A77" w:rsidP="00DB6A77"/>
    <w:p w14:paraId="4F442C4F" w14:textId="77777777" w:rsidR="00DB6A77" w:rsidRDefault="00DB6A77" w:rsidP="00DB6A77">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0564B1CA" w14:textId="77777777" w:rsidR="002C4DD3" w:rsidRDefault="002C4DD3" w:rsidP="002C4DD3">
      <w:pPr>
        <w:pStyle w:val="Heading3"/>
      </w:pPr>
      <w:bookmarkStart w:id="725" w:name="_Ref436631127"/>
      <w:bookmarkStart w:id="726" w:name="_Toc442108969"/>
      <w:r>
        <w:t>Extend a top-level ABIE</w:t>
      </w:r>
      <w:bookmarkEnd w:id="725"/>
      <w:bookmarkEnd w:id="726"/>
    </w:p>
    <w:p w14:paraId="030532C2" w14:textId="77777777" w:rsidR="002C4DD3" w:rsidRDefault="002C4DD3" w:rsidP="002C4DD3">
      <w:r>
        <w:t>This use</w:t>
      </w:r>
      <w:r w:rsidR="00A025CC">
        <w:t xml:space="preserve"> case</w:t>
      </w:r>
      <w:r>
        <w:t xml:space="preserve"> will happen as part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77777777"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93447A">
        <w:t xml:space="preserve">Figure </w:t>
      </w:r>
      <w:r w:rsidR="0093447A">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w:lastRenderedPageBreak/>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8E36A2" w:rsidRPr="00A01448" w:rsidRDefault="008E36A2"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8E36A2" w:rsidRDefault="008E36A2"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8E36A2" w:rsidRPr="00A01448" w:rsidRDefault="008E36A2"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8E36A2" w:rsidRPr="00A01448" w:rsidRDefault="008E36A2"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8E36A2" w:rsidRDefault="008E36A2"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8E36A2" w:rsidRDefault="008E36A2"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77777777" w:rsidR="008E36A2" w:rsidRPr="00A01448" w:rsidRDefault="008E36A2"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standards for ApplicationArea</w:t>
                        </w:r>
                      </w:p>
                    </w:txbxContent>
                  </v:textbox>
                </v:shape>
                <w10:anchorlock/>
              </v:group>
            </w:pict>
          </mc:Fallback>
        </mc:AlternateContent>
      </w:r>
    </w:p>
    <w:p w14:paraId="697CAC61" w14:textId="77777777" w:rsidR="00A01448" w:rsidRDefault="00A01448" w:rsidP="00A01448">
      <w:pPr>
        <w:pStyle w:val="Caption"/>
      </w:pPr>
      <w:bookmarkStart w:id="727" w:name="_Ref434224643"/>
      <w:r>
        <w:t xml:space="preserve">Figure </w:t>
      </w:r>
      <w:fldSimple w:instr=" SEQ Figure \* ARABIC ">
        <w:r w:rsidR="0093447A">
          <w:rPr>
            <w:noProof/>
          </w:rPr>
          <w:t>1</w:t>
        </w:r>
      </w:fldSimple>
      <w:bookmarkEnd w:id="727"/>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77777777"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an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xml:space="preserve">. It behaves like an XSD Group. </w:t>
      </w:r>
      <w:r w:rsidR="00EF5AF8">
        <w:t xml:space="preserve">In </w:t>
      </w:r>
      <w:r w:rsidR="009B4070">
        <w:fldChar w:fldCharType="begin"/>
      </w:r>
      <w:r w:rsidR="009B4070">
        <w:instrText xml:space="preserve"> REF _Ref434405977 \h </w:instrText>
      </w:r>
      <w:r w:rsidR="009B4070">
        <w:fldChar w:fldCharType="separate"/>
      </w:r>
      <w:r w:rsidR="0093447A">
        <w:t xml:space="preserve">Figure </w:t>
      </w:r>
      <w:r w:rsidR="0093447A">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8E36A2" w:rsidRDefault="008E36A2"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8E36A2" w:rsidRDefault="008E36A2"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8E36A2" w:rsidRDefault="008E36A2"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8E36A2" w:rsidRDefault="008E36A2"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8E36A2" w:rsidRDefault="008E36A2"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8E36A2" w:rsidRDefault="008E36A2"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8E36A2" w:rsidRDefault="008E36A2"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8E36A2" w:rsidRDefault="008E36A2"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8E36A2" w:rsidRDefault="008E36A2"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8E36A2" w:rsidRDefault="008E36A2"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8E36A2" w:rsidRDefault="008E36A2"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77777777" w:rsidR="009B4070" w:rsidRDefault="009B4070" w:rsidP="009B4070">
      <w:pPr>
        <w:pStyle w:val="Caption"/>
      </w:pPr>
      <w:bookmarkStart w:id="728" w:name="_Ref434405977"/>
      <w:r>
        <w:t xml:space="preserve">Figure </w:t>
      </w:r>
      <w:fldSimple w:instr=" SEQ Figure \* ARABIC ">
        <w:r w:rsidR="0093447A">
          <w:rPr>
            <w:noProof/>
          </w:rPr>
          <w:t>2</w:t>
        </w:r>
      </w:fldSimple>
      <w:bookmarkEnd w:id="728"/>
      <w:r>
        <w:t>: A model in the UI for user extension editing</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8E36A2" w:rsidRDefault="008E36A2"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8E36A2" w:rsidRPr="005A04AC" w:rsidRDefault="008E36A2">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8E36A2" w:rsidRDefault="008E36A2" w:rsidP="00726F9D">
                              <w:pPr>
                                <w:jc w:val="center"/>
                                <w:rPr>
                                  <w:b/>
                                  <w:bCs/>
                                </w:rPr>
                              </w:pPr>
                              <w:r w:rsidRPr="00726F9D">
                                <w:rPr>
                                  <w:b/>
                                  <w:bCs/>
                                </w:rPr>
                                <w:t>(</w:t>
                              </w:r>
                              <w:r>
                                <w:rPr>
                                  <w:b/>
                                  <w:bCs/>
                                </w:rPr>
                                <w:t>2</w:t>
                              </w:r>
                              <w:r w:rsidRPr="00726F9D">
                                <w:rPr>
                                  <w:b/>
                                  <w:bCs/>
                                </w:rPr>
                                <w:t>)</w:t>
                              </w:r>
                            </w:p>
                            <w:p w14:paraId="6ADFF6DA" w14:textId="77777777" w:rsidR="008E36A2" w:rsidRPr="005A04AC" w:rsidRDefault="008E36A2"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8E36A2" w:rsidRDefault="008E36A2"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8E36A2" w:rsidRPr="005A04AC" w:rsidRDefault="008E36A2"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8E36A2" w:rsidRPr="005A04AC" w:rsidRDefault="008E36A2">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8E36A2" w:rsidRPr="005A04AC" w:rsidRDefault="008E36A2">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8E36A2" w:rsidRPr="005A04AC" w:rsidRDefault="008E36A2">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8E36A2" w:rsidRPr="005A04AC" w:rsidRDefault="008E36A2">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8E36A2" w:rsidRPr="005A04AC" w:rsidRDefault="008E36A2">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8E36A2" w:rsidRPr="005A04AC" w:rsidRDefault="008E36A2"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8E36A2" w:rsidRPr="005A04AC" w:rsidRDefault="008E36A2"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8E36A2" w:rsidRPr="005A04AC" w:rsidRDefault="008E36A2"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8E36A2" w:rsidRPr="005A04AC" w:rsidRDefault="008E36A2"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8E36A2" w:rsidRPr="005A04AC" w:rsidRDefault="008E36A2"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8E36A2" w:rsidRPr="005A04AC" w:rsidRDefault="008E36A2"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8E36A2" w:rsidRPr="005A04AC" w:rsidRDefault="008E36A2"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8E36A2" w:rsidRPr="005A04AC" w:rsidRDefault="008E36A2"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8E36A2" w:rsidRPr="005A04AC" w:rsidRDefault="008E36A2">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8E36A2" w:rsidRPr="005A04AC" w:rsidRDefault="008E36A2"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8E36A2" w:rsidRPr="005A04AC" w:rsidRDefault="008E36A2"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8E36A2" w:rsidRPr="005A04AC" w:rsidRDefault="008E36A2"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8E36A2" w:rsidRPr="005A04AC" w:rsidRDefault="008E36A2"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8E36A2" w:rsidRPr="005A04AC" w:rsidRDefault="008E36A2">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8E36A2" w:rsidRPr="005A04AC" w:rsidRDefault="008E36A2"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72"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">
                <v:shape id="_x0000_s1173"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74"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8E36A2" w:rsidRDefault="008E36A2" w:rsidP="00726F9D">
                        <w:pPr>
                          <w:jc w:val="center"/>
                        </w:pPr>
                      </w:p>
                    </w:txbxContent>
                  </v:textbox>
                </v:shape>
                <v:shape id="Text Box 492" o:spid="_x0000_s1175"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8E36A2" w:rsidRPr="005A04AC" w:rsidRDefault="008E36A2">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76"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8E36A2" w:rsidRDefault="008E36A2" w:rsidP="00726F9D">
                        <w:pPr>
                          <w:jc w:val="center"/>
                          <w:rPr>
                            <w:b/>
                            <w:bCs/>
                          </w:rPr>
                        </w:pPr>
                        <w:r w:rsidRPr="00726F9D">
                          <w:rPr>
                            <w:b/>
                            <w:bCs/>
                          </w:rPr>
                          <w:t>(</w:t>
                        </w:r>
                        <w:r>
                          <w:rPr>
                            <w:b/>
                            <w:bCs/>
                          </w:rPr>
                          <w:t>2</w:t>
                        </w:r>
                        <w:r w:rsidRPr="00726F9D">
                          <w:rPr>
                            <w:b/>
                            <w:bCs/>
                          </w:rPr>
                          <w:t>)</w:t>
                        </w:r>
                      </w:p>
                      <w:p w14:paraId="6ADFF6DA" w14:textId="77777777" w:rsidR="008E36A2" w:rsidRPr="005A04AC" w:rsidRDefault="008E36A2"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77"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8E36A2" w:rsidRDefault="008E36A2" w:rsidP="00726F9D">
                        <w:pPr>
                          <w:jc w:val="center"/>
                        </w:pPr>
                      </w:p>
                    </w:txbxContent>
                  </v:textbox>
                </v:shape>
                <v:shape id="Text Box 495" o:spid="_x0000_s1178"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8E36A2" w:rsidRPr="005A04AC" w:rsidRDefault="008E36A2"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79"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8E36A2" w:rsidRPr="005A04AC" w:rsidRDefault="008E36A2">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80"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81"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82"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83"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8E36A2" w:rsidRPr="005A04AC" w:rsidRDefault="008E36A2">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84"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8E36A2" w:rsidRPr="005A04AC" w:rsidRDefault="008E36A2">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85"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8E36A2" w:rsidRPr="005A04AC" w:rsidRDefault="008E36A2">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86"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8E36A2" w:rsidRPr="005A04AC" w:rsidRDefault="008E36A2">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87"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8E36A2" w:rsidRPr="005A04AC" w:rsidRDefault="008E36A2">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188"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189"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8E36A2" w:rsidRPr="005A04AC" w:rsidRDefault="008E36A2" w:rsidP="000047FD">
                        <w:pPr>
                          <w:jc w:val="center"/>
                          <w:rPr>
                            <w:sz w:val="18"/>
                            <w:szCs w:val="18"/>
                          </w:rPr>
                        </w:pPr>
                        <w:r>
                          <w:rPr>
                            <w:b/>
                            <w:bCs/>
                            <w:sz w:val="18"/>
                            <w:szCs w:val="18"/>
                          </w:rPr>
                          <w:t>#a</w:t>
                        </w:r>
                      </w:p>
                    </w:txbxContent>
                  </v:textbox>
                </v:shape>
                <v:shape id="Elbow Connector 508" o:spid="_x0000_s1190"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191"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8E36A2" w:rsidRPr="005A04AC" w:rsidRDefault="008E36A2" w:rsidP="000047FD">
                        <w:pPr>
                          <w:jc w:val="center"/>
                          <w:rPr>
                            <w:sz w:val="18"/>
                            <w:szCs w:val="18"/>
                          </w:rPr>
                        </w:pPr>
                        <w:r>
                          <w:rPr>
                            <w:b/>
                            <w:bCs/>
                            <w:sz w:val="18"/>
                            <w:szCs w:val="18"/>
                          </w:rPr>
                          <w:t>#b</w:t>
                        </w:r>
                      </w:p>
                    </w:txbxContent>
                  </v:textbox>
                </v:shape>
                <v:shape id="Straight Arrow Connector 511" o:spid="_x0000_s1192"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193"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194"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195"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196"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197"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198"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8E36A2" w:rsidRPr="005A04AC" w:rsidRDefault="008E36A2" w:rsidP="000047FD">
                        <w:pPr>
                          <w:jc w:val="center"/>
                          <w:rPr>
                            <w:sz w:val="18"/>
                            <w:szCs w:val="18"/>
                          </w:rPr>
                        </w:pPr>
                        <w:r>
                          <w:rPr>
                            <w:sz w:val="18"/>
                            <w:szCs w:val="18"/>
                          </w:rPr>
                          <w:t>Y</w:t>
                        </w:r>
                      </w:p>
                    </w:txbxContent>
                  </v:textbox>
                </v:shape>
                <v:shape id="Elbow Connector 518" o:spid="_x0000_s1199"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00"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8E36A2" w:rsidRPr="005A04AC" w:rsidRDefault="008E36A2" w:rsidP="000047FD">
                        <w:pPr>
                          <w:jc w:val="center"/>
                          <w:rPr>
                            <w:sz w:val="18"/>
                            <w:szCs w:val="18"/>
                          </w:rPr>
                        </w:pPr>
                        <w:r>
                          <w:rPr>
                            <w:sz w:val="18"/>
                            <w:szCs w:val="18"/>
                          </w:rPr>
                          <w:t>N</w:t>
                        </w:r>
                      </w:p>
                    </w:txbxContent>
                  </v:textbox>
                </v:shape>
                <v:shape id="Elbow Connector 520" o:spid="_x0000_s1201"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02"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8E36A2" w:rsidRPr="005A04AC" w:rsidRDefault="008E36A2" w:rsidP="000047FD">
                        <w:pPr>
                          <w:jc w:val="center"/>
                          <w:rPr>
                            <w:sz w:val="18"/>
                            <w:szCs w:val="18"/>
                          </w:rPr>
                        </w:pPr>
                        <w:r>
                          <w:rPr>
                            <w:sz w:val="18"/>
                            <w:szCs w:val="18"/>
                          </w:rPr>
                          <w:t>N</w:t>
                        </w:r>
                      </w:p>
                    </w:txbxContent>
                  </v:textbox>
                </v:shape>
                <v:shape id="Straight Arrow Connector 522" o:spid="_x0000_s1203"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04"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05"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06"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07"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8E36A2" w:rsidRPr="005A04AC" w:rsidRDefault="008E36A2" w:rsidP="000047FD">
                        <w:pPr>
                          <w:jc w:val="center"/>
                          <w:rPr>
                            <w:sz w:val="18"/>
                            <w:szCs w:val="18"/>
                          </w:rPr>
                        </w:pPr>
                        <w:r>
                          <w:rPr>
                            <w:b/>
                            <w:bCs/>
                            <w:sz w:val="18"/>
                            <w:szCs w:val="18"/>
                          </w:rPr>
                          <w:t>#c</w:t>
                        </w:r>
                      </w:p>
                    </w:txbxContent>
                  </v:textbox>
                </v:shape>
                <v:shape id="Elbow Connector 527" o:spid="_x0000_s1208"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09"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8E36A2" w:rsidRPr="005A04AC" w:rsidRDefault="008E36A2" w:rsidP="000047FD">
                        <w:pPr>
                          <w:jc w:val="center"/>
                          <w:rPr>
                            <w:sz w:val="18"/>
                            <w:szCs w:val="18"/>
                          </w:rPr>
                        </w:pPr>
                        <w:r>
                          <w:rPr>
                            <w:b/>
                            <w:bCs/>
                            <w:sz w:val="18"/>
                            <w:szCs w:val="18"/>
                          </w:rPr>
                          <w:t>#d</w:t>
                        </w:r>
                      </w:p>
                    </w:txbxContent>
                  </v:textbox>
                </v:shape>
                <v:shape id="Text Box 529" o:spid="_x0000_s1210"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8E36A2" w:rsidRPr="005A04AC" w:rsidRDefault="008E36A2" w:rsidP="000047FD">
                        <w:pPr>
                          <w:jc w:val="center"/>
                          <w:rPr>
                            <w:sz w:val="18"/>
                            <w:szCs w:val="18"/>
                          </w:rPr>
                        </w:pPr>
                        <w:r>
                          <w:rPr>
                            <w:sz w:val="18"/>
                            <w:szCs w:val="18"/>
                          </w:rPr>
                          <w:t>Y</w:t>
                        </w:r>
                      </w:p>
                    </w:txbxContent>
                  </v:textbox>
                </v:shape>
                <v:shape id="Straight Arrow Connector 530" o:spid="_x0000_s1211"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12"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13"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8E36A2" w:rsidRPr="005A04AC" w:rsidRDefault="008E36A2">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14"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8E36A2" w:rsidRPr="005A04AC" w:rsidRDefault="008E36A2" w:rsidP="000047FD">
                        <w:pPr>
                          <w:jc w:val="center"/>
                          <w:rPr>
                            <w:sz w:val="18"/>
                            <w:szCs w:val="18"/>
                          </w:rPr>
                        </w:pPr>
                        <w:r>
                          <w:rPr>
                            <w:sz w:val="18"/>
                            <w:szCs w:val="18"/>
                          </w:rPr>
                          <w:t>N</w:t>
                        </w:r>
                      </w:p>
                    </w:txbxContent>
                  </v:textbox>
                </v:shape>
                <v:shape id="Straight Arrow Connector 534" o:spid="_x0000_s1215"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16"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17"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18"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19"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20"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8E36A2" w:rsidRPr="005A04AC" w:rsidRDefault="008E36A2" w:rsidP="000047FD">
                        <w:pPr>
                          <w:jc w:val="center"/>
                          <w:rPr>
                            <w:sz w:val="18"/>
                            <w:szCs w:val="18"/>
                          </w:rPr>
                        </w:pPr>
                        <w:r>
                          <w:rPr>
                            <w:sz w:val="18"/>
                            <w:szCs w:val="18"/>
                          </w:rPr>
                          <w:t>Y</w:t>
                        </w:r>
                      </w:p>
                    </w:txbxContent>
                  </v:textbox>
                </v:shape>
                <v:shape id="Text Box 542" o:spid="_x0000_s1221"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8E36A2" w:rsidRPr="005A04AC" w:rsidRDefault="008E36A2" w:rsidP="000047FD">
                        <w:pPr>
                          <w:jc w:val="center"/>
                          <w:rPr>
                            <w:sz w:val="18"/>
                            <w:szCs w:val="18"/>
                          </w:rPr>
                        </w:pPr>
                        <w:r>
                          <w:rPr>
                            <w:sz w:val="18"/>
                            <w:szCs w:val="18"/>
                          </w:rPr>
                          <w:t>N</w:t>
                        </w:r>
                      </w:p>
                    </w:txbxContent>
                  </v:textbox>
                </v:shape>
                <v:shape id="Text Box 543" o:spid="_x0000_s1222"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8E36A2" w:rsidRPr="005A04AC" w:rsidRDefault="008E36A2" w:rsidP="000047FD">
                        <w:pPr>
                          <w:jc w:val="center"/>
                          <w:rPr>
                            <w:sz w:val="18"/>
                            <w:szCs w:val="18"/>
                          </w:rPr>
                        </w:pPr>
                        <w:r>
                          <w:rPr>
                            <w:sz w:val="18"/>
                            <w:szCs w:val="18"/>
                          </w:rPr>
                          <w:t>Y</w:t>
                        </w:r>
                      </w:p>
                    </w:txbxContent>
                  </v:textbox>
                </v:shape>
                <v:oval id="Oval 544" o:spid="_x0000_s1223"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24"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25"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8E36A2" w:rsidRPr="005A04AC" w:rsidRDefault="008E36A2">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26"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27"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28"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8E36A2" w:rsidRPr="005A04AC" w:rsidRDefault="008E36A2" w:rsidP="000047FD">
                        <w:pPr>
                          <w:jc w:val="center"/>
                          <w:rPr>
                            <w:sz w:val="18"/>
                            <w:szCs w:val="18"/>
                          </w:rPr>
                        </w:pPr>
                        <w:r>
                          <w:rPr>
                            <w:b/>
                            <w:bCs/>
                            <w:sz w:val="18"/>
                            <w:szCs w:val="18"/>
                          </w:rPr>
                          <w:t>#e</w:t>
                        </w:r>
                      </w:p>
                    </w:txbxContent>
                  </v:textbox>
                </v:shape>
                <w10:anchorlock/>
              </v:group>
            </w:pict>
          </mc:Fallback>
        </mc:AlternateContent>
      </w:r>
    </w:p>
    <w:p w14:paraId="04815B43" w14:textId="77777777" w:rsidR="00505C10" w:rsidRDefault="00726509" w:rsidP="00726509">
      <w:pPr>
        <w:pStyle w:val="Caption"/>
      </w:pPr>
      <w:r>
        <w:t xml:space="preserve">Figure </w:t>
      </w:r>
      <w:fldSimple w:instr=" SEQ Figure \* ARABIC ">
        <w:r w:rsidR="0093447A">
          <w:rPr>
            <w:noProof/>
          </w:rPr>
          <w:t>3</w:t>
        </w:r>
      </w:fldSimple>
      <w:r>
        <w:t>: Logic flow for creating a local ABIE extension</w:t>
      </w:r>
      <w:r w:rsidR="00505C10">
        <w:br/>
      </w:r>
    </w:p>
    <w:p w14:paraId="7196C206" w14:textId="77777777"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ASCC.Assoc_To_ASCCP_ID.Role_Of_ACC_ID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ACC.OAGIS_Component_Type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77777777"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93447A">
        <w:t>Create a New User Extension Group ACC</w:t>
      </w:r>
      <w:r>
        <w:fldChar w:fldCharType="end"/>
      </w:r>
    </w:p>
    <w:p w14:paraId="1F7E263A" w14:textId="77777777" w:rsidR="009064E6" w:rsidRDefault="009064E6" w:rsidP="008F2EBB">
      <w:pPr>
        <w:pStyle w:val="ListParagraph"/>
        <w:numPr>
          <w:ilvl w:val="0"/>
          <w:numId w:val="18"/>
        </w:numPr>
      </w:pPr>
      <w:r>
        <w:fldChar w:fldCharType="begin"/>
      </w:r>
      <w:r>
        <w:instrText xml:space="preserve"> REF _Ref431198523 \h </w:instrText>
      </w:r>
      <w:r>
        <w:fldChar w:fldCharType="separate"/>
      </w:r>
      <w:r w:rsidR="0093447A">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729" w:name="_Ref431198470"/>
      <w:bookmarkStart w:id="730" w:name="_Toc442108970"/>
      <w:r>
        <w:t xml:space="preserve">Create a New User Extension </w:t>
      </w:r>
      <w:r w:rsidR="0047479A">
        <w:t xml:space="preserve">Group </w:t>
      </w:r>
      <w:r>
        <w:t>ACC</w:t>
      </w:r>
      <w:bookmarkEnd w:id="729"/>
      <w:bookmarkEnd w:id="730"/>
    </w:p>
    <w:p w14:paraId="60432949" w14:textId="77777777" w:rsidR="00483B6E" w:rsidRDefault="00483B6E" w:rsidP="00483B6E"/>
    <w:p w14:paraId="0B93C431" w14:textId="77777777" w:rsidR="009B7C92" w:rsidRDefault="00483B6E" w:rsidP="00483B6E">
      <w:r>
        <w:t xml:space="preserve">A user extension </w:t>
      </w:r>
      <w:r w:rsidR="00C1031C">
        <w:t xml:space="preserve">group </w:t>
      </w:r>
      <w:r>
        <w:t xml:space="preserve">ACC is an ACC whose </w:t>
      </w:r>
      <w:r w:rsidRPr="00483B6E">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7777777"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731" w:name="_Toc442108971"/>
      <w:r>
        <w:t xml:space="preserve">Populate an ACC </w:t>
      </w:r>
      <w:r w:rsidR="00395CCF">
        <w:t>cu</w:t>
      </w:r>
      <w:r w:rsidR="006B1123">
        <w:t>r</w:t>
      </w:r>
      <w:r w:rsidR="00395CCF">
        <w:t xml:space="preserve">rent </w:t>
      </w:r>
      <w:r>
        <w:t>record</w:t>
      </w:r>
      <w:bookmarkEnd w:id="731"/>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77777777" w:rsidR="00DB12E7" w:rsidRPr="00A159CE" w:rsidRDefault="00DB12E7" w:rsidP="0016775B">
            <w:r w:rsidRPr="00A159CE">
              <w:rPr>
                <w:rStyle w:val="CodeChar"/>
              </w:rPr>
              <w:t>ACC_ID</w:t>
            </w:r>
            <w:r w:rsidRPr="00A159CE">
              <w:t xml:space="preserve"> = Auto-generate database key.</w:t>
            </w:r>
          </w:p>
        </w:tc>
      </w:tr>
      <w:tr w:rsidR="00DB12E7" w:rsidRPr="00A159CE" w14:paraId="55750DEC" w14:textId="77777777" w:rsidTr="0016775B">
        <w:tc>
          <w:tcPr>
            <w:tcW w:w="9576" w:type="dxa"/>
          </w:tcPr>
          <w:p w14:paraId="400D3347" w14:textId="77777777" w:rsidR="00DB12E7" w:rsidRPr="00A159CE" w:rsidRDefault="00DB12E7" w:rsidP="00DB12E7">
            <w:r w:rsidRPr="00A159CE">
              <w:rPr>
                <w:rStyle w:val="CodeChar"/>
              </w:rPr>
              <w:t>ACC_GUID</w:t>
            </w:r>
            <w:r w:rsidRPr="00A159CE">
              <w:t xml:space="preserve"> = </w:t>
            </w:r>
            <w:r>
              <w:t>Create a new GUID</w:t>
            </w:r>
            <w:r w:rsidRPr="00A159CE">
              <w:t>.</w:t>
            </w:r>
          </w:p>
        </w:tc>
      </w:tr>
      <w:tr w:rsidR="00DB12E7" w:rsidRPr="00A159CE" w14:paraId="5C1A1483" w14:textId="77777777" w:rsidTr="0016775B">
        <w:tc>
          <w:tcPr>
            <w:tcW w:w="9576" w:type="dxa"/>
          </w:tcPr>
          <w:p w14:paraId="06A3FC7E" w14:textId="77777777" w:rsidR="00DB12E7" w:rsidRPr="00A159CE" w:rsidRDefault="00DB12E7" w:rsidP="00F17A8F">
            <w:r w:rsidRPr="00A159CE">
              <w:rPr>
                <w:rStyle w:val="CodeChar"/>
              </w:rPr>
              <w:t>Object_Class_Term</w:t>
            </w:r>
            <w:r w:rsidRPr="00A159CE">
              <w:t xml:space="preserve"> = </w:t>
            </w:r>
            <w:r w:rsidR="00F17A8F">
              <w:t xml:space="preserve">Follow this pattern. If the </w:t>
            </w:r>
            <w:r w:rsidR="00F17A8F" w:rsidRPr="00F17A8F">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sidR="00F17A8F" w:rsidRPr="00F17A8F">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77777777" w:rsidR="00DB12E7" w:rsidRPr="00A159CE" w:rsidRDefault="00736ABC" w:rsidP="00F17A8F">
            <w:r>
              <w:rPr>
                <w:rStyle w:val="CodeChar"/>
              </w:rPr>
              <w:t>den</w:t>
            </w:r>
            <w:r w:rsidR="00DB12E7" w:rsidRPr="004452DB">
              <w:t xml:space="preserve"> =</w:t>
            </w:r>
            <w:r w:rsidR="00F17A8F">
              <w:t xml:space="preserve"> </w:t>
            </w:r>
            <w:r w:rsidR="00F17A8F" w:rsidRPr="00F17A8F">
              <w:rPr>
                <w:rStyle w:val="CodeChar"/>
              </w:rPr>
              <w:t>Object_Class_Term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77777777" w:rsidR="00DB12E7" w:rsidRPr="00A159CE" w:rsidRDefault="00DB12E7" w:rsidP="00987192">
            <w:r w:rsidRPr="00A159CE">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77777777" w:rsidR="00DB12E7" w:rsidRPr="00A159CE" w:rsidRDefault="00DB12E7" w:rsidP="0016775B">
            <w:r w:rsidRPr="00A159CE">
              <w:rPr>
                <w:rStyle w:val="CodeChar"/>
              </w:rPr>
              <w:t>Object_Class_Qualifier</w:t>
            </w:r>
            <w:r w:rsidRPr="00A159CE">
              <w:t xml:space="preserve"> = Always empty.</w:t>
            </w:r>
          </w:p>
        </w:tc>
      </w:tr>
      <w:tr w:rsidR="00DB12E7" w:rsidRPr="00A159CE" w14:paraId="2027A9DC" w14:textId="77777777" w:rsidTr="0016775B">
        <w:tc>
          <w:tcPr>
            <w:tcW w:w="9576" w:type="dxa"/>
          </w:tcPr>
          <w:p w14:paraId="73806821" w14:textId="77777777" w:rsidR="00DB12E7" w:rsidRPr="00A159CE" w:rsidRDefault="00DB12E7" w:rsidP="00472984">
            <w:r w:rsidRPr="00A159CE">
              <w:rPr>
                <w:rStyle w:val="CodeChar"/>
              </w:rPr>
              <w:t>OAGIS_Component_Type</w:t>
            </w:r>
            <w:r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Pr="00A159CE">
              <w:t xml:space="preserve"> </w:t>
            </w:r>
          </w:p>
        </w:tc>
      </w:tr>
      <w:tr w:rsidR="001F10A4" w:rsidRPr="00A159CE" w14:paraId="61179E0D" w14:textId="77777777" w:rsidTr="0016775B">
        <w:tc>
          <w:tcPr>
            <w:tcW w:w="9576" w:type="dxa"/>
          </w:tcPr>
          <w:p w14:paraId="2CAC17BE" w14:textId="77777777" w:rsidR="001F10A4" w:rsidRPr="00A159CE" w:rsidRDefault="001F10A4" w:rsidP="00096DC6">
            <w:pPr>
              <w:rPr>
                <w:rStyle w:val="CodeChar"/>
              </w:rPr>
            </w:pPr>
            <w:r>
              <w:rPr>
                <w:rStyle w:val="CodeChar"/>
              </w:rPr>
              <w:t xml:space="preserve">Module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77777777" w:rsidR="006B1123" w:rsidRPr="00A159CE" w:rsidRDefault="006B1123" w:rsidP="0016775B">
            <w:pPr>
              <w:rPr>
                <w:rStyle w:val="CodeChar"/>
              </w:rPr>
            </w:pPr>
            <w:r>
              <w:rPr>
                <w:rStyle w:val="CodeChar"/>
              </w:rPr>
              <w:t xml:space="preserve">Owner_User_D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7777777" w:rsidR="00F36B15" w:rsidRDefault="00F36B15" w:rsidP="00D70BE0">
            <w:pPr>
              <w:rPr>
                <w:rStyle w:val="CodeChar"/>
              </w:rPr>
            </w:pPr>
            <w:r>
              <w:rPr>
                <w:rStyle w:val="CodeChar"/>
              </w:rPr>
              <w:t>Current_ACC_ID = Null.</w:t>
            </w:r>
          </w:p>
        </w:tc>
      </w:tr>
    </w:tbl>
    <w:p w14:paraId="5B713D55" w14:textId="77777777" w:rsidR="0069280F" w:rsidRPr="0069280F" w:rsidRDefault="0069280F" w:rsidP="0069280F"/>
    <w:p w14:paraId="224AD47A" w14:textId="77777777" w:rsidR="0069280F" w:rsidRDefault="00FD202A" w:rsidP="0069280F">
      <w:pPr>
        <w:pStyle w:val="Heading5"/>
      </w:pPr>
      <w:bookmarkStart w:id="732" w:name="_Toc442108972"/>
      <w:r>
        <w:t xml:space="preserve">Populate an ASCCP </w:t>
      </w:r>
      <w:r w:rsidR="0015097E">
        <w:t xml:space="preserve">current </w:t>
      </w:r>
      <w:r>
        <w:t>record</w:t>
      </w:r>
      <w:bookmarkEnd w:id="732"/>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77777777" w:rsidR="00F36B15" w:rsidRPr="00F36B15" w:rsidRDefault="00F36B15" w:rsidP="00DB12E7">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F36B15" w14:paraId="5F10F76E" w14:textId="77777777" w:rsidTr="00F36B15">
        <w:tc>
          <w:tcPr>
            <w:tcW w:w="9576" w:type="dxa"/>
          </w:tcPr>
          <w:p w14:paraId="7186E520" w14:textId="77777777" w:rsidR="00F36B15" w:rsidRDefault="00F36B15" w:rsidP="00DB12E7">
            <w:pPr>
              <w:rPr>
                <w:rStyle w:val="CodeChar"/>
              </w:rPr>
            </w:pPr>
            <w:r w:rsidRPr="00F7252C">
              <w:rPr>
                <w:rStyle w:val="CodeChar"/>
              </w:rPr>
              <w:t>ASCCP_GUID</w:t>
            </w:r>
            <w:r>
              <w:t xml:space="preserve"> = </w:t>
            </w:r>
            <w:r w:rsidR="00F17A8F">
              <w:t>Create a new GUID</w:t>
            </w:r>
            <w:r w:rsidR="00F17A8F" w:rsidRPr="00A159CE">
              <w:t>.</w:t>
            </w:r>
          </w:p>
        </w:tc>
      </w:tr>
      <w:tr w:rsidR="00F36B15" w14:paraId="4734AB12" w14:textId="77777777" w:rsidTr="00F36B15">
        <w:tc>
          <w:tcPr>
            <w:tcW w:w="9576" w:type="dxa"/>
          </w:tcPr>
          <w:p w14:paraId="28F12C13" w14:textId="77777777"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9E262C" w:rsidRPr="009E262C">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77777777" w:rsidR="00F36B15" w:rsidRDefault="00F36B15" w:rsidP="009E262C">
            <w:pPr>
              <w:rPr>
                <w:rStyle w:val="CodeChar"/>
              </w:rPr>
            </w:pPr>
            <w:r w:rsidRPr="00F7252C">
              <w:rPr>
                <w:rStyle w:val="CodeChar"/>
              </w:rPr>
              <w:t>Role_Of_ACC_ID</w:t>
            </w:r>
            <w:r>
              <w:t xml:space="preserve"> = Foreign key</w:t>
            </w:r>
            <w:r w:rsidR="009E262C">
              <w:t xml:space="preserve"> to the ACC above.</w:t>
            </w:r>
            <w:r>
              <w:t xml:space="preserve"> </w:t>
            </w:r>
          </w:p>
        </w:tc>
      </w:tr>
      <w:tr w:rsidR="00F36B15" w14:paraId="0FAFB13C" w14:textId="77777777" w:rsidTr="00F36B15">
        <w:tc>
          <w:tcPr>
            <w:tcW w:w="9576" w:type="dxa"/>
          </w:tcPr>
          <w:p w14:paraId="2106747D" w14:textId="77777777"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(ACC(Role_Of_ACC_ID)</w:t>
            </w:r>
            <w:r w:rsidR="00D37182">
              <w:rPr>
                <w:rStyle w:val="CodeChar"/>
              </w:rPr>
              <w:t>)</w:t>
            </w:r>
            <w:r w:rsidR="00F36B15">
              <w:rPr>
                <w:rStyle w:val="CodeChar"/>
              </w:rPr>
              <w:t>.</w:t>
            </w:r>
            <w:r w:rsidR="00D37182">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7777777" w:rsidR="00F36B15" w:rsidRDefault="003517C5" w:rsidP="002123C2">
            <w:pPr>
              <w:rPr>
                <w:rStyle w:val="CodeChar"/>
              </w:rPr>
            </w:pPr>
            <w:r w:rsidRPr="008C0E16">
              <w:t>State</w:t>
            </w:r>
            <w:r>
              <w:t xml:space="preserve"> = </w:t>
            </w:r>
            <w:r w:rsidRPr="00A159CE">
              <w:rPr>
                <w:rStyle w:val="CodeChar"/>
              </w:rPr>
              <w:t>4</w:t>
            </w:r>
            <w:r w:rsidRPr="00A159CE">
              <w:t xml:space="preserve">. </w:t>
            </w:r>
            <w:r w:rsidRPr="00A159CE">
              <w:rPr>
                <w:b/>
                <w:bCs/>
              </w:rPr>
              <w:t>Note:</w:t>
            </w:r>
            <w:r w:rsidRPr="00A159CE">
              <w:t xml:space="preserve"> 4 means published.</w:t>
            </w:r>
          </w:p>
        </w:tc>
      </w:tr>
      <w:tr w:rsidR="00F36B15" w14:paraId="39B692A7" w14:textId="77777777" w:rsidTr="002123C2">
        <w:tc>
          <w:tcPr>
            <w:tcW w:w="9576" w:type="dxa"/>
          </w:tcPr>
          <w:p w14:paraId="50F09CA7" w14:textId="77777777" w:rsidR="00F36B15" w:rsidRDefault="003517C5" w:rsidP="00D37182">
            <w:pPr>
              <w:rPr>
                <w:rStyle w:val="CodeChar"/>
              </w:rPr>
            </w:pPr>
            <w:r>
              <w:rPr>
                <w:rStyle w:val="CodeChar"/>
              </w:rPr>
              <w:t xml:space="preserve">Module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77777777" w:rsidR="00B52DAB" w:rsidRDefault="00B52DAB" w:rsidP="002123C2">
            <w:pPr>
              <w:rPr>
                <w:rStyle w:val="CodeChar"/>
              </w:rPr>
            </w:pPr>
            <w:r w:rsidRPr="00B52DAB">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733" w:name="_Toc442108973"/>
      <w:r>
        <w:t>Populate an ASCC</w:t>
      </w:r>
      <w:r w:rsidR="0015097E">
        <w:t xml:space="preserve"> current record</w:t>
      </w:r>
      <w:bookmarkEnd w:id="733"/>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77777777" w:rsidR="00496F33" w:rsidRPr="00496F33" w:rsidRDefault="00496F33" w:rsidP="00DB12E7">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496F33" w14:paraId="4200B6ED" w14:textId="77777777" w:rsidTr="00496F33">
        <w:tc>
          <w:tcPr>
            <w:tcW w:w="9576" w:type="dxa"/>
          </w:tcPr>
          <w:p w14:paraId="5BB175CA" w14:textId="77777777" w:rsidR="00496F33" w:rsidRPr="00496F33" w:rsidRDefault="00496F33" w:rsidP="00496F33">
            <w:pPr>
              <w:rPr>
                <w:rStyle w:val="CodeChar"/>
                <w:rFonts w:ascii="Times New Roman" w:hAnsi="Times New Roman"/>
                <w:noProof w:val="0"/>
                <w:sz w:val="20"/>
              </w:rPr>
            </w:pPr>
            <w:r w:rsidRPr="00B74179">
              <w:rPr>
                <w:rStyle w:val="CodeChar"/>
              </w:rPr>
              <w:t xml:space="preserve">ASCC_GUID = </w:t>
            </w:r>
            <w:r w:rsidRPr="00496F33">
              <w:t>Generate a new one.</w:t>
            </w:r>
          </w:p>
        </w:tc>
      </w:tr>
      <w:tr w:rsidR="00496F33" w14:paraId="4B7AC380" w14:textId="77777777" w:rsidTr="00496F33">
        <w:tc>
          <w:tcPr>
            <w:tcW w:w="9576" w:type="dxa"/>
          </w:tcPr>
          <w:p w14:paraId="30767532" w14:textId="77777777" w:rsidR="00496F33" w:rsidRPr="005454E3" w:rsidRDefault="005454E3" w:rsidP="00DB12E7">
            <w:pPr>
              <w:rPr>
                <w:rStyle w:val="CodeChar"/>
                <w:rFonts w:ascii="Times New Roman" w:hAnsi="Times New Roman"/>
                <w:noProof w:val="0"/>
                <w:sz w:val="20"/>
              </w:rPr>
            </w:pPr>
            <w:r w:rsidRPr="00D409B2">
              <w:rPr>
                <w:rStyle w:val="CodeChar"/>
              </w:rPr>
              <w:t>Cardinality_Min</w:t>
            </w:r>
            <w:r>
              <w:t xml:space="preserve"> = </w:t>
            </w:r>
            <w:r w:rsidRPr="00C64228">
              <w:rPr>
                <w:rStyle w:val="CodeChar"/>
              </w:rPr>
              <w:t>1</w:t>
            </w:r>
            <w:r>
              <w:t>.</w:t>
            </w:r>
          </w:p>
        </w:tc>
      </w:tr>
      <w:tr w:rsidR="00496F33" w14:paraId="174CF50B" w14:textId="77777777" w:rsidTr="00496F33">
        <w:tc>
          <w:tcPr>
            <w:tcW w:w="9576" w:type="dxa"/>
          </w:tcPr>
          <w:p w14:paraId="3FAAD227" w14:textId="77777777" w:rsidR="00496F33" w:rsidRPr="005454E3" w:rsidRDefault="005454E3" w:rsidP="005454E3">
            <w:pPr>
              <w:rPr>
                <w:rStyle w:val="CodeChar"/>
                <w:rFonts w:ascii="Times New Roman" w:hAnsi="Times New Roman"/>
                <w:noProof w:val="0"/>
                <w:sz w:val="20"/>
              </w:rPr>
            </w:pPr>
            <w:r w:rsidRPr="00D409B2">
              <w:rPr>
                <w:rStyle w:val="CodeChar"/>
              </w:rPr>
              <w:t>Cardinality_Max</w:t>
            </w:r>
            <w:r>
              <w:t xml:space="preserve"> = </w:t>
            </w:r>
            <w:r w:rsidRPr="00C64228">
              <w:rPr>
                <w:rStyle w:val="CodeChar"/>
              </w:rPr>
              <w:t>1</w:t>
            </w:r>
            <w:r>
              <w:t>.</w:t>
            </w:r>
          </w:p>
        </w:tc>
      </w:tr>
      <w:tr w:rsidR="00496F33" w14:paraId="773D6C9C" w14:textId="77777777" w:rsidTr="00496F33">
        <w:tc>
          <w:tcPr>
            <w:tcW w:w="9576" w:type="dxa"/>
          </w:tcPr>
          <w:p w14:paraId="7E61566C" w14:textId="77777777" w:rsidR="00496F33" w:rsidRDefault="005454E3" w:rsidP="00C64228">
            <w:pPr>
              <w:rPr>
                <w:rStyle w:val="CodeChar"/>
              </w:rPr>
            </w:pPr>
            <w:r w:rsidRPr="00D409B2">
              <w:rPr>
                <w:rStyle w:val="CodeChar"/>
              </w:rPr>
              <w:t>Sequencing_Key</w:t>
            </w:r>
            <w:r>
              <w:t xml:space="preserve"> = </w:t>
            </w:r>
            <w:r w:rsidR="00C64228" w:rsidRPr="00C64228">
              <w:rPr>
                <w:rStyle w:val="CodeChar"/>
              </w:rPr>
              <w:t>1</w:t>
            </w:r>
            <w:r w:rsidR="00C64228">
              <w:t>.</w:t>
            </w:r>
          </w:p>
        </w:tc>
      </w:tr>
      <w:tr w:rsidR="00496F33" w14:paraId="68649D16" w14:textId="77777777" w:rsidTr="00496F33">
        <w:tc>
          <w:tcPr>
            <w:tcW w:w="9576" w:type="dxa"/>
          </w:tcPr>
          <w:p w14:paraId="0A7C94C9" w14:textId="77777777" w:rsidR="00496F33" w:rsidRPr="00C64228" w:rsidRDefault="00C64228" w:rsidP="00C64228">
            <w:pPr>
              <w:rPr>
                <w:rStyle w:val="CodeChar"/>
                <w:rFonts w:ascii="Times New Roman" w:hAnsi="Times New Roman"/>
                <w:noProof w:val="0"/>
                <w:sz w:val="20"/>
              </w:rPr>
            </w:pPr>
            <w:r w:rsidRPr="00D409B2">
              <w:rPr>
                <w:rStyle w:val="CodeChar"/>
              </w:rPr>
              <w:t>Assoc_From_ACC_ID</w:t>
            </w:r>
            <w:r>
              <w:t xml:space="preserve"> = </w:t>
            </w:r>
            <w:r w:rsidRPr="00C64228">
              <w:rPr>
                <w:rStyle w:val="CodeChar"/>
              </w:rPr>
              <w:t>eACC</w:t>
            </w:r>
            <w:r w:rsidR="00D37182">
              <w:rPr>
                <w:rStyle w:val="CodeChar"/>
              </w:rPr>
              <w:t xml:space="preserve">. </w:t>
            </w:r>
            <w:r w:rsidRPr="00C64228">
              <w:rPr>
                <w:rStyle w:val="CodeChar"/>
              </w:rPr>
              <w:t>ACC_ID</w:t>
            </w:r>
            <w:r>
              <w:t>.</w:t>
            </w:r>
          </w:p>
        </w:tc>
      </w:tr>
      <w:tr w:rsidR="00496F33" w14:paraId="3BDFDFF8" w14:textId="77777777" w:rsidTr="00496F33">
        <w:tc>
          <w:tcPr>
            <w:tcW w:w="9576" w:type="dxa"/>
          </w:tcPr>
          <w:p w14:paraId="76EB4C6D" w14:textId="77777777" w:rsidR="00496F33" w:rsidRDefault="00C64228" w:rsidP="00C64228">
            <w:pPr>
              <w:rPr>
                <w:rStyle w:val="CodeChar"/>
              </w:rPr>
            </w:pPr>
            <w:r w:rsidRPr="00D409B2">
              <w:rPr>
                <w:rStyle w:val="CodeChar"/>
              </w:rPr>
              <w:t>Assoc_To_A</w:t>
            </w:r>
            <w:r>
              <w:rPr>
                <w:rStyle w:val="CodeChar"/>
              </w:rPr>
              <w:t>S</w:t>
            </w:r>
            <w:r w:rsidRPr="00D409B2">
              <w:rPr>
                <w:rStyle w:val="CodeChar"/>
              </w:rPr>
              <w:t>CC</w:t>
            </w:r>
            <w:r>
              <w:rPr>
                <w:rStyle w:val="CodeChar"/>
              </w:rPr>
              <w:t>P</w:t>
            </w:r>
            <w:r w:rsidRPr="00D409B2">
              <w:rPr>
                <w:rStyle w:val="CodeChar"/>
              </w:rPr>
              <w:t>_ID</w:t>
            </w:r>
            <w:r>
              <w:t xml:space="preserve"> = </w:t>
            </w:r>
            <w:r w:rsidRPr="00C64228">
              <w:rPr>
                <w:rStyle w:val="CodeChar"/>
              </w:rPr>
              <w:t>ASCCP_ID</w:t>
            </w:r>
            <w:r>
              <w:t xml:space="preserve"> of the above ASCCP record.</w:t>
            </w:r>
          </w:p>
        </w:tc>
      </w:tr>
      <w:tr w:rsidR="00496F33" w14:paraId="11AD2DBA" w14:textId="77777777" w:rsidTr="00496F33">
        <w:tc>
          <w:tcPr>
            <w:tcW w:w="9576" w:type="dxa"/>
          </w:tcPr>
          <w:p w14:paraId="169FF600" w14:textId="77777777" w:rsidR="00496F33" w:rsidRDefault="00736ABC" w:rsidP="00B42494">
            <w:pPr>
              <w:rPr>
                <w:rStyle w:val="CodeChar"/>
              </w:rPr>
            </w:pPr>
            <w:r>
              <w:rPr>
                <w:rStyle w:val="CodeChar"/>
              </w:rPr>
              <w:t>den</w:t>
            </w:r>
            <w:r w:rsidR="00B42494">
              <w:t xml:space="preserve"> = </w:t>
            </w:r>
            <w:r w:rsidR="00B42494" w:rsidRPr="00B42494">
              <w:rPr>
                <w:rStyle w:val="CodeChar"/>
              </w:rPr>
              <w:t>eACC.Object_Class_Term + “. “</w:t>
            </w:r>
            <w:r w:rsidR="00B42494">
              <w:t xml:space="preserve"> + </w:t>
            </w:r>
            <w:r w:rsidR="00B42494">
              <w:rPr>
                <w:rStyle w:val="CodeChar"/>
              </w:rPr>
              <w:t>ASCCP(</w:t>
            </w:r>
            <w:r w:rsidR="00B42494" w:rsidRPr="00D409B2">
              <w:rPr>
                <w:rStyle w:val="CodeChar"/>
              </w:rPr>
              <w:t>Assoc_To_A</w:t>
            </w:r>
            <w:r w:rsidR="00B42494">
              <w:rPr>
                <w:rStyle w:val="CodeChar"/>
              </w:rPr>
              <w:t>S</w:t>
            </w:r>
            <w:r w:rsidR="00B42494" w:rsidRPr="00D409B2">
              <w:rPr>
                <w:rStyle w:val="CodeChar"/>
              </w:rPr>
              <w:t>CC</w:t>
            </w:r>
            <w:r w:rsidR="00B42494">
              <w:rPr>
                <w:rStyle w:val="CodeChar"/>
              </w:rPr>
              <w:t>P</w:t>
            </w:r>
            <w:r w:rsidR="00B42494" w:rsidRPr="00D409B2">
              <w:rPr>
                <w:rStyle w:val="CodeChar"/>
              </w:rPr>
              <w:t>_ID</w:t>
            </w:r>
            <w:r w:rsidR="00B42494">
              <w:rPr>
                <w:rStyle w:val="CodeChar"/>
              </w:rPr>
              <w:t>).</w:t>
            </w:r>
            <w:r>
              <w:rPr>
                <w:rStyle w:val="CodeChar"/>
              </w:rPr>
              <w:t>den</w:t>
            </w:r>
          </w:p>
        </w:tc>
      </w:tr>
      <w:tr w:rsidR="00B42494" w14:paraId="4E564871" w14:textId="77777777" w:rsidTr="002123C2">
        <w:tc>
          <w:tcPr>
            <w:tcW w:w="9576" w:type="dxa"/>
          </w:tcPr>
          <w:p w14:paraId="3BBFF63D" w14:textId="77777777"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.Object_Class_Term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lastRenderedPageBreak/>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77777777" w:rsidR="00225A1E" w:rsidRDefault="00225A1E" w:rsidP="00B42494">
            <w:pPr>
              <w:rPr>
                <w:rStyle w:val="CodeChar"/>
              </w:rPr>
            </w:pPr>
            <w:r>
              <w:rPr>
                <w:rStyle w:val="CodeChar"/>
              </w:rPr>
              <w:t xml:space="preserve">State </w:t>
            </w:r>
            <w:r>
              <w:t xml:space="preserve">= </w:t>
            </w:r>
            <w:r w:rsidRPr="00A159CE">
              <w:rPr>
                <w:rStyle w:val="CodeChar"/>
              </w:rPr>
              <w:t>4</w:t>
            </w:r>
            <w:r w:rsidRPr="00A159CE">
              <w:t xml:space="preserve">. </w:t>
            </w:r>
            <w:r w:rsidRPr="00A159CE">
              <w:rPr>
                <w:b/>
                <w:bCs/>
              </w:rPr>
              <w:t>Note:</w:t>
            </w:r>
            <w:r w:rsidRPr="00A159CE">
              <w:t xml:space="preserve"> 4 means published.</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77777777" w:rsidR="00225A1E" w:rsidRDefault="00225A1E" w:rsidP="00B42494">
            <w:pPr>
              <w:rPr>
                <w:rStyle w:val="CodeChar"/>
              </w:rPr>
            </w:pPr>
            <w:r>
              <w:rPr>
                <w:rStyle w:val="CodeChar"/>
              </w:rPr>
              <w:t>Current_ASCC_ID = Null.</w:t>
            </w:r>
          </w:p>
        </w:tc>
      </w:tr>
    </w:tbl>
    <w:p w14:paraId="1581B44B" w14:textId="77777777" w:rsidR="00496F33" w:rsidRDefault="00BE5C30" w:rsidP="00E813DC">
      <w:pPr>
        <w:pStyle w:val="Heading5"/>
        <w:rPr>
          <w:rStyle w:val="CodeChar"/>
        </w:rPr>
      </w:pPr>
      <w:bookmarkStart w:id="734" w:name="_Toc442108974"/>
      <w:r>
        <w:rPr>
          <w:rStyle w:val="CodeChar"/>
        </w:rPr>
        <w:t>Populate an ACC h</w:t>
      </w:r>
      <w:r w:rsidR="00E813DC">
        <w:rPr>
          <w:rStyle w:val="CodeChar"/>
        </w:rPr>
        <w:t>istory Record</w:t>
      </w:r>
      <w:bookmarkEnd w:id="734"/>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77777777" w:rsidR="00E813DC" w:rsidRPr="00A159CE" w:rsidRDefault="00E813DC" w:rsidP="002123C2">
            <w:r w:rsidRPr="00A159CE">
              <w:rPr>
                <w:rStyle w:val="CodeChar"/>
              </w:rPr>
              <w:t>ACC_ID</w:t>
            </w:r>
            <w:r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77777777" w:rsidR="00E813DC" w:rsidRDefault="00E813DC" w:rsidP="002123C2">
            <w:pPr>
              <w:rPr>
                <w:rStyle w:val="CodeChar"/>
              </w:rPr>
            </w:pPr>
            <w:r>
              <w:rPr>
                <w:rStyle w:val="CodeChar"/>
              </w:rPr>
              <w:t xml:space="preserve">Current_ACC_ID = </w:t>
            </w:r>
            <w:r w:rsidRPr="00E813DC">
              <w:rPr>
                <w:rStyle w:val="CodeChar"/>
              </w:rPr>
              <w:t>ACC_ID</w:t>
            </w:r>
            <w:r>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735" w:name="_Toc442108975"/>
      <w:r>
        <w:t>Populate an ASCCP history record</w:t>
      </w:r>
      <w:bookmarkEnd w:id="735"/>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77777777" w:rsidR="00BE5C30" w:rsidRPr="00F36B15" w:rsidRDefault="00BE5C30" w:rsidP="002123C2">
            <w:pPr>
              <w:rPr>
                <w:rStyle w:val="CodeChar"/>
                <w:rFonts w:ascii="Times New Roman" w:hAnsi="Times New Roman"/>
                <w:noProof w:val="0"/>
                <w:sz w:val="20"/>
              </w:rPr>
            </w:pPr>
            <w:r w:rsidRPr="00F7252C">
              <w:rPr>
                <w:rStyle w:val="CodeChar"/>
              </w:rPr>
              <w:t>ASCCP_ID</w:t>
            </w:r>
            <w:r>
              <w:t xml:space="preserve"> = </w:t>
            </w:r>
            <w:r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77777777" w:rsidR="00BE5C30" w:rsidRDefault="00BE5C30" w:rsidP="002123C2">
            <w:pPr>
              <w:rPr>
                <w:rStyle w:val="CodeChar"/>
              </w:rPr>
            </w:pPr>
            <w:r w:rsidRPr="00B52DAB">
              <w:rPr>
                <w:rStyle w:val="CodeChar"/>
              </w:rPr>
              <w:t>Current_ASCCP_ID</w:t>
            </w:r>
            <w:r>
              <w:rPr>
                <w:rStyle w:val="CodeChar"/>
              </w:rPr>
              <w:t xml:space="preserve"> = </w:t>
            </w:r>
            <w:r w:rsidRPr="00E813DC">
              <w:rPr>
                <w:rStyle w:val="CodeChar"/>
              </w:rPr>
              <w:t>A</w:t>
            </w:r>
            <w:r>
              <w:rPr>
                <w:rStyle w:val="CodeChar"/>
              </w:rPr>
              <w:t>S</w:t>
            </w:r>
            <w:r w:rsidRPr="00E813DC">
              <w:rPr>
                <w:rStyle w:val="CodeChar"/>
              </w:rPr>
              <w:t>CC</w:t>
            </w:r>
            <w:r>
              <w:rPr>
                <w:rStyle w:val="CodeChar"/>
              </w:rPr>
              <w:t>P</w:t>
            </w:r>
            <w:r w:rsidRPr="00E813DC">
              <w:rPr>
                <w:rStyle w:val="CodeChar"/>
              </w:rPr>
              <w:t>_ID</w:t>
            </w:r>
            <w:r>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736" w:name="_Toc442108976"/>
      <w:r>
        <w:rPr>
          <w:rStyle w:val="CodeChar"/>
        </w:rPr>
        <w:t>Populate an ASCC history record</w:t>
      </w:r>
      <w:bookmarkEnd w:id="736"/>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77777777" w:rsidR="00BE5C30" w:rsidRPr="00496F33" w:rsidRDefault="00BE5C30" w:rsidP="002123C2">
            <w:pPr>
              <w:rPr>
                <w:rStyle w:val="CodeChar"/>
                <w:rFonts w:ascii="Times New Roman" w:hAnsi="Times New Roman"/>
                <w:noProof w:val="0"/>
                <w:sz w:val="20"/>
              </w:rPr>
            </w:pPr>
            <w:r w:rsidRPr="00D409B2">
              <w:rPr>
                <w:rStyle w:val="CodeChar"/>
              </w:rPr>
              <w:t>ASCC_ID</w:t>
            </w:r>
            <w:r>
              <w:t xml:space="preserve"> = </w:t>
            </w:r>
            <w:r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7777777" w:rsidR="00BE5C30" w:rsidRDefault="00BE5C30" w:rsidP="00553672">
            <w:pPr>
              <w:rPr>
                <w:rStyle w:val="CodeChar"/>
              </w:rPr>
            </w:pPr>
            <w:r>
              <w:rPr>
                <w:rStyle w:val="CodeChar"/>
              </w:rPr>
              <w:lastRenderedPageBreak/>
              <w:t xml:space="preserve">Current_ASCC_ID = </w:t>
            </w:r>
            <w:r w:rsidRPr="00E813DC">
              <w:rPr>
                <w:rStyle w:val="CodeChar"/>
              </w:rPr>
              <w:t>A</w:t>
            </w:r>
            <w:r>
              <w:rPr>
                <w:rStyle w:val="CodeChar"/>
              </w:rPr>
              <w:t>S</w:t>
            </w:r>
            <w:r w:rsidRPr="00E813DC">
              <w:rPr>
                <w:rStyle w:val="CodeChar"/>
              </w:rPr>
              <w:t>CC_ID</w:t>
            </w:r>
            <w:r w:rsidR="00553672">
              <w:t xml:space="preserve"> of the ASCC</w:t>
            </w:r>
            <w:r>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737" w:name="_Ref431198523"/>
      <w:bookmarkStart w:id="738" w:name="_Toc442108977"/>
      <w:r>
        <w:t xml:space="preserve">Create a New User Extension </w:t>
      </w:r>
      <w:r w:rsidR="00AF4654">
        <w:t xml:space="preserve">Group </w:t>
      </w:r>
      <w:r>
        <w:t>ACC Revision</w:t>
      </w:r>
      <w:bookmarkEnd w:id="737"/>
      <w:bookmarkEnd w:id="738"/>
    </w:p>
    <w:p w14:paraId="65FBDBC1" w14:textId="77777777" w:rsidR="009064E6" w:rsidRDefault="009064E6" w:rsidP="009064E6"/>
    <w:p w14:paraId="0A2A5A80" w14:textId="77777777"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739"/>
      <w:r>
        <w:t xml:space="preserve">current record and all its 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739"/>
      <w:r w:rsidR="00337C0A">
        <w:rPr>
          <w:rStyle w:val="CommentReference"/>
        </w:rPr>
        <w:commentReference w:id="739"/>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77777777"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93447A">
        <w:t>3.3.9.3</w:t>
      </w:r>
      <w:r>
        <w:fldChar w:fldCharType="end"/>
      </w:r>
      <w:r>
        <w:t xml:space="preserve"> </w:t>
      </w:r>
      <w:r>
        <w:fldChar w:fldCharType="begin"/>
      </w:r>
      <w:r>
        <w:instrText xml:space="preserve"> REF _Ref431198980 \h </w:instrText>
      </w:r>
      <w:r>
        <w:fldChar w:fldCharType="separate"/>
      </w:r>
      <w:r w:rsidR="0093447A">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740" w:name="_Ref431198980"/>
      <w:bookmarkStart w:id="741" w:name="_Ref439841329"/>
      <w:bookmarkStart w:id="742" w:name="_Toc442108978"/>
      <w:r>
        <w:t xml:space="preserve">Edit User Extension </w:t>
      </w:r>
      <w:r w:rsidR="00AF4654">
        <w:t xml:space="preserve">Group </w:t>
      </w:r>
      <w:r>
        <w:t>ACC</w:t>
      </w:r>
      <w:bookmarkEnd w:id="740"/>
      <w:bookmarkEnd w:id="741"/>
      <w:bookmarkEnd w:id="742"/>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77777777" w:rsidR="008B3BDA" w:rsidRDefault="00593376" w:rsidP="00483B6E">
      <w:r>
        <w:t xml:space="preserve">The UI should render </w:t>
      </w:r>
      <w:r w:rsidR="008B3BDA">
        <w:t xml:space="preserve">the Model BOD (CC) </w:t>
      </w:r>
      <w:r w:rsidR="007D22F9">
        <w:t>corresponding</w:t>
      </w:r>
      <w:r w:rsidR="008B3BDA">
        <w:t xml:space="preserve"> to the </w:t>
      </w:r>
      <w:r w:rsidR="008B3BDA" w:rsidRPr="008B3BDA">
        <w:rPr>
          <w:rStyle w:val="CodeChar"/>
        </w:rPr>
        <w:t>tlABIE</w:t>
      </w:r>
      <w:r>
        <w:t xml:space="preserve"> but the focus should be put on the </w:t>
      </w:r>
      <w:r w:rsidRPr="00593376">
        <w:rPr>
          <w:rStyle w:val="CodeChar"/>
        </w:rPr>
        <w:t>eACC</w:t>
      </w:r>
      <w:r>
        <w:t xml:space="preserve"> node (i.e., everything else collapsed).</w:t>
      </w:r>
      <w:r w:rsidR="00EE7040">
        <w:t xml:space="preserve"> All nodes except the </w:t>
      </w:r>
      <w:r w:rsidR="00EE7040" w:rsidRPr="00EE7040">
        <w:rPr>
          <w:rStyle w:val="CodeChar"/>
        </w:rPr>
        <w:t>Extension</w:t>
      </w:r>
      <w:r w:rsidR="00EE7040">
        <w:t xml:space="preserve"> element corresponding to the </w:t>
      </w:r>
      <w:r w:rsidR="00EE7040" w:rsidRPr="00EE7040">
        <w:rPr>
          <w:rStyle w:val="CodeChar"/>
        </w:rPr>
        <w:t>eACC</w:t>
      </w:r>
      <w:r w:rsidR="00EE7040">
        <w:t xml:space="preserve"> should be uneditable. Uneditable nodes may be </w:t>
      </w:r>
      <w:r w:rsidR="002123C2">
        <w:t>rendered in a different background</w:t>
      </w:r>
      <w:r w:rsidR="00EE7040">
        <w:t xml:space="preserve">. </w:t>
      </w:r>
      <w:r w:rsidR="002123C2">
        <w:t>In</w:t>
      </w:r>
      <w:r w:rsidR="00EE7040">
        <w:t xml:space="preserve"> </w:t>
      </w:r>
      <w:r w:rsidR="002123C2">
        <w:fldChar w:fldCharType="begin"/>
      </w:r>
      <w:r w:rsidR="002123C2">
        <w:instrText xml:space="preserve"> REF _Ref434405977 \h </w:instrText>
      </w:r>
      <w:r w:rsidR="002123C2">
        <w:fldChar w:fldCharType="separate"/>
      </w:r>
      <w:r w:rsidR="0093447A">
        <w:t xml:space="preserve">Figure </w:t>
      </w:r>
      <w:r w:rsidR="0093447A">
        <w:rPr>
          <w:noProof/>
        </w:rPr>
        <w:t>2</w:t>
      </w:r>
      <w:r w:rsidR="002123C2">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93447A">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93447A">
        <w:t>Architecture for managing revisions</w:t>
      </w:r>
      <w:r w:rsidR="007D22F9">
        <w:fldChar w:fldCharType="end"/>
      </w:r>
      <w:r w:rsidR="00116141">
        <w:t>.</w:t>
      </w:r>
      <w:r w:rsidR="00774A3B">
        <w:t xml:space="preserve"> In this screen, the user can expand any </w:t>
      </w:r>
      <w:r w:rsidR="00C269CA">
        <w:t xml:space="preserve">BOD’s </w:t>
      </w:r>
      <w:r w:rsidR="00774A3B">
        <w:t>components to inspect their content.</w:t>
      </w:r>
    </w:p>
    <w:p w14:paraId="2A095ECA" w14:textId="77777777" w:rsidR="00774A3B" w:rsidRDefault="00774A3B" w:rsidP="00483B6E"/>
    <w:p w14:paraId="448634E4" w14:textId="77777777"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created by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127238">
        <w:rPr>
          <w:rStyle w:val="CodeChar"/>
        </w:rPr>
        <w:t>created_by</w:t>
      </w:r>
      <w:r w:rsidR="00712436">
        <w:t xml:space="preserve"> column of the </w:t>
      </w:r>
      <w:r w:rsidR="00712436" w:rsidRPr="00AC641D">
        <w:rPr>
          <w:rStyle w:val="CodeChar"/>
        </w:rPr>
        <w:t>IoTID</w:t>
      </w:r>
      <w:r w:rsidR="00712436">
        <w:t xml:space="preserve"> 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7777777"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93447A">
        <w:t>3.10.9</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743" w:name="_Toc442108979"/>
      <w:r>
        <w:t>Review User Extension Group ACC</w:t>
      </w:r>
      <w:bookmarkEnd w:id="743"/>
    </w:p>
    <w:p w14:paraId="581DF761" w14:textId="77777777" w:rsidR="00766449" w:rsidRDefault="00275C26" w:rsidP="00275C26">
      <w:pPr>
        <w:spacing w:before="240"/>
      </w:pPr>
      <w:r>
        <w:t xml:space="preserve">The system shall render the Model BOD (CC) corresponding to the </w:t>
      </w:r>
      <w:r w:rsidRPr="008B3BDA">
        <w:rPr>
          <w:rStyle w:val="CodeChar"/>
        </w:rPr>
        <w:t>tlABIE</w:t>
      </w:r>
      <w:r>
        <w:t xml:space="preserve"> but the focus should be put on the </w:t>
      </w:r>
      <w:r w:rsidRPr="00593376">
        <w:rPr>
          <w:rStyle w:val="CodeChar"/>
        </w:rPr>
        <w:t>eACC</w:t>
      </w:r>
      <w:r>
        <w:t xml:space="preserve"> node (i.e., everything else collapsed) as in the </w:t>
      </w:r>
      <w:r>
        <w:fldChar w:fldCharType="begin"/>
      </w:r>
      <w:r>
        <w:instrText xml:space="preserve"> REF _Ref439841329 \h </w:instrText>
      </w:r>
      <w:r>
        <w:fldChar w:fldCharType="separate"/>
      </w:r>
      <w:r w:rsidR="0093447A">
        <w:t>Edit User Extension Group ACC</w:t>
      </w:r>
      <w:r>
        <w:fldChar w:fldCharType="end"/>
      </w:r>
      <w:r>
        <w:t>.</w:t>
      </w:r>
    </w:p>
    <w:p w14:paraId="10A825E0" w14:textId="77777777" w:rsidR="00220F00" w:rsidRDefault="00220F00" w:rsidP="00EF6FC8">
      <w:pPr>
        <w:pStyle w:val="Heading2"/>
      </w:pPr>
      <w:bookmarkStart w:id="744" w:name="_Ref408391730"/>
      <w:bookmarkStart w:id="745" w:name="_Toc442108980"/>
      <w:r>
        <w:t>Business Context Management</w:t>
      </w:r>
      <w:bookmarkEnd w:id="744"/>
      <w:bookmarkEnd w:id="745"/>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746" w:name="_Ref402764261"/>
      <w:bookmarkStart w:id="747" w:name="_Toc442108981"/>
      <w:r>
        <w:t>Search</w:t>
      </w:r>
      <w:r w:rsidR="00354B4B">
        <w:t xml:space="preserve"> </w:t>
      </w:r>
      <w:r w:rsidR="004232A5">
        <w:t xml:space="preserve">and select a </w:t>
      </w:r>
      <w:r w:rsidR="00354B4B">
        <w:t>business context</w:t>
      </w:r>
      <w:bookmarkEnd w:id="746"/>
      <w:bookmarkEnd w:id="747"/>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748" w:name="_Toc442108982"/>
      <w:r>
        <w:t>Bottom search</w:t>
      </w:r>
      <w:bookmarkEnd w:id="748"/>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749" w:name="_Toc442108983"/>
      <w:r>
        <w:t>Top search</w:t>
      </w:r>
      <w:bookmarkEnd w:id="749"/>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750"/>
      <w:r w:rsidR="00E72305" w:rsidRPr="005C685B">
        <w:rPr>
          <w:rStyle w:val="CodeChar"/>
        </w:rPr>
        <w:t>Business_Context_ID</w:t>
      </w:r>
      <w:commentRangeEnd w:id="750"/>
      <w:r w:rsidR="00E72305" w:rsidRPr="005C685B">
        <w:rPr>
          <w:rStyle w:val="CodeChar"/>
        </w:rPr>
        <w:commentReference w:id="750"/>
      </w:r>
      <w:r w:rsidR="00E72305">
        <w:t>.</w:t>
      </w:r>
    </w:p>
    <w:p w14:paraId="04610BFA" w14:textId="77777777" w:rsidR="00354B4B" w:rsidRDefault="00354B4B" w:rsidP="00354B4B">
      <w:pPr>
        <w:pStyle w:val="Heading3"/>
      </w:pPr>
      <w:bookmarkStart w:id="751" w:name="_Ref408499098"/>
      <w:bookmarkStart w:id="752" w:name="_Ref408499103"/>
      <w:bookmarkStart w:id="753" w:name="_Toc442108984"/>
      <w:r>
        <w:t>Create a business context</w:t>
      </w:r>
      <w:bookmarkEnd w:id="751"/>
      <w:bookmarkEnd w:id="752"/>
      <w:bookmarkEnd w:id="753"/>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7777777"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93447A">
        <w:t xml:space="preserve">Figure </w:t>
      </w:r>
      <w:r w:rsidR="0093447A">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93447A">
        <w:t xml:space="preserve">Figure </w:t>
      </w:r>
      <w:r w:rsidR="0093447A">
        <w:rPr>
          <w:noProof/>
        </w:rPr>
        <w:t>4</w:t>
      </w:r>
      <w:r>
        <w:fldChar w:fldCharType="end"/>
      </w:r>
      <w:r>
        <w:t xml:space="preserve">, it brings up </w:t>
      </w:r>
      <w:r>
        <w:fldChar w:fldCharType="begin"/>
      </w:r>
      <w:r>
        <w:instrText xml:space="preserve"> REF _Ref402704359 \h </w:instrText>
      </w:r>
      <w:r>
        <w:fldChar w:fldCharType="separate"/>
      </w:r>
      <w:r w:rsidR="0093447A">
        <w:t xml:space="preserve">Figure </w:t>
      </w:r>
      <w:r w:rsidR="0093447A">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77.95pt;height:109.35pt" o:ole="">
            <v:imagedata r:id="rId22" o:title="" croptop="9385f" cropbottom="15536f" cropleft="3165f" cropright="12641f"/>
          </v:shape>
          <o:OLEObject Type="Embed" ProgID="PowerPoint.Slide.12" ShapeID="_x0000_i1029" DrawAspect="Content" ObjectID="_1525840744" r:id="rId23"/>
        </w:object>
      </w:r>
    </w:p>
    <w:p w14:paraId="694ADD54" w14:textId="77777777" w:rsidR="00AB1728" w:rsidRPr="00FB1A70" w:rsidRDefault="00AB1728" w:rsidP="00AB1728">
      <w:pPr>
        <w:pStyle w:val="Caption"/>
      </w:pPr>
      <w:bookmarkStart w:id="754" w:name="_Ref402704220"/>
      <w:r>
        <w:t xml:space="preserve">Figure </w:t>
      </w:r>
      <w:fldSimple w:instr=" SEQ Figure \* ARABIC ">
        <w:r w:rsidR="0093447A">
          <w:rPr>
            <w:noProof/>
          </w:rPr>
          <w:t>4</w:t>
        </w:r>
      </w:fldSimple>
      <w:bookmarkEnd w:id="754"/>
      <w:r>
        <w:t xml:space="preserve">: </w:t>
      </w:r>
      <w:r w:rsidR="003B7BB2">
        <w:t xml:space="preserve">Create a </w:t>
      </w:r>
      <w:r>
        <w:t>Business Context screen</w:t>
      </w:r>
    </w:p>
    <w:p w14:paraId="7819BC46" w14:textId="77777777" w:rsidR="00FB1A70" w:rsidRPr="00FB1A70" w:rsidRDefault="00FB1A70" w:rsidP="00FB1A70"/>
    <w:p w14:paraId="0E58C4B1" w14:textId="77777777"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93447A">
        <w:t xml:space="preserve">Figure </w:t>
      </w:r>
      <w:r w:rsidR="0093447A">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77777777" w:rsidR="007C2F9C" w:rsidRDefault="007C2F9C" w:rsidP="007B2334">
      <w:r>
        <w:lastRenderedPageBreak/>
        <w:t xml:space="preserve">The ‘Close’ button brings the user back to the </w:t>
      </w:r>
      <w:r>
        <w:fldChar w:fldCharType="begin"/>
      </w:r>
      <w:r>
        <w:instrText xml:space="preserve"> REF _Ref409513278 \h </w:instrText>
      </w:r>
      <w:r>
        <w:fldChar w:fldCharType="separate"/>
      </w:r>
      <w:r w:rsidR="0093447A">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45pt;height:275.1pt" o:ole="" o:bordertopcolor="this" o:borderleftcolor="this" o:borderbottomcolor="this" o:borderrightcolor="this">
            <v:imagedata r:id="rId24" o:title=""/>
            <w10:bordertop type="single" width="12"/>
            <w10:borderleft type="single" width="12"/>
            <w10:borderbottom type="single" width="12"/>
            <w10:borderright type="single" width="12"/>
          </v:shape>
          <o:OLEObject Type="Embed" ProgID="PowerPoint.Slide.12" ShapeID="_x0000_i1030" DrawAspect="Content" ObjectID="_1525840745" r:id="rId25"/>
        </w:object>
      </w:r>
    </w:p>
    <w:p w14:paraId="517BE0EC" w14:textId="77777777" w:rsidR="00AB1728" w:rsidRDefault="00AB1728" w:rsidP="00AB1728">
      <w:pPr>
        <w:pStyle w:val="Caption"/>
      </w:pPr>
      <w:bookmarkStart w:id="755" w:name="_Ref402704359"/>
      <w:r>
        <w:t xml:space="preserve">Figure </w:t>
      </w:r>
      <w:fldSimple w:instr=" SEQ Figure \* ARABIC ">
        <w:r w:rsidR="0093447A">
          <w:rPr>
            <w:noProof/>
          </w:rPr>
          <w:t>5</w:t>
        </w:r>
      </w:fldSimple>
      <w:bookmarkEnd w:id="755"/>
      <w:r>
        <w:t>: Search and Select Context Value screen</w:t>
      </w:r>
    </w:p>
    <w:p w14:paraId="1870B194" w14:textId="77777777" w:rsidR="00C15410" w:rsidRDefault="00C15410" w:rsidP="00354B4B">
      <w:pPr>
        <w:pStyle w:val="Heading3"/>
      </w:pPr>
      <w:bookmarkStart w:id="756" w:name="_Ref409508188"/>
      <w:bookmarkStart w:id="757" w:name="_Toc442108985"/>
      <w:bookmarkStart w:id="758" w:name="_Ref409506682"/>
      <w:bookmarkStart w:id="759" w:name="_Ref409506728"/>
      <w:r>
        <w:t>Show a business context</w:t>
      </w:r>
      <w:bookmarkEnd w:id="756"/>
      <w:bookmarkEnd w:id="757"/>
    </w:p>
    <w:p w14:paraId="36592733" w14:textId="77777777" w:rsidR="00E72305" w:rsidRPr="00C15410" w:rsidRDefault="00E72305" w:rsidP="00E72305">
      <w:r>
        <w:t xml:space="preserve">A UI like shown in </w:t>
      </w:r>
      <w:r>
        <w:fldChar w:fldCharType="begin"/>
      </w:r>
      <w:r>
        <w:instrText xml:space="preserve"> REF _Ref409507200 \h </w:instrText>
      </w:r>
      <w:r>
        <w:fldChar w:fldCharType="separate"/>
      </w:r>
      <w:r w:rsidR="0093447A">
        <w:t xml:space="preserve">Figure </w:t>
      </w:r>
      <w:r w:rsidR="0093447A">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93447A">
        <w:t xml:space="preserve">Figure </w:t>
      </w:r>
      <w:r w:rsidR="0093447A">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93447A">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0.65pt;height:177.95pt" o:ole="">
            <v:imagedata r:id="rId26" o:title="" croptop="9385f" cropbottom="5831f" cropleft="3165f" cropright="8534f"/>
          </v:shape>
          <o:OLEObject Type="Embed" ProgID="PowerPoint.Slide.12" ShapeID="_x0000_i1031" DrawAspect="Content" ObjectID="_1525840746" r:id="rId27"/>
        </w:object>
      </w:r>
    </w:p>
    <w:p w14:paraId="61201FC0" w14:textId="77777777" w:rsidR="00C15410" w:rsidRPr="00FB1A70" w:rsidRDefault="00C15410" w:rsidP="00C15410">
      <w:pPr>
        <w:pStyle w:val="Caption"/>
      </w:pPr>
      <w:bookmarkStart w:id="760" w:name="_Ref409507200"/>
      <w:r>
        <w:t xml:space="preserve">Figure </w:t>
      </w:r>
      <w:fldSimple w:instr=" SEQ Figure \* ARABIC ">
        <w:r w:rsidR="0093447A">
          <w:rPr>
            <w:noProof/>
          </w:rPr>
          <w:t>6</w:t>
        </w:r>
      </w:fldSimple>
      <w:bookmarkEnd w:id="760"/>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761" w:name="_Toc442108986"/>
      <w:r>
        <w:t>Update a business context</w:t>
      </w:r>
      <w:bookmarkEnd w:id="758"/>
      <w:bookmarkEnd w:id="759"/>
      <w:bookmarkEnd w:id="761"/>
    </w:p>
    <w:p w14:paraId="2CB25DC8" w14:textId="77777777" w:rsidR="00FB3755" w:rsidRPr="00FB3755" w:rsidRDefault="00E72305" w:rsidP="00FB3755">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93447A">
        <w:t>Show a business context</w:t>
      </w:r>
      <w:r>
        <w:fldChar w:fldCharType="end"/>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w:t>
      </w:r>
    </w:p>
    <w:p w14:paraId="51C49BB8" w14:textId="77777777" w:rsidR="00D11B71" w:rsidRDefault="002F7A38" w:rsidP="00D11B71">
      <w:pPr>
        <w:pStyle w:val="Heading3"/>
      </w:pPr>
      <w:bookmarkStart w:id="762" w:name="_Ref409506708"/>
      <w:bookmarkStart w:id="763" w:name="_Toc442108987"/>
      <w:r>
        <w:t>Discard</w:t>
      </w:r>
      <w:r w:rsidR="00D11B71">
        <w:t xml:space="preserve"> a business context</w:t>
      </w:r>
      <w:bookmarkEnd w:id="762"/>
      <w:bookmarkEnd w:id="763"/>
    </w:p>
    <w:p w14:paraId="7E96C86B" w14:textId="77777777" w:rsidR="00220F00" w:rsidRDefault="00E72305" w:rsidP="005C685B">
      <w:r>
        <w:t xml:space="preserve">Invoke the use case - </w:t>
      </w:r>
      <w:r>
        <w:fldChar w:fldCharType="begin"/>
      </w:r>
      <w:r>
        <w:instrText xml:space="preserve"> REF _Ref402764261 \h </w:instrText>
      </w:r>
      <w:r>
        <w:fldChar w:fldCharType="separate"/>
      </w:r>
      <w:r w:rsidR="0093447A">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93447A">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93447A">
        <w:t>Application Home Screen</w:t>
      </w:r>
      <w:r w:rsidR="005C685B">
        <w:fldChar w:fldCharType="end"/>
      </w:r>
      <w:r w:rsidR="005C685B">
        <w:t>.</w:t>
      </w:r>
    </w:p>
    <w:p w14:paraId="7993A442" w14:textId="77777777" w:rsidR="00784D6E" w:rsidRDefault="00784D6E" w:rsidP="005C685B"/>
    <w:p w14:paraId="30116DB1" w14:textId="77777777" w:rsidR="00784D6E" w:rsidRPr="00220F00" w:rsidRDefault="00784D6E" w:rsidP="005C685B">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93447A">
        <w:t>Configuration File</w:t>
      </w:r>
      <w:r>
        <w:fldChar w:fldCharType="end"/>
      </w:r>
      <w:r>
        <w:t xml:space="preserve">. </w:t>
      </w:r>
    </w:p>
    <w:p w14:paraId="27A9E091" w14:textId="77777777" w:rsidR="00AD463E" w:rsidRDefault="00AD463E" w:rsidP="00EF6FC8">
      <w:pPr>
        <w:pStyle w:val="Heading2"/>
      </w:pPr>
      <w:bookmarkStart w:id="764" w:name="_Toc442108988"/>
      <w:r>
        <w:t>Context Category Management</w:t>
      </w:r>
      <w:bookmarkEnd w:id="764"/>
    </w:p>
    <w:p w14:paraId="3B18D62B" w14:textId="77777777" w:rsidR="00A82179" w:rsidRDefault="00A82179" w:rsidP="00A82179">
      <w:pPr>
        <w:pStyle w:val="Heading3"/>
      </w:pPr>
      <w:bookmarkStart w:id="765" w:name="_Toc442108989"/>
      <w:r>
        <w:t>Create a context category</w:t>
      </w:r>
      <w:bookmarkEnd w:id="765"/>
    </w:p>
    <w:p w14:paraId="42DD1201" w14:textId="77777777"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93447A">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93447A">
        <w:t>Application Home Screen</w:t>
      </w:r>
      <w:r w:rsidR="00A459A9">
        <w:fldChar w:fldCharType="end"/>
      </w:r>
      <w:r w:rsidR="00A459A9">
        <w:t>.</w:t>
      </w:r>
    </w:p>
    <w:p w14:paraId="360876CC" w14:textId="77777777" w:rsidR="00A459A9" w:rsidRDefault="00A459A9" w:rsidP="0054779C">
      <w:pPr>
        <w:pStyle w:val="Heading3"/>
      </w:pPr>
      <w:bookmarkStart w:id="766" w:name="_Ref409513652"/>
      <w:bookmarkStart w:id="767" w:name="_Toc442108990"/>
      <w:r>
        <w:t>Search and select a context category</w:t>
      </w:r>
      <w:bookmarkEnd w:id="766"/>
      <w:bookmarkEnd w:id="767"/>
    </w:p>
    <w:p w14:paraId="7DC2400E" w14:textId="77777777"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93447A">
        <w:t>Application Home Screen</w:t>
      </w:r>
      <w:r>
        <w:fldChar w:fldCharType="end"/>
      </w:r>
      <w:r>
        <w:t>.</w:t>
      </w:r>
    </w:p>
    <w:p w14:paraId="20205206" w14:textId="77777777" w:rsidR="0054779C" w:rsidRDefault="0054779C" w:rsidP="0054779C">
      <w:pPr>
        <w:pStyle w:val="Heading3"/>
      </w:pPr>
      <w:bookmarkStart w:id="768" w:name="_Toc442108991"/>
      <w:r>
        <w:t>Update a context category</w:t>
      </w:r>
      <w:bookmarkEnd w:id="768"/>
    </w:p>
    <w:p w14:paraId="12F76A41" w14:textId="77777777" w:rsidR="00DC31F7" w:rsidRDefault="00A459A9" w:rsidP="00A459A9">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93447A">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93447A">
        <w:t>Show a context category</w:t>
      </w:r>
      <w:r w:rsidR="00DC31F7">
        <w:fldChar w:fldCharType="end"/>
      </w:r>
      <w:r w:rsidR="00DC31F7">
        <w:t>.</w:t>
      </w:r>
    </w:p>
    <w:p w14:paraId="38B3EA53" w14:textId="77777777" w:rsidR="00DC31F7" w:rsidRDefault="00DC31F7" w:rsidP="00DC31F7">
      <w:pPr>
        <w:pStyle w:val="Heading3"/>
      </w:pPr>
      <w:bookmarkStart w:id="769" w:name="_Ref409513784"/>
      <w:bookmarkStart w:id="770" w:name="_Toc442108992"/>
      <w:r>
        <w:t>Show a context category</w:t>
      </w:r>
      <w:bookmarkEnd w:id="769"/>
      <w:bookmarkEnd w:id="770"/>
    </w:p>
    <w:p w14:paraId="69313A28" w14:textId="77777777" w:rsidR="00DC31F7" w:rsidRDefault="00782AF5" w:rsidP="00DC31F7">
      <w:r>
        <w:t xml:space="preserve">A UI such as shown in </w:t>
      </w:r>
      <w:r>
        <w:fldChar w:fldCharType="begin"/>
      </w:r>
      <w:r>
        <w:instrText xml:space="preserve"> REF _Ref409514250 \h </w:instrText>
      </w:r>
      <w:r>
        <w:fldChar w:fldCharType="separate"/>
      </w:r>
      <w:r w:rsidR="0093447A">
        <w:t xml:space="preserve">Figure </w:t>
      </w:r>
      <w:r w:rsidR="0093447A">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93447A">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5.2pt;height:112.75pt" o:ole="">
            <v:imagedata r:id="rId28" o:title="" croptop="9385f" cropbottom="23430f" cropleft="3165f" cropright="8534f"/>
          </v:shape>
          <o:OLEObject Type="Embed" ProgID="PowerPoint.Slide.12" ShapeID="_x0000_i1032" DrawAspect="Content" ObjectID="_1525840747" r:id="rId29"/>
        </w:object>
      </w:r>
    </w:p>
    <w:p w14:paraId="75AF4B53" w14:textId="77777777" w:rsidR="00782AF5" w:rsidRDefault="00782AF5" w:rsidP="00782AF5">
      <w:pPr>
        <w:pStyle w:val="Caption"/>
      </w:pPr>
      <w:bookmarkStart w:id="771" w:name="_Ref409514250"/>
      <w:r>
        <w:t xml:space="preserve">Figure </w:t>
      </w:r>
      <w:fldSimple w:instr=" SEQ Figure \* ARABIC ">
        <w:r w:rsidR="0093447A">
          <w:rPr>
            <w:noProof/>
          </w:rPr>
          <w:t>7</w:t>
        </w:r>
      </w:fldSimple>
      <w:bookmarkEnd w:id="771"/>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772" w:name="_Toc442108993"/>
      <w:r>
        <w:t>Discard</w:t>
      </w:r>
      <w:r w:rsidR="0054779C">
        <w:t xml:space="preserve"> a context category</w:t>
      </w:r>
      <w:bookmarkEnd w:id="772"/>
    </w:p>
    <w:p w14:paraId="49656329" w14:textId="77777777" w:rsidR="00784D6E" w:rsidRPr="00220F00" w:rsidRDefault="00784D6E" w:rsidP="00784D6E">
      <w:r>
        <w:t xml:space="preserve">Invoke the use case - </w:t>
      </w:r>
      <w:r>
        <w:fldChar w:fldCharType="begin"/>
      </w:r>
      <w:r>
        <w:instrText xml:space="preserve"> REF _Ref409513652 \h </w:instrText>
      </w:r>
      <w:r>
        <w:fldChar w:fldCharType="separate"/>
      </w:r>
      <w:r w:rsidR="0093447A">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93447A">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93447A">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93447A">
        <w:t>Application Home Screen</w:t>
      </w:r>
      <w:r>
        <w:fldChar w:fldCharType="end"/>
      </w:r>
      <w:r>
        <w:t>.</w:t>
      </w:r>
    </w:p>
    <w:p w14:paraId="519A0338" w14:textId="77777777" w:rsidR="00784D6E" w:rsidRPr="00784D6E" w:rsidRDefault="00784D6E" w:rsidP="00784D6E"/>
    <w:p w14:paraId="1C7A67B1" w14:textId="77777777" w:rsidR="00AD463E" w:rsidRDefault="00AD463E" w:rsidP="00AD463E">
      <w:pPr>
        <w:pStyle w:val="Heading2"/>
      </w:pPr>
      <w:bookmarkStart w:id="773" w:name="_Toc442108994"/>
      <w:r>
        <w:t xml:space="preserve">Context </w:t>
      </w:r>
      <w:r w:rsidR="00F67A70">
        <w:t xml:space="preserve">Classification </w:t>
      </w:r>
      <w:r>
        <w:t>Scheme Management</w:t>
      </w:r>
      <w:bookmarkEnd w:id="773"/>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774" w:name="_Ref408498537"/>
      <w:bookmarkStart w:id="775" w:name="_Toc442108995"/>
      <w:r>
        <w:t xml:space="preserve">Create a </w:t>
      </w:r>
      <w:r w:rsidR="00424E50">
        <w:t xml:space="preserve">new </w:t>
      </w:r>
      <w:r>
        <w:t xml:space="preserve">context </w:t>
      </w:r>
      <w:r w:rsidR="00F67A70">
        <w:t xml:space="preserve">classification </w:t>
      </w:r>
      <w:r>
        <w:t>scheme</w:t>
      </w:r>
      <w:bookmarkEnd w:id="774"/>
      <w:bookmarkEnd w:id="775"/>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77777777"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93447A">
        <w:t xml:space="preserve">Figure </w:t>
      </w:r>
      <w:r w:rsidR="0093447A">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93447A">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lastRenderedPageBreak/>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If so, give the user a warning “You are about to create a context classification 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6.45pt;height:181.35pt" o:ole="">
            <v:imagedata r:id="rId30" o:title="" croptop="2499f" cropbottom="7716f" cropleft="3165f" cropright="-1269f"/>
          </v:shape>
          <o:OLEObject Type="Embed" ProgID="PowerPoint.Slide.12" ShapeID="_x0000_i1033" DrawAspect="Content" ObjectID="_1525840748" r:id="rId31"/>
        </w:object>
      </w:r>
    </w:p>
    <w:p w14:paraId="4B4369A9" w14:textId="77777777" w:rsidR="00851B41" w:rsidRPr="00851B41" w:rsidRDefault="00851B41" w:rsidP="00851B41">
      <w:pPr>
        <w:pStyle w:val="Caption"/>
      </w:pPr>
      <w:bookmarkStart w:id="776" w:name="_Ref410042475"/>
      <w:r>
        <w:t xml:space="preserve">Figure </w:t>
      </w:r>
      <w:fldSimple w:instr=" SEQ Figure \* ARABIC ">
        <w:r w:rsidR="0093447A">
          <w:rPr>
            <w:noProof/>
          </w:rPr>
          <w:t>8</w:t>
        </w:r>
      </w:fldSimple>
      <w:bookmarkEnd w:id="776"/>
      <w:r>
        <w:t>. Create a new context scheme UI</w:t>
      </w:r>
    </w:p>
    <w:p w14:paraId="743943C5" w14:textId="77777777" w:rsidR="00851B41" w:rsidRDefault="00851B41" w:rsidP="00FE7000">
      <w:pPr>
        <w:pStyle w:val="Heading3"/>
      </w:pPr>
      <w:bookmarkStart w:id="777" w:name="_Ref410044091"/>
      <w:bookmarkStart w:id="778" w:name="_Toc442108996"/>
      <w:bookmarkStart w:id="779" w:name="_Ref408498540"/>
      <w:r>
        <w:t>Search and select a context</w:t>
      </w:r>
      <w:r w:rsidR="00305BF9">
        <w:t xml:space="preserve"> classification</w:t>
      </w:r>
      <w:r>
        <w:t xml:space="preserve"> scheme</w:t>
      </w:r>
      <w:bookmarkEnd w:id="777"/>
      <w:bookmarkEnd w:id="778"/>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780" w:name="_Toc442108997"/>
      <w:r>
        <w:t xml:space="preserve">Update a </w:t>
      </w:r>
      <w:r w:rsidR="00FE7000">
        <w:t xml:space="preserve">context </w:t>
      </w:r>
      <w:r w:rsidR="00305BF9">
        <w:t xml:space="preserve">classification </w:t>
      </w:r>
      <w:r w:rsidR="00FE7000">
        <w:t>scheme</w:t>
      </w:r>
      <w:bookmarkEnd w:id="780"/>
      <w:r w:rsidR="00FE7000">
        <w:t xml:space="preserve"> </w:t>
      </w:r>
      <w:bookmarkEnd w:id="779"/>
      <w:r w:rsidR="00E8386B">
        <w:t xml:space="preserve"> </w:t>
      </w:r>
    </w:p>
    <w:p w14:paraId="517E7883" w14:textId="77777777" w:rsidR="00274978" w:rsidRDefault="00FF7678" w:rsidP="00E8386B">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93447A">
        <w:t xml:space="preserve">Figure </w:t>
      </w:r>
      <w:r w:rsidR="0093447A">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93447A">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77777777" w:rsidR="00E332AB" w:rsidRDefault="00FF7678" w:rsidP="00E8386B">
      <w:r>
        <w:t xml:space="preserve">The ‘Close’ button takes the user back to the </w:t>
      </w:r>
      <w:r>
        <w:fldChar w:fldCharType="begin"/>
      </w:r>
      <w:r>
        <w:instrText xml:space="preserve"> REF _Ref409513278 \h </w:instrText>
      </w:r>
      <w:r>
        <w:fldChar w:fldCharType="separate"/>
      </w:r>
      <w:r w:rsidR="0093447A">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781" w:name="_Ref408498541"/>
      <w:bookmarkStart w:id="782" w:name="_Toc442108998"/>
      <w:r>
        <w:t>Discard</w:t>
      </w:r>
      <w:r w:rsidR="0054779C">
        <w:t xml:space="preserve"> a context </w:t>
      </w:r>
      <w:r w:rsidR="00305BF9">
        <w:t xml:space="preserve">classification </w:t>
      </w:r>
      <w:r w:rsidR="0054779C">
        <w:t>scheme</w:t>
      </w:r>
      <w:bookmarkEnd w:id="781"/>
      <w:bookmarkEnd w:id="782"/>
    </w:p>
    <w:p w14:paraId="13D67D99" w14:textId="77777777" w:rsidR="0054779C" w:rsidRDefault="004B6BCF" w:rsidP="0054779C">
      <w:r>
        <w:t xml:space="preserve">Invoke the </w:t>
      </w:r>
      <w:r>
        <w:fldChar w:fldCharType="begin"/>
      </w:r>
      <w:r>
        <w:instrText xml:space="preserve"> REF _Ref410044091 \h </w:instrText>
      </w:r>
      <w:r>
        <w:fldChar w:fldCharType="separate"/>
      </w:r>
      <w:r w:rsidR="0093447A">
        <w:t>Search and select a context classification scheme</w:t>
      </w:r>
      <w:r>
        <w:fldChar w:fldCharType="end"/>
      </w:r>
      <w:r>
        <w:t xml:space="preserve"> in </w:t>
      </w:r>
      <w:r>
        <w:fldChar w:fldCharType="begin"/>
      </w:r>
      <w:r>
        <w:instrText xml:space="preserve"> REF _Ref410044091 \r \h </w:instrText>
      </w:r>
      <w:r>
        <w:fldChar w:fldCharType="separate"/>
      </w:r>
      <w:r w:rsidR="0093447A">
        <w:t>3.6.2</w:t>
      </w:r>
      <w:r>
        <w:fldChar w:fldCharType="end"/>
      </w:r>
      <w:r>
        <w:t xml:space="preserve">. If null is returned, go back to the </w:t>
      </w:r>
      <w:r>
        <w:fldChar w:fldCharType="begin"/>
      </w:r>
      <w:r>
        <w:instrText xml:space="preserve"> REF _Ref410044174 \h </w:instrText>
      </w:r>
      <w:r>
        <w:fldChar w:fldCharType="separate"/>
      </w:r>
      <w:r w:rsidR="0093447A">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93447A">
        <w:t>Application Home Screen</w:t>
      </w:r>
      <w:r>
        <w:fldChar w:fldCharType="end"/>
      </w:r>
      <w:r>
        <w:t xml:space="preserve">. </w:t>
      </w:r>
    </w:p>
    <w:p w14:paraId="269D1FF0" w14:textId="77777777" w:rsidR="004B6BCF" w:rsidRDefault="004B6BCF" w:rsidP="0054779C"/>
    <w:p w14:paraId="74DF0D5B" w14:textId="77777777" w:rsidR="004B6BCF" w:rsidRPr="0054779C" w:rsidRDefault="004B6BCF" w:rsidP="0054779C">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93447A">
        <w:t>Application Home Screen</w:t>
      </w:r>
      <w:r>
        <w:fldChar w:fldCharType="end"/>
      </w:r>
      <w:r>
        <w:t>.</w:t>
      </w:r>
    </w:p>
    <w:p w14:paraId="2C104DBA" w14:textId="77777777" w:rsidR="00EF6FC8" w:rsidRDefault="00EF6FC8" w:rsidP="00EF6FC8">
      <w:pPr>
        <w:pStyle w:val="Heading2"/>
      </w:pPr>
      <w:bookmarkStart w:id="783" w:name="_Toc442108999"/>
      <w:r>
        <w:t>Code List Management</w:t>
      </w:r>
      <w:bookmarkEnd w:id="783"/>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784" w:name="_Ref408498284"/>
      <w:bookmarkStart w:id="785" w:name="_Ref410111022"/>
      <w:bookmarkStart w:id="786" w:name="_Toc442109000"/>
      <w:commentRangeStart w:id="787"/>
      <w:r>
        <w:t>Create a new BIE code list</w:t>
      </w:r>
      <w:bookmarkEnd w:id="784"/>
      <w:commentRangeEnd w:id="787"/>
      <w:r w:rsidR="005C461E">
        <w:t xml:space="preserve"> without a base</w:t>
      </w:r>
      <w:r w:rsidR="00B90270">
        <w:rPr>
          <w:rStyle w:val="CommentReference"/>
          <w:b w:val="0"/>
        </w:rPr>
        <w:commentReference w:id="787"/>
      </w:r>
      <w:bookmarkEnd w:id="785"/>
      <w:bookmarkEnd w:id="786"/>
    </w:p>
    <w:p w14:paraId="183E0377" w14:textId="77777777"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93447A">
        <w:t xml:space="preserve">Figure </w:t>
      </w:r>
      <w:r w:rsidR="0093447A">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3.9pt;height:197pt" o:ole="">
            <v:imagedata r:id="rId32" o:title="" croptop="-657f" cropbottom="7716f" cropleft="3165f" cropright="-1269f"/>
          </v:shape>
          <o:OLEObject Type="Embed" ProgID="PowerPoint.Slide.12" ShapeID="_x0000_i1034" DrawAspect="Content" ObjectID="_1525840749" r:id="rId33"/>
        </w:object>
      </w:r>
    </w:p>
    <w:p w14:paraId="19DE1FBC" w14:textId="77777777" w:rsidR="005C461E" w:rsidRDefault="005C461E" w:rsidP="005C461E">
      <w:pPr>
        <w:pStyle w:val="Caption"/>
      </w:pPr>
      <w:bookmarkStart w:id="788" w:name="_Ref410110764"/>
      <w:r>
        <w:t xml:space="preserve">Figure </w:t>
      </w:r>
      <w:fldSimple w:instr=" SEQ Figure \* ARABIC ">
        <w:r w:rsidR="0093447A">
          <w:rPr>
            <w:noProof/>
          </w:rPr>
          <w:t>9</w:t>
        </w:r>
      </w:fldSimple>
      <w:bookmarkEnd w:id="788"/>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lastRenderedPageBreak/>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77777777"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789" w:name="_Ref408498291"/>
      <w:bookmarkStart w:id="790" w:name="_Ref411266629"/>
      <w:bookmarkStart w:id="791" w:name="_Toc442109001"/>
      <w:r>
        <w:t xml:space="preserve">Create a new BIE code list </w:t>
      </w:r>
      <w:r w:rsidR="005C461E">
        <w:t>from another (</w:t>
      </w:r>
      <w:r>
        <w:t xml:space="preserve">by </w:t>
      </w:r>
      <w:r w:rsidR="0079775F">
        <w:t xml:space="preserve">extension &amp; </w:t>
      </w:r>
      <w:r>
        <w:t>restriction</w:t>
      </w:r>
      <w:bookmarkEnd w:id="789"/>
      <w:r w:rsidR="005C461E">
        <w:t>)</w:t>
      </w:r>
      <w:bookmarkEnd w:id="790"/>
      <w:bookmarkEnd w:id="791"/>
    </w:p>
    <w:p w14:paraId="6DF60F3D" w14:textId="77777777" w:rsidR="00EC7880" w:rsidRDefault="00EC7880" w:rsidP="001E54AD">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93447A">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93447A">
        <w:t xml:space="preserve">Figure </w:t>
      </w:r>
      <w:r w:rsidR="0093447A">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41pt;height:260.85pt" o:ole="">
            <v:imagedata r:id="rId34" o:title="" croptop="-657f" cropbottom="808f" cropleft="3165f" cropright="-1269f"/>
          </v:shape>
          <o:OLEObject Type="Embed" ProgID="PowerPoint.Slide.12" ShapeID="_x0000_i1035" DrawAspect="Content" ObjectID="_1525840750" r:id="rId35"/>
        </w:object>
      </w:r>
    </w:p>
    <w:p w14:paraId="5B2EB143" w14:textId="77777777" w:rsidR="005C461E" w:rsidRDefault="005C461E" w:rsidP="005C461E">
      <w:pPr>
        <w:pStyle w:val="Caption"/>
      </w:pPr>
      <w:bookmarkStart w:id="792" w:name="_Ref411263376"/>
      <w:r>
        <w:t xml:space="preserve">Figure </w:t>
      </w:r>
      <w:fldSimple w:instr=" SEQ Figure \* ARABIC ">
        <w:r w:rsidR="0093447A">
          <w:rPr>
            <w:noProof/>
          </w:rPr>
          <w:t>10</w:t>
        </w:r>
      </w:fldSimple>
      <w:bookmarkEnd w:id="792"/>
      <w:r>
        <w:t>. UI for Create a BIE code list from another code list</w:t>
      </w:r>
    </w:p>
    <w:p w14:paraId="29533BF8" w14:textId="77777777" w:rsidR="005C461E" w:rsidRDefault="005C461E" w:rsidP="005C461E">
      <w:r>
        <w:lastRenderedPageBreak/>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77777777"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93447A">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7777777"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93447A">
        <w:t>Application Home Screen</w:t>
      </w:r>
      <w:r>
        <w:fldChar w:fldCharType="end"/>
      </w:r>
      <w:r>
        <w:t>.</w:t>
      </w:r>
      <w:r w:rsidR="00B63935">
        <w:t xml:space="preserve"> If the user cancels, go back to the UI.</w:t>
      </w:r>
    </w:p>
    <w:p w14:paraId="5A247BA5" w14:textId="77777777" w:rsidR="00C60B2B" w:rsidRDefault="00C60B2B" w:rsidP="00C60B2B"/>
    <w:p w14:paraId="44A84EFE" w14:textId="77777777"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93447A">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793" w:name="_Ref410105368"/>
      <w:bookmarkStart w:id="794" w:name="_Toc442109002"/>
      <w:r>
        <w:t>Search and select a code list</w:t>
      </w:r>
      <w:bookmarkEnd w:id="793"/>
      <w:bookmarkEnd w:id="794"/>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795" w:name="_Ref408498295"/>
      <w:bookmarkStart w:id="796" w:name="_Toc442109003"/>
      <w:r>
        <w:t>View/</w:t>
      </w:r>
      <w:r w:rsidR="009E3636">
        <w:t>Edit a BIE code list</w:t>
      </w:r>
      <w:bookmarkEnd w:id="795"/>
      <w:bookmarkEnd w:id="796"/>
    </w:p>
    <w:p w14:paraId="15FA6D21" w14:textId="77777777" w:rsidR="005B51EC" w:rsidRDefault="00E12800" w:rsidP="00E42EE4">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93447A">
        <w:t xml:space="preserve">Figure </w:t>
      </w:r>
      <w:r w:rsidR="0093447A">
        <w:rPr>
          <w:noProof/>
        </w:rPr>
        <w:t>9</w:t>
      </w:r>
      <w:r w:rsidR="002E2E46">
        <w:fldChar w:fldCharType="end"/>
      </w:r>
      <w:r w:rsidR="002E2E46">
        <w:t xml:space="preserve"> or </w:t>
      </w:r>
      <w:r>
        <w:fldChar w:fldCharType="begin"/>
      </w:r>
      <w:r>
        <w:instrText xml:space="preserve"> REF _Ref411263376 \h </w:instrText>
      </w:r>
      <w:r>
        <w:fldChar w:fldCharType="separate"/>
      </w:r>
      <w:r w:rsidR="0093447A">
        <w:t xml:space="preserve">Figure </w:t>
      </w:r>
      <w:r w:rsidR="0093447A">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93447A">
        <w:t>3.7.1</w:t>
      </w:r>
      <w:r w:rsidR="00EB57A7">
        <w:fldChar w:fldCharType="end"/>
      </w:r>
      <w:r w:rsidR="00EB57A7">
        <w:t xml:space="preserve"> and </w:t>
      </w:r>
      <w:r>
        <w:fldChar w:fldCharType="begin"/>
      </w:r>
      <w:r>
        <w:instrText xml:space="preserve"> REF _Ref411266629 \r \h </w:instrText>
      </w:r>
      <w:r>
        <w:fldChar w:fldCharType="separate"/>
      </w:r>
      <w:r w:rsidR="0093447A">
        <w:t>3.7.2</w:t>
      </w:r>
      <w:r>
        <w:fldChar w:fldCharType="end"/>
      </w:r>
      <w:r w:rsidR="00EB57A7">
        <w:t xml:space="preserve"> apply</w:t>
      </w:r>
      <w:r>
        <w:t>.</w:t>
      </w:r>
    </w:p>
    <w:p w14:paraId="433941E9" w14:textId="77777777" w:rsidR="00E42EE4" w:rsidRDefault="005B51EC" w:rsidP="005B51EC">
      <w:pPr>
        <w:pStyle w:val="Heading3"/>
      </w:pPr>
      <w:bookmarkStart w:id="797" w:name="_Toc442109004"/>
      <w:r>
        <w:t>Discard a BIE code list</w:t>
      </w:r>
      <w:bookmarkEnd w:id="797"/>
    </w:p>
    <w:p w14:paraId="06A266F5" w14:textId="77777777" w:rsidR="00FB56BF" w:rsidRDefault="00AE14AC"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r w:rsidR="00FB56BF">
        <w:br/>
      </w:r>
    </w:p>
    <w:p w14:paraId="1F547A48" w14:textId="77777777" w:rsidR="00AE14AC" w:rsidRPr="00AE14AC" w:rsidRDefault="00AE14AC" w:rsidP="00AE14AC">
      <w:r>
        <w:lastRenderedPageBreak/>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798" w:name="_Toc442109005"/>
      <w:r>
        <w:t>Delete a BIE code list</w:t>
      </w:r>
      <w:bookmarkEnd w:id="798"/>
    </w:p>
    <w:p w14:paraId="6D78E1D2" w14:textId="77777777" w:rsidR="00FB56BF" w:rsidRDefault="00305B24" w:rsidP="00AE14AC">
      <w:r>
        <w:t xml:space="preserve">Invoke the </w:t>
      </w:r>
      <w:r>
        <w:fldChar w:fldCharType="begin"/>
      </w:r>
      <w:r>
        <w:instrText xml:space="preserve"> REF _Ref410105368 \h </w:instrText>
      </w:r>
      <w:r>
        <w:fldChar w:fldCharType="separate"/>
      </w:r>
      <w:r w:rsidR="0093447A">
        <w:t>Search and select a code list</w:t>
      </w:r>
      <w:r>
        <w:fldChar w:fldCharType="end"/>
      </w:r>
      <w:r>
        <w:t xml:space="preserve">. If it returns null, go back to the </w:t>
      </w:r>
      <w:r>
        <w:fldChar w:fldCharType="begin"/>
      </w:r>
      <w:r>
        <w:instrText xml:space="preserve"> REF _Ref410105428 \h </w:instrText>
      </w:r>
      <w:r>
        <w:fldChar w:fldCharType="separate"/>
      </w:r>
      <w:r w:rsidR="0093447A">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93447A">
        <w:t>Application Home Screen</w:t>
      </w:r>
      <w:r w:rsidR="00FB56BF">
        <w:fldChar w:fldCharType="end"/>
      </w:r>
      <w:r w:rsidR="00FB56BF">
        <w:t xml:space="preserve">. </w:t>
      </w:r>
    </w:p>
    <w:p w14:paraId="517C32DE" w14:textId="77777777" w:rsidR="00FB56BF" w:rsidRDefault="00FB56BF" w:rsidP="00AE14AC"/>
    <w:p w14:paraId="24B858F9" w14:textId="77777777" w:rsidR="00AE14AC" w:rsidRPr="00AE14AC" w:rsidRDefault="00305B24" w:rsidP="00AE14AC">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4F3A18A1" w14:textId="77777777" w:rsidR="0028162A" w:rsidRDefault="0028162A" w:rsidP="0028162A">
      <w:pPr>
        <w:pStyle w:val="Heading2"/>
      </w:pPr>
      <w:bookmarkStart w:id="799" w:name="_Ref404612029"/>
      <w:bookmarkStart w:id="800" w:name="_Toc442109006"/>
      <w:r>
        <w:t>Generate a</w:t>
      </w:r>
      <w:r w:rsidR="00FB56BF">
        <w:t xml:space="preserve"> standalone</w:t>
      </w:r>
      <w:r>
        <w:t xml:space="preserve"> </w:t>
      </w:r>
      <w:r w:rsidR="00C23369">
        <w:t>OAGIS Expression</w:t>
      </w:r>
      <w:r w:rsidR="00FB56BF">
        <w:t xml:space="preserve"> for a top-level ABIE</w:t>
      </w:r>
      <w:bookmarkEnd w:id="799"/>
      <w:bookmarkEnd w:id="800"/>
    </w:p>
    <w:p w14:paraId="02CFBFF8" w14:textId="7777777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93447A">
        <w:t xml:space="preserve">Figure </w:t>
      </w:r>
      <w:r w:rsidR="0093447A">
        <w:rPr>
          <w:noProof/>
        </w:rPr>
        <w:t>11</w:t>
      </w:r>
      <w:r w:rsidR="00F85BF9">
        <w:fldChar w:fldCharType="end"/>
      </w:r>
      <w:r w:rsidR="00F85BF9">
        <w:t xml:space="preserve"> </w:t>
      </w:r>
      <w:r>
        <w:t>should be displayed.</w:t>
      </w:r>
    </w:p>
    <w:p w14:paraId="77043AA6" w14:textId="77777777" w:rsidR="00430C5B" w:rsidRDefault="00430C5B" w:rsidP="00C23369"/>
    <w:p w14:paraId="784ADCED" w14:textId="77777777" w:rsidR="00430C5B" w:rsidRDefault="00165211" w:rsidP="00C23369">
      <w:r>
        <w:object w:dxaOrig="17940" w:dyaOrig="13424" w14:anchorId="13E018EB">
          <v:shape id="_x0000_i1036" type="#_x0000_t75" style="width:417.75pt;height:293.45pt" o:ole="">
            <v:imagedata r:id="rId36" o:title="" croptop="6171f" cropbottom="6011f" cropleft="2415f" cropright="5426f"/>
          </v:shape>
          <o:OLEObject Type="Embed" ProgID="PowerPoint.Slide.8" ShapeID="_x0000_i1036" DrawAspect="Content" ObjectID="_1525840751" r:id="rId37"/>
        </w:object>
      </w:r>
    </w:p>
    <w:p w14:paraId="6B0A7325" w14:textId="77777777" w:rsidR="00430C5B" w:rsidRDefault="00F85BF9" w:rsidP="00F85BF9">
      <w:pPr>
        <w:pStyle w:val="Caption"/>
      </w:pPr>
      <w:bookmarkStart w:id="801" w:name="_Ref412472106"/>
      <w:r>
        <w:t xml:space="preserve">Figure </w:t>
      </w:r>
      <w:fldSimple w:instr=" SEQ Figure \* ARABIC ">
        <w:r w:rsidR="0093447A">
          <w:rPr>
            <w:noProof/>
          </w:rPr>
          <w:t>11</w:t>
        </w:r>
      </w:fldSimple>
      <w:bookmarkEnd w:id="801"/>
      <w:r>
        <w:t>. UI for the standalone BOD generation</w:t>
      </w:r>
    </w:p>
    <w:p w14:paraId="0AF046CF" w14:textId="77777777" w:rsidR="00F85BF9" w:rsidRDefault="00F85BF9" w:rsidP="00C23369"/>
    <w:p w14:paraId="3ED92A1F" w14:textId="77777777"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93447A">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t>The user can select the types of information</w:t>
      </w:r>
      <w:r w:rsidR="00165211">
        <w:t xml:space="preserve"> to generate in the annotation. The ‘Inherit if empty?’ option is only enabled if the ‘BIE Definition’ option is selected. If enabled and selected by the user, it means that if the BIE definition </w:t>
      </w:r>
      <w:r w:rsidR="00165211">
        <w:lastRenderedPageBreak/>
        <w:t>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77777777" w:rsidR="00532155" w:rsidRDefault="00665030" w:rsidP="00C23369">
      <w:pPr>
        <w:pStyle w:val="Heading3"/>
      </w:pPr>
      <w:bookmarkStart w:id="802" w:name="_Toc442109007"/>
      <w:r>
        <w:t>Generate a standalone XML Schema</w:t>
      </w:r>
      <w:bookmarkEnd w:id="802"/>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77777777" w:rsidR="00B24C63" w:rsidRDefault="00B24C63" w:rsidP="00C23369">
      <w:r>
        <w:t xml:space="preserve">See </w:t>
      </w:r>
      <w:r>
        <w:fldChar w:fldCharType="begin"/>
      </w:r>
      <w:r>
        <w:instrText xml:space="preserve"> REF _Ref395176768 \r \h </w:instrText>
      </w:r>
      <w:r>
        <w:fldChar w:fldCharType="separate"/>
      </w:r>
      <w:r w:rsidR="0093447A">
        <w:t>3.1.1.8</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803" w:name="_Toc442109008"/>
      <w:commentRangeStart w:id="804"/>
      <w:r>
        <w:t>GenerateTopLevel</w:t>
      </w:r>
      <w:r w:rsidR="00EF5399">
        <w:t>ABIE(tlASBIEP</w:t>
      </w:r>
      <w:r w:rsidR="006D520D">
        <w:t>, tlABIEDOM</w:t>
      </w:r>
      <w:r w:rsidR="00EF5399">
        <w:t>)</w:t>
      </w:r>
      <w:commentRangeEnd w:id="804"/>
      <w:r w:rsidR="00184440">
        <w:rPr>
          <w:rStyle w:val="CommentReference"/>
          <w:b w:val="0"/>
        </w:rPr>
        <w:commentReference w:id="804"/>
      </w:r>
      <w:bookmarkEnd w:id="803"/>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w:lastRenderedPageBreak/>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8E36A2" w:rsidRDefault="008E36A2"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8E36A2" w:rsidRDefault="008E36A2"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8E36A2" w:rsidRDefault="008E36A2"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8E36A2" w:rsidRDefault="008E36A2"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8E36A2" w:rsidRDefault="008E36A2"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29"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">
                <v:shape id="_x0000_s1230" type="#_x0000_t75" style="position:absolute;width:42443;height:32480;visibility:visible;mso-wrap-style:square" stroked="t" strokecolor="black [3213]">
                  <v:fill o:detectmouseclick="t"/>
                  <v:path o:connecttype="none"/>
                </v:shape>
                <v:oval id="Oval 1" o:spid="_x0000_s1231"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32"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8E36A2" w:rsidRDefault="008E36A2" w:rsidP="008E0F35">
                        <w:pPr>
                          <w:pStyle w:val="Code"/>
                          <w:jc w:val="center"/>
                        </w:pPr>
                        <w:r>
                          <w:t>generate</w:t>
                        </w:r>
                        <w:r w:rsidRPr="00D132DE">
                          <w:t>BIE</w:t>
                        </w:r>
                        <w:r>
                          <w:t>s(aABIE, rootSeqNode)</w:t>
                        </w:r>
                      </w:p>
                    </w:txbxContent>
                  </v:textbox>
                </v:shape>
                <v:oval id="Oval 23" o:spid="_x0000_s1233"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34"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35"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36"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8E36A2" w:rsidRDefault="008E36A2" w:rsidP="00B2376D">
                        <w:pPr>
                          <w:pStyle w:val="Code"/>
                          <w:jc w:val="center"/>
                        </w:pPr>
                        <w:r>
                          <w:t>rootSeqNode = generate</w:t>
                        </w:r>
                        <w:r w:rsidRPr="00D132DE">
                          <w:t>ABIE</w:t>
                        </w:r>
                        <w:r>
                          <w:t>(aABIE, rootEleNode)</w:t>
                        </w:r>
                      </w:p>
                    </w:txbxContent>
                  </v:textbox>
                </v:shape>
                <v:shape id="Straight Arrow Connector 29" o:spid="_x0000_s1237"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38"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8E36A2" w:rsidRDefault="008E36A2" w:rsidP="008E0F35">
                        <w:r>
                          <w:t xml:space="preserve">Return </w:t>
                        </w:r>
                        <w:r>
                          <w:rPr>
                            <w:rStyle w:val="CodeChar"/>
                          </w:rPr>
                          <w:t>tlABIEDOM</w:t>
                        </w:r>
                      </w:p>
                    </w:txbxContent>
                  </v:textbox>
                </v:shape>
                <v:shape id="Text Box 31" o:spid="_x0000_s1239"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8E36A2" w:rsidRDefault="008E36A2" w:rsidP="00184440">
                        <w:pPr>
                          <w:pStyle w:val="Code"/>
                          <w:jc w:val="center"/>
                        </w:pPr>
                        <w:r>
                          <w:t>rootENode = GenerateTopLevelAS</w:t>
                        </w:r>
                        <w:r w:rsidRPr="00D132DE">
                          <w:t>BIE</w:t>
                        </w:r>
                        <w:r>
                          <w:t>P(tlASBIEP, schemaNode)</w:t>
                        </w:r>
                      </w:p>
                    </w:txbxContent>
                  </v:textbox>
                </v:shape>
                <v:shape id="Straight Arrow Connector 228" o:spid="_x0000_s1240"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41"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8E36A2" w:rsidRDefault="008E36A2"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42"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805" w:name="_Toc442109009"/>
      <w:r>
        <w:t>GenerateTopLevelASBIEP(</w:t>
      </w:r>
      <w:r w:rsidR="00C10B64">
        <w:t>gT</w:t>
      </w:r>
      <w:r>
        <w:t>lASBIEP</w:t>
      </w:r>
      <w:r w:rsidR="00C10B64">
        <w:t xml:space="preserve">, </w:t>
      </w:r>
      <w:r w:rsidR="00F54A8C">
        <w:t>gSchemaNode</w:t>
      </w:r>
      <w:r>
        <w:t>)</w:t>
      </w:r>
      <w:bookmarkEnd w:id="805"/>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806" w:name="_Toc442109010"/>
      <w:r>
        <w:t xml:space="preserve">GenerateTopLevelASBIEPAnno(gTlASBIEP, </w:t>
      </w:r>
      <w:r w:rsidR="00A916EA">
        <w:t>gRootENode)</w:t>
      </w:r>
      <w:bookmarkEnd w:id="806"/>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w:lastRenderedPageBreak/>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8E36A2" w:rsidRDefault="008E36A2"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8E36A2" w:rsidRPr="008B2C79" w:rsidRDefault="008E36A2"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8E36A2" w:rsidRDefault="008E36A2"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8E36A2" w:rsidRDefault="008E36A2"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43"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">
                <v:shape id="_x0000_s1244" type="#_x0000_t75" style="position:absolute;width:54864;height:32004;visibility:visible;mso-wrap-style:square">
                  <v:fill o:detectmouseclick="t"/>
                  <v:path o:connecttype="none"/>
                </v:shape>
                <v:shape id="Text Box 99" o:spid="_x0000_s1245"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8E36A2" w:rsidRDefault="008E36A2" w:rsidP="008B2C79">
                        <w:pPr>
                          <w:pStyle w:val="Code"/>
                        </w:pPr>
                        <w:r>
                          <w:t>IsAnnoOptionEmpty( )</w:t>
                        </w:r>
                      </w:p>
                    </w:txbxContent>
                  </v:textbox>
                </v:shape>
                <v:shape id="Diamond 245" o:spid="_x0000_s1246"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8E36A2" w:rsidRPr="008B2C79" w:rsidRDefault="008E36A2" w:rsidP="008B2C79">
                        <w:pPr>
                          <w:rPr>
                            <w:color w:val="000000" w:themeColor="text1"/>
                          </w:rPr>
                        </w:pPr>
                      </w:p>
                    </w:txbxContent>
                  </v:textbox>
                </v:shape>
                <v:oval id="Oval 253" o:spid="_x0000_s1247"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48"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49"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50"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51"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8E36A2" w:rsidRDefault="008E36A2" w:rsidP="008A05BD">
                        <w:pPr>
                          <w:pStyle w:val="Code"/>
                          <w:jc w:val="center"/>
                        </w:pPr>
                        <w:r>
                          <w:t>Return Null</w:t>
                        </w:r>
                      </w:p>
                    </w:txbxContent>
                  </v:textbox>
                </v:shape>
                <v:shape id="Text Box 487" o:spid="_x0000_s1252"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8E36A2" w:rsidRDefault="008E36A2"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807" w:name="_Toc442109011"/>
      <w:r>
        <w:t>IsAnnoOptionEmpty( )</w:t>
      </w:r>
      <w:bookmarkEnd w:id="807"/>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808" w:name="_Toc442109012"/>
      <w:r>
        <w:t>GenerateABIE</w:t>
      </w:r>
      <w:r w:rsidR="009445FF">
        <w:t xml:space="preserve">(gABIE, </w:t>
      </w:r>
      <w:r w:rsidR="006706F8">
        <w:t>g</w:t>
      </w:r>
      <w:r w:rsidR="006C0928">
        <w:t>ASBIEP</w:t>
      </w:r>
      <w:r w:rsidR="006706F8">
        <w:t>E</w:t>
      </w:r>
      <w:r w:rsidR="00652EFD">
        <w:t>lementNode)</w:t>
      </w:r>
      <w:bookmarkEnd w:id="808"/>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809" w:name="_Toc442109013"/>
      <w:r>
        <w:t>GenerateABIEsAnno(gABIE, gABIECTypeNode)</w:t>
      </w:r>
      <w:bookmarkEnd w:id="809"/>
    </w:p>
    <w:p w14:paraId="1919F519" w14:textId="77777777" w:rsidR="006C0928" w:rsidRPr="006C0928" w:rsidRDefault="006C0928" w:rsidP="006C0928"/>
    <w:p w14:paraId="13DC6ED7" w14:textId="77777777" w:rsidR="008E0F35" w:rsidRDefault="008E0F35" w:rsidP="00665030">
      <w:pPr>
        <w:pStyle w:val="Heading4"/>
      </w:pPr>
      <w:bookmarkStart w:id="810" w:name="_Toc442109014"/>
      <w:r>
        <w:t>GenerateBIEs</w:t>
      </w:r>
      <w:r w:rsidR="007142C4">
        <w:t xml:space="preserve">(gABIE, </w:t>
      </w:r>
      <w:r w:rsidR="00DD0AA8">
        <w:t>gP</w:t>
      </w:r>
      <w:r w:rsidR="00F35593">
        <w:t>Node</w:t>
      </w:r>
      <w:r w:rsidR="00DD0AA8">
        <w:t>, gSchemaNode</w:t>
      </w:r>
      <w:r w:rsidR="007142C4">
        <w:t>)</w:t>
      </w:r>
      <w:bookmarkEnd w:id="810"/>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lastRenderedPageBreak/>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8E36A2" w:rsidRDefault="008E36A2"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8E36A2" w:rsidRDefault="008E36A2"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8E36A2" w:rsidRDefault="008E36A2"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8E36A2" w:rsidRDefault="008E36A2"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8E36A2" w:rsidRDefault="008E36A2"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8E36A2" w:rsidRDefault="008E36A2"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8E36A2" w:rsidRDefault="008E36A2"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8E36A2" w:rsidRDefault="008E36A2"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8E36A2" w:rsidRDefault="008E36A2"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8E36A2" w:rsidRPr="00DE2F88" w:rsidRDefault="008E36A2"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8E36A2" w:rsidRDefault="008E36A2"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8E36A2" w:rsidRDefault="008E36A2"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8E36A2" w:rsidRDefault="008E36A2"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8E36A2" w:rsidRPr="00B063E4" w:rsidRDefault="008E36A2"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8E36A2" w:rsidRDefault="008E36A2"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8E36A2" w:rsidRDefault="008E36A2"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8E36A2" w:rsidRPr="001D743B" w:rsidRDefault="008E36A2"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8E36A2" w:rsidRDefault="008E36A2"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77777777" w:rsidR="008E36A2" w:rsidRPr="001D743B" w:rsidRDefault="008E36A2" w:rsidP="001D743B">
                                <w:pPr>
                                  <w:pStyle w:val="Code"/>
                                  <w:spacing w:line="168" w:lineRule="auto"/>
                                  <w:jc w:val="center"/>
                                </w:pPr>
                                <w:r w:rsidRPr="001D743B">
                                  <w:t>gABIE.ACC.</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8E36A2" w:rsidRDefault="008E36A2"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8E36A2" w:rsidRDefault="008E36A2"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53"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">
                <v:shape id="_x0000_s1254" type="#_x0000_t75" style="position:absolute;width:59366;height:49676;visibility:visible;mso-wrap-style:square" stroked="t" strokecolor="black [3213]">
                  <v:fill o:detectmouseclick="t"/>
                  <v:path o:connecttype="none"/>
                </v:shape>
                <v:oval id="Oval 230" o:spid="_x0000_s1255"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56"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8E36A2" w:rsidRDefault="008E36A2" w:rsidP="008E3DA2">
                        <w:pPr>
                          <w:pStyle w:val="Code"/>
                          <w:spacing w:line="168" w:lineRule="auto"/>
                          <w:jc w:val="center"/>
                        </w:pPr>
                        <w:r>
                          <w:t>GenerateBBIE(childBIEs[i], aBDT, gNode, gSchemaNode)</w:t>
                        </w:r>
                      </w:p>
                    </w:txbxContent>
                  </v:textbox>
                </v:shape>
                <v:shape id="Text Box 232" o:spid="_x0000_s1257"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8E36A2" w:rsidRDefault="008E36A2" w:rsidP="002E39B6">
                        <w:pPr>
                          <w:pStyle w:val="Code"/>
                          <w:jc w:val="center"/>
                        </w:pPr>
                        <w:r>
                          <w:t xml:space="preserve">aBDT = QueryAssocBDT(childBIEs[i]) </w:t>
                        </w:r>
                      </w:p>
                    </w:txbxContent>
                  </v:textbox>
                </v:shape>
                <v:oval id="Oval 233" o:spid="_x0000_s1258"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59"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60"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61"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62"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63"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64"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8E36A2" w:rsidRDefault="008E36A2" w:rsidP="002E39B6">
                        <w:pPr>
                          <w:pStyle w:val="Code"/>
                          <w:jc w:val="center"/>
                        </w:pPr>
                        <w:r>
                          <w:t>Return gSchemaNode</w:t>
                        </w:r>
                      </w:p>
                    </w:txbxContent>
                  </v:textbox>
                </v:shape>
                <v:shape id="Text Box 97" o:spid="_x0000_s1265"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8E36A2" w:rsidRDefault="008E36A2" w:rsidP="002E39B6">
                        <w:r>
                          <w:t>Y</w:t>
                        </w:r>
                      </w:p>
                    </w:txbxContent>
                  </v:textbox>
                </v:shape>
                <v:shape id="Diamond 102" o:spid="_x0000_s1266"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8E36A2" w:rsidRDefault="008E36A2" w:rsidP="002E39B6">
                        <w:pPr>
                          <w:pStyle w:val="Code"/>
                          <w:spacing w:line="168" w:lineRule="auto"/>
                          <w:jc w:val="center"/>
                        </w:pPr>
                        <w:r>
                          <w:t>childBIEs[i] is an ASBIE?</w:t>
                        </w:r>
                      </w:p>
                    </w:txbxContent>
                  </v:textbox>
                </v:shape>
                <v:shape id="Text Box 103" o:spid="_x0000_s1267"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8E36A2" w:rsidRDefault="008E36A2" w:rsidP="00D9247A">
                        <w:pPr>
                          <w:pStyle w:val="Code"/>
                          <w:spacing w:line="168" w:lineRule="auto"/>
                          <w:jc w:val="center"/>
                        </w:pPr>
                        <w:r>
                          <w:t>n</w:t>
                        </w:r>
                        <w:r w:rsidRPr="00896C0C">
                          <w:t>ode</w:t>
                        </w:r>
                        <w:r>
                          <w:t xml:space="preserve"> = GenerateASBIE(childBIEs[i], gPNode )</w:t>
                        </w:r>
                      </w:p>
                    </w:txbxContent>
                  </v:textbox>
                </v:shape>
                <v:shape id="Text Box 105" o:spid="_x0000_s1268"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8E36A2" w:rsidRDefault="008E36A2" w:rsidP="002E39B6">
                        <w:r>
                          <w:t>Y</w:t>
                        </w:r>
                      </w:p>
                    </w:txbxContent>
                  </v:textbox>
                </v:shape>
                <v:shape id="Text Box 108" o:spid="_x0000_s1269"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8E36A2" w:rsidRDefault="008E36A2" w:rsidP="002E39B6">
                        <w:pPr>
                          <w:pStyle w:val="Code"/>
                          <w:jc w:val="center"/>
                        </w:pPr>
                        <w:r>
                          <w:t xml:space="preserve">childBIEs[ ] = QueryChildBIEs(gABIE) </w:t>
                        </w:r>
                      </w:p>
                    </w:txbxContent>
                  </v:textbox>
                </v:shape>
                <v:shape id="Text Box 112" o:spid="_x0000_s1270"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8E36A2" w:rsidRDefault="008E36A2"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71"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72"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73"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74"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75"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8E36A2" w:rsidRPr="00DE2F88" w:rsidRDefault="008E36A2" w:rsidP="002E39B6">
                        <w:pPr>
                          <w:pStyle w:val="Code"/>
                          <w:jc w:val="center"/>
                        </w:pPr>
                        <w:r>
                          <w:t>anABIE =  QueryTargetABIE(anASBIEP)</w:t>
                        </w:r>
                      </w:p>
                    </w:txbxContent>
                  </v:textbox>
                </v:shape>
                <v:shape id="Straight Arrow Connector 128" o:spid="_x0000_s1276"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77"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8E36A2" w:rsidRDefault="008E36A2" w:rsidP="002E39B6">
                        <w:r>
                          <w:t>N</w:t>
                        </w:r>
                      </w:p>
                    </w:txbxContent>
                  </v:textbox>
                </v:shape>
                <v:shape id="Text Box 81" o:spid="_x0000_s1278"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8E36A2" w:rsidRDefault="008E36A2" w:rsidP="00D1380E">
                        <w:pPr>
                          <w:pStyle w:val="Code"/>
                        </w:pPr>
                        <w:r>
                          <w:t>node = GenerateABIE(anABIE, node)</w:t>
                        </w:r>
                      </w:p>
                    </w:txbxContent>
                  </v:textbox>
                </v:shape>
                <v:shape id="Text Box 82" o:spid="_x0000_s1279"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8E36A2" w:rsidRDefault="008E36A2" w:rsidP="00D1380E">
                        <w:pPr>
                          <w:pStyle w:val="Code"/>
                          <w:jc w:val="center"/>
                        </w:pPr>
                        <w:r>
                          <w:t>node = GenerateBIEs(anABIE, node, gSchemaNode)</w:t>
                        </w:r>
                      </w:p>
                    </w:txbxContent>
                  </v:textbox>
                </v:shape>
                <v:shape id="Straight Arrow Connector 259" o:spid="_x0000_s1280"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81"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82"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83"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8E36A2" w:rsidRPr="00B063E4" w:rsidRDefault="008E36A2"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84"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85"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8E36A2" w:rsidRDefault="008E36A2" w:rsidP="002E39B6">
                        <w:pPr>
                          <w:pStyle w:val="Code"/>
                          <w:spacing w:line="168" w:lineRule="auto"/>
                          <w:jc w:val="center"/>
                        </w:pPr>
                        <w:r>
                          <w:t>Next childBIE[i]?</w:t>
                        </w:r>
                      </w:p>
                    </w:txbxContent>
                  </v:textbox>
                </v:shape>
                <v:shape id="Text Box 127" o:spid="_x0000_s1286"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8E36A2" w:rsidRDefault="008E36A2"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87"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288"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8E36A2" w:rsidRPr="001D743B" w:rsidRDefault="008E36A2" w:rsidP="002E39B6">
                        <w:pPr>
                          <w:pStyle w:val="Code"/>
                          <w:jc w:val="center"/>
                        </w:pPr>
                        <w:r>
                          <w:t>Append xsd:any element to the gPNode</w:t>
                        </w:r>
                        <w:r w:rsidRPr="001D743B">
                          <w:t xml:space="preserve"> </w:t>
                        </w:r>
                      </w:p>
                    </w:txbxContent>
                  </v:textbox>
                </v:shape>
                <v:group id="Group 309" o:spid="_x0000_s1289"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290"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8E36A2" w:rsidRDefault="008E36A2" w:rsidP="002E39B6">
                          <w:pPr>
                            <w:pStyle w:val="Code"/>
                            <w:spacing w:line="168" w:lineRule="auto"/>
                            <w:jc w:val="center"/>
                          </w:pPr>
                        </w:p>
                      </w:txbxContent>
                    </v:textbox>
                  </v:shape>
                  <v:shape id="Text Box 504" o:spid="_x0000_s1291"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77777777" w:rsidR="008E36A2" w:rsidRPr="001D743B" w:rsidRDefault="008E36A2" w:rsidP="001D743B">
                          <w:pPr>
                            <w:pStyle w:val="Code"/>
                            <w:spacing w:line="168" w:lineRule="auto"/>
                            <w:jc w:val="center"/>
                          </w:pPr>
                          <w:r w:rsidRPr="001D743B">
                            <w:t>gABIE.ACC.</w:t>
                          </w:r>
                          <w:r>
                            <w:t>den</w:t>
                          </w:r>
                          <w:r w:rsidRPr="001D743B">
                            <w:t xml:space="preserve"> = “Any User Area. Details” </w:t>
                          </w:r>
                        </w:p>
                      </w:txbxContent>
                    </v:textbox>
                  </v:shape>
                </v:group>
                <v:oval id="Oval 509" o:spid="_x0000_s1292"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293"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294"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295"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296"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8E36A2" w:rsidRDefault="008E36A2" w:rsidP="002E39B6">
                        <w:r>
                          <w:t>Y</w:t>
                        </w:r>
                      </w:p>
                    </w:txbxContent>
                  </v:textbox>
                </v:shape>
                <v:shape id="Text Box 127" o:spid="_x0000_s1297"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8E36A2" w:rsidRDefault="008E36A2"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811" w:name="_Toc442109015"/>
      <w:r>
        <w:t>QueryTargetABIE(gASBIEP)</w:t>
      </w:r>
      <w:bookmarkEnd w:id="811"/>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812" w:name="_Toc442109016"/>
      <w:r>
        <w:t>QueryChildBIEs(gABIE)</w:t>
      </w:r>
      <w:bookmarkEnd w:id="812"/>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7777777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ASBIE.Sequencing_Key</w:t>
      </w:r>
      <w:r w:rsidR="00CB2A01">
        <w:t xml:space="preserve"> and </w:t>
      </w:r>
      <w:r w:rsidR="00CB2A01" w:rsidRPr="00CB2A01">
        <w:rPr>
          <w:rStyle w:val="CodeChar"/>
        </w:rPr>
        <w:t>BBIE.Sequencing_Key</w:t>
      </w:r>
      <w:r w:rsidR="00CB2A01">
        <w:t>.</w:t>
      </w:r>
    </w:p>
    <w:p w14:paraId="64F3E993" w14:textId="77777777" w:rsidR="00EC6A9C" w:rsidRDefault="00EC6A9C" w:rsidP="00EC6A9C">
      <w:pPr>
        <w:pStyle w:val="Heading4"/>
      </w:pPr>
      <w:bookmarkStart w:id="813" w:name="_Toc442109017"/>
      <w:r>
        <w:t>GenerateASBIE(gASBIE, gPNode)</w:t>
      </w:r>
      <w:bookmarkEnd w:id="813"/>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5"/>
        <w:gridCol w:w="7125"/>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77777777" w:rsidR="00EC6A9C" w:rsidRDefault="00EC6A9C" w:rsidP="00B9231A">
            <w:pPr>
              <w:pStyle w:val="Code"/>
            </w:pPr>
            <w:r>
              <w:t>gASBIE.Cardinality_Min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77777777" w:rsidR="004C5753" w:rsidRDefault="004C5753" w:rsidP="00525043">
            <w:pPr>
              <w:pStyle w:val="Code"/>
            </w:pPr>
            <w:r>
              <w:t xml:space="preserve">gASBIE.Cardinality_Max.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814" w:name="_Toc442109018"/>
      <w:r>
        <w:t>QueryAssocToASBIEP(gASBIE)</w:t>
      </w:r>
      <w:bookmarkEnd w:id="814"/>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815" w:name="_Toc442109019"/>
      <w:r>
        <w:t>GenerateASBIEP(gASBIEP, gElementNode)</w:t>
      </w:r>
      <w:bookmarkEnd w:id="815"/>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816" w:name="_Toc442109020"/>
      <w:r>
        <w:t>QueryTargetABIE(gASBIEP)</w:t>
      </w:r>
      <w:bookmarkEnd w:id="816"/>
    </w:p>
    <w:p w14:paraId="1DB9297E" w14:textId="77777777" w:rsidR="00697247" w:rsidRDefault="00697247" w:rsidP="00697247"/>
    <w:p w14:paraId="6379766D" w14:textId="77777777" w:rsidR="009F4E77" w:rsidRDefault="009F4E77" w:rsidP="00697247">
      <w:r>
        <w:lastRenderedPageBreak/>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817" w:name="_Toc442109021"/>
      <w:r w:rsidRPr="00A13068">
        <w:t>QueryAssocBDT(gBBIE)</w:t>
      </w:r>
      <w:bookmarkEnd w:id="817"/>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8E36A2" w:rsidRDefault="008E36A2"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77777777" w:rsidR="008E36A2" w:rsidRDefault="008E36A2"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8E36A2" w:rsidRDefault="008E36A2"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77777777" w:rsidR="008E36A2" w:rsidRPr="00B063E4" w:rsidRDefault="008E36A2" w:rsidP="00E46A14">
                              <w:pPr>
                                <w:pStyle w:val="Code"/>
                                <w:spacing w:line="168" w:lineRule="auto"/>
                                <w:jc w:val="center"/>
                                <w:rPr>
                                  <w:b/>
                                  <w:bCs/>
                                </w:rPr>
                              </w:pPr>
                              <w:r>
                                <w:t>Get the BCCP record where BCC.Assoc_To_BCCP_ID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298"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">
                <v:shape id="_x0000_s1299" type="#_x0000_t75" style="position:absolute;width:33553;height:35458;visibility:visible;mso-wrap-style:square" stroked="t" strokecolor="black [3213]">
                  <v:fill o:detectmouseclick="t"/>
                  <v:path o:connecttype="none"/>
                </v:shape>
                <v:oval id="Oval 286" o:spid="_x0000_s1300"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01"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02"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03"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8E36A2" w:rsidRDefault="008E36A2" w:rsidP="000959AC">
                        <w:pPr>
                          <w:pStyle w:val="Code"/>
                          <w:jc w:val="center"/>
                        </w:pPr>
                        <w:r>
                          <w:t>Return aBDT</w:t>
                        </w:r>
                      </w:p>
                    </w:txbxContent>
                  </v:textbox>
                </v:shape>
                <v:shape id="Straight Arrow Connector 303" o:spid="_x0000_s1304"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05"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77777777" w:rsidR="008E36A2" w:rsidRDefault="008E36A2" w:rsidP="000959AC">
                        <w:pPr>
                          <w:pStyle w:val="Code"/>
                          <w:spacing w:line="168" w:lineRule="auto"/>
                          <w:jc w:val="center"/>
                        </w:pPr>
                        <w:r>
                          <w:t>Get the BCC record where gBBIE.Based_BCC_ID = BCC.BCC_ID</w:t>
                        </w:r>
                      </w:p>
                    </w:txbxContent>
                  </v:textbox>
                </v:shape>
                <v:shape id="Text Box 308" o:spid="_x0000_s1306"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8E36A2" w:rsidRDefault="008E36A2" w:rsidP="000959AC">
                        <w:pPr>
                          <w:pStyle w:val="Code"/>
                          <w:spacing w:line="168" w:lineRule="auto"/>
                          <w:jc w:val="center"/>
                        </w:pPr>
                        <w:r>
                          <w:t>Get the BDT record from the DT table where BCCP.bdt_id = dt.dt_id, assign it as the aBDT object</w:t>
                        </w:r>
                      </w:p>
                    </w:txbxContent>
                  </v:textbox>
                </v:shape>
                <v:shape id="Straight Arrow Connector 311" o:spid="_x0000_s1307"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08"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77777777" w:rsidR="008E36A2" w:rsidRPr="00B063E4" w:rsidRDefault="008E36A2" w:rsidP="00E46A14">
                        <w:pPr>
                          <w:pStyle w:val="Code"/>
                          <w:spacing w:line="168" w:lineRule="auto"/>
                          <w:jc w:val="center"/>
                          <w:rPr>
                            <w:b/>
                            <w:bCs/>
                          </w:rPr>
                        </w:pPr>
                        <w:r>
                          <w:t>Get the BCCP record where BCC.Assoc_To_BCCP_ID = BCCP.BCCP_ID</w:t>
                        </w:r>
                      </w:p>
                    </w:txbxContent>
                  </v:textbox>
                </v:shape>
                <v:shape id="Straight Arrow Connector 322" o:spid="_x0000_s1309"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10"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818" w:name="_Toc442109022"/>
      <w:r>
        <w:t>GenerateBBIE(gBBIE, gBDT, gPNode</w:t>
      </w:r>
      <w:r w:rsidR="003E7CC7">
        <w:t>, gSchemaNode</w:t>
      </w:r>
      <w:r>
        <w:t>)</w:t>
      </w:r>
      <w:bookmarkEnd w:id="818"/>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6C9B9E8">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8E36A2" w:rsidRDefault="008E36A2"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8E36A2" w:rsidRDefault="008E36A2"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8E36A2" w:rsidRDefault="008E36A2"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8E36A2" w:rsidRDefault="008E36A2"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8E36A2" w:rsidRDefault="008E36A2"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8E36A2" w:rsidRDefault="008E36A2"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8E36A2" w:rsidRDefault="008E36A2"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8E36A2" w:rsidRDefault="008E36A2"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8E36A2" w:rsidRDefault="008E36A2" w:rsidP="0096146B">
                              <w:pPr>
                                <w:pStyle w:val="Code"/>
                                <w:spacing w:line="168" w:lineRule="auto"/>
                                <w:jc w:val="center"/>
                              </w:pPr>
                              <w:r>
                                <w:t>clNode = GenerateCodeList(</w:t>
                              </w:r>
                            </w:p>
                            <w:p w14:paraId="62288D90" w14:textId="77777777" w:rsidR="008E36A2" w:rsidRDefault="008E36A2"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8E36A2" w:rsidRDefault="008E36A2"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8E36A2" w:rsidRDefault="008E36A2"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8E36A2" w:rsidRDefault="008E36A2"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8E36A2" w:rsidRDefault="008E36A2"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8E36A2" w:rsidRDefault="008E36A2"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8E36A2" w:rsidRDefault="008E36A2"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8E36A2" w:rsidRDefault="008E36A2"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8E36A2" w:rsidRDefault="008E36A2"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8E36A2" w:rsidRDefault="008E36A2"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8E36A2" w:rsidRDefault="008E36A2"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8E36A2" w:rsidRDefault="008E36A2"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8E36A2" w:rsidRDefault="008E36A2"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8E36A2" w:rsidRDefault="008E36A2"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8E36A2" w:rsidRDefault="008E36A2"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8E36A2" w:rsidRPr="00985175" w:rsidRDefault="008E36A2" w:rsidP="0096146B">
                              <w:pPr>
                                <w:pStyle w:val="Code"/>
                                <w:spacing w:line="168" w:lineRule="auto"/>
                              </w:pPr>
                              <w:r w:rsidRPr="00985175">
                                <w:t>Return</w:t>
                              </w:r>
                            </w:p>
                            <w:p w14:paraId="75525277" w14:textId="77777777" w:rsidR="008E36A2" w:rsidRDefault="008E36A2"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8E36A2" w:rsidRDefault="008E36A2" w:rsidP="0096146B">
                              <w:pPr>
                                <w:pStyle w:val="Code"/>
                                <w:spacing w:line="168" w:lineRule="auto"/>
                              </w:pPr>
                              <w:r>
                                <w:t>Create the following DOM Element Node  structure  as a child of the eNode xsd:complexType/xsd:simpleContent/</w:t>
                              </w:r>
                            </w:p>
                            <w:p w14:paraId="704FDD18" w14:textId="77777777" w:rsidR="008E36A2" w:rsidRDefault="008E36A2"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8E36A2" w:rsidRDefault="008E36A2"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8E36A2" w:rsidRDefault="008E36A2"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8E36A2" w:rsidRDefault="008E36A2"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8E36A2" w:rsidRDefault="008E36A2"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286003" y="26249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8E36A2" w:rsidRDefault="008E36A2"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8E36A2" w:rsidRPr="00985175" w:rsidRDefault="008E36A2" w:rsidP="0096146B">
                              <w:pPr>
                                <w:pStyle w:val="Code"/>
                                <w:spacing w:line="168" w:lineRule="auto"/>
                              </w:pPr>
                              <w:r w:rsidRPr="00985175">
                                <w:t>Return</w:t>
                              </w:r>
                            </w:p>
                            <w:p w14:paraId="049FB9CD" w14:textId="77777777" w:rsidR="008E36A2" w:rsidRDefault="008E36A2"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8E36A2" w:rsidRDefault="008E36A2"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8E36A2" w:rsidRPr="00FC25DB" w:rsidRDefault="008E36A2"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8E36A2" w:rsidRDefault="008E36A2"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8E36A2" w:rsidRDefault="008E36A2"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8E36A2" w:rsidRDefault="008E36A2"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8E36A2" w:rsidRDefault="008E36A2"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8E36A2" w:rsidRDefault="008E36A2"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8E36A2" w:rsidRDefault="008E36A2"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11"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">
                <v:shape id="_x0000_s1312" type="#_x0000_t75" style="position:absolute;width:59328;height:82397;visibility:visible;mso-wrap-style:square" stroked="t" strokecolor="black [3213]">
                  <v:fill o:detectmouseclick="t"/>
                  <v:path o:connecttype="none"/>
                </v:shape>
                <v:oval id="Oval 345" o:spid="_x0000_s1313"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14"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8E36A2" w:rsidRDefault="008E36A2" w:rsidP="0096146B">
                        <w:pPr>
                          <w:pStyle w:val="Code"/>
                          <w:spacing w:line="168" w:lineRule="auto"/>
                          <w:jc w:val="center"/>
                        </w:pPr>
                        <w:r>
                          <w:t>Create a DOM Element node, eNode, representing the xsd:element, as a child of the gPNode.</w:t>
                        </w:r>
                      </w:p>
                    </w:txbxContent>
                  </v:textbox>
                </v:shape>
                <v:shape id="Straight Arrow Connector 358" o:spid="_x0000_s1315"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16"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17"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18"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8E36A2" w:rsidRDefault="008E36A2" w:rsidP="0096146B">
                          <w:pPr>
                            <w:pStyle w:val="Code"/>
                            <w:spacing w:line="168" w:lineRule="auto"/>
                            <w:jc w:val="center"/>
                          </w:pPr>
                        </w:p>
                      </w:txbxContent>
                    </v:textbox>
                  </v:shape>
                  <v:shape id="Text Box 367" o:spid="_x0000_s1319"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8E36A2" w:rsidRDefault="008E36A2" w:rsidP="0096146B">
                          <w:pPr>
                            <w:pStyle w:val="Code"/>
                            <w:jc w:val="center"/>
                          </w:pPr>
                          <w:r>
                            <w:t>SCs[ ].size = 0?</w:t>
                          </w:r>
                        </w:p>
                      </w:txbxContent>
                    </v:textbox>
                  </v:shape>
                </v:group>
                <v:shape id="Text Box 373" o:spid="_x0000_s1320"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8E36A2" w:rsidRDefault="008E36A2"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8E36A2" w:rsidRDefault="008E36A2" w:rsidP="0096146B">
                        <w:pPr>
                          <w:pStyle w:val="Code"/>
                          <w:spacing w:line="168" w:lineRule="auto"/>
                          <w:jc w:val="center"/>
                        </w:pPr>
                      </w:p>
                    </w:txbxContent>
                  </v:textbox>
                </v:shape>
                <v:shape id="Text Box 374" o:spid="_x0000_s1321"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8E36A2" w:rsidRDefault="008E36A2" w:rsidP="0096146B">
                        <w:pPr>
                          <w:pStyle w:val="Code"/>
                          <w:spacing w:line="168" w:lineRule="auto"/>
                          <w:jc w:val="center"/>
                        </w:pPr>
                        <w:r w:rsidRPr="00234106">
                          <w:rPr>
                            <w:b/>
                            <w:bCs/>
                          </w:rPr>
                          <w:t>(1)</w:t>
                        </w:r>
                        <w:r>
                          <w:t xml:space="preserve"> Handle nillable, default and fixed</w:t>
                        </w:r>
                      </w:p>
                    </w:txbxContent>
                  </v:textbox>
                </v:shape>
                <v:shape id="Text Box 375" o:spid="_x0000_s1322"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8E36A2" w:rsidRDefault="008E36A2" w:rsidP="0096146B">
                        <w:pPr>
                          <w:pStyle w:val="Code"/>
                          <w:spacing w:line="168" w:lineRule="auto"/>
                          <w:jc w:val="center"/>
                        </w:pPr>
                        <w:r>
                          <w:t>SCs[ ] = GetBBIESCs(gBBIE)</w:t>
                        </w:r>
                      </w:p>
                    </w:txbxContent>
                  </v:textbox>
                </v:shape>
                <v:shape id="Diamond 403" o:spid="_x0000_s1323"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8E36A2" w:rsidRDefault="008E36A2" w:rsidP="0096146B"/>
                    </w:txbxContent>
                  </v:textbox>
                </v:shape>
                <v:shape id="Text Box 405" o:spid="_x0000_s1324"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8E36A2" w:rsidRDefault="008E36A2" w:rsidP="0096146B">
                        <w:r>
                          <w:t>N</w:t>
                        </w:r>
                      </w:p>
                    </w:txbxContent>
                  </v:textbox>
                </v:shape>
                <v:shape id="Text Box 408" o:spid="_x0000_s1325"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8E36A2" w:rsidRDefault="008E36A2" w:rsidP="0096146B">
                        <w:pPr>
                          <w:pStyle w:val="Code"/>
                          <w:spacing w:line="168" w:lineRule="auto"/>
                          <w:jc w:val="center"/>
                        </w:pPr>
                        <w:r>
                          <w:t>clNode = GenerateCodeList(</w:t>
                        </w:r>
                      </w:p>
                      <w:p w14:paraId="62288D90" w14:textId="77777777" w:rsidR="008E36A2" w:rsidRDefault="008E36A2" w:rsidP="0096146B">
                        <w:pPr>
                          <w:pStyle w:val="Code"/>
                          <w:spacing w:line="168" w:lineRule="auto"/>
                          <w:jc w:val="center"/>
                        </w:pPr>
                        <w:r>
                          <w:t>aCL, gBDT, gSchemaNode)</w:t>
                        </w:r>
                      </w:p>
                    </w:txbxContent>
                  </v:textbox>
                </v:shape>
                <v:shape id="Text Box 409" o:spid="_x0000_s1326"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8E36A2" w:rsidRDefault="008E36A2"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27"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8E36A2" w:rsidRDefault="008E36A2" w:rsidP="0096146B">
                        <w:r>
                          <w:t>N</w:t>
                        </w:r>
                      </w:p>
                    </w:txbxContent>
                  </v:textbox>
                </v:shape>
                <v:shape id="Text Box 413" o:spid="_x0000_s1328"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8E36A2" w:rsidRDefault="008E36A2"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29"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30"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8E36A2" w:rsidRDefault="008E36A2" w:rsidP="0096146B">
                        <w:pPr>
                          <w:pStyle w:val="Code"/>
                          <w:spacing w:line="168" w:lineRule="auto"/>
                          <w:jc w:val="center"/>
                        </w:pPr>
                        <w:r>
                          <w:t>eNode = GenerateSCs(gBBIE, eNode, SCs[ ], gSchemaNode)</w:t>
                        </w:r>
                      </w:p>
                    </w:txbxContent>
                  </v:textbox>
                </v:shape>
                <v:shape id="Straight Arrow Connector 418" o:spid="_x0000_s1331"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32"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33"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8E36A2" w:rsidRDefault="008E36A2"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34"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8E36A2" w:rsidRDefault="008E36A2"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35"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8E36A2" w:rsidRDefault="008E36A2"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8E36A2" w:rsidRDefault="008E36A2" w:rsidP="0096146B">
                        <w:pPr>
                          <w:pStyle w:val="Code"/>
                          <w:spacing w:line="168" w:lineRule="auto"/>
                          <w:jc w:val="center"/>
                        </w:pPr>
                      </w:p>
                    </w:txbxContent>
                  </v:textbox>
                </v:shape>
                <v:shape id="Straight Arrow Connector 419" o:spid="_x0000_s1336"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37"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38"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39"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40"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41"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8E36A2" w:rsidRDefault="008E36A2"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42"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8E36A2" w:rsidRDefault="008E36A2"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8E36A2" w:rsidRDefault="008E36A2"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43"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44"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8E36A2" w:rsidRDefault="008E36A2" w:rsidP="0096146B">
                        <w:r>
                          <w:t>Y</w:t>
                        </w:r>
                      </w:p>
                    </w:txbxContent>
                  </v:textbox>
                </v:shape>
                <v:shape id="Text Box 243" o:spid="_x0000_s1345"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8E36A2" w:rsidRDefault="008E36A2"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8E36A2" w:rsidRDefault="008E36A2" w:rsidP="0096146B">
                        <w:pPr>
                          <w:pStyle w:val="Code"/>
                          <w:spacing w:line="168" w:lineRule="auto"/>
                        </w:pPr>
                      </w:p>
                    </w:txbxContent>
                  </v:textbox>
                </v:shape>
                <v:group id="Group 348" o:spid="_x0000_s1346"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47"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8E36A2" w:rsidRDefault="008E36A2" w:rsidP="0096146B">
                          <w:pPr>
                            <w:pStyle w:val="Code"/>
                            <w:spacing w:line="168" w:lineRule="auto"/>
                            <w:jc w:val="center"/>
                          </w:pPr>
                        </w:p>
                      </w:txbxContent>
                    </v:textbox>
                  </v:shape>
                  <v:shape id="Text Box 248" o:spid="_x0000_s1348"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8E36A2" w:rsidRDefault="008E36A2" w:rsidP="0096146B">
                          <w:pPr>
                            <w:pStyle w:val="Code"/>
                            <w:jc w:val="center"/>
                          </w:pPr>
                          <w:r>
                            <w:t>SCs[ ].size = 0?</w:t>
                          </w:r>
                        </w:p>
                      </w:txbxContent>
                    </v:textbox>
                  </v:shape>
                </v:group>
                <v:shape id="Straight Arrow Connector 419" o:spid="_x0000_s1349"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50"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8E36A2" w:rsidRDefault="008E36A2" w:rsidP="0096146B">
                        <w:r>
                          <w:t>Y</w:t>
                        </w:r>
                      </w:p>
                    </w:txbxContent>
                  </v:textbox>
                </v:shape>
                <v:shape id="Text Box 252" o:spid="_x0000_s1351"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8E36A2" w:rsidRDefault="008E36A2" w:rsidP="0096146B">
                        <w:r>
                          <w:t>Y</w:t>
                        </w:r>
                      </w:p>
                    </w:txbxContent>
                  </v:textbox>
                </v:shape>
                <v:shape id="Straight Arrow Connector 419" o:spid="_x0000_s1352"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53"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54"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8E36A2" w:rsidRPr="00985175" w:rsidRDefault="008E36A2" w:rsidP="0096146B">
                        <w:pPr>
                          <w:pStyle w:val="Code"/>
                          <w:spacing w:line="168" w:lineRule="auto"/>
                        </w:pPr>
                        <w:r w:rsidRPr="00985175">
                          <w:t>Return</w:t>
                        </w:r>
                      </w:p>
                      <w:p w14:paraId="75525277" w14:textId="77777777" w:rsidR="008E36A2" w:rsidRDefault="008E36A2" w:rsidP="0096146B">
                        <w:pPr>
                          <w:pStyle w:val="Code"/>
                          <w:spacing w:line="168" w:lineRule="auto"/>
                        </w:pPr>
                        <w:r w:rsidRPr="00985175">
                          <w:t>eNode</w:t>
                        </w:r>
                      </w:p>
                    </w:txbxContent>
                  </v:textbox>
                </v:shape>
                <v:oval id="Oval 264" o:spid="_x0000_s1355"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56"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57"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58"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8E36A2" w:rsidRDefault="008E36A2" w:rsidP="0096146B">
                        <w:pPr>
                          <w:pStyle w:val="Code"/>
                          <w:spacing w:line="168" w:lineRule="auto"/>
                        </w:pPr>
                        <w:r>
                          <w:t>Create the following DOM Element Node  structure  as a child of the eNode xsd:complexType/xsd:simpleContent/</w:t>
                        </w:r>
                      </w:p>
                      <w:p w14:paraId="704FDD18" w14:textId="77777777" w:rsidR="008E36A2" w:rsidRDefault="008E36A2" w:rsidP="0096146B">
                        <w:pPr>
                          <w:pStyle w:val="Code"/>
                          <w:spacing w:line="168" w:lineRule="auto"/>
                        </w:pPr>
                        <w:r>
                          <w:t>xsd:extension. Let extNode denote the xsd:extension.</w:t>
                        </w:r>
                      </w:p>
                    </w:txbxContent>
                  </v:textbox>
                </v:shape>
                <v:shape id="Text Box 269" o:spid="_x0000_s1359"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8E36A2" w:rsidRDefault="008E36A2"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8E36A2" w:rsidRDefault="008E36A2" w:rsidP="0096146B">
                        <w:pPr>
                          <w:pStyle w:val="Code"/>
                          <w:spacing w:line="168" w:lineRule="auto"/>
                          <w:jc w:val="center"/>
                        </w:pPr>
                      </w:p>
                    </w:txbxContent>
                  </v:textbox>
                </v:shape>
                <v:group id="Group 349" o:spid="_x0000_s1360"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61"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8E36A2" w:rsidRDefault="008E36A2" w:rsidP="0096146B">
                          <w:pPr>
                            <w:pStyle w:val="Code"/>
                            <w:spacing w:line="168" w:lineRule="auto"/>
                            <w:jc w:val="center"/>
                          </w:pPr>
                        </w:p>
                      </w:txbxContent>
                    </v:textbox>
                  </v:shape>
                  <v:shape id="Text Box 351" o:spid="_x0000_s1362"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8E36A2" w:rsidRDefault="008E36A2" w:rsidP="0096146B">
                          <w:pPr>
                            <w:pStyle w:val="Code"/>
                          </w:pPr>
                          <w:r>
                            <w:t>SCs[ ].size = 0?</w:t>
                          </w:r>
                        </w:p>
                      </w:txbxContent>
                    </v:textbox>
                  </v:shape>
                </v:group>
                <v:shape id="Text Box 352" o:spid="_x0000_s1363"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8E36A2" w:rsidRDefault="008E36A2" w:rsidP="0096146B">
                        <w:r>
                          <w:t>N</w:t>
                        </w:r>
                      </w:p>
                    </w:txbxContent>
                  </v:textbox>
                </v:shape>
                <v:shape id="Straight Arrow Connector 419" o:spid="_x0000_s1364"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65"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8E36A2" w:rsidRDefault="008E36A2" w:rsidP="0096146B">
                        <w:r>
                          <w:t>Y</w:t>
                        </w:r>
                      </w:p>
                    </w:txbxContent>
                  </v:textbox>
                </v:shape>
                <v:shape id="Straight Arrow Connector 419" o:spid="_x0000_s1366"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67" type="#_x0000_t202" style="position:absolute;left:22860;top:26249;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8E36A2" w:rsidRDefault="008E36A2" w:rsidP="0096146B">
                        <w:r>
                          <w:t>N</w:t>
                        </w:r>
                      </w:p>
                    </w:txbxContent>
                  </v:textbox>
                </v:shape>
                <v:shape id="Straight Arrow Connector 419" o:spid="_x0000_s1368"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69"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8E36A2" w:rsidRDefault="008E36A2" w:rsidP="0096146B">
                        <w:r>
                          <w:t>N</w:t>
                        </w:r>
                      </w:p>
                    </w:txbxContent>
                  </v:textbox>
                </v:shape>
                <v:shape id="Text Box 362" o:spid="_x0000_s1370"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8E36A2" w:rsidRDefault="008E36A2" w:rsidP="0096146B">
                        <w:r>
                          <w:t>Y</w:t>
                        </w:r>
                      </w:p>
                    </w:txbxContent>
                  </v:textbox>
                </v:shape>
                <v:shape id="Straight Arrow Connector 419" o:spid="_x0000_s1371"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72"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73"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74"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75"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76"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77"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78"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79"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80"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81"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8E36A2" w:rsidRDefault="008E36A2"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82"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8E36A2" w:rsidRDefault="008E36A2"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83"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84"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8E36A2" w:rsidRDefault="008E36A2" w:rsidP="0096146B">
                        <w:r>
                          <w:t>N</w:t>
                        </w:r>
                      </w:p>
                    </w:txbxContent>
                  </v:textbox>
                </v:shape>
                <v:shape id="Elbow Connector 430" o:spid="_x0000_s1385"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86"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8E36A2" w:rsidRDefault="008E36A2" w:rsidP="0096146B">
                        <w:r>
                          <w:t>Y</w:t>
                        </w:r>
                      </w:p>
                    </w:txbxContent>
                  </v:textbox>
                </v:shape>
                <v:shape id="Text Box 296" o:spid="_x0000_s1387"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8E36A2" w:rsidRPr="00985175" w:rsidRDefault="008E36A2" w:rsidP="0096146B">
                        <w:pPr>
                          <w:pStyle w:val="Code"/>
                          <w:spacing w:line="168" w:lineRule="auto"/>
                        </w:pPr>
                        <w:r w:rsidRPr="00985175">
                          <w:t>Return</w:t>
                        </w:r>
                      </w:p>
                      <w:p w14:paraId="049FB9CD" w14:textId="77777777" w:rsidR="008E36A2" w:rsidRDefault="008E36A2" w:rsidP="0096146B">
                        <w:pPr>
                          <w:pStyle w:val="Code"/>
                          <w:spacing w:line="168" w:lineRule="auto"/>
                        </w:pPr>
                        <w:r w:rsidRPr="00985175">
                          <w:t>eNode</w:t>
                        </w:r>
                      </w:p>
                    </w:txbxContent>
                  </v:textbox>
                </v:shape>
                <v:shape id="Diamond 392" o:spid="_x0000_s1388"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8E36A2" w:rsidRDefault="008E36A2" w:rsidP="0096146B">
                        <w:pPr>
                          <w:pStyle w:val="NormalWeb"/>
                          <w:overflowPunct w:val="0"/>
                          <w:spacing w:before="0" w:beforeAutospacing="0" w:after="0" w:afterAutospacing="0"/>
                        </w:pPr>
                      </w:p>
                    </w:txbxContent>
                  </v:textbox>
                </v:shape>
                <v:shape id="Text Box 375" o:spid="_x0000_s1389"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8E36A2" w:rsidRPr="00FC25DB" w:rsidRDefault="008E36A2"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8E36A2" w:rsidRDefault="008E36A2" w:rsidP="0096146B">
                        <w:pPr>
                          <w:pStyle w:val="NormalWeb"/>
                          <w:overflowPunct w:val="0"/>
                          <w:spacing w:before="0" w:beforeAutospacing="0" w:after="0" w:afterAutospacing="0" w:line="168" w:lineRule="auto"/>
                          <w:jc w:val="center"/>
                        </w:pPr>
                      </w:p>
                    </w:txbxContent>
                  </v:textbox>
                </v:shape>
                <v:shape id="Text Box 406" o:spid="_x0000_s1390"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8E36A2" w:rsidRDefault="008E36A2" w:rsidP="0096146B">
                        <w:pPr>
                          <w:pStyle w:val="Code"/>
                          <w:spacing w:line="168" w:lineRule="auto"/>
                          <w:jc w:val="center"/>
                        </w:pPr>
                        <w:r>
                          <w:t>Create a DOM Element node, eNode, representing the xsd:attribute as a sibbling of the gPNode.</w:t>
                        </w:r>
                      </w:p>
                    </w:txbxContent>
                  </v:textbox>
                </v:shape>
                <v:shape id="Text Box 414" o:spid="_x0000_s1391"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8E36A2" w:rsidRDefault="008E36A2"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8E36A2" w:rsidRDefault="008E36A2" w:rsidP="0096146B">
                        <w:pPr>
                          <w:pStyle w:val="Code"/>
                          <w:spacing w:line="168" w:lineRule="auto"/>
                          <w:jc w:val="center"/>
                        </w:pPr>
                      </w:p>
                    </w:txbxContent>
                  </v:textbox>
                </v:shape>
                <v:shape id="Straight Arrow Connector 419" o:spid="_x0000_s1392"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393"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394"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395"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396"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8E36A2" w:rsidRDefault="008E36A2" w:rsidP="0096146B">
                        <w:r>
                          <w:t>Y</w:t>
                        </w:r>
                      </w:p>
                    </w:txbxContent>
                  </v:textbox>
                </v:shape>
                <v:shape id="Text Box 483" o:spid="_x0000_s1397"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8E36A2" w:rsidRDefault="008E36A2"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77777777"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93447A">
        <w:t>(3)</w:t>
      </w:r>
      <w:r>
        <w:fldChar w:fldCharType="end"/>
      </w:r>
      <w:r>
        <w:t xml:space="preserve">, </w:t>
      </w:r>
      <w:r>
        <w:fldChar w:fldCharType="begin"/>
      </w:r>
      <w:r>
        <w:instrText xml:space="preserve"> REF _Ref421645975 \r \h </w:instrText>
      </w:r>
      <w:r>
        <w:fldChar w:fldCharType="separate"/>
      </w:r>
      <w:r w:rsidR="0093447A">
        <w:t>(4)</w:t>
      </w:r>
      <w:r>
        <w:fldChar w:fldCharType="end"/>
      </w:r>
      <w:r>
        <w:t xml:space="preserve">, or </w:t>
      </w:r>
      <w:r>
        <w:fldChar w:fldCharType="begin"/>
      </w:r>
      <w:r>
        <w:instrText xml:space="preserve"> REF _Ref421645981 \r \h </w:instrText>
      </w:r>
      <w:r>
        <w:fldChar w:fldCharType="separate"/>
      </w:r>
      <w:r w:rsidR="0093447A">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819"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819"/>
    </w:p>
    <w:p w14:paraId="06F227C2" w14:textId="77777777" w:rsidR="00925C73" w:rsidRDefault="00925C73" w:rsidP="008F2EBB">
      <w:pPr>
        <w:pStyle w:val="ListParagraph"/>
        <w:numPr>
          <w:ilvl w:val="0"/>
          <w:numId w:val="14"/>
        </w:numPr>
      </w:pPr>
      <w:bookmarkStart w:id="820"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820"/>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821" w:name="_Ref421645981"/>
      <w:r>
        <w:t xml:space="preserve">Set the value to </w:t>
      </w:r>
      <w:r w:rsidR="00000A2F">
        <w:rPr>
          <w:rStyle w:val="CodeChar"/>
        </w:rPr>
        <w:t>getCodeListTypeName(</w:t>
      </w:r>
      <w:commentRangeStart w:id="822"/>
      <w:r w:rsidR="00000A2F">
        <w:rPr>
          <w:rStyle w:val="CodeChar"/>
        </w:rPr>
        <w:t>aCL)</w:t>
      </w:r>
      <w:r>
        <w:t>.</w:t>
      </w:r>
      <w:commentRangeEnd w:id="822"/>
      <w:r w:rsidR="000E4334">
        <w:rPr>
          <w:rStyle w:val="CommentReference"/>
        </w:rPr>
        <w:commentReference w:id="822"/>
      </w:r>
      <w:bookmarkEnd w:id="821"/>
    </w:p>
    <w:p w14:paraId="2F5D6306" w14:textId="77777777" w:rsidR="00B756F1" w:rsidRDefault="00B756F1" w:rsidP="009A1A85">
      <w:pPr>
        <w:pStyle w:val="Heading4"/>
      </w:pPr>
      <w:bookmarkStart w:id="823" w:name="_Toc442109023"/>
      <w:r>
        <w:t>GetBBIEElementName(gBBIE)</w:t>
      </w:r>
      <w:bookmarkEnd w:id="823"/>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77777777"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UpperCamelCase(BCCP.</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824" w:name="_Toc442109024"/>
      <w:r>
        <w:t>GetBBIEAttributeName(gBBIE)</w:t>
      </w:r>
      <w:bookmarkEnd w:id="824"/>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7777777" w:rsidR="00B1138E" w:rsidRPr="00B1138E" w:rsidRDefault="00B1138E" w:rsidP="00B1138E">
      <w:r>
        <w:lastRenderedPageBreak/>
        <w:t xml:space="preserve">Trace the </w:t>
      </w:r>
      <w:r w:rsidRPr="00B1138E">
        <w:rPr>
          <w:rStyle w:val="CodeChar"/>
        </w:rPr>
        <w:t>gBBIE</w:t>
      </w:r>
      <w:r>
        <w:t xml:space="preserve"> down through BBIEP and then BCCP. Return </w:t>
      </w:r>
      <w:r>
        <w:rPr>
          <w:rStyle w:val="CodeChar"/>
        </w:rPr>
        <w:t>Lower</w:t>
      </w:r>
      <w:r w:rsidRPr="00B1138E">
        <w:rPr>
          <w:rStyle w:val="CodeChar"/>
        </w:rPr>
        <w:t>CamelCase(BCCP.</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825" w:name="_Toc442109025"/>
      <w:r>
        <w:t>QueryBBIESCs(gBBIE)</w:t>
      </w:r>
      <w:bookmarkEnd w:id="825"/>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826" w:name="_Toc442109026"/>
      <w:r>
        <w:t>isCodeListGenerated(gCL)</w:t>
      </w:r>
      <w:bookmarkEnd w:id="826"/>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827" w:name="_Toc442109027"/>
      <w:r>
        <w:t>GetCodeListTypeName(gCL)</w:t>
      </w:r>
      <w:bookmarkEnd w:id="827"/>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828" w:name="_Ref420485038"/>
      <w:bookmarkStart w:id="829" w:name="_Toc442109028"/>
      <w:r>
        <w:t>Generate</w:t>
      </w:r>
      <w:r w:rsidR="008B6307">
        <w:t>CodeList</w:t>
      </w:r>
      <w:r w:rsidR="00EC32A6">
        <w:t>(gCL, gBDT</w:t>
      </w:r>
      <w:r w:rsidR="003E080D">
        <w:t xml:space="preserve"> | gSC</w:t>
      </w:r>
      <w:r w:rsidR="00EC32A6">
        <w:t>, gSchemaNode)</w:t>
      </w:r>
      <w:bookmarkEnd w:id="828"/>
      <w:bookmarkEnd w:id="829"/>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w:lastRenderedPageBreak/>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8E36A2" w:rsidRDefault="008E36A2"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8E36A2" w:rsidRDefault="008E36A2"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8E36A2" w:rsidRDefault="008E36A2"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8E36A2" w:rsidRDefault="008E36A2"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8E36A2" w:rsidRDefault="008E36A2"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8E36A2" w:rsidRDefault="008E36A2"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8E36A2" w:rsidRDefault="008E36A2"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8E36A2" w:rsidRDefault="008E36A2"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8E36A2" w:rsidRDefault="008E36A2"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8E36A2" w:rsidRDefault="008E36A2"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8E36A2" w:rsidRDefault="008E36A2"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8E36A2" w:rsidRDefault="008E36A2"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8E36A2" w:rsidRDefault="008E36A2"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8E36A2" w:rsidRDefault="008E36A2"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398"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">
                <v:shape id="_x0000_s1399" type="#_x0000_t75" style="position:absolute;width:59315;height:39039;visibility:visible;mso-wrap-style:square" stroked="t" strokecolor="black [3213]">
                  <v:fill o:detectmouseclick="t"/>
                  <v:path o:connecttype="none"/>
                </v:shape>
                <v:oval id="Oval 379" o:spid="_x0000_s1400"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01"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02"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8E36A2" w:rsidRDefault="008E36A2" w:rsidP="009A1A85">
                        <w:pPr>
                          <w:pStyle w:val="Code"/>
                          <w:spacing w:line="168" w:lineRule="auto"/>
                          <w:jc w:val="center"/>
                        </w:pPr>
                        <w:r>
                          <w:t>Create a DOM Element node, stNode, representing the xsd:simpleType, as a child of the gSchemaNode.</w:t>
                        </w:r>
                      </w:p>
                    </w:txbxContent>
                  </v:textbox>
                </v:shape>
                <v:shape id="Straight Arrow Connector 128" o:spid="_x0000_s1403"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04"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05"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06"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07"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8E36A2" w:rsidRDefault="008E36A2" w:rsidP="009A1A85">
                        <w:pPr>
                          <w:pStyle w:val="Code"/>
                          <w:spacing w:line="168" w:lineRule="auto"/>
                          <w:jc w:val="center"/>
                        </w:pPr>
                        <w:r>
                          <w:t>Add a DOM Element node, rtNode, representing the xsd:restriction, as a child of the stNode.</w:t>
                        </w:r>
                      </w:p>
                    </w:txbxContent>
                  </v:textbox>
                </v:shape>
                <v:shape id="Text Box 399" o:spid="_x0000_s1408"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8E36A2" w:rsidRDefault="008E36A2"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09"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8E36A2" w:rsidRDefault="008E36A2" w:rsidP="009A1A85">
                        <w:pPr>
                          <w:pStyle w:val="Code"/>
                          <w:spacing w:line="168" w:lineRule="auto"/>
                          <w:jc w:val="center"/>
                        </w:pPr>
                        <w:r>
                          <w:t>For each gCLVs[i]</w:t>
                        </w:r>
                      </w:p>
                    </w:txbxContent>
                  </v:textbox>
                </v:shape>
                <v:shape id="Text Box 432" o:spid="_x0000_s1410"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8E36A2" w:rsidRDefault="008E36A2"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11"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8E36A2" w:rsidRDefault="008E36A2"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8E36A2" w:rsidRDefault="008E36A2" w:rsidP="00B13EEF">
                        <w:pPr>
                          <w:pStyle w:val="Code"/>
                          <w:spacing w:line="168" w:lineRule="auto"/>
                        </w:pPr>
                      </w:p>
                    </w:txbxContent>
                  </v:textbox>
                </v:shape>
                <v:shape id="Text Box 435" o:spid="_x0000_s1412"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8E36A2" w:rsidRDefault="008E36A2"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13"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14"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15"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16"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8E36A2" w:rsidRDefault="008E36A2"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17"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8E36A2" w:rsidRDefault="008E36A2"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18"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19"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20"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21"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22"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8E36A2" w:rsidRDefault="008E36A2" w:rsidP="009A1A85">
                        <w:pPr>
                          <w:pStyle w:val="Code"/>
                          <w:spacing w:line="168" w:lineRule="auto"/>
                          <w:jc w:val="center"/>
                        </w:pPr>
                        <w:r>
                          <w:t>Return stNode</w:t>
                        </w:r>
                      </w:p>
                    </w:txbxContent>
                  </v:textbox>
                </v:shape>
                <v:shape id="Text Box 291" o:spid="_x0000_s1423"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8E36A2" w:rsidRDefault="008E36A2" w:rsidP="009A1A85">
                        <w:pPr>
                          <w:pStyle w:val="Code"/>
                          <w:spacing w:line="168" w:lineRule="auto"/>
                          <w:jc w:val="center"/>
                        </w:pPr>
                        <w:r>
                          <w:t>Y</w:t>
                        </w:r>
                      </w:p>
                    </w:txbxContent>
                  </v:textbox>
                </v:shape>
                <v:shape id="Text Box 293" o:spid="_x0000_s1424"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8E36A2" w:rsidRDefault="008E36A2" w:rsidP="009A1A85">
                        <w:pPr>
                          <w:pStyle w:val="Code"/>
                          <w:spacing w:line="168" w:lineRule="auto"/>
                          <w:jc w:val="center"/>
                        </w:pPr>
                        <w:r>
                          <w:t>N</w:t>
                        </w:r>
                      </w:p>
                    </w:txbxContent>
                  </v:textbox>
                </v:shape>
                <v:shape id="Text Box 316" o:spid="_x0000_s1425"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8E36A2" w:rsidRDefault="008E36A2"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26"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830" w:name="_Toc442109029"/>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830"/>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w:lastRenderedPageBreak/>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8E36A2" w:rsidRDefault="008E36A2"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8E36A2" w:rsidRDefault="008E36A2"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8E36A2" w:rsidRDefault="008E36A2"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8E36A2" w:rsidRDefault="008E36A2"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8E36A2" w:rsidRDefault="008E36A2"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8E36A2" w:rsidRDefault="008E36A2"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8E36A2" w:rsidRDefault="008E36A2"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8E36A2" w:rsidRDefault="008E36A2"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8E36A2" w:rsidRDefault="008E36A2"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8E36A2" w:rsidRDefault="008E36A2"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8E36A2" w:rsidRDefault="008E36A2"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8E36A2" w:rsidRDefault="008E36A2"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8E36A2" w:rsidRDefault="008E36A2"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8E36A2" w:rsidRDefault="008E36A2"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8E36A2" w:rsidRPr="00EC042F" w:rsidRDefault="008E36A2"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8E36A2" w:rsidRDefault="008E36A2"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8E36A2" w:rsidRDefault="008E36A2"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8E36A2" w:rsidRDefault="008E36A2"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8E36A2" w:rsidRDefault="008E36A2"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8E36A2" w:rsidRDefault="008E36A2"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8E36A2" w:rsidRDefault="008E36A2"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8E36A2" w:rsidRDefault="008E36A2"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8E36A2" w:rsidRDefault="008E36A2"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8E36A2" w:rsidRDefault="008E36A2"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8E36A2" w:rsidRDefault="008E36A2"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8E36A2" w:rsidRDefault="008E36A2"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8E36A2" w:rsidRDefault="008E36A2"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8E36A2" w:rsidRDefault="008E36A2"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27"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">
                <v:shape id="_x0000_s1428" type="#_x0000_t75" style="position:absolute;width:60026;height:62814;visibility:visible;mso-wrap-style:square" stroked="t">
                  <v:fill o:detectmouseclick="t"/>
                  <v:path o:connecttype="none"/>
                </v:shape>
                <v:shape id="Text Box 244" o:spid="_x0000_s1429"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8E36A2" w:rsidRDefault="008E36A2"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30"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31"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32"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8E36A2" w:rsidRDefault="008E36A2" w:rsidP="00A03645">
                        <w:pPr>
                          <w:pStyle w:val="Code"/>
                          <w:spacing w:line="168" w:lineRule="auto"/>
                        </w:pPr>
                        <w:r>
                          <w:t>For each gSCs[i]</w:t>
                        </w:r>
                      </w:p>
                    </w:txbxContent>
                  </v:textbox>
                </v:shape>
                <v:shape id="Text Box 297" o:spid="_x0000_s1433"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8E36A2" w:rsidRDefault="008E36A2" w:rsidP="00A03645">
                        <w:pPr>
                          <w:pStyle w:val="Code"/>
                          <w:spacing w:line="168" w:lineRule="auto"/>
                        </w:pPr>
                        <w:r>
                          <w:t>Generate a DOM Element node, aNode, for the xsd:attribute element, as a child of the tNode.</w:t>
                        </w:r>
                      </w:p>
                    </w:txbxContent>
                  </v:textbox>
                </v:shape>
                <v:shape id="Text Box 298" o:spid="_x0000_s1434"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8E36A2" w:rsidRDefault="008E36A2"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35"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8E36A2" w:rsidRDefault="008E36A2" w:rsidP="00A03645">
                        <w:pPr>
                          <w:pStyle w:val="Code"/>
                          <w:spacing w:line="168" w:lineRule="auto"/>
                        </w:pPr>
                        <w:r w:rsidRPr="00AF52B6">
                          <w:rPr>
                            <w:b/>
                            <w:bCs/>
                          </w:rPr>
                          <w:t>(7)</w:t>
                        </w:r>
                        <w:r>
                          <w:t xml:space="preserve"> Handle gSCs[i]’s default and fixed value options.</w:t>
                        </w:r>
                      </w:p>
                    </w:txbxContent>
                  </v:textbox>
                </v:shape>
                <v:shape id="Text Box 300" o:spid="_x0000_s1436"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8E36A2" w:rsidRDefault="008E36A2" w:rsidP="00A03645">
                        <w:pPr>
                          <w:pStyle w:val="Code"/>
                          <w:spacing w:line="168" w:lineRule="auto"/>
                        </w:pPr>
                        <w:r w:rsidRPr="008245A1">
                          <w:rPr>
                            <w:b/>
                            <w:bCs/>
                          </w:rPr>
                          <w:t>(3)</w:t>
                        </w:r>
                        <w:r>
                          <w:t xml:space="preserve"> Get a code list object, aCL, assigned to the gSCs[i], if any.</w:t>
                        </w:r>
                      </w:p>
                    </w:txbxContent>
                  </v:textbox>
                </v:shape>
                <v:shape id="Text Box 301" o:spid="_x0000_s1437"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8E36A2" w:rsidRDefault="008E36A2"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38"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8E36A2" w:rsidRDefault="008E36A2"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39"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8E36A2" w:rsidRDefault="008E36A2" w:rsidP="0015642F">
                        <w:pPr>
                          <w:pStyle w:val="Code"/>
                          <w:jc w:val="center"/>
                        </w:pPr>
                        <w:r>
                          <w:t>isCodeListGenerated(aCL)?</w:t>
                        </w:r>
                      </w:p>
                    </w:txbxContent>
                  </v:textbox>
                </v:shape>
                <v:shape id="Text Box 313" o:spid="_x0000_s1440"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8E36A2" w:rsidRDefault="008E36A2" w:rsidP="00A03645">
                        <w:pPr>
                          <w:pStyle w:val="Code"/>
                          <w:spacing w:line="168" w:lineRule="auto"/>
                        </w:pPr>
                        <w:r>
                          <w:t>GenerateCodeList(aCL, gSCs[i], gSchemaNode)</w:t>
                        </w:r>
                      </w:p>
                    </w:txbxContent>
                  </v:textbox>
                </v:shape>
                <v:shape id="Straight Arrow Connector 318" o:spid="_x0000_s1441"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42"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8E36A2" w:rsidRDefault="008E36A2" w:rsidP="00A03645">
                        <w:pPr>
                          <w:pStyle w:val="Code"/>
                          <w:spacing w:line="168" w:lineRule="auto"/>
                        </w:pPr>
                        <w:r>
                          <w:t>N</w:t>
                        </w:r>
                      </w:p>
                    </w:txbxContent>
                  </v:textbox>
                </v:shape>
                <v:shape id="Straight Arrow Connector 320" o:spid="_x0000_s1443"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44"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8E36A2" w:rsidRDefault="008E36A2" w:rsidP="00A03645">
                        <w:pPr>
                          <w:pStyle w:val="Code"/>
                          <w:spacing w:line="168" w:lineRule="auto"/>
                        </w:pPr>
                        <w:r>
                          <w:t>N</w:t>
                        </w:r>
                      </w:p>
                    </w:txbxContent>
                  </v:textbox>
                </v:shape>
                <v:shape id="Straight Arrow Connector 324" o:spid="_x0000_s1445"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46"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47"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8E36A2" w:rsidRDefault="008E36A2"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48"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8E36A2" w:rsidRDefault="008E36A2"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49"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8E36A2" w:rsidRPr="00EC042F" w:rsidRDefault="008E36A2" w:rsidP="00A03645">
                        <w:pPr>
                          <w:pStyle w:val="Code"/>
                          <w:spacing w:line="168" w:lineRule="auto"/>
                        </w:pPr>
                        <w:r>
                          <w:t xml:space="preserve">primRestriction = </w:t>
                        </w:r>
                        <w:r>
                          <w:rPr>
                            <w:rStyle w:val="CodeChar"/>
                          </w:rPr>
                          <w:t>gSCs[i]. DT_SC_Primitive_Rescrition_ID</w:t>
                        </w:r>
                      </w:p>
                    </w:txbxContent>
                  </v:textbox>
                </v:shape>
                <v:shape id="Text Box 333" o:spid="_x0000_s1450"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8E36A2" w:rsidRDefault="008E36A2"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51"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8E36A2" w:rsidRDefault="008E36A2"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52"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8E36A2" w:rsidRDefault="008E36A2"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53"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54"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55"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56"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57"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58"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59"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60"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61"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8E36A2" w:rsidRDefault="008E36A2"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62"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63"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64"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8E36A2" w:rsidRDefault="008E36A2"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65"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66"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8E36A2" w:rsidRDefault="008E36A2"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67"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68"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69"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70"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71"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72"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8E36A2" w:rsidRDefault="008E36A2" w:rsidP="00A03645">
                        <w:pPr>
                          <w:pStyle w:val="Code"/>
                          <w:spacing w:line="168" w:lineRule="auto"/>
                        </w:pPr>
                        <w:r>
                          <w:t>Return gBBIENode</w:t>
                        </w:r>
                      </w:p>
                    </w:txbxContent>
                  </v:textbox>
                </v:shape>
                <v:shape id="Straight Arrow Connector 434" o:spid="_x0000_s1473"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74"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8E36A2" w:rsidRDefault="008E36A2" w:rsidP="00A03645">
                        <w:pPr>
                          <w:pStyle w:val="Code"/>
                          <w:spacing w:line="168" w:lineRule="auto"/>
                        </w:pPr>
                        <w:r>
                          <w:t>N</w:t>
                        </w:r>
                      </w:p>
                    </w:txbxContent>
                  </v:textbox>
                </v:shape>
                <v:shape id="Straight Arrow Connector 438" o:spid="_x0000_s1475"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76"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8E36A2" w:rsidRDefault="008E36A2" w:rsidP="00A03645">
                        <w:pPr>
                          <w:pStyle w:val="Code"/>
                          <w:spacing w:line="168" w:lineRule="auto"/>
                        </w:pPr>
                        <w:r>
                          <w:t>Y</w:t>
                        </w:r>
                      </w:p>
                    </w:txbxContent>
                  </v:textbox>
                </v:shape>
                <v:shape id="Text Box 442" o:spid="_x0000_s1477"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8E36A2" w:rsidRDefault="008E36A2" w:rsidP="00A03645">
                        <w:pPr>
                          <w:pStyle w:val="Code"/>
                          <w:spacing w:line="168" w:lineRule="auto"/>
                        </w:pPr>
                        <w:r>
                          <w:t>Y</w:t>
                        </w:r>
                      </w:p>
                    </w:txbxContent>
                  </v:textbox>
                </v:shape>
                <v:shape id="Straight Arrow Connector 467" o:spid="_x0000_s1478"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79"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80"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81"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82"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83"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8E36A2" w:rsidRDefault="008E36A2"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84"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85"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8E36A2" w:rsidRDefault="008E36A2" w:rsidP="00A03645">
                        <w:pPr>
                          <w:pStyle w:val="Code"/>
                          <w:spacing w:line="168" w:lineRule="auto"/>
                        </w:pPr>
                        <w:r>
                          <w:t>N</w:t>
                        </w:r>
                      </w:p>
                    </w:txbxContent>
                  </v:textbox>
                </v:shape>
                <v:shape id="Straight Arrow Connector 342" o:spid="_x0000_s1486"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87"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488"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8E36A2" w:rsidRDefault="008E36A2" w:rsidP="00A03645">
                        <w:pPr>
                          <w:pStyle w:val="Code"/>
                          <w:spacing w:line="168" w:lineRule="auto"/>
                        </w:pPr>
                        <w:r>
                          <w:t>Y</w:t>
                        </w:r>
                      </w:p>
                    </w:txbxContent>
                  </v:textbox>
                </v:shape>
                <v:shape id="Straight Arrow Connector 343" o:spid="_x0000_s1489"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490"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491"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8E36A2" w:rsidRDefault="008E36A2"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Text</w:t>
      </w:r>
      <w:r>
        <w:t>,</w:t>
      </w:r>
      <w:r w:rsidR="00102168">
        <w:t xml:space="preserve"> </w:t>
      </w:r>
      <w:r w:rsidRPr="003F06EF">
        <w:rPr>
          <w:rStyle w:val="CodeChar"/>
        </w:rPr>
        <w:t>LowerCamelCase(gSCs[i].</w:t>
      </w:r>
      <w:r w:rsidR="00530652">
        <w:rPr>
          <w:rStyle w:val="CodeChar"/>
        </w:rPr>
        <w:t>dt_sc</w:t>
      </w:r>
      <w:r>
        <w:rPr>
          <w:rStyle w:val="CodeChar"/>
        </w:rPr>
        <w:t>.</w:t>
      </w:r>
      <w:r w:rsidR="00CF7449">
        <w:rPr>
          <w:rStyle w:val="CodeChar"/>
        </w:rPr>
        <w:t>property_term</w:t>
      </w:r>
      <w:r w:rsidRPr="003F06EF">
        <w:rPr>
          <w:rStyle w:val="CodeChar"/>
        </w:rPr>
        <w:t>)</w:t>
      </w:r>
    </w:p>
    <w:p w14:paraId="781D4B5F" w14:textId="77777777" w:rsidR="00FD480F" w:rsidRDefault="00FD480F" w:rsidP="008F2EBB">
      <w:pPr>
        <w:pStyle w:val="ListParagraph"/>
        <w:numPr>
          <w:ilvl w:val="1"/>
          <w:numId w:val="13"/>
        </w:numPr>
      </w:pPr>
      <w:r>
        <w:t xml:space="preserve">If the </w:t>
      </w:r>
      <w:r w:rsidR="00530652">
        <w:rPr>
          <w:rStyle w:val="CodeChar"/>
        </w:rPr>
        <w:t>dt_sc</w:t>
      </w:r>
      <w:r w:rsidRPr="00FD480F">
        <w:rPr>
          <w:rStyle w:val="CodeChar"/>
        </w:rPr>
        <w:t>.</w:t>
      </w:r>
      <w:r w:rsidR="00CF7449">
        <w:rPr>
          <w:rStyle w:val="CodeChar"/>
        </w:rPr>
        <w:t>representation_term</w:t>
      </w:r>
      <w:r>
        <w:t xml:space="preserve"> is </w:t>
      </w:r>
      <w:r w:rsidRPr="00FD480F">
        <w:rPr>
          <w:rStyle w:val="CodeChar"/>
        </w:rPr>
        <w:t>Identifier</w:t>
      </w:r>
      <w:r>
        <w:t xml:space="preserve">, </w:t>
      </w:r>
      <w:r w:rsidRPr="003F06EF">
        <w:rPr>
          <w:rStyle w:val="CodeChar"/>
        </w:rPr>
        <w:t>concat(LowerCamelCase(gSCs[i].</w:t>
      </w:r>
      <w:r w:rsidR="00530652">
        <w:rPr>
          <w:rStyle w:val="CodeChar"/>
        </w:rPr>
        <w:t>dt_sc</w:t>
      </w:r>
      <w:r>
        <w:rPr>
          <w:rStyle w:val="CodeChar"/>
        </w:rPr>
        <w:t>.</w:t>
      </w:r>
      <w:r w:rsidR="00CF7449">
        <w:rPr>
          <w:rStyle w:val="CodeChar"/>
        </w:rPr>
        <w:t>property_term</w:t>
      </w:r>
      <w:r w:rsidRPr="003F06EF">
        <w:rPr>
          <w:rStyle w:val="CodeChar"/>
        </w:rPr>
        <w:t xml:space="preserve">), </w:t>
      </w:r>
      <w:r>
        <w:rPr>
          <w:rStyle w:val="CodeChar"/>
        </w:rPr>
        <w:t>“ID”</w:t>
      </w:r>
      <w:r w:rsidRPr="003F06EF">
        <w:rPr>
          <w:rStyle w:val="CodeChar"/>
        </w:rPr>
        <w:t>)</w:t>
      </w:r>
      <w:r>
        <w:t xml:space="preserve">. </w:t>
      </w:r>
    </w:p>
    <w:p w14:paraId="16E17AAB" w14:textId="77777777" w:rsidR="00102168" w:rsidRDefault="00FD480F" w:rsidP="008F2EBB">
      <w:pPr>
        <w:pStyle w:val="ListParagraph"/>
        <w:numPr>
          <w:ilvl w:val="1"/>
          <w:numId w:val="13"/>
        </w:numPr>
      </w:pPr>
      <w:r>
        <w:t>Else,</w:t>
      </w:r>
      <w:r w:rsidRPr="003F06EF">
        <w:rPr>
          <w:rStyle w:val="CodeChar"/>
        </w:rPr>
        <w:t xml:space="preserve"> </w:t>
      </w:r>
      <w:r w:rsidR="003F06EF" w:rsidRPr="003F06EF">
        <w:rPr>
          <w:rStyle w:val="CodeChar"/>
        </w:rPr>
        <w:t>concat(LowerCamelCase(</w:t>
      </w:r>
      <w:r w:rsidR="00102168" w:rsidRPr="003F06EF">
        <w:rPr>
          <w:rStyle w:val="CodeChar"/>
        </w:rPr>
        <w:t>gSCs[i]</w:t>
      </w:r>
      <w:r w:rsidR="003F06EF" w:rsidRPr="003F06EF">
        <w:rPr>
          <w:rStyle w:val="CodeChar"/>
        </w:rPr>
        <w:t>.</w:t>
      </w:r>
      <w:r w:rsidR="00530652">
        <w:rPr>
          <w:rStyle w:val="CodeChar"/>
        </w:rPr>
        <w:t>dt_sc</w:t>
      </w:r>
      <w:r w:rsidR="0043522E">
        <w:rPr>
          <w:rStyle w:val="CodeChar"/>
        </w:rPr>
        <w:t>.</w:t>
      </w:r>
      <w:r w:rsidR="00CF7449">
        <w:rPr>
          <w:rStyle w:val="CodeChar"/>
        </w:rPr>
        <w:t>property_term</w:t>
      </w:r>
      <w:r w:rsidR="003F06EF" w:rsidRPr="003F06EF">
        <w:rPr>
          <w:rStyle w:val="CodeChar"/>
        </w:rPr>
        <w:t>), UpperCamelCase(gSCs[i].</w:t>
      </w:r>
      <w:r w:rsidR="00530652">
        <w:rPr>
          <w:rStyle w:val="CodeChar"/>
        </w:rPr>
        <w:t>dt_sc</w:t>
      </w:r>
      <w:r w:rsidR="0043522E">
        <w:rPr>
          <w:rStyle w:val="CodeChar"/>
        </w:rPr>
        <w:t>.</w:t>
      </w:r>
      <w:r w:rsidR="00CF7449">
        <w:rPr>
          <w:rStyle w:val="CodeChar"/>
        </w:rPr>
        <w:t>representation_term</w:t>
      </w:r>
      <w:r w:rsidR="003F06EF" w:rsidRPr="003F06EF">
        <w:rPr>
          <w:rStyle w:val="CodeChar"/>
        </w:rPr>
        <w:t>))</w:t>
      </w:r>
      <w:r w:rsidR="00102168">
        <w:t>.</w:t>
      </w:r>
    </w:p>
    <w:p w14:paraId="632BAF09" w14:textId="77777777"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lastRenderedPageBreak/>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93447A">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93447A">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831" w:name="_Toc442109030"/>
      <w:r>
        <w:t>isAgencyListGenerated(gAL)</w:t>
      </w:r>
      <w:bookmarkEnd w:id="831"/>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832" w:name="_Toc442109031"/>
      <w:r>
        <w:t>GetAgencyListTypeName(gAL)</w:t>
      </w:r>
      <w:bookmarkEnd w:id="832"/>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833"/>
      <w:r>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833"/>
      <w:r w:rsidR="00A70C9F">
        <w:rPr>
          <w:rStyle w:val="CommentReference"/>
        </w:rPr>
        <w:commentReference w:id="833"/>
      </w:r>
    </w:p>
    <w:p w14:paraId="48A31996" w14:textId="77777777" w:rsidR="008246D0" w:rsidRDefault="008246D0" w:rsidP="008246D0">
      <w:pPr>
        <w:pStyle w:val="Heading4"/>
      </w:pPr>
      <w:bookmarkStart w:id="834" w:name="_Toc442109032"/>
      <w:r>
        <w:t>GenerateAgencyList(gAL, gSC, gSchemaNode)</w:t>
      </w:r>
      <w:bookmarkEnd w:id="834"/>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w:lastRenderedPageBreak/>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8E36A2" w:rsidRDefault="008E36A2"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8E36A2" w:rsidRDefault="008E36A2"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8E36A2" w:rsidRDefault="008E36A2"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8E36A2" w:rsidRDefault="008E36A2"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8E36A2" w:rsidRDefault="008E36A2"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8E36A2" w:rsidRDefault="008E36A2" w:rsidP="00DB68D7">
                              <w:pPr>
                                <w:pStyle w:val="Code"/>
                                <w:spacing w:line="168" w:lineRule="auto"/>
                                <w:jc w:val="center"/>
                              </w:pPr>
                              <w:r>
                                <w:t>Add a DOM Attribute node, with node name = “base”. Set the node value to “xsd:token”.</w:t>
                              </w:r>
                            </w:p>
                            <w:p w14:paraId="30FE0C91" w14:textId="77777777" w:rsidR="008E36A2" w:rsidRDefault="008E36A2"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8E36A2" w:rsidRDefault="008E36A2"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8E36A2" w:rsidRDefault="008E36A2"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8E36A2" w:rsidRDefault="008E36A2"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8E36A2" w:rsidRDefault="008E36A2"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8E36A2" w:rsidRDefault="008E36A2"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8E36A2" w:rsidRDefault="008E36A2"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8E36A2" w:rsidRDefault="008E36A2"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492"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">
                <v:shape id="_x0000_s1493" type="#_x0000_t75" style="position:absolute;width:59340;height:44386;visibility:visible;mso-wrap-style:square" stroked="t" strokecolor="black [3213]">
                  <v:fill o:detectmouseclick="t"/>
                  <v:path o:connecttype="none"/>
                </v:shape>
                <v:oval id="Oval 101" o:spid="_x0000_s1494"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495"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496"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8E36A2" w:rsidRDefault="008E36A2" w:rsidP="00820575">
                        <w:pPr>
                          <w:pStyle w:val="Code"/>
                          <w:spacing w:line="168" w:lineRule="auto"/>
                          <w:jc w:val="center"/>
                        </w:pPr>
                        <w:r>
                          <w:t>Create a DOM Element node, stNode, representing the xsd:simpleType, as a child of the gSchemaNode.</w:t>
                        </w:r>
                      </w:p>
                    </w:txbxContent>
                  </v:textbox>
                </v:shape>
                <v:shape id="Straight Arrow Connector 128" o:spid="_x0000_s1497"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498"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499"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00"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01"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8E36A2" w:rsidRDefault="008E36A2" w:rsidP="00820575">
                        <w:pPr>
                          <w:pStyle w:val="Code"/>
                          <w:spacing w:line="168" w:lineRule="auto"/>
                          <w:jc w:val="center"/>
                        </w:pPr>
                        <w:r>
                          <w:t>Add a DOM Element node, rtNode, representing the xsd:restriction, as a child of the stNode</w:t>
                        </w:r>
                      </w:p>
                    </w:txbxContent>
                  </v:textbox>
                </v:shape>
                <v:shape id="Text Box 447" o:spid="_x0000_s1502"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8E36A2" w:rsidRDefault="008E36A2" w:rsidP="00820575">
                        <w:pPr>
                          <w:pStyle w:val="Code"/>
                          <w:spacing w:line="168" w:lineRule="auto"/>
                          <w:jc w:val="center"/>
                        </w:pPr>
                        <w:r>
                          <w:t xml:space="preserve">Get all Agency_List_Value records belonging to gAL. Put them in the gALVs[ ]. </w:t>
                        </w:r>
                      </w:p>
                    </w:txbxContent>
                  </v:textbox>
                </v:shape>
                <v:shape id="Text Box 448" o:spid="_x0000_s1503"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8E36A2" w:rsidRDefault="008E36A2" w:rsidP="00820575">
                        <w:pPr>
                          <w:pStyle w:val="Code"/>
                          <w:spacing w:line="168" w:lineRule="auto"/>
                          <w:jc w:val="center"/>
                        </w:pPr>
                        <w:r>
                          <w:t>For each gALVs[i]</w:t>
                        </w:r>
                      </w:p>
                    </w:txbxContent>
                  </v:textbox>
                </v:shape>
                <v:shape id="Text Box 449" o:spid="_x0000_s1504"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8E36A2" w:rsidRDefault="008E36A2"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05"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8E36A2" w:rsidRDefault="008E36A2" w:rsidP="00DB68D7">
                        <w:pPr>
                          <w:pStyle w:val="Code"/>
                          <w:spacing w:line="168" w:lineRule="auto"/>
                          <w:jc w:val="center"/>
                        </w:pPr>
                        <w:r>
                          <w:t>Add a DOM Attribute node, with node name = “base”. Set the node value to “xsd:token”.</w:t>
                        </w:r>
                      </w:p>
                      <w:p w14:paraId="30FE0C91" w14:textId="77777777" w:rsidR="008E36A2" w:rsidRDefault="008E36A2" w:rsidP="00820575">
                        <w:pPr>
                          <w:pStyle w:val="Code"/>
                          <w:spacing w:line="168" w:lineRule="auto"/>
                          <w:jc w:val="center"/>
                        </w:pPr>
                      </w:p>
                    </w:txbxContent>
                  </v:textbox>
                </v:shape>
                <v:shape id="Text Box 451" o:spid="_x0000_s1506"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8E36A2" w:rsidRDefault="008E36A2"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07"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08"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09"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10"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8E36A2" w:rsidRDefault="008E36A2"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11"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8E36A2" w:rsidRDefault="008E36A2"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12"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13"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14"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15"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16"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8E36A2" w:rsidRDefault="008E36A2" w:rsidP="00820575">
                        <w:pPr>
                          <w:pStyle w:val="Code"/>
                          <w:spacing w:line="168" w:lineRule="auto"/>
                          <w:jc w:val="center"/>
                        </w:pPr>
                        <w:r>
                          <w:t>Return StNode</w:t>
                        </w:r>
                      </w:p>
                    </w:txbxContent>
                  </v:textbox>
                </v:shape>
                <v:shape id="Text Box 462" o:spid="_x0000_s1517"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8E36A2" w:rsidRDefault="008E36A2" w:rsidP="00820575">
                        <w:pPr>
                          <w:pStyle w:val="Code"/>
                          <w:spacing w:line="168" w:lineRule="auto"/>
                          <w:jc w:val="center"/>
                        </w:pPr>
                        <w:r>
                          <w:t>Y</w:t>
                        </w:r>
                      </w:p>
                    </w:txbxContent>
                  </v:textbox>
                </v:shape>
                <v:shape id="Text Box 463" o:spid="_x0000_s1518"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8E36A2" w:rsidRDefault="008E36A2" w:rsidP="00820575">
                        <w:pPr>
                          <w:pStyle w:val="Code"/>
                          <w:spacing w:line="168" w:lineRule="auto"/>
                          <w:jc w:val="center"/>
                        </w:pPr>
                        <w:r>
                          <w:t>N</w:t>
                        </w:r>
                      </w:p>
                    </w:txbxContent>
                  </v:textbox>
                </v:shape>
                <v:shape id="Text Box 464" o:spid="_x0000_s1519"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8E36A2" w:rsidRDefault="008E36A2"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20"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835" w:name="_Ref434246414"/>
      <w:bookmarkStart w:id="836" w:name="_Toc442109033"/>
      <w:r>
        <w:t>Namespace Management</w:t>
      </w:r>
      <w:bookmarkEnd w:id="835"/>
      <w:bookmarkEnd w:id="836"/>
    </w:p>
    <w:p w14:paraId="193ADE60" w14:textId="77777777" w:rsidR="004B261C" w:rsidRPr="004B261C" w:rsidRDefault="001816F4" w:rsidP="004B261C">
      <w:r>
        <w:t xml:space="preserve">A UI should be available for the user to Create and Update a Namespace. </w:t>
      </w:r>
      <w:r w:rsidR="00F14DB5">
        <w:t xml:space="preserve">A namespace can only be deleted when there is no reference. Only the user who is the owner as indcated by the Owner_User_ID column can update or delete the namespace. The user who created the record is the first owner. The owner can assign another user as an owner. Hence, there must be another functionality for the owner to assign a new owner. Changes to the namespace 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837" w:name="_Ref434482614"/>
      <w:bookmarkStart w:id="838" w:name="_Toc442109034"/>
      <w:r>
        <w:t>Manage CCs and DTs</w:t>
      </w:r>
      <w:bookmarkEnd w:id="837"/>
      <w:bookmarkEnd w:id="838"/>
    </w:p>
    <w:p w14:paraId="6295605F" w14:textId="77777777"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93447A">
        <w:t>3.3.9</w:t>
      </w:r>
      <w:r>
        <w:fldChar w:fldCharType="end"/>
      </w:r>
      <w:r>
        <w:t>.</w:t>
      </w:r>
    </w:p>
    <w:p w14:paraId="179F0591" w14:textId="77777777" w:rsidR="001C6FFA" w:rsidRDefault="001C6FFA" w:rsidP="00C475D2">
      <w:pPr>
        <w:pStyle w:val="Heading3"/>
      </w:pPr>
      <w:bookmarkStart w:id="839" w:name="_Ref437064337"/>
      <w:bookmarkStart w:id="840" w:name="_Toc442109035"/>
      <w:bookmarkStart w:id="841" w:name="_Ref434410462"/>
      <w:r>
        <w:t>Architecture</w:t>
      </w:r>
      <w:r w:rsidR="005F6AE5">
        <w:t xml:space="preserve"> for managing revisions</w:t>
      </w:r>
      <w:bookmarkEnd w:id="839"/>
      <w:bookmarkEnd w:id="840"/>
    </w:p>
    <w:p w14:paraId="4AA5491E" w14:textId="77777777" w:rsidR="005F6AE5" w:rsidRDefault="005F6AE5" w:rsidP="005F6AE5">
      <w:pPr>
        <w:pStyle w:val="Heading4"/>
      </w:pPr>
      <w:bookmarkStart w:id="842" w:name="_Toc442109036"/>
      <w:r>
        <w:t>Current and history records</w:t>
      </w:r>
      <w:bookmarkEnd w:id="842"/>
    </w:p>
    <w:p w14:paraId="41F2DBA4" w14:textId="77777777"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93447A">
        <w:t xml:space="preserve">Figure </w:t>
      </w:r>
      <w:r w:rsidR="0093447A">
        <w:rPr>
          <w:noProof/>
        </w:rPr>
        <w:t>12</w:t>
      </w:r>
      <w:r w:rsidR="004D1864">
        <w:fldChar w:fldCharType="end"/>
      </w:r>
      <w:r>
        <w:t xml:space="preserve"> below. However, both current and history records are implemented with </w:t>
      </w:r>
      <w:r>
        <w:lastRenderedPageBreak/>
        <w:t xml:space="preserve">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77777777" w:rsidR="004D1864" w:rsidRDefault="004D1864" w:rsidP="004D1864">
      <w:pPr>
        <w:pStyle w:val="Caption"/>
      </w:pPr>
      <w:bookmarkStart w:id="843" w:name="_Ref434930893"/>
      <w:r>
        <w:t xml:space="preserve">Figure </w:t>
      </w:r>
      <w:fldSimple w:instr=" SEQ Figure \* ARABIC ">
        <w:r w:rsidR="0093447A">
          <w:rPr>
            <w:noProof/>
          </w:rPr>
          <w:t>12</w:t>
        </w:r>
      </w:fldSimple>
      <w:bookmarkEnd w:id="843"/>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is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7777777"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means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77777777"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93447A">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93447A">
        <w:t>3.10.1</w:t>
      </w:r>
      <w:r w:rsidR="00C71A36">
        <w:fldChar w:fldCharType="end"/>
      </w:r>
      <w:r>
        <w:t xml:space="preserve"> section shall be </w:t>
      </w:r>
      <w:r w:rsidR="00863BBB">
        <w:t>the guideline for populating these revision related columns.</w:t>
      </w:r>
    </w:p>
    <w:p w14:paraId="49A03B61" w14:textId="77777777" w:rsidR="00B225FF" w:rsidRDefault="00B225FF" w:rsidP="00B225FF">
      <w:pPr>
        <w:pStyle w:val="Heading4"/>
      </w:pPr>
      <w:bookmarkStart w:id="844" w:name="_Toc442109037"/>
      <w:r>
        <w:t>Unit of control and concurrency management</w:t>
      </w:r>
      <w:bookmarkEnd w:id="844"/>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lastRenderedPageBreak/>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77777777" w:rsidR="00B225FF" w:rsidRDefault="00B225FF" w:rsidP="00B225FF">
      <w:pPr>
        <w:pStyle w:val="Caption"/>
      </w:pPr>
      <w:bookmarkStart w:id="845" w:name="_Ref435948773"/>
      <w:r>
        <w:t xml:space="preserve">Figure </w:t>
      </w:r>
      <w:fldSimple w:instr=" SEQ Figure \* ARABIC ">
        <w:r w:rsidR="0093447A">
          <w:rPr>
            <w:noProof/>
          </w:rPr>
          <w:t>13</w:t>
        </w:r>
      </w:fldSimple>
      <w:bookmarkEnd w:id="845"/>
      <w:r>
        <w:t>: Example core components</w:t>
      </w:r>
    </w:p>
    <w:p w14:paraId="4A3D3256" w14:textId="77777777"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93447A">
        <w:t xml:space="preserve">Figure </w:t>
      </w:r>
      <w:r w:rsidR="0093447A">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846" w:name="_Toc442109038"/>
      <w:r>
        <w:t>Revision vs. Version</w:t>
      </w:r>
      <w:bookmarkEnd w:id="846"/>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847" w:name="_Toc442109039"/>
      <w:r>
        <w:lastRenderedPageBreak/>
        <w:t>CC states</w:t>
      </w:r>
      <w:bookmarkEnd w:id="847"/>
    </w:p>
    <w:p w14:paraId="76F8871B" w14:textId="77777777" w:rsidR="00BC1F7F" w:rsidRPr="00BC1F7F" w:rsidRDefault="00BC1F7F" w:rsidP="00BC1F7F">
      <w:pPr>
        <w:pStyle w:val="Heading5"/>
      </w:pPr>
      <w:bookmarkStart w:id="848" w:name="_Toc442109040"/>
      <w:r>
        <w:t>Revision life-cycle states</w:t>
      </w:r>
      <w:bookmarkEnd w:id="848"/>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849"/>
      <w:r>
        <w:t>omments may be given by other users</w:t>
      </w:r>
      <w:commentRangeEnd w:id="849"/>
      <w:r w:rsidR="00EB0322">
        <w:t xml:space="preserve"> and kept for record</w:t>
      </w:r>
      <w:r w:rsidR="00A50A0E">
        <w:rPr>
          <w:rStyle w:val="CommentReference"/>
        </w:rPr>
        <w:commentReference w:id="849"/>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850" w:name="_Toc442109041"/>
      <w:r>
        <w:t>Deprecated state</w:t>
      </w:r>
      <w:bookmarkEnd w:id="850"/>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851"/>
      <w:r w:rsidR="002858A6">
        <w:t>Similarly</w:t>
      </w:r>
      <w:r w:rsidR="00BA130E">
        <w:t>, the entity may be un-deprecated in any subsequent revision.</w:t>
      </w:r>
      <w:commentRangeEnd w:id="851"/>
      <w:r w:rsidR="00876631">
        <w:rPr>
          <w:rStyle w:val="CommentReference"/>
        </w:rPr>
        <w:commentReference w:id="851"/>
      </w:r>
      <w:r w:rsidR="00BA130E">
        <w:t xml:space="preserve"> </w:t>
      </w:r>
      <w:r>
        <w:t xml:space="preserve">The deprecated state is marked using the </w:t>
      </w:r>
      <w:r w:rsidRPr="00C61F25">
        <w:rPr>
          <w:rStyle w:val="CodeChar"/>
        </w:rPr>
        <w:t>is_deprecated</w:t>
      </w:r>
      <w:r>
        <w:t xml:space="preserve"> </w:t>
      </w:r>
      <w:commentRangeStart w:id="852"/>
      <w:r>
        <w:t>column</w:t>
      </w:r>
      <w:commentRangeEnd w:id="852"/>
      <w:r w:rsidR="009755BD">
        <w:rPr>
          <w:rStyle w:val="CommentReference"/>
        </w:rPr>
        <w:commentReference w:id="852"/>
      </w:r>
      <w:r>
        <w:t>.</w:t>
      </w:r>
    </w:p>
    <w:p w14:paraId="56B7B709" w14:textId="77777777" w:rsidR="00BC1F7F" w:rsidRDefault="00BC1F7F" w:rsidP="00BC1F7F">
      <w:pPr>
        <w:pStyle w:val="Heading5"/>
      </w:pPr>
      <w:bookmarkStart w:id="853" w:name="_Toc442109042"/>
      <w:r>
        <w:t>Deleted state</w:t>
      </w:r>
      <w:bookmarkEnd w:id="853"/>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854" w:name="_Toc442109043"/>
      <w:r>
        <w:t>OAGIS developer</w:t>
      </w:r>
      <w:r w:rsidR="00B005BF">
        <w:t xml:space="preserve"> user role,</w:t>
      </w:r>
      <w:r>
        <w:t xml:space="preserve"> End user</w:t>
      </w:r>
      <w:r w:rsidR="00B005BF">
        <w:t xml:space="preserve"> role, Admin user role</w:t>
      </w:r>
      <w:bookmarkEnd w:id="854"/>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855" w:name="_Toc442109044"/>
      <w:r>
        <w:lastRenderedPageBreak/>
        <w:t>Release management</w:t>
      </w:r>
      <w:bookmarkEnd w:id="855"/>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856" w:name="_Toc442109045"/>
      <w:r>
        <w:t>CCs and DTs management home screen</w:t>
      </w:r>
      <w:bookmarkEnd w:id="856"/>
    </w:p>
    <w:p w14:paraId="1C81A84C" w14:textId="77777777"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93447A">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93447A">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93447A">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93447A">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93447A">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93447A">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93447A">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93447A">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93447A">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93447A">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93447A">
        <w:t>3.10.21</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93447A">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93447A">
        <w:t>3.10.22</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93447A">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DF2250">
        <w:t>3.10.27</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A93B1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93447A">
        <w:t>3.10.32</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93447A">
        <w:t>Create a new revision of a BCCP</w:t>
      </w:r>
      <w:r w:rsidR="008E5633">
        <w:fldChar w:fldCharType="end"/>
      </w:r>
      <w:commentRangeStart w:id="857"/>
      <w:r w:rsidR="008E5633">
        <w:t>.</w:t>
      </w:r>
      <w:commentRangeEnd w:id="857"/>
      <w:r w:rsidR="008A17F6">
        <w:rPr>
          <w:rStyle w:val="CommentReference"/>
        </w:rPr>
        <w:commentReference w:id="857"/>
      </w:r>
    </w:p>
    <w:p w14:paraId="3522260E" w14:textId="77777777" w:rsidR="00C475D2" w:rsidRDefault="00C475D2" w:rsidP="00C475D2">
      <w:pPr>
        <w:pStyle w:val="Heading3"/>
      </w:pPr>
      <w:bookmarkStart w:id="858" w:name="_Ref434849200"/>
      <w:bookmarkStart w:id="859" w:name="_Toc442109046"/>
      <w:r>
        <w:t>ACC</w:t>
      </w:r>
      <w:r w:rsidR="00E5752A">
        <w:t xml:space="preserve"> and ASCCP</w:t>
      </w:r>
      <w:r>
        <w:t xml:space="preserve"> </w:t>
      </w:r>
      <w:r w:rsidR="00116141">
        <w:t xml:space="preserve">content </w:t>
      </w:r>
      <w:r>
        <w:t>rendering</w:t>
      </w:r>
      <w:bookmarkEnd w:id="841"/>
      <w:bookmarkEnd w:id="858"/>
      <w:bookmarkEnd w:id="859"/>
    </w:p>
    <w:p w14:paraId="7A1AB4A2" w14:textId="77777777"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93447A">
        <w:t xml:space="preserve">Figure </w:t>
      </w:r>
      <w:r w:rsidR="0093447A">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77777777"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93447A">
        <w:t xml:space="preserve">Figure </w:t>
      </w:r>
      <w:r w:rsidR="0093447A">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8E36A2" w:rsidRDefault="008E36A2"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8E36A2" w:rsidRDefault="008E36A2"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8E36A2" w:rsidRDefault="008E36A2"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8E36A2" w:rsidRDefault="008E36A2">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8E36A2" w:rsidRDefault="008E36A2">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8E36A2" w:rsidRDefault="008E36A2">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8E36A2" w:rsidRDefault="008E36A2">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8E36A2" w:rsidRDefault="008E36A2">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8E36A2" w:rsidRDefault="008E36A2">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8E36A2" w:rsidRDefault="008E36A2">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8E36A2" w:rsidRDefault="008E36A2"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8E36A2" w:rsidRDefault="008E36A2">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8E36A2" w:rsidRDefault="008E36A2">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8E36A2" w:rsidRDefault="008E36A2"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8E36A2" w:rsidRPr="006B50C2" w:rsidRDefault="008E36A2"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8E36A2" w:rsidRPr="006B50C2" w:rsidRDefault="008E36A2"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8E36A2" w:rsidRPr="006B50C2" w:rsidRDefault="008E36A2"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21"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">
                <v:shape id="_x0000_s1522" type="#_x0000_t75" style="position:absolute;width:57486;height:35775;visibility:visible;mso-wrap-style:square" stroked="t" strokecolor="#4f81bd [3204]">
                  <v:fill o:detectmouseclick="t"/>
                  <v:path o:connecttype="none"/>
                </v:shape>
                <v:rect id="Rectangle 603" o:spid="_x0000_s1523"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8E36A2" w:rsidRDefault="008E36A2" w:rsidP="00F378B5">
                        <w:r>
                          <w:t>X ACC</w:t>
                        </w:r>
                      </w:p>
                    </w:txbxContent>
                  </v:textbox>
                </v:rect>
                <v:rect id="Rectangle 601" o:spid="_x0000_s1524"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8E36A2" w:rsidRDefault="008E36A2" w:rsidP="00F378B5">
                        <w:r>
                          <w:t>Y ACC</w:t>
                        </w:r>
                      </w:p>
                    </w:txbxContent>
                  </v:textbox>
                </v:rect>
                <v:rect id="Rectangle 328" o:spid="_x0000_s1525"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8E36A2" w:rsidRDefault="008E36A2" w:rsidP="00F378B5">
                        <w:r>
                          <w:t>Z ACC</w:t>
                        </w:r>
                      </w:p>
                    </w:txbxContent>
                  </v:textbox>
                </v:rect>
                <v:shape id="Text Box 327" o:spid="_x0000_s1526"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8E36A2" w:rsidRDefault="008E36A2">
                        <w:r>
                          <w:t>X ASCCP</w:t>
                        </w:r>
                      </w:p>
                    </w:txbxContent>
                  </v:textbox>
                </v:shape>
                <v:shape id="Text Box 595" o:spid="_x0000_s1527"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8E36A2" w:rsidRDefault="008E36A2">
                        <w:r>
                          <w:t>Z1 BCCP</w:t>
                        </w:r>
                      </w:p>
                    </w:txbxContent>
                  </v:textbox>
                </v:shape>
                <v:shape id="Text Box 596" o:spid="_x0000_s1528"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8E36A2" w:rsidRDefault="008E36A2">
                        <w:r>
                          <w:t>Z2 BCCP</w:t>
                        </w:r>
                      </w:p>
                    </w:txbxContent>
                  </v:textbox>
                </v:shape>
                <v:shape id="Text Box 597" o:spid="_x0000_s1529"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8E36A2" w:rsidRDefault="008E36A2">
                        <w:r>
                          <w:t>Y1 ASCCP</w:t>
                        </w:r>
                      </w:p>
                    </w:txbxContent>
                  </v:textbox>
                </v:shape>
                <v:shape id="Text Box 598" o:spid="_x0000_s1530"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8E36A2" w:rsidRDefault="008E36A2">
                        <w:r>
                          <w:t>Y2 BCCP</w:t>
                        </w:r>
                      </w:p>
                    </w:txbxContent>
                  </v:textbox>
                </v:shape>
                <v:shape id="Text Box 599" o:spid="_x0000_s1531"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8E36A2" w:rsidRDefault="008E36A2">
                        <w:r>
                          <w:t>X1 BCCP</w:t>
                        </w:r>
                      </w:p>
                    </w:txbxContent>
                  </v:textbox>
                </v:shape>
                <v:shape id="Text Box 600" o:spid="_x0000_s1532"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8E36A2" w:rsidRDefault="008E36A2">
                        <w:r>
                          <w:t>X2 BCCP</w:t>
                        </w:r>
                      </w:p>
                    </w:txbxContent>
                  </v:textbox>
                </v:shape>
                <v:shape id="Elbow Connector 608" o:spid="_x0000_s1533"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34"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8E36A2" w:rsidRDefault="008E36A2" w:rsidP="00F378B5">
                        <w:r>
                          <w:t>Y1 ACC</w:t>
                        </w:r>
                      </w:p>
                    </w:txbxContent>
                  </v:textbox>
                </v:rect>
                <v:shape id="Text Box 610" o:spid="_x0000_s1535"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8E36A2" w:rsidRDefault="008E36A2">
                        <w:r>
                          <w:t>Y11 BCCP</w:t>
                        </w:r>
                      </w:p>
                    </w:txbxContent>
                  </v:textbox>
                </v:shape>
                <v:shape id="Text Box 611" o:spid="_x0000_s1536"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8E36A2" w:rsidRDefault="008E36A2">
                        <w:r>
                          <w:t>Y12 BCCP</w:t>
                        </w:r>
                      </w:p>
                    </w:txbxContent>
                  </v:textbox>
                </v:shape>
                <v:rect id="Rectangle 612" o:spid="_x0000_s1537"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8E36A2" w:rsidRDefault="008E36A2" w:rsidP="00F378B5">
                        <w:r>
                          <w:t>Y0 ACC</w:t>
                        </w:r>
                      </w:p>
                    </w:txbxContent>
                  </v:textbox>
                </v:rect>
                <v:shape id="Elbow Connector 618" o:spid="_x0000_s1538"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39"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40"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41"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42"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43"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44"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45"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46"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47"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48"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49"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50"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51"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52"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53"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54"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55"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56"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57"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8E36A2" w:rsidRPr="006B50C2" w:rsidRDefault="008E36A2"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58"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8E36A2" w:rsidRPr="006B50C2" w:rsidRDefault="008E36A2"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59"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8E36A2" w:rsidRPr="006B50C2" w:rsidRDefault="008E36A2"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77777777" w:rsidR="00CE5FC0" w:rsidRPr="00CE5FC0" w:rsidRDefault="00E5752A" w:rsidP="00CE5FC0">
      <w:pPr>
        <w:pStyle w:val="Caption"/>
      </w:pPr>
      <w:bookmarkStart w:id="860" w:name="_Ref437592225"/>
      <w:r>
        <w:t xml:space="preserve">Figure </w:t>
      </w:r>
      <w:fldSimple w:instr=" SEQ Figure \* ARABIC ">
        <w:r w:rsidR="0093447A">
          <w:rPr>
            <w:noProof/>
          </w:rPr>
          <w:t>14</w:t>
        </w:r>
      </w:fldSimple>
      <w:bookmarkEnd w:id="860"/>
      <w:r>
        <w:t>: Rendering of ACC and ASCCP</w:t>
      </w:r>
    </w:p>
    <w:p w14:paraId="2260E79C" w14:textId="77777777" w:rsidR="000E5720" w:rsidRDefault="000E5720" w:rsidP="000E5720">
      <w:pPr>
        <w:pStyle w:val="Heading3"/>
      </w:pPr>
      <w:bookmarkStart w:id="861" w:name="_Ref435336589"/>
      <w:bookmarkStart w:id="862" w:name="_Toc442109047"/>
      <w:r>
        <w:t>View</w:t>
      </w:r>
      <w:r w:rsidR="00BF1481">
        <w:t>/Search</w:t>
      </w:r>
      <w:r>
        <w:t xml:space="preserve"> CCs</w:t>
      </w:r>
      <w:bookmarkEnd w:id="861"/>
      <w:bookmarkEnd w:id="862"/>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lastRenderedPageBreak/>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863" w:name="_Ref435336598"/>
      <w:bookmarkStart w:id="864" w:name="_Toc442109048"/>
      <w:r>
        <w:t>Create a new ACC</w:t>
      </w:r>
      <w:bookmarkEnd w:id="863"/>
      <w:bookmarkEnd w:id="864"/>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77777777" w:rsidR="001C6FFA" w:rsidRDefault="008D7CDB" w:rsidP="002819A7">
      <w:r>
        <w:t xml:space="preserve">See section </w:t>
      </w:r>
      <w:r>
        <w:fldChar w:fldCharType="begin"/>
      </w:r>
      <w:r>
        <w:instrText xml:space="preserve"> REF _Ref434849200 \r \h </w:instrText>
      </w:r>
      <w:r>
        <w:fldChar w:fldCharType="separate"/>
      </w:r>
      <w:r w:rsidR="0093447A">
        <w:t>3.10.7</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865" w:name="_Toc442109049"/>
      <w:r>
        <w:lastRenderedPageBreak/>
        <w:t>ACC current record</w:t>
      </w:r>
      <w:bookmarkEnd w:id="865"/>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866" w:name="_Toc442109050"/>
      <w:r>
        <w:t>ACC history record</w:t>
      </w:r>
      <w:bookmarkEnd w:id="866"/>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867" w:name="_Ref437667828"/>
      <w:bookmarkStart w:id="868" w:name="_Toc442109051"/>
      <w:bookmarkStart w:id="869" w:name="_Ref435336606"/>
      <w:r>
        <w:t>Manage ownership of a UoC</w:t>
      </w:r>
      <w:bookmarkEnd w:id="867"/>
      <w:bookmarkEnd w:id="868"/>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lastRenderedPageBreak/>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870" w:name="_Ref437667737"/>
      <w:bookmarkStart w:id="871" w:name="_Toc442109052"/>
      <w:r>
        <w:t>Create a new revision of an ACC</w:t>
      </w:r>
      <w:bookmarkEnd w:id="869"/>
      <w:bookmarkEnd w:id="870"/>
      <w:bookmarkEnd w:id="871"/>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77777777"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93447A">
        <w:t>3.10.9</w:t>
      </w:r>
      <w:r w:rsidR="00EB7F04">
        <w:fldChar w:fldCharType="end"/>
      </w:r>
      <w:r w:rsidR="005B1CDD">
        <w:t>.</w:t>
      </w:r>
    </w:p>
    <w:p w14:paraId="07F7F51B" w14:textId="77777777"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 xml:space="preserve">. </w:t>
      </w:r>
      <w:r w:rsidR="007A5864">
        <w:t xml:space="preserve"> </w:t>
      </w:r>
    </w:p>
    <w:p w14:paraId="4E82B6EB" w14:textId="77777777" w:rsidR="006652C4" w:rsidRDefault="006652C4" w:rsidP="006652C4">
      <w:pPr>
        <w:pStyle w:val="Heading3"/>
      </w:pPr>
      <w:bookmarkStart w:id="872" w:name="_Ref435336616"/>
      <w:bookmarkStart w:id="873" w:name="_Toc442109053"/>
      <w:r>
        <w:t>Edit an ACC</w:t>
      </w:r>
      <w:bookmarkEnd w:id="872"/>
      <w:bookmarkEnd w:id="873"/>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77777777"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93447A">
        <w:t>3.10.24.2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93447A">
        <w:t>3.10.9</w:t>
      </w:r>
      <w:r w:rsidR="003F4691">
        <w:fldChar w:fldCharType="end"/>
      </w:r>
      <w:r w:rsidR="003F4691">
        <w:t>.</w:t>
      </w:r>
    </w:p>
    <w:p w14:paraId="0B9E4C12" w14:textId="77777777" w:rsidR="00827499" w:rsidRDefault="002B2ED6" w:rsidP="00827499">
      <w:pPr>
        <w:pStyle w:val="Heading3"/>
      </w:pPr>
      <w:bookmarkStart w:id="874" w:name="_Toc442109054"/>
      <w:r>
        <w:t>Change</w:t>
      </w:r>
      <w:r w:rsidR="00827499">
        <w:t xml:space="preserve"> properties of an ACC</w:t>
      </w:r>
      <w:bookmarkEnd w:id="874"/>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875"/>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875"/>
      <w:r w:rsidR="00774EC5">
        <w:rPr>
          <w:rStyle w:val="CommentReference"/>
        </w:rPr>
        <w:commentReference w:id="875"/>
      </w:r>
    </w:p>
    <w:p w14:paraId="428F49D5" w14:textId="77777777" w:rsidR="008D4B74" w:rsidRDefault="006F2D31" w:rsidP="009E3636">
      <w:pPr>
        <w:pStyle w:val="Heading3"/>
      </w:pPr>
      <w:bookmarkStart w:id="876" w:name="_Ref434730261"/>
      <w:bookmarkStart w:id="877" w:name="_Toc442109055"/>
      <w:r>
        <w:t>Append</w:t>
      </w:r>
      <w:r w:rsidR="008D4B74">
        <w:t xml:space="preserve"> a</w:t>
      </w:r>
      <w:r w:rsidR="0060374D">
        <w:t xml:space="preserve"> child</w:t>
      </w:r>
      <w:r w:rsidR="008D4B74">
        <w:t xml:space="preserve"> association to an A</w:t>
      </w:r>
      <w:r w:rsidR="0060374D">
        <w:t>CC</w:t>
      </w:r>
      <w:bookmarkEnd w:id="876"/>
      <w:bookmarkEnd w:id="877"/>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878" w:name="_Toc442109056"/>
      <w:r>
        <w:t xml:space="preserve">Populate the ASCC </w:t>
      </w:r>
      <w:r w:rsidR="00D614D7">
        <w:t xml:space="preserve">current </w:t>
      </w:r>
      <w:r>
        <w:t>record</w:t>
      </w:r>
      <w:bookmarkEnd w:id="878"/>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lastRenderedPageBreak/>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879" w:name="_Toc442109057"/>
      <w:r>
        <w:t>Populate the ASCC history record</w:t>
      </w:r>
      <w:bookmarkEnd w:id="879"/>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880" w:name="_Toc442109058"/>
      <w:r>
        <w:t>Populate the BCC current record</w:t>
      </w:r>
      <w:bookmarkEnd w:id="880"/>
    </w:p>
    <w:p w14:paraId="02014C85" w14:textId="77777777" w:rsidR="00D614D7" w:rsidRDefault="00D614D7" w:rsidP="00D614D7"/>
    <w:p w14:paraId="06E14C68" w14:textId="77777777" w:rsidR="00233273" w:rsidRDefault="00AE6471" w:rsidP="00D614D7">
      <w:r>
        <w:t xml:space="preserve">A BCC current record is populated </w:t>
      </w:r>
      <w:r w:rsidRPr="00B7219E">
        <w:t xml:space="preserve">in the same way as the ASCC record. The only different is that the </w:t>
      </w:r>
      <w:r w:rsidRPr="00B7219E">
        <w:rPr>
          <w:rStyle w:val="CodeChar"/>
        </w:rPr>
        <w:t>Entity_Type</w:t>
      </w:r>
      <w:r w:rsidRPr="00B7219E">
        <w:t xml:space="preserve"> column needs to be populated, additionally. </w:t>
      </w:r>
      <w:r w:rsidR="006963F0">
        <w:t xml:space="preserve">This will be default to </w:t>
      </w:r>
      <w:r w:rsidR="006963F0" w:rsidRPr="00B7219E">
        <w:rPr>
          <w:rStyle w:val="CodeChar"/>
        </w:rPr>
        <w:t>Entity_Type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77777777"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Pr="00B7219E">
        <w:rPr>
          <w:rStyle w:val="CodeChar"/>
        </w:rPr>
        <w:t>Entity_Type = 1</w:t>
      </w:r>
      <w:r w:rsidRPr="00B7219E">
        <w:t xml:space="preserve">. If the box is checked, this means </w:t>
      </w:r>
      <w:r w:rsidRPr="00B7219E">
        <w:rPr>
          <w:rStyle w:val="CodeChar"/>
        </w:rPr>
        <w:t>Entity_Type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confirm the intent to change this flag. </w:t>
      </w:r>
      <w:r w:rsidR="000473DA">
        <w:t>In addition, the user can only toggle this when the BCCP has no supplementary component</w:t>
      </w:r>
      <w:commentRangeStart w:id="881"/>
      <w:r w:rsidR="000473DA">
        <w:t>.</w:t>
      </w:r>
      <w:commentRangeEnd w:id="881"/>
      <w:r w:rsidR="000473DA">
        <w:rPr>
          <w:rStyle w:val="CommentReference"/>
        </w:rPr>
        <w:commentReference w:id="881"/>
      </w:r>
    </w:p>
    <w:p w14:paraId="69BE3C6A" w14:textId="77777777" w:rsidR="00D614D7" w:rsidRDefault="00D614D7" w:rsidP="00D614D7">
      <w:pPr>
        <w:pStyle w:val="Heading4"/>
      </w:pPr>
      <w:bookmarkStart w:id="882" w:name="_Toc442109059"/>
      <w:r>
        <w:t>Populate the BCC history record</w:t>
      </w:r>
      <w:bookmarkEnd w:id="882"/>
    </w:p>
    <w:p w14:paraId="4220AA97" w14:textId="77777777" w:rsidR="00D614D7" w:rsidRDefault="00D614D7" w:rsidP="00D614D7"/>
    <w:p w14:paraId="7A3D34E6" w14:textId="77777777" w:rsidR="00AE6471" w:rsidRPr="00D614D7" w:rsidRDefault="00AE6471" w:rsidP="00D614D7">
      <w:r>
        <w:t xml:space="preserve">The BCC history record is populated in the same way as the ASCC history record with the exception that the </w:t>
      </w:r>
      <w:r w:rsidRPr="00AE6471">
        <w:rPr>
          <w:rStyle w:val="CodeChar"/>
        </w:rPr>
        <w:t>Current_BCC_ID</w:t>
      </w:r>
      <w:r>
        <w:t xml:space="preserve"> column must point to</w:t>
      </w:r>
      <w:r w:rsidR="00425493">
        <w:t xml:space="preserve"> the </w:t>
      </w:r>
      <w:r w:rsidR="00425493" w:rsidRPr="00425493">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883" w:name="_Toc442109060"/>
      <w:r>
        <w:t>Insert a child association to an ACC</w:t>
      </w:r>
      <w:bookmarkEnd w:id="883"/>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77777777" w:rsidR="00B7219E" w:rsidRDefault="00E37518" w:rsidP="003F1E02">
      <w:r>
        <w:t xml:space="preserve">Similar to the case of </w:t>
      </w:r>
      <w:r>
        <w:fldChar w:fldCharType="begin"/>
      </w:r>
      <w:r>
        <w:instrText xml:space="preserve"> REF _Ref434730261 \h </w:instrText>
      </w:r>
      <w:r>
        <w:fldChar w:fldCharType="separate"/>
      </w:r>
      <w:r w:rsidR="0093447A">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93447A">
        <w:t>3.10.14</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7777777"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93447A">
        <w:t>3.10.14</w:t>
      </w:r>
      <w:r w:rsidR="0071688D">
        <w:fldChar w:fldCharType="end"/>
      </w:r>
      <w:r w:rsidR="0071688D">
        <w:t xml:space="preserve">. </w:t>
      </w:r>
    </w:p>
    <w:p w14:paraId="26F90816" w14:textId="77777777" w:rsidR="006A451B" w:rsidRDefault="006A451B" w:rsidP="003F1E02"/>
    <w:p w14:paraId="3AB7FC39" w14:textId="77777777"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3122A0" w:rsidRPr="00337D26">
        <w:rPr>
          <w:rStyle w:val="CodeChar"/>
        </w:rPr>
        <w:t>Sequencing_Key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93447A">
        <w:t>3.10.14</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77777777" w:rsidR="0055550B" w:rsidRDefault="0055550B" w:rsidP="003F1E02">
      <w:r>
        <w:t xml:space="preserve">It should be noted that the </w:t>
      </w:r>
      <w:r>
        <w:fldChar w:fldCharType="begin"/>
      </w:r>
      <w:r>
        <w:instrText xml:space="preserve"> REF _Ref434730261 \h </w:instrText>
      </w:r>
      <w:r>
        <w:fldChar w:fldCharType="separate"/>
      </w:r>
      <w:r w:rsidR="0093447A">
        <w:t>Append a child association to an ACC</w:t>
      </w:r>
      <w:r>
        <w:fldChar w:fldCharType="end"/>
      </w:r>
      <w:r>
        <w:t xml:space="preserve"> use case in </w:t>
      </w:r>
      <w:r>
        <w:fldChar w:fldCharType="begin"/>
      </w:r>
      <w:r>
        <w:instrText xml:space="preserve"> REF _Ref434730261 \r \h </w:instrText>
      </w:r>
      <w:r>
        <w:fldChar w:fldCharType="separate"/>
      </w:r>
      <w:r w:rsidR="0093447A">
        <w:t>3.10.14</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884" w:name="_Toc442109061"/>
      <w:r>
        <w:t>Delete a child</w:t>
      </w:r>
      <w:r w:rsidR="006652C4">
        <w:t xml:space="preserve"> association from an ACC</w:t>
      </w:r>
      <w:bookmarkEnd w:id="884"/>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77777777"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93447A">
        <w:t>3.10.14</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77777777"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Pr="002214D8">
        <w:rPr>
          <w:rStyle w:val="CodeChar"/>
        </w:rPr>
        <w:t>Entity_Type</w:t>
      </w:r>
      <w:r>
        <w:t xml:space="preserve"> is </w:t>
      </w:r>
      <w:r w:rsidRPr="002819A7">
        <w:rPr>
          <w:rStyle w:val="CodeChar"/>
        </w:rPr>
        <w:t>0</w:t>
      </w:r>
      <w:r w:rsidR="000A2806">
        <w:t>.</w:t>
      </w:r>
      <w:r w:rsidR="002819A7">
        <w:t xml:space="preserve"> </w:t>
      </w:r>
      <w:commentRangeStart w:id="885"/>
      <w:r w:rsidR="002819A7">
        <w:t xml:space="preserve">The sequencing key </w:t>
      </w:r>
      <w:commentRangeEnd w:id="885"/>
      <w:r w:rsidR="00FB7745">
        <w:rPr>
          <w:rStyle w:val="CommentReference"/>
        </w:rPr>
        <w:commentReference w:id="885"/>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886" w:name="_Toc442109062"/>
      <w:r>
        <w:t>Discard a child association from an ACC</w:t>
      </w:r>
      <w:bookmarkEnd w:id="886"/>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887" w:name="_Toc442109063"/>
      <w:r>
        <w:t>Change properties of</w:t>
      </w:r>
      <w:r w:rsidR="006652C4">
        <w:t xml:space="preserve"> an association</w:t>
      </w:r>
      <w:bookmarkEnd w:id="887"/>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 xml:space="preserve">For these cases, the current record of the association is </w:t>
      </w:r>
      <w:r w:rsidR="00B336EF">
        <w:lastRenderedPageBreak/>
        <w:t>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888" w:name="_Toc442109064"/>
      <w:r>
        <w:t>Change the position of an association</w:t>
      </w:r>
      <w:bookmarkEnd w:id="888"/>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889" w:name="_Ref437868882"/>
      <w:bookmarkStart w:id="890" w:name="_Toc442109065"/>
      <w:r>
        <w:t>Make an ACC based on another ACC</w:t>
      </w:r>
      <w:bookmarkEnd w:id="889"/>
      <w:bookmarkEnd w:id="890"/>
    </w:p>
    <w:p w14:paraId="2E1385E0" w14:textId="77777777" w:rsidR="00F87C2D" w:rsidRDefault="005B1CDD" w:rsidP="00F87C2D">
      <w:r>
        <w:t>Pre-condition: The user is the owner of the ACC. There is no existing base. The ACC is in the Editing state.</w:t>
      </w:r>
    </w:p>
    <w:p w14:paraId="3E03AB21" w14:textId="77777777" w:rsidR="005B1CDD" w:rsidRDefault="005B1CDD" w:rsidP="00F87C2D"/>
    <w:p w14:paraId="2DC8F924" w14:textId="77777777"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93447A">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93447A">
        <w:t>3.10.8</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891" w:name="_Toc442109066"/>
      <w:r>
        <w:t>Discard the based ACC relationship</w:t>
      </w:r>
      <w:bookmarkEnd w:id="891"/>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892"/>
      <w:r>
        <w:t>This operation cannot be undo</w:t>
      </w:r>
      <w:r w:rsidR="00975E6D">
        <w:t>ne</w:t>
      </w:r>
      <w:r>
        <w:t xml:space="preserve"> </w:t>
      </w:r>
      <w:commentRangeEnd w:id="892"/>
      <w:r w:rsidR="00975E6D">
        <w:rPr>
          <w:rStyle w:val="CommentReference"/>
        </w:rPr>
        <w:commentReference w:id="892"/>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893" w:name="_Toc442109068"/>
      <w:r>
        <w:t>Discard a revision of an ACC</w:t>
      </w:r>
      <w:bookmarkEnd w:id="893"/>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894"/>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894"/>
      <w:r w:rsidR="00883807">
        <w:rPr>
          <w:rStyle w:val="CommentReference"/>
        </w:rPr>
        <w:commentReference w:id="894"/>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895" w:name="_Toc442109069"/>
      <w:r>
        <w:t>Change the</w:t>
      </w:r>
      <w:r w:rsidR="00E4551A">
        <w:t xml:space="preserve"> state of the ACC UoC</w:t>
      </w:r>
      <w:bookmarkEnd w:id="895"/>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896" w:name="_Toc442109070"/>
      <w:r>
        <w:t xml:space="preserve">Change from </w:t>
      </w:r>
      <w:r w:rsidR="00F0065F">
        <w:t xml:space="preserve">the </w:t>
      </w:r>
      <w:r>
        <w:t xml:space="preserve">Editing to </w:t>
      </w:r>
      <w:r w:rsidR="00F0065F">
        <w:t xml:space="preserve">the </w:t>
      </w:r>
      <w:r>
        <w:t>Candidate</w:t>
      </w:r>
      <w:r w:rsidR="00C27F45">
        <w:t xml:space="preserve"> state</w:t>
      </w:r>
      <w:bookmarkEnd w:id="896"/>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897"/>
      <w:r w:rsidR="00C27F45">
        <w:t xml:space="preserve">History records </w:t>
      </w:r>
      <w:r w:rsidR="00B54C50">
        <w:t>shall not be updated except the one about the deleted association</w:t>
      </w:r>
      <w:r w:rsidR="00C27F45">
        <w:t xml:space="preserve">. </w:t>
      </w:r>
      <w:commentRangeEnd w:id="897"/>
      <w:r w:rsidR="00C6768D">
        <w:rPr>
          <w:rStyle w:val="CommentReference"/>
        </w:rPr>
        <w:commentReference w:id="897"/>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898" w:name="_Ref437927829"/>
      <w:bookmarkStart w:id="899" w:name="_Toc442109071"/>
      <w:r>
        <w:t xml:space="preserve">Change from </w:t>
      </w:r>
      <w:r w:rsidR="00F0065F">
        <w:t xml:space="preserve">the </w:t>
      </w:r>
      <w:r>
        <w:t xml:space="preserve">Candidate to </w:t>
      </w:r>
      <w:r w:rsidR="00F0065F">
        <w:t xml:space="preserve">the </w:t>
      </w:r>
      <w:r>
        <w:t>Editing state</w:t>
      </w:r>
      <w:bookmarkEnd w:id="898"/>
      <w:bookmarkEnd w:id="899"/>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900" w:name="_Toc442109072"/>
      <w:r>
        <w:t>Change from</w:t>
      </w:r>
      <w:r w:rsidR="00F0065F">
        <w:t xml:space="preserve"> the</w:t>
      </w:r>
      <w:r>
        <w:t xml:space="preserve"> Candidate to </w:t>
      </w:r>
      <w:r w:rsidR="00F0065F">
        <w:t xml:space="preserve">the </w:t>
      </w:r>
      <w:r>
        <w:t>Published state</w:t>
      </w:r>
      <w:bookmarkEnd w:id="900"/>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lastRenderedPageBreak/>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901" w:name="_Ref435336643"/>
      <w:bookmarkStart w:id="902" w:name="_Toc442109073"/>
      <w:r>
        <w:t>Create a new ASCCP</w:t>
      </w:r>
      <w:bookmarkEnd w:id="901"/>
      <w:bookmarkEnd w:id="902"/>
    </w:p>
    <w:p w14:paraId="7ACDFBB3" w14:textId="7777777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in the </w:t>
      </w:r>
      <w:r w:rsidR="007B63E4">
        <w:fldChar w:fldCharType="begin"/>
      </w:r>
      <w:r w:rsidR="007B63E4">
        <w:instrText xml:space="preserve"> REF _Ref440481023 \h </w:instrText>
      </w:r>
      <w:r w:rsidR="007B63E4">
        <w:fldChar w:fldCharType="separate"/>
      </w:r>
      <w:r w:rsidR="0093447A">
        <w:t>Edit an ASCCP</w:t>
      </w:r>
      <w:r w:rsidR="007B63E4">
        <w:fldChar w:fldCharType="end"/>
      </w:r>
      <w:r w:rsidR="002F1CC2">
        <w:t xml:space="preserve"> use case</w:t>
      </w:r>
      <w:r w:rsidR="007269CB">
        <w:t>.</w:t>
      </w:r>
      <w:r w:rsidR="004147C4">
        <w:t xml:space="preserve"> </w:t>
      </w:r>
      <w:commentRangeStart w:id="903"/>
      <w:r w:rsidR="006C23B0">
        <w:t>Every save result</w:t>
      </w:r>
      <w:r w:rsidR="00AF4284">
        <w:t>s</w:t>
      </w:r>
      <w:r w:rsidR="006C23B0">
        <w:t xml:space="preserve"> in the current record getting updated and a new history record created. </w:t>
      </w:r>
      <w:commentRangeEnd w:id="903"/>
      <w:r w:rsidR="006C23B0">
        <w:rPr>
          <w:rStyle w:val="CommentReference"/>
        </w:rPr>
        <w:commentReference w:id="903"/>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93447A">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93447A">
        <w:t>3.10.30</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904" w:name="_Toc442109074"/>
      <w:r>
        <w:t>ASCCP current record</w:t>
      </w:r>
      <w:bookmarkEnd w:id="904"/>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905" w:name="_Toc442109075"/>
      <w:r>
        <w:lastRenderedPageBreak/>
        <w:t>ASCCP history record</w:t>
      </w:r>
      <w:bookmarkEnd w:id="905"/>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906" w:name="_Ref435336645"/>
      <w:bookmarkStart w:id="907" w:name="_Toc442109076"/>
      <w:r>
        <w:t>Create a new revision of an ASCCP</w:t>
      </w:r>
      <w:bookmarkEnd w:id="906"/>
      <w:bookmarkEnd w:id="907"/>
    </w:p>
    <w:p w14:paraId="41ADC496" w14:textId="77777777" w:rsidR="00DC2B72" w:rsidRDefault="00862391" w:rsidP="00DC2B72">
      <w:r>
        <w:t>Pre-condition: The user is an owner of the ASCCP. The ASCCP is in the Published state.</w:t>
      </w:r>
    </w:p>
    <w:p w14:paraId="425B80EA" w14:textId="77777777"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3B7204">
        <w:t>3.10.21</w:t>
      </w:r>
      <w:r>
        <w:fldChar w:fldCharType="end"/>
      </w:r>
      <w:r w:rsidR="00145BBF">
        <w:t xml:space="preserve"> and </w:t>
      </w:r>
      <w:r w:rsidR="00145BBF">
        <w:fldChar w:fldCharType="begin"/>
      </w:r>
      <w:r w:rsidR="00145BBF">
        <w:instrText xml:space="preserve"> REF _Ref440481023 \r \h </w:instrText>
      </w:r>
      <w:r w:rsidR="00145BBF">
        <w:fldChar w:fldCharType="separate"/>
      </w:r>
      <w:r w:rsidR="003B7204">
        <w:t>3.10.23</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77777777"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93447A">
        <w:t>3.10.41</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93447A">
        <w:t>Event notification</w:t>
      </w:r>
      <w:r w:rsidR="00862391">
        <w:fldChar w:fldCharType="end"/>
      </w:r>
      <w:r w:rsidR="00862391">
        <w:t>.</w:t>
      </w:r>
    </w:p>
    <w:p w14:paraId="201A9276" w14:textId="77777777" w:rsidR="007054D5" w:rsidRDefault="007054D5" w:rsidP="006652C4">
      <w:pPr>
        <w:pStyle w:val="Heading3"/>
      </w:pPr>
      <w:bookmarkStart w:id="908" w:name="_Ref440481023"/>
      <w:bookmarkStart w:id="909" w:name="_Toc442109077"/>
      <w:bookmarkStart w:id="910" w:name="_Ref435336647"/>
      <w:r>
        <w:t>Edit an ASCCP</w:t>
      </w:r>
      <w:bookmarkEnd w:id="908"/>
      <w:bookmarkEnd w:id="909"/>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77777777"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93447A">
        <w:t>3.10.26.2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93447A">
        <w:t>3.10.21</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93447A">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93447A">
        <w:t>3.10.26</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911" w:name="_Toc442109079"/>
      <w:r>
        <w:t>Discard a revision of an ASCCP</w:t>
      </w:r>
      <w:bookmarkEnd w:id="911"/>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7777777"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93447A">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912" w:name="_Ref437928515"/>
      <w:bookmarkStart w:id="913" w:name="_Toc442109080"/>
      <w:r>
        <w:t xml:space="preserve">Change </w:t>
      </w:r>
      <w:r w:rsidR="004147C4">
        <w:t>ASCCP</w:t>
      </w:r>
      <w:r>
        <w:t xml:space="preserve"> state</w:t>
      </w:r>
      <w:bookmarkEnd w:id="912"/>
      <w:bookmarkEnd w:id="913"/>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914" w:name="_Toc442109081"/>
      <w:r>
        <w:lastRenderedPageBreak/>
        <w:t>Change from Editing to Candidate state</w:t>
      </w:r>
      <w:bookmarkEnd w:id="914"/>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915" w:name="_Ref437930011"/>
      <w:bookmarkStart w:id="916" w:name="_Toc442109082"/>
      <w:r>
        <w:t>Change from Candidate to Editing state</w:t>
      </w:r>
      <w:bookmarkEnd w:id="915"/>
      <w:bookmarkEnd w:id="916"/>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917" w:name="_Toc442109083"/>
      <w:r>
        <w:t>Change from Candidate to Published state</w:t>
      </w:r>
      <w:bookmarkEnd w:id="917"/>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918" w:name="_Ref438114348"/>
      <w:bookmarkStart w:id="919" w:name="_Toc442109084"/>
      <w:r>
        <w:t xml:space="preserve">Create a new </w:t>
      </w:r>
      <w:commentRangeStart w:id="920"/>
      <w:r>
        <w:t>BCCP</w:t>
      </w:r>
      <w:bookmarkEnd w:id="910"/>
      <w:bookmarkEnd w:id="918"/>
      <w:bookmarkEnd w:id="919"/>
      <w:commentRangeEnd w:id="920"/>
      <w:r w:rsidR="0038587B">
        <w:rPr>
          <w:rStyle w:val="CommentReference"/>
          <w:b w:val="0"/>
        </w:rPr>
        <w:commentReference w:id="920"/>
      </w:r>
    </w:p>
    <w:p w14:paraId="4BC65D26" w14:textId="77777777"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93447A">
        <w:t>View/Search CCs</w:t>
      </w:r>
      <w:r>
        <w:fldChar w:fldCharType="end"/>
      </w:r>
      <w:r>
        <w:t xml:space="preserve"> in </w:t>
      </w:r>
      <w:r>
        <w:fldChar w:fldCharType="begin"/>
      </w:r>
      <w:r>
        <w:instrText xml:space="preserve"> REF _Ref435336589 \r \h </w:instrText>
      </w:r>
      <w:r>
        <w:fldChar w:fldCharType="separate"/>
      </w:r>
      <w:r w:rsidR="0093447A">
        <w:t>3.10.8</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93447A">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93447A">
        <w:t>3.10.35</w:t>
      </w:r>
      <w:r w:rsidR="00466318">
        <w:fldChar w:fldCharType="end"/>
      </w:r>
      <w:r>
        <w:t>.</w:t>
      </w:r>
    </w:p>
    <w:p w14:paraId="13F05971" w14:textId="77777777" w:rsidR="00F6381E" w:rsidRDefault="00AF4284" w:rsidP="00F6381E">
      <w:pPr>
        <w:pStyle w:val="Heading4"/>
      </w:pPr>
      <w:bookmarkStart w:id="921" w:name="_Toc442109085"/>
      <w:r>
        <w:t>BCCP</w:t>
      </w:r>
      <w:r w:rsidR="00F6381E">
        <w:t xml:space="preserve"> current record</w:t>
      </w:r>
      <w:bookmarkEnd w:id="921"/>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lastRenderedPageBreak/>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922" w:name="_Toc442109086"/>
      <w:r>
        <w:t>BCCP</w:t>
      </w:r>
      <w:r w:rsidR="00F6381E">
        <w:t xml:space="preserve"> history record</w:t>
      </w:r>
      <w:bookmarkEnd w:id="922"/>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923" w:name="_Ref435336648"/>
      <w:bookmarkStart w:id="924" w:name="_Toc442109087"/>
      <w:r>
        <w:t>Create a new revision of a BCCP</w:t>
      </w:r>
      <w:bookmarkEnd w:id="923"/>
      <w:bookmarkEnd w:id="924"/>
    </w:p>
    <w:p w14:paraId="15EF4DC1" w14:textId="77777777" w:rsidR="002335D8" w:rsidRDefault="002335D8" w:rsidP="002335D8">
      <w:r>
        <w:t>Pre-condition: The user is an owner of the BCCP. The BCCP is in the Published state.</w:t>
      </w:r>
    </w:p>
    <w:p w14:paraId="1886997E" w14:textId="77777777"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975E2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975E2D">
        <w:t>3.10.35</w:t>
      </w:r>
      <w:r w:rsidR="00975E2D">
        <w:fldChar w:fldCharType="end"/>
      </w:r>
      <w:r w:rsidR="00975E2D">
        <w:t>.</w:t>
      </w:r>
    </w:p>
    <w:p w14:paraId="7EBB28F9" w14:textId="77777777" w:rsidR="002335D8" w:rsidRDefault="002335D8" w:rsidP="002335D8"/>
    <w:p w14:paraId="6D1FCD1E" w14:textId="77777777"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93447A">
        <w:t>3.10.41</w:t>
      </w:r>
      <w:r>
        <w:fldChar w:fldCharType="end"/>
      </w:r>
      <w:r>
        <w:t xml:space="preserve"> </w:t>
      </w:r>
      <w:r>
        <w:fldChar w:fldCharType="begin"/>
      </w:r>
      <w:r>
        <w:instrText xml:space="preserve"> REF _Ref437668751 \h </w:instrText>
      </w:r>
      <w:r>
        <w:fldChar w:fldCharType="separate"/>
      </w:r>
      <w:r w:rsidR="0093447A">
        <w:t>Event notification</w:t>
      </w:r>
      <w:r>
        <w:fldChar w:fldCharType="end"/>
      </w:r>
      <w:r>
        <w:t>.</w:t>
      </w:r>
    </w:p>
    <w:p w14:paraId="780CF10E" w14:textId="77777777" w:rsidR="00466318" w:rsidRDefault="00466318" w:rsidP="00466318">
      <w:pPr>
        <w:pStyle w:val="Heading3"/>
      </w:pPr>
      <w:bookmarkStart w:id="925" w:name="_Toc442109088"/>
      <w:r>
        <w:t>Edit a BCCP</w:t>
      </w:r>
      <w:bookmarkEnd w:id="925"/>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77777777"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93447A">
        <w:t>3.10.35.2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93447A">
        <w:t>3.10.31</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02349C">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02349C">
        <w:t>3.10.35</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r>
        <w:lastRenderedPageBreak/>
        <w:t>Discard a revision of a BCCP</w:t>
      </w:r>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7777777"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926" w:name="_Ref438059941"/>
      <w:bookmarkStart w:id="927" w:name="_Toc442109090"/>
      <w:r>
        <w:t>Change BCCP state</w:t>
      </w:r>
      <w:bookmarkEnd w:id="926"/>
      <w:bookmarkEnd w:id="927"/>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928" w:name="_Toc442109091"/>
      <w:r>
        <w:t>Change from Editing to Candidate state</w:t>
      </w:r>
      <w:bookmarkEnd w:id="928"/>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929" w:name="_Ref438116554"/>
      <w:bookmarkStart w:id="930" w:name="_Toc442109092"/>
      <w:r>
        <w:t>Change from Candidate to Editing state</w:t>
      </w:r>
      <w:bookmarkEnd w:id="929"/>
      <w:bookmarkEnd w:id="930"/>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931" w:name="_Toc442109093"/>
      <w:r>
        <w:t>Change from Candidate to Published state</w:t>
      </w:r>
      <w:bookmarkEnd w:id="931"/>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lastRenderedPageBreak/>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932" w:name="_Toc442109097"/>
      <w:r>
        <w:t>Review a CC</w:t>
      </w:r>
      <w:bookmarkEnd w:id="932"/>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933" w:name="_Toc442109098"/>
      <w:r>
        <w:t>Undoing</w:t>
      </w:r>
      <w:bookmarkEnd w:id="933"/>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934" w:name="_Ref437668747"/>
      <w:bookmarkStart w:id="935" w:name="_Ref437668751"/>
      <w:bookmarkStart w:id="936" w:name="_Toc442109099"/>
      <w:r>
        <w:t xml:space="preserve">Event </w:t>
      </w:r>
      <w:commentRangeStart w:id="937"/>
      <w:r>
        <w:t>notification</w:t>
      </w:r>
      <w:bookmarkEnd w:id="934"/>
      <w:bookmarkEnd w:id="935"/>
      <w:bookmarkEnd w:id="936"/>
      <w:commentRangeEnd w:id="937"/>
      <w:r w:rsidR="00EB10A1">
        <w:rPr>
          <w:rStyle w:val="CommentReference"/>
          <w:b w:val="0"/>
        </w:rPr>
        <w:commentReference w:id="937"/>
      </w:r>
    </w:p>
    <w:p w14:paraId="65B8E722" w14:textId="77777777" w:rsidR="006C6778" w:rsidRDefault="006549A6" w:rsidP="00B24770">
      <w:pPr>
        <w:pStyle w:val="Heading4"/>
      </w:pPr>
      <w:bookmarkStart w:id="938" w:name="_Toc442109100"/>
      <w:r>
        <w:t>System c</w:t>
      </w:r>
      <w:r w:rsidR="00B24770">
        <w:t>onfigura</w:t>
      </w:r>
      <w:r>
        <w:t>ble</w:t>
      </w:r>
      <w:r w:rsidR="00B24770">
        <w:t xml:space="preserve"> parameters</w:t>
      </w:r>
      <w:bookmarkEnd w:id="938"/>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r>
        <w:t>Notification options</w:t>
      </w:r>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lastRenderedPageBreak/>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77777777" w:rsidR="001A0BB2" w:rsidRDefault="001A0BB2" w:rsidP="001A0BB2">
      <w:pPr>
        <w:pStyle w:val="Caption"/>
      </w:pPr>
      <w:bookmarkStart w:id="939" w:name="_Ref442171829"/>
      <w:r>
        <w:t xml:space="preserve">Figure </w:t>
      </w:r>
      <w:fldSimple w:instr=" SEQ Figure \* ARABIC ">
        <w:r w:rsidR="0093447A">
          <w:rPr>
            <w:noProof/>
          </w:rPr>
          <w:t>15</w:t>
        </w:r>
      </w:fldSimple>
      <w:bookmarkEnd w:id="939"/>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7777777"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549A6">
        <w:t xml:space="preserve">Figure </w:t>
      </w:r>
      <w:r w:rsidR="006549A6">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940" w:name="_Toc442109101"/>
      <w:r>
        <w:t>Event Data Structure</w:t>
      </w:r>
      <w:bookmarkEnd w:id="940"/>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lastRenderedPageBreak/>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941" w:name="_Ref405565352"/>
      <w:bookmarkStart w:id="942" w:name="_Toc442109102"/>
      <w:r>
        <w:t>Generate GUID</w:t>
      </w:r>
      <w:bookmarkEnd w:id="941"/>
      <w:bookmarkEnd w:id="942"/>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943"/>
      <w:r>
        <w:t>idea</w:t>
      </w:r>
      <w:commentRangeEnd w:id="943"/>
      <w:r>
        <w:rPr>
          <w:rStyle w:val="CommentReference"/>
        </w:rPr>
        <w:commentReference w:id="943"/>
      </w:r>
      <w:r>
        <w:t>.</w:t>
      </w:r>
    </w:p>
    <w:p w14:paraId="4AB4568A" w14:textId="77777777" w:rsidR="00E3560D" w:rsidRPr="00E3560D" w:rsidRDefault="00E3560D" w:rsidP="00EF6FC8"/>
    <w:p w14:paraId="0368C035" w14:textId="77777777" w:rsidR="00E3560D" w:rsidRDefault="00053C8D" w:rsidP="00053C8D">
      <w:pPr>
        <w:pStyle w:val="Heading2"/>
        <w:rPr>
          <w:ins w:id="944" w:author="Serm Kulvatunyou" w:date="2016-04-25T16:14:00Z"/>
        </w:rPr>
      </w:pPr>
      <w:ins w:id="945" w:author="Serm Kulvatunyou" w:date="2016-04-25T16:14:00Z">
        <w:r>
          <w:t>Export an OAGIS Model Schema</w:t>
        </w:r>
      </w:ins>
    </w:p>
    <w:p w14:paraId="64A25D16" w14:textId="77777777" w:rsidR="00053C8D" w:rsidRDefault="00053C8D" w:rsidP="00053C8D">
      <w:pPr>
        <w:rPr>
          <w:ins w:id="946" w:author="Serm Kulvatunyou" w:date="2016-04-25T16:21:00Z"/>
        </w:rPr>
      </w:pPr>
      <w:ins w:id="947" w:author="Serm Kulvatunyou" w:date="2016-04-25T16:21:00Z">
        <w:r>
          <w:t>Overall flow</w:t>
        </w:r>
        <w:r>
          <w:br/>
        </w:r>
      </w:ins>
    </w:p>
    <w:p w14:paraId="43D9F8CC" w14:textId="77777777" w:rsidR="00053C8D" w:rsidRPr="00053C8D" w:rsidRDefault="00053C8D" w:rsidP="00053C8D">
      <w:ins w:id="948" w:author="Serm Kulvatunyou" w:date="2016-04-25T16:21:00Z">
        <w:r>
          <w:t>Export</w:t>
        </w:r>
      </w:ins>
    </w:p>
    <w:p w14:paraId="1C2A81DA" w14:textId="77777777" w:rsidR="00C210C4" w:rsidRDefault="007A3A38" w:rsidP="00C210C4">
      <w:pPr>
        <w:pStyle w:val="Heading1"/>
      </w:pPr>
      <w:bookmarkStart w:id="949" w:name="_Ref409514618"/>
      <w:bookmarkStart w:id="950" w:name="_Toc442109103"/>
      <w:bookmarkEnd w:id="28"/>
      <w:bookmarkEnd w:id="29"/>
      <w:bookmarkEnd w:id="30"/>
      <w:bookmarkEnd w:id="31"/>
      <w:r>
        <w:lastRenderedPageBreak/>
        <w:t>Configuration</w:t>
      </w:r>
      <w:r w:rsidR="00C210C4">
        <w:t xml:space="preserve"> File</w:t>
      </w:r>
      <w:bookmarkEnd w:id="949"/>
      <w:bookmarkEnd w:id="950"/>
    </w:p>
    <w:p w14:paraId="25C45692" w14:textId="77777777" w:rsidR="0004794B" w:rsidRDefault="000D692F" w:rsidP="00E209B5">
      <w:pPr>
        <w:pStyle w:val="Heading2"/>
      </w:pPr>
      <w:bookmarkStart w:id="951" w:name="_Toc442109104"/>
      <w:bookmarkStart w:id="952" w:name="_Ref408499636"/>
      <w:r>
        <w:t xml:space="preserve">SQL for </w:t>
      </w:r>
      <w:r w:rsidR="00063568">
        <w:t xml:space="preserve">Top-level </w:t>
      </w:r>
      <w:r>
        <w:t>Concept</w:t>
      </w:r>
      <w:bookmarkEnd w:id="951"/>
      <w:r w:rsidR="00063568">
        <w:t xml:space="preserve"> </w:t>
      </w:r>
      <w:bookmarkEnd w:id="952"/>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77777777" w:rsidR="00063568" w:rsidRPr="00063568" w:rsidRDefault="00063568" w:rsidP="00063568">
      <w:r w:rsidRPr="00063568">
        <w:rPr>
          <w:rStyle w:val="CodeChar"/>
        </w:rPr>
        <w:t>&lt;topLevelA</w:t>
      </w:r>
      <w:r w:rsidR="003B7956">
        <w:rPr>
          <w:rStyle w:val="CodeChar"/>
        </w:rPr>
        <w:t>sccp</w:t>
      </w:r>
      <w:r w:rsidRPr="00063568">
        <w:rPr>
          <w:rStyle w:val="CodeChar"/>
        </w:rPr>
        <w:t>Sql&gt;select * from A</w:t>
      </w:r>
      <w:r w:rsidR="003B7956">
        <w:rPr>
          <w:rStyle w:val="CodeChar"/>
        </w:rPr>
        <w:t>S</w:t>
      </w:r>
      <w:r w:rsidRPr="00063568">
        <w:rPr>
          <w:rStyle w:val="CodeChar"/>
        </w:rPr>
        <w:t>CC</w:t>
      </w:r>
      <w:r w:rsidR="003B7956">
        <w:rPr>
          <w:rStyle w:val="CodeChar"/>
        </w:rPr>
        <w:t>P</w:t>
      </w:r>
      <w:r w:rsidRPr="00063568">
        <w:rPr>
          <w:rStyle w:val="CodeChar"/>
        </w:rPr>
        <w:t xml:space="preserve"> where Module != “Components” and Module != “Meta” and Module != “Noun” and Module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953" w:name="_Ref408321941"/>
      <w:bookmarkStart w:id="954" w:name="_Toc442109105"/>
      <w:r>
        <w:t>Exp</w:t>
      </w:r>
      <w:r w:rsidR="00B761C8">
        <w:t>r</w:t>
      </w:r>
      <w:r>
        <w:t>ession type mapping display configuration</w:t>
      </w:r>
      <w:bookmarkEnd w:id="953"/>
      <w:bookmarkEnd w:id="954"/>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955" w:name="_Toc442109106"/>
      <w:r>
        <w:rPr>
          <w:rStyle w:val="CodeChar"/>
        </w:rPr>
        <w:t>UI related variables</w:t>
      </w:r>
      <w:bookmarkEnd w:id="955"/>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lastRenderedPageBreak/>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956" w:name="_Toc442109107"/>
      <w:r>
        <w:lastRenderedPageBreak/>
        <w:t>Logical View</w:t>
      </w:r>
      <w:bookmarkEnd w:id="956"/>
    </w:p>
    <w:p w14:paraId="343484E2" w14:textId="77777777" w:rsidR="00EB50BD" w:rsidRDefault="00225519" w:rsidP="00EB50BD">
      <w:pPr>
        <w:pStyle w:val="Heading2"/>
      </w:pPr>
      <w:bookmarkStart w:id="957" w:name="_Toc442109108"/>
      <w:r>
        <w:t>Overview</w:t>
      </w:r>
      <w:bookmarkEnd w:id="957"/>
    </w:p>
    <w:p w14:paraId="5DDAA9B1" w14:textId="77777777" w:rsidR="00D518F0" w:rsidRDefault="00D518F0" w:rsidP="00D518F0">
      <w:pPr>
        <w:pStyle w:val="Heading2"/>
      </w:pPr>
      <w:bookmarkStart w:id="958" w:name="_Toc492766852"/>
      <w:bookmarkStart w:id="959" w:name="_Toc110227497"/>
      <w:bookmarkStart w:id="960" w:name="_Toc442109109"/>
      <w:r>
        <w:t>Design Packages</w:t>
      </w:r>
      <w:bookmarkEnd w:id="958"/>
      <w:bookmarkEnd w:id="959"/>
      <w:bookmarkEnd w:id="960"/>
    </w:p>
    <w:p w14:paraId="28ACD21B" w14:textId="77777777" w:rsidR="00E3071F" w:rsidRDefault="00E3071F" w:rsidP="00E3071F">
      <w:pPr>
        <w:pStyle w:val="Heading1"/>
      </w:pPr>
      <w:bookmarkStart w:id="961" w:name="_Toc442109110"/>
      <w:r>
        <w:lastRenderedPageBreak/>
        <w:t>Process View</w:t>
      </w:r>
      <w:bookmarkEnd w:id="961"/>
    </w:p>
    <w:p w14:paraId="09051161" w14:textId="77777777" w:rsidR="00E3071F" w:rsidRDefault="00E3071F" w:rsidP="00E3071F">
      <w:pPr>
        <w:pStyle w:val="Heading1"/>
      </w:pPr>
      <w:bookmarkStart w:id="962" w:name="_Toc442109111"/>
      <w:r>
        <w:lastRenderedPageBreak/>
        <w:t>Deployment View</w:t>
      </w:r>
      <w:bookmarkEnd w:id="962"/>
    </w:p>
    <w:p w14:paraId="2278793A" w14:textId="77777777" w:rsidR="00E3071F" w:rsidRDefault="00E3071F" w:rsidP="00E3071F">
      <w:pPr>
        <w:pStyle w:val="Heading1"/>
      </w:pPr>
      <w:bookmarkStart w:id="963" w:name="_Toc442109112"/>
      <w:r>
        <w:lastRenderedPageBreak/>
        <w:t>Implementation View</w:t>
      </w:r>
      <w:bookmarkEnd w:id="963"/>
    </w:p>
    <w:p w14:paraId="02CF6863" w14:textId="77777777" w:rsidR="0033077A" w:rsidRDefault="0033077A" w:rsidP="0033077A">
      <w:pPr>
        <w:pStyle w:val="Heading2"/>
      </w:pPr>
      <w:bookmarkStart w:id="964" w:name="_Toc442109113"/>
      <w:r>
        <w:t>Overview</w:t>
      </w:r>
      <w:bookmarkEnd w:id="964"/>
    </w:p>
    <w:p w14:paraId="69E447EC" w14:textId="77777777" w:rsidR="0033077A" w:rsidRDefault="0033077A" w:rsidP="0033077A">
      <w:pPr>
        <w:pStyle w:val="Heading2"/>
      </w:pPr>
      <w:bookmarkStart w:id="965" w:name="_Toc442109114"/>
      <w:r>
        <w:t>Layers</w:t>
      </w:r>
      <w:bookmarkEnd w:id="965"/>
    </w:p>
    <w:p w14:paraId="75A81E25" w14:textId="77777777" w:rsidR="0033077A" w:rsidRDefault="0033077A" w:rsidP="0033077A">
      <w:pPr>
        <w:pStyle w:val="Heading3"/>
      </w:pPr>
      <w:bookmarkStart w:id="966" w:name="_Toc442109115"/>
      <w:r>
        <w:t>Presentation Layer</w:t>
      </w:r>
      <w:bookmarkEnd w:id="966"/>
    </w:p>
    <w:p w14:paraId="4D997A7C" w14:textId="77777777" w:rsidR="0033077A" w:rsidRDefault="0033077A" w:rsidP="0033077A">
      <w:pPr>
        <w:pStyle w:val="Heading3"/>
      </w:pPr>
      <w:bookmarkStart w:id="967" w:name="_Toc442109116"/>
      <w:r>
        <w:t>Control layer</w:t>
      </w:r>
      <w:bookmarkEnd w:id="967"/>
    </w:p>
    <w:p w14:paraId="13FCC96E" w14:textId="77777777" w:rsidR="0033077A" w:rsidRDefault="0033077A" w:rsidP="0033077A">
      <w:pPr>
        <w:pStyle w:val="Heading3"/>
      </w:pPr>
      <w:bookmarkStart w:id="968" w:name="_Toc442109117"/>
      <w:r>
        <w:t>Resource Layer</w:t>
      </w:r>
      <w:bookmarkEnd w:id="968"/>
    </w:p>
    <w:p w14:paraId="63C84764" w14:textId="77777777" w:rsidR="0033077A" w:rsidRDefault="0033077A" w:rsidP="0033077A">
      <w:pPr>
        <w:pStyle w:val="Heading3"/>
      </w:pPr>
      <w:bookmarkStart w:id="969" w:name="_Toc442109118"/>
      <w:r>
        <w:t>Domain Layer</w:t>
      </w:r>
      <w:bookmarkEnd w:id="969"/>
    </w:p>
    <w:p w14:paraId="1567BDA5" w14:textId="77777777" w:rsidR="0033077A" w:rsidRDefault="0033077A" w:rsidP="0033077A">
      <w:pPr>
        <w:pStyle w:val="Heading3"/>
      </w:pPr>
      <w:bookmarkStart w:id="970" w:name="_Toc442109119"/>
      <w:r>
        <w:t>Common Layer</w:t>
      </w:r>
      <w:bookmarkEnd w:id="970"/>
    </w:p>
    <w:p w14:paraId="47E30F26" w14:textId="77777777" w:rsidR="00E047B2" w:rsidRDefault="00E047B2" w:rsidP="00E047B2">
      <w:pPr>
        <w:pStyle w:val="Heading1"/>
      </w:pPr>
      <w:bookmarkStart w:id="971" w:name="_Toc442109120"/>
      <w:r>
        <w:lastRenderedPageBreak/>
        <w:t>Data View</w:t>
      </w:r>
      <w:bookmarkEnd w:id="971"/>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9" w:author="Serm Kulvatunyou" w:date="2016-02-19T15:06:00Z" w:initials="SK4">
    <w:p w14:paraId="1CA858BA" w14:textId="77777777" w:rsidR="008E36A2" w:rsidRDefault="008E36A2">
      <w:pPr>
        <w:pStyle w:val="CommentText"/>
      </w:pPr>
      <w:r>
        <w:rPr>
          <w:rStyle w:val="CommentReference"/>
        </w:rPr>
        <w:annotationRef/>
      </w:r>
      <w:r>
        <w:t xml:space="preserve">2016/02/09:Serm: Here only the current record is populated. Need to come back to take care of the history record later. </w:t>
      </w:r>
    </w:p>
  </w:comment>
  <w:comment w:id="53" w:author="Kulvatunyou, Boonserm n." w:date="2016-02-19T15:06:00Z" w:initials="KBn">
    <w:p w14:paraId="01608CB3" w14:textId="77777777" w:rsidR="008E36A2" w:rsidRDefault="008E36A2">
      <w:pPr>
        <w:pStyle w:val="CommentText"/>
      </w:pPr>
      <w:r>
        <w:rPr>
          <w:rStyle w:val="CommentReference"/>
        </w:rPr>
        <w:annotationRef/>
      </w:r>
      <w:r>
        <w:t>I map Double to both xsd:double and xsd:float. This compatibility is not captured in the types hierarchy.</w:t>
      </w:r>
    </w:p>
  </w:comment>
  <w:comment w:id="54" w:author="Kulvatunyou, Boonserm (Fed)" w:date="2016-05-27T07:01:00Z" w:initials="KB(">
    <w:p w14:paraId="5ABCA9AE" w14:textId="1AFB31B1" w:rsidR="0047227C" w:rsidRDefault="0047227C">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47227C" w:rsidRDefault="0047227C">
      <w:pPr>
        <w:pStyle w:val="CommentText"/>
      </w:pPr>
    </w:p>
    <w:p w14:paraId="47BF923F" w14:textId="584F3272" w:rsidR="0047227C" w:rsidRDefault="0047227C">
      <w:pPr>
        <w:pStyle w:val="CommentText"/>
      </w:pPr>
      <w:r>
        <w:t>The idea is still to allow the user to do restriction based on the xsd built-in type hierarchy, which is why I did not do explicit mapping between the String primitive and all subtypes of the xsd:string.</w:t>
      </w:r>
      <w:r w:rsidR="00861B7D">
        <w:t xml:space="preserve"> And also when OAGIS uses xsd:string, I usually have it points to 3 CDT primitives, String, NormalizedString, and Token already.</w:t>
      </w:r>
    </w:p>
  </w:comment>
  <w:comment w:id="55" w:author="Kulvatunyou, Boonserm n." w:date="2016-02-19T15:06:00Z" w:initials="KBn">
    <w:p w14:paraId="70025A2F" w14:textId="77777777" w:rsidR="008E36A2" w:rsidRDefault="008E36A2">
      <w:pPr>
        <w:pStyle w:val="CommentText"/>
      </w:pPr>
      <w:r>
        <w:rPr>
          <w:rStyle w:val="CommentReference"/>
        </w:rPr>
        <w:annotationRef/>
      </w:r>
      <w:r>
        <w:t xml:space="preserve">The pattern type is used in OAGIS. </w:t>
      </w:r>
    </w:p>
  </w:comment>
  <w:comment w:id="61" w:author="Kulvatunyou, Boonserm n." w:date="2016-02-19T15:06:00Z" w:initials="KBn">
    <w:p w14:paraId="254AAEE5" w14:textId="77777777" w:rsidR="008E36A2" w:rsidRDefault="008E36A2" w:rsidP="003F7F36">
      <w:pPr>
        <w:pStyle w:val="CommentText"/>
      </w:pPr>
      <w:r>
        <w:rPr>
          <w:rStyle w:val="CommentReference"/>
        </w:rPr>
        <w:annotationRef/>
      </w:r>
      <w:r>
        <w:t>Import this as a code list or create a separate set of tables that behave like code list tables?</w:t>
      </w:r>
    </w:p>
    <w:p w14:paraId="3D2442E9" w14:textId="77777777" w:rsidR="008E36A2" w:rsidRDefault="008E36A2" w:rsidP="003F7F36">
      <w:pPr>
        <w:pStyle w:val="CommentText"/>
      </w:pPr>
    </w:p>
    <w:p w14:paraId="3327B591" w14:textId="77777777" w:rsidR="008E36A2" w:rsidRDefault="008E36A2" w:rsidP="003F7F36">
      <w:pPr>
        <w:pStyle w:val="CommentText"/>
      </w:pPr>
      <w:r>
        <w:t>Also do we have to deal with ISO20022 folder?</w:t>
      </w:r>
    </w:p>
    <w:p w14:paraId="156D5C1D" w14:textId="77777777" w:rsidR="008E36A2" w:rsidRDefault="008E36A2" w:rsidP="003F7F36">
      <w:pPr>
        <w:pStyle w:val="CommentText"/>
      </w:pPr>
    </w:p>
    <w:p w14:paraId="1F736F3F" w14:textId="77777777" w:rsidR="008E36A2" w:rsidRDefault="008E36A2" w:rsidP="003F7F36">
      <w:pPr>
        <w:pStyle w:val="CommentText"/>
      </w:pPr>
      <w:r>
        <w:t>&lt;serm&gt;6/24/2014: Per discussion, the agency_id_list and agency_id_list_value is created to handle this.</w:t>
      </w:r>
    </w:p>
    <w:p w14:paraId="2A7F8BE5" w14:textId="77777777" w:rsidR="008E36A2" w:rsidRDefault="008E36A2" w:rsidP="003F7F36">
      <w:pPr>
        <w:pStyle w:val="CommentText"/>
      </w:pPr>
    </w:p>
    <w:p w14:paraId="7A269905" w14:textId="77777777" w:rsidR="008E36A2" w:rsidRDefault="008E36A2" w:rsidP="003F7F36">
      <w:pPr>
        <w:pStyle w:val="CommentText"/>
      </w:pPr>
      <w:r>
        <w:t>We do not need to deal with ISO20022 for now.</w:t>
      </w:r>
    </w:p>
    <w:p w14:paraId="35C943F0" w14:textId="77777777" w:rsidR="008E36A2" w:rsidRDefault="008E36A2" w:rsidP="003F7F36">
      <w:pPr>
        <w:pStyle w:val="CommentText"/>
      </w:pPr>
      <w:r>
        <w:t>&lt;/serm&gt;</w:t>
      </w:r>
    </w:p>
  </w:comment>
  <w:comment w:id="63" w:author="Kulvatunyou, Boonserm n." w:date="2016-02-19T15:06:00Z" w:initials="KBn">
    <w:p w14:paraId="0540100E" w14:textId="77777777" w:rsidR="008E36A2" w:rsidRDefault="008E36A2"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8E36A2" w:rsidRDefault="008E36A2" w:rsidP="00853246">
      <w:pPr>
        <w:pStyle w:val="CommentText"/>
      </w:pPr>
    </w:p>
    <w:p w14:paraId="7AF5C85B" w14:textId="77777777" w:rsidR="008E36A2" w:rsidRDefault="008E36A2" w:rsidP="00853246">
      <w:pPr>
        <w:pStyle w:val="CommentText"/>
      </w:pPr>
      <w:r>
        <w:t>&lt;serm&gt;4/13/2015: No issue.&lt;/serm&gt;</w:t>
      </w:r>
    </w:p>
    <w:p w14:paraId="42143ADA" w14:textId="77777777" w:rsidR="008E36A2" w:rsidRDefault="008E36A2">
      <w:pPr>
        <w:pStyle w:val="CommentText"/>
      </w:pPr>
    </w:p>
  </w:comment>
  <w:comment w:id="64" w:author="Kulvatunyou, Boonserm n." w:date="2016-02-19T15:06:00Z" w:initials="KBn">
    <w:p w14:paraId="1D229756" w14:textId="77777777" w:rsidR="008E36A2" w:rsidRDefault="008E36A2">
      <w:pPr>
        <w:pStyle w:val="CommentText"/>
      </w:pPr>
      <w:r>
        <w:rPr>
          <w:rStyle w:val="CommentReference"/>
        </w:rPr>
        <w:annotationRef/>
      </w:r>
      <w:r>
        <w:t>The “clm” prefix in the name will be hardcoded in the generator.</w:t>
      </w:r>
    </w:p>
  </w:comment>
  <w:comment w:id="77" w:author="Kulvatunyou, Boonserm n." w:date="2016-02-19T15:06:00Z" w:initials="KBn">
    <w:p w14:paraId="5314856C" w14:textId="77777777" w:rsidR="008E36A2" w:rsidRDefault="008E36A2" w:rsidP="00EE18A6">
      <w:pPr>
        <w:pStyle w:val="CommentText"/>
      </w:pPr>
      <w:r>
        <w:rPr>
          <w:rStyle w:val="CommentReference"/>
        </w:rPr>
        <w:annotationRef/>
      </w:r>
      <w:r>
        <w:t>Validate this with OAG people. Whether the /@name could be tokenized or assembled from other fields in some way?</w:t>
      </w:r>
    </w:p>
    <w:p w14:paraId="554F6F80" w14:textId="77777777" w:rsidR="008E36A2" w:rsidRDefault="008E36A2" w:rsidP="00EE18A6">
      <w:pPr>
        <w:pStyle w:val="CommentText"/>
      </w:pPr>
    </w:p>
    <w:p w14:paraId="63757796" w14:textId="77777777" w:rsidR="008E36A2" w:rsidRDefault="008E36A2"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8E36A2" w:rsidRDefault="008E36A2" w:rsidP="00EE18A6">
      <w:pPr>
        <w:pStyle w:val="CommentText"/>
      </w:pPr>
    </w:p>
    <w:p w14:paraId="50036FF6" w14:textId="77777777" w:rsidR="008E36A2" w:rsidRDefault="008E36A2" w:rsidP="00EE18A6">
      <w:pPr>
        <w:pStyle w:val="CommentText"/>
      </w:pPr>
      <w:r>
        <w:t>&lt;serm&gt;7/28/2014:Resolved. Above proposal is ok.</w:t>
      </w:r>
    </w:p>
  </w:comment>
  <w:comment w:id="78" w:author="Kulvatunyou, Boonserm n." w:date="2016-02-19T15:06:00Z" w:initials="KBn">
    <w:p w14:paraId="2EEB18BE" w14:textId="77777777" w:rsidR="008E36A2" w:rsidRDefault="008E36A2"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8E36A2" w:rsidRDefault="008E36A2" w:rsidP="00EE18A6">
      <w:pPr>
        <w:pStyle w:val="CommentText"/>
      </w:pPr>
    </w:p>
    <w:p w14:paraId="6ACFF046" w14:textId="77777777" w:rsidR="008E36A2" w:rsidRDefault="008E36A2" w:rsidP="00EE18A6">
      <w:pPr>
        <w:pStyle w:val="CommentText"/>
      </w:pPr>
      <w:r>
        <w:t>&lt;serm&gt;6/18/2014 – Still need to ask whether we expect several kinds of ID list.</w:t>
      </w:r>
    </w:p>
    <w:p w14:paraId="46419DF9" w14:textId="77777777" w:rsidR="008E36A2" w:rsidRDefault="008E36A2" w:rsidP="00EE18A6">
      <w:pPr>
        <w:pStyle w:val="CommentText"/>
      </w:pPr>
      <w:r>
        <w:t>&lt;serm&gt;7/8/2014: resolved.</w:t>
      </w:r>
    </w:p>
  </w:comment>
  <w:comment w:id="79" w:author="Kulvatunyou, Boonserm n." w:date="2016-02-19T15:06:00Z" w:initials="KBn">
    <w:p w14:paraId="5E562CB3" w14:textId="77777777" w:rsidR="008E36A2" w:rsidRDefault="008E36A2" w:rsidP="00EE18A6">
      <w:pPr>
        <w:pStyle w:val="CommentText"/>
      </w:pPr>
      <w:r>
        <w:rPr>
          <w:rStyle w:val="CommentReference"/>
        </w:rPr>
        <w:annotationRef/>
      </w:r>
    </w:p>
    <w:p w14:paraId="2AFDC7AA" w14:textId="77777777" w:rsidR="008E36A2" w:rsidRDefault="008E36A2"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8E36A2" w:rsidRDefault="008E36A2" w:rsidP="00EE18A6">
      <w:pPr>
        <w:pStyle w:val="CommentText"/>
      </w:pPr>
    </w:p>
    <w:p w14:paraId="3B580A3E" w14:textId="77777777" w:rsidR="008E36A2" w:rsidRDefault="008E36A2" w:rsidP="00EE18A6">
      <w:pPr>
        <w:pStyle w:val="CommentText"/>
      </w:pPr>
      <w:r>
        <w:t>&lt;serm&gt;7/17/2014: Resolved. This work will use version 13A and OAGIS will upgrade that in the latter release.&lt;/serm&gt;</w:t>
      </w:r>
    </w:p>
  </w:comment>
  <w:comment w:id="149" w:author="Kulvatunyou, Boonserm n." w:date="2016-02-19T15:06:00Z" w:initials="KBn">
    <w:p w14:paraId="3B8DBB46" w14:textId="77777777" w:rsidR="008E36A2" w:rsidRDefault="008E36A2">
      <w:pPr>
        <w:pStyle w:val="CommentText"/>
      </w:pPr>
      <w:r>
        <w:rPr>
          <w:rStyle w:val="CommentReference"/>
        </w:rPr>
        <w:annotationRef/>
      </w:r>
      <w:r>
        <w:t>Validate with OAG.</w:t>
      </w:r>
    </w:p>
    <w:p w14:paraId="47564299" w14:textId="77777777" w:rsidR="008E36A2" w:rsidRDefault="008E36A2">
      <w:pPr>
        <w:pStyle w:val="CommentText"/>
      </w:pPr>
    </w:p>
    <w:p w14:paraId="5345BD13" w14:textId="77777777" w:rsidR="008E36A2" w:rsidRDefault="008E36A2">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8E36A2" w:rsidRDefault="008E36A2">
      <w:pPr>
        <w:pStyle w:val="CommentText"/>
      </w:pPr>
    </w:p>
    <w:p w14:paraId="27062904" w14:textId="77777777" w:rsidR="008E36A2" w:rsidRDefault="008E36A2">
      <w:pPr>
        <w:pStyle w:val="CommentText"/>
      </w:pPr>
      <w:r>
        <w:t>&lt;serm&gt;7/6/2014: Resolved in the meeting to start with 1.0 for all components.</w:t>
      </w:r>
    </w:p>
    <w:p w14:paraId="326036F3" w14:textId="77777777" w:rsidR="008E36A2" w:rsidRDefault="008E36A2">
      <w:pPr>
        <w:pStyle w:val="CommentText"/>
      </w:pPr>
      <w:r>
        <w:t>&lt;/serm&gt;</w:t>
      </w:r>
    </w:p>
  </w:comment>
  <w:comment w:id="150" w:author="Kulvatunyou, Boonserm n." w:date="2016-02-19T15:06:00Z" w:initials="KBn">
    <w:p w14:paraId="3028E078" w14:textId="77777777" w:rsidR="008E36A2" w:rsidRDefault="008E36A2">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8E36A2" w:rsidRDefault="008E36A2">
      <w:pPr>
        <w:pStyle w:val="CommentText"/>
      </w:pPr>
    </w:p>
    <w:p w14:paraId="253322D6" w14:textId="77777777" w:rsidR="008E36A2" w:rsidRDefault="008E36A2">
      <w:pPr>
        <w:pStyle w:val="CommentText"/>
      </w:pPr>
      <w:r>
        <w:t>&lt;serm&gt;7/6/2014: Resolved  in the meeting. It is okay to keep UUID in the name.&lt;/serm&gt;</w:t>
      </w:r>
    </w:p>
  </w:comment>
  <w:comment w:id="190" w:author="Kulvatunyou, Boonserm n." w:date="2016-02-19T15:06:00Z" w:initials="KBn">
    <w:p w14:paraId="35CC31BA" w14:textId="77777777" w:rsidR="008E36A2" w:rsidRDefault="008E36A2">
      <w:pPr>
        <w:pStyle w:val="CommentText"/>
      </w:pPr>
      <w:r>
        <w:rPr>
          <w:rStyle w:val="CommentReference"/>
        </w:rPr>
        <w:annotationRef/>
      </w:r>
      <w:r>
        <w:t>&lt;serm&gt;7/22/2014: Reviewed this with OAG.</w:t>
      </w:r>
    </w:p>
    <w:p w14:paraId="759C7912" w14:textId="77777777" w:rsidR="008E36A2" w:rsidRDefault="008E36A2">
      <w:pPr>
        <w:pStyle w:val="CommentText"/>
      </w:pPr>
    </w:p>
    <w:p w14:paraId="0EDD92D7" w14:textId="77777777" w:rsidR="008E36A2" w:rsidRDefault="008E36A2">
      <w:pPr>
        <w:pStyle w:val="CommentText"/>
      </w:pPr>
      <w:r>
        <w:t>&lt;serm&gt;10/9/2014 – we went thru these. Mike thought they were reasonable. &lt;/serm&gt;</w:t>
      </w:r>
    </w:p>
  </w:comment>
  <w:comment w:id="191" w:author="Serm Kulvatunyou" w:date="2016-02-19T15:06:00Z" w:initials="SK4">
    <w:p w14:paraId="6556F9C6" w14:textId="77777777" w:rsidR="008E36A2" w:rsidRDefault="008E36A2">
      <w:pPr>
        <w:pStyle w:val="CommentText"/>
      </w:pPr>
      <w:r>
        <w:rPr>
          <w:rStyle w:val="CommentReference"/>
        </w:rPr>
        <w:annotationRef/>
      </w:r>
      <w:r>
        <w:t>Need to update????</w:t>
      </w:r>
    </w:p>
  </w:comment>
  <w:comment w:id="206" w:author="Serm Kulvatunyou" w:date="2016-02-25T23:31:00Z" w:initials="SK4">
    <w:p w14:paraId="54B91F8F" w14:textId="77777777" w:rsidR="008E36A2" w:rsidRDefault="008E36A2">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8E36A2" w:rsidRDefault="008E36A2" w:rsidP="002D7142"/>
    <w:p w14:paraId="5F3CFADD" w14:textId="77777777" w:rsidR="008E36A2" w:rsidRDefault="008E36A2" w:rsidP="002D7142">
      <w:r>
        <w:t xml:space="preserve">I think all BCCP using </w:t>
      </w:r>
      <w:r w:rsidRPr="002D7142">
        <w:rPr>
          <w:rStyle w:val="CodeChar"/>
        </w:rPr>
        <w:t>CodeType_1E7368</w:t>
      </w:r>
      <w:r>
        <w:t xml:space="preserve">  shall switch to use the CodeContentType.</w:t>
      </w:r>
    </w:p>
  </w:comment>
  <w:comment w:id="225" w:author="Serm Kulvatunyou" w:date="2016-02-25T23:33:00Z" w:initials="SK4">
    <w:p w14:paraId="4170DD02" w14:textId="77777777" w:rsidR="008E36A2" w:rsidRPr="00716258" w:rsidRDefault="008E36A2"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37" w:author="Kulvatunyou, Boonserm n." w:date="2016-02-19T15:06:00Z" w:initials="KBn">
    <w:p w14:paraId="21DB5EB5" w14:textId="77777777" w:rsidR="008E36A2" w:rsidRDefault="008E36A2">
      <w:pPr>
        <w:pStyle w:val="CommentText"/>
      </w:pPr>
      <w:r>
        <w:rPr>
          <w:rStyle w:val="CommentReference"/>
        </w:rPr>
        <w:annotationRef/>
      </w:r>
      <w:r>
        <w:t>&lt;serm&gt;7/22/2014: Review this with OAG.</w:t>
      </w:r>
    </w:p>
    <w:p w14:paraId="77CD1C71" w14:textId="77777777" w:rsidR="008E36A2" w:rsidRDefault="008E36A2">
      <w:pPr>
        <w:pStyle w:val="CommentText"/>
      </w:pPr>
    </w:p>
    <w:p w14:paraId="12C92153" w14:textId="77777777" w:rsidR="008E36A2" w:rsidRDefault="008E36A2">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47" w:author="Serm Kulvatunyou" w:date="2016-02-29T07:37:00Z" w:initials="SK4">
    <w:p w14:paraId="491033CF" w14:textId="77777777" w:rsidR="008E36A2" w:rsidRDefault="008E36A2">
      <w:pPr>
        <w:pStyle w:val="CommentText"/>
      </w:pPr>
      <w:r>
        <w:rPr>
          <w:rStyle w:val="CommentReference"/>
        </w:rPr>
        <w:annotationRef/>
      </w:r>
      <w:r>
        <w:t>This does not work for those default BDTs that ignore some SCs.</w:t>
      </w:r>
    </w:p>
  </w:comment>
  <w:comment w:id="249" w:author="Serm Kulvatunyou" w:date="2016-02-29T07:41:00Z" w:initials="SK4">
    <w:p w14:paraId="0DA0710E" w14:textId="77777777" w:rsidR="008E36A2" w:rsidRDefault="008E36A2">
      <w:pPr>
        <w:pStyle w:val="CommentText"/>
      </w:pPr>
      <w:r>
        <w:rPr>
          <w:rStyle w:val="CommentReference"/>
        </w:rPr>
        <w:annotationRef/>
      </w:r>
      <w:r>
        <w:t>Above paragraph is sufficient.</w:t>
      </w:r>
    </w:p>
  </w:comment>
  <w:comment w:id="260" w:author="Serm Kulvatunyou" w:date="2016-03-07T10:55:00Z" w:initials="SK4">
    <w:p w14:paraId="5F1DEC4B" w14:textId="77777777" w:rsidR="008E36A2" w:rsidRDefault="008E36A2">
      <w:pPr>
        <w:pStyle w:val="CommentText"/>
      </w:pPr>
      <w:r>
        <w:rPr>
          <w:rStyle w:val="CommentReference"/>
        </w:rPr>
        <w:annotationRef/>
      </w:r>
      <w:r>
        <w:t>Need to add columns for holding the SupplementaryComponentValueDomain documentation.?</w:t>
      </w:r>
    </w:p>
  </w:comment>
  <w:comment w:id="309" w:author="Kulvatunyou, Boonserm n." w:date="2016-02-19T15:06:00Z" w:initials="KBn">
    <w:p w14:paraId="19FEDAA8" w14:textId="77777777" w:rsidR="008E36A2" w:rsidRDefault="008E36A2" w:rsidP="00EC1EC8">
      <w:pPr>
        <w:pStyle w:val="CommentText"/>
      </w:pPr>
      <w:r>
        <w:rPr>
          <w:rStyle w:val="CommentReference"/>
        </w:rPr>
        <w:annotationRef/>
      </w:r>
      <w:r>
        <w:t>&lt;serm&gt;7/22/2014: Need double check with OAG.</w:t>
      </w:r>
    </w:p>
    <w:p w14:paraId="6117179A" w14:textId="77777777" w:rsidR="008E36A2" w:rsidRDefault="008E36A2" w:rsidP="00EC1EC8">
      <w:pPr>
        <w:pStyle w:val="CommentText"/>
      </w:pPr>
    </w:p>
    <w:p w14:paraId="4DF14E1B" w14:textId="77777777" w:rsidR="008E36A2" w:rsidRDefault="008E36A2" w:rsidP="00EC1EC8">
      <w:pPr>
        <w:pStyle w:val="CommentText"/>
      </w:pPr>
      <w:r>
        <w:t>&lt;serm&gt;7/29/2014: Resolved. Confirmed.</w:t>
      </w:r>
    </w:p>
    <w:p w14:paraId="3D4E2F82" w14:textId="77777777" w:rsidR="008E36A2" w:rsidRDefault="008E36A2" w:rsidP="00EC1EC8">
      <w:pPr>
        <w:pStyle w:val="CommentText"/>
      </w:pPr>
    </w:p>
  </w:comment>
  <w:comment w:id="524" w:author="Kulvatunyou, Boonserm n." w:date="2016-02-22T18:47:00Z" w:initials="KBn">
    <w:p w14:paraId="7B8175ED" w14:textId="77777777" w:rsidR="008E36A2" w:rsidRDefault="008E36A2" w:rsidP="00EA6E95">
      <w:pPr>
        <w:pStyle w:val="CommentText"/>
      </w:pPr>
      <w:r>
        <w:rPr>
          <w:rStyle w:val="CommentReference"/>
        </w:rPr>
        <w:annotationRef/>
      </w:r>
      <w:r>
        <w:t>&lt;serm&gt;7/22/2014: Need double check with OAG.</w:t>
      </w:r>
    </w:p>
    <w:p w14:paraId="3095EDEC" w14:textId="77777777" w:rsidR="008E36A2" w:rsidRDefault="008E36A2" w:rsidP="00EA6E95">
      <w:pPr>
        <w:pStyle w:val="CommentText"/>
      </w:pPr>
    </w:p>
    <w:p w14:paraId="02D55513" w14:textId="77777777" w:rsidR="008E36A2" w:rsidRDefault="008E36A2" w:rsidP="00EA6E95">
      <w:pPr>
        <w:pStyle w:val="CommentText"/>
      </w:pPr>
      <w:r>
        <w:t>&lt;serm&gt;7/29/2004: Resolved. Confirmed.</w:t>
      </w:r>
    </w:p>
  </w:comment>
  <w:comment w:id="579" w:author="Serm Kulvatunyou" w:date="2016-02-19T15:06:00Z" w:initials="SK4">
    <w:p w14:paraId="4D2D6150" w14:textId="77777777" w:rsidR="008E36A2" w:rsidRDefault="008E36A2">
      <w:pPr>
        <w:pStyle w:val="CommentText"/>
      </w:pPr>
      <w:r>
        <w:rPr>
          <w:rStyle w:val="CommentReference"/>
        </w:rPr>
        <w:annotationRef/>
      </w:r>
      <w:r>
        <w:t>&lt;serm&gt;12/08/2015: I made a mistake here. It was “CodeType default BDT” and instead should be “CodeType unqualified BDT”.</w:t>
      </w:r>
    </w:p>
  </w:comment>
  <w:comment w:id="583" w:author="Kulvatunyou, Boonserm n." w:date="2016-02-19T15:06:00Z" w:initials="KBn">
    <w:p w14:paraId="60FB28BB" w14:textId="77777777" w:rsidR="008E36A2" w:rsidRDefault="008E36A2">
      <w:pPr>
        <w:pStyle w:val="CommentText"/>
      </w:pPr>
      <w:r>
        <w:rPr>
          <w:rStyle w:val="CommentReference"/>
        </w:rPr>
        <w:annotationRef/>
      </w:r>
      <w:r>
        <w:t>&lt;serm&gt;7/22/2014: Need double check with OAG.</w:t>
      </w:r>
    </w:p>
    <w:p w14:paraId="1E5689A5" w14:textId="77777777" w:rsidR="008E36A2" w:rsidRDefault="008E36A2">
      <w:pPr>
        <w:pStyle w:val="CommentText"/>
      </w:pPr>
    </w:p>
    <w:p w14:paraId="78EB2E25" w14:textId="77777777" w:rsidR="008E36A2" w:rsidRDefault="008E36A2">
      <w:pPr>
        <w:pStyle w:val="CommentText"/>
      </w:pPr>
      <w:r>
        <w:t>&lt;serm&gt;7/29/2004: Resolved. Confirmed.</w:t>
      </w:r>
    </w:p>
  </w:comment>
  <w:comment w:id="593" w:author="Kulvatunyou, Boonserm n." w:date="2016-02-19T15:06:00Z" w:initials="KBn">
    <w:p w14:paraId="71562BE9" w14:textId="77777777" w:rsidR="008E36A2" w:rsidRDefault="008E36A2">
      <w:pPr>
        <w:pStyle w:val="CommentText"/>
      </w:pPr>
      <w:r>
        <w:rPr>
          <w:rStyle w:val="CommentReference"/>
        </w:rPr>
        <w:annotationRef/>
      </w:r>
    </w:p>
    <w:p w14:paraId="11DF8E32" w14:textId="77777777" w:rsidR="008E36A2" w:rsidRDefault="008E36A2">
      <w:pPr>
        <w:pStyle w:val="CommentText"/>
      </w:pPr>
      <w:r>
        <w:t>&lt;serm&gt;7/8/2014: Double check with OAG people that this is not supposed to be just “Amount. Content”. &lt;/serm&gt;</w:t>
      </w:r>
    </w:p>
    <w:p w14:paraId="485ED414" w14:textId="77777777" w:rsidR="008E36A2" w:rsidRDefault="008E36A2">
      <w:pPr>
        <w:pStyle w:val="CommentText"/>
      </w:pPr>
    </w:p>
    <w:p w14:paraId="78FADAC7" w14:textId="77777777" w:rsidR="008E36A2" w:rsidRDefault="008E36A2">
      <w:pPr>
        <w:pStyle w:val="CommentText"/>
      </w:pPr>
      <w:r>
        <w:t>&lt;serm&gt;7/17/2014: Mike said it is Open Amount. But he may change his mind. &lt;/serm&gt;</w:t>
      </w:r>
    </w:p>
  </w:comment>
  <w:comment w:id="594" w:author="Kulvatunyou, Boonserm n." w:date="2016-02-19T15:06:00Z" w:initials="KBn">
    <w:p w14:paraId="4AA80A7D" w14:textId="77777777" w:rsidR="008E36A2" w:rsidRDefault="008E36A2">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8E36A2" w:rsidRDefault="008E36A2">
      <w:pPr>
        <w:pStyle w:val="CommentText"/>
      </w:pPr>
    </w:p>
  </w:comment>
  <w:comment w:id="612" w:author="Kulvatunyou, Boonserm n." w:date="2016-02-22T18:52:00Z" w:initials="KBn">
    <w:p w14:paraId="4AD6CEB6" w14:textId="77777777" w:rsidR="008E36A2" w:rsidRDefault="008E36A2">
      <w:pPr>
        <w:pStyle w:val="CommentText"/>
      </w:pPr>
      <w:r>
        <w:rPr>
          <w:rStyle w:val="CommentReference"/>
        </w:rPr>
        <w:annotationRef/>
      </w:r>
      <w:r>
        <w:t>&lt;serm&gt;7/22/2014: Review this with OAG.</w:t>
      </w:r>
    </w:p>
    <w:p w14:paraId="2DC50432" w14:textId="77777777" w:rsidR="008E36A2" w:rsidRDefault="008E36A2">
      <w:pPr>
        <w:pStyle w:val="CommentText"/>
      </w:pPr>
    </w:p>
    <w:p w14:paraId="7A3EB11A" w14:textId="77777777" w:rsidR="008E36A2" w:rsidRDefault="008E36A2">
      <w:pPr>
        <w:pStyle w:val="CommentText"/>
      </w:pPr>
      <w:r>
        <w:t>&lt;serm&gt;7/29/2014: Resolved.</w:t>
      </w:r>
    </w:p>
    <w:p w14:paraId="521D2276" w14:textId="77777777" w:rsidR="008E36A2" w:rsidRDefault="008E36A2">
      <w:pPr>
        <w:pStyle w:val="CommentText"/>
      </w:pPr>
      <w:r>
        <w:t>&lt;serm&gt;02/22/2016:Already log this the Git.</w:t>
      </w:r>
    </w:p>
  </w:comment>
  <w:comment w:id="620" w:author="Serm Kulvatunyou" w:date="2016-02-19T15:06:00Z" w:initials="SK4">
    <w:p w14:paraId="42BFF7FC" w14:textId="77777777" w:rsidR="008E36A2" w:rsidRDefault="008E36A2">
      <w:pPr>
        <w:pStyle w:val="CommentText"/>
      </w:pPr>
      <w:r>
        <w:rPr>
          <w:rStyle w:val="CommentReference"/>
        </w:rPr>
        <w:annotationRef/>
      </w:r>
      <w:r>
        <w:t>&lt;serm&gt;12/8/15: There is no such case like this in OAGIS. Is there a logic to handle this in the import code?</w:t>
      </w:r>
    </w:p>
  </w:comment>
  <w:comment w:id="658" w:author="Kulvatunyou, Boonserm n." w:date="2016-02-19T15:06:00Z" w:initials="KBn">
    <w:p w14:paraId="599966B2" w14:textId="77777777" w:rsidR="008E36A2" w:rsidRDefault="008E36A2">
      <w:pPr>
        <w:pStyle w:val="CommentText"/>
      </w:pPr>
      <w:r>
        <w:rPr>
          <w:rStyle w:val="CommentReference"/>
        </w:rPr>
        <w:annotationRef/>
      </w:r>
      <w:r>
        <w:t>Or should this be dt.Data_Type_Term.</w:t>
      </w:r>
    </w:p>
    <w:p w14:paraId="6D05A6EF" w14:textId="77777777" w:rsidR="008E36A2" w:rsidRDefault="008E36A2">
      <w:pPr>
        <w:pStyle w:val="CommentText"/>
      </w:pPr>
    </w:p>
    <w:p w14:paraId="0CE20AB9" w14:textId="77777777" w:rsidR="008E36A2" w:rsidRDefault="008E36A2">
      <w:pPr>
        <w:pStyle w:val="CommentText"/>
      </w:pPr>
      <w:r>
        <w:t>&lt;serm&gt;7/29/2014: Resolved. Use Data_Type_Term</w:t>
      </w:r>
    </w:p>
  </w:comment>
  <w:comment w:id="659" w:author="Kulvatunyou, Boonserm n." w:date="2016-02-19T15:06:00Z" w:initials="KBn">
    <w:p w14:paraId="56C22443" w14:textId="77777777" w:rsidR="008E36A2" w:rsidRDefault="008E36A2">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663" w:author="Kulvatunyou, Boonserm n." w:date="2016-02-19T15:06:00Z" w:initials="KBn">
    <w:p w14:paraId="70F5FBFF" w14:textId="77777777" w:rsidR="008E36A2" w:rsidRDefault="008E36A2">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669" w:author="Kulvatunyou, Boonserm n." w:date="2016-02-19T15:06:00Z" w:initials="KBn">
    <w:p w14:paraId="27D167CA" w14:textId="77777777" w:rsidR="008E36A2" w:rsidRDefault="008E36A2">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8E36A2" w:rsidRDefault="008E36A2">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8E36A2" w:rsidRDefault="008E36A2">
      <w:pPr>
        <w:pStyle w:val="CommentText"/>
      </w:pPr>
    </w:p>
    <w:p w14:paraId="7D0FBFF5" w14:textId="77777777" w:rsidR="008E36A2" w:rsidRDefault="008E36A2">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8E36A2" w:rsidRDefault="008E36A2">
      <w:pPr>
        <w:pStyle w:val="CommentText"/>
      </w:pPr>
      <w:r>
        <w:t>&lt;/serm&gt;</w:t>
      </w:r>
    </w:p>
    <w:p w14:paraId="3126C423" w14:textId="77777777" w:rsidR="008E36A2" w:rsidRDefault="008E36A2">
      <w:pPr>
        <w:pStyle w:val="CommentText"/>
      </w:pPr>
    </w:p>
  </w:comment>
  <w:comment w:id="674" w:author="Kulvatunyou, Boonserm n." w:date="2016-02-19T15:06:00Z" w:initials="KBn">
    <w:p w14:paraId="373F30E8" w14:textId="77777777" w:rsidR="008E36A2" w:rsidRDefault="008E36A2">
      <w:pPr>
        <w:pStyle w:val="CommentText"/>
      </w:pPr>
      <w:r>
        <w:rPr>
          <w:rStyle w:val="CommentReference"/>
        </w:rPr>
        <w:annotationRef/>
      </w:r>
      <w:r>
        <w:t xml:space="preserve">&lt;serm&gt;08/08/2014: Or use the same as the BCC? Check with OAG. </w:t>
      </w:r>
    </w:p>
    <w:p w14:paraId="0E4404FB" w14:textId="77777777" w:rsidR="008E36A2" w:rsidRDefault="008E36A2">
      <w:pPr>
        <w:pStyle w:val="CommentText"/>
      </w:pPr>
    </w:p>
    <w:p w14:paraId="627FDCB6" w14:textId="77777777" w:rsidR="008E36A2" w:rsidRDefault="008E36A2">
      <w:pPr>
        <w:pStyle w:val="CommentText"/>
      </w:pPr>
      <w:r>
        <w:t>&lt;serm&gt;8/21/2014: The group decided that a new GUID is to be generated for the BCCP. These BCCPs are reusable. The GUID already in the schema represents the unique association GUID.</w:t>
      </w:r>
    </w:p>
  </w:comment>
  <w:comment w:id="702" w:author="Serm Kulvatunyou" w:date="2016-02-19T15:06:00Z" w:initials="SK4">
    <w:p w14:paraId="4DB88178" w14:textId="77777777" w:rsidR="008E36A2" w:rsidRDefault="008E36A2" w:rsidP="00D362D0">
      <w:pPr>
        <w:pStyle w:val="CommentText"/>
      </w:pPr>
      <w:r>
        <w:rPr>
          <w:rStyle w:val="CommentReference"/>
        </w:rPr>
        <w:annotationRef/>
      </w:r>
      <w:r>
        <w:t>How do we want to handle group.</w:t>
      </w:r>
    </w:p>
    <w:p w14:paraId="3A4BABFD" w14:textId="77777777" w:rsidR="008E36A2" w:rsidRDefault="008E36A2" w:rsidP="00D362D0">
      <w:pPr>
        <w:pStyle w:val="CommentText"/>
      </w:pPr>
    </w:p>
    <w:p w14:paraId="0411E91F" w14:textId="77777777" w:rsidR="008E36A2" w:rsidRDefault="008E36A2" w:rsidP="00D362D0">
      <w:pPr>
        <w:pStyle w:val="CommentText"/>
      </w:pPr>
      <w:r>
        <w:t>&lt;serm&gt;4/21/2015: We won’t keep group in the BIE tables and neither will we keep the type hierarchy in the BIE tables.&lt;/serm&gt;</w:t>
      </w:r>
    </w:p>
  </w:comment>
  <w:comment w:id="703" w:author="Serm Kulvatunyou" w:date="2016-02-19T15:06:00Z" w:initials="SK4">
    <w:p w14:paraId="3E29066E" w14:textId="77777777" w:rsidR="008E36A2" w:rsidRDefault="008E36A2" w:rsidP="00FB19E4">
      <w:pPr>
        <w:pStyle w:val="CommentText"/>
      </w:pPr>
      <w:r>
        <w:rPr>
          <w:rStyle w:val="CommentReference"/>
        </w:rPr>
        <w:annotationRef/>
      </w:r>
      <w:r>
        <w:t>I’m thinking BIE objects should hold references to top-level BIE object for efficiency in the code. This is up to Yunsu.</w:t>
      </w:r>
    </w:p>
  </w:comment>
  <w:comment w:id="711" w:author="Kulvatunyou, Boonserm (Fed)" w:date="2016-04-29T07:28:00Z" w:initials="KB(">
    <w:p w14:paraId="10061A6A" w14:textId="09D2BB79" w:rsidR="008E36A2" w:rsidRDefault="008E36A2">
      <w:pPr>
        <w:pStyle w:val="CommentText"/>
      </w:pPr>
      <w:r>
        <w:rPr>
          <w:rStyle w:val="CommentReference"/>
        </w:rPr>
        <w:annotationRef/>
      </w:r>
      <w:r>
        <w:t>&lt;serm&gt;2016/04/29: Maybe we’ll make this configurable to show a camel case form instead.</w:t>
      </w:r>
    </w:p>
  </w:comment>
  <w:comment w:id="712" w:author="Serm Kulvatunyou" w:date="2016-02-19T15:06:00Z" w:initials="SK4">
    <w:p w14:paraId="46E87E55" w14:textId="77777777" w:rsidR="008E36A2" w:rsidRDefault="008E36A2">
      <w:pPr>
        <w:pStyle w:val="CommentText"/>
      </w:pPr>
      <w:r>
        <w:rPr>
          <w:rStyle w:val="CommentReference"/>
        </w:rPr>
        <w:annotationRef/>
      </w:r>
      <w:r>
        <w:t>Talk more with Yunsu about this.</w:t>
      </w:r>
    </w:p>
  </w:comment>
  <w:comment w:id="739" w:author="Serm Kulvatunyou" w:date="2016-02-19T15:06:00Z" w:initials="SK4">
    <w:p w14:paraId="60434A95" w14:textId="77777777" w:rsidR="008E36A2" w:rsidRDefault="008E36A2">
      <w:pPr>
        <w:pStyle w:val="CommentText"/>
      </w:pPr>
      <w:r>
        <w:rPr>
          <w:rStyle w:val="CommentReference"/>
        </w:rPr>
        <w:annotationRef/>
      </w:r>
      <w:r>
        <w:t xml:space="preserve">Still not sure if the ASCC and BCC have to have a State column because it is tied to the ACC owner. </w:t>
      </w:r>
    </w:p>
    <w:p w14:paraId="10912FD1" w14:textId="77777777" w:rsidR="008E36A2" w:rsidRDefault="008E36A2">
      <w:pPr>
        <w:pStyle w:val="CommentText"/>
      </w:pPr>
    </w:p>
    <w:p w14:paraId="2CE417CE" w14:textId="77777777" w:rsidR="008E36A2" w:rsidRDefault="008E36A2">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8E36A2" w:rsidRDefault="008E36A2">
      <w:pPr>
        <w:pStyle w:val="CommentText"/>
      </w:pPr>
    </w:p>
    <w:p w14:paraId="4095719F" w14:textId="77777777" w:rsidR="008E36A2" w:rsidRDefault="008E36A2">
      <w:pPr>
        <w:pStyle w:val="CommentText"/>
      </w:pPr>
      <w:r>
        <w:t>I decided to still create a history record for all the associations right away because it is easier for the logic when deleting or inserting an association. Plus all the associations are part of  the ACC UoC.</w:t>
      </w:r>
    </w:p>
  </w:comment>
  <w:comment w:id="750" w:author="Serm Kulvatunyou" w:date="2016-02-19T15:06:00Z" w:initials="SK4">
    <w:p w14:paraId="4034ABFD" w14:textId="77777777" w:rsidR="008E36A2" w:rsidRDefault="008E36A2">
      <w:pPr>
        <w:pStyle w:val="CommentText"/>
      </w:pPr>
      <w:r>
        <w:rPr>
          <w:rStyle w:val="CommentReference"/>
        </w:rPr>
        <w:annotationRef/>
      </w:r>
      <w:r>
        <w:t>Misspell in the table.</w:t>
      </w:r>
    </w:p>
  </w:comment>
  <w:comment w:id="787" w:author="Serm Kulvatunyou" w:date="2016-02-19T15:06:00Z" w:initials="SK4">
    <w:p w14:paraId="3FB6F0D6" w14:textId="77777777" w:rsidR="008E36A2" w:rsidRDefault="008E36A2">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804" w:author="Serm Kulvatunyou" w:date="2016-02-19T15:06:00Z" w:initials="SK4">
    <w:p w14:paraId="6842191B" w14:textId="77777777" w:rsidR="008E36A2" w:rsidRDefault="008E36A2">
      <w:pPr>
        <w:pStyle w:val="CommentText"/>
      </w:pPr>
      <w:r>
        <w:rPr>
          <w:rStyle w:val="CommentReference"/>
        </w:rPr>
        <w:annotationRef/>
      </w:r>
      <w:r>
        <w:t>Will come back and deal with annotation later.</w:t>
      </w:r>
    </w:p>
  </w:comment>
  <w:comment w:id="822" w:author="Serm Kulvatunyou" w:date="2016-02-19T15:06:00Z" w:initials="SK4">
    <w:p w14:paraId="4ACA1911" w14:textId="77777777" w:rsidR="008E36A2" w:rsidRDefault="008E36A2">
      <w:pPr>
        <w:pStyle w:val="CommentText"/>
      </w:pPr>
      <w:r>
        <w:rPr>
          <w:rStyle w:val="CommentReference"/>
        </w:rPr>
        <w:annotationRef/>
      </w:r>
      <w:r>
        <w:t>Note that in this case, the code list simple type is directly used rather than creating a complex type with no attribute, is this okay?</w:t>
      </w:r>
    </w:p>
  </w:comment>
  <w:comment w:id="833" w:author="Serm Kulvatunyou" w:date="2016-02-19T15:06:00Z" w:initials="SK4">
    <w:p w14:paraId="46308F78" w14:textId="77777777" w:rsidR="008E36A2" w:rsidRDefault="008E36A2">
      <w:pPr>
        <w:pStyle w:val="CommentText"/>
      </w:pPr>
      <w:r>
        <w:rPr>
          <w:rStyle w:val="CommentReference"/>
        </w:rPr>
        <w:annotationRef/>
      </w:r>
      <w:r>
        <w:t>Make it simpler?</w:t>
      </w:r>
    </w:p>
  </w:comment>
  <w:comment w:id="849" w:author="Serm Kulvatunyou" w:date="2016-02-19T15:06:00Z" w:initials="SK4">
    <w:p w14:paraId="4FFCD6D1" w14:textId="77777777" w:rsidR="008E36A2" w:rsidRDefault="008E36A2">
      <w:pPr>
        <w:pStyle w:val="CommentText"/>
      </w:pPr>
      <w:r>
        <w:rPr>
          <w:rStyle w:val="CommentReference"/>
        </w:rPr>
        <w:annotationRef/>
      </w:r>
      <w:r>
        <w:t>Furture feature</w:t>
      </w:r>
    </w:p>
  </w:comment>
  <w:comment w:id="851" w:author="Serm Kulvatunyou" w:date="2016-02-19T15:06:00Z" w:initials="SK4">
    <w:p w14:paraId="31CA032B" w14:textId="77777777" w:rsidR="008E36A2" w:rsidRDefault="008E36A2">
      <w:pPr>
        <w:pStyle w:val="CommentText"/>
      </w:pPr>
      <w:r>
        <w:rPr>
          <w:rStyle w:val="CommentReference"/>
        </w:rPr>
        <w:annotationRef/>
      </w:r>
      <w:r>
        <w:t>&lt;Serm&gt;12/11/2015: Should this be allowed?</w:t>
      </w:r>
    </w:p>
  </w:comment>
  <w:comment w:id="852" w:author="Serm Kulvatunyou" w:date="2016-02-19T15:06:00Z" w:initials="SK4">
    <w:p w14:paraId="2DE84A09" w14:textId="77777777" w:rsidR="008E36A2" w:rsidRDefault="008E36A2">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857" w:author="Serm Kulvatunyou" w:date="2016-02-19T15:06:00Z" w:initials="SK4">
    <w:p w14:paraId="436D04B3" w14:textId="77777777" w:rsidR="008E36A2" w:rsidRDefault="008E36A2">
      <w:pPr>
        <w:pStyle w:val="CommentText"/>
      </w:pPr>
      <w:r>
        <w:rPr>
          <w:rStyle w:val="CommentReference"/>
        </w:rPr>
        <w:annotationRef/>
      </w:r>
      <w:r>
        <w:t>Data type use cases are to be added later.</w:t>
      </w:r>
    </w:p>
  </w:comment>
  <w:comment w:id="875" w:author="Serm Kulvatunyou" w:date="2016-02-19T15:06:00Z" w:initials="SK4">
    <w:p w14:paraId="485A212A" w14:textId="77777777" w:rsidR="008E36A2" w:rsidRDefault="008E36A2">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8E36A2" w:rsidRDefault="008E36A2">
      <w:pPr>
        <w:pStyle w:val="CommentText"/>
      </w:pPr>
    </w:p>
    <w:p w14:paraId="4397E8BE" w14:textId="77777777" w:rsidR="008E36A2" w:rsidRDefault="008E36A2">
      <w:pPr>
        <w:pStyle w:val="CommentText"/>
      </w:pPr>
      <w:r>
        <w:t>Serm: 2016/01/12: I think we will need a column like a Transaction Set ID  to handle undo.</w:t>
      </w:r>
    </w:p>
  </w:comment>
  <w:comment w:id="881" w:author="Serm Kulvatunyou" w:date="2016-02-19T15:06:00Z" w:initials="SK4">
    <w:p w14:paraId="35C890C0" w14:textId="77777777" w:rsidR="008E36A2" w:rsidRDefault="008E36A2">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885" w:author="Serm Kulvatunyou" w:date="2016-02-19T15:06:00Z" w:initials="SK4">
    <w:p w14:paraId="6A65D36A" w14:textId="77777777" w:rsidR="008E36A2" w:rsidRDefault="008E36A2">
      <w:pPr>
        <w:pStyle w:val="CommentText"/>
      </w:pPr>
      <w:r>
        <w:rPr>
          <w:rStyle w:val="CommentReference"/>
        </w:rPr>
        <w:annotationRef/>
      </w:r>
      <w:r>
        <w:t>Serm:2016/01/12 I’m starting to think that in the CC domain, it is better to represent the sequence with the “previous association.”</w:t>
      </w:r>
    </w:p>
  </w:comment>
  <w:comment w:id="892" w:author="Serm Kulvatunyou" w:date="2016-02-19T15:06:00Z" w:initials="SK4">
    <w:p w14:paraId="5F6C7627" w14:textId="77777777" w:rsidR="008E36A2" w:rsidRDefault="008E36A2">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894" w:author="Serm Kulvatunyou" w:date="2016-02-19T15:06:00Z" w:initials="SK4">
    <w:p w14:paraId="5EFD9E8B" w14:textId="77777777" w:rsidR="008E36A2" w:rsidRDefault="008E36A2">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897" w:author="Serm Kulvatunyou" w:date="2016-02-19T15:06:00Z" w:initials="SK4">
    <w:p w14:paraId="42B8154F" w14:textId="77777777" w:rsidR="008E36A2" w:rsidRDefault="008E36A2">
      <w:pPr>
        <w:pStyle w:val="CommentText"/>
      </w:pPr>
      <w:r>
        <w:rPr>
          <w:rStyle w:val="CommentReference"/>
        </w:rPr>
        <w:annotationRef/>
      </w:r>
      <w:r>
        <w:t xml:space="preserve">Serm:2016/01/13: </w:t>
      </w:r>
    </w:p>
    <w:p w14:paraId="2B16573C" w14:textId="77777777" w:rsidR="008E36A2" w:rsidRDefault="008E36A2">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8E36A2" w:rsidRDefault="008E36A2">
      <w:pPr>
        <w:pStyle w:val="CommentText"/>
      </w:pPr>
    </w:p>
    <w:p w14:paraId="696AE3EA" w14:textId="77777777" w:rsidR="008E36A2" w:rsidRDefault="008E36A2">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8E36A2" w:rsidRDefault="008E36A2">
      <w:pPr>
        <w:pStyle w:val="CommentText"/>
      </w:pPr>
    </w:p>
  </w:comment>
  <w:comment w:id="903" w:author="Serm Kulvatunyou" w:date="2016-02-19T15:06:00Z" w:initials="SK4">
    <w:p w14:paraId="265B5668" w14:textId="77777777" w:rsidR="008E36A2" w:rsidRDefault="008E36A2">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920" w:author="Serm Kulvatunyou" w:date="2016-02-19T15:06:00Z" w:initials="SK4">
    <w:p w14:paraId="190EA6A8" w14:textId="77777777" w:rsidR="008E36A2" w:rsidRDefault="008E36A2">
      <w:pPr>
        <w:pStyle w:val="CommentText"/>
      </w:pPr>
      <w:r>
        <w:rPr>
          <w:rStyle w:val="CommentReference"/>
        </w:rPr>
        <w:annotationRef/>
      </w:r>
      <w:r>
        <w:t>We are here in the WG</w:t>
      </w:r>
    </w:p>
  </w:comment>
  <w:comment w:id="937" w:author="Serm Kulvatunyou" w:date="2016-02-19T15:06:00Z" w:initials="SK4">
    <w:p w14:paraId="621C2A76" w14:textId="77777777" w:rsidR="008E36A2" w:rsidRDefault="008E36A2">
      <w:pPr>
        <w:pStyle w:val="CommentText"/>
      </w:pPr>
      <w:r>
        <w:rPr>
          <w:rStyle w:val="CommentReference"/>
        </w:rPr>
        <w:annotationRef/>
      </w:r>
      <w:r>
        <w:t>2016/02/13: Serm: In the future we may add the capability to notify previous owners or subscribers.</w:t>
      </w:r>
    </w:p>
  </w:comment>
  <w:comment w:id="943" w:author="Serm Kulvatunyou" w:date="2016-02-19T15:06:00Z" w:initials="SK4">
    <w:p w14:paraId="6D95C9E1" w14:textId="77777777" w:rsidR="008E36A2" w:rsidRDefault="008E36A2">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4D2D6150" w15:done="0"/>
  <w15:commentEx w15:paraId="78EB2E25" w15:done="0"/>
  <w15:commentEx w15:paraId="78FADAC7" w15:done="0"/>
  <w15:commentEx w15:paraId="2BA7438A" w15:done="0"/>
  <w15:commentEx w15:paraId="521D2276"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10061A6A" w15:done="0"/>
  <w15:commentEx w15:paraId="46E87E55" w15:done="0"/>
  <w15:commentEx w15:paraId="4095719F"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DE8000" w14:textId="77777777" w:rsidR="00D31ECC" w:rsidRDefault="00D31ECC" w:rsidP="000A2634">
      <w:r>
        <w:separator/>
      </w:r>
    </w:p>
  </w:endnote>
  <w:endnote w:type="continuationSeparator" w:id="0">
    <w:p w14:paraId="288504BB" w14:textId="77777777" w:rsidR="00D31ECC" w:rsidRDefault="00D31ECC"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44125" w14:textId="77777777" w:rsidR="00D31ECC" w:rsidRDefault="00D31ECC" w:rsidP="000A2634">
      <w:r>
        <w:separator/>
      </w:r>
    </w:p>
  </w:footnote>
  <w:footnote w:type="continuationSeparator" w:id="0">
    <w:p w14:paraId="33E9B002" w14:textId="77777777" w:rsidR="00D31ECC" w:rsidRDefault="00D31ECC"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9028C4EC"/>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9"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7"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6"/>
  </w:num>
  <w:num w:numId="4">
    <w:abstractNumId w:val="1"/>
  </w:num>
  <w:num w:numId="5">
    <w:abstractNumId w:val="0"/>
  </w:num>
  <w:num w:numId="6">
    <w:abstractNumId w:val="6"/>
  </w:num>
  <w:num w:numId="7">
    <w:abstractNumId w:val="25"/>
  </w:num>
  <w:num w:numId="8">
    <w:abstractNumId w:val="9"/>
  </w:num>
  <w:num w:numId="9">
    <w:abstractNumId w:val="12"/>
  </w:num>
  <w:num w:numId="10">
    <w:abstractNumId w:val="20"/>
  </w:num>
  <w:num w:numId="11">
    <w:abstractNumId w:val="23"/>
  </w:num>
  <w:num w:numId="12">
    <w:abstractNumId w:val="17"/>
  </w:num>
  <w:num w:numId="13">
    <w:abstractNumId w:val="22"/>
  </w:num>
  <w:num w:numId="14">
    <w:abstractNumId w:val="10"/>
  </w:num>
  <w:num w:numId="15">
    <w:abstractNumId w:val="3"/>
  </w:num>
  <w:num w:numId="16">
    <w:abstractNumId w:val="15"/>
  </w:num>
  <w:num w:numId="17">
    <w:abstractNumId w:val="7"/>
  </w:num>
  <w:num w:numId="18">
    <w:abstractNumId w:val="11"/>
  </w:num>
  <w:num w:numId="19">
    <w:abstractNumId w:val="14"/>
  </w:num>
  <w:num w:numId="20">
    <w:abstractNumId w:val="24"/>
  </w:num>
  <w:num w:numId="21">
    <w:abstractNumId w:val="21"/>
  </w:num>
  <w:num w:numId="22">
    <w:abstractNumId w:val="4"/>
  </w:num>
  <w:num w:numId="23">
    <w:abstractNumId w:val="19"/>
  </w:num>
  <w:num w:numId="24">
    <w:abstractNumId w:val="13"/>
  </w:num>
  <w:num w:numId="25">
    <w:abstractNumId w:val="18"/>
  </w:num>
  <w:num w:numId="26">
    <w:abstractNumId w:val="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41E02"/>
    <w:rsid w:val="00043675"/>
    <w:rsid w:val="00044404"/>
    <w:rsid w:val="00044C4E"/>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D41"/>
    <w:rsid w:val="000A7EBC"/>
    <w:rsid w:val="000B01AC"/>
    <w:rsid w:val="000B1331"/>
    <w:rsid w:val="000B58BA"/>
    <w:rsid w:val="000B5A18"/>
    <w:rsid w:val="000B636E"/>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57F3"/>
    <w:rsid w:val="000F5EDC"/>
    <w:rsid w:val="000F6AB2"/>
    <w:rsid w:val="000F7888"/>
    <w:rsid w:val="000F79E5"/>
    <w:rsid w:val="000F7E30"/>
    <w:rsid w:val="001018E7"/>
    <w:rsid w:val="00102168"/>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6141"/>
    <w:rsid w:val="001200AF"/>
    <w:rsid w:val="00121C2C"/>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71"/>
    <w:rsid w:val="00151187"/>
    <w:rsid w:val="001514F1"/>
    <w:rsid w:val="00153682"/>
    <w:rsid w:val="001537DB"/>
    <w:rsid w:val="00153F6F"/>
    <w:rsid w:val="001540AA"/>
    <w:rsid w:val="00154D4F"/>
    <w:rsid w:val="001551E4"/>
    <w:rsid w:val="0015642F"/>
    <w:rsid w:val="001571B8"/>
    <w:rsid w:val="00161A5F"/>
    <w:rsid w:val="00163180"/>
    <w:rsid w:val="00163F21"/>
    <w:rsid w:val="00165211"/>
    <w:rsid w:val="00165B88"/>
    <w:rsid w:val="0016615A"/>
    <w:rsid w:val="00166BB3"/>
    <w:rsid w:val="00166BCA"/>
    <w:rsid w:val="001673D4"/>
    <w:rsid w:val="0016775B"/>
    <w:rsid w:val="00170303"/>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58C8"/>
    <w:rsid w:val="00185992"/>
    <w:rsid w:val="001873AD"/>
    <w:rsid w:val="001904AE"/>
    <w:rsid w:val="00190F0A"/>
    <w:rsid w:val="00191A85"/>
    <w:rsid w:val="00192DAC"/>
    <w:rsid w:val="00192E4A"/>
    <w:rsid w:val="0019501F"/>
    <w:rsid w:val="00195470"/>
    <w:rsid w:val="00197166"/>
    <w:rsid w:val="001A0BB2"/>
    <w:rsid w:val="001A0FF9"/>
    <w:rsid w:val="001A2727"/>
    <w:rsid w:val="001A3E9E"/>
    <w:rsid w:val="001A404B"/>
    <w:rsid w:val="001A4287"/>
    <w:rsid w:val="001A4818"/>
    <w:rsid w:val="001A65B4"/>
    <w:rsid w:val="001A791F"/>
    <w:rsid w:val="001A7DC9"/>
    <w:rsid w:val="001B0DEF"/>
    <w:rsid w:val="001B0F02"/>
    <w:rsid w:val="001B16CA"/>
    <w:rsid w:val="001B22ED"/>
    <w:rsid w:val="001B438D"/>
    <w:rsid w:val="001B55CD"/>
    <w:rsid w:val="001B6D23"/>
    <w:rsid w:val="001B7953"/>
    <w:rsid w:val="001B7D2F"/>
    <w:rsid w:val="001C1CB0"/>
    <w:rsid w:val="001C29B5"/>
    <w:rsid w:val="001C33BC"/>
    <w:rsid w:val="001C4049"/>
    <w:rsid w:val="001C6FFA"/>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A17"/>
    <w:rsid w:val="002156A8"/>
    <w:rsid w:val="00217719"/>
    <w:rsid w:val="0022001D"/>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A91"/>
    <w:rsid w:val="002D3D4B"/>
    <w:rsid w:val="002D46DA"/>
    <w:rsid w:val="002D5407"/>
    <w:rsid w:val="002D5E53"/>
    <w:rsid w:val="002D7142"/>
    <w:rsid w:val="002D7599"/>
    <w:rsid w:val="002E0463"/>
    <w:rsid w:val="002E1464"/>
    <w:rsid w:val="002E273C"/>
    <w:rsid w:val="002E2E46"/>
    <w:rsid w:val="002E39B6"/>
    <w:rsid w:val="002E46A5"/>
    <w:rsid w:val="002E5827"/>
    <w:rsid w:val="002E6CB4"/>
    <w:rsid w:val="002E6FAE"/>
    <w:rsid w:val="002E7C09"/>
    <w:rsid w:val="002F1AB9"/>
    <w:rsid w:val="002F1CC2"/>
    <w:rsid w:val="002F5BF9"/>
    <w:rsid w:val="002F5C8D"/>
    <w:rsid w:val="002F69A2"/>
    <w:rsid w:val="002F6B00"/>
    <w:rsid w:val="002F746E"/>
    <w:rsid w:val="002F7A38"/>
    <w:rsid w:val="00300094"/>
    <w:rsid w:val="00300170"/>
    <w:rsid w:val="00300C7F"/>
    <w:rsid w:val="00301B9A"/>
    <w:rsid w:val="00301FAF"/>
    <w:rsid w:val="0030337C"/>
    <w:rsid w:val="0030351C"/>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268B"/>
    <w:rsid w:val="00332CCB"/>
    <w:rsid w:val="00332FD2"/>
    <w:rsid w:val="00333A77"/>
    <w:rsid w:val="00333D21"/>
    <w:rsid w:val="0033677A"/>
    <w:rsid w:val="00337C0A"/>
    <w:rsid w:val="00337D26"/>
    <w:rsid w:val="003402A4"/>
    <w:rsid w:val="00340439"/>
    <w:rsid w:val="0034056B"/>
    <w:rsid w:val="00340902"/>
    <w:rsid w:val="00341B05"/>
    <w:rsid w:val="003428EF"/>
    <w:rsid w:val="0034329A"/>
    <w:rsid w:val="00344670"/>
    <w:rsid w:val="00345725"/>
    <w:rsid w:val="00345EA8"/>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67FB"/>
    <w:rsid w:val="00376D8A"/>
    <w:rsid w:val="0038003E"/>
    <w:rsid w:val="00380544"/>
    <w:rsid w:val="0038268E"/>
    <w:rsid w:val="00382EF7"/>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44D"/>
    <w:rsid w:val="003D6C7E"/>
    <w:rsid w:val="003E0061"/>
    <w:rsid w:val="003E03DA"/>
    <w:rsid w:val="003E080D"/>
    <w:rsid w:val="003E1735"/>
    <w:rsid w:val="003E1873"/>
    <w:rsid w:val="003E25FA"/>
    <w:rsid w:val="003E26AF"/>
    <w:rsid w:val="003E3587"/>
    <w:rsid w:val="003E38DD"/>
    <w:rsid w:val="003E38FD"/>
    <w:rsid w:val="003E4B6F"/>
    <w:rsid w:val="003E6B3C"/>
    <w:rsid w:val="003E7CC7"/>
    <w:rsid w:val="003F06EF"/>
    <w:rsid w:val="003F08A0"/>
    <w:rsid w:val="003F1E02"/>
    <w:rsid w:val="003F21B9"/>
    <w:rsid w:val="003F2BA1"/>
    <w:rsid w:val="003F35C8"/>
    <w:rsid w:val="003F4691"/>
    <w:rsid w:val="003F6DF5"/>
    <w:rsid w:val="003F7F36"/>
    <w:rsid w:val="00401A07"/>
    <w:rsid w:val="00402CA1"/>
    <w:rsid w:val="004045CA"/>
    <w:rsid w:val="00404617"/>
    <w:rsid w:val="0040489C"/>
    <w:rsid w:val="00405DED"/>
    <w:rsid w:val="00405DFB"/>
    <w:rsid w:val="00406BA6"/>
    <w:rsid w:val="004105E7"/>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2D19"/>
    <w:rsid w:val="0043368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3AFD"/>
    <w:rsid w:val="004545BB"/>
    <w:rsid w:val="00454AAE"/>
    <w:rsid w:val="004552E6"/>
    <w:rsid w:val="004553E0"/>
    <w:rsid w:val="00456A12"/>
    <w:rsid w:val="00456CEC"/>
    <w:rsid w:val="0045772E"/>
    <w:rsid w:val="00457CE3"/>
    <w:rsid w:val="00460CBB"/>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724"/>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81424"/>
    <w:rsid w:val="00581CD1"/>
    <w:rsid w:val="00584DD5"/>
    <w:rsid w:val="00585CF4"/>
    <w:rsid w:val="00586621"/>
    <w:rsid w:val="00591402"/>
    <w:rsid w:val="00591B4E"/>
    <w:rsid w:val="00593376"/>
    <w:rsid w:val="00594C77"/>
    <w:rsid w:val="00595150"/>
    <w:rsid w:val="00595232"/>
    <w:rsid w:val="00596D62"/>
    <w:rsid w:val="005A04AC"/>
    <w:rsid w:val="005A265D"/>
    <w:rsid w:val="005A27CA"/>
    <w:rsid w:val="005A2F2F"/>
    <w:rsid w:val="005A3A4D"/>
    <w:rsid w:val="005A3EF3"/>
    <w:rsid w:val="005A50D6"/>
    <w:rsid w:val="005A58D3"/>
    <w:rsid w:val="005A7515"/>
    <w:rsid w:val="005B000B"/>
    <w:rsid w:val="005B1CDD"/>
    <w:rsid w:val="005B260C"/>
    <w:rsid w:val="005B27CD"/>
    <w:rsid w:val="005B3E38"/>
    <w:rsid w:val="005B4016"/>
    <w:rsid w:val="005B4589"/>
    <w:rsid w:val="005B4655"/>
    <w:rsid w:val="005B51EC"/>
    <w:rsid w:val="005B7791"/>
    <w:rsid w:val="005C0F0F"/>
    <w:rsid w:val="005C17D7"/>
    <w:rsid w:val="005C1E08"/>
    <w:rsid w:val="005C1E94"/>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D61"/>
    <w:rsid w:val="005E314C"/>
    <w:rsid w:val="005E48E2"/>
    <w:rsid w:val="005E4BB1"/>
    <w:rsid w:val="005E4E35"/>
    <w:rsid w:val="005E69EF"/>
    <w:rsid w:val="005E7659"/>
    <w:rsid w:val="005E7D68"/>
    <w:rsid w:val="005F3978"/>
    <w:rsid w:val="005F5FC3"/>
    <w:rsid w:val="005F6100"/>
    <w:rsid w:val="005F6AE5"/>
    <w:rsid w:val="005F7A8A"/>
    <w:rsid w:val="006010F9"/>
    <w:rsid w:val="00601F9E"/>
    <w:rsid w:val="00602C97"/>
    <w:rsid w:val="00602D01"/>
    <w:rsid w:val="0060374D"/>
    <w:rsid w:val="00603D95"/>
    <w:rsid w:val="00604D84"/>
    <w:rsid w:val="00605669"/>
    <w:rsid w:val="00605A96"/>
    <w:rsid w:val="00607F7D"/>
    <w:rsid w:val="006105FA"/>
    <w:rsid w:val="00611863"/>
    <w:rsid w:val="006122AE"/>
    <w:rsid w:val="0061367A"/>
    <w:rsid w:val="00613BEB"/>
    <w:rsid w:val="006168AF"/>
    <w:rsid w:val="006168C1"/>
    <w:rsid w:val="006171B2"/>
    <w:rsid w:val="006171EB"/>
    <w:rsid w:val="00617B20"/>
    <w:rsid w:val="0062294D"/>
    <w:rsid w:val="00623619"/>
    <w:rsid w:val="00623E60"/>
    <w:rsid w:val="00624429"/>
    <w:rsid w:val="00625043"/>
    <w:rsid w:val="00625BBF"/>
    <w:rsid w:val="00625DC6"/>
    <w:rsid w:val="00627A46"/>
    <w:rsid w:val="00627BB8"/>
    <w:rsid w:val="00627F7B"/>
    <w:rsid w:val="00632666"/>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2626"/>
    <w:rsid w:val="00663867"/>
    <w:rsid w:val="00665030"/>
    <w:rsid w:val="006652C4"/>
    <w:rsid w:val="006700D4"/>
    <w:rsid w:val="006706F8"/>
    <w:rsid w:val="00670E72"/>
    <w:rsid w:val="0067181A"/>
    <w:rsid w:val="00671877"/>
    <w:rsid w:val="00672B6F"/>
    <w:rsid w:val="006738E8"/>
    <w:rsid w:val="00675222"/>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E7"/>
    <w:rsid w:val="006A3553"/>
    <w:rsid w:val="006A451B"/>
    <w:rsid w:val="006A5B11"/>
    <w:rsid w:val="006A5FDF"/>
    <w:rsid w:val="006A61F5"/>
    <w:rsid w:val="006A6A5C"/>
    <w:rsid w:val="006A7A32"/>
    <w:rsid w:val="006B0457"/>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3CEC"/>
    <w:rsid w:val="006D475D"/>
    <w:rsid w:val="006D48B4"/>
    <w:rsid w:val="006D520D"/>
    <w:rsid w:val="006D551D"/>
    <w:rsid w:val="006D679F"/>
    <w:rsid w:val="006D75C3"/>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6509"/>
    <w:rsid w:val="007269CB"/>
    <w:rsid w:val="00726F9D"/>
    <w:rsid w:val="00727282"/>
    <w:rsid w:val="00727977"/>
    <w:rsid w:val="00727D4A"/>
    <w:rsid w:val="00730231"/>
    <w:rsid w:val="007305F2"/>
    <w:rsid w:val="00730EEE"/>
    <w:rsid w:val="00734D10"/>
    <w:rsid w:val="00735C4E"/>
    <w:rsid w:val="00736ABC"/>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74AC"/>
    <w:rsid w:val="007820AB"/>
    <w:rsid w:val="007829DF"/>
    <w:rsid w:val="00782AF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6EDF"/>
    <w:rsid w:val="007974B1"/>
    <w:rsid w:val="0079775F"/>
    <w:rsid w:val="007A11A2"/>
    <w:rsid w:val="007A239D"/>
    <w:rsid w:val="007A2F9D"/>
    <w:rsid w:val="007A3A38"/>
    <w:rsid w:val="007A3B8F"/>
    <w:rsid w:val="007A485B"/>
    <w:rsid w:val="007A4EF2"/>
    <w:rsid w:val="007A5864"/>
    <w:rsid w:val="007A6CA8"/>
    <w:rsid w:val="007A7BD7"/>
    <w:rsid w:val="007B00CF"/>
    <w:rsid w:val="007B2334"/>
    <w:rsid w:val="007B291F"/>
    <w:rsid w:val="007B319F"/>
    <w:rsid w:val="007B3851"/>
    <w:rsid w:val="007B63E4"/>
    <w:rsid w:val="007B65E3"/>
    <w:rsid w:val="007B6801"/>
    <w:rsid w:val="007C0D19"/>
    <w:rsid w:val="007C0D1F"/>
    <w:rsid w:val="007C2AAF"/>
    <w:rsid w:val="007C2F9C"/>
    <w:rsid w:val="007C39AA"/>
    <w:rsid w:val="007C43E7"/>
    <w:rsid w:val="007C600E"/>
    <w:rsid w:val="007D0B1B"/>
    <w:rsid w:val="007D0FF8"/>
    <w:rsid w:val="007D169A"/>
    <w:rsid w:val="007D1E9F"/>
    <w:rsid w:val="007D22F9"/>
    <w:rsid w:val="007D3FB0"/>
    <w:rsid w:val="007D4608"/>
    <w:rsid w:val="007D6ECB"/>
    <w:rsid w:val="007E26AD"/>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AE0"/>
    <w:rsid w:val="00846A44"/>
    <w:rsid w:val="00847D9A"/>
    <w:rsid w:val="0085094A"/>
    <w:rsid w:val="00851B41"/>
    <w:rsid w:val="00851E4F"/>
    <w:rsid w:val="008528C9"/>
    <w:rsid w:val="00853246"/>
    <w:rsid w:val="00853F6F"/>
    <w:rsid w:val="00854BEB"/>
    <w:rsid w:val="00857257"/>
    <w:rsid w:val="0085748A"/>
    <w:rsid w:val="00857DD5"/>
    <w:rsid w:val="00860F7E"/>
    <w:rsid w:val="00860F82"/>
    <w:rsid w:val="00861171"/>
    <w:rsid w:val="00861B7D"/>
    <w:rsid w:val="00862391"/>
    <w:rsid w:val="00862CC7"/>
    <w:rsid w:val="00863969"/>
    <w:rsid w:val="00863BBB"/>
    <w:rsid w:val="00864C94"/>
    <w:rsid w:val="00864DD4"/>
    <w:rsid w:val="0086536F"/>
    <w:rsid w:val="008656FA"/>
    <w:rsid w:val="00865C9E"/>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373"/>
    <w:rsid w:val="008C4671"/>
    <w:rsid w:val="008C46C0"/>
    <w:rsid w:val="008C5924"/>
    <w:rsid w:val="008C6B3A"/>
    <w:rsid w:val="008C70F5"/>
    <w:rsid w:val="008C7A07"/>
    <w:rsid w:val="008C7EDD"/>
    <w:rsid w:val="008D10CA"/>
    <w:rsid w:val="008D263E"/>
    <w:rsid w:val="008D3B9E"/>
    <w:rsid w:val="008D416D"/>
    <w:rsid w:val="008D43F2"/>
    <w:rsid w:val="008D4601"/>
    <w:rsid w:val="008D4B74"/>
    <w:rsid w:val="008D6649"/>
    <w:rsid w:val="008D7CDB"/>
    <w:rsid w:val="008E05CF"/>
    <w:rsid w:val="008E0F35"/>
    <w:rsid w:val="008E2483"/>
    <w:rsid w:val="008E3266"/>
    <w:rsid w:val="008E36A2"/>
    <w:rsid w:val="008E3DA2"/>
    <w:rsid w:val="008E3E22"/>
    <w:rsid w:val="008E5633"/>
    <w:rsid w:val="008E6027"/>
    <w:rsid w:val="008E7AFE"/>
    <w:rsid w:val="008E7D67"/>
    <w:rsid w:val="008F03F3"/>
    <w:rsid w:val="008F1CA2"/>
    <w:rsid w:val="008F2EBB"/>
    <w:rsid w:val="008F4D7E"/>
    <w:rsid w:val="008F5CCC"/>
    <w:rsid w:val="008F60DE"/>
    <w:rsid w:val="00900C8A"/>
    <w:rsid w:val="00901064"/>
    <w:rsid w:val="00901792"/>
    <w:rsid w:val="009030E4"/>
    <w:rsid w:val="00904A3B"/>
    <w:rsid w:val="00904B99"/>
    <w:rsid w:val="00904F4A"/>
    <w:rsid w:val="009053F1"/>
    <w:rsid w:val="009064E6"/>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524A6"/>
    <w:rsid w:val="00953CC3"/>
    <w:rsid w:val="00955027"/>
    <w:rsid w:val="00955F17"/>
    <w:rsid w:val="00956899"/>
    <w:rsid w:val="00956F58"/>
    <w:rsid w:val="00957CA8"/>
    <w:rsid w:val="00957D2B"/>
    <w:rsid w:val="00957E98"/>
    <w:rsid w:val="00957FB4"/>
    <w:rsid w:val="009604A7"/>
    <w:rsid w:val="0096146B"/>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C92"/>
    <w:rsid w:val="009B7F7B"/>
    <w:rsid w:val="009C0E99"/>
    <w:rsid w:val="009C142C"/>
    <w:rsid w:val="009C329B"/>
    <w:rsid w:val="009C39F8"/>
    <w:rsid w:val="009C3E12"/>
    <w:rsid w:val="009C4576"/>
    <w:rsid w:val="009C614C"/>
    <w:rsid w:val="009C77EE"/>
    <w:rsid w:val="009D0D18"/>
    <w:rsid w:val="009D101A"/>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A97"/>
    <w:rsid w:val="00A20C59"/>
    <w:rsid w:val="00A22ACD"/>
    <w:rsid w:val="00A22EB0"/>
    <w:rsid w:val="00A23507"/>
    <w:rsid w:val="00A24AD6"/>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40B6"/>
    <w:rsid w:val="00A441CE"/>
    <w:rsid w:val="00A459A9"/>
    <w:rsid w:val="00A459F4"/>
    <w:rsid w:val="00A47861"/>
    <w:rsid w:val="00A50A0E"/>
    <w:rsid w:val="00A5284C"/>
    <w:rsid w:val="00A52860"/>
    <w:rsid w:val="00A53D35"/>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B33"/>
    <w:rsid w:val="00A70C9F"/>
    <w:rsid w:val="00A726CF"/>
    <w:rsid w:val="00A756FD"/>
    <w:rsid w:val="00A7588D"/>
    <w:rsid w:val="00A75F73"/>
    <w:rsid w:val="00A777D4"/>
    <w:rsid w:val="00A77D9A"/>
    <w:rsid w:val="00A80FC7"/>
    <w:rsid w:val="00A81318"/>
    <w:rsid w:val="00A81938"/>
    <w:rsid w:val="00A81B9F"/>
    <w:rsid w:val="00A82179"/>
    <w:rsid w:val="00A828E1"/>
    <w:rsid w:val="00A82AF6"/>
    <w:rsid w:val="00A83754"/>
    <w:rsid w:val="00A84459"/>
    <w:rsid w:val="00A8468B"/>
    <w:rsid w:val="00A85206"/>
    <w:rsid w:val="00A85A4F"/>
    <w:rsid w:val="00A85AD2"/>
    <w:rsid w:val="00A87777"/>
    <w:rsid w:val="00A905B5"/>
    <w:rsid w:val="00A916EA"/>
    <w:rsid w:val="00A92FC5"/>
    <w:rsid w:val="00A93121"/>
    <w:rsid w:val="00A93289"/>
    <w:rsid w:val="00A93B1D"/>
    <w:rsid w:val="00A9404A"/>
    <w:rsid w:val="00A942C2"/>
    <w:rsid w:val="00A95D58"/>
    <w:rsid w:val="00A96D38"/>
    <w:rsid w:val="00A9764D"/>
    <w:rsid w:val="00AA05DB"/>
    <w:rsid w:val="00AA129B"/>
    <w:rsid w:val="00AA131B"/>
    <w:rsid w:val="00AA2FD2"/>
    <w:rsid w:val="00AA41ED"/>
    <w:rsid w:val="00AA4216"/>
    <w:rsid w:val="00AA442C"/>
    <w:rsid w:val="00AA48B4"/>
    <w:rsid w:val="00AA5FCE"/>
    <w:rsid w:val="00AA62FE"/>
    <w:rsid w:val="00AB0765"/>
    <w:rsid w:val="00AB0BB3"/>
    <w:rsid w:val="00AB1728"/>
    <w:rsid w:val="00AB21D4"/>
    <w:rsid w:val="00AB32A0"/>
    <w:rsid w:val="00AB35CC"/>
    <w:rsid w:val="00AB39E8"/>
    <w:rsid w:val="00AB3F9C"/>
    <w:rsid w:val="00AB5BD3"/>
    <w:rsid w:val="00AC3857"/>
    <w:rsid w:val="00AC4006"/>
    <w:rsid w:val="00AC476A"/>
    <w:rsid w:val="00AC4A3C"/>
    <w:rsid w:val="00AC5253"/>
    <w:rsid w:val="00AC5781"/>
    <w:rsid w:val="00AC5CF4"/>
    <w:rsid w:val="00AC641D"/>
    <w:rsid w:val="00AC6D71"/>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507"/>
    <w:rsid w:val="00B0164B"/>
    <w:rsid w:val="00B04C2B"/>
    <w:rsid w:val="00B0584E"/>
    <w:rsid w:val="00B1138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22"/>
    <w:rsid w:val="00B31F03"/>
    <w:rsid w:val="00B32F09"/>
    <w:rsid w:val="00B336EF"/>
    <w:rsid w:val="00B33D42"/>
    <w:rsid w:val="00B346C1"/>
    <w:rsid w:val="00B37A2C"/>
    <w:rsid w:val="00B37C09"/>
    <w:rsid w:val="00B4055C"/>
    <w:rsid w:val="00B40905"/>
    <w:rsid w:val="00B40BCE"/>
    <w:rsid w:val="00B42494"/>
    <w:rsid w:val="00B446A9"/>
    <w:rsid w:val="00B46BD6"/>
    <w:rsid w:val="00B47514"/>
    <w:rsid w:val="00B4754D"/>
    <w:rsid w:val="00B50858"/>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4D43"/>
    <w:rsid w:val="00B96860"/>
    <w:rsid w:val="00B96A81"/>
    <w:rsid w:val="00B96FAB"/>
    <w:rsid w:val="00B974F8"/>
    <w:rsid w:val="00B97C94"/>
    <w:rsid w:val="00BA04E6"/>
    <w:rsid w:val="00BA0733"/>
    <w:rsid w:val="00BA07D6"/>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C1AE0"/>
    <w:rsid w:val="00BC1F7F"/>
    <w:rsid w:val="00BC3C95"/>
    <w:rsid w:val="00BC42F8"/>
    <w:rsid w:val="00BC437D"/>
    <w:rsid w:val="00BC4EFC"/>
    <w:rsid w:val="00BC51AA"/>
    <w:rsid w:val="00BC51B1"/>
    <w:rsid w:val="00BC6D98"/>
    <w:rsid w:val="00BC765D"/>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223C"/>
    <w:rsid w:val="00C32282"/>
    <w:rsid w:val="00C3277E"/>
    <w:rsid w:val="00C32F93"/>
    <w:rsid w:val="00C335E3"/>
    <w:rsid w:val="00C34053"/>
    <w:rsid w:val="00C35D66"/>
    <w:rsid w:val="00C365E9"/>
    <w:rsid w:val="00C36B81"/>
    <w:rsid w:val="00C372C9"/>
    <w:rsid w:val="00C41A37"/>
    <w:rsid w:val="00C420EF"/>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1BCF"/>
    <w:rsid w:val="00CD1C24"/>
    <w:rsid w:val="00CD2260"/>
    <w:rsid w:val="00CD2C61"/>
    <w:rsid w:val="00CD2FC0"/>
    <w:rsid w:val="00CD3281"/>
    <w:rsid w:val="00CD374C"/>
    <w:rsid w:val="00CD5A7F"/>
    <w:rsid w:val="00CD78B5"/>
    <w:rsid w:val="00CE07AF"/>
    <w:rsid w:val="00CE296B"/>
    <w:rsid w:val="00CE33CA"/>
    <w:rsid w:val="00CE3E88"/>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61DD"/>
    <w:rsid w:val="00D06A12"/>
    <w:rsid w:val="00D11A9E"/>
    <w:rsid w:val="00D11B71"/>
    <w:rsid w:val="00D125C0"/>
    <w:rsid w:val="00D132A5"/>
    <w:rsid w:val="00D132DE"/>
    <w:rsid w:val="00D133B1"/>
    <w:rsid w:val="00D1380E"/>
    <w:rsid w:val="00D145FA"/>
    <w:rsid w:val="00D15BDB"/>
    <w:rsid w:val="00D162F7"/>
    <w:rsid w:val="00D22358"/>
    <w:rsid w:val="00D22D7B"/>
    <w:rsid w:val="00D23123"/>
    <w:rsid w:val="00D234BA"/>
    <w:rsid w:val="00D244B5"/>
    <w:rsid w:val="00D275DC"/>
    <w:rsid w:val="00D3190F"/>
    <w:rsid w:val="00D31ECC"/>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389"/>
    <w:rsid w:val="00D750C5"/>
    <w:rsid w:val="00D76666"/>
    <w:rsid w:val="00D77431"/>
    <w:rsid w:val="00D8147D"/>
    <w:rsid w:val="00D81C97"/>
    <w:rsid w:val="00D820CF"/>
    <w:rsid w:val="00D82CF5"/>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5A7A"/>
    <w:rsid w:val="00DA5EA8"/>
    <w:rsid w:val="00DB12E7"/>
    <w:rsid w:val="00DB17E5"/>
    <w:rsid w:val="00DB2123"/>
    <w:rsid w:val="00DB227B"/>
    <w:rsid w:val="00DB2BC1"/>
    <w:rsid w:val="00DB4034"/>
    <w:rsid w:val="00DB56C1"/>
    <w:rsid w:val="00DB68D7"/>
    <w:rsid w:val="00DB6A77"/>
    <w:rsid w:val="00DB714F"/>
    <w:rsid w:val="00DC003B"/>
    <w:rsid w:val="00DC00A2"/>
    <w:rsid w:val="00DC010B"/>
    <w:rsid w:val="00DC0A19"/>
    <w:rsid w:val="00DC1716"/>
    <w:rsid w:val="00DC1C10"/>
    <w:rsid w:val="00DC2B72"/>
    <w:rsid w:val="00DC31F7"/>
    <w:rsid w:val="00DC3BB5"/>
    <w:rsid w:val="00DC4947"/>
    <w:rsid w:val="00DC4D26"/>
    <w:rsid w:val="00DC56A2"/>
    <w:rsid w:val="00DC6C40"/>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F0001"/>
    <w:rsid w:val="00DF1B98"/>
    <w:rsid w:val="00DF2250"/>
    <w:rsid w:val="00DF24F2"/>
    <w:rsid w:val="00DF26EC"/>
    <w:rsid w:val="00DF321C"/>
    <w:rsid w:val="00DF3660"/>
    <w:rsid w:val="00DF37F9"/>
    <w:rsid w:val="00DF46E5"/>
    <w:rsid w:val="00DF5361"/>
    <w:rsid w:val="00DF53A9"/>
    <w:rsid w:val="00DF74B6"/>
    <w:rsid w:val="00DF7589"/>
    <w:rsid w:val="00E014F3"/>
    <w:rsid w:val="00E038F9"/>
    <w:rsid w:val="00E03C07"/>
    <w:rsid w:val="00E047B2"/>
    <w:rsid w:val="00E10158"/>
    <w:rsid w:val="00E10FD7"/>
    <w:rsid w:val="00E11C1E"/>
    <w:rsid w:val="00E12427"/>
    <w:rsid w:val="00E12800"/>
    <w:rsid w:val="00E12A5F"/>
    <w:rsid w:val="00E134E4"/>
    <w:rsid w:val="00E16147"/>
    <w:rsid w:val="00E16AAE"/>
    <w:rsid w:val="00E16DAD"/>
    <w:rsid w:val="00E209B5"/>
    <w:rsid w:val="00E20CFE"/>
    <w:rsid w:val="00E2271A"/>
    <w:rsid w:val="00E23223"/>
    <w:rsid w:val="00E238A4"/>
    <w:rsid w:val="00E26798"/>
    <w:rsid w:val="00E27FC4"/>
    <w:rsid w:val="00E30712"/>
    <w:rsid w:val="00E3071F"/>
    <w:rsid w:val="00E307A4"/>
    <w:rsid w:val="00E30DC7"/>
    <w:rsid w:val="00E332AB"/>
    <w:rsid w:val="00E33377"/>
    <w:rsid w:val="00E3484C"/>
    <w:rsid w:val="00E3560D"/>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62EC"/>
    <w:rsid w:val="00E562FE"/>
    <w:rsid w:val="00E5752A"/>
    <w:rsid w:val="00E60542"/>
    <w:rsid w:val="00E605A3"/>
    <w:rsid w:val="00E62A95"/>
    <w:rsid w:val="00E62AF2"/>
    <w:rsid w:val="00E62CCF"/>
    <w:rsid w:val="00E62E71"/>
    <w:rsid w:val="00E63B9D"/>
    <w:rsid w:val="00E63F9B"/>
    <w:rsid w:val="00E6633E"/>
    <w:rsid w:val="00E679E6"/>
    <w:rsid w:val="00E70B1F"/>
    <w:rsid w:val="00E72146"/>
    <w:rsid w:val="00E72305"/>
    <w:rsid w:val="00E725B4"/>
    <w:rsid w:val="00E7311A"/>
    <w:rsid w:val="00E73155"/>
    <w:rsid w:val="00E74D48"/>
    <w:rsid w:val="00E757A7"/>
    <w:rsid w:val="00E77F01"/>
    <w:rsid w:val="00E80DB8"/>
    <w:rsid w:val="00E811BA"/>
    <w:rsid w:val="00E813DC"/>
    <w:rsid w:val="00E8386B"/>
    <w:rsid w:val="00E84EA7"/>
    <w:rsid w:val="00E85607"/>
    <w:rsid w:val="00E86863"/>
    <w:rsid w:val="00E91132"/>
    <w:rsid w:val="00E956EC"/>
    <w:rsid w:val="00E95C66"/>
    <w:rsid w:val="00E960D3"/>
    <w:rsid w:val="00E968E0"/>
    <w:rsid w:val="00E974FC"/>
    <w:rsid w:val="00E979A2"/>
    <w:rsid w:val="00EA14B8"/>
    <w:rsid w:val="00EA1E2B"/>
    <w:rsid w:val="00EA371C"/>
    <w:rsid w:val="00EA440F"/>
    <w:rsid w:val="00EA5BF3"/>
    <w:rsid w:val="00EA60D9"/>
    <w:rsid w:val="00EA66FB"/>
    <w:rsid w:val="00EA6E95"/>
    <w:rsid w:val="00EB0322"/>
    <w:rsid w:val="00EB0CF1"/>
    <w:rsid w:val="00EB0F55"/>
    <w:rsid w:val="00EB10A1"/>
    <w:rsid w:val="00EB13B1"/>
    <w:rsid w:val="00EB2CE0"/>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408D"/>
    <w:rsid w:val="00ED5AF6"/>
    <w:rsid w:val="00EE035D"/>
    <w:rsid w:val="00EE109F"/>
    <w:rsid w:val="00EE18A6"/>
    <w:rsid w:val="00EE243D"/>
    <w:rsid w:val="00EE2A13"/>
    <w:rsid w:val="00EE4917"/>
    <w:rsid w:val="00EE5C21"/>
    <w:rsid w:val="00EE671E"/>
    <w:rsid w:val="00EE7040"/>
    <w:rsid w:val="00EE7B78"/>
    <w:rsid w:val="00EF0B55"/>
    <w:rsid w:val="00EF2559"/>
    <w:rsid w:val="00EF46F5"/>
    <w:rsid w:val="00EF49CB"/>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6BC"/>
    <w:rsid w:val="00F27329"/>
    <w:rsid w:val="00F31DD7"/>
    <w:rsid w:val="00F323CD"/>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52CB"/>
    <w:rsid w:val="00F95F93"/>
    <w:rsid w:val="00F960E5"/>
    <w:rsid w:val="00F96277"/>
    <w:rsid w:val="00F96BB0"/>
    <w:rsid w:val="00FA0330"/>
    <w:rsid w:val="00FA2255"/>
    <w:rsid w:val="00FA2BA2"/>
    <w:rsid w:val="00FA3A72"/>
    <w:rsid w:val="00FA42E5"/>
    <w:rsid w:val="00FA497D"/>
    <w:rsid w:val="00FA53D5"/>
    <w:rsid w:val="00FA5ED4"/>
    <w:rsid w:val="00FA715D"/>
    <w:rsid w:val="00FB0B0C"/>
    <w:rsid w:val="00FB19E4"/>
    <w:rsid w:val="00FB1A70"/>
    <w:rsid w:val="00FB35B6"/>
    <w:rsid w:val="00FB3755"/>
    <w:rsid w:val="00FB4916"/>
    <w:rsid w:val="00FB522D"/>
    <w:rsid w:val="00FB56BF"/>
    <w:rsid w:val="00FB68F1"/>
    <w:rsid w:val="00FB7745"/>
    <w:rsid w:val="00FC055C"/>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56AC"/>
    <w:rsid w:val="00FD7BB0"/>
    <w:rsid w:val="00FE17A4"/>
    <w:rsid w:val="00FE20DB"/>
    <w:rsid w:val="00FE22E8"/>
    <w:rsid w:val="00FE3C57"/>
    <w:rsid w:val="00FE59B3"/>
    <w:rsid w:val="00FE60E6"/>
    <w:rsid w:val="00FE660F"/>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50BD"/>
    <w:pPr>
      <w:overflowPunct w:val="0"/>
      <w:autoSpaceDE w:val="0"/>
      <w:autoSpaceDN w:val="0"/>
      <w:adjustRightInd w:val="0"/>
      <w:spacing w:after="0" w:line="240" w:lineRule="auto"/>
      <w:textAlignment w:val="baseline"/>
    </w:pPr>
    <w:rPr>
      <w:rFonts w:ascii="Times New Roman" w:eastAsia="Times New Roman" w:hAnsi="Times New Roman" w:cs="Times New Roman"/>
      <w:sz w:val="20"/>
      <w:szCs w:val="20"/>
      <w:lang w:eastAsia="en-US"/>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before="120"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before="120"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spacing w:before="120"/>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before="120"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pPr>
      <w:spacing w:before="120"/>
    </w:pPr>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before="120"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w3.org/TR/xmlschema-2/" TargetMode="External"/><Relationship Id="rId13" Type="http://schemas.openxmlformats.org/officeDocument/2006/relationships/hyperlink" Target="http://www.unece.org/uncefact/codelist/standard/UNECE_AgencyIdentificationCode_D13A.xsd" TargetMode="External"/><Relationship Id="rId18" Type="http://schemas.openxmlformats.org/officeDocument/2006/relationships/oleObject" Target="embeddings/oleObject2.bin"/><Relationship Id="rId26" Type="http://schemas.openxmlformats.org/officeDocument/2006/relationships/image" Target="media/image6.emf"/><Relationship Id="rId39"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image" Target="media/image10.emf"/><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oleObject" Target="embeddings/oleObject1.bin"/><Relationship Id="rId25" Type="http://schemas.openxmlformats.org/officeDocument/2006/relationships/package" Target="embeddings/Microsoft_PowerPoint_Slide1.sldx"/><Relationship Id="rId33" Type="http://schemas.openxmlformats.org/officeDocument/2006/relationships/package" Target="embeddings/Microsoft_PowerPoint_Slide5.sldx"/><Relationship Id="rId38"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2.wmf"/><Relationship Id="rId20" Type="http://schemas.openxmlformats.org/officeDocument/2006/relationships/oleObject" Target="embeddings/oleObject3.bin"/><Relationship Id="rId29" Type="http://schemas.openxmlformats.org/officeDocument/2006/relationships/package" Target="embeddings/Microsoft_PowerPoint_Slide3.sldx"/><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emf"/><Relationship Id="rId32" Type="http://schemas.openxmlformats.org/officeDocument/2006/relationships/image" Target="media/image9.emf"/><Relationship Id="rId37" Type="http://schemas.openxmlformats.org/officeDocument/2006/relationships/oleObject" Target="embeddings/oleObject5.bin"/><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ref" TargetMode="External"/><Relationship Id="rId23" Type="http://schemas.openxmlformats.org/officeDocument/2006/relationships/package" Target="embeddings/Microsoft_PowerPoint_Slide.sldx"/><Relationship Id="rId28" Type="http://schemas.openxmlformats.org/officeDocument/2006/relationships/image" Target="media/image7.emf"/><Relationship Id="rId36" Type="http://schemas.openxmlformats.org/officeDocument/2006/relationships/image" Target="media/image11.emf"/><Relationship Id="rId10" Type="http://schemas.openxmlformats.org/officeDocument/2006/relationships/comments" Target="comments.xml"/><Relationship Id="rId19" Type="http://schemas.openxmlformats.org/officeDocument/2006/relationships/image" Target="media/image3.wmf"/><Relationship Id="rId31" Type="http://schemas.openxmlformats.org/officeDocument/2006/relationships/package" Target="embeddings/Microsoft_PowerPoint_Slide4.sldx"/><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name" TargetMode="External"/><Relationship Id="rId22" Type="http://schemas.openxmlformats.org/officeDocument/2006/relationships/image" Target="media/image4.emf"/><Relationship Id="rId27" Type="http://schemas.openxmlformats.org/officeDocument/2006/relationships/package" Target="embeddings/Microsoft_PowerPoint_Slide2.sldx"/><Relationship Id="rId30" Type="http://schemas.openxmlformats.org/officeDocument/2006/relationships/image" Target="media/image8.emf"/><Relationship Id="rId35" Type="http://schemas.openxmlformats.org/officeDocument/2006/relationships/package" Target="embeddings/Microsoft_PowerPoint_Slide6.sl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935205-C0A4-44DD-BAE0-CD3FD711EC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5288</TotalTime>
  <Pages>106</Pages>
  <Words>34603</Words>
  <Characters>197240</Characters>
  <Application>Microsoft Office Word</Application>
  <DocSecurity>0</DocSecurity>
  <Lines>1643</Lines>
  <Paragraphs>462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231381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9</cp:revision>
  <dcterms:created xsi:type="dcterms:W3CDTF">2016-04-29T19:46:00Z</dcterms:created>
  <dcterms:modified xsi:type="dcterms:W3CDTF">2016-05-27T11:52:00Z</dcterms:modified>
</cp:coreProperties>
</file>