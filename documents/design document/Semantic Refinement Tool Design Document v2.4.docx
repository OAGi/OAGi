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743DC4" w14:textId="1B14C618"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14:paraId="5E7253F4" w14:textId="77777777"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14:paraId="630BA9FB" w14:textId="77777777" w:rsidR="00EB50BD" w:rsidRDefault="00EB50BD" w:rsidP="00EB50BD">
      <w:pPr>
        <w:pStyle w:val="CoverPageText"/>
      </w:pPr>
    </w:p>
    <w:p w14:paraId="5184E311" w14:textId="77777777" w:rsidR="00EF0B55" w:rsidRDefault="00EF0B55" w:rsidP="00EB50BD">
      <w:pPr>
        <w:pStyle w:val="CoverPageText"/>
      </w:pPr>
    </w:p>
    <w:p w14:paraId="7207D7B1" w14:textId="77777777" w:rsidR="00EF0B55" w:rsidRDefault="00EF0B55" w:rsidP="00EB50BD">
      <w:pPr>
        <w:pStyle w:val="CoverPageText"/>
      </w:pPr>
    </w:p>
    <w:p w14:paraId="31EA9D4F" w14:textId="77777777" w:rsidR="00EF0B55" w:rsidRDefault="00EF0B55" w:rsidP="00EB50BD">
      <w:pPr>
        <w:pStyle w:val="CoverPageText"/>
      </w:pPr>
    </w:p>
    <w:p w14:paraId="10A1AADB" w14:textId="77777777" w:rsidR="00EF0B55" w:rsidRDefault="00EF0B55" w:rsidP="00EB50BD">
      <w:pPr>
        <w:pStyle w:val="CoverPageText"/>
      </w:pPr>
    </w:p>
    <w:p w14:paraId="25244E28" w14:textId="77777777"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14:paraId="7CD709A7" w14:textId="77777777" w:rsidR="00EB50BD" w:rsidRDefault="00EB50BD" w:rsidP="00EB50BD">
      <w:pPr>
        <w:pStyle w:val="CoverPageText"/>
      </w:pPr>
      <w:r>
        <w:t>Creation Date:</w:t>
      </w:r>
      <w:r>
        <w:tab/>
      </w:r>
      <w:r w:rsidR="000264B3">
        <w:t>05/</w:t>
      </w:r>
      <w:r w:rsidR="00D82CF5">
        <w:t>12</w:t>
      </w:r>
      <w:r w:rsidR="000264B3">
        <w:t>/2014</w:t>
      </w:r>
    </w:p>
    <w:p w14:paraId="609A438D" w14:textId="2EE93FDE" w:rsidR="00EB50BD" w:rsidRDefault="00EB50BD" w:rsidP="00EB50BD">
      <w:pPr>
        <w:pStyle w:val="CoverPageText"/>
      </w:pPr>
      <w:r>
        <w:t>Last Updated:</w:t>
      </w:r>
      <w:r>
        <w:tab/>
      </w:r>
      <w:r>
        <w:fldChar w:fldCharType="begin"/>
      </w:r>
      <w:r>
        <w:instrText xml:space="preserve"> DATE \@ "M/d/yyyy h:mm am/pm" </w:instrText>
      </w:r>
      <w:r>
        <w:fldChar w:fldCharType="separate"/>
      </w:r>
      <w:ins w:id="3" w:author="Kulvatunyou, Boonserm (Fed)" w:date="2016-06-18T10:00:00Z">
        <w:r w:rsidR="00E55214">
          <w:rPr>
            <w:noProof/>
          </w:rPr>
          <w:t>6/18/2016 10:00 AM</w:t>
        </w:r>
      </w:ins>
      <w:ins w:id="4" w:author="Serm Kulvatunyou" w:date="2016-06-16T07:15:00Z">
        <w:del w:id="5" w:author="Kulvatunyou, Boonserm (Fed)" w:date="2016-06-18T10:00:00Z">
          <w:r w:rsidR="00665D46" w:rsidDel="00E55214">
            <w:rPr>
              <w:noProof/>
            </w:rPr>
            <w:delText>6/16/2016 7:15 AM</w:delText>
          </w:r>
        </w:del>
      </w:ins>
      <w:del w:id="6" w:author="Kulvatunyou, Boonserm (Fed)" w:date="2016-06-18T10:00:00Z">
        <w:r w:rsidR="00D06CA5" w:rsidDel="00E55214">
          <w:rPr>
            <w:noProof/>
          </w:rPr>
          <w:delText>6/14/2016 4:53 PM</w:delText>
        </w:r>
      </w:del>
      <w:r>
        <w:fldChar w:fldCharType="end"/>
      </w:r>
    </w:p>
    <w:p w14:paraId="191E6A0B" w14:textId="77777777" w:rsidR="00EB50BD" w:rsidRPr="00EB630F" w:rsidRDefault="00EB50BD" w:rsidP="00EB50BD">
      <w:pPr>
        <w:pStyle w:val="CoverPageText"/>
      </w:pPr>
      <w:r w:rsidRPr="00EB630F">
        <w:t xml:space="preserve">Draft / </w:t>
      </w:r>
      <w:r>
        <w:t>Version:</w:t>
      </w:r>
      <w:r>
        <w:tab/>
      </w:r>
      <w:r w:rsidR="00CB4AE6">
        <w:t>0</w:t>
      </w:r>
      <w:r w:rsidR="000264B3">
        <w:t>.</w:t>
      </w:r>
      <w:r w:rsidR="00904B99">
        <w:t>1</w:t>
      </w:r>
    </w:p>
    <w:p w14:paraId="3ED6D81A" w14:textId="77777777" w:rsidR="00EB50BD" w:rsidRPr="00EB630F" w:rsidRDefault="00EB50BD" w:rsidP="00EB50BD">
      <w:pPr>
        <w:pStyle w:val="CoverPageText"/>
      </w:pPr>
      <w:r w:rsidRPr="00EB630F">
        <w:t>Status:</w:t>
      </w:r>
      <w:r w:rsidRPr="00EB630F">
        <w:tab/>
        <w:t>IN PROCESS</w:t>
      </w:r>
    </w:p>
    <w:p w14:paraId="532D2873" w14:textId="77777777" w:rsidR="00EB50BD" w:rsidRDefault="00EB50BD" w:rsidP="00EB50BD">
      <w:pPr>
        <w:pStyle w:val="BodyText"/>
        <w:ind w:left="0"/>
        <w:rPr>
          <w:noProof/>
        </w:rPr>
      </w:pPr>
    </w:p>
    <w:p w14:paraId="067596CD" w14:textId="77777777" w:rsidR="00EB50BD" w:rsidRDefault="00584DD5" w:rsidP="00EB50BD">
      <w:pPr>
        <w:pStyle w:val="BodyText"/>
        <w:ind w:left="0"/>
        <w:rPr>
          <w:noProof/>
        </w:rPr>
      </w:pPr>
      <w:r>
        <w:rPr>
          <w:noProof/>
        </w:rPr>
        <w:t>Contributors:</w:t>
      </w:r>
    </w:p>
    <w:p w14:paraId="6826F3D6" w14:textId="77777777" w:rsidR="00584DD5" w:rsidRDefault="00584DD5" w:rsidP="00EB50BD">
      <w:pPr>
        <w:pStyle w:val="BodyText"/>
        <w:ind w:left="0"/>
        <w:rPr>
          <w:noProof/>
        </w:rPr>
      </w:pPr>
      <w:r>
        <w:rPr>
          <w:noProof/>
        </w:rPr>
        <w:t>Serm Kulvatunyou, NIST</w:t>
      </w:r>
    </w:p>
    <w:p w14:paraId="39654FE1" w14:textId="77777777" w:rsidR="00EB50BD" w:rsidRDefault="00584DD5" w:rsidP="00EB50BD">
      <w:pPr>
        <w:pStyle w:val="BodyText"/>
        <w:ind w:left="0"/>
        <w:rPr>
          <w:noProof/>
        </w:rPr>
      </w:pPr>
      <w:r>
        <w:rPr>
          <w:noProof/>
        </w:rPr>
        <w:t xml:space="preserve">Jaehun Lee, </w:t>
      </w:r>
      <w:r w:rsidR="00B96FAB">
        <w:rPr>
          <w:noProof/>
        </w:rPr>
        <w:t>NIST/</w:t>
      </w:r>
      <w:r>
        <w:rPr>
          <w:noProof/>
        </w:rPr>
        <w:t>POSTECH</w:t>
      </w:r>
    </w:p>
    <w:p w14:paraId="7EB63D3B" w14:textId="77777777" w:rsidR="00584DD5" w:rsidRDefault="00584DD5" w:rsidP="00EB50BD">
      <w:pPr>
        <w:pStyle w:val="BodyText"/>
        <w:ind w:left="0"/>
        <w:rPr>
          <w:noProof/>
        </w:rPr>
      </w:pPr>
      <w:r>
        <w:rPr>
          <w:noProof/>
        </w:rPr>
        <w:t>Michael Rowell, Oracle</w:t>
      </w:r>
    </w:p>
    <w:p w14:paraId="3058001D" w14:textId="77777777" w:rsidR="00584DD5" w:rsidRDefault="00584DD5" w:rsidP="00EB50BD">
      <w:pPr>
        <w:pStyle w:val="BodyText"/>
        <w:ind w:left="0"/>
        <w:rPr>
          <w:noProof/>
        </w:rPr>
      </w:pPr>
      <w:r>
        <w:rPr>
          <w:noProof/>
        </w:rPr>
        <w:t>Steffen Fohn, ADP</w:t>
      </w:r>
    </w:p>
    <w:p w14:paraId="3B091FCB" w14:textId="77777777" w:rsidR="00B96FAB" w:rsidRDefault="00B96FAB" w:rsidP="00EB50BD">
      <w:pPr>
        <w:pStyle w:val="BodyText"/>
        <w:ind w:left="0"/>
        <w:rPr>
          <w:noProof/>
        </w:rPr>
      </w:pPr>
      <w:r>
        <w:rPr>
          <w:noProof/>
        </w:rPr>
        <w:t>David Connelly, OAG</w:t>
      </w:r>
    </w:p>
    <w:p w14:paraId="68157E9E" w14:textId="77777777" w:rsidR="00B96FAB" w:rsidRDefault="00B96FAB" w:rsidP="00EB50BD">
      <w:pPr>
        <w:pStyle w:val="BodyText"/>
        <w:ind w:left="0"/>
        <w:rPr>
          <w:noProof/>
        </w:rPr>
      </w:pPr>
      <w:r>
        <w:rPr>
          <w:noProof/>
        </w:rPr>
        <w:t>Ralph Hertlien, OAG/Boeing</w:t>
      </w:r>
    </w:p>
    <w:p w14:paraId="1BA7655E" w14:textId="77777777" w:rsidR="00B96FAB" w:rsidRDefault="00B96FAB" w:rsidP="00EB50BD">
      <w:pPr>
        <w:pStyle w:val="BodyText"/>
        <w:ind w:left="0"/>
        <w:rPr>
          <w:noProof/>
        </w:rPr>
      </w:pPr>
      <w:r>
        <w:rPr>
          <w:noProof/>
        </w:rPr>
        <w:t>Pat O’Connor, Infor</w:t>
      </w:r>
    </w:p>
    <w:p w14:paraId="7FE8852F" w14:textId="77777777" w:rsidR="00B96FAB" w:rsidRDefault="00B96FAB" w:rsidP="00EB50BD">
      <w:pPr>
        <w:pStyle w:val="BodyText"/>
        <w:ind w:left="0"/>
        <w:rPr>
          <w:noProof/>
        </w:rPr>
      </w:pPr>
      <w:r>
        <w:rPr>
          <w:noProof/>
        </w:rPr>
        <w:t>Ian Hedges, E2OPEN</w:t>
      </w:r>
    </w:p>
    <w:p w14:paraId="164A6B91" w14:textId="77777777" w:rsidR="00B96FAB" w:rsidRDefault="00B96FAB" w:rsidP="00EB50BD">
      <w:pPr>
        <w:pStyle w:val="BodyText"/>
        <w:ind w:left="0"/>
        <w:rPr>
          <w:noProof/>
        </w:rPr>
      </w:pPr>
    </w:p>
    <w:p w14:paraId="400D4728" w14:textId="77777777" w:rsidR="00EB50BD" w:rsidRDefault="00EF0B55" w:rsidP="00EF0B55">
      <w:pPr>
        <w:pStyle w:val="Heading1-nonumbering"/>
        <w:numPr>
          <w:ilvl w:val="0"/>
          <w:numId w:val="0"/>
        </w:numPr>
        <w:outlineLvl w:val="0"/>
      </w:pPr>
      <w:bookmarkStart w:id="7" w:name="_Toc442108884"/>
      <w:r>
        <w:lastRenderedPageBreak/>
        <w:t>Change Tracking</w:t>
      </w:r>
      <w:bookmarkEnd w:id="7"/>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14:paraId="25E21D99"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586FAD2F" w14:textId="77777777" w:rsidR="00EB50BD" w:rsidRDefault="00EB50BD" w:rsidP="00DE28EF">
            <w:pPr>
              <w:pStyle w:val="TableHeading"/>
            </w:pPr>
            <w:r>
              <w:t>Date</w:t>
            </w:r>
          </w:p>
        </w:tc>
        <w:tc>
          <w:tcPr>
            <w:tcW w:w="2488" w:type="dxa"/>
          </w:tcPr>
          <w:p w14:paraId="4F53D43E" w14:textId="77777777"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14:paraId="5E022524" w14:textId="77777777" w:rsidR="00EB50BD" w:rsidRDefault="00EB50BD" w:rsidP="00DE28EF">
            <w:pPr>
              <w:pStyle w:val="TableHeading"/>
            </w:pPr>
            <w:r>
              <w:t>Version</w:t>
            </w:r>
          </w:p>
        </w:tc>
        <w:tc>
          <w:tcPr>
            <w:tcW w:w="4143" w:type="dxa"/>
          </w:tcPr>
          <w:p w14:paraId="1357AF05" w14:textId="77777777"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14:paraId="32702458" w14:textId="77777777"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14:paraId="6E9634B2" w14:textId="77777777" w:rsidR="00EB50BD" w:rsidRDefault="00295683" w:rsidP="00CE4E70">
            <w:pPr>
              <w:pStyle w:val="TableText"/>
            </w:pPr>
            <w:r>
              <w:t>05/12</w:t>
            </w:r>
            <w:r w:rsidR="00880A84">
              <w:t>/2014</w:t>
            </w:r>
          </w:p>
        </w:tc>
        <w:tc>
          <w:tcPr>
            <w:tcW w:w="2488" w:type="dxa"/>
          </w:tcPr>
          <w:p w14:paraId="137080C3" w14:textId="77777777"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14:paraId="5E086220" w14:textId="77777777" w:rsidR="00EB50BD" w:rsidRDefault="00904B99" w:rsidP="00DE28EF">
            <w:pPr>
              <w:pStyle w:val="TableText"/>
            </w:pPr>
            <w:r>
              <w:t>0.1</w:t>
            </w:r>
          </w:p>
        </w:tc>
        <w:tc>
          <w:tcPr>
            <w:tcW w:w="4143" w:type="dxa"/>
          </w:tcPr>
          <w:p w14:paraId="02A942B1"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14:paraId="5FBE5FC2"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132F059D" w14:textId="77777777" w:rsidR="00EB50BD" w:rsidRDefault="00EB50BD" w:rsidP="00DE28EF">
            <w:pPr>
              <w:pStyle w:val="TableText"/>
            </w:pPr>
          </w:p>
        </w:tc>
        <w:tc>
          <w:tcPr>
            <w:tcW w:w="2488" w:type="dxa"/>
          </w:tcPr>
          <w:p w14:paraId="0DF700A6"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7E0A503" w14:textId="77777777" w:rsidR="00EB50BD" w:rsidRDefault="00EB50BD" w:rsidP="00DE28EF">
            <w:pPr>
              <w:pStyle w:val="TableText"/>
            </w:pPr>
          </w:p>
        </w:tc>
        <w:tc>
          <w:tcPr>
            <w:tcW w:w="4143" w:type="dxa"/>
          </w:tcPr>
          <w:p w14:paraId="60275395"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390C6120"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256C6D25" w14:textId="77777777" w:rsidR="00EB50BD" w:rsidRDefault="00EB50BD" w:rsidP="00DE28EF">
            <w:pPr>
              <w:pStyle w:val="TableText"/>
            </w:pPr>
          </w:p>
        </w:tc>
        <w:tc>
          <w:tcPr>
            <w:tcW w:w="2488" w:type="dxa"/>
          </w:tcPr>
          <w:p w14:paraId="4BA3EBD9"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6A9BC1A4" w14:textId="77777777" w:rsidR="00EB50BD" w:rsidRDefault="00EB50BD" w:rsidP="00DE28EF">
            <w:pPr>
              <w:pStyle w:val="TableText"/>
            </w:pPr>
          </w:p>
        </w:tc>
        <w:tc>
          <w:tcPr>
            <w:tcW w:w="4143" w:type="dxa"/>
          </w:tcPr>
          <w:p w14:paraId="74609A4D"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21BF4C2E"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2AF6EADC" w14:textId="77777777" w:rsidR="00EB50BD" w:rsidRDefault="00EB50BD" w:rsidP="00DE28EF">
            <w:pPr>
              <w:pStyle w:val="TableText"/>
            </w:pPr>
          </w:p>
        </w:tc>
        <w:tc>
          <w:tcPr>
            <w:tcW w:w="2488" w:type="dxa"/>
          </w:tcPr>
          <w:p w14:paraId="5D9CB26B"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F758B0F" w14:textId="77777777" w:rsidR="00EB50BD" w:rsidRDefault="00EB50BD" w:rsidP="00DE28EF">
            <w:pPr>
              <w:pStyle w:val="TableText"/>
            </w:pPr>
          </w:p>
        </w:tc>
        <w:tc>
          <w:tcPr>
            <w:tcW w:w="4143" w:type="dxa"/>
          </w:tcPr>
          <w:p w14:paraId="3B64B6A3"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02A80608"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42DA46B2" w14:textId="77777777" w:rsidR="00EB50BD" w:rsidRDefault="00EB50BD" w:rsidP="00DE28EF">
            <w:pPr>
              <w:pStyle w:val="TableText"/>
            </w:pPr>
          </w:p>
        </w:tc>
        <w:tc>
          <w:tcPr>
            <w:tcW w:w="2488" w:type="dxa"/>
          </w:tcPr>
          <w:p w14:paraId="4AD6E72A"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316F218E" w14:textId="77777777" w:rsidR="00EB50BD" w:rsidRDefault="00EB50BD" w:rsidP="00DE28EF">
            <w:pPr>
              <w:pStyle w:val="TableText"/>
            </w:pPr>
          </w:p>
        </w:tc>
        <w:tc>
          <w:tcPr>
            <w:tcW w:w="4143" w:type="dxa"/>
          </w:tcPr>
          <w:p w14:paraId="0F6722A0"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4454A561"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02FC1356" w14:textId="77777777" w:rsidR="00EB50BD" w:rsidRDefault="00EB50BD" w:rsidP="00DE28EF">
            <w:pPr>
              <w:pStyle w:val="TableText"/>
            </w:pPr>
          </w:p>
        </w:tc>
        <w:tc>
          <w:tcPr>
            <w:tcW w:w="2488" w:type="dxa"/>
          </w:tcPr>
          <w:p w14:paraId="1B7E8717"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14:paraId="60113459" w14:textId="77777777" w:rsidR="00EB50BD" w:rsidRDefault="00EB50BD" w:rsidP="00DE28EF">
            <w:pPr>
              <w:pStyle w:val="TableText"/>
            </w:pPr>
          </w:p>
        </w:tc>
        <w:tc>
          <w:tcPr>
            <w:tcW w:w="4143" w:type="dxa"/>
          </w:tcPr>
          <w:p w14:paraId="0F1218F8"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14:paraId="7E59586B" w14:textId="77777777" w:rsidR="00EB50BD" w:rsidRDefault="00EB50BD" w:rsidP="00EB50BD">
      <w:pPr>
        <w:pStyle w:val="Heading1-nonumbering"/>
        <w:numPr>
          <w:ilvl w:val="0"/>
          <w:numId w:val="0"/>
        </w:numPr>
        <w:outlineLvl w:val="0"/>
      </w:pPr>
      <w:bookmarkStart w:id="8" w:name="_Toc196586340"/>
      <w:bookmarkStart w:id="9" w:name="_Toc199920521"/>
      <w:bookmarkStart w:id="10" w:name="_Toc201395384"/>
      <w:bookmarkStart w:id="11" w:name="_Toc442108885"/>
      <w:r>
        <w:lastRenderedPageBreak/>
        <w:t>Table of Contents</w:t>
      </w:r>
      <w:bookmarkEnd w:id="8"/>
      <w:bookmarkEnd w:id="9"/>
      <w:bookmarkEnd w:id="10"/>
      <w:bookmarkEnd w:id="11"/>
    </w:p>
    <w:p w14:paraId="44A20D70" w14:textId="77777777" w:rsidR="0093447A"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42108884" w:history="1">
        <w:r w:rsidR="0093447A" w:rsidRPr="003D6998">
          <w:rPr>
            <w:rStyle w:val="Hyperlink"/>
            <w:noProof/>
          </w:rPr>
          <w:t>Change Tracking</w:t>
        </w:r>
        <w:r w:rsidR="0093447A">
          <w:rPr>
            <w:noProof/>
            <w:webHidden/>
          </w:rPr>
          <w:tab/>
        </w:r>
        <w:r w:rsidR="0093447A">
          <w:rPr>
            <w:noProof/>
            <w:webHidden/>
          </w:rPr>
          <w:fldChar w:fldCharType="begin"/>
        </w:r>
        <w:r w:rsidR="0093447A">
          <w:rPr>
            <w:noProof/>
            <w:webHidden/>
          </w:rPr>
          <w:instrText xml:space="preserve"> PAGEREF _Toc442108884 \h </w:instrText>
        </w:r>
        <w:r w:rsidR="0093447A">
          <w:rPr>
            <w:noProof/>
            <w:webHidden/>
          </w:rPr>
        </w:r>
        <w:r w:rsidR="0093447A">
          <w:rPr>
            <w:noProof/>
            <w:webHidden/>
          </w:rPr>
          <w:fldChar w:fldCharType="separate"/>
        </w:r>
        <w:r w:rsidR="0093447A">
          <w:rPr>
            <w:noProof/>
            <w:webHidden/>
          </w:rPr>
          <w:t>2</w:t>
        </w:r>
        <w:r w:rsidR="0093447A">
          <w:rPr>
            <w:noProof/>
            <w:webHidden/>
          </w:rPr>
          <w:fldChar w:fldCharType="end"/>
        </w:r>
      </w:hyperlink>
    </w:p>
    <w:p w14:paraId="17EA523D" w14:textId="77777777" w:rsidR="0093447A" w:rsidRDefault="00E55214">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42108885" w:history="1">
        <w:r w:rsidR="0093447A" w:rsidRPr="003D6998">
          <w:rPr>
            <w:rStyle w:val="Hyperlink"/>
            <w:noProof/>
          </w:rPr>
          <w:t>Table of Contents</w:t>
        </w:r>
        <w:r w:rsidR="0093447A">
          <w:rPr>
            <w:noProof/>
            <w:webHidden/>
          </w:rPr>
          <w:tab/>
        </w:r>
        <w:r w:rsidR="0093447A">
          <w:rPr>
            <w:noProof/>
            <w:webHidden/>
          </w:rPr>
          <w:fldChar w:fldCharType="begin"/>
        </w:r>
        <w:r w:rsidR="0093447A">
          <w:rPr>
            <w:noProof/>
            <w:webHidden/>
          </w:rPr>
          <w:instrText xml:space="preserve"> PAGEREF _Toc442108885 \h </w:instrText>
        </w:r>
        <w:r w:rsidR="0093447A">
          <w:rPr>
            <w:noProof/>
            <w:webHidden/>
          </w:rPr>
        </w:r>
        <w:r w:rsidR="0093447A">
          <w:rPr>
            <w:noProof/>
            <w:webHidden/>
          </w:rPr>
          <w:fldChar w:fldCharType="separate"/>
        </w:r>
        <w:r w:rsidR="0093447A">
          <w:rPr>
            <w:noProof/>
            <w:webHidden/>
          </w:rPr>
          <w:t>3</w:t>
        </w:r>
        <w:r w:rsidR="0093447A">
          <w:rPr>
            <w:noProof/>
            <w:webHidden/>
          </w:rPr>
          <w:fldChar w:fldCharType="end"/>
        </w:r>
      </w:hyperlink>
    </w:p>
    <w:p w14:paraId="1361ABC1" w14:textId="77777777" w:rsidR="0093447A" w:rsidRDefault="00E55214">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86" w:history="1">
        <w:r w:rsidR="0093447A" w:rsidRPr="003D6998">
          <w:rPr>
            <w:rStyle w:val="Hyperlink"/>
            <w:noProof/>
          </w:rPr>
          <w:t>1.</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Introduction</w:t>
        </w:r>
        <w:r w:rsidR="0093447A">
          <w:rPr>
            <w:noProof/>
            <w:webHidden/>
          </w:rPr>
          <w:tab/>
        </w:r>
        <w:r w:rsidR="0093447A">
          <w:rPr>
            <w:noProof/>
            <w:webHidden/>
          </w:rPr>
          <w:fldChar w:fldCharType="begin"/>
        </w:r>
        <w:r w:rsidR="0093447A">
          <w:rPr>
            <w:noProof/>
            <w:webHidden/>
          </w:rPr>
          <w:instrText xml:space="preserve"> PAGEREF _Toc442108886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2506CA6E" w14:textId="77777777" w:rsidR="0093447A" w:rsidRDefault="00E5521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7" w:history="1">
        <w:r w:rsidR="0093447A" w:rsidRPr="003D6998">
          <w:rPr>
            <w:rStyle w:val="Hyperlink"/>
            <w:noProof/>
          </w:rPr>
          <w:t>1.1</w:t>
        </w:r>
        <w:r w:rsidR="0093447A">
          <w:rPr>
            <w:rFonts w:asciiTheme="minorHAnsi" w:eastAsiaTheme="minorEastAsia" w:hAnsiTheme="minorHAnsi" w:cstheme="minorBidi"/>
            <w:b w:val="0"/>
            <w:bCs w:val="0"/>
            <w:noProof/>
            <w:szCs w:val="28"/>
            <w:lang w:bidi="th-TH"/>
          </w:rPr>
          <w:tab/>
        </w:r>
        <w:r w:rsidR="0093447A" w:rsidRPr="003D6998">
          <w:rPr>
            <w:rStyle w:val="Hyperlink"/>
            <w:noProof/>
          </w:rPr>
          <w:t>Purpose</w:t>
        </w:r>
        <w:r w:rsidR="0093447A">
          <w:rPr>
            <w:noProof/>
            <w:webHidden/>
          </w:rPr>
          <w:tab/>
        </w:r>
        <w:r w:rsidR="0093447A">
          <w:rPr>
            <w:noProof/>
            <w:webHidden/>
          </w:rPr>
          <w:fldChar w:fldCharType="begin"/>
        </w:r>
        <w:r w:rsidR="0093447A">
          <w:rPr>
            <w:noProof/>
            <w:webHidden/>
          </w:rPr>
          <w:instrText xml:space="preserve"> PAGEREF _Toc442108887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1090A419" w14:textId="77777777" w:rsidR="0093447A" w:rsidRDefault="00E5521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8" w:history="1">
        <w:r w:rsidR="0093447A" w:rsidRPr="003D6998">
          <w:rPr>
            <w:rStyle w:val="Hyperlink"/>
            <w:noProof/>
          </w:rPr>
          <w:t>1.2</w:t>
        </w:r>
        <w:r w:rsidR="0093447A">
          <w:rPr>
            <w:rFonts w:asciiTheme="minorHAnsi" w:eastAsiaTheme="minorEastAsia" w:hAnsiTheme="minorHAnsi" w:cstheme="minorBidi"/>
            <w:b w:val="0"/>
            <w:bCs w:val="0"/>
            <w:noProof/>
            <w:szCs w:val="28"/>
            <w:lang w:bidi="th-TH"/>
          </w:rPr>
          <w:tab/>
        </w:r>
        <w:r w:rsidR="0093447A" w:rsidRPr="003D6998">
          <w:rPr>
            <w:rStyle w:val="Hyperlink"/>
            <w:noProof/>
          </w:rPr>
          <w:t>Scope</w:t>
        </w:r>
        <w:r w:rsidR="0093447A">
          <w:rPr>
            <w:noProof/>
            <w:webHidden/>
          </w:rPr>
          <w:tab/>
        </w:r>
        <w:r w:rsidR="0093447A">
          <w:rPr>
            <w:noProof/>
            <w:webHidden/>
          </w:rPr>
          <w:fldChar w:fldCharType="begin"/>
        </w:r>
        <w:r w:rsidR="0093447A">
          <w:rPr>
            <w:noProof/>
            <w:webHidden/>
          </w:rPr>
          <w:instrText xml:space="preserve"> PAGEREF _Toc442108888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17F40729" w14:textId="77777777" w:rsidR="0093447A" w:rsidRDefault="00E5521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9" w:history="1">
        <w:r w:rsidR="0093447A" w:rsidRPr="003D6998">
          <w:rPr>
            <w:rStyle w:val="Hyperlink"/>
            <w:noProof/>
          </w:rPr>
          <w:t>1.3</w:t>
        </w:r>
        <w:r w:rsidR="0093447A">
          <w:rPr>
            <w:rFonts w:asciiTheme="minorHAnsi" w:eastAsiaTheme="minorEastAsia" w:hAnsiTheme="minorHAnsi" w:cstheme="minorBidi"/>
            <w:b w:val="0"/>
            <w:bCs w:val="0"/>
            <w:noProof/>
            <w:szCs w:val="28"/>
            <w:lang w:bidi="th-TH"/>
          </w:rPr>
          <w:tab/>
        </w:r>
        <w:r w:rsidR="0093447A" w:rsidRPr="003D6998">
          <w:rPr>
            <w:rStyle w:val="Hyperlink"/>
            <w:noProof/>
          </w:rPr>
          <w:t>Definitions, Acronyms and Abbreviations</w:t>
        </w:r>
        <w:r w:rsidR="0093447A">
          <w:rPr>
            <w:noProof/>
            <w:webHidden/>
          </w:rPr>
          <w:tab/>
        </w:r>
        <w:r w:rsidR="0093447A">
          <w:rPr>
            <w:noProof/>
            <w:webHidden/>
          </w:rPr>
          <w:fldChar w:fldCharType="begin"/>
        </w:r>
        <w:r w:rsidR="0093447A">
          <w:rPr>
            <w:noProof/>
            <w:webHidden/>
          </w:rPr>
          <w:instrText xml:space="preserve"> PAGEREF _Toc442108889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07C36C97" w14:textId="77777777" w:rsidR="0093447A" w:rsidRDefault="00E5521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0" w:history="1">
        <w:r w:rsidR="0093447A" w:rsidRPr="003D6998">
          <w:rPr>
            <w:rStyle w:val="Hyperlink"/>
            <w:noProof/>
          </w:rPr>
          <w:t>1.4</w:t>
        </w:r>
        <w:r w:rsidR="0093447A">
          <w:rPr>
            <w:rFonts w:asciiTheme="minorHAnsi" w:eastAsiaTheme="minorEastAsia" w:hAnsiTheme="minorHAnsi" w:cstheme="minorBidi"/>
            <w:b w:val="0"/>
            <w:bCs w:val="0"/>
            <w:noProof/>
            <w:szCs w:val="28"/>
            <w:lang w:bidi="th-TH"/>
          </w:rPr>
          <w:tab/>
        </w:r>
        <w:r w:rsidR="0093447A" w:rsidRPr="003D6998">
          <w:rPr>
            <w:rStyle w:val="Hyperlink"/>
            <w:noProof/>
          </w:rPr>
          <w:t>References</w:t>
        </w:r>
        <w:r w:rsidR="0093447A">
          <w:rPr>
            <w:noProof/>
            <w:webHidden/>
          </w:rPr>
          <w:tab/>
        </w:r>
        <w:r w:rsidR="0093447A">
          <w:rPr>
            <w:noProof/>
            <w:webHidden/>
          </w:rPr>
          <w:fldChar w:fldCharType="begin"/>
        </w:r>
        <w:r w:rsidR="0093447A">
          <w:rPr>
            <w:noProof/>
            <w:webHidden/>
          </w:rPr>
          <w:instrText xml:space="preserve"> PAGEREF _Toc442108890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6F299546" w14:textId="77777777" w:rsidR="0093447A" w:rsidRDefault="00E55214">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91" w:history="1">
        <w:r w:rsidR="0093447A" w:rsidRPr="003D6998">
          <w:rPr>
            <w:rStyle w:val="Hyperlink"/>
            <w:noProof/>
          </w:rPr>
          <w:t>2.</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Architectural Goals and Constraints</w:t>
        </w:r>
        <w:r w:rsidR="0093447A">
          <w:rPr>
            <w:noProof/>
            <w:webHidden/>
          </w:rPr>
          <w:tab/>
        </w:r>
        <w:r w:rsidR="0093447A">
          <w:rPr>
            <w:noProof/>
            <w:webHidden/>
          </w:rPr>
          <w:fldChar w:fldCharType="begin"/>
        </w:r>
        <w:r w:rsidR="0093447A">
          <w:rPr>
            <w:noProof/>
            <w:webHidden/>
          </w:rPr>
          <w:instrText xml:space="preserve"> PAGEREF _Toc442108891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29509604" w14:textId="77777777" w:rsidR="0093447A" w:rsidRDefault="00E5521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2" w:history="1">
        <w:r w:rsidR="0093447A" w:rsidRPr="003D6998">
          <w:rPr>
            <w:rStyle w:val="Hyperlink"/>
            <w:noProof/>
          </w:rPr>
          <w:t>2.1</w:t>
        </w:r>
        <w:r w:rsidR="0093447A">
          <w:rPr>
            <w:rFonts w:asciiTheme="minorHAnsi" w:eastAsiaTheme="minorEastAsia" w:hAnsiTheme="minorHAnsi" w:cstheme="minorBidi"/>
            <w:b w:val="0"/>
            <w:bCs w:val="0"/>
            <w:noProof/>
            <w:szCs w:val="28"/>
            <w:lang w:bidi="th-TH"/>
          </w:rPr>
          <w:tab/>
        </w:r>
        <w:r w:rsidR="0093447A" w:rsidRPr="003D6998">
          <w:rPr>
            <w:rStyle w:val="Hyperlink"/>
            <w:noProof/>
          </w:rPr>
          <w:t>Technical Platform</w:t>
        </w:r>
        <w:r w:rsidR="0093447A">
          <w:rPr>
            <w:noProof/>
            <w:webHidden/>
          </w:rPr>
          <w:tab/>
        </w:r>
        <w:r w:rsidR="0093447A">
          <w:rPr>
            <w:noProof/>
            <w:webHidden/>
          </w:rPr>
          <w:fldChar w:fldCharType="begin"/>
        </w:r>
        <w:r w:rsidR="0093447A">
          <w:rPr>
            <w:noProof/>
            <w:webHidden/>
          </w:rPr>
          <w:instrText xml:space="preserve"> PAGEREF _Toc442108892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1397ED66" w14:textId="77777777" w:rsidR="0093447A" w:rsidRDefault="00E5521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3" w:history="1">
        <w:r w:rsidR="0093447A" w:rsidRPr="003D6998">
          <w:rPr>
            <w:rStyle w:val="Hyperlink"/>
            <w:noProof/>
          </w:rPr>
          <w:t>2.2</w:t>
        </w:r>
        <w:r w:rsidR="0093447A">
          <w:rPr>
            <w:rFonts w:asciiTheme="minorHAnsi" w:eastAsiaTheme="minorEastAsia" w:hAnsiTheme="minorHAnsi" w:cstheme="minorBidi"/>
            <w:b w:val="0"/>
            <w:bCs w:val="0"/>
            <w:noProof/>
            <w:szCs w:val="28"/>
            <w:lang w:bidi="th-TH"/>
          </w:rPr>
          <w:tab/>
        </w:r>
        <w:r w:rsidR="0093447A" w:rsidRPr="003D6998">
          <w:rPr>
            <w:rStyle w:val="Hyperlink"/>
            <w:noProof/>
          </w:rPr>
          <w:t>Security</w:t>
        </w:r>
        <w:r w:rsidR="0093447A">
          <w:rPr>
            <w:noProof/>
            <w:webHidden/>
          </w:rPr>
          <w:tab/>
        </w:r>
        <w:r w:rsidR="0093447A">
          <w:rPr>
            <w:noProof/>
            <w:webHidden/>
          </w:rPr>
          <w:fldChar w:fldCharType="begin"/>
        </w:r>
        <w:r w:rsidR="0093447A">
          <w:rPr>
            <w:noProof/>
            <w:webHidden/>
          </w:rPr>
          <w:instrText xml:space="preserve"> PAGEREF _Toc442108893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467B22A5" w14:textId="77777777" w:rsidR="0093447A" w:rsidRDefault="00E5521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4" w:history="1">
        <w:r w:rsidR="0093447A" w:rsidRPr="003D6998">
          <w:rPr>
            <w:rStyle w:val="Hyperlink"/>
            <w:noProof/>
          </w:rPr>
          <w:t>2.3</w:t>
        </w:r>
        <w:r w:rsidR="0093447A">
          <w:rPr>
            <w:rFonts w:asciiTheme="minorHAnsi" w:eastAsiaTheme="minorEastAsia" w:hAnsiTheme="minorHAnsi" w:cstheme="minorBidi"/>
            <w:b w:val="0"/>
            <w:bCs w:val="0"/>
            <w:noProof/>
            <w:szCs w:val="28"/>
            <w:lang w:bidi="th-TH"/>
          </w:rPr>
          <w:tab/>
        </w:r>
        <w:r w:rsidR="0093447A" w:rsidRPr="003D6998">
          <w:rPr>
            <w:rStyle w:val="Hyperlink"/>
            <w:noProof/>
          </w:rPr>
          <w:t>Persistence</w:t>
        </w:r>
        <w:r w:rsidR="0093447A">
          <w:rPr>
            <w:noProof/>
            <w:webHidden/>
          </w:rPr>
          <w:tab/>
        </w:r>
        <w:r w:rsidR="0093447A">
          <w:rPr>
            <w:noProof/>
            <w:webHidden/>
          </w:rPr>
          <w:fldChar w:fldCharType="begin"/>
        </w:r>
        <w:r w:rsidR="0093447A">
          <w:rPr>
            <w:noProof/>
            <w:webHidden/>
          </w:rPr>
          <w:instrText xml:space="preserve"> PAGEREF _Toc442108894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7CECDD71" w14:textId="77777777" w:rsidR="0093447A" w:rsidRDefault="00E5521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5" w:history="1">
        <w:r w:rsidR="0093447A" w:rsidRPr="003D6998">
          <w:rPr>
            <w:rStyle w:val="Hyperlink"/>
            <w:noProof/>
          </w:rPr>
          <w:t>2.4</w:t>
        </w:r>
        <w:r w:rsidR="0093447A">
          <w:rPr>
            <w:rFonts w:asciiTheme="minorHAnsi" w:eastAsiaTheme="minorEastAsia" w:hAnsiTheme="minorHAnsi" w:cstheme="minorBidi"/>
            <w:b w:val="0"/>
            <w:bCs w:val="0"/>
            <w:noProof/>
            <w:szCs w:val="28"/>
            <w:lang w:bidi="th-TH"/>
          </w:rPr>
          <w:tab/>
        </w:r>
        <w:r w:rsidR="0093447A" w:rsidRPr="003D6998">
          <w:rPr>
            <w:rStyle w:val="Hyperlink"/>
            <w:noProof/>
          </w:rPr>
          <w:t>Reliability/Availability</w:t>
        </w:r>
        <w:r w:rsidR="0093447A">
          <w:rPr>
            <w:noProof/>
            <w:webHidden/>
          </w:rPr>
          <w:tab/>
        </w:r>
        <w:r w:rsidR="0093447A">
          <w:rPr>
            <w:noProof/>
            <w:webHidden/>
          </w:rPr>
          <w:fldChar w:fldCharType="begin"/>
        </w:r>
        <w:r w:rsidR="0093447A">
          <w:rPr>
            <w:noProof/>
            <w:webHidden/>
          </w:rPr>
          <w:instrText xml:space="preserve"> PAGEREF _Toc442108895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25F83F86" w14:textId="77777777" w:rsidR="0093447A" w:rsidRDefault="00E5521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6" w:history="1">
        <w:r w:rsidR="0093447A" w:rsidRPr="003D6998">
          <w:rPr>
            <w:rStyle w:val="Hyperlink"/>
            <w:noProof/>
          </w:rPr>
          <w:t>2.5</w:t>
        </w:r>
        <w:r w:rsidR="0093447A">
          <w:rPr>
            <w:rFonts w:asciiTheme="minorHAnsi" w:eastAsiaTheme="minorEastAsia" w:hAnsiTheme="minorHAnsi" w:cstheme="minorBidi"/>
            <w:b w:val="0"/>
            <w:bCs w:val="0"/>
            <w:noProof/>
            <w:szCs w:val="28"/>
            <w:lang w:bidi="th-TH"/>
          </w:rPr>
          <w:tab/>
        </w:r>
        <w:r w:rsidR="0093447A" w:rsidRPr="003D6998">
          <w:rPr>
            <w:rStyle w:val="Hyperlink"/>
            <w:noProof/>
          </w:rPr>
          <w:t>Performance</w:t>
        </w:r>
        <w:r w:rsidR="0093447A">
          <w:rPr>
            <w:noProof/>
            <w:webHidden/>
          </w:rPr>
          <w:tab/>
        </w:r>
        <w:r w:rsidR="0093447A">
          <w:rPr>
            <w:noProof/>
            <w:webHidden/>
          </w:rPr>
          <w:fldChar w:fldCharType="begin"/>
        </w:r>
        <w:r w:rsidR="0093447A">
          <w:rPr>
            <w:noProof/>
            <w:webHidden/>
          </w:rPr>
          <w:instrText xml:space="preserve"> PAGEREF _Toc442108896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3FA9BABE" w14:textId="77777777" w:rsidR="0093447A" w:rsidRDefault="00E5521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7" w:history="1">
        <w:r w:rsidR="0093447A" w:rsidRPr="003D6998">
          <w:rPr>
            <w:rStyle w:val="Hyperlink"/>
            <w:noProof/>
          </w:rPr>
          <w:t>2.6</w:t>
        </w:r>
        <w:r w:rsidR="0093447A">
          <w:rPr>
            <w:rFonts w:asciiTheme="minorHAnsi" w:eastAsiaTheme="minorEastAsia" w:hAnsiTheme="minorHAnsi" w:cstheme="minorBidi"/>
            <w:b w:val="0"/>
            <w:bCs w:val="0"/>
            <w:noProof/>
            <w:szCs w:val="28"/>
            <w:lang w:bidi="th-TH"/>
          </w:rPr>
          <w:tab/>
        </w:r>
        <w:r w:rsidR="0093447A" w:rsidRPr="003D6998">
          <w:rPr>
            <w:rStyle w:val="Hyperlink"/>
            <w:noProof/>
          </w:rPr>
          <w:t>Internationalization</w:t>
        </w:r>
        <w:r w:rsidR="0093447A">
          <w:rPr>
            <w:noProof/>
            <w:webHidden/>
          </w:rPr>
          <w:tab/>
        </w:r>
        <w:r w:rsidR="0093447A">
          <w:rPr>
            <w:noProof/>
            <w:webHidden/>
          </w:rPr>
          <w:fldChar w:fldCharType="begin"/>
        </w:r>
        <w:r w:rsidR="0093447A">
          <w:rPr>
            <w:noProof/>
            <w:webHidden/>
          </w:rPr>
          <w:instrText xml:space="preserve"> PAGEREF _Toc442108897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6D6DD44D" w14:textId="77777777" w:rsidR="0093447A" w:rsidRDefault="00E55214">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98" w:history="1">
        <w:r w:rsidR="0093447A" w:rsidRPr="003D6998">
          <w:rPr>
            <w:rStyle w:val="Hyperlink"/>
            <w:noProof/>
          </w:rPr>
          <w:t>3.</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Use-Case View</w:t>
        </w:r>
        <w:r w:rsidR="0093447A">
          <w:rPr>
            <w:noProof/>
            <w:webHidden/>
          </w:rPr>
          <w:tab/>
        </w:r>
        <w:r w:rsidR="0093447A">
          <w:rPr>
            <w:noProof/>
            <w:webHidden/>
          </w:rPr>
          <w:fldChar w:fldCharType="begin"/>
        </w:r>
        <w:r w:rsidR="0093447A">
          <w:rPr>
            <w:noProof/>
            <w:webHidden/>
          </w:rPr>
          <w:instrText xml:space="preserve"> PAGEREF _Toc442108898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2976808A" w14:textId="77777777" w:rsidR="0093447A" w:rsidRDefault="00E5521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9" w:history="1">
        <w:r w:rsidR="0093447A" w:rsidRPr="003D6998">
          <w:rPr>
            <w:rStyle w:val="Hyperlink"/>
            <w:noProof/>
          </w:rPr>
          <w:t>3.1</w:t>
        </w:r>
        <w:r w:rsidR="0093447A">
          <w:rPr>
            <w:rFonts w:asciiTheme="minorHAnsi" w:eastAsiaTheme="minorEastAsia" w:hAnsiTheme="minorHAnsi" w:cstheme="minorBidi"/>
            <w:b w:val="0"/>
            <w:bCs w:val="0"/>
            <w:noProof/>
            <w:szCs w:val="28"/>
            <w:lang w:bidi="th-TH"/>
          </w:rPr>
          <w:tab/>
        </w:r>
        <w:r w:rsidR="0093447A" w:rsidRPr="003D6998">
          <w:rPr>
            <w:rStyle w:val="Hyperlink"/>
            <w:noProof/>
          </w:rPr>
          <w:t>Import OAGIS 10 Model into the Database</w:t>
        </w:r>
        <w:r w:rsidR="0093447A">
          <w:rPr>
            <w:noProof/>
            <w:webHidden/>
          </w:rPr>
          <w:tab/>
        </w:r>
        <w:r w:rsidR="0093447A">
          <w:rPr>
            <w:noProof/>
            <w:webHidden/>
          </w:rPr>
          <w:fldChar w:fldCharType="begin"/>
        </w:r>
        <w:r w:rsidR="0093447A">
          <w:rPr>
            <w:noProof/>
            <w:webHidden/>
          </w:rPr>
          <w:instrText xml:space="preserve"> PAGEREF _Toc442108899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422DFDA2"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00" w:history="1">
        <w:r w:rsidR="0093447A" w:rsidRPr="003D6998">
          <w:rPr>
            <w:rStyle w:val="Hyperlink"/>
            <w:noProof/>
          </w:rPr>
          <w:t>3.1.1</w:t>
        </w:r>
        <w:r w:rsidR="0093447A">
          <w:rPr>
            <w:rFonts w:asciiTheme="minorHAnsi" w:eastAsiaTheme="minorEastAsia" w:hAnsiTheme="minorHAnsi" w:cstheme="minorBidi"/>
            <w:noProof/>
            <w:sz w:val="22"/>
            <w:szCs w:val="28"/>
            <w:lang w:bidi="th-TH"/>
          </w:rPr>
          <w:tab/>
        </w:r>
        <w:r w:rsidR="0093447A" w:rsidRPr="003D6998">
          <w:rPr>
            <w:rStyle w:val="Hyperlink"/>
            <w:noProof/>
          </w:rPr>
          <w:t>Import OAGIS 10 Model into the Database</w:t>
        </w:r>
        <w:r w:rsidR="0093447A">
          <w:rPr>
            <w:noProof/>
            <w:webHidden/>
          </w:rPr>
          <w:tab/>
        </w:r>
        <w:r w:rsidR="0093447A">
          <w:rPr>
            <w:noProof/>
            <w:webHidden/>
          </w:rPr>
          <w:fldChar w:fldCharType="begin"/>
        </w:r>
        <w:r w:rsidR="0093447A">
          <w:rPr>
            <w:noProof/>
            <w:webHidden/>
          </w:rPr>
          <w:instrText xml:space="preserve"> PAGEREF _Toc442108900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7967FEF9" w14:textId="77777777" w:rsidR="0093447A" w:rsidRDefault="00E5521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1" w:history="1">
        <w:r w:rsidR="0093447A" w:rsidRPr="003D6998">
          <w:rPr>
            <w:rStyle w:val="Hyperlink"/>
            <w:noProof/>
          </w:rPr>
          <w:t>3.1.1.1</w:t>
        </w:r>
        <w:r w:rsidR="0093447A">
          <w:rPr>
            <w:rFonts w:asciiTheme="minorHAnsi" w:eastAsiaTheme="minorEastAsia" w:hAnsiTheme="minorHAnsi" w:cstheme="minorBidi"/>
            <w:noProof/>
            <w:sz w:val="22"/>
            <w:szCs w:val="28"/>
            <w:lang w:bidi="th-TH"/>
          </w:rPr>
          <w:tab/>
        </w:r>
        <w:r w:rsidR="0093447A" w:rsidRPr="003D6998">
          <w:rPr>
            <w:rStyle w:val="Hyperlink"/>
            <w:noProof/>
          </w:rPr>
          <w:t>Fix to OAGIS 10.1</w:t>
        </w:r>
        <w:r w:rsidR="0093447A">
          <w:rPr>
            <w:noProof/>
            <w:webHidden/>
          </w:rPr>
          <w:tab/>
        </w:r>
        <w:r w:rsidR="0093447A">
          <w:rPr>
            <w:noProof/>
            <w:webHidden/>
          </w:rPr>
          <w:fldChar w:fldCharType="begin"/>
        </w:r>
        <w:r w:rsidR="0093447A">
          <w:rPr>
            <w:noProof/>
            <w:webHidden/>
          </w:rPr>
          <w:instrText xml:space="preserve"> PAGEREF _Toc442108901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25AD8F78" w14:textId="77777777" w:rsidR="0093447A" w:rsidRDefault="00E5521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2" w:history="1">
        <w:r w:rsidR="0093447A" w:rsidRPr="003D6998">
          <w:rPr>
            <w:rStyle w:val="Hyperlink"/>
            <w:noProof/>
          </w:rPr>
          <w:t>3.1.1.2</w:t>
        </w:r>
        <w:r w:rsidR="0093447A">
          <w:rPr>
            <w:rFonts w:asciiTheme="minorHAnsi" w:eastAsiaTheme="minorEastAsia" w:hAnsiTheme="minorHAnsi" w:cstheme="minorBidi"/>
            <w:noProof/>
            <w:sz w:val="22"/>
            <w:szCs w:val="28"/>
            <w:lang w:bidi="th-TH"/>
          </w:rPr>
          <w:tab/>
        </w:r>
        <w:r w:rsidR="0093447A" w:rsidRPr="003D6998">
          <w:rPr>
            <w:rStyle w:val="Hyperlink"/>
            <w:noProof/>
          </w:rPr>
          <w:t>Create an OAGIS user</w:t>
        </w:r>
        <w:r w:rsidR="0093447A">
          <w:rPr>
            <w:noProof/>
            <w:webHidden/>
          </w:rPr>
          <w:tab/>
        </w:r>
        <w:r w:rsidR="0093447A">
          <w:rPr>
            <w:noProof/>
            <w:webHidden/>
          </w:rPr>
          <w:fldChar w:fldCharType="begin"/>
        </w:r>
        <w:r w:rsidR="0093447A">
          <w:rPr>
            <w:noProof/>
            <w:webHidden/>
          </w:rPr>
          <w:instrText xml:space="preserve"> PAGEREF _Toc442108902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0E65AF8F" w14:textId="77777777" w:rsidR="0093447A" w:rsidRDefault="00E5521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3" w:history="1">
        <w:r w:rsidR="0093447A" w:rsidRPr="003D6998">
          <w:rPr>
            <w:rStyle w:val="Hyperlink"/>
            <w:noProof/>
          </w:rPr>
          <w:t>3.1.1.3</w:t>
        </w:r>
        <w:r w:rsidR="0093447A">
          <w:rPr>
            <w:rFonts w:asciiTheme="minorHAnsi" w:eastAsiaTheme="minorEastAsia" w:hAnsiTheme="minorHAnsi" w:cstheme="minorBidi"/>
            <w:noProof/>
            <w:sz w:val="22"/>
            <w:szCs w:val="28"/>
            <w:lang w:bidi="th-TH"/>
          </w:rPr>
          <w:tab/>
        </w:r>
        <w:r w:rsidR="0093447A" w:rsidRPr="003D6998">
          <w:rPr>
            <w:rStyle w:val="Hyperlink"/>
            <w:noProof/>
          </w:rPr>
          <w:t>Populate CDT data</w:t>
        </w:r>
        <w:r w:rsidR="0093447A">
          <w:rPr>
            <w:noProof/>
            <w:webHidden/>
          </w:rPr>
          <w:tab/>
        </w:r>
        <w:r w:rsidR="0093447A">
          <w:rPr>
            <w:noProof/>
            <w:webHidden/>
          </w:rPr>
          <w:fldChar w:fldCharType="begin"/>
        </w:r>
        <w:r w:rsidR="0093447A">
          <w:rPr>
            <w:noProof/>
            <w:webHidden/>
          </w:rPr>
          <w:instrText xml:space="preserve"> PAGEREF _Toc442108903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6E0CC6EE" w14:textId="77777777" w:rsidR="0093447A" w:rsidRDefault="00E5521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4" w:history="1">
        <w:r w:rsidR="0093447A" w:rsidRPr="003D6998">
          <w:rPr>
            <w:rStyle w:val="Hyperlink"/>
            <w:noProof/>
          </w:rPr>
          <w:t>3.1.1.3.1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XSD_BuiltIn_Type table</w:t>
        </w:r>
        <w:r w:rsidR="0093447A">
          <w:rPr>
            <w:noProof/>
            <w:webHidden/>
          </w:rPr>
          <w:tab/>
        </w:r>
        <w:r w:rsidR="0093447A">
          <w:rPr>
            <w:noProof/>
            <w:webHidden/>
          </w:rPr>
          <w:fldChar w:fldCharType="begin"/>
        </w:r>
        <w:r w:rsidR="0093447A">
          <w:rPr>
            <w:noProof/>
            <w:webHidden/>
          </w:rPr>
          <w:instrText xml:space="preserve"> PAGEREF _Toc442108904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7B388B53" w14:textId="77777777" w:rsidR="0093447A" w:rsidRDefault="00E5521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5" w:history="1">
        <w:r w:rsidR="0093447A" w:rsidRPr="003D6998">
          <w:rPr>
            <w:rStyle w:val="Hyperlink"/>
            <w:noProof/>
          </w:rPr>
          <w:t>3.1.1.3.2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CDT_Primitive table</w:t>
        </w:r>
        <w:r w:rsidR="0093447A">
          <w:rPr>
            <w:noProof/>
            <w:webHidden/>
          </w:rPr>
          <w:tab/>
        </w:r>
        <w:r w:rsidR="0093447A">
          <w:rPr>
            <w:noProof/>
            <w:webHidden/>
          </w:rPr>
          <w:fldChar w:fldCharType="begin"/>
        </w:r>
        <w:r w:rsidR="0093447A">
          <w:rPr>
            <w:noProof/>
            <w:webHidden/>
          </w:rPr>
          <w:instrText xml:space="preserve"> PAGEREF _Toc442108905 \h </w:instrText>
        </w:r>
        <w:r w:rsidR="0093447A">
          <w:rPr>
            <w:noProof/>
            <w:webHidden/>
          </w:rPr>
        </w:r>
        <w:r w:rsidR="0093447A">
          <w:rPr>
            <w:noProof/>
            <w:webHidden/>
          </w:rPr>
          <w:fldChar w:fldCharType="separate"/>
        </w:r>
        <w:r w:rsidR="0093447A">
          <w:rPr>
            <w:noProof/>
            <w:webHidden/>
          </w:rPr>
          <w:t>11</w:t>
        </w:r>
        <w:r w:rsidR="0093447A">
          <w:rPr>
            <w:noProof/>
            <w:webHidden/>
          </w:rPr>
          <w:fldChar w:fldCharType="end"/>
        </w:r>
      </w:hyperlink>
    </w:p>
    <w:p w14:paraId="4345DA86" w14:textId="77777777" w:rsidR="0093447A" w:rsidRDefault="00E5521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6" w:history="1">
        <w:r w:rsidR="0093447A" w:rsidRPr="003D6998">
          <w:rPr>
            <w:rStyle w:val="Hyperlink"/>
            <w:noProof/>
          </w:rPr>
          <w:t>3.1.1.3.3</w:t>
        </w:r>
        <w:r w:rsidR="0093447A">
          <w:rPr>
            <w:rFonts w:asciiTheme="minorHAnsi" w:eastAsiaTheme="minorEastAsia" w:hAnsiTheme="minorHAnsi" w:cstheme="minorBidi"/>
            <w:noProof/>
            <w:sz w:val="22"/>
            <w:szCs w:val="28"/>
            <w:lang w:bidi="th-TH"/>
          </w:rPr>
          <w:tab/>
        </w:r>
        <w:r w:rsidR="0093447A" w:rsidRPr="003D6998">
          <w:rPr>
            <w:rStyle w:val="Hyperlink"/>
            <w:noProof/>
          </w:rPr>
          <w:t>Populate CDTs in the DT table</w:t>
        </w:r>
        <w:r w:rsidR="0093447A">
          <w:rPr>
            <w:noProof/>
            <w:webHidden/>
          </w:rPr>
          <w:tab/>
        </w:r>
        <w:r w:rsidR="0093447A">
          <w:rPr>
            <w:noProof/>
            <w:webHidden/>
          </w:rPr>
          <w:fldChar w:fldCharType="begin"/>
        </w:r>
        <w:r w:rsidR="0093447A">
          <w:rPr>
            <w:noProof/>
            <w:webHidden/>
          </w:rPr>
          <w:instrText xml:space="preserve"> PAGEREF _Toc442108906 \h </w:instrText>
        </w:r>
        <w:r w:rsidR="0093447A">
          <w:rPr>
            <w:noProof/>
            <w:webHidden/>
          </w:rPr>
        </w:r>
        <w:r w:rsidR="0093447A">
          <w:rPr>
            <w:noProof/>
            <w:webHidden/>
          </w:rPr>
          <w:fldChar w:fldCharType="separate"/>
        </w:r>
        <w:r w:rsidR="0093447A">
          <w:rPr>
            <w:noProof/>
            <w:webHidden/>
          </w:rPr>
          <w:t>11</w:t>
        </w:r>
        <w:r w:rsidR="0093447A">
          <w:rPr>
            <w:noProof/>
            <w:webHidden/>
          </w:rPr>
          <w:fldChar w:fldCharType="end"/>
        </w:r>
      </w:hyperlink>
    </w:p>
    <w:p w14:paraId="69DD2BC1" w14:textId="77777777" w:rsidR="0093447A" w:rsidRDefault="00E5521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7" w:history="1">
        <w:r w:rsidR="0093447A" w:rsidRPr="003D6998">
          <w:rPr>
            <w:rStyle w:val="Hyperlink"/>
            <w:noProof/>
          </w:rPr>
          <w:t>3.1.1.3.4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CDT_Allowed_Primitive table</w:t>
        </w:r>
        <w:r w:rsidR="0093447A">
          <w:rPr>
            <w:noProof/>
            <w:webHidden/>
          </w:rPr>
          <w:tab/>
        </w:r>
        <w:r w:rsidR="0093447A">
          <w:rPr>
            <w:noProof/>
            <w:webHidden/>
          </w:rPr>
          <w:fldChar w:fldCharType="begin"/>
        </w:r>
        <w:r w:rsidR="0093447A">
          <w:rPr>
            <w:noProof/>
            <w:webHidden/>
          </w:rPr>
          <w:instrText xml:space="preserve"> PAGEREF _Toc442108907 \h </w:instrText>
        </w:r>
        <w:r w:rsidR="0093447A">
          <w:rPr>
            <w:noProof/>
            <w:webHidden/>
          </w:rPr>
        </w:r>
        <w:r w:rsidR="0093447A">
          <w:rPr>
            <w:noProof/>
            <w:webHidden/>
          </w:rPr>
          <w:fldChar w:fldCharType="separate"/>
        </w:r>
        <w:r w:rsidR="0093447A">
          <w:rPr>
            <w:noProof/>
            <w:webHidden/>
          </w:rPr>
          <w:t>12</w:t>
        </w:r>
        <w:r w:rsidR="0093447A">
          <w:rPr>
            <w:noProof/>
            <w:webHidden/>
          </w:rPr>
          <w:fldChar w:fldCharType="end"/>
        </w:r>
      </w:hyperlink>
    </w:p>
    <w:p w14:paraId="64E48C96" w14:textId="77777777" w:rsidR="0093447A" w:rsidRDefault="00E5521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8" w:history="1">
        <w:r w:rsidR="0093447A" w:rsidRPr="003D6998">
          <w:rPr>
            <w:rStyle w:val="Hyperlink"/>
            <w:noProof/>
          </w:rPr>
          <w:t>3.1.1.3.5</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CDT_Allowed_Primitive_Expression_Type_Map</w:t>
        </w:r>
        <w:r w:rsidR="0093447A">
          <w:rPr>
            <w:noProof/>
            <w:webHidden/>
          </w:rPr>
          <w:tab/>
        </w:r>
        <w:r w:rsidR="0093447A">
          <w:rPr>
            <w:noProof/>
            <w:webHidden/>
          </w:rPr>
          <w:fldChar w:fldCharType="begin"/>
        </w:r>
        <w:r w:rsidR="0093447A">
          <w:rPr>
            <w:noProof/>
            <w:webHidden/>
          </w:rPr>
          <w:instrText xml:space="preserve"> PAGEREF _Toc442108908 \h </w:instrText>
        </w:r>
        <w:r w:rsidR="0093447A">
          <w:rPr>
            <w:noProof/>
            <w:webHidden/>
          </w:rPr>
        </w:r>
        <w:r w:rsidR="0093447A">
          <w:rPr>
            <w:noProof/>
            <w:webHidden/>
          </w:rPr>
          <w:fldChar w:fldCharType="separate"/>
        </w:r>
        <w:r w:rsidR="0093447A">
          <w:rPr>
            <w:noProof/>
            <w:webHidden/>
          </w:rPr>
          <w:t>12</w:t>
        </w:r>
        <w:r w:rsidR="0093447A">
          <w:rPr>
            <w:noProof/>
            <w:webHidden/>
          </w:rPr>
          <w:fldChar w:fldCharType="end"/>
        </w:r>
      </w:hyperlink>
    </w:p>
    <w:p w14:paraId="2EF251E7" w14:textId="77777777" w:rsidR="0093447A" w:rsidRDefault="00E5521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9" w:history="1">
        <w:r w:rsidR="0093447A" w:rsidRPr="003D6998">
          <w:rPr>
            <w:rStyle w:val="Hyperlink"/>
            <w:noProof/>
          </w:rPr>
          <w:t>3.1.1.3.6</w:t>
        </w:r>
        <w:r w:rsidR="0093447A">
          <w:rPr>
            <w:rFonts w:asciiTheme="minorHAnsi" w:eastAsiaTheme="minorEastAsia" w:hAnsiTheme="minorHAnsi" w:cstheme="minorBidi"/>
            <w:noProof/>
            <w:sz w:val="22"/>
            <w:szCs w:val="28"/>
            <w:lang w:bidi="th-TH"/>
          </w:rPr>
          <w:tab/>
        </w:r>
        <w:r w:rsidR="0093447A" w:rsidRPr="003D6998">
          <w:rPr>
            <w:rStyle w:val="Hyperlink"/>
            <w:noProof/>
          </w:rPr>
          <w:t>Populate CDTs’ supplementary component in the DT_SC table</w:t>
        </w:r>
        <w:r w:rsidR="0093447A">
          <w:rPr>
            <w:noProof/>
            <w:webHidden/>
          </w:rPr>
          <w:tab/>
        </w:r>
        <w:r w:rsidR="0093447A">
          <w:rPr>
            <w:noProof/>
            <w:webHidden/>
          </w:rPr>
          <w:fldChar w:fldCharType="begin"/>
        </w:r>
        <w:r w:rsidR="0093447A">
          <w:rPr>
            <w:noProof/>
            <w:webHidden/>
          </w:rPr>
          <w:instrText xml:space="preserve"> PAGEREF _Toc442108909 \h </w:instrText>
        </w:r>
        <w:r w:rsidR="0093447A">
          <w:rPr>
            <w:noProof/>
            <w:webHidden/>
          </w:rPr>
        </w:r>
        <w:r w:rsidR="0093447A">
          <w:rPr>
            <w:noProof/>
            <w:webHidden/>
          </w:rPr>
          <w:fldChar w:fldCharType="separate"/>
        </w:r>
        <w:r w:rsidR="0093447A">
          <w:rPr>
            <w:noProof/>
            <w:webHidden/>
          </w:rPr>
          <w:t>13</w:t>
        </w:r>
        <w:r w:rsidR="0093447A">
          <w:rPr>
            <w:noProof/>
            <w:webHidden/>
          </w:rPr>
          <w:fldChar w:fldCharType="end"/>
        </w:r>
      </w:hyperlink>
    </w:p>
    <w:p w14:paraId="213CC49D" w14:textId="77777777" w:rsidR="0093447A" w:rsidRDefault="00E5521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0" w:history="1">
        <w:r w:rsidR="0093447A" w:rsidRPr="003D6998">
          <w:rPr>
            <w:rStyle w:val="Hyperlink"/>
            <w:noProof/>
          </w:rPr>
          <w:t>3.1.1.3.7</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CDT_SC_Allowed_Primitive table</w:t>
        </w:r>
        <w:r w:rsidR="0093447A">
          <w:rPr>
            <w:noProof/>
            <w:webHidden/>
          </w:rPr>
          <w:tab/>
        </w:r>
        <w:r w:rsidR="0093447A">
          <w:rPr>
            <w:noProof/>
            <w:webHidden/>
          </w:rPr>
          <w:fldChar w:fldCharType="begin"/>
        </w:r>
        <w:r w:rsidR="0093447A">
          <w:rPr>
            <w:noProof/>
            <w:webHidden/>
          </w:rPr>
          <w:instrText xml:space="preserve"> PAGEREF _Toc442108910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14:paraId="334F8FA1" w14:textId="77777777" w:rsidR="0093447A" w:rsidRDefault="00E5521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1" w:history="1">
        <w:r w:rsidR="0093447A" w:rsidRPr="003D6998">
          <w:rPr>
            <w:rStyle w:val="Hyperlink"/>
            <w:noProof/>
          </w:rPr>
          <w:t>3.1.1.3.8</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_Toc442108911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14:paraId="0E45F01A" w14:textId="77777777" w:rsidR="0093447A" w:rsidRDefault="00E5521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2" w:history="1">
        <w:r w:rsidR="0093447A" w:rsidRPr="003D6998">
          <w:rPr>
            <w:rStyle w:val="Hyperlink"/>
            <w:noProof/>
          </w:rPr>
          <w:t>3.1.1.4</w:t>
        </w:r>
        <w:r w:rsidR="0093447A">
          <w:rPr>
            <w:rFonts w:asciiTheme="minorHAnsi" w:eastAsiaTheme="minorEastAsia" w:hAnsiTheme="minorHAnsi" w:cstheme="minorBidi"/>
            <w:noProof/>
            <w:sz w:val="22"/>
            <w:szCs w:val="28"/>
            <w:lang w:bidi="th-TH"/>
          </w:rPr>
          <w:tab/>
        </w:r>
        <w:r w:rsidR="0093447A" w:rsidRPr="003D6998">
          <w:rPr>
            <w:rStyle w:val="Hyperlink"/>
            <w:noProof/>
          </w:rPr>
          <w:t>Import Identifier Scheme</w:t>
        </w:r>
        <w:r w:rsidR="0093447A">
          <w:rPr>
            <w:noProof/>
            <w:webHidden/>
          </w:rPr>
          <w:tab/>
        </w:r>
        <w:r w:rsidR="0093447A">
          <w:rPr>
            <w:noProof/>
            <w:webHidden/>
          </w:rPr>
          <w:fldChar w:fldCharType="begin"/>
        </w:r>
        <w:r w:rsidR="0093447A">
          <w:rPr>
            <w:noProof/>
            <w:webHidden/>
          </w:rPr>
          <w:instrText xml:space="preserve"> PAGEREF _Toc442108912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14:paraId="2C18DC67" w14:textId="77777777" w:rsidR="0093447A" w:rsidRDefault="00E5521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3" w:history="1">
        <w:r w:rsidR="0093447A" w:rsidRPr="003D6998">
          <w:rPr>
            <w:rStyle w:val="Hyperlink"/>
            <w:noProof/>
          </w:rPr>
          <w:t>3.1.1.4.1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Agency_ID_List table</w:t>
        </w:r>
        <w:r w:rsidR="0093447A">
          <w:rPr>
            <w:noProof/>
            <w:webHidden/>
          </w:rPr>
          <w:tab/>
        </w:r>
        <w:r w:rsidR="0093447A">
          <w:rPr>
            <w:noProof/>
            <w:webHidden/>
          </w:rPr>
          <w:fldChar w:fldCharType="begin"/>
        </w:r>
        <w:r w:rsidR="0093447A">
          <w:rPr>
            <w:noProof/>
            <w:webHidden/>
          </w:rPr>
          <w:instrText xml:space="preserve"> PAGEREF _Toc442108913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14:paraId="50CC35C8" w14:textId="77777777" w:rsidR="0093447A" w:rsidRDefault="00E5521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4" w:history="1">
        <w:r w:rsidR="0093447A" w:rsidRPr="003D6998">
          <w:rPr>
            <w:rStyle w:val="Hyperlink"/>
            <w:noProof/>
          </w:rPr>
          <w:t>3.1.1.4.2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Agency_ID_List_Value table</w:t>
        </w:r>
        <w:r w:rsidR="0093447A">
          <w:rPr>
            <w:noProof/>
            <w:webHidden/>
          </w:rPr>
          <w:tab/>
        </w:r>
        <w:r w:rsidR="0093447A">
          <w:rPr>
            <w:noProof/>
            <w:webHidden/>
          </w:rPr>
          <w:fldChar w:fldCharType="begin"/>
        </w:r>
        <w:r w:rsidR="0093447A">
          <w:rPr>
            <w:noProof/>
            <w:webHidden/>
          </w:rPr>
          <w:instrText xml:space="preserve"> PAGEREF _Toc442108914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14:paraId="453815BE" w14:textId="77777777" w:rsidR="0093447A" w:rsidRDefault="00E5521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5" w:history="1">
        <w:r w:rsidR="0093447A" w:rsidRPr="003D6998">
          <w:rPr>
            <w:rStyle w:val="Hyperlink"/>
            <w:noProof/>
          </w:rPr>
          <w:t>3.1.1.5</w:t>
        </w:r>
        <w:r w:rsidR="0093447A">
          <w:rPr>
            <w:rFonts w:asciiTheme="minorHAnsi" w:eastAsiaTheme="minorEastAsia" w:hAnsiTheme="minorHAnsi" w:cstheme="minorBidi"/>
            <w:noProof/>
            <w:sz w:val="22"/>
            <w:szCs w:val="28"/>
            <w:lang w:bidi="th-TH"/>
          </w:rPr>
          <w:tab/>
        </w:r>
        <w:r w:rsidR="0093447A" w:rsidRPr="003D6998">
          <w:rPr>
            <w:rStyle w:val="Hyperlink"/>
            <w:noProof/>
          </w:rPr>
          <w:t>Import Code Lists</w:t>
        </w:r>
        <w:r w:rsidR="0093447A">
          <w:rPr>
            <w:noProof/>
            <w:webHidden/>
          </w:rPr>
          <w:tab/>
        </w:r>
        <w:r w:rsidR="0093447A">
          <w:rPr>
            <w:noProof/>
            <w:webHidden/>
          </w:rPr>
          <w:fldChar w:fldCharType="begin"/>
        </w:r>
        <w:r w:rsidR="0093447A">
          <w:rPr>
            <w:noProof/>
            <w:webHidden/>
          </w:rPr>
          <w:instrText xml:space="preserve"> PAGEREF _Toc442108915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14:paraId="13A6FCEF" w14:textId="77777777" w:rsidR="0093447A" w:rsidRDefault="00E5521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6" w:history="1">
        <w:r w:rsidR="0093447A" w:rsidRPr="003D6998">
          <w:rPr>
            <w:rStyle w:val="Hyperlink"/>
            <w:noProof/>
          </w:rPr>
          <w:t>3.1.1.5.1</w:t>
        </w:r>
        <w:r w:rsidR="0093447A">
          <w:rPr>
            <w:rFonts w:asciiTheme="minorHAnsi" w:eastAsiaTheme="minorEastAsia" w:hAnsiTheme="minorHAnsi" w:cstheme="minorBidi"/>
            <w:noProof/>
            <w:sz w:val="22"/>
            <w:szCs w:val="28"/>
            <w:lang w:bidi="th-TH"/>
          </w:rPr>
          <w:tab/>
        </w:r>
        <w:r w:rsidR="0093447A" w:rsidRPr="003D6998">
          <w:rPr>
            <w:rStyle w:val="Hyperlink"/>
            <w:noProof/>
          </w:rPr>
          <w:t>Populate Code_List table</w:t>
        </w:r>
        <w:r w:rsidR="0093447A">
          <w:rPr>
            <w:noProof/>
            <w:webHidden/>
          </w:rPr>
          <w:tab/>
        </w:r>
        <w:r w:rsidR="0093447A">
          <w:rPr>
            <w:noProof/>
            <w:webHidden/>
          </w:rPr>
          <w:fldChar w:fldCharType="begin"/>
        </w:r>
        <w:r w:rsidR="0093447A">
          <w:rPr>
            <w:noProof/>
            <w:webHidden/>
          </w:rPr>
          <w:instrText xml:space="preserve"> PAGEREF _Toc442108916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14:paraId="08420750" w14:textId="77777777" w:rsidR="0093447A" w:rsidRDefault="00E5521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7" w:history="1">
        <w:r w:rsidR="0093447A" w:rsidRPr="003D6998">
          <w:rPr>
            <w:rStyle w:val="Hyperlink"/>
            <w:noProof/>
          </w:rPr>
          <w:t>3.1.1.5.2</w:t>
        </w:r>
        <w:r w:rsidR="0093447A">
          <w:rPr>
            <w:rFonts w:asciiTheme="minorHAnsi" w:eastAsiaTheme="minorEastAsia" w:hAnsiTheme="minorHAnsi" w:cstheme="minorBidi"/>
            <w:noProof/>
            <w:sz w:val="22"/>
            <w:szCs w:val="28"/>
            <w:lang w:bidi="th-TH"/>
          </w:rPr>
          <w:tab/>
        </w:r>
        <w:r w:rsidR="0093447A" w:rsidRPr="003D6998">
          <w:rPr>
            <w:rStyle w:val="Hyperlink"/>
            <w:noProof/>
          </w:rPr>
          <w:t>Populate Code_List_Value table</w:t>
        </w:r>
        <w:r w:rsidR="0093447A">
          <w:rPr>
            <w:noProof/>
            <w:webHidden/>
          </w:rPr>
          <w:tab/>
        </w:r>
        <w:r w:rsidR="0093447A">
          <w:rPr>
            <w:noProof/>
            <w:webHidden/>
          </w:rPr>
          <w:fldChar w:fldCharType="begin"/>
        </w:r>
        <w:r w:rsidR="0093447A">
          <w:rPr>
            <w:noProof/>
            <w:webHidden/>
          </w:rPr>
          <w:instrText xml:space="preserve"> PAGEREF _Toc442108917 \h </w:instrText>
        </w:r>
        <w:r w:rsidR="0093447A">
          <w:rPr>
            <w:noProof/>
            <w:webHidden/>
          </w:rPr>
        </w:r>
        <w:r w:rsidR="0093447A">
          <w:rPr>
            <w:noProof/>
            <w:webHidden/>
          </w:rPr>
          <w:fldChar w:fldCharType="separate"/>
        </w:r>
        <w:r w:rsidR="0093447A">
          <w:rPr>
            <w:noProof/>
            <w:webHidden/>
          </w:rPr>
          <w:t>16</w:t>
        </w:r>
        <w:r w:rsidR="0093447A">
          <w:rPr>
            <w:noProof/>
            <w:webHidden/>
          </w:rPr>
          <w:fldChar w:fldCharType="end"/>
        </w:r>
      </w:hyperlink>
    </w:p>
    <w:p w14:paraId="681F3B29" w14:textId="77777777" w:rsidR="0093447A" w:rsidRDefault="00E5521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8" w:history="1">
        <w:r w:rsidR="0093447A" w:rsidRPr="003D6998">
          <w:rPr>
            <w:rStyle w:val="Hyperlink"/>
            <w:noProof/>
          </w:rPr>
          <w:t>3.1.1.6</w:t>
        </w:r>
        <w:r w:rsidR="0093447A">
          <w:rPr>
            <w:rFonts w:asciiTheme="minorHAnsi" w:eastAsiaTheme="minorEastAsia" w:hAnsiTheme="minorHAnsi" w:cstheme="minorBidi"/>
            <w:noProof/>
            <w:sz w:val="22"/>
            <w:szCs w:val="28"/>
            <w:lang w:bidi="th-TH"/>
          </w:rPr>
          <w:tab/>
        </w:r>
        <w:r w:rsidR="0093447A" w:rsidRPr="003D6998">
          <w:rPr>
            <w:rStyle w:val="Hyperlink"/>
            <w:noProof/>
          </w:rPr>
          <w:t>Import default and unqualified BDTs from Fields.xsd</w:t>
        </w:r>
        <w:r w:rsidR="0093447A">
          <w:rPr>
            <w:noProof/>
            <w:webHidden/>
          </w:rPr>
          <w:tab/>
        </w:r>
        <w:r w:rsidR="0093447A">
          <w:rPr>
            <w:noProof/>
            <w:webHidden/>
          </w:rPr>
          <w:fldChar w:fldCharType="begin"/>
        </w:r>
        <w:r w:rsidR="0093447A">
          <w:rPr>
            <w:noProof/>
            <w:webHidden/>
          </w:rPr>
          <w:instrText xml:space="preserve"> PAGEREF _Toc442108918 \h </w:instrText>
        </w:r>
        <w:r w:rsidR="0093447A">
          <w:rPr>
            <w:noProof/>
            <w:webHidden/>
          </w:rPr>
        </w:r>
        <w:r w:rsidR="0093447A">
          <w:rPr>
            <w:noProof/>
            <w:webHidden/>
          </w:rPr>
          <w:fldChar w:fldCharType="separate"/>
        </w:r>
        <w:r w:rsidR="0093447A">
          <w:rPr>
            <w:noProof/>
            <w:webHidden/>
          </w:rPr>
          <w:t>17</w:t>
        </w:r>
        <w:r w:rsidR="0093447A">
          <w:rPr>
            <w:noProof/>
            <w:webHidden/>
          </w:rPr>
          <w:fldChar w:fldCharType="end"/>
        </w:r>
      </w:hyperlink>
    </w:p>
    <w:p w14:paraId="112D8F74" w14:textId="77777777" w:rsidR="0093447A" w:rsidRDefault="00E5521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9" w:history="1">
        <w:r w:rsidR="0093447A" w:rsidRPr="003D6998">
          <w:rPr>
            <w:rStyle w:val="Hyperlink"/>
            <w:noProof/>
          </w:rPr>
          <w:t>3.1.1.6.1</w:t>
        </w:r>
        <w:r w:rsidR="0093447A">
          <w:rPr>
            <w:rFonts w:asciiTheme="minorHAnsi" w:eastAsiaTheme="minorEastAsia" w:hAnsiTheme="minorHAnsi" w:cstheme="minorBidi"/>
            <w:noProof/>
            <w:sz w:val="22"/>
            <w:szCs w:val="28"/>
            <w:lang w:bidi="th-TH"/>
          </w:rPr>
          <w:tab/>
        </w:r>
        <w:r w:rsidR="0093447A" w:rsidRPr="003D6998">
          <w:rPr>
            <w:rStyle w:val="Hyperlink"/>
            <w:noProof/>
          </w:rPr>
          <w:t>Populate BDTs in DT table.</w:t>
        </w:r>
        <w:r w:rsidR="0093447A">
          <w:rPr>
            <w:noProof/>
            <w:webHidden/>
          </w:rPr>
          <w:tab/>
        </w:r>
        <w:r w:rsidR="0093447A">
          <w:rPr>
            <w:noProof/>
            <w:webHidden/>
          </w:rPr>
          <w:fldChar w:fldCharType="begin"/>
        </w:r>
        <w:r w:rsidR="0093447A">
          <w:rPr>
            <w:noProof/>
            <w:webHidden/>
          </w:rPr>
          <w:instrText xml:space="preserve"> PAGEREF _Toc442108919 \h </w:instrText>
        </w:r>
        <w:r w:rsidR="0093447A">
          <w:rPr>
            <w:noProof/>
            <w:webHidden/>
          </w:rPr>
        </w:r>
        <w:r w:rsidR="0093447A">
          <w:rPr>
            <w:noProof/>
            <w:webHidden/>
          </w:rPr>
          <w:fldChar w:fldCharType="separate"/>
        </w:r>
        <w:r w:rsidR="0093447A">
          <w:rPr>
            <w:noProof/>
            <w:webHidden/>
          </w:rPr>
          <w:t>17</w:t>
        </w:r>
        <w:r w:rsidR="0093447A">
          <w:rPr>
            <w:noProof/>
            <w:webHidden/>
          </w:rPr>
          <w:fldChar w:fldCharType="end"/>
        </w:r>
      </w:hyperlink>
    </w:p>
    <w:p w14:paraId="1BE51CC6" w14:textId="77777777" w:rsidR="0093447A" w:rsidRDefault="00E5521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0" w:history="1">
        <w:r w:rsidR="0093447A" w:rsidRPr="003D6998">
          <w:rPr>
            <w:rStyle w:val="Hyperlink"/>
            <w:noProof/>
          </w:rPr>
          <w:t>3.1.1.6.2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_Toc442108920 \h </w:instrText>
        </w:r>
        <w:r w:rsidR="0093447A">
          <w:rPr>
            <w:noProof/>
            <w:webHidden/>
          </w:rPr>
        </w:r>
        <w:r w:rsidR="0093447A">
          <w:rPr>
            <w:noProof/>
            <w:webHidden/>
          </w:rPr>
          <w:fldChar w:fldCharType="separate"/>
        </w:r>
        <w:r w:rsidR="0093447A">
          <w:rPr>
            <w:noProof/>
            <w:webHidden/>
          </w:rPr>
          <w:t>18</w:t>
        </w:r>
        <w:r w:rsidR="0093447A">
          <w:rPr>
            <w:noProof/>
            <w:webHidden/>
          </w:rPr>
          <w:fldChar w:fldCharType="end"/>
        </w:r>
      </w:hyperlink>
    </w:p>
    <w:p w14:paraId="3F8DA448" w14:textId="77777777" w:rsidR="0093447A" w:rsidRDefault="00E5521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1" w:history="1">
        <w:r w:rsidR="0093447A" w:rsidRPr="003D6998">
          <w:rPr>
            <w:rStyle w:val="Hyperlink"/>
            <w:noProof/>
          </w:rPr>
          <w:t>3.1.1.6.3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DT_SC table</w:t>
        </w:r>
        <w:r w:rsidR="0093447A">
          <w:rPr>
            <w:noProof/>
            <w:webHidden/>
          </w:rPr>
          <w:tab/>
        </w:r>
        <w:r w:rsidR="0093447A">
          <w:rPr>
            <w:noProof/>
            <w:webHidden/>
          </w:rPr>
          <w:fldChar w:fldCharType="begin"/>
        </w:r>
        <w:r w:rsidR="0093447A">
          <w:rPr>
            <w:noProof/>
            <w:webHidden/>
          </w:rPr>
          <w:instrText xml:space="preserve"> PAGEREF _Toc442108921 \h </w:instrText>
        </w:r>
        <w:r w:rsidR="0093447A">
          <w:rPr>
            <w:noProof/>
            <w:webHidden/>
          </w:rPr>
        </w:r>
        <w:r w:rsidR="0093447A">
          <w:rPr>
            <w:noProof/>
            <w:webHidden/>
          </w:rPr>
          <w:fldChar w:fldCharType="separate"/>
        </w:r>
        <w:r w:rsidR="0093447A">
          <w:rPr>
            <w:noProof/>
            <w:webHidden/>
          </w:rPr>
          <w:t>19</w:t>
        </w:r>
        <w:r w:rsidR="0093447A">
          <w:rPr>
            <w:noProof/>
            <w:webHidden/>
          </w:rPr>
          <w:fldChar w:fldCharType="end"/>
        </w:r>
      </w:hyperlink>
    </w:p>
    <w:p w14:paraId="37E43B85" w14:textId="77777777" w:rsidR="0093447A" w:rsidRDefault="00E5521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2" w:history="1">
        <w:r w:rsidR="0093447A" w:rsidRPr="003D6998">
          <w:rPr>
            <w:rStyle w:val="Hyperlink"/>
            <w:noProof/>
          </w:rPr>
          <w:t>3.1.1.6.4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_Toc442108922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14:paraId="49CC1D3B" w14:textId="77777777" w:rsidR="0093447A" w:rsidRDefault="00E5521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3" w:history="1">
        <w:r w:rsidR="0093447A" w:rsidRPr="003D6998">
          <w:rPr>
            <w:rStyle w:val="Hyperlink"/>
            <w:noProof/>
          </w:rPr>
          <w:t>3.1.1.6.5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_Toc442108923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14:paraId="368A37F3" w14:textId="77777777" w:rsidR="0093447A" w:rsidRDefault="00E5521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4" w:history="1">
        <w:r w:rsidR="0093447A" w:rsidRPr="003D6998">
          <w:rPr>
            <w:rStyle w:val="Hyperlink"/>
            <w:noProof/>
          </w:rPr>
          <w:t>3.1.1.6.6</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BDT_SC_Primitive_Restriction table</w:t>
        </w:r>
        <w:r w:rsidR="0093447A">
          <w:rPr>
            <w:noProof/>
            <w:webHidden/>
          </w:rPr>
          <w:tab/>
        </w:r>
        <w:r w:rsidR="0093447A">
          <w:rPr>
            <w:noProof/>
            <w:webHidden/>
          </w:rPr>
          <w:fldChar w:fldCharType="begin"/>
        </w:r>
        <w:r w:rsidR="0093447A">
          <w:rPr>
            <w:noProof/>
            <w:webHidden/>
          </w:rPr>
          <w:instrText xml:space="preserve"> PAGEREF _Toc442108924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14:paraId="6F91451C" w14:textId="77777777" w:rsidR="0093447A" w:rsidRDefault="00E5521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25" w:history="1">
        <w:r w:rsidR="0093447A" w:rsidRPr="003D6998">
          <w:rPr>
            <w:rStyle w:val="Hyperlink"/>
            <w:noProof/>
          </w:rPr>
          <w:t>3.1.1.7</w:t>
        </w:r>
        <w:r w:rsidR="0093447A">
          <w:rPr>
            <w:rFonts w:asciiTheme="minorHAnsi" w:eastAsiaTheme="minorEastAsia" w:hAnsiTheme="minorHAnsi" w:cstheme="minorBidi"/>
            <w:noProof/>
            <w:sz w:val="22"/>
            <w:szCs w:val="28"/>
            <w:lang w:bidi="th-TH"/>
          </w:rPr>
          <w:tab/>
        </w:r>
        <w:r w:rsidR="0093447A" w:rsidRPr="003D6998">
          <w:rPr>
            <w:rStyle w:val="Hyperlink"/>
            <w:noProof/>
          </w:rPr>
          <w:t>Import additional BDTs from Meta.xsd</w:t>
        </w:r>
        <w:r w:rsidR="0093447A">
          <w:rPr>
            <w:noProof/>
            <w:webHidden/>
          </w:rPr>
          <w:tab/>
        </w:r>
        <w:r w:rsidR="0093447A">
          <w:rPr>
            <w:noProof/>
            <w:webHidden/>
          </w:rPr>
          <w:fldChar w:fldCharType="begin"/>
        </w:r>
        <w:r w:rsidR="0093447A">
          <w:rPr>
            <w:noProof/>
            <w:webHidden/>
          </w:rPr>
          <w:instrText xml:space="preserve"> PAGEREF _Toc442108925 \h </w:instrText>
        </w:r>
        <w:r w:rsidR="0093447A">
          <w:rPr>
            <w:noProof/>
            <w:webHidden/>
          </w:rPr>
        </w:r>
        <w:r w:rsidR="0093447A">
          <w:rPr>
            <w:noProof/>
            <w:webHidden/>
          </w:rPr>
          <w:fldChar w:fldCharType="separate"/>
        </w:r>
        <w:r w:rsidR="0093447A">
          <w:rPr>
            <w:noProof/>
            <w:webHidden/>
          </w:rPr>
          <w:t>21</w:t>
        </w:r>
        <w:r w:rsidR="0093447A">
          <w:rPr>
            <w:noProof/>
            <w:webHidden/>
          </w:rPr>
          <w:fldChar w:fldCharType="end"/>
        </w:r>
      </w:hyperlink>
    </w:p>
    <w:p w14:paraId="3315293A" w14:textId="77777777" w:rsidR="0093447A" w:rsidRDefault="00E5521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6" w:history="1">
        <w:r w:rsidR="0093447A" w:rsidRPr="003D6998">
          <w:rPr>
            <w:rStyle w:val="Hyperlink"/>
            <w:noProof/>
          </w:rPr>
          <w:t>3.1.1.7.1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DT table</w:t>
        </w:r>
        <w:r w:rsidR="0093447A">
          <w:rPr>
            <w:noProof/>
            <w:webHidden/>
          </w:rPr>
          <w:tab/>
        </w:r>
        <w:r w:rsidR="0093447A">
          <w:rPr>
            <w:noProof/>
            <w:webHidden/>
          </w:rPr>
          <w:fldChar w:fldCharType="begin"/>
        </w:r>
        <w:r w:rsidR="0093447A">
          <w:rPr>
            <w:noProof/>
            <w:webHidden/>
          </w:rPr>
          <w:instrText xml:space="preserve"> PAGEREF _Toc442108926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14:paraId="4DDB58D5" w14:textId="77777777" w:rsidR="0093447A" w:rsidRDefault="00E5521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7" w:history="1">
        <w:r w:rsidR="0093447A" w:rsidRPr="003D6998">
          <w:rPr>
            <w:rStyle w:val="Hyperlink"/>
            <w:noProof/>
          </w:rPr>
          <w:t>3.1.1.7.2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_Toc442108927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14:paraId="72EBB725" w14:textId="77777777" w:rsidR="0093447A" w:rsidRDefault="00E5521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8" w:history="1">
        <w:r w:rsidR="0093447A" w:rsidRPr="003D6998">
          <w:rPr>
            <w:rStyle w:val="Hyperlink"/>
            <w:noProof/>
          </w:rPr>
          <w:t>3.1.1.7.3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the DT_SC table</w:t>
        </w:r>
        <w:r w:rsidR="0093447A">
          <w:rPr>
            <w:noProof/>
            <w:webHidden/>
          </w:rPr>
          <w:tab/>
        </w:r>
        <w:r w:rsidR="0093447A">
          <w:rPr>
            <w:noProof/>
            <w:webHidden/>
          </w:rPr>
          <w:fldChar w:fldCharType="begin"/>
        </w:r>
        <w:r w:rsidR="0093447A">
          <w:rPr>
            <w:noProof/>
            <w:webHidden/>
          </w:rPr>
          <w:instrText xml:space="preserve"> PAGEREF _Toc442108928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14:paraId="57DE097D" w14:textId="77777777" w:rsidR="0093447A" w:rsidRDefault="00E5521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9" w:history="1">
        <w:r w:rsidR="0093447A" w:rsidRPr="003D6998">
          <w:rPr>
            <w:rStyle w:val="Hyperlink"/>
            <w:noProof/>
          </w:rPr>
          <w:t>3.1.1.7.4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_Toc442108929 \h </w:instrText>
        </w:r>
        <w:r w:rsidR="0093447A">
          <w:rPr>
            <w:noProof/>
            <w:webHidden/>
          </w:rPr>
        </w:r>
        <w:r w:rsidR="0093447A">
          <w:rPr>
            <w:noProof/>
            <w:webHidden/>
          </w:rPr>
          <w:fldChar w:fldCharType="separate"/>
        </w:r>
        <w:r w:rsidR="0093447A">
          <w:rPr>
            <w:noProof/>
            <w:webHidden/>
          </w:rPr>
          <w:t>23</w:t>
        </w:r>
        <w:r w:rsidR="0093447A">
          <w:rPr>
            <w:noProof/>
            <w:webHidden/>
          </w:rPr>
          <w:fldChar w:fldCharType="end"/>
        </w:r>
      </w:hyperlink>
    </w:p>
    <w:p w14:paraId="7C1EF4C5" w14:textId="77777777" w:rsidR="0093447A" w:rsidRDefault="00E5521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0" w:history="1">
        <w:r w:rsidR="0093447A" w:rsidRPr="003D6998">
          <w:rPr>
            <w:rStyle w:val="Hyperlink"/>
            <w:noProof/>
          </w:rPr>
          <w:t>3.1.1.7.5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_Toc442108930 \h </w:instrText>
        </w:r>
        <w:r w:rsidR="0093447A">
          <w:rPr>
            <w:noProof/>
            <w:webHidden/>
          </w:rPr>
        </w:r>
        <w:r w:rsidR="0093447A">
          <w:rPr>
            <w:noProof/>
            <w:webHidden/>
          </w:rPr>
          <w:fldChar w:fldCharType="separate"/>
        </w:r>
        <w:r w:rsidR="0093447A">
          <w:rPr>
            <w:noProof/>
            <w:webHidden/>
          </w:rPr>
          <w:t>23</w:t>
        </w:r>
        <w:r w:rsidR="0093447A">
          <w:rPr>
            <w:noProof/>
            <w:webHidden/>
          </w:rPr>
          <w:fldChar w:fldCharType="end"/>
        </w:r>
      </w:hyperlink>
    </w:p>
    <w:p w14:paraId="4AA12D24" w14:textId="77777777" w:rsidR="0093447A" w:rsidRDefault="00E5521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1" w:history="1">
        <w:r w:rsidR="0093447A" w:rsidRPr="003D6998">
          <w:rPr>
            <w:rStyle w:val="Hyperlink"/>
            <w:noProof/>
          </w:rPr>
          <w:t>3.1.1.7.6</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BDT_SC_Primitive_Restriction table</w:t>
        </w:r>
        <w:r w:rsidR="0093447A">
          <w:rPr>
            <w:noProof/>
            <w:webHidden/>
          </w:rPr>
          <w:tab/>
        </w:r>
        <w:r w:rsidR="0093447A">
          <w:rPr>
            <w:noProof/>
            <w:webHidden/>
          </w:rPr>
          <w:fldChar w:fldCharType="begin"/>
        </w:r>
        <w:r w:rsidR="0093447A">
          <w:rPr>
            <w:noProof/>
            <w:webHidden/>
          </w:rPr>
          <w:instrText xml:space="preserve"> PAGEREF _Toc442108931 \h </w:instrText>
        </w:r>
        <w:r w:rsidR="0093447A">
          <w:rPr>
            <w:noProof/>
            <w:webHidden/>
          </w:rPr>
        </w:r>
        <w:r w:rsidR="0093447A">
          <w:rPr>
            <w:noProof/>
            <w:webHidden/>
          </w:rPr>
          <w:fldChar w:fldCharType="separate"/>
        </w:r>
        <w:r w:rsidR="0093447A">
          <w:rPr>
            <w:noProof/>
            <w:webHidden/>
          </w:rPr>
          <w:t>24</w:t>
        </w:r>
        <w:r w:rsidR="0093447A">
          <w:rPr>
            <w:noProof/>
            <w:webHidden/>
          </w:rPr>
          <w:fldChar w:fldCharType="end"/>
        </w:r>
      </w:hyperlink>
    </w:p>
    <w:p w14:paraId="244D966C" w14:textId="77777777" w:rsidR="0093447A" w:rsidRDefault="00E5521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32" w:history="1">
        <w:r w:rsidR="0093447A" w:rsidRPr="003D6998">
          <w:rPr>
            <w:rStyle w:val="Hyperlink"/>
            <w:noProof/>
          </w:rPr>
          <w:t>3.1.1.8</w:t>
        </w:r>
        <w:r w:rsidR="0093447A">
          <w:rPr>
            <w:rFonts w:asciiTheme="minorHAnsi" w:eastAsiaTheme="minorEastAsia" w:hAnsiTheme="minorHAnsi" w:cstheme="minorBidi"/>
            <w:noProof/>
            <w:sz w:val="22"/>
            <w:szCs w:val="28"/>
            <w:lang w:bidi="th-TH"/>
          </w:rPr>
          <w:tab/>
        </w:r>
        <w:r w:rsidR="0093447A" w:rsidRPr="003D6998">
          <w:rPr>
            <w:rStyle w:val="Hyperlink"/>
            <w:noProof/>
          </w:rPr>
          <w:t>Pseudo functions used for describing the imports</w:t>
        </w:r>
        <w:r w:rsidR="0093447A">
          <w:rPr>
            <w:noProof/>
            <w:webHidden/>
          </w:rPr>
          <w:tab/>
        </w:r>
        <w:r w:rsidR="0093447A">
          <w:rPr>
            <w:noProof/>
            <w:webHidden/>
          </w:rPr>
          <w:fldChar w:fldCharType="begin"/>
        </w:r>
        <w:r w:rsidR="0093447A">
          <w:rPr>
            <w:noProof/>
            <w:webHidden/>
          </w:rPr>
          <w:instrText xml:space="preserve"> PAGEREF _Toc442108932 \h </w:instrText>
        </w:r>
        <w:r w:rsidR="0093447A">
          <w:rPr>
            <w:noProof/>
            <w:webHidden/>
          </w:rPr>
        </w:r>
        <w:r w:rsidR="0093447A">
          <w:rPr>
            <w:noProof/>
            <w:webHidden/>
          </w:rPr>
          <w:fldChar w:fldCharType="separate"/>
        </w:r>
        <w:r w:rsidR="0093447A">
          <w:rPr>
            <w:noProof/>
            <w:webHidden/>
          </w:rPr>
          <w:t>24</w:t>
        </w:r>
        <w:r w:rsidR="0093447A">
          <w:rPr>
            <w:noProof/>
            <w:webHidden/>
          </w:rPr>
          <w:fldChar w:fldCharType="end"/>
        </w:r>
      </w:hyperlink>
    </w:p>
    <w:p w14:paraId="4F9066A1" w14:textId="77777777" w:rsidR="0093447A" w:rsidRDefault="00E5521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33" w:history="1">
        <w:r w:rsidR="0093447A" w:rsidRPr="003D6998">
          <w:rPr>
            <w:rStyle w:val="Hyperlink"/>
            <w:noProof/>
          </w:rPr>
          <w:t>3.1.1.9</w:t>
        </w:r>
        <w:r w:rsidR="0093447A">
          <w:rPr>
            <w:rFonts w:asciiTheme="minorHAnsi" w:eastAsiaTheme="minorEastAsia" w:hAnsiTheme="minorHAnsi" w:cstheme="minorBidi"/>
            <w:noProof/>
            <w:sz w:val="22"/>
            <w:szCs w:val="28"/>
            <w:lang w:bidi="th-TH"/>
          </w:rPr>
          <w:tab/>
        </w:r>
        <w:r w:rsidR="0093447A" w:rsidRPr="003D6998">
          <w:rPr>
            <w:rStyle w:val="Hyperlink"/>
            <w:noProof/>
          </w:rPr>
          <w:t>Import Qualified BDTs</w:t>
        </w:r>
        <w:r w:rsidR="0093447A">
          <w:rPr>
            <w:noProof/>
            <w:webHidden/>
          </w:rPr>
          <w:tab/>
        </w:r>
        <w:r w:rsidR="0093447A">
          <w:rPr>
            <w:noProof/>
            <w:webHidden/>
          </w:rPr>
          <w:fldChar w:fldCharType="begin"/>
        </w:r>
        <w:r w:rsidR="0093447A">
          <w:rPr>
            <w:noProof/>
            <w:webHidden/>
          </w:rPr>
          <w:instrText xml:space="preserve"> PAGEREF _Toc442108933 \h </w:instrText>
        </w:r>
        <w:r w:rsidR="0093447A">
          <w:rPr>
            <w:noProof/>
            <w:webHidden/>
          </w:rPr>
        </w:r>
        <w:r w:rsidR="0093447A">
          <w:rPr>
            <w:noProof/>
            <w:webHidden/>
          </w:rPr>
          <w:fldChar w:fldCharType="separate"/>
        </w:r>
        <w:r w:rsidR="0093447A">
          <w:rPr>
            <w:noProof/>
            <w:webHidden/>
          </w:rPr>
          <w:t>25</w:t>
        </w:r>
        <w:r w:rsidR="0093447A">
          <w:rPr>
            <w:noProof/>
            <w:webHidden/>
          </w:rPr>
          <w:fldChar w:fldCharType="end"/>
        </w:r>
      </w:hyperlink>
    </w:p>
    <w:p w14:paraId="71BE0D92" w14:textId="77777777" w:rsidR="0093447A" w:rsidRDefault="00E5521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4" w:history="1">
        <w:r w:rsidR="0093447A" w:rsidRPr="003D6998">
          <w:rPr>
            <w:rStyle w:val="Hyperlink"/>
            <w:noProof/>
          </w:rPr>
          <w:t>3.1.1.9.1</w:t>
        </w:r>
        <w:r w:rsidR="0093447A">
          <w:rPr>
            <w:rFonts w:asciiTheme="minorHAnsi" w:eastAsiaTheme="minorEastAsia" w:hAnsiTheme="minorHAnsi" w:cstheme="minorBidi"/>
            <w:noProof/>
            <w:sz w:val="22"/>
            <w:szCs w:val="28"/>
            <w:lang w:bidi="th-TH"/>
          </w:rPr>
          <w:tab/>
        </w:r>
        <w:r w:rsidR="0093447A" w:rsidRPr="003D6998">
          <w:rPr>
            <w:rStyle w:val="Hyperlink"/>
            <w:noProof/>
          </w:rPr>
          <w:t>Populate a QBDT in the DT table</w:t>
        </w:r>
        <w:r w:rsidR="0093447A">
          <w:rPr>
            <w:noProof/>
            <w:webHidden/>
          </w:rPr>
          <w:tab/>
        </w:r>
        <w:r w:rsidR="0093447A">
          <w:rPr>
            <w:noProof/>
            <w:webHidden/>
          </w:rPr>
          <w:fldChar w:fldCharType="begin"/>
        </w:r>
        <w:r w:rsidR="0093447A">
          <w:rPr>
            <w:noProof/>
            <w:webHidden/>
          </w:rPr>
          <w:instrText xml:space="preserve"> PAGEREF _Toc442108934 \h </w:instrText>
        </w:r>
        <w:r w:rsidR="0093447A">
          <w:rPr>
            <w:noProof/>
            <w:webHidden/>
          </w:rPr>
        </w:r>
        <w:r w:rsidR="0093447A">
          <w:rPr>
            <w:noProof/>
            <w:webHidden/>
          </w:rPr>
          <w:fldChar w:fldCharType="separate"/>
        </w:r>
        <w:r w:rsidR="0093447A">
          <w:rPr>
            <w:noProof/>
            <w:webHidden/>
          </w:rPr>
          <w:t>25</w:t>
        </w:r>
        <w:r w:rsidR="0093447A">
          <w:rPr>
            <w:noProof/>
            <w:webHidden/>
          </w:rPr>
          <w:fldChar w:fldCharType="end"/>
        </w:r>
      </w:hyperlink>
    </w:p>
    <w:p w14:paraId="231B8723" w14:textId="77777777" w:rsidR="0093447A" w:rsidRDefault="00E5521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5" w:history="1">
        <w:r w:rsidR="0093447A" w:rsidRPr="003D6998">
          <w:rPr>
            <w:rStyle w:val="Hyperlink"/>
            <w:noProof/>
          </w:rPr>
          <w:t>3.1.1.9.2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_Toc442108935 \h </w:instrText>
        </w:r>
        <w:r w:rsidR="0093447A">
          <w:rPr>
            <w:noProof/>
            <w:webHidden/>
          </w:rPr>
        </w:r>
        <w:r w:rsidR="0093447A">
          <w:rPr>
            <w:noProof/>
            <w:webHidden/>
          </w:rPr>
          <w:fldChar w:fldCharType="separate"/>
        </w:r>
        <w:r w:rsidR="0093447A">
          <w:rPr>
            <w:noProof/>
            <w:webHidden/>
          </w:rPr>
          <w:t>26</w:t>
        </w:r>
        <w:r w:rsidR="0093447A">
          <w:rPr>
            <w:noProof/>
            <w:webHidden/>
          </w:rPr>
          <w:fldChar w:fldCharType="end"/>
        </w:r>
      </w:hyperlink>
    </w:p>
    <w:p w14:paraId="721C0F2C" w14:textId="77777777" w:rsidR="0093447A" w:rsidRDefault="00E5521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6" w:history="1">
        <w:r w:rsidR="0093447A" w:rsidRPr="003D6998">
          <w:rPr>
            <w:rStyle w:val="Hyperlink"/>
            <w:noProof/>
          </w:rPr>
          <w:t>3.1.1.9.3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the DT_SC table</w:t>
        </w:r>
        <w:r w:rsidR="0093447A">
          <w:rPr>
            <w:noProof/>
            <w:webHidden/>
          </w:rPr>
          <w:tab/>
        </w:r>
        <w:r w:rsidR="0093447A">
          <w:rPr>
            <w:noProof/>
            <w:webHidden/>
          </w:rPr>
          <w:fldChar w:fldCharType="begin"/>
        </w:r>
        <w:r w:rsidR="0093447A">
          <w:rPr>
            <w:noProof/>
            <w:webHidden/>
          </w:rPr>
          <w:instrText xml:space="preserve"> PAGEREF _Toc442108936 \h </w:instrText>
        </w:r>
        <w:r w:rsidR="0093447A">
          <w:rPr>
            <w:noProof/>
            <w:webHidden/>
          </w:rPr>
        </w:r>
        <w:r w:rsidR="0093447A">
          <w:rPr>
            <w:noProof/>
            <w:webHidden/>
          </w:rPr>
          <w:fldChar w:fldCharType="separate"/>
        </w:r>
        <w:r w:rsidR="0093447A">
          <w:rPr>
            <w:noProof/>
            <w:webHidden/>
          </w:rPr>
          <w:t>26</w:t>
        </w:r>
        <w:r w:rsidR="0093447A">
          <w:rPr>
            <w:noProof/>
            <w:webHidden/>
          </w:rPr>
          <w:fldChar w:fldCharType="end"/>
        </w:r>
      </w:hyperlink>
    </w:p>
    <w:p w14:paraId="397EF36F" w14:textId="77777777" w:rsidR="0093447A" w:rsidRDefault="00E5521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7" w:history="1">
        <w:r w:rsidR="0093447A" w:rsidRPr="003D6998">
          <w:rPr>
            <w:rStyle w:val="Hyperlink"/>
            <w:noProof/>
          </w:rPr>
          <w:t>3.1.1.9.4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_Toc442108937 \h </w:instrText>
        </w:r>
        <w:r w:rsidR="0093447A">
          <w:rPr>
            <w:noProof/>
            <w:webHidden/>
          </w:rPr>
        </w:r>
        <w:r w:rsidR="0093447A">
          <w:rPr>
            <w:noProof/>
            <w:webHidden/>
          </w:rPr>
          <w:fldChar w:fldCharType="separate"/>
        </w:r>
        <w:r w:rsidR="0093447A">
          <w:rPr>
            <w:noProof/>
            <w:webHidden/>
          </w:rPr>
          <w:t>27</w:t>
        </w:r>
        <w:r w:rsidR="0093447A">
          <w:rPr>
            <w:noProof/>
            <w:webHidden/>
          </w:rPr>
          <w:fldChar w:fldCharType="end"/>
        </w:r>
      </w:hyperlink>
    </w:p>
    <w:p w14:paraId="564DCB41" w14:textId="77777777" w:rsidR="0093447A" w:rsidRDefault="00E5521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8" w:history="1">
        <w:r w:rsidR="0093447A" w:rsidRPr="003D6998">
          <w:rPr>
            <w:rStyle w:val="Hyperlink"/>
            <w:noProof/>
          </w:rPr>
          <w:t>3.1.1.9.5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_Toc442108938 \h </w:instrText>
        </w:r>
        <w:r w:rsidR="0093447A">
          <w:rPr>
            <w:noProof/>
            <w:webHidden/>
          </w:rPr>
        </w:r>
        <w:r w:rsidR="0093447A">
          <w:rPr>
            <w:noProof/>
            <w:webHidden/>
          </w:rPr>
          <w:fldChar w:fldCharType="separate"/>
        </w:r>
        <w:r w:rsidR="0093447A">
          <w:rPr>
            <w:noProof/>
            <w:webHidden/>
          </w:rPr>
          <w:t>27</w:t>
        </w:r>
        <w:r w:rsidR="0093447A">
          <w:rPr>
            <w:noProof/>
            <w:webHidden/>
          </w:rPr>
          <w:fldChar w:fldCharType="end"/>
        </w:r>
      </w:hyperlink>
    </w:p>
    <w:p w14:paraId="017B65F7" w14:textId="77777777" w:rsidR="0093447A" w:rsidRDefault="00E5521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9" w:history="1">
        <w:r w:rsidR="0093447A" w:rsidRPr="003D6998">
          <w:rPr>
            <w:rStyle w:val="Hyperlink"/>
            <w:noProof/>
          </w:rPr>
          <w:t>3.1.1.9.6</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BDT_SC_Primitive_Restriction table</w:t>
        </w:r>
        <w:r w:rsidR="0093447A">
          <w:rPr>
            <w:noProof/>
            <w:webHidden/>
          </w:rPr>
          <w:tab/>
        </w:r>
        <w:r w:rsidR="0093447A">
          <w:rPr>
            <w:noProof/>
            <w:webHidden/>
          </w:rPr>
          <w:fldChar w:fldCharType="begin"/>
        </w:r>
        <w:r w:rsidR="0093447A">
          <w:rPr>
            <w:noProof/>
            <w:webHidden/>
          </w:rPr>
          <w:instrText xml:space="preserve"> PAGEREF _Toc442108939 \h </w:instrText>
        </w:r>
        <w:r w:rsidR="0093447A">
          <w:rPr>
            <w:noProof/>
            <w:webHidden/>
          </w:rPr>
        </w:r>
        <w:r w:rsidR="0093447A">
          <w:rPr>
            <w:noProof/>
            <w:webHidden/>
          </w:rPr>
          <w:fldChar w:fldCharType="separate"/>
        </w:r>
        <w:r w:rsidR="0093447A">
          <w:rPr>
            <w:noProof/>
            <w:webHidden/>
          </w:rPr>
          <w:t>28</w:t>
        </w:r>
        <w:r w:rsidR="0093447A">
          <w:rPr>
            <w:noProof/>
            <w:webHidden/>
          </w:rPr>
          <w:fldChar w:fldCharType="end"/>
        </w:r>
      </w:hyperlink>
    </w:p>
    <w:p w14:paraId="7603770A"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0" w:history="1">
        <w:r w:rsidR="0093447A" w:rsidRPr="003D6998">
          <w:rPr>
            <w:rStyle w:val="Hyperlink"/>
            <w:noProof/>
          </w:rPr>
          <w:t>3.1.1.10</w:t>
        </w:r>
        <w:r w:rsidR="0093447A">
          <w:rPr>
            <w:rFonts w:asciiTheme="minorHAnsi" w:eastAsiaTheme="minorEastAsia" w:hAnsiTheme="minorHAnsi" w:cstheme="minorBidi"/>
            <w:noProof/>
            <w:sz w:val="22"/>
            <w:szCs w:val="28"/>
            <w:lang w:bidi="th-TH"/>
          </w:rPr>
          <w:tab/>
        </w:r>
        <w:r w:rsidR="0093447A" w:rsidRPr="003D6998">
          <w:rPr>
            <w:rStyle w:val="Hyperlink"/>
            <w:noProof/>
          </w:rPr>
          <w:t>Import BCCPs</w:t>
        </w:r>
        <w:r w:rsidR="0093447A">
          <w:rPr>
            <w:noProof/>
            <w:webHidden/>
          </w:rPr>
          <w:tab/>
        </w:r>
        <w:r w:rsidR="0093447A">
          <w:rPr>
            <w:noProof/>
            <w:webHidden/>
          </w:rPr>
          <w:fldChar w:fldCharType="begin"/>
        </w:r>
        <w:r w:rsidR="0093447A">
          <w:rPr>
            <w:noProof/>
            <w:webHidden/>
          </w:rPr>
          <w:instrText xml:space="preserve"> PAGEREF _Toc442108940 \h </w:instrText>
        </w:r>
        <w:r w:rsidR="0093447A">
          <w:rPr>
            <w:noProof/>
            <w:webHidden/>
          </w:rPr>
        </w:r>
        <w:r w:rsidR="0093447A">
          <w:rPr>
            <w:noProof/>
            <w:webHidden/>
          </w:rPr>
          <w:fldChar w:fldCharType="separate"/>
        </w:r>
        <w:r w:rsidR="0093447A">
          <w:rPr>
            <w:noProof/>
            <w:webHidden/>
          </w:rPr>
          <w:t>29</w:t>
        </w:r>
        <w:r w:rsidR="0093447A">
          <w:rPr>
            <w:noProof/>
            <w:webHidden/>
          </w:rPr>
          <w:fldChar w:fldCharType="end"/>
        </w:r>
      </w:hyperlink>
    </w:p>
    <w:p w14:paraId="7DFAB151" w14:textId="77777777" w:rsidR="0093447A" w:rsidRDefault="00E55214">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1" w:history="1">
        <w:r w:rsidR="0093447A" w:rsidRPr="003D6998">
          <w:rPr>
            <w:rStyle w:val="Hyperlink"/>
            <w:noProof/>
          </w:rPr>
          <w:t>3.1.1.10.1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BCCP table</w:t>
        </w:r>
        <w:r w:rsidR="0093447A">
          <w:rPr>
            <w:noProof/>
            <w:webHidden/>
          </w:rPr>
          <w:tab/>
        </w:r>
        <w:r w:rsidR="0093447A">
          <w:rPr>
            <w:noProof/>
            <w:webHidden/>
          </w:rPr>
          <w:fldChar w:fldCharType="begin"/>
        </w:r>
        <w:r w:rsidR="0093447A">
          <w:rPr>
            <w:noProof/>
            <w:webHidden/>
          </w:rPr>
          <w:instrText xml:space="preserve"> PAGEREF _Toc442108941 \h </w:instrText>
        </w:r>
        <w:r w:rsidR="0093447A">
          <w:rPr>
            <w:noProof/>
            <w:webHidden/>
          </w:rPr>
        </w:r>
        <w:r w:rsidR="0093447A">
          <w:rPr>
            <w:noProof/>
            <w:webHidden/>
          </w:rPr>
          <w:fldChar w:fldCharType="separate"/>
        </w:r>
        <w:r w:rsidR="0093447A">
          <w:rPr>
            <w:noProof/>
            <w:webHidden/>
          </w:rPr>
          <w:t>29</w:t>
        </w:r>
        <w:r w:rsidR="0093447A">
          <w:rPr>
            <w:noProof/>
            <w:webHidden/>
          </w:rPr>
          <w:fldChar w:fldCharType="end"/>
        </w:r>
      </w:hyperlink>
    </w:p>
    <w:p w14:paraId="15717161"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2" w:history="1">
        <w:r w:rsidR="0093447A" w:rsidRPr="003D6998">
          <w:rPr>
            <w:rStyle w:val="Hyperlink"/>
            <w:noProof/>
          </w:rPr>
          <w:t>3.1.1.11</w:t>
        </w:r>
        <w:r w:rsidR="0093447A">
          <w:rPr>
            <w:rFonts w:asciiTheme="minorHAnsi" w:eastAsiaTheme="minorEastAsia" w:hAnsiTheme="minorHAnsi" w:cstheme="minorBidi"/>
            <w:noProof/>
            <w:sz w:val="22"/>
            <w:szCs w:val="28"/>
            <w:lang w:bidi="th-TH"/>
          </w:rPr>
          <w:tab/>
        </w:r>
        <w:r w:rsidR="0093447A" w:rsidRPr="003D6998">
          <w:rPr>
            <w:rStyle w:val="Hyperlink"/>
            <w:noProof/>
          </w:rPr>
          <w:t xml:space="preserve">Import ACCs, ASCCPs, BCCs and ASCCs </w:t>
        </w:r>
        <w:r w:rsidR="0093447A">
          <w:rPr>
            <w:noProof/>
            <w:webHidden/>
          </w:rPr>
          <w:tab/>
        </w:r>
        <w:r w:rsidR="0093447A">
          <w:rPr>
            <w:noProof/>
            <w:webHidden/>
          </w:rPr>
          <w:fldChar w:fldCharType="begin"/>
        </w:r>
        <w:r w:rsidR="0093447A">
          <w:rPr>
            <w:noProof/>
            <w:webHidden/>
          </w:rPr>
          <w:instrText xml:space="preserve"> PAGEREF _Toc442108942 \h </w:instrText>
        </w:r>
        <w:r w:rsidR="0093447A">
          <w:rPr>
            <w:noProof/>
            <w:webHidden/>
          </w:rPr>
        </w:r>
        <w:r w:rsidR="0093447A">
          <w:rPr>
            <w:noProof/>
            <w:webHidden/>
          </w:rPr>
          <w:fldChar w:fldCharType="separate"/>
        </w:r>
        <w:r w:rsidR="0093447A">
          <w:rPr>
            <w:noProof/>
            <w:webHidden/>
          </w:rPr>
          <w:t>30</w:t>
        </w:r>
        <w:r w:rsidR="0093447A">
          <w:rPr>
            <w:noProof/>
            <w:webHidden/>
          </w:rPr>
          <w:fldChar w:fldCharType="end"/>
        </w:r>
      </w:hyperlink>
    </w:p>
    <w:p w14:paraId="3C1760F1" w14:textId="77777777" w:rsidR="0093447A" w:rsidRDefault="00E55214">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3" w:history="1">
        <w:r w:rsidR="0093447A" w:rsidRPr="003D6998">
          <w:rPr>
            <w:rStyle w:val="Hyperlink"/>
            <w:noProof/>
          </w:rPr>
          <w:t>3.1.1.11.1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ASCCP table</w:t>
        </w:r>
        <w:r w:rsidR="0093447A">
          <w:rPr>
            <w:noProof/>
            <w:webHidden/>
          </w:rPr>
          <w:tab/>
        </w:r>
        <w:r w:rsidR="0093447A">
          <w:rPr>
            <w:noProof/>
            <w:webHidden/>
          </w:rPr>
          <w:fldChar w:fldCharType="begin"/>
        </w:r>
        <w:r w:rsidR="0093447A">
          <w:rPr>
            <w:noProof/>
            <w:webHidden/>
          </w:rPr>
          <w:instrText xml:space="preserve"> PAGEREF _Toc442108943 \h </w:instrText>
        </w:r>
        <w:r w:rsidR="0093447A">
          <w:rPr>
            <w:noProof/>
            <w:webHidden/>
          </w:rPr>
        </w:r>
        <w:r w:rsidR="0093447A">
          <w:rPr>
            <w:noProof/>
            <w:webHidden/>
          </w:rPr>
          <w:fldChar w:fldCharType="separate"/>
        </w:r>
        <w:r w:rsidR="0093447A">
          <w:rPr>
            <w:noProof/>
            <w:webHidden/>
          </w:rPr>
          <w:t>30</w:t>
        </w:r>
        <w:r w:rsidR="0093447A">
          <w:rPr>
            <w:noProof/>
            <w:webHidden/>
          </w:rPr>
          <w:fldChar w:fldCharType="end"/>
        </w:r>
      </w:hyperlink>
    </w:p>
    <w:p w14:paraId="67EEDB0F" w14:textId="77777777" w:rsidR="0093447A" w:rsidRDefault="00E55214">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4" w:history="1">
        <w:r w:rsidR="0093447A" w:rsidRPr="003D6998">
          <w:rPr>
            <w:rStyle w:val="Hyperlink"/>
            <w:noProof/>
          </w:rPr>
          <w:t>3.1.1.11.2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ACC table</w:t>
        </w:r>
        <w:r w:rsidR="0093447A">
          <w:rPr>
            <w:noProof/>
            <w:webHidden/>
          </w:rPr>
          <w:tab/>
        </w:r>
        <w:r w:rsidR="0093447A">
          <w:rPr>
            <w:noProof/>
            <w:webHidden/>
          </w:rPr>
          <w:fldChar w:fldCharType="begin"/>
        </w:r>
        <w:r w:rsidR="0093447A">
          <w:rPr>
            <w:noProof/>
            <w:webHidden/>
          </w:rPr>
          <w:instrText xml:space="preserve"> PAGEREF _Toc442108944 \h </w:instrText>
        </w:r>
        <w:r w:rsidR="0093447A">
          <w:rPr>
            <w:noProof/>
            <w:webHidden/>
          </w:rPr>
        </w:r>
        <w:r w:rsidR="0093447A">
          <w:rPr>
            <w:noProof/>
            <w:webHidden/>
          </w:rPr>
          <w:fldChar w:fldCharType="separate"/>
        </w:r>
        <w:r w:rsidR="0093447A">
          <w:rPr>
            <w:noProof/>
            <w:webHidden/>
          </w:rPr>
          <w:t>31</w:t>
        </w:r>
        <w:r w:rsidR="0093447A">
          <w:rPr>
            <w:noProof/>
            <w:webHidden/>
          </w:rPr>
          <w:fldChar w:fldCharType="end"/>
        </w:r>
      </w:hyperlink>
    </w:p>
    <w:p w14:paraId="5156C2AA" w14:textId="77777777" w:rsidR="0093447A" w:rsidRDefault="00E55214">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5" w:history="1">
        <w:r w:rsidR="0093447A" w:rsidRPr="003D6998">
          <w:rPr>
            <w:rStyle w:val="Hyperlink"/>
            <w:noProof/>
          </w:rPr>
          <w:t>3.1.1.11.3</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table</w:t>
        </w:r>
        <w:r w:rsidR="0093447A">
          <w:rPr>
            <w:noProof/>
            <w:webHidden/>
          </w:rPr>
          <w:tab/>
        </w:r>
        <w:r w:rsidR="0093447A">
          <w:rPr>
            <w:noProof/>
            <w:webHidden/>
          </w:rPr>
          <w:fldChar w:fldCharType="begin"/>
        </w:r>
        <w:r w:rsidR="0093447A">
          <w:rPr>
            <w:noProof/>
            <w:webHidden/>
          </w:rPr>
          <w:instrText xml:space="preserve"> PAGEREF _Toc442108945 \h </w:instrText>
        </w:r>
        <w:r w:rsidR="0093447A">
          <w:rPr>
            <w:noProof/>
            <w:webHidden/>
          </w:rPr>
        </w:r>
        <w:r w:rsidR="0093447A">
          <w:rPr>
            <w:noProof/>
            <w:webHidden/>
          </w:rPr>
          <w:fldChar w:fldCharType="separate"/>
        </w:r>
        <w:r w:rsidR="0093447A">
          <w:rPr>
            <w:noProof/>
            <w:webHidden/>
          </w:rPr>
          <w:t>32</w:t>
        </w:r>
        <w:r w:rsidR="0093447A">
          <w:rPr>
            <w:noProof/>
            <w:webHidden/>
          </w:rPr>
          <w:fldChar w:fldCharType="end"/>
        </w:r>
      </w:hyperlink>
    </w:p>
    <w:p w14:paraId="0876C309" w14:textId="77777777" w:rsidR="0093447A" w:rsidRDefault="00E55214">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6" w:history="1">
        <w:r w:rsidR="0093447A" w:rsidRPr="003D6998">
          <w:rPr>
            <w:rStyle w:val="Hyperlink"/>
            <w:noProof/>
          </w:rPr>
          <w:t>3.1.1.11.4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table</w:t>
        </w:r>
        <w:r w:rsidR="0093447A">
          <w:rPr>
            <w:noProof/>
            <w:webHidden/>
          </w:rPr>
          <w:tab/>
        </w:r>
        <w:r w:rsidR="0093447A">
          <w:rPr>
            <w:noProof/>
            <w:webHidden/>
          </w:rPr>
          <w:fldChar w:fldCharType="begin"/>
        </w:r>
        <w:r w:rsidR="0093447A">
          <w:rPr>
            <w:noProof/>
            <w:webHidden/>
          </w:rPr>
          <w:instrText xml:space="preserve"> PAGEREF _Toc442108946 \h </w:instrText>
        </w:r>
        <w:r w:rsidR="0093447A">
          <w:rPr>
            <w:noProof/>
            <w:webHidden/>
          </w:rPr>
        </w:r>
        <w:r w:rsidR="0093447A">
          <w:rPr>
            <w:noProof/>
            <w:webHidden/>
          </w:rPr>
          <w:fldChar w:fldCharType="separate"/>
        </w:r>
        <w:r w:rsidR="0093447A">
          <w:rPr>
            <w:noProof/>
            <w:webHidden/>
          </w:rPr>
          <w:t>32</w:t>
        </w:r>
        <w:r w:rsidR="0093447A">
          <w:rPr>
            <w:noProof/>
            <w:webHidden/>
          </w:rPr>
          <w:fldChar w:fldCharType="end"/>
        </w:r>
      </w:hyperlink>
    </w:p>
    <w:p w14:paraId="4F24EA7D" w14:textId="77777777" w:rsidR="0093447A" w:rsidRDefault="00E55214">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7" w:history="1">
        <w:r w:rsidR="0093447A" w:rsidRPr="003D6998">
          <w:rPr>
            <w:rStyle w:val="Hyperlink"/>
            <w:noProof/>
          </w:rPr>
          <w:t>3.1.1.11.5</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BCCP table for xsd:attribute</w:t>
        </w:r>
        <w:r w:rsidR="0093447A">
          <w:rPr>
            <w:noProof/>
            <w:webHidden/>
          </w:rPr>
          <w:tab/>
        </w:r>
        <w:r w:rsidR="0093447A">
          <w:rPr>
            <w:noProof/>
            <w:webHidden/>
          </w:rPr>
          <w:fldChar w:fldCharType="begin"/>
        </w:r>
        <w:r w:rsidR="0093447A">
          <w:rPr>
            <w:noProof/>
            <w:webHidden/>
          </w:rPr>
          <w:instrText xml:space="preserve"> PAGEREF _Toc442108947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56449C6B"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8" w:history="1">
        <w:r w:rsidR="0093447A" w:rsidRPr="003D6998">
          <w:rPr>
            <w:rStyle w:val="Hyperlink"/>
            <w:noProof/>
          </w:rPr>
          <w:t>3.1.1.12</w:t>
        </w:r>
        <w:r w:rsidR="0093447A">
          <w:rPr>
            <w:rFonts w:asciiTheme="minorHAnsi" w:eastAsiaTheme="minorEastAsia" w:hAnsiTheme="minorHAnsi" w:cstheme="minorBidi"/>
            <w:noProof/>
            <w:sz w:val="22"/>
            <w:szCs w:val="28"/>
            <w:lang w:bidi="th-TH"/>
          </w:rPr>
          <w:tab/>
        </w:r>
        <w:r w:rsidR="0093447A" w:rsidRPr="003D6998">
          <w:rPr>
            <w:rStyle w:val="Hyperlink"/>
            <w:noProof/>
          </w:rPr>
          <w:t>Create ASCCPs for all Extension ACCs</w:t>
        </w:r>
        <w:r w:rsidR="0093447A">
          <w:rPr>
            <w:noProof/>
            <w:webHidden/>
          </w:rPr>
          <w:tab/>
        </w:r>
        <w:r w:rsidR="0093447A">
          <w:rPr>
            <w:noProof/>
            <w:webHidden/>
          </w:rPr>
          <w:fldChar w:fldCharType="begin"/>
        </w:r>
        <w:r w:rsidR="0093447A">
          <w:rPr>
            <w:noProof/>
            <w:webHidden/>
          </w:rPr>
          <w:instrText xml:space="preserve"> PAGEREF _Toc442108948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21319B00"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9" w:history="1">
        <w:r w:rsidR="0093447A" w:rsidRPr="003D6998">
          <w:rPr>
            <w:rStyle w:val="Hyperlink"/>
            <w:noProof/>
          </w:rPr>
          <w:t>3.1.1.13</w:t>
        </w:r>
        <w:r w:rsidR="0093447A">
          <w:rPr>
            <w:rFonts w:asciiTheme="minorHAnsi" w:eastAsiaTheme="minorEastAsia" w:hAnsiTheme="minorHAnsi" w:cstheme="minorBidi"/>
            <w:noProof/>
            <w:sz w:val="22"/>
            <w:szCs w:val="28"/>
            <w:lang w:bidi="th-TH"/>
          </w:rPr>
          <w:tab/>
        </w:r>
        <w:r w:rsidR="0093447A" w:rsidRPr="003D6998">
          <w:rPr>
            <w:rStyle w:val="Hyperlink"/>
            <w:noProof/>
          </w:rPr>
          <w:t>Import other libraries</w:t>
        </w:r>
        <w:r w:rsidR="0093447A">
          <w:rPr>
            <w:noProof/>
            <w:webHidden/>
          </w:rPr>
          <w:tab/>
        </w:r>
        <w:r w:rsidR="0093447A">
          <w:rPr>
            <w:noProof/>
            <w:webHidden/>
          </w:rPr>
          <w:fldChar w:fldCharType="begin"/>
        </w:r>
        <w:r w:rsidR="0093447A">
          <w:rPr>
            <w:noProof/>
            <w:webHidden/>
          </w:rPr>
          <w:instrText xml:space="preserve"> PAGEREF _Toc442108949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07141895"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0" w:history="1">
        <w:r w:rsidR="0093447A" w:rsidRPr="003D6998">
          <w:rPr>
            <w:rStyle w:val="Hyperlink"/>
            <w:noProof/>
          </w:rPr>
          <w:t>3.1.2</w:t>
        </w:r>
        <w:r w:rsidR="0093447A">
          <w:rPr>
            <w:rFonts w:asciiTheme="minorHAnsi" w:eastAsiaTheme="minorEastAsia" w:hAnsiTheme="minorHAnsi" w:cstheme="minorBidi"/>
            <w:noProof/>
            <w:sz w:val="22"/>
            <w:szCs w:val="28"/>
            <w:lang w:bidi="th-TH"/>
          </w:rPr>
          <w:tab/>
        </w:r>
        <w:r w:rsidR="0093447A" w:rsidRPr="003D6998">
          <w:rPr>
            <w:rStyle w:val="Hyperlink"/>
            <w:noProof/>
          </w:rPr>
          <w:t>Verify the OAGIS 10 Model import</w:t>
        </w:r>
        <w:r w:rsidR="0093447A">
          <w:rPr>
            <w:noProof/>
            <w:webHidden/>
          </w:rPr>
          <w:tab/>
        </w:r>
        <w:r w:rsidR="0093447A">
          <w:rPr>
            <w:noProof/>
            <w:webHidden/>
          </w:rPr>
          <w:fldChar w:fldCharType="begin"/>
        </w:r>
        <w:r w:rsidR="0093447A">
          <w:rPr>
            <w:noProof/>
            <w:webHidden/>
          </w:rPr>
          <w:instrText xml:space="preserve"> PAGEREF _Toc442108950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28FFCDD8" w14:textId="77777777" w:rsidR="0093447A" w:rsidRDefault="00E5521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1" w:history="1">
        <w:r w:rsidR="0093447A" w:rsidRPr="003D6998">
          <w:rPr>
            <w:rStyle w:val="Hyperlink"/>
            <w:noProof/>
          </w:rPr>
          <w:t>3.1.2.1</w:t>
        </w:r>
        <w:r w:rsidR="0093447A">
          <w:rPr>
            <w:rFonts w:asciiTheme="minorHAnsi" w:eastAsiaTheme="minorEastAsia" w:hAnsiTheme="minorHAnsi" w:cstheme="minorBidi"/>
            <w:noProof/>
            <w:sz w:val="22"/>
            <w:szCs w:val="28"/>
            <w:lang w:bidi="th-TH"/>
          </w:rPr>
          <w:tab/>
        </w:r>
        <w:r w:rsidR="0093447A" w:rsidRPr="003D6998">
          <w:rPr>
            <w:rStyle w:val="Hyperlink"/>
            <w:noProof/>
          </w:rPr>
          <w:t>Checksum verification</w:t>
        </w:r>
        <w:r w:rsidR="0093447A">
          <w:rPr>
            <w:noProof/>
            <w:webHidden/>
          </w:rPr>
          <w:tab/>
        </w:r>
        <w:r w:rsidR="0093447A">
          <w:rPr>
            <w:noProof/>
            <w:webHidden/>
          </w:rPr>
          <w:fldChar w:fldCharType="begin"/>
        </w:r>
        <w:r w:rsidR="0093447A">
          <w:rPr>
            <w:noProof/>
            <w:webHidden/>
          </w:rPr>
          <w:instrText xml:space="preserve"> PAGEREF _Toc442108951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78889668" w14:textId="77777777" w:rsidR="0093447A" w:rsidRDefault="00E5521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2" w:history="1">
        <w:r w:rsidR="0093447A" w:rsidRPr="003D6998">
          <w:rPr>
            <w:rStyle w:val="Hyperlink"/>
            <w:noProof/>
          </w:rPr>
          <w:t>3.1.2.2</w:t>
        </w:r>
        <w:r w:rsidR="0093447A">
          <w:rPr>
            <w:rFonts w:asciiTheme="minorHAnsi" w:eastAsiaTheme="minorEastAsia" w:hAnsiTheme="minorHAnsi" w:cstheme="minorBidi"/>
            <w:noProof/>
            <w:sz w:val="22"/>
            <w:szCs w:val="28"/>
            <w:lang w:bidi="th-TH"/>
          </w:rPr>
          <w:tab/>
        </w:r>
        <w:r w:rsidR="0093447A" w:rsidRPr="003D6998">
          <w:rPr>
            <w:rStyle w:val="Hyperlink"/>
            <w:noProof/>
          </w:rPr>
          <w:t>Content verification</w:t>
        </w:r>
        <w:r w:rsidR="0093447A">
          <w:rPr>
            <w:noProof/>
            <w:webHidden/>
          </w:rPr>
          <w:tab/>
        </w:r>
        <w:r w:rsidR="0093447A">
          <w:rPr>
            <w:noProof/>
            <w:webHidden/>
          </w:rPr>
          <w:fldChar w:fldCharType="begin"/>
        </w:r>
        <w:r w:rsidR="0093447A">
          <w:rPr>
            <w:noProof/>
            <w:webHidden/>
          </w:rPr>
          <w:instrText xml:space="preserve"> PAGEREF _Toc442108952 \h </w:instrText>
        </w:r>
        <w:r w:rsidR="0093447A">
          <w:rPr>
            <w:noProof/>
            <w:webHidden/>
          </w:rPr>
        </w:r>
        <w:r w:rsidR="0093447A">
          <w:rPr>
            <w:noProof/>
            <w:webHidden/>
          </w:rPr>
          <w:fldChar w:fldCharType="separate"/>
        </w:r>
        <w:r w:rsidR="0093447A">
          <w:rPr>
            <w:noProof/>
            <w:webHidden/>
          </w:rPr>
          <w:t>34</w:t>
        </w:r>
        <w:r w:rsidR="0093447A">
          <w:rPr>
            <w:noProof/>
            <w:webHidden/>
          </w:rPr>
          <w:fldChar w:fldCharType="end"/>
        </w:r>
      </w:hyperlink>
    </w:p>
    <w:p w14:paraId="2AFF03CD" w14:textId="77777777" w:rsidR="0093447A" w:rsidRDefault="00E5521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3" w:history="1">
        <w:r w:rsidR="0093447A" w:rsidRPr="003D6998">
          <w:rPr>
            <w:rStyle w:val="Hyperlink"/>
            <w:noProof/>
          </w:rPr>
          <w:t>3.1.2.3</w:t>
        </w:r>
        <w:r w:rsidR="0093447A">
          <w:rPr>
            <w:rFonts w:asciiTheme="minorHAnsi" w:eastAsiaTheme="minorEastAsia" w:hAnsiTheme="minorHAnsi" w:cstheme="minorBidi"/>
            <w:noProof/>
            <w:sz w:val="22"/>
            <w:szCs w:val="28"/>
            <w:lang w:bidi="th-TH"/>
          </w:rPr>
          <w:tab/>
        </w:r>
        <w:r w:rsidR="0093447A" w:rsidRPr="003D6998">
          <w:rPr>
            <w:rStyle w:val="Hyperlink"/>
            <w:noProof/>
          </w:rPr>
          <w:t>Challenges</w:t>
        </w:r>
        <w:r w:rsidR="0093447A">
          <w:rPr>
            <w:noProof/>
            <w:webHidden/>
          </w:rPr>
          <w:tab/>
        </w:r>
        <w:r w:rsidR="0093447A">
          <w:rPr>
            <w:noProof/>
            <w:webHidden/>
          </w:rPr>
          <w:fldChar w:fldCharType="begin"/>
        </w:r>
        <w:r w:rsidR="0093447A">
          <w:rPr>
            <w:noProof/>
            <w:webHidden/>
          </w:rPr>
          <w:instrText xml:space="preserve"> PAGEREF _Toc442108953 \h </w:instrText>
        </w:r>
        <w:r w:rsidR="0093447A">
          <w:rPr>
            <w:noProof/>
            <w:webHidden/>
          </w:rPr>
        </w:r>
        <w:r w:rsidR="0093447A">
          <w:rPr>
            <w:noProof/>
            <w:webHidden/>
          </w:rPr>
          <w:fldChar w:fldCharType="separate"/>
        </w:r>
        <w:r w:rsidR="0093447A">
          <w:rPr>
            <w:noProof/>
            <w:webHidden/>
          </w:rPr>
          <w:t>34</w:t>
        </w:r>
        <w:r w:rsidR="0093447A">
          <w:rPr>
            <w:noProof/>
            <w:webHidden/>
          </w:rPr>
          <w:fldChar w:fldCharType="end"/>
        </w:r>
      </w:hyperlink>
    </w:p>
    <w:p w14:paraId="1441983B" w14:textId="77777777" w:rsidR="0093447A" w:rsidRDefault="00E5521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4" w:history="1">
        <w:r w:rsidR="0093447A" w:rsidRPr="003D6998">
          <w:rPr>
            <w:rStyle w:val="Hyperlink"/>
            <w:noProof/>
          </w:rPr>
          <w:t>3.1.2.4</w:t>
        </w:r>
        <w:r w:rsidR="0093447A">
          <w:rPr>
            <w:rFonts w:asciiTheme="minorHAnsi" w:eastAsiaTheme="minorEastAsia" w:hAnsiTheme="minorHAnsi" w:cstheme="minorBidi"/>
            <w:noProof/>
            <w:sz w:val="22"/>
            <w:szCs w:val="28"/>
            <w:lang w:bidi="th-TH"/>
          </w:rPr>
          <w:tab/>
        </w:r>
        <w:r w:rsidR="0093447A" w:rsidRPr="003D6998">
          <w:rPr>
            <w:rStyle w:val="Hyperlink"/>
            <w:noProof/>
          </w:rPr>
          <w:t>Methods to address the challenges</w:t>
        </w:r>
        <w:r w:rsidR="0093447A">
          <w:rPr>
            <w:noProof/>
            <w:webHidden/>
          </w:rPr>
          <w:tab/>
        </w:r>
        <w:r w:rsidR="0093447A">
          <w:rPr>
            <w:noProof/>
            <w:webHidden/>
          </w:rPr>
          <w:fldChar w:fldCharType="begin"/>
        </w:r>
        <w:r w:rsidR="0093447A">
          <w:rPr>
            <w:noProof/>
            <w:webHidden/>
          </w:rPr>
          <w:instrText xml:space="preserve"> PAGEREF _Toc442108954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14:paraId="3379D139" w14:textId="77777777" w:rsidR="0093447A" w:rsidRDefault="00E5521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55" w:history="1">
        <w:r w:rsidR="0093447A" w:rsidRPr="003D6998">
          <w:rPr>
            <w:rStyle w:val="Hyperlink"/>
            <w:noProof/>
          </w:rPr>
          <w:t>3.2</w:t>
        </w:r>
        <w:r w:rsidR="0093447A">
          <w:rPr>
            <w:rFonts w:asciiTheme="minorHAnsi" w:eastAsiaTheme="minorEastAsia" w:hAnsiTheme="minorHAnsi" w:cstheme="minorBidi"/>
            <w:b w:val="0"/>
            <w:bCs w:val="0"/>
            <w:noProof/>
            <w:szCs w:val="28"/>
            <w:lang w:bidi="th-TH"/>
          </w:rPr>
          <w:tab/>
        </w:r>
        <w:r w:rsidR="0093447A" w:rsidRPr="003D6998">
          <w:rPr>
            <w:rStyle w:val="Hyperlink"/>
            <w:noProof/>
          </w:rPr>
          <w:t>Application Home Screen</w:t>
        </w:r>
        <w:r w:rsidR="0093447A">
          <w:rPr>
            <w:noProof/>
            <w:webHidden/>
          </w:rPr>
          <w:tab/>
        </w:r>
        <w:r w:rsidR="0093447A">
          <w:rPr>
            <w:noProof/>
            <w:webHidden/>
          </w:rPr>
          <w:fldChar w:fldCharType="begin"/>
        </w:r>
        <w:r w:rsidR="0093447A">
          <w:rPr>
            <w:noProof/>
            <w:webHidden/>
          </w:rPr>
          <w:instrText xml:space="preserve"> PAGEREF _Toc442108955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14:paraId="635C3D9D"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6" w:history="1">
        <w:r w:rsidR="0093447A" w:rsidRPr="003D6998">
          <w:rPr>
            <w:rStyle w:val="Hyperlink"/>
            <w:noProof/>
          </w:rPr>
          <w:t>3.2.1</w:t>
        </w:r>
        <w:r w:rsidR="0093447A">
          <w:rPr>
            <w:rFonts w:asciiTheme="minorHAnsi" w:eastAsiaTheme="minorEastAsia" w:hAnsiTheme="minorHAnsi" w:cstheme="minorBidi"/>
            <w:noProof/>
            <w:sz w:val="22"/>
            <w:szCs w:val="28"/>
            <w:lang w:bidi="th-TH"/>
          </w:rPr>
          <w:tab/>
        </w:r>
        <w:r w:rsidR="0093447A" w:rsidRPr="003D6998">
          <w:rPr>
            <w:rStyle w:val="Hyperlink"/>
            <w:noProof/>
          </w:rPr>
          <w:t>Context Scheme Management: Create a new context classification scheme, Search and select a context classification scheme</w:t>
        </w:r>
        <w:r w:rsidR="0093447A">
          <w:rPr>
            <w:noProof/>
            <w:webHidden/>
          </w:rPr>
          <w:tab/>
        </w:r>
        <w:r w:rsidR="0093447A">
          <w:rPr>
            <w:noProof/>
            <w:webHidden/>
          </w:rPr>
          <w:fldChar w:fldCharType="begin"/>
        </w:r>
        <w:r w:rsidR="0093447A">
          <w:rPr>
            <w:noProof/>
            <w:webHidden/>
          </w:rPr>
          <w:instrText xml:space="preserve"> PAGEREF _Toc442108956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14:paraId="64B49BEE" w14:textId="77777777" w:rsidR="0093447A" w:rsidRDefault="00E5521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57" w:history="1">
        <w:r w:rsidR="0093447A" w:rsidRPr="003D6998">
          <w:rPr>
            <w:rStyle w:val="Hyperlink"/>
            <w:noProof/>
          </w:rPr>
          <w:t>3.3</w:t>
        </w:r>
        <w:r w:rsidR="0093447A">
          <w:rPr>
            <w:rFonts w:asciiTheme="minorHAnsi" w:eastAsiaTheme="minorEastAsia" w:hAnsiTheme="minorHAnsi" w:cstheme="minorBidi"/>
            <w:b w:val="0"/>
            <w:bCs w:val="0"/>
            <w:noProof/>
            <w:szCs w:val="28"/>
            <w:lang w:bidi="th-TH"/>
          </w:rPr>
          <w:tab/>
        </w:r>
        <w:r w:rsidR="0093447A" w:rsidRPr="003D6998">
          <w:rPr>
            <w:rStyle w:val="Hyperlink"/>
            <w:noProof/>
          </w:rPr>
          <w:t>BIEs Management</w:t>
        </w:r>
        <w:r w:rsidR="0093447A">
          <w:rPr>
            <w:noProof/>
            <w:webHidden/>
          </w:rPr>
          <w:tab/>
        </w:r>
        <w:r w:rsidR="0093447A">
          <w:rPr>
            <w:noProof/>
            <w:webHidden/>
          </w:rPr>
          <w:fldChar w:fldCharType="begin"/>
        </w:r>
        <w:r w:rsidR="0093447A">
          <w:rPr>
            <w:noProof/>
            <w:webHidden/>
          </w:rPr>
          <w:instrText xml:space="preserve"> PAGEREF _Toc442108957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14:paraId="7FCEE8E0"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8" w:history="1">
        <w:r w:rsidR="0093447A" w:rsidRPr="003D6998">
          <w:rPr>
            <w:rStyle w:val="Hyperlink"/>
            <w:noProof/>
          </w:rPr>
          <w:t>3.3.1</w:t>
        </w:r>
        <w:r w:rsidR="0093447A">
          <w:rPr>
            <w:rFonts w:asciiTheme="minorHAnsi" w:eastAsiaTheme="minorEastAsia" w:hAnsiTheme="minorHAnsi" w:cstheme="minorBidi"/>
            <w:noProof/>
            <w:sz w:val="22"/>
            <w:szCs w:val="28"/>
            <w:lang w:bidi="th-TH"/>
          </w:rPr>
          <w:tab/>
        </w:r>
        <w:r w:rsidR="0093447A" w:rsidRPr="003D6998">
          <w:rPr>
            <w:rStyle w:val="Hyperlink"/>
            <w:noProof/>
          </w:rPr>
          <w:t>Create a top-level ABIE (a standalone BOD)</w:t>
        </w:r>
        <w:r w:rsidR="0093447A">
          <w:rPr>
            <w:noProof/>
            <w:webHidden/>
          </w:rPr>
          <w:tab/>
        </w:r>
        <w:r w:rsidR="0093447A">
          <w:rPr>
            <w:noProof/>
            <w:webHidden/>
          </w:rPr>
          <w:fldChar w:fldCharType="begin"/>
        </w:r>
        <w:r w:rsidR="0093447A">
          <w:rPr>
            <w:noProof/>
            <w:webHidden/>
          </w:rPr>
          <w:instrText xml:space="preserve"> PAGEREF _Toc442108958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14:paraId="3FC8DD66" w14:textId="77777777" w:rsidR="0093447A" w:rsidRDefault="00E5521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59" w:history="1">
        <w:r w:rsidR="0093447A" w:rsidRPr="003D6998">
          <w:rPr>
            <w:rStyle w:val="Hyperlink"/>
            <w:noProof/>
          </w:rPr>
          <w:t>3.3.1.1.1</w:t>
        </w:r>
        <w:r w:rsidR="0093447A">
          <w:rPr>
            <w:rFonts w:asciiTheme="minorHAnsi" w:eastAsiaTheme="minorEastAsia" w:hAnsiTheme="minorHAnsi" w:cstheme="minorBidi"/>
            <w:noProof/>
            <w:sz w:val="22"/>
            <w:szCs w:val="28"/>
            <w:lang w:bidi="th-TH"/>
          </w:rPr>
          <w:tab/>
        </w:r>
        <w:r w:rsidR="0093447A" w:rsidRPr="003D6998">
          <w:rPr>
            <w:rStyle w:val="Hyperlink"/>
            <w:noProof/>
          </w:rPr>
          <w:t>Select a top-level concept</w:t>
        </w:r>
        <w:r w:rsidR="0093447A">
          <w:rPr>
            <w:noProof/>
            <w:webHidden/>
          </w:rPr>
          <w:tab/>
        </w:r>
        <w:r w:rsidR="0093447A">
          <w:rPr>
            <w:noProof/>
            <w:webHidden/>
          </w:rPr>
          <w:fldChar w:fldCharType="begin"/>
        </w:r>
        <w:r w:rsidR="0093447A">
          <w:rPr>
            <w:noProof/>
            <w:webHidden/>
          </w:rPr>
          <w:instrText xml:space="preserve"> PAGEREF _Toc442108959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14:paraId="17E26DFF" w14:textId="77777777" w:rsidR="0093447A" w:rsidRDefault="00E5521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60" w:history="1">
        <w:r w:rsidR="0093447A" w:rsidRPr="003D6998">
          <w:rPr>
            <w:rStyle w:val="Hyperlink"/>
            <w:noProof/>
          </w:rPr>
          <w:t>3.3.1.1.2</w:t>
        </w:r>
        <w:r w:rsidR="0093447A">
          <w:rPr>
            <w:rFonts w:asciiTheme="minorHAnsi" w:eastAsiaTheme="minorEastAsia" w:hAnsiTheme="minorHAnsi" w:cstheme="minorBidi"/>
            <w:noProof/>
            <w:sz w:val="22"/>
            <w:szCs w:val="28"/>
            <w:lang w:bidi="th-TH"/>
          </w:rPr>
          <w:tab/>
        </w:r>
        <w:r w:rsidR="0093447A" w:rsidRPr="003D6998">
          <w:rPr>
            <w:rStyle w:val="Hyperlink"/>
            <w:noProof/>
          </w:rPr>
          <w:t>Select a business context</w:t>
        </w:r>
        <w:r w:rsidR="0093447A">
          <w:rPr>
            <w:noProof/>
            <w:webHidden/>
          </w:rPr>
          <w:tab/>
        </w:r>
        <w:r w:rsidR="0093447A">
          <w:rPr>
            <w:noProof/>
            <w:webHidden/>
          </w:rPr>
          <w:fldChar w:fldCharType="begin"/>
        </w:r>
        <w:r w:rsidR="0093447A">
          <w:rPr>
            <w:noProof/>
            <w:webHidden/>
          </w:rPr>
          <w:instrText xml:space="preserve"> PAGEREF _Toc442108960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14:paraId="64A27E3D" w14:textId="77777777" w:rsidR="0093447A" w:rsidRDefault="00E5521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61" w:history="1">
        <w:r w:rsidR="0093447A" w:rsidRPr="003D6998">
          <w:rPr>
            <w:rStyle w:val="Hyperlink"/>
            <w:noProof/>
          </w:rPr>
          <w:t>3.3.1.1.3</w:t>
        </w:r>
        <w:r w:rsidR="0093447A">
          <w:rPr>
            <w:rFonts w:asciiTheme="minorHAnsi" w:eastAsiaTheme="minorEastAsia" w:hAnsiTheme="minorHAnsi" w:cstheme="minorBidi"/>
            <w:noProof/>
            <w:sz w:val="22"/>
            <w:szCs w:val="28"/>
            <w:lang w:bidi="th-TH"/>
          </w:rPr>
          <w:tab/>
        </w:r>
        <w:r w:rsidR="0093447A" w:rsidRPr="003D6998">
          <w:rPr>
            <w:rStyle w:val="Hyperlink"/>
            <w:noProof/>
          </w:rPr>
          <w:t>Create uncommitted BIE records/objects</w:t>
        </w:r>
        <w:r w:rsidR="0093447A">
          <w:rPr>
            <w:noProof/>
            <w:webHidden/>
          </w:rPr>
          <w:tab/>
        </w:r>
        <w:r w:rsidR="0093447A">
          <w:rPr>
            <w:noProof/>
            <w:webHidden/>
          </w:rPr>
          <w:fldChar w:fldCharType="begin"/>
        </w:r>
        <w:r w:rsidR="0093447A">
          <w:rPr>
            <w:noProof/>
            <w:webHidden/>
          </w:rPr>
          <w:instrText xml:space="preserve"> PAGEREF _Toc442108961 \h </w:instrText>
        </w:r>
        <w:r w:rsidR="0093447A">
          <w:rPr>
            <w:noProof/>
            <w:webHidden/>
          </w:rPr>
        </w:r>
        <w:r w:rsidR="0093447A">
          <w:rPr>
            <w:noProof/>
            <w:webHidden/>
          </w:rPr>
          <w:fldChar w:fldCharType="separate"/>
        </w:r>
        <w:r w:rsidR="0093447A">
          <w:rPr>
            <w:noProof/>
            <w:webHidden/>
          </w:rPr>
          <w:t>37</w:t>
        </w:r>
        <w:r w:rsidR="0093447A">
          <w:rPr>
            <w:noProof/>
            <w:webHidden/>
          </w:rPr>
          <w:fldChar w:fldCharType="end"/>
        </w:r>
      </w:hyperlink>
    </w:p>
    <w:p w14:paraId="48D1E99D"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2" w:history="1">
        <w:r w:rsidR="0093447A" w:rsidRPr="003D6998">
          <w:rPr>
            <w:rStyle w:val="Hyperlink"/>
            <w:noProof/>
          </w:rPr>
          <w:t>3.3.2</w:t>
        </w:r>
        <w:r w:rsidR="0093447A">
          <w:rPr>
            <w:rFonts w:asciiTheme="minorHAnsi" w:eastAsiaTheme="minorEastAsia" w:hAnsiTheme="minorHAnsi" w:cstheme="minorBidi"/>
            <w:noProof/>
            <w:sz w:val="22"/>
            <w:szCs w:val="28"/>
            <w:lang w:bidi="th-TH"/>
          </w:rPr>
          <w:tab/>
        </w:r>
        <w:r w:rsidR="0093447A" w:rsidRPr="003D6998">
          <w:rPr>
            <w:rStyle w:val="Hyperlink"/>
            <w:noProof/>
          </w:rPr>
          <w:t>Edit a top-level ABIE</w:t>
        </w:r>
        <w:r w:rsidR="0093447A">
          <w:rPr>
            <w:noProof/>
            <w:webHidden/>
          </w:rPr>
          <w:tab/>
        </w:r>
        <w:r w:rsidR="0093447A">
          <w:rPr>
            <w:noProof/>
            <w:webHidden/>
          </w:rPr>
          <w:fldChar w:fldCharType="begin"/>
        </w:r>
        <w:r w:rsidR="0093447A">
          <w:rPr>
            <w:noProof/>
            <w:webHidden/>
          </w:rPr>
          <w:instrText xml:space="preserve"> PAGEREF _Toc442108962 \h </w:instrText>
        </w:r>
        <w:r w:rsidR="0093447A">
          <w:rPr>
            <w:noProof/>
            <w:webHidden/>
          </w:rPr>
        </w:r>
        <w:r w:rsidR="0093447A">
          <w:rPr>
            <w:noProof/>
            <w:webHidden/>
          </w:rPr>
          <w:fldChar w:fldCharType="separate"/>
        </w:r>
        <w:r w:rsidR="0093447A">
          <w:rPr>
            <w:noProof/>
            <w:webHidden/>
          </w:rPr>
          <w:t>44</w:t>
        </w:r>
        <w:r w:rsidR="0093447A">
          <w:rPr>
            <w:noProof/>
            <w:webHidden/>
          </w:rPr>
          <w:fldChar w:fldCharType="end"/>
        </w:r>
      </w:hyperlink>
    </w:p>
    <w:p w14:paraId="37FC04C0"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3" w:history="1">
        <w:r w:rsidR="0093447A" w:rsidRPr="003D6998">
          <w:rPr>
            <w:rStyle w:val="Hyperlink"/>
            <w:noProof/>
          </w:rPr>
          <w:t>3.3.3</w:t>
        </w:r>
        <w:r w:rsidR="0093447A">
          <w:rPr>
            <w:rFonts w:asciiTheme="minorHAnsi" w:eastAsiaTheme="minorEastAsia" w:hAnsiTheme="minorHAnsi" w:cstheme="minorBidi"/>
            <w:noProof/>
            <w:sz w:val="22"/>
            <w:szCs w:val="28"/>
            <w:lang w:bidi="th-TH"/>
          </w:rPr>
          <w:tab/>
        </w:r>
        <w:r w:rsidR="0093447A" w:rsidRPr="003D6998">
          <w:rPr>
            <w:rStyle w:val="Hyperlink"/>
            <w:noProof/>
          </w:rPr>
          <w:t>Show top-level ABIE</w:t>
        </w:r>
        <w:r w:rsidR="0093447A">
          <w:rPr>
            <w:noProof/>
            <w:webHidden/>
          </w:rPr>
          <w:tab/>
        </w:r>
        <w:r w:rsidR="0093447A">
          <w:rPr>
            <w:noProof/>
            <w:webHidden/>
          </w:rPr>
          <w:fldChar w:fldCharType="begin"/>
        </w:r>
        <w:r w:rsidR="0093447A">
          <w:rPr>
            <w:noProof/>
            <w:webHidden/>
          </w:rPr>
          <w:instrText xml:space="preserve"> PAGEREF _Toc442108963 \h </w:instrText>
        </w:r>
        <w:r w:rsidR="0093447A">
          <w:rPr>
            <w:noProof/>
            <w:webHidden/>
          </w:rPr>
        </w:r>
        <w:r w:rsidR="0093447A">
          <w:rPr>
            <w:noProof/>
            <w:webHidden/>
          </w:rPr>
          <w:fldChar w:fldCharType="separate"/>
        </w:r>
        <w:r w:rsidR="0093447A">
          <w:rPr>
            <w:noProof/>
            <w:webHidden/>
          </w:rPr>
          <w:t>44</w:t>
        </w:r>
        <w:r w:rsidR="0093447A">
          <w:rPr>
            <w:noProof/>
            <w:webHidden/>
          </w:rPr>
          <w:fldChar w:fldCharType="end"/>
        </w:r>
      </w:hyperlink>
    </w:p>
    <w:p w14:paraId="5A4F15FC"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4" w:history="1">
        <w:r w:rsidR="0093447A" w:rsidRPr="003D6998">
          <w:rPr>
            <w:rStyle w:val="Hyperlink"/>
            <w:noProof/>
          </w:rPr>
          <w:t>3.3.4</w:t>
        </w:r>
        <w:r w:rsidR="0093447A">
          <w:rPr>
            <w:rFonts w:asciiTheme="minorHAnsi" w:eastAsiaTheme="minorEastAsia" w:hAnsiTheme="minorHAnsi" w:cstheme="minorBidi"/>
            <w:noProof/>
            <w:sz w:val="22"/>
            <w:szCs w:val="28"/>
            <w:lang w:bidi="th-TH"/>
          </w:rPr>
          <w:tab/>
        </w:r>
        <w:r w:rsidR="0093447A" w:rsidRPr="003D6998">
          <w:rPr>
            <w:rStyle w:val="Hyperlink"/>
            <w:noProof/>
          </w:rPr>
          <w:t>Save a top-level ABIE</w:t>
        </w:r>
        <w:r w:rsidR="0093447A">
          <w:rPr>
            <w:noProof/>
            <w:webHidden/>
          </w:rPr>
          <w:tab/>
        </w:r>
        <w:r w:rsidR="0093447A">
          <w:rPr>
            <w:noProof/>
            <w:webHidden/>
          </w:rPr>
          <w:fldChar w:fldCharType="begin"/>
        </w:r>
        <w:r w:rsidR="0093447A">
          <w:rPr>
            <w:noProof/>
            <w:webHidden/>
          </w:rPr>
          <w:instrText xml:space="preserve"> PAGEREF _Toc442108964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270B5564"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5" w:history="1">
        <w:r w:rsidR="0093447A" w:rsidRPr="003D6998">
          <w:rPr>
            <w:rStyle w:val="Hyperlink"/>
            <w:noProof/>
          </w:rPr>
          <w:t>3.3.5</w:t>
        </w:r>
        <w:r w:rsidR="0093447A">
          <w:rPr>
            <w:rFonts w:asciiTheme="minorHAnsi" w:eastAsiaTheme="minorEastAsia" w:hAnsiTheme="minorHAnsi" w:cstheme="minorBidi"/>
            <w:noProof/>
            <w:sz w:val="22"/>
            <w:szCs w:val="28"/>
            <w:lang w:bidi="th-TH"/>
          </w:rPr>
          <w:tab/>
        </w:r>
        <w:r w:rsidR="0093447A" w:rsidRPr="003D6998">
          <w:rPr>
            <w:rStyle w:val="Hyperlink"/>
            <w:noProof/>
          </w:rPr>
          <w:t>Discard a top-level ABIE</w:t>
        </w:r>
        <w:r w:rsidR="0093447A">
          <w:rPr>
            <w:noProof/>
            <w:webHidden/>
          </w:rPr>
          <w:tab/>
        </w:r>
        <w:r w:rsidR="0093447A">
          <w:rPr>
            <w:noProof/>
            <w:webHidden/>
          </w:rPr>
          <w:fldChar w:fldCharType="begin"/>
        </w:r>
        <w:r w:rsidR="0093447A">
          <w:rPr>
            <w:noProof/>
            <w:webHidden/>
          </w:rPr>
          <w:instrText xml:space="preserve"> PAGEREF _Toc442108965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78D7A5EE"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6" w:history="1">
        <w:r w:rsidR="0093447A" w:rsidRPr="003D6998">
          <w:rPr>
            <w:rStyle w:val="Hyperlink"/>
            <w:noProof/>
          </w:rPr>
          <w:t>3.3.6</w:t>
        </w:r>
        <w:r w:rsidR="0093447A">
          <w:rPr>
            <w:rFonts w:asciiTheme="minorHAnsi" w:eastAsiaTheme="minorEastAsia" w:hAnsiTheme="minorHAnsi" w:cstheme="minorBidi"/>
            <w:noProof/>
            <w:sz w:val="22"/>
            <w:szCs w:val="28"/>
            <w:lang w:bidi="th-TH"/>
          </w:rPr>
          <w:tab/>
        </w:r>
        <w:r w:rsidR="0093447A" w:rsidRPr="003D6998">
          <w:rPr>
            <w:rStyle w:val="Hyperlink"/>
            <w:noProof/>
          </w:rPr>
          <w:t>Publish a top-level ABIE</w:t>
        </w:r>
        <w:r w:rsidR="0093447A">
          <w:rPr>
            <w:noProof/>
            <w:webHidden/>
          </w:rPr>
          <w:tab/>
        </w:r>
        <w:r w:rsidR="0093447A">
          <w:rPr>
            <w:noProof/>
            <w:webHidden/>
          </w:rPr>
          <w:fldChar w:fldCharType="begin"/>
        </w:r>
        <w:r w:rsidR="0093447A">
          <w:rPr>
            <w:noProof/>
            <w:webHidden/>
          </w:rPr>
          <w:instrText xml:space="preserve"> PAGEREF _Toc442108966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04059C0B"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7" w:history="1">
        <w:r w:rsidR="0093447A" w:rsidRPr="003D6998">
          <w:rPr>
            <w:rStyle w:val="Hyperlink"/>
            <w:noProof/>
          </w:rPr>
          <w:t>3.3.7</w:t>
        </w:r>
        <w:r w:rsidR="0093447A">
          <w:rPr>
            <w:rFonts w:asciiTheme="minorHAnsi" w:eastAsiaTheme="minorEastAsia" w:hAnsiTheme="minorHAnsi" w:cstheme="minorBidi"/>
            <w:noProof/>
            <w:sz w:val="22"/>
            <w:szCs w:val="28"/>
            <w:lang w:bidi="th-TH"/>
          </w:rPr>
          <w:tab/>
        </w:r>
        <w:r w:rsidR="0093447A" w:rsidRPr="003D6998">
          <w:rPr>
            <w:rStyle w:val="Hyperlink"/>
            <w:noProof/>
          </w:rPr>
          <w:t>Top-level ABIE search and select</w:t>
        </w:r>
        <w:r w:rsidR="0093447A">
          <w:rPr>
            <w:noProof/>
            <w:webHidden/>
          </w:rPr>
          <w:tab/>
        </w:r>
        <w:r w:rsidR="0093447A">
          <w:rPr>
            <w:noProof/>
            <w:webHidden/>
          </w:rPr>
          <w:fldChar w:fldCharType="begin"/>
        </w:r>
        <w:r w:rsidR="0093447A">
          <w:rPr>
            <w:noProof/>
            <w:webHidden/>
          </w:rPr>
          <w:instrText xml:space="preserve"> PAGEREF _Toc442108967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663FF9C8"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8" w:history="1">
        <w:r w:rsidR="0093447A" w:rsidRPr="003D6998">
          <w:rPr>
            <w:rStyle w:val="Hyperlink"/>
            <w:noProof/>
          </w:rPr>
          <w:t>3.3.8</w:t>
        </w:r>
        <w:r w:rsidR="0093447A">
          <w:rPr>
            <w:rFonts w:asciiTheme="minorHAnsi" w:eastAsiaTheme="minorEastAsia" w:hAnsiTheme="minorHAnsi" w:cstheme="minorBidi"/>
            <w:noProof/>
            <w:sz w:val="22"/>
            <w:szCs w:val="28"/>
            <w:lang w:bidi="th-TH"/>
          </w:rPr>
          <w:tab/>
        </w:r>
        <w:r w:rsidR="0093447A" w:rsidRPr="003D6998">
          <w:rPr>
            <w:rStyle w:val="Hyperlink"/>
            <w:noProof/>
          </w:rPr>
          <w:t>Copy a top-level ABIE</w:t>
        </w:r>
        <w:r w:rsidR="0093447A">
          <w:rPr>
            <w:noProof/>
            <w:webHidden/>
          </w:rPr>
          <w:tab/>
        </w:r>
        <w:r w:rsidR="0093447A">
          <w:rPr>
            <w:noProof/>
            <w:webHidden/>
          </w:rPr>
          <w:fldChar w:fldCharType="begin"/>
        </w:r>
        <w:r w:rsidR="0093447A">
          <w:rPr>
            <w:noProof/>
            <w:webHidden/>
          </w:rPr>
          <w:instrText xml:space="preserve"> PAGEREF _Toc442108968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3F5E58CE"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9" w:history="1">
        <w:r w:rsidR="0093447A" w:rsidRPr="003D6998">
          <w:rPr>
            <w:rStyle w:val="Hyperlink"/>
            <w:noProof/>
          </w:rPr>
          <w:t>3.3.9</w:t>
        </w:r>
        <w:r w:rsidR="0093447A">
          <w:rPr>
            <w:rFonts w:asciiTheme="minorHAnsi" w:eastAsiaTheme="minorEastAsia" w:hAnsiTheme="minorHAnsi" w:cstheme="minorBidi"/>
            <w:noProof/>
            <w:sz w:val="22"/>
            <w:szCs w:val="28"/>
            <w:lang w:bidi="th-TH"/>
          </w:rPr>
          <w:tab/>
        </w:r>
        <w:r w:rsidR="0093447A" w:rsidRPr="003D6998">
          <w:rPr>
            <w:rStyle w:val="Hyperlink"/>
            <w:noProof/>
          </w:rPr>
          <w:t>Extend a top-level ABIE</w:t>
        </w:r>
        <w:r w:rsidR="0093447A">
          <w:rPr>
            <w:noProof/>
            <w:webHidden/>
          </w:rPr>
          <w:tab/>
        </w:r>
        <w:r w:rsidR="0093447A">
          <w:rPr>
            <w:noProof/>
            <w:webHidden/>
          </w:rPr>
          <w:fldChar w:fldCharType="begin"/>
        </w:r>
        <w:r w:rsidR="0093447A">
          <w:rPr>
            <w:noProof/>
            <w:webHidden/>
          </w:rPr>
          <w:instrText xml:space="preserve"> PAGEREF _Toc442108969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2181A6F0" w14:textId="77777777" w:rsidR="0093447A" w:rsidRDefault="00E5521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0" w:history="1">
        <w:r w:rsidR="0093447A" w:rsidRPr="003D6998">
          <w:rPr>
            <w:rStyle w:val="Hyperlink"/>
            <w:noProof/>
          </w:rPr>
          <w:t>3.3.9.1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User Extension Group ACC</w:t>
        </w:r>
        <w:r w:rsidR="0093447A">
          <w:rPr>
            <w:noProof/>
            <w:webHidden/>
          </w:rPr>
          <w:tab/>
        </w:r>
        <w:r w:rsidR="0093447A">
          <w:rPr>
            <w:noProof/>
            <w:webHidden/>
          </w:rPr>
          <w:fldChar w:fldCharType="begin"/>
        </w:r>
        <w:r w:rsidR="0093447A">
          <w:rPr>
            <w:noProof/>
            <w:webHidden/>
          </w:rPr>
          <w:instrText xml:space="preserve"> PAGEREF _Toc442108970 \h </w:instrText>
        </w:r>
        <w:r w:rsidR="0093447A">
          <w:rPr>
            <w:noProof/>
            <w:webHidden/>
          </w:rPr>
        </w:r>
        <w:r w:rsidR="0093447A">
          <w:rPr>
            <w:noProof/>
            <w:webHidden/>
          </w:rPr>
          <w:fldChar w:fldCharType="separate"/>
        </w:r>
        <w:r w:rsidR="0093447A">
          <w:rPr>
            <w:noProof/>
            <w:webHidden/>
          </w:rPr>
          <w:t>50</w:t>
        </w:r>
        <w:r w:rsidR="0093447A">
          <w:rPr>
            <w:noProof/>
            <w:webHidden/>
          </w:rPr>
          <w:fldChar w:fldCharType="end"/>
        </w:r>
      </w:hyperlink>
    </w:p>
    <w:p w14:paraId="05EDFF56" w14:textId="77777777" w:rsidR="0093447A" w:rsidRDefault="00E5521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1" w:history="1">
        <w:r w:rsidR="0093447A" w:rsidRPr="003D6998">
          <w:rPr>
            <w:rStyle w:val="Hyperlink"/>
            <w:noProof/>
          </w:rPr>
          <w:t>3.3.9.1.1</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ACC current record</w:t>
        </w:r>
        <w:r w:rsidR="0093447A">
          <w:rPr>
            <w:noProof/>
            <w:webHidden/>
          </w:rPr>
          <w:tab/>
        </w:r>
        <w:r w:rsidR="0093447A">
          <w:rPr>
            <w:noProof/>
            <w:webHidden/>
          </w:rPr>
          <w:fldChar w:fldCharType="begin"/>
        </w:r>
        <w:r w:rsidR="0093447A">
          <w:rPr>
            <w:noProof/>
            <w:webHidden/>
          </w:rPr>
          <w:instrText xml:space="preserve"> PAGEREF _Toc442108971 \h </w:instrText>
        </w:r>
        <w:r w:rsidR="0093447A">
          <w:rPr>
            <w:noProof/>
            <w:webHidden/>
          </w:rPr>
        </w:r>
        <w:r w:rsidR="0093447A">
          <w:rPr>
            <w:noProof/>
            <w:webHidden/>
          </w:rPr>
          <w:fldChar w:fldCharType="separate"/>
        </w:r>
        <w:r w:rsidR="0093447A">
          <w:rPr>
            <w:noProof/>
            <w:webHidden/>
          </w:rPr>
          <w:t>50</w:t>
        </w:r>
        <w:r w:rsidR="0093447A">
          <w:rPr>
            <w:noProof/>
            <w:webHidden/>
          </w:rPr>
          <w:fldChar w:fldCharType="end"/>
        </w:r>
      </w:hyperlink>
    </w:p>
    <w:p w14:paraId="166937EC" w14:textId="77777777" w:rsidR="0093447A" w:rsidRDefault="00E5521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2" w:history="1">
        <w:r w:rsidR="0093447A" w:rsidRPr="003D6998">
          <w:rPr>
            <w:rStyle w:val="Hyperlink"/>
            <w:noProof/>
          </w:rPr>
          <w:t>3.3.9.1.2</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ASCCP current record</w:t>
        </w:r>
        <w:r w:rsidR="0093447A">
          <w:rPr>
            <w:noProof/>
            <w:webHidden/>
          </w:rPr>
          <w:tab/>
        </w:r>
        <w:r w:rsidR="0093447A">
          <w:rPr>
            <w:noProof/>
            <w:webHidden/>
          </w:rPr>
          <w:fldChar w:fldCharType="begin"/>
        </w:r>
        <w:r w:rsidR="0093447A">
          <w:rPr>
            <w:noProof/>
            <w:webHidden/>
          </w:rPr>
          <w:instrText xml:space="preserve"> PAGEREF _Toc442108972 \h </w:instrText>
        </w:r>
        <w:r w:rsidR="0093447A">
          <w:rPr>
            <w:noProof/>
            <w:webHidden/>
          </w:rPr>
        </w:r>
        <w:r w:rsidR="0093447A">
          <w:rPr>
            <w:noProof/>
            <w:webHidden/>
          </w:rPr>
          <w:fldChar w:fldCharType="separate"/>
        </w:r>
        <w:r w:rsidR="0093447A">
          <w:rPr>
            <w:noProof/>
            <w:webHidden/>
          </w:rPr>
          <w:t>51</w:t>
        </w:r>
        <w:r w:rsidR="0093447A">
          <w:rPr>
            <w:noProof/>
            <w:webHidden/>
          </w:rPr>
          <w:fldChar w:fldCharType="end"/>
        </w:r>
      </w:hyperlink>
    </w:p>
    <w:p w14:paraId="5D931C9E" w14:textId="77777777" w:rsidR="0093447A" w:rsidRDefault="00E5521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3" w:history="1">
        <w:r w:rsidR="0093447A" w:rsidRPr="003D6998">
          <w:rPr>
            <w:rStyle w:val="Hyperlink"/>
            <w:noProof/>
          </w:rPr>
          <w:t>3.3.9.1.3</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 current record</w:t>
        </w:r>
        <w:r w:rsidR="0093447A">
          <w:rPr>
            <w:noProof/>
            <w:webHidden/>
          </w:rPr>
          <w:tab/>
        </w:r>
        <w:r w:rsidR="0093447A">
          <w:rPr>
            <w:noProof/>
            <w:webHidden/>
          </w:rPr>
          <w:fldChar w:fldCharType="begin"/>
        </w:r>
        <w:r w:rsidR="0093447A">
          <w:rPr>
            <w:noProof/>
            <w:webHidden/>
          </w:rPr>
          <w:instrText xml:space="preserve"> PAGEREF _Toc442108973 \h </w:instrText>
        </w:r>
        <w:r w:rsidR="0093447A">
          <w:rPr>
            <w:noProof/>
            <w:webHidden/>
          </w:rPr>
        </w:r>
        <w:r w:rsidR="0093447A">
          <w:rPr>
            <w:noProof/>
            <w:webHidden/>
          </w:rPr>
          <w:fldChar w:fldCharType="separate"/>
        </w:r>
        <w:r w:rsidR="0093447A">
          <w:rPr>
            <w:noProof/>
            <w:webHidden/>
          </w:rPr>
          <w:t>51</w:t>
        </w:r>
        <w:r w:rsidR="0093447A">
          <w:rPr>
            <w:noProof/>
            <w:webHidden/>
          </w:rPr>
          <w:fldChar w:fldCharType="end"/>
        </w:r>
      </w:hyperlink>
    </w:p>
    <w:p w14:paraId="6FBDC8F7" w14:textId="77777777" w:rsidR="0093447A" w:rsidRDefault="00E55214">
      <w:pPr>
        <w:pStyle w:val="TOC5"/>
        <w:tabs>
          <w:tab w:val="left" w:pos="1600"/>
          <w:tab w:val="right" w:leader="dot" w:pos="9350"/>
        </w:tabs>
        <w:rPr>
          <w:rFonts w:asciiTheme="minorHAnsi" w:eastAsiaTheme="minorEastAsia" w:hAnsiTheme="minorHAnsi" w:cstheme="minorBidi"/>
          <w:noProof/>
          <w:sz w:val="22"/>
          <w:szCs w:val="28"/>
          <w:lang w:bidi="th-TH"/>
        </w:rPr>
      </w:pPr>
      <w:hyperlink w:anchor="_Toc442108974" w:history="1">
        <w:r w:rsidR="0093447A" w:rsidRPr="003D6998">
          <w:rPr>
            <w:rStyle w:val="Hyperlink"/>
            <w:rFonts w:asciiTheme="minorBidi" w:hAnsiTheme="minorBidi"/>
            <w:noProof/>
          </w:rPr>
          <w:t>3.3.9.1.4</w:t>
        </w:r>
        <w:r w:rsidR="0093447A">
          <w:rPr>
            <w:rFonts w:asciiTheme="minorHAnsi" w:eastAsiaTheme="minorEastAsia" w:hAnsiTheme="minorHAnsi" w:cstheme="minorBidi"/>
            <w:noProof/>
            <w:sz w:val="22"/>
            <w:szCs w:val="28"/>
            <w:lang w:bidi="th-TH"/>
          </w:rPr>
          <w:tab/>
        </w:r>
        <w:r w:rsidR="0093447A" w:rsidRPr="003D6998">
          <w:rPr>
            <w:rStyle w:val="Hyperlink"/>
            <w:rFonts w:asciiTheme="minorBidi" w:hAnsiTheme="minorBidi"/>
            <w:noProof/>
          </w:rPr>
          <w:t>Populate an ACC history Record</w:t>
        </w:r>
        <w:r w:rsidR="0093447A">
          <w:rPr>
            <w:noProof/>
            <w:webHidden/>
          </w:rPr>
          <w:tab/>
        </w:r>
        <w:r w:rsidR="0093447A">
          <w:rPr>
            <w:noProof/>
            <w:webHidden/>
          </w:rPr>
          <w:fldChar w:fldCharType="begin"/>
        </w:r>
        <w:r w:rsidR="0093447A">
          <w:rPr>
            <w:noProof/>
            <w:webHidden/>
          </w:rPr>
          <w:instrText xml:space="preserve"> PAGEREF _Toc442108974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14:paraId="5ED39753" w14:textId="77777777" w:rsidR="0093447A" w:rsidRDefault="00E5521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5" w:history="1">
        <w:r w:rsidR="0093447A" w:rsidRPr="003D6998">
          <w:rPr>
            <w:rStyle w:val="Hyperlink"/>
            <w:noProof/>
          </w:rPr>
          <w:t>3.3.9.1.5</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ASCCP history record</w:t>
        </w:r>
        <w:r w:rsidR="0093447A">
          <w:rPr>
            <w:noProof/>
            <w:webHidden/>
          </w:rPr>
          <w:tab/>
        </w:r>
        <w:r w:rsidR="0093447A">
          <w:rPr>
            <w:noProof/>
            <w:webHidden/>
          </w:rPr>
          <w:fldChar w:fldCharType="begin"/>
        </w:r>
        <w:r w:rsidR="0093447A">
          <w:rPr>
            <w:noProof/>
            <w:webHidden/>
          </w:rPr>
          <w:instrText xml:space="preserve"> PAGEREF _Toc442108975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14:paraId="7661450F" w14:textId="77777777" w:rsidR="0093447A" w:rsidRDefault="00E55214">
      <w:pPr>
        <w:pStyle w:val="TOC5"/>
        <w:tabs>
          <w:tab w:val="left" w:pos="1600"/>
          <w:tab w:val="right" w:leader="dot" w:pos="9350"/>
        </w:tabs>
        <w:rPr>
          <w:rFonts w:asciiTheme="minorHAnsi" w:eastAsiaTheme="minorEastAsia" w:hAnsiTheme="minorHAnsi" w:cstheme="minorBidi"/>
          <w:noProof/>
          <w:sz w:val="22"/>
          <w:szCs w:val="28"/>
          <w:lang w:bidi="th-TH"/>
        </w:rPr>
      </w:pPr>
      <w:hyperlink w:anchor="_Toc442108976" w:history="1">
        <w:r w:rsidR="0093447A" w:rsidRPr="003D6998">
          <w:rPr>
            <w:rStyle w:val="Hyperlink"/>
            <w:rFonts w:asciiTheme="minorBidi" w:hAnsiTheme="minorBidi"/>
            <w:noProof/>
          </w:rPr>
          <w:t>3.3.9.1.6</w:t>
        </w:r>
        <w:r w:rsidR="0093447A">
          <w:rPr>
            <w:rFonts w:asciiTheme="minorHAnsi" w:eastAsiaTheme="minorEastAsia" w:hAnsiTheme="minorHAnsi" w:cstheme="minorBidi"/>
            <w:noProof/>
            <w:sz w:val="22"/>
            <w:szCs w:val="28"/>
            <w:lang w:bidi="th-TH"/>
          </w:rPr>
          <w:tab/>
        </w:r>
        <w:r w:rsidR="0093447A" w:rsidRPr="003D6998">
          <w:rPr>
            <w:rStyle w:val="Hyperlink"/>
            <w:rFonts w:asciiTheme="minorBidi" w:hAnsiTheme="minorBidi"/>
            <w:noProof/>
          </w:rPr>
          <w:t>Populate an ASCC history record</w:t>
        </w:r>
        <w:r w:rsidR="0093447A">
          <w:rPr>
            <w:noProof/>
            <w:webHidden/>
          </w:rPr>
          <w:tab/>
        </w:r>
        <w:r w:rsidR="0093447A">
          <w:rPr>
            <w:noProof/>
            <w:webHidden/>
          </w:rPr>
          <w:fldChar w:fldCharType="begin"/>
        </w:r>
        <w:r w:rsidR="0093447A">
          <w:rPr>
            <w:noProof/>
            <w:webHidden/>
          </w:rPr>
          <w:instrText xml:space="preserve"> PAGEREF _Toc442108976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14:paraId="0CA33E99" w14:textId="77777777" w:rsidR="0093447A" w:rsidRDefault="00E5521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7" w:history="1">
        <w:r w:rsidR="0093447A" w:rsidRPr="003D6998">
          <w:rPr>
            <w:rStyle w:val="Hyperlink"/>
            <w:noProof/>
          </w:rPr>
          <w:t>3.3.9.2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User Extension Group ACC Revision</w:t>
        </w:r>
        <w:r w:rsidR="0093447A">
          <w:rPr>
            <w:noProof/>
            <w:webHidden/>
          </w:rPr>
          <w:tab/>
        </w:r>
        <w:r w:rsidR="0093447A">
          <w:rPr>
            <w:noProof/>
            <w:webHidden/>
          </w:rPr>
          <w:fldChar w:fldCharType="begin"/>
        </w:r>
        <w:r w:rsidR="0093447A">
          <w:rPr>
            <w:noProof/>
            <w:webHidden/>
          </w:rPr>
          <w:instrText xml:space="preserve"> PAGEREF _Toc442108977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14:paraId="6DA527A8" w14:textId="77777777" w:rsidR="0093447A" w:rsidRDefault="00E5521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8" w:history="1">
        <w:r w:rsidR="0093447A" w:rsidRPr="003D6998">
          <w:rPr>
            <w:rStyle w:val="Hyperlink"/>
            <w:noProof/>
          </w:rPr>
          <w:t>3.3.9.3</w:t>
        </w:r>
        <w:r w:rsidR="0093447A">
          <w:rPr>
            <w:rFonts w:asciiTheme="minorHAnsi" w:eastAsiaTheme="minorEastAsia" w:hAnsiTheme="minorHAnsi" w:cstheme="minorBidi"/>
            <w:noProof/>
            <w:sz w:val="22"/>
            <w:szCs w:val="28"/>
            <w:lang w:bidi="th-TH"/>
          </w:rPr>
          <w:tab/>
        </w:r>
        <w:r w:rsidR="0093447A" w:rsidRPr="003D6998">
          <w:rPr>
            <w:rStyle w:val="Hyperlink"/>
            <w:noProof/>
          </w:rPr>
          <w:t>Edit User Extension Group ACC</w:t>
        </w:r>
        <w:r w:rsidR="0093447A">
          <w:rPr>
            <w:noProof/>
            <w:webHidden/>
          </w:rPr>
          <w:tab/>
        </w:r>
        <w:r w:rsidR="0093447A">
          <w:rPr>
            <w:noProof/>
            <w:webHidden/>
          </w:rPr>
          <w:fldChar w:fldCharType="begin"/>
        </w:r>
        <w:r w:rsidR="0093447A">
          <w:rPr>
            <w:noProof/>
            <w:webHidden/>
          </w:rPr>
          <w:instrText xml:space="preserve"> PAGEREF _Toc442108978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14:paraId="73EF3B15" w14:textId="77777777" w:rsidR="0093447A" w:rsidRDefault="00E5521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9" w:history="1">
        <w:r w:rsidR="0093447A" w:rsidRPr="003D6998">
          <w:rPr>
            <w:rStyle w:val="Hyperlink"/>
            <w:noProof/>
          </w:rPr>
          <w:t>3.3.9.4</w:t>
        </w:r>
        <w:r w:rsidR="0093447A">
          <w:rPr>
            <w:rFonts w:asciiTheme="minorHAnsi" w:eastAsiaTheme="minorEastAsia" w:hAnsiTheme="minorHAnsi" w:cstheme="minorBidi"/>
            <w:noProof/>
            <w:sz w:val="22"/>
            <w:szCs w:val="28"/>
            <w:lang w:bidi="th-TH"/>
          </w:rPr>
          <w:tab/>
        </w:r>
        <w:r w:rsidR="0093447A" w:rsidRPr="003D6998">
          <w:rPr>
            <w:rStyle w:val="Hyperlink"/>
            <w:noProof/>
          </w:rPr>
          <w:t>Review User Extension Group ACC</w:t>
        </w:r>
        <w:r w:rsidR="0093447A">
          <w:rPr>
            <w:noProof/>
            <w:webHidden/>
          </w:rPr>
          <w:tab/>
        </w:r>
        <w:r w:rsidR="0093447A">
          <w:rPr>
            <w:noProof/>
            <w:webHidden/>
          </w:rPr>
          <w:fldChar w:fldCharType="begin"/>
        </w:r>
        <w:r w:rsidR="0093447A">
          <w:rPr>
            <w:noProof/>
            <w:webHidden/>
          </w:rPr>
          <w:instrText xml:space="preserve"> PAGEREF _Toc442108979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14:paraId="3BBA99ED" w14:textId="77777777" w:rsidR="0093447A" w:rsidRDefault="00E5521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80" w:history="1">
        <w:r w:rsidR="0093447A" w:rsidRPr="003D6998">
          <w:rPr>
            <w:rStyle w:val="Hyperlink"/>
            <w:noProof/>
          </w:rPr>
          <w:t>3.4</w:t>
        </w:r>
        <w:r w:rsidR="0093447A">
          <w:rPr>
            <w:rFonts w:asciiTheme="minorHAnsi" w:eastAsiaTheme="minorEastAsia" w:hAnsiTheme="minorHAnsi" w:cstheme="minorBidi"/>
            <w:b w:val="0"/>
            <w:bCs w:val="0"/>
            <w:noProof/>
            <w:szCs w:val="28"/>
            <w:lang w:bidi="th-TH"/>
          </w:rPr>
          <w:tab/>
        </w:r>
        <w:r w:rsidR="0093447A" w:rsidRPr="003D6998">
          <w:rPr>
            <w:rStyle w:val="Hyperlink"/>
            <w:noProof/>
          </w:rPr>
          <w:t>Business Context Management</w:t>
        </w:r>
        <w:r w:rsidR="0093447A">
          <w:rPr>
            <w:noProof/>
            <w:webHidden/>
          </w:rPr>
          <w:tab/>
        </w:r>
        <w:r w:rsidR="0093447A">
          <w:rPr>
            <w:noProof/>
            <w:webHidden/>
          </w:rPr>
          <w:fldChar w:fldCharType="begin"/>
        </w:r>
        <w:r w:rsidR="0093447A">
          <w:rPr>
            <w:noProof/>
            <w:webHidden/>
          </w:rPr>
          <w:instrText xml:space="preserve"> PAGEREF _Toc442108980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14:paraId="00AFF856"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1" w:history="1">
        <w:r w:rsidR="0093447A" w:rsidRPr="003D6998">
          <w:rPr>
            <w:rStyle w:val="Hyperlink"/>
            <w:noProof/>
          </w:rPr>
          <w:t>3.4.1</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business context</w:t>
        </w:r>
        <w:r w:rsidR="0093447A">
          <w:rPr>
            <w:noProof/>
            <w:webHidden/>
          </w:rPr>
          <w:tab/>
        </w:r>
        <w:r w:rsidR="0093447A">
          <w:rPr>
            <w:noProof/>
            <w:webHidden/>
          </w:rPr>
          <w:fldChar w:fldCharType="begin"/>
        </w:r>
        <w:r w:rsidR="0093447A">
          <w:rPr>
            <w:noProof/>
            <w:webHidden/>
          </w:rPr>
          <w:instrText xml:space="preserve"> PAGEREF _Toc442108981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14:paraId="79D6A98B" w14:textId="77777777" w:rsidR="0093447A" w:rsidRDefault="00E5521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82" w:history="1">
        <w:r w:rsidR="0093447A" w:rsidRPr="003D6998">
          <w:rPr>
            <w:rStyle w:val="Hyperlink"/>
            <w:noProof/>
          </w:rPr>
          <w:t>3.4.1.1</w:t>
        </w:r>
        <w:r w:rsidR="0093447A">
          <w:rPr>
            <w:rFonts w:asciiTheme="minorHAnsi" w:eastAsiaTheme="minorEastAsia" w:hAnsiTheme="minorHAnsi" w:cstheme="minorBidi"/>
            <w:noProof/>
            <w:sz w:val="22"/>
            <w:szCs w:val="28"/>
            <w:lang w:bidi="th-TH"/>
          </w:rPr>
          <w:tab/>
        </w:r>
        <w:r w:rsidR="0093447A" w:rsidRPr="003D6998">
          <w:rPr>
            <w:rStyle w:val="Hyperlink"/>
            <w:noProof/>
          </w:rPr>
          <w:t>Bottom search</w:t>
        </w:r>
        <w:r w:rsidR="0093447A">
          <w:rPr>
            <w:noProof/>
            <w:webHidden/>
          </w:rPr>
          <w:tab/>
        </w:r>
        <w:r w:rsidR="0093447A">
          <w:rPr>
            <w:noProof/>
            <w:webHidden/>
          </w:rPr>
          <w:fldChar w:fldCharType="begin"/>
        </w:r>
        <w:r w:rsidR="0093447A">
          <w:rPr>
            <w:noProof/>
            <w:webHidden/>
          </w:rPr>
          <w:instrText xml:space="preserve"> PAGEREF _Toc442108982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14:paraId="3B334371" w14:textId="77777777" w:rsidR="0093447A" w:rsidRDefault="00E5521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83" w:history="1">
        <w:r w:rsidR="0093447A" w:rsidRPr="003D6998">
          <w:rPr>
            <w:rStyle w:val="Hyperlink"/>
            <w:noProof/>
          </w:rPr>
          <w:t>3.4.1.2</w:t>
        </w:r>
        <w:r w:rsidR="0093447A">
          <w:rPr>
            <w:rFonts w:asciiTheme="minorHAnsi" w:eastAsiaTheme="minorEastAsia" w:hAnsiTheme="minorHAnsi" w:cstheme="minorBidi"/>
            <w:noProof/>
            <w:sz w:val="22"/>
            <w:szCs w:val="28"/>
            <w:lang w:bidi="th-TH"/>
          </w:rPr>
          <w:tab/>
        </w:r>
        <w:r w:rsidR="0093447A" w:rsidRPr="003D6998">
          <w:rPr>
            <w:rStyle w:val="Hyperlink"/>
            <w:noProof/>
          </w:rPr>
          <w:t>Top search</w:t>
        </w:r>
        <w:r w:rsidR="0093447A">
          <w:rPr>
            <w:noProof/>
            <w:webHidden/>
          </w:rPr>
          <w:tab/>
        </w:r>
        <w:r w:rsidR="0093447A">
          <w:rPr>
            <w:noProof/>
            <w:webHidden/>
          </w:rPr>
          <w:fldChar w:fldCharType="begin"/>
        </w:r>
        <w:r w:rsidR="0093447A">
          <w:rPr>
            <w:noProof/>
            <w:webHidden/>
          </w:rPr>
          <w:instrText xml:space="preserve"> PAGEREF _Toc442108983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14:paraId="38AF1480"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4" w:history="1">
        <w:r w:rsidR="0093447A" w:rsidRPr="003D6998">
          <w:rPr>
            <w:rStyle w:val="Hyperlink"/>
            <w:noProof/>
          </w:rPr>
          <w:t>3.4.2</w:t>
        </w:r>
        <w:r w:rsidR="0093447A">
          <w:rPr>
            <w:rFonts w:asciiTheme="minorHAnsi" w:eastAsiaTheme="minorEastAsia" w:hAnsiTheme="minorHAnsi" w:cstheme="minorBidi"/>
            <w:noProof/>
            <w:sz w:val="22"/>
            <w:szCs w:val="28"/>
            <w:lang w:bidi="th-TH"/>
          </w:rPr>
          <w:tab/>
        </w:r>
        <w:r w:rsidR="0093447A" w:rsidRPr="003D6998">
          <w:rPr>
            <w:rStyle w:val="Hyperlink"/>
            <w:noProof/>
          </w:rPr>
          <w:t>Create a business context</w:t>
        </w:r>
        <w:r w:rsidR="0093447A">
          <w:rPr>
            <w:noProof/>
            <w:webHidden/>
          </w:rPr>
          <w:tab/>
        </w:r>
        <w:r w:rsidR="0093447A">
          <w:rPr>
            <w:noProof/>
            <w:webHidden/>
          </w:rPr>
          <w:fldChar w:fldCharType="begin"/>
        </w:r>
        <w:r w:rsidR="0093447A">
          <w:rPr>
            <w:noProof/>
            <w:webHidden/>
          </w:rPr>
          <w:instrText xml:space="preserve"> PAGEREF _Toc442108984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14:paraId="2FB25329"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5" w:history="1">
        <w:r w:rsidR="0093447A" w:rsidRPr="003D6998">
          <w:rPr>
            <w:rStyle w:val="Hyperlink"/>
            <w:noProof/>
          </w:rPr>
          <w:t>3.4.3</w:t>
        </w:r>
        <w:r w:rsidR="0093447A">
          <w:rPr>
            <w:rFonts w:asciiTheme="minorHAnsi" w:eastAsiaTheme="minorEastAsia" w:hAnsiTheme="minorHAnsi" w:cstheme="minorBidi"/>
            <w:noProof/>
            <w:sz w:val="22"/>
            <w:szCs w:val="28"/>
            <w:lang w:bidi="th-TH"/>
          </w:rPr>
          <w:tab/>
        </w:r>
        <w:r w:rsidR="0093447A" w:rsidRPr="003D6998">
          <w:rPr>
            <w:rStyle w:val="Hyperlink"/>
            <w:noProof/>
          </w:rPr>
          <w:t>Show a business context</w:t>
        </w:r>
        <w:r w:rsidR="0093447A">
          <w:rPr>
            <w:noProof/>
            <w:webHidden/>
          </w:rPr>
          <w:tab/>
        </w:r>
        <w:r w:rsidR="0093447A">
          <w:rPr>
            <w:noProof/>
            <w:webHidden/>
          </w:rPr>
          <w:fldChar w:fldCharType="begin"/>
        </w:r>
        <w:r w:rsidR="0093447A">
          <w:rPr>
            <w:noProof/>
            <w:webHidden/>
          </w:rPr>
          <w:instrText xml:space="preserve"> PAGEREF _Toc442108985 \h </w:instrText>
        </w:r>
        <w:r w:rsidR="0093447A">
          <w:rPr>
            <w:noProof/>
            <w:webHidden/>
          </w:rPr>
        </w:r>
        <w:r w:rsidR="0093447A">
          <w:rPr>
            <w:noProof/>
            <w:webHidden/>
          </w:rPr>
          <w:fldChar w:fldCharType="separate"/>
        </w:r>
        <w:r w:rsidR="0093447A">
          <w:rPr>
            <w:noProof/>
            <w:webHidden/>
          </w:rPr>
          <w:t>55</w:t>
        </w:r>
        <w:r w:rsidR="0093447A">
          <w:rPr>
            <w:noProof/>
            <w:webHidden/>
          </w:rPr>
          <w:fldChar w:fldCharType="end"/>
        </w:r>
      </w:hyperlink>
    </w:p>
    <w:p w14:paraId="672D0B82"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6" w:history="1">
        <w:r w:rsidR="0093447A" w:rsidRPr="003D6998">
          <w:rPr>
            <w:rStyle w:val="Hyperlink"/>
            <w:noProof/>
          </w:rPr>
          <w:t>3.4.4</w:t>
        </w:r>
        <w:r w:rsidR="0093447A">
          <w:rPr>
            <w:rFonts w:asciiTheme="minorHAnsi" w:eastAsiaTheme="minorEastAsia" w:hAnsiTheme="minorHAnsi" w:cstheme="minorBidi"/>
            <w:noProof/>
            <w:sz w:val="22"/>
            <w:szCs w:val="28"/>
            <w:lang w:bidi="th-TH"/>
          </w:rPr>
          <w:tab/>
        </w:r>
        <w:r w:rsidR="0093447A" w:rsidRPr="003D6998">
          <w:rPr>
            <w:rStyle w:val="Hyperlink"/>
            <w:noProof/>
          </w:rPr>
          <w:t>Update a business context</w:t>
        </w:r>
        <w:r w:rsidR="0093447A">
          <w:rPr>
            <w:noProof/>
            <w:webHidden/>
          </w:rPr>
          <w:tab/>
        </w:r>
        <w:r w:rsidR="0093447A">
          <w:rPr>
            <w:noProof/>
            <w:webHidden/>
          </w:rPr>
          <w:fldChar w:fldCharType="begin"/>
        </w:r>
        <w:r w:rsidR="0093447A">
          <w:rPr>
            <w:noProof/>
            <w:webHidden/>
          </w:rPr>
          <w:instrText xml:space="preserve"> PAGEREF _Toc442108986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461F5C3C"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7" w:history="1">
        <w:r w:rsidR="0093447A" w:rsidRPr="003D6998">
          <w:rPr>
            <w:rStyle w:val="Hyperlink"/>
            <w:noProof/>
          </w:rPr>
          <w:t>3.4.5</w:t>
        </w:r>
        <w:r w:rsidR="0093447A">
          <w:rPr>
            <w:rFonts w:asciiTheme="minorHAnsi" w:eastAsiaTheme="minorEastAsia" w:hAnsiTheme="minorHAnsi" w:cstheme="minorBidi"/>
            <w:noProof/>
            <w:sz w:val="22"/>
            <w:szCs w:val="28"/>
            <w:lang w:bidi="th-TH"/>
          </w:rPr>
          <w:tab/>
        </w:r>
        <w:r w:rsidR="0093447A" w:rsidRPr="003D6998">
          <w:rPr>
            <w:rStyle w:val="Hyperlink"/>
            <w:noProof/>
          </w:rPr>
          <w:t>Discard a business context</w:t>
        </w:r>
        <w:r w:rsidR="0093447A">
          <w:rPr>
            <w:noProof/>
            <w:webHidden/>
          </w:rPr>
          <w:tab/>
        </w:r>
        <w:r w:rsidR="0093447A">
          <w:rPr>
            <w:noProof/>
            <w:webHidden/>
          </w:rPr>
          <w:fldChar w:fldCharType="begin"/>
        </w:r>
        <w:r w:rsidR="0093447A">
          <w:rPr>
            <w:noProof/>
            <w:webHidden/>
          </w:rPr>
          <w:instrText xml:space="preserve"> PAGEREF _Toc442108987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3C2233C0" w14:textId="77777777" w:rsidR="0093447A" w:rsidRDefault="00E5521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88" w:history="1">
        <w:r w:rsidR="0093447A" w:rsidRPr="003D6998">
          <w:rPr>
            <w:rStyle w:val="Hyperlink"/>
            <w:noProof/>
          </w:rPr>
          <w:t>3.5</w:t>
        </w:r>
        <w:r w:rsidR="0093447A">
          <w:rPr>
            <w:rFonts w:asciiTheme="minorHAnsi" w:eastAsiaTheme="minorEastAsia" w:hAnsiTheme="minorHAnsi" w:cstheme="minorBidi"/>
            <w:b w:val="0"/>
            <w:bCs w:val="0"/>
            <w:noProof/>
            <w:szCs w:val="28"/>
            <w:lang w:bidi="th-TH"/>
          </w:rPr>
          <w:tab/>
        </w:r>
        <w:r w:rsidR="0093447A" w:rsidRPr="003D6998">
          <w:rPr>
            <w:rStyle w:val="Hyperlink"/>
            <w:noProof/>
          </w:rPr>
          <w:t>Context Category Management</w:t>
        </w:r>
        <w:r w:rsidR="0093447A">
          <w:rPr>
            <w:noProof/>
            <w:webHidden/>
          </w:rPr>
          <w:tab/>
        </w:r>
        <w:r w:rsidR="0093447A">
          <w:rPr>
            <w:noProof/>
            <w:webHidden/>
          </w:rPr>
          <w:fldChar w:fldCharType="begin"/>
        </w:r>
        <w:r w:rsidR="0093447A">
          <w:rPr>
            <w:noProof/>
            <w:webHidden/>
          </w:rPr>
          <w:instrText xml:space="preserve"> PAGEREF _Toc442108988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0728314F"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9" w:history="1">
        <w:r w:rsidR="0093447A" w:rsidRPr="003D6998">
          <w:rPr>
            <w:rStyle w:val="Hyperlink"/>
            <w:noProof/>
          </w:rPr>
          <w:t>3.5.1</w:t>
        </w:r>
        <w:r w:rsidR="0093447A">
          <w:rPr>
            <w:rFonts w:asciiTheme="minorHAnsi" w:eastAsiaTheme="minorEastAsia" w:hAnsiTheme="minorHAnsi" w:cstheme="minorBidi"/>
            <w:noProof/>
            <w:sz w:val="22"/>
            <w:szCs w:val="28"/>
            <w:lang w:bidi="th-TH"/>
          </w:rPr>
          <w:tab/>
        </w:r>
        <w:r w:rsidR="0093447A" w:rsidRPr="003D6998">
          <w:rPr>
            <w:rStyle w:val="Hyperlink"/>
            <w:noProof/>
          </w:rPr>
          <w:t>Create a context category</w:t>
        </w:r>
        <w:r w:rsidR="0093447A">
          <w:rPr>
            <w:noProof/>
            <w:webHidden/>
          </w:rPr>
          <w:tab/>
        </w:r>
        <w:r w:rsidR="0093447A">
          <w:rPr>
            <w:noProof/>
            <w:webHidden/>
          </w:rPr>
          <w:fldChar w:fldCharType="begin"/>
        </w:r>
        <w:r w:rsidR="0093447A">
          <w:rPr>
            <w:noProof/>
            <w:webHidden/>
          </w:rPr>
          <w:instrText xml:space="preserve"> PAGEREF _Toc442108989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2BF84E09"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0" w:history="1">
        <w:r w:rsidR="0093447A" w:rsidRPr="003D6998">
          <w:rPr>
            <w:rStyle w:val="Hyperlink"/>
            <w:noProof/>
          </w:rPr>
          <w:t>3.5.2</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context category</w:t>
        </w:r>
        <w:r w:rsidR="0093447A">
          <w:rPr>
            <w:noProof/>
            <w:webHidden/>
          </w:rPr>
          <w:tab/>
        </w:r>
        <w:r w:rsidR="0093447A">
          <w:rPr>
            <w:noProof/>
            <w:webHidden/>
          </w:rPr>
          <w:fldChar w:fldCharType="begin"/>
        </w:r>
        <w:r w:rsidR="0093447A">
          <w:rPr>
            <w:noProof/>
            <w:webHidden/>
          </w:rPr>
          <w:instrText xml:space="preserve"> PAGEREF _Toc442108990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6FD67ACB"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1" w:history="1">
        <w:r w:rsidR="0093447A" w:rsidRPr="003D6998">
          <w:rPr>
            <w:rStyle w:val="Hyperlink"/>
            <w:noProof/>
          </w:rPr>
          <w:t>3.5.3</w:t>
        </w:r>
        <w:r w:rsidR="0093447A">
          <w:rPr>
            <w:rFonts w:asciiTheme="minorHAnsi" w:eastAsiaTheme="minorEastAsia" w:hAnsiTheme="minorHAnsi" w:cstheme="minorBidi"/>
            <w:noProof/>
            <w:sz w:val="22"/>
            <w:szCs w:val="28"/>
            <w:lang w:bidi="th-TH"/>
          </w:rPr>
          <w:tab/>
        </w:r>
        <w:r w:rsidR="0093447A" w:rsidRPr="003D6998">
          <w:rPr>
            <w:rStyle w:val="Hyperlink"/>
            <w:noProof/>
          </w:rPr>
          <w:t>Update a context category</w:t>
        </w:r>
        <w:r w:rsidR="0093447A">
          <w:rPr>
            <w:noProof/>
            <w:webHidden/>
          </w:rPr>
          <w:tab/>
        </w:r>
        <w:r w:rsidR="0093447A">
          <w:rPr>
            <w:noProof/>
            <w:webHidden/>
          </w:rPr>
          <w:fldChar w:fldCharType="begin"/>
        </w:r>
        <w:r w:rsidR="0093447A">
          <w:rPr>
            <w:noProof/>
            <w:webHidden/>
          </w:rPr>
          <w:instrText xml:space="preserve"> PAGEREF _Toc442108991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1231C18C"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2" w:history="1">
        <w:r w:rsidR="0093447A" w:rsidRPr="003D6998">
          <w:rPr>
            <w:rStyle w:val="Hyperlink"/>
            <w:noProof/>
          </w:rPr>
          <w:t>3.5.4</w:t>
        </w:r>
        <w:r w:rsidR="0093447A">
          <w:rPr>
            <w:rFonts w:asciiTheme="minorHAnsi" w:eastAsiaTheme="minorEastAsia" w:hAnsiTheme="minorHAnsi" w:cstheme="minorBidi"/>
            <w:noProof/>
            <w:sz w:val="22"/>
            <w:szCs w:val="28"/>
            <w:lang w:bidi="th-TH"/>
          </w:rPr>
          <w:tab/>
        </w:r>
        <w:r w:rsidR="0093447A" w:rsidRPr="003D6998">
          <w:rPr>
            <w:rStyle w:val="Hyperlink"/>
            <w:noProof/>
          </w:rPr>
          <w:t>Show a context category</w:t>
        </w:r>
        <w:r w:rsidR="0093447A">
          <w:rPr>
            <w:noProof/>
            <w:webHidden/>
          </w:rPr>
          <w:tab/>
        </w:r>
        <w:r w:rsidR="0093447A">
          <w:rPr>
            <w:noProof/>
            <w:webHidden/>
          </w:rPr>
          <w:fldChar w:fldCharType="begin"/>
        </w:r>
        <w:r w:rsidR="0093447A">
          <w:rPr>
            <w:noProof/>
            <w:webHidden/>
          </w:rPr>
          <w:instrText xml:space="preserve"> PAGEREF _Toc442108992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19DADED2"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3" w:history="1">
        <w:r w:rsidR="0093447A" w:rsidRPr="003D6998">
          <w:rPr>
            <w:rStyle w:val="Hyperlink"/>
            <w:noProof/>
          </w:rPr>
          <w:t>3.5.5</w:t>
        </w:r>
        <w:r w:rsidR="0093447A">
          <w:rPr>
            <w:rFonts w:asciiTheme="minorHAnsi" w:eastAsiaTheme="minorEastAsia" w:hAnsiTheme="minorHAnsi" w:cstheme="minorBidi"/>
            <w:noProof/>
            <w:sz w:val="22"/>
            <w:szCs w:val="28"/>
            <w:lang w:bidi="th-TH"/>
          </w:rPr>
          <w:tab/>
        </w:r>
        <w:r w:rsidR="0093447A" w:rsidRPr="003D6998">
          <w:rPr>
            <w:rStyle w:val="Hyperlink"/>
            <w:noProof/>
          </w:rPr>
          <w:t>Discard a context category</w:t>
        </w:r>
        <w:r w:rsidR="0093447A">
          <w:rPr>
            <w:noProof/>
            <w:webHidden/>
          </w:rPr>
          <w:tab/>
        </w:r>
        <w:r w:rsidR="0093447A">
          <w:rPr>
            <w:noProof/>
            <w:webHidden/>
          </w:rPr>
          <w:fldChar w:fldCharType="begin"/>
        </w:r>
        <w:r w:rsidR="0093447A">
          <w:rPr>
            <w:noProof/>
            <w:webHidden/>
          </w:rPr>
          <w:instrText xml:space="preserve"> PAGEREF _Toc442108993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14:paraId="7CA2D249" w14:textId="77777777" w:rsidR="0093447A" w:rsidRDefault="00E5521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94" w:history="1">
        <w:r w:rsidR="0093447A" w:rsidRPr="003D6998">
          <w:rPr>
            <w:rStyle w:val="Hyperlink"/>
            <w:noProof/>
          </w:rPr>
          <w:t>3.6</w:t>
        </w:r>
        <w:r w:rsidR="0093447A">
          <w:rPr>
            <w:rFonts w:asciiTheme="minorHAnsi" w:eastAsiaTheme="minorEastAsia" w:hAnsiTheme="minorHAnsi" w:cstheme="minorBidi"/>
            <w:b w:val="0"/>
            <w:bCs w:val="0"/>
            <w:noProof/>
            <w:szCs w:val="28"/>
            <w:lang w:bidi="th-TH"/>
          </w:rPr>
          <w:tab/>
        </w:r>
        <w:r w:rsidR="0093447A" w:rsidRPr="003D6998">
          <w:rPr>
            <w:rStyle w:val="Hyperlink"/>
            <w:noProof/>
          </w:rPr>
          <w:t>Context Classification Scheme Management</w:t>
        </w:r>
        <w:r w:rsidR="0093447A">
          <w:rPr>
            <w:noProof/>
            <w:webHidden/>
          </w:rPr>
          <w:tab/>
        </w:r>
        <w:r w:rsidR="0093447A">
          <w:rPr>
            <w:noProof/>
            <w:webHidden/>
          </w:rPr>
          <w:fldChar w:fldCharType="begin"/>
        </w:r>
        <w:r w:rsidR="0093447A">
          <w:rPr>
            <w:noProof/>
            <w:webHidden/>
          </w:rPr>
          <w:instrText xml:space="preserve"> PAGEREF _Toc442108994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14:paraId="0D6A3CF9"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5" w:history="1">
        <w:r w:rsidR="0093447A" w:rsidRPr="003D6998">
          <w:rPr>
            <w:rStyle w:val="Hyperlink"/>
            <w:noProof/>
          </w:rPr>
          <w:t>3.6.1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context classification scheme</w:t>
        </w:r>
        <w:r w:rsidR="0093447A">
          <w:rPr>
            <w:noProof/>
            <w:webHidden/>
          </w:rPr>
          <w:tab/>
        </w:r>
        <w:r w:rsidR="0093447A">
          <w:rPr>
            <w:noProof/>
            <w:webHidden/>
          </w:rPr>
          <w:fldChar w:fldCharType="begin"/>
        </w:r>
        <w:r w:rsidR="0093447A">
          <w:rPr>
            <w:noProof/>
            <w:webHidden/>
          </w:rPr>
          <w:instrText xml:space="preserve"> PAGEREF _Toc442108995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14:paraId="3FB1D913"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6" w:history="1">
        <w:r w:rsidR="0093447A" w:rsidRPr="003D6998">
          <w:rPr>
            <w:rStyle w:val="Hyperlink"/>
            <w:noProof/>
          </w:rPr>
          <w:t>3.6.2</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context classification scheme</w:t>
        </w:r>
        <w:r w:rsidR="0093447A">
          <w:rPr>
            <w:noProof/>
            <w:webHidden/>
          </w:rPr>
          <w:tab/>
        </w:r>
        <w:r w:rsidR="0093447A">
          <w:rPr>
            <w:noProof/>
            <w:webHidden/>
          </w:rPr>
          <w:fldChar w:fldCharType="begin"/>
        </w:r>
        <w:r w:rsidR="0093447A">
          <w:rPr>
            <w:noProof/>
            <w:webHidden/>
          </w:rPr>
          <w:instrText xml:space="preserve"> PAGEREF _Toc442108996 \h </w:instrText>
        </w:r>
        <w:r w:rsidR="0093447A">
          <w:rPr>
            <w:noProof/>
            <w:webHidden/>
          </w:rPr>
        </w:r>
        <w:r w:rsidR="0093447A">
          <w:rPr>
            <w:noProof/>
            <w:webHidden/>
          </w:rPr>
          <w:fldChar w:fldCharType="separate"/>
        </w:r>
        <w:r w:rsidR="0093447A">
          <w:rPr>
            <w:noProof/>
            <w:webHidden/>
          </w:rPr>
          <w:t>58</w:t>
        </w:r>
        <w:r w:rsidR="0093447A">
          <w:rPr>
            <w:noProof/>
            <w:webHidden/>
          </w:rPr>
          <w:fldChar w:fldCharType="end"/>
        </w:r>
      </w:hyperlink>
    </w:p>
    <w:p w14:paraId="24E185B8"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7" w:history="1">
        <w:r w:rsidR="0093447A" w:rsidRPr="003D6998">
          <w:rPr>
            <w:rStyle w:val="Hyperlink"/>
            <w:noProof/>
          </w:rPr>
          <w:t>3.6.3</w:t>
        </w:r>
        <w:r w:rsidR="0093447A">
          <w:rPr>
            <w:rFonts w:asciiTheme="minorHAnsi" w:eastAsiaTheme="minorEastAsia" w:hAnsiTheme="minorHAnsi" w:cstheme="minorBidi"/>
            <w:noProof/>
            <w:sz w:val="22"/>
            <w:szCs w:val="28"/>
            <w:lang w:bidi="th-TH"/>
          </w:rPr>
          <w:tab/>
        </w:r>
        <w:r w:rsidR="0093447A" w:rsidRPr="003D6998">
          <w:rPr>
            <w:rStyle w:val="Hyperlink"/>
            <w:noProof/>
          </w:rPr>
          <w:t>Update a context classification scheme</w:t>
        </w:r>
        <w:r w:rsidR="0093447A">
          <w:rPr>
            <w:noProof/>
            <w:webHidden/>
          </w:rPr>
          <w:tab/>
        </w:r>
        <w:r w:rsidR="0093447A">
          <w:rPr>
            <w:noProof/>
            <w:webHidden/>
          </w:rPr>
          <w:fldChar w:fldCharType="begin"/>
        </w:r>
        <w:r w:rsidR="0093447A">
          <w:rPr>
            <w:noProof/>
            <w:webHidden/>
          </w:rPr>
          <w:instrText xml:space="preserve"> PAGEREF _Toc442108997 \h </w:instrText>
        </w:r>
        <w:r w:rsidR="0093447A">
          <w:rPr>
            <w:noProof/>
            <w:webHidden/>
          </w:rPr>
        </w:r>
        <w:r w:rsidR="0093447A">
          <w:rPr>
            <w:noProof/>
            <w:webHidden/>
          </w:rPr>
          <w:fldChar w:fldCharType="separate"/>
        </w:r>
        <w:r w:rsidR="0093447A">
          <w:rPr>
            <w:noProof/>
            <w:webHidden/>
          </w:rPr>
          <w:t>58</w:t>
        </w:r>
        <w:r w:rsidR="0093447A">
          <w:rPr>
            <w:noProof/>
            <w:webHidden/>
          </w:rPr>
          <w:fldChar w:fldCharType="end"/>
        </w:r>
      </w:hyperlink>
    </w:p>
    <w:p w14:paraId="7AD3B92F"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8" w:history="1">
        <w:r w:rsidR="0093447A" w:rsidRPr="003D6998">
          <w:rPr>
            <w:rStyle w:val="Hyperlink"/>
            <w:noProof/>
          </w:rPr>
          <w:t>3.6.4</w:t>
        </w:r>
        <w:r w:rsidR="0093447A">
          <w:rPr>
            <w:rFonts w:asciiTheme="minorHAnsi" w:eastAsiaTheme="minorEastAsia" w:hAnsiTheme="minorHAnsi" w:cstheme="minorBidi"/>
            <w:noProof/>
            <w:sz w:val="22"/>
            <w:szCs w:val="28"/>
            <w:lang w:bidi="th-TH"/>
          </w:rPr>
          <w:tab/>
        </w:r>
        <w:r w:rsidR="0093447A" w:rsidRPr="003D6998">
          <w:rPr>
            <w:rStyle w:val="Hyperlink"/>
            <w:noProof/>
          </w:rPr>
          <w:t>Discard a context classification scheme</w:t>
        </w:r>
        <w:r w:rsidR="0093447A">
          <w:rPr>
            <w:noProof/>
            <w:webHidden/>
          </w:rPr>
          <w:tab/>
        </w:r>
        <w:r w:rsidR="0093447A">
          <w:rPr>
            <w:noProof/>
            <w:webHidden/>
          </w:rPr>
          <w:fldChar w:fldCharType="begin"/>
        </w:r>
        <w:r w:rsidR="0093447A">
          <w:rPr>
            <w:noProof/>
            <w:webHidden/>
          </w:rPr>
          <w:instrText xml:space="preserve"> PAGEREF _Toc442108998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14:paraId="27743C02" w14:textId="77777777" w:rsidR="0093447A" w:rsidRDefault="00E5521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99" w:history="1">
        <w:r w:rsidR="0093447A" w:rsidRPr="003D6998">
          <w:rPr>
            <w:rStyle w:val="Hyperlink"/>
            <w:noProof/>
          </w:rPr>
          <w:t>3.7</w:t>
        </w:r>
        <w:r w:rsidR="0093447A">
          <w:rPr>
            <w:rFonts w:asciiTheme="minorHAnsi" w:eastAsiaTheme="minorEastAsia" w:hAnsiTheme="minorHAnsi" w:cstheme="minorBidi"/>
            <w:b w:val="0"/>
            <w:bCs w:val="0"/>
            <w:noProof/>
            <w:szCs w:val="28"/>
            <w:lang w:bidi="th-TH"/>
          </w:rPr>
          <w:tab/>
        </w:r>
        <w:r w:rsidR="0093447A" w:rsidRPr="003D6998">
          <w:rPr>
            <w:rStyle w:val="Hyperlink"/>
            <w:noProof/>
          </w:rPr>
          <w:t>Code List Management</w:t>
        </w:r>
        <w:r w:rsidR="0093447A">
          <w:rPr>
            <w:noProof/>
            <w:webHidden/>
          </w:rPr>
          <w:tab/>
        </w:r>
        <w:r w:rsidR="0093447A">
          <w:rPr>
            <w:noProof/>
            <w:webHidden/>
          </w:rPr>
          <w:fldChar w:fldCharType="begin"/>
        </w:r>
        <w:r w:rsidR="0093447A">
          <w:rPr>
            <w:noProof/>
            <w:webHidden/>
          </w:rPr>
          <w:instrText xml:space="preserve"> PAGEREF _Toc442108999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14:paraId="312EDCFD"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0" w:history="1">
        <w:r w:rsidR="0093447A" w:rsidRPr="003D6998">
          <w:rPr>
            <w:rStyle w:val="Hyperlink"/>
            <w:noProof/>
          </w:rPr>
          <w:t>3.7.1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BIE code list without a base</w:t>
        </w:r>
        <w:r w:rsidR="0093447A">
          <w:rPr>
            <w:noProof/>
            <w:webHidden/>
          </w:rPr>
          <w:tab/>
        </w:r>
        <w:r w:rsidR="0093447A">
          <w:rPr>
            <w:noProof/>
            <w:webHidden/>
          </w:rPr>
          <w:fldChar w:fldCharType="begin"/>
        </w:r>
        <w:r w:rsidR="0093447A">
          <w:rPr>
            <w:noProof/>
            <w:webHidden/>
          </w:rPr>
          <w:instrText xml:space="preserve"> PAGEREF _Toc442109000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14:paraId="6DE09B97"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1" w:history="1">
        <w:r w:rsidR="0093447A" w:rsidRPr="003D6998">
          <w:rPr>
            <w:rStyle w:val="Hyperlink"/>
            <w:noProof/>
          </w:rPr>
          <w:t>3.7.2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BIE code list from another (by extension &amp; restriction)</w:t>
        </w:r>
        <w:r w:rsidR="0093447A">
          <w:rPr>
            <w:noProof/>
            <w:webHidden/>
          </w:rPr>
          <w:tab/>
        </w:r>
        <w:r w:rsidR="0093447A">
          <w:rPr>
            <w:noProof/>
            <w:webHidden/>
          </w:rPr>
          <w:fldChar w:fldCharType="begin"/>
        </w:r>
        <w:r w:rsidR="0093447A">
          <w:rPr>
            <w:noProof/>
            <w:webHidden/>
          </w:rPr>
          <w:instrText xml:space="preserve"> PAGEREF _Toc442109001 \h </w:instrText>
        </w:r>
        <w:r w:rsidR="0093447A">
          <w:rPr>
            <w:noProof/>
            <w:webHidden/>
          </w:rPr>
        </w:r>
        <w:r w:rsidR="0093447A">
          <w:rPr>
            <w:noProof/>
            <w:webHidden/>
          </w:rPr>
          <w:fldChar w:fldCharType="separate"/>
        </w:r>
        <w:r w:rsidR="0093447A">
          <w:rPr>
            <w:noProof/>
            <w:webHidden/>
          </w:rPr>
          <w:t>60</w:t>
        </w:r>
        <w:r w:rsidR="0093447A">
          <w:rPr>
            <w:noProof/>
            <w:webHidden/>
          </w:rPr>
          <w:fldChar w:fldCharType="end"/>
        </w:r>
      </w:hyperlink>
    </w:p>
    <w:p w14:paraId="5CBDED36"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2" w:history="1">
        <w:r w:rsidR="0093447A" w:rsidRPr="003D6998">
          <w:rPr>
            <w:rStyle w:val="Hyperlink"/>
            <w:noProof/>
          </w:rPr>
          <w:t>3.7.3</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code list</w:t>
        </w:r>
        <w:r w:rsidR="0093447A">
          <w:rPr>
            <w:noProof/>
            <w:webHidden/>
          </w:rPr>
          <w:tab/>
        </w:r>
        <w:r w:rsidR="0093447A">
          <w:rPr>
            <w:noProof/>
            <w:webHidden/>
          </w:rPr>
          <w:fldChar w:fldCharType="begin"/>
        </w:r>
        <w:r w:rsidR="0093447A">
          <w:rPr>
            <w:noProof/>
            <w:webHidden/>
          </w:rPr>
          <w:instrText xml:space="preserve"> PAGEREF _Toc442109002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14:paraId="7D42061B"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3" w:history="1">
        <w:r w:rsidR="0093447A" w:rsidRPr="003D6998">
          <w:rPr>
            <w:rStyle w:val="Hyperlink"/>
            <w:noProof/>
          </w:rPr>
          <w:t>3.7.4</w:t>
        </w:r>
        <w:r w:rsidR="0093447A">
          <w:rPr>
            <w:rFonts w:asciiTheme="minorHAnsi" w:eastAsiaTheme="minorEastAsia" w:hAnsiTheme="minorHAnsi" w:cstheme="minorBidi"/>
            <w:noProof/>
            <w:sz w:val="22"/>
            <w:szCs w:val="28"/>
            <w:lang w:bidi="th-TH"/>
          </w:rPr>
          <w:tab/>
        </w:r>
        <w:r w:rsidR="0093447A" w:rsidRPr="003D6998">
          <w:rPr>
            <w:rStyle w:val="Hyperlink"/>
            <w:noProof/>
          </w:rPr>
          <w:t>View/Edit a BIE code list</w:t>
        </w:r>
        <w:r w:rsidR="0093447A">
          <w:rPr>
            <w:noProof/>
            <w:webHidden/>
          </w:rPr>
          <w:tab/>
        </w:r>
        <w:r w:rsidR="0093447A">
          <w:rPr>
            <w:noProof/>
            <w:webHidden/>
          </w:rPr>
          <w:fldChar w:fldCharType="begin"/>
        </w:r>
        <w:r w:rsidR="0093447A">
          <w:rPr>
            <w:noProof/>
            <w:webHidden/>
          </w:rPr>
          <w:instrText xml:space="preserve"> PAGEREF _Toc442109003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14:paraId="68F143AD"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4" w:history="1">
        <w:r w:rsidR="0093447A" w:rsidRPr="003D6998">
          <w:rPr>
            <w:rStyle w:val="Hyperlink"/>
            <w:noProof/>
          </w:rPr>
          <w:t>3.7.5</w:t>
        </w:r>
        <w:r w:rsidR="0093447A">
          <w:rPr>
            <w:rFonts w:asciiTheme="minorHAnsi" w:eastAsiaTheme="minorEastAsia" w:hAnsiTheme="minorHAnsi" w:cstheme="minorBidi"/>
            <w:noProof/>
            <w:sz w:val="22"/>
            <w:szCs w:val="28"/>
            <w:lang w:bidi="th-TH"/>
          </w:rPr>
          <w:tab/>
        </w:r>
        <w:r w:rsidR="0093447A" w:rsidRPr="003D6998">
          <w:rPr>
            <w:rStyle w:val="Hyperlink"/>
            <w:noProof/>
          </w:rPr>
          <w:t>Discard a BIE code list</w:t>
        </w:r>
        <w:r w:rsidR="0093447A">
          <w:rPr>
            <w:noProof/>
            <w:webHidden/>
          </w:rPr>
          <w:tab/>
        </w:r>
        <w:r w:rsidR="0093447A">
          <w:rPr>
            <w:noProof/>
            <w:webHidden/>
          </w:rPr>
          <w:fldChar w:fldCharType="begin"/>
        </w:r>
        <w:r w:rsidR="0093447A">
          <w:rPr>
            <w:noProof/>
            <w:webHidden/>
          </w:rPr>
          <w:instrText xml:space="preserve"> PAGEREF _Toc442109004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14:paraId="0ABE2615"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5" w:history="1">
        <w:r w:rsidR="0093447A" w:rsidRPr="003D6998">
          <w:rPr>
            <w:rStyle w:val="Hyperlink"/>
            <w:noProof/>
          </w:rPr>
          <w:t>3.7.6</w:t>
        </w:r>
        <w:r w:rsidR="0093447A">
          <w:rPr>
            <w:rFonts w:asciiTheme="minorHAnsi" w:eastAsiaTheme="minorEastAsia" w:hAnsiTheme="minorHAnsi" w:cstheme="minorBidi"/>
            <w:noProof/>
            <w:sz w:val="22"/>
            <w:szCs w:val="28"/>
            <w:lang w:bidi="th-TH"/>
          </w:rPr>
          <w:tab/>
        </w:r>
        <w:r w:rsidR="0093447A" w:rsidRPr="003D6998">
          <w:rPr>
            <w:rStyle w:val="Hyperlink"/>
            <w:noProof/>
          </w:rPr>
          <w:t>Delete a BIE code list</w:t>
        </w:r>
        <w:r w:rsidR="0093447A">
          <w:rPr>
            <w:noProof/>
            <w:webHidden/>
          </w:rPr>
          <w:tab/>
        </w:r>
        <w:r w:rsidR="0093447A">
          <w:rPr>
            <w:noProof/>
            <w:webHidden/>
          </w:rPr>
          <w:fldChar w:fldCharType="begin"/>
        </w:r>
        <w:r w:rsidR="0093447A">
          <w:rPr>
            <w:noProof/>
            <w:webHidden/>
          </w:rPr>
          <w:instrText xml:space="preserve"> PAGEREF _Toc442109005 \h </w:instrText>
        </w:r>
        <w:r w:rsidR="0093447A">
          <w:rPr>
            <w:noProof/>
            <w:webHidden/>
          </w:rPr>
        </w:r>
        <w:r w:rsidR="0093447A">
          <w:rPr>
            <w:noProof/>
            <w:webHidden/>
          </w:rPr>
          <w:fldChar w:fldCharType="separate"/>
        </w:r>
        <w:r w:rsidR="0093447A">
          <w:rPr>
            <w:noProof/>
            <w:webHidden/>
          </w:rPr>
          <w:t>62</w:t>
        </w:r>
        <w:r w:rsidR="0093447A">
          <w:rPr>
            <w:noProof/>
            <w:webHidden/>
          </w:rPr>
          <w:fldChar w:fldCharType="end"/>
        </w:r>
      </w:hyperlink>
    </w:p>
    <w:p w14:paraId="3BC7AC20" w14:textId="77777777" w:rsidR="0093447A" w:rsidRDefault="00E5521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006" w:history="1">
        <w:r w:rsidR="0093447A" w:rsidRPr="003D6998">
          <w:rPr>
            <w:rStyle w:val="Hyperlink"/>
            <w:noProof/>
          </w:rPr>
          <w:t>3.8</w:t>
        </w:r>
        <w:r w:rsidR="0093447A">
          <w:rPr>
            <w:rFonts w:asciiTheme="minorHAnsi" w:eastAsiaTheme="minorEastAsia" w:hAnsiTheme="minorHAnsi" w:cstheme="minorBidi"/>
            <w:b w:val="0"/>
            <w:bCs w:val="0"/>
            <w:noProof/>
            <w:szCs w:val="28"/>
            <w:lang w:bidi="th-TH"/>
          </w:rPr>
          <w:tab/>
        </w:r>
        <w:r w:rsidR="0093447A" w:rsidRPr="003D6998">
          <w:rPr>
            <w:rStyle w:val="Hyperlink"/>
            <w:noProof/>
          </w:rPr>
          <w:t>Generate a standalone OAGIS Expression for a top-level ABIE</w:t>
        </w:r>
        <w:r w:rsidR="0093447A">
          <w:rPr>
            <w:noProof/>
            <w:webHidden/>
          </w:rPr>
          <w:tab/>
        </w:r>
        <w:r w:rsidR="0093447A">
          <w:rPr>
            <w:noProof/>
            <w:webHidden/>
          </w:rPr>
          <w:fldChar w:fldCharType="begin"/>
        </w:r>
        <w:r w:rsidR="0093447A">
          <w:rPr>
            <w:noProof/>
            <w:webHidden/>
          </w:rPr>
          <w:instrText xml:space="preserve"> PAGEREF _Toc442109006 \h </w:instrText>
        </w:r>
        <w:r w:rsidR="0093447A">
          <w:rPr>
            <w:noProof/>
            <w:webHidden/>
          </w:rPr>
        </w:r>
        <w:r w:rsidR="0093447A">
          <w:rPr>
            <w:noProof/>
            <w:webHidden/>
          </w:rPr>
          <w:fldChar w:fldCharType="separate"/>
        </w:r>
        <w:r w:rsidR="0093447A">
          <w:rPr>
            <w:noProof/>
            <w:webHidden/>
          </w:rPr>
          <w:t>62</w:t>
        </w:r>
        <w:r w:rsidR="0093447A">
          <w:rPr>
            <w:noProof/>
            <w:webHidden/>
          </w:rPr>
          <w:fldChar w:fldCharType="end"/>
        </w:r>
      </w:hyperlink>
    </w:p>
    <w:p w14:paraId="76231FD0"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7" w:history="1">
        <w:r w:rsidR="0093447A" w:rsidRPr="003D6998">
          <w:rPr>
            <w:rStyle w:val="Hyperlink"/>
            <w:noProof/>
          </w:rPr>
          <w:t>3.8.1</w:t>
        </w:r>
        <w:r w:rsidR="0093447A">
          <w:rPr>
            <w:rFonts w:asciiTheme="minorHAnsi" w:eastAsiaTheme="minorEastAsia" w:hAnsiTheme="minorHAnsi" w:cstheme="minorBidi"/>
            <w:noProof/>
            <w:sz w:val="22"/>
            <w:szCs w:val="28"/>
            <w:lang w:bidi="th-TH"/>
          </w:rPr>
          <w:tab/>
        </w:r>
        <w:r w:rsidR="0093447A" w:rsidRPr="003D6998">
          <w:rPr>
            <w:rStyle w:val="Hyperlink"/>
            <w:noProof/>
          </w:rPr>
          <w:t>Generate a standalone XML Schema</w:t>
        </w:r>
        <w:r w:rsidR="0093447A">
          <w:rPr>
            <w:noProof/>
            <w:webHidden/>
          </w:rPr>
          <w:tab/>
        </w:r>
        <w:r w:rsidR="0093447A">
          <w:rPr>
            <w:noProof/>
            <w:webHidden/>
          </w:rPr>
          <w:fldChar w:fldCharType="begin"/>
        </w:r>
        <w:r w:rsidR="0093447A">
          <w:rPr>
            <w:noProof/>
            <w:webHidden/>
          </w:rPr>
          <w:instrText xml:space="preserve"> PAGEREF _Toc442109007 \h </w:instrText>
        </w:r>
        <w:r w:rsidR="0093447A">
          <w:rPr>
            <w:noProof/>
            <w:webHidden/>
          </w:rPr>
        </w:r>
        <w:r w:rsidR="0093447A">
          <w:rPr>
            <w:noProof/>
            <w:webHidden/>
          </w:rPr>
          <w:fldChar w:fldCharType="separate"/>
        </w:r>
        <w:r w:rsidR="0093447A">
          <w:rPr>
            <w:noProof/>
            <w:webHidden/>
          </w:rPr>
          <w:t>63</w:t>
        </w:r>
        <w:r w:rsidR="0093447A">
          <w:rPr>
            <w:noProof/>
            <w:webHidden/>
          </w:rPr>
          <w:fldChar w:fldCharType="end"/>
        </w:r>
      </w:hyperlink>
    </w:p>
    <w:p w14:paraId="3C8866BF" w14:textId="77777777" w:rsidR="0093447A" w:rsidRDefault="00E5521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08" w:history="1">
        <w:r w:rsidR="0093447A" w:rsidRPr="003D6998">
          <w:rPr>
            <w:rStyle w:val="Hyperlink"/>
            <w:noProof/>
          </w:rPr>
          <w:t>3.8.1.1</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GenerateTopLevelABIE(tlASBIEP, tlABIEDOM)</w:t>
        </w:r>
        <w:r w:rsidR="0093447A">
          <w:rPr>
            <w:noProof/>
            <w:webHidden/>
          </w:rPr>
          <w:tab/>
        </w:r>
        <w:r w:rsidR="0093447A">
          <w:rPr>
            <w:noProof/>
            <w:webHidden/>
          </w:rPr>
          <w:fldChar w:fldCharType="begin"/>
        </w:r>
        <w:r w:rsidR="0093447A">
          <w:rPr>
            <w:noProof/>
            <w:webHidden/>
          </w:rPr>
          <w:instrText xml:space="preserve"> PAGEREF _Toc442109008 \h </w:instrText>
        </w:r>
        <w:r w:rsidR="0093447A">
          <w:rPr>
            <w:noProof/>
            <w:webHidden/>
          </w:rPr>
        </w:r>
        <w:r w:rsidR="0093447A">
          <w:rPr>
            <w:noProof/>
            <w:webHidden/>
          </w:rPr>
          <w:fldChar w:fldCharType="separate"/>
        </w:r>
        <w:r w:rsidR="0093447A">
          <w:rPr>
            <w:noProof/>
            <w:webHidden/>
          </w:rPr>
          <w:t>63</w:t>
        </w:r>
        <w:r w:rsidR="0093447A">
          <w:rPr>
            <w:noProof/>
            <w:webHidden/>
          </w:rPr>
          <w:fldChar w:fldCharType="end"/>
        </w:r>
      </w:hyperlink>
    </w:p>
    <w:p w14:paraId="57DA94B6" w14:textId="77777777" w:rsidR="0093447A" w:rsidRDefault="00E5521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09" w:history="1">
        <w:r w:rsidR="0093447A" w:rsidRPr="003D6998">
          <w:rPr>
            <w:rStyle w:val="Hyperlink"/>
            <w:noProof/>
          </w:rPr>
          <w:t>3.8.1.2</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GenerateTopLevelASBIEP(gTlASBIEP, gSchemaNode)</w:t>
        </w:r>
        <w:r w:rsidR="0093447A">
          <w:rPr>
            <w:noProof/>
            <w:webHidden/>
          </w:rPr>
          <w:tab/>
        </w:r>
        <w:r w:rsidR="0093447A">
          <w:rPr>
            <w:noProof/>
            <w:webHidden/>
          </w:rPr>
          <w:fldChar w:fldCharType="begin"/>
        </w:r>
        <w:r w:rsidR="0093447A">
          <w:rPr>
            <w:noProof/>
            <w:webHidden/>
          </w:rPr>
          <w:instrText xml:space="preserve"> PAGEREF _Toc442109009 \h </w:instrText>
        </w:r>
        <w:r w:rsidR="0093447A">
          <w:rPr>
            <w:noProof/>
            <w:webHidden/>
          </w:rPr>
        </w:r>
        <w:r w:rsidR="0093447A">
          <w:rPr>
            <w:noProof/>
            <w:webHidden/>
          </w:rPr>
          <w:fldChar w:fldCharType="separate"/>
        </w:r>
        <w:r w:rsidR="0093447A">
          <w:rPr>
            <w:noProof/>
            <w:webHidden/>
          </w:rPr>
          <w:t>64</w:t>
        </w:r>
        <w:r w:rsidR="0093447A">
          <w:rPr>
            <w:noProof/>
            <w:webHidden/>
          </w:rPr>
          <w:fldChar w:fldCharType="end"/>
        </w:r>
      </w:hyperlink>
    </w:p>
    <w:p w14:paraId="7787F676" w14:textId="77777777" w:rsidR="0093447A" w:rsidRDefault="00E5521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0" w:history="1">
        <w:r w:rsidR="0093447A" w:rsidRPr="003D6998">
          <w:rPr>
            <w:rStyle w:val="Hyperlink"/>
            <w:noProof/>
          </w:rPr>
          <w:t>3.8.1.3</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GenerateTopLevelASBIEPAnno(gTlASBIEP, gRootENode)</w:t>
        </w:r>
        <w:r w:rsidR="0093447A">
          <w:rPr>
            <w:noProof/>
            <w:webHidden/>
          </w:rPr>
          <w:tab/>
        </w:r>
        <w:r w:rsidR="0093447A">
          <w:rPr>
            <w:noProof/>
            <w:webHidden/>
          </w:rPr>
          <w:fldChar w:fldCharType="begin"/>
        </w:r>
        <w:r w:rsidR="0093447A">
          <w:rPr>
            <w:noProof/>
            <w:webHidden/>
          </w:rPr>
          <w:instrText xml:space="preserve"> PAGEREF _Toc442109010 \h </w:instrText>
        </w:r>
        <w:r w:rsidR="0093447A">
          <w:rPr>
            <w:noProof/>
            <w:webHidden/>
          </w:rPr>
        </w:r>
        <w:r w:rsidR="0093447A">
          <w:rPr>
            <w:noProof/>
            <w:webHidden/>
          </w:rPr>
          <w:fldChar w:fldCharType="separate"/>
        </w:r>
        <w:r w:rsidR="0093447A">
          <w:rPr>
            <w:noProof/>
            <w:webHidden/>
          </w:rPr>
          <w:t>64</w:t>
        </w:r>
        <w:r w:rsidR="0093447A">
          <w:rPr>
            <w:noProof/>
            <w:webHidden/>
          </w:rPr>
          <w:fldChar w:fldCharType="end"/>
        </w:r>
      </w:hyperlink>
    </w:p>
    <w:p w14:paraId="3606FFBC" w14:textId="77777777" w:rsidR="0093447A" w:rsidRDefault="00E5521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1" w:history="1">
        <w:r w:rsidR="0093447A" w:rsidRPr="003D6998">
          <w:rPr>
            <w:rStyle w:val="Hyperlink"/>
            <w:noProof/>
          </w:rPr>
          <w:t>3.8.1.4</w:t>
        </w:r>
        <w:r w:rsidR="0093447A">
          <w:rPr>
            <w:rFonts w:asciiTheme="minorHAnsi" w:eastAsiaTheme="minorEastAsia" w:hAnsiTheme="minorHAnsi" w:cstheme="minorBidi"/>
            <w:noProof/>
            <w:sz w:val="22"/>
            <w:szCs w:val="28"/>
            <w:lang w:bidi="th-TH"/>
          </w:rPr>
          <w:tab/>
        </w:r>
        <w:r w:rsidR="0093447A" w:rsidRPr="003D6998">
          <w:rPr>
            <w:rStyle w:val="Hyperlink"/>
            <w:noProof/>
          </w:rPr>
          <w:t>IsAnnoOptionEmpty( )</w:t>
        </w:r>
        <w:r w:rsidR="0093447A">
          <w:rPr>
            <w:noProof/>
            <w:webHidden/>
          </w:rPr>
          <w:tab/>
        </w:r>
        <w:r w:rsidR="0093447A">
          <w:rPr>
            <w:noProof/>
            <w:webHidden/>
          </w:rPr>
          <w:fldChar w:fldCharType="begin"/>
        </w:r>
        <w:r w:rsidR="0093447A">
          <w:rPr>
            <w:noProof/>
            <w:webHidden/>
          </w:rPr>
          <w:instrText xml:space="preserve"> PAGEREF _Toc442109011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14:paraId="458D944E" w14:textId="77777777" w:rsidR="0093447A" w:rsidRDefault="00E5521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2" w:history="1">
        <w:r w:rsidR="0093447A" w:rsidRPr="003D6998">
          <w:rPr>
            <w:rStyle w:val="Hyperlink"/>
            <w:noProof/>
          </w:rPr>
          <w:t>3.8.1.5</w:t>
        </w:r>
        <w:r w:rsidR="0093447A">
          <w:rPr>
            <w:rFonts w:asciiTheme="minorHAnsi" w:eastAsiaTheme="minorEastAsia" w:hAnsiTheme="minorHAnsi" w:cstheme="minorBidi"/>
            <w:noProof/>
            <w:sz w:val="22"/>
            <w:szCs w:val="28"/>
            <w:lang w:bidi="th-TH"/>
          </w:rPr>
          <w:tab/>
        </w:r>
        <w:r w:rsidR="0093447A" w:rsidRPr="003D6998">
          <w:rPr>
            <w:rStyle w:val="Hyperlink"/>
            <w:noProof/>
          </w:rPr>
          <w:t>GenerateABIE(gABIE, gASBIEPElementNode)</w:t>
        </w:r>
        <w:r w:rsidR="0093447A">
          <w:rPr>
            <w:noProof/>
            <w:webHidden/>
          </w:rPr>
          <w:tab/>
        </w:r>
        <w:r w:rsidR="0093447A">
          <w:rPr>
            <w:noProof/>
            <w:webHidden/>
          </w:rPr>
          <w:fldChar w:fldCharType="begin"/>
        </w:r>
        <w:r w:rsidR="0093447A">
          <w:rPr>
            <w:noProof/>
            <w:webHidden/>
          </w:rPr>
          <w:instrText xml:space="preserve"> PAGEREF _Toc442109012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14:paraId="637F5956" w14:textId="77777777" w:rsidR="0093447A" w:rsidRDefault="00E5521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3" w:history="1">
        <w:r w:rsidR="0093447A" w:rsidRPr="003D6998">
          <w:rPr>
            <w:rStyle w:val="Hyperlink"/>
            <w:noProof/>
          </w:rPr>
          <w:t>3.8.1.6</w:t>
        </w:r>
        <w:r w:rsidR="0093447A">
          <w:rPr>
            <w:rFonts w:asciiTheme="minorHAnsi" w:eastAsiaTheme="minorEastAsia" w:hAnsiTheme="minorHAnsi" w:cstheme="minorBidi"/>
            <w:noProof/>
            <w:sz w:val="22"/>
            <w:szCs w:val="28"/>
            <w:lang w:bidi="th-TH"/>
          </w:rPr>
          <w:tab/>
        </w:r>
        <w:r w:rsidR="0093447A" w:rsidRPr="003D6998">
          <w:rPr>
            <w:rStyle w:val="Hyperlink"/>
            <w:noProof/>
          </w:rPr>
          <w:t>GenerateABIEsAnno(gABIE, gABIECTypeNode)</w:t>
        </w:r>
        <w:r w:rsidR="0093447A">
          <w:rPr>
            <w:noProof/>
            <w:webHidden/>
          </w:rPr>
          <w:tab/>
        </w:r>
        <w:r w:rsidR="0093447A">
          <w:rPr>
            <w:noProof/>
            <w:webHidden/>
          </w:rPr>
          <w:fldChar w:fldCharType="begin"/>
        </w:r>
        <w:r w:rsidR="0093447A">
          <w:rPr>
            <w:noProof/>
            <w:webHidden/>
          </w:rPr>
          <w:instrText xml:space="preserve"> PAGEREF _Toc442109013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14:paraId="279332C0" w14:textId="77777777" w:rsidR="0093447A" w:rsidRDefault="00E5521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4" w:history="1">
        <w:r w:rsidR="0093447A" w:rsidRPr="003D6998">
          <w:rPr>
            <w:rStyle w:val="Hyperlink"/>
            <w:noProof/>
          </w:rPr>
          <w:t>3.8.1.7</w:t>
        </w:r>
        <w:r w:rsidR="0093447A">
          <w:rPr>
            <w:rFonts w:asciiTheme="minorHAnsi" w:eastAsiaTheme="minorEastAsia" w:hAnsiTheme="minorHAnsi" w:cstheme="minorBidi"/>
            <w:noProof/>
            <w:sz w:val="22"/>
            <w:szCs w:val="28"/>
            <w:lang w:bidi="th-TH"/>
          </w:rPr>
          <w:tab/>
        </w:r>
        <w:r w:rsidR="0093447A" w:rsidRPr="003D6998">
          <w:rPr>
            <w:rStyle w:val="Hyperlink"/>
            <w:noProof/>
          </w:rPr>
          <w:t>GenerateBIEs(gABIE, gPNode, gSchemaNode)</w:t>
        </w:r>
        <w:r w:rsidR="0093447A">
          <w:rPr>
            <w:noProof/>
            <w:webHidden/>
          </w:rPr>
          <w:tab/>
        </w:r>
        <w:r w:rsidR="0093447A">
          <w:rPr>
            <w:noProof/>
            <w:webHidden/>
          </w:rPr>
          <w:fldChar w:fldCharType="begin"/>
        </w:r>
        <w:r w:rsidR="0093447A">
          <w:rPr>
            <w:noProof/>
            <w:webHidden/>
          </w:rPr>
          <w:instrText xml:space="preserve"> PAGEREF _Toc442109014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14:paraId="550EC8EA" w14:textId="77777777" w:rsidR="0093447A" w:rsidRDefault="00E5521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5" w:history="1">
        <w:r w:rsidR="0093447A" w:rsidRPr="003D6998">
          <w:rPr>
            <w:rStyle w:val="Hyperlink"/>
            <w:noProof/>
          </w:rPr>
          <w:t>3.8.1.8</w:t>
        </w:r>
        <w:r w:rsidR="0093447A">
          <w:rPr>
            <w:rFonts w:asciiTheme="minorHAnsi" w:eastAsiaTheme="minorEastAsia" w:hAnsiTheme="minorHAnsi" w:cstheme="minorBidi"/>
            <w:noProof/>
            <w:sz w:val="22"/>
            <w:szCs w:val="28"/>
            <w:lang w:bidi="th-TH"/>
          </w:rPr>
          <w:tab/>
        </w:r>
        <w:r w:rsidR="0093447A" w:rsidRPr="003D6998">
          <w:rPr>
            <w:rStyle w:val="Hyperlink"/>
            <w:noProof/>
          </w:rPr>
          <w:t>QueryTargetABIE(gASBIEP)</w:t>
        </w:r>
        <w:r w:rsidR="0093447A">
          <w:rPr>
            <w:noProof/>
            <w:webHidden/>
          </w:rPr>
          <w:tab/>
        </w:r>
        <w:r w:rsidR="0093447A">
          <w:rPr>
            <w:noProof/>
            <w:webHidden/>
          </w:rPr>
          <w:fldChar w:fldCharType="begin"/>
        </w:r>
        <w:r w:rsidR="0093447A">
          <w:rPr>
            <w:noProof/>
            <w:webHidden/>
          </w:rPr>
          <w:instrText xml:space="preserve"> PAGEREF _Toc442109015 \h </w:instrText>
        </w:r>
        <w:r w:rsidR="0093447A">
          <w:rPr>
            <w:noProof/>
            <w:webHidden/>
          </w:rPr>
        </w:r>
        <w:r w:rsidR="0093447A">
          <w:rPr>
            <w:noProof/>
            <w:webHidden/>
          </w:rPr>
          <w:fldChar w:fldCharType="separate"/>
        </w:r>
        <w:r w:rsidR="0093447A">
          <w:rPr>
            <w:noProof/>
            <w:webHidden/>
          </w:rPr>
          <w:t>66</w:t>
        </w:r>
        <w:r w:rsidR="0093447A">
          <w:rPr>
            <w:noProof/>
            <w:webHidden/>
          </w:rPr>
          <w:fldChar w:fldCharType="end"/>
        </w:r>
      </w:hyperlink>
    </w:p>
    <w:p w14:paraId="333E98B1" w14:textId="77777777" w:rsidR="0093447A" w:rsidRDefault="00E5521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6" w:history="1">
        <w:r w:rsidR="0093447A" w:rsidRPr="003D6998">
          <w:rPr>
            <w:rStyle w:val="Hyperlink"/>
            <w:noProof/>
          </w:rPr>
          <w:t>3.8.1.9</w:t>
        </w:r>
        <w:r w:rsidR="0093447A">
          <w:rPr>
            <w:rFonts w:asciiTheme="minorHAnsi" w:eastAsiaTheme="minorEastAsia" w:hAnsiTheme="minorHAnsi" w:cstheme="minorBidi"/>
            <w:noProof/>
            <w:sz w:val="22"/>
            <w:szCs w:val="28"/>
            <w:lang w:bidi="th-TH"/>
          </w:rPr>
          <w:tab/>
        </w:r>
        <w:r w:rsidR="0093447A" w:rsidRPr="003D6998">
          <w:rPr>
            <w:rStyle w:val="Hyperlink"/>
            <w:noProof/>
          </w:rPr>
          <w:t>QueryChildBIEs(gABIE)</w:t>
        </w:r>
        <w:r w:rsidR="0093447A">
          <w:rPr>
            <w:noProof/>
            <w:webHidden/>
          </w:rPr>
          <w:tab/>
        </w:r>
        <w:r w:rsidR="0093447A">
          <w:rPr>
            <w:noProof/>
            <w:webHidden/>
          </w:rPr>
          <w:fldChar w:fldCharType="begin"/>
        </w:r>
        <w:r w:rsidR="0093447A">
          <w:rPr>
            <w:noProof/>
            <w:webHidden/>
          </w:rPr>
          <w:instrText xml:space="preserve"> PAGEREF _Toc442109016 \h </w:instrText>
        </w:r>
        <w:r w:rsidR="0093447A">
          <w:rPr>
            <w:noProof/>
            <w:webHidden/>
          </w:rPr>
        </w:r>
        <w:r w:rsidR="0093447A">
          <w:rPr>
            <w:noProof/>
            <w:webHidden/>
          </w:rPr>
          <w:fldChar w:fldCharType="separate"/>
        </w:r>
        <w:r w:rsidR="0093447A">
          <w:rPr>
            <w:noProof/>
            <w:webHidden/>
          </w:rPr>
          <w:t>66</w:t>
        </w:r>
        <w:r w:rsidR="0093447A">
          <w:rPr>
            <w:noProof/>
            <w:webHidden/>
          </w:rPr>
          <w:fldChar w:fldCharType="end"/>
        </w:r>
      </w:hyperlink>
    </w:p>
    <w:p w14:paraId="0374966C"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7" w:history="1">
        <w:r w:rsidR="0093447A" w:rsidRPr="003D6998">
          <w:rPr>
            <w:rStyle w:val="Hyperlink"/>
            <w:noProof/>
          </w:rPr>
          <w:t>3.8.1.10</w:t>
        </w:r>
        <w:r w:rsidR="0093447A">
          <w:rPr>
            <w:rFonts w:asciiTheme="minorHAnsi" w:eastAsiaTheme="minorEastAsia" w:hAnsiTheme="minorHAnsi" w:cstheme="minorBidi"/>
            <w:noProof/>
            <w:sz w:val="22"/>
            <w:szCs w:val="28"/>
            <w:lang w:bidi="th-TH"/>
          </w:rPr>
          <w:tab/>
        </w:r>
        <w:r w:rsidR="0093447A" w:rsidRPr="003D6998">
          <w:rPr>
            <w:rStyle w:val="Hyperlink"/>
            <w:noProof/>
          </w:rPr>
          <w:t>GenerateASBIE(gASBIE, gPNode)</w:t>
        </w:r>
        <w:r w:rsidR="0093447A">
          <w:rPr>
            <w:noProof/>
            <w:webHidden/>
          </w:rPr>
          <w:tab/>
        </w:r>
        <w:r w:rsidR="0093447A">
          <w:rPr>
            <w:noProof/>
            <w:webHidden/>
          </w:rPr>
          <w:fldChar w:fldCharType="begin"/>
        </w:r>
        <w:r w:rsidR="0093447A">
          <w:rPr>
            <w:noProof/>
            <w:webHidden/>
          </w:rPr>
          <w:instrText xml:space="preserve"> PAGEREF _Toc442109017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14:paraId="2ABB51BA"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8" w:history="1">
        <w:r w:rsidR="0093447A" w:rsidRPr="003D6998">
          <w:rPr>
            <w:rStyle w:val="Hyperlink"/>
            <w:noProof/>
          </w:rPr>
          <w:t>3.8.1.11</w:t>
        </w:r>
        <w:r w:rsidR="0093447A">
          <w:rPr>
            <w:rFonts w:asciiTheme="minorHAnsi" w:eastAsiaTheme="minorEastAsia" w:hAnsiTheme="minorHAnsi" w:cstheme="minorBidi"/>
            <w:noProof/>
            <w:sz w:val="22"/>
            <w:szCs w:val="28"/>
            <w:lang w:bidi="th-TH"/>
          </w:rPr>
          <w:tab/>
        </w:r>
        <w:r w:rsidR="0093447A" w:rsidRPr="003D6998">
          <w:rPr>
            <w:rStyle w:val="Hyperlink"/>
            <w:noProof/>
          </w:rPr>
          <w:t>QueryAssocToASBIEP(gASBIE)</w:t>
        </w:r>
        <w:r w:rsidR="0093447A">
          <w:rPr>
            <w:noProof/>
            <w:webHidden/>
          </w:rPr>
          <w:tab/>
        </w:r>
        <w:r w:rsidR="0093447A">
          <w:rPr>
            <w:noProof/>
            <w:webHidden/>
          </w:rPr>
          <w:fldChar w:fldCharType="begin"/>
        </w:r>
        <w:r w:rsidR="0093447A">
          <w:rPr>
            <w:noProof/>
            <w:webHidden/>
          </w:rPr>
          <w:instrText xml:space="preserve"> PAGEREF _Toc442109018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14:paraId="6F3B11A7"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9" w:history="1">
        <w:r w:rsidR="0093447A" w:rsidRPr="003D6998">
          <w:rPr>
            <w:rStyle w:val="Hyperlink"/>
            <w:noProof/>
          </w:rPr>
          <w:t>3.8.1.12</w:t>
        </w:r>
        <w:r w:rsidR="0093447A">
          <w:rPr>
            <w:rFonts w:asciiTheme="minorHAnsi" w:eastAsiaTheme="minorEastAsia" w:hAnsiTheme="minorHAnsi" w:cstheme="minorBidi"/>
            <w:noProof/>
            <w:sz w:val="22"/>
            <w:szCs w:val="28"/>
            <w:lang w:bidi="th-TH"/>
          </w:rPr>
          <w:tab/>
        </w:r>
        <w:r w:rsidR="0093447A" w:rsidRPr="003D6998">
          <w:rPr>
            <w:rStyle w:val="Hyperlink"/>
            <w:noProof/>
          </w:rPr>
          <w:t>GenerateASBIEP(gASBIEP, gElementNode)</w:t>
        </w:r>
        <w:r w:rsidR="0093447A">
          <w:rPr>
            <w:noProof/>
            <w:webHidden/>
          </w:rPr>
          <w:tab/>
        </w:r>
        <w:r w:rsidR="0093447A">
          <w:rPr>
            <w:noProof/>
            <w:webHidden/>
          </w:rPr>
          <w:fldChar w:fldCharType="begin"/>
        </w:r>
        <w:r w:rsidR="0093447A">
          <w:rPr>
            <w:noProof/>
            <w:webHidden/>
          </w:rPr>
          <w:instrText xml:space="preserve"> PAGEREF _Toc442109019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14:paraId="48211FA4"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0" w:history="1">
        <w:r w:rsidR="0093447A" w:rsidRPr="003D6998">
          <w:rPr>
            <w:rStyle w:val="Hyperlink"/>
            <w:noProof/>
          </w:rPr>
          <w:t>3.8.1.13</w:t>
        </w:r>
        <w:r w:rsidR="0093447A">
          <w:rPr>
            <w:rFonts w:asciiTheme="minorHAnsi" w:eastAsiaTheme="minorEastAsia" w:hAnsiTheme="minorHAnsi" w:cstheme="minorBidi"/>
            <w:noProof/>
            <w:sz w:val="22"/>
            <w:szCs w:val="28"/>
            <w:lang w:bidi="th-TH"/>
          </w:rPr>
          <w:tab/>
        </w:r>
        <w:r w:rsidR="0093447A" w:rsidRPr="003D6998">
          <w:rPr>
            <w:rStyle w:val="Hyperlink"/>
            <w:noProof/>
          </w:rPr>
          <w:t>QueryTargetABIE(gASBIEP)</w:t>
        </w:r>
        <w:r w:rsidR="0093447A">
          <w:rPr>
            <w:noProof/>
            <w:webHidden/>
          </w:rPr>
          <w:tab/>
        </w:r>
        <w:r w:rsidR="0093447A">
          <w:rPr>
            <w:noProof/>
            <w:webHidden/>
          </w:rPr>
          <w:fldChar w:fldCharType="begin"/>
        </w:r>
        <w:r w:rsidR="0093447A">
          <w:rPr>
            <w:noProof/>
            <w:webHidden/>
          </w:rPr>
          <w:instrText xml:space="preserve"> PAGEREF _Toc442109020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14:paraId="39C7A6AD"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1" w:history="1">
        <w:r w:rsidR="0093447A" w:rsidRPr="003D6998">
          <w:rPr>
            <w:rStyle w:val="Hyperlink"/>
            <w:noProof/>
          </w:rPr>
          <w:t>3.8.1.14</w:t>
        </w:r>
        <w:r w:rsidR="0093447A">
          <w:rPr>
            <w:rFonts w:asciiTheme="minorHAnsi" w:eastAsiaTheme="minorEastAsia" w:hAnsiTheme="minorHAnsi" w:cstheme="minorBidi"/>
            <w:noProof/>
            <w:sz w:val="22"/>
            <w:szCs w:val="28"/>
            <w:lang w:bidi="th-TH"/>
          </w:rPr>
          <w:tab/>
        </w:r>
        <w:r w:rsidR="0093447A" w:rsidRPr="003D6998">
          <w:rPr>
            <w:rStyle w:val="Hyperlink"/>
            <w:noProof/>
          </w:rPr>
          <w:t>QueryAssocBDT(gBBIE)</w:t>
        </w:r>
        <w:r w:rsidR="0093447A">
          <w:rPr>
            <w:noProof/>
            <w:webHidden/>
          </w:rPr>
          <w:tab/>
        </w:r>
        <w:r w:rsidR="0093447A">
          <w:rPr>
            <w:noProof/>
            <w:webHidden/>
          </w:rPr>
          <w:fldChar w:fldCharType="begin"/>
        </w:r>
        <w:r w:rsidR="0093447A">
          <w:rPr>
            <w:noProof/>
            <w:webHidden/>
          </w:rPr>
          <w:instrText xml:space="preserve"> PAGEREF _Toc442109021 \h </w:instrText>
        </w:r>
        <w:r w:rsidR="0093447A">
          <w:rPr>
            <w:noProof/>
            <w:webHidden/>
          </w:rPr>
        </w:r>
        <w:r w:rsidR="0093447A">
          <w:rPr>
            <w:noProof/>
            <w:webHidden/>
          </w:rPr>
          <w:fldChar w:fldCharType="separate"/>
        </w:r>
        <w:r w:rsidR="0093447A">
          <w:rPr>
            <w:noProof/>
            <w:webHidden/>
          </w:rPr>
          <w:t>68</w:t>
        </w:r>
        <w:r w:rsidR="0093447A">
          <w:rPr>
            <w:noProof/>
            <w:webHidden/>
          </w:rPr>
          <w:fldChar w:fldCharType="end"/>
        </w:r>
      </w:hyperlink>
    </w:p>
    <w:p w14:paraId="3B521B5B"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2" w:history="1">
        <w:r w:rsidR="0093447A" w:rsidRPr="003D6998">
          <w:rPr>
            <w:rStyle w:val="Hyperlink"/>
            <w:noProof/>
          </w:rPr>
          <w:t>3.8.1.15</w:t>
        </w:r>
        <w:r w:rsidR="0093447A">
          <w:rPr>
            <w:rFonts w:asciiTheme="minorHAnsi" w:eastAsiaTheme="minorEastAsia" w:hAnsiTheme="minorHAnsi" w:cstheme="minorBidi"/>
            <w:noProof/>
            <w:sz w:val="22"/>
            <w:szCs w:val="28"/>
            <w:lang w:bidi="th-TH"/>
          </w:rPr>
          <w:tab/>
        </w:r>
        <w:r w:rsidR="0093447A" w:rsidRPr="003D6998">
          <w:rPr>
            <w:rStyle w:val="Hyperlink"/>
            <w:noProof/>
          </w:rPr>
          <w:t>GenerateBBIE(gBBIE, gBDT, gPNode, gSchemaNode)</w:t>
        </w:r>
        <w:r w:rsidR="0093447A">
          <w:rPr>
            <w:noProof/>
            <w:webHidden/>
          </w:rPr>
          <w:tab/>
        </w:r>
        <w:r w:rsidR="0093447A">
          <w:rPr>
            <w:noProof/>
            <w:webHidden/>
          </w:rPr>
          <w:fldChar w:fldCharType="begin"/>
        </w:r>
        <w:r w:rsidR="0093447A">
          <w:rPr>
            <w:noProof/>
            <w:webHidden/>
          </w:rPr>
          <w:instrText xml:space="preserve"> PAGEREF _Toc442109022 \h </w:instrText>
        </w:r>
        <w:r w:rsidR="0093447A">
          <w:rPr>
            <w:noProof/>
            <w:webHidden/>
          </w:rPr>
        </w:r>
        <w:r w:rsidR="0093447A">
          <w:rPr>
            <w:noProof/>
            <w:webHidden/>
          </w:rPr>
          <w:fldChar w:fldCharType="separate"/>
        </w:r>
        <w:r w:rsidR="0093447A">
          <w:rPr>
            <w:noProof/>
            <w:webHidden/>
          </w:rPr>
          <w:t>68</w:t>
        </w:r>
        <w:r w:rsidR="0093447A">
          <w:rPr>
            <w:noProof/>
            <w:webHidden/>
          </w:rPr>
          <w:fldChar w:fldCharType="end"/>
        </w:r>
      </w:hyperlink>
    </w:p>
    <w:p w14:paraId="57F04A19"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3" w:history="1">
        <w:r w:rsidR="0093447A" w:rsidRPr="003D6998">
          <w:rPr>
            <w:rStyle w:val="Hyperlink"/>
            <w:noProof/>
          </w:rPr>
          <w:t>3.8.1.16</w:t>
        </w:r>
        <w:r w:rsidR="0093447A">
          <w:rPr>
            <w:rFonts w:asciiTheme="minorHAnsi" w:eastAsiaTheme="minorEastAsia" w:hAnsiTheme="minorHAnsi" w:cstheme="minorBidi"/>
            <w:noProof/>
            <w:sz w:val="22"/>
            <w:szCs w:val="28"/>
            <w:lang w:bidi="th-TH"/>
          </w:rPr>
          <w:tab/>
        </w:r>
        <w:r w:rsidR="0093447A" w:rsidRPr="003D6998">
          <w:rPr>
            <w:rStyle w:val="Hyperlink"/>
            <w:noProof/>
          </w:rPr>
          <w:t>GetBBIEElementName(gBBIE)</w:t>
        </w:r>
        <w:r w:rsidR="0093447A">
          <w:rPr>
            <w:noProof/>
            <w:webHidden/>
          </w:rPr>
          <w:tab/>
        </w:r>
        <w:r w:rsidR="0093447A">
          <w:rPr>
            <w:noProof/>
            <w:webHidden/>
          </w:rPr>
          <w:fldChar w:fldCharType="begin"/>
        </w:r>
        <w:r w:rsidR="0093447A">
          <w:rPr>
            <w:noProof/>
            <w:webHidden/>
          </w:rPr>
          <w:instrText xml:space="preserve"> PAGEREF _Toc442109023 \h </w:instrText>
        </w:r>
        <w:r w:rsidR="0093447A">
          <w:rPr>
            <w:noProof/>
            <w:webHidden/>
          </w:rPr>
        </w:r>
        <w:r w:rsidR="0093447A">
          <w:rPr>
            <w:noProof/>
            <w:webHidden/>
          </w:rPr>
          <w:fldChar w:fldCharType="separate"/>
        </w:r>
        <w:r w:rsidR="0093447A">
          <w:rPr>
            <w:noProof/>
            <w:webHidden/>
          </w:rPr>
          <w:t>70</w:t>
        </w:r>
        <w:r w:rsidR="0093447A">
          <w:rPr>
            <w:noProof/>
            <w:webHidden/>
          </w:rPr>
          <w:fldChar w:fldCharType="end"/>
        </w:r>
      </w:hyperlink>
    </w:p>
    <w:p w14:paraId="38578B55"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4" w:history="1">
        <w:r w:rsidR="0093447A" w:rsidRPr="003D6998">
          <w:rPr>
            <w:rStyle w:val="Hyperlink"/>
            <w:noProof/>
          </w:rPr>
          <w:t>3.8.1.17</w:t>
        </w:r>
        <w:r w:rsidR="0093447A">
          <w:rPr>
            <w:rFonts w:asciiTheme="minorHAnsi" w:eastAsiaTheme="minorEastAsia" w:hAnsiTheme="minorHAnsi" w:cstheme="minorBidi"/>
            <w:noProof/>
            <w:sz w:val="22"/>
            <w:szCs w:val="28"/>
            <w:lang w:bidi="th-TH"/>
          </w:rPr>
          <w:tab/>
        </w:r>
        <w:r w:rsidR="0093447A" w:rsidRPr="003D6998">
          <w:rPr>
            <w:rStyle w:val="Hyperlink"/>
            <w:noProof/>
          </w:rPr>
          <w:t>GetBBIEAttributeName(gBBIE)</w:t>
        </w:r>
        <w:r w:rsidR="0093447A">
          <w:rPr>
            <w:noProof/>
            <w:webHidden/>
          </w:rPr>
          <w:tab/>
        </w:r>
        <w:r w:rsidR="0093447A">
          <w:rPr>
            <w:noProof/>
            <w:webHidden/>
          </w:rPr>
          <w:fldChar w:fldCharType="begin"/>
        </w:r>
        <w:r w:rsidR="0093447A">
          <w:rPr>
            <w:noProof/>
            <w:webHidden/>
          </w:rPr>
          <w:instrText xml:space="preserve"> PAGEREF _Toc442109024 \h </w:instrText>
        </w:r>
        <w:r w:rsidR="0093447A">
          <w:rPr>
            <w:noProof/>
            <w:webHidden/>
          </w:rPr>
        </w:r>
        <w:r w:rsidR="0093447A">
          <w:rPr>
            <w:noProof/>
            <w:webHidden/>
          </w:rPr>
          <w:fldChar w:fldCharType="separate"/>
        </w:r>
        <w:r w:rsidR="0093447A">
          <w:rPr>
            <w:noProof/>
            <w:webHidden/>
          </w:rPr>
          <w:t>70</w:t>
        </w:r>
        <w:r w:rsidR="0093447A">
          <w:rPr>
            <w:noProof/>
            <w:webHidden/>
          </w:rPr>
          <w:fldChar w:fldCharType="end"/>
        </w:r>
      </w:hyperlink>
    </w:p>
    <w:p w14:paraId="11890516"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5" w:history="1">
        <w:r w:rsidR="0093447A" w:rsidRPr="003D6998">
          <w:rPr>
            <w:rStyle w:val="Hyperlink"/>
            <w:noProof/>
          </w:rPr>
          <w:t>3.8.1.18</w:t>
        </w:r>
        <w:r w:rsidR="0093447A">
          <w:rPr>
            <w:rFonts w:asciiTheme="minorHAnsi" w:eastAsiaTheme="minorEastAsia" w:hAnsiTheme="minorHAnsi" w:cstheme="minorBidi"/>
            <w:noProof/>
            <w:sz w:val="22"/>
            <w:szCs w:val="28"/>
            <w:lang w:bidi="th-TH"/>
          </w:rPr>
          <w:tab/>
        </w:r>
        <w:r w:rsidR="0093447A" w:rsidRPr="003D6998">
          <w:rPr>
            <w:rStyle w:val="Hyperlink"/>
            <w:noProof/>
          </w:rPr>
          <w:t>QueryBBIESCs(gBBIE)</w:t>
        </w:r>
        <w:r w:rsidR="0093447A">
          <w:rPr>
            <w:noProof/>
            <w:webHidden/>
          </w:rPr>
          <w:tab/>
        </w:r>
        <w:r w:rsidR="0093447A">
          <w:rPr>
            <w:noProof/>
            <w:webHidden/>
          </w:rPr>
          <w:fldChar w:fldCharType="begin"/>
        </w:r>
        <w:r w:rsidR="0093447A">
          <w:rPr>
            <w:noProof/>
            <w:webHidden/>
          </w:rPr>
          <w:instrText xml:space="preserve"> PAGEREF _Toc442109025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14:paraId="5094E23A"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6" w:history="1">
        <w:r w:rsidR="0093447A" w:rsidRPr="003D6998">
          <w:rPr>
            <w:rStyle w:val="Hyperlink"/>
            <w:noProof/>
          </w:rPr>
          <w:t>3.8.1.19</w:t>
        </w:r>
        <w:r w:rsidR="0093447A">
          <w:rPr>
            <w:rFonts w:asciiTheme="minorHAnsi" w:eastAsiaTheme="minorEastAsia" w:hAnsiTheme="minorHAnsi" w:cstheme="minorBidi"/>
            <w:noProof/>
            <w:sz w:val="22"/>
            <w:szCs w:val="28"/>
            <w:lang w:bidi="th-TH"/>
          </w:rPr>
          <w:tab/>
        </w:r>
        <w:r w:rsidR="0093447A" w:rsidRPr="003D6998">
          <w:rPr>
            <w:rStyle w:val="Hyperlink"/>
            <w:noProof/>
          </w:rPr>
          <w:t>isCodeListGenerated(gCL)</w:t>
        </w:r>
        <w:r w:rsidR="0093447A">
          <w:rPr>
            <w:noProof/>
            <w:webHidden/>
          </w:rPr>
          <w:tab/>
        </w:r>
        <w:r w:rsidR="0093447A">
          <w:rPr>
            <w:noProof/>
            <w:webHidden/>
          </w:rPr>
          <w:fldChar w:fldCharType="begin"/>
        </w:r>
        <w:r w:rsidR="0093447A">
          <w:rPr>
            <w:noProof/>
            <w:webHidden/>
          </w:rPr>
          <w:instrText xml:space="preserve"> PAGEREF _Toc442109026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14:paraId="7AB79E9D"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7" w:history="1">
        <w:r w:rsidR="0093447A" w:rsidRPr="003D6998">
          <w:rPr>
            <w:rStyle w:val="Hyperlink"/>
            <w:noProof/>
          </w:rPr>
          <w:t>3.8.1.20</w:t>
        </w:r>
        <w:r w:rsidR="0093447A">
          <w:rPr>
            <w:rFonts w:asciiTheme="minorHAnsi" w:eastAsiaTheme="minorEastAsia" w:hAnsiTheme="minorHAnsi" w:cstheme="minorBidi"/>
            <w:noProof/>
            <w:sz w:val="22"/>
            <w:szCs w:val="28"/>
            <w:lang w:bidi="th-TH"/>
          </w:rPr>
          <w:tab/>
        </w:r>
        <w:r w:rsidR="0093447A" w:rsidRPr="003D6998">
          <w:rPr>
            <w:rStyle w:val="Hyperlink"/>
            <w:noProof/>
          </w:rPr>
          <w:t>GetCodeListTypeName(gCL)</w:t>
        </w:r>
        <w:r w:rsidR="0093447A">
          <w:rPr>
            <w:noProof/>
            <w:webHidden/>
          </w:rPr>
          <w:tab/>
        </w:r>
        <w:r w:rsidR="0093447A">
          <w:rPr>
            <w:noProof/>
            <w:webHidden/>
          </w:rPr>
          <w:fldChar w:fldCharType="begin"/>
        </w:r>
        <w:r w:rsidR="0093447A">
          <w:rPr>
            <w:noProof/>
            <w:webHidden/>
          </w:rPr>
          <w:instrText xml:space="preserve"> PAGEREF _Toc442109027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14:paraId="714CDB2D"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8" w:history="1">
        <w:r w:rsidR="0093447A" w:rsidRPr="003D6998">
          <w:rPr>
            <w:rStyle w:val="Hyperlink"/>
            <w:noProof/>
          </w:rPr>
          <w:t>3.8.1.21</w:t>
        </w:r>
        <w:r w:rsidR="0093447A">
          <w:rPr>
            <w:rFonts w:asciiTheme="minorHAnsi" w:eastAsiaTheme="minorEastAsia" w:hAnsiTheme="minorHAnsi" w:cstheme="minorBidi"/>
            <w:noProof/>
            <w:sz w:val="22"/>
            <w:szCs w:val="28"/>
            <w:lang w:bidi="th-TH"/>
          </w:rPr>
          <w:tab/>
        </w:r>
        <w:r w:rsidR="0093447A" w:rsidRPr="003D6998">
          <w:rPr>
            <w:rStyle w:val="Hyperlink"/>
            <w:noProof/>
          </w:rPr>
          <w:t>GenerateCodeList(gCL, gBDT | gSC, gSchemaNode)</w:t>
        </w:r>
        <w:r w:rsidR="0093447A">
          <w:rPr>
            <w:noProof/>
            <w:webHidden/>
          </w:rPr>
          <w:tab/>
        </w:r>
        <w:r w:rsidR="0093447A">
          <w:rPr>
            <w:noProof/>
            <w:webHidden/>
          </w:rPr>
          <w:fldChar w:fldCharType="begin"/>
        </w:r>
        <w:r w:rsidR="0093447A">
          <w:rPr>
            <w:noProof/>
            <w:webHidden/>
          </w:rPr>
          <w:instrText xml:space="preserve"> PAGEREF _Toc442109028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14:paraId="2C814E27"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9" w:history="1">
        <w:r w:rsidR="0093447A" w:rsidRPr="003D6998">
          <w:rPr>
            <w:rStyle w:val="Hyperlink"/>
            <w:noProof/>
          </w:rPr>
          <w:t>3.8.1.22</w:t>
        </w:r>
        <w:r w:rsidR="0093447A">
          <w:rPr>
            <w:rFonts w:asciiTheme="minorHAnsi" w:eastAsiaTheme="minorEastAsia" w:hAnsiTheme="minorHAnsi" w:cstheme="minorBidi"/>
            <w:noProof/>
            <w:sz w:val="22"/>
            <w:szCs w:val="28"/>
            <w:lang w:bidi="th-TH"/>
          </w:rPr>
          <w:tab/>
        </w:r>
        <w:r w:rsidR="0093447A" w:rsidRPr="003D6998">
          <w:rPr>
            <w:rStyle w:val="Hyperlink"/>
            <w:noProof/>
          </w:rPr>
          <w:t>GenerateSCs(gBBIE, gBBIENode, gSCs[ ], gSchemaNode)</w:t>
        </w:r>
        <w:r w:rsidR="0093447A">
          <w:rPr>
            <w:noProof/>
            <w:webHidden/>
          </w:rPr>
          <w:tab/>
        </w:r>
        <w:r w:rsidR="0093447A">
          <w:rPr>
            <w:noProof/>
            <w:webHidden/>
          </w:rPr>
          <w:fldChar w:fldCharType="begin"/>
        </w:r>
        <w:r w:rsidR="0093447A">
          <w:rPr>
            <w:noProof/>
            <w:webHidden/>
          </w:rPr>
          <w:instrText xml:space="preserve"> PAGEREF _Toc442109029 \h </w:instrText>
        </w:r>
        <w:r w:rsidR="0093447A">
          <w:rPr>
            <w:noProof/>
            <w:webHidden/>
          </w:rPr>
        </w:r>
        <w:r w:rsidR="0093447A">
          <w:rPr>
            <w:noProof/>
            <w:webHidden/>
          </w:rPr>
          <w:fldChar w:fldCharType="separate"/>
        </w:r>
        <w:r w:rsidR="0093447A">
          <w:rPr>
            <w:noProof/>
            <w:webHidden/>
          </w:rPr>
          <w:t>72</w:t>
        </w:r>
        <w:r w:rsidR="0093447A">
          <w:rPr>
            <w:noProof/>
            <w:webHidden/>
          </w:rPr>
          <w:fldChar w:fldCharType="end"/>
        </w:r>
      </w:hyperlink>
    </w:p>
    <w:p w14:paraId="779FEAEF"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0" w:history="1">
        <w:r w:rsidR="0093447A" w:rsidRPr="003D6998">
          <w:rPr>
            <w:rStyle w:val="Hyperlink"/>
            <w:noProof/>
          </w:rPr>
          <w:t>3.8.1.23</w:t>
        </w:r>
        <w:r w:rsidR="0093447A">
          <w:rPr>
            <w:rFonts w:asciiTheme="minorHAnsi" w:eastAsiaTheme="minorEastAsia" w:hAnsiTheme="minorHAnsi" w:cstheme="minorBidi"/>
            <w:noProof/>
            <w:sz w:val="22"/>
            <w:szCs w:val="28"/>
            <w:lang w:bidi="th-TH"/>
          </w:rPr>
          <w:tab/>
        </w:r>
        <w:r w:rsidR="0093447A" w:rsidRPr="003D6998">
          <w:rPr>
            <w:rStyle w:val="Hyperlink"/>
            <w:noProof/>
          </w:rPr>
          <w:t>isAgencyListGenerated(gAL)</w:t>
        </w:r>
        <w:r w:rsidR="0093447A">
          <w:rPr>
            <w:noProof/>
            <w:webHidden/>
          </w:rPr>
          <w:tab/>
        </w:r>
        <w:r w:rsidR="0093447A">
          <w:rPr>
            <w:noProof/>
            <w:webHidden/>
          </w:rPr>
          <w:fldChar w:fldCharType="begin"/>
        </w:r>
        <w:r w:rsidR="0093447A">
          <w:rPr>
            <w:noProof/>
            <w:webHidden/>
          </w:rPr>
          <w:instrText xml:space="preserve"> PAGEREF _Toc442109030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14:paraId="4D04B894"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1" w:history="1">
        <w:r w:rsidR="0093447A" w:rsidRPr="003D6998">
          <w:rPr>
            <w:rStyle w:val="Hyperlink"/>
            <w:noProof/>
          </w:rPr>
          <w:t>3.8.1.24</w:t>
        </w:r>
        <w:r w:rsidR="0093447A">
          <w:rPr>
            <w:rFonts w:asciiTheme="minorHAnsi" w:eastAsiaTheme="minorEastAsia" w:hAnsiTheme="minorHAnsi" w:cstheme="minorBidi"/>
            <w:noProof/>
            <w:sz w:val="22"/>
            <w:szCs w:val="28"/>
            <w:lang w:bidi="th-TH"/>
          </w:rPr>
          <w:tab/>
        </w:r>
        <w:r w:rsidR="0093447A" w:rsidRPr="003D6998">
          <w:rPr>
            <w:rStyle w:val="Hyperlink"/>
            <w:noProof/>
          </w:rPr>
          <w:t>GetAgencyListTypeName(gAL)</w:t>
        </w:r>
        <w:r w:rsidR="0093447A">
          <w:rPr>
            <w:noProof/>
            <w:webHidden/>
          </w:rPr>
          <w:tab/>
        </w:r>
        <w:r w:rsidR="0093447A">
          <w:rPr>
            <w:noProof/>
            <w:webHidden/>
          </w:rPr>
          <w:fldChar w:fldCharType="begin"/>
        </w:r>
        <w:r w:rsidR="0093447A">
          <w:rPr>
            <w:noProof/>
            <w:webHidden/>
          </w:rPr>
          <w:instrText xml:space="preserve"> PAGEREF _Toc442109031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14:paraId="4929D304"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2" w:history="1">
        <w:r w:rsidR="0093447A" w:rsidRPr="003D6998">
          <w:rPr>
            <w:rStyle w:val="Hyperlink"/>
            <w:noProof/>
          </w:rPr>
          <w:t>3.8.1.25</w:t>
        </w:r>
        <w:r w:rsidR="0093447A">
          <w:rPr>
            <w:rFonts w:asciiTheme="minorHAnsi" w:eastAsiaTheme="minorEastAsia" w:hAnsiTheme="minorHAnsi" w:cstheme="minorBidi"/>
            <w:noProof/>
            <w:sz w:val="22"/>
            <w:szCs w:val="28"/>
            <w:lang w:bidi="th-TH"/>
          </w:rPr>
          <w:tab/>
        </w:r>
        <w:r w:rsidR="0093447A" w:rsidRPr="003D6998">
          <w:rPr>
            <w:rStyle w:val="Hyperlink"/>
            <w:noProof/>
          </w:rPr>
          <w:t>GenerateAgencyList(gAL, gSC, gSchemaNode)</w:t>
        </w:r>
        <w:r w:rsidR="0093447A">
          <w:rPr>
            <w:noProof/>
            <w:webHidden/>
          </w:rPr>
          <w:tab/>
        </w:r>
        <w:r w:rsidR="0093447A">
          <w:rPr>
            <w:noProof/>
            <w:webHidden/>
          </w:rPr>
          <w:fldChar w:fldCharType="begin"/>
        </w:r>
        <w:r w:rsidR="0093447A">
          <w:rPr>
            <w:noProof/>
            <w:webHidden/>
          </w:rPr>
          <w:instrText xml:space="preserve"> PAGEREF _Toc442109032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14:paraId="649124B5" w14:textId="77777777" w:rsidR="0093447A" w:rsidRDefault="00E5521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033" w:history="1">
        <w:r w:rsidR="0093447A" w:rsidRPr="003D6998">
          <w:rPr>
            <w:rStyle w:val="Hyperlink"/>
            <w:noProof/>
          </w:rPr>
          <w:t>3.9</w:t>
        </w:r>
        <w:r w:rsidR="0093447A">
          <w:rPr>
            <w:rFonts w:asciiTheme="minorHAnsi" w:eastAsiaTheme="minorEastAsia" w:hAnsiTheme="minorHAnsi" w:cstheme="minorBidi"/>
            <w:b w:val="0"/>
            <w:bCs w:val="0"/>
            <w:noProof/>
            <w:szCs w:val="28"/>
            <w:lang w:bidi="th-TH"/>
          </w:rPr>
          <w:tab/>
        </w:r>
        <w:r w:rsidR="0093447A" w:rsidRPr="003D6998">
          <w:rPr>
            <w:rStyle w:val="Hyperlink"/>
            <w:noProof/>
          </w:rPr>
          <w:t>Namespace Management</w:t>
        </w:r>
        <w:r w:rsidR="0093447A">
          <w:rPr>
            <w:noProof/>
            <w:webHidden/>
          </w:rPr>
          <w:tab/>
        </w:r>
        <w:r w:rsidR="0093447A">
          <w:rPr>
            <w:noProof/>
            <w:webHidden/>
          </w:rPr>
          <w:fldChar w:fldCharType="begin"/>
        </w:r>
        <w:r w:rsidR="0093447A">
          <w:rPr>
            <w:noProof/>
            <w:webHidden/>
          </w:rPr>
          <w:instrText xml:space="preserve"> PAGEREF _Toc442109033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14:paraId="2F3A0EF1" w14:textId="77777777" w:rsidR="0093447A" w:rsidRDefault="00E55214">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42109034" w:history="1">
        <w:r w:rsidR="0093447A" w:rsidRPr="003D6998">
          <w:rPr>
            <w:rStyle w:val="Hyperlink"/>
            <w:noProof/>
          </w:rPr>
          <w:t>3.10</w:t>
        </w:r>
        <w:r w:rsidR="0093447A">
          <w:rPr>
            <w:rFonts w:asciiTheme="minorHAnsi" w:eastAsiaTheme="minorEastAsia" w:hAnsiTheme="minorHAnsi" w:cstheme="minorBidi"/>
            <w:b w:val="0"/>
            <w:bCs w:val="0"/>
            <w:noProof/>
            <w:szCs w:val="28"/>
            <w:lang w:bidi="th-TH"/>
          </w:rPr>
          <w:tab/>
        </w:r>
        <w:r w:rsidR="0093447A" w:rsidRPr="003D6998">
          <w:rPr>
            <w:rStyle w:val="Hyperlink"/>
            <w:noProof/>
          </w:rPr>
          <w:t>Manage CCs and DTs</w:t>
        </w:r>
        <w:r w:rsidR="0093447A">
          <w:rPr>
            <w:noProof/>
            <w:webHidden/>
          </w:rPr>
          <w:tab/>
        </w:r>
        <w:r w:rsidR="0093447A">
          <w:rPr>
            <w:noProof/>
            <w:webHidden/>
          </w:rPr>
          <w:fldChar w:fldCharType="begin"/>
        </w:r>
        <w:r w:rsidR="0093447A">
          <w:rPr>
            <w:noProof/>
            <w:webHidden/>
          </w:rPr>
          <w:instrText xml:space="preserve"> PAGEREF _Toc442109034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14:paraId="615C0F90"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35" w:history="1">
        <w:r w:rsidR="0093447A" w:rsidRPr="003D6998">
          <w:rPr>
            <w:rStyle w:val="Hyperlink"/>
            <w:noProof/>
          </w:rPr>
          <w:t>3.10.1</w:t>
        </w:r>
        <w:r w:rsidR="0093447A">
          <w:rPr>
            <w:rFonts w:asciiTheme="minorHAnsi" w:eastAsiaTheme="minorEastAsia" w:hAnsiTheme="minorHAnsi" w:cstheme="minorBidi"/>
            <w:noProof/>
            <w:sz w:val="22"/>
            <w:szCs w:val="28"/>
            <w:lang w:bidi="th-TH"/>
          </w:rPr>
          <w:tab/>
        </w:r>
        <w:r w:rsidR="0093447A" w:rsidRPr="003D6998">
          <w:rPr>
            <w:rStyle w:val="Hyperlink"/>
            <w:noProof/>
          </w:rPr>
          <w:t>Architecture for managing revisions</w:t>
        </w:r>
        <w:r w:rsidR="0093447A">
          <w:rPr>
            <w:noProof/>
            <w:webHidden/>
          </w:rPr>
          <w:tab/>
        </w:r>
        <w:r w:rsidR="0093447A">
          <w:rPr>
            <w:noProof/>
            <w:webHidden/>
          </w:rPr>
          <w:fldChar w:fldCharType="begin"/>
        </w:r>
        <w:r w:rsidR="0093447A">
          <w:rPr>
            <w:noProof/>
            <w:webHidden/>
          </w:rPr>
          <w:instrText xml:space="preserve"> PAGEREF _Toc442109035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14:paraId="23CDE340"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6" w:history="1">
        <w:r w:rsidR="0093447A" w:rsidRPr="003D6998">
          <w:rPr>
            <w:rStyle w:val="Hyperlink"/>
            <w:noProof/>
          </w:rPr>
          <w:t>3.10.1.1</w:t>
        </w:r>
        <w:r w:rsidR="0093447A">
          <w:rPr>
            <w:rFonts w:asciiTheme="minorHAnsi" w:eastAsiaTheme="minorEastAsia" w:hAnsiTheme="minorHAnsi" w:cstheme="minorBidi"/>
            <w:noProof/>
            <w:sz w:val="22"/>
            <w:szCs w:val="28"/>
            <w:lang w:bidi="th-TH"/>
          </w:rPr>
          <w:tab/>
        </w:r>
        <w:r w:rsidR="0093447A" w:rsidRPr="003D6998">
          <w:rPr>
            <w:rStyle w:val="Hyperlink"/>
            <w:noProof/>
          </w:rPr>
          <w:t>Current and history records</w:t>
        </w:r>
        <w:r w:rsidR="0093447A">
          <w:rPr>
            <w:noProof/>
            <w:webHidden/>
          </w:rPr>
          <w:tab/>
        </w:r>
        <w:r w:rsidR="0093447A">
          <w:rPr>
            <w:noProof/>
            <w:webHidden/>
          </w:rPr>
          <w:fldChar w:fldCharType="begin"/>
        </w:r>
        <w:r w:rsidR="0093447A">
          <w:rPr>
            <w:noProof/>
            <w:webHidden/>
          </w:rPr>
          <w:instrText xml:space="preserve"> PAGEREF _Toc442109036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14:paraId="2C93E338"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7" w:history="1">
        <w:r w:rsidR="0093447A" w:rsidRPr="003D6998">
          <w:rPr>
            <w:rStyle w:val="Hyperlink"/>
            <w:noProof/>
          </w:rPr>
          <w:t>3.10.1.2</w:t>
        </w:r>
        <w:r w:rsidR="0093447A">
          <w:rPr>
            <w:rFonts w:asciiTheme="minorHAnsi" w:eastAsiaTheme="minorEastAsia" w:hAnsiTheme="minorHAnsi" w:cstheme="minorBidi"/>
            <w:noProof/>
            <w:sz w:val="22"/>
            <w:szCs w:val="28"/>
            <w:lang w:bidi="th-TH"/>
          </w:rPr>
          <w:tab/>
        </w:r>
        <w:r w:rsidR="0093447A" w:rsidRPr="003D6998">
          <w:rPr>
            <w:rStyle w:val="Hyperlink"/>
            <w:noProof/>
          </w:rPr>
          <w:t>Unit of control and concurrency management</w:t>
        </w:r>
        <w:r w:rsidR="0093447A">
          <w:rPr>
            <w:noProof/>
            <w:webHidden/>
          </w:rPr>
          <w:tab/>
        </w:r>
        <w:r w:rsidR="0093447A">
          <w:rPr>
            <w:noProof/>
            <w:webHidden/>
          </w:rPr>
          <w:fldChar w:fldCharType="begin"/>
        </w:r>
        <w:r w:rsidR="0093447A">
          <w:rPr>
            <w:noProof/>
            <w:webHidden/>
          </w:rPr>
          <w:instrText xml:space="preserve"> PAGEREF _Toc442109037 \h </w:instrText>
        </w:r>
        <w:r w:rsidR="0093447A">
          <w:rPr>
            <w:noProof/>
            <w:webHidden/>
          </w:rPr>
        </w:r>
        <w:r w:rsidR="0093447A">
          <w:rPr>
            <w:noProof/>
            <w:webHidden/>
          </w:rPr>
          <w:fldChar w:fldCharType="separate"/>
        </w:r>
        <w:r w:rsidR="0093447A">
          <w:rPr>
            <w:noProof/>
            <w:webHidden/>
          </w:rPr>
          <w:t>76</w:t>
        </w:r>
        <w:r w:rsidR="0093447A">
          <w:rPr>
            <w:noProof/>
            <w:webHidden/>
          </w:rPr>
          <w:fldChar w:fldCharType="end"/>
        </w:r>
      </w:hyperlink>
    </w:p>
    <w:p w14:paraId="4080B46F"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8" w:history="1">
        <w:r w:rsidR="0093447A" w:rsidRPr="003D6998">
          <w:rPr>
            <w:rStyle w:val="Hyperlink"/>
            <w:noProof/>
          </w:rPr>
          <w:t>3.10.1.3</w:t>
        </w:r>
        <w:r w:rsidR="0093447A">
          <w:rPr>
            <w:rFonts w:asciiTheme="minorHAnsi" w:eastAsiaTheme="minorEastAsia" w:hAnsiTheme="minorHAnsi" w:cstheme="minorBidi"/>
            <w:noProof/>
            <w:sz w:val="22"/>
            <w:szCs w:val="28"/>
            <w:lang w:bidi="th-TH"/>
          </w:rPr>
          <w:tab/>
        </w:r>
        <w:r w:rsidR="0093447A" w:rsidRPr="003D6998">
          <w:rPr>
            <w:rStyle w:val="Hyperlink"/>
            <w:noProof/>
          </w:rPr>
          <w:t>Revision vs. Version</w:t>
        </w:r>
        <w:r w:rsidR="0093447A">
          <w:rPr>
            <w:noProof/>
            <w:webHidden/>
          </w:rPr>
          <w:tab/>
        </w:r>
        <w:r w:rsidR="0093447A">
          <w:rPr>
            <w:noProof/>
            <w:webHidden/>
          </w:rPr>
          <w:fldChar w:fldCharType="begin"/>
        </w:r>
        <w:r w:rsidR="0093447A">
          <w:rPr>
            <w:noProof/>
            <w:webHidden/>
          </w:rPr>
          <w:instrText xml:space="preserve"> PAGEREF _Toc442109038 \h </w:instrText>
        </w:r>
        <w:r w:rsidR="0093447A">
          <w:rPr>
            <w:noProof/>
            <w:webHidden/>
          </w:rPr>
        </w:r>
        <w:r w:rsidR="0093447A">
          <w:rPr>
            <w:noProof/>
            <w:webHidden/>
          </w:rPr>
          <w:fldChar w:fldCharType="separate"/>
        </w:r>
        <w:r w:rsidR="0093447A">
          <w:rPr>
            <w:noProof/>
            <w:webHidden/>
          </w:rPr>
          <w:t>77</w:t>
        </w:r>
        <w:r w:rsidR="0093447A">
          <w:rPr>
            <w:noProof/>
            <w:webHidden/>
          </w:rPr>
          <w:fldChar w:fldCharType="end"/>
        </w:r>
      </w:hyperlink>
    </w:p>
    <w:p w14:paraId="2496DF0B"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9" w:history="1">
        <w:r w:rsidR="0093447A" w:rsidRPr="003D6998">
          <w:rPr>
            <w:rStyle w:val="Hyperlink"/>
            <w:noProof/>
          </w:rPr>
          <w:t>3.10.1.4</w:t>
        </w:r>
        <w:r w:rsidR="0093447A">
          <w:rPr>
            <w:rFonts w:asciiTheme="minorHAnsi" w:eastAsiaTheme="minorEastAsia" w:hAnsiTheme="minorHAnsi" w:cstheme="minorBidi"/>
            <w:noProof/>
            <w:sz w:val="22"/>
            <w:szCs w:val="28"/>
            <w:lang w:bidi="th-TH"/>
          </w:rPr>
          <w:tab/>
        </w:r>
        <w:r w:rsidR="0093447A" w:rsidRPr="003D6998">
          <w:rPr>
            <w:rStyle w:val="Hyperlink"/>
            <w:noProof/>
          </w:rPr>
          <w:t>CC states</w:t>
        </w:r>
        <w:r w:rsidR="0093447A">
          <w:rPr>
            <w:noProof/>
            <w:webHidden/>
          </w:rPr>
          <w:tab/>
        </w:r>
        <w:r w:rsidR="0093447A">
          <w:rPr>
            <w:noProof/>
            <w:webHidden/>
          </w:rPr>
          <w:fldChar w:fldCharType="begin"/>
        </w:r>
        <w:r w:rsidR="0093447A">
          <w:rPr>
            <w:noProof/>
            <w:webHidden/>
          </w:rPr>
          <w:instrText xml:space="preserve"> PAGEREF _Toc442109039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4AF75EDF" w14:textId="77777777" w:rsidR="0093447A" w:rsidRDefault="00E55214">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0" w:history="1">
        <w:r w:rsidR="0093447A" w:rsidRPr="003D6998">
          <w:rPr>
            <w:rStyle w:val="Hyperlink"/>
            <w:noProof/>
          </w:rPr>
          <w:t>3.10.1.4.1</w:t>
        </w:r>
        <w:r w:rsidR="0093447A">
          <w:rPr>
            <w:rFonts w:asciiTheme="minorHAnsi" w:eastAsiaTheme="minorEastAsia" w:hAnsiTheme="minorHAnsi" w:cstheme="minorBidi"/>
            <w:noProof/>
            <w:sz w:val="22"/>
            <w:szCs w:val="28"/>
            <w:lang w:bidi="th-TH"/>
          </w:rPr>
          <w:tab/>
        </w:r>
        <w:r w:rsidR="0093447A" w:rsidRPr="003D6998">
          <w:rPr>
            <w:rStyle w:val="Hyperlink"/>
            <w:noProof/>
          </w:rPr>
          <w:t>Revision life-cycle states</w:t>
        </w:r>
        <w:r w:rsidR="0093447A">
          <w:rPr>
            <w:noProof/>
            <w:webHidden/>
          </w:rPr>
          <w:tab/>
        </w:r>
        <w:r w:rsidR="0093447A">
          <w:rPr>
            <w:noProof/>
            <w:webHidden/>
          </w:rPr>
          <w:fldChar w:fldCharType="begin"/>
        </w:r>
        <w:r w:rsidR="0093447A">
          <w:rPr>
            <w:noProof/>
            <w:webHidden/>
          </w:rPr>
          <w:instrText xml:space="preserve"> PAGEREF _Toc442109040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0EFF5B7E" w14:textId="77777777" w:rsidR="0093447A" w:rsidRDefault="00E55214">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1" w:history="1">
        <w:r w:rsidR="0093447A" w:rsidRPr="003D6998">
          <w:rPr>
            <w:rStyle w:val="Hyperlink"/>
            <w:noProof/>
          </w:rPr>
          <w:t>3.10.1.4.2</w:t>
        </w:r>
        <w:r w:rsidR="0093447A">
          <w:rPr>
            <w:rFonts w:asciiTheme="minorHAnsi" w:eastAsiaTheme="minorEastAsia" w:hAnsiTheme="minorHAnsi" w:cstheme="minorBidi"/>
            <w:noProof/>
            <w:sz w:val="22"/>
            <w:szCs w:val="28"/>
            <w:lang w:bidi="th-TH"/>
          </w:rPr>
          <w:tab/>
        </w:r>
        <w:r w:rsidR="0093447A" w:rsidRPr="003D6998">
          <w:rPr>
            <w:rStyle w:val="Hyperlink"/>
            <w:noProof/>
          </w:rPr>
          <w:t>Deprecated state</w:t>
        </w:r>
        <w:r w:rsidR="0093447A">
          <w:rPr>
            <w:noProof/>
            <w:webHidden/>
          </w:rPr>
          <w:tab/>
        </w:r>
        <w:r w:rsidR="0093447A">
          <w:rPr>
            <w:noProof/>
            <w:webHidden/>
          </w:rPr>
          <w:fldChar w:fldCharType="begin"/>
        </w:r>
        <w:r w:rsidR="0093447A">
          <w:rPr>
            <w:noProof/>
            <w:webHidden/>
          </w:rPr>
          <w:instrText xml:space="preserve"> PAGEREF _Toc442109041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7565B960" w14:textId="77777777" w:rsidR="0093447A" w:rsidRDefault="00E55214">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2" w:history="1">
        <w:r w:rsidR="0093447A" w:rsidRPr="003D6998">
          <w:rPr>
            <w:rStyle w:val="Hyperlink"/>
            <w:noProof/>
          </w:rPr>
          <w:t>3.10.1.4.3</w:t>
        </w:r>
        <w:r w:rsidR="0093447A">
          <w:rPr>
            <w:rFonts w:asciiTheme="minorHAnsi" w:eastAsiaTheme="minorEastAsia" w:hAnsiTheme="minorHAnsi" w:cstheme="minorBidi"/>
            <w:noProof/>
            <w:sz w:val="22"/>
            <w:szCs w:val="28"/>
            <w:lang w:bidi="th-TH"/>
          </w:rPr>
          <w:tab/>
        </w:r>
        <w:r w:rsidR="0093447A" w:rsidRPr="003D6998">
          <w:rPr>
            <w:rStyle w:val="Hyperlink"/>
            <w:noProof/>
          </w:rPr>
          <w:t>Deleted state</w:t>
        </w:r>
        <w:r w:rsidR="0093447A">
          <w:rPr>
            <w:noProof/>
            <w:webHidden/>
          </w:rPr>
          <w:tab/>
        </w:r>
        <w:r w:rsidR="0093447A">
          <w:rPr>
            <w:noProof/>
            <w:webHidden/>
          </w:rPr>
          <w:fldChar w:fldCharType="begin"/>
        </w:r>
        <w:r w:rsidR="0093447A">
          <w:rPr>
            <w:noProof/>
            <w:webHidden/>
          </w:rPr>
          <w:instrText xml:space="preserve"> PAGEREF _Toc442109042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5A859873"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3" w:history="1">
        <w:r w:rsidR="0093447A" w:rsidRPr="003D6998">
          <w:rPr>
            <w:rStyle w:val="Hyperlink"/>
            <w:noProof/>
          </w:rPr>
          <w:t>3.10.1.5</w:t>
        </w:r>
        <w:r w:rsidR="0093447A">
          <w:rPr>
            <w:rFonts w:asciiTheme="minorHAnsi" w:eastAsiaTheme="minorEastAsia" w:hAnsiTheme="minorHAnsi" w:cstheme="minorBidi"/>
            <w:noProof/>
            <w:sz w:val="22"/>
            <w:szCs w:val="28"/>
            <w:lang w:bidi="th-TH"/>
          </w:rPr>
          <w:tab/>
        </w:r>
        <w:r w:rsidR="0093447A" w:rsidRPr="003D6998">
          <w:rPr>
            <w:rStyle w:val="Hyperlink"/>
            <w:noProof/>
          </w:rPr>
          <w:t>OAGIS developer user role, End user role, Admin user role</w:t>
        </w:r>
        <w:r w:rsidR="0093447A">
          <w:rPr>
            <w:noProof/>
            <w:webHidden/>
          </w:rPr>
          <w:tab/>
        </w:r>
        <w:r w:rsidR="0093447A">
          <w:rPr>
            <w:noProof/>
            <w:webHidden/>
          </w:rPr>
          <w:fldChar w:fldCharType="begin"/>
        </w:r>
        <w:r w:rsidR="0093447A">
          <w:rPr>
            <w:noProof/>
            <w:webHidden/>
          </w:rPr>
          <w:instrText xml:space="preserve"> PAGEREF _Toc442109043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5236684A"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4" w:history="1">
        <w:r w:rsidR="0093447A" w:rsidRPr="003D6998">
          <w:rPr>
            <w:rStyle w:val="Hyperlink"/>
            <w:noProof/>
          </w:rPr>
          <w:t>3.10.1.6</w:t>
        </w:r>
        <w:r w:rsidR="0093447A">
          <w:rPr>
            <w:rFonts w:asciiTheme="minorHAnsi" w:eastAsiaTheme="minorEastAsia" w:hAnsiTheme="minorHAnsi" w:cstheme="minorBidi"/>
            <w:noProof/>
            <w:sz w:val="22"/>
            <w:szCs w:val="28"/>
            <w:lang w:bidi="th-TH"/>
          </w:rPr>
          <w:tab/>
        </w:r>
        <w:r w:rsidR="0093447A" w:rsidRPr="003D6998">
          <w:rPr>
            <w:rStyle w:val="Hyperlink"/>
            <w:noProof/>
          </w:rPr>
          <w:t>Release management</w:t>
        </w:r>
        <w:r w:rsidR="0093447A">
          <w:rPr>
            <w:noProof/>
            <w:webHidden/>
          </w:rPr>
          <w:tab/>
        </w:r>
        <w:r w:rsidR="0093447A">
          <w:rPr>
            <w:noProof/>
            <w:webHidden/>
          </w:rPr>
          <w:fldChar w:fldCharType="begin"/>
        </w:r>
        <w:r w:rsidR="0093447A">
          <w:rPr>
            <w:noProof/>
            <w:webHidden/>
          </w:rPr>
          <w:instrText xml:space="preserve"> PAGEREF _Toc442109044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14:paraId="0C4BCA09"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5" w:history="1">
        <w:r w:rsidR="0093447A" w:rsidRPr="003D6998">
          <w:rPr>
            <w:rStyle w:val="Hyperlink"/>
            <w:noProof/>
          </w:rPr>
          <w:t>3.10.2</w:t>
        </w:r>
        <w:r w:rsidR="0093447A">
          <w:rPr>
            <w:rFonts w:asciiTheme="minorHAnsi" w:eastAsiaTheme="minorEastAsia" w:hAnsiTheme="minorHAnsi" w:cstheme="minorBidi"/>
            <w:noProof/>
            <w:sz w:val="22"/>
            <w:szCs w:val="28"/>
            <w:lang w:bidi="th-TH"/>
          </w:rPr>
          <w:tab/>
        </w:r>
        <w:r w:rsidR="0093447A" w:rsidRPr="003D6998">
          <w:rPr>
            <w:rStyle w:val="Hyperlink"/>
            <w:noProof/>
          </w:rPr>
          <w:t>CCs and DTs management home screen</w:t>
        </w:r>
        <w:r w:rsidR="0093447A">
          <w:rPr>
            <w:noProof/>
            <w:webHidden/>
          </w:rPr>
          <w:tab/>
        </w:r>
        <w:r w:rsidR="0093447A">
          <w:rPr>
            <w:noProof/>
            <w:webHidden/>
          </w:rPr>
          <w:fldChar w:fldCharType="begin"/>
        </w:r>
        <w:r w:rsidR="0093447A">
          <w:rPr>
            <w:noProof/>
            <w:webHidden/>
          </w:rPr>
          <w:instrText xml:space="preserve"> PAGEREF _Toc442109045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14:paraId="52926501"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6" w:history="1">
        <w:r w:rsidR="0093447A" w:rsidRPr="003D6998">
          <w:rPr>
            <w:rStyle w:val="Hyperlink"/>
            <w:noProof/>
          </w:rPr>
          <w:t>3.10.3</w:t>
        </w:r>
        <w:r w:rsidR="0093447A">
          <w:rPr>
            <w:rFonts w:asciiTheme="minorHAnsi" w:eastAsiaTheme="minorEastAsia" w:hAnsiTheme="minorHAnsi" w:cstheme="minorBidi"/>
            <w:noProof/>
            <w:sz w:val="22"/>
            <w:szCs w:val="28"/>
            <w:lang w:bidi="th-TH"/>
          </w:rPr>
          <w:tab/>
        </w:r>
        <w:r w:rsidR="0093447A" w:rsidRPr="003D6998">
          <w:rPr>
            <w:rStyle w:val="Hyperlink"/>
            <w:noProof/>
          </w:rPr>
          <w:t>ACC and ASCCP content rendering</w:t>
        </w:r>
        <w:r w:rsidR="0093447A">
          <w:rPr>
            <w:noProof/>
            <w:webHidden/>
          </w:rPr>
          <w:tab/>
        </w:r>
        <w:r w:rsidR="0093447A">
          <w:rPr>
            <w:noProof/>
            <w:webHidden/>
          </w:rPr>
          <w:fldChar w:fldCharType="begin"/>
        </w:r>
        <w:r w:rsidR="0093447A">
          <w:rPr>
            <w:noProof/>
            <w:webHidden/>
          </w:rPr>
          <w:instrText xml:space="preserve"> PAGEREF _Toc442109046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14:paraId="5539B7DF"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7" w:history="1">
        <w:r w:rsidR="0093447A" w:rsidRPr="003D6998">
          <w:rPr>
            <w:rStyle w:val="Hyperlink"/>
            <w:noProof/>
          </w:rPr>
          <w:t>3.10.4</w:t>
        </w:r>
        <w:r w:rsidR="0093447A">
          <w:rPr>
            <w:rFonts w:asciiTheme="minorHAnsi" w:eastAsiaTheme="minorEastAsia" w:hAnsiTheme="minorHAnsi" w:cstheme="minorBidi"/>
            <w:noProof/>
            <w:sz w:val="22"/>
            <w:szCs w:val="28"/>
            <w:lang w:bidi="th-TH"/>
          </w:rPr>
          <w:tab/>
        </w:r>
        <w:r w:rsidR="0093447A" w:rsidRPr="003D6998">
          <w:rPr>
            <w:rStyle w:val="Hyperlink"/>
            <w:noProof/>
          </w:rPr>
          <w:t>View/Search CCs</w:t>
        </w:r>
        <w:r w:rsidR="0093447A">
          <w:rPr>
            <w:noProof/>
            <w:webHidden/>
          </w:rPr>
          <w:tab/>
        </w:r>
        <w:r w:rsidR="0093447A">
          <w:rPr>
            <w:noProof/>
            <w:webHidden/>
          </w:rPr>
          <w:fldChar w:fldCharType="begin"/>
        </w:r>
        <w:r w:rsidR="0093447A">
          <w:rPr>
            <w:noProof/>
            <w:webHidden/>
          </w:rPr>
          <w:instrText xml:space="preserve"> PAGEREF _Toc442109047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14:paraId="224FBE0E"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8" w:history="1">
        <w:r w:rsidR="0093447A" w:rsidRPr="003D6998">
          <w:rPr>
            <w:rStyle w:val="Hyperlink"/>
            <w:noProof/>
          </w:rPr>
          <w:t>3.10.5</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ACC</w:t>
        </w:r>
        <w:r w:rsidR="0093447A">
          <w:rPr>
            <w:noProof/>
            <w:webHidden/>
          </w:rPr>
          <w:tab/>
        </w:r>
        <w:r w:rsidR="0093447A">
          <w:rPr>
            <w:noProof/>
            <w:webHidden/>
          </w:rPr>
          <w:fldChar w:fldCharType="begin"/>
        </w:r>
        <w:r w:rsidR="0093447A">
          <w:rPr>
            <w:noProof/>
            <w:webHidden/>
          </w:rPr>
          <w:instrText xml:space="preserve"> PAGEREF _Toc442109048 \h </w:instrText>
        </w:r>
        <w:r w:rsidR="0093447A">
          <w:rPr>
            <w:noProof/>
            <w:webHidden/>
          </w:rPr>
        </w:r>
        <w:r w:rsidR="0093447A">
          <w:rPr>
            <w:noProof/>
            <w:webHidden/>
          </w:rPr>
          <w:fldChar w:fldCharType="separate"/>
        </w:r>
        <w:r w:rsidR="0093447A">
          <w:rPr>
            <w:noProof/>
            <w:webHidden/>
          </w:rPr>
          <w:t>80</w:t>
        </w:r>
        <w:r w:rsidR="0093447A">
          <w:rPr>
            <w:noProof/>
            <w:webHidden/>
          </w:rPr>
          <w:fldChar w:fldCharType="end"/>
        </w:r>
      </w:hyperlink>
    </w:p>
    <w:p w14:paraId="683AE2F8"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9" w:history="1">
        <w:r w:rsidR="0093447A" w:rsidRPr="003D6998">
          <w:rPr>
            <w:rStyle w:val="Hyperlink"/>
            <w:noProof/>
          </w:rPr>
          <w:t>3.10.5.1</w:t>
        </w:r>
        <w:r w:rsidR="0093447A">
          <w:rPr>
            <w:rFonts w:asciiTheme="minorHAnsi" w:eastAsiaTheme="minorEastAsia" w:hAnsiTheme="minorHAnsi" w:cstheme="minorBidi"/>
            <w:noProof/>
            <w:sz w:val="22"/>
            <w:szCs w:val="28"/>
            <w:lang w:bidi="th-TH"/>
          </w:rPr>
          <w:tab/>
        </w:r>
        <w:r w:rsidR="0093447A" w:rsidRPr="003D6998">
          <w:rPr>
            <w:rStyle w:val="Hyperlink"/>
            <w:noProof/>
          </w:rPr>
          <w:t>ACC current record</w:t>
        </w:r>
        <w:r w:rsidR="0093447A">
          <w:rPr>
            <w:noProof/>
            <w:webHidden/>
          </w:rPr>
          <w:tab/>
        </w:r>
        <w:r w:rsidR="0093447A">
          <w:rPr>
            <w:noProof/>
            <w:webHidden/>
          </w:rPr>
          <w:fldChar w:fldCharType="begin"/>
        </w:r>
        <w:r w:rsidR="0093447A">
          <w:rPr>
            <w:noProof/>
            <w:webHidden/>
          </w:rPr>
          <w:instrText xml:space="preserve"> PAGEREF _Toc442109049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14:paraId="362233AA"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0" w:history="1">
        <w:r w:rsidR="0093447A" w:rsidRPr="003D6998">
          <w:rPr>
            <w:rStyle w:val="Hyperlink"/>
            <w:noProof/>
          </w:rPr>
          <w:t>3.10.5.2</w:t>
        </w:r>
        <w:r w:rsidR="0093447A">
          <w:rPr>
            <w:rFonts w:asciiTheme="minorHAnsi" w:eastAsiaTheme="minorEastAsia" w:hAnsiTheme="minorHAnsi" w:cstheme="minorBidi"/>
            <w:noProof/>
            <w:sz w:val="22"/>
            <w:szCs w:val="28"/>
            <w:lang w:bidi="th-TH"/>
          </w:rPr>
          <w:tab/>
        </w:r>
        <w:r w:rsidR="0093447A" w:rsidRPr="003D6998">
          <w:rPr>
            <w:rStyle w:val="Hyperlink"/>
            <w:noProof/>
          </w:rPr>
          <w:t>ACC history record</w:t>
        </w:r>
        <w:r w:rsidR="0093447A">
          <w:rPr>
            <w:noProof/>
            <w:webHidden/>
          </w:rPr>
          <w:tab/>
        </w:r>
        <w:r w:rsidR="0093447A">
          <w:rPr>
            <w:noProof/>
            <w:webHidden/>
          </w:rPr>
          <w:fldChar w:fldCharType="begin"/>
        </w:r>
        <w:r w:rsidR="0093447A">
          <w:rPr>
            <w:noProof/>
            <w:webHidden/>
          </w:rPr>
          <w:instrText xml:space="preserve"> PAGEREF _Toc442109050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14:paraId="5924C5FE"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1" w:history="1">
        <w:r w:rsidR="0093447A" w:rsidRPr="003D6998">
          <w:rPr>
            <w:rStyle w:val="Hyperlink"/>
            <w:noProof/>
          </w:rPr>
          <w:t>3.10.6</w:t>
        </w:r>
        <w:r w:rsidR="0093447A">
          <w:rPr>
            <w:rFonts w:asciiTheme="minorHAnsi" w:eastAsiaTheme="minorEastAsia" w:hAnsiTheme="minorHAnsi" w:cstheme="minorBidi"/>
            <w:noProof/>
            <w:sz w:val="22"/>
            <w:szCs w:val="28"/>
            <w:lang w:bidi="th-TH"/>
          </w:rPr>
          <w:tab/>
        </w:r>
        <w:r w:rsidR="0093447A" w:rsidRPr="003D6998">
          <w:rPr>
            <w:rStyle w:val="Hyperlink"/>
            <w:noProof/>
          </w:rPr>
          <w:t>Manage ownership of a UoC</w:t>
        </w:r>
        <w:r w:rsidR="0093447A">
          <w:rPr>
            <w:noProof/>
            <w:webHidden/>
          </w:rPr>
          <w:tab/>
        </w:r>
        <w:r w:rsidR="0093447A">
          <w:rPr>
            <w:noProof/>
            <w:webHidden/>
          </w:rPr>
          <w:fldChar w:fldCharType="begin"/>
        </w:r>
        <w:r w:rsidR="0093447A">
          <w:rPr>
            <w:noProof/>
            <w:webHidden/>
          </w:rPr>
          <w:instrText xml:space="preserve"> PAGEREF _Toc442109051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14:paraId="72CC74D1"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2" w:history="1">
        <w:r w:rsidR="0093447A" w:rsidRPr="003D6998">
          <w:rPr>
            <w:rStyle w:val="Hyperlink"/>
            <w:noProof/>
          </w:rPr>
          <w:t>3.10.7</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an ACC</w:t>
        </w:r>
        <w:r w:rsidR="0093447A">
          <w:rPr>
            <w:noProof/>
            <w:webHidden/>
          </w:rPr>
          <w:tab/>
        </w:r>
        <w:r w:rsidR="0093447A">
          <w:rPr>
            <w:noProof/>
            <w:webHidden/>
          </w:rPr>
          <w:fldChar w:fldCharType="begin"/>
        </w:r>
        <w:r w:rsidR="0093447A">
          <w:rPr>
            <w:noProof/>
            <w:webHidden/>
          </w:rPr>
          <w:instrText xml:space="preserve"> PAGEREF _Toc442109052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14:paraId="28AA6412"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3" w:history="1">
        <w:r w:rsidR="0093447A" w:rsidRPr="003D6998">
          <w:rPr>
            <w:rStyle w:val="Hyperlink"/>
            <w:noProof/>
          </w:rPr>
          <w:t>3.10.8</w:t>
        </w:r>
        <w:r w:rsidR="0093447A">
          <w:rPr>
            <w:rFonts w:asciiTheme="minorHAnsi" w:eastAsiaTheme="minorEastAsia" w:hAnsiTheme="minorHAnsi" w:cstheme="minorBidi"/>
            <w:noProof/>
            <w:sz w:val="22"/>
            <w:szCs w:val="28"/>
            <w:lang w:bidi="th-TH"/>
          </w:rPr>
          <w:tab/>
        </w:r>
        <w:r w:rsidR="0093447A" w:rsidRPr="003D6998">
          <w:rPr>
            <w:rStyle w:val="Hyperlink"/>
            <w:noProof/>
          </w:rPr>
          <w:t>Edit an ACC</w:t>
        </w:r>
        <w:r w:rsidR="0093447A">
          <w:rPr>
            <w:noProof/>
            <w:webHidden/>
          </w:rPr>
          <w:tab/>
        </w:r>
        <w:r w:rsidR="0093447A">
          <w:rPr>
            <w:noProof/>
            <w:webHidden/>
          </w:rPr>
          <w:fldChar w:fldCharType="begin"/>
        </w:r>
        <w:r w:rsidR="0093447A">
          <w:rPr>
            <w:noProof/>
            <w:webHidden/>
          </w:rPr>
          <w:instrText xml:space="preserve"> PAGEREF _Toc442109053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14:paraId="2BCDE0FB"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4" w:history="1">
        <w:r w:rsidR="0093447A" w:rsidRPr="003D6998">
          <w:rPr>
            <w:rStyle w:val="Hyperlink"/>
            <w:noProof/>
          </w:rPr>
          <w:t>3.10.9</w:t>
        </w:r>
        <w:r w:rsidR="0093447A">
          <w:rPr>
            <w:rFonts w:asciiTheme="minorHAnsi" w:eastAsiaTheme="minorEastAsia" w:hAnsiTheme="minorHAnsi" w:cstheme="minorBidi"/>
            <w:noProof/>
            <w:sz w:val="22"/>
            <w:szCs w:val="28"/>
            <w:lang w:bidi="th-TH"/>
          </w:rPr>
          <w:tab/>
        </w:r>
        <w:r w:rsidR="0093447A" w:rsidRPr="003D6998">
          <w:rPr>
            <w:rStyle w:val="Hyperlink"/>
            <w:noProof/>
          </w:rPr>
          <w:t>Change properties of an ACC</w:t>
        </w:r>
        <w:r w:rsidR="0093447A">
          <w:rPr>
            <w:noProof/>
            <w:webHidden/>
          </w:rPr>
          <w:tab/>
        </w:r>
        <w:r w:rsidR="0093447A">
          <w:rPr>
            <w:noProof/>
            <w:webHidden/>
          </w:rPr>
          <w:fldChar w:fldCharType="begin"/>
        </w:r>
        <w:r w:rsidR="0093447A">
          <w:rPr>
            <w:noProof/>
            <w:webHidden/>
          </w:rPr>
          <w:instrText xml:space="preserve"> PAGEREF _Toc442109054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14:paraId="143CB9E1" w14:textId="77777777" w:rsidR="0093447A" w:rsidRDefault="00E5521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55" w:history="1">
        <w:r w:rsidR="0093447A" w:rsidRPr="003D6998">
          <w:rPr>
            <w:rStyle w:val="Hyperlink"/>
            <w:noProof/>
          </w:rPr>
          <w:t>3.10.10</w:t>
        </w:r>
        <w:r w:rsidR="0093447A">
          <w:rPr>
            <w:rFonts w:asciiTheme="minorHAnsi" w:eastAsiaTheme="minorEastAsia" w:hAnsiTheme="minorHAnsi" w:cstheme="minorBidi"/>
            <w:noProof/>
            <w:sz w:val="22"/>
            <w:szCs w:val="28"/>
            <w:lang w:bidi="th-TH"/>
          </w:rPr>
          <w:tab/>
        </w:r>
        <w:r w:rsidR="0093447A" w:rsidRPr="003D6998">
          <w:rPr>
            <w:rStyle w:val="Hyperlink"/>
            <w:noProof/>
          </w:rPr>
          <w:t>Append a child association to an ACC</w:t>
        </w:r>
        <w:r w:rsidR="0093447A">
          <w:rPr>
            <w:noProof/>
            <w:webHidden/>
          </w:rPr>
          <w:tab/>
        </w:r>
        <w:r w:rsidR="0093447A">
          <w:rPr>
            <w:noProof/>
            <w:webHidden/>
          </w:rPr>
          <w:fldChar w:fldCharType="begin"/>
        </w:r>
        <w:r w:rsidR="0093447A">
          <w:rPr>
            <w:noProof/>
            <w:webHidden/>
          </w:rPr>
          <w:instrText xml:space="preserve"> PAGEREF _Toc442109055 \h </w:instrText>
        </w:r>
        <w:r w:rsidR="0093447A">
          <w:rPr>
            <w:noProof/>
            <w:webHidden/>
          </w:rPr>
        </w:r>
        <w:r w:rsidR="0093447A">
          <w:rPr>
            <w:noProof/>
            <w:webHidden/>
          </w:rPr>
          <w:fldChar w:fldCharType="separate"/>
        </w:r>
        <w:r w:rsidR="0093447A">
          <w:rPr>
            <w:noProof/>
            <w:webHidden/>
          </w:rPr>
          <w:t>83</w:t>
        </w:r>
        <w:r w:rsidR="0093447A">
          <w:rPr>
            <w:noProof/>
            <w:webHidden/>
          </w:rPr>
          <w:fldChar w:fldCharType="end"/>
        </w:r>
      </w:hyperlink>
    </w:p>
    <w:p w14:paraId="78B3A528"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6" w:history="1">
        <w:r w:rsidR="0093447A" w:rsidRPr="003D6998">
          <w:rPr>
            <w:rStyle w:val="Hyperlink"/>
            <w:noProof/>
          </w:rPr>
          <w:t>3.10.10.1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current record</w:t>
        </w:r>
        <w:r w:rsidR="0093447A">
          <w:rPr>
            <w:noProof/>
            <w:webHidden/>
          </w:rPr>
          <w:tab/>
        </w:r>
        <w:r w:rsidR="0093447A">
          <w:rPr>
            <w:noProof/>
            <w:webHidden/>
          </w:rPr>
          <w:fldChar w:fldCharType="begin"/>
        </w:r>
        <w:r w:rsidR="0093447A">
          <w:rPr>
            <w:noProof/>
            <w:webHidden/>
          </w:rPr>
          <w:instrText xml:space="preserve"> PAGEREF _Toc442109056 \h </w:instrText>
        </w:r>
        <w:r w:rsidR="0093447A">
          <w:rPr>
            <w:noProof/>
            <w:webHidden/>
          </w:rPr>
        </w:r>
        <w:r w:rsidR="0093447A">
          <w:rPr>
            <w:noProof/>
            <w:webHidden/>
          </w:rPr>
          <w:fldChar w:fldCharType="separate"/>
        </w:r>
        <w:r w:rsidR="0093447A">
          <w:rPr>
            <w:noProof/>
            <w:webHidden/>
          </w:rPr>
          <w:t>83</w:t>
        </w:r>
        <w:r w:rsidR="0093447A">
          <w:rPr>
            <w:noProof/>
            <w:webHidden/>
          </w:rPr>
          <w:fldChar w:fldCharType="end"/>
        </w:r>
      </w:hyperlink>
    </w:p>
    <w:p w14:paraId="1ED3E71F"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7" w:history="1">
        <w:r w:rsidR="0093447A" w:rsidRPr="003D6998">
          <w:rPr>
            <w:rStyle w:val="Hyperlink"/>
            <w:noProof/>
          </w:rPr>
          <w:t>3.10.10.2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history record</w:t>
        </w:r>
        <w:r w:rsidR="0093447A">
          <w:rPr>
            <w:noProof/>
            <w:webHidden/>
          </w:rPr>
          <w:tab/>
        </w:r>
        <w:r w:rsidR="0093447A">
          <w:rPr>
            <w:noProof/>
            <w:webHidden/>
          </w:rPr>
          <w:fldChar w:fldCharType="begin"/>
        </w:r>
        <w:r w:rsidR="0093447A">
          <w:rPr>
            <w:noProof/>
            <w:webHidden/>
          </w:rPr>
          <w:instrText xml:space="preserve"> PAGEREF _Toc442109057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14:paraId="42563FD7"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8" w:history="1">
        <w:r w:rsidR="0093447A" w:rsidRPr="003D6998">
          <w:rPr>
            <w:rStyle w:val="Hyperlink"/>
            <w:noProof/>
          </w:rPr>
          <w:t>3.10.10.3</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current record</w:t>
        </w:r>
        <w:r w:rsidR="0093447A">
          <w:rPr>
            <w:noProof/>
            <w:webHidden/>
          </w:rPr>
          <w:tab/>
        </w:r>
        <w:r w:rsidR="0093447A">
          <w:rPr>
            <w:noProof/>
            <w:webHidden/>
          </w:rPr>
          <w:fldChar w:fldCharType="begin"/>
        </w:r>
        <w:r w:rsidR="0093447A">
          <w:rPr>
            <w:noProof/>
            <w:webHidden/>
          </w:rPr>
          <w:instrText xml:space="preserve"> PAGEREF _Toc442109058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14:paraId="01DC0210"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9" w:history="1">
        <w:r w:rsidR="0093447A" w:rsidRPr="003D6998">
          <w:rPr>
            <w:rStyle w:val="Hyperlink"/>
            <w:noProof/>
          </w:rPr>
          <w:t>3.10.10.4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history record</w:t>
        </w:r>
        <w:r w:rsidR="0093447A">
          <w:rPr>
            <w:noProof/>
            <w:webHidden/>
          </w:rPr>
          <w:tab/>
        </w:r>
        <w:r w:rsidR="0093447A">
          <w:rPr>
            <w:noProof/>
            <w:webHidden/>
          </w:rPr>
          <w:fldChar w:fldCharType="begin"/>
        </w:r>
        <w:r w:rsidR="0093447A">
          <w:rPr>
            <w:noProof/>
            <w:webHidden/>
          </w:rPr>
          <w:instrText xml:space="preserve"> PAGEREF _Toc442109059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14:paraId="7047C2F4" w14:textId="77777777" w:rsidR="0093447A" w:rsidRDefault="00E5521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0" w:history="1">
        <w:r w:rsidR="0093447A" w:rsidRPr="003D6998">
          <w:rPr>
            <w:rStyle w:val="Hyperlink"/>
            <w:noProof/>
          </w:rPr>
          <w:t>3.10.11</w:t>
        </w:r>
        <w:r w:rsidR="0093447A">
          <w:rPr>
            <w:rFonts w:asciiTheme="minorHAnsi" w:eastAsiaTheme="minorEastAsia" w:hAnsiTheme="minorHAnsi" w:cstheme="minorBidi"/>
            <w:noProof/>
            <w:sz w:val="22"/>
            <w:szCs w:val="28"/>
            <w:lang w:bidi="th-TH"/>
          </w:rPr>
          <w:tab/>
        </w:r>
        <w:r w:rsidR="0093447A" w:rsidRPr="003D6998">
          <w:rPr>
            <w:rStyle w:val="Hyperlink"/>
            <w:noProof/>
          </w:rPr>
          <w:t>Insert a child association to an ACC</w:t>
        </w:r>
        <w:r w:rsidR="0093447A">
          <w:rPr>
            <w:noProof/>
            <w:webHidden/>
          </w:rPr>
          <w:tab/>
        </w:r>
        <w:r w:rsidR="0093447A">
          <w:rPr>
            <w:noProof/>
            <w:webHidden/>
          </w:rPr>
          <w:fldChar w:fldCharType="begin"/>
        </w:r>
        <w:r w:rsidR="0093447A">
          <w:rPr>
            <w:noProof/>
            <w:webHidden/>
          </w:rPr>
          <w:instrText xml:space="preserve"> PAGEREF _Toc442109060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14:paraId="0C0EEBC1" w14:textId="77777777" w:rsidR="0093447A" w:rsidRDefault="00E5521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1" w:history="1">
        <w:r w:rsidR="0093447A" w:rsidRPr="003D6998">
          <w:rPr>
            <w:rStyle w:val="Hyperlink"/>
            <w:noProof/>
          </w:rPr>
          <w:t>3.10.12</w:t>
        </w:r>
        <w:r w:rsidR="0093447A">
          <w:rPr>
            <w:rFonts w:asciiTheme="minorHAnsi" w:eastAsiaTheme="minorEastAsia" w:hAnsiTheme="minorHAnsi" w:cstheme="minorBidi"/>
            <w:noProof/>
            <w:sz w:val="22"/>
            <w:szCs w:val="28"/>
            <w:lang w:bidi="th-TH"/>
          </w:rPr>
          <w:tab/>
        </w:r>
        <w:r w:rsidR="0093447A" w:rsidRPr="003D6998">
          <w:rPr>
            <w:rStyle w:val="Hyperlink"/>
            <w:noProof/>
          </w:rPr>
          <w:t>Delete a child association from an ACC</w:t>
        </w:r>
        <w:r w:rsidR="0093447A">
          <w:rPr>
            <w:noProof/>
            <w:webHidden/>
          </w:rPr>
          <w:tab/>
        </w:r>
        <w:r w:rsidR="0093447A">
          <w:rPr>
            <w:noProof/>
            <w:webHidden/>
          </w:rPr>
          <w:fldChar w:fldCharType="begin"/>
        </w:r>
        <w:r w:rsidR="0093447A">
          <w:rPr>
            <w:noProof/>
            <w:webHidden/>
          </w:rPr>
          <w:instrText xml:space="preserve"> PAGEREF _Toc442109061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14:paraId="3376FEE4" w14:textId="77777777" w:rsidR="0093447A" w:rsidRDefault="00E5521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2" w:history="1">
        <w:r w:rsidR="0093447A" w:rsidRPr="003D6998">
          <w:rPr>
            <w:rStyle w:val="Hyperlink"/>
            <w:noProof/>
          </w:rPr>
          <w:t>3.10.13</w:t>
        </w:r>
        <w:r w:rsidR="0093447A">
          <w:rPr>
            <w:rFonts w:asciiTheme="minorHAnsi" w:eastAsiaTheme="minorEastAsia" w:hAnsiTheme="minorHAnsi" w:cstheme="minorBidi"/>
            <w:noProof/>
            <w:sz w:val="22"/>
            <w:szCs w:val="28"/>
            <w:lang w:bidi="th-TH"/>
          </w:rPr>
          <w:tab/>
        </w:r>
        <w:r w:rsidR="0093447A" w:rsidRPr="003D6998">
          <w:rPr>
            <w:rStyle w:val="Hyperlink"/>
            <w:noProof/>
          </w:rPr>
          <w:t>Discard a child association from an ACC</w:t>
        </w:r>
        <w:r w:rsidR="0093447A">
          <w:rPr>
            <w:noProof/>
            <w:webHidden/>
          </w:rPr>
          <w:tab/>
        </w:r>
        <w:r w:rsidR="0093447A">
          <w:rPr>
            <w:noProof/>
            <w:webHidden/>
          </w:rPr>
          <w:fldChar w:fldCharType="begin"/>
        </w:r>
        <w:r w:rsidR="0093447A">
          <w:rPr>
            <w:noProof/>
            <w:webHidden/>
          </w:rPr>
          <w:instrText xml:space="preserve"> PAGEREF _Toc442109062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14:paraId="771D3802" w14:textId="77777777" w:rsidR="0093447A" w:rsidRDefault="00E5521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3" w:history="1">
        <w:r w:rsidR="0093447A" w:rsidRPr="003D6998">
          <w:rPr>
            <w:rStyle w:val="Hyperlink"/>
            <w:noProof/>
          </w:rPr>
          <w:t>3.10.14</w:t>
        </w:r>
        <w:r w:rsidR="0093447A">
          <w:rPr>
            <w:rFonts w:asciiTheme="minorHAnsi" w:eastAsiaTheme="minorEastAsia" w:hAnsiTheme="minorHAnsi" w:cstheme="minorBidi"/>
            <w:noProof/>
            <w:sz w:val="22"/>
            <w:szCs w:val="28"/>
            <w:lang w:bidi="th-TH"/>
          </w:rPr>
          <w:tab/>
        </w:r>
        <w:r w:rsidR="0093447A" w:rsidRPr="003D6998">
          <w:rPr>
            <w:rStyle w:val="Hyperlink"/>
            <w:noProof/>
          </w:rPr>
          <w:t>Change properties of an association</w:t>
        </w:r>
        <w:r w:rsidR="0093447A">
          <w:rPr>
            <w:noProof/>
            <w:webHidden/>
          </w:rPr>
          <w:tab/>
        </w:r>
        <w:r w:rsidR="0093447A">
          <w:rPr>
            <w:noProof/>
            <w:webHidden/>
          </w:rPr>
          <w:fldChar w:fldCharType="begin"/>
        </w:r>
        <w:r w:rsidR="0093447A">
          <w:rPr>
            <w:noProof/>
            <w:webHidden/>
          </w:rPr>
          <w:instrText xml:space="preserve"> PAGEREF _Toc442109063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14:paraId="36FA93FF" w14:textId="77777777" w:rsidR="0093447A" w:rsidRDefault="00E5521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4" w:history="1">
        <w:r w:rsidR="0093447A" w:rsidRPr="003D6998">
          <w:rPr>
            <w:rStyle w:val="Hyperlink"/>
            <w:noProof/>
          </w:rPr>
          <w:t>3.10.15</w:t>
        </w:r>
        <w:r w:rsidR="0093447A">
          <w:rPr>
            <w:rFonts w:asciiTheme="minorHAnsi" w:eastAsiaTheme="minorEastAsia" w:hAnsiTheme="minorHAnsi" w:cstheme="minorBidi"/>
            <w:noProof/>
            <w:sz w:val="22"/>
            <w:szCs w:val="28"/>
            <w:lang w:bidi="th-TH"/>
          </w:rPr>
          <w:tab/>
        </w:r>
        <w:r w:rsidR="0093447A" w:rsidRPr="003D6998">
          <w:rPr>
            <w:rStyle w:val="Hyperlink"/>
            <w:noProof/>
          </w:rPr>
          <w:t>Change the position of an association</w:t>
        </w:r>
        <w:r w:rsidR="0093447A">
          <w:rPr>
            <w:noProof/>
            <w:webHidden/>
          </w:rPr>
          <w:tab/>
        </w:r>
        <w:r w:rsidR="0093447A">
          <w:rPr>
            <w:noProof/>
            <w:webHidden/>
          </w:rPr>
          <w:fldChar w:fldCharType="begin"/>
        </w:r>
        <w:r w:rsidR="0093447A">
          <w:rPr>
            <w:noProof/>
            <w:webHidden/>
          </w:rPr>
          <w:instrText xml:space="preserve"> PAGEREF _Toc442109064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14:paraId="460C6D6F" w14:textId="77777777" w:rsidR="0093447A" w:rsidRDefault="00E5521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5" w:history="1">
        <w:r w:rsidR="0093447A" w:rsidRPr="003D6998">
          <w:rPr>
            <w:rStyle w:val="Hyperlink"/>
            <w:noProof/>
          </w:rPr>
          <w:t>3.10.16</w:t>
        </w:r>
        <w:r w:rsidR="0093447A">
          <w:rPr>
            <w:rFonts w:asciiTheme="minorHAnsi" w:eastAsiaTheme="minorEastAsia" w:hAnsiTheme="minorHAnsi" w:cstheme="minorBidi"/>
            <w:noProof/>
            <w:sz w:val="22"/>
            <w:szCs w:val="28"/>
            <w:lang w:bidi="th-TH"/>
          </w:rPr>
          <w:tab/>
        </w:r>
        <w:r w:rsidR="0093447A" w:rsidRPr="003D6998">
          <w:rPr>
            <w:rStyle w:val="Hyperlink"/>
            <w:noProof/>
          </w:rPr>
          <w:t>Make an ACC based on another ACC</w:t>
        </w:r>
        <w:r w:rsidR="0093447A">
          <w:rPr>
            <w:noProof/>
            <w:webHidden/>
          </w:rPr>
          <w:tab/>
        </w:r>
        <w:r w:rsidR="0093447A">
          <w:rPr>
            <w:noProof/>
            <w:webHidden/>
          </w:rPr>
          <w:fldChar w:fldCharType="begin"/>
        </w:r>
        <w:r w:rsidR="0093447A">
          <w:rPr>
            <w:noProof/>
            <w:webHidden/>
          </w:rPr>
          <w:instrText xml:space="preserve"> PAGEREF _Toc442109065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14:paraId="65CF2652" w14:textId="77777777" w:rsidR="0093447A" w:rsidRDefault="00E5521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6" w:history="1">
        <w:r w:rsidR="0093447A" w:rsidRPr="003D6998">
          <w:rPr>
            <w:rStyle w:val="Hyperlink"/>
            <w:noProof/>
          </w:rPr>
          <w:t>3.10.17</w:t>
        </w:r>
        <w:r w:rsidR="0093447A">
          <w:rPr>
            <w:rFonts w:asciiTheme="minorHAnsi" w:eastAsiaTheme="minorEastAsia" w:hAnsiTheme="minorHAnsi" w:cstheme="minorBidi"/>
            <w:noProof/>
            <w:sz w:val="22"/>
            <w:szCs w:val="28"/>
            <w:lang w:bidi="th-TH"/>
          </w:rPr>
          <w:tab/>
        </w:r>
        <w:r w:rsidR="0093447A" w:rsidRPr="003D6998">
          <w:rPr>
            <w:rStyle w:val="Hyperlink"/>
            <w:noProof/>
          </w:rPr>
          <w:t>Discard the based ACC relationship</w:t>
        </w:r>
        <w:r w:rsidR="0093447A">
          <w:rPr>
            <w:noProof/>
            <w:webHidden/>
          </w:rPr>
          <w:tab/>
        </w:r>
        <w:r w:rsidR="0093447A">
          <w:rPr>
            <w:noProof/>
            <w:webHidden/>
          </w:rPr>
          <w:fldChar w:fldCharType="begin"/>
        </w:r>
        <w:r w:rsidR="0093447A">
          <w:rPr>
            <w:noProof/>
            <w:webHidden/>
          </w:rPr>
          <w:instrText xml:space="preserve"> PAGEREF _Toc442109066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14:paraId="56FE0050" w14:textId="77777777" w:rsidR="0093447A" w:rsidRDefault="00E5521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7" w:history="1">
        <w:r w:rsidR="0093447A" w:rsidRPr="003D6998">
          <w:rPr>
            <w:rStyle w:val="Hyperlink"/>
            <w:noProof/>
          </w:rPr>
          <w:t>3.10.18</w:t>
        </w:r>
        <w:r w:rsidR="0093447A">
          <w:rPr>
            <w:rFonts w:asciiTheme="minorHAnsi" w:eastAsiaTheme="minorEastAsia" w:hAnsiTheme="minorHAnsi" w:cstheme="minorBidi"/>
            <w:noProof/>
            <w:sz w:val="22"/>
            <w:szCs w:val="28"/>
            <w:lang w:bidi="th-TH"/>
          </w:rPr>
          <w:tab/>
        </w:r>
        <w:r w:rsidR="0093447A" w:rsidRPr="003D6998">
          <w:rPr>
            <w:rStyle w:val="Hyperlink"/>
            <w:noProof/>
          </w:rPr>
          <w:t>Discard an ACC&lt;</w:t>
        </w:r>
        <w:r w:rsidR="0093447A" w:rsidRPr="003D6998">
          <w:rPr>
            <w:rStyle w:val="Hyperlink"/>
            <w:noProof/>
            <w:highlight w:val="yellow"/>
          </w:rPr>
          <w:t>serm&gt;How about discarding a revision?</w:t>
        </w:r>
        <w:r w:rsidR="0093447A">
          <w:rPr>
            <w:noProof/>
            <w:webHidden/>
          </w:rPr>
          <w:tab/>
        </w:r>
        <w:r w:rsidR="0093447A">
          <w:rPr>
            <w:noProof/>
            <w:webHidden/>
          </w:rPr>
          <w:fldChar w:fldCharType="begin"/>
        </w:r>
        <w:r w:rsidR="0093447A">
          <w:rPr>
            <w:noProof/>
            <w:webHidden/>
          </w:rPr>
          <w:instrText xml:space="preserve"> PAGEREF _Toc442109067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14:paraId="695EE5CF" w14:textId="77777777" w:rsidR="0093447A" w:rsidRDefault="00E5521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8" w:history="1">
        <w:r w:rsidR="0093447A" w:rsidRPr="003D6998">
          <w:rPr>
            <w:rStyle w:val="Hyperlink"/>
            <w:noProof/>
          </w:rPr>
          <w:t>3.10.19</w:t>
        </w:r>
        <w:r w:rsidR="0093447A">
          <w:rPr>
            <w:rFonts w:asciiTheme="minorHAnsi" w:eastAsiaTheme="minorEastAsia" w:hAnsiTheme="minorHAnsi" w:cstheme="minorBidi"/>
            <w:noProof/>
            <w:sz w:val="22"/>
            <w:szCs w:val="28"/>
            <w:lang w:bidi="th-TH"/>
          </w:rPr>
          <w:tab/>
        </w:r>
        <w:r w:rsidR="0093447A" w:rsidRPr="003D6998">
          <w:rPr>
            <w:rStyle w:val="Hyperlink"/>
            <w:noProof/>
          </w:rPr>
          <w:t>Discard a revision of an ACC</w:t>
        </w:r>
        <w:r w:rsidR="0093447A">
          <w:rPr>
            <w:noProof/>
            <w:webHidden/>
          </w:rPr>
          <w:tab/>
        </w:r>
        <w:r w:rsidR="0093447A">
          <w:rPr>
            <w:noProof/>
            <w:webHidden/>
          </w:rPr>
          <w:fldChar w:fldCharType="begin"/>
        </w:r>
        <w:r w:rsidR="0093447A">
          <w:rPr>
            <w:noProof/>
            <w:webHidden/>
          </w:rPr>
          <w:instrText xml:space="preserve"> PAGEREF _Toc442109068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14:paraId="78A333DA" w14:textId="77777777" w:rsidR="0093447A" w:rsidRDefault="00E5521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9" w:history="1">
        <w:r w:rsidR="0093447A" w:rsidRPr="003D6998">
          <w:rPr>
            <w:rStyle w:val="Hyperlink"/>
            <w:noProof/>
          </w:rPr>
          <w:t>3.10.20</w:t>
        </w:r>
        <w:r w:rsidR="0093447A">
          <w:rPr>
            <w:rFonts w:asciiTheme="minorHAnsi" w:eastAsiaTheme="minorEastAsia" w:hAnsiTheme="minorHAnsi" w:cstheme="minorBidi"/>
            <w:noProof/>
            <w:sz w:val="22"/>
            <w:szCs w:val="28"/>
            <w:lang w:bidi="th-TH"/>
          </w:rPr>
          <w:tab/>
        </w:r>
        <w:r w:rsidR="0093447A" w:rsidRPr="003D6998">
          <w:rPr>
            <w:rStyle w:val="Hyperlink"/>
            <w:noProof/>
          </w:rPr>
          <w:t>Change the state of the ACC UoC</w:t>
        </w:r>
        <w:r w:rsidR="0093447A">
          <w:rPr>
            <w:noProof/>
            <w:webHidden/>
          </w:rPr>
          <w:tab/>
        </w:r>
        <w:r w:rsidR="0093447A">
          <w:rPr>
            <w:noProof/>
            <w:webHidden/>
          </w:rPr>
          <w:fldChar w:fldCharType="begin"/>
        </w:r>
        <w:r w:rsidR="0093447A">
          <w:rPr>
            <w:noProof/>
            <w:webHidden/>
          </w:rPr>
          <w:instrText xml:space="preserve"> PAGEREF _Toc442109069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14:paraId="2809237D"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0" w:history="1">
        <w:r w:rsidR="0093447A" w:rsidRPr="003D6998">
          <w:rPr>
            <w:rStyle w:val="Hyperlink"/>
            <w:noProof/>
          </w:rPr>
          <w:t>3.10.20.1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Editing to the Candidate state</w:t>
        </w:r>
        <w:r w:rsidR="0093447A">
          <w:rPr>
            <w:noProof/>
            <w:webHidden/>
          </w:rPr>
          <w:tab/>
        </w:r>
        <w:r w:rsidR="0093447A">
          <w:rPr>
            <w:noProof/>
            <w:webHidden/>
          </w:rPr>
          <w:fldChar w:fldCharType="begin"/>
        </w:r>
        <w:r w:rsidR="0093447A">
          <w:rPr>
            <w:noProof/>
            <w:webHidden/>
          </w:rPr>
          <w:instrText xml:space="preserve"> PAGEREF _Toc442109070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14:paraId="01A33E77"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1" w:history="1">
        <w:r w:rsidR="0093447A" w:rsidRPr="003D6998">
          <w:rPr>
            <w:rStyle w:val="Hyperlink"/>
            <w:noProof/>
          </w:rPr>
          <w:t>3.10.20.2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Candidate to the Editing state</w:t>
        </w:r>
        <w:r w:rsidR="0093447A">
          <w:rPr>
            <w:noProof/>
            <w:webHidden/>
          </w:rPr>
          <w:tab/>
        </w:r>
        <w:r w:rsidR="0093447A">
          <w:rPr>
            <w:noProof/>
            <w:webHidden/>
          </w:rPr>
          <w:fldChar w:fldCharType="begin"/>
        </w:r>
        <w:r w:rsidR="0093447A">
          <w:rPr>
            <w:noProof/>
            <w:webHidden/>
          </w:rPr>
          <w:instrText xml:space="preserve"> PAGEREF _Toc442109071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14:paraId="6EA01CB7"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2" w:history="1">
        <w:r w:rsidR="0093447A" w:rsidRPr="003D6998">
          <w:rPr>
            <w:rStyle w:val="Hyperlink"/>
            <w:noProof/>
          </w:rPr>
          <w:t>3.10.20.3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Candidate to the Published state</w:t>
        </w:r>
        <w:r w:rsidR="0093447A">
          <w:rPr>
            <w:noProof/>
            <w:webHidden/>
          </w:rPr>
          <w:tab/>
        </w:r>
        <w:r w:rsidR="0093447A">
          <w:rPr>
            <w:noProof/>
            <w:webHidden/>
          </w:rPr>
          <w:fldChar w:fldCharType="begin"/>
        </w:r>
        <w:r w:rsidR="0093447A">
          <w:rPr>
            <w:noProof/>
            <w:webHidden/>
          </w:rPr>
          <w:instrText xml:space="preserve"> PAGEREF _Toc442109072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14:paraId="0F7A8F3F" w14:textId="77777777" w:rsidR="0093447A" w:rsidRDefault="00E5521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3" w:history="1">
        <w:r w:rsidR="0093447A" w:rsidRPr="003D6998">
          <w:rPr>
            <w:rStyle w:val="Hyperlink"/>
            <w:noProof/>
          </w:rPr>
          <w:t>3.10.21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ASCCP</w:t>
        </w:r>
        <w:r w:rsidR="0093447A">
          <w:rPr>
            <w:noProof/>
            <w:webHidden/>
          </w:rPr>
          <w:tab/>
        </w:r>
        <w:r w:rsidR="0093447A">
          <w:rPr>
            <w:noProof/>
            <w:webHidden/>
          </w:rPr>
          <w:fldChar w:fldCharType="begin"/>
        </w:r>
        <w:r w:rsidR="0093447A">
          <w:rPr>
            <w:noProof/>
            <w:webHidden/>
          </w:rPr>
          <w:instrText xml:space="preserve"> PAGEREF _Toc442109073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14:paraId="6BD61F27"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4" w:history="1">
        <w:r w:rsidR="0093447A" w:rsidRPr="003D6998">
          <w:rPr>
            <w:rStyle w:val="Hyperlink"/>
            <w:noProof/>
          </w:rPr>
          <w:t>3.10.21.1</w:t>
        </w:r>
        <w:r w:rsidR="0093447A">
          <w:rPr>
            <w:rFonts w:asciiTheme="minorHAnsi" w:eastAsiaTheme="minorEastAsia" w:hAnsiTheme="minorHAnsi" w:cstheme="minorBidi"/>
            <w:noProof/>
            <w:sz w:val="22"/>
            <w:szCs w:val="28"/>
            <w:lang w:bidi="th-TH"/>
          </w:rPr>
          <w:tab/>
        </w:r>
        <w:r w:rsidR="0093447A" w:rsidRPr="003D6998">
          <w:rPr>
            <w:rStyle w:val="Hyperlink"/>
            <w:noProof/>
          </w:rPr>
          <w:t>ASCCP current record</w:t>
        </w:r>
        <w:r w:rsidR="0093447A">
          <w:rPr>
            <w:noProof/>
            <w:webHidden/>
          </w:rPr>
          <w:tab/>
        </w:r>
        <w:r w:rsidR="0093447A">
          <w:rPr>
            <w:noProof/>
            <w:webHidden/>
          </w:rPr>
          <w:fldChar w:fldCharType="begin"/>
        </w:r>
        <w:r w:rsidR="0093447A">
          <w:rPr>
            <w:noProof/>
            <w:webHidden/>
          </w:rPr>
          <w:instrText xml:space="preserve"> PAGEREF _Toc442109074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14:paraId="10760F03"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5" w:history="1">
        <w:r w:rsidR="0093447A" w:rsidRPr="003D6998">
          <w:rPr>
            <w:rStyle w:val="Hyperlink"/>
            <w:noProof/>
          </w:rPr>
          <w:t>3.10.21.2</w:t>
        </w:r>
        <w:r w:rsidR="0093447A">
          <w:rPr>
            <w:rFonts w:asciiTheme="minorHAnsi" w:eastAsiaTheme="minorEastAsia" w:hAnsiTheme="minorHAnsi" w:cstheme="minorBidi"/>
            <w:noProof/>
            <w:sz w:val="22"/>
            <w:szCs w:val="28"/>
            <w:lang w:bidi="th-TH"/>
          </w:rPr>
          <w:tab/>
        </w:r>
        <w:r w:rsidR="0093447A" w:rsidRPr="003D6998">
          <w:rPr>
            <w:rStyle w:val="Hyperlink"/>
            <w:noProof/>
          </w:rPr>
          <w:t>ASCCP history record</w:t>
        </w:r>
        <w:r w:rsidR="0093447A">
          <w:rPr>
            <w:noProof/>
            <w:webHidden/>
          </w:rPr>
          <w:tab/>
        </w:r>
        <w:r w:rsidR="0093447A">
          <w:rPr>
            <w:noProof/>
            <w:webHidden/>
          </w:rPr>
          <w:fldChar w:fldCharType="begin"/>
        </w:r>
        <w:r w:rsidR="0093447A">
          <w:rPr>
            <w:noProof/>
            <w:webHidden/>
          </w:rPr>
          <w:instrText xml:space="preserve"> PAGEREF _Toc442109075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1C2A92AD" w14:textId="77777777" w:rsidR="0093447A" w:rsidRDefault="00E5521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6" w:history="1">
        <w:r w:rsidR="0093447A" w:rsidRPr="003D6998">
          <w:rPr>
            <w:rStyle w:val="Hyperlink"/>
            <w:noProof/>
          </w:rPr>
          <w:t>3.10.22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an ASCCP</w:t>
        </w:r>
        <w:r w:rsidR="0093447A">
          <w:rPr>
            <w:noProof/>
            <w:webHidden/>
          </w:rPr>
          <w:tab/>
        </w:r>
        <w:r w:rsidR="0093447A">
          <w:rPr>
            <w:noProof/>
            <w:webHidden/>
          </w:rPr>
          <w:fldChar w:fldCharType="begin"/>
        </w:r>
        <w:r w:rsidR="0093447A">
          <w:rPr>
            <w:noProof/>
            <w:webHidden/>
          </w:rPr>
          <w:instrText xml:space="preserve"> PAGEREF _Toc442109076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2849AD3F" w14:textId="77777777" w:rsidR="0093447A" w:rsidRDefault="00E5521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7" w:history="1">
        <w:r w:rsidR="0093447A" w:rsidRPr="003D6998">
          <w:rPr>
            <w:rStyle w:val="Hyperlink"/>
            <w:noProof/>
          </w:rPr>
          <w:t>3.10.23</w:t>
        </w:r>
        <w:r w:rsidR="0093447A">
          <w:rPr>
            <w:rFonts w:asciiTheme="minorHAnsi" w:eastAsiaTheme="minorEastAsia" w:hAnsiTheme="minorHAnsi" w:cstheme="minorBidi"/>
            <w:noProof/>
            <w:sz w:val="22"/>
            <w:szCs w:val="28"/>
            <w:lang w:bidi="th-TH"/>
          </w:rPr>
          <w:tab/>
        </w:r>
        <w:r w:rsidR="0093447A" w:rsidRPr="003D6998">
          <w:rPr>
            <w:rStyle w:val="Hyperlink"/>
            <w:noProof/>
          </w:rPr>
          <w:t>Edit an ASCCP</w:t>
        </w:r>
        <w:r w:rsidR="0093447A">
          <w:rPr>
            <w:noProof/>
            <w:webHidden/>
          </w:rPr>
          <w:tab/>
        </w:r>
        <w:r w:rsidR="0093447A">
          <w:rPr>
            <w:noProof/>
            <w:webHidden/>
          </w:rPr>
          <w:fldChar w:fldCharType="begin"/>
        </w:r>
        <w:r w:rsidR="0093447A">
          <w:rPr>
            <w:noProof/>
            <w:webHidden/>
          </w:rPr>
          <w:instrText xml:space="preserve"> PAGEREF _Toc442109077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2D881EC8" w14:textId="77777777" w:rsidR="0093447A" w:rsidRDefault="00E5521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8" w:history="1">
        <w:r w:rsidR="0093447A" w:rsidRPr="003D6998">
          <w:rPr>
            <w:rStyle w:val="Hyperlink"/>
            <w:noProof/>
          </w:rPr>
          <w:t>3.10.24</w:t>
        </w:r>
        <w:r w:rsidR="0093447A">
          <w:rPr>
            <w:rFonts w:asciiTheme="minorHAnsi" w:eastAsiaTheme="minorEastAsia" w:hAnsiTheme="minorHAnsi" w:cstheme="minorBidi"/>
            <w:noProof/>
            <w:sz w:val="22"/>
            <w:szCs w:val="28"/>
            <w:lang w:bidi="th-TH"/>
          </w:rPr>
          <w:tab/>
        </w:r>
        <w:r w:rsidR="0093447A" w:rsidRPr="003D6998">
          <w:rPr>
            <w:rStyle w:val="Hyperlink"/>
            <w:noProof/>
          </w:rPr>
          <w:t>Discard an ASCCP</w:t>
        </w:r>
        <w:r w:rsidR="0093447A" w:rsidRPr="003D6998">
          <w:rPr>
            <w:rStyle w:val="Hyperlink"/>
            <w:noProof/>
            <w:highlight w:val="yellow"/>
          </w:rPr>
          <w:t>&lt;serm: To be removed, replaced by the next one&gt;</w:t>
        </w:r>
        <w:r w:rsidR="0093447A">
          <w:rPr>
            <w:noProof/>
            <w:webHidden/>
          </w:rPr>
          <w:tab/>
        </w:r>
        <w:r w:rsidR="0093447A">
          <w:rPr>
            <w:noProof/>
            <w:webHidden/>
          </w:rPr>
          <w:fldChar w:fldCharType="begin"/>
        </w:r>
        <w:r w:rsidR="0093447A">
          <w:rPr>
            <w:noProof/>
            <w:webHidden/>
          </w:rPr>
          <w:instrText xml:space="preserve"> PAGEREF _Toc442109078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5A11B0C7" w14:textId="77777777" w:rsidR="0093447A" w:rsidRDefault="00E5521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9" w:history="1">
        <w:r w:rsidR="0093447A" w:rsidRPr="003D6998">
          <w:rPr>
            <w:rStyle w:val="Hyperlink"/>
            <w:noProof/>
          </w:rPr>
          <w:t>3.10.25</w:t>
        </w:r>
        <w:r w:rsidR="0093447A">
          <w:rPr>
            <w:rFonts w:asciiTheme="minorHAnsi" w:eastAsiaTheme="minorEastAsia" w:hAnsiTheme="minorHAnsi" w:cstheme="minorBidi"/>
            <w:noProof/>
            <w:sz w:val="22"/>
            <w:szCs w:val="28"/>
            <w:lang w:bidi="th-TH"/>
          </w:rPr>
          <w:tab/>
        </w:r>
        <w:r w:rsidR="0093447A" w:rsidRPr="003D6998">
          <w:rPr>
            <w:rStyle w:val="Hyperlink"/>
            <w:noProof/>
          </w:rPr>
          <w:t>Discard a revision of an ASCCP</w:t>
        </w:r>
        <w:r w:rsidR="0093447A">
          <w:rPr>
            <w:noProof/>
            <w:webHidden/>
          </w:rPr>
          <w:tab/>
        </w:r>
        <w:r w:rsidR="0093447A">
          <w:rPr>
            <w:noProof/>
            <w:webHidden/>
          </w:rPr>
          <w:fldChar w:fldCharType="begin"/>
        </w:r>
        <w:r w:rsidR="0093447A">
          <w:rPr>
            <w:noProof/>
            <w:webHidden/>
          </w:rPr>
          <w:instrText xml:space="preserve"> PAGEREF _Toc442109079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73B79F20" w14:textId="77777777" w:rsidR="0093447A" w:rsidRDefault="00E5521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0" w:history="1">
        <w:r w:rsidR="0093447A" w:rsidRPr="003D6998">
          <w:rPr>
            <w:rStyle w:val="Hyperlink"/>
            <w:noProof/>
          </w:rPr>
          <w:t>3.10.26</w:t>
        </w:r>
        <w:r w:rsidR="0093447A">
          <w:rPr>
            <w:rFonts w:asciiTheme="minorHAnsi" w:eastAsiaTheme="minorEastAsia" w:hAnsiTheme="minorHAnsi" w:cstheme="minorBidi"/>
            <w:noProof/>
            <w:sz w:val="22"/>
            <w:szCs w:val="28"/>
            <w:lang w:bidi="th-TH"/>
          </w:rPr>
          <w:tab/>
        </w:r>
        <w:r w:rsidR="0093447A" w:rsidRPr="003D6998">
          <w:rPr>
            <w:rStyle w:val="Hyperlink"/>
            <w:noProof/>
          </w:rPr>
          <w:t>Change ASCCP state</w:t>
        </w:r>
        <w:r w:rsidR="0093447A">
          <w:rPr>
            <w:noProof/>
            <w:webHidden/>
          </w:rPr>
          <w:tab/>
        </w:r>
        <w:r w:rsidR="0093447A">
          <w:rPr>
            <w:noProof/>
            <w:webHidden/>
          </w:rPr>
          <w:fldChar w:fldCharType="begin"/>
        </w:r>
        <w:r w:rsidR="0093447A">
          <w:rPr>
            <w:noProof/>
            <w:webHidden/>
          </w:rPr>
          <w:instrText xml:space="preserve"> PAGEREF _Toc442109080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14:paraId="666090D9"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1" w:history="1">
        <w:r w:rsidR="0093447A" w:rsidRPr="003D6998">
          <w:rPr>
            <w:rStyle w:val="Hyperlink"/>
            <w:noProof/>
          </w:rPr>
          <w:t>3.10.26.1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Editing to Candidate state</w:t>
        </w:r>
        <w:r w:rsidR="0093447A">
          <w:rPr>
            <w:noProof/>
            <w:webHidden/>
          </w:rPr>
          <w:tab/>
        </w:r>
        <w:r w:rsidR="0093447A">
          <w:rPr>
            <w:noProof/>
            <w:webHidden/>
          </w:rPr>
          <w:fldChar w:fldCharType="begin"/>
        </w:r>
        <w:r w:rsidR="0093447A">
          <w:rPr>
            <w:noProof/>
            <w:webHidden/>
          </w:rPr>
          <w:instrText xml:space="preserve"> PAGEREF _Toc442109081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14:paraId="21A1C959"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2" w:history="1">
        <w:r w:rsidR="0093447A" w:rsidRPr="003D6998">
          <w:rPr>
            <w:rStyle w:val="Hyperlink"/>
            <w:noProof/>
          </w:rPr>
          <w:t>3.10.26.2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Editing state</w:t>
        </w:r>
        <w:r w:rsidR="0093447A">
          <w:rPr>
            <w:noProof/>
            <w:webHidden/>
          </w:rPr>
          <w:tab/>
        </w:r>
        <w:r w:rsidR="0093447A">
          <w:rPr>
            <w:noProof/>
            <w:webHidden/>
          </w:rPr>
          <w:fldChar w:fldCharType="begin"/>
        </w:r>
        <w:r w:rsidR="0093447A">
          <w:rPr>
            <w:noProof/>
            <w:webHidden/>
          </w:rPr>
          <w:instrText xml:space="preserve"> PAGEREF _Toc442109082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14:paraId="56B6201D"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3" w:history="1">
        <w:r w:rsidR="0093447A" w:rsidRPr="003D6998">
          <w:rPr>
            <w:rStyle w:val="Hyperlink"/>
            <w:noProof/>
          </w:rPr>
          <w:t>3.10.26.3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Published state</w:t>
        </w:r>
        <w:r w:rsidR="0093447A">
          <w:rPr>
            <w:noProof/>
            <w:webHidden/>
          </w:rPr>
          <w:tab/>
        </w:r>
        <w:r w:rsidR="0093447A">
          <w:rPr>
            <w:noProof/>
            <w:webHidden/>
          </w:rPr>
          <w:fldChar w:fldCharType="begin"/>
        </w:r>
        <w:r w:rsidR="0093447A">
          <w:rPr>
            <w:noProof/>
            <w:webHidden/>
          </w:rPr>
          <w:instrText xml:space="preserve"> PAGEREF _Toc442109083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14:paraId="23FAEF00" w14:textId="77777777" w:rsidR="0093447A" w:rsidRDefault="00E5521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4" w:history="1">
        <w:r w:rsidR="0093447A" w:rsidRPr="003D6998">
          <w:rPr>
            <w:rStyle w:val="Hyperlink"/>
            <w:noProof/>
          </w:rPr>
          <w:t>3.10.27</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BCCP</w:t>
        </w:r>
        <w:r w:rsidR="0093447A">
          <w:rPr>
            <w:noProof/>
            <w:webHidden/>
          </w:rPr>
          <w:tab/>
        </w:r>
        <w:r w:rsidR="0093447A">
          <w:rPr>
            <w:noProof/>
            <w:webHidden/>
          </w:rPr>
          <w:fldChar w:fldCharType="begin"/>
        </w:r>
        <w:r w:rsidR="0093447A">
          <w:rPr>
            <w:noProof/>
            <w:webHidden/>
          </w:rPr>
          <w:instrText xml:space="preserve"> PAGEREF _Toc442109084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14:paraId="6CAF8D24"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5" w:history="1">
        <w:r w:rsidR="0093447A" w:rsidRPr="003D6998">
          <w:rPr>
            <w:rStyle w:val="Hyperlink"/>
            <w:noProof/>
          </w:rPr>
          <w:t>3.10.27.1</w:t>
        </w:r>
        <w:r w:rsidR="0093447A">
          <w:rPr>
            <w:rFonts w:asciiTheme="minorHAnsi" w:eastAsiaTheme="minorEastAsia" w:hAnsiTheme="minorHAnsi" w:cstheme="minorBidi"/>
            <w:noProof/>
            <w:sz w:val="22"/>
            <w:szCs w:val="28"/>
            <w:lang w:bidi="th-TH"/>
          </w:rPr>
          <w:tab/>
        </w:r>
        <w:r w:rsidR="0093447A" w:rsidRPr="003D6998">
          <w:rPr>
            <w:rStyle w:val="Hyperlink"/>
            <w:noProof/>
          </w:rPr>
          <w:t>BCCP current record</w:t>
        </w:r>
        <w:r w:rsidR="0093447A">
          <w:rPr>
            <w:noProof/>
            <w:webHidden/>
          </w:rPr>
          <w:tab/>
        </w:r>
        <w:r w:rsidR="0093447A">
          <w:rPr>
            <w:noProof/>
            <w:webHidden/>
          </w:rPr>
          <w:fldChar w:fldCharType="begin"/>
        </w:r>
        <w:r w:rsidR="0093447A">
          <w:rPr>
            <w:noProof/>
            <w:webHidden/>
          </w:rPr>
          <w:instrText xml:space="preserve"> PAGEREF _Toc442109085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14:paraId="25C69C7C"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6" w:history="1">
        <w:r w:rsidR="0093447A" w:rsidRPr="003D6998">
          <w:rPr>
            <w:rStyle w:val="Hyperlink"/>
            <w:noProof/>
          </w:rPr>
          <w:t>3.10.27.2</w:t>
        </w:r>
        <w:r w:rsidR="0093447A">
          <w:rPr>
            <w:rFonts w:asciiTheme="minorHAnsi" w:eastAsiaTheme="minorEastAsia" w:hAnsiTheme="minorHAnsi" w:cstheme="minorBidi"/>
            <w:noProof/>
            <w:sz w:val="22"/>
            <w:szCs w:val="28"/>
            <w:lang w:bidi="th-TH"/>
          </w:rPr>
          <w:tab/>
        </w:r>
        <w:r w:rsidR="0093447A" w:rsidRPr="003D6998">
          <w:rPr>
            <w:rStyle w:val="Hyperlink"/>
            <w:noProof/>
          </w:rPr>
          <w:t>BCCP history record</w:t>
        </w:r>
        <w:r w:rsidR="0093447A">
          <w:rPr>
            <w:noProof/>
            <w:webHidden/>
          </w:rPr>
          <w:tab/>
        </w:r>
        <w:r w:rsidR="0093447A">
          <w:rPr>
            <w:noProof/>
            <w:webHidden/>
          </w:rPr>
          <w:fldChar w:fldCharType="begin"/>
        </w:r>
        <w:r w:rsidR="0093447A">
          <w:rPr>
            <w:noProof/>
            <w:webHidden/>
          </w:rPr>
          <w:instrText xml:space="preserve"> PAGEREF _Toc442109086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14:paraId="4F6E0502" w14:textId="77777777" w:rsidR="0093447A" w:rsidRDefault="00E5521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7" w:history="1">
        <w:r w:rsidR="0093447A" w:rsidRPr="003D6998">
          <w:rPr>
            <w:rStyle w:val="Hyperlink"/>
            <w:noProof/>
          </w:rPr>
          <w:t>3.10.28</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 BCCP</w:t>
        </w:r>
        <w:r w:rsidR="0093447A">
          <w:rPr>
            <w:noProof/>
            <w:webHidden/>
          </w:rPr>
          <w:tab/>
        </w:r>
        <w:r w:rsidR="0093447A">
          <w:rPr>
            <w:noProof/>
            <w:webHidden/>
          </w:rPr>
          <w:fldChar w:fldCharType="begin"/>
        </w:r>
        <w:r w:rsidR="0093447A">
          <w:rPr>
            <w:noProof/>
            <w:webHidden/>
          </w:rPr>
          <w:instrText xml:space="preserve"> PAGEREF _Toc442109087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4AC2EDE6" w14:textId="77777777" w:rsidR="0093447A" w:rsidRDefault="00E5521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8" w:history="1">
        <w:r w:rsidR="0093447A" w:rsidRPr="003D6998">
          <w:rPr>
            <w:rStyle w:val="Hyperlink"/>
            <w:noProof/>
          </w:rPr>
          <w:t>3.10.29</w:t>
        </w:r>
        <w:r w:rsidR="0093447A">
          <w:rPr>
            <w:rFonts w:asciiTheme="minorHAnsi" w:eastAsiaTheme="minorEastAsia" w:hAnsiTheme="minorHAnsi" w:cstheme="minorBidi"/>
            <w:noProof/>
            <w:sz w:val="22"/>
            <w:szCs w:val="28"/>
            <w:lang w:bidi="th-TH"/>
          </w:rPr>
          <w:tab/>
        </w:r>
        <w:r w:rsidR="0093447A" w:rsidRPr="003D6998">
          <w:rPr>
            <w:rStyle w:val="Hyperlink"/>
            <w:noProof/>
          </w:rPr>
          <w:t>Edit a BCCP</w:t>
        </w:r>
        <w:r w:rsidR="0093447A">
          <w:rPr>
            <w:noProof/>
            <w:webHidden/>
          </w:rPr>
          <w:tab/>
        </w:r>
        <w:r w:rsidR="0093447A">
          <w:rPr>
            <w:noProof/>
            <w:webHidden/>
          </w:rPr>
          <w:fldChar w:fldCharType="begin"/>
        </w:r>
        <w:r w:rsidR="0093447A">
          <w:rPr>
            <w:noProof/>
            <w:webHidden/>
          </w:rPr>
          <w:instrText xml:space="preserve"> PAGEREF _Toc442109088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332D7808" w14:textId="77777777" w:rsidR="0093447A" w:rsidRDefault="00E5521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9" w:history="1">
        <w:r w:rsidR="0093447A" w:rsidRPr="003D6998">
          <w:rPr>
            <w:rStyle w:val="Hyperlink"/>
            <w:noProof/>
          </w:rPr>
          <w:t>3.10.30</w:t>
        </w:r>
        <w:r w:rsidR="0093447A">
          <w:rPr>
            <w:rFonts w:asciiTheme="minorHAnsi" w:eastAsiaTheme="minorEastAsia" w:hAnsiTheme="minorHAnsi" w:cstheme="minorBidi"/>
            <w:noProof/>
            <w:sz w:val="22"/>
            <w:szCs w:val="28"/>
            <w:lang w:bidi="th-TH"/>
          </w:rPr>
          <w:tab/>
        </w:r>
        <w:r w:rsidR="0093447A" w:rsidRPr="003D6998">
          <w:rPr>
            <w:rStyle w:val="Hyperlink"/>
            <w:noProof/>
          </w:rPr>
          <w:t>Discard a BCCP</w:t>
        </w:r>
        <w:r w:rsidR="0093447A">
          <w:rPr>
            <w:noProof/>
            <w:webHidden/>
          </w:rPr>
          <w:tab/>
        </w:r>
        <w:r w:rsidR="0093447A">
          <w:rPr>
            <w:noProof/>
            <w:webHidden/>
          </w:rPr>
          <w:fldChar w:fldCharType="begin"/>
        </w:r>
        <w:r w:rsidR="0093447A">
          <w:rPr>
            <w:noProof/>
            <w:webHidden/>
          </w:rPr>
          <w:instrText xml:space="preserve"> PAGEREF _Toc442109089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72629ED3" w14:textId="77777777" w:rsidR="0093447A" w:rsidRDefault="00E5521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0" w:history="1">
        <w:r w:rsidR="0093447A" w:rsidRPr="003D6998">
          <w:rPr>
            <w:rStyle w:val="Hyperlink"/>
            <w:noProof/>
          </w:rPr>
          <w:t>3.10.31</w:t>
        </w:r>
        <w:r w:rsidR="0093447A">
          <w:rPr>
            <w:rFonts w:asciiTheme="minorHAnsi" w:eastAsiaTheme="minorEastAsia" w:hAnsiTheme="minorHAnsi" w:cstheme="minorBidi"/>
            <w:noProof/>
            <w:sz w:val="22"/>
            <w:szCs w:val="28"/>
            <w:lang w:bidi="th-TH"/>
          </w:rPr>
          <w:tab/>
        </w:r>
        <w:r w:rsidR="0093447A" w:rsidRPr="003D6998">
          <w:rPr>
            <w:rStyle w:val="Hyperlink"/>
            <w:noProof/>
          </w:rPr>
          <w:t>Change BCCP state</w:t>
        </w:r>
        <w:r w:rsidR="0093447A">
          <w:rPr>
            <w:noProof/>
            <w:webHidden/>
          </w:rPr>
          <w:tab/>
        </w:r>
        <w:r w:rsidR="0093447A">
          <w:rPr>
            <w:noProof/>
            <w:webHidden/>
          </w:rPr>
          <w:fldChar w:fldCharType="begin"/>
        </w:r>
        <w:r w:rsidR="0093447A">
          <w:rPr>
            <w:noProof/>
            <w:webHidden/>
          </w:rPr>
          <w:instrText xml:space="preserve"> PAGEREF _Toc442109090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4C73EF46"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1" w:history="1">
        <w:r w:rsidR="0093447A" w:rsidRPr="003D6998">
          <w:rPr>
            <w:rStyle w:val="Hyperlink"/>
            <w:noProof/>
          </w:rPr>
          <w:t>3.10.31.1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Editing to Candidate state</w:t>
        </w:r>
        <w:r w:rsidR="0093447A">
          <w:rPr>
            <w:noProof/>
            <w:webHidden/>
          </w:rPr>
          <w:tab/>
        </w:r>
        <w:r w:rsidR="0093447A">
          <w:rPr>
            <w:noProof/>
            <w:webHidden/>
          </w:rPr>
          <w:fldChar w:fldCharType="begin"/>
        </w:r>
        <w:r w:rsidR="0093447A">
          <w:rPr>
            <w:noProof/>
            <w:webHidden/>
          </w:rPr>
          <w:instrText xml:space="preserve"> PAGEREF _Toc442109091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16AF3C8E"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2" w:history="1">
        <w:r w:rsidR="0093447A" w:rsidRPr="003D6998">
          <w:rPr>
            <w:rStyle w:val="Hyperlink"/>
            <w:noProof/>
          </w:rPr>
          <w:t>3.10.31.2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Editing state</w:t>
        </w:r>
        <w:r w:rsidR="0093447A">
          <w:rPr>
            <w:noProof/>
            <w:webHidden/>
          </w:rPr>
          <w:tab/>
        </w:r>
        <w:r w:rsidR="0093447A">
          <w:rPr>
            <w:noProof/>
            <w:webHidden/>
          </w:rPr>
          <w:fldChar w:fldCharType="begin"/>
        </w:r>
        <w:r w:rsidR="0093447A">
          <w:rPr>
            <w:noProof/>
            <w:webHidden/>
          </w:rPr>
          <w:instrText xml:space="preserve"> PAGEREF _Toc442109092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5BB2CB2E"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3" w:history="1">
        <w:r w:rsidR="0093447A" w:rsidRPr="003D6998">
          <w:rPr>
            <w:rStyle w:val="Hyperlink"/>
            <w:noProof/>
          </w:rPr>
          <w:t>3.10.31.3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Published state</w:t>
        </w:r>
        <w:r w:rsidR="0093447A">
          <w:rPr>
            <w:noProof/>
            <w:webHidden/>
          </w:rPr>
          <w:tab/>
        </w:r>
        <w:r w:rsidR="0093447A">
          <w:rPr>
            <w:noProof/>
            <w:webHidden/>
          </w:rPr>
          <w:fldChar w:fldCharType="begin"/>
        </w:r>
        <w:r w:rsidR="0093447A">
          <w:rPr>
            <w:noProof/>
            <w:webHidden/>
          </w:rPr>
          <w:instrText xml:space="preserve"> PAGEREF _Toc442109093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14:paraId="75299B5E" w14:textId="77777777" w:rsidR="0093447A" w:rsidRDefault="00E5521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4" w:history="1">
        <w:r w:rsidR="0093447A" w:rsidRPr="003D6998">
          <w:rPr>
            <w:rStyle w:val="Hyperlink"/>
            <w:noProof/>
          </w:rPr>
          <w:t>3.10.32</w:t>
        </w:r>
        <w:r w:rsidR="0093447A">
          <w:rPr>
            <w:rFonts w:asciiTheme="minorHAnsi" w:eastAsiaTheme="minorEastAsia" w:hAnsiTheme="minorHAnsi" w:cstheme="minorBidi"/>
            <w:noProof/>
            <w:sz w:val="22"/>
            <w:szCs w:val="28"/>
            <w:lang w:bidi="th-TH"/>
          </w:rPr>
          <w:tab/>
        </w:r>
        <w:r w:rsidR="0093447A" w:rsidRPr="003D6998">
          <w:rPr>
            <w:rStyle w:val="Hyperlink"/>
            <w:noProof/>
          </w:rPr>
          <w:t>Cancel an ACC revision</w:t>
        </w:r>
        <w:r w:rsidR="0093447A">
          <w:rPr>
            <w:noProof/>
            <w:webHidden/>
          </w:rPr>
          <w:tab/>
        </w:r>
        <w:r w:rsidR="0093447A">
          <w:rPr>
            <w:noProof/>
            <w:webHidden/>
          </w:rPr>
          <w:fldChar w:fldCharType="begin"/>
        </w:r>
        <w:r w:rsidR="0093447A">
          <w:rPr>
            <w:noProof/>
            <w:webHidden/>
          </w:rPr>
          <w:instrText xml:space="preserve"> PAGEREF _Toc442109094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14:paraId="583A686C" w14:textId="77777777" w:rsidR="0093447A" w:rsidRDefault="00E5521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5" w:history="1">
        <w:r w:rsidR="0093447A" w:rsidRPr="003D6998">
          <w:rPr>
            <w:rStyle w:val="Hyperlink"/>
            <w:noProof/>
          </w:rPr>
          <w:t>3.10.33</w:t>
        </w:r>
        <w:r w:rsidR="0093447A">
          <w:rPr>
            <w:rFonts w:asciiTheme="minorHAnsi" w:eastAsiaTheme="minorEastAsia" w:hAnsiTheme="minorHAnsi" w:cstheme="minorBidi"/>
            <w:noProof/>
            <w:sz w:val="22"/>
            <w:szCs w:val="28"/>
            <w:lang w:bidi="th-TH"/>
          </w:rPr>
          <w:tab/>
        </w:r>
        <w:r w:rsidR="0093447A" w:rsidRPr="003D6998">
          <w:rPr>
            <w:rStyle w:val="Hyperlink"/>
            <w:noProof/>
          </w:rPr>
          <w:t>Cancel an ASCCP revision&lt;Serm:To be removed. Replaced by Discard a Revision of an ASCCP&gt;</w:t>
        </w:r>
        <w:r w:rsidR="0093447A">
          <w:rPr>
            <w:noProof/>
            <w:webHidden/>
          </w:rPr>
          <w:tab/>
        </w:r>
        <w:r w:rsidR="0093447A">
          <w:rPr>
            <w:noProof/>
            <w:webHidden/>
          </w:rPr>
          <w:fldChar w:fldCharType="begin"/>
        </w:r>
        <w:r w:rsidR="0093447A">
          <w:rPr>
            <w:noProof/>
            <w:webHidden/>
          </w:rPr>
          <w:instrText xml:space="preserve"> PAGEREF _Toc442109095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14:paraId="53C4DA10" w14:textId="77777777" w:rsidR="0093447A" w:rsidRDefault="00E5521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6" w:history="1">
        <w:r w:rsidR="0093447A" w:rsidRPr="003D6998">
          <w:rPr>
            <w:rStyle w:val="Hyperlink"/>
            <w:noProof/>
          </w:rPr>
          <w:t>3.10.34</w:t>
        </w:r>
        <w:r w:rsidR="0093447A">
          <w:rPr>
            <w:rFonts w:asciiTheme="minorHAnsi" w:eastAsiaTheme="minorEastAsia" w:hAnsiTheme="minorHAnsi" w:cstheme="minorBidi"/>
            <w:noProof/>
            <w:sz w:val="22"/>
            <w:szCs w:val="28"/>
            <w:lang w:bidi="th-TH"/>
          </w:rPr>
          <w:tab/>
        </w:r>
        <w:r w:rsidR="0093447A" w:rsidRPr="003D6998">
          <w:rPr>
            <w:rStyle w:val="Hyperlink"/>
            <w:noProof/>
          </w:rPr>
          <w:t>Cancel a BCCP revision</w:t>
        </w:r>
        <w:r w:rsidR="0093447A">
          <w:rPr>
            <w:noProof/>
            <w:webHidden/>
          </w:rPr>
          <w:tab/>
        </w:r>
        <w:r w:rsidR="0093447A">
          <w:rPr>
            <w:noProof/>
            <w:webHidden/>
          </w:rPr>
          <w:fldChar w:fldCharType="begin"/>
        </w:r>
        <w:r w:rsidR="0093447A">
          <w:rPr>
            <w:noProof/>
            <w:webHidden/>
          </w:rPr>
          <w:instrText xml:space="preserve"> PAGEREF _Toc442109096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41EE880E" w14:textId="77777777" w:rsidR="0093447A" w:rsidRDefault="00E5521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7" w:history="1">
        <w:r w:rsidR="0093447A" w:rsidRPr="003D6998">
          <w:rPr>
            <w:rStyle w:val="Hyperlink"/>
            <w:noProof/>
          </w:rPr>
          <w:t>3.10.35</w:t>
        </w:r>
        <w:r w:rsidR="0093447A">
          <w:rPr>
            <w:rFonts w:asciiTheme="minorHAnsi" w:eastAsiaTheme="minorEastAsia" w:hAnsiTheme="minorHAnsi" w:cstheme="minorBidi"/>
            <w:noProof/>
            <w:sz w:val="22"/>
            <w:szCs w:val="28"/>
            <w:lang w:bidi="th-TH"/>
          </w:rPr>
          <w:tab/>
        </w:r>
        <w:r w:rsidR="0093447A" w:rsidRPr="003D6998">
          <w:rPr>
            <w:rStyle w:val="Hyperlink"/>
            <w:noProof/>
          </w:rPr>
          <w:t>Review a CC</w:t>
        </w:r>
        <w:r w:rsidR="0093447A">
          <w:rPr>
            <w:noProof/>
            <w:webHidden/>
          </w:rPr>
          <w:tab/>
        </w:r>
        <w:r w:rsidR="0093447A">
          <w:rPr>
            <w:noProof/>
            <w:webHidden/>
          </w:rPr>
          <w:fldChar w:fldCharType="begin"/>
        </w:r>
        <w:r w:rsidR="0093447A">
          <w:rPr>
            <w:noProof/>
            <w:webHidden/>
          </w:rPr>
          <w:instrText xml:space="preserve"> PAGEREF _Toc442109097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76E65EAB" w14:textId="77777777" w:rsidR="0093447A" w:rsidRDefault="00E5521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8" w:history="1">
        <w:r w:rsidR="0093447A" w:rsidRPr="003D6998">
          <w:rPr>
            <w:rStyle w:val="Hyperlink"/>
            <w:noProof/>
          </w:rPr>
          <w:t>3.10.36</w:t>
        </w:r>
        <w:r w:rsidR="0093447A">
          <w:rPr>
            <w:rFonts w:asciiTheme="minorHAnsi" w:eastAsiaTheme="minorEastAsia" w:hAnsiTheme="minorHAnsi" w:cstheme="minorBidi"/>
            <w:noProof/>
            <w:sz w:val="22"/>
            <w:szCs w:val="28"/>
            <w:lang w:bidi="th-TH"/>
          </w:rPr>
          <w:tab/>
        </w:r>
        <w:r w:rsidR="0093447A" w:rsidRPr="003D6998">
          <w:rPr>
            <w:rStyle w:val="Hyperlink"/>
            <w:noProof/>
          </w:rPr>
          <w:t>Undoing</w:t>
        </w:r>
        <w:r w:rsidR="0093447A">
          <w:rPr>
            <w:noProof/>
            <w:webHidden/>
          </w:rPr>
          <w:tab/>
        </w:r>
        <w:r w:rsidR="0093447A">
          <w:rPr>
            <w:noProof/>
            <w:webHidden/>
          </w:rPr>
          <w:fldChar w:fldCharType="begin"/>
        </w:r>
        <w:r w:rsidR="0093447A">
          <w:rPr>
            <w:noProof/>
            <w:webHidden/>
          </w:rPr>
          <w:instrText xml:space="preserve"> PAGEREF _Toc442109098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7ECAC14D" w14:textId="77777777" w:rsidR="0093447A" w:rsidRDefault="00E5521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9" w:history="1">
        <w:r w:rsidR="0093447A" w:rsidRPr="003D6998">
          <w:rPr>
            <w:rStyle w:val="Hyperlink"/>
            <w:noProof/>
          </w:rPr>
          <w:t>3.10.37</w:t>
        </w:r>
        <w:r w:rsidR="0093447A">
          <w:rPr>
            <w:rFonts w:asciiTheme="minorHAnsi" w:eastAsiaTheme="minorEastAsia" w:hAnsiTheme="minorHAnsi" w:cstheme="minorBidi"/>
            <w:noProof/>
            <w:sz w:val="22"/>
            <w:szCs w:val="28"/>
            <w:lang w:bidi="th-TH"/>
          </w:rPr>
          <w:tab/>
        </w:r>
        <w:r w:rsidR="0093447A" w:rsidRPr="003D6998">
          <w:rPr>
            <w:rStyle w:val="Hyperlink"/>
            <w:noProof/>
          </w:rPr>
          <w:t>Event notification</w:t>
        </w:r>
        <w:r w:rsidR="0093447A">
          <w:rPr>
            <w:noProof/>
            <w:webHidden/>
          </w:rPr>
          <w:tab/>
        </w:r>
        <w:r w:rsidR="0093447A">
          <w:rPr>
            <w:noProof/>
            <w:webHidden/>
          </w:rPr>
          <w:fldChar w:fldCharType="begin"/>
        </w:r>
        <w:r w:rsidR="0093447A">
          <w:rPr>
            <w:noProof/>
            <w:webHidden/>
          </w:rPr>
          <w:instrText xml:space="preserve"> PAGEREF _Toc442109099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4366987D"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100" w:history="1">
        <w:r w:rsidR="0093447A" w:rsidRPr="003D6998">
          <w:rPr>
            <w:rStyle w:val="Hyperlink"/>
            <w:noProof/>
          </w:rPr>
          <w:t>3.10.37.1</w:t>
        </w:r>
        <w:r w:rsidR="0093447A">
          <w:rPr>
            <w:rFonts w:asciiTheme="minorHAnsi" w:eastAsiaTheme="minorEastAsia" w:hAnsiTheme="minorHAnsi" w:cstheme="minorBidi"/>
            <w:noProof/>
            <w:sz w:val="22"/>
            <w:szCs w:val="28"/>
            <w:lang w:bidi="th-TH"/>
          </w:rPr>
          <w:tab/>
        </w:r>
        <w:r w:rsidR="0093447A" w:rsidRPr="003D6998">
          <w:rPr>
            <w:rStyle w:val="Hyperlink"/>
            <w:noProof/>
          </w:rPr>
          <w:t>Configurable parameters</w:t>
        </w:r>
        <w:r w:rsidR="0093447A">
          <w:rPr>
            <w:noProof/>
            <w:webHidden/>
          </w:rPr>
          <w:tab/>
        </w:r>
        <w:r w:rsidR="0093447A">
          <w:rPr>
            <w:noProof/>
            <w:webHidden/>
          </w:rPr>
          <w:fldChar w:fldCharType="begin"/>
        </w:r>
        <w:r w:rsidR="0093447A">
          <w:rPr>
            <w:noProof/>
            <w:webHidden/>
          </w:rPr>
          <w:instrText xml:space="preserve"> PAGEREF _Toc442109100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51F4D471" w14:textId="77777777" w:rsidR="0093447A" w:rsidRDefault="00E5521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101" w:history="1">
        <w:r w:rsidR="0093447A" w:rsidRPr="003D6998">
          <w:rPr>
            <w:rStyle w:val="Hyperlink"/>
            <w:noProof/>
          </w:rPr>
          <w:t>3.10.37.2</w:t>
        </w:r>
        <w:r w:rsidR="0093447A">
          <w:rPr>
            <w:rFonts w:asciiTheme="minorHAnsi" w:eastAsiaTheme="minorEastAsia" w:hAnsiTheme="minorHAnsi" w:cstheme="minorBidi"/>
            <w:noProof/>
            <w:sz w:val="22"/>
            <w:szCs w:val="28"/>
            <w:lang w:bidi="th-TH"/>
          </w:rPr>
          <w:tab/>
        </w:r>
        <w:r w:rsidR="0093447A" w:rsidRPr="003D6998">
          <w:rPr>
            <w:rStyle w:val="Hyperlink"/>
            <w:noProof/>
          </w:rPr>
          <w:t>Event Data Structure</w:t>
        </w:r>
        <w:r w:rsidR="0093447A">
          <w:rPr>
            <w:noProof/>
            <w:webHidden/>
          </w:rPr>
          <w:tab/>
        </w:r>
        <w:r w:rsidR="0093447A">
          <w:rPr>
            <w:noProof/>
            <w:webHidden/>
          </w:rPr>
          <w:fldChar w:fldCharType="begin"/>
        </w:r>
        <w:r w:rsidR="0093447A">
          <w:rPr>
            <w:noProof/>
            <w:webHidden/>
          </w:rPr>
          <w:instrText xml:space="preserve"> PAGEREF _Toc442109101 \h </w:instrText>
        </w:r>
        <w:r w:rsidR="0093447A">
          <w:rPr>
            <w:noProof/>
            <w:webHidden/>
          </w:rPr>
        </w:r>
        <w:r w:rsidR="0093447A">
          <w:rPr>
            <w:noProof/>
            <w:webHidden/>
          </w:rPr>
          <w:fldChar w:fldCharType="separate"/>
        </w:r>
        <w:r w:rsidR="0093447A">
          <w:rPr>
            <w:noProof/>
            <w:webHidden/>
          </w:rPr>
          <w:t>96</w:t>
        </w:r>
        <w:r w:rsidR="0093447A">
          <w:rPr>
            <w:noProof/>
            <w:webHidden/>
          </w:rPr>
          <w:fldChar w:fldCharType="end"/>
        </w:r>
      </w:hyperlink>
    </w:p>
    <w:p w14:paraId="3886D582" w14:textId="77777777" w:rsidR="0093447A" w:rsidRDefault="00E55214">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42109102" w:history="1">
        <w:r w:rsidR="0093447A" w:rsidRPr="003D6998">
          <w:rPr>
            <w:rStyle w:val="Hyperlink"/>
            <w:noProof/>
          </w:rPr>
          <w:t>3.11</w:t>
        </w:r>
        <w:r w:rsidR="0093447A">
          <w:rPr>
            <w:rFonts w:asciiTheme="minorHAnsi" w:eastAsiaTheme="minorEastAsia" w:hAnsiTheme="minorHAnsi" w:cstheme="minorBidi"/>
            <w:b w:val="0"/>
            <w:bCs w:val="0"/>
            <w:noProof/>
            <w:szCs w:val="28"/>
            <w:lang w:bidi="th-TH"/>
          </w:rPr>
          <w:tab/>
        </w:r>
        <w:r w:rsidR="0093447A" w:rsidRPr="003D6998">
          <w:rPr>
            <w:rStyle w:val="Hyperlink"/>
            <w:noProof/>
          </w:rPr>
          <w:t>Generate GUID</w:t>
        </w:r>
        <w:r w:rsidR="0093447A">
          <w:rPr>
            <w:noProof/>
            <w:webHidden/>
          </w:rPr>
          <w:tab/>
        </w:r>
        <w:r w:rsidR="0093447A">
          <w:rPr>
            <w:noProof/>
            <w:webHidden/>
          </w:rPr>
          <w:fldChar w:fldCharType="begin"/>
        </w:r>
        <w:r w:rsidR="0093447A">
          <w:rPr>
            <w:noProof/>
            <w:webHidden/>
          </w:rPr>
          <w:instrText xml:space="preserve"> PAGEREF _Toc442109102 \h </w:instrText>
        </w:r>
        <w:r w:rsidR="0093447A">
          <w:rPr>
            <w:noProof/>
            <w:webHidden/>
          </w:rPr>
        </w:r>
        <w:r w:rsidR="0093447A">
          <w:rPr>
            <w:noProof/>
            <w:webHidden/>
          </w:rPr>
          <w:fldChar w:fldCharType="separate"/>
        </w:r>
        <w:r w:rsidR="0093447A">
          <w:rPr>
            <w:noProof/>
            <w:webHidden/>
          </w:rPr>
          <w:t>96</w:t>
        </w:r>
        <w:r w:rsidR="0093447A">
          <w:rPr>
            <w:noProof/>
            <w:webHidden/>
          </w:rPr>
          <w:fldChar w:fldCharType="end"/>
        </w:r>
      </w:hyperlink>
    </w:p>
    <w:p w14:paraId="27B9A9A1" w14:textId="77777777" w:rsidR="0093447A" w:rsidRDefault="00E55214">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03" w:history="1">
        <w:r w:rsidR="0093447A" w:rsidRPr="003D6998">
          <w:rPr>
            <w:rStyle w:val="Hyperlink"/>
            <w:noProof/>
          </w:rPr>
          <w:t>4.</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Configuration File</w:t>
        </w:r>
        <w:r w:rsidR="0093447A">
          <w:rPr>
            <w:noProof/>
            <w:webHidden/>
          </w:rPr>
          <w:tab/>
        </w:r>
        <w:r w:rsidR="0093447A">
          <w:rPr>
            <w:noProof/>
            <w:webHidden/>
          </w:rPr>
          <w:fldChar w:fldCharType="begin"/>
        </w:r>
        <w:r w:rsidR="0093447A">
          <w:rPr>
            <w:noProof/>
            <w:webHidden/>
          </w:rPr>
          <w:instrText xml:space="preserve"> PAGEREF _Toc442109103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14:paraId="18AD5152" w14:textId="77777777" w:rsidR="0093447A" w:rsidRDefault="00E5521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4" w:history="1">
        <w:r w:rsidR="0093447A" w:rsidRPr="003D6998">
          <w:rPr>
            <w:rStyle w:val="Hyperlink"/>
            <w:noProof/>
          </w:rPr>
          <w:t>4.1</w:t>
        </w:r>
        <w:r w:rsidR="0093447A">
          <w:rPr>
            <w:rFonts w:asciiTheme="minorHAnsi" w:eastAsiaTheme="minorEastAsia" w:hAnsiTheme="minorHAnsi" w:cstheme="minorBidi"/>
            <w:b w:val="0"/>
            <w:bCs w:val="0"/>
            <w:noProof/>
            <w:szCs w:val="28"/>
            <w:lang w:bidi="th-TH"/>
          </w:rPr>
          <w:tab/>
        </w:r>
        <w:r w:rsidR="0093447A" w:rsidRPr="003D6998">
          <w:rPr>
            <w:rStyle w:val="Hyperlink"/>
            <w:noProof/>
          </w:rPr>
          <w:t>SQL for Top-level Concept</w:t>
        </w:r>
        <w:r w:rsidR="0093447A">
          <w:rPr>
            <w:noProof/>
            <w:webHidden/>
          </w:rPr>
          <w:tab/>
        </w:r>
        <w:r w:rsidR="0093447A">
          <w:rPr>
            <w:noProof/>
            <w:webHidden/>
          </w:rPr>
          <w:fldChar w:fldCharType="begin"/>
        </w:r>
        <w:r w:rsidR="0093447A">
          <w:rPr>
            <w:noProof/>
            <w:webHidden/>
          </w:rPr>
          <w:instrText xml:space="preserve"> PAGEREF _Toc442109104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14:paraId="4C15635F" w14:textId="77777777" w:rsidR="0093447A" w:rsidRDefault="00E5521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5" w:history="1">
        <w:r w:rsidR="0093447A" w:rsidRPr="003D6998">
          <w:rPr>
            <w:rStyle w:val="Hyperlink"/>
            <w:noProof/>
          </w:rPr>
          <w:t>4.2</w:t>
        </w:r>
        <w:r w:rsidR="0093447A">
          <w:rPr>
            <w:rFonts w:asciiTheme="minorHAnsi" w:eastAsiaTheme="minorEastAsia" w:hAnsiTheme="minorHAnsi" w:cstheme="minorBidi"/>
            <w:b w:val="0"/>
            <w:bCs w:val="0"/>
            <w:noProof/>
            <w:szCs w:val="28"/>
            <w:lang w:bidi="th-TH"/>
          </w:rPr>
          <w:tab/>
        </w:r>
        <w:r w:rsidR="0093447A" w:rsidRPr="003D6998">
          <w:rPr>
            <w:rStyle w:val="Hyperlink"/>
            <w:noProof/>
          </w:rPr>
          <w:t>Expression type mapping display configuration</w:t>
        </w:r>
        <w:r w:rsidR="0093447A">
          <w:rPr>
            <w:noProof/>
            <w:webHidden/>
          </w:rPr>
          <w:tab/>
        </w:r>
        <w:r w:rsidR="0093447A">
          <w:rPr>
            <w:noProof/>
            <w:webHidden/>
          </w:rPr>
          <w:fldChar w:fldCharType="begin"/>
        </w:r>
        <w:r w:rsidR="0093447A">
          <w:rPr>
            <w:noProof/>
            <w:webHidden/>
          </w:rPr>
          <w:instrText xml:space="preserve"> PAGEREF _Toc442109105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14:paraId="6B921045" w14:textId="77777777" w:rsidR="0093447A" w:rsidRDefault="00E5521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6" w:history="1">
        <w:r w:rsidR="0093447A" w:rsidRPr="003D6998">
          <w:rPr>
            <w:rStyle w:val="Hyperlink"/>
            <w:rFonts w:asciiTheme="minorBidi" w:hAnsiTheme="minorBidi"/>
            <w:noProof/>
          </w:rPr>
          <w:t>4.3</w:t>
        </w:r>
        <w:r w:rsidR="0093447A">
          <w:rPr>
            <w:rFonts w:asciiTheme="minorHAnsi" w:eastAsiaTheme="minorEastAsia" w:hAnsiTheme="minorHAnsi" w:cstheme="minorBidi"/>
            <w:b w:val="0"/>
            <w:bCs w:val="0"/>
            <w:noProof/>
            <w:szCs w:val="28"/>
            <w:lang w:bidi="th-TH"/>
          </w:rPr>
          <w:tab/>
        </w:r>
        <w:r w:rsidR="0093447A" w:rsidRPr="003D6998">
          <w:rPr>
            <w:rStyle w:val="Hyperlink"/>
            <w:rFonts w:asciiTheme="minorBidi" w:hAnsiTheme="minorBidi"/>
            <w:noProof/>
          </w:rPr>
          <w:t>UI related variables</w:t>
        </w:r>
        <w:r w:rsidR="0093447A">
          <w:rPr>
            <w:noProof/>
            <w:webHidden/>
          </w:rPr>
          <w:tab/>
        </w:r>
        <w:r w:rsidR="0093447A">
          <w:rPr>
            <w:noProof/>
            <w:webHidden/>
          </w:rPr>
          <w:fldChar w:fldCharType="begin"/>
        </w:r>
        <w:r w:rsidR="0093447A">
          <w:rPr>
            <w:noProof/>
            <w:webHidden/>
          </w:rPr>
          <w:instrText xml:space="preserve"> PAGEREF _Toc442109106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14:paraId="5D872252" w14:textId="77777777" w:rsidR="0093447A" w:rsidRDefault="00E55214">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07" w:history="1">
        <w:r w:rsidR="0093447A" w:rsidRPr="003D6998">
          <w:rPr>
            <w:rStyle w:val="Hyperlink"/>
            <w:noProof/>
          </w:rPr>
          <w:t>5.</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Logical View</w:t>
        </w:r>
        <w:r w:rsidR="0093447A">
          <w:rPr>
            <w:noProof/>
            <w:webHidden/>
          </w:rPr>
          <w:tab/>
        </w:r>
        <w:r w:rsidR="0093447A">
          <w:rPr>
            <w:noProof/>
            <w:webHidden/>
          </w:rPr>
          <w:fldChar w:fldCharType="begin"/>
        </w:r>
        <w:r w:rsidR="0093447A">
          <w:rPr>
            <w:noProof/>
            <w:webHidden/>
          </w:rPr>
          <w:instrText xml:space="preserve"> PAGEREF _Toc442109107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14:paraId="243C9C5A" w14:textId="77777777" w:rsidR="0093447A" w:rsidRDefault="00E5521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8" w:history="1">
        <w:r w:rsidR="0093447A" w:rsidRPr="003D6998">
          <w:rPr>
            <w:rStyle w:val="Hyperlink"/>
            <w:noProof/>
          </w:rPr>
          <w:t>5.1</w:t>
        </w:r>
        <w:r w:rsidR="0093447A">
          <w:rPr>
            <w:rFonts w:asciiTheme="minorHAnsi" w:eastAsiaTheme="minorEastAsia" w:hAnsiTheme="minorHAnsi" w:cstheme="minorBidi"/>
            <w:b w:val="0"/>
            <w:bCs w:val="0"/>
            <w:noProof/>
            <w:szCs w:val="28"/>
            <w:lang w:bidi="th-TH"/>
          </w:rPr>
          <w:tab/>
        </w:r>
        <w:r w:rsidR="0093447A" w:rsidRPr="003D6998">
          <w:rPr>
            <w:rStyle w:val="Hyperlink"/>
            <w:noProof/>
          </w:rPr>
          <w:t>Overview</w:t>
        </w:r>
        <w:r w:rsidR="0093447A">
          <w:rPr>
            <w:noProof/>
            <w:webHidden/>
          </w:rPr>
          <w:tab/>
        </w:r>
        <w:r w:rsidR="0093447A">
          <w:rPr>
            <w:noProof/>
            <w:webHidden/>
          </w:rPr>
          <w:fldChar w:fldCharType="begin"/>
        </w:r>
        <w:r w:rsidR="0093447A">
          <w:rPr>
            <w:noProof/>
            <w:webHidden/>
          </w:rPr>
          <w:instrText xml:space="preserve"> PAGEREF _Toc442109108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14:paraId="4446E623" w14:textId="77777777" w:rsidR="0093447A" w:rsidRDefault="00E5521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9" w:history="1">
        <w:r w:rsidR="0093447A" w:rsidRPr="003D6998">
          <w:rPr>
            <w:rStyle w:val="Hyperlink"/>
            <w:noProof/>
          </w:rPr>
          <w:t>5.2</w:t>
        </w:r>
        <w:r w:rsidR="0093447A">
          <w:rPr>
            <w:rFonts w:asciiTheme="minorHAnsi" w:eastAsiaTheme="minorEastAsia" w:hAnsiTheme="minorHAnsi" w:cstheme="minorBidi"/>
            <w:b w:val="0"/>
            <w:bCs w:val="0"/>
            <w:noProof/>
            <w:szCs w:val="28"/>
            <w:lang w:bidi="th-TH"/>
          </w:rPr>
          <w:tab/>
        </w:r>
        <w:r w:rsidR="0093447A" w:rsidRPr="003D6998">
          <w:rPr>
            <w:rStyle w:val="Hyperlink"/>
            <w:noProof/>
          </w:rPr>
          <w:t>Design Packages</w:t>
        </w:r>
        <w:r w:rsidR="0093447A">
          <w:rPr>
            <w:noProof/>
            <w:webHidden/>
          </w:rPr>
          <w:tab/>
        </w:r>
        <w:r w:rsidR="0093447A">
          <w:rPr>
            <w:noProof/>
            <w:webHidden/>
          </w:rPr>
          <w:fldChar w:fldCharType="begin"/>
        </w:r>
        <w:r w:rsidR="0093447A">
          <w:rPr>
            <w:noProof/>
            <w:webHidden/>
          </w:rPr>
          <w:instrText xml:space="preserve"> PAGEREF _Toc442109109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14:paraId="6EF7A474" w14:textId="77777777" w:rsidR="0093447A" w:rsidRDefault="00E55214">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0" w:history="1">
        <w:r w:rsidR="0093447A" w:rsidRPr="003D6998">
          <w:rPr>
            <w:rStyle w:val="Hyperlink"/>
            <w:noProof/>
          </w:rPr>
          <w:t>6.</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Process View</w:t>
        </w:r>
        <w:r w:rsidR="0093447A">
          <w:rPr>
            <w:noProof/>
            <w:webHidden/>
          </w:rPr>
          <w:tab/>
        </w:r>
        <w:r w:rsidR="0093447A">
          <w:rPr>
            <w:noProof/>
            <w:webHidden/>
          </w:rPr>
          <w:fldChar w:fldCharType="begin"/>
        </w:r>
        <w:r w:rsidR="0093447A">
          <w:rPr>
            <w:noProof/>
            <w:webHidden/>
          </w:rPr>
          <w:instrText xml:space="preserve"> PAGEREF _Toc442109110 \h </w:instrText>
        </w:r>
        <w:r w:rsidR="0093447A">
          <w:rPr>
            <w:noProof/>
            <w:webHidden/>
          </w:rPr>
        </w:r>
        <w:r w:rsidR="0093447A">
          <w:rPr>
            <w:noProof/>
            <w:webHidden/>
          </w:rPr>
          <w:fldChar w:fldCharType="separate"/>
        </w:r>
        <w:r w:rsidR="0093447A">
          <w:rPr>
            <w:noProof/>
            <w:webHidden/>
          </w:rPr>
          <w:t>100</w:t>
        </w:r>
        <w:r w:rsidR="0093447A">
          <w:rPr>
            <w:noProof/>
            <w:webHidden/>
          </w:rPr>
          <w:fldChar w:fldCharType="end"/>
        </w:r>
      </w:hyperlink>
    </w:p>
    <w:p w14:paraId="2D6CEAE1" w14:textId="77777777" w:rsidR="0093447A" w:rsidRDefault="00E55214">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1" w:history="1">
        <w:r w:rsidR="0093447A" w:rsidRPr="003D6998">
          <w:rPr>
            <w:rStyle w:val="Hyperlink"/>
            <w:noProof/>
          </w:rPr>
          <w:t>7.</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Deployment View</w:t>
        </w:r>
        <w:r w:rsidR="0093447A">
          <w:rPr>
            <w:noProof/>
            <w:webHidden/>
          </w:rPr>
          <w:tab/>
        </w:r>
        <w:r w:rsidR="0093447A">
          <w:rPr>
            <w:noProof/>
            <w:webHidden/>
          </w:rPr>
          <w:fldChar w:fldCharType="begin"/>
        </w:r>
        <w:r w:rsidR="0093447A">
          <w:rPr>
            <w:noProof/>
            <w:webHidden/>
          </w:rPr>
          <w:instrText xml:space="preserve"> PAGEREF _Toc442109111 \h </w:instrText>
        </w:r>
        <w:r w:rsidR="0093447A">
          <w:rPr>
            <w:noProof/>
            <w:webHidden/>
          </w:rPr>
        </w:r>
        <w:r w:rsidR="0093447A">
          <w:rPr>
            <w:noProof/>
            <w:webHidden/>
          </w:rPr>
          <w:fldChar w:fldCharType="separate"/>
        </w:r>
        <w:r w:rsidR="0093447A">
          <w:rPr>
            <w:noProof/>
            <w:webHidden/>
          </w:rPr>
          <w:t>101</w:t>
        </w:r>
        <w:r w:rsidR="0093447A">
          <w:rPr>
            <w:noProof/>
            <w:webHidden/>
          </w:rPr>
          <w:fldChar w:fldCharType="end"/>
        </w:r>
      </w:hyperlink>
    </w:p>
    <w:p w14:paraId="467B9394" w14:textId="77777777" w:rsidR="0093447A" w:rsidRDefault="00E55214">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2" w:history="1">
        <w:r w:rsidR="0093447A" w:rsidRPr="003D6998">
          <w:rPr>
            <w:rStyle w:val="Hyperlink"/>
            <w:noProof/>
          </w:rPr>
          <w:t>8.</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Implementation View</w:t>
        </w:r>
        <w:r w:rsidR="0093447A">
          <w:rPr>
            <w:noProof/>
            <w:webHidden/>
          </w:rPr>
          <w:tab/>
        </w:r>
        <w:r w:rsidR="0093447A">
          <w:rPr>
            <w:noProof/>
            <w:webHidden/>
          </w:rPr>
          <w:fldChar w:fldCharType="begin"/>
        </w:r>
        <w:r w:rsidR="0093447A">
          <w:rPr>
            <w:noProof/>
            <w:webHidden/>
          </w:rPr>
          <w:instrText xml:space="preserve"> PAGEREF _Toc442109112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0DD96671" w14:textId="77777777" w:rsidR="0093447A" w:rsidRDefault="00E5521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13" w:history="1">
        <w:r w:rsidR="0093447A" w:rsidRPr="003D6998">
          <w:rPr>
            <w:rStyle w:val="Hyperlink"/>
            <w:noProof/>
          </w:rPr>
          <w:t>8.1</w:t>
        </w:r>
        <w:r w:rsidR="0093447A">
          <w:rPr>
            <w:rFonts w:asciiTheme="minorHAnsi" w:eastAsiaTheme="minorEastAsia" w:hAnsiTheme="minorHAnsi" w:cstheme="minorBidi"/>
            <w:b w:val="0"/>
            <w:bCs w:val="0"/>
            <w:noProof/>
            <w:szCs w:val="28"/>
            <w:lang w:bidi="th-TH"/>
          </w:rPr>
          <w:tab/>
        </w:r>
        <w:r w:rsidR="0093447A" w:rsidRPr="003D6998">
          <w:rPr>
            <w:rStyle w:val="Hyperlink"/>
            <w:noProof/>
          </w:rPr>
          <w:t>Overview</w:t>
        </w:r>
        <w:r w:rsidR="0093447A">
          <w:rPr>
            <w:noProof/>
            <w:webHidden/>
          </w:rPr>
          <w:tab/>
        </w:r>
        <w:r w:rsidR="0093447A">
          <w:rPr>
            <w:noProof/>
            <w:webHidden/>
          </w:rPr>
          <w:fldChar w:fldCharType="begin"/>
        </w:r>
        <w:r w:rsidR="0093447A">
          <w:rPr>
            <w:noProof/>
            <w:webHidden/>
          </w:rPr>
          <w:instrText xml:space="preserve"> PAGEREF _Toc442109113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683BB013" w14:textId="77777777" w:rsidR="0093447A" w:rsidRDefault="00E5521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14" w:history="1">
        <w:r w:rsidR="0093447A" w:rsidRPr="003D6998">
          <w:rPr>
            <w:rStyle w:val="Hyperlink"/>
            <w:noProof/>
          </w:rPr>
          <w:t>8.2</w:t>
        </w:r>
        <w:r w:rsidR="0093447A">
          <w:rPr>
            <w:rFonts w:asciiTheme="minorHAnsi" w:eastAsiaTheme="minorEastAsia" w:hAnsiTheme="minorHAnsi" w:cstheme="minorBidi"/>
            <w:b w:val="0"/>
            <w:bCs w:val="0"/>
            <w:noProof/>
            <w:szCs w:val="28"/>
            <w:lang w:bidi="th-TH"/>
          </w:rPr>
          <w:tab/>
        </w:r>
        <w:r w:rsidR="0093447A" w:rsidRPr="003D6998">
          <w:rPr>
            <w:rStyle w:val="Hyperlink"/>
            <w:noProof/>
          </w:rPr>
          <w:t>Layers</w:t>
        </w:r>
        <w:r w:rsidR="0093447A">
          <w:rPr>
            <w:noProof/>
            <w:webHidden/>
          </w:rPr>
          <w:tab/>
        </w:r>
        <w:r w:rsidR="0093447A">
          <w:rPr>
            <w:noProof/>
            <w:webHidden/>
          </w:rPr>
          <w:fldChar w:fldCharType="begin"/>
        </w:r>
        <w:r w:rsidR="0093447A">
          <w:rPr>
            <w:noProof/>
            <w:webHidden/>
          </w:rPr>
          <w:instrText xml:space="preserve"> PAGEREF _Toc442109114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54DEBD7D"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5" w:history="1">
        <w:r w:rsidR="0093447A" w:rsidRPr="003D6998">
          <w:rPr>
            <w:rStyle w:val="Hyperlink"/>
            <w:noProof/>
          </w:rPr>
          <w:t>8.2.1</w:t>
        </w:r>
        <w:r w:rsidR="0093447A">
          <w:rPr>
            <w:rFonts w:asciiTheme="minorHAnsi" w:eastAsiaTheme="minorEastAsia" w:hAnsiTheme="minorHAnsi" w:cstheme="minorBidi"/>
            <w:noProof/>
            <w:sz w:val="22"/>
            <w:szCs w:val="28"/>
            <w:lang w:bidi="th-TH"/>
          </w:rPr>
          <w:tab/>
        </w:r>
        <w:r w:rsidR="0093447A" w:rsidRPr="003D6998">
          <w:rPr>
            <w:rStyle w:val="Hyperlink"/>
            <w:noProof/>
          </w:rPr>
          <w:t>Presentation Layer</w:t>
        </w:r>
        <w:r w:rsidR="0093447A">
          <w:rPr>
            <w:noProof/>
            <w:webHidden/>
          </w:rPr>
          <w:tab/>
        </w:r>
        <w:r w:rsidR="0093447A">
          <w:rPr>
            <w:noProof/>
            <w:webHidden/>
          </w:rPr>
          <w:fldChar w:fldCharType="begin"/>
        </w:r>
        <w:r w:rsidR="0093447A">
          <w:rPr>
            <w:noProof/>
            <w:webHidden/>
          </w:rPr>
          <w:instrText xml:space="preserve"> PAGEREF _Toc442109115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00185688"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6" w:history="1">
        <w:r w:rsidR="0093447A" w:rsidRPr="003D6998">
          <w:rPr>
            <w:rStyle w:val="Hyperlink"/>
            <w:noProof/>
          </w:rPr>
          <w:t>8.2.2</w:t>
        </w:r>
        <w:r w:rsidR="0093447A">
          <w:rPr>
            <w:rFonts w:asciiTheme="minorHAnsi" w:eastAsiaTheme="minorEastAsia" w:hAnsiTheme="minorHAnsi" w:cstheme="minorBidi"/>
            <w:noProof/>
            <w:sz w:val="22"/>
            <w:szCs w:val="28"/>
            <w:lang w:bidi="th-TH"/>
          </w:rPr>
          <w:tab/>
        </w:r>
        <w:r w:rsidR="0093447A" w:rsidRPr="003D6998">
          <w:rPr>
            <w:rStyle w:val="Hyperlink"/>
            <w:noProof/>
          </w:rPr>
          <w:t>Control layer</w:t>
        </w:r>
        <w:r w:rsidR="0093447A">
          <w:rPr>
            <w:noProof/>
            <w:webHidden/>
          </w:rPr>
          <w:tab/>
        </w:r>
        <w:r w:rsidR="0093447A">
          <w:rPr>
            <w:noProof/>
            <w:webHidden/>
          </w:rPr>
          <w:fldChar w:fldCharType="begin"/>
        </w:r>
        <w:r w:rsidR="0093447A">
          <w:rPr>
            <w:noProof/>
            <w:webHidden/>
          </w:rPr>
          <w:instrText xml:space="preserve"> PAGEREF _Toc442109116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40BC4505"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7" w:history="1">
        <w:r w:rsidR="0093447A" w:rsidRPr="003D6998">
          <w:rPr>
            <w:rStyle w:val="Hyperlink"/>
            <w:noProof/>
          </w:rPr>
          <w:t>8.2.3</w:t>
        </w:r>
        <w:r w:rsidR="0093447A">
          <w:rPr>
            <w:rFonts w:asciiTheme="minorHAnsi" w:eastAsiaTheme="minorEastAsia" w:hAnsiTheme="minorHAnsi" w:cstheme="minorBidi"/>
            <w:noProof/>
            <w:sz w:val="22"/>
            <w:szCs w:val="28"/>
            <w:lang w:bidi="th-TH"/>
          </w:rPr>
          <w:tab/>
        </w:r>
        <w:r w:rsidR="0093447A" w:rsidRPr="003D6998">
          <w:rPr>
            <w:rStyle w:val="Hyperlink"/>
            <w:noProof/>
          </w:rPr>
          <w:t>Resource Layer</w:t>
        </w:r>
        <w:r w:rsidR="0093447A">
          <w:rPr>
            <w:noProof/>
            <w:webHidden/>
          </w:rPr>
          <w:tab/>
        </w:r>
        <w:r w:rsidR="0093447A">
          <w:rPr>
            <w:noProof/>
            <w:webHidden/>
          </w:rPr>
          <w:fldChar w:fldCharType="begin"/>
        </w:r>
        <w:r w:rsidR="0093447A">
          <w:rPr>
            <w:noProof/>
            <w:webHidden/>
          </w:rPr>
          <w:instrText xml:space="preserve"> PAGEREF _Toc442109117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11B0B1B4"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8" w:history="1">
        <w:r w:rsidR="0093447A" w:rsidRPr="003D6998">
          <w:rPr>
            <w:rStyle w:val="Hyperlink"/>
            <w:noProof/>
          </w:rPr>
          <w:t>8.2.4</w:t>
        </w:r>
        <w:r w:rsidR="0093447A">
          <w:rPr>
            <w:rFonts w:asciiTheme="minorHAnsi" w:eastAsiaTheme="minorEastAsia" w:hAnsiTheme="minorHAnsi" w:cstheme="minorBidi"/>
            <w:noProof/>
            <w:sz w:val="22"/>
            <w:szCs w:val="28"/>
            <w:lang w:bidi="th-TH"/>
          </w:rPr>
          <w:tab/>
        </w:r>
        <w:r w:rsidR="0093447A" w:rsidRPr="003D6998">
          <w:rPr>
            <w:rStyle w:val="Hyperlink"/>
            <w:noProof/>
          </w:rPr>
          <w:t>Domain Layer</w:t>
        </w:r>
        <w:r w:rsidR="0093447A">
          <w:rPr>
            <w:noProof/>
            <w:webHidden/>
          </w:rPr>
          <w:tab/>
        </w:r>
        <w:r w:rsidR="0093447A">
          <w:rPr>
            <w:noProof/>
            <w:webHidden/>
          </w:rPr>
          <w:fldChar w:fldCharType="begin"/>
        </w:r>
        <w:r w:rsidR="0093447A">
          <w:rPr>
            <w:noProof/>
            <w:webHidden/>
          </w:rPr>
          <w:instrText xml:space="preserve"> PAGEREF _Toc442109118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429E022F" w14:textId="77777777" w:rsidR="0093447A" w:rsidRDefault="00E5521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9" w:history="1">
        <w:r w:rsidR="0093447A" w:rsidRPr="003D6998">
          <w:rPr>
            <w:rStyle w:val="Hyperlink"/>
            <w:noProof/>
          </w:rPr>
          <w:t>8.2.5</w:t>
        </w:r>
        <w:r w:rsidR="0093447A">
          <w:rPr>
            <w:rFonts w:asciiTheme="minorHAnsi" w:eastAsiaTheme="minorEastAsia" w:hAnsiTheme="minorHAnsi" w:cstheme="minorBidi"/>
            <w:noProof/>
            <w:sz w:val="22"/>
            <w:szCs w:val="28"/>
            <w:lang w:bidi="th-TH"/>
          </w:rPr>
          <w:tab/>
        </w:r>
        <w:r w:rsidR="0093447A" w:rsidRPr="003D6998">
          <w:rPr>
            <w:rStyle w:val="Hyperlink"/>
            <w:noProof/>
          </w:rPr>
          <w:t>Common Layer</w:t>
        </w:r>
        <w:r w:rsidR="0093447A">
          <w:rPr>
            <w:noProof/>
            <w:webHidden/>
          </w:rPr>
          <w:tab/>
        </w:r>
        <w:r w:rsidR="0093447A">
          <w:rPr>
            <w:noProof/>
            <w:webHidden/>
          </w:rPr>
          <w:fldChar w:fldCharType="begin"/>
        </w:r>
        <w:r w:rsidR="0093447A">
          <w:rPr>
            <w:noProof/>
            <w:webHidden/>
          </w:rPr>
          <w:instrText xml:space="preserve"> PAGEREF _Toc442109119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42C69CF7" w14:textId="77777777" w:rsidR="0093447A" w:rsidRDefault="00E55214">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20" w:history="1">
        <w:r w:rsidR="0093447A" w:rsidRPr="003D6998">
          <w:rPr>
            <w:rStyle w:val="Hyperlink"/>
            <w:noProof/>
          </w:rPr>
          <w:t>9.</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Data View</w:t>
        </w:r>
        <w:r w:rsidR="0093447A">
          <w:rPr>
            <w:noProof/>
            <w:webHidden/>
          </w:rPr>
          <w:tab/>
        </w:r>
        <w:r w:rsidR="0093447A">
          <w:rPr>
            <w:noProof/>
            <w:webHidden/>
          </w:rPr>
          <w:fldChar w:fldCharType="begin"/>
        </w:r>
        <w:r w:rsidR="0093447A">
          <w:rPr>
            <w:noProof/>
            <w:webHidden/>
          </w:rPr>
          <w:instrText xml:space="preserve"> PAGEREF _Toc442109120 \h </w:instrText>
        </w:r>
        <w:r w:rsidR="0093447A">
          <w:rPr>
            <w:noProof/>
            <w:webHidden/>
          </w:rPr>
        </w:r>
        <w:r w:rsidR="0093447A">
          <w:rPr>
            <w:noProof/>
            <w:webHidden/>
          </w:rPr>
          <w:fldChar w:fldCharType="separate"/>
        </w:r>
        <w:r w:rsidR="0093447A">
          <w:rPr>
            <w:noProof/>
            <w:webHidden/>
          </w:rPr>
          <w:t>103</w:t>
        </w:r>
        <w:r w:rsidR="0093447A">
          <w:rPr>
            <w:noProof/>
            <w:webHidden/>
          </w:rPr>
          <w:fldChar w:fldCharType="end"/>
        </w:r>
      </w:hyperlink>
    </w:p>
    <w:p w14:paraId="58808C0A" w14:textId="77777777" w:rsidR="00DE28EF" w:rsidRDefault="00EB50BD" w:rsidP="00EB50BD">
      <w:r>
        <w:fldChar w:fldCharType="end"/>
      </w:r>
    </w:p>
    <w:p w14:paraId="56895371" w14:textId="77777777" w:rsidR="00EB50BD" w:rsidRDefault="00FA715D" w:rsidP="00EB50BD">
      <w:pPr>
        <w:pStyle w:val="Heading1"/>
      </w:pPr>
      <w:bookmarkStart w:id="12" w:name="_Toc171390496"/>
      <w:bookmarkStart w:id="13" w:name="_Toc199920128"/>
      <w:bookmarkStart w:id="14" w:name="_Toc199920564"/>
      <w:bookmarkStart w:id="15" w:name="_Toc201395427"/>
      <w:bookmarkStart w:id="16" w:name="_Ref405565339"/>
      <w:bookmarkStart w:id="17" w:name="_Toc442108886"/>
      <w:r>
        <w:lastRenderedPageBreak/>
        <w:t>Introduction</w:t>
      </w:r>
      <w:bookmarkEnd w:id="12"/>
      <w:bookmarkEnd w:id="13"/>
      <w:bookmarkEnd w:id="14"/>
      <w:bookmarkEnd w:id="15"/>
      <w:bookmarkEnd w:id="16"/>
      <w:bookmarkEnd w:id="17"/>
    </w:p>
    <w:p w14:paraId="6D5300E5" w14:textId="77777777" w:rsidR="00EB50BD" w:rsidRDefault="00FA715D" w:rsidP="00EB50BD">
      <w:pPr>
        <w:pStyle w:val="Heading2"/>
      </w:pPr>
      <w:bookmarkStart w:id="18" w:name="_Toc442108887"/>
      <w:bookmarkStart w:id="19" w:name="OLE_LINK9"/>
      <w:bookmarkStart w:id="20" w:name="OLE_LINK10"/>
      <w:r>
        <w:t>Purpose</w:t>
      </w:r>
      <w:bookmarkEnd w:id="18"/>
    </w:p>
    <w:p w14:paraId="24565225" w14:textId="77777777" w:rsidR="006E7676" w:rsidRDefault="006E7676" w:rsidP="00307C69">
      <w:pPr>
        <w:pStyle w:val="figurecaption"/>
        <w:spacing w:before="240"/>
        <w:jc w:val="left"/>
      </w:pPr>
    </w:p>
    <w:p w14:paraId="1E9A2026" w14:textId="77777777" w:rsidR="001313D8" w:rsidRDefault="00FA715D" w:rsidP="00C65A7B">
      <w:pPr>
        <w:pStyle w:val="Heading2"/>
      </w:pPr>
      <w:bookmarkStart w:id="21" w:name="_Toc442108888"/>
      <w:r>
        <w:t>Scope</w:t>
      </w:r>
      <w:bookmarkEnd w:id="21"/>
    </w:p>
    <w:p w14:paraId="19D008F4" w14:textId="77777777" w:rsidR="001313D8" w:rsidRPr="001313D8" w:rsidRDefault="001313D8" w:rsidP="00307C69">
      <w:pPr>
        <w:pStyle w:val="BodyText"/>
        <w:ind w:left="0"/>
      </w:pPr>
    </w:p>
    <w:p w14:paraId="5CF4467D" w14:textId="77777777" w:rsidR="00EF46F5" w:rsidRDefault="00FA715D" w:rsidP="00FA715D">
      <w:pPr>
        <w:pStyle w:val="Heading2"/>
      </w:pPr>
      <w:bookmarkStart w:id="22" w:name="_Toc442108889"/>
      <w:r w:rsidRPr="00FA715D">
        <w:t>Definitions, Acronyms and Abbreviations</w:t>
      </w:r>
      <w:bookmarkEnd w:id="22"/>
    </w:p>
    <w:p w14:paraId="22411F0D" w14:textId="77777777" w:rsidR="00307C69" w:rsidRDefault="00307C69" w:rsidP="00307C69">
      <w:pPr>
        <w:pStyle w:val="BodyText"/>
      </w:pPr>
    </w:p>
    <w:p w14:paraId="3750EFF1" w14:textId="77777777" w:rsidR="00307C69" w:rsidRDefault="00307C69" w:rsidP="00307C69">
      <w:pPr>
        <w:pStyle w:val="Heading2"/>
      </w:pPr>
      <w:bookmarkStart w:id="23" w:name="_Toc442108890"/>
      <w:r>
        <w:t>References</w:t>
      </w:r>
      <w:bookmarkEnd w:id="23"/>
    </w:p>
    <w:p w14:paraId="3711CF90" w14:textId="77777777" w:rsidR="00307C69" w:rsidRPr="00307C69" w:rsidRDefault="00307C69" w:rsidP="00307C69">
      <w:pPr>
        <w:pStyle w:val="BodyText"/>
      </w:pPr>
    </w:p>
    <w:p w14:paraId="41548714" w14:textId="77777777" w:rsidR="00EB50BD" w:rsidRPr="002238E4" w:rsidRDefault="00EB50BD" w:rsidP="002655AE">
      <w:pPr>
        <w:pStyle w:val="BodyText"/>
        <w:ind w:left="0"/>
        <w:jc w:val="center"/>
      </w:pPr>
    </w:p>
    <w:bookmarkEnd w:id="19"/>
    <w:bookmarkEnd w:id="20"/>
    <w:p w14:paraId="62CED3D8" w14:textId="77777777" w:rsidR="00EB50BD" w:rsidRPr="006B6095" w:rsidRDefault="00EB50BD" w:rsidP="00EB50BD">
      <w:pPr>
        <w:pStyle w:val="BodyText"/>
        <w:ind w:left="-90"/>
      </w:pPr>
    </w:p>
    <w:p w14:paraId="33A1ED8C" w14:textId="77777777" w:rsidR="00D941C4" w:rsidRPr="00D941C4" w:rsidRDefault="00D941C4" w:rsidP="00D941C4">
      <w:pPr>
        <w:pStyle w:val="BodyText"/>
        <w:ind w:left="0"/>
        <w:jc w:val="center"/>
      </w:pPr>
      <w:bookmarkStart w:id="24" w:name="_Toc143058783"/>
      <w:bookmarkStart w:id="25" w:name="OLE_LINK7"/>
      <w:bookmarkStart w:id="26" w:name="OLE_LINK8"/>
    </w:p>
    <w:p w14:paraId="6622D2CC" w14:textId="77777777" w:rsidR="00521D18" w:rsidRDefault="00521D18" w:rsidP="00521D18">
      <w:pPr>
        <w:pStyle w:val="BodyText"/>
        <w:ind w:left="0"/>
        <w:jc w:val="center"/>
      </w:pPr>
    </w:p>
    <w:p w14:paraId="60FDCC20" w14:textId="77777777" w:rsidR="00724B0E" w:rsidRPr="00724B0E" w:rsidRDefault="00724B0E" w:rsidP="004E3F7D">
      <w:pPr>
        <w:pStyle w:val="BodyText"/>
      </w:pPr>
    </w:p>
    <w:p w14:paraId="038CD6AC" w14:textId="77777777" w:rsidR="004E3F7D" w:rsidRDefault="00307C69" w:rsidP="00EB50BD">
      <w:pPr>
        <w:pStyle w:val="Heading1"/>
      </w:pPr>
      <w:bookmarkStart w:id="27" w:name="_Toc492766847"/>
      <w:bookmarkStart w:id="28" w:name="_Toc110227484"/>
      <w:bookmarkStart w:id="29" w:name="_Toc442108891"/>
      <w:bookmarkStart w:id="30" w:name="_Toc196586359"/>
      <w:bookmarkStart w:id="31" w:name="_Toc199920132"/>
      <w:bookmarkStart w:id="32" w:name="_Toc199920568"/>
      <w:bookmarkStart w:id="33" w:name="_Toc201395433"/>
      <w:bookmarkEnd w:id="24"/>
      <w:bookmarkEnd w:id="25"/>
      <w:bookmarkEnd w:id="26"/>
      <w:r>
        <w:lastRenderedPageBreak/>
        <w:t>Architectural Goals and Constraints</w:t>
      </w:r>
      <w:bookmarkEnd w:id="27"/>
      <w:bookmarkEnd w:id="28"/>
      <w:bookmarkEnd w:id="29"/>
    </w:p>
    <w:p w14:paraId="4D143F4D" w14:textId="77777777" w:rsidR="00A667AA" w:rsidRDefault="00203202" w:rsidP="00A667AA">
      <w:pPr>
        <w:pStyle w:val="Heading2"/>
      </w:pPr>
      <w:bookmarkStart w:id="34" w:name="_Toc442108892"/>
      <w:r>
        <w:t>Technical Platform</w:t>
      </w:r>
      <w:bookmarkEnd w:id="34"/>
    </w:p>
    <w:p w14:paraId="1CCD5D5E" w14:textId="77777777" w:rsidR="00A667AA" w:rsidRDefault="00203202" w:rsidP="00A667AA">
      <w:r>
        <w:t>AAA</w:t>
      </w:r>
    </w:p>
    <w:p w14:paraId="0D83A450" w14:textId="77777777" w:rsidR="009A76FB" w:rsidRDefault="009A76FB" w:rsidP="00A667AA"/>
    <w:p w14:paraId="0E433747" w14:textId="77777777" w:rsidR="00203202" w:rsidRDefault="00203202" w:rsidP="00203202">
      <w:pPr>
        <w:pStyle w:val="Heading2"/>
      </w:pPr>
      <w:bookmarkStart w:id="35" w:name="_Toc442108893"/>
      <w:r>
        <w:t>Security</w:t>
      </w:r>
      <w:bookmarkEnd w:id="35"/>
    </w:p>
    <w:p w14:paraId="43AC6AB2" w14:textId="77777777" w:rsidR="00203202" w:rsidRDefault="00203202" w:rsidP="00203202">
      <w:pPr>
        <w:pStyle w:val="Heading2"/>
      </w:pPr>
      <w:bookmarkStart w:id="36" w:name="_Toc442108894"/>
      <w:r>
        <w:t>Persistence</w:t>
      </w:r>
      <w:bookmarkEnd w:id="36"/>
    </w:p>
    <w:p w14:paraId="48860894" w14:textId="77777777" w:rsidR="00203202" w:rsidRDefault="00203202" w:rsidP="00203202">
      <w:pPr>
        <w:pStyle w:val="Heading2"/>
      </w:pPr>
      <w:bookmarkStart w:id="37" w:name="_Toc442108895"/>
      <w:r>
        <w:t>Reliability/Availability</w:t>
      </w:r>
      <w:bookmarkEnd w:id="37"/>
    </w:p>
    <w:p w14:paraId="5903EE68" w14:textId="77777777" w:rsidR="00203202" w:rsidRDefault="00527961" w:rsidP="00203202">
      <w:pPr>
        <w:pStyle w:val="Heading2"/>
      </w:pPr>
      <w:bookmarkStart w:id="38" w:name="_Toc442108896"/>
      <w:r>
        <w:t>Performance</w:t>
      </w:r>
      <w:bookmarkEnd w:id="38"/>
    </w:p>
    <w:p w14:paraId="06DDE10E" w14:textId="77777777" w:rsidR="00203202" w:rsidRDefault="00527961" w:rsidP="00203202">
      <w:pPr>
        <w:pStyle w:val="Heading2"/>
      </w:pPr>
      <w:bookmarkStart w:id="39" w:name="_Toc442108897"/>
      <w:r>
        <w:t>Internationalization</w:t>
      </w:r>
      <w:bookmarkEnd w:id="39"/>
    </w:p>
    <w:p w14:paraId="090F7E53" w14:textId="77777777" w:rsidR="00027883" w:rsidRPr="00027883" w:rsidRDefault="00027883" w:rsidP="00027883"/>
    <w:p w14:paraId="326DFE62" w14:textId="77777777" w:rsidR="001D760A" w:rsidRDefault="004E2608" w:rsidP="001D760A">
      <w:pPr>
        <w:pStyle w:val="Heading1"/>
      </w:pPr>
      <w:bookmarkStart w:id="40" w:name="_Toc442108898"/>
      <w:r>
        <w:lastRenderedPageBreak/>
        <w:t>Use-Case</w:t>
      </w:r>
      <w:r w:rsidR="00345EA8">
        <w:t xml:space="preserve"> View</w:t>
      </w:r>
      <w:bookmarkEnd w:id="40"/>
    </w:p>
    <w:p w14:paraId="40C4D356" w14:textId="77777777" w:rsidR="001D760A" w:rsidRDefault="00EF6FC8" w:rsidP="001D760A">
      <w:pPr>
        <w:pStyle w:val="Heading2"/>
      </w:pPr>
      <w:bookmarkStart w:id="41" w:name="_Toc442108899"/>
      <w:r>
        <w:t>Import OAGIS 10 Model into the Database</w:t>
      </w:r>
      <w:bookmarkEnd w:id="41"/>
    </w:p>
    <w:p w14:paraId="59EC6CFF" w14:textId="77777777" w:rsidR="00802CD5" w:rsidRDefault="00E62CCF" w:rsidP="00802CD5">
      <w:r>
        <w:t>Create a default user with user id</w:t>
      </w:r>
      <w:r w:rsidR="00802CD5">
        <w:t xml:space="preserve"> </w:t>
      </w:r>
      <w:r>
        <w:t>“O</w:t>
      </w:r>
      <w:r w:rsidR="00802CD5">
        <w:t>AGIS</w:t>
      </w:r>
      <w:r>
        <w:t>User” with password the same as the user id.</w:t>
      </w:r>
    </w:p>
    <w:p w14:paraId="5E1E5BE9" w14:textId="77777777" w:rsidR="007820AB" w:rsidRDefault="007820AB" w:rsidP="00802CD5"/>
    <w:p w14:paraId="4DB8DB5A" w14:textId="77777777"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14:paraId="47C3E024" w14:textId="77777777" w:rsidR="0099753F" w:rsidRDefault="0099753F" w:rsidP="00802CD5"/>
    <w:p w14:paraId="407A93C1" w14:textId="77777777" w:rsidR="0014329D" w:rsidRDefault="006C6EF3" w:rsidP="0014329D">
      <w:pPr>
        <w:pStyle w:val="Heading3"/>
      </w:pPr>
      <w:bookmarkStart w:id="42" w:name="_Toc442108900"/>
      <w:r>
        <w:t>Import OAGIS</w:t>
      </w:r>
      <w:r w:rsidR="0014329D">
        <w:t xml:space="preserve"> Model into the Database</w:t>
      </w:r>
      <w:bookmarkEnd w:id="42"/>
    </w:p>
    <w:p w14:paraId="39832250" w14:textId="77777777" w:rsidR="006C6EF3" w:rsidRPr="006C6EF3" w:rsidRDefault="006C6EF3" w:rsidP="006C6EF3">
      <w:r>
        <w:t>The logic described in this section applies to OAGIS 10.1. It is anticipated that the logic will apply to any OAGIS 10.x.</w:t>
      </w:r>
    </w:p>
    <w:p w14:paraId="76C830AC" w14:textId="77777777" w:rsidR="00586621" w:rsidRDefault="00586621" w:rsidP="00985C7A">
      <w:pPr>
        <w:pStyle w:val="Heading4"/>
      </w:pPr>
      <w:bookmarkStart w:id="43" w:name="_Toc442108901"/>
      <w:r>
        <w:t>Fix to OAGIS 10.1</w:t>
      </w:r>
      <w:bookmarkEnd w:id="43"/>
    </w:p>
    <w:p w14:paraId="79003FFA" w14:textId="77777777" w:rsidR="00586621" w:rsidRPr="00586621" w:rsidRDefault="00586621" w:rsidP="00586621">
      <w:r>
        <w:t>There are fixes that needs to be done to OAGIS 10.1 before executing the imports</w:t>
      </w:r>
      <w:r w:rsidR="00956899">
        <w:t>. All fixes have been entered as Issues in the GitHub. These are expected to be fixed in OAGIS 10.2.</w:t>
      </w:r>
    </w:p>
    <w:p w14:paraId="19A33FA7" w14:textId="77777777" w:rsidR="0014600A" w:rsidRDefault="0014600A" w:rsidP="00985C7A">
      <w:pPr>
        <w:pStyle w:val="Heading4"/>
      </w:pPr>
      <w:bookmarkStart w:id="44" w:name="_Toc442108902"/>
      <w:bookmarkStart w:id="45" w:name="_Ref442711306"/>
      <w:r>
        <w:t>Create an OAGIS user</w:t>
      </w:r>
      <w:bookmarkEnd w:id="44"/>
      <w:bookmarkEnd w:id="45"/>
    </w:p>
    <w:p w14:paraId="26CD9773" w14:textId="77777777" w:rsidR="0014600A" w:rsidRDefault="0014600A" w:rsidP="0014600A">
      <w:r>
        <w:t xml:space="preserve">Create a default OAGIS user. All OAGIS model content will belong to this user. Populate the </w:t>
      </w:r>
      <w:r w:rsidR="006C6EF3" w:rsidRPr="006C6EF3">
        <w:rPr>
          <w:rStyle w:val="CodeChar"/>
        </w:rPr>
        <w:t>app_user</w:t>
      </w:r>
      <w:r>
        <w:t xml:space="preserve"> table as follows.</w:t>
      </w:r>
    </w:p>
    <w:p w14:paraId="3837EFF1" w14:textId="77777777" w:rsidR="0014600A" w:rsidRDefault="006C6EF3" w:rsidP="0014600A">
      <w:r>
        <w:rPr>
          <w:rStyle w:val="CodeChar"/>
        </w:rPr>
        <w:t>app_user_id</w:t>
      </w:r>
      <w:r w:rsidR="0014600A">
        <w:t xml:space="preserve"> = Auto-generate database key.</w:t>
      </w:r>
    </w:p>
    <w:p w14:paraId="54FCD03C" w14:textId="77777777" w:rsidR="0014600A" w:rsidRDefault="006C6EF3" w:rsidP="0014600A">
      <w:r>
        <w:rPr>
          <w:rStyle w:val="CodeChar"/>
        </w:rPr>
        <w:t xml:space="preserve">login_id </w:t>
      </w:r>
      <w:r w:rsidR="0014600A">
        <w:t xml:space="preserve"> = </w:t>
      </w:r>
      <w:r w:rsidR="0014600A" w:rsidRPr="006C6EF3">
        <w:rPr>
          <w:rStyle w:val="CodeChar"/>
        </w:rPr>
        <w:t>“oagis”</w:t>
      </w:r>
    </w:p>
    <w:p w14:paraId="01CD65EB" w14:textId="77777777" w:rsidR="0014600A" w:rsidRDefault="006C6EF3" w:rsidP="0014600A">
      <w:r>
        <w:rPr>
          <w:rStyle w:val="CodeChar"/>
        </w:rPr>
        <w:t>p</w:t>
      </w:r>
      <w:r w:rsidR="0014600A" w:rsidRPr="0014600A">
        <w:rPr>
          <w:rStyle w:val="CodeChar"/>
        </w:rPr>
        <w:t>assword</w:t>
      </w:r>
      <w:r w:rsidR="0014600A">
        <w:t xml:space="preserve"> = </w:t>
      </w:r>
      <w:r w:rsidR="0014600A" w:rsidRPr="006C6EF3">
        <w:rPr>
          <w:rStyle w:val="CodeChar"/>
        </w:rPr>
        <w:t>“oagis”</w:t>
      </w:r>
    </w:p>
    <w:p w14:paraId="3FCB8CDD" w14:textId="77777777" w:rsidR="0014600A" w:rsidRDefault="006C6EF3" w:rsidP="0014600A">
      <w:r>
        <w:rPr>
          <w:rStyle w:val="CodeChar"/>
        </w:rPr>
        <w:t>n</w:t>
      </w:r>
      <w:r w:rsidR="0014600A" w:rsidRPr="0014600A">
        <w:rPr>
          <w:rStyle w:val="CodeChar"/>
        </w:rPr>
        <w:t>ame</w:t>
      </w:r>
      <w:r w:rsidR="0014600A">
        <w:t xml:space="preserve"> = </w:t>
      </w:r>
      <w:r w:rsidR="0014600A" w:rsidRPr="006C6EF3">
        <w:rPr>
          <w:rStyle w:val="CodeChar"/>
        </w:rPr>
        <w:t>“Open Applications Group Developer”</w:t>
      </w:r>
    </w:p>
    <w:p w14:paraId="7EE7BF5E" w14:textId="77777777" w:rsidR="0014600A" w:rsidRDefault="006C6EF3" w:rsidP="0014600A">
      <w:r>
        <w:rPr>
          <w:rStyle w:val="CodeChar"/>
        </w:rPr>
        <w:t>o</w:t>
      </w:r>
      <w:r w:rsidR="0014600A" w:rsidRPr="0014600A">
        <w:rPr>
          <w:rStyle w:val="CodeChar"/>
        </w:rPr>
        <w:t>rganization</w:t>
      </w:r>
      <w:r w:rsidR="0014600A">
        <w:t xml:space="preserve"> = </w:t>
      </w:r>
      <w:r w:rsidR="0014600A" w:rsidRPr="006C6EF3">
        <w:rPr>
          <w:rStyle w:val="CodeChar"/>
        </w:rPr>
        <w:t>“Open Applications Group”</w:t>
      </w:r>
    </w:p>
    <w:p w14:paraId="1BA57C20" w14:textId="77777777" w:rsidR="006C6EF3" w:rsidRPr="0014600A" w:rsidRDefault="006C6EF3" w:rsidP="0014600A">
      <w:r w:rsidRPr="006C6EF3">
        <w:rPr>
          <w:rStyle w:val="CodeChar"/>
        </w:rPr>
        <w:t>oagis_developer_indicator</w:t>
      </w:r>
      <w:r>
        <w:t xml:space="preserve"> = </w:t>
      </w:r>
      <w:r w:rsidRPr="006C6EF3">
        <w:rPr>
          <w:rStyle w:val="CodeChar"/>
        </w:rPr>
        <w:t>true</w:t>
      </w:r>
    </w:p>
    <w:p w14:paraId="36979E95" w14:textId="77777777" w:rsidR="006C6EF3" w:rsidRDefault="006C6EF3" w:rsidP="00985C7A">
      <w:pPr>
        <w:pStyle w:val="Heading4"/>
      </w:pPr>
      <w:bookmarkStart w:id="46" w:name="_Ref442714265"/>
      <w:bookmarkStart w:id="47" w:name="_Toc442108903"/>
      <w:r>
        <w:t>Populate the namespace table</w:t>
      </w:r>
      <w:bookmarkEnd w:id="46"/>
    </w:p>
    <w:p w14:paraId="71AB947D" w14:textId="77777777" w:rsidR="006C6EF3" w:rsidRDefault="006C6EF3" w:rsidP="006C6EF3">
      <w:r>
        <w:t xml:space="preserve">Create a record in the </w:t>
      </w:r>
      <w:r w:rsidRPr="0075380B">
        <w:rPr>
          <w:rStyle w:val="CodeChar"/>
        </w:rPr>
        <w:t>namespace</w:t>
      </w:r>
      <w:r>
        <w:t xml:space="preserve"> table as follows.</w:t>
      </w:r>
    </w:p>
    <w:p w14:paraId="5E6C81DC" w14:textId="77777777" w:rsidR="0075380B" w:rsidRDefault="0075380B" w:rsidP="006C6EF3">
      <w:r w:rsidRPr="0075380B">
        <w:rPr>
          <w:rStyle w:val="CodeChar"/>
        </w:rPr>
        <w:t>namespace_id</w:t>
      </w:r>
      <w:r>
        <w:t xml:space="preserve"> = Auto-generate database key.</w:t>
      </w:r>
    </w:p>
    <w:p w14:paraId="03BEB7E8" w14:textId="77777777" w:rsidR="0075380B" w:rsidRDefault="0075380B" w:rsidP="006C6EF3">
      <w:r w:rsidRPr="0075380B">
        <w:rPr>
          <w:rStyle w:val="CodeChar"/>
        </w:rPr>
        <w:t>uri</w:t>
      </w:r>
      <w:r>
        <w:t xml:space="preserve"> = </w:t>
      </w:r>
      <w:r w:rsidRPr="0075380B">
        <w:rPr>
          <w:rStyle w:val="CodeChar"/>
        </w:rPr>
        <w:t>“</w:t>
      </w:r>
      <w:r w:rsidRPr="0075380B">
        <w:rPr>
          <w:rStyle w:val="CodeChar"/>
          <w:rFonts w:eastAsiaTheme="minorEastAsia"/>
          <w:highlight w:val="white"/>
        </w:rPr>
        <w:t>http://www.openapplications.org/oagis/10</w:t>
      </w:r>
      <w:r w:rsidRPr="0075380B">
        <w:rPr>
          <w:rStyle w:val="CodeChar"/>
          <w:rFonts w:eastAsiaTheme="minorEastAsia"/>
        </w:rPr>
        <w:t>”</w:t>
      </w:r>
    </w:p>
    <w:p w14:paraId="46A1F0BC" w14:textId="77777777" w:rsidR="0075380B" w:rsidRDefault="0075380B" w:rsidP="006C6EF3">
      <w:r w:rsidRPr="0075380B">
        <w:rPr>
          <w:rStyle w:val="CodeChar"/>
        </w:rPr>
        <w:t>prefix</w:t>
      </w:r>
      <w:r>
        <w:t xml:space="preserve"> = </w:t>
      </w:r>
      <w:r w:rsidR="00170303" w:rsidRPr="00170303">
        <w:t>Empty string</w:t>
      </w:r>
    </w:p>
    <w:p w14:paraId="4D9D31A4" w14:textId="77777777" w:rsidR="0075380B" w:rsidRDefault="0075380B" w:rsidP="006C6EF3">
      <w:r w:rsidRPr="0075380B">
        <w:rPr>
          <w:rStyle w:val="CodeChar"/>
        </w:rPr>
        <w:t>description</w:t>
      </w:r>
      <w:r>
        <w:t xml:space="preserve"> = </w:t>
      </w:r>
      <w:r w:rsidR="00170303">
        <w:t>OAGIS release 10 namespace</w:t>
      </w:r>
    </w:p>
    <w:p w14:paraId="22863626" w14:textId="77777777" w:rsidR="0075380B" w:rsidRDefault="0075380B" w:rsidP="006C6EF3">
      <w:r w:rsidRPr="0075380B">
        <w:rPr>
          <w:rStyle w:val="CodeChar"/>
        </w:rPr>
        <w:t>is_std_nmsp</w:t>
      </w:r>
      <w:r>
        <w:t xml:space="preserve"> = </w:t>
      </w:r>
      <w:r w:rsidR="00170303" w:rsidRPr="00170303">
        <w:rPr>
          <w:rStyle w:val="CodeChar"/>
        </w:rPr>
        <w:t>True</w:t>
      </w:r>
    </w:p>
    <w:p w14:paraId="11D813EB" w14:textId="77777777" w:rsidR="0075380B" w:rsidRDefault="0075380B" w:rsidP="006C6EF3">
      <w:r w:rsidRPr="0075380B">
        <w:rPr>
          <w:rStyle w:val="CodeChar"/>
        </w:rPr>
        <w:t>owner_user_id</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14:paraId="2980D61F" w14:textId="77777777" w:rsidR="0075380B" w:rsidRDefault="0075380B" w:rsidP="006C6EF3">
      <w:r w:rsidRPr="0075380B">
        <w:rPr>
          <w:rStyle w:val="CodeChar"/>
        </w:rPr>
        <w:t>created_by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14:paraId="4EA31C22" w14:textId="77777777" w:rsidR="0075380B" w:rsidRDefault="0075380B" w:rsidP="006C6EF3">
      <w:r w:rsidRPr="0075380B">
        <w:rPr>
          <w:rStyle w:val="CodeChar"/>
        </w:rPr>
        <w:t>last_updated_by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14:paraId="627B1905" w14:textId="77777777" w:rsidR="0075380B" w:rsidRDefault="0075380B" w:rsidP="006C6EF3">
      <w:r w:rsidRPr="0075380B">
        <w:rPr>
          <w:rStyle w:val="CodeChar"/>
        </w:rPr>
        <w:t>creation_timestamp</w:t>
      </w:r>
      <w:r>
        <w:t xml:space="preserve"> =</w:t>
      </w:r>
      <w:r w:rsidR="00170303">
        <w:t xml:space="preserve"> </w:t>
      </w:r>
      <w:r w:rsidR="00170303" w:rsidRPr="00170303">
        <w:rPr>
          <w:rStyle w:val="CodeChar"/>
        </w:rPr>
        <w:t>2014-06-27T00:00:01-05:00</w:t>
      </w:r>
    </w:p>
    <w:p w14:paraId="277BB866" w14:textId="77777777" w:rsidR="0075380B" w:rsidRPr="006C6EF3" w:rsidRDefault="0075380B" w:rsidP="006C6EF3">
      <w:r w:rsidRPr="0075380B">
        <w:rPr>
          <w:rStyle w:val="CodeChar"/>
        </w:rPr>
        <w:t>last_updated_timestamp</w:t>
      </w:r>
      <w:r>
        <w:t xml:space="preserve"> = </w:t>
      </w:r>
      <w:r w:rsidR="00170303" w:rsidRPr="00170303">
        <w:rPr>
          <w:rStyle w:val="CodeChar"/>
        </w:rPr>
        <w:t>2014-06-27T00:00:01-05:00</w:t>
      </w:r>
    </w:p>
    <w:p w14:paraId="505DE3E4" w14:textId="77777777" w:rsidR="00170303" w:rsidRDefault="00170303" w:rsidP="00985C7A">
      <w:pPr>
        <w:pStyle w:val="Heading4"/>
      </w:pPr>
      <w:r>
        <w:t>Populate the release table</w:t>
      </w:r>
    </w:p>
    <w:p w14:paraId="3CFC7C91" w14:textId="77777777" w:rsidR="00170303" w:rsidRDefault="00170303" w:rsidP="00170303">
      <w:r>
        <w:t xml:space="preserve">Create a record in the </w:t>
      </w:r>
      <w:r w:rsidRPr="00170303">
        <w:rPr>
          <w:rStyle w:val="CodeChar"/>
        </w:rPr>
        <w:t>release</w:t>
      </w:r>
      <w:r>
        <w:t xml:space="preserve"> table</w:t>
      </w:r>
      <w:r w:rsidR="00723894">
        <w:t xml:space="preserve"> representing OAGIS release 10.1</w:t>
      </w:r>
      <w:r>
        <w:t xml:space="preserve"> as follows.</w:t>
      </w:r>
    </w:p>
    <w:p w14:paraId="3D439F3E" w14:textId="77777777" w:rsidR="00A55B32" w:rsidRDefault="00A55B32" w:rsidP="00170303">
      <w:r w:rsidRPr="00723894">
        <w:rPr>
          <w:rStyle w:val="CodeChar"/>
        </w:rPr>
        <w:t>release_id</w:t>
      </w:r>
      <w:r>
        <w:t xml:space="preserve"> = </w:t>
      </w:r>
      <w:r w:rsidR="00723894">
        <w:t>Auto-generate database key.</w:t>
      </w:r>
    </w:p>
    <w:p w14:paraId="6640DBD2" w14:textId="77777777" w:rsidR="00A55B32" w:rsidRDefault="00A55B32" w:rsidP="00170303">
      <w:r w:rsidRPr="00723894">
        <w:rPr>
          <w:rStyle w:val="CodeChar"/>
        </w:rPr>
        <w:lastRenderedPageBreak/>
        <w:t>release_num</w:t>
      </w:r>
      <w:r>
        <w:t xml:space="preserve"> = </w:t>
      </w:r>
      <w:r w:rsidR="00723894" w:rsidRPr="00723894">
        <w:rPr>
          <w:rStyle w:val="CodeChar"/>
        </w:rPr>
        <w:t>“10.1”</w:t>
      </w:r>
    </w:p>
    <w:p w14:paraId="613E005F" w14:textId="77777777" w:rsidR="00A55B32" w:rsidRDefault="00A55B32" w:rsidP="00170303">
      <w:r w:rsidRPr="00723894">
        <w:rPr>
          <w:rStyle w:val="CodeChar"/>
        </w:rPr>
        <w:t>release_note</w:t>
      </w:r>
      <w:r>
        <w:t xml:space="preserve"> = </w:t>
      </w:r>
      <w:r w:rsidR="00723894">
        <w:t>Copy the text from ReadMe.txt file.</w:t>
      </w:r>
    </w:p>
    <w:p w14:paraId="22A12ABC" w14:textId="43B8083A" w:rsidR="00A55B32" w:rsidRDefault="00A55B32" w:rsidP="00170303">
      <w:pPr>
        <w:rPr>
          <w:ins w:id="48" w:author="Serm Kulvatunyou" w:date="2016-06-02T10:48:00Z"/>
        </w:rPr>
      </w:pPr>
      <w:r w:rsidRPr="00723894">
        <w:rPr>
          <w:rStyle w:val="CodeChar"/>
        </w:rPr>
        <w:t>namespace_id</w:t>
      </w:r>
      <w:r>
        <w:t xml:space="preserve"> = </w:t>
      </w:r>
      <w:r w:rsidR="00723894">
        <w:t xml:space="preserve">Foreign key to the namespace record created in </w:t>
      </w:r>
      <w:r w:rsidR="00723894">
        <w:fldChar w:fldCharType="begin"/>
      </w:r>
      <w:r w:rsidR="00723894">
        <w:instrText xml:space="preserve"> REF _Ref442714265 \r \h </w:instrText>
      </w:r>
      <w:r w:rsidR="00723894">
        <w:fldChar w:fldCharType="separate"/>
      </w:r>
      <w:r w:rsidR="00723894">
        <w:t>3.1.1.3</w:t>
      </w:r>
      <w:r w:rsidR="00723894">
        <w:fldChar w:fldCharType="end"/>
      </w:r>
      <w:r w:rsidR="00723894">
        <w:t>.</w:t>
      </w:r>
    </w:p>
    <w:p w14:paraId="3296C635" w14:textId="7F6390F5" w:rsidR="003D31C5" w:rsidRDefault="002D379E" w:rsidP="003D31C5">
      <w:pPr>
        <w:pStyle w:val="Heading4"/>
        <w:rPr>
          <w:moveTo w:id="49" w:author="Serm Kulvatunyou" w:date="2016-06-02T10:48:00Z"/>
        </w:rPr>
      </w:pPr>
      <w:ins w:id="50" w:author="Serm Kulvatunyou" w:date="2016-06-02T11:08:00Z">
        <w:r>
          <w:t xml:space="preserve">Schemas not considered for import and </w:t>
        </w:r>
      </w:ins>
      <w:moveToRangeStart w:id="51" w:author="Serm Kulvatunyou" w:date="2016-06-02T10:48:00Z" w:name="move452627860"/>
      <w:moveTo w:id="52" w:author="Serm Kulvatunyou" w:date="2016-06-02T10:48:00Z">
        <w:del w:id="53" w:author="Serm Kulvatunyou" w:date="2016-06-02T11:08:00Z">
          <w:r w:rsidR="003D31C5" w:rsidDel="002D379E">
            <w:delText>I</w:delText>
          </w:r>
        </w:del>
      </w:moveTo>
      <w:ins w:id="54" w:author="Serm Kulvatunyou" w:date="2016-06-02T11:08:00Z">
        <w:r>
          <w:t>i</w:t>
        </w:r>
      </w:ins>
      <w:moveTo w:id="55" w:author="Serm Kulvatunyou" w:date="2016-06-02T10:48:00Z">
        <w:r w:rsidR="003D31C5">
          <w:t xml:space="preserve">mport </w:t>
        </w:r>
        <w:del w:id="56" w:author="Serm Kulvatunyou" w:date="2016-06-02T11:09:00Z">
          <w:r w:rsidR="003D31C5" w:rsidDel="002D379E">
            <w:delText xml:space="preserve">schemas </w:delText>
          </w:r>
        </w:del>
      </w:moveTo>
      <w:ins w:id="57" w:author="Serm Kulvatunyou" w:date="2016-06-02T11:09:00Z">
        <w:r>
          <w:t xml:space="preserve">them </w:t>
        </w:r>
      </w:ins>
      <w:moveTo w:id="58" w:author="Serm Kulvatunyou" w:date="2016-06-02T10:48:00Z">
        <w:r w:rsidR="003D31C5">
          <w:t>as blobs</w:t>
        </w:r>
      </w:moveTo>
    </w:p>
    <w:p w14:paraId="5D3EB14D" w14:textId="77777777" w:rsidR="003D31C5" w:rsidRPr="00730231" w:rsidRDefault="003D31C5" w:rsidP="003D31C5">
      <w:pPr>
        <w:overflowPunct/>
        <w:autoSpaceDE/>
        <w:autoSpaceDN/>
        <w:adjustRightInd/>
        <w:textAlignment w:val="auto"/>
        <w:rPr>
          <w:moveTo w:id="59" w:author="Serm Kulvatunyou" w:date="2016-06-02T10:48:00Z"/>
          <w:rFonts w:ascii="Arial" w:hAnsi="Arial" w:cs="Arial"/>
          <w:color w:val="000000"/>
          <w:sz w:val="18"/>
          <w:szCs w:val="18"/>
          <w:lang w:bidi="th-TH"/>
        </w:rPr>
      </w:pPr>
    </w:p>
    <w:p w14:paraId="4924B857" w14:textId="657472FD" w:rsidR="003D31C5" w:rsidRDefault="003D31C5" w:rsidP="003D31C5">
      <w:pPr>
        <w:rPr>
          <w:moveTo w:id="60" w:author="Serm Kulvatunyou" w:date="2016-06-02T10:48:00Z"/>
        </w:rPr>
      </w:pPr>
      <w:moveTo w:id="61" w:author="Serm Kulvatunyou" w:date="2016-06-02T10:48:00Z">
        <w:r>
          <w:t>Schema files that are imported as blobs include:</w:t>
        </w:r>
      </w:moveTo>
    </w:p>
    <w:p w14:paraId="20C0D034" w14:textId="77777777" w:rsidR="003D31C5" w:rsidRDefault="003D31C5" w:rsidP="003D31C5">
      <w:pPr>
        <w:pStyle w:val="ListParagraph"/>
        <w:numPr>
          <w:ilvl w:val="0"/>
          <w:numId w:val="6"/>
        </w:numPr>
        <w:rPr>
          <w:moveTo w:id="62" w:author="Serm Kulvatunyou" w:date="2016-06-02T10:48:00Z"/>
        </w:rPr>
      </w:pPr>
      <w:moveTo w:id="63" w:author="Serm Kulvatunyou" w:date="2016-06-02T10:48:00Z">
        <w:r>
          <w:t>All files in the folder Model\Platform\2_1\Common\DataTypes</w:t>
        </w:r>
      </w:moveTo>
    </w:p>
    <w:p w14:paraId="20001244" w14:textId="77777777" w:rsidR="003D31C5" w:rsidRDefault="003D31C5" w:rsidP="003D31C5">
      <w:pPr>
        <w:pStyle w:val="ListParagraph"/>
        <w:numPr>
          <w:ilvl w:val="0"/>
          <w:numId w:val="6"/>
        </w:numPr>
        <w:rPr>
          <w:moveTo w:id="64" w:author="Serm Kulvatunyou" w:date="2016-06-02T10:48:00Z"/>
        </w:rPr>
      </w:pPr>
      <w:moveTo w:id="65" w:author="Serm Kulvatunyou" w:date="2016-06-02T10:48:00Z">
        <w:r>
          <w:t>All files in the folder Model\Platform\2_1\Common\ISO20022</w:t>
        </w:r>
      </w:moveTo>
    </w:p>
    <w:p w14:paraId="3DC97719" w14:textId="3690B754" w:rsidR="003D31C5" w:rsidRDefault="003D31C5" w:rsidP="003D31C5">
      <w:pPr>
        <w:pStyle w:val="ListParagraph"/>
        <w:numPr>
          <w:ilvl w:val="0"/>
          <w:numId w:val="6"/>
        </w:numPr>
        <w:rPr>
          <w:ins w:id="66" w:author="Serm Kulvatunyou" w:date="2016-06-02T10:49:00Z"/>
        </w:rPr>
      </w:pPr>
      <w:moveTo w:id="67" w:author="Serm Kulvatunyou" w:date="2016-06-02T10:48:00Z">
        <w:r>
          <w:t>Model\Platform\2_1\OAGi-Platform.xsd</w:t>
        </w:r>
      </w:moveTo>
    </w:p>
    <w:p w14:paraId="68D5E702" w14:textId="155850AE" w:rsidR="003D31C5" w:rsidRDefault="003D31C5" w:rsidP="003D31C5">
      <w:pPr>
        <w:pStyle w:val="ListParagraph"/>
        <w:numPr>
          <w:ilvl w:val="0"/>
          <w:numId w:val="6"/>
        </w:numPr>
        <w:rPr>
          <w:moveTo w:id="68" w:author="Serm Kulvatunyou" w:date="2016-06-02T10:48:00Z"/>
        </w:rPr>
      </w:pPr>
      <w:ins w:id="69" w:author="Serm Kulvatunyou" w:date="2016-06-02T10:49:00Z">
        <w:r>
          <w:t xml:space="preserve">Files whose names ending with ‘IST’ in the </w:t>
        </w:r>
      </w:ins>
      <w:ins w:id="70" w:author="Serm Kulvatunyou" w:date="2016-06-02T10:53:00Z">
        <w:r>
          <w:t>Model\</w:t>
        </w:r>
      </w:ins>
      <w:ins w:id="71" w:author="Serm Kulvatunyou" w:date="2016-06-02T10:54:00Z">
        <w:r>
          <w:t>BODs and Model\Nouns</w:t>
        </w:r>
      </w:ins>
      <w:ins w:id="72" w:author="Serm Kulvatunyou" w:date="2016-06-02T10:53:00Z">
        <w:r>
          <w:t xml:space="preserve"> </w:t>
        </w:r>
      </w:ins>
      <w:ins w:id="73" w:author="Serm Kulvatunyou" w:date="2016-06-02T10:51:00Z">
        <w:r>
          <w:t>folders</w:t>
        </w:r>
      </w:ins>
    </w:p>
    <w:moveToRangeEnd w:id="51"/>
    <w:p w14:paraId="06207469" w14:textId="629BADC7" w:rsidR="003D31C5" w:rsidRDefault="003D31C5" w:rsidP="00170303">
      <w:pPr>
        <w:rPr>
          <w:ins w:id="74" w:author="Serm Kulvatunyou" w:date="2016-06-02T10:52:00Z"/>
        </w:rPr>
      </w:pPr>
    </w:p>
    <w:p w14:paraId="4922D63D" w14:textId="4B80628D" w:rsidR="00031B35" w:rsidRDefault="00031B35" w:rsidP="00170303">
      <w:pPr>
        <w:rPr>
          <w:ins w:id="75" w:author="Serm Kulvatunyou" w:date="2016-06-02T11:00:00Z"/>
        </w:rPr>
      </w:pPr>
      <w:ins w:id="76" w:author="Serm Kulvatunyou" w:date="2016-06-02T11:00:00Z">
        <w:r>
          <w:t xml:space="preserve">These files shall be imported into the </w:t>
        </w:r>
        <w:r w:rsidRPr="00031B35">
          <w:rPr>
            <w:rStyle w:val="CodeChar"/>
          </w:rPr>
          <w:t>blob_content</w:t>
        </w:r>
        <w:r>
          <w:t xml:space="preserve"> table.</w:t>
        </w:r>
      </w:ins>
      <w:ins w:id="77" w:author="Serm Kulvatunyou" w:date="2016-06-02T11:01:00Z">
        <w:r>
          <w:t xml:space="preserve"> The </w:t>
        </w:r>
        <w:r w:rsidRPr="00031B35">
          <w:rPr>
            <w:rStyle w:val="CodeChar"/>
          </w:rPr>
          <w:t>release_id</w:t>
        </w:r>
        <w:r>
          <w:t xml:space="preserve"> column shall be populated with a foreign key </w:t>
        </w:r>
      </w:ins>
      <w:ins w:id="78" w:author="Serm Kulvatunyou" w:date="2016-06-02T11:02:00Z">
        <w:r>
          <w:t xml:space="preserve">pointing </w:t>
        </w:r>
      </w:ins>
      <w:ins w:id="79" w:author="Serm Kulvatunyou" w:date="2016-06-02T11:01:00Z">
        <w:r>
          <w:t xml:space="preserve">to </w:t>
        </w:r>
      </w:ins>
      <w:ins w:id="80" w:author="Serm Kulvatunyou" w:date="2016-06-02T11:02:00Z">
        <w:r>
          <w:t xml:space="preserve">an appropriate record in </w:t>
        </w:r>
      </w:ins>
      <w:ins w:id="81" w:author="Serm Kulvatunyou" w:date="2016-06-02T11:01:00Z">
        <w:r>
          <w:t xml:space="preserve">the </w:t>
        </w:r>
        <w:r w:rsidRPr="00031B35">
          <w:rPr>
            <w:rStyle w:val="CodeChar"/>
          </w:rPr>
          <w:t>release</w:t>
        </w:r>
        <w:r>
          <w:t xml:space="preserve"> table.</w:t>
        </w:r>
      </w:ins>
      <w:ins w:id="82" w:author="Serm Kulvatunyou" w:date="2016-06-02T11:03:00Z">
        <w:r>
          <w:t xml:space="preserve"> The </w:t>
        </w:r>
        <w:r w:rsidRPr="00031B35">
          <w:rPr>
            <w:rStyle w:val="CodeChar"/>
          </w:rPr>
          <w:t>module</w:t>
        </w:r>
        <w:r>
          <w:t xml:space="preserve"> column shall be the directory path of the file starting from the </w:t>
        </w:r>
        <w:r w:rsidRPr="00031B35">
          <w:rPr>
            <w:rStyle w:val="CodeChar"/>
          </w:rPr>
          <w:t>Model</w:t>
        </w:r>
        <w:r>
          <w:t xml:space="preserve"> folder; no file extension is needed in the value.</w:t>
        </w:r>
      </w:ins>
    </w:p>
    <w:p w14:paraId="0210B4F4" w14:textId="77777777" w:rsidR="00031B35" w:rsidRDefault="00031B35" w:rsidP="00170303">
      <w:pPr>
        <w:rPr>
          <w:ins w:id="83" w:author="Serm Kulvatunyou" w:date="2016-06-02T11:00:00Z"/>
        </w:rPr>
      </w:pPr>
    </w:p>
    <w:p w14:paraId="09669146" w14:textId="5881AE83" w:rsidR="003D31C5" w:rsidRDefault="003D31C5" w:rsidP="00170303">
      <w:pPr>
        <w:rPr>
          <w:ins w:id="84" w:author="Serm Kulvatunyou" w:date="2016-06-02T10:52:00Z"/>
        </w:rPr>
      </w:pPr>
      <w:ins w:id="85" w:author="Serm Kulvatunyou" w:date="2016-06-02T10:52:00Z">
        <w:r w:rsidRPr="00031B35">
          <w:rPr>
            <w:rStyle w:val="CodeChar"/>
          </w:rPr>
          <w:t>Model\Platform\2_1\OAGi-Platform.xsd</w:t>
        </w:r>
      </w:ins>
      <w:ins w:id="86" w:author="Serm Kulvatunyou" w:date="2016-06-02T10:53:00Z">
        <w:r>
          <w:t xml:space="preserve">, </w:t>
        </w:r>
      </w:ins>
      <w:ins w:id="87" w:author="Serm Kulvatunyou" w:date="2016-06-02T10:52:00Z">
        <w:r>
          <w:t xml:space="preserve">files in </w:t>
        </w:r>
        <w:r w:rsidRPr="00031B35">
          <w:rPr>
            <w:rStyle w:val="CodeChar"/>
          </w:rPr>
          <w:t>Model\Platform\2_1\Common\ISO20022</w:t>
        </w:r>
        <w:r>
          <w:t>,</w:t>
        </w:r>
      </w:ins>
      <w:ins w:id="88" w:author="Serm Kulvatunyou" w:date="2016-06-02T10:55:00Z">
        <w:r>
          <w:t xml:space="preserve"> and files ending with </w:t>
        </w:r>
        <w:r w:rsidRPr="00031B35">
          <w:rPr>
            <w:rStyle w:val="CodeChar"/>
          </w:rPr>
          <w:t>‘IST’</w:t>
        </w:r>
        <w:r>
          <w:t xml:space="preserve"> in </w:t>
        </w:r>
        <w:r w:rsidRPr="00031B35">
          <w:rPr>
            <w:rStyle w:val="CodeChar"/>
          </w:rPr>
          <w:t>Model\BODs, and Model\Nouns</w:t>
        </w:r>
        <w:r>
          <w:t xml:space="preserve"> </w:t>
        </w:r>
      </w:ins>
      <w:ins w:id="89" w:author="Serm Kulvatunyou" w:date="2016-06-02T10:52:00Z">
        <w:r>
          <w:t>folders shall not be considered in importing logic described in subsequent sections.</w:t>
        </w:r>
      </w:ins>
    </w:p>
    <w:p w14:paraId="2DD67D7B" w14:textId="1898A0F7" w:rsidR="003D31C5" w:rsidRDefault="003D31C5" w:rsidP="00170303">
      <w:pPr>
        <w:rPr>
          <w:ins w:id="90" w:author="Serm Kulvatunyou" w:date="2016-06-02T10:56:00Z"/>
        </w:rPr>
      </w:pPr>
    </w:p>
    <w:p w14:paraId="3263EFEF" w14:textId="2DE4CE9A" w:rsidR="003D31C5" w:rsidRPr="00170303" w:rsidRDefault="003D31C5" w:rsidP="00170303">
      <w:ins w:id="91" w:author="Serm Kulvatunyou" w:date="2016-06-02T10:56:00Z">
        <w:r w:rsidRPr="00031B35">
          <w:rPr>
            <w:rStyle w:val="CodeChar"/>
          </w:rPr>
          <w:t>Model\Platform\2_1\Common\DataTypes\XMLSchemaBuiltinType_1.xsd</w:t>
        </w:r>
        <w:r>
          <w:t xml:space="preserve"> and </w:t>
        </w:r>
      </w:ins>
      <w:ins w:id="92" w:author="Serm Kulvatunyou" w:date="2016-06-02T10:57:00Z">
        <w:r w:rsidRPr="00031B35">
          <w:rPr>
            <w:rStyle w:val="CodeChar"/>
          </w:rPr>
          <w:t>Model\Platform\2_1\Common\DataTypes\XMLSchemaBuiltinType_1_patterns.xsd</w:t>
        </w:r>
        <w:r>
          <w:t xml:space="preserve"> may need to be inspected within the import logic in subsequent sections. </w:t>
        </w:r>
      </w:ins>
      <w:ins w:id="93" w:author="Serm Kulvatunyou" w:date="2016-06-02T10:58:00Z">
        <w:r>
          <w:t xml:space="preserve">Their </w:t>
        </w:r>
        <w:r w:rsidR="00031B35">
          <w:t>type and element definitions</w:t>
        </w:r>
        <w:r>
          <w:t xml:space="preserve"> are however not imported</w:t>
        </w:r>
      </w:ins>
      <w:ins w:id="94" w:author="Serm Kulvatunyou" w:date="2016-06-02T10:59:00Z">
        <w:r w:rsidR="00031B35">
          <w:t xml:space="preserve"> individual</w:t>
        </w:r>
      </w:ins>
      <w:ins w:id="95" w:author="Serm Kulvatunyou" w:date="2016-06-02T11:05:00Z">
        <w:r w:rsidR="00031B35">
          <w:t>ly</w:t>
        </w:r>
      </w:ins>
      <w:ins w:id="96" w:author="Serm Kulvatunyou" w:date="2016-06-02T10:59:00Z">
        <w:r w:rsidR="00031B35">
          <w:t xml:space="preserve"> (but only as blobs).</w:t>
        </w:r>
      </w:ins>
    </w:p>
    <w:p w14:paraId="1BF12931" w14:textId="77777777" w:rsidR="00985C7A" w:rsidRDefault="00985C7A" w:rsidP="00985C7A">
      <w:pPr>
        <w:pStyle w:val="Heading4"/>
      </w:pPr>
      <w:r>
        <w:t>Populate CDT data</w:t>
      </w:r>
      <w:bookmarkEnd w:id="47"/>
    </w:p>
    <w:p w14:paraId="0DC60DCD" w14:textId="77777777"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14:paraId="020C3284" w14:textId="77777777" w:rsidR="00627F7B" w:rsidRDefault="00627F7B" w:rsidP="00627F7B">
      <w:pPr>
        <w:pStyle w:val="Heading5"/>
        <w:rPr>
          <w:rFonts w:eastAsiaTheme="minorEastAsia"/>
        </w:rPr>
      </w:pPr>
      <w:bookmarkStart w:id="97" w:name="_Toc442108904"/>
      <w:r>
        <w:rPr>
          <w:rFonts w:eastAsiaTheme="minorEastAsia"/>
        </w:rPr>
        <w:t xml:space="preserve">Populate the </w:t>
      </w:r>
      <w:r w:rsidR="00723894">
        <w:rPr>
          <w:rFonts w:eastAsiaTheme="minorEastAsia"/>
        </w:rPr>
        <w:t>xbt</w:t>
      </w:r>
      <w:r>
        <w:rPr>
          <w:rFonts w:eastAsiaTheme="minorEastAsia"/>
        </w:rPr>
        <w:t xml:space="preserve"> table</w:t>
      </w:r>
      <w:bookmarkEnd w:id="97"/>
    </w:p>
    <w:p w14:paraId="28FA988B" w14:textId="77777777"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 xml:space="preserve">from the types hierarchy in the figure below (from  </w:t>
      </w:r>
      <w:hyperlink r:id="rId8" w:anchor="built-in-datatypes" w:history="1">
        <w:r w:rsidR="003E3587" w:rsidRPr="003B0F27">
          <w:rPr>
            <w:rStyle w:val="Hyperlink"/>
            <w:rFonts w:eastAsiaTheme="minorEastAsia"/>
          </w:rPr>
          <w:t>http://www.w3.org/TR/xmlschema-2/#built-in-datatypes</w:t>
        </w:r>
      </w:hyperlink>
      <w:r w:rsidR="003E3587">
        <w:rPr>
          <w:rFonts w:eastAsiaTheme="minorEastAsia"/>
        </w:rPr>
        <w:t>). At this point only bring in the types in the polygon.</w:t>
      </w:r>
    </w:p>
    <w:p w14:paraId="30BAD4E1" w14:textId="77777777" w:rsidR="00723894" w:rsidRDefault="00723894" w:rsidP="00627F7B">
      <w:pPr>
        <w:rPr>
          <w:rFonts w:eastAsiaTheme="minorEastAsia"/>
        </w:rPr>
      </w:pPr>
    </w:p>
    <w:p w14:paraId="0A85980E" w14:textId="77777777" w:rsidR="00627F7B" w:rsidRDefault="00723894" w:rsidP="00627F7B">
      <w:pPr>
        <w:rPr>
          <w:rFonts w:eastAsiaTheme="minorEastAsia"/>
        </w:rPr>
      </w:pPr>
      <w:r>
        <w:rPr>
          <w:rStyle w:val="CodeChar"/>
          <w:rFonts w:eastAsiaTheme="minorEastAsia"/>
        </w:rPr>
        <w:t>xbt</w:t>
      </w:r>
      <w:r w:rsidR="00627F7B" w:rsidRPr="00494218">
        <w:rPr>
          <w:rStyle w:val="CodeChar"/>
          <w:rFonts w:eastAsiaTheme="minorEastAsia"/>
        </w:rPr>
        <w:t>_</w:t>
      </w:r>
      <w:r>
        <w:rPr>
          <w:rStyle w:val="CodeChar"/>
          <w:rFonts w:eastAsiaTheme="minorEastAsia"/>
        </w:rPr>
        <w:t>id</w:t>
      </w:r>
      <w:r w:rsidR="00627F7B">
        <w:rPr>
          <w:rFonts w:eastAsiaTheme="minorEastAsia"/>
        </w:rPr>
        <w:t xml:space="preserve"> </w:t>
      </w:r>
      <w:r w:rsidR="00627F7B">
        <w:t>= Auto-generate database key.</w:t>
      </w:r>
    </w:p>
    <w:p w14:paraId="4226FC2B" w14:textId="77777777" w:rsidR="00627F7B" w:rsidRPr="00494218" w:rsidRDefault="00723894" w:rsidP="00627F7B">
      <w:pPr>
        <w:rPr>
          <w:rFonts w:eastAsiaTheme="minorEastAsia"/>
        </w:rPr>
      </w:pPr>
      <w:r>
        <w:rPr>
          <w:rStyle w:val="CodeChar"/>
          <w:rFonts w:eastAsiaTheme="minorEastAsia"/>
        </w:rPr>
        <w:t>b</w:t>
      </w:r>
      <w:r w:rsidR="00627F7B" w:rsidRPr="00494218">
        <w:rPr>
          <w:rStyle w:val="CodeChar"/>
          <w:rFonts w:eastAsiaTheme="minorEastAsia"/>
        </w:rPr>
        <w:t>uiltIn_</w:t>
      </w:r>
      <w:r>
        <w:rPr>
          <w:rStyle w:val="CodeChar"/>
          <w:rFonts w:eastAsiaTheme="minorEastAsia"/>
        </w:rPr>
        <w:t>t</w:t>
      </w:r>
      <w:r w:rsidR="00627F7B" w:rsidRPr="00494218">
        <w:rPr>
          <w:rStyle w:val="CodeChar"/>
          <w:rFonts w:eastAsiaTheme="minorEastAsia"/>
        </w:rPr>
        <w:t>ype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prefix with </w:t>
      </w:r>
      <w:r w:rsidR="00627F7B" w:rsidRPr="00723894">
        <w:rPr>
          <w:rStyle w:val="CodeChar"/>
          <w:rFonts w:eastAsiaTheme="minorEastAsia"/>
        </w:rPr>
        <w:t>‘xsd:’</w:t>
      </w:r>
      <w:r w:rsidR="00627F7B">
        <w:rPr>
          <w:rFonts w:eastAsiaTheme="minorEastAsia"/>
        </w:rPr>
        <w:t xml:space="preserve">, e.g., </w:t>
      </w:r>
      <w:r w:rsidR="00627F7B" w:rsidRPr="00723894">
        <w:rPr>
          <w:rStyle w:val="CodeChar"/>
          <w:rFonts w:eastAsiaTheme="minorEastAsia"/>
        </w:rPr>
        <w:t>‘xsd:token’</w:t>
      </w:r>
      <w:r w:rsidR="00627F7B">
        <w:rPr>
          <w:rFonts w:eastAsiaTheme="minorEastAsia"/>
        </w:rPr>
        <w:t>.</w:t>
      </w:r>
      <w:r w:rsidR="00764834">
        <w:rPr>
          <w:rFonts w:eastAsiaTheme="minorEastAsia"/>
        </w:rPr>
        <w:t xml:space="preserve"> </w:t>
      </w:r>
    </w:p>
    <w:p w14:paraId="6CA4E877" w14:textId="77777777" w:rsidR="00627F7B" w:rsidRDefault="00723894" w:rsidP="00627F7B">
      <w:pPr>
        <w:rPr>
          <w:rFonts w:eastAsiaTheme="minorEastAsia"/>
        </w:rPr>
      </w:pPr>
      <w:r>
        <w:rPr>
          <w:rStyle w:val="CodeChar"/>
          <w:rFonts w:eastAsiaTheme="minorEastAsia"/>
        </w:rPr>
        <w:t>n</w:t>
      </w:r>
      <w:r w:rsidR="00627F7B" w:rsidRPr="00494218">
        <w:rPr>
          <w:rStyle w:val="CodeChar"/>
          <w:rFonts w:eastAsiaTheme="minorEastAsia"/>
        </w:rPr>
        <w:t>ame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apply a few separation patterns as follows.</w:t>
      </w:r>
    </w:p>
    <w:p w14:paraId="0D771E2F" w14:textId="77777777" w:rsidR="00627F7B" w:rsidRDefault="00627F7B" w:rsidP="008F2EBB">
      <w:pPr>
        <w:pStyle w:val="ListParagraph"/>
        <w:numPr>
          <w:ilvl w:val="0"/>
          <w:numId w:val="6"/>
        </w:numPr>
        <w:rPr>
          <w:rFonts w:eastAsiaTheme="minorEastAsia"/>
        </w:rPr>
      </w:pPr>
      <w:r>
        <w:rPr>
          <w:rFonts w:eastAsiaTheme="minorEastAsia"/>
        </w:rPr>
        <w:t>Use all lower case letters.</w:t>
      </w:r>
    </w:p>
    <w:p w14:paraId="2DCDBBC7" w14:textId="77777777" w:rsidR="00627F7B" w:rsidRDefault="00627F7B" w:rsidP="008F2EBB">
      <w:pPr>
        <w:pStyle w:val="ListParagraph"/>
        <w:numPr>
          <w:ilvl w:val="0"/>
          <w:numId w:val="6"/>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sidRPr="00723894">
        <w:rPr>
          <w:rStyle w:val="CodeChar"/>
          <w:rFonts w:eastAsiaTheme="minorEastAsia"/>
        </w:rPr>
        <w:t>‘positiveInteger’</w:t>
      </w:r>
      <w:r>
        <w:rPr>
          <w:rFonts w:eastAsiaTheme="minorEastAsia"/>
        </w:rPr>
        <w:t xml:space="preserve"> -&gt; </w:t>
      </w:r>
      <w:r w:rsidRPr="00723894">
        <w:rPr>
          <w:rStyle w:val="CodeChar"/>
          <w:rFonts w:eastAsiaTheme="minorEastAsia"/>
        </w:rPr>
        <w:t>‘positive integer’</w:t>
      </w:r>
      <w:r>
        <w:rPr>
          <w:rFonts w:eastAsiaTheme="minorEastAsia"/>
        </w:rPr>
        <w:t>.</w:t>
      </w:r>
    </w:p>
    <w:p w14:paraId="48A99ECE" w14:textId="77777777" w:rsidR="00320BB6" w:rsidRDefault="00320BB6" w:rsidP="008F2EBB">
      <w:pPr>
        <w:pStyle w:val="ListParagraph"/>
        <w:numPr>
          <w:ilvl w:val="0"/>
          <w:numId w:val="6"/>
        </w:numPr>
        <w:rPr>
          <w:rFonts w:eastAsiaTheme="minorEastAsia"/>
        </w:rPr>
      </w:pPr>
      <w:r>
        <w:rPr>
          <w:rFonts w:eastAsiaTheme="minorEastAsia"/>
        </w:rPr>
        <w:t>g = Gregorian</w:t>
      </w:r>
    </w:p>
    <w:p w14:paraId="2E3E12B0" w14:textId="77777777" w:rsidR="00AA5FCE" w:rsidRPr="00AA5FCE" w:rsidRDefault="00723894" w:rsidP="00AA5FCE">
      <w:pPr>
        <w:rPr>
          <w:rFonts w:eastAsiaTheme="minorEastAsia"/>
        </w:rPr>
      </w:pPr>
      <w:r>
        <w:rPr>
          <w:rStyle w:val="CodeChar"/>
          <w:rFonts w:eastAsiaTheme="minorEastAsia"/>
        </w:rPr>
        <w:t>s</w:t>
      </w:r>
      <w:r w:rsidR="00AA5FCE" w:rsidRPr="003E3587">
        <w:rPr>
          <w:rStyle w:val="CodeChar"/>
          <w:rFonts w:eastAsiaTheme="minorEastAsia"/>
        </w:rPr>
        <w:t>ubtype_</w:t>
      </w:r>
      <w:r>
        <w:rPr>
          <w:rStyle w:val="CodeChar"/>
          <w:rFonts w:eastAsiaTheme="minorEastAsia"/>
        </w:rPr>
        <w:t>of</w:t>
      </w:r>
      <w:r w:rsidR="00AA5FCE" w:rsidRPr="003E3587">
        <w:rPr>
          <w:rStyle w:val="CodeChar"/>
          <w:rFonts w:eastAsiaTheme="minorEastAsia"/>
        </w:rPr>
        <w:t>_</w:t>
      </w:r>
      <w:r>
        <w:rPr>
          <w:rStyle w:val="CodeChar"/>
          <w:rFonts w:eastAsiaTheme="minorEastAsia"/>
        </w:rPr>
        <w:t>xbt</w:t>
      </w:r>
      <w:r w:rsidR="00AA5FCE" w:rsidRPr="003E3587">
        <w:rPr>
          <w:rStyle w:val="CodeChar"/>
          <w:rFonts w:eastAsiaTheme="minorEastAsia"/>
        </w:rPr>
        <w:t>_</w:t>
      </w:r>
      <w:r>
        <w:rPr>
          <w:rStyle w:val="CodeChar"/>
          <w:rFonts w:eastAsiaTheme="minorEastAsia"/>
        </w:rPr>
        <w:t>id</w:t>
      </w:r>
      <w:r w:rsidR="00AA5FCE">
        <w:rPr>
          <w:rFonts w:eastAsiaTheme="minorEastAsia"/>
        </w:rPr>
        <w:t xml:space="preserve"> = Self-referenced foreign key to the </w:t>
      </w:r>
      <w:r w:rsidR="00736ABC">
        <w:rPr>
          <w:rStyle w:val="CodeChar"/>
          <w:rFonts w:eastAsiaTheme="minorEastAsia"/>
        </w:rPr>
        <w:t>xbt</w:t>
      </w:r>
      <w:r w:rsidR="00AA5FCE" w:rsidRPr="00723894">
        <w:rPr>
          <w:rStyle w:val="CodeChar"/>
          <w:rFonts w:eastAsiaTheme="minorEastAsia"/>
        </w:rPr>
        <w:t>_</w:t>
      </w:r>
      <w:r w:rsidR="00736ABC">
        <w:rPr>
          <w:rStyle w:val="CodeChar"/>
          <w:rFonts w:eastAsiaTheme="minorEastAsia"/>
        </w:rPr>
        <w:t>id</w:t>
      </w:r>
      <w:r w:rsidR="003E3587">
        <w:rPr>
          <w:rFonts w:eastAsiaTheme="minorEastAsia"/>
        </w:rPr>
        <w:t xml:space="preserve"> of the parent type in the hierarchy.</w:t>
      </w:r>
    </w:p>
    <w:p w14:paraId="1E5FB937" w14:textId="77777777"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lastRenderedPageBreak/>
        <w:drawing>
          <wp:inline distT="0" distB="0" distL="0" distR="0" wp14:anchorId="76D5067D" wp14:editId="6566E005">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14:paraId="59512D33" w14:textId="77777777" w:rsidR="00E62CCF" w:rsidRPr="003172B3" w:rsidRDefault="00E62CCF" w:rsidP="003172B3">
      <w:pPr>
        <w:pStyle w:val="Heading5"/>
        <w:rPr>
          <w:rStyle w:val="IntenseEmphasis"/>
          <w:b/>
          <w:bCs w:val="0"/>
          <w:i/>
          <w:iCs w:val="0"/>
          <w:color w:val="548DD4" w:themeColor="text2" w:themeTint="99"/>
        </w:rPr>
      </w:pPr>
      <w:bookmarkStart w:id="98" w:name="_Toc442108905"/>
      <w:r w:rsidRPr="003172B3">
        <w:rPr>
          <w:rStyle w:val="IntenseEmphasis"/>
          <w:b/>
          <w:bCs w:val="0"/>
          <w:i/>
          <w:iCs w:val="0"/>
          <w:color w:val="548DD4" w:themeColor="text2" w:themeTint="99"/>
        </w:rPr>
        <w:t xml:space="preserve">Populate the </w:t>
      </w:r>
      <w:r w:rsidR="00736ABC">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736ABC">
        <w:rPr>
          <w:rStyle w:val="IntenseEmphasis"/>
          <w:b/>
          <w:bCs w:val="0"/>
          <w:i/>
          <w:iCs w:val="0"/>
          <w:color w:val="548DD4" w:themeColor="text2" w:themeTint="99"/>
        </w:rPr>
        <w:t>pri</w:t>
      </w:r>
      <w:r w:rsidRPr="003172B3">
        <w:rPr>
          <w:rStyle w:val="IntenseEmphasis"/>
          <w:b/>
          <w:bCs w:val="0"/>
          <w:i/>
          <w:iCs w:val="0"/>
          <w:color w:val="548DD4" w:themeColor="text2" w:themeTint="99"/>
        </w:rPr>
        <w:t xml:space="preserve"> table</w:t>
      </w:r>
      <w:bookmarkEnd w:id="98"/>
    </w:p>
    <w:p w14:paraId="1A3FDC8A" w14:textId="77777777" w:rsidR="00A35538" w:rsidRDefault="00E62CCF" w:rsidP="00985C7A">
      <w:r>
        <w:t>P</w:t>
      </w:r>
      <w:r w:rsidR="00A35538">
        <w:t xml:space="preserve">opulate the </w:t>
      </w:r>
      <w:r w:rsidR="002B066A">
        <w:rPr>
          <w:rStyle w:val="CodeChar"/>
        </w:rPr>
        <w:t>cdt_pri</w:t>
      </w:r>
      <w:r w:rsidR="00A35538" w:rsidRPr="00112B28">
        <w:rPr>
          <w:sz w:val="22"/>
          <w:szCs w:val="22"/>
        </w:rPr>
        <w:t xml:space="preserve"> </w:t>
      </w:r>
      <w:r w:rsidR="002B066A">
        <w:rPr>
          <w:sz w:val="22"/>
          <w:szCs w:val="22"/>
        </w:rPr>
        <w:t xml:space="preserve">(CDT Primitive) </w:t>
      </w:r>
      <w:r w:rsidR="00A35538">
        <w:t>table with information from the table in section 3.2.1 of CCTS DTC3.</w:t>
      </w:r>
      <w:r w:rsidR="007E26AD">
        <w:t xml:space="preserve"> Use the Name column for the </w:t>
      </w:r>
      <w:r w:rsidR="00736ABC">
        <w:rPr>
          <w:rStyle w:val="CodeChar"/>
        </w:rPr>
        <w:t>cdt_p</w:t>
      </w:r>
      <w:r w:rsidR="007E26AD" w:rsidRPr="00112B28">
        <w:rPr>
          <w:rStyle w:val="CodeChar"/>
        </w:rPr>
        <w:t>ri.</w:t>
      </w:r>
      <w:r w:rsidR="00736ABC">
        <w:rPr>
          <w:rStyle w:val="CodeChar"/>
        </w:rPr>
        <w:t>n</w:t>
      </w:r>
      <w:r w:rsidR="007E26AD" w:rsidRPr="00112B28">
        <w:rPr>
          <w:rStyle w:val="CodeChar"/>
        </w:rPr>
        <w:t>ame</w:t>
      </w:r>
      <w:r w:rsidR="007E26AD">
        <w:t>.</w:t>
      </w:r>
    </w:p>
    <w:p w14:paraId="1EFC59E6" w14:textId="77777777" w:rsidR="00774A05" w:rsidRPr="003172B3" w:rsidRDefault="00774A05" w:rsidP="00774A05">
      <w:pPr>
        <w:pStyle w:val="Heading5"/>
        <w:rPr>
          <w:rStyle w:val="IntenseEmphasis"/>
          <w:b/>
          <w:bCs w:val="0"/>
          <w:i/>
          <w:iCs w:val="0"/>
          <w:color w:val="548DD4" w:themeColor="text2" w:themeTint="99"/>
        </w:rPr>
      </w:pPr>
      <w:bookmarkStart w:id="99" w:name="_Toc442108906"/>
      <w:r w:rsidRPr="003172B3">
        <w:rPr>
          <w:rStyle w:val="IntenseEmphasis"/>
          <w:b/>
          <w:bCs w:val="0"/>
          <w:i/>
          <w:iCs w:val="0"/>
          <w:color w:val="548DD4" w:themeColor="text2" w:themeTint="99"/>
        </w:rPr>
        <w:t xml:space="preserve">Populate CDTs in the </w:t>
      </w:r>
      <w:r w:rsidR="00736ABC">
        <w:rPr>
          <w:rStyle w:val="IntenseEmphasis"/>
          <w:b/>
          <w:bCs w:val="0"/>
          <w:i/>
          <w:iCs w:val="0"/>
          <w:color w:val="548DD4" w:themeColor="text2" w:themeTint="99"/>
        </w:rPr>
        <w:t>dt</w:t>
      </w:r>
      <w:r w:rsidRPr="003172B3">
        <w:rPr>
          <w:rStyle w:val="IntenseEmphasis"/>
          <w:b/>
          <w:bCs w:val="0"/>
          <w:i/>
          <w:iCs w:val="0"/>
          <w:color w:val="548DD4" w:themeColor="text2" w:themeTint="99"/>
        </w:rPr>
        <w:t xml:space="preserve"> </w:t>
      </w:r>
      <w:commentRangeStart w:id="100"/>
      <w:r w:rsidRPr="003172B3">
        <w:rPr>
          <w:rStyle w:val="IntenseEmphasis"/>
          <w:b/>
          <w:bCs w:val="0"/>
          <w:i/>
          <w:iCs w:val="0"/>
          <w:color w:val="548DD4" w:themeColor="text2" w:themeTint="99"/>
        </w:rPr>
        <w:t>table</w:t>
      </w:r>
      <w:bookmarkEnd w:id="99"/>
      <w:commentRangeEnd w:id="100"/>
      <w:r w:rsidR="00C61BF6">
        <w:rPr>
          <w:rStyle w:val="CommentReference"/>
          <w:b w:val="0"/>
          <w:i w:val="0"/>
          <w:color w:val="auto"/>
        </w:rPr>
        <w:commentReference w:id="100"/>
      </w:r>
    </w:p>
    <w:p w14:paraId="52119622" w14:textId="77777777" w:rsidR="00774A05" w:rsidRPr="00E62CCF" w:rsidRDefault="00774A05" w:rsidP="00774A05">
      <w:pPr>
        <w:rPr>
          <w:b/>
          <w:bCs/>
          <w:i/>
          <w:iCs/>
        </w:rPr>
      </w:pPr>
      <w:r w:rsidRPr="00E62CCF">
        <w:t xml:space="preserve">Populate </w:t>
      </w:r>
      <w:r>
        <w:t xml:space="preserve">the </w:t>
      </w:r>
      <w:r w:rsidR="00736ABC">
        <w:rPr>
          <w:rStyle w:val="CodeChar"/>
        </w:rPr>
        <w:t>dt</w:t>
      </w:r>
      <w:r>
        <w:t xml:space="preserve"> table </w:t>
      </w:r>
      <w:r w:rsidRPr="00E62CCF">
        <w:t>with CDT information from the CCTS DTC3 as follows.</w:t>
      </w:r>
    </w:p>
    <w:p w14:paraId="07B97E6E" w14:textId="77777777" w:rsidR="00774A05" w:rsidRDefault="00774A05" w:rsidP="00774A05"/>
    <w:p w14:paraId="723400E6" w14:textId="77777777" w:rsidR="00774A05" w:rsidRDefault="00736ABC" w:rsidP="00774A05">
      <w:r>
        <w:rPr>
          <w:rStyle w:val="CodeChar"/>
        </w:rPr>
        <w:t>dt_id</w:t>
      </w:r>
      <w:r w:rsidR="00774A05">
        <w:t xml:space="preserve"> = Auto-generate database key.</w:t>
      </w:r>
    </w:p>
    <w:p w14:paraId="50136792" w14:textId="77777777" w:rsidR="00774A05" w:rsidRDefault="00736ABC" w:rsidP="00774A05">
      <w:r>
        <w:rPr>
          <w:rStyle w:val="CodeChar"/>
        </w:rPr>
        <w:t>guid</w:t>
      </w:r>
      <w:r w:rsidR="00774A05">
        <w:t xml:space="preserve"> is generated one time and then fixed.</w:t>
      </w:r>
    </w:p>
    <w:p w14:paraId="13793B29" w14:textId="77777777" w:rsidR="00774A05" w:rsidRDefault="00736ABC" w:rsidP="00774A05">
      <w:r>
        <w:rPr>
          <w:rStyle w:val="CodeChar"/>
        </w:rPr>
        <w:t>type</w:t>
      </w:r>
      <w:r w:rsidR="00774A05">
        <w:t xml:space="preserve"> = </w:t>
      </w:r>
      <w:r w:rsidR="00774A05" w:rsidRPr="00112B28">
        <w:rPr>
          <w:rStyle w:val="CodeChar"/>
        </w:rPr>
        <w:t>“0”</w:t>
      </w:r>
      <w:r w:rsidR="00774A05">
        <w:t xml:space="preserve"> (note: 0 indicates CDT).</w:t>
      </w:r>
    </w:p>
    <w:p w14:paraId="2CDF55AF" w14:textId="77777777" w:rsidR="00774A05" w:rsidRDefault="00736ABC" w:rsidP="00774A05">
      <w:r>
        <w:rPr>
          <w:rStyle w:val="CodeChar"/>
        </w:rPr>
        <w:t>version_num</w:t>
      </w:r>
      <w:r w:rsidR="00774A05">
        <w:t xml:space="preserve"> = </w:t>
      </w:r>
      <w:r w:rsidR="00774A05" w:rsidRPr="00112B28">
        <w:rPr>
          <w:rStyle w:val="CodeChar"/>
        </w:rPr>
        <w:t>“</w:t>
      </w:r>
      <w:r w:rsidR="00320BB6">
        <w:rPr>
          <w:rStyle w:val="CodeChar"/>
        </w:rPr>
        <w:t>1</w:t>
      </w:r>
      <w:r w:rsidR="00774A05" w:rsidRPr="00112B28">
        <w:rPr>
          <w:rStyle w:val="CodeChar"/>
        </w:rPr>
        <w:t>.0”</w:t>
      </w:r>
    </w:p>
    <w:p w14:paraId="0EE6E07C" w14:textId="77777777" w:rsidR="00774A05" w:rsidRDefault="00736ABC" w:rsidP="00774A05">
      <w:r>
        <w:rPr>
          <w:rStyle w:val="CodeChar"/>
        </w:rPr>
        <w:t>previous_version_dt_id</w:t>
      </w:r>
      <w:r w:rsidR="00774A05">
        <w:t xml:space="preserve"> = Leave blank.</w:t>
      </w:r>
    </w:p>
    <w:p w14:paraId="4A3EBA94" w14:textId="77777777" w:rsidR="00774A05" w:rsidRDefault="00736ABC" w:rsidP="00774A05">
      <w:r>
        <w:rPr>
          <w:rStyle w:val="CodeChar"/>
        </w:rPr>
        <w:t>data_type_term</w:t>
      </w:r>
      <w:r w:rsidR="00774A05">
        <w:t xml:space="preserve"> = Each CDT in CCTS DTC3 section 4 indicates this, e.g., </w:t>
      </w:r>
      <w:r w:rsidR="00774A05" w:rsidRPr="00112B28">
        <w:rPr>
          <w:rStyle w:val="CodeChar"/>
        </w:rPr>
        <w:t>“Amount”</w:t>
      </w:r>
      <w:r w:rsidR="00774A05">
        <w:t>.</w:t>
      </w:r>
    </w:p>
    <w:p w14:paraId="6388AF2F" w14:textId="77777777" w:rsidR="00774A05" w:rsidRDefault="00736ABC" w:rsidP="00774A05">
      <w:r>
        <w:rPr>
          <w:rStyle w:val="CodeChar"/>
        </w:rPr>
        <w:t>qualifier</w:t>
      </w:r>
      <w:r w:rsidR="00774A05">
        <w:t xml:space="preserve"> = Blank.</w:t>
      </w:r>
    </w:p>
    <w:p w14:paraId="0DB57BBD" w14:textId="77777777" w:rsidR="00774A05" w:rsidRDefault="00736ABC" w:rsidP="00774A05">
      <w:r>
        <w:rPr>
          <w:rStyle w:val="CodeChar"/>
        </w:rPr>
        <w:t>based_dt_id</w:t>
      </w:r>
      <w:r w:rsidR="00774A05">
        <w:t xml:space="preserve"> = Blank.</w:t>
      </w:r>
    </w:p>
    <w:p w14:paraId="0658B716" w14:textId="77777777" w:rsidR="00774A05" w:rsidRDefault="00736ABC" w:rsidP="00774A05">
      <w:r>
        <w:rPr>
          <w:rStyle w:val="CodeChar"/>
        </w:rPr>
        <w:t>den</w:t>
      </w:r>
      <w:r w:rsidR="00774A05">
        <w:t xml:space="preserve"> = Take the value from each CDT subsection in CCTS DTC3 section 4, e.g., </w:t>
      </w:r>
      <w:r w:rsidR="00774A05" w:rsidRPr="00112B28">
        <w:rPr>
          <w:rStyle w:val="CodeChar"/>
        </w:rPr>
        <w:t>“Amount. Type”</w:t>
      </w:r>
      <w:r w:rsidR="00774A05">
        <w:t>.</w:t>
      </w:r>
    </w:p>
    <w:p w14:paraId="14748E07" w14:textId="77777777" w:rsidR="00774A05" w:rsidRDefault="00127238" w:rsidP="00774A05">
      <w:r>
        <w:rPr>
          <w:rStyle w:val="MathChar1"/>
        </w:rPr>
        <w:t>content_component_den</w:t>
      </w:r>
      <w:r w:rsidR="00774A05">
        <w:t xml:space="preserve"> = Take the value from each CDT subsection in CCTS DTC3 section 4 indicates this, e.g., </w:t>
      </w:r>
      <w:r w:rsidR="00774A05" w:rsidRPr="00112B28">
        <w:rPr>
          <w:rStyle w:val="CodeChar"/>
        </w:rPr>
        <w:t>“Amount. Content”</w:t>
      </w:r>
      <w:r w:rsidR="00774A05">
        <w:t>.</w:t>
      </w:r>
    </w:p>
    <w:p w14:paraId="56795D83" w14:textId="77777777" w:rsidR="00774A05" w:rsidRDefault="00127238" w:rsidP="00774A05">
      <w:r>
        <w:rPr>
          <w:rStyle w:val="CodeChar"/>
        </w:rPr>
        <w:t>definition</w:t>
      </w:r>
      <w:r w:rsidR="00774A05">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rsidR="00774A05">
        <w:t>Combine the texts from the Definition and Remarks sections from each CDT in CCTS DTC3.</w:t>
      </w:r>
    </w:p>
    <w:p w14:paraId="0905428F" w14:textId="77777777" w:rsidR="0086536F" w:rsidRDefault="00127238" w:rsidP="00774A05">
      <w:r>
        <w:rPr>
          <w:rStyle w:val="CodeChar"/>
        </w:rPr>
        <w:t>content_component_definition</w:t>
      </w:r>
      <w:r w:rsidR="0086536F">
        <w:t xml:space="preserve"> = Take the value from the CCTS DTC3 in the Definition column of the table in section 4.X.7.</w:t>
      </w:r>
    </w:p>
    <w:p w14:paraId="29D724DE" w14:textId="77777777" w:rsidR="00774A05" w:rsidRDefault="00127238" w:rsidP="00774A05">
      <w:r>
        <w:rPr>
          <w:rStyle w:val="CodeChar"/>
        </w:rPr>
        <w:t>revision_doc</w:t>
      </w:r>
      <w:r w:rsidR="00774A05">
        <w:t xml:space="preserve"> = Blank.</w:t>
      </w:r>
    </w:p>
    <w:p w14:paraId="3DAE25FA" w14:textId="77777777" w:rsidR="00774A05" w:rsidRDefault="00127238" w:rsidP="00774A05">
      <w:r>
        <w:rPr>
          <w:rStyle w:val="CodeChar"/>
        </w:rPr>
        <w:lastRenderedPageBreak/>
        <w:t>state</w:t>
      </w:r>
      <w:r w:rsidR="00774A05">
        <w:t xml:space="preserve"> = </w:t>
      </w:r>
      <w:r w:rsidR="007A6CA8">
        <w:rPr>
          <w:rStyle w:val="CodeChar"/>
        </w:rPr>
        <w:t>“3</w:t>
      </w:r>
      <w:r w:rsidR="00774A05" w:rsidRPr="00112B28">
        <w:rPr>
          <w:rStyle w:val="CodeChar"/>
        </w:rPr>
        <w:t>”</w:t>
      </w:r>
      <w:r w:rsidR="00774A05">
        <w:t xml:space="preserve"> (note: </w:t>
      </w:r>
      <w:r w:rsidR="007A6CA8">
        <w:t>3</w:t>
      </w:r>
      <w:r w:rsidR="00774A05">
        <w:t xml:space="preserve"> means published).</w:t>
      </w:r>
    </w:p>
    <w:p w14:paraId="5CF3ACAE" w14:textId="77777777" w:rsidR="00774A05" w:rsidRDefault="00127238" w:rsidP="00774A05">
      <w:r>
        <w:rPr>
          <w:rStyle w:val="CodeChar"/>
        </w:rPr>
        <w:t>created_by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B346648" w14:textId="77777777" w:rsidR="00B66EC6" w:rsidRDefault="00EB13B1" w:rsidP="00774A05">
      <w:r w:rsidRPr="00EB13B1">
        <w:rPr>
          <w:rStyle w:val="CodeChar"/>
        </w:rPr>
        <w:t>o</w:t>
      </w:r>
      <w:r w:rsidR="00B66EC6" w:rsidRPr="00EB13B1">
        <w:rPr>
          <w:rStyle w:val="CodeChar"/>
        </w:rPr>
        <w:t>wner_user_id</w:t>
      </w:r>
      <w:r w:rsidR="00B66EC6">
        <w:t xml:space="preserve"> = </w:t>
      </w:r>
      <w:r w:rsidRPr="00EB13B1">
        <w:rPr>
          <w:rStyle w:val="CodeChar"/>
        </w:rPr>
        <w:t>“oagis”</w:t>
      </w:r>
      <w:r>
        <w:t>.</w:t>
      </w:r>
    </w:p>
    <w:p w14:paraId="74448E2D" w14:textId="77777777" w:rsidR="00774A05" w:rsidRDefault="00127238" w:rsidP="00774A05">
      <w:r>
        <w:rPr>
          <w:rStyle w:val="CodeChar"/>
        </w:rPr>
        <w:t>last_updated_by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50F5321" w14:textId="77777777" w:rsidR="00774A05" w:rsidRDefault="00127238" w:rsidP="00774A05">
      <w:r>
        <w:rPr>
          <w:rStyle w:val="CodeChar"/>
        </w:rPr>
        <w:t>creation_timestamp</w:t>
      </w:r>
      <w:r w:rsidR="00774A05">
        <w:t xml:space="preserve"> = </w:t>
      </w:r>
      <w:r w:rsidR="00774A05" w:rsidRPr="00112B28">
        <w:t>Current time</w:t>
      </w:r>
      <w:r w:rsidR="00774A05">
        <w:t>.</w:t>
      </w:r>
    </w:p>
    <w:p w14:paraId="37F4D95A" w14:textId="77777777" w:rsidR="00774A05" w:rsidRDefault="00127238" w:rsidP="00774A05">
      <w:r>
        <w:rPr>
          <w:rStyle w:val="CodeChar"/>
        </w:rPr>
        <w:t>last_update_timestamp</w:t>
      </w:r>
      <w:r w:rsidR="00774A05">
        <w:t xml:space="preserve"> = Same as </w:t>
      </w:r>
      <w:r>
        <w:rPr>
          <w:rStyle w:val="CodeChar"/>
        </w:rPr>
        <w:t>creation_timestamp</w:t>
      </w:r>
      <w:r w:rsidR="00774A05">
        <w:t>.</w:t>
      </w:r>
    </w:p>
    <w:p w14:paraId="47432CA8" w14:textId="77777777" w:rsidR="00B66EC6" w:rsidRDefault="00EB13B1" w:rsidP="00774A05">
      <w:r w:rsidRPr="00EB13B1">
        <w:rPr>
          <w:rStyle w:val="CodeChar"/>
        </w:rPr>
        <w:t>r</w:t>
      </w:r>
      <w:r w:rsidR="00B66EC6" w:rsidRPr="00EB13B1">
        <w:rPr>
          <w:rStyle w:val="CodeChar"/>
        </w:rPr>
        <w:t>evision_num</w:t>
      </w:r>
      <w:r w:rsidR="00B66EC6">
        <w:t xml:space="preserve"> = </w:t>
      </w:r>
      <w:r w:rsidRPr="00EB13B1">
        <w:rPr>
          <w:rStyle w:val="CodeChar"/>
        </w:rPr>
        <w:t>0</w:t>
      </w:r>
      <w:r>
        <w:t>.</w:t>
      </w:r>
    </w:p>
    <w:p w14:paraId="77151680" w14:textId="77777777" w:rsidR="00B66EC6" w:rsidRDefault="00EB13B1" w:rsidP="00774A05">
      <w:r w:rsidRPr="00EB13B1">
        <w:rPr>
          <w:rStyle w:val="CodeChar"/>
        </w:rPr>
        <w:t>r</w:t>
      </w:r>
      <w:r w:rsidR="00B66EC6" w:rsidRPr="00EB13B1">
        <w:rPr>
          <w:rStyle w:val="CodeChar"/>
        </w:rPr>
        <w:t>evision_tracking_num</w:t>
      </w:r>
      <w:r w:rsidR="00B66EC6">
        <w:t xml:space="preserve"> = </w:t>
      </w:r>
      <w:r w:rsidRPr="00EB13B1">
        <w:rPr>
          <w:rStyle w:val="CodeChar"/>
        </w:rPr>
        <w:t>0</w:t>
      </w:r>
      <w:r>
        <w:t>.</w:t>
      </w:r>
    </w:p>
    <w:p w14:paraId="7F0D14CC" w14:textId="77777777" w:rsidR="00B66EC6" w:rsidRDefault="00B66EC6" w:rsidP="00774A05">
      <w:r w:rsidRPr="00EB13B1">
        <w:rPr>
          <w:rStyle w:val="CodeChar"/>
        </w:rPr>
        <w:t>revision_action</w:t>
      </w:r>
      <w:r>
        <w:t xml:space="preserve"> = </w:t>
      </w:r>
      <w:r w:rsidR="00EB13B1" w:rsidRPr="00EB13B1">
        <w:rPr>
          <w:rStyle w:val="CodeChar"/>
        </w:rPr>
        <w:t>null</w:t>
      </w:r>
      <w:r w:rsidR="00EB13B1">
        <w:t>.</w:t>
      </w:r>
    </w:p>
    <w:p w14:paraId="33E3D052" w14:textId="77777777" w:rsidR="00B66EC6" w:rsidRDefault="00B66EC6" w:rsidP="00774A05">
      <w:r w:rsidRPr="00EB13B1">
        <w:rPr>
          <w:rStyle w:val="CodeChar"/>
        </w:rPr>
        <w:t>release_id</w:t>
      </w:r>
      <w:r>
        <w:t xml:space="preserve"> =</w:t>
      </w:r>
      <w:r w:rsidR="00F323CD">
        <w:t xml:space="preserve"> </w:t>
      </w:r>
      <w:r w:rsidR="00F323CD" w:rsidRPr="00F323CD">
        <w:rPr>
          <w:rStyle w:val="CodeChar"/>
        </w:rPr>
        <w:t>null</w:t>
      </w:r>
      <w:r w:rsidR="00F323CD">
        <w:t>.</w:t>
      </w:r>
    </w:p>
    <w:p w14:paraId="45BB9728" w14:textId="77777777" w:rsidR="00B66EC6" w:rsidRDefault="00B66EC6" w:rsidP="00774A05">
      <w:r w:rsidRPr="00EB13B1">
        <w:rPr>
          <w:rStyle w:val="CodeChar"/>
        </w:rPr>
        <w:t>current_bdt_id</w:t>
      </w:r>
      <w:r>
        <w:t xml:space="preserve"> =</w:t>
      </w:r>
      <w:r w:rsidR="00F323CD">
        <w:t xml:space="preserve"> </w:t>
      </w:r>
      <w:r w:rsidR="00F323CD" w:rsidRPr="00F323CD">
        <w:rPr>
          <w:rStyle w:val="CodeChar"/>
        </w:rPr>
        <w:t>null</w:t>
      </w:r>
      <w:r w:rsidR="00F323CD">
        <w:t>.</w:t>
      </w:r>
      <w:r>
        <w:t xml:space="preserve"> </w:t>
      </w:r>
    </w:p>
    <w:p w14:paraId="48A2AA4E" w14:textId="77777777" w:rsidR="00B66EC6" w:rsidRDefault="00B66EC6" w:rsidP="00774A05">
      <w:r w:rsidRPr="00EB13B1">
        <w:rPr>
          <w:rStyle w:val="CodeChar"/>
        </w:rPr>
        <w:t>is_deprecated</w:t>
      </w:r>
      <w:r>
        <w:t xml:space="preserve"> = </w:t>
      </w:r>
      <w:r w:rsidR="00F323CD" w:rsidRPr="00F323CD">
        <w:rPr>
          <w:rStyle w:val="CodeChar"/>
        </w:rPr>
        <w:t>false</w:t>
      </w:r>
      <w:r w:rsidR="00F323CD">
        <w:t>.</w:t>
      </w:r>
    </w:p>
    <w:p w14:paraId="236C44D6" w14:textId="77777777" w:rsidR="00764834" w:rsidRPr="003172B3" w:rsidRDefault="00764834" w:rsidP="00764834">
      <w:pPr>
        <w:pStyle w:val="Heading5"/>
        <w:rPr>
          <w:rStyle w:val="IntenseEmphasis"/>
          <w:b/>
          <w:bCs w:val="0"/>
          <w:i/>
          <w:iCs w:val="0"/>
          <w:color w:val="548DD4" w:themeColor="text2" w:themeTint="99"/>
        </w:rPr>
      </w:pPr>
      <w:bookmarkStart w:id="101" w:name="_Toc442108907"/>
      <w:r w:rsidRPr="003172B3">
        <w:rPr>
          <w:rStyle w:val="IntenseEmphasis"/>
          <w:b/>
          <w:bCs w:val="0"/>
          <w:i/>
          <w:iCs w:val="0"/>
          <w:color w:val="548DD4" w:themeColor="text2" w:themeTint="99"/>
        </w:rPr>
        <w:t xml:space="preserve">Populate the </w:t>
      </w:r>
      <w:r w:rsidR="00681FE3">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a</w:t>
      </w:r>
      <w:r w:rsidRPr="003172B3">
        <w:rPr>
          <w:rStyle w:val="IntenseEmphasis"/>
          <w:b/>
          <w:bCs w:val="0"/>
          <w:i/>
          <w:iCs w:val="0"/>
          <w:color w:val="548DD4" w:themeColor="text2" w:themeTint="99"/>
        </w:rPr>
        <w:t>w</w:t>
      </w:r>
      <w:r w:rsidR="00681FE3">
        <w:rPr>
          <w:rStyle w:val="IntenseEmphasis"/>
          <w:b/>
          <w:bCs w:val="0"/>
          <w:i/>
          <w:iCs w:val="0"/>
          <w:color w:val="548DD4" w:themeColor="text2" w:themeTint="99"/>
        </w:rPr>
        <w:t>d</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p</w:t>
      </w:r>
      <w:r w:rsidRPr="003172B3">
        <w:rPr>
          <w:rStyle w:val="IntenseEmphasis"/>
          <w:b/>
          <w:bCs w:val="0"/>
          <w:i/>
          <w:iCs w:val="0"/>
          <w:color w:val="548DD4" w:themeColor="text2" w:themeTint="99"/>
        </w:rPr>
        <w:t>ri table</w:t>
      </w:r>
      <w:bookmarkEnd w:id="101"/>
    </w:p>
    <w:p w14:paraId="0B9978B2" w14:textId="77777777" w:rsidR="00764834" w:rsidRPr="00E62CCF" w:rsidRDefault="00764834" w:rsidP="00764834">
      <w:pPr>
        <w:rPr>
          <w:b/>
          <w:bCs/>
          <w:i/>
          <w:iCs/>
        </w:rPr>
      </w:pPr>
      <w:r w:rsidRPr="00E62CCF">
        <w:t xml:space="preserve">Populate </w:t>
      </w:r>
      <w:r>
        <w:t xml:space="preserve">the </w:t>
      </w:r>
      <w:r w:rsidR="00C822AB" w:rsidRPr="00C822AB">
        <w:rPr>
          <w:rStyle w:val="CodeChar"/>
        </w:rPr>
        <w:t>cdt_awd_pri</w:t>
      </w:r>
      <w:r w:rsidR="00C822AB" w:rsidRPr="00C822AB">
        <w:t xml:space="preserve"> </w:t>
      </w:r>
      <w:r w:rsidR="00C822AB">
        <w:t xml:space="preserve">(CDT Allowed Primitive) </w:t>
      </w:r>
      <w:r>
        <w:t xml:space="preserve">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14:paraId="19B80BEC" w14:textId="77777777" w:rsidR="00764834" w:rsidRDefault="00764834" w:rsidP="00764834"/>
    <w:p w14:paraId="44AE2C9C" w14:textId="77777777" w:rsidR="00764834" w:rsidRDefault="00601F9E" w:rsidP="00764834">
      <w:r>
        <w:rPr>
          <w:rStyle w:val="CodeChar"/>
        </w:rPr>
        <w:t>cdt_awd_pri_id</w:t>
      </w:r>
      <w:r w:rsidR="00764834">
        <w:t xml:space="preserve"> = Auto-generate database key.</w:t>
      </w:r>
    </w:p>
    <w:p w14:paraId="68F22846" w14:textId="77777777" w:rsidR="00764834" w:rsidRDefault="00300C7F" w:rsidP="00764834">
      <w:r>
        <w:rPr>
          <w:rStyle w:val="CodeChar"/>
        </w:rPr>
        <w:t>cdt_id</w:t>
      </w:r>
      <w:r w:rsidR="00764834">
        <w:t xml:space="preserve"> = Foreign key from the </w:t>
      </w:r>
      <w:r w:rsidR="00736ABC">
        <w:rPr>
          <w:rStyle w:val="CodeChar"/>
        </w:rPr>
        <w:t>dt</w:t>
      </w:r>
      <w:r w:rsidR="00764834">
        <w:t xml:space="preserve"> table corresponding to the CDT being recorded.</w:t>
      </w:r>
    </w:p>
    <w:p w14:paraId="2CFFE9D6" w14:textId="77777777" w:rsidR="00764834" w:rsidRDefault="00300C7F" w:rsidP="00764834">
      <w:r>
        <w:rPr>
          <w:rStyle w:val="CodeChar"/>
        </w:rPr>
        <w:t>cdt_pri_id</w:t>
      </w:r>
      <w:r w:rsidR="00764834">
        <w:t xml:space="preserve"> = Foreign key from the </w:t>
      </w:r>
      <w:r w:rsidR="002B066A">
        <w:rPr>
          <w:rStyle w:val="CodeChar"/>
        </w:rPr>
        <w:t>cdt_pri</w:t>
      </w:r>
      <w:r w:rsidR="00764834">
        <w:t xml:space="preserve"> table corresponding to the Allowed Primitive column in each of the CDT Content Component section/table in CCTS DTC3.</w:t>
      </w:r>
    </w:p>
    <w:p w14:paraId="70BA7980" w14:textId="77777777" w:rsidR="00DA19F4" w:rsidRDefault="00DA19F4" w:rsidP="00764834">
      <w:r w:rsidRPr="00DA19F4">
        <w:rPr>
          <w:rStyle w:val="CodeChar"/>
        </w:rPr>
        <w:t>is_default</w:t>
      </w:r>
      <w:r>
        <w:t xml:space="preserve"> = </w:t>
      </w:r>
      <w:r w:rsidR="005C46FF">
        <w:t>Indicating a default primitive for the CDT’s Content Component. True for a default primitive, False otherwise.</w:t>
      </w:r>
    </w:p>
    <w:p w14:paraId="3CD41DA2" w14:textId="77777777" w:rsidR="00764834" w:rsidRDefault="00764834" w:rsidP="00764834">
      <w:pPr>
        <w:pStyle w:val="Heading5"/>
        <w:rPr>
          <w:rStyle w:val="IntenseEmphasis"/>
          <w:b/>
          <w:bCs w:val="0"/>
          <w:i/>
          <w:iCs w:val="0"/>
          <w:color w:val="548DD4" w:themeColor="text2" w:themeTint="99"/>
        </w:rPr>
      </w:pPr>
      <w:bookmarkStart w:id="102" w:name="_Ref390787662"/>
      <w:bookmarkStart w:id="103" w:name="_Toc442108908"/>
      <w:r w:rsidRPr="003172B3">
        <w:rPr>
          <w:rStyle w:val="IntenseEmphasis"/>
          <w:b/>
          <w:bCs w:val="0"/>
          <w:i/>
          <w:iCs w:val="0"/>
          <w:color w:val="548DD4" w:themeColor="text2" w:themeTint="99"/>
        </w:rPr>
        <w:t xml:space="preserve">Populate the </w:t>
      </w:r>
      <w:r w:rsidR="005C46FF">
        <w:rPr>
          <w:rStyle w:val="IntenseEmphasis"/>
          <w:b/>
          <w:bCs w:val="0"/>
          <w:i/>
          <w:iCs w:val="0"/>
          <w:color w:val="548DD4" w:themeColor="text2" w:themeTint="99"/>
        </w:rPr>
        <w:t>cdt_awd_pri_xps_type_map</w:t>
      </w:r>
      <w:bookmarkEnd w:id="102"/>
      <w:bookmarkEnd w:id="103"/>
    </w:p>
    <w:p w14:paraId="3081ACB0" w14:textId="77777777" w:rsidR="00B52C70" w:rsidRDefault="00A24AD6" w:rsidP="00764834">
      <w:pPr>
        <w:rPr>
          <w:highlight w:val="yellow"/>
        </w:rPr>
      </w:pPr>
      <w:r>
        <w:t xml:space="preserve">This table allows for concrete mapping between the CDT Primitives and types in a particular expression such as XML Schema, JSON. At this point, it is not clear whether a separate table will be needed for each expression. The current table holds the map to XML Schema built-in types. </w:t>
      </w:r>
      <w:r w:rsidR="00B52C70" w:rsidRPr="003428EF">
        <w:t xml:space="preserve">For each row in the </w:t>
      </w:r>
      <w:r w:rsidR="002B066A">
        <w:rPr>
          <w:rStyle w:val="CodeChar"/>
        </w:rPr>
        <w:t>cdt_awd_pri</w:t>
      </w:r>
      <w:r w:rsidR="00B52C70" w:rsidRPr="003172B3">
        <w:rPr>
          <w:rStyle w:val="IntenseEmphasis"/>
          <w:b w:val="0"/>
          <w:bCs w:val="0"/>
          <w:i w:val="0"/>
          <w:iCs w:val="0"/>
          <w:color w:val="auto"/>
        </w:rPr>
        <w:t xml:space="preserve"> table</w:t>
      </w:r>
      <w:r w:rsidR="00163180">
        <w:rPr>
          <w:rStyle w:val="IntenseEmphasis"/>
          <w:b w:val="0"/>
          <w:bCs w:val="0"/>
          <w:i w:val="0"/>
          <w:iCs w:val="0"/>
          <w:color w:val="auto"/>
        </w:rPr>
        <w:t>,</w:t>
      </w:r>
      <w:r w:rsidR="00B52C70">
        <w:rPr>
          <w:rStyle w:val="IntenseEmphasis"/>
          <w:b w:val="0"/>
          <w:bCs w:val="0"/>
          <w:i w:val="0"/>
          <w:iCs w:val="0"/>
          <w:color w:val="auto"/>
        </w:rPr>
        <w:t xml:space="preserve"> there will be zero or more rows in this</w:t>
      </w:r>
      <w:r w:rsidR="005C46FF">
        <w:rPr>
          <w:rStyle w:val="IntenseEmphasis"/>
          <w:b w:val="0"/>
          <w:bCs w:val="0"/>
          <w:i w:val="0"/>
          <w:iCs w:val="0"/>
          <w:color w:val="auto"/>
        </w:rPr>
        <w:t xml:space="preserve"> </w:t>
      </w:r>
      <w:r w:rsidR="005C46FF" w:rsidRPr="005C46FF">
        <w:rPr>
          <w:rStyle w:val="CodeChar"/>
        </w:rPr>
        <w:t>cdt_awd_pri_xps_type_map</w:t>
      </w:r>
      <w:r w:rsidR="00B52C70">
        <w:rPr>
          <w:rStyle w:val="IntenseEmphasis"/>
          <w:b w:val="0"/>
          <w:bCs w:val="0"/>
          <w:i w:val="0"/>
          <w:iCs w:val="0"/>
          <w:color w:val="auto"/>
        </w:rPr>
        <w:t xml:space="preserve"> </w:t>
      </w:r>
      <w:r w:rsidR="005C46FF">
        <w:rPr>
          <w:rStyle w:val="IntenseEmphasis"/>
          <w:b w:val="0"/>
          <w:bCs w:val="0"/>
          <w:i w:val="0"/>
          <w:iCs w:val="0"/>
          <w:color w:val="auto"/>
        </w:rPr>
        <w:t xml:space="preserve">(CDT Allowed Primitive Expression Type Map) </w:t>
      </w:r>
      <w:r w:rsidR="00B52C70">
        <w:rPr>
          <w:rStyle w:val="IntenseEmphasis"/>
          <w:b w:val="0"/>
          <w:bCs w:val="0"/>
          <w:i w:val="0"/>
          <w:iCs w:val="0"/>
          <w:color w:val="auto"/>
        </w:rPr>
        <w:t>table.</w:t>
      </w:r>
    </w:p>
    <w:p w14:paraId="79CAB7CC" w14:textId="77777777" w:rsidR="00B52C70" w:rsidRDefault="00B52C70" w:rsidP="00764834">
      <w:pPr>
        <w:rPr>
          <w:highlight w:val="yellow"/>
        </w:rPr>
      </w:pPr>
    </w:p>
    <w:p w14:paraId="70FA0178" w14:textId="77777777" w:rsidR="00764834" w:rsidRDefault="00A24AD6" w:rsidP="00764834">
      <w:r>
        <w:rPr>
          <w:rStyle w:val="CodeChar"/>
        </w:rPr>
        <w:t>cdt_awd_pri_xps_type_map_id</w:t>
      </w:r>
      <w:r w:rsidR="00EF6BE9">
        <w:t xml:space="preserve"> = Auto-generate database key.</w:t>
      </w:r>
    </w:p>
    <w:p w14:paraId="42175C3E" w14:textId="77777777" w:rsidR="003C2821" w:rsidRDefault="00601F9E" w:rsidP="00764834">
      <w:r>
        <w:rPr>
          <w:rStyle w:val="CodeChar"/>
        </w:rPr>
        <w:t>cdt_awd_pri_id</w:t>
      </w:r>
      <w:r w:rsidR="00EF6BE9">
        <w:t xml:space="preserve"> = Foreign key to </w:t>
      </w:r>
      <w:r w:rsidR="002B066A">
        <w:rPr>
          <w:rStyle w:val="CodeChar"/>
        </w:rPr>
        <w:t>cdt_awd_pri</w:t>
      </w:r>
      <w:r w:rsidR="00EF6BE9">
        <w:rPr>
          <w:rStyle w:val="IntenseEmphasis"/>
          <w:b w:val="0"/>
          <w:bCs w:val="0"/>
          <w:i w:val="0"/>
          <w:iCs w:val="0"/>
          <w:color w:val="auto"/>
        </w:rPr>
        <w:t>.</w:t>
      </w:r>
      <w:r>
        <w:rPr>
          <w:rStyle w:val="CodeChar"/>
        </w:rPr>
        <w:t>cdt_awd_pri_id</w:t>
      </w:r>
      <w:r w:rsidR="00EF6BE9">
        <w:rPr>
          <w:rStyle w:val="CodeChar"/>
        </w:rPr>
        <w:t>.</w:t>
      </w:r>
      <w:r w:rsidR="00EF6BE9">
        <w:rPr>
          <w:rStyle w:val="IntenseEmphasis"/>
          <w:b w:val="0"/>
          <w:bCs w:val="0"/>
          <w:i w:val="0"/>
          <w:iCs w:val="0"/>
          <w:color w:val="auto"/>
        </w:rPr>
        <w:t xml:space="preserve"> </w:t>
      </w:r>
    </w:p>
    <w:p w14:paraId="153A95E9" w14:textId="77777777" w:rsidR="00EF6BE9" w:rsidRDefault="00300C7F" w:rsidP="00EF6BE9">
      <w:pPr>
        <w:rPr>
          <w:rStyle w:val="CodeChar"/>
          <w:rFonts w:eastAsiaTheme="minorEastAsia"/>
        </w:rPr>
      </w:pPr>
      <w:r>
        <w:rPr>
          <w:rStyle w:val="CodeChar"/>
        </w:rPr>
        <w:t>xbt_id</w:t>
      </w:r>
      <w:r w:rsidR="00EF6BE9">
        <w:t xml:space="preserve"> = Foreign key to </w:t>
      </w:r>
      <w:r>
        <w:rPr>
          <w:rStyle w:val="CodeChar"/>
          <w:rFonts w:eastAsiaTheme="minorEastAsia"/>
        </w:rPr>
        <w:t>xbt</w:t>
      </w:r>
      <w:r w:rsidR="00EF6BE9">
        <w:rPr>
          <w:rFonts w:eastAsiaTheme="minorEastAsia"/>
        </w:rPr>
        <w:t>.</w:t>
      </w:r>
      <w:r w:rsidR="00EF6BE9" w:rsidRPr="00EF6BE9">
        <w:rPr>
          <w:rStyle w:val="CodeChar"/>
          <w:rFonts w:eastAsiaTheme="minorEastAsia"/>
        </w:rPr>
        <w:t xml:space="preserve"> </w:t>
      </w:r>
      <w:r>
        <w:rPr>
          <w:rStyle w:val="CodeChar"/>
          <w:rFonts w:eastAsiaTheme="minorEastAsia"/>
        </w:rPr>
        <w:t>xbt_id</w:t>
      </w:r>
    </w:p>
    <w:p w14:paraId="0395C7E4" w14:textId="77777777" w:rsidR="00EF6BE9" w:rsidRDefault="00EF6BE9" w:rsidP="00764834"/>
    <w:p w14:paraId="24222ACE" w14:textId="77777777" w:rsidR="00EF6BE9" w:rsidRDefault="00CF2964" w:rsidP="00764834">
      <w:r>
        <w:t>Use the following m</w:t>
      </w:r>
      <w:r w:rsidR="00EF6BE9">
        <w:t>ap between the CDT primitives and XSD built-in types:</w:t>
      </w:r>
    </w:p>
    <w:p w14:paraId="4DD0E46C" w14:textId="5EEDBBBC"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is technical</w:t>
      </w:r>
      <w:r w:rsidR="008E36A2">
        <w:t>ly</w:t>
      </w:r>
      <w:r>
        <w:t xml:space="preserve">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hierarchy.</w:t>
      </w:r>
    </w:p>
    <w:tbl>
      <w:tblPr>
        <w:tblStyle w:val="TableGrid"/>
        <w:tblW w:w="0" w:type="auto"/>
        <w:tblLook w:val="04A0" w:firstRow="1" w:lastRow="0" w:firstColumn="1" w:lastColumn="0" w:noHBand="0" w:noVBand="1"/>
      </w:tblPr>
      <w:tblGrid>
        <w:gridCol w:w="1908"/>
        <w:gridCol w:w="2250"/>
      </w:tblGrid>
      <w:tr w:rsidR="00EF6BE9" w14:paraId="04273CC3" w14:textId="77777777" w:rsidTr="008126CC">
        <w:tc>
          <w:tcPr>
            <w:tcW w:w="1908" w:type="dxa"/>
          </w:tcPr>
          <w:p w14:paraId="61D7D6ED" w14:textId="77777777" w:rsidR="00EF6BE9" w:rsidRPr="008126CC" w:rsidRDefault="00466A2F" w:rsidP="00764834">
            <w:pPr>
              <w:rPr>
                <w:b/>
                <w:bCs/>
              </w:rPr>
            </w:pPr>
            <w:r w:rsidRPr="008126CC">
              <w:rPr>
                <w:b/>
                <w:bCs/>
              </w:rPr>
              <w:t>CDT Primitive</w:t>
            </w:r>
          </w:p>
        </w:tc>
        <w:tc>
          <w:tcPr>
            <w:tcW w:w="2250" w:type="dxa"/>
          </w:tcPr>
          <w:p w14:paraId="305D3E2E" w14:textId="77777777" w:rsidR="00EF6BE9" w:rsidRPr="008126CC" w:rsidRDefault="00466A2F" w:rsidP="00764834">
            <w:pPr>
              <w:rPr>
                <w:b/>
                <w:bCs/>
              </w:rPr>
            </w:pPr>
            <w:r w:rsidRPr="008126CC">
              <w:rPr>
                <w:b/>
                <w:bCs/>
              </w:rPr>
              <w:t>XSD Built-in type</w:t>
            </w:r>
          </w:p>
        </w:tc>
      </w:tr>
      <w:tr w:rsidR="00EF6BE9" w14:paraId="5DB62557" w14:textId="77777777" w:rsidTr="008126CC">
        <w:tc>
          <w:tcPr>
            <w:tcW w:w="1908" w:type="dxa"/>
          </w:tcPr>
          <w:p w14:paraId="7052B457" w14:textId="77777777" w:rsidR="00EF6BE9" w:rsidRDefault="00466A2F" w:rsidP="00466A2F">
            <w:r>
              <w:t>Binary</w:t>
            </w:r>
          </w:p>
        </w:tc>
        <w:tc>
          <w:tcPr>
            <w:tcW w:w="2250" w:type="dxa"/>
          </w:tcPr>
          <w:p w14:paraId="2FDD73F4" w14:textId="77777777" w:rsidR="00EF6BE9" w:rsidRDefault="00466A2F" w:rsidP="00466A2F">
            <w:r>
              <w:t>xsd:base64Binary</w:t>
            </w:r>
          </w:p>
        </w:tc>
      </w:tr>
      <w:tr w:rsidR="00EF6BE9" w14:paraId="777A8A27" w14:textId="77777777" w:rsidTr="008126CC">
        <w:tc>
          <w:tcPr>
            <w:tcW w:w="1908" w:type="dxa"/>
          </w:tcPr>
          <w:p w14:paraId="2FC3624F" w14:textId="77777777" w:rsidR="00EF6BE9" w:rsidRDefault="00466A2F" w:rsidP="00466A2F">
            <w:r>
              <w:t>Binary</w:t>
            </w:r>
          </w:p>
        </w:tc>
        <w:tc>
          <w:tcPr>
            <w:tcW w:w="2250" w:type="dxa"/>
          </w:tcPr>
          <w:p w14:paraId="759F3328" w14:textId="77777777" w:rsidR="00EF6BE9" w:rsidRDefault="00466A2F" w:rsidP="00466A2F">
            <w:r>
              <w:t>xsd:hexBinary</w:t>
            </w:r>
          </w:p>
        </w:tc>
      </w:tr>
      <w:tr w:rsidR="00EF6BE9" w14:paraId="0D26E7E4" w14:textId="77777777" w:rsidTr="008126CC">
        <w:tc>
          <w:tcPr>
            <w:tcW w:w="1908" w:type="dxa"/>
          </w:tcPr>
          <w:p w14:paraId="3312E77D" w14:textId="77777777" w:rsidR="00EF6BE9" w:rsidRDefault="00466A2F" w:rsidP="00466A2F">
            <w:r>
              <w:lastRenderedPageBreak/>
              <w:t>Boolean</w:t>
            </w:r>
          </w:p>
        </w:tc>
        <w:tc>
          <w:tcPr>
            <w:tcW w:w="2250" w:type="dxa"/>
          </w:tcPr>
          <w:p w14:paraId="774780D8" w14:textId="77777777" w:rsidR="00EF6BE9" w:rsidRDefault="00466A2F" w:rsidP="00466A2F">
            <w:r>
              <w:t>xsd:boolean</w:t>
            </w:r>
          </w:p>
        </w:tc>
      </w:tr>
      <w:tr w:rsidR="00EF6BE9" w14:paraId="7FE151AD" w14:textId="77777777" w:rsidTr="008126CC">
        <w:tc>
          <w:tcPr>
            <w:tcW w:w="1908" w:type="dxa"/>
          </w:tcPr>
          <w:p w14:paraId="289ACE67" w14:textId="77777777" w:rsidR="00EF6BE9" w:rsidRDefault="00466A2F" w:rsidP="00466A2F">
            <w:r>
              <w:t>Decimal</w:t>
            </w:r>
          </w:p>
        </w:tc>
        <w:tc>
          <w:tcPr>
            <w:tcW w:w="2250" w:type="dxa"/>
          </w:tcPr>
          <w:p w14:paraId="55ECFE36" w14:textId="77777777" w:rsidR="00EF6BE9" w:rsidRDefault="00466A2F" w:rsidP="00466A2F">
            <w:r>
              <w:t>xsd:decimal</w:t>
            </w:r>
          </w:p>
        </w:tc>
      </w:tr>
      <w:tr w:rsidR="003E3587" w14:paraId="7CAB5FDA" w14:textId="77777777" w:rsidTr="008126CC">
        <w:tc>
          <w:tcPr>
            <w:tcW w:w="1908" w:type="dxa"/>
          </w:tcPr>
          <w:p w14:paraId="020767EA" w14:textId="77777777" w:rsidR="003E3587" w:rsidRDefault="003E3587" w:rsidP="00320BB6">
            <w:r>
              <w:t>Double</w:t>
            </w:r>
          </w:p>
        </w:tc>
        <w:tc>
          <w:tcPr>
            <w:tcW w:w="2250" w:type="dxa"/>
          </w:tcPr>
          <w:p w14:paraId="712A3E77" w14:textId="77777777" w:rsidR="003E3587" w:rsidRDefault="003E3587" w:rsidP="00320BB6">
            <w:r>
              <w:t>xsd:double</w:t>
            </w:r>
          </w:p>
        </w:tc>
      </w:tr>
      <w:tr w:rsidR="00AA5FCE" w14:paraId="24C27EEE" w14:textId="77777777" w:rsidTr="008126CC">
        <w:tc>
          <w:tcPr>
            <w:tcW w:w="1908" w:type="dxa"/>
          </w:tcPr>
          <w:p w14:paraId="55893271" w14:textId="77777777" w:rsidR="00AA5FCE" w:rsidRDefault="00AA5FCE" w:rsidP="00320BB6">
            <w:commentRangeStart w:id="104"/>
            <w:r>
              <w:t>Double</w:t>
            </w:r>
            <w:commentRangeEnd w:id="104"/>
            <w:r w:rsidR="003A66D8">
              <w:rPr>
                <w:rStyle w:val="CommentReference"/>
              </w:rPr>
              <w:commentReference w:id="104"/>
            </w:r>
          </w:p>
        </w:tc>
        <w:tc>
          <w:tcPr>
            <w:tcW w:w="2250" w:type="dxa"/>
          </w:tcPr>
          <w:p w14:paraId="0B6109D2" w14:textId="77777777" w:rsidR="00AA5FCE" w:rsidRDefault="00AA5FCE" w:rsidP="003E3587">
            <w:r>
              <w:t>xsd:</w:t>
            </w:r>
            <w:r w:rsidR="003E3587">
              <w:t>float</w:t>
            </w:r>
          </w:p>
        </w:tc>
      </w:tr>
      <w:tr w:rsidR="00EF6BE9" w14:paraId="06F5C5C1" w14:textId="77777777" w:rsidTr="008126CC">
        <w:tc>
          <w:tcPr>
            <w:tcW w:w="1908" w:type="dxa"/>
          </w:tcPr>
          <w:p w14:paraId="548C286E" w14:textId="77777777" w:rsidR="00EF6BE9" w:rsidRDefault="00466A2F" w:rsidP="00466A2F">
            <w:r>
              <w:t>Float</w:t>
            </w:r>
          </w:p>
        </w:tc>
        <w:tc>
          <w:tcPr>
            <w:tcW w:w="2250" w:type="dxa"/>
          </w:tcPr>
          <w:p w14:paraId="1FF7F81A" w14:textId="77777777" w:rsidR="00EF6BE9" w:rsidRDefault="00466A2F" w:rsidP="00466A2F">
            <w:r>
              <w:t>xsd:float</w:t>
            </w:r>
          </w:p>
        </w:tc>
      </w:tr>
      <w:tr w:rsidR="00315B6B" w14:paraId="62952894" w14:textId="77777777" w:rsidTr="00B9231A">
        <w:tc>
          <w:tcPr>
            <w:tcW w:w="1908" w:type="dxa"/>
          </w:tcPr>
          <w:p w14:paraId="1DB03B75" w14:textId="77777777" w:rsidR="00315B6B" w:rsidRDefault="00315B6B" w:rsidP="00B9231A">
            <w:r>
              <w:t>Integer</w:t>
            </w:r>
          </w:p>
        </w:tc>
        <w:tc>
          <w:tcPr>
            <w:tcW w:w="2250" w:type="dxa"/>
          </w:tcPr>
          <w:p w14:paraId="0CE5AFC7" w14:textId="77777777" w:rsidR="00315B6B" w:rsidRDefault="00315B6B" w:rsidP="00B9231A">
            <w:r>
              <w:t>xsd:integer</w:t>
            </w:r>
          </w:p>
        </w:tc>
      </w:tr>
      <w:tr w:rsidR="00315B6B" w14:paraId="1CB5BA3C" w14:textId="77777777" w:rsidTr="00B9231A">
        <w:tc>
          <w:tcPr>
            <w:tcW w:w="1908" w:type="dxa"/>
          </w:tcPr>
          <w:p w14:paraId="0F4293F4" w14:textId="77777777" w:rsidR="00315B6B" w:rsidRDefault="00315B6B" w:rsidP="00B9231A">
            <w:r>
              <w:t>Integer</w:t>
            </w:r>
          </w:p>
        </w:tc>
        <w:tc>
          <w:tcPr>
            <w:tcW w:w="2250" w:type="dxa"/>
          </w:tcPr>
          <w:p w14:paraId="0832B77C" w14:textId="77777777" w:rsidR="00315B6B" w:rsidRDefault="00315B6B" w:rsidP="00315B6B">
            <w:r>
              <w:t>xsd:nonNegativeInteger</w:t>
            </w:r>
          </w:p>
        </w:tc>
      </w:tr>
      <w:tr w:rsidR="00EF6BE9" w14:paraId="3CF5E414" w14:textId="77777777" w:rsidTr="008126CC">
        <w:tc>
          <w:tcPr>
            <w:tcW w:w="1908" w:type="dxa"/>
          </w:tcPr>
          <w:p w14:paraId="02B64D64" w14:textId="77777777" w:rsidR="00EF6BE9" w:rsidRDefault="00466A2F" w:rsidP="00466A2F">
            <w:r>
              <w:t>Integer</w:t>
            </w:r>
          </w:p>
        </w:tc>
        <w:tc>
          <w:tcPr>
            <w:tcW w:w="2250" w:type="dxa"/>
          </w:tcPr>
          <w:p w14:paraId="26C3B4A5" w14:textId="77777777" w:rsidR="00EF6BE9" w:rsidRDefault="00466A2F" w:rsidP="00315B6B">
            <w:commentRangeStart w:id="105"/>
            <w:r>
              <w:t>xsd:</w:t>
            </w:r>
            <w:r w:rsidR="00315B6B">
              <w:t>positiveI</w:t>
            </w:r>
            <w:r>
              <w:t>nteger</w:t>
            </w:r>
            <w:commentRangeEnd w:id="105"/>
            <w:r w:rsidR="0047227C">
              <w:rPr>
                <w:rStyle w:val="CommentReference"/>
              </w:rPr>
              <w:commentReference w:id="105"/>
            </w:r>
          </w:p>
        </w:tc>
      </w:tr>
      <w:tr w:rsidR="00EF6BE9" w14:paraId="2571E99D" w14:textId="77777777" w:rsidTr="008126CC">
        <w:tc>
          <w:tcPr>
            <w:tcW w:w="1908" w:type="dxa"/>
          </w:tcPr>
          <w:p w14:paraId="403B9E58" w14:textId="77777777" w:rsidR="00EF6BE9" w:rsidRDefault="00466A2F" w:rsidP="00466A2F">
            <w:r>
              <w:t>NormalizedString</w:t>
            </w:r>
          </w:p>
        </w:tc>
        <w:tc>
          <w:tcPr>
            <w:tcW w:w="2250" w:type="dxa"/>
          </w:tcPr>
          <w:p w14:paraId="4A366FF5" w14:textId="77777777" w:rsidR="00EF6BE9" w:rsidRDefault="00E451C1" w:rsidP="00E451C1">
            <w:r>
              <w:t>xsd:normalizedString</w:t>
            </w:r>
          </w:p>
        </w:tc>
      </w:tr>
      <w:tr w:rsidR="00EF6BE9" w14:paraId="74638E6E" w14:textId="77777777" w:rsidTr="008126CC">
        <w:tc>
          <w:tcPr>
            <w:tcW w:w="1908" w:type="dxa"/>
          </w:tcPr>
          <w:p w14:paraId="1E1BFD2F" w14:textId="77777777" w:rsidR="00EF6BE9" w:rsidRDefault="003A66D8" w:rsidP="00466A2F">
            <w:r>
              <w:t>String</w:t>
            </w:r>
          </w:p>
        </w:tc>
        <w:tc>
          <w:tcPr>
            <w:tcW w:w="2250" w:type="dxa"/>
          </w:tcPr>
          <w:p w14:paraId="32CCC30D" w14:textId="77777777" w:rsidR="00EF6BE9" w:rsidRDefault="003A66D8" w:rsidP="00466A2F">
            <w:r>
              <w:t>xsd:string</w:t>
            </w:r>
          </w:p>
        </w:tc>
      </w:tr>
      <w:tr w:rsidR="00C53E2A" w14:paraId="6187943B" w14:textId="77777777" w:rsidTr="008A5D34">
        <w:tc>
          <w:tcPr>
            <w:tcW w:w="1908" w:type="dxa"/>
          </w:tcPr>
          <w:p w14:paraId="2A5C0175" w14:textId="77777777" w:rsidR="00C53E2A" w:rsidRDefault="00C53E2A" w:rsidP="008A5D34">
            <w:r>
              <w:t>TimeDuration</w:t>
            </w:r>
          </w:p>
        </w:tc>
        <w:tc>
          <w:tcPr>
            <w:tcW w:w="2250" w:type="dxa"/>
          </w:tcPr>
          <w:p w14:paraId="26B0A3C5" w14:textId="77777777" w:rsidR="00C53E2A" w:rsidRDefault="00C53E2A" w:rsidP="008A5D34">
            <w:commentRangeStart w:id="106"/>
            <w:r>
              <w:t>xsd:token</w:t>
            </w:r>
            <w:commentRangeEnd w:id="106"/>
            <w:r w:rsidR="003C63C1">
              <w:rPr>
                <w:rStyle w:val="CommentReference"/>
              </w:rPr>
              <w:commentReference w:id="106"/>
            </w:r>
          </w:p>
        </w:tc>
      </w:tr>
      <w:tr w:rsidR="00EF6BE9" w14:paraId="236755C1" w14:textId="77777777" w:rsidTr="008126CC">
        <w:tc>
          <w:tcPr>
            <w:tcW w:w="1908" w:type="dxa"/>
          </w:tcPr>
          <w:p w14:paraId="294E8935" w14:textId="77777777" w:rsidR="00EF6BE9" w:rsidRDefault="003A66D8" w:rsidP="00466A2F">
            <w:r>
              <w:t>TimeDuration</w:t>
            </w:r>
          </w:p>
        </w:tc>
        <w:tc>
          <w:tcPr>
            <w:tcW w:w="2250" w:type="dxa"/>
          </w:tcPr>
          <w:p w14:paraId="44F26DB3" w14:textId="77777777" w:rsidR="00EF6BE9" w:rsidRDefault="00675222" w:rsidP="00466A2F">
            <w:r>
              <w:t>xsd:d</w:t>
            </w:r>
            <w:r w:rsidR="003A66D8">
              <w:t>uration</w:t>
            </w:r>
          </w:p>
        </w:tc>
      </w:tr>
      <w:tr w:rsidR="00EF6BE9" w14:paraId="6EF373EC" w14:textId="77777777" w:rsidTr="008126CC">
        <w:tc>
          <w:tcPr>
            <w:tcW w:w="1908" w:type="dxa"/>
          </w:tcPr>
          <w:p w14:paraId="4E518BE7" w14:textId="77777777" w:rsidR="00EF6BE9" w:rsidRDefault="003A66D8" w:rsidP="00466A2F">
            <w:r>
              <w:t>TimePoint</w:t>
            </w:r>
          </w:p>
        </w:tc>
        <w:tc>
          <w:tcPr>
            <w:tcW w:w="2250" w:type="dxa"/>
          </w:tcPr>
          <w:p w14:paraId="2970FF00" w14:textId="77777777" w:rsidR="00EF6BE9" w:rsidRDefault="003A66D8" w:rsidP="003A66D8">
            <w:r>
              <w:t>xsd:token</w:t>
            </w:r>
          </w:p>
        </w:tc>
      </w:tr>
      <w:tr w:rsidR="00EF6BE9" w14:paraId="2B353B8B" w14:textId="77777777" w:rsidTr="008126CC">
        <w:tc>
          <w:tcPr>
            <w:tcW w:w="1908" w:type="dxa"/>
          </w:tcPr>
          <w:p w14:paraId="0CB3052C" w14:textId="77777777" w:rsidR="00EF6BE9" w:rsidRDefault="003A66D8" w:rsidP="00466A2F">
            <w:r>
              <w:t>TimePoint</w:t>
            </w:r>
          </w:p>
        </w:tc>
        <w:tc>
          <w:tcPr>
            <w:tcW w:w="2250" w:type="dxa"/>
          </w:tcPr>
          <w:p w14:paraId="4ADA13C5" w14:textId="77777777" w:rsidR="00EF6BE9" w:rsidRDefault="003A66D8" w:rsidP="00466A2F">
            <w:r w:rsidRPr="003A66D8">
              <w:t>xsd:dateTime</w:t>
            </w:r>
          </w:p>
        </w:tc>
      </w:tr>
      <w:tr w:rsidR="00EF6BE9" w14:paraId="56B76E3B" w14:textId="77777777" w:rsidTr="008126CC">
        <w:tc>
          <w:tcPr>
            <w:tcW w:w="1908" w:type="dxa"/>
          </w:tcPr>
          <w:p w14:paraId="343A0835" w14:textId="77777777" w:rsidR="00EF6BE9" w:rsidRDefault="003A66D8" w:rsidP="00764834">
            <w:r>
              <w:t>TimePoint</w:t>
            </w:r>
          </w:p>
        </w:tc>
        <w:tc>
          <w:tcPr>
            <w:tcW w:w="2250" w:type="dxa"/>
          </w:tcPr>
          <w:p w14:paraId="3159A263" w14:textId="77777777" w:rsidR="00EF6BE9" w:rsidRDefault="003A66D8" w:rsidP="00764834">
            <w:r w:rsidRPr="003A66D8">
              <w:t>xsd:date</w:t>
            </w:r>
          </w:p>
        </w:tc>
      </w:tr>
      <w:tr w:rsidR="00EF6BE9" w14:paraId="6A829201" w14:textId="77777777" w:rsidTr="008126CC">
        <w:tc>
          <w:tcPr>
            <w:tcW w:w="1908" w:type="dxa"/>
          </w:tcPr>
          <w:p w14:paraId="560CA519" w14:textId="77777777" w:rsidR="00EF6BE9" w:rsidRDefault="003A66D8" w:rsidP="00764834">
            <w:r>
              <w:t>TimePoint</w:t>
            </w:r>
          </w:p>
        </w:tc>
        <w:tc>
          <w:tcPr>
            <w:tcW w:w="2250" w:type="dxa"/>
          </w:tcPr>
          <w:p w14:paraId="3E269DDA" w14:textId="77777777" w:rsidR="00EF6BE9" w:rsidRDefault="003A66D8" w:rsidP="00764834">
            <w:r w:rsidRPr="003A66D8">
              <w:t>xsd:time</w:t>
            </w:r>
          </w:p>
        </w:tc>
      </w:tr>
      <w:tr w:rsidR="00EF6BE9" w14:paraId="15E8A487" w14:textId="77777777" w:rsidTr="008126CC">
        <w:tc>
          <w:tcPr>
            <w:tcW w:w="1908" w:type="dxa"/>
          </w:tcPr>
          <w:p w14:paraId="2E281A17" w14:textId="77777777" w:rsidR="00EF6BE9" w:rsidRDefault="003A66D8" w:rsidP="00764834">
            <w:r>
              <w:t>TimePoint</w:t>
            </w:r>
          </w:p>
        </w:tc>
        <w:tc>
          <w:tcPr>
            <w:tcW w:w="2250" w:type="dxa"/>
          </w:tcPr>
          <w:p w14:paraId="537DA325" w14:textId="77777777" w:rsidR="00EF6BE9" w:rsidRDefault="003A66D8" w:rsidP="00764834">
            <w:r w:rsidRPr="003A66D8">
              <w:t>xsd:gYear</w:t>
            </w:r>
            <w:r>
              <w:t>Month</w:t>
            </w:r>
          </w:p>
        </w:tc>
      </w:tr>
      <w:tr w:rsidR="00EF6BE9" w14:paraId="17F2FF50" w14:textId="77777777" w:rsidTr="008126CC">
        <w:tc>
          <w:tcPr>
            <w:tcW w:w="1908" w:type="dxa"/>
          </w:tcPr>
          <w:p w14:paraId="18FC799B" w14:textId="77777777" w:rsidR="00EF6BE9" w:rsidRDefault="003A66D8" w:rsidP="00764834">
            <w:r>
              <w:t>TimePoint</w:t>
            </w:r>
          </w:p>
        </w:tc>
        <w:tc>
          <w:tcPr>
            <w:tcW w:w="2250" w:type="dxa"/>
          </w:tcPr>
          <w:p w14:paraId="28D1E961" w14:textId="77777777" w:rsidR="00EF6BE9" w:rsidRDefault="003A66D8" w:rsidP="00764834">
            <w:r>
              <w:t>xsd:gYear</w:t>
            </w:r>
          </w:p>
        </w:tc>
      </w:tr>
      <w:tr w:rsidR="00EF6BE9" w14:paraId="42D75C44" w14:textId="77777777" w:rsidTr="008126CC">
        <w:tc>
          <w:tcPr>
            <w:tcW w:w="1908" w:type="dxa"/>
          </w:tcPr>
          <w:p w14:paraId="60396811" w14:textId="77777777" w:rsidR="00EF6BE9" w:rsidRDefault="003A66D8" w:rsidP="00764834">
            <w:r>
              <w:t>TimePoint</w:t>
            </w:r>
          </w:p>
        </w:tc>
        <w:tc>
          <w:tcPr>
            <w:tcW w:w="2250" w:type="dxa"/>
          </w:tcPr>
          <w:p w14:paraId="155A435F" w14:textId="77777777" w:rsidR="00EF6BE9" w:rsidRDefault="003A66D8" w:rsidP="00764834">
            <w:r>
              <w:t>xsd:gMonthDay</w:t>
            </w:r>
          </w:p>
        </w:tc>
      </w:tr>
      <w:tr w:rsidR="00EF6BE9" w14:paraId="5B074020" w14:textId="77777777" w:rsidTr="008126CC">
        <w:tc>
          <w:tcPr>
            <w:tcW w:w="1908" w:type="dxa"/>
          </w:tcPr>
          <w:p w14:paraId="5AFB84DA" w14:textId="77777777" w:rsidR="00EF6BE9" w:rsidRDefault="003A66D8" w:rsidP="00764834">
            <w:r>
              <w:t>TimePoint</w:t>
            </w:r>
          </w:p>
        </w:tc>
        <w:tc>
          <w:tcPr>
            <w:tcW w:w="2250" w:type="dxa"/>
          </w:tcPr>
          <w:p w14:paraId="7E248B77" w14:textId="77777777" w:rsidR="00EF6BE9" w:rsidRDefault="003A66D8" w:rsidP="00764834">
            <w:r>
              <w:t>xsd:gDay</w:t>
            </w:r>
          </w:p>
        </w:tc>
      </w:tr>
      <w:tr w:rsidR="00EF6BE9" w14:paraId="24FCB2D2" w14:textId="77777777" w:rsidTr="008126CC">
        <w:tc>
          <w:tcPr>
            <w:tcW w:w="1908" w:type="dxa"/>
          </w:tcPr>
          <w:p w14:paraId="4033FB0B" w14:textId="77777777" w:rsidR="00EF6BE9" w:rsidRDefault="003A66D8" w:rsidP="00764834">
            <w:r>
              <w:t>TimePoint</w:t>
            </w:r>
          </w:p>
        </w:tc>
        <w:tc>
          <w:tcPr>
            <w:tcW w:w="2250" w:type="dxa"/>
          </w:tcPr>
          <w:p w14:paraId="2532B2A9" w14:textId="77777777" w:rsidR="00EF6BE9" w:rsidRDefault="003A66D8" w:rsidP="00764834">
            <w:r>
              <w:t>xsd:gMonth</w:t>
            </w:r>
          </w:p>
        </w:tc>
      </w:tr>
      <w:tr w:rsidR="00CF2964" w14:paraId="0AD80D3B" w14:textId="77777777" w:rsidTr="008126CC">
        <w:tc>
          <w:tcPr>
            <w:tcW w:w="1908" w:type="dxa"/>
          </w:tcPr>
          <w:p w14:paraId="0D64E953" w14:textId="77777777" w:rsidR="00CF2964" w:rsidRDefault="003A66D8" w:rsidP="00764834">
            <w:r>
              <w:t>Token</w:t>
            </w:r>
          </w:p>
        </w:tc>
        <w:tc>
          <w:tcPr>
            <w:tcW w:w="2250" w:type="dxa"/>
          </w:tcPr>
          <w:p w14:paraId="7357D01E" w14:textId="77777777" w:rsidR="00CF2964" w:rsidRDefault="005B4655" w:rsidP="00764834">
            <w:r>
              <w:t>xsd:token</w:t>
            </w:r>
          </w:p>
        </w:tc>
      </w:tr>
    </w:tbl>
    <w:p w14:paraId="1D804D81" w14:textId="77777777" w:rsidR="00EF6BE9" w:rsidRPr="003172B3" w:rsidRDefault="00EF6BE9" w:rsidP="00764834"/>
    <w:p w14:paraId="5E2A02C3" w14:textId="77777777" w:rsidR="00C365E9" w:rsidRDefault="00110356" w:rsidP="00CF2964">
      <w:r>
        <w:t xml:space="preserve">All CDTs maps to all XSD built-in types according to their primitives and the primitive-to-XSD-built-in-type map in the table above except for the Date and Time CDTs. Date should be mapped to everything in the Timepoint primitive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Timepoint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1916"/>
      </w:tblGrid>
      <w:tr w:rsidR="00387EF3" w:rsidRPr="00C365E9" w14:paraId="6B6A2E26" w14:textId="77777777" w:rsidTr="00387EF3">
        <w:trPr>
          <w:trHeight w:val="300"/>
        </w:trPr>
        <w:tc>
          <w:tcPr>
            <w:tcW w:w="3516" w:type="dxa"/>
            <w:gridSpan w:val="2"/>
            <w:shd w:val="clear" w:color="auto" w:fill="auto"/>
            <w:noWrap/>
            <w:vAlign w:val="bottom"/>
            <w:hideMark/>
          </w:tcPr>
          <w:p w14:paraId="0CB8D5D3" w14:textId="77777777" w:rsidR="00387EF3" w:rsidRPr="00C365E9" w:rsidRDefault="00C822AB" w:rsidP="00C822AB">
            <w:pPr>
              <w:rPr>
                <w:lang w:bidi="th-TH"/>
              </w:rPr>
            </w:pPr>
            <w:r>
              <w:rPr>
                <w:lang w:bidi="th-TH"/>
              </w:rPr>
              <w:t xml:space="preserve">From CDT </w:t>
            </w:r>
            <w:r w:rsidR="00387EF3" w:rsidRPr="00C365E9">
              <w:rPr>
                <w:lang w:bidi="th-TH"/>
              </w:rPr>
              <w:t>Allowed</w:t>
            </w:r>
            <w:r>
              <w:rPr>
                <w:lang w:bidi="th-TH"/>
              </w:rPr>
              <w:t xml:space="preserve"> </w:t>
            </w:r>
            <w:r w:rsidR="00387EF3" w:rsidRPr="00C365E9">
              <w:rPr>
                <w:lang w:bidi="th-TH"/>
              </w:rPr>
              <w:t>Primitive</w:t>
            </w:r>
          </w:p>
        </w:tc>
        <w:tc>
          <w:tcPr>
            <w:tcW w:w="1916" w:type="dxa"/>
            <w:shd w:val="clear" w:color="auto" w:fill="auto"/>
            <w:noWrap/>
            <w:vAlign w:val="bottom"/>
            <w:hideMark/>
          </w:tcPr>
          <w:p w14:paraId="29EFB11B" w14:textId="77777777" w:rsidR="00387EF3" w:rsidRPr="00C365E9" w:rsidRDefault="00387EF3" w:rsidP="00C822AB">
            <w:pPr>
              <w:rPr>
                <w:lang w:bidi="th-TH"/>
              </w:rPr>
            </w:pPr>
            <w:r w:rsidRPr="00C365E9">
              <w:rPr>
                <w:lang w:bidi="th-TH"/>
              </w:rPr>
              <w:t>XSD</w:t>
            </w:r>
            <w:r w:rsidR="00C822AB">
              <w:rPr>
                <w:lang w:bidi="th-TH"/>
              </w:rPr>
              <w:t xml:space="preserve"> </w:t>
            </w:r>
            <w:r w:rsidRPr="00C365E9">
              <w:rPr>
                <w:lang w:bidi="th-TH"/>
              </w:rPr>
              <w:t>BuiltIn</w:t>
            </w:r>
            <w:r w:rsidR="00C822AB">
              <w:rPr>
                <w:lang w:bidi="th-TH"/>
              </w:rPr>
              <w:t xml:space="preserve"> </w:t>
            </w:r>
            <w:r w:rsidRPr="00C365E9">
              <w:rPr>
                <w:lang w:bidi="th-TH"/>
              </w:rPr>
              <w:t>Type</w:t>
            </w:r>
          </w:p>
        </w:tc>
      </w:tr>
      <w:tr w:rsidR="00387EF3" w:rsidRPr="00C365E9" w14:paraId="1302CBDE" w14:textId="77777777" w:rsidTr="00387EF3">
        <w:trPr>
          <w:trHeight w:val="300"/>
        </w:trPr>
        <w:tc>
          <w:tcPr>
            <w:tcW w:w="1722" w:type="dxa"/>
            <w:shd w:val="clear" w:color="auto" w:fill="auto"/>
            <w:noWrap/>
            <w:vAlign w:val="bottom"/>
            <w:hideMark/>
          </w:tcPr>
          <w:p w14:paraId="637963BC" w14:textId="77777777" w:rsidR="00387EF3" w:rsidRPr="002B066A" w:rsidRDefault="00387EF3" w:rsidP="002B066A">
            <w:pPr>
              <w:rPr>
                <w:i/>
                <w:iCs/>
                <w:color w:val="000000"/>
                <w:lang w:bidi="th-TH"/>
              </w:rPr>
            </w:pPr>
            <w:r w:rsidRPr="002B066A">
              <w:rPr>
                <w:i/>
                <w:iCs/>
                <w:color w:val="000000"/>
                <w:lang w:bidi="th-TH"/>
              </w:rPr>
              <w:t>CDT</w:t>
            </w:r>
            <w:r w:rsidR="002B066A" w:rsidRPr="002B066A">
              <w:rPr>
                <w:i/>
                <w:iCs/>
                <w:color w:val="000000"/>
                <w:lang w:bidi="th-TH"/>
              </w:rPr>
              <w:t xml:space="preserve"> </w:t>
            </w:r>
            <w:r w:rsidRPr="002B066A">
              <w:rPr>
                <w:i/>
                <w:iCs/>
                <w:color w:val="000000"/>
                <w:lang w:bidi="th-TH"/>
              </w:rPr>
              <w:t>DEN</w:t>
            </w:r>
          </w:p>
        </w:tc>
        <w:tc>
          <w:tcPr>
            <w:tcW w:w="1794" w:type="dxa"/>
            <w:shd w:val="clear" w:color="auto" w:fill="auto"/>
            <w:noWrap/>
            <w:vAlign w:val="bottom"/>
            <w:hideMark/>
          </w:tcPr>
          <w:p w14:paraId="42F40DEC" w14:textId="77777777" w:rsidR="00387EF3" w:rsidRPr="00C365E9" w:rsidRDefault="00387EF3" w:rsidP="002B066A">
            <w:pPr>
              <w:rPr>
                <w:i/>
                <w:iCs/>
                <w:color w:val="000000"/>
                <w:lang w:bidi="th-TH"/>
              </w:rPr>
            </w:pPr>
            <w:r w:rsidRPr="00C365E9">
              <w:rPr>
                <w:i/>
                <w:iCs/>
                <w:color w:val="000000"/>
                <w:lang w:bidi="th-TH"/>
              </w:rPr>
              <w:t>CDT</w:t>
            </w:r>
            <w:r w:rsidR="002B066A">
              <w:rPr>
                <w:i/>
                <w:iCs/>
                <w:color w:val="000000"/>
                <w:lang w:bidi="th-TH"/>
              </w:rPr>
              <w:t xml:space="preserve"> </w:t>
            </w:r>
            <w:r w:rsidRPr="00C365E9">
              <w:rPr>
                <w:i/>
                <w:iCs/>
                <w:color w:val="000000"/>
                <w:lang w:bidi="th-TH"/>
              </w:rPr>
              <w:t>Primitive</w:t>
            </w:r>
          </w:p>
        </w:tc>
        <w:tc>
          <w:tcPr>
            <w:tcW w:w="1916" w:type="dxa"/>
            <w:shd w:val="clear" w:color="auto" w:fill="auto"/>
            <w:noWrap/>
            <w:vAlign w:val="bottom"/>
            <w:hideMark/>
          </w:tcPr>
          <w:p w14:paraId="27C6DC6B" w14:textId="77777777" w:rsidR="00387EF3" w:rsidRPr="00C365E9" w:rsidRDefault="00387EF3" w:rsidP="00C365E9">
            <w:pPr>
              <w:rPr>
                <w:color w:val="000000"/>
                <w:lang w:bidi="th-TH"/>
              </w:rPr>
            </w:pPr>
          </w:p>
        </w:tc>
      </w:tr>
      <w:tr w:rsidR="00387EF3" w:rsidRPr="00C365E9" w14:paraId="0CAD3323" w14:textId="77777777" w:rsidTr="00387EF3">
        <w:trPr>
          <w:trHeight w:val="300"/>
        </w:trPr>
        <w:tc>
          <w:tcPr>
            <w:tcW w:w="1722" w:type="dxa"/>
            <w:shd w:val="clear" w:color="auto" w:fill="auto"/>
            <w:noWrap/>
            <w:vAlign w:val="bottom"/>
            <w:hideMark/>
          </w:tcPr>
          <w:p w14:paraId="6D53B2B3"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3EFB7FED" w14:textId="77777777"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14:paraId="51678D86" w14:textId="77777777" w:rsidR="00387EF3" w:rsidRPr="00C365E9" w:rsidRDefault="00387EF3" w:rsidP="00C365E9">
            <w:pPr>
              <w:rPr>
                <w:color w:val="000000"/>
                <w:lang w:bidi="th-TH"/>
              </w:rPr>
            </w:pPr>
            <w:r w:rsidRPr="00C365E9">
              <w:rPr>
                <w:color w:val="000000"/>
                <w:lang w:bidi="th-TH"/>
              </w:rPr>
              <w:t>xsd:decimal</w:t>
            </w:r>
          </w:p>
        </w:tc>
      </w:tr>
      <w:tr w:rsidR="00387EF3" w:rsidRPr="00C365E9" w14:paraId="531A7B8C" w14:textId="77777777" w:rsidTr="00387EF3">
        <w:trPr>
          <w:trHeight w:val="300"/>
        </w:trPr>
        <w:tc>
          <w:tcPr>
            <w:tcW w:w="1722" w:type="dxa"/>
            <w:shd w:val="clear" w:color="auto" w:fill="auto"/>
            <w:noWrap/>
            <w:vAlign w:val="bottom"/>
            <w:hideMark/>
          </w:tcPr>
          <w:p w14:paraId="6B8F76F1"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79D2E259" w14:textId="77777777"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14:paraId="2A4278A1" w14:textId="77777777" w:rsidR="00387EF3" w:rsidRPr="00C365E9" w:rsidRDefault="00387EF3" w:rsidP="00C365E9">
            <w:pPr>
              <w:rPr>
                <w:color w:val="000000"/>
                <w:lang w:bidi="th-TH"/>
              </w:rPr>
            </w:pPr>
            <w:r w:rsidRPr="00C365E9">
              <w:rPr>
                <w:color w:val="000000"/>
                <w:lang w:bidi="th-TH"/>
              </w:rPr>
              <w:t>xsd:double</w:t>
            </w:r>
          </w:p>
        </w:tc>
      </w:tr>
      <w:tr w:rsidR="009B3ECC" w:rsidRPr="00C365E9" w14:paraId="1F65D11B" w14:textId="77777777" w:rsidTr="00747606">
        <w:trPr>
          <w:trHeight w:val="300"/>
        </w:trPr>
        <w:tc>
          <w:tcPr>
            <w:tcW w:w="1722" w:type="dxa"/>
            <w:shd w:val="clear" w:color="auto" w:fill="auto"/>
            <w:noWrap/>
            <w:vAlign w:val="bottom"/>
            <w:hideMark/>
          </w:tcPr>
          <w:p w14:paraId="3A02998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10C7B612" w14:textId="77777777" w:rsidR="009B3ECC" w:rsidRPr="00C365E9" w:rsidRDefault="009B3ECC" w:rsidP="00747606">
            <w:pPr>
              <w:rPr>
                <w:color w:val="000000"/>
                <w:lang w:bidi="th-TH"/>
              </w:rPr>
            </w:pPr>
            <w:r>
              <w:rPr>
                <w:color w:val="000000"/>
                <w:lang w:bidi="th-TH"/>
              </w:rPr>
              <w:t>Double</w:t>
            </w:r>
          </w:p>
        </w:tc>
        <w:tc>
          <w:tcPr>
            <w:tcW w:w="1916" w:type="dxa"/>
            <w:shd w:val="clear" w:color="auto" w:fill="auto"/>
            <w:noWrap/>
            <w:vAlign w:val="bottom"/>
            <w:hideMark/>
          </w:tcPr>
          <w:p w14:paraId="58A07999" w14:textId="77777777" w:rsidR="009B3ECC" w:rsidRPr="00C365E9" w:rsidRDefault="009B3ECC" w:rsidP="00747606">
            <w:pPr>
              <w:rPr>
                <w:color w:val="000000"/>
                <w:lang w:bidi="th-TH"/>
              </w:rPr>
            </w:pPr>
            <w:r w:rsidRPr="00C365E9">
              <w:rPr>
                <w:color w:val="000000"/>
                <w:lang w:bidi="th-TH"/>
              </w:rPr>
              <w:t>xsd:float</w:t>
            </w:r>
          </w:p>
        </w:tc>
      </w:tr>
      <w:tr w:rsidR="00387EF3" w:rsidRPr="00C365E9" w14:paraId="3A1AC8B7" w14:textId="77777777" w:rsidTr="00387EF3">
        <w:trPr>
          <w:trHeight w:val="300"/>
        </w:trPr>
        <w:tc>
          <w:tcPr>
            <w:tcW w:w="1722" w:type="dxa"/>
            <w:shd w:val="clear" w:color="auto" w:fill="auto"/>
            <w:noWrap/>
            <w:vAlign w:val="bottom"/>
            <w:hideMark/>
          </w:tcPr>
          <w:p w14:paraId="2013A93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2D4F637F" w14:textId="77777777"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14:paraId="59A8C1AC" w14:textId="77777777" w:rsidR="00387EF3" w:rsidRPr="00C365E9" w:rsidRDefault="00387EF3" w:rsidP="00C365E9">
            <w:pPr>
              <w:rPr>
                <w:color w:val="000000"/>
                <w:lang w:bidi="th-TH"/>
              </w:rPr>
            </w:pPr>
            <w:r w:rsidRPr="00C365E9">
              <w:rPr>
                <w:color w:val="000000"/>
                <w:lang w:bidi="th-TH"/>
              </w:rPr>
              <w:t>xsd:float</w:t>
            </w:r>
          </w:p>
        </w:tc>
      </w:tr>
      <w:tr w:rsidR="009B3ECC" w:rsidRPr="00C365E9" w14:paraId="5DB5248C" w14:textId="77777777" w:rsidTr="00747606">
        <w:trPr>
          <w:trHeight w:val="315"/>
        </w:trPr>
        <w:tc>
          <w:tcPr>
            <w:tcW w:w="1722" w:type="dxa"/>
            <w:shd w:val="clear" w:color="auto" w:fill="auto"/>
            <w:noWrap/>
            <w:vAlign w:val="bottom"/>
            <w:hideMark/>
          </w:tcPr>
          <w:p w14:paraId="3092D72B"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0C55596D"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4154650B" w14:textId="77777777" w:rsidR="009B3ECC" w:rsidRPr="00C365E9" w:rsidRDefault="009B3ECC" w:rsidP="00747606">
            <w:pPr>
              <w:rPr>
                <w:color w:val="000000"/>
                <w:lang w:bidi="th-TH"/>
              </w:rPr>
            </w:pPr>
            <w:r w:rsidRPr="00C365E9">
              <w:rPr>
                <w:color w:val="000000"/>
                <w:lang w:bidi="th-TH"/>
              </w:rPr>
              <w:t>xsd:integer</w:t>
            </w:r>
          </w:p>
        </w:tc>
      </w:tr>
      <w:tr w:rsidR="009B3ECC" w:rsidRPr="00C365E9" w14:paraId="5E9D4EE4" w14:textId="77777777" w:rsidTr="00747606">
        <w:trPr>
          <w:trHeight w:val="315"/>
        </w:trPr>
        <w:tc>
          <w:tcPr>
            <w:tcW w:w="1722" w:type="dxa"/>
            <w:shd w:val="clear" w:color="auto" w:fill="auto"/>
            <w:noWrap/>
            <w:vAlign w:val="bottom"/>
            <w:hideMark/>
          </w:tcPr>
          <w:p w14:paraId="0947E8A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26B40CD5"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645CFE86" w14:textId="77777777" w:rsidR="009B3ECC" w:rsidRPr="00C365E9" w:rsidRDefault="009B3ECC" w:rsidP="00747606">
            <w:pPr>
              <w:rPr>
                <w:color w:val="000000"/>
                <w:lang w:bidi="th-TH"/>
              </w:rPr>
            </w:pPr>
            <w:r>
              <w:t>xsd:nonNegativeInteger</w:t>
            </w:r>
          </w:p>
        </w:tc>
      </w:tr>
      <w:tr w:rsidR="00387EF3" w:rsidRPr="00C365E9" w14:paraId="0715D42C" w14:textId="77777777" w:rsidTr="00387EF3">
        <w:trPr>
          <w:trHeight w:val="315"/>
        </w:trPr>
        <w:tc>
          <w:tcPr>
            <w:tcW w:w="1722" w:type="dxa"/>
            <w:shd w:val="clear" w:color="auto" w:fill="auto"/>
            <w:noWrap/>
            <w:vAlign w:val="bottom"/>
            <w:hideMark/>
          </w:tcPr>
          <w:p w14:paraId="53E8767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181593D1" w14:textId="77777777"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14:paraId="0ED47193" w14:textId="77777777" w:rsidR="00387EF3" w:rsidRPr="00C365E9" w:rsidRDefault="009B3ECC" w:rsidP="00C365E9">
            <w:pPr>
              <w:rPr>
                <w:color w:val="000000"/>
                <w:lang w:bidi="th-TH"/>
              </w:rPr>
            </w:pPr>
            <w:r>
              <w:t>xsd:positiveInteger</w:t>
            </w:r>
          </w:p>
        </w:tc>
      </w:tr>
      <w:tr w:rsidR="00387EF3" w:rsidRPr="00C365E9" w14:paraId="7034DCC6" w14:textId="77777777" w:rsidTr="00387EF3">
        <w:trPr>
          <w:trHeight w:val="300"/>
        </w:trPr>
        <w:tc>
          <w:tcPr>
            <w:tcW w:w="1722" w:type="dxa"/>
            <w:shd w:val="clear" w:color="auto" w:fill="auto"/>
            <w:noWrap/>
            <w:vAlign w:val="bottom"/>
            <w:hideMark/>
          </w:tcPr>
          <w:p w14:paraId="6B793F33"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257A6F9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65184C52" w14:textId="77777777" w:rsidR="00387EF3" w:rsidRPr="00C365E9" w:rsidRDefault="00387EF3" w:rsidP="00C365E9">
            <w:pPr>
              <w:rPr>
                <w:color w:val="000000"/>
                <w:lang w:bidi="th-TH"/>
              </w:rPr>
            </w:pPr>
            <w:r w:rsidRPr="00C365E9">
              <w:rPr>
                <w:color w:val="000000"/>
                <w:lang w:bidi="th-TH"/>
              </w:rPr>
              <w:t>xsd:token</w:t>
            </w:r>
          </w:p>
        </w:tc>
      </w:tr>
      <w:tr w:rsidR="00387EF3" w:rsidRPr="00C365E9" w14:paraId="51CC3492" w14:textId="77777777" w:rsidTr="00387EF3">
        <w:trPr>
          <w:trHeight w:val="315"/>
        </w:trPr>
        <w:tc>
          <w:tcPr>
            <w:tcW w:w="1722" w:type="dxa"/>
            <w:shd w:val="clear" w:color="auto" w:fill="auto"/>
            <w:noWrap/>
            <w:vAlign w:val="bottom"/>
            <w:hideMark/>
          </w:tcPr>
          <w:p w14:paraId="370682DA"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0FD6C6D5"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D96807E" w14:textId="77777777" w:rsidR="00387EF3" w:rsidRPr="00C365E9" w:rsidRDefault="00387EF3" w:rsidP="00C365E9">
            <w:pPr>
              <w:rPr>
                <w:color w:val="000000"/>
                <w:lang w:bidi="th-TH"/>
              </w:rPr>
            </w:pPr>
            <w:r w:rsidRPr="00C365E9">
              <w:rPr>
                <w:color w:val="000000"/>
                <w:lang w:bidi="th-TH"/>
              </w:rPr>
              <w:t>xsd:date</w:t>
            </w:r>
          </w:p>
        </w:tc>
      </w:tr>
      <w:tr w:rsidR="00387EF3" w:rsidRPr="00C365E9" w14:paraId="1F1E1031" w14:textId="77777777" w:rsidTr="00387EF3">
        <w:trPr>
          <w:trHeight w:val="300"/>
        </w:trPr>
        <w:tc>
          <w:tcPr>
            <w:tcW w:w="1722" w:type="dxa"/>
            <w:shd w:val="clear" w:color="auto" w:fill="auto"/>
            <w:noWrap/>
            <w:vAlign w:val="bottom"/>
            <w:hideMark/>
          </w:tcPr>
          <w:p w14:paraId="220993DE"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647A626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461E9A9B" w14:textId="77777777" w:rsidR="00387EF3" w:rsidRPr="00C365E9" w:rsidRDefault="00387EF3" w:rsidP="00C365E9">
            <w:pPr>
              <w:rPr>
                <w:color w:val="000000"/>
                <w:lang w:bidi="th-TH"/>
              </w:rPr>
            </w:pPr>
            <w:r w:rsidRPr="00C365E9">
              <w:rPr>
                <w:color w:val="000000"/>
                <w:lang w:bidi="th-TH"/>
              </w:rPr>
              <w:t>xsd:gYear</w:t>
            </w:r>
          </w:p>
        </w:tc>
      </w:tr>
      <w:tr w:rsidR="00387EF3" w:rsidRPr="00C365E9" w14:paraId="7C415950" w14:textId="77777777" w:rsidTr="00387EF3">
        <w:trPr>
          <w:trHeight w:val="300"/>
        </w:trPr>
        <w:tc>
          <w:tcPr>
            <w:tcW w:w="1722" w:type="dxa"/>
            <w:shd w:val="clear" w:color="auto" w:fill="auto"/>
            <w:noWrap/>
            <w:vAlign w:val="bottom"/>
            <w:hideMark/>
          </w:tcPr>
          <w:p w14:paraId="5F5FE025"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7C26DC0E"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D50583" w14:textId="77777777" w:rsidR="00387EF3" w:rsidRPr="00C365E9" w:rsidRDefault="00387EF3" w:rsidP="00C365E9">
            <w:pPr>
              <w:rPr>
                <w:color w:val="000000"/>
                <w:lang w:bidi="th-TH"/>
              </w:rPr>
            </w:pPr>
            <w:r w:rsidRPr="00C365E9">
              <w:rPr>
                <w:color w:val="000000"/>
                <w:lang w:bidi="th-TH"/>
              </w:rPr>
              <w:t>xsd:gYearMonth</w:t>
            </w:r>
          </w:p>
        </w:tc>
      </w:tr>
      <w:tr w:rsidR="00387EF3" w:rsidRPr="00C365E9" w14:paraId="51CA43EF" w14:textId="77777777" w:rsidTr="00387EF3">
        <w:trPr>
          <w:trHeight w:val="300"/>
        </w:trPr>
        <w:tc>
          <w:tcPr>
            <w:tcW w:w="1722" w:type="dxa"/>
            <w:shd w:val="clear" w:color="auto" w:fill="auto"/>
            <w:noWrap/>
            <w:vAlign w:val="bottom"/>
            <w:hideMark/>
          </w:tcPr>
          <w:p w14:paraId="720C537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5DEACA61"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1362D677" w14:textId="77777777" w:rsidR="00387EF3" w:rsidRPr="00C365E9" w:rsidRDefault="00387EF3" w:rsidP="00C365E9">
            <w:pPr>
              <w:rPr>
                <w:color w:val="000000"/>
                <w:lang w:bidi="th-TH"/>
              </w:rPr>
            </w:pPr>
            <w:r w:rsidRPr="00C365E9">
              <w:rPr>
                <w:color w:val="000000"/>
                <w:lang w:bidi="th-TH"/>
              </w:rPr>
              <w:t>xsd:gMonthDay</w:t>
            </w:r>
          </w:p>
        </w:tc>
      </w:tr>
      <w:tr w:rsidR="00387EF3" w:rsidRPr="00C365E9" w14:paraId="7CCBBAD0" w14:textId="77777777" w:rsidTr="00387EF3">
        <w:trPr>
          <w:trHeight w:val="300"/>
        </w:trPr>
        <w:tc>
          <w:tcPr>
            <w:tcW w:w="1722" w:type="dxa"/>
            <w:shd w:val="clear" w:color="auto" w:fill="auto"/>
            <w:noWrap/>
            <w:vAlign w:val="bottom"/>
            <w:hideMark/>
          </w:tcPr>
          <w:p w14:paraId="579D043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DB7640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F856DA2" w14:textId="77777777" w:rsidR="00387EF3" w:rsidRPr="00C365E9" w:rsidRDefault="00387EF3" w:rsidP="00C365E9">
            <w:pPr>
              <w:rPr>
                <w:color w:val="000000"/>
                <w:lang w:bidi="th-TH"/>
              </w:rPr>
            </w:pPr>
            <w:r w:rsidRPr="00C365E9">
              <w:rPr>
                <w:color w:val="000000"/>
                <w:lang w:bidi="th-TH"/>
              </w:rPr>
              <w:t>xsd:gDay</w:t>
            </w:r>
          </w:p>
        </w:tc>
      </w:tr>
      <w:tr w:rsidR="00387EF3" w:rsidRPr="00C365E9" w14:paraId="72B027A0" w14:textId="77777777" w:rsidTr="00387EF3">
        <w:trPr>
          <w:trHeight w:val="300"/>
        </w:trPr>
        <w:tc>
          <w:tcPr>
            <w:tcW w:w="1722" w:type="dxa"/>
            <w:shd w:val="clear" w:color="auto" w:fill="auto"/>
            <w:noWrap/>
            <w:vAlign w:val="bottom"/>
            <w:hideMark/>
          </w:tcPr>
          <w:p w14:paraId="2ECAAB09"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0103A4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98B6F7" w14:textId="77777777" w:rsidR="00387EF3" w:rsidRPr="00C365E9" w:rsidRDefault="00387EF3" w:rsidP="00C365E9">
            <w:pPr>
              <w:rPr>
                <w:color w:val="000000"/>
                <w:lang w:bidi="th-TH"/>
              </w:rPr>
            </w:pPr>
            <w:r w:rsidRPr="00C365E9">
              <w:rPr>
                <w:color w:val="000000"/>
                <w:lang w:bidi="th-TH"/>
              </w:rPr>
              <w:t>xsd:gMonth</w:t>
            </w:r>
          </w:p>
        </w:tc>
      </w:tr>
    </w:tbl>
    <w:p w14:paraId="6AED15BD" w14:textId="77777777" w:rsidR="00E62CCF" w:rsidRDefault="00E62CCF" w:rsidP="00985C7A"/>
    <w:p w14:paraId="2467F42A" w14:textId="77777777" w:rsidR="009A4916" w:rsidRDefault="009A4916" w:rsidP="003172B3">
      <w:pPr>
        <w:pStyle w:val="Heading5"/>
        <w:rPr>
          <w:rStyle w:val="IntenseEmphasis"/>
          <w:b/>
          <w:bCs w:val="0"/>
          <w:i/>
          <w:iCs w:val="0"/>
          <w:color w:val="548DD4" w:themeColor="text2" w:themeTint="99"/>
        </w:rPr>
      </w:pPr>
      <w:bookmarkStart w:id="107" w:name="_Toc442108909"/>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r w:rsidR="00530652">
        <w:rPr>
          <w:rStyle w:val="IntenseEmphasis"/>
          <w:b/>
          <w:bCs w:val="0"/>
          <w:i/>
          <w:iCs w:val="0"/>
          <w:color w:val="548DD4" w:themeColor="text2" w:themeTint="99"/>
        </w:rPr>
        <w:t>dt_sc</w:t>
      </w:r>
      <w:r w:rsidRPr="003172B3">
        <w:rPr>
          <w:rStyle w:val="IntenseEmphasis"/>
          <w:b/>
          <w:bCs w:val="0"/>
          <w:i/>
          <w:iCs w:val="0"/>
          <w:color w:val="548DD4" w:themeColor="text2" w:themeTint="99"/>
        </w:rPr>
        <w:t xml:space="preserve"> table</w:t>
      </w:r>
      <w:bookmarkEnd w:id="107"/>
    </w:p>
    <w:p w14:paraId="430EB684" w14:textId="77777777" w:rsidR="003428EF" w:rsidRPr="003428EF" w:rsidRDefault="003428EF" w:rsidP="003428EF">
      <w:r w:rsidRPr="00E62CCF">
        <w:t xml:space="preserve">Populate </w:t>
      </w:r>
      <w:r>
        <w:t xml:space="preserve">the table </w:t>
      </w:r>
      <w:r w:rsidRPr="00E62CCF">
        <w:t xml:space="preserve">with CDT </w:t>
      </w:r>
      <w:r>
        <w:t xml:space="preserve">SC </w:t>
      </w:r>
      <w:r w:rsidRPr="00E62CCF">
        <w:t>information from the CCTS DTC3 as follows.</w:t>
      </w:r>
      <w:r>
        <w:t xml:space="preserve"> Sections 4.X.8 contains information for this table.</w:t>
      </w:r>
    </w:p>
    <w:p w14:paraId="267CB5D4" w14:textId="77777777" w:rsidR="009A4916" w:rsidRDefault="00530652" w:rsidP="00985C7A">
      <w:r>
        <w:rPr>
          <w:rStyle w:val="CodeChar"/>
        </w:rPr>
        <w:lastRenderedPageBreak/>
        <w:t>dt_sc_id</w:t>
      </w:r>
      <w:r w:rsidR="009A4916">
        <w:t xml:space="preserve"> = Auto-generate database key.</w:t>
      </w:r>
    </w:p>
    <w:p w14:paraId="1958519F" w14:textId="77777777" w:rsidR="000228BA" w:rsidRDefault="00CF7449" w:rsidP="00985C7A">
      <w:r>
        <w:rPr>
          <w:rStyle w:val="CodeChar"/>
        </w:rPr>
        <w:t>guid</w:t>
      </w:r>
      <w:r w:rsidR="000228BA">
        <w:t xml:space="preserve"> = Generate a GUID.</w:t>
      </w:r>
    </w:p>
    <w:p w14:paraId="6C3FFECD" w14:textId="77777777" w:rsidR="009A4916" w:rsidRDefault="00CF7449" w:rsidP="00985C7A">
      <w:r>
        <w:rPr>
          <w:rStyle w:val="CodeChar"/>
          <w:rFonts w:eastAsiaTheme="minorEastAsia"/>
        </w:rPr>
        <w:t>property_term</w:t>
      </w:r>
      <w:r w:rsidR="009A4916">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14:paraId="6E1EE798" w14:textId="77777777" w:rsidR="00E80DB8" w:rsidRDefault="00CF7449" w:rsidP="00985C7A">
      <w:r>
        <w:rPr>
          <w:rStyle w:val="CodeChar"/>
          <w:rFonts w:eastAsiaTheme="minorEastAsia"/>
        </w:rPr>
        <w:t>representation_term</w:t>
      </w:r>
      <w:r w:rsidR="00E80DB8">
        <w:t xml:space="preserve"> = </w:t>
      </w:r>
      <w:r w:rsidR="000D608F">
        <w:t>Take the value from the Supplementary Components subsection of each CDT section in the CCTS DTC3, e.g., “</w:t>
      </w:r>
      <w:r w:rsidR="000D608F" w:rsidRPr="008A5D34">
        <w:rPr>
          <w:rStyle w:val="CodeChar"/>
        </w:rPr>
        <w:t>Code</w:t>
      </w:r>
      <w:r w:rsidR="000D608F">
        <w:t>”.</w:t>
      </w:r>
    </w:p>
    <w:p w14:paraId="32A7AC6E" w14:textId="77777777" w:rsidR="00E80DB8" w:rsidRDefault="00127238" w:rsidP="00985C7A">
      <w:pPr>
        <w:rPr>
          <w:rFonts w:ascii="Courier New" w:eastAsiaTheme="minorEastAsia" w:hAnsi="Courier New" w:cs="Courier New"/>
          <w:sz w:val="22"/>
          <w:szCs w:val="22"/>
          <w:lang w:eastAsia="ko-KR" w:bidi="th-TH"/>
        </w:rPr>
      </w:pPr>
      <w:r>
        <w:rPr>
          <w:rStyle w:val="CodeChar"/>
          <w:rFonts w:eastAsiaTheme="minorEastAsia"/>
        </w:rPr>
        <w:t>definition</w:t>
      </w:r>
      <w:r w:rsidR="00E80DB8">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14:paraId="658EB553" w14:textId="77777777" w:rsidR="009A4916" w:rsidRDefault="00CF7449" w:rsidP="00985C7A">
      <w:r>
        <w:rPr>
          <w:rStyle w:val="CodeChar"/>
          <w:rFonts w:eastAsiaTheme="minorEastAsia"/>
        </w:rPr>
        <w:t>owner_dt_id</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0D608F" w:rsidRPr="00B0001B">
        <w:rPr>
          <w:rFonts w:eastAsiaTheme="minorEastAsia"/>
        </w:rPr>
        <w:t xml:space="preserve">Foreign key to the </w:t>
      </w:r>
      <w:r w:rsidR="00736ABC" w:rsidRPr="00736ABC">
        <w:rPr>
          <w:rStyle w:val="CodeChar"/>
          <w:rFonts w:eastAsiaTheme="minorEastAsia"/>
        </w:rPr>
        <w:t>dt</w:t>
      </w:r>
      <w:r w:rsidR="000D608F" w:rsidRPr="00B0001B">
        <w:rPr>
          <w:rFonts w:eastAsiaTheme="minorEastAsia"/>
        </w:rPr>
        <w:t xml:space="preserve"> table </w:t>
      </w:r>
      <w:r w:rsidR="00736ABC" w:rsidRPr="00736ABC">
        <w:rPr>
          <w:rStyle w:val="CodeChar"/>
          <w:rFonts w:eastAsiaTheme="minorEastAsia"/>
        </w:rPr>
        <w:t>dt_id</w:t>
      </w:r>
      <w:r w:rsidR="000D608F" w:rsidRPr="00B0001B">
        <w:rPr>
          <w:rFonts w:eastAsiaTheme="minorEastAsia"/>
        </w:rPr>
        <w:t xml:space="preserve"> column for the corresponding CDT.</w:t>
      </w:r>
      <w:r w:rsidR="00E80DB8">
        <w:t xml:space="preserve"> </w:t>
      </w:r>
    </w:p>
    <w:p w14:paraId="2ECF284A" w14:textId="77777777" w:rsidR="009A4916" w:rsidRDefault="00CF7449" w:rsidP="00985C7A">
      <w:r>
        <w:rPr>
          <w:rStyle w:val="CodeChar"/>
          <w:rFonts w:eastAsiaTheme="minorEastAsia"/>
        </w:rPr>
        <w:t>min_cardinality</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14:paraId="5C497161" w14:textId="77777777" w:rsidR="00E80DB8" w:rsidRDefault="00CF7449" w:rsidP="00985C7A">
      <w:pPr>
        <w:rPr>
          <w:rFonts w:ascii="Courier New" w:eastAsiaTheme="minorEastAsia" w:hAnsi="Courier New" w:cs="Courier New"/>
          <w:sz w:val="22"/>
          <w:szCs w:val="22"/>
          <w:lang w:eastAsia="ko-KR" w:bidi="th-TH"/>
        </w:rPr>
      </w:pPr>
      <w:r>
        <w:rPr>
          <w:rStyle w:val="CodeChar"/>
          <w:rFonts w:eastAsiaTheme="minorEastAsia"/>
        </w:rPr>
        <w:t>max_cardinality</w:t>
      </w:r>
      <w:r w:rsidR="00E80DB8"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14:paraId="088F6F8E" w14:textId="77777777" w:rsidR="008227A1" w:rsidRDefault="00CF7449" w:rsidP="00985C7A">
      <w:pPr>
        <w:rPr>
          <w:rFonts w:eastAsiaTheme="minorEastAsia"/>
        </w:rPr>
      </w:pPr>
      <w:r>
        <w:rPr>
          <w:rStyle w:val="CodeChar"/>
          <w:rFonts w:eastAsiaTheme="minorEastAsia"/>
        </w:rPr>
        <w:t>based_dt_sc_id</w:t>
      </w:r>
      <w:r w:rsidR="00E80DB8" w:rsidRPr="00B0001B">
        <w:rPr>
          <w:rFonts w:eastAsiaTheme="minorEastAsia"/>
        </w:rPr>
        <w:t xml:space="preserve"> = </w:t>
      </w:r>
      <w:r w:rsidR="00B0001B" w:rsidRPr="00B0001B">
        <w:rPr>
          <w:rFonts w:eastAsiaTheme="minorEastAsia"/>
        </w:rPr>
        <w:t>Blank.</w:t>
      </w:r>
    </w:p>
    <w:p w14:paraId="01B761D9" w14:textId="77777777" w:rsidR="00730231" w:rsidRDefault="00730231" w:rsidP="00730231">
      <w:pPr>
        <w:pStyle w:val="Heading5"/>
      </w:pPr>
      <w:bookmarkStart w:id="108" w:name="_Toc442108910"/>
      <w:r>
        <w:t xml:space="preserve">Populate the </w:t>
      </w:r>
      <w:r w:rsidR="00CF7449">
        <w:t>cdt_sc_awd_pri</w:t>
      </w:r>
      <w:r>
        <w:t xml:space="preserve"> table</w:t>
      </w:r>
      <w:bookmarkEnd w:id="108"/>
    </w:p>
    <w:p w14:paraId="73316B57" w14:textId="77777777" w:rsidR="003428EF" w:rsidRDefault="003428EF" w:rsidP="003428EF">
      <w:r>
        <w:t xml:space="preserve">Populate the </w:t>
      </w:r>
      <w:r w:rsidR="0005411D">
        <w:t>table according the column Allowed Primitives of the table in sections 4.X.8 of CCTS DTC3.</w:t>
      </w:r>
    </w:p>
    <w:p w14:paraId="49EFDA93" w14:textId="77777777" w:rsidR="0005411D" w:rsidRPr="003428EF" w:rsidRDefault="0005411D" w:rsidP="003428EF"/>
    <w:p w14:paraId="11A10E73" w14:textId="77777777" w:rsidR="00730231" w:rsidRDefault="00CF7449" w:rsidP="00730231">
      <w:r>
        <w:rPr>
          <w:rStyle w:val="CodeChar"/>
        </w:rPr>
        <w:t>cdt_sc_awd_pri_id</w:t>
      </w:r>
      <w:r w:rsidR="0005411D">
        <w:t xml:space="preserve"> = Auto-generate database key.</w:t>
      </w:r>
    </w:p>
    <w:p w14:paraId="6AB40B78" w14:textId="77777777" w:rsidR="003428EF" w:rsidRDefault="00405DFB" w:rsidP="00730231">
      <w:r>
        <w:rPr>
          <w:rStyle w:val="CodeChar"/>
        </w:rPr>
        <w:t>cdt_sc_id</w:t>
      </w:r>
      <w:r w:rsidR="0005411D">
        <w:t xml:space="preserve"> = Foreign key to the </w:t>
      </w:r>
      <w:r w:rsidR="00530652">
        <w:rPr>
          <w:rStyle w:val="CodeChar"/>
        </w:rPr>
        <w:t>dt_sc</w:t>
      </w:r>
      <w:r w:rsidR="0005411D" w:rsidRPr="00BD78A3">
        <w:rPr>
          <w:rStyle w:val="CodeChar"/>
        </w:rPr>
        <w:t>.</w:t>
      </w:r>
      <w:r w:rsidR="00530652">
        <w:rPr>
          <w:rStyle w:val="CodeChar"/>
        </w:rPr>
        <w:t>dt_sc_id</w:t>
      </w:r>
      <w:r w:rsidR="0005411D">
        <w:t xml:space="preserve"> representing the target SC.</w:t>
      </w:r>
    </w:p>
    <w:p w14:paraId="1828F58E" w14:textId="77777777" w:rsidR="003428EF" w:rsidRDefault="00300C7F" w:rsidP="00730231">
      <w:r>
        <w:rPr>
          <w:rStyle w:val="CodeChar"/>
        </w:rPr>
        <w:t>cdt_pri_id</w:t>
      </w:r>
      <w:r w:rsidR="0005411D">
        <w:t xml:space="preserve"> = Foreign key to the </w:t>
      </w:r>
      <w:r w:rsidR="002B066A">
        <w:rPr>
          <w:rStyle w:val="CodeChar"/>
        </w:rPr>
        <w:t>cdt_pri</w:t>
      </w:r>
      <w:r w:rsidR="0005411D" w:rsidRPr="00BD78A3">
        <w:rPr>
          <w:rStyle w:val="CodeChar"/>
        </w:rPr>
        <w:t>.</w:t>
      </w:r>
      <w:r>
        <w:rPr>
          <w:rStyle w:val="CodeChar"/>
        </w:rPr>
        <w:t>cdt_pri_id</w:t>
      </w:r>
      <w:r w:rsidR="0005411D">
        <w:t xml:space="preserve"> represents the CDT primitives in the Allowed Primitives column</w:t>
      </w:r>
      <w:r w:rsidR="0005411D" w:rsidRPr="0005411D">
        <w:t xml:space="preserve"> </w:t>
      </w:r>
      <w:r w:rsidR="0005411D">
        <w:t>of the table in sections 4.X.8 of CCTS DTC3.</w:t>
      </w:r>
    </w:p>
    <w:p w14:paraId="7660FED5" w14:textId="77777777" w:rsidR="000A68C8" w:rsidRDefault="00405DFB" w:rsidP="00627F7B">
      <w:r>
        <w:rPr>
          <w:rStyle w:val="CodeChar"/>
        </w:rPr>
        <w:t>is_default</w:t>
      </w:r>
      <w:r w:rsidR="0005411D">
        <w:t xml:space="preserve"> = This column indicates whether the associated CDT primitive is a default as documented in the CCTS DTC3. The values of this column are in sections 4.X.9.Y (Core Value Domains subsections). In each of the subsection, there is a table where the Allowed Primitive column either has only one allowed primitive or multiples. If there 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indicating which primitive is the default.</w:t>
      </w:r>
    </w:p>
    <w:p w14:paraId="021D1EB4" w14:textId="77777777" w:rsidR="00C4501A" w:rsidRDefault="00C4501A" w:rsidP="00BF2D0E">
      <w:pPr>
        <w:pStyle w:val="Heading5"/>
      </w:pPr>
      <w:bookmarkStart w:id="109" w:name="_Ref390964089"/>
      <w:bookmarkStart w:id="110" w:name="_Toc442108911"/>
      <w:r>
        <w:t xml:space="preserve">Populate the </w:t>
      </w:r>
      <w:r w:rsidR="00BF2D0E" w:rsidRPr="00BF2D0E">
        <w:t>cdt_sc_awd_pri_xps_type_map</w:t>
      </w:r>
      <w:r>
        <w:t xml:space="preserve"> table</w:t>
      </w:r>
      <w:bookmarkEnd w:id="109"/>
      <w:bookmarkEnd w:id="110"/>
    </w:p>
    <w:p w14:paraId="322F9378" w14:textId="77777777" w:rsidR="00C4501A" w:rsidRPr="00C4501A" w:rsidRDefault="00C4501A" w:rsidP="00C4501A">
      <w:r>
        <w:t xml:space="preserve">This table is similar to the </w:t>
      </w:r>
      <w:r w:rsidR="005C46FF">
        <w:rPr>
          <w:rStyle w:val="CodeChar"/>
        </w:rPr>
        <w:t>cdt_awd_pri_xps_type_map</w:t>
      </w:r>
      <w:r>
        <w:t xml:space="preserve"> table in section (</w:t>
      </w:r>
      <w:r w:rsidR="00EE035D">
        <w:fldChar w:fldCharType="begin"/>
      </w:r>
      <w:r w:rsidR="00EE035D">
        <w:instrText xml:space="preserve"> REF _Ref390787662 \r \h </w:instrText>
      </w:r>
      <w:r w:rsidR="00EE035D">
        <w:fldChar w:fldCharType="separate"/>
      </w:r>
      <w:r w:rsidR="0093447A">
        <w:t>3.1.1.3.5</w:t>
      </w:r>
      <w:r w:rsidR="00EE035D">
        <w:fldChar w:fldCharType="end"/>
      </w:r>
      <w:r>
        <w:t>), but it is for the SC primitive</w:t>
      </w:r>
      <w:r w:rsidR="00EE035D">
        <w:t xml:space="preserve"> in</w:t>
      </w:r>
      <w:r>
        <w:t xml:space="preserve"> the above section.</w:t>
      </w:r>
    </w:p>
    <w:p w14:paraId="66391F49" w14:textId="77777777" w:rsidR="00730231" w:rsidRDefault="00730231" w:rsidP="00730231"/>
    <w:p w14:paraId="3872294F" w14:textId="77777777" w:rsidR="00C4501A" w:rsidRDefault="00C4501A" w:rsidP="00C4501A">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0EA783DC" w14:textId="77777777" w:rsidR="00C4501A" w:rsidRDefault="00C4501A" w:rsidP="00C4501A">
      <w:pPr>
        <w:rPr>
          <w:highlight w:val="yellow"/>
        </w:rPr>
      </w:pPr>
    </w:p>
    <w:p w14:paraId="4B7A3F53" w14:textId="77777777" w:rsidR="00C4501A" w:rsidRDefault="00BF2D0E" w:rsidP="00C4501A">
      <w:r>
        <w:rPr>
          <w:rStyle w:val="CodeChar"/>
        </w:rPr>
        <w:t>cdt_sc_awd_pri_xps_type_map_id</w:t>
      </w:r>
      <w:r w:rsidR="00C4501A">
        <w:t xml:space="preserve"> = Auto-generate database key.</w:t>
      </w:r>
    </w:p>
    <w:p w14:paraId="2BDC3A08" w14:textId="77777777" w:rsidR="00C4501A" w:rsidRDefault="00CF7449" w:rsidP="00C4501A">
      <w:r>
        <w:rPr>
          <w:rStyle w:val="CodeChar"/>
        </w:rPr>
        <w:t>cdt_sc_awd_pri</w:t>
      </w:r>
      <w:r w:rsidR="00C4501A">
        <w:t xml:space="preserve"> = Foreign key to </w:t>
      </w:r>
      <w:r>
        <w:rPr>
          <w:rStyle w:val="CodeChar"/>
        </w:rPr>
        <w:t>cdt_sc_awd_pri</w:t>
      </w:r>
      <w:r w:rsidR="00C4501A">
        <w:rPr>
          <w:rStyle w:val="IntenseEmphasis"/>
          <w:b w:val="0"/>
          <w:bCs w:val="0"/>
          <w:i w:val="0"/>
          <w:iCs w:val="0"/>
          <w:color w:val="auto"/>
        </w:rPr>
        <w:t>.</w:t>
      </w:r>
      <w:r>
        <w:rPr>
          <w:rStyle w:val="CodeChar"/>
        </w:rPr>
        <w:t>cdt_sc_awd_pri_id</w:t>
      </w:r>
      <w:r w:rsidR="00C4501A">
        <w:rPr>
          <w:rStyle w:val="CodeChar"/>
        </w:rPr>
        <w:t>.</w:t>
      </w:r>
      <w:r w:rsidR="00C4501A">
        <w:rPr>
          <w:rStyle w:val="IntenseEmphasis"/>
          <w:b w:val="0"/>
          <w:bCs w:val="0"/>
          <w:i w:val="0"/>
          <w:iCs w:val="0"/>
          <w:color w:val="auto"/>
        </w:rPr>
        <w:t xml:space="preserve"> </w:t>
      </w:r>
    </w:p>
    <w:p w14:paraId="3AAB0771" w14:textId="77777777" w:rsidR="00C4501A" w:rsidRDefault="00300C7F" w:rsidP="00C4501A">
      <w:pPr>
        <w:rPr>
          <w:rStyle w:val="CodeChar"/>
          <w:rFonts w:eastAsiaTheme="minorEastAsia"/>
        </w:rPr>
      </w:pPr>
      <w:r>
        <w:rPr>
          <w:rStyle w:val="CodeChar"/>
        </w:rPr>
        <w:t>xbt_id</w:t>
      </w:r>
      <w:r w:rsidR="00C4501A">
        <w:t xml:space="preserve"> = Foreign key to </w:t>
      </w:r>
      <w:r>
        <w:rPr>
          <w:rStyle w:val="CodeChar"/>
          <w:rFonts w:eastAsiaTheme="minorEastAsia"/>
        </w:rPr>
        <w:t>xbt</w:t>
      </w:r>
      <w:r w:rsidR="00C4501A">
        <w:rPr>
          <w:rFonts w:eastAsiaTheme="minorEastAsia"/>
        </w:rPr>
        <w:t>.</w:t>
      </w:r>
      <w:r w:rsidR="00C4501A" w:rsidRPr="00EF6BE9">
        <w:rPr>
          <w:rStyle w:val="CodeChar"/>
          <w:rFonts w:eastAsiaTheme="minorEastAsia"/>
        </w:rPr>
        <w:t xml:space="preserve"> </w:t>
      </w:r>
      <w:r>
        <w:rPr>
          <w:rStyle w:val="CodeChar"/>
          <w:rFonts w:eastAsiaTheme="minorEastAsia"/>
        </w:rPr>
        <w:t>xbt_id</w:t>
      </w:r>
    </w:p>
    <w:p w14:paraId="4E495F47" w14:textId="77777777" w:rsidR="00C4501A" w:rsidRDefault="00C4501A" w:rsidP="00C4501A"/>
    <w:p w14:paraId="6FD90FD7" w14:textId="77777777"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93447A">
        <w:t>3.1.1.3.5</w:t>
      </w:r>
      <w:r w:rsidR="00EE035D">
        <w:fldChar w:fldCharType="end"/>
      </w:r>
      <w:r w:rsidR="00EE035D">
        <w:t xml:space="preserve"> to populate the </w:t>
      </w:r>
      <w:r w:rsidR="00300C7F">
        <w:rPr>
          <w:rStyle w:val="CodeChar"/>
        </w:rPr>
        <w:t>xbt_id</w:t>
      </w:r>
      <w:r w:rsidR="00EE035D">
        <w:t xml:space="preserve"> column according to the SC allowed primitives.  </w:t>
      </w:r>
    </w:p>
    <w:p w14:paraId="75419E44" w14:textId="77777777" w:rsidR="003F7F36" w:rsidRDefault="003F7F36" w:rsidP="003F7F36">
      <w:pPr>
        <w:pStyle w:val="Heading4"/>
      </w:pPr>
      <w:bookmarkStart w:id="111" w:name="_Toc442108912"/>
      <w:commentRangeStart w:id="112"/>
      <w:r>
        <w:lastRenderedPageBreak/>
        <w:t>Import Identifier Scheme</w:t>
      </w:r>
      <w:commentRangeEnd w:id="112"/>
      <w:r>
        <w:rPr>
          <w:rStyle w:val="CommentReference"/>
          <w:b w:val="0"/>
        </w:rPr>
        <w:commentReference w:id="112"/>
      </w:r>
      <w:bookmarkEnd w:id="111"/>
    </w:p>
    <w:p w14:paraId="71619DF2" w14:textId="77777777"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2"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14:paraId="48F547DF" w14:textId="77777777" w:rsidR="001D2935" w:rsidRDefault="001D2935" w:rsidP="001D2935">
      <w:pPr>
        <w:pStyle w:val="Heading5"/>
      </w:pPr>
      <w:bookmarkStart w:id="113" w:name="_Toc442108913"/>
      <w:r>
        <w:t xml:space="preserve">Populate the </w:t>
      </w:r>
      <w:r w:rsidR="002B3165">
        <w:t>agency_id_list</w:t>
      </w:r>
      <w:r>
        <w:t xml:space="preserve"> table</w:t>
      </w:r>
      <w:bookmarkEnd w:id="113"/>
    </w:p>
    <w:p w14:paraId="04D312B4" w14:textId="77777777" w:rsidR="001D2935" w:rsidRDefault="001D2935" w:rsidP="001D2935">
      <w:r>
        <w:t>There is only one record to be created here.</w:t>
      </w:r>
    </w:p>
    <w:p w14:paraId="30812AF4" w14:textId="77777777" w:rsidR="001D2935" w:rsidRDefault="002B3165" w:rsidP="001D2935">
      <w:r>
        <w:rPr>
          <w:rStyle w:val="CodeChar"/>
        </w:rPr>
        <w:t>agency_id_list_id</w:t>
      </w:r>
      <w:r w:rsidR="001D2935">
        <w:t xml:space="preserve"> = Auto-generate database key.</w:t>
      </w:r>
    </w:p>
    <w:p w14:paraId="6659A8E2" w14:textId="77777777" w:rsidR="001D2935" w:rsidRDefault="00BF35FF" w:rsidP="001D2935">
      <w:r>
        <w:rPr>
          <w:rStyle w:val="CodeChar"/>
        </w:rPr>
        <w:t>guid</w:t>
      </w:r>
      <w:r w:rsidR="00853246" w:rsidRPr="00A83754">
        <w:rPr>
          <w:rStyle w:val="CodeChar"/>
        </w:rPr>
        <w:commentReference w:id="114"/>
      </w:r>
      <w:r w:rsidR="001D2935">
        <w:t xml:space="preserve"> = </w:t>
      </w:r>
      <w:r w:rsidR="001D2935" w:rsidRPr="00A83754">
        <w:rPr>
          <w:rStyle w:val="CodeChar"/>
        </w:rPr>
        <w:t>//xsd:</w:t>
      </w:r>
      <w:r w:rsidR="00BF2110" w:rsidRPr="00A83754">
        <w:rPr>
          <w:rStyle w:val="CodeChar"/>
        </w:rPr>
        <w:t>simpleType[endsWith(@name, “IdentificationContentType”)]</w:t>
      </w:r>
      <w:r w:rsidR="001D2935" w:rsidRPr="00A83754">
        <w:rPr>
          <w:rStyle w:val="CodeChar"/>
        </w:rPr>
        <w:t>/@id</w:t>
      </w:r>
    </w:p>
    <w:p w14:paraId="18B0C291" w14:textId="77777777" w:rsidR="00853246" w:rsidRDefault="00BF35FF" w:rsidP="001D2935">
      <w:r>
        <w:rPr>
          <w:rStyle w:val="CodeChar"/>
        </w:rPr>
        <w:t>enum_type_guid</w:t>
      </w:r>
      <w:r w:rsidR="00853246">
        <w:t xml:space="preserve"> = </w:t>
      </w:r>
      <w:r w:rsidR="00D06A12" w:rsidRPr="00A83754">
        <w:rPr>
          <w:rStyle w:val="CodeChar"/>
        </w:rPr>
        <w:t>//xsd:simpleType[endsWith(@name, “EnumerationType”)]/@id</w:t>
      </w:r>
    </w:p>
    <w:p w14:paraId="5024EDB2" w14:textId="77777777" w:rsidR="001D2935" w:rsidRDefault="00DD3866" w:rsidP="001D2935">
      <w:r>
        <w:rPr>
          <w:rStyle w:val="CodeChar"/>
        </w:rPr>
        <w:t>n</w:t>
      </w:r>
      <w:commentRangeStart w:id="115"/>
      <w:r w:rsidR="001D2935" w:rsidRPr="00A83754">
        <w:rPr>
          <w:rStyle w:val="CodeChar"/>
        </w:rPr>
        <w:t>ame</w:t>
      </w:r>
      <w:r w:rsidR="001D2935">
        <w:t xml:space="preserve"> </w:t>
      </w:r>
      <w:commentRangeEnd w:id="115"/>
      <w:r w:rsidR="009261B2">
        <w:rPr>
          <w:rStyle w:val="CommentReference"/>
        </w:rPr>
        <w:commentReference w:id="115"/>
      </w:r>
      <w:r w:rsidR="001D2935">
        <w:t>=</w:t>
      </w:r>
      <w:r w:rsidR="00BF2110">
        <w:t xml:space="preserve"> </w:t>
      </w:r>
      <w:r w:rsidR="001D2935">
        <w:t xml:space="preserve"> </w:t>
      </w:r>
      <w:r w:rsidR="00A83754">
        <w:t>“</w:t>
      </w:r>
      <w:r w:rsidR="00A83754" w:rsidRPr="00A83754">
        <w:rPr>
          <w:rStyle w:val="CodeChar"/>
        </w:rPr>
        <w:t>Agency Identification</w:t>
      </w:r>
      <w:r w:rsidR="00A83754">
        <w:t>”.</w:t>
      </w:r>
    </w:p>
    <w:p w14:paraId="33BFA845" w14:textId="77777777" w:rsidR="001D2935" w:rsidRDefault="00BF35FF" w:rsidP="001D2935">
      <w:r>
        <w:rPr>
          <w:rStyle w:val="CodeChar"/>
        </w:rPr>
        <w:t>list_id</w:t>
      </w:r>
      <w:r w:rsidR="001D2935">
        <w:t xml:space="preserve"> = </w:t>
      </w:r>
      <w:r w:rsidR="00A83754">
        <w:t>“</w:t>
      </w:r>
      <w:r w:rsidR="00A83754" w:rsidRPr="00A83754">
        <w:rPr>
          <w:rStyle w:val="CodeChar"/>
        </w:rPr>
        <w:t>3055</w:t>
      </w:r>
      <w:r w:rsidR="00A83754">
        <w:t>”</w:t>
      </w:r>
    </w:p>
    <w:p w14:paraId="5AA73A67" w14:textId="77777777" w:rsidR="001D2935" w:rsidRDefault="00BF35FF" w:rsidP="001D2935">
      <w:r>
        <w:rPr>
          <w:rStyle w:val="CodeChar"/>
        </w:rPr>
        <w:t>agency_id</w:t>
      </w:r>
      <w:r w:rsidR="001D2935">
        <w:t xml:space="preserve"> = </w:t>
      </w:r>
      <w:r w:rsidR="00A83754">
        <w:t>Foreign key</w:t>
      </w:r>
      <w:r w:rsidR="00E3484C">
        <w:t xml:space="preserve"> to the </w:t>
      </w:r>
      <w:r>
        <w:rPr>
          <w:rStyle w:val="CodeChar"/>
        </w:rPr>
        <w:t>agency_id_list_value</w:t>
      </w:r>
      <w:r w:rsidR="00E3484C">
        <w:t xml:space="preserve"> table where the Value is “</w:t>
      </w:r>
      <w:r w:rsidR="00E3484C" w:rsidRPr="00E3484C">
        <w:rPr>
          <w:rStyle w:val="CodeChar"/>
        </w:rPr>
        <w:t>6</w:t>
      </w:r>
      <w:r w:rsidR="00E3484C">
        <w:t xml:space="preserve">”. This column will need to be populated after populating the </w:t>
      </w:r>
      <w:r>
        <w:rPr>
          <w:rStyle w:val="CodeChar"/>
        </w:rPr>
        <w:t>agency_id_list_value</w:t>
      </w:r>
      <w:r w:rsidR="00E3484C">
        <w:t xml:space="preserve"> table.</w:t>
      </w:r>
    </w:p>
    <w:p w14:paraId="5C786B5D" w14:textId="77777777" w:rsidR="001D2935" w:rsidRDefault="00BF35FF" w:rsidP="001D2935">
      <w:r>
        <w:rPr>
          <w:rStyle w:val="CodeChar"/>
        </w:rPr>
        <w:t>version_id</w:t>
      </w:r>
      <w:r w:rsidR="001D2935">
        <w:t xml:space="preserve"> = </w:t>
      </w:r>
      <w:r w:rsidR="00A83754">
        <w:t>“</w:t>
      </w:r>
      <w:r w:rsidR="00A83754" w:rsidRPr="00A83754">
        <w:rPr>
          <w:rStyle w:val="CodeChar"/>
        </w:rPr>
        <w:t>D</w:t>
      </w:r>
      <w:r w:rsidR="0017215B">
        <w:rPr>
          <w:rStyle w:val="CodeChar"/>
        </w:rPr>
        <w:t>13A</w:t>
      </w:r>
      <w:r w:rsidR="00A83754">
        <w:t>”</w:t>
      </w:r>
      <w:r w:rsidR="00E3484C">
        <w:t>.</w:t>
      </w:r>
    </w:p>
    <w:p w14:paraId="12BBC8D9" w14:textId="77777777" w:rsidR="001D2935" w:rsidRDefault="00127238" w:rsidP="003F7F36">
      <w:r>
        <w:rPr>
          <w:rStyle w:val="CodeChar"/>
        </w:rPr>
        <w:t>definition</w:t>
      </w:r>
      <w:r w:rsidR="001D2935">
        <w:t xml:space="preserve"> = </w:t>
      </w:r>
      <w:r w:rsidR="00A83754">
        <w:t xml:space="preserve">Copy the text from the top of the schema at </w:t>
      </w:r>
      <w:hyperlink r:id="rId13" w:history="1">
        <w:r w:rsidR="0017215B">
          <w:rPr>
            <w:rStyle w:val="Hyperlink"/>
          </w:rPr>
          <w:t>http://www.unece.org/uncefact/codelist/standard/UNECE_AgencyIdentificationCode_D13A.xsd</w:t>
        </w:r>
      </w:hyperlink>
      <w:r w:rsidR="00A83754">
        <w:t>, where it says “</w:t>
      </w:r>
      <w:r w:rsidR="00A83754">
        <w:rPr>
          <w:color w:val="888888"/>
        </w:rPr>
        <w:t xml:space="preserve">Schema agency: UN/CEFACT Schema version: </w:t>
      </w:r>
      <w:r w:rsidR="0017215B">
        <w:rPr>
          <w:color w:val="888888"/>
        </w:rPr>
        <w:t>4</w:t>
      </w:r>
      <w:r w:rsidR="00A83754">
        <w:rPr>
          <w:color w:val="888888"/>
        </w:rPr>
        <w:t>.</w:t>
      </w:r>
      <w:r w:rsidR="0017215B">
        <w:rPr>
          <w:color w:val="888888"/>
        </w:rPr>
        <w:t>5</w:t>
      </w:r>
      <w:r w:rsidR="00A83754">
        <w:rPr>
          <w:color w:val="888888"/>
        </w:rPr>
        <w:t>……”</w:t>
      </w:r>
    </w:p>
    <w:p w14:paraId="4914DC30" w14:textId="77777777" w:rsidR="00E3484C" w:rsidRDefault="00E3484C" w:rsidP="00E3484C">
      <w:pPr>
        <w:pStyle w:val="Heading5"/>
      </w:pPr>
      <w:bookmarkStart w:id="116" w:name="_Toc442108914"/>
      <w:r>
        <w:t xml:space="preserve">Populate the </w:t>
      </w:r>
      <w:r w:rsidR="00BF35FF">
        <w:t>agency_id_list_value</w:t>
      </w:r>
      <w:r>
        <w:t xml:space="preserve"> table</w:t>
      </w:r>
      <w:bookmarkEnd w:id="116"/>
    </w:p>
    <w:p w14:paraId="404FEF7C" w14:textId="77777777"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14:paraId="55A33DEA" w14:textId="77777777" w:rsidR="00E3484C" w:rsidRDefault="00E3484C" w:rsidP="00E3484C"/>
    <w:p w14:paraId="728B19FD" w14:textId="77777777" w:rsidR="00E3484C" w:rsidRDefault="004A04D4" w:rsidP="00E3484C">
      <w:r>
        <w:rPr>
          <w:rStyle w:val="CodeChar"/>
        </w:rPr>
        <w:t>agency_id_list_value_id</w:t>
      </w:r>
      <w:r w:rsidR="00E3484C">
        <w:t xml:space="preserve"> = Auto-generate database key.</w:t>
      </w:r>
    </w:p>
    <w:p w14:paraId="5D70F2E6" w14:textId="77777777" w:rsidR="00E3484C" w:rsidRDefault="004A04D4" w:rsidP="00E3484C">
      <w:r>
        <w:rPr>
          <w:rStyle w:val="CodeChar"/>
        </w:rPr>
        <w:t>value</w:t>
      </w:r>
      <w:r w:rsidR="00E3484C">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14:paraId="51234249" w14:textId="77777777" w:rsidR="008B5DDF" w:rsidRDefault="00DD3866" w:rsidP="00E3484C">
      <w:r>
        <w:rPr>
          <w:rStyle w:val="CodeChar"/>
        </w:rPr>
        <w:t>name</w:t>
      </w:r>
      <w:r w:rsidR="008B5DDF">
        <w:t xml:space="preserve"> = Assuming still in the </w:t>
      </w:r>
      <w:r w:rsidR="008B5DDF" w:rsidRPr="00C85DEC">
        <w:rPr>
          <w:rStyle w:val="CodeChar"/>
        </w:rPr>
        <w:t>xsd:enumeration</w:t>
      </w:r>
      <w:r w:rsidR="008B5DDF">
        <w:t xml:space="preserve"> context element, populate this column with </w:t>
      </w:r>
      <w:r w:rsidR="008B5DDF" w:rsidRPr="00C85DEC">
        <w:rPr>
          <w:rStyle w:val="CodeChar"/>
        </w:rPr>
        <w:t>//ccts:Name</w:t>
      </w:r>
      <w:r w:rsidR="008B5DDF">
        <w:t>.</w:t>
      </w:r>
    </w:p>
    <w:p w14:paraId="50B2D777" w14:textId="77777777" w:rsidR="00E3484C" w:rsidRDefault="00127238" w:rsidP="00E3484C">
      <w:r>
        <w:rPr>
          <w:rStyle w:val="CodeChar"/>
        </w:rPr>
        <w:t>definition</w:t>
      </w:r>
      <w:r w:rsidR="00E3484C">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14:paraId="7800CE1D" w14:textId="77777777" w:rsidR="00E3484C" w:rsidRPr="00E3484C" w:rsidRDefault="004A04D4" w:rsidP="00E3484C">
      <w:r>
        <w:rPr>
          <w:rStyle w:val="CodeChar"/>
        </w:rPr>
        <w:t>owner_list_id</w:t>
      </w:r>
      <w:r w:rsidR="00E3484C">
        <w:t xml:space="preserve"> = </w:t>
      </w:r>
      <w:r w:rsidR="008053DA">
        <w:t xml:space="preserve">Foreign key to the </w:t>
      </w:r>
      <w:r w:rsidR="002B3165">
        <w:rPr>
          <w:rStyle w:val="CodeChar"/>
        </w:rPr>
        <w:t>agency_id_list_id</w:t>
      </w:r>
      <w:r w:rsidR="008053DA">
        <w:t xml:space="preserve"> populated in the previous section.</w:t>
      </w:r>
    </w:p>
    <w:p w14:paraId="51F01F3A" w14:textId="77777777" w:rsidR="00985C7A" w:rsidRDefault="00985C7A" w:rsidP="00985C7A">
      <w:pPr>
        <w:pStyle w:val="Heading4"/>
      </w:pPr>
      <w:bookmarkStart w:id="117" w:name="_Toc442108915"/>
      <w:r>
        <w:t xml:space="preserve">Import </w:t>
      </w:r>
      <w:r w:rsidR="003A27FD">
        <w:t>Code Lists</w:t>
      </w:r>
      <w:bookmarkEnd w:id="117"/>
    </w:p>
    <w:p w14:paraId="03EAD51B" w14:textId="77777777" w:rsidR="003A27FD" w:rsidRDefault="003A27FD" w:rsidP="003A27FD"/>
    <w:p w14:paraId="62FE28E6" w14:textId="77777777"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002D3A91">
        <w:rPr>
          <w:rStyle w:val="CodeChar"/>
        </w:rPr>
        <w:t>code_list</w:t>
      </w:r>
      <w:r>
        <w:t xml:space="preserve"> and </w:t>
      </w:r>
      <w:r w:rsidRPr="003A27FD">
        <w:rPr>
          <w:rStyle w:val="CodeChar"/>
        </w:rPr>
        <w:t>Code_</w:t>
      </w:r>
      <w:r w:rsidR="004A04D4">
        <w:rPr>
          <w:rStyle w:val="CodeChar"/>
        </w:rPr>
        <w:t>value</w:t>
      </w:r>
      <w:r>
        <w:t xml:space="preserve">. </w:t>
      </w:r>
      <w:r w:rsidR="002D3A91">
        <w:rPr>
          <w:rStyle w:val="CodeChar"/>
        </w:rPr>
        <w:t>code_list</w:t>
      </w:r>
      <w:r>
        <w:t xml:space="preserve"> stores the meta-data about the code list and the </w:t>
      </w:r>
      <w:r w:rsidRPr="0002491D">
        <w:rPr>
          <w:rStyle w:val="CodeChar"/>
        </w:rPr>
        <w:t>Code_Value</w:t>
      </w:r>
      <w:r>
        <w:t xml:space="preserve"> table stores all the code values.</w:t>
      </w:r>
    </w:p>
    <w:p w14:paraId="4B73F352" w14:textId="77777777" w:rsidR="00EE18A6" w:rsidRDefault="00EE18A6" w:rsidP="00EE18A6">
      <w:pPr>
        <w:pStyle w:val="Heading5"/>
      </w:pPr>
      <w:bookmarkStart w:id="118" w:name="_Toc442108916"/>
      <w:r>
        <w:t xml:space="preserve">Populate </w:t>
      </w:r>
      <w:r w:rsidR="002D3A91">
        <w:t>code_list</w:t>
      </w:r>
      <w:r>
        <w:t xml:space="preserve"> table</w:t>
      </w:r>
      <w:bookmarkEnd w:id="118"/>
    </w:p>
    <w:p w14:paraId="3A4A5C9E" w14:textId="77777777" w:rsidR="00EE18A6" w:rsidRDefault="00EE18A6" w:rsidP="00EE18A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t xml:space="preserve"> has </w:t>
      </w:r>
      <w:r w:rsidRPr="0002491D">
        <w:rPr>
          <w:rStyle w:val="CodeChar"/>
        </w:rPr>
        <w:t>clmIANACharacterSetCode20070514_CharacterSetCodeContentType</w:t>
      </w:r>
      <w:r>
        <w:t xml:space="preserve">. Each </w:t>
      </w:r>
      <w:r>
        <w:lastRenderedPageBreak/>
        <w:t xml:space="preserve">of these must have a corresponding entry in the </w:t>
      </w:r>
      <w:r w:rsidR="002D3A91">
        <w:rPr>
          <w:rStyle w:val="CodeChar"/>
        </w:rPr>
        <w:t>code_list</w:t>
      </w:r>
      <w:r>
        <w:t xml:space="preserve"> table as described below. Note that XPATH expression below assumes that the context is </w:t>
      </w:r>
      <w:r w:rsidRPr="00AB0BB3">
        <w:rPr>
          <w:rStyle w:val="CodeChar"/>
        </w:rPr>
        <w:t>xsd:simpleType</w:t>
      </w:r>
      <w:r>
        <w:t xml:space="preserve">. For each entry in the </w:t>
      </w:r>
      <w:r w:rsidR="002D3A91">
        <w:rPr>
          <w:rStyle w:val="CodeChar"/>
        </w:rPr>
        <w:t>code_list</w:t>
      </w:r>
      <w:r>
        <w:t xml:space="preserve"> table, populate the </w:t>
      </w:r>
      <w:r w:rsidR="00A30829">
        <w:rPr>
          <w:rStyle w:val="CodeChar"/>
        </w:rPr>
        <w:t>code_list_value</w:t>
      </w:r>
      <w:r>
        <w:t xml:space="preserve"> table as described in the next section.</w:t>
      </w:r>
    </w:p>
    <w:p w14:paraId="51CFEC58" w14:textId="77777777" w:rsidR="002D3A91" w:rsidRDefault="002D3A91" w:rsidP="00EE18A6"/>
    <w:p w14:paraId="30AAC8BB" w14:textId="77777777" w:rsidR="00EE18A6" w:rsidRDefault="002B3165" w:rsidP="00EE18A6">
      <w:r>
        <w:rPr>
          <w:rStyle w:val="CodeChar"/>
        </w:rPr>
        <w:t>code_list_id</w:t>
      </w:r>
      <w:r w:rsidR="00EE18A6">
        <w:t xml:space="preserve"> = Auto-generate database key.</w:t>
      </w:r>
    </w:p>
    <w:p w14:paraId="22E382D4" w14:textId="77777777" w:rsidR="00EE18A6" w:rsidRDefault="002D3A91" w:rsidP="00EE18A6">
      <w:r>
        <w:rPr>
          <w:rStyle w:val="CodeChar"/>
        </w:rPr>
        <w:t>guid</w:t>
      </w:r>
      <w:r w:rsidR="00EE18A6">
        <w:t xml:space="preserve"> = ./</w:t>
      </w:r>
      <w:r w:rsidR="00EE18A6" w:rsidRPr="00AB0BB3">
        <w:rPr>
          <w:rStyle w:val="CodeChar"/>
        </w:rPr>
        <w:t>@id</w:t>
      </w:r>
      <w:r w:rsidR="00EE18A6">
        <w:t>.</w:t>
      </w:r>
    </w:p>
    <w:p w14:paraId="0D1ED124" w14:textId="1356C084" w:rsidR="00EE18A6" w:rsidRDefault="00BF35FF" w:rsidP="00EE18A6">
      <w:r>
        <w:rPr>
          <w:rStyle w:val="CodeChar"/>
        </w:rPr>
        <w:t>enum_type_guid</w:t>
      </w:r>
      <w:r w:rsidR="00EE18A6">
        <w:t xml:space="preserve"> = If </w:t>
      </w:r>
      <w:r w:rsidR="00EE18A6">
        <w:rPr>
          <w:rStyle w:val="CodeChar"/>
        </w:rPr>
        <w:t xml:space="preserve">startsWith(&lt;X&gt;, “oacl”), </w:t>
      </w:r>
      <w:r w:rsidR="00EE18A6" w:rsidRPr="00770D06">
        <w:t>the val</w:t>
      </w:r>
      <w:r w:rsidR="00EE18A6">
        <w:t>ue is../</w:t>
      </w:r>
      <w:r w:rsidR="00EE18A6" w:rsidRPr="00AB0BB3">
        <w:rPr>
          <w:rStyle w:val="CodeChar"/>
        </w:rPr>
        <w:t>xsd:simpleType</w:t>
      </w:r>
      <w:r w:rsidR="00EE18A6">
        <w:rPr>
          <w:rStyle w:val="CodeChar"/>
        </w:rPr>
        <w:t>[@name = concat(&lt;X&gt;, “</w:t>
      </w:r>
      <w:ins w:id="119" w:author="Serm Kulvatunyou" w:date="2016-04-29T17:35:00Z">
        <w:r w:rsidR="0092616B">
          <w:rPr>
            <w:rStyle w:val="CodeChar"/>
          </w:rPr>
          <w:t>Code</w:t>
        </w:r>
      </w:ins>
      <w:r w:rsidR="00EE18A6">
        <w:rPr>
          <w:rStyle w:val="CodeChar"/>
        </w:rPr>
        <w:t>EnumerationType”)]/</w:t>
      </w:r>
      <w:r w:rsidR="00EE18A6" w:rsidRPr="00AB0BB3">
        <w:rPr>
          <w:rStyle w:val="CodeChar"/>
        </w:rPr>
        <w:t>@id</w:t>
      </w:r>
      <w:del w:id="120" w:author="Serm Kulvatunyou" w:date="2016-04-25T14:53:00Z">
        <w:r w:rsidR="00C0216D" w:rsidDel="00BC51AA">
          <w:delText xml:space="preserve">. </w:delText>
        </w:r>
      </w:del>
      <w:ins w:id="121" w:author="Serm Kulvatunyou" w:date="2016-04-25T14:53:00Z">
        <w:r w:rsidR="00BC51AA">
          <w:t xml:space="preserve"> (</w:t>
        </w:r>
      </w:ins>
      <w:ins w:id="122" w:author="Serm Kulvatunyou" w:date="2016-04-25T14:54:00Z">
        <w:r w:rsidR="00BC51AA">
          <w:t>T</w:t>
        </w:r>
      </w:ins>
      <w:ins w:id="123" w:author="Serm Kulvatunyou" w:date="2016-04-25T14:53:00Z">
        <w:r w:rsidR="00BC51AA">
          <w:t>here are cases where there is no corresponding enumeration type.</w:t>
        </w:r>
      </w:ins>
      <w:ins w:id="124" w:author="Serm Kulvatunyou" w:date="2016-04-25T14:54:00Z">
        <w:r w:rsidR="00BC51AA">
          <w:t xml:space="preserve"> In such case, it is </w:t>
        </w:r>
        <w:r w:rsidR="00BC51AA" w:rsidRPr="00BC51AA">
          <w:rPr>
            <w:rStyle w:val="CodeChar"/>
          </w:rPr>
          <w:t>null</w:t>
        </w:r>
        <w:r w:rsidR="00BC51AA">
          <w:t>.)</w:t>
        </w:r>
      </w:ins>
      <w:ins w:id="125" w:author="Serm Kulvatunyou" w:date="2016-04-25T14:55:00Z">
        <w:r w:rsidR="00BC51AA">
          <w:t>.</w:t>
        </w:r>
      </w:ins>
      <w:ins w:id="126" w:author="Serm Kulvatunyou" w:date="2016-04-25T14:53:00Z">
        <w:r w:rsidR="00BC51AA">
          <w:t xml:space="preserve"> </w:t>
        </w:r>
      </w:ins>
      <w:r w:rsidR="00C0216D">
        <w:t>Otherwise</w:t>
      </w:r>
      <w:ins w:id="127" w:author="Serm Kulvatunyou" w:date="2016-04-25T14:55:00Z">
        <w:r w:rsidR="00BC51AA">
          <w:t xml:space="preserve"> (</w:t>
        </w:r>
        <w:r w:rsidR="00BC51AA" w:rsidRPr="00BC51AA">
          <w:rPr>
            <w:rStyle w:val="CodeChar"/>
          </w:rPr>
          <w:t>&lt;X&gt;</w:t>
        </w:r>
        <w:r w:rsidR="00BC51AA">
          <w:t xml:space="preserve"> does not start with </w:t>
        </w:r>
        <w:r w:rsidR="00BC51AA" w:rsidRPr="00BC51AA">
          <w:rPr>
            <w:rStyle w:val="CodeChar"/>
          </w:rPr>
          <w:t>“oacl”</w:t>
        </w:r>
        <w:r w:rsidR="00BC51AA">
          <w:t>)</w:t>
        </w:r>
      </w:ins>
      <w:r w:rsidR="00C0216D">
        <w:t>, leave blank.</w:t>
      </w:r>
    </w:p>
    <w:p w14:paraId="724A088C" w14:textId="77777777" w:rsidR="00EE18A6" w:rsidRPr="00A82AF6" w:rsidRDefault="00DD3866" w:rsidP="00EE18A6">
      <w:r>
        <w:rPr>
          <w:rStyle w:val="CodeChar"/>
        </w:rPr>
        <w:t>name</w:t>
      </w:r>
      <w:r w:rsidR="00EE18A6">
        <w:t xml:space="preserve"> = substring-before(</w:t>
      </w:r>
      <w:r w:rsidR="00EE18A6" w:rsidRPr="00333D21">
        <w:rPr>
          <w:rStyle w:val="CodeChar"/>
        </w:rPr>
        <w:t>/@name</w:t>
      </w:r>
      <w:r w:rsidR="00EE18A6">
        <w:rPr>
          <w:rStyle w:val="CodeChar"/>
        </w:rPr>
        <w:t>, ‘ContentType’)</w:t>
      </w:r>
      <w:commentRangeStart w:id="128"/>
      <w:r w:rsidR="00EE18A6">
        <w:t>.</w:t>
      </w:r>
      <w:commentRangeEnd w:id="128"/>
      <w:r w:rsidR="00EE18A6">
        <w:t xml:space="preserve"> Ex. Name of the </w:t>
      </w:r>
      <w:r w:rsidR="00EE18A6">
        <w:rPr>
          <w:rStyle w:val="CommentReference"/>
        </w:rPr>
        <w:commentReference w:id="128"/>
      </w:r>
      <w:r w:rsidR="00EE18A6" w:rsidRPr="00BD78A3">
        <w:t xml:space="preserve"> </w:t>
      </w:r>
      <w:r w:rsidR="00EE18A6" w:rsidRPr="00BD78A3">
        <w:rPr>
          <w:rStyle w:val="CodeChar"/>
        </w:rPr>
        <w:t>oacl_ActionCodeContentType</w:t>
      </w:r>
      <w:r w:rsidR="00EE18A6">
        <w:t xml:space="preserve"> is “</w:t>
      </w:r>
      <w:r w:rsidR="00EE18A6" w:rsidRPr="009A7270">
        <w:rPr>
          <w:rStyle w:val="CodeChar"/>
        </w:rPr>
        <w:t>oacl_</w:t>
      </w:r>
      <w:r w:rsidR="00EE18A6">
        <w:rPr>
          <w:rStyle w:val="CodeChar"/>
        </w:rPr>
        <w:t>Action</w:t>
      </w:r>
      <w:r w:rsidR="00EE18A6" w:rsidRPr="00BD78A3">
        <w:rPr>
          <w:rStyle w:val="CodeChar"/>
        </w:rPr>
        <w:t>Code</w:t>
      </w:r>
      <w:r w:rsidR="00EE18A6">
        <w:t>”.</w:t>
      </w:r>
    </w:p>
    <w:p w14:paraId="1D36E516" w14:textId="77777777" w:rsidR="00EE18A6" w:rsidRDefault="00BF35FF" w:rsidP="00EE18A6">
      <w:r>
        <w:rPr>
          <w:rStyle w:val="CodeChar"/>
        </w:rPr>
        <w:t>list_id</w:t>
      </w:r>
      <w:r w:rsidR="00EE18A6">
        <w:t xml:space="preserve"> = Same as the </w:t>
      </w:r>
      <w:r w:rsidR="002D3A91">
        <w:rPr>
          <w:rStyle w:val="CodeChar"/>
        </w:rPr>
        <w:t>guid</w:t>
      </w:r>
      <w:r w:rsidR="00EE18A6">
        <w:t xml:space="preserve"> for now.</w:t>
      </w:r>
    </w:p>
    <w:p w14:paraId="5DFF4B24" w14:textId="77777777" w:rsidR="00EE18A6" w:rsidRDefault="00BF35FF" w:rsidP="00EE18A6">
      <w:r>
        <w:rPr>
          <w:rStyle w:val="CodeChar"/>
        </w:rPr>
        <w:t>agency_id</w:t>
      </w:r>
      <w:commentRangeStart w:id="129"/>
      <w:r w:rsidR="00EE18A6">
        <w:t xml:space="preserve"> </w:t>
      </w:r>
      <w:commentRangeEnd w:id="129"/>
      <w:r w:rsidR="00EE18A6">
        <w:rPr>
          <w:rStyle w:val="CommentReference"/>
        </w:rPr>
        <w:commentReference w:id="129"/>
      </w:r>
      <w:r w:rsidR="00EE18A6">
        <w:t xml:space="preserve">= This is a foreign key to the </w:t>
      </w:r>
      <w:r>
        <w:rPr>
          <w:rStyle w:val="CodeChar"/>
        </w:rPr>
        <w:t>agency_id_list_value</w:t>
      </w:r>
      <w:r w:rsidR="00EE18A6" w:rsidRPr="00C85DEC">
        <w:rPr>
          <w:rStyle w:val="CodeChar"/>
        </w:rPr>
        <w:t>.</w:t>
      </w:r>
      <w:r w:rsidR="004A04D4">
        <w:rPr>
          <w:rStyle w:val="CodeChar"/>
        </w:rPr>
        <w:t>agency_id_list_value_id</w:t>
      </w:r>
      <w:r w:rsidR="00EE18A6">
        <w:t xml:space="preserve"> associated with the </w:t>
      </w:r>
      <w:r>
        <w:rPr>
          <w:rStyle w:val="CodeChar"/>
        </w:rPr>
        <w:t>agency_id_list_value</w:t>
      </w:r>
      <w:r w:rsidR="00EE18A6" w:rsidRPr="00C85DEC">
        <w:rPr>
          <w:rStyle w:val="CodeChar"/>
        </w:rPr>
        <w:t>.</w:t>
      </w:r>
      <w:r w:rsidR="004A04D4">
        <w:rPr>
          <w:rStyle w:val="CodeChar"/>
        </w:rPr>
        <w:t>value</w:t>
      </w:r>
      <w:r w:rsidR="00EE18A6">
        <w:t xml:space="preserve"> as follows. Code lists from </w:t>
      </w:r>
      <w:r w:rsidR="00EE18A6" w:rsidRPr="007B319F">
        <w:rPr>
          <w:rStyle w:val="CodeChar"/>
        </w:rPr>
        <w:t>CodeLists_1.xsd</w:t>
      </w:r>
      <w:r w:rsidR="00EE18A6">
        <w:t xml:space="preserve">, </w:t>
      </w:r>
      <w:r w:rsidR="00EE18A6" w:rsidRPr="007B319F">
        <w:rPr>
          <w:rStyle w:val="CodeChar"/>
        </w:rPr>
        <w:t>CodeList_ConditionTypeCode_1.xsd</w:t>
      </w:r>
      <w:r w:rsidR="00EE18A6">
        <w:t xml:space="preserve">, </w:t>
      </w:r>
      <w:r w:rsidR="00EE18A6" w:rsidRPr="007B319F">
        <w:rPr>
          <w:rStyle w:val="CodeChar"/>
        </w:rPr>
        <w:t>CodeList_ConstraintTypeCode_1.xsd</w:t>
      </w:r>
      <w:r w:rsidR="00EE18A6">
        <w:t xml:space="preserve">, </w:t>
      </w:r>
      <w:r w:rsidR="00EE18A6" w:rsidRPr="007B319F">
        <w:rPr>
          <w:rStyle w:val="CodeChar"/>
        </w:rPr>
        <w:t>CodeList_DateFormatCode_1.xsd</w:t>
      </w:r>
      <w:r w:rsidR="00EE18A6">
        <w:t xml:space="preserve">, </w:t>
      </w:r>
      <w:r w:rsidR="00EE18A6" w:rsidRPr="007B319F">
        <w:rPr>
          <w:rStyle w:val="CodeChar"/>
        </w:rPr>
        <w:t>CodeList_DateTimeFormatCode_1.xsd</w:t>
      </w:r>
      <w:r w:rsidR="00EE18A6">
        <w:t xml:space="preserve">, and </w:t>
      </w:r>
      <w:r w:rsidR="00EE18A6" w:rsidRPr="007B319F">
        <w:rPr>
          <w:rStyle w:val="CodeChar"/>
        </w:rPr>
        <w:t>CodeList_TimeFormatCode_1.xsd</w:t>
      </w:r>
      <w:r w:rsidR="00EE18A6">
        <w:t xml:space="preserve"> have the </w:t>
      </w:r>
      <w:r w:rsidR="004A04D4">
        <w:rPr>
          <w:rStyle w:val="CodeChar"/>
        </w:rPr>
        <w:t>value</w:t>
      </w:r>
      <w:r w:rsidR="00EE18A6">
        <w:t xml:space="preserve"> = “</w:t>
      </w:r>
      <w:r w:rsidR="00EE18A6">
        <w:rPr>
          <w:rStyle w:val="CodeChar"/>
        </w:rPr>
        <w:t>314</w:t>
      </w:r>
      <w:r w:rsidR="00EE18A6">
        <w:t xml:space="preserve">” (taken from Scheme Agency Identification file). Code lists from </w:t>
      </w:r>
      <w:r w:rsidR="00EE18A6" w:rsidRPr="007B319F">
        <w:rPr>
          <w:rStyle w:val="CodeChar"/>
        </w:rPr>
        <w:t>CodeList_CharacterSetCode_IANA_20070514.xsd</w:t>
      </w:r>
      <w:r w:rsidR="00EE18A6">
        <w:t xml:space="preserve"> and </w:t>
      </w:r>
      <w:r w:rsidR="00EE18A6" w:rsidRPr="007B319F">
        <w:rPr>
          <w:rStyle w:val="CodeChar"/>
        </w:rPr>
        <w:t>CodeList_MIMEMediaTypeCode_IANA_7_04.xsd</w:t>
      </w:r>
      <w:r w:rsidR="00EE18A6">
        <w:t xml:space="preserve"> have the </w:t>
      </w:r>
      <w:r w:rsidR="004A04D4">
        <w:rPr>
          <w:rStyle w:val="CodeChar"/>
        </w:rPr>
        <w:t>value</w:t>
      </w:r>
      <w:commentRangeStart w:id="130"/>
      <w:r w:rsidR="00EE18A6" w:rsidRPr="00C85DEC">
        <w:t xml:space="preserve"> =</w:t>
      </w:r>
      <w:r w:rsidR="00EE18A6" w:rsidRPr="00786196">
        <w:t xml:space="preserve"> “</w:t>
      </w:r>
      <w:r w:rsidR="00EE18A6" w:rsidRPr="00786196">
        <w:rPr>
          <w:rStyle w:val="CodeChar"/>
        </w:rPr>
        <w:t>379</w:t>
      </w:r>
      <w:r w:rsidR="00EE18A6" w:rsidRPr="00786196">
        <w:t xml:space="preserve">”. </w:t>
      </w:r>
      <w:commentRangeEnd w:id="130"/>
      <w:r w:rsidR="00EE18A6">
        <w:rPr>
          <w:rStyle w:val="CommentReference"/>
        </w:rPr>
        <w:commentReference w:id="130"/>
      </w:r>
      <w:r w:rsidR="00EE18A6" w:rsidRPr="00786196">
        <w:t>Codes</w:t>
      </w:r>
      <w:r w:rsidR="00EE18A6">
        <w:t xml:space="preserve"> from </w:t>
      </w:r>
      <w:r w:rsidR="00EE18A6" w:rsidRPr="007B319F">
        <w:rPr>
          <w:rStyle w:val="CodeChar"/>
        </w:rPr>
        <w:t>CodeList_CurrentcyCode_ISO_7_04.xsd</w:t>
      </w:r>
      <w:r w:rsidR="00EE18A6">
        <w:t xml:space="preserve"> and </w:t>
      </w:r>
      <w:r w:rsidR="00EE18A6" w:rsidRPr="007B319F">
        <w:rPr>
          <w:rStyle w:val="CodeChar"/>
        </w:rPr>
        <w:t>CodeList_LanguageCode_ISO_7_04.xsd</w:t>
      </w:r>
      <w:r w:rsidR="00EE18A6">
        <w:t xml:space="preserve"> have the value “</w:t>
      </w:r>
      <w:r w:rsidR="00EE18A6">
        <w:rPr>
          <w:rStyle w:val="CodeChar"/>
        </w:rPr>
        <w:t>5</w:t>
      </w:r>
      <w:r w:rsidR="00EE18A6">
        <w:t xml:space="preserve">”.  Codes from </w:t>
      </w:r>
      <w:r w:rsidR="00EE18A6" w:rsidRPr="007B319F">
        <w:rPr>
          <w:rStyle w:val="CodeChar"/>
        </w:rPr>
        <w:t>CodeList_TimeZoneCode_1.xsd</w:t>
      </w:r>
      <w:r w:rsidR="00EE18A6">
        <w:t xml:space="preserve"> have the </w:t>
      </w:r>
      <w:r w:rsidR="004A04D4">
        <w:rPr>
          <w:rStyle w:val="CodeChar"/>
        </w:rPr>
        <w:t>value</w:t>
      </w:r>
      <w:r w:rsidR="00EE18A6" w:rsidRPr="005C17D7">
        <w:rPr>
          <w:rStyle w:val="CodeChar"/>
        </w:rPr>
        <w:t xml:space="preserve"> </w:t>
      </w:r>
      <w:r w:rsidR="00EE18A6">
        <w:t xml:space="preserve">= </w:t>
      </w:r>
      <w:r w:rsidR="00EE18A6" w:rsidRPr="00F378AC">
        <w:t>“</w:t>
      </w:r>
      <w:r w:rsidR="00EE18A6" w:rsidRPr="00F378AC">
        <w:rPr>
          <w:rStyle w:val="CodeChar"/>
        </w:rPr>
        <w:t>5</w:t>
      </w:r>
      <w:r w:rsidR="00EE18A6" w:rsidRPr="00F378AC">
        <w:t>”.</w:t>
      </w:r>
      <w:r w:rsidR="00EE18A6">
        <w:t xml:space="preserve"> Codes from </w:t>
      </w:r>
      <w:r w:rsidR="00EE18A6" w:rsidRPr="007B319F">
        <w:rPr>
          <w:rStyle w:val="CodeChar"/>
        </w:rPr>
        <w:t>CodeList_UnitCode_UNECE_7_04.xsd</w:t>
      </w:r>
      <w:r w:rsidR="00EE18A6">
        <w:t xml:space="preserve"> have the </w:t>
      </w:r>
      <w:r w:rsidR="004A04D4">
        <w:rPr>
          <w:rStyle w:val="CodeChar"/>
        </w:rPr>
        <w:t>value</w:t>
      </w:r>
      <w:r w:rsidR="00EE18A6">
        <w:t xml:space="preserve"> = “</w:t>
      </w:r>
      <w:r w:rsidR="00EE18A6">
        <w:rPr>
          <w:rStyle w:val="CodeChar"/>
        </w:rPr>
        <w:t>6</w:t>
      </w:r>
      <w:r w:rsidR="00EE18A6">
        <w:t>”.</w:t>
      </w:r>
    </w:p>
    <w:p w14:paraId="25F28F3A" w14:textId="77777777" w:rsidR="00EE18A6" w:rsidRDefault="00BF35FF" w:rsidP="00EE18A6">
      <w:r>
        <w:rPr>
          <w:rStyle w:val="CodeChar"/>
        </w:rPr>
        <w:t>version_id</w:t>
      </w:r>
      <w:r w:rsidR="00EE18A6">
        <w:t xml:space="preserve"> = If the </w:t>
      </w:r>
      <w:r w:rsidR="00DD3866">
        <w:rPr>
          <w:rStyle w:val="CodeChar"/>
        </w:rPr>
        <w:t>name</w:t>
      </w:r>
      <w:r w:rsidR="00EE18A6">
        <w:t xml:space="preserve"> starts with </w:t>
      </w:r>
      <w:r w:rsidR="00EE18A6" w:rsidRPr="00B57453">
        <w:rPr>
          <w:rStyle w:val="CodeChar"/>
        </w:rPr>
        <w:t>‘oacl’</w:t>
      </w:r>
      <w:r w:rsidR="00EE18A6">
        <w:t xml:space="preserve">, the value is </w:t>
      </w:r>
      <w:r w:rsidR="00EE18A6" w:rsidRPr="00B57453">
        <w:rPr>
          <w:rStyle w:val="CodeChar"/>
        </w:rPr>
        <w:t>‘1’</w:t>
      </w:r>
      <w:r w:rsidR="00EE18A6">
        <w:t xml:space="preserve">. Else if the </w:t>
      </w:r>
      <w:r w:rsidR="00DD3866">
        <w:rPr>
          <w:rStyle w:val="CodeChar"/>
        </w:rPr>
        <w:t>name</w:t>
      </w:r>
      <w:r w:rsidR="00EE18A6">
        <w:t xml:space="preserve"> is </w:t>
      </w:r>
      <w:r w:rsidR="00EE18A6" w:rsidRPr="00B57453">
        <w:rPr>
          <w:rStyle w:val="CodeChar"/>
        </w:rPr>
        <w:t>‘clm6Recommendation205_MeasurementUnitCommonCode’</w:t>
      </w:r>
      <w:r w:rsidR="00EE18A6">
        <w:t xml:space="preserve">, the value is </w:t>
      </w:r>
      <w:r w:rsidR="00EE18A6" w:rsidRPr="00B57453">
        <w:rPr>
          <w:rStyle w:val="CodeChar"/>
        </w:rPr>
        <w:t>‘5’</w:t>
      </w:r>
      <w:r w:rsidR="00EE18A6">
        <w:t xml:space="preserve">. Else the value is the number substring preceding the </w:t>
      </w:r>
      <w:r w:rsidR="00EE18A6" w:rsidRPr="00B57453">
        <w:rPr>
          <w:rStyle w:val="CodeChar"/>
        </w:rPr>
        <w:t>‘_’</w:t>
      </w:r>
      <w:r w:rsidR="00EE18A6">
        <w:t xml:space="preserve"> in the </w:t>
      </w:r>
      <w:r w:rsidR="00EE18A6" w:rsidRPr="00DD3866">
        <w:rPr>
          <w:rStyle w:val="CodeChar"/>
        </w:rPr>
        <w:t>name</w:t>
      </w:r>
      <w:r w:rsidR="00EE18A6">
        <w:t xml:space="preserve">, e.g., if the </w:t>
      </w:r>
      <w:r w:rsidR="00DD3866">
        <w:t>name</w:t>
      </w:r>
      <w:r w:rsidR="00EE18A6">
        <w:t xml:space="preserve"> is </w:t>
      </w:r>
      <w:r w:rsidR="00EE18A6" w:rsidRPr="00B57453">
        <w:rPr>
          <w:rStyle w:val="CodeChar"/>
        </w:rPr>
        <w:t>‘clmIANAMIMEMediaType20090304_MIMEMediaCode’</w:t>
      </w:r>
      <w:r w:rsidR="00EE18A6">
        <w:t xml:space="preserve">, then the value is </w:t>
      </w:r>
      <w:r w:rsidR="00EE18A6" w:rsidRPr="00B57453">
        <w:rPr>
          <w:rStyle w:val="CodeChar"/>
        </w:rPr>
        <w:t>‘20090304’</w:t>
      </w:r>
      <w:r w:rsidR="00EE18A6">
        <w:t xml:space="preserve">.  </w:t>
      </w:r>
    </w:p>
    <w:p w14:paraId="656D742B" w14:textId="77777777" w:rsidR="00EE18A6" w:rsidRDefault="00B66EC6" w:rsidP="00EE18A6">
      <w:r>
        <w:rPr>
          <w:rStyle w:val="CodeChar"/>
        </w:rPr>
        <w:t>definition</w:t>
      </w:r>
      <w:r w:rsidR="00EE18A6">
        <w:t xml:space="preserve"> = Take it from </w:t>
      </w:r>
      <w:r w:rsidR="00EE18A6" w:rsidRPr="00DE2EBB">
        <w:rPr>
          <w:rStyle w:val="CodeChar"/>
        </w:rPr>
        <w:t>xsd:annotation/xsd:documentation</w:t>
      </w:r>
      <w:r w:rsidR="00EE18A6">
        <w:t>.</w:t>
      </w:r>
    </w:p>
    <w:p w14:paraId="330E7621" w14:textId="77777777" w:rsidR="00EE18A6" w:rsidRDefault="002D3A91" w:rsidP="00EE18A6">
      <w:r>
        <w:rPr>
          <w:rStyle w:val="CodeChar"/>
        </w:rPr>
        <w:t>definition_source</w:t>
      </w:r>
      <w:r w:rsidR="00EE18A6">
        <w:t xml:space="preserve"> = Take it from </w:t>
      </w:r>
      <w:r w:rsidR="00EE18A6" w:rsidRPr="00DE2EBB">
        <w:rPr>
          <w:rStyle w:val="CodeChar"/>
        </w:rPr>
        <w:t>xsd:annotation/xsd:documentation</w:t>
      </w:r>
      <w:r w:rsidR="00EE18A6">
        <w:rPr>
          <w:rStyle w:val="CodeChar"/>
        </w:rPr>
        <w:t>/@source</w:t>
      </w:r>
      <w:r w:rsidR="00EE18A6">
        <w:t>.</w:t>
      </w:r>
    </w:p>
    <w:p w14:paraId="4CD6A807" w14:textId="77777777" w:rsidR="002D3A91" w:rsidRDefault="002D3A91" w:rsidP="00EE18A6">
      <w:r>
        <w:rPr>
          <w:rStyle w:val="CodeChar"/>
        </w:rPr>
        <w:t>remark</w:t>
      </w:r>
      <w:r>
        <w:t xml:space="preserve"> = Empty.</w:t>
      </w:r>
    </w:p>
    <w:p w14:paraId="61F8FECA" w14:textId="77777777" w:rsidR="00EE18A6" w:rsidRDefault="002D3A91" w:rsidP="00EE18A6">
      <w:r>
        <w:rPr>
          <w:rStyle w:val="CodeChar"/>
        </w:rPr>
        <w:t>based_code_list_id</w:t>
      </w:r>
      <w:r w:rsidR="00EE18A6">
        <w:t xml:space="preserve"> = </w:t>
      </w:r>
      <w:del w:id="131" w:author="Serm Kulvatunyou" w:date="2016-04-25T11:27:00Z">
        <w:r w:rsidR="00EE18A6" w:rsidDel="00271C30">
          <w:delText>Empty</w:delText>
        </w:r>
      </w:del>
      <w:ins w:id="132" w:author="Serm Kulvatunyou" w:date="2016-04-25T12:25:00Z">
        <w:r w:rsidR="00151187">
          <w:t xml:space="preserve">Foreign key to the </w:t>
        </w:r>
        <w:r w:rsidR="00151187" w:rsidRPr="00BC51AA">
          <w:rPr>
            <w:rStyle w:val="CodeChar"/>
          </w:rPr>
          <w:t>code_list.id</w:t>
        </w:r>
        <w:r w:rsidR="00151187">
          <w:t xml:space="preserve"> identifying the based code list. </w:t>
        </w:r>
      </w:ins>
      <w:ins w:id="133" w:author="Serm Kulvatunyou" w:date="2016-04-25T11:27:00Z">
        <w:r w:rsidR="00271C30">
          <w:t xml:space="preserve">If the </w:t>
        </w:r>
      </w:ins>
      <w:ins w:id="134" w:author="Serm Kulvatunyou" w:date="2016-04-25T12:22:00Z">
        <w:r w:rsidR="00151187" w:rsidRPr="00BC51AA">
          <w:rPr>
            <w:rStyle w:val="CodeChar"/>
          </w:rPr>
          <w:t>&lt;X&gt;CodeContentType</w:t>
        </w:r>
        <w:r w:rsidR="00151187">
          <w:t xml:space="preserve"> is a union and </w:t>
        </w:r>
      </w:ins>
      <w:ins w:id="135" w:author="Serm Kulvatunyou" w:date="2016-04-25T11:28:00Z">
        <w:r w:rsidR="00271C30">
          <w:t>member of the union includes a type</w:t>
        </w:r>
      </w:ins>
      <w:ins w:id="136" w:author="Serm Kulvatunyou" w:date="2016-04-25T12:21:00Z">
        <w:r w:rsidR="00151187">
          <w:t>,</w:t>
        </w:r>
      </w:ins>
      <w:ins w:id="137" w:author="Serm Kulvatunyou" w:date="2016-04-25T11:28:00Z">
        <w:r w:rsidR="00271C30">
          <w:t xml:space="preserve"> which is n</w:t>
        </w:r>
      </w:ins>
      <w:ins w:id="138" w:author="Serm Kulvatunyou" w:date="2016-04-25T12:23:00Z">
        <w:r w:rsidR="00151187">
          <w:t>either</w:t>
        </w:r>
      </w:ins>
      <w:ins w:id="139" w:author="Serm Kulvatunyou" w:date="2016-04-25T11:28:00Z">
        <w:r w:rsidR="00271C30">
          <w:t xml:space="preserve"> </w:t>
        </w:r>
        <w:r w:rsidR="00271C30" w:rsidRPr="00BC51AA">
          <w:rPr>
            <w:rStyle w:val="CodeChar"/>
          </w:rPr>
          <w:t>xsd:token</w:t>
        </w:r>
        <w:r w:rsidR="00271C30">
          <w:t xml:space="preserve"> </w:t>
        </w:r>
      </w:ins>
      <w:ins w:id="140" w:author="Serm Kulvatunyou" w:date="2016-04-25T12:21:00Z">
        <w:r w:rsidR="00151187">
          <w:t>n</w:t>
        </w:r>
      </w:ins>
      <w:ins w:id="141" w:author="Serm Kulvatunyou" w:date="2016-04-25T11:28:00Z">
        <w:r w:rsidR="00271C30">
          <w:t xml:space="preserve">or </w:t>
        </w:r>
      </w:ins>
      <w:ins w:id="142" w:author="Serm Kulvatunyou" w:date="2016-04-25T12:23:00Z">
        <w:r w:rsidR="00151187">
          <w:t xml:space="preserve">its corresponding </w:t>
        </w:r>
        <w:r w:rsidR="00151187" w:rsidRPr="00BC51AA">
          <w:rPr>
            <w:rStyle w:val="CodeChar"/>
          </w:rPr>
          <w:t>&lt;X&gt;EnumerationType</w:t>
        </w:r>
        <w:r w:rsidR="00151187">
          <w:t xml:space="preserve">, then there is a based code list otherwise this column is </w:t>
        </w:r>
        <w:r w:rsidR="00151187" w:rsidRPr="00BC51AA">
          <w:rPr>
            <w:rStyle w:val="CodeChar"/>
          </w:rPr>
          <w:t>null</w:t>
        </w:r>
      </w:ins>
      <w:r w:rsidR="00EE18A6">
        <w:t>.</w:t>
      </w:r>
      <w:ins w:id="143" w:author="Serm Kulvatunyou" w:date="2016-04-25T12:24:00Z">
        <w:r w:rsidR="00151187">
          <w:t xml:space="preserve"> The </w:t>
        </w:r>
        <w:r w:rsidR="00151187" w:rsidRPr="00BC51AA">
          <w:rPr>
            <w:rStyle w:val="CodeChar"/>
          </w:rPr>
          <w:t>guid</w:t>
        </w:r>
        <w:r w:rsidR="00151187">
          <w:t xml:space="preserve"> associated with the based type can be used to look up </w:t>
        </w:r>
      </w:ins>
      <w:ins w:id="144" w:author="Serm Kulvatunyou" w:date="2016-04-25T12:26:00Z">
        <w:r w:rsidR="00151187">
          <w:t xml:space="preserve">the corresponding </w:t>
        </w:r>
        <w:r w:rsidR="00151187" w:rsidRPr="00BC51AA">
          <w:rPr>
            <w:rStyle w:val="CodeChar"/>
          </w:rPr>
          <w:t>code_list.id</w:t>
        </w:r>
        <w:r w:rsidR="00151187">
          <w:t xml:space="preserve">. If the </w:t>
        </w:r>
      </w:ins>
      <w:ins w:id="145" w:author="Serm Kulvatunyou" w:date="2016-04-25T12:27:00Z">
        <w:r w:rsidR="00151187">
          <w:t xml:space="preserve">based </w:t>
        </w:r>
      </w:ins>
      <w:ins w:id="146" w:author="Serm Kulvatunyou" w:date="2016-04-25T12:26:00Z">
        <w:r w:rsidR="00151187">
          <w:t>code list has not been imported, import it first.</w:t>
        </w:r>
      </w:ins>
    </w:p>
    <w:p w14:paraId="28537AF4" w14:textId="77777777" w:rsidR="00EE18A6" w:rsidRDefault="002D3A91" w:rsidP="00EE18A6">
      <w:r>
        <w:rPr>
          <w:rStyle w:val="CodeChar"/>
        </w:rPr>
        <w:t>extensible_indicator</w:t>
      </w:r>
      <w:r w:rsidR="00EE18A6">
        <w:t xml:space="preserve"> = </w:t>
      </w:r>
      <w:del w:id="147" w:author="Serm Kulvatunyou" w:date="2016-04-25T15:05:00Z">
        <w:r w:rsidR="00EE18A6" w:rsidDel="00C372C9">
          <w:delText xml:space="preserve">Default value is </w:delText>
        </w:r>
        <w:r w:rsidR="00EE18A6" w:rsidRPr="00AB0BB3" w:rsidDel="00C372C9">
          <w:rPr>
            <w:rStyle w:val="CodeChar"/>
          </w:rPr>
          <w:delText>FALSE</w:delText>
        </w:r>
        <w:r w:rsidR="00EE18A6" w:rsidDel="00C372C9">
          <w:delText xml:space="preserve">; however, if </w:delText>
        </w:r>
        <w:r w:rsidR="00EE18A6" w:rsidRPr="00AB0BB3" w:rsidDel="00C372C9">
          <w:rPr>
            <w:rStyle w:val="CodeChar"/>
          </w:rPr>
          <w:delText>count(xsd:union) = 1</w:delText>
        </w:r>
        <w:r w:rsidR="00EE18A6" w:rsidDel="00C372C9">
          <w:delText xml:space="preserve">, the value must be </w:delText>
        </w:r>
        <w:r w:rsidR="00EE18A6" w:rsidRPr="00AB0BB3" w:rsidDel="00C372C9">
          <w:rPr>
            <w:rStyle w:val="CodeChar"/>
          </w:rPr>
          <w:delText>TRUE</w:delText>
        </w:r>
        <w:r w:rsidR="00EE18A6" w:rsidDel="00C372C9">
          <w:delText xml:space="preserve">. In other words, the condition indicates that there is a union of the enumerated values and the </w:delText>
        </w:r>
        <w:r w:rsidR="00EE18A6" w:rsidRPr="00AB0BB3" w:rsidDel="00C372C9">
          <w:rPr>
            <w:rStyle w:val="CodeChar"/>
          </w:rPr>
          <w:delText>xsd:token</w:delText>
        </w:r>
        <w:r w:rsidR="00EE18A6" w:rsidDel="00C372C9">
          <w:delText>.</w:delText>
        </w:r>
      </w:del>
      <w:ins w:id="148" w:author="Serm Kulvatunyou" w:date="2016-04-25T15:05:00Z">
        <w:r w:rsidR="00C372C9">
          <w:t>Always TRUE.</w:t>
        </w:r>
      </w:ins>
    </w:p>
    <w:p w14:paraId="25A0A7E0" w14:textId="77777777" w:rsidR="00EE18A6" w:rsidRDefault="00127238" w:rsidP="00EE18A6">
      <w:r>
        <w:rPr>
          <w:rStyle w:val="CodeChar"/>
        </w:rPr>
        <w:t>created_by</w:t>
      </w:r>
      <w:r w:rsidR="00EE18A6">
        <w:t xml:space="preserve"> = “</w:t>
      </w:r>
      <w:r w:rsidR="00EE18A6" w:rsidRPr="00BA5509">
        <w:rPr>
          <w:rStyle w:val="CodeChar"/>
        </w:rPr>
        <w:t>oagis</w:t>
      </w:r>
      <w:r w:rsidR="00EE18A6">
        <w:t>”.</w:t>
      </w:r>
    </w:p>
    <w:p w14:paraId="1F550FEC" w14:textId="77777777" w:rsidR="00EE18A6" w:rsidRDefault="00127238" w:rsidP="00EE18A6">
      <w:r>
        <w:rPr>
          <w:rStyle w:val="CodeChar"/>
        </w:rPr>
        <w:t>last_updated_by</w:t>
      </w:r>
      <w:r w:rsidR="00EE18A6">
        <w:t xml:space="preserve"> = “</w:t>
      </w:r>
      <w:r w:rsidR="00EE18A6" w:rsidRPr="00BA5509">
        <w:rPr>
          <w:rStyle w:val="CodeChar"/>
        </w:rPr>
        <w:t>oagis</w:t>
      </w:r>
      <w:r w:rsidR="00EE18A6">
        <w:t>”.</w:t>
      </w:r>
    </w:p>
    <w:p w14:paraId="1D509885" w14:textId="77777777" w:rsidR="00EE18A6" w:rsidRDefault="00127238" w:rsidP="00EE18A6">
      <w:r>
        <w:rPr>
          <w:rStyle w:val="CodeChar"/>
        </w:rPr>
        <w:t>creation_timestamp</w:t>
      </w:r>
      <w:r w:rsidR="00EE18A6">
        <w:t xml:space="preserve"> = </w:t>
      </w:r>
      <w:r w:rsidR="00EE18A6" w:rsidRPr="00112B28">
        <w:t>Current time</w:t>
      </w:r>
      <w:r w:rsidR="00EE18A6">
        <w:t>.</w:t>
      </w:r>
    </w:p>
    <w:p w14:paraId="37F7DA3E" w14:textId="77777777" w:rsidR="00EE18A6" w:rsidRDefault="00127238" w:rsidP="00EE18A6">
      <w:r>
        <w:rPr>
          <w:rStyle w:val="CodeChar"/>
        </w:rPr>
        <w:t>last_update_timestamp</w:t>
      </w:r>
      <w:r w:rsidR="00EE18A6">
        <w:t xml:space="preserve"> = Same as </w:t>
      </w:r>
      <w:r>
        <w:rPr>
          <w:rStyle w:val="CodeChar"/>
        </w:rPr>
        <w:t>creation_timestamp</w:t>
      </w:r>
      <w:r w:rsidR="00EE18A6">
        <w:t>.</w:t>
      </w:r>
    </w:p>
    <w:p w14:paraId="3A7C51A5" w14:textId="77777777" w:rsidR="00EE18A6" w:rsidRDefault="007A6CA8" w:rsidP="00EE18A6">
      <w:r>
        <w:rPr>
          <w:rStyle w:val="CodeChar"/>
        </w:rPr>
        <w:t>s</w:t>
      </w:r>
      <w:r w:rsidR="00EE18A6" w:rsidRPr="00240550">
        <w:rPr>
          <w:rStyle w:val="CodeChar"/>
        </w:rPr>
        <w:t>tate</w:t>
      </w:r>
      <w:r w:rsidR="00EE18A6">
        <w:t xml:space="preserve"> = “</w:t>
      </w:r>
      <w:r w:rsidR="00EE18A6" w:rsidRPr="00240550">
        <w:rPr>
          <w:rStyle w:val="CodeChar"/>
        </w:rPr>
        <w:t>Published</w:t>
      </w:r>
      <w:r w:rsidR="00EE18A6">
        <w:t>”</w:t>
      </w:r>
    </w:p>
    <w:p w14:paraId="4E54E79B" w14:textId="77777777" w:rsidR="00EE18A6" w:rsidRDefault="00EE18A6" w:rsidP="00EE18A6"/>
    <w:p w14:paraId="2A45F5C9" w14:textId="77777777" w:rsidR="00EE18A6" w:rsidRDefault="00EE18A6" w:rsidP="00EE18A6">
      <w:pPr>
        <w:rPr>
          <w:b/>
          <w:bCs/>
        </w:rPr>
      </w:pPr>
      <w:r w:rsidRPr="001A7DC9">
        <w:rPr>
          <w:b/>
          <w:bCs/>
        </w:rPr>
        <w:t>Note:</w:t>
      </w:r>
      <w:r>
        <w:rPr>
          <w:b/>
          <w:bCs/>
        </w:rPr>
        <w:t xml:space="preserve"> </w:t>
      </w:r>
    </w:p>
    <w:p w14:paraId="58F2D6A4" w14:textId="77777777" w:rsidR="00EE18A6" w:rsidRPr="000C2228" w:rsidRDefault="00EE18A6" w:rsidP="008F2EBB">
      <w:pPr>
        <w:pStyle w:val="ListParagraph"/>
        <w:numPr>
          <w:ilvl w:val="0"/>
          <w:numId w:val="6"/>
        </w:numPr>
        <w:spacing w:before="240"/>
        <w:ind w:left="360"/>
        <w:rPr>
          <w:b/>
          <w:bCs/>
        </w:rPr>
      </w:pPr>
      <w:r>
        <w:lastRenderedPageBreak/>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14:paraId="77213B60" w14:textId="77777777" w:rsidR="00EE18A6" w:rsidRPr="000C2228" w:rsidRDefault="00EE18A6" w:rsidP="008F2EBB">
      <w:pPr>
        <w:pStyle w:val="ListParagraph"/>
        <w:numPr>
          <w:ilvl w:val="0"/>
          <w:numId w:val="6"/>
        </w:numPr>
        <w:spacing w:before="240"/>
        <w:ind w:left="360"/>
        <w:rPr>
          <w:b/>
          <w:bCs/>
        </w:rPr>
      </w:pPr>
      <w:r>
        <w:t xml:space="preserve">External code list do not have a separate enumeration type like the OAG code list. At the (model) generation time, the </w:t>
      </w:r>
      <w:r w:rsidR="00BF35FF">
        <w:rPr>
          <w:rStyle w:val="CodeChar"/>
        </w:rPr>
        <w:t>enum_type_guid</w:t>
      </w:r>
      <w:r>
        <w:t xml:space="preserve"> column will be an indicator to whether an enumeration type need</w:t>
      </w:r>
      <w:r w:rsidR="002D3A91">
        <w:t>s</w:t>
      </w:r>
      <w:r>
        <w:t xml:space="preserve"> to be generated. This shouldn’t impact the standalone schema generation, i.e., the standalone schema should use the same pattern whether the code list is OAG’s or external.</w:t>
      </w:r>
    </w:p>
    <w:p w14:paraId="50EFBDFF" w14:textId="77777777" w:rsidR="00C16B5A" w:rsidRDefault="00245C56" w:rsidP="00C16B5A">
      <w:pPr>
        <w:pStyle w:val="Heading5"/>
      </w:pPr>
      <w:bookmarkStart w:id="149" w:name="_Toc442108917"/>
      <w:r>
        <w:t xml:space="preserve">Populate </w:t>
      </w:r>
      <w:r w:rsidR="00A30829">
        <w:t>code_list_value</w:t>
      </w:r>
      <w:r>
        <w:t xml:space="preserve"> tabl</w:t>
      </w:r>
      <w:r w:rsidR="005763C2">
        <w:t>e</w:t>
      </w:r>
      <w:bookmarkEnd w:id="149"/>
    </w:p>
    <w:p w14:paraId="1858BDAD" w14:textId="77777777" w:rsidR="00C372C9" w:rsidRDefault="00BC51AA" w:rsidP="003F7F36">
      <w:pPr>
        <w:rPr>
          <w:ins w:id="150" w:author="Serm Kulvatunyou" w:date="2016-04-25T15:04:00Z"/>
        </w:rPr>
      </w:pPr>
      <w:ins w:id="151" w:author="Serm Kulvatunyou" w:date="2016-04-25T15:02:00Z">
        <w:r>
          <w:t xml:space="preserve">For each code list do as follows. First, investigate if the </w:t>
        </w:r>
        <w:r w:rsidRPr="00DB227B">
          <w:rPr>
            <w:rStyle w:val="CodeChar"/>
          </w:rPr>
          <w:t>code_list.enum_type_guid</w:t>
        </w:r>
        <w:r>
          <w:t xml:space="preserve"> is null. If not, the </w:t>
        </w:r>
        <w:r w:rsidRPr="00DB227B">
          <w:rPr>
            <w:rStyle w:val="CodeChar"/>
          </w:rPr>
          <w:t>code_list_value</w:t>
        </w:r>
        <w:r>
          <w:t xml:space="preserve"> records must be populated for that code list based on the </w:t>
        </w:r>
      </w:ins>
      <w:ins w:id="152" w:author="Serm Kulvatunyou" w:date="2016-04-25T15:18:00Z">
        <w:r w:rsidR="00E605A3" w:rsidRPr="009F738C">
          <w:rPr>
            <w:rStyle w:val="CodeChar"/>
          </w:rPr>
          <w:t>xsd:enumeration</w:t>
        </w:r>
        <w:r w:rsidR="00E605A3">
          <w:t xml:space="preserve"> elements</w:t>
        </w:r>
      </w:ins>
      <w:ins w:id="153" w:author="Serm Kulvatunyou" w:date="2016-04-25T15:03:00Z">
        <w:r>
          <w:t xml:space="preserve"> </w:t>
        </w:r>
      </w:ins>
      <w:ins w:id="154" w:author="Serm Kulvatunyou" w:date="2016-04-25T15:18:00Z">
        <w:r w:rsidR="00E605A3">
          <w:t>with</w:t>
        </w:r>
      </w:ins>
      <w:ins w:id="155" w:author="Serm Kulvatunyou" w:date="2016-04-25T15:03:00Z">
        <w:r>
          <w:t>in th</w:t>
        </w:r>
      </w:ins>
      <w:ins w:id="156" w:author="Serm Kulvatunyou" w:date="2016-04-25T15:18:00Z">
        <w:r w:rsidR="00E605A3">
          <w:t>at</w:t>
        </w:r>
      </w:ins>
      <w:ins w:id="157" w:author="Serm Kulvatunyou" w:date="2016-04-25T15:03:00Z">
        <w:r>
          <w:t xml:space="preserve"> enumeration type. </w:t>
        </w:r>
      </w:ins>
    </w:p>
    <w:p w14:paraId="1F7147C1" w14:textId="77777777" w:rsidR="00C372C9" w:rsidRDefault="00C372C9" w:rsidP="00C372C9">
      <w:pPr>
        <w:spacing w:before="240"/>
        <w:rPr>
          <w:ins w:id="158" w:author="Serm Kulvatunyou" w:date="2016-04-25T15:06:00Z"/>
        </w:rPr>
      </w:pPr>
      <w:ins w:id="159" w:author="Serm Kulvatunyou" w:date="2016-04-25T15:04:00Z">
        <w:r>
          <w:t xml:space="preserve">Otherwise, check if </w:t>
        </w:r>
        <w:r w:rsidRPr="009F738C">
          <w:rPr>
            <w:rStyle w:val="CodeChar"/>
          </w:rPr>
          <w:t>code_list.based_code_list_id</w:t>
        </w:r>
        <w:r>
          <w:t xml:space="preserve"> is null. </w:t>
        </w:r>
      </w:ins>
      <w:ins w:id="160" w:author="Serm Kulvatunyou" w:date="2016-04-25T15:06:00Z">
        <w:r>
          <w:t xml:space="preserve">If not, </w:t>
        </w:r>
        <w:r w:rsidRPr="009F738C">
          <w:rPr>
            <w:rStyle w:val="CodeChar"/>
          </w:rPr>
          <w:t>code_list_value</w:t>
        </w:r>
        <w:r>
          <w:t xml:space="preserve"> re</w:t>
        </w:r>
        <w:r w:rsidR="00E605A3">
          <w:t xml:space="preserve">cords must be populated </w:t>
        </w:r>
      </w:ins>
      <w:ins w:id="161" w:author="Serm Kulvatunyou" w:date="2016-04-25T15:19:00Z">
        <w:r w:rsidR="00E605A3">
          <w:t>by inheriting all values from that based code list</w:t>
        </w:r>
      </w:ins>
      <w:ins w:id="162" w:author="Serm Kulvatunyou" w:date="2016-04-25T15:06:00Z">
        <w:r>
          <w:t>.</w:t>
        </w:r>
      </w:ins>
    </w:p>
    <w:p w14:paraId="57DA698A" w14:textId="77777777" w:rsidR="00C372C9" w:rsidRDefault="00C372C9" w:rsidP="00C372C9">
      <w:pPr>
        <w:spacing w:before="240"/>
        <w:rPr>
          <w:ins w:id="163" w:author="Serm Kulvatunyou" w:date="2016-04-25T15:12:00Z"/>
        </w:rPr>
      </w:pPr>
      <w:ins w:id="164" w:author="Serm Kulvatunyou" w:date="2016-04-25T15:07:00Z">
        <w:r>
          <w:t xml:space="preserve">Otherwise, check if the corresponding </w:t>
        </w:r>
      </w:ins>
      <w:ins w:id="165" w:author="Serm Kulvatunyou" w:date="2016-04-25T15:28:00Z">
        <w:r w:rsidR="009F738C">
          <w:t xml:space="preserve">type </w:t>
        </w:r>
      </w:ins>
      <w:ins w:id="166" w:author="Serm Kulvatunyou" w:date="2016-04-25T15:08:00Z">
        <w:r>
          <w:t xml:space="preserve">(the </w:t>
        </w:r>
      </w:ins>
      <w:ins w:id="167" w:author="Serm Kulvatunyou" w:date="2016-04-25T15:28:00Z">
        <w:r w:rsidR="009F738C" w:rsidRPr="00923165">
          <w:rPr>
            <w:rStyle w:val="CodeChar"/>
          </w:rPr>
          <w:t>xsd:simpleType</w:t>
        </w:r>
      </w:ins>
      <w:ins w:id="168" w:author="Serm Kulvatunyou" w:date="2016-04-25T15:08:00Z">
        <w:r>
          <w:t xml:space="preserve"> matches the </w:t>
        </w:r>
        <w:r w:rsidRPr="00923165">
          <w:rPr>
            <w:rStyle w:val="CodeChar"/>
          </w:rPr>
          <w:t>code_list.guid</w:t>
        </w:r>
        <w:r>
          <w:t>)</w:t>
        </w:r>
      </w:ins>
      <w:ins w:id="169" w:author="Serm Kulvatunyou" w:date="2016-04-25T15:09:00Z">
        <w:r>
          <w:t xml:space="preserve"> contains a local </w:t>
        </w:r>
        <w:r w:rsidRPr="00923165">
          <w:rPr>
            <w:rStyle w:val="CodeChar"/>
          </w:rPr>
          <w:t>xsd:enumeration</w:t>
        </w:r>
        <w:r>
          <w:t xml:space="preserve">. </w:t>
        </w:r>
      </w:ins>
      <w:ins w:id="170" w:author="Serm Kulvatunyou" w:date="2016-04-25T15:11:00Z">
        <w:r>
          <w:t>i</w:t>
        </w:r>
      </w:ins>
      <w:ins w:id="171" w:author="Serm Kulvatunyou" w:date="2016-04-25T15:09:00Z">
        <w:r>
          <w:t xml:space="preserve">.e., if </w:t>
        </w:r>
      </w:ins>
      <w:ins w:id="172" w:author="Serm Kulvatunyou" w:date="2016-04-25T15:10:00Z">
        <w:r w:rsidRPr="00923165">
          <w:rPr>
            <w:rStyle w:val="CodeChar"/>
          </w:rPr>
          <w:t>count(//xsd:enumeration) &gt;= 1</w:t>
        </w:r>
      </w:ins>
      <w:ins w:id="173" w:author="Serm Kulvatunyou" w:date="2016-04-25T15:11:00Z">
        <w:r>
          <w:t>.</w:t>
        </w:r>
      </w:ins>
      <w:ins w:id="174" w:author="Serm Kulvatunyou" w:date="2016-04-25T15:55:00Z">
        <w:r w:rsidR="00923165">
          <w:t xml:space="preserve"> </w:t>
        </w:r>
      </w:ins>
      <w:ins w:id="175" w:author="Serm Kulvatunyou" w:date="2016-04-25T15:11:00Z">
        <w:r>
          <w:t xml:space="preserve">If so, the </w:t>
        </w:r>
        <w:r w:rsidRPr="00923165">
          <w:rPr>
            <w:rStyle w:val="CodeChar"/>
          </w:rPr>
          <w:t>code_list_value</w:t>
        </w:r>
        <w:r>
          <w:t xml:space="preserve"> records must be populated based on the local </w:t>
        </w:r>
        <w:r w:rsidRPr="00923165">
          <w:rPr>
            <w:rStyle w:val="CodeChar"/>
          </w:rPr>
          <w:t>xsd:enumeration</w:t>
        </w:r>
        <w:r>
          <w:t xml:space="preserve"> </w:t>
        </w:r>
      </w:ins>
      <w:ins w:id="176" w:author="Serm Kulvatunyou" w:date="2016-04-25T15:12:00Z">
        <w:r>
          <w:t>element</w:t>
        </w:r>
      </w:ins>
      <w:ins w:id="177" w:author="Serm Kulvatunyou" w:date="2016-04-25T15:11:00Z">
        <w:r>
          <w:t>.</w:t>
        </w:r>
      </w:ins>
    </w:p>
    <w:p w14:paraId="710FB656" w14:textId="77777777" w:rsidR="00C372C9" w:rsidRDefault="00C372C9" w:rsidP="00C372C9">
      <w:pPr>
        <w:spacing w:before="240"/>
        <w:rPr>
          <w:ins w:id="178" w:author="Serm Kulvatunyou" w:date="2016-04-25T15:04:00Z"/>
        </w:rPr>
      </w:pPr>
      <w:ins w:id="179" w:author="Serm Kulvatunyou" w:date="2016-04-25T15:12:00Z">
        <w:r>
          <w:t>Otherwise, there is no record to be populated.</w:t>
        </w:r>
      </w:ins>
    </w:p>
    <w:p w14:paraId="02D2EDF8" w14:textId="77777777" w:rsidR="003F7F36" w:rsidDel="00C372C9" w:rsidRDefault="008C5924" w:rsidP="003F7F36">
      <w:pPr>
        <w:rPr>
          <w:del w:id="180" w:author="Serm Kulvatunyou" w:date="2016-04-25T15:12:00Z"/>
        </w:rPr>
      </w:pPr>
      <w:del w:id="181" w:author="Serm Kulvatunyou" w:date="2016-04-25T15:12:00Z">
        <w:r w:rsidDel="00C372C9">
          <w:delText xml:space="preserve">The content of this table should be from </w:delText>
        </w:r>
        <w:r w:rsidR="00770D06" w:rsidRPr="008C5924" w:rsidDel="00C372C9">
          <w:rPr>
            <w:rStyle w:val="CodeChar"/>
          </w:rPr>
          <w:delText>xsd:simpleType[endsWith(@name, “CodeContentType”)]</w:delText>
        </w:r>
        <w:r w:rsidR="00770D06" w:rsidDel="00C372C9">
          <w:delText xml:space="preserve"> if </w:delText>
        </w:r>
        <w:r w:rsidR="00770D06" w:rsidRPr="00770D06" w:rsidDel="00C372C9">
          <w:rPr>
            <w:rStyle w:val="CodeChar"/>
          </w:rPr>
          <w:delText>count(xsd:simpleType[endsWith(@name, “CodeContentType”)]//xsd:enumeration) &gt;= 1)</w:delText>
        </w:r>
        <w:r w:rsidR="00770D06" w:rsidDel="00C372C9">
          <w:delText xml:space="preserve"> </w:delText>
        </w:r>
        <w:r w:rsidDel="00C372C9">
          <w:delText xml:space="preserve"> </w:delText>
        </w:r>
        <w:r w:rsidR="00770D06" w:rsidDel="00C372C9">
          <w:delText xml:space="preserve">or from </w:delText>
        </w:r>
        <w:r w:rsidRPr="008C5924" w:rsidDel="00C372C9">
          <w:rPr>
            <w:rStyle w:val="CodeChar"/>
          </w:rPr>
          <w:delText>xsd:simpleType[endsWith(@name, “EnumerationType”)]</w:delText>
        </w:r>
        <w:r w:rsidDel="00C372C9">
          <w:delText xml:space="preserve"> elements corresponding to the </w:delText>
        </w:r>
        <w:r w:rsidRPr="008C5924" w:rsidDel="00C372C9">
          <w:rPr>
            <w:rStyle w:val="CodeChar"/>
          </w:rPr>
          <w:delText>xsd:simpleType[endsWith(@name, “CodeContentType”)]</w:delText>
        </w:r>
        <w:r w:rsidDel="00C372C9">
          <w:delText xml:space="preserve"> in the previous section. The XPATH expressions below assume that the context element is </w:delText>
        </w:r>
        <w:r w:rsidR="00211350" w:rsidDel="00C372C9">
          <w:delText xml:space="preserve">one of the two </w:delText>
        </w:r>
        <w:r w:rsidRPr="008C5924" w:rsidDel="00C372C9">
          <w:rPr>
            <w:rStyle w:val="CodeChar"/>
          </w:rPr>
          <w:delText>xsd:simpleType</w:delText>
        </w:r>
        <w:r w:rsidDel="00C372C9">
          <w:delText>.</w:delText>
        </w:r>
      </w:del>
    </w:p>
    <w:p w14:paraId="70FFE5C8" w14:textId="77777777" w:rsidR="008C5924" w:rsidRDefault="008C5924" w:rsidP="003F7F36"/>
    <w:p w14:paraId="241F2DAF" w14:textId="77777777" w:rsidR="003F7F36" w:rsidRDefault="00A30829" w:rsidP="003F7F36">
      <w:r>
        <w:rPr>
          <w:rStyle w:val="CodeChar"/>
        </w:rPr>
        <w:t>code_list_value_id</w:t>
      </w:r>
      <w:r w:rsidR="003F7F36">
        <w:t xml:space="preserve"> = </w:t>
      </w:r>
      <w:r w:rsidR="008C5924">
        <w:t>Auto-generate database key.</w:t>
      </w:r>
    </w:p>
    <w:p w14:paraId="5B285F13" w14:textId="77777777" w:rsidR="003F7F36" w:rsidRDefault="00A30829" w:rsidP="003F7F36">
      <w:r>
        <w:rPr>
          <w:rStyle w:val="CodeChar"/>
        </w:rPr>
        <w:t>code_list_id</w:t>
      </w:r>
      <w:r w:rsidR="003F7F36">
        <w:t xml:space="preserve"> = </w:t>
      </w:r>
      <w:r w:rsidR="008C5924">
        <w:t xml:space="preserve">Foreign key to the corresponding </w:t>
      </w:r>
      <w:r w:rsidR="002D3A91">
        <w:rPr>
          <w:rStyle w:val="CodeChar"/>
        </w:rPr>
        <w:t>code_list</w:t>
      </w:r>
      <w:r w:rsidR="008C5924" w:rsidRPr="008C5924">
        <w:rPr>
          <w:rStyle w:val="CodeChar"/>
        </w:rPr>
        <w:t xml:space="preserve">. </w:t>
      </w:r>
      <w:r w:rsidR="002B3165">
        <w:rPr>
          <w:rStyle w:val="CodeChar"/>
        </w:rPr>
        <w:t>code_list_id</w:t>
      </w:r>
      <w:r w:rsidR="008C5924">
        <w:t>.</w:t>
      </w:r>
    </w:p>
    <w:p w14:paraId="36D44733" w14:textId="77777777" w:rsidR="003F7F36" w:rsidRDefault="004A04D4" w:rsidP="003F7F36">
      <w:r>
        <w:rPr>
          <w:rStyle w:val="CodeChar"/>
        </w:rPr>
        <w:t>value</w:t>
      </w:r>
      <w:r w:rsidR="003F7F36">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columns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14:paraId="08BC4D91" w14:textId="77777777" w:rsidR="008C5924" w:rsidRDefault="00DD3866" w:rsidP="003F7F36">
      <w:r>
        <w:rPr>
          <w:rStyle w:val="CodeChar"/>
        </w:rPr>
        <w:t>name</w:t>
      </w:r>
      <w:r w:rsidR="008C5924">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 xml:space="preserve">the </w:t>
      </w:r>
      <w:r w:rsidR="00464897" w:rsidRPr="00DB227B">
        <w:rPr>
          <w:rStyle w:val="CodeChar"/>
        </w:rPr>
        <w:t>/@value</w:t>
      </w:r>
      <w:r w:rsidR="00464897">
        <w:t>. Otherwise, leave this blank.</w:t>
      </w:r>
      <w:r w:rsidR="00066DFE">
        <w:t xml:space="preserve"> </w:t>
      </w:r>
    </w:p>
    <w:p w14:paraId="3AF86594" w14:textId="5323D6A3" w:rsidR="003F7F36" w:rsidRDefault="00B66EC6" w:rsidP="003F7F36">
      <w:r>
        <w:rPr>
          <w:rStyle w:val="CodeChar"/>
        </w:rPr>
        <w:t>definition</w:t>
      </w:r>
      <w:r w:rsidR="003F7F36">
        <w:t xml:space="preserve"> = </w:t>
      </w:r>
      <w:del w:id="182" w:author="Serm Kulvatunyou" w:date="2016-05-03T16:48:00Z">
        <w:r w:rsidR="00464897" w:rsidRPr="00464897" w:rsidDel="00DB227B">
          <w:rPr>
            <w:rStyle w:val="CodeChar"/>
          </w:rPr>
          <w:delText>.//</w:delText>
        </w:r>
      </w:del>
      <w:ins w:id="183" w:author="Serm Kulvatunyou" w:date="2016-05-03T16:48:00Z">
        <w:r w:rsidR="00DB227B">
          <w:rPr>
            <w:rStyle w:val="CodeChar"/>
          </w:rPr>
          <w:t>xsd:enumeration/</w:t>
        </w:r>
      </w:ins>
      <w:r w:rsidR="00464897" w:rsidRPr="00464897">
        <w:rPr>
          <w:rStyle w:val="CodeChar"/>
        </w:rPr>
        <w:t>xsd:documentation</w:t>
      </w:r>
      <w:r w:rsidR="00464897">
        <w:t>.</w:t>
      </w:r>
      <w:r w:rsidR="003550A8">
        <w:t xml:space="preserve"> </w:t>
      </w:r>
    </w:p>
    <w:p w14:paraId="665DB78E" w14:textId="48356293" w:rsidR="00464897" w:rsidRDefault="002D3A91" w:rsidP="003F7F36">
      <w:r>
        <w:rPr>
          <w:rStyle w:val="CodeChar"/>
        </w:rPr>
        <w:t>definition_source</w:t>
      </w:r>
      <w:r w:rsidR="00464897">
        <w:t xml:space="preserve"> = </w:t>
      </w:r>
      <w:del w:id="184" w:author="Serm Kulvatunyou" w:date="2016-05-03T16:48:00Z">
        <w:r w:rsidR="00464897" w:rsidRPr="00464897" w:rsidDel="00DB227B">
          <w:rPr>
            <w:rStyle w:val="CodeChar"/>
          </w:rPr>
          <w:delText>.//</w:delText>
        </w:r>
      </w:del>
      <w:ins w:id="185" w:author="Serm Kulvatunyou" w:date="2016-05-03T16:48:00Z">
        <w:r w:rsidR="00DB227B">
          <w:rPr>
            <w:rStyle w:val="CodeChar"/>
          </w:rPr>
          <w:t>xsd:enumeratioin/</w:t>
        </w:r>
      </w:ins>
      <w:r w:rsidR="00464897" w:rsidRPr="00464897">
        <w:rPr>
          <w:rStyle w:val="CodeChar"/>
        </w:rPr>
        <w:t>xsd:documentation</w:t>
      </w:r>
      <w:r w:rsidR="00464897">
        <w:rPr>
          <w:rStyle w:val="CodeChar"/>
        </w:rPr>
        <w:t>/@source</w:t>
      </w:r>
      <w:r w:rsidR="00464897">
        <w:t>.</w:t>
      </w:r>
    </w:p>
    <w:p w14:paraId="3457A5CB" w14:textId="77777777" w:rsidR="003F7F36" w:rsidRDefault="00A30829" w:rsidP="003F7F36">
      <w:r>
        <w:rPr>
          <w:rStyle w:val="CodeChar"/>
        </w:rPr>
        <w:t>used_indicator</w:t>
      </w:r>
      <w:r w:rsidR="003F7F36">
        <w:t xml:space="preserve"> = </w:t>
      </w:r>
      <w:r w:rsidR="00464897" w:rsidRPr="00464897">
        <w:rPr>
          <w:rStyle w:val="CodeChar"/>
        </w:rPr>
        <w:t>True</w:t>
      </w:r>
      <w:r w:rsidR="00464897">
        <w:t>.</w:t>
      </w:r>
    </w:p>
    <w:p w14:paraId="2180231B" w14:textId="77777777" w:rsidR="0007613D" w:rsidRDefault="00A30829" w:rsidP="0007613D">
      <w:r>
        <w:rPr>
          <w:rStyle w:val="CodeChar"/>
        </w:rPr>
        <w:t>locked_indicator</w:t>
      </w:r>
      <w:r w:rsidR="003F7F36">
        <w:t xml:space="preserve"> = </w:t>
      </w:r>
      <w:r w:rsidR="00464897" w:rsidRPr="00464897">
        <w:rPr>
          <w:rStyle w:val="CodeChar"/>
        </w:rPr>
        <w:t>False</w:t>
      </w:r>
      <w:r w:rsidR="00464897">
        <w:t>.</w:t>
      </w:r>
    </w:p>
    <w:p w14:paraId="4BCF8BCA" w14:textId="77777777" w:rsidR="00EE18A6" w:rsidRDefault="00A30829" w:rsidP="0007613D">
      <w:r>
        <w:rPr>
          <w:rStyle w:val="CodeChar"/>
        </w:rPr>
        <w:t>extension_Indicator</w:t>
      </w:r>
      <w:r w:rsidR="00EE18A6">
        <w:t xml:space="preserve"> = </w:t>
      </w:r>
      <w:r w:rsidR="00EE18A6" w:rsidRPr="00EE18A6">
        <w:rPr>
          <w:rStyle w:val="CodeChar"/>
        </w:rPr>
        <w:t>False</w:t>
      </w:r>
      <w:r w:rsidR="00EE18A6">
        <w:t>.</w:t>
      </w:r>
    </w:p>
    <w:p w14:paraId="74329B12" w14:textId="77777777" w:rsidR="00803FFF" w:rsidRDefault="00803FFF" w:rsidP="00803FFF">
      <w:pPr>
        <w:pStyle w:val="Heading4"/>
      </w:pPr>
      <w:bookmarkStart w:id="186" w:name="_Ref392610753"/>
      <w:bookmarkStart w:id="187" w:name="_Toc442108918"/>
      <w:r>
        <w:t xml:space="preserve">Import </w:t>
      </w:r>
      <w:r w:rsidR="008A5D34">
        <w:t xml:space="preserve">default and </w:t>
      </w:r>
      <w:r w:rsidR="002D5E53">
        <w:t xml:space="preserve">unqualified BDTs from </w:t>
      </w:r>
      <w:r>
        <w:t>Fields</w:t>
      </w:r>
      <w:r w:rsidR="002D5E53">
        <w:t>.xsd</w:t>
      </w:r>
      <w:bookmarkEnd w:id="186"/>
      <w:bookmarkEnd w:id="187"/>
    </w:p>
    <w:p w14:paraId="5F3D0F32" w14:textId="60CCBC08" w:rsidR="0077776D" w:rsidRDefault="0077776D" w:rsidP="0077776D">
      <w:pPr>
        <w:pStyle w:val="Heading5"/>
        <w:rPr>
          <w:ins w:id="188" w:author="Serm Kulvatunyou" w:date="2016-05-27T15:07:00Z"/>
        </w:rPr>
      </w:pPr>
      <w:bookmarkStart w:id="189" w:name="_Ref452125410"/>
      <w:ins w:id="190" w:author="Serm Kulvatunyou" w:date="2016-05-27T15:07:00Z">
        <w:r>
          <w:t>Import base default and unqualified BDTs</w:t>
        </w:r>
        <w:bookmarkEnd w:id="189"/>
      </w:ins>
    </w:p>
    <w:p w14:paraId="547407CF" w14:textId="3F51EC83" w:rsidR="0002491D" w:rsidRDefault="00EC59BF" w:rsidP="003A27FD">
      <w:r>
        <w:t xml:space="preserve">There are types defined in the </w:t>
      </w:r>
      <w:r w:rsidRPr="00460CBB">
        <w:rPr>
          <w:rStyle w:val="CodeChar"/>
        </w:rPr>
        <w:t>Fields.xsd</w:t>
      </w:r>
      <w:r w:rsidR="00C268BE">
        <w:t xml:space="preserve"> schema</w:t>
      </w:r>
      <w:r>
        <w:t xml:space="preserve"> file </w:t>
      </w:r>
      <w:ins w:id="191" w:author="Serm Kulvatunyou" w:date="2016-02-29T07:06:00Z">
        <w:r w:rsidR="00EC27F6">
          <w:t xml:space="preserve">whose names </w:t>
        </w:r>
      </w:ins>
      <w:del w:id="192" w:author="Serm Kulvatunyou" w:date="2016-02-29T07:06:00Z">
        <w:r w:rsidDel="00EC27F6">
          <w:delText xml:space="preserve">corresponding </w:delText>
        </w:r>
      </w:del>
      <w:ins w:id="193" w:author="Serm Kulvatunyou" w:date="2016-02-29T07:06:00Z">
        <w:r w:rsidR="00EC27F6">
          <w:t xml:space="preserve">corresponds </w:t>
        </w:r>
      </w:ins>
      <w:r>
        <w:t xml:space="preserve">to all CDTs </w:t>
      </w:r>
      <w:ins w:id="194" w:author="Serm Kulvatunyou" w:date="2016-02-29T07:06:00Z">
        <w:r w:rsidR="00EC27F6">
          <w:t xml:space="preserve"> (these types are under the “Data Types” schema comment line) </w:t>
        </w:r>
      </w:ins>
      <w:r w:rsidRPr="00C268BE">
        <w:rPr>
          <w:i/>
          <w:iCs/>
        </w:rPr>
        <w:t>except</w:t>
      </w:r>
      <w:r>
        <w:t xml:space="preserve"> the </w:t>
      </w:r>
      <w:r w:rsidR="00A52860">
        <w:t>Picture, Rate, Ratio</w:t>
      </w:r>
      <w:r>
        <w:t xml:space="preserve"> CDT</w:t>
      </w:r>
      <w:ins w:id="195" w:author="Serm Kulvatunyou" w:date="2016-02-29T07:07:00Z">
        <w:r w:rsidR="00EC27F6">
          <w:t xml:space="preserve"> (these are not used in OAGIS 10.1)</w:t>
        </w:r>
      </w:ins>
      <w:del w:id="196" w:author="Serm Kulvatunyou" w:date="2016-02-29T07:06:00Z">
        <w:r w:rsidR="00460CBB" w:rsidDel="00EC27F6">
          <w:delText xml:space="preserve"> </w:delText>
        </w:r>
        <w:r w:rsidR="00C06D84" w:rsidDel="00EC27F6">
          <w:delText>(these types are under the “Data Types” schema comment line)</w:delText>
        </w:r>
      </w:del>
      <w:r>
        <w:t xml:space="preserve">. </w:t>
      </w:r>
      <w:r w:rsidR="00C268BE">
        <w:t xml:space="preserve">For example, the </w:t>
      </w:r>
      <w:r w:rsidR="00C268BE" w:rsidRPr="00207824">
        <w:rPr>
          <w:rStyle w:val="CodeChar"/>
        </w:rPr>
        <w:t>Amount</w:t>
      </w:r>
      <w:r w:rsidR="00C268BE">
        <w:t xml:space="preserve"> CDT has the </w:t>
      </w:r>
      <w:r w:rsidRPr="00207824">
        <w:rPr>
          <w:rStyle w:val="CodeChar"/>
        </w:rPr>
        <w:lastRenderedPageBreak/>
        <w:t>AmountType</w:t>
      </w:r>
      <w:r w:rsidR="00C268BE">
        <w:t xml:space="preserve"> defined. There are </w:t>
      </w:r>
      <w:del w:id="197" w:author="Serm Kulvatunyou" w:date="2016-02-29T07:02:00Z">
        <w:r w:rsidR="00C268BE" w:rsidDel="006F5637">
          <w:delText xml:space="preserve">19 </w:delText>
        </w:r>
      </w:del>
      <w:ins w:id="198" w:author="Serm Kulvatunyou" w:date="2016-02-29T07:02:00Z">
        <w:r w:rsidR="006F5637">
          <w:t xml:space="preserve">20 </w:t>
        </w:r>
      </w:ins>
      <w:r w:rsidR="00AA2FD2">
        <w:t xml:space="preserve">unqualified BDTs corresponding to the </w:t>
      </w:r>
      <w:del w:id="199" w:author="Serm Kulvatunyou" w:date="2016-02-29T07:02:00Z">
        <w:r w:rsidR="00AA2FD2" w:rsidDel="006F5637">
          <w:delText xml:space="preserve">19 </w:delText>
        </w:r>
      </w:del>
      <w:ins w:id="200" w:author="Serm Kulvatunyou" w:date="2016-02-29T07:02:00Z">
        <w:r w:rsidR="006F5637">
          <w:t xml:space="preserve">20 </w:t>
        </w:r>
      </w:ins>
      <w:r w:rsidR="00C268BE">
        <w:t xml:space="preserve">types in the schema file. These must be imported into the </w:t>
      </w:r>
      <w:r w:rsidR="00736ABC" w:rsidRPr="00736ABC">
        <w:rPr>
          <w:rStyle w:val="CodeChar"/>
        </w:rPr>
        <w:t>dt</w:t>
      </w:r>
      <w:r w:rsidR="00C268BE">
        <w:t xml:space="preserve"> table as </w:t>
      </w:r>
      <w:del w:id="201" w:author="Serm Kulvatunyou" w:date="2016-05-27T15:11:00Z">
        <w:r w:rsidR="00C268BE" w:rsidDel="00EF4E76">
          <w:delText>follows</w:delText>
        </w:r>
      </w:del>
      <w:ins w:id="202" w:author="Serm Kulvatunyou" w:date="2016-05-27T15:11:00Z">
        <w:r w:rsidR="00EF4E76">
          <w:t xml:space="preserve">described in the </w:t>
        </w:r>
      </w:ins>
      <w:ins w:id="203" w:author="Serm Kulvatunyou" w:date="2016-05-27T15:12:00Z">
        <w:r w:rsidR="00EF4E76">
          <w:fldChar w:fldCharType="begin"/>
        </w:r>
        <w:r w:rsidR="00EF4E76">
          <w:instrText xml:space="preserve"> REF _Ref390934801 \r \h </w:instrText>
        </w:r>
      </w:ins>
      <w:r w:rsidR="00EF4E76">
        <w:fldChar w:fldCharType="separate"/>
      </w:r>
      <w:ins w:id="204" w:author="Serm Kulvatunyou" w:date="2016-05-27T15:12:00Z">
        <w:r w:rsidR="00EF4E76">
          <w:t>3.1.1.8.2</w:t>
        </w:r>
        <w:r w:rsidR="00EF4E76">
          <w:fldChar w:fldCharType="end"/>
        </w:r>
      </w:ins>
      <w:r w:rsidR="00C268BE">
        <w:t xml:space="preserve">.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14:paraId="025C7D39" w14:textId="77777777" w:rsidR="00460CBB" w:rsidRDefault="00460CBB" w:rsidP="003A27FD"/>
    <w:p w14:paraId="313CB233" w14:textId="77777777" w:rsidR="00460CBB" w:rsidRDefault="00460CBB" w:rsidP="003A27FD">
      <w:r>
        <w:t xml:space="preserve">For each of these unqualified BDTs, there will be two BDTs created – one for the unqualified BDT itself and another for the default BDT OAGIS adopted for each particular CDT. In the example snippet below, </w:t>
      </w:r>
      <w:r w:rsidRPr="00460CBB">
        <w:rPr>
          <w:rStyle w:val="CodeChar"/>
        </w:rPr>
        <w:t>AmountType</w:t>
      </w:r>
      <w:r>
        <w:t xml:space="preserve"> is the 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14:paraId="008D14BE" w14:textId="77777777" w:rsidR="00C268BE" w:rsidRDefault="00C268BE" w:rsidP="003A27FD"/>
    <w:p w14:paraId="3F6168B5"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14:paraId="16FABDA0" w14:textId="77777777"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2C496836"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xsd:extension</w:t>
      </w:r>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14:paraId="172FA53A"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19E27219" w14:textId="77777777"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0000FF"/>
          <w:sz w:val="16"/>
          <w:szCs w:val="16"/>
          <w:highlight w:val="white"/>
          <w:lang w:eastAsia="ko-KR" w:bidi="th-TH"/>
        </w:rPr>
        <w:t>&gt;</w:t>
      </w:r>
    </w:p>
    <w:p w14:paraId="1F3FDC43" w14:textId="77777777" w:rsidR="002D5E53" w:rsidRDefault="002D5E53" w:rsidP="002D5E53">
      <w:pPr>
        <w:pStyle w:val="Heading5"/>
      </w:pPr>
      <w:bookmarkStart w:id="205" w:name="_Ref390934801"/>
      <w:bookmarkStart w:id="206" w:name="_Toc442108919"/>
      <w:r>
        <w:t xml:space="preserve">Populate </w:t>
      </w:r>
      <w:r w:rsidR="008A5D34">
        <w:t xml:space="preserve">BDTs in </w:t>
      </w:r>
      <w:r w:rsidR="00736ABC">
        <w:t>dt</w:t>
      </w:r>
      <w:r>
        <w:t xml:space="preserve"> table.</w:t>
      </w:r>
      <w:bookmarkEnd w:id="205"/>
      <w:bookmarkEnd w:id="206"/>
    </w:p>
    <w:p w14:paraId="6FF1AC23" w14:textId="77777777" w:rsidR="00C268BE" w:rsidRDefault="00736ABC" w:rsidP="00C268BE">
      <w:r>
        <w:rPr>
          <w:rStyle w:val="CodeChar"/>
        </w:rPr>
        <w:t>dt_id</w:t>
      </w:r>
      <w:r w:rsidR="00C268BE">
        <w:t xml:space="preserve"> = Auto-generate database key.</w:t>
      </w:r>
    </w:p>
    <w:p w14:paraId="2565A497" w14:textId="77777777" w:rsidR="00C268BE" w:rsidRDefault="00736ABC" w:rsidP="00C268BE">
      <w:r>
        <w:rPr>
          <w:rStyle w:val="CodeChar"/>
        </w:rPr>
        <w:t>guid</w:t>
      </w:r>
      <w:r w:rsidR="00C268BE">
        <w:t xml:space="preserve"> = Get this from @id.</w:t>
      </w:r>
    </w:p>
    <w:p w14:paraId="476801A8" w14:textId="77777777" w:rsidR="00C268BE" w:rsidRDefault="00736ABC" w:rsidP="00C268BE">
      <w:r>
        <w:rPr>
          <w:rStyle w:val="CodeChar"/>
        </w:rPr>
        <w:t>type</w:t>
      </w:r>
      <w:r w:rsidR="00C268BE">
        <w:t xml:space="preserve"> = </w:t>
      </w:r>
      <w:r w:rsidR="00C268BE" w:rsidRPr="00112B28">
        <w:rPr>
          <w:rStyle w:val="CodeChar"/>
        </w:rPr>
        <w:t>“</w:t>
      </w:r>
      <w:r w:rsidR="00C268BE">
        <w:rPr>
          <w:rStyle w:val="CodeChar"/>
        </w:rPr>
        <w:t>1</w:t>
      </w:r>
      <w:r w:rsidR="00C268BE" w:rsidRPr="00112B28">
        <w:rPr>
          <w:rStyle w:val="CodeChar"/>
        </w:rPr>
        <w:t>”</w:t>
      </w:r>
      <w:r w:rsidR="00C268BE">
        <w:t xml:space="preserve"> (note: 1 indicates BDT).</w:t>
      </w:r>
    </w:p>
    <w:p w14:paraId="7C146AD6" w14:textId="77777777" w:rsidR="00C268BE" w:rsidRDefault="00736ABC" w:rsidP="00C268BE">
      <w:r>
        <w:rPr>
          <w:rStyle w:val="CodeChar"/>
        </w:rPr>
        <w:t>version_num</w:t>
      </w:r>
      <w:commentRangeStart w:id="207"/>
      <w:r w:rsidR="00C268BE">
        <w:t xml:space="preserve"> </w:t>
      </w:r>
      <w:commentRangeEnd w:id="207"/>
      <w:r w:rsidR="00C268BE">
        <w:rPr>
          <w:rStyle w:val="CommentReference"/>
        </w:rPr>
        <w:commentReference w:id="207"/>
      </w:r>
      <w:r w:rsidR="00C268BE">
        <w:t xml:space="preserve">= </w:t>
      </w:r>
      <w:r w:rsidR="00C268BE" w:rsidRPr="00112B28">
        <w:rPr>
          <w:rStyle w:val="CodeChar"/>
        </w:rPr>
        <w:t>“</w:t>
      </w:r>
      <w:r w:rsidR="00C268BE">
        <w:rPr>
          <w:rStyle w:val="CodeChar"/>
        </w:rPr>
        <w:t>1</w:t>
      </w:r>
      <w:r w:rsidR="00C268BE" w:rsidRPr="00112B28">
        <w:rPr>
          <w:rStyle w:val="CodeChar"/>
        </w:rPr>
        <w:t>.0”</w:t>
      </w:r>
    </w:p>
    <w:p w14:paraId="365387A8" w14:textId="77777777" w:rsidR="00C268BE" w:rsidRDefault="00736ABC" w:rsidP="00C268BE">
      <w:r>
        <w:rPr>
          <w:rStyle w:val="CodeChar"/>
        </w:rPr>
        <w:t>previous_version_dt_id</w:t>
      </w:r>
      <w:r w:rsidR="00C268BE">
        <w:t xml:space="preserve"> = Leave blank.</w:t>
      </w:r>
    </w:p>
    <w:p w14:paraId="3D8811DF" w14:textId="77777777" w:rsidR="00C268BE" w:rsidRDefault="00736ABC" w:rsidP="00C268BE">
      <w:r>
        <w:rPr>
          <w:rStyle w:val="CodeChar"/>
        </w:rPr>
        <w:t>data_type_term</w:t>
      </w:r>
      <w:r w:rsidR="00C268BE">
        <w:t xml:space="preserve"> = </w:t>
      </w:r>
      <w:r w:rsidR="004F3218">
        <w:t xml:space="preserve">Same as that of the DT it is based on as indicated by the </w:t>
      </w:r>
      <w:r>
        <w:rPr>
          <w:rStyle w:val="CodeChar"/>
        </w:rPr>
        <w:t>based_dt_id</w:t>
      </w:r>
      <w:r w:rsidR="004F3218">
        <w:t xml:space="preserve"> column</w:t>
      </w:r>
      <w:r w:rsidR="00C268BE">
        <w:t>.</w:t>
      </w:r>
    </w:p>
    <w:p w14:paraId="282269AF" w14:textId="77777777" w:rsidR="00C268BE" w:rsidRDefault="00736ABC" w:rsidP="00C268BE">
      <w:r>
        <w:rPr>
          <w:rStyle w:val="CodeChar"/>
        </w:rPr>
        <w:t>qualifier</w:t>
      </w:r>
      <w:r w:rsidR="00C268BE">
        <w:t xml:space="preserve"> = Blank.</w:t>
      </w:r>
    </w:p>
    <w:p w14:paraId="4B3D37F7" w14:textId="77777777" w:rsidR="00C268BE" w:rsidRDefault="00736ABC" w:rsidP="00C268BE">
      <w:r>
        <w:rPr>
          <w:rStyle w:val="CodeChar"/>
        </w:rPr>
        <w:t>based_dt_id</w:t>
      </w:r>
      <w:r w:rsidR="00C268BE">
        <w:t xml:space="preserve"> = </w:t>
      </w:r>
      <w:r w:rsidR="004F3218">
        <w:t xml:space="preserve">Foreign key to the </w:t>
      </w:r>
      <w:r>
        <w:rPr>
          <w:rStyle w:val="CodeChar"/>
        </w:rPr>
        <w:t>dt_id</w:t>
      </w:r>
      <w:r w:rsidR="004F3218">
        <w:t xml:space="preserve"> column of this table itself</w:t>
      </w:r>
      <w:r w:rsidR="00C268BE">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Pr>
          <w:rStyle w:val="CodeChar"/>
        </w:rPr>
        <w:t>based_dt_id</w:t>
      </w:r>
      <w:r w:rsidR="00854BEB">
        <w:t xml:space="preserve"> using the type name or documentation.</w:t>
      </w:r>
    </w:p>
    <w:p w14:paraId="0698CCF6" w14:textId="524EE6EB" w:rsidR="00C268BE" w:rsidRDefault="00736ABC" w:rsidP="00C268BE">
      <w:r>
        <w:rPr>
          <w:rStyle w:val="CodeChar"/>
        </w:rPr>
        <w:t>den</w:t>
      </w:r>
      <w:commentRangeStart w:id="208"/>
      <w:r w:rsidR="00C268BE">
        <w:t xml:space="preserve"> </w:t>
      </w:r>
      <w:commentRangeEnd w:id="208"/>
      <w:r w:rsidR="00E47F75">
        <w:rPr>
          <w:rStyle w:val="CommentReference"/>
        </w:rPr>
        <w:commentReference w:id="208"/>
      </w:r>
      <w:r w:rsidR="00C268BE">
        <w:t xml:space="preserve">= </w:t>
      </w:r>
      <w:r w:rsidR="00207824">
        <w:t>Take the type name remove the ‘Type’ substring</w:t>
      </w:r>
      <w:ins w:id="209" w:author="Serm Kulvatunyou" w:date="2016-02-26T16:49:00Z">
        <w:r w:rsidR="00357F68">
          <w:t>, space separate the camel case part</w:t>
        </w:r>
      </w:ins>
      <w:ins w:id="210" w:author="Serm Kulvatunyou" w:date="2016-02-26T16:53:00Z">
        <w:r w:rsidR="00357F68">
          <w:t xml:space="preserve"> (the part that has something like </w:t>
        </w:r>
      </w:ins>
      <w:ins w:id="211" w:author="Serm Kulvatunyou" w:date="2016-02-26T16:58:00Z">
        <w:r w:rsidR="00357F68">
          <w:rPr>
            <w:rStyle w:val="CodeChar"/>
          </w:rPr>
          <w:t>“</w:t>
        </w:r>
      </w:ins>
      <w:ins w:id="212" w:author="Serm Kulvatunyou" w:date="2016-02-26T16:53:00Z">
        <w:r w:rsidR="00357F68" w:rsidRPr="00357F68">
          <w:rPr>
            <w:rStyle w:val="CodeChar"/>
          </w:rPr>
          <w:t>_12E34</w:t>
        </w:r>
      </w:ins>
      <w:ins w:id="213" w:author="Serm Kulvatunyou" w:date="2016-02-26T16:58:00Z">
        <w:r w:rsidR="00357F68">
          <w:rPr>
            <w:rStyle w:val="CodeChar"/>
          </w:rPr>
          <w:t>”</w:t>
        </w:r>
      </w:ins>
      <w:ins w:id="214" w:author="Serm Kulvatunyou" w:date="2016-02-26T16:54:00Z">
        <w:r w:rsidR="00357F68">
          <w:t xml:space="preserve"> must not be space separated</w:t>
        </w:r>
      </w:ins>
      <w:ins w:id="215" w:author="Serm Kulvatunyou" w:date="2016-02-26T16:55:00Z">
        <w:r w:rsidR="00357F68">
          <w:t>)</w:t>
        </w:r>
      </w:ins>
      <w:r w:rsidR="008F60DE">
        <w:t xml:space="preserve">, </w:t>
      </w:r>
      <w:ins w:id="216" w:author="Serm Kulvatunyou" w:date="2016-05-24T16:58:00Z">
        <w:r w:rsidR="008F60DE">
          <w:t xml:space="preserve">replace </w:t>
        </w:r>
      </w:ins>
      <w:ins w:id="217" w:author="Serm Kulvatunyou" w:date="2016-05-24T16:59:00Z">
        <w:r w:rsidR="008F60DE">
          <w:t>‘</w:t>
        </w:r>
      </w:ins>
      <w:ins w:id="218" w:author="Serm Kulvatunyou" w:date="2016-05-24T16:58:00Z">
        <w:r w:rsidR="008F60DE">
          <w:t>ID</w:t>
        </w:r>
      </w:ins>
      <w:ins w:id="219" w:author="Serm Kulvatunyou" w:date="2016-05-24T16:59:00Z">
        <w:r w:rsidR="008F60DE">
          <w:t>’</w:t>
        </w:r>
      </w:ins>
      <w:ins w:id="220" w:author="Serm Kulvatunyou" w:date="2016-05-24T16:58:00Z">
        <w:r w:rsidR="008F60DE">
          <w:t xml:space="preserve"> with </w:t>
        </w:r>
      </w:ins>
      <w:ins w:id="221" w:author="Serm Kulvatunyou" w:date="2016-05-24T16:59:00Z">
        <w:r w:rsidR="008F60DE">
          <w:t>‘</w:t>
        </w:r>
      </w:ins>
      <w:ins w:id="222" w:author="Serm Kulvatunyou" w:date="2016-05-24T16:58:00Z">
        <w:r w:rsidR="008F60DE">
          <w:t>Identifier</w:t>
        </w:r>
      </w:ins>
      <w:ins w:id="223" w:author="Serm Kulvatunyou" w:date="2016-05-24T16:59:00Z">
        <w:r w:rsidR="008F60DE">
          <w:t>’</w:t>
        </w:r>
      </w:ins>
      <w:r w:rsidR="00207824">
        <w:t xml:space="preserve"> and then concat with </w:t>
      </w:r>
      <w:r w:rsidR="00207824" w:rsidRPr="00357F68">
        <w:rPr>
          <w:rStyle w:val="CodeChar"/>
        </w:rPr>
        <w:t>“. Type”</w:t>
      </w:r>
      <w:r w:rsidR="00C268BE">
        <w:t>.</w:t>
      </w:r>
      <w:ins w:id="224" w:author="Serm Kulvatunyou" w:date="2016-02-26T16:55:00Z">
        <w:r w:rsidR="00357F68">
          <w:t xml:space="preserve"> Ex. if the type name is </w:t>
        </w:r>
      </w:ins>
      <w:ins w:id="225" w:author="Serm Kulvatunyou" w:date="2016-02-26T16:58:00Z">
        <w:r w:rsidR="00357F68">
          <w:rPr>
            <w:rStyle w:val="CodeChar"/>
          </w:rPr>
          <w:t>”A</w:t>
        </w:r>
      </w:ins>
      <w:ins w:id="226" w:author="Serm Kulvatunyou" w:date="2016-02-26T16:55:00Z">
        <w:r w:rsidR="00357F68" w:rsidRPr="00357F68">
          <w:rPr>
            <w:rStyle w:val="CodeChar"/>
          </w:rPr>
          <w:t>mountType_1E7368</w:t>
        </w:r>
      </w:ins>
      <w:ins w:id="227" w:author="Serm Kulvatunyou" w:date="2016-02-26T16:58:00Z">
        <w:r w:rsidR="00357F68">
          <w:rPr>
            <w:rStyle w:val="CodeChar"/>
          </w:rPr>
          <w:t>”</w:t>
        </w:r>
      </w:ins>
      <w:ins w:id="228" w:author="Serm Kulvatunyou" w:date="2016-02-26T16:55:00Z">
        <w:r w:rsidR="00357F68">
          <w:t xml:space="preserve"> then the den shall be </w:t>
        </w:r>
      </w:ins>
      <w:ins w:id="229" w:author="Serm Kulvatunyou" w:date="2016-02-26T16:58:00Z">
        <w:r w:rsidR="00357F68" w:rsidRPr="00357F68">
          <w:rPr>
            <w:rStyle w:val="CodeChar"/>
          </w:rPr>
          <w:t>“</w:t>
        </w:r>
      </w:ins>
      <w:ins w:id="230" w:author="Serm Kulvatunyou" w:date="2016-02-26T16:55:00Z">
        <w:r w:rsidR="00357F68" w:rsidRPr="00357F68">
          <w:rPr>
            <w:rStyle w:val="CodeChar"/>
          </w:rPr>
          <w:t xml:space="preserve">Amount_1E7368. </w:t>
        </w:r>
      </w:ins>
      <w:ins w:id="231" w:author="Serm Kulvatunyou" w:date="2016-02-26T16:56:00Z">
        <w:r w:rsidR="00357F68" w:rsidRPr="00357F68">
          <w:rPr>
            <w:rStyle w:val="CodeChar"/>
          </w:rPr>
          <w:t>Type</w:t>
        </w:r>
      </w:ins>
      <w:ins w:id="232" w:author="Serm Kulvatunyou" w:date="2016-02-26T16:58:00Z">
        <w:r w:rsidR="00357F68" w:rsidRPr="00357F68">
          <w:rPr>
            <w:rStyle w:val="CodeChar"/>
          </w:rPr>
          <w:t>”</w:t>
        </w:r>
      </w:ins>
      <w:ins w:id="233" w:author="Serm Kulvatunyou" w:date="2016-02-26T16:57:00Z">
        <w:r w:rsidR="00357F68">
          <w:t>;</w:t>
        </w:r>
      </w:ins>
      <w:ins w:id="234" w:author="Serm Kulvatunyou" w:date="2016-02-26T16:56:00Z">
        <w:r w:rsidR="00357F68">
          <w:t xml:space="preserve"> if the type name is </w:t>
        </w:r>
        <w:r w:rsidR="00357F68" w:rsidRPr="008E7AFE">
          <w:rPr>
            <w:rStyle w:val="CodeChar"/>
          </w:rPr>
          <w:t>DayDateType</w:t>
        </w:r>
        <w:r w:rsidR="00357F68">
          <w:t xml:space="preserve"> then the den shall be </w:t>
        </w:r>
      </w:ins>
      <w:ins w:id="235" w:author="Serm Kulvatunyou" w:date="2016-02-26T16:58:00Z">
        <w:r w:rsidR="00357F68">
          <w:rPr>
            <w:rStyle w:val="CodeChar"/>
          </w:rPr>
          <w:t>”D</w:t>
        </w:r>
      </w:ins>
      <w:ins w:id="236" w:author="Serm Kulvatunyou" w:date="2016-02-26T16:56:00Z">
        <w:r w:rsidR="00357F68" w:rsidRPr="00357F68">
          <w:rPr>
            <w:rStyle w:val="CodeChar"/>
          </w:rPr>
          <w:t>ay Date. Type</w:t>
        </w:r>
      </w:ins>
      <w:ins w:id="237" w:author="Serm Kulvatunyou" w:date="2016-02-26T16:58:00Z">
        <w:r w:rsidR="00357F68">
          <w:rPr>
            <w:rStyle w:val="CodeChar"/>
          </w:rPr>
          <w:t>”</w:t>
        </w:r>
      </w:ins>
      <w:ins w:id="238" w:author="Serm Kulvatunyou" w:date="2016-02-26T16:57:00Z">
        <w:r w:rsidR="00357F68">
          <w:t xml:space="preserve">; if the type name is </w:t>
        </w:r>
      </w:ins>
      <w:ins w:id="239" w:author="Serm Kulvatunyou" w:date="2016-02-26T16:58:00Z">
        <w:r w:rsidR="00357F68" w:rsidRPr="00357F68">
          <w:rPr>
            <w:rStyle w:val="CodeChar"/>
          </w:rPr>
          <w:t>“</w:t>
        </w:r>
      </w:ins>
      <w:ins w:id="240" w:author="Serm Kulvatunyou" w:date="2016-02-26T16:57:00Z">
        <w:r w:rsidR="00357F68" w:rsidRPr="00357F68">
          <w:rPr>
            <w:rStyle w:val="CodeChar"/>
          </w:rPr>
          <w:t>DayDateType_1234</w:t>
        </w:r>
      </w:ins>
      <w:ins w:id="241" w:author="Serm Kulvatunyou" w:date="2016-02-26T16:58:00Z">
        <w:r w:rsidR="00357F68" w:rsidRPr="00357F68">
          <w:rPr>
            <w:rStyle w:val="CodeChar"/>
          </w:rPr>
          <w:t>”</w:t>
        </w:r>
      </w:ins>
      <w:ins w:id="242" w:author="Serm Kulvatunyou" w:date="2016-02-26T16:57:00Z">
        <w:r w:rsidR="00357F68">
          <w:t xml:space="preserve"> then the den shall be </w:t>
        </w:r>
      </w:ins>
      <w:ins w:id="243" w:author="Serm Kulvatunyou" w:date="2016-02-26T16:58:00Z">
        <w:r w:rsidR="00357F68" w:rsidRPr="00357F68">
          <w:rPr>
            <w:rStyle w:val="CodeChar"/>
          </w:rPr>
          <w:t>“</w:t>
        </w:r>
      </w:ins>
      <w:ins w:id="244" w:author="Serm Kulvatunyou" w:date="2016-02-26T16:57:00Z">
        <w:r w:rsidR="00357F68" w:rsidRPr="00357F68">
          <w:rPr>
            <w:rStyle w:val="CodeChar"/>
          </w:rPr>
          <w:t>Day Date_1234. Type</w:t>
        </w:r>
      </w:ins>
      <w:ins w:id="245" w:author="Serm Kulvatunyou" w:date="2016-02-26T16:58:00Z">
        <w:r w:rsidR="00357F68" w:rsidRPr="00357F68">
          <w:rPr>
            <w:rStyle w:val="CodeChar"/>
          </w:rPr>
          <w:t>”</w:t>
        </w:r>
      </w:ins>
      <w:ins w:id="246" w:author="Serm Kulvatunyou" w:date="2016-02-26T16:57:00Z">
        <w:r w:rsidR="00357F68">
          <w:t>.</w:t>
        </w:r>
      </w:ins>
    </w:p>
    <w:p w14:paraId="2EFB9EC2" w14:textId="77777777" w:rsidR="00C268BE" w:rsidRDefault="00127238" w:rsidP="00C268BE">
      <w:r>
        <w:rPr>
          <w:rStyle w:val="CodeChar"/>
          <w:rFonts w:eastAsia="Malgun Gothic"/>
        </w:rPr>
        <w:t>content_component_den</w:t>
      </w:r>
      <w:r w:rsidR="00C268BE">
        <w:t xml:space="preserve"> = </w:t>
      </w:r>
      <w:r w:rsidR="004F43DA">
        <w:t xml:space="preserve">First part of the </w:t>
      </w:r>
      <w:r w:rsidR="00736ABC">
        <w:rPr>
          <w:rStyle w:val="CodeChar"/>
        </w:rPr>
        <w:t>den</w:t>
      </w:r>
      <w:r w:rsidR="004F43DA">
        <w:t xml:space="preserve"> concat with ‘</w:t>
      </w:r>
      <w:r w:rsidR="004F43DA" w:rsidRPr="004F43DA">
        <w:rPr>
          <w:rStyle w:val="CodeChar"/>
        </w:rPr>
        <w:t>Content</w:t>
      </w:r>
      <w:r w:rsidR="004F43DA">
        <w:t>’</w:t>
      </w:r>
      <w:r w:rsidR="00C268BE">
        <w:t xml:space="preserve">, e.g., </w:t>
      </w:r>
      <w:r w:rsidR="00C268BE" w:rsidRPr="004F43DA">
        <w:t>“</w:t>
      </w:r>
      <w:r w:rsidR="00C268BE" w:rsidRPr="00112B28">
        <w:rPr>
          <w:rStyle w:val="CodeChar"/>
        </w:rPr>
        <w:t>Amount. Content</w:t>
      </w:r>
      <w:r w:rsidR="00C268BE" w:rsidRPr="004F43DA">
        <w:t>”</w:t>
      </w:r>
      <w:r w:rsidR="004F43DA" w:rsidRPr="004F43DA">
        <w:t xml:space="preserve">, </w:t>
      </w:r>
      <w:r w:rsidR="004F43DA">
        <w:t>“</w:t>
      </w:r>
      <w:r w:rsidR="004F43DA" w:rsidRPr="004F43DA">
        <w:rPr>
          <w:rStyle w:val="CodeChar"/>
        </w:rPr>
        <w:t>Amount_0723C8. Content</w:t>
      </w:r>
      <w:r w:rsidR="004F43DA">
        <w:t>”</w:t>
      </w:r>
      <w:r w:rsidR="00C268BE" w:rsidRPr="004F43DA">
        <w:t>.</w:t>
      </w:r>
    </w:p>
    <w:p w14:paraId="06064475" w14:textId="77777777" w:rsidR="00C268BE" w:rsidRDefault="00B66EC6" w:rsidP="00C268BE">
      <w:r>
        <w:rPr>
          <w:rStyle w:val="CodeChar"/>
        </w:rPr>
        <w:t>definition</w:t>
      </w:r>
      <w:r w:rsidR="00C268BE" w:rsidRPr="00172D41">
        <w:t xml:space="preserve"> = </w:t>
      </w:r>
      <w:r w:rsidR="00172D41" w:rsidRPr="00172D41">
        <w:t xml:space="preserve">Take </w:t>
      </w:r>
      <w:r w:rsidR="00B91BFA">
        <w:t xml:space="preserve">the content from the </w:t>
      </w:r>
      <w:r w:rsidR="00B91BFA" w:rsidRPr="002E5827">
        <w:rPr>
          <w:rStyle w:val="CodeChar"/>
        </w:rPr>
        <w:t>/xsd:annotation/xsd:documentation/</w:t>
      </w:r>
      <w:r w:rsidR="00172D41" w:rsidRPr="002E5827">
        <w:rPr>
          <w:rStyle w:val="CodeChar"/>
        </w:rPr>
        <w:t>ccts:Definition</w:t>
      </w:r>
      <w:r w:rsidR="00172D41" w:rsidRPr="00172D41">
        <w:t xml:space="preserve"> </w:t>
      </w:r>
      <w:r w:rsidR="00B91BFA">
        <w:t xml:space="preserve">for the default BDTs. Leave blank for the unqualified BDTs. </w:t>
      </w:r>
    </w:p>
    <w:p w14:paraId="397CF706" w14:textId="77777777" w:rsidR="00B91BFA" w:rsidRDefault="00127238" w:rsidP="00C268BE">
      <w:r>
        <w:rPr>
          <w:rStyle w:val="CodeChar"/>
        </w:rPr>
        <w:t>content_component_definition</w:t>
      </w:r>
      <w:r w:rsidR="00B91BFA">
        <w:t xml:space="preserve"> = Take the content from </w:t>
      </w:r>
      <w:r w:rsidR="00B91BFA" w:rsidRPr="002E5827">
        <w:rPr>
          <w:rStyle w:val="CodeChar"/>
        </w:rPr>
        <w:t>//(xsd:extenstion or xsd:restriction</w:t>
      </w:r>
      <w:r w:rsidR="002E5827">
        <w:rPr>
          <w:rStyle w:val="CodeChar"/>
        </w:rPr>
        <w:t xml:space="preserve"> or xsd:union</w:t>
      </w:r>
      <w:r w:rsidR="00B91BFA" w:rsidRPr="002E5827">
        <w:rPr>
          <w:rStyle w:val="CodeChar"/>
        </w:rPr>
        <w:t>)/xsd:annotation/xsd:documentation/ccts:Definition</w:t>
      </w:r>
      <w:r w:rsidR="00B91BFA">
        <w:t xml:space="preserve"> for the default BDTs. Leave blank for the unqualified BDTs.</w:t>
      </w:r>
    </w:p>
    <w:p w14:paraId="0A1D75B4" w14:textId="77777777" w:rsidR="00C268BE" w:rsidRDefault="00127238" w:rsidP="00C268BE">
      <w:r>
        <w:rPr>
          <w:rStyle w:val="CodeChar"/>
        </w:rPr>
        <w:t>revision_doc</w:t>
      </w:r>
      <w:r w:rsidR="00C268BE">
        <w:t xml:space="preserve"> = Blank.</w:t>
      </w:r>
    </w:p>
    <w:p w14:paraId="273929AC" w14:textId="77777777" w:rsidR="00C268BE" w:rsidRDefault="00127238" w:rsidP="00C268BE">
      <w:r>
        <w:rPr>
          <w:rStyle w:val="CodeChar"/>
        </w:rPr>
        <w:t>state</w:t>
      </w:r>
      <w:r w:rsidR="00C268BE">
        <w:t xml:space="preserve"> = </w:t>
      </w:r>
      <w:r w:rsidR="00C268BE" w:rsidRPr="00112B28">
        <w:rPr>
          <w:rStyle w:val="CodeChar"/>
        </w:rPr>
        <w:t>“</w:t>
      </w:r>
      <w:r w:rsidR="007A6CA8">
        <w:rPr>
          <w:rStyle w:val="CodeChar"/>
        </w:rPr>
        <w:t>3</w:t>
      </w:r>
      <w:r w:rsidR="00C268BE" w:rsidRPr="00112B28">
        <w:rPr>
          <w:rStyle w:val="CodeChar"/>
        </w:rPr>
        <w:t>”</w:t>
      </w:r>
      <w:r w:rsidR="00C268BE">
        <w:t xml:space="preserve"> (note: </w:t>
      </w:r>
      <w:r w:rsidR="007A6CA8">
        <w:t>3</w:t>
      </w:r>
      <w:r w:rsidR="00C268BE">
        <w:t xml:space="preserve"> means published).</w:t>
      </w:r>
    </w:p>
    <w:p w14:paraId="57007690" w14:textId="77777777" w:rsidR="00C268BE" w:rsidRDefault="00127238" w:rsidP="00C268BE">
      <w:r>
        <w:rPr>
          <w:rStyle w:val="CodeChar"/>
        </w:rPr>
        <w:t>created_by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47D14C4D" w14:textId="77777777" w:rsidR="00BD5E4F" w:rsidRDefault="00BD5E4F" w:rsidP="00C268BE">
      <w:r w:rsidRPr="00EB13B1">
        <w:rPr>
          <w:rStyle w:val="CodeChar"/>
        </w:rPr>
        <w:t>owner_user_id</w:t>
      </w:r>
      <w:r>
        <w:t xml:space="preserve"> = </w:t>
      </w:r>
      <w:r w:rsidRPr="00EB13B1">
        <w:rPr>
          <w:rStyle w:val="CodeChar"/>
        </w:rPr>
        <w:t>“oagis”</w:t>
      </w:r>
      <w:r>
        <w:t>.</w:t>
      </w:r>
    </w:p>
    <w:p w14:paraId="43690595" w14:textId="77777777" w:rsidR="00C268BE" w:rsidRDefault="00127238" w:rsidP="00C268BE">
      <w:r>
        <w:rPr>
          <w:rStyle w:val="CodeChar"/>
        </w:rPr>
        <w:t>last_updated_by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2F07F647" w14:textId="77777777" w:rsidR="00C268BE" w:rsidRDefault="00127238" w:rsidP="00C268BE">
      <w:r>
        <w:rPr>
          <w:rStyle w:val="CodeChar"/>
        </w:rPr>
        <w:t>creation_timestamp</w:t>
      </w:r>
      <w:r w:rsidR="00C268BE">
        <w:t xml:space="preserve"> = </w:t>
      </w:r>
      <w:r w:rsidR="00C268BE" w:rsidRPr="00112B28">
        <w:t>Current time</w:t>
      </w:r>
      <w:r w:rsidR="00C268BE">
        <w:t>.</w:t>
      </w:r>
    </w:p>
    <w:p w14:paraId="5F7FD0C4" w14:textId="77777777" w:rsidR="00C268BE" w:rsidRDefault="00127238" w:rsidP="003A27FD">
      <w:r>
        <w:rPr>
          <w:rStyle w:val="CodeChar"/>
        </w:rPr>
        <w:t>last_update_timestamp</w:t>
      </w:r>
      <w:r w:rsidR="00C268BE">
        <w:t xml:space="preserve"> = Same as </w:t>
      </w:r>
      <w:r>
        <w:rPr>
          <w:rStyle w:val="CodeChar"/>
        </w:rPr>
        <w:t>creation_timestamp</w:t>
      </w:r>
      <w:r w:rsidR="002D5E53">
        <w:t>.</w:t>
      </w:r>
    </w:p>
    <w:p w14:paraId="4578DA47" w14:textId="77777777" w:rsidR="00BD5E4F" w:rsidRDefault="00BD5E4F" w:rsidP="00BD5E4F">
      <w:r w:rsidRPr="00EB13B1">
        <w:rPr>
          <w:rStyle w:val="CodeChar"/>
        </w:rPr>
        <w:lastRenderedPageBreak/>
        <w:t>revision_num</w:t>
      </w:r>
      <w:r>
        <w:t xml:space="preserve"> = </w:t>
      </w:r>
      <w:r w:rsidRPr="00EB13B1">
        <w:rPr>
          <w:rStyle w:val="CodeChar"/>
        </w:rPr>
        <w:t>0</w:t>
      </w:r>
      <w:r>
        <w:t>.</w:t>
      </w:r>
    </w:p>
    <w:p w14:paraId="485A9EEC" w14:textId="77777777" w:rsidR="00BD5E4F" w:rsidRDefault="00BD5E4F" w:rsidP="00BD5E4F">
      <w:r w:rsidRPr="00EB13B1">
        <w:rPr>
          <w:rStyle w:val="CodeChar"/>
        </w:rPr>
        <w:t>revision_tracking_num</w:t>
      </w:r>
      <w:r>
        <w:t xml:space="preserve"> = </w:t>
      </w:r>
      <w:r w:rsidRPr="00EB13B1">
        <w:rPr>
          <w:rStyle w:val="CodeChar"/>
        </w:rPr>
        <w:t>0</w:t>
      </w:r>
      <w:r>
        <w:t>.</w:t>
      </w:r>
    </w:p>
    <w:p w14:paraId="578FA85D" w14:textId="77777777" w:rsidR="00BD5E4F" w:rsidRDefault="00BD5E4F" w:rsidP="00BD5E4F">
      <w:r w:rsidRPr="00EB13B1">
        <w:rPr>
          <w:rStyle w:val="CodeChar"/>
        </w:rPr>
        <w:t>revision_action</w:t>
      </w:r>
      <w:r>
        <w:t xml:space="preserve"> = </w:t>
      </w:r>
      <w:r w:rsidRPr="00EB13B1">
        <w:rPr>
          <w:rStyle w:val="CodeChar"/>
        </w:rPr>
        <w:t>null</w:t>
      </w:r>
      <w:r>
        <w:t>.</w:t>
      </w:r>
    </w:p>
    <w:p w14:paraId="3D3ACF74" w14:textId="77777777" w:rsidR="00BD5E4F" w:rsidRDefault="00BD5E4F" w:rsidP="00BD5E4F">
      <w:r w:rsidRPr="00EB13B1">
        <w:rPr>
          <w:rStyle w:val="CodeChar"/>
        </w:rPr>
        <w:t>release_id</w:t>
      </w:r>
      <w:r>
        <w:t xml:space="preserve"> = </w:t>
      </w:r>
      <w:r w:rsidRPr="00F323CD">
        <w:rPr>
          <w:rStyle w:val="CodeChar"/>
        </w:rPr>
        <w:t>null</w:t>
      </w:r>
      <w:r>
        <w:t>.</w:t>
      </w:r>
    </w:p>
    <w:p w14:paraId="14355C8D" w14:textId="77777777" w:rsidR="00BD5E4F" w:rsidRDefault="00BD5E4F" w:rsidP="00BD5E4F">
      <w:r w:rsidRPr="00EB13B1">
        <w:rPr>
          <w:rStyle w:val="CodeChar"/>
        </w:rPr>
        <w:t>current_bdt_id</w:t>
      </w:r>
      <w:r>
        <w:t xml:space="preserve"> = </w:t>
      </w:r>
      <w:r w:rsidRPr="00F323CD">
        <w:rPr>
          <w:rStyle w:val="CodeChar"/>
        </w:rPr>
        <w:t>null</w:t>
      </w:r>
      <w:r>
        <w:t xml:space="preserve">. </w:t>
      </w:r>
    </w:p>
    <w:p w14:paraId="5E2C44AB" w14:textId="77777777" w:rsidR="00BD5E4F" w:rsidRDefault="00BD5E4F" w:rsidP="00BD5E4F">
      <w:r w:rsidRPr="00EB13B1">
        <w:rPr>
          <w:rStyle w:val="CodeChar"/>
        </w:rPr>
        <w:t>is_deprecated</w:t>
      </w:r>
      <w:r>
        <w:t xml:space="preserve"> = </w:t>
      </w:r>
      <w:r w:rsidRPr="00F323CD">
        <w:rPr>
          <w:rStyle w:val="CodeChar"/>
        </w:rPr>
        <w:t>false</w:t>
      </w:r>
      <w:r>
        <w:t>.</w:t>
      </w:r>
    </w:p>
    <w:p w14:paraId="63533DD8" w14:textId="77777777" w:rsidR="004409CB" w:rsidRDefault="004409CB" w:rsidP="003A27FD"/>
    <w:p w14:paraId="0B786CA0" w14:textId="77777777" w:rsidR="00CB1F99" w:rsidRPr="00CB1F99" w:rsidRDefault="00CB1F99" w:rsidP="00EF4E76">
      <w:pPr>
        <w:pStyle w:val="Heading5"/>
      </w:pPr>
      <w:bookmarkStart w:id="247" w:name="_Ref452125457"/>
      <w:r w:rsidRPr="00CB1F99">
        <w:t>Exceptions</w:t>
      </w:r>
      <w:bookmarkEnd w:id="247"/>
    </w:p>
    <w:p w14:paraId="25EBF1D8" w14:textId="77777777" w:rsidR="00CB1F99" w:rsidRDefault="00CB1F99" w:rsidP="003A27FD"/>
    <w:p w14:paraId="67A9BC64" w14:textId="77777777" w:rsidR="002335FD" w:rsidRDefault="002335FD" w:rsidP="003A27FD"/>
    <w:p w14:paraId="75AD28C2" w14:textId="77777777"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w:t>
      </w:r>
      <w:ins w:id="248" w:author="Serm Kulvatunyou" w:date="2016-02-26T15:12:00Z">
        <w:r w:rsidR="00F01BC1">
          <w:t xml:space="preserve">and do not end with </w:t>
        </w:r>
        <w:r w:rsidR="00F01BC1" w:rsidRPr="00F01BC1">
          <w:rPr>
            <w:rStyle w:val="CodeChar"/>
          </w:rPr>
          <w:t>“IDContentType”</w:t>
        </w:r>
        <w:r w:rsidR="00F01BC1">
          <w:t xml:space="preserve"> </w:t>
        </w:r>
      </w:ins>
      <w:r>
        <w:t xml:space="preserve">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then import both the unqualified BDTs and default BDTs in the same way as described above.</w:t>
      </w:r>
    </w:p>
    <w:p w14:paraId="0F0191EA" w14:textId="77777777" w:rsidR="004409CB" w:rsidRDefault="004409CB" w:rsidP="003A27FD"/>
    <w:p w14:paraId="4A47862A" w14:textId="77777777" w:rsidR="004409CB" w:rsidRDefault="004409CB" w:rsidP="004409CB">
      <w:commentRangeStart w:id="249"/>
      <w:r>
        <w:t xml:space="preserve">Some </w:t>
      </w:r>
      <w:r w:rsidR="002335FD">
        <w:t>modifications</w:t>
      </w:r>
      <w:r>
        <w:t xml:space="preserve"> to </w:t>
      </w:r>
      <w:r w:rsidRPr="00FA3A72">
        <w:rPr>
          <w:rStyle w:val="CodeChar"/>
        </w:rPr>
        <w:t>Fields.xsd</w:t>
      </w:r>
      <w:r>
        <w:t xml:space="preserve"> to do before the import.</w:t>
      </w:r>
      <w:commentRangeEnd w:id="249"/>
      <w:r w:rsidR="00173095">
        <w:rPr>
          <w:rStyle w:val="CommentReference"/>
        </w:rPr>
        <w:commentReference w:id="249"/>
      </w:r>
      <w:r w:rsidR="002335FD">
        <w:t xml:space="preserve"> </w:t>
      </w:r>
      <w:r w:rsidR="00BD5E4F">
        <w:t>Note that these have been logged in the GitHub Issues and expected to be fixed in 10.2.</w:t>
      </w:r>
    </w:p>
    <w:p w14:paraId="34F2D007" w14:textId="77777777" w:rsidR="004409CB" w:rsidRDefault="004409CB" w:rsidP="008F2EBB">
      <w:pPr>
        <w:pStyle w:val="ListParagraph"/>
        <w:numPr>
          <w:ilvl w:val="0"/>
          <w:numId w:val="6"/>
        </w:numPr>
      </w:pPr>
      <w:r>
        <w:t xml:space="preserve">Change the </w:t>
      </w:r>
      <w:r w:rsidRPr="00267317">
        <w:rPr>
          <w:rStyle w:val="CodeChar"/>
        </w:rPr>
        <w:t>DayDateType</w:t>
      </w:r>
      <w:r>
        <w:t xml:space="preserve"> to restrict on </w:t>
      </w:r>
      <w:r w:rsidRPr="00267317">
        <w:rPr>
          <w:rStyle w:val="CodeChar"/>
        </w:rPr>
        <w:t>DateType_DB95C8</w:t>
      </w:r>
    </w:p>
    <w:p w14:paraId="62235D0E" w14:textId="77777777" w:rsidR="004409CB" w:rsidRDefault="004409CB" w:rsidP="008F2EBB">
      <w:pPr>
        <w:pStyle w:val="ListParagraph"/>
        <w:numPr>
          <w:ilvl w:val="0"/>
          <w:numId w:val="6"/>
        </w:numPr>
      </w:pPr>
      <w:r>
        <w:t xml:space="preserve">Change the </w:t>
      </w:r>
      <w:r w:rsidRPr="00267317">
        <w:rPr>
          <w:rStyle w:val="CodeChar"/>
        </w:rPr>
        <w:t>MonthDateType</w:t>
      </w:r>
      <w:r>
        <w:t xml:space="preserve"> to restrict on </w:t>
      </w:r>
      <w:r w:rsidRPr="00267317">
        <w:rPr>
          <w:rStyle w:val="CodeChar"/>
        </w:rPr>
        <w:t>DateType_0C267D</w:t>
      </w:r>
    </w:p>
    <w:p w14:paraId="01B5CAFD" w14:textId="77777777" w:rsidR="004409CB" w:rsidRDefault="004409CB" w:rsidP="008F2EBB">
      <w:pPr>
        <w:pStyle w:val="ListParagraph"/>
        <w:numPr>
          <w:ilvl w:val="0"/>
          <w:numId w:val="6"/>
        </w:numPr>
      </w:pPr>
      <w:r>
        <w:t xml:space="preserve">Change the </w:t>
      </w:r>
      <w:r w:rsidRPr="00267317">
        <w:rPr>
          <w:rStyle w:val="CodeChar"/>
        </w:rPr>
        <w:t>MonthDayDateType</w:t>
      </w:r>
      <w:r>
        <w:t xml:space="preserve"> to restrict on </w:t>
      </w:r>
      <w:r w:rsidRPr="00267317">
        <w:rPr>
          <w:rStyle w:val="CodeChar"/>
        </w:rPr>
        <w:t>DateType_5B057B</w:t>
      </w:r>
    </w:p>
    <w:p w14:paraId="36390AC7" w14:textId="77777777" w:rsidR="004409CB" w:rsidRDefault="004409CB" w:rsidP="008F2EBB">
      <w:pPr>
        <w:pStyle w:val="ListParagraph"/>
        <w:numPr>
          <w:ilvl w:val="0"/>
          <w:numId w:val="6"/>
        </w:numPr>
      </w:pPr>
      <w:r>
        <w:t xml:space="preserve">Change the </w:t>
      </w:r>
      <w:r w:rsidRPr="00267317">
        <w:rPr>
          <w:rStyle w:val="CodeChar"/>
        </w:rPr>
        <w:t>YearDateType</w:t>
      </w:r>
      <w:r>
        <w:t xml:space="preserve"> to restrict on </w:t>
      </w:r>
      <w:r w:rsidRPr="00267317">
        <w:rPr>
          <w:rStyle w:val="CodeChar"/>
        </w:rPr>
        <w:t>DateType_57D5E1</w:t>
      </w:r>
    </w:p>
    <w:p w14:paraId="455F36FB" w14:textId="77777777" w:rsidR="004409CB" w:rsidRPr="00026403" w:rsidRDefault="004409CB" w:rsidP="008F2EBB">
      <w:pPr>
        <w:pStyle w:val="ListParagraph"/>
        <w:numPr>
          <w:ilvl w:val="0"/>
          <w:numId w:val="6"/>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14:paraId="70CD1EFC" w14:textId="77777777" w:rsidR="00026403" w:rsidRDefault="00026403" w:rsidP="008F2EBB">
      <w:pPr>
        <w:pStyle w:val="ListParagraph"/>
        <w:numPr>
          <w:ilvl w:val="0"/>
          <w:numId w:val="6"/>
        </w:numPr>
      </w:pPr>
      <w:r>
        <w:t>Modify text types</w:t>
      </w:r>
      <w:r w:rsidR="00440906">
        <w:t xml:space="preserve">. </w:t>
      </w:r>
    </w:p>
    <w:p w14:paraId="082AA7A8" w14:textId="77777777" w:rsidR="00371997" w:rsidRDefault="00371997" w:rsidP="008F2EBB">
      <w:pPr>
        <w:pStyle w:val="ListParagraph"/>
        <w:numPr>
          <w:ilvl w:val="1"/>
          <w:numId w:val="6"/>
        </w:numPr>
      </w:pPr>
      <w:r>
        <w:t xml:space="preserve">Add the following types to the </w:t>
      </w:r>
      <w:r w:rsidRPr="00371997">
        <w:t>BusinessDataType_1.xsd</w:t>
      </w:r>
      <w:r>
        <w:t>.</w:t>
      </w:r>
    </w:p>
    <w:p w14:paraId="676E801E" w14:textId="77777777" w:rsidR="00371997" w:rsidRDefault="00371997" w:rsidP="008F2EBB">
      <w:pPr>
        <w:pStyle w:val="ListParagraph"/>
        <w:numPr>
          <w:ilvl w:val="2"/>
          <w:numId w:val="6"/>
        </w:numPr>
      </w:pPr>
      <w:r w:rsidRPr="00371997">
        <w:rPr>
          <w:rStyle w:val="CodeChar"/>
        </w:rPr>
        <w:t>TextType_62S0C1</w:t>
      </w:r>
      <w:r>
        <w:t xml:space="preserve"> as an </w:t>
      </w:r>
      <w:r w:rsidRPr="00371997">
        <w:rPr>
          <w:rStyle w:val="CodeChar"/>
        </w:rPr>
        <w:t>xsd:simpleType</w:t>
      </w:r>
      <w:r>
        <w:t xml:space="preserve"> with restriction </w:t>
      </w:r>
      <w:r w:rsidRPr="00371997">
        <w:rPr>
          <w:rStyle w:val="CodeChar"/>
        </w:rPr>
        <w:t>on xsd:string</w:t>
      </w:r>
      <w:r>
        <w:t>.</w:t>
      </w:r>
    </w:p>
    <w:p w14:paraId="1535DF8F" w14:textId="77777777" w:rsidR="00371997" w:rsidRDefault="00371997" w:rsidP="008F2EBB">
      <w:pPr>
        <w:pStyle w:val="ListParagraph"/>
        <w:numPr>
          <w:ilvl w:val="2"/>
          <w:numId w:val="6"/>
        </w:numPr>
      </w:pPr>
      <w:r w:rsidRPr="00371997">
        <w:rPr>
          <w:rStyle w:val="CodeChar"/>
        </w:rPr>
        <w:t>TextType_0VCBZ5</w:t>
      </w:r>
      <w:r>
        <w:t xml:space="preserve"> as an </w:t>
      </w:r>
      <w:r w:rsidRPr="00371997">
        <w:rPr>
          <w:rStyle w:val="CodeChar"/>
        </w:rPr>
        <w:t>xsd:simpleType</w:t>
      </w:r>
      <w:r>
        <w:t xml:space="preserve"> with restriction on </w:t>
      </w:r>
      <w:r w:rsidRPr="00371997">
        <w:rPr>
          <w:rStyle w:val="CodeChar"/>
        </w:rPr>
        <w:t>xsd:normalizedString</w:t>
      </w:r>
      <w:r>
        <w:t>.</w:t>
      </w:r>
    </w:p>
    <w:p w14:paraId="4ECE3090" w14:textId="77777777" w:rsidR="00371997" w:rsidRDefault="00371997" w:rsidP="008F2EBB">
      <w:pPr>
        <w:pStyle w:val="ListParagraph"/>
        <w:numPr>
          <w:ilvl w:val="2"/>
          <w:numId w:val="6"/>
        </w:numPr>
      </w:pPr>
      <w:r w:rsidRPr="00371997">
        <w:rPr>
          <w:rStyle w:val="CodeChar"/>
        </w:rPr>
        <w:t>TextType_0F0ZX1</w:t>
      </w:r>
      <w:r>
        <w:t xml:space="preserve"> as an </w:t>
      </w:r>
      <w:r w:rsidRPr="00371997">
        <w:rPr>
          <w:rStyle w:val="CodeChar"/>
        </w:rPr>
        <w:t>xsd:simpleType</w:t>
      </w:r>
      <w:r>
        <w:t xml:space="preserve"> with restriction on </w:t>
      </w:r>
      <w:r w:rsidRPr="00371997">
        <w:rPr>
          <w:rStyle w:val="CodeChar"/>
        </w:rPr>
        <w:t>xsd:token</w:t>
      </w:r>
      <w:r>
        <w:t>.</w:t>
      </w:r>
    </w:p>
    <w:p w14:paraId="5729E651" w14:textId="77777777" w:rsidR="00026403" w:rsidRDefault="00026403" w:rsidP="008F2EBB">
      <w:pPr>
        <w:pStyle w:val="ListParagraph"/>
        <w:numPr>
          <w:ilvl w:val="1"/>
          <w:numId w:val="6"/>
        </w:numPr>
      </w:pPr>
      <w:r>
        <w:t xml:space="preserve">Change the </w:t>
      </w:r>
      <w:r>
        <w:rPr>
          <w:rStyle w:val="CodeChar"/>
        </w:rPr>
        <w:t>NormalizedStringType</w:t>
      </w:r>
      <w:r>
        <w:t xml:space="preserve"> to restrict on </w:t>
      </w:r>
      <w:r w:rsidRPr="00026403">
        <w:rPr>
          <w:rStyle w:val="CodeChar"/>
        </w:rPr>
        <w:t>TextType_0VCB</w:t>
      </w:r>
      <w:r w:rsidR="00371997">
        <w:rPr>
          <w:rStyle w:val="CodeChar"/>
        </w:rPr>
        <w:t>Z5</w:t>
      </w:r>
    </w:p>
    <w:p w14:paraId="7D75A1BD" w14:textId="77777777" w:rsidR="00026403" w:rsidRDefault="00026403" w:rsidP="008F2EBB">
      <w:pPr>
        <w:pStyle w:val="ListParagraph"/>
        <w:numPr>
          <w:ilvl w:val="1"/>
          <w:numId w:val="6"/>
        </w:numPr>
      </w:pPr>
      <w:r>
        <w:t xml:space="preserve">Change the </w:t>
      </w:r>
      <w:r>
        <w:rPr>
          <w:rStyle w:val="CodeChar"/>
        </w:rPr>
        <w:t>Token</w:t>
      </w:r>
      <w:r w:rsidRPr="00267317">
        <w:rPr>
          <w:rStyle w:val="CodeChar"/>
        </w:rPr>
        <w:t>Type</w:t>
      </w:r>
      <w:r>
        <w:t xml:space="preserve"> to restrict on </w:t>
      </w:r>
      <w:r w:rsidRPr="00026403">
        <w:rPr>
          <w:rStyle w:val="CodeChar"/>
        </w:rPr>
        <w:t>TextType_0F0Z</w:t>
      </w:r>
      <w:r w:rsidR="00371997">
        <w:rPr>
          <w:rStyle w:val="CodeChar"/>
        </w:rPr>
        <w:t>X1</w:t>
      </w:r>
    </w:p>
    <w:p w14:paraId="24CADA94" w14:textId="77777777" w:rsidR="00026403" w:rsidRDefault="00026403" w:rsidP="008F2EBB">
      <w:pPr>
        <w:pStyle w:val="ListParagraph"/>
        <w:numPr>
          <w:ilvl w:val="1"/>
          <w:numId w:val="6"/>
        </w:numPr>
      </w:pPr>
      <w:r>
        <w:t xml:space="preserve">Change the </w:t>
      </w:r>
      <w:r>
        <w:rPr>
          <w:rStyle w:val="CodeChar"/>
        </w:rPr>
        <w:t>String</w:t>
      </w:r>
      <w:r w:rsidRPr="00267317">
        <w:rPr>
          <w:rStyle w:val="CodeChar"/>
        </w:rPr>
        <w:t>Type</w:t>
      </w:r>
      <w:r>
        <w:t xml:space="preserve"> to restrict on </w:t>
      </w:r>
      <w:r w:rsidRPr="00026403">
        <w:rPr>
          <w:rStyle w:val="CodeChar"/>
        </w:rPr>
        <w:t>TextType_62S0</w:t>
      </w:r>
      <w:r w:rsidR="00371997">
        <w:rPr>
          <w:rStyle w:val="CodeChar"/>
        </w:rPr>
        <w:t>C1</w:t>
      </w:r>
    </w:p>
    <w:p w14:paraId="1530309E" w14:textId="77777777" w:rsidR="00026403" w:rsidRDefault="00026403" w:rsidP="003A27FD"/>
    <w:p w14:paraId="74C5D07F" w14:textId="77777777" w:rsidR="004409CB" w:rsidRDefault="00026403" w:rsidP="003A27FD">
      <w:r>
        <w:t xml:space="preserve">Note that in the above statements “Change the X to restrict on Y”, X’s are in the unqualified BDTs category and Y’s are </w:t>
      </w:r>
      <w:r w:rsidR="00BD5E4F">
        <w:t xml:space="preserve">in the </w:t>
      </w:r>
      <w:r>
        <w:t>default BDTs category.</w:t>
      </w:r>
    </w:p>
    <w:p w14:paraId="63DC93B1" w14:textId="77777777" w:rsidR="00E23223" w:rsidRDefault="00E23223" w:rsidP="00EF4E76">
      <w:pPr>
        <w:pStyle w:val="Heading5"/>
      </w:pPr>
      <w:bookmarkStart w:id="250" w:name="_Ref452125472"/>
      <w:commentRangeStart w:id="251"/>
      <w:r>
        <w:t xml:space="preserve">Additional </w:t>
      </w:r>
      <w:r w:rsidR="002073DD">
        <w:t>default</w:t>
      </w:r>
      <w:r>
        <w:t xml:space="preserve"> BDTs</w:t>
      </w:r>
      <w:commentRangeEnd w:id="251"/>
      <w:r w:rsidR="00087658">
        <w:rPr>
          <w:rStyle w:val="CommentReference"/>
          <w:iCs/>
        </w:rPr>
        <w:commentReference w:id="251"/>
      </w:r>
      <w:bookmarkEnd w:id="250"/>
    </w:p>
    <w:p w14:paraId="201ADB5F" w14:textId="77777777" w:rsidR="006B0457" w:rsidRDefault="006C6E10" w:rsidP="00E23223">
      <w:r>
        <w:t xml:space="preserve">There are additional default BDTs </w:t>
      </w:r>
      <w:ins w:id="252" w:author="Serm Kulvatunyou" w:date="2016-02-25T20:46:00Z">
        <w:r w:rsidR="00190F0A">
          <w:t xml:space="preserve">that do not fall into any of the above type definition patterns. First, </w:t>
        </w:r>
        <w:r w:rsidR="00190F0A" w:rsidRPr="00AA48B4">
          <w:rPr>
            <w:rStyle w:val="CodeChar"/>
          </w:rPr>
          <w:t>CodeType_1E7368</w:t>
        </w:r>
        <w:r w:rsidR="00190F0A">
          <w:t xml:space="preserve"> and </w:t>
        </w:r>
        <w:r w:rsidR="00190F0A" w:rsidRPr="00AA48B4">
          <w:rPr>
            <w:rStyle w:val="CodeChar"/>
          </w:rPr>
          <w:t>IDType_B3F14E</w:t>
        </w:r>
        <w:r w:rsidR="00190F0A">
          <w:t xml:space="preserve"> are </w:t>
        </w:r>
      </w:ins>
      <w:r>
        <w:t xml:space="preserve">used directly in the </w:t>
      </w:r>
      <w:r w:rsidRPr="0099753F">
        <w:rPr>
          <w:rStyle w:val="CodeChar"/>
        </w:rPr>
        <w:t>xsd:attribute</w:t>
      </w:r>
      <w:r>
        <w:t xml:space="preserve"> </w:t>
      </w:r>
      <w:ins w:id="253" w:author="Serm Kulvatunyou" w:date="2016-02-25T20:46:00Z">
        <w:r w:rsidR="00190F0A">
          <w:t>complex content</w:t>
        </w:r>
      </w:ins>
      <w:ins w:id="254" w:author="Serm Kulvatunyou" w:date="2016-02-25T20:47:00Z">
        <w:r w:rsidR="00190F0A">
          <w:t xml:space="preserve"> definitions </w:t>
        </w:r>
      </w:ins>
      <w:r>
        <w:t xml:space="preserve">within the </w:t>
      </w:r>
      <w:r w:rsidRPr="0099753F">
        <w:rPr>
          <w:rStyle w:val="CodeChar"/>
        </w:rPr>
        <w:t>Meta.xsd</w:t>
      </w:r>
      <w:ins w:id="255" w:author="Serm Kulvatunyou" w:date="2016-02-29T07:21:00Z">
        <w:r w:rsidR="00AA48B4">
          <w:rPr>
            <w:rStyle w:val="CodeChar"/>
          </w:rPr>
          <w:t xml:space="preserve">, </w:t>
        </w:r>
      </w:ins>
      <w:del w:id="256" w:author="Serm Kulvatunyou" w:date="2016-02-25T20:47:00Z">
        <w:r w:rsidDel="00190F0A">
          <w:delText xml:space="preserve">, </w:delText>
        </w:r>
        <w:r w:rsidRPr="0099753F" w:rsidDel="00190F0A">
          <w:rPr>
            <w:rStyle w:val="CodeChar"/>
          </w:rPr>
          <w:delText>Fields.xsd</w:delText>
        </w:r>
        <w:r w:rsidDel="00190F0A">
          <w:delText>,</w:delText>
        </w:r>
      </w:del>
      <w:del w:id="257" w:author="Serm Kulvatunyou" w:date="2016-02-29T07:21:00Z">
        <w:r w:rsidDel="00AA48B4">
          <w:delText xml:space="preserve"> </w:delText>
        </w:r>
      </w:del>
      <w:r w:rsidRPr="0099753F">
        <w:rPr>
          <w:rStyle w:val="CodeChar"/>
        </w:rPr>
        <w:t>Components.xsd</w:t>
      </w:r>
      <w:r>
        <w:t xml:space="preserve">, and </w:t>
      </w:r>
      <w:r w:rsidRPr="0099753F">
        <w:rPr>
          <w:rStyle w:val="CodeChar"/>
        </w:rPr>
        <w:t>Noun</w:t>
      </w:r>
      <w:r>
        <w:t xml:space="preserve"> files</w:t>
      </w:r>
      <w:ins w:id="258" w:author="Serm Kulvatunyou" w:date="2016-02-25T20:47:00Z">
        <w:r w:rsidR="00190F0A">
          <w:t>.</w:t>
        </w:r>
      </w:ins>
      <w:r>
        <w:t xml:space="preserve"> </w:t>
      </w:r>
      <w:del w:id="259" w:author="Serm Kulvatunyou" w:date="2016-02-25T20:50:00Z">
        <w:r w:rsidDel="00190F0A">
          <w:delText>(both directly under the Platform and under the Model folders).</w:delText>
        </w:r>
        <w:r w:rsidR="004D6626" w:rsidDel="00190F0A">
          <w:delText xml:space="preserve"> The way to retrieve these types is to run an XPATH query across these files and check one by one whether it has already been imported. The XPATH query to use is </w:delText>
        </w:r>
        <w:r w:rsidR="004D6626" w:rsidRPr="0099753F" w:rsidDel="00190F0A">
          <w:rPr>
            <w:rStyle w:val="CodeChar"/>
          </w:rPr>
          <w:delText>distinct-values(//xsd:attribute/@type)</w:delText>
        </w:r>
        <w:r w:rsidR="004D6626" w:rsidDel="00190F0A">
          <w:delText xml:space="preserve">. </w:delText>
        </w:r>
        <w:r w:rsidR="006B0457" w:rsidDel="00190F0A">
          <w:delText>Check by comparing DEN to whether the type has already been imported</w:delText>
        </w:r>
        <w:r w:rsidR="007601AE" w:rsidDel="00190F0A">
          <w:delText xml:space="preserve"> (note that for the type whose name ends with </w:delText>
        </w:r>
        <w:r w:rsidR="007601AE" w:rsidRPr="007601AE" w:rsidDel="00190F0A">
          <w:rPr>
            <w:rStyle w:val="CodeChar"/>
          </w:rPr>
          <w:delText>‘CodeContentType’</w:delText>
        </w:r>
        <w:r w:rsidR="007601AE" w:rsidDel="00190F0A">
          <w:delText xml:space="preserve">, its </w:delText>
        </w:r>
        <w:r w:rsidR="006A0E82" w:rsidDel="00190F0A">
          <w:delText xml:space="preserve">first part of </w:delText>
        </w:r>
        <w:r w:rsidR="007601AE" w:rsidDel="00190F0A">
          <w:delText xml:space="preserve">DEN is </w:delText>
        </w:r>
        <w:r w:rsidR="007601AE" w:rsidRPr="007601AE" w:rsidDel="00190F0A">
          <w:rPr>
            <w:rStyle w:val="CodeChar"/>
          </w:rPr>
          <w:delText>SpaceSeparate(substring-</w:delText>
        </w:r>
        <w:r w:rsidR="007601AE" w:rsidRPr="00814EDE" w:rsidDel="00190F0A">
          <w:rPr>
            <w:rStyle w:val="CodeChar"/>
            <w:highlight w:val="green"/>
          </w:rPr>
          <w:delText>before(@type))</w:delText>
        </w:r>
        <w:r w:rsidR="007601AE" w:rsidRPr="00814EDE" w:rsidDel="00190F0A">
          <w:rPr>
            <w:highlight w:val="green"/>
          </w:rPr>
          <w:delText>)</w:delText>
        </w:r>
        <w:r w:rsidR="006B0457" w:rsidRPr="00814EDE" w:rsidDel="00190F0A">
          <w:rPr>
            <w:highlight w:val="green"/>
          </w:rPr>
          <w:delText>.</w:delText>
        </w:r>
        <w:r w:rsidR="006B0457" w:rsidDel="00190F0A">
          <w:delText xml:space="preserve"> If not,</w:delText>
        </w:r>
      </w:del>
      <w:ins w:id="260" w:author="Serm Kulvatunyou" w:date="2016-02-25T20:50:00Z">
        <w:r w:rsidR="00190F0A">
          <w:t>These three types need to be imported</w:t>
        </w:r>
      </w:ins>
      <w:r w:rsidR="00E91132">
        <w:t xml:space="preserve"> </w:t>
      </w:r>
      <w:del w:id="261" w:author="Serm Kulvatunyou" w:date="2016-02-25T20:50:00Z">
        <w:r w:rsidR="00E91132" w:rsidDel="00190F0A">
          <w:delText>use</w:delText>
        </w:r>
        <w:r w:rsidR="006B0457" w:rsidDel="00190F0A">
          <w:delText xml:space="preserve"> </w:delText>
        </w:r>
      </w:del>
      <w:ins w:id="262" w:author="Serm Kulvatunyou" w:date="2016-02-25T20:50:00Z">
        <w:r w:rsidR="00190F0A">
          <w:t xml:space="preserve">using </w:t>
        </w:r>
      </w:ins>
      <w:r w:rsidR="006B0457">
        <w:t xml:space="preserve">the </w:t>
      </w:r>
      <w:r w:rsidR="006B0457">
        <w:lastRenderedPageBreak/>
        <w:t xml:space="preserve">logic above to populate the </w:t>
      </w:r>
      <w:r w:rsidR="00736ABC" w:rsidRPr="00B71C1F">
        <w:rPr>
          <w:rStyle w:val="CodeChar"/>
        </w:rPr>
        <w:t>dt</w:t>
      </w:r>
      <w:r w:rsidR="006B0457" w:rsidRPr="00B71C1F">
        <w:rPr>
          <w:rStyle w:val="CodeChar"/>
        </w:rPr>
        <w:t xml:space="preserve"> </w:t>
      </w:r>
      <w:r w:rsidR="006B0457">
        <w:t>table and the rest of the sections below to populate other tables. Note that these are considered default BDTs, so follow the description for default BDTs.</w:t>
      </w:r>
      <w:r w:rsidR="00B5410E">
        <w:t xml:space="preserve"> </w:t>
      </w:r>
    </w:p>
    <w:p w14:paraId="415E9ED5" w14:textId="77777777" w:rsidR="002073DD" w:rsidRDefault="002073DD" w:rsidP="00E23223"/>
    <w:p w14:paraId="66002A9E" w14:textId="77777777" w:rsidR="002730CD" w:rsidRDefault="00341B05" w:rsidP="00E23223">
      <w:pPr>
        <w:rPr>
          <w:ins w:id="263" w:author="Serm Kulvatunyou" w:date="2016-02-19T14:53:00Z"/>
        </w:rPr>
      </w:pPr>
      <w:r>
        <w:t xml:space="preserve">Additionally, import the </w:t>
      </w:r>
      <w:r w:rsidRPr="00341B05">
        <w:rPr>
          <w:rStyle w:val="CodeChar"/>
        </w:rPr>
        <w:t>ValueType_039C44</w:t>
      </w:r>
      <w:r>
        <w:t xml:space="preserve"> in the </w:t>
      </w:r>
      <w:r w:rsidRPr="00341B05">
        <w:rPr>
          <w:rStyle w:val="CodeChar"/>
        </w:rPr>
        <w:t>BusinessDataType_1.xsd</w:t>
      </w:r>
      <w:r>
        <w:t xml:space="preserve">. This type is used in the </w:t>
      </w:r>
      <w:r w:rsidRPr="00341B05">
        <w:rPr>
          <w:rStyle w:val="CodeChar"/>
        </w:rPr>
        <w:t>PrioritySequenceValue</w:t>
      </w:r>
      <w:r>
        <w:t xml:space="preserve"> BCCP in the </w:t>
      </w:r>
      <w:r w:rsidRPr="00341B05">
        <w:rPr>
          <w:rStyle w:val="CodeChar"/>
        </w:rPr>
        <w:t>Fields.xsd</w:t>
      </w:r>
      <w:r>
        <w:t>.</w:t>
      </w:r>
    </w:p>
    <w:p w14:paraId="2F6FD60D" w14:textId="77777777" w:rsidR="002730CD" w:rsidRDefault="002730CD" w:rsidP="00EF4E76">
      <w:pPr>
        <w:pStyle w:val="Heading5"/>
        <w:rPr>
          <w:ins w:id="264" w:author="Serm Kulvatunyou" w:date="2016-02-19T14:58:00Z"/>
        </w:rPr>
      </w:pPr>
      <w:bookmarkStart w:id="265" w:name="_Ref452125482"/>
      <w:ins w:id="266" w:author="Serm Kulvatunyou" w:date="2016-02-19T14:53:00Z">
        <w:r>
          <w:t xml:space="preserve">Import </w:t>
        </w:r>
      </w:ins>
      <w:commentRangeStart w:id="267"/>
      <w:ins w:id="268" w:author="Serm Kulvatunyou" w:date="2016-02-19T14:58:00Z">
        <w:r>
          <w:t>CodeContentType</w:t>
        </w:r>
      </w:ins>
      <w:commentRangeEnd w:id="267"/>
      <w:ins w:id="269" w:author="Serm Kulvatunyou" w:date="2016-02-19T15:04:00Z">
        <w:r w:rsidR="002D7142">
          <w:rPr>
            <w:rStyle w:val="CommentReference"/>
            <w:iCs/>
          </w:rPr>
          <w:commentReference w:id="267"/>
        </w:r>
      </w:ins>
      <w:bookmarkEnd w:id="265"/>
    </w:p>
    <w:p w14:paraId="707384B7" w14:textId="77777777" w:rsidR="002730CD" w:rsidRDefault="002730CD" w:rsidP="002730CD">
      <w:pPr>
        <w:rPr>
          <w:ins w:id="270" w:author="Serm Kulvatunyou" w:date="2016-02-25T23:24:00Z"/>
        </w:rPr>
      </w:pPr>
      <w:ins w:id="271" w:author="Serm Kulvatunyou" w:date="2016-02-19T14:58:00Z">
        <w:r>
          <w:t xml:space="preserve">The </w:t>
        </w:r>
        <w:r w:rsidRPr="002730CD">
          <w:rPr>
            <w:rStyle w:val="CodeChar"/>
          </w:rPr>
          <w:t>CodeContentType</w:t>
        </w:r>
        <w:r>
          <w:t xml:space="preserve"> shall be imported as an unqualified BDT as described above</w:t>
        </w:r>
      </w:ins>
      <w:ins w:id="272" w:author="Serm Kulvatunyou" w:date="2016-02-19T15:00:00Z">
        <w:r>
          <w:t xml:space="preserve"> (it</w:t>
        </w:r>
      </w:ins>
      <w:ins w:id="273" w:author="Serm Kulvatunyou" w:date="2016-02-19T14:59:00Z">
        <w:r>
          <w:t xml:space="preserve"> is a restriction based on </w:t>
        </w:r>
        <w:r w:rsidRPr="002D7142">
          <w:rPr>
            <w:rStyle w:val="CodeChar"/>
          </w:rPr>
          <w:t>CodeType_1E7368</w:t>
        </w:r>
      </w:ins>
      <w:ins w:id="274" w:author="Serm Kulvatunyou" w:date="2016-02-25T23:23:00Z">
        <w:r w:rsidR="00716258">
          <w:t xml:space="preserve">. </w:t>
        </w:r>
      </w:ins>
      <w:ins w:id="275" w:author="Serm Kulvatunyou" w:date="2016-02-19T15:00:00Z">
        <w:r w:rsidRPr="002D7142">
          <w:rPr>
            <w:rStyle w:val="CodeChar"/>
          </w:rPr>
          <w:t>CodeType_1E7368</w:t>
        </w:r>
        <w:r>
          <w:t xml:space="preserve"> </w:t>
        </w:r>
      </w:ins>
      <w:ins w:id="276" w:author="Serm Kulvatunyou" w:date="2016-02-25T23:23:00Z">
        <w:r w:rsidR="00716258">
          <w:t>should already</w:t>
        </w:r>
      </w:ins>
      <w:ins w:id="277" w:author="Serm Kulvatunyou" w:date="2016-02-19T15:00:00Z">
        <w:r>
          <w:t xml:space="preserve"> be imported </w:t>
        </w:r>
      </w:ins>
      <w:ins w:id="278" w:author="Serm Kulvatunyou" w:date="2016-02-19T15:01:00Z">
        <w:r>
          <w:t xml:space="preserve">per </w:t>
        </w:r>
      </w:ins>
      <w:ins w:id="279" w:author="Serm Kulvatunyou" w:date="2016-02-19T15:00:00Z">
        <w:r>
          <w:t xml:space="preserve">the </w:t>
        </w:r>
      </w:ins>
      <w:ins w:id="280" w:author="Serm Kulvatunyou" w:date="2016-02-25T23:24:00Z">
        <w:r w:rsidR="00716258">
          <w:t>preceding section</w:t>
        </w:r>
      </w:ins>
      <w:ins w:id="281" w:author="Serm Kulvatunyou" w:date="2016-02-19T15:03:00Z">
        <w:r>
          <w:t>.</w:t>
        </w:r>
      </w:ins>
    </w:p>
    <w:p w14:paraId="1AB75213" w14:textId="77777777" w:rsidR="00716258" w:rsidRDefault="00716258" w:rsidP="002730CD">
      <w:pPr>
        <w:rPr>
          <w:ins w:id="282" w:author="Serm Kulvatunyou" w:date="2016-02-25T23:24:00Z"/>
        </w:rPr>
      </w:pPr>
    </w:p>
    <w:p w14:paraId="05D46478" w14:textId="77777777" w:rsidR="00716258" w:rsidRDefault="00716258" w:rsidP="00EF4E76">
      <w:pPr>
        <w:pStyle w:val="Heading5"/>
        <w:rPr>
          <w:ins w:id="283" w:author="Serm Kulvatunyou" w:date="2016-02-25T23:25:00Z"/>
        </w:rPr>
      </w:pPr>
      <w:bookmarkStart w:id="284" w:name="_Ref452125485"/>
      <w:ins w:id="285" w:author="Serm Kulvatunyou" w:date="2016-02-25T23:25:00Z">
        <w:r>
          <w:t xml:space="preserve">Import </w:t>
        </w:r>
      </w:ins>
      <w:ins w:id="286" w:author="Serm Kulvatunyou" w:date="2016-02-25T23:26:00Z">
        <w:r>
          <w:t>ID</w:t>
        </w:r>
      </w:ins>
      <w:commentRangeStart w:id="287"/>
      <w:ins w:id="288" w:author="Serm Kulvatunyou" w:date="2016-02-25T23:25:00Z">
        <w:r>
          <w:t>ContentType</w:t>
        </w:r>
        <w:commentRangeEnd w:id="287"/>
        <w:r>
          <w:rPr>
            <w:rStyle w:val="CommentReference"/>
            <w:iCs/>
          </w:rPr>
          <w:commentReference w:id="287"/>
        </w:r>
        <w:bookmarkEnd w:id="284"/>
      </w:ins>
    </w:p>
    <w:p w14:paraId="401F0099" w14:textId="77777777" w:rsidR="00716258" w:rsidRPr="002730CD" w:rsidRDefault="00716258" w:rsidP="002730CD">
      <w:ins w:id="289" w:author="Serm Kulvatunyou" w:date="2016-02-25T23:25:00Z">
        <w:r>
          <w:t xml:space="preserve">The </w:t>
        </w:r>
      </w:ins>
      <w:ins w:id="290" w:author="Serm Kulvatunyou" w:date="2016-02-25T23:33:00Z">
        <w:r w:rsidR="004A47BA">
          <w:rPr>
            <w:rStyle w:val="CodeChar"/>
          </w:rPr>
          <w:t>ID</w:t>
        </w:r>
      </w:ins>
      <w:ins w:id="291" w:author="Serm Kulvatunyou" w:date="2016-02-25T23:25:00Z">
        <w:r w:rsidRPr="002730CD">
          <w:rPr>
            <w:rStyle w:val="CodeChar"/>
          </w:rPr>
          <w:t>ContentType</w:t>
        </w:r>
        <w:r>
          <w:t xml:space="preserve"> shall be imported as an unqualified BDT as described above (it is a restriction based on </w:t>
        </w:r>
      </w:ins>
      <w:ins w:id="292" w:author="Serm Kulvatunyou" w:date="2016-02-25T23:33:00Z">
        <w:r w:rsidR="004A47BA">
          <w:rPr>
            <w:rStyle w:val="CodeChar"/>
          </w:rPr>
          <w:t>IDType</w:t>
        </w:r>
      </w:ins>
      <w:ins w:id="293" w:author="Serm Kulvatunyou" w:date="2016-02-25T23:25:00Z">
        <w:r w:rsidRPr="002D7142">
          <w:rPr>
            <w:rStyle w:val="CodeChar"/>
          </w:rPr>
          <w:t>_</w:t>
        </w:r>
      </w:ins>
      <w:ins w:id="294" w:author="Serm Kulvatunyou" w:date="2016-02-25T23:33:00Z">
        <w:r w:rsidR="004A47BA">
          <w:rPr>
            <w:rStyle w:val="CodeChar"/>
          </w:rPr>
          <w:t>B3F14E</w:t>
        </w:r>
      </w:ins>
      <w:ins w:id="295" w:author="Serm Kulvatunyou" w:date="2016-02-25T23:25:00Z">
        <w:r>
          <w:t xml:space="preserve">. </w:t>
        </w:r>
      </w:ins>
      <w:ins w:id="296" w:author="Serm Kulvatunyou" w:date="2016-02-29T10:14:00Z">
        <w:r w:rsidR="00F20F71">
          <w:rPr>
            <w:rStyle w:val="CodeChar"/>
          </w:rPr>
          <w:t>IDType</w:t>
        </w:r>
        <w:r w:rsidR="00F20F71" w:rsidRPr="002D7142">
          <w:rPr>
            <w:rStyle w:val="CodeChar"/>
          </w:rPr>
          <w:t>_</w:t>
        </w:r>
        <w:r w:rsidR="00F20F71">
          <w:rPr>
            <w:rStyle w:val="CodeChar"/>
          </w:rPr>
          <w:t>B3F14E</w:t>
        </w:r>
        <w:r w:rsidR="00F20F71">
          <w:t xml:space="preserve"> </w:t>
        </w:r>
      </w:ins>
      <w:ins w:id="297" w:author="Serm Kulvatunyou" w:date="2016-02-25T23:25:00Z">
        <w:r>
          <w:t>should already be imported per the preceding section.</w:t>
        </w:r>
      </w:ins>
    </w:p>
    <w:p w14:paraId="0066BF7C" w14:textId="77777777" w:rsidR="00803FFF" w:rsidRDefault="002D5E53" w:rsidP="002D5E53">
      <w:pPr>
        <w:pStyle w:val="Heading5"/>
      </w:pPr>
      <w:bookmarkStart w:id="298" w:name="_Toc442108920"/>
      <w:r>
        <w:t xml:space="preserve">Populate </w:t>
      </w:r>
      <w:r w:rsidR="00072832">
        <w:t>bdt_pri_restri</w:t>
      </w:r>
      <w:r>
        <w:t xml:space="preserve"> table</w:t>
      </w:r>
      <w:bookmarkEnd w:id="298"/>
    </w:p>
    <w:p w14:paraId="00CC999E" w14:textId="77777777" w:rsidR="00864DD4" w:rsidRPr="00864DD4" w:rsidRDefault="00072832" w:rsidP="00864DD4">
      <w:r>
        <w:t xml:space="preserve">This </w:t>
      </w:r>
      <w:r w:rsidRPr="00072832">
        <w:rPr>
          <w:rStyle w:val="CodeChar"/>
        </w:rPr>
        <w:t>bdt_pri_restri</w:t>
      </w:r>
      <w:r>
        <w:t xml:space="preserve"> (BDT Primitive Restriction) table a</w:t>
      </w:r>
      <w:r w:rsidR="00864DD4">
        <w:t>ssign</w:t>
      </w:r>
      <w:r>
        <w:t>s</w:t>
      </w:r>
      <w:r w:rsidR="00864DD4">
        <w:t xml:space="preserve"> </w:t>
      </w:r>
      <w:r w:rsidR="00E12A5F">
        <w:t xml:space="preserve">CDT </w:t>
      </w:r>
      <w:r w:rsidR="00864DD4">
        <w:t>primitives and map XSD built-in types to the default BDTs and unqualified BDTs.</w:t>
      </w:r>
    </w:p>
    <w:p w14:paraId="442E0443" w14:textId="77777777" w:rsidR="00420B87" w:rsidRDefault="00420B87" w:rsidP="002D5E53"/>
    <w:p w14:paraId="34665997" w14:textId="77777777" w:rsidR="002D5E53" w:rsidRDefault="00072832" w:rsidP="002D5E53">
      <w:r>
        <w:rPr>
          <w:rStyle w:val="CodeChar"/>
        </w:rPr>
        <w:t>bdt_pri_restri_id</w:t>
      </w:r>
      <w:r w:rsidR="00420B87">
        <w:t xml:space="preserve"> = Auto-generate database key.</w:t>
      </w:r>
    </w:p>
    <w:p w14:paraId="5587CD72" w14:textId="77777777" w:rsidR="00420B87" w:rsidRDefault="00072832" w:rsidP="002D5E53">
      <w:r>
        <w:rPr>
          <w:rStyle w:val="CodeChar"/>
        </w:rPr>
        <w:t>bdt_id</w:t>
      </w:r>
      <w:r w:rsidR="00420B87">
        <w:t xml:space="preserve"> = Foreign key to the BDTs populated in the previous section.</w:t>
      </w:r>
      <w:r w:rsidR="00BF5AD3">
        <w:t xml:space="preserve"> There will be 1 or more rows in this table for each BDT because of the 1:m map between the CDT Primitive and XSD built-in type.</w:t>
      </w:r>
    </w:p>
    <w:p w14:paraId="55E17537" w14:textId="7DE92301" w:rsidR="00BF5AD3" w:rsidRDefault="00A24AD6" w:rsidP="002D5E53">
      <w:r>
        <w:rPr>
          <w:rStyle w:val="CodeChar"/>
        </w:rPr>
        <w:t>cdt_awd_pri_xps_type_map_id</w:t>
      </w:r>
      <w:r w:rsidR="00420B87">
        <w:t xml:space="preserve"> = </w:t>
      </w:r>
      <w:r w:rsidR="00460CBB">
        <w:t xml:space="preserve">This is a foreign key to the </w:t>
      </w:r>
      <w:r w:rsidR="005C46FF">
        <w:rPr>
          <w:rStyle w:val="CodeChar"/>
        </w:rPr>
        <w:t>cdt_awd_pri_xps_type_map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93447A">
        <w:t>3.1.1.3.5</w:t>
      </w:r>
      <w:r w:rsidR="00460CBB">
        <w:fldChar w:fldCharType="end"/>
      </w:r>
      <w:r w:rsidR="00460CBB">
        <w:t xml:space="preserve">. </w:t>
      </w:r>
      <w:commentRangeStart w:id="299"/>
      <w:r w:rsidR="00CB1F99">
        <w:t>Each BDT</w:t>
      </w:r>
      <w:ins w:id="300" w:author="Serm Kulvatunyou" w:date="2016-05-27T15:13:00Z">
        <w:r w:rsidR="00EF4E76">
          <w:t xml:space="preserve"> in </w:t>
        </w:r>
      </w:ins>
      <w:ins w:id="301" w:author="Serm Kulvatunyou" w:date="2016-05-27T15:14:00Z">
        <w:r w:rsidR="00EF4E76">
          <w:fldChar w:fldCharType="begin"/>
        </w:r>
        <w:r w:rsidR="00EF4E76">
          <w:instrText xml:space="preserve"> REF _Ref452125410 \r \h </w:instrText>
        </w:r>
      </w:ins>
      <w:r w:rsidR="00EF4E76">
        <w:fldChar w:fldCharType="separate"/>
      </w:r>
      <w:ins w:id="302" w:author="Serm Kulvatunyou" w:date="2016-05-27T15:14:00Z">
        <w:r w:rsidR="00EF4E76">
          <w:t>3.1.1.8.1</w:t>
        </w:r>
        <w:r w:rsidR="00EF4E76">
          <w:fldChar w:fldCharType="end"/>
        </w:r>
      </w:ins>
      <w:del w:id="303" w:author="Serm Kulvatunyou" w:date="2016-05-27T15:15:00Z">
        <w:r w:rsidR="00CB1F99" w:rsidDel="00EF4E76">
          <w:delText xml:space="preserve">, except those in the Exception subsection of the previous section, </w:delText>
        </w:r>
      </w:del>
      <w:r w:rsidR="00BF5AD3">
        <w:t>will use all the entries from that table per its associated CDT Primitive</w:t>
      </w:r>
      <w:r w:rsidR="00A9764D">
        <w:t>(s)</w:t>
      </w:r>
      <w:r w:rsidR="00BF5AD3">
        <w:t>.</w:t>
      </w:r>
      <w:r w:rsidR="00567E9B">
        <w:t xml:space="preserve"> </w:t>
      </w:r>
      <w:ins w:id="304" w:author="Serm Kulvatunyou" w:date="2016-05-27T15:00:00Z">
        <w:r w:rsidR="0077776D">
          <w:t xml:space="preserve">For </w:t>
        </w:r>
      </w:ins>
      <w:del w:id="305" w:author="Serm Kulvatunyou" w:date="2016-05-27T15:00:00Z">
        <w:r w:rsidR="00CB1F99" w:rsidDel="0077776D">
          <w:delText>T</w:delText>
        </w:r>
      </w:del>
      <w:ins w:id="306" w:author="Serm Kulvatunyou" w:date="2016-05-27T15:00:00Z">
        <w:r w:rsidR="0077776D">
          <w:t>t</w:t>
        </w:r>
      </w:ins>
      <w:r w:rsidR="00CB1F99">
        <w:t xml:space="preserve">hose in the </w:t>
      </w:r>
      <w:ins w:id="307" w:author="Serm Kulvatunyou" w:date="2016-05-27T15:15:00Z">
        <w:r w:rsidR="00EF4E76">
          <w:fldChar w:fldCharType="begin"/>
        </w:r>
        <w:r w:rsidR="00EF4E76">
          <w:instrText xml:space="preserve"> REF _Ref452125457 \r \h </w:instrText>
        </w:r>
      </w:ins>
      <w:r w:rsidR="00EF4E76">
        <w:fldChar w:fldCharType="separate"/>
      </w:r>
      <w:ins w:id="308" w:author="Serm Kulvatunyou" w:date="2016-05-27T15:15:00Z">
        <w:r w:rsidR="00EF4E76">
          <w:t>3.1.1.8.3</w:t>
        </w:r>
        <w:r w:rsidR="00EF4E76">
          <w:fldChar w:fldCharType="end"/>
        </w:r>
        <w:r w:rsidR="00EF4E76">
          <w:t xml:space="preserve">, </w:t>
        </w:r>
        <w:r w:rsidR="00EF4E76">
          <w:fldChar w:fldCharType="begin"/>
        </w:r>
        <w:r w:rsidR="00EF4E76">
          <w:instrText xml:space="preserve"> REF _Ref452125472 \r \h </w:instrText>
        </w:r>
      </w:ins>
      <w:r w:rsidR="00EF4E76">
        <w:fldChar w:fldCharType="separate"/>
      </w:r>
      <w:ins w:id="309" w:author="Serm Kulvatunyou" w:date="2016-05-27T15:15:00Z">
        <w:r w:rsidR="00EF4E76">
          <w:t>3.1.1.8.4</w:t>
        </w:r>
        <w:r w:rsidR="00EF4E76">
          <w:fldChar w:fldCharType="end"/>
        </w:r>
        <w:r w:rsidR="00EF4E76">
          <w:t xml:space="preserve">, </w:t>
        </w:r>
        <w:r w:rsidR="00EF4E76">
          <w:fldChar w:fldCharType="begin"/>
        </w:r>
        <w:r w:rsidR="00EF4E76">
          <w:instrText xml:space="preserve"> REF _Ref452125482 \r \h </w:instrText>
        </w:r>
      </w:ins>
      <w:r w:rsidR="00EF4E76">
        <w:fldChar w:fldCharType="separate"/>
      </w:r>
      <w:ins w:id="310" w:author="Serm Kulvatunyou" w:date="2016-05-27T15:15:00Z">
        <w:r w:rsidR="00EF4E76">
          <w:t>3.1.1.8.5</w:t>
        </w:r>
        <w:r w:rsidR="00EF4E76">
          <w:fldChar w:fldCharType="end"/>
        </w:r>
      </w:ins>
      <w:ins w:id="311" w:author="Serm Kulvatunyou" w:date="2016-05-27T15:16:00Z">
        <w:r w:rsidR="00EF4E76">
          <w:t xml:space="preserve">, and </w:t>
        </w:r>
      </w:ins>
      <w:ins w:id="312" w:author="Serm Kulvatunyou" w:date="2016-05-27T15:15:00Z">
        <w:r w:rsidR="00EF4E76">
          <w:fldChar w:fldCharType="begin"/>
        </w:r>
        <w:r w:rsidR="00EF4E76">
          <w:instrText xml:space="preserve"> REF _Ref452125485 \r \h </w:instrText>
        </w:r>
      </w:ins>
      <w:r w:rsidR="00EF4E76">
        <w:fldChar w:fldCharType="separate"/>
      </w:r>
      <w:ins w:id="313" w:author="Serm Kulvatunyou" w:date="2016-05-27T15:15:00Z">
        <w:r w:rsidR="00EF4E76">
          <w:t>3.1.1.8.6</w:t>
        </w:r>
        <w:r w:rsidR="00EF4E76">
          <w:fldChar w:fldCharType="end"/>
        </w:r>
      </w:ins>
      <w:del w:id="314" w:author="Serm Kulvatunyou" w:date="2016-05-27T15:16:00Z">
        <w:r w:rsidR="00CB1F99" w:rsidDel="00EF4E76">
          <w:delText>Exception</w:delText>
        </w:r>
      </w:del>
      <w:r w:rsidR="00CB1F99">
        <w:t xml:space="preserve"> section</w:t>
      </w:r>
      <w:ins w:id="315" w:author="Serm Kulvatunyou" w:date="2016-05-27T15:16:00Z">
        <w:r w:rsidR="00EF4E76">
          <w:t>s</w:t>
        </w:r>
      </w:ins>
      <w:r w:rsidR="00CB1F99">
        <w:t xml:space="preserve"> </w:t>
      </w:r>
      <w:ins w:id="316" w:author="Serm Kulvatunyou" w:date="2016-05-27T11:23:00Z">
        <w:r w:rsidR="001D0350">
          <w:t xml:space="preserve">1) if there is an </w:t>
        </w:r>
        <w:r w:rsidR="001D0350" w:rsidRPr="001D0350">
          <w:rPr>
            <w:rStyle w:val="CodeChar"/>
          </w:rPr>
          <w:t>xsd:union</w:t>
        </w:r>
        <w:r w:rsidR="001D0350">
          <w:t xml:space="preserve"> in the derivation hierarchy, it </w:t>
        </w:r>
      </w:ins>
      <w:ins w:id="317" w:author="Serm Kulvatunyou" w:date="2016-05-27T11:24:00Z">
        <w:r w:rsidR="001D0350">
          <w:t>shall</w:t>
        </w:r>
      </w:ins>
      <w:ins w:id="318" w:author="Serm Kulvatunyou" w:date="2016-05-27T11:23:00Z">
        <w:r w:rsidR="001D0350">
          <w:t xml:space="preserve"> point to the respective CDT </w:t>
        </w:r>
      </w:ins>
      <w:ins w:id="319" w:author="Serm Kulvatunyou" w:date="2016-05-27T11:24:00Z">
        <w:r w:rsidR="001D0350">
          <w:t xml:space="preserve">primitive and </w:t>
        </w:r>
        <w:r w:rsidR="001D0350" w:rsidRPr="001D0350">
          <w:rPr>
            <w:rStyle w:val="CodeChar"/>
          </w:rPr>
          <w:t>xsd:token</w:t>
        </w:r>
        <w:r w:rsidR="001D0350">
          <w:t xml:space="preserve"> or 2) otherwise, it </w:t>
        </w:r>
      </w:ins>
      <w:del w:id="320" w:author="Serm Kulvatunyou" w:date="2016-05-27T11:24:00Z">
        <w:r w:rsidR="00CB1F99" w:rsidDel="001D0350">
          <w:delText xml:space="preserve">should </w:delText>
        </w:r>
      </w:del>
      <w:ins w:id="321" w:author="Serm Kulvatunyou" w:date="2016-05-27T11:24:00Z">
        <w:r w:rsidR="001D0350">
          <w:t xml:space="preserve">shall </w:t>
        </w:r>
      </w:ins>
      <w:r w:rsidR="00CB1F99">
        <w:t>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299"/>
      <w:r w:rsidR="00CB1F99">
        <w:rPr>
          <w:rStyle w:val="CommentReference"/>
        </w:rPr>
        <w:commentReference w:id="299"/>
      </w:r>
      <w:r w:rsidR="00567E9B">
        <w:t xml:space="preserve">Each pair of default BDT and unqualified BDT </w:t>
      </w:r>
      <w:r w:rsidR="00CB1F99">
        <w:t>has</w:t>
      </w:r>
      <w:r w:rsidR="00567E9B">
        <w:t xml:space="preserve"> the same set of maps.</w:t>
      </w:r>
    </w:p>
    <w:p w14:paraId="455AA0E9" w14:textId="77777777" w:rsidR="00420B87" w:rsidRDefault="002B3165" w:rsidP="002D5E53">
      <w:r>
        <w:rPr>
          <w:rStyle w:val="CodeChar"/>
        </w:rPr>
        <w:t>code_list_id</w:t>
      </w:r>
      <w:r w:rsidR="00420B87">
        <w:t xml:space="preserve"> = </w:t>
      </w:r>
      <w:r w:rsidR="003C63C1">
        <w:t>Leave blank.</w:t>
      </w:r>
    </w:p>
    <w:p w14:paraId="40DBF3FE" w14:textId="66CD2515" w:rsidR="00420B87" w:rsidRDefault="00405DFB" w:rsidP="002D5E53">
      <w:r>
        <w:rPr>
          <w:rStyle w:val="CodeChar"/>
        </w:rPr>
        <w:t>is_default</w:t>
      </w:r>
      <w:r w:rsidR="00420B87">
        <w:t xml:space="preserve"> = </w:t>
      </w:r>
      <w:ins w:id="322" w:author="Serm Kulvatunyou" w:date="2016-05-27T15:23:00Z">
        <w:r w:rsidR="00F260D8">
          <w:t xml:space="preserve">For all BDTs </w:t>
        </w:r>
      </w:ins>
      <w:r w:rsidR="002404B9">
        <w:t xml:space="preserve">1) </w:t>
      </w:r>
      <w:del w:id="323" w:author="Serm Kulvatunyou" w:date="2016-05-27T15:23:00Z">
        <w:r w:rsidR="003C63C1" w:rsidDel="00F260D8">
          <w:delText>For</w:delText>
        </w:r>
        <w:r w:rsidR="00BF5AD3" w:rsidDel="00F260D8">
          <w:delText xml:space="preserve"> the default BDTs where</w:delText>
        </w:r>
      </w:del>
      <w:ins w:id="324" w:author="Serm Kulvatunyou" w:date="2016-05-27T15:23:00Z">
        <w:r w:rsidR="00F260D8">
          <w:t>if</w:t>
        </w:r>
      </w:ins>
      <w:r w:rsidR="00BF5AD3">
        <w:t xml:space="preserve"> there is a </w:t>
      </w:r>
      <w:r w:rsidR="00BF5AD3" w:rsidRPr="00A9764D">
        <w:rPr>
          <w:rStyle w:val="CodeChar"/>
        </w:rPr>
        <w:t>//xsd:union</w:t>
      </w:r>
      <w:del w:id="325" w:author="Serm Kulvatunyou" w:date="2016-05-27T15:24:00Z">
        <w:r w:rsidR="00BF5AD3" w:rsidDel="00F260D8">
          <w:delText>,</w:delText>
        </w:r>
      </w:del>
      <w:ins w:id="326" w:author="Serm Kulvatunyou" w:date="2016-05-27T15:24:00Z">
        <w:r w:rsidR="00F260D8">
          <w:t xml:space="preserve"> in the derivation hierarchy</w:t>
        </w:r>
      </w:ins>
      <w:r w:rsidR="00BF5AD3">
        <w:t xml:space="preserve"> </w:t>
      </w:r>
      <w:r>
        <w:rPr>
          <w:rStyle w:val="CodeChar"/>
        </w:rPr>
        <w:t>is_default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del w:id="327" w:author="Serm Kulvatunyou" w:date="2016-05-27T15:24:00Z">
        <w:r w:rsidR="009D4E82" w:rsidDel="00F260D8">
          <w:delText>For default BDTs where</w:delText>
        </w:r>
      </w:del>
      <w:ins w:id="328" w:author="Serm Kulvatunyou" w:date="2016-05-27T15:24:00Z">
        <w:r w:rsidR="00F260D8">
          <w:t>if</w:t>
        </w:r>
      </w:ins>
      <w:r w:rsidR="009D4E82">
        <w:t xml:space="preserve">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37177A">
        <w:t xml:space="preserve"> (some drill downs may be necessary until seeing the base which is an XSD built-in type).</w:t>
      </w:r>
      <w:r w:rsidR="00BF5AD3">
        <w:t xml:space="preserve"> </w:t>
      </w:r>
      <w:del w:id="329" w:author="Serm Kulvatunyou" w:date="2016-05-27T15:25:00Z">
        <w:r w:rsidR="002404B9" w:rsidDel="00F260D8">
          <w:delText>Use the same logic as in #2 for those BDTs in the Exception</w:delText>
        </w:r>
      </w:del>
      <w:ins w:id="330" w:author="Serm Kulvatunyou" w:date="2016-02-29T07:24:00Z">
        <w:del w:id="331" w:author="Serm Kulvatunyou" w:date="2016-05-27T15:25:00Z">
          <w:r w:rsidR="00BA7B76" w:rsidDel="00F260D8">
            <w:delText xml:space="preserve">, Additional default BDTs, </w:delText>
          </w:r>
        </w:del>
      </w:ins>
      <w:ins w:id="332" w:author="Serm Kulvatunyou" w:date="2016-02-29T07:25:00Z">
        <w:del w:id="333" w:author="Serm Kulvatunyou" w:date="2016-05-27T15:25:00Z">
          <w:r w:rsidR="00BA7B76" w:rsidDel="00F260D8">
            <w:delText>Import CodeContentType, and Import IDContentType sections</w:delText>
          </w:r>
        </w:del>
      </w:ins>
      <w:del w:id="334" w:author="Serm Kulvatunyou" w:date="2016-05-27T15:25:00Z">
        <w:r w:rsidR="00E463B4" w:rsidDel="00F260D8">
          <w:delText>.</w:delText>
        </w:r>
        <w:r w:rsidR="002404B9" w:rsidDel="00F260D8">
          <w:delText xml:space="preserve"> </w:delText>
        </w:r>
      </w:del>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ins w:id="335" w:author="Serm Kulvatunyou" w:date="2016-02-29T07:17:00Z">
        <w:r w:rsidR="00AA48B4">
          <w:t>s</w:t>
        </w:r>
      </w:ins>
      <w:r w:rsidR="00213CB1">
        <w:t>.</w:t>
      </w:r>
      <w:r w:rsidR="002404B9">
        <w:t xml:space="preserve"> </w:t>
      </w:r>
    </w:p>
    <w:p w14:paraId="512C3FF3" w14:textId="77777777" w:rsidR="00420B87" w:rsidRDefault="00420B87" w:rsidP="002D5E53"/>
    <w:p w14:paraId="299E1D9A" w14:textId="77777777" w:rsidR="00555B4C" w:rsidRPr="00555B4C" w:rsidRDefault="00555B4C" w:rsidP="002D5E53">
      <w:pPr>
        <w:rPr>
          <w:b/>
          <w:bCs/>
        </w:rPr>
      </w:pPr>
      <w:r w:rsidRPr="00555B4C">
        <w:rPr>
          <w:b/>
          <w:bCs/>
        </w:rPr>
        <w:t>Note:</w:t>
      </w:r>
    </w:p>
    <w:p w14:paraId="31E26BFF" w14:textId="77777777" w:rsidR="00555B4C" w:rsidRPr="002D5E53" w:rsidRDefault="00555B4C" w:rsidP="008F2EBB">
      <w:pPr>
        <w:pStyle w:val="ListParagraph"/>
        <w:numPr>
          <w:ilvl w:val="0"/>
          <w:numId w:val="8"/>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extremely relax the data type constraint. This may be desired if the implementation does not want to do any XML schema level validation or that there is no more specific XSD built-in type that fit the requirement and the use of XSD union also does not work.</w:t>
      </w:r>
    </w:p>
    <w:p w14:paraId="5655E150" w14:textId="77777777" w:rsidR="00803FFF" w:rsidRDefault="00864DD4" w:rsidP="00864DD4">
      <w:pPr>
        <w:pStyle w:val="Heading5"/>
      </w:pPr>
      <w:bookmarkStart w:id="336" w:name="_Toc442108921"/>
      <w:r>
        <w:t xml:space="preserve">Populate </w:t>
      </w:r>
      <w:r w:rsidR="008A5D34">
        <w:t xml:space="preserve">SC in </w:t>
      </w:r>
      <w:r w:rsidR="00530652">
        <w:t>dt_sc</w:t>
      </w:r>
      <w:r>
        <w:t xml:space="preserve"> table</w:t>
      </w:r>
      <w:bookmarkEnd w:id="336"/>
    </w:p>
    <w:p w14:paraId="37B1A570" w14:textId="77777777" w:rsidR="00864DD4" w:rsidRDefault="00864DD4" w:rsidP="00864DD4">
      <w:r>
        <w:t>Populate the supplementary components for the default BDTs and unqualified BDTs.</w:t>
      </w:r>
    </w:p>
    <w:p w14:paraId="35247854" w14:textId="77777777" w:rsidR="009D4E82" w:rsidRDefault="009D4E82" w:rsidP="00864DD4"/>
    <w:p w14:paraId="532902A9" w14:textId="77777777" w:rsidR="009D4E82" w:rsidRDefault="00C560D5" w:rsidP="00864DD4">
      <w:r>
        <w:t>For</w:t>
      </w:r>
      <w:r w:rsidR="001F13E7">
        <w:t xml:space="preserve"> the default BDTs</w:t>
      </w:r>
      <w:r>
        <w:t>, there must be a row in this table for each SC of</w:t>
      </w:r>
      <w:r w:rsidR="001F13E7">
        <w:t xml:space="preserve"> its based CDT. For each unqualified BDT, copy all SCs from its based default BDT (except the ID columns)</w:t>
      </w:r>
      <w:r>
        <w:t xml:space="preserve">, then look for an additional SC in its </w:t>
      </w:r>
      <w:r w:rsidRPr="00C560D5">
        <w:rPr>
          <w:rStyle w:val="CodeChar"/>
        </w:rPr>
        <w:t>.//xsd:attribute</w:t>
      </w:r>
      <w:del w:id="337" w:author="Serm Kulvatunyou" w:date="2016-02-29T07:40:00Z">
        <w:r w:rsidDel="00F76F4A">
          <w:delText>.</w:delText>
        </w:r>
      </w:del>
      <w:ins w:id="338" w:author="Serm Kulvatunyou" w:date="2016-02-29T07:39:00Z">
        <w:r w:rsidR="00F76F4A">
          <w:t xml:space="preserve"> </w:t>
        </w:r>
      </w:ins>
      <w:ins w:id="339" w:author="Serm Kulvatunyou" w:date="2016-02-29T07:40:00Z">
        <w:r w:rsidR="00F76F4A">
          <w:t>d</w:t>
        </w:r>
      </w:ins>
      <w:ins w:id="340" w:author="Serm Kulvatunyou" w:date="2016-02-29T07:39:00Z">
        <w:r w:rsidR="00F76F4A">
          <w:t>efined within the unqualified BDT itself.</w:t>
        </w:r>
      </w:ins>
    </w:p>
    <w:p w14:paraId="6757E68F" w14:textId="77777777" w:rsidR="00096267" w:rsidRDefault="00096267" w:rsidP="00864DD4"/>
    <w:p w14:paraId="3234DBA2" w14:textId="77777777" w:rsidR="00F76F4A" w:rsidRDefault="00096267" w:rsidP="00864DD4">
      <w:pPr>
        <w:rPr>
          <w:ins w:id="341" w:author="Serm Kulvatunyou" w:date="2016-02-29T07:39:00Z"/>
        </w:rPr>
      </w:pPr>
      <w:commentRangeStart w:id="342"/>
      <w:del w:id="343" w:author="Serm Kulvatunyou" w:date="2016-02-29T07:35:00Z">
        <w:r w:rsidRPr="00F366FA" w:rsidDel="00F76F4A">
          <w:rPr>
            <w:highlight w:val="yellow"/>
          </w:rPr>
          <w:delText xml:space="preserve">For default BDTs, look for </w:delText>
        </w:r>
        <w:r w:rsidRPr="00F366FA" w:rsidDel="00F76F4A">
          <w:rPr>
            <w:rStyle w:val="CodeChar"/>
            <w:highlight w:val="yellow"/>
          </w:rPr>
          <w:delText>//xsd:attribute</w:delText>
        </w:r>
        <w:r w:rsidRPr="00F366FA" w:rsidDel="00F76F4A">
          <w:rPr>
            <w:highlight w:val="yellow"/>
          </w:rPr>
          <w:delText xml:space="preserve"> elements. Populate a row in this table for each </w:delText>
        </w:r>
        <w:r w:rsidRPr="00F366FA" w:rsidDel="00F76F4A">
          <w:rPr>
            <w:rStyle w:val="CodeChar"/>
            <w:highlight w:val="yellow"/>
          </w:rPr>
          <w:delText>//xsd:attribute</w:delText>
        </w:r>
        <w:r w:rsidRPr="00F366FA" w:rsidDel="00F76F4A">
          <w:rPr>
            <w:highlight w:val="yellow"/>
          </w:rPr>
          <w:delText xml:space="preserve"> of the default BDTs</w:delText>
        </w:r>
        <w:r w:rsidDel="00F76F4A">
          <w:delText xml:space="preserve">. </w:delText>
        </w:r>
      </w:del>
      <w:commentRangeEnd w:id="342"/>
      <w:r w:rsidR="00F76F4A">
        <w:rPr>
          <w:rStyle w:val="CommentReference"/>
        </w:rPr>
        <w:commentReference w:id="342"/>
      </w:r>
    </w:p>
    <w:p w14:paraId="30DAADF8" w14:textId="77777777" w:rsidR="00096267" w:rsidRDefault="00096267" w:rsidP="00864DD4">
      <w:commentRangeStart w:id="344"/>
      <w:del w:id="345" w:author="Serm Kulvatunyou" w:date="2016-02-29T07:40:00Z">
        <w:r w:rsidDel="00F76F4A">
          <w:delText xml:space="preserve">For </w:delText>
        </w:r>
        <w:r w:rsidR="000228BA" w:rsidDel="00F76F4A">
          <w:delText xml:space="preserve">each </w:delText>
        </w:r>
        <w:r w:rsidDel="00F76F4A">
          <w:delText xml:space="preserve">unqualified BDT, </w:delText>
        </w:r>
        <w:r w:rsidR="000228BA" w:rsidDel="00F76F4A">
          <w:delText>inherit all SCs from its based default BDT, i.e., there must be the same number of rows as those SCs for its based default BDT.</w:delText>
        </w:r>
      </w:del>
      <w:commentRangeEnd w:id="344"/>
      <w:r w:rsidR="00F76F4A">
        <w:rPr>
          <w:rStyle w:val="CommentReference"/>
        </w:rPr>
        <w:commentReference w:id="344"/>
      </w:r>
    </w:p>
    <w:p w14:paraId="5050CDF2" w14:textId="77777777" w:rsidR="008A5D34" w:rsidRDefault="00530652" w:rsidP="008A5D34">
      <w:r>
        <w:rPr>
          <w:rStyle w:val="CodeChar"/>
        </w:rPr>
        <w:t>dt_sc_id</w:t>
      </w:r>
      <w:r w:rsidR="008A5D34">
        <w:t xml:space="preserve"> = Auto-generate database key.</w:t>
      </w:r>
    </w:p>
    <w:p w14:paraId="46F9A85C" w14:textId="77777777" w:rsidR="000228BA" w:rsidRDefault="00530652" w:rsidP="008A5D34">
      <w:r>
        <w:rPr>
          <w:rStyle w:val="CodeChar"/>
        </w:rPr>
        <w:t>guid</w:t>
      </w:r>
      <w:r w:rsidR="000228BA">
        <w:t xml:space="preserve"> = </w:t>
      </w:r>
      <w:r w:rsidR="001F13E7">
        <w:t xml:space="preserve">If the default BDTs have the </w:t>
      </w:r>
      <w:r w:rsidR="001F13E7" w:rsidRPr="001F13E7">
        <w:rPr>
          <w:rStyle w:val="CodeChar"/>
        </w:rPr>
        <w:t>xsd:attribute</w:t>
      </w:r>
      <w:r w:rsidR="001F13E7">
        <w:t xml:space="preserve"> corresponding to the SC, t</w:t>
      </w:r>
      <w:r w:rsidR="000228BA">
        <w:t xml:space="preserve">ake the value from </w:t>
      </w:r>
      <w:r w:rsidR="000228BA" w:rsidRPr="00293EEB">
        <w:rPr>
          <w:rStyle w:val="CodeChar"/>
        </w:rPr>
        <w:t>//xsd:attribute/@id</w:t>
      </w:r>
      <w:r w:rsidR="000228BA">
        <w:t>.</w:t>
      </w:r>
      <w:r w:rsidR="001F13E7">
        <w:t xml:space="preserve"> If not generate a new one. </w:t>
      </w:r>
      <w:r w:rsidR="00C560D5">
        <w:t>For the unqualified BDT, generate a new GUID for i</w:t>
      </w:r>
      <w:r w:rsidR="009E0275">
        <w:t xml:space="preserve">nherited attribute. Use the </w:t>
      </w:r>
      <w:r w:rsidR="00C560D5">
        <w:t xml:space="preserve">existing </w:t>
      </w:r>
      <w:r w:rsidR="00C560D5" w:rsidRPr="00C560D5">
        <w:rPr>
          <w:rStyle w:val="CodeChar"/>
        </w:rPr>
        <w:t>//xsd:attribute/@id</w:t>
      </w:r>
      <w:r w:rsidR="009E0275">
        <w:t xml:space="preserve"> for the new SC added to the unqualified BDT</w:t>
      </w:r>
      <w:r w:rsidR="00C560D5">
        <w:t>.</w:t>
      </w:r>
    </w:p>
    <w:p w14:paraId="72BCBD64" w14:textId="77777777" w:rsidR="008A5D34" w:rsidRDefault="00CF7449" w:rsidP="008A5D34">
      <w:r>
        <w:rPr>
          <w:rStyle w:val="CodeChar"/>
          <w:rFonts w:eastAsiaTheme="minorEastAsia"/>
        </w:rPr>
        <w:t>property_term</w:t>
      </w:r>
      <w:r w:rsidR="008A5D34">
        <w:t xml:space="preserve"> = The value is the same as that of the CDT on which the BDT is based, e.g., </w:t>
      </w:r>
      <w:r w:rsidR="008A5D34" w:rsidRPr="008A5D34">
        <w:t>“</w:t>
      </w:r>
      <w:r w:rsidR="008A5D34" w:rsidRPr="008A5D34">
        <w:rPr>
          <w:rStyle w:val="CodeChar"/>
        </w:rPr>
        <w:t>Currency</w:t>
      </w:r>
      <w:r w:rsidR="008A5D34" w:rsidRPr="008A5D34">
        <w:t>” for BDTs based on the Amount CDT</w:t>
      </w:r>
      <w:r w:rsidR="008A5D34">
        <w:t>.</w:t>
      </w:r>
      <w:r w:rsidR="00485D64">
        <w:t xml:space="preserve"> </w:t>
      </w:r>
      <w:r w:rsidR="005C6742">
        <w:t xml:space="preserve">For a new SC in the unqualified BDT, use the </w:t>
      </w:r>
      <w:r w:rsidR="005C6742">
        <w:rPr>
          <w:rStyle w:val="CodeChar"/>
        </w:rPr>
        <w:t>spaceSeparate</w:t>
      </w:r>
      <w:r w:rsidR="005C6742" w:rsidRPr="005C6742">
        <w:rPr>
          <w:rStyle w:val="CodeChar"/>
        </w:rPr>
        <w:t>(xsd:attribute/@name)</w:t>
      </w:r>
      <w:r w:rsidR="005C6742">
        <w:t>.</w:t>
      </w:r>
    </w:p>
    <w:p w14:paraId="4DBA9BB7" w14:textId="77777777" w:rsidR="008A5D34" w:rsidRDefault="00CF7449" w:rsidP="008A5D34">
      <w:r>
        <w:rPr>
          <w:rStyle w:val="CodeChar"/>
          <w:rFonts w:eastAsiaTheme="minorEastAsia"/>
        </w:rPr>
        <w:t>representation_term</w:t>
      </w:r>
      <w:r w:rsidR="008A5D34">
        <w:t xml:space="preserve"> = The value is the same as that of the CDT on which the BDT is based, e.g., “</w:t>
      </w:r>
      <w:r w:rsidR="008A5D34" w:rsidRPr="008A5D34">
        <w:rPr>
          <w:rStyle w:val="CodeChar"/>
        </w:rPr>
        <w:t>Code</w:t>
      </w:r>
      <w:r w:rsidR="008A5D34">
        <w:t xml:space="preserve">” for the </w:t>
      </w:r>
      <w:r w:rsidR="008A5D34" w:rsidRPr="008A5D34">
        <w:t>“</w:t>
      </w:r>
      <w:r w:rsidR="008A5D34" w:rsidRPr="008A5D34">
        <w:rPr>
          <w:rStyle w:val="CodeChar"/>
        </w:rPr>
        <w:t>Currency</w:t>
      </w:r>
      <w:r w:rsidR="008A5D34" w:rsidRPr="008A5D34">
        <w:t xml:space="preserve">” </w:t>
      </w:r>
      <w:r w:rsidR="008A5D34">
        <w:t xml:space="preserve">supplementary component of </w:t>
      </w:r>
      <w:r w:rsidR="008A5D34" w:rsidRPr="008A5D34">
        <w:t>BDTs based on the Amount CDT</w:t>
      </w:r>
      <w:r w:rsidR="008A5D34">
        <w:t>.</w:t>
      </w:r>
      <w:r w:rsidR="00485D64">
        <w:t xml:space="preserve"> </w:t>
      </w:r>
      <w:r w:rsidR="005C6742">
        <w:t xml:space="preserve">For the new SC in the unqualified BDT, use the </w:t>
      </w:r>
      <w:r w:rsidR="00CA2FF1">
        <w:t xml:space="preserve">last token of the </w:t>
      </w:r>
      <w:r w:rsidR="00CA2FF1" w:rsidRPr="00CA2FF1">
        <w:rPr>
          <w:rStyle w:val="CodeChar"/>
        </w:rPr>
        <w:t>spaceSeparate(xsd:attribute/@name)</w:t>
      </w:r>
      <w:r w:rsidR="00CA2FF1">
        <w:t xml:space="preserve">, </w:t>
      </w:r>
      <w:ins w:id="346" w:author="Serm Kulvatunyou" w:date="2016-03-07T12:55:00Z">
        <w:r w:rsidR="00B31F03">
          <w:t xml:space="preserve">but if the last token is not one of the valid </w:t>
        </w:r>
      </w:ins>
      <w:ins w:id="347" w:author="Serm Kulvatunyou" w:date="2016-03-07T12:56:00Z">
        <w:r w:rsidR="00B31F03">
          <w:t xml:space="preserve">Core Data Type Catalog representation terms then the value shall be ‘Text’. </w:t>
        </w:r>
      </w:ins>
      <w:del w:id="348" w:author="Serm Kulvatunyou" w:date="2016-03-07T12:56:00Z">
        <w:r w:rsidR="00CA2FF1" w:rsidDel="00B31F03">
          <w:delText>e</w:delText>
        </w:r>
      </w:del>
      <w:ins w:id="349" w:author="Serm Kulvatunyou" w:date="2016-03-07T12:56:00Z">
        <w:r w:rsidR="00B31F03">
          <w:t>E</w:t>
        </w:r>
      </w:ins>
      <w:r w:rsidR="00CA2FF1">
        <w:t xml:space="preserve">.g., if </w:t>
      </w:r>
      <w:ins w:id="350" w:author="Serm Kulvatunyou" w:date="2016-03-07T12:57:00Z">
        <w:r w:rsidR="00B31F03">
          <w:t xml:space="preserve">the </w:t>
        </w:r>
      </w:ins>
      <w:r w:rsidR="00CA2FF1">
        <w:t xml:space="preserve">name is </w:t>
      </w:r>
      <w:r w:rsidR="00CA2FF1" w:rsidRPr="00CA2FF1">
        <w:rPr>
          <w:rStyle w:val="CodeChar"/>
        </w:rPr>
        <w:t>“sequenceNumber</w:t>
      </w:r>
      <w:r w:rsidR="00CA2FF1">
        <w:rPr>
          <w:rStyle w:val="CodeChar"/>
        </w:rPr>
        <w:t>”</w:t>
      </w:r>
      <w:r w:rsidR="00CA2FF1">
        <w:t xml:space="preserve">, the </w:t>
      </w:r>
      <w:r>
        <w:rPr>
          <w:rStyle w:val="CodeChar"/>
        </w:rPr>
        <w:t>representation_term</w:t>
      </w:r>
      <w:r w:rsidR="00CA2FF1">
        <w:t xml:space="preserve"> is </w:t>
      </w:r>
      <w:r w:rsidR="00CA2FF1" w:rsidRPr="00CA2FF1">
        <w:rPr>
          <w:rStyle w:val="CodeChar"/>
        </w:rPr>
        <w:t>“Number”</w:t>
      </w:r>
      <w:ins w:id="351" w:author="Serm Kulvatunyou" w:date="2016-03-07T12:56:00Z">
        <w:r w:rsidR="00B31F03" w:rsidRPr="00B31F03">
          <w:t xml:space="preserve">, if </w:t>
        </w:r>
      </w:ins>
      <w:ins w:id="352" w:author="Serm Kulvatunyou" w:date="2016-03-07T12:57:00Z">
        <w:r w:rsidR="00B31F03" w:rsidRPr="00B31F03">
          <w:t xml:space="preserve">the </w:t>
        </w:r>
      </w:ins>
      <w:ins w:id="353" w:author="Serm Kulvatunyou" w:date="2016-03-07T12:56:00Z">
        <w:r w:rsidR="00B31F03" w:rsidRPr="00B31F03">
          <w:t xml:space="preserve">name is </w:t>
        </w:r>
        <w:r w:rsidR="00B31F03">
          <w:rPr>
            <w:rStyle w:val="CodeChar"/>
          </w:rPr>
          <w:t>“expressionLanguage”</w:t>
        </w:r>
      </w:ins>
      <w:ins w:id="354" w:author="Serm Kulvatunyou" w:date="2016-03-07T12:57:00Z">
        <w:r w:rsidR="00B31F03" w:rsidRPr="00B31F03">
          <w:t xml:space="preserve">, the </w:t>
        </w:r>
        <w:r w:rsidR="00B31F03" w:rsidRPr="00B31F03">
          <w:rPr>
            <w:rStyle w:val="CodeChar"/>
          </w:rPr>
          <w:t>representation_term</w:t>
        </w:r>
        <w:r w:rsidR="00B31F03" w:rsidRPr="00B31F03">
          <w:t xml:space="preserve"> is </w:t>
        </w:r>
        <w:r w:rsidR="00B31F03">
          <w:rPr>
            <w:rStyle w:val="CodeChar"/>
          </w:rPr>
          <w:t>“Text”</w:t>
        </w:r>
      </w:ins>
      <w:r w:rsidR="00CA2FF1">
        <w:t>.</w:t>
      </w:r>
    </w:p>
    <w:p w14:paraId="0AF49506" w14:textId="77777777" w:rsidR="008A5D34" w:rsidRDefault="00B66EC6" w:rsidP="008A5D34">
      <w:pPr>
        <w:rPr>
          <w:rFonts w:ascii="Courier New" w:eastAsiaTheme="minorEastAsia" w:hAnsi="Courier New" w:cs="Courier New"/>
          <w:sz w:val="22"/>
          <w:szCs w:val="22"/>
          <w:lang w:eastAsia="ko-KR" w:bidi="th-TH"/>
        </w:rPr>
      </w:pPr>
      <w:commentRangeStart w:id="355"/>
      <w:r>
        <w:rPr>
          <w:rStyle w:val="CodeChar"/>
          <w:rFonts w:eastAsiaTheme="minorEastAsia"/>
        </w:rPr>
        <w:t>definition</w:t>
      </w:r>
      <w:r w:rsidR="008A5D34">
        <w:rPr>
          <w:rFonts w:ascii="Courier New" w:eastAsiaTheme="minorEastAsia" w:hAnsi="Courier New" w:cs="Courier New"/>
          <w:sz w:val="22"/>
          <w:szCs w:val="22"/>
          <w:lang w:eastAsia="ko-KR" w:bidi="th-TH"/>
        </w:rPr>
        <w:t xml:space="preserve"> </w:t>
      </w:r>
      <w:commentRangeEnd w:id="355"/>
      <w:r w:rsidR="00576A68">
        <w:rPr>
          <w:rStyle w:val="CommentReference"/>
        </w:rPr>
        <w:commentReference w:id="355"/>
      </w:r>
      <w:r w:rsidR="008A5D34">
        <w:rPr>
          <w:rFonts w:ascii="Courier New" w:eastAsiaTheme="minorEastAsia" w:hAnsi="Courier New" w:cs="Courier New"/>
          <w:sz w:val="22"/>
          <w:szCs w:val="22"/>
          <w:lang w:eastAsia="ko-KR" w:bidi="th-TH"/>
        </w:rPr>
        <w:t>=</w:t>
      </w:r>
      <w:r w:rsidR="00485D64">
        <w:t xml:space="preserve"> </w:t>
      </w:r>
      <w:ins w:id="356" w:author="Serm Kulvatunyou" w:date="2016-03-07T10:51:00Z">
        <w:r w:rsidR="00576A68">
          <w:t>For default BDT SC, inherit from the based SC.</w:t>
        </w:r>
      </w:ins>
      <w:ins w:id="357" w:author="Serm Kulvatunyou" w:date="2016-03-07T10:52:00Z">
        <w:r w:rsidR="00576A68">
          <w:t xml:space="preserve"> For unqualified BDT SC, inherit from the based SC for </w:t>
        </w:r>
      </w:ins>
      <w:ins w:id="358" w:author="Serm Kulvatunyou" w:date="2016-03-07T10:53:00Z">
        <w:r w:rsidR="00576A68">
          <w:t xml:space="preserve">an </w:t>
        </w:r>
      </w:ins>
      <w:ins w:id="359" w:author="Serm Kulvatunyou" w:date="2016-03-07T10:52:00Z">
        <w:r w:rsidR="00576A68">
          <w:t xml:space="preserve">inherited SC; </w:t>
        </w:r>
      </w:ins>
      <w:del w:id="360" w:author="Serm Kulvatunyou" w:date="2016-03-07T10:52:00Z">
        <w:r w:rsidR="00CA2FF1" w:rsidDel="00576A68">
          <w:delText>G</w:delText>
        </w:r>
      </w:del>
      <w:ins w:id="361" w:author="Serm Kulvatunyou" w:date="2016-03-07T10:52:00Z">
        <w:r w:rsidR="00576A68">
          <w:t>g</w:t>
        </w:r>
      </w:ins>
      <w:r w:rsidR="00CA2FF1">
        <w:t>et</w:t>
      </w:r>
      <w:r w:rsidR="00485D64">
        <w:t xml:space="preserve"> </w:t>
      </w:r>
      <w:del w:id="362" w:author="Serm Kulvatunyou" w:date="2016-03-07T10:52:00Z">
        <w:r w:rsidR="00485D64" w:rsidDel="00576A68">
          <w:delText xml:space="preserve">this </w:delText>
        </w:r>
      </w:del>
      <w:ins w:id="363" w:author="Serm Kulvatunyou" w:date="2016-03-07T10:52:00Z">
        <w:r w:rsidR="00576A68">
          <w:t xml:space="preserve">it </w:t>
        </w:r>
      </w:ins>
      <w:r w:rsidR="00485D64">
        <w:t xml:space="preserve">from </w:t>
      </w:r>
      <w:r w:rsidR="00485D64" w:rsidRPr="00485D64">
        <w:rPr>
          <w:rStyle w:val="CodeChar"/>
        </w:rPr>
        <w:t>//xsd:attribute/xsd:annotation/xsd:documentation</w:t>
      </w:r>
      <w:ins w:id="364" w:author="Serm Kulvatunyou" w:date="2016-03-07T10:53:00Z">
        <w:r w:rsidR="00576A68" w:rsidRPr="00576A68">
          <w:t xml:space="preserve"> for a new SC</w:t>
        </w:r>
      </w:ins>
      <w:ins w:id="365" w:author="Serm Kulvatunyou" w:date="2016-03-07T10:54:00Z">
        <w:r w:rsidR="00576A68">
          <w:t xml:space="preserve"> – if that </w:t>
        </w:r>
      </w:ins>
      <w:del w:id="366" w:author="Serm Kulvatunyou" w:date="2016-03-07T10:53:00Z">
        <w:r w:rsidR="00485D64" w:rsidRPr="00485D64" w:rsidDel="00576A68">
          <w:rPr>
            <w:rStyle w:val="CodeChar"/>
          </w:rPr>
          <w:delText>/ccts:</w:delText>
        </w:r>
        <w:r w:rsidR="00D77431" w:rsidDel="00576A68">
          <w:rPr>
            <w:rStyle w:val="CodeChar"/>
          </w:rPr>
          <w:delText>Definition</w:delText>
        </w:r>
      </w:del>
      <w:del w:id="367" w:author="Serm Kulvatunyou" w:date="2016-03-07T10:54:00Z">
        <w:r w:rsidR="00485D64" w:rsidDel="00576A68">
          <w:delText>.</w:delText>
        </w:r>
        <w:r w:rsidR="001F13E7" w:rsidDel="00576A68">
          <w:delText xml:space="preserve"> If that</w:delText>
        </w:r>
      </w:del>
      <w:r w:rsidR="001F13E7">
        <w:t xml:space="preserve"> does not exist </w:t>
      </w:r>
      <w:del w:id="368" w:author="Serm Kulvatunyou" w:date="2016-03-07T10:54:00Z">
        <w:r w:rsidR="001F13E7" w:rsidDel="00576A68">
          <w:delText>or blank, get it from the base</w:delText>
        </w:r>
      </w:del>
      <w:ins w:id="369" w:author="Serm Kulvatunyou" w:date="2016-03-07T10:54:00Z">
        <w:r w:rsidR="00576A68">
          <w:t>leave blank</w:t>
        </w:r>
      </w:ins>
      <w:r w:rsidR="001F13E7">
        <w:t>.</w:t>
      </w:r>
    </w:p>
    <w:p w14:paraId="6405BCFA" w14:textId="77777777" w:rsidR="008A5D34" w:rsidRDefault="00CF7449" w:rsidP="008A5D34">
      <w:r>
        <w:rPr>
          <w:rStyle w:val="CodeChar"/>
          <w:rFonts w:eastAsiaTheme="minorEastAsia"/>
        </w:rPr>
        <w:t>owner_dt_id</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Foreign key to the </w:t>
      </w:r>
      <w:r w:rsidR="00824B59">
        <w:rPr>
          <w:rFonts w:eastAsiaTheme="minorEastAsia"/>
        </w:rPr>
        <w:t>corresponding B</w:t>
      </w:r>
      <w:r w:rsidR="008A5D34" w:rsidRPr="00B0001B">
        <w:rPr>
          <w:rFonts w:eastAsiaTheme="minorEastAsia"/>
        </w:rPr>
        <w:t>DT</w:t>
      </w:r>
      <w:r w:rsidR="00824B59">
        <w:rPr>
          <w:rFonts w:eastAsiaTheme="minorEastAsia"/>
        </w:rPr>
        <w:t>s</w:t>
      </w:r>
      <w:r w:rsidR="008A5D34" w:rsidRPr="00B0001B">
        <w:rPr>
          <w:rFonts w:eastAsiaTheme="minorEastAsia"/>
        </w:rPr>
        <w:t xml:space="preserve"> table </w:t>
      </w:r>
      <w:r w:rsidR="00736ABC" w:rsidRPr="00493C6F">
        <w:rPr>
          <w:rStyle w:val="CodeChar"/>
          <w:rFonts w:eastAsiaTheme="minorEastAsia"/>
        </w:rPr>
        <w:t>dt_id</w:t>
      </w:r>
      <w:r w:rsidR="008A5D34" w:rsidRPr="00B0001B">
        <w:rPr>
          <w:rFonts w:eastAsiaTheme="minorEastAsia"/>
        </w:rPr>
        <w:t xml:space="preserve">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93447A">
        <w:rPr>
          <w:rFonts w:eastAsiaTheme="minorEastAsia"/>
        </w:rPr>
        <w:t>3.1.1.6.1</w:t>
      </w:r>
      <w:r w:rsidR="00824B59">
        <w:rPr>
          <w:rFonts w:eastAsiaTheme="minorEastAsia"/>
        </w:rPr>
        <w:fldChar w:fldCharType="end"/>
      </w:r>
      <w:r w:rsidR="00824B59">
        <w:rPr>
          <w:rFonts w:eastAsiaTheme="minorEastAsia"/>
        </w:rPr>
        <w:t>)</w:t>
      </w:r>
      <w:r w:rsidR="008A5D34" w:rsidRPr="00B0001B">
        <w:rPr>
          <w:rFonts w:eastAsiaTheme="minorEastAsia"/>
        </w:rPr>
        <w:t>.</w:t>
      </w:r>
      <w:r w:rsidR="008A5D34">
        <w:t xml:space="preserve"> </w:t>
      </w:r>
    </w:p>
    <w:p w14:paraId="4B2FACB2" w14:textId="77777777" w:rsidR="008A5D34" w:rsidRDefault="00CF7449" w:rsidP="008A5D34">
      <w:r>
        <w:rPr>
          <w:rStyle w:val="CodeChar"/>
          <w:rFonts w:eastAsiaTheme="minorEastAsia"/>
        </w:rPr>
        <w:t>min_cardinality</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w:t>
      </w:r>
      <w:r w:rsidR="00824B59">
        <w:rPr>
          <w:rFonts w:eastAsiaTheme="minorEastAsia"/>
        </w:rPr>
        <w:t>For the default BDTs, t</w:t>
      </w:r>
      <w:r w:rsidR="008A5D34">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w:t>
      </w:r>
      <w:r w:rsidR="001F13E7" w:rsidRPr="005F5FC3">
        <w:rPr>
          <w:rStyle w:val="CodeChar"/>
        </w:rPr>
        <w:t>//xsd:attribute/@</w:t>
      </w:r>
      <w:r w:rsidR="001F13E7">
        <w:rPr>
          <w:rStyle w:val="CodeChar"/>
        </w:rPr>
        <w:t>use</w:t>
      </w:r>
      <w:r w:rsidR="00824B59">
        <w:rPr>
          <w:rFonts w:eastAsiaTheme="minorEastAsia"/>
        </w:rPr>
        <w:t xml:space="preserve"> does not exist, it means </w:t>
      </w:r>
      <w:r w:rsidR="00824B59" w:rsidRPr="001F13E7">
        <w:rPr>
          <w:rStyle w:val="CodeChar"/>
          <w:rFonts w:eastAsiaTheme="minorEastAsia"/>
        </w:rPr>
        <w:t>0</w:t>
      </w:r>
      <w:r w:rsidR="00824B59">
        <w:rPr>
          <w:rFonts w:eastAsiaTheme="minorEastAsia"/>
        </w:rPr>
        <w:t xml:space="preserve">. </w:t>
      </w:r>
      <w:r w:rsidR="00C560D5">
        <w:rPr>
          <w:rFonts w:eastAsiaTheme="minorEastAsia"/>
        </w:rPr>
        <w:t xml:space="preserve">For the SC </w:t>
      </w:r>
      <w:ins w:id="370" w:author="Serm Kulvatunyou" w:date="2016-02-29T08:26:00Z">
        <w:r w:rsidR="003F35C8">
          <w:rPr>
            <w:rFonts w:eastAsiaTheme="minorEastAsia"/>
          </w:rPr>
          <w:t xml:space="preserve">(inherited from the base CDT) </w:t>
        </w:r>
      </w:ins>
      <w:r w:rsidR="00C560D5">
        <w:rPr>
          <w:rFonts w:eastAsiaTheme="minorEastAsia"/>
        </w:rPr>
        <w:t xml:space="preserve">that has no corresponding </w:t>
      </w:r>
      <w:r w:rsidR="00C560D5" w:rsidRPr="00C560D5">
        <w:rPr>
          <w:rStyle w:val="CodeChar"/>
          <w:rFonts w:eastAsiaTheme="minorEastAsia"/>
        </w:rPr>
        <w:t>xsd:attribute</w:t>
      </w:r>
      <w:r w:rsidR="00C560D5">
        <w:rPr>
          <w:rFonts w:eastAsiaTheme="minorEastAsia"/>
        </w:rPr>
        <w:t xml:space="preserve">, the value is </w:t>
      </w:r>
      <w:r w:rsidR="00C560D5" w:rsidRPr="00C560D5">
        <w:rPr>
          <w:rStyle w:val="CodeChar"/>
          <w:rFonts w:eastAsiaTheme="minorEastAsia"/>
        </w:rPr>
        <w:t>0</w:t>
      </w:r>
      <w:r w:rsidR="00C560D5">
        <w:rPr>
          <w:rFonts w:eastAsiaTheme="minorEastAsia"/>
        </w:rPr>
        <w:t xml:space="preserve">. </w:t>
      </w:r>
      <w:r w:rsidR="00824B59">
        <w:rPr>
          <w:rFonts w:eastAsiaTheme="minorEastAsia"/>
        </w:rPr>
        <w:t>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w:t>
      </w:r>
      <w:ins w:id="371" w:author="Serm Kulvatunyou" w:date="2016-02-29T08:30:00Z">
        <w:r w:rsidR="003F35C8">
          <w:rPr>
            <w:rFonts w:eastAsiaTheme="minorEastAsia"/>
          </w:rPr>
          <w:t xml:space="preserve"> the attribute name corresponds to the existing CDT</w:t>
        </w:r>
      </w:ins>
      <w:ins w:id="372" w:author="Serm Kulvatunyou" w:date="2016-02-29T08:31:00Z">
        <w:r w:rsidR="003F35C8">
          <w:rPr>
            <w:rFonts w:eastAsiaTheme="minorEastAsia"/>
          </w:rPr>
          <w:t>’s SC property term</w:t>
        </w:r>
      </w:ins>
      <w:del w:id="373" w:author="Serm Kulvatunyou" w:date="2016-02-29T08:31:00Z">
        <w:r w:rsidR="00824B59" w:rsidDel="003F35C8">
          <w:rPr>
            <w:rFonts w:eastAsiaTheme="minorEastAsia"/>
          </w:rPr>
          <w:delText xml:space="preserve"> </w:delText>
        </w:r>
      </w:del>
      <w:del w:id="374" w:author="Serm Kulvatunyou" w:date="2016-02-29T08:30:00Z">
        <w:r w:rsidR="00824B59" w:rsidRPr="00824B59" w:rsidDel="003F35C8">
          <w:rPr>
            <w:rStyle w:val="CodeChar"/>
            <w:rFonts w:eastAsiaTheme="minorEastAsia"/>
          </w:rPr>
          <w:delText>count(//xsd:attribute) &gt; = 1</w:delText>
        </w:r>
      </w:del>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14:paraId="7F00F563" w14:textId="77777777" w:rsidR="008A5D34" w:rsidRDefault="00CF7449" w:rsidP="008A5D34">
      <w:pPr>
        <w:rPr>
          <w:rFonts w:ascii="Courier New" w:eastAsiaTheme="minorEastAsia" w:hAnsi="Courier New" w:cs="Courier New"/>
          <w:sz w:val="22"/>
          <w:szCs w:val="22"/>
          <w:lang w:eastAsia="ko-KR" w:bidi="th-TH"/>
        </w:rPr>
      </w:pPr>
      <w:r w:rsidRPr="00FE3C57">
        <w:rPr>
          <w:rStyle w:val="CodeChar"/>
          <w:rFonts w:eastAsiaTheme="minorEastAsia"/>
        </w:rPr>
        <w:t>max_cardinality</w:t>
      </w:r>
      <w:r w:rsidR="008A5D34" w:rsidRPr="00FE3C57">
        <w:rPr>
          <w:rFonts w:eastAsiaTheme="minorEastAsia"/>
        </w:rPr>
        <w:t xml:space="preserve"> =</w:t>
      </w:r>
      <w:r w:rsidR="005F5FC3" w:rsidRPr="00FE3C57">
        <w:t xml:space="preserve"> </w:t>
      </w:r>
      <w:ins w:id="375" w:author="Serm Kulvatunyou" w:date="2016-02-29T08:34:00Z">
        <w:r w:rsidR="003F35C8">
          <w:rPr>
            <w:rFonts w:eastAsiaTheme="minorEastAsia"/>
          </w:rPr>
          <w:t>For the default BDTs, t</w:t>
        </w:r>
        <w:r w:rsidR="003F35C8">
          <w:t xml:space="preserve">ake the value from </w:t>
        </w:r>
        <w:r w:rsidR="003F35C8" w:rsidRPr="005F5FC3">
          <w:rPr>
            <w:rStyle w:val="CodeChar"/>
          </w:rPr>
          <w:t>//xsd:attribute/@</w:t>
        </w:r>
        <w:r w:rsidR="003F35C8">
          <w:rPr>
            <w:rStyle w:val="CodeChar"/>
          </w:rPr>
          <w:t>use</w:t>
        </w:r>
        <w:r w:rsidR="003F35C8">
          <w:t xml:space="preserve">. </w:t>
        </w:r>
        <w:r w:rsidR="003F35C8" w:rsidRPr="003965EA">
          <w:rPr>
            <w:rStyle w:val="CodeChar"/>
          </w:rPr>
          <w:t xml:space="preserve">“optional” = </w:t>
        </w:r>
      </w:ins>
      <w:ins w:id="376" w:author="Serm Kulvatunyou" w:date="2016-02-29T08:35:00Z">
        <w:r w:rsidR="003F35C8">
          <w:rPr>
            <w:rStyle w:val="CodeChar"/>
          </w:rPr>
          <w:t>1</w:t>
        </w:r>
      </w:ins>
      <w:ins w:id="377" w:author="Serm Kulvatunyou" w:date="2016-02-29T08:34:00Z">
        <w:r w:rsidR="003F35C8" w:rsidRPr="003965EA">
          <w:rPr>
            <w:rStyle w:val="CodeChar"/>
          </w:rPr>
          <w:t>. “required” = 1, “prohibited” = 0</w:t>
        </w:r>
        <w:r w:rsidR="003F35C8" w:rsidRPr="00824B59">
          <w:rPr>
            <w:rFonts w:eastAsiaTheme="minorEastAsia"/>
          </w:rPr>
          <w:t>.</w:t>
        </w:r>
        <w:r w:rsidR="003F35C8">
          <w:rPr>
            <w:rFonts w:eastAsiaTheme="minorEastAsia"/>
          </w:rPr>
          <w:t xml:space="preserve"> If the </w:t>
        </w:r>
        <w:r w:rsidR="003F35C8" w:rsidRPr="005F5FC3">
          <w:rPr>
            <w:rStyle w:val="CodeChar"/>
          </w:rPr>
          <w:t>//xsd:attribute/@</w:t>
        </w:r>
        <w:r w:rsidR="003F35C8">
          <w:rPr>
            <w:rStyle w:val="CodeChar"/>
          </w:rPr>
          <w:t>use</w:t>
        </w:r>
        <w:r w:rsidR="003F35C8">
          <w:rPr>
            <w:rFonts w:eastAsiaTheme="minorEastAsia"/>
          </w:rPr>
          <w:t xml:space="preserve"> does not exist, it means </w:t>
        </w:r>
        <w:r w:rsidR="003F35C8">
          <w:rPr>
            <w:rStyle w:val="CodeChar"/>
            <w:rFonts w:eastAsiaTheme="minorEastAsia"/>
          </w:rPr>
          <w:t xml:space="preserve">1. </w:t>
        </w:r>
      </w:ins>
      <w:ins w:id="378" w:author="Serm Kulvatunyou" w:date="2016-02-29T08:35:00Z">
        <w:r w:rsidR="003F35C8">
          <w:rPr>
            <w:rFonts w:eastAsiaTheme="minorEastAsia"/>
          </w:rPr>
          <w:t xml:space="preserve">For the SC (inherited from the base CDT) that has no corresponding </w:t>
        </w:r>
        <w:r w:rsidR="003F35C8" w:rsidRPr="00C560D5">
          <w:rPr>
            <w:rStyle w:val="CodeChar"/>
            <w:rFonts w:eastAsiaTheme="minorEastAsia"/>
          </w:rPr>
          <w:t>xsd:attribute</w:t>
        </w:r>
        <w:r w:rsidR="003F35C8">
          <w:rPr>
            <w:rFonts w:eastAsiaTheme="minorEastAsia"/>
          </w:rPr>
          <w:t xml:space="preserve">, the value is </w:t>
        </w:r>
        <w:r w:rsidR="003F35C8" w:rsidRPr="00C560D5">
          <w:rPr>
            <w:rStyle w:val="CodeChar"/>
            <w:rFonts w:eastAsiaTheme="minorEastAsia"/>
          </w:rPr>
          <w:t>0</w:t>
        </w:r>
        <w:r w:rsidR="003F35C8">
          <w:rPr>
            <w:rFonts w:eastAsiaTheme="minorEastAsia"/>
          </w:rPr>
          <w:t xml:space="preserve">. </w:t>
        </w:r>
      </w:ins>
      <w:ins w:id="379" w:author="Serm Kulvatunyou" w:date="2016-02-29T08:36:00Z">
        <w:r w:rsidR="00993180">
          <w:rPr>
            <w:rFonts w:eastAsiaTheme="minorEastAsia"/>
          </w:rPr>
          <w:t xml:space="preserve">For the unqualified BDTs, the value is inherited from the based default BDT, unless the SC is a new attribute (extension) or the attribute is redefined again (i.e., the attribute name corresponds to the existing CDT’s SC property term) then read the cardinality from the </w:t>
        </w:r>
        <w:r w:rsidR="00993180" w:rsidRPr="003965EA">
          <w:rPr>
            <w:rStyle w:val="CodeChar"/>
            <w:rFonts w:eastAsiaTheme="minorEastAsia"/>
          </w:rPr>
          <w:t>@</w:t>
        </w:r>
        <w:r w:rsidR="00993180">
          <w:rPr>
            <w:rStyle w:val="CodeChar"/>
            <w:rFonts w:eastAsiaTheme="minorEastAsia"/>
          </w:rPr>
          <w:t>use</w:t>
        </w:r>
        <w:r w:rsidR="00993180">
          <w:rPr>
            <w:rFonts w:eastAsiaTheme="minorEastAsia"/>
          </w:rPr>
          <w:t xml:space="preserve">. </w:t>
        </w:r>
      </w:ins>
      <w:del w:id="380" w:author="Serm Kulvatunyou" w:date="2016-02-29T08:37:00Z">
        <w:r w:rsidR="002335FD" w:rsidRPr="00FE3C57" w:rsidDel="00993180">
          <w:rPr>
            <w:rFonts w:eastAsiaTheme="minorEastAsia"/>
          </w:rPr>
          <w:delText xml:space="preserve">Set to 1 except for the </w:delText>
        </w:r>
        <w:r w:rsidR="002335FD" w:rsidRPr="00FE3C57" w:rsidDel="00993180">
          <w:rPr>
            <w:rStyle w:val="CodeChar"/>
          </w:rPr>
          <w:delText>NormalizedStringType</w:delText>
        </w:r>
        <w:r w:rsidR="002335FD" w:rsidRPr="00FE3C57" w:rsidDel="00993180">
          <w:rPr>
            <w:rFonts w:eastAsiaTheme="minorEastAsia"/>
          </w:rPr>
          <w:delText xml:space="preserve">, </w:delText>
        </w:r>
        <w:r w:rsidR="002335FD" w:rsidRPr="00FE3C57" w:rsidDel="00993180">
          <w:rPr>
            <w:rStyle w:val="CodeChar"/>
          </w:rPr>
          <w:delText>TokenType</w:delText>
        </w:r>
        <w:r w:rsidR="002335FD" w:rsidRPr="00FE3C57" w:rsidDel="00993180">
          <w:rPr>
            <w:rFonts w:eastAsiaTheme="minorEastAsia"/>
          </w:rPr>
          <w:delText xml:space="preserve">, and </w:delText>
        </w:r>
        <w:r w:rsidR="002335FD" w:rsidRPr="00FE3C57" w:rsidDel="00993180">
          <w:rPr>
            <w:rStyle w:val="CodeChar"/>
          </w:rPr>
          <w:delText>StringType</w:delText>
        </w:r>
        <w:r w:rsidR="009C0E99" w:rsidRPr="00FE3C57" w:rsidDel="00993180">
          <w:rPr>
            <w:rStyle w:val="CodeChar"/>
          </w:rPr>
          <w:delText>.</w:delText>
        </w:r>
        <w:r w:rsidR="002335FD" w:rsidRPr="00FE3C57" w:rsidDel="00993180">
          <w:rPr>
            <w:rFonts w:eastAsiaTheme="minorEastAsia"/>
          </w:rPr>
          <w:delText xml:space="preserve"> </w:delText>
        </w:r>
        <w:r w:rsidR="009C0E99" w:rsidRPr="00FE3C57" w:rsidDel="00993180">
          <w:rPr>
            <w:rFonts w:eastAsiaTheme="minorEastAsia"/>
          </w:rPr>
          <w:delText>S</w:delText>
        </w:r>
        <w:r w:rsidR="002335FD" w:rsidRPr="00FE3C57" w:rsidDel="00993180">
          <w:rPr>
            <w:rFonts w:eastAsiaTheme="minorEastAsia"/>
          </w:rPr>
          <w:delText xml:space="preserve">et to zero for the </w:delText>
        </w:r>
        <w:r w:rsidR="002335FD" w:rsidRPr="00FE3C57" w:rsidDel="00993180">
          <w:rPr>
            <w:rStyle w:val="CodeChar"/>
            <w:rFonts w:eastAsiaTheme="minorEastAsia"/>
          </w:rPr>
          <w:delText>languageCode</w:delText>
        </w:r>
        <w:r w:rsidR="002335FD" w:rsidRPr="00FE3C57" w:rsidDel="00993180">
          <w:rPr>
            <w:rFonts w:eastAsiaTheme="minorEastAsia"/>
          </w:rPr>
          <w:delText xml:space="preserve"> attribute.</w:delText>
        </w:r>
        <w:r w:rsidR="002335FD" w:rsidDel="00993180">
          <w:rPr>
            <w:rFonts w:eastAsiaTheme="minorEastAsia"/>
          </w:rPr>
          <w:delText xml:space="preserve"> </w:delText>
        </w:r>
      </w:del>
    </w:p>
    <w:p w14:paraId="62D2D72A" w14:textId="77777777" w:rsidR="00864DD4" w:rsidRPr="00E12A5F" w:rsidRDefault="00CF7449" w:rsidP="00864DD4">
      <w:pPr>
        <w:rPr>
          <w:rFonts w:eastAsiaTheme="minorEastAsia"/>
        </w:rPr>
      </w:pPr>
      <w:r>
        <w:rPr>
          <w:rStyle w:val="CodeChar"/>
          <w:rFonts w:eastAsiaTheme="minorEastAsia"/>
        </w:rPr>
        <w:t>based_dt_sc_id</w:t>
      </w:r>
      <w:r w:rsidR="008A5D34" w:rsidRPr="00B0001B">
        <w:rPr>
          <w:rFonts w:eastAsiaTheme="minorEastAsia"/>
        </w:rPr>
        <w:t xml:space="preserve"> = </w:t>
      </w:r>
      <w:r w:rsidR="005F5FC3">
        <w:rPr>
          <w:rFonts w:eastAsiaTheme="minorEastAsia"/>
        </w:rPr>
        <w:t xml:space="preserve">For default BDTs, point to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corresponding CDT. For unqualified BDTs, point to the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default BDT on which it is based</w:t>
      </w:r>
      <w:r w:rsidR="008A5D34" w:rsidRPr="00B0001B">
        <w:rPr>
          <w:rFonts w:eastAsiaTheme="minorEastAsia"/>
        </w:rPr>
        <w:t>.</w:t>
      </w:r>
      <w:ins w:id="381" w:author="Serm Kulvatunyou" w:date="2016-03-04T11:07:00Z">
        <w:r w:rsidR="00C80E3F">
          <w:rPr>
            <w:rFonts w:eastAsiaTheme="minorEastAsia"/>
          </w:rPr>
          <w:t xml:space="preserve"> If an SC is an additional SC defined </w:t>
        </w:r>
      </w:ins>
      <w:ins w:id="382" w:author="Serm Kulvatunyou" w:date="2016-03-04T11:20:00Z">
        <w:r w:rsidR="00874AAE">
          <w:rPr>
            <w:rFonts w:eastAsiaTheme="minorEastAsia"/>
          </w:rPr>
          <w:t xml:space="preserve">in </w:t>
        </w:r>
      </w:ins>
      <w:ins w:id="383" w:author="Serm Kulvatunyou" w:date="2016-03-04T11:07:00Z">
        <w:r w:rsidR="00C80E3F">
          <w:rPr>
            <w:rFonts w:eastAsiaTheme="minorEastAsia"/>
          </w:rPr>
          <w:t>an unqualified BDT, this column shall be null.</w:t>
        </w:r>
      </w:ins>
    </w:p>
    <w:p w14:paraId="4D955E5E" w14:textId="77777777" w:rsidR="007A485B" w:rsidRDefault="007A485B" w:rsidP="007A485B">
      <w:pPr>
        <w:pStyle w:val="Heading5"/>
      </w:pPr>
      <w:bookmarkStart w:id="384" w:name="_Toc442108922"/>
      <w:r>
        <w:t xml:space="preserve">Populate </w:t>
      </w:r>
      <w:r w:rsidR="00CF7449">
        <w:t>cdt_sc_awd_pri</w:t>
      </w:r>
      <w:r>
        <w:t xml:space="preserve"> table</w:t>
      </w:r>
      <w:bookmarkEnd w:id="384"/>
    </w:p>
    <w:p w14:paraId="76521C81" w14:textId="77777777" w:rsidR="007A485B" w:rsidRDefault="007A485B" w:rsidP="007A485B">
      <w:r>
        <w:lastRenderedPageBreak/>
        <w:t>Only unqualified BDTs that have an attribute extension to its based default BDT need to have records populated in this</w:t>
      </w:r>
      <w:r w:rsidR="00BF2D0E">
        <w:t xml:space="preserve"> </w:t>
      </w:r>
      <w:r w:rsidR="00BF2D0E" w:rsidRPr="00BF2D0E">
        <w:rPr>
          <w:rStyle w:val="CodeChar"/>
        </w:rPr>
        <w:t>cdt_sc_awd_pri</w:t>
      </w:r>
      <w:r w:rsidR="00BF2D0E">
        <w:t xml:space="preserve"> (CDT SC Allowed Primitive)</w:t>
      </w:r>
      <w:r>
        <w:t xml:space="preserve"> table and also the table in the next section.</w:t>
      </w:r>
      <w:r w:rsidR="006F3CCD">
        <w:t xml:space="preserve"> In OAGIS 10.1, there is only one unqualified BDT that has an additional SC to its based default BDT – the </w:t>
      </w:r>
      <w:r w:rsidR="006F3CCD" w:rsidRPr="006F3CCD">
        <w:rPr>
          <w:rStyle w:val="CodeChar"/>
        </w:rPr>
        <w:t>NameType</w:t>
      </w:r>
      <w:r w:rsidR="006F3CCD">
        <w:t>.</w:t>
      </w:r>
    </w:p>
    <w:p w14:paraId="471C7155" w14:textId="77777777" w:rsidR="007A485B" w:rsidRPr="003428EF" w:rsidRDefault="007A485B" w:rsidP="007A485B"/>
    <w:p w14:paraId="29349615" w14:textId="77777777" w:rsidR="007A485B" w:rsidRDefault="00CF7449" w:rsidP="007A485B">
      <w:r>
        <w:rPr>
          <w:rStyle w:val="CodeChar"/>
        </w:rPr>
        <w:t>cdt_sc_awd_pri_id</w:t>
      </w:r>
      <w:r w:rsidR="007A485B">
        <w:t xml:space="preserve"> = Auto-generate database key.</w:t>
      </w:r>
    </w:p>
    <w:p w14:paraId="616E730D" w14:textId="77777777" w:rsidR="007A485B" w:rsidRDefault="00405DFB" w:rsidP="007A485B">
      <w:r>
        <w:rPr>
          <w:rStyle w:val="CodeChar"/>
        </w:rPr>
        <w:t>cdt_sc_id</w:t>
      </w:r>
      <w:r w:rsidR="007A485B">
        <w:t xml:space="preserve"> = Foreign key to the </w:t>
      </w:r>
      <w:r w:rsidR="00530652">
        <w:rPr>
          <w:rStyle w:val="CodeChar"/>
        </w:rPr>
        <w:t>dt_sc</w:t>
      </w:r>
      <w:r w:rsidR="007A485B" w:rsidRPr="00BD78A3">
        <w:rPr>
          <w:rStyle w:val="CodeChar"/>
        </w:rPr>
        <w:t>.</w:t>
      </w:r>
      <w:r w:rsidR="00530652">
        <w:rPr>
          <w:rStyle w:val="CodeChar"/>
        </w:rPr>
        <w:t>dt_sc_id</w:t>
      </w:r>
      <w:r w:rsidR="007A485B">
        <w:t xml:space="preserve"> representing the target SC.</w:t>
      </w:r>
    </w:p>
    <w:p w14:paraId="6540A83D" w14:textId="77777777" w:rsidR="007A485B" w:rsidRDefault="00300C7F" w:rsidP="007A485B">
      <w:r>
        <w:rPr>
          <w:rStyle w:val="CodeChar"/>
        </w:rPr>
        <w:t>cdt_pri_id</w:t>
      </w:r>
      <w:r w:rsidR="007A485B">
        <w:t xml:space="preserve"> = Foreign key to the </w:t>
      </w:r>
      <w:r w:rsidR="002B066A">
        <w:rPr>
          <w:rStyle w:val="CodeChar"/>
        </w:rPr>
        <w:t>cdt_pri</w:t>
      </w:r>
      <w:r w:rsidR="007A485B" w:rsidRPr="00BD78A3">
        <w:rPr>
          <w:rStyle w:val="CodeChar"/>
        </w:rPr>
        <w:t>.</w:t>
      </w:r>
      <w:r>
        <w:rPr>
          <w:rStyle w:val="CodeChar"/>
        </w:rPr>
        <w:t>cdt_pri_id</w:t>
      </w:r>
      <w:r w:rsidR="007A485B">
        <w:t xml:space="preserve">. This column should be populated based on the SC’s representation term, </w:t>
      </w:r>
      <w:r w:rsidR="00530652">
        <w:rPr>
          <w:rStyle w:val="CodeChar"/>
        </w:rPr>
        <w:t>dt_sc</w:t>
      </w:r>
      <w:r w:rsidR="007A485B" w:rsidRPr="00BF2BF7">
        <w:rPr>
          <w:rStyle w:val="CodeChar"/>
        </w:rPr>
        <w:t>.</w:t>
      </w:r>
      <w:r w:rsidR="00CF7449">
        <w:rPr>
          <w:rStyle w:val="CodeChar"/>
        </w:rPr>
        <w:t>representation_term</w:t>
      </w:r>
      <w:r w:rsidR="007A485B">
        <w:t xml:space="preserve">. Use the representation term, to look up the necessary </w:t>
      </w:r>
      <w:r>
        <w:rPr>
          <w:rStyle w:val="CodeChar"/>
        </w:rPr>
        <w:t>cdt_pri_id</w:t>
      </w:r>
      <w:r w:rsidR="007A485B">
        <w:t xml:space="preserve">’s from the </w:t>
      </w:r>
      <w:r w:rsidR="00C822AB">
        <w:rPr>
          <w:rStyle w:val="CodeChar"/>
        </w:rPr>
        <w:t>cdt_awd_pri</w:t>
      </w:r>
      <w:r w:rsidR="007A485B">
        <w:t xml:space="preserve"> table. The look up is done by matching representation term with the data type term (</w:t>
      </w:r>
      <w:r w:rsidR="002B066A">
        <w:rPr>
          <w:rStyle w:val="CodeChar"/>
        </w:rPr>
        <w:t>dt</w:t>
      </w:r>
      <w:r w:rsidR="007A485B" w:rsidRPr="00053DFA">
        <w:rPr>
          <w:rStyle w:val="CodeChar"/>
        </w:rPr>
        <w:t>.</w:t>
      </w:r>
      <w:r w:rsidR="00736ABC">
        <w:rPr>
          <w:rStyle w:val="CodeChar"/>
        </w:rPr>
        <w:t>data_type_term</w:t>
      </w:r>
      <w:r w:rsidR="007A485B">
        <w:t xml:space="preserve">) after joining the </w:t>
      </w:r>
      <w:r w:rsidR="002B066A">
        <w:rPr>
          <w:rStyle w:val="CodeChar"/>
        </w:rPr>
        <w:t>dt</w:t>
      </w:r>
      <w:r w:rsidR="007A485B">
        <w:t xml:space="preserve"> table with the </w:t>
      </w:r>
      <w:r w:rsidR="00C822AB">
        <w:rPr>
          <w:rStyle w:val="CodeChar"/>
        </w:rPr>
        <w:t>cdt_awd_pri</w:t>
      </w:r>
      <w:r w:rsidR="007A485B">
        <w:t xml:space="preserve"> table.</w:t>
      </w:r>
    </w:p>
    <w:p w14:paraId="7C832949" w14:textId="77777777" w:rsidR="007A485B" w:rsidRPr="00CC1B7D" w:rsidRDefault="00405DFB" w:rsidP="007A485B">
      <w:r>
        <w:rPr>
          <w:rStyle w:val="CodeChar"/>
        </w:rPr>
        <w:t>is_default</w:t>
      </w:r>
      <w:r w:rsidR="007A485B">
        <w:t xml:space="preserve"> = Assign the same value obtained from the look up for the previous column.</w:t>
      </w:r>
    </w:p>
    <w:p w14:paraId="4ED3E2C2" w14:textId="77777777" w:rsidR="007A485B" w:rsidRDefault="007A485B" w:rsidP="00BF2D0E">
      <w:pPr>
        <w:pStyle w:val="Heading5"/>
      </w:pPr>
      <w:bookmarkStart w:id="385" w:name="_Toc442108923"/>
      <w:r>
        <w:t xml:space="preserve">Populate </w:t>
      </w:r>
      <w:r w:rsidR="00BF2D0E" w:rsidRPr="00BF2D0E">
        <w:t>cdt_sc_awd_pri_xps_type_map</w:t>
      </w:r>
      <w:r>
        <w:t xml:space="preserve"> table</w:t>
      </w:r>
      <w:bookmarkEnd w:id="385"/>
    </w:p>
    <w:p w14:paraId="31AF1574" w14:textId="77777777" w:rsidR="007A485B" w:rsidRPr="00C4501A" w:rsidRDefault="007A485B" w:rsidP="007A485B">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14:paraId="24D6C8FA" w14:textId="77777777" w:rsidR="007A485B" w:rsidRDefault="007A485B" w:rsidP="007A485B"/>
    <w:p w14:paraId="5EE8DD62" w14:textId="77777777" w:rsidR="007A485B" w:rsidRDefault="007A485B" w:rsidP="007A485B">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2681EC25" w14:textId="77777777" w:rsidR="007A485B" w:rsidRDefault="007A485B" w:rsidP="007A485B">
      <w:pPr>
        <w:rPr>
          <w:highlight w:val="yellow"/>
        </w:rPr>
      </w:pPr>
    </w:p>
    <w:p w14:paraId="614CFE5D" w14:textId="77777777" w:rsidR="007A485B" w:rsidRDefault="00BF2D0E" w:rsidP="007A485B">
      <w:r>
        <w:rPr>
          <w:rStyle w:val="CodeChar"/>
        </w:rPr>
        <w:t>cdt_sc_awd_pri_xps_type_map_id</w:t>
      </w:r>
      <w:r w:rsidR="007A485B">
        <w:t xml:space="preserve"> = Auto-generate database key.</w:t>
      </w:r>
    </w:p>
    <w:p w14:paraId="61C71518" w14:textId="77777777" w:rsidR="007A485B" w:rsidRDefault="00CF7449" w:rsidP="007A485B">
      <w:r>
        <w:rPr>
          <w:rStyle w:val="CodeChar"/>
        </w:rPr>
        <w:t>cdt_sc_awd_pri</w:t>
      </w:r>
      <w:r w:rsidR="007A485B">
        <w:t xml:space="preserve"> = Foreign key to </w:t>
      </w:r>
      <w:r w:rsidRPr="0055182C">
        <w:rPr>
          <w:rStyle w:val="CodeChar"/>
        </w:rPr>
        <w:t>cdt_sc_awd_pri</w:t>
      </w:r>
      <w:r w:rsidR="007A485B" w:rsidRPr="0055182C">
        <w:rPr>
          <w:rStyle w:val="CodeChar"/>
        </w:rPr>
        <w:t>.</w:t>
      </w:r>
      <w:r w:rsidRPr="0055182C">
        <w:rPr>
          <w:rStyle w:val="CodeChar"/>
        </w:rPr>
        <w:t>cdt_sc_awd_pri_id</w:t>
      </w:r>
      <w:r w:rsidR="007A485B">
        <w:rPr>
          <w:rStyle w:val="CodeChar"/>
        </w:rPr>
        <w:t>.</w:t>
      </w:r>
      <w:r w:rsidR="007A485B">
        <w:rPr>
          <w:rStyle w:val="IntenseEmphasis"/>
          <w:b w:val="0"/>
          <w:bCs w:val="0"/>
          <w:i w:val="0"/>
          <w:iCs w:val="0"/>
          <w:color w:val="auto"/>
        </w:rPr>
        <w:t xml:space="preserve"> </w:t>
      </w:r>
    </w:p>
    <w:p w14:paraId="2D81155C" w14:textId="77777777" w:rsidR="007A485B" w:rsidRDefault="00300C7F" w:rsidP="007A485B">
      <w:pPr>
        <w:rPr>
          <w:rStyle w:val="CodeChar"/>
          <w:rFonts w:eastAsiaTheme="minorEastAsia"/>
        </w:rPr>
      </w:pPr>
      <w:r>
        <w:rPr>
          <w:rStyle w:val="CodeChar"/>
        </w:rPr>
        <w:t>xbt_id</w:t>
      </w:r>
      <w:r w:rsidR="007A485B">
        <w:t xml:space="preserve"> = Foreign key to </w:t>
      </w:r>
      <w:r>
        <w:rPr>
          <w:rStyle w:val="CodeChar"/>
          <w:rFonts w:eastAsiaTheme="minorEastAsia"/>
        </w:rPr>
        <w:t>xbt</w:t>
      </w:r>
      <w:r w:rsidR="007A485B">
        <w:rPr>
          <w:rFonts w:eastAsiaTheme="minorEastAsia"/>
        </w:rPr>
        <w:t>.</w:t>
      </w:r>
      <w:r w:rsidR="007A485B" w:rsidRPr="00EF6BE9">
        <w:rPr>
          <w:rStyle w:val="CodeChar"/>
          <w:rFonts w:eastAsiaTheme="minorEastAsia"/>
        </w:rPr>
        <w:t xml:space="preserve"> </w:t>
      </w:r>
      <w:r>
        <w:rPr>
          <w:rStyle w:val="CodeChar"/>
          <w:rFonts w:eastAsiaTheme="minorEastAsia"/>
        </w:rPr>
        <w:t>xbt_id</w:t>
      </w:r>
    </w:p>
    <w:p w14:paraId="4C1D2384" w14:textId="77777777" w:rsidR="007A485B" w:rsidRDefault="007A485B" w:rsidP="007A485B"/>
    <w:p w14:paraId="14E86888" w14:textId="77777777" w:rsidR="007A485B" w:rsidRDefault="007A485B" w:rsidP="007A485B">
      <w:r>
        <w:t xml:space="preserve">Use the CDT Primitive to XSD Built-in type in section </w:t>
      </w:r>
      <w:r>
        <w:fldChar w:fldCharType="begin"/>
      </w:r>
      <w:r>
        <w:instrText xml:space="preserve"> REF _Ref390787662 \r \h </w:instrText>
      </w:r>
      <w:r>
        <w:fldChar w:fldCharType="separate"/>
      </w:r>
      <w:r w:rsidR="00727D4A">
        <w:t>3.1.1.5.5</w:t>
      </w:r>
      <w:r>
        <w:fldChar w:fldCharType="end"/>
      </w:r>
      <w:r>
        <w:t xml:space="preserve"> to populate the </w:t>
      </w:r>
      <w:r w:rsidR="00300C7F">
        <w:rPr>
          <w:rStyle w:val="CodeChar"/>
        </w:rPr>
        <w:t>xbt_id</w:t>
      </w:r>
      <w:r>
        <w:t xml:space="preserve"> column according to the SC allowed primitives.  </w:t>
      </w:r>
    </w:p>
    <w:p w14:paraId="32FEDA43" w14:textId="77777777" w:rsidR="00864DD4" w:rsidRDefault="005F5FC3" w:rsidP="005F5FC3">
      <w:pPr>
        <w:pStyle w:val="Heading5"/>
      </w:pPr>
      <w:bookmarkStart w:id="386" w:name="_Toc442108924"/>
      <w:r>
        <w:t xml:space="preserve">Populate </w:t>
      </w:r>
      <w:r w:rsidR="002B3165">
        <w:t>bdt_sc_pri_restri</w:t>
      </w:r>
      <w:r w:rsidR="00862CC7">
        <w:t xml:space="preserve"> table</w:t>
      </w:r>
      <w:bookmarkEnd w:id="386"/>
    </w:p>
    <w:p w14:paraId="7608004C" w14:textId="77777777"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w:t>
      </w:r>
      <w:r w:rsidR="00E562EC">
        <w:t xml:space="preserve">SC of </w:t>
      </w:r>
      <w:r w:rsidR="00E12A5F">
        <w:t>default BDTs and unqualified BDTs.</w:t>
      </w:r>
    </w:p>
    <w:p w14:paraId="2C005A26" w14:textId="77777777" w:rsidR="00E12A5F" w:rsidRDefault="00E12A5F" w:rsidP="005F5FC3"/>
    <w:p w14:paraId="248F2512" w14:textId="77777777" w:rsidR="00E12A5F" w:rsidRDefault="002B3165" w:rsidP="005F5FC3">
      <w:r>
        <w:rPr>
          <w:rStyle w:val="CodeChar"/>
        </w:rPr>
        <w:t>bdt_sc_pri_restri_id</w:t>
      </w:r>
      <w:r w:rsidR="00E12A5F">
        <w:t xml:space="preserve"> = </w:t>
      </w:r>
      <w:r w:rsidR="00DC003B">
        <w:t>Auto-generate database key.</w:t>
      </w:r>
    </w:p>
    <w:p w14:paraId="228DDF09" w14:textId="77777777" w:rsidR="00E12A5F" w:rsidRDefault="002B3165" w:rsidP="005F5FC3">
      <w:r>
        <w:rPr>
          <w:rStyle w:val="CodeChar"/>
        </w:rPr>
        <w:t>bdt_sc_id</w:t>
      </w:r>
      <w:r w:rsidR="00E12A5F">
        <w:t xml:space="preserve"> = </w:t>
      </w:r>
      <w:r w:rsidR="00862CC7">
        <w:t>Foreign key to the default BDT</w:t>
      </w:r>
      <w:r w:rsidR="00A13989">
        <w:t>’s</w:t>
      </w:r>
      <w:r w:rsidR="00862CC7">
        <w:t xml:space="preserve"> or the unqualified BDT</w:t>
      </w:r>
      <w:r w:rsidR="00A13989">
        <w:t>’s SC</w:t>
      </w:r>
      <w:r w:rsidR="00862CC7">
        <w:t>.</w:t>
      </w:r>
    </w:p>
    <w:p w14:paraId="37B2184A" w14:textId="77777777" w:rsidR="003E38DD" w:rsidRDefault="002B3165" w:rsidP="00567E9B">
      <w:r>
        <w:rPr>
          <w:rStyle w:val="CodeChar"/>
        </w:rPr>
        <w:t>cdt_sc_awd_pri_xps_type_map_id</w:t>
      </w:r>
      <w:r w:rsidR="00E12A5F">
        <w:t xml:space="preserve"> = </w:t>
      </w:r>
      <w:r w:rsidR="00567E9B">
        <w:t xml:space="preserve">This is a foreign key to the </w:t>
      </w:r>
      <w:r w:rsidR="00BF2D0E">
        <w:rPr>
          <w:rStyle w:val="CodeChar"/>
        </w:rPr>
        <w:t>cdt_sc_awd_pri_xps_type_map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93447A">
        <w:t>3.1.1.3.8</w:t>
      </w:r>
      <w:r w:rsidR="00567E9B">
        <w:fldChar w:fldCharType="end"/>
      </w:r>
      <w:r w:rsidR="00567E9B">
        <w:t xml:space="preserve">. </w:t>
      </w:r>
      <w:r w:rsidR="00870BE4">
        <w:t>For default BDT, e</w:t>
      </w:r>
      <w:r w:rsidR="00567E9B">
        <w:t xml:space="preserve">ach BDT </w:t>
      </w:r>
      <w:r w:rsidR="00613BEB">
        <w:t xml:space="preserve">SC </w:t>
      </w:r>
      <w:r w:rsidR="00567E9B">
        <w:t>will use all the entries from that table per its associated CDT Primitive(s)</w:t>
      </w:r>
      <w:r w:rsidR="00CF4AEC">
        <w:t xml:space="preserve"> except in cases where </w:t>
      </w:r>
      <w:r w:rsidR="007974B1">
        <w:t xml:space="preserve">1) </w:t>
      </w:r>
      <w:r w:rsidR="00CF4AEC">
        <w:t xml:space="preserve">the SC’s </w:t>
      </w:r>
      <w:del w:id="387" w:author="Serm Kulvatunyou" w:date="2016-03-04T14:27:00Z">
        <w:r w:rsidR="00CF4AEC" w:rsidDel="00B63A8B">
          <w:delText xml:space="preserve">property </w:delText>
        </w:r>
      </w:del>
      <w:ins w:id="388" w:author="Serm Kulvatunyou" w:date="2016-03-04T14:27:00Z">
        <w:r w:rsidR="00B63A8B">
          <w:t xml:space="preserve">representation </w:t>
        </w:r>
      </w:ins>
      <w:r w:rsidR="00CF4AEC">
        <w:t xml:space="preserve">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 xml:space="preserve">/@type = </w:t>
      </w:r>
      <w:r w:rsidR="002D3A91">
        <w:rPr>
          <w:rStyle w:val="CodeChar"/>
        </w:rPr>
        <w:t>code_list</w:t>
      </w:r>
      <w:r w:rsidR="00870BE4" w:rsidRPr="00870BE4">
        <w:rPr>
          <w:rStyle w:val="CodeChar"/>
        </w:rPr>
        <w:t>.</w:t>
      </w:r>
      <w:r w:rsidR="00DD3866">
        <w:rPr>
          <w:rStyle w:val="CodeChar"/>
        </w:rPr>
        <w:t>name</w:t>
      </w:r>
      <w:r w:rsidR="007974B1">
        <w:t>; and 2)</w:t>
      </w:r>
      <w:r w:rsidR="00870BE4">
        <w:t xml:space="preserve"> </w:t>
      </w:r>
      <w:r w:rsidR="007974B1">
        <w:t>the attribute name contains ‘</w:t>
      </w:r>
      <w:r w:rsidR="007974B1" w:rsidRPr="006F3CCD">
        <w:rPr>
          <w:rStyle w:val="CodeChar"/>
        </w:rPr>
        <w:t>AgencyID</w:t>
      </w:r>
      <w:r w:rsidR="007974B1">
        <w:t>’ and the type associated with the attribute is an agency ID list.</w:t>
      </w:r>
    </w:p>
    <w:p w14:paraId="465A9551" w14:textId="77777777" w:rsidR="00613BEB" w:rsidRDefault="00870BE4" w:rsidP="00567E9B">
      <w:r>
        <w:t xml:space="preserve">If the type associated with the attribute is a code list, then </w:t>
      </w:r>
      <w:r w:rsidR="002B660F">
        <w:t xml:space="preserve">first </w:t>
      </w:r>
      <w:r w:rsidR="005E4E35">
        <w:t>populate one row which has</w:t>
      </w:r>
      <w:r w:rsidR="003E38DD">
        <w:t xml:space="preserve"> this column pointing to the </w:t>
      </w:r>
      <w:r w:rsidR="002B3165">
        <w:rPr>
          <w:rStyle w:val="CodeChar"/>
        </w:rPr>
        <w:t>cdt_sc_awd_pri_xps_type_map_id</w:t>
      </w:r>
      <w:r w:rsidR="003E38DD">
        <w:rPr>
          <w:rStyle w:val="CodeChar"/>
        </w:rPr>
        <w:t xml:space="preserve"> </w:t>
      </w:r>
      <w:r w:rsidR="003E38DD" w:rsidRPr="003E38DD">
        <w:t xml:space="preserve">that </w:t>
      </w:r>
      <w:r w:rsidR="003E38DD" w:rsidRPr="00C879D6">
        <w:t>maps</w:t>
      </w:r>
      <w:r w:rsidR="00613BEB" w:rsidRPr="00C879D6">
        <w:t xml:space="preserve"> the SC</w:t>
      </w:r>
      <w:r w:rsidR="003E38DD">
        <w:rPr>
          <w:rStyle w:val="CodeChar"/>
        </w:rPr>
        <w:t xml:space="preserv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w:t>
      </w:r>
      <w:r w:rsidR="002B660F">
        <w:t xml:space="preserve">but </w:t>
      </w:r>
      <w:r>
        <w:t xml:space="preserve">fill in the </w:t>
      </w:r>
      <w:r w:rsidR="002B3165">
        <w:rPr>
          <w:rStyle w:val="CodeChar"/>
        </w:rPr>
        <w:t>code_list_id</w:t>
      </w:r>
      <w:r>
        <w:t xml:space="preserve"> column. </w:t>
      </w:r>
    </w:p>
    <w:p w14:paraId="1C1F1460" w14:textId="77777777" w:rsidR="00613BEB" w:rsidRDefault="00613BEB" w:rsidP="00567E9B"/>
    <w:p w14:paraId="6F5D7972" w14:textId="77777777" w:rsidR="00613BEB" w:rsidRDefault="00613BEB" w:rsidP="00613BEB">
      <w:r w:rsidRPr="00047E88">
        <w:t>If attribute name contains ‘</w:t>
      </w:r>
      <w:r w:rsidRPr="00047E88">
        <w:rPr>
          <w:rStyle w:val="CodeChar"/>
        </w:rPr>
        <w:t>AgencyID</w:t>
      </w:r>
      <w:r w:rsidRPr="00047E88">
        <w:t xml:space="preserve">’, then first populate one row which has this column pointing to the </w:t>
      </w:r>
      <w:r w:rsidR="002B3165" w:rsidRPr="00047E88">
        <w:rPr>
          <w:rStyle w:val="CodeChar"/>
        </w:rPr>
        <w:t>cdt_sc_awd_pri_xps_type_map_id</w:t>
      </w:r>
      <w:r w:rsidRPr="00047E88">
        <w:rPr>
          <w:rStyle w:val="CodeChar"/>
        </w:rPr>
        <w:t xml:space="preserve"> </w:t>
      </w:r>
      <w:r w:rsidRPr="00047E88">
        <w:t>that maps</w:t>
      </w:r>
      <w:r w:rsidR="00E60542" w:rsidRPr="00047E88">
        <w:t xml:space="preserve"> the SC</w:t>
      </w:r>
      <w:r w:rsidRPr="00047E88">
        <w:rPr>
          <w:rStyle w:val="CodeChar"/>
        </w:rPr>
        <w:t xml:space="preserve"> </w:t>
      </w:r>
      <w:r w:rsidRPr="00047E88">
        <w:t>to</w:t>
      </w:r>
      <w:r w:rsidRPr="00047E88">
        <w:rPr>
          <w:rStyle w:val="CodeChar"/>
        </w:rPr>
        <w:t xml:space="preserve"> Token </w:t>
      </w:r>
      <w:r w:rsidRPr="00047E88">
        <w:t>and</w:t>
      </w:r>
      <w:r w:rsidRPr="00047E88">
        <w:rPr>
          <w:rStyle w:val="CodeChar"/>
        </w:rPr>
        <w:t xml:space="preserve"> xsd:token</w:t>
      </w:r>
      <w:r w:rsidRPr="00047E88">
        <w:t xml:space="preserve">. Then populate another row which has this column blank but fill in the </w:t>
      </w:r>
      <w:r w:rsidR="002B3165" w:rsidRPr="00047E88">
        <w:rPr>
          <w:rStyle w:val="CodeChar"/>
        </w:rPr>
        <w:t>agency_id_list_id</w:t>
      </w:r>
      <w:r w:rsidRPr="00047E88">
        <w:t xml:space="preserve"> column</w:t>
      </w:r>
      <w:r w:rsidR="00E60542" w:rsidRPr="00047E88">
        <w:t xml:space="preserve"> with the only </w:t>
      </w:r>
      <w:r w:rsidR="002B3165" w:rsidRPr="00047E88">
        <w:rPr>
          <w:rStyle w:val="CodeChar"/>
        </w:rPr>
        <w:t>agency_id_list</w:t>
      </w:r>
      <w:r w:rsidR="00E60542" w:rsidRPr="00047E88">
        <w:rPr>
          <w:rStyle w:val="CodeChar"/>
        </w:rPr>
        <w:t>.</w:t>
      </w:r>
      <w:r w:rsidR="002B3165" w:rsidRPr="00047E88">
        <w:rPr>
          <w:rStyle w:val="CodeChar"/>
        </w:rPr>
        <w:t>agency_id_list_id</w:t>
      </w:r>
      <w:r w:rsidR="00E60542" w:rsidRPr="00047E88">
        <w:t xml:space="preserve"> in the database</w:t>
      </w:r>
      <w:r w:rsidRPr="00047E88">
        <w:t>.</w:t>
      </w:r>
    </w:p>
    <w:p w14:paraId="7008EAB2" w14:textId="77777777" w:rsidR="00613BEB" w:rsidRDefault="00613BEB" w:rsidP="00567E9B"/>
    <w:p w14:paraId="2120983E" w14:textId="77777777" w:rsidR="00567E9B" w:rsidRDefault="000F37A1" w:rsidP="00567E9B">
      <w:r>
        <w:lastRenderedPageBreak/>
        <w:t>Each unqualified BDT has</w:t>
      </w:r>
      <w:r w:rsidR="00567E9B">
        <w:t xml:space="preserve"> the same set of maps</w:t>
      </w:r>
      <w:r w:rsidR="00870BE4">
        <w:t xml:space="preserve"> as those of it</w:t>
      </w:r>
      <w:r>
        <w:t>s</w:t>
      </w:r>
      <w:r w:rsidR="00870BE4">
        <w:t xml:space="preserve"> based default BDT</w:t>
      </w:r>
      <w:r w:rsidR="00567E9B">
        <w:t xml:space="preserve">. </w:t>
      </w:r>
      <w:r w:rsidR="006F3CCD">
        <w:t xml:space="preserve">For a new SC in the unqualified BDT, </w:t>
      </w:r>
      <w:r w:rsidR="0085094A">
        <w:t xml:space="preserve">first populate all rows from the map table for that SC (i.e., the value in the </w:t>
      </w:r>
      <w:r w:rsidR="002B3165">
        <w:rPr>
          <w:rStyle w:val="CodeChar"/>
        </w:rPr>
        <w:t>bdt_sc_id</w:t>
      </w:r>
      <w:r w:rsidR="0085094A">
        <w:t xml:space="preserve"> column above matches the </w:t>
      </w:r>
      <w:r w:rsidR="00CF7449">
        <w:rPr>
          <w:rStyle w:val="CodeChar"/>
        </w:rPr>
        <w:t>cdt_sc_awd_pri</w:t>
      </w:r>
      <w:r w:rsidR="0085094A" w:rsidRPr="00596D62">
        <w:rPr>
          <w:rStyle w:val="CodeChar"/>
        </w:rPr>
        <w:t>.</w:t>
      </w:r>
      <w:r w:rsidR="00405DFB">
        <w:rPr>
          <w:rStyle w:val="CodeChar"/>
        </w:rPr>
        <w:t>cdt_sc_id</w:t>
      </w:r>
      <w:r w:rsidR="0085094A">
        <w:t xml:space="preserve"> column after joining the </w:t>
      </w:r>
      <w:r w:rsidR="00CF7449">
        <w:rPr>
          <w:rStyle w:val="CodeChar"/>
        </w:rPr>
        <w:t>cdt_sc_awd_pri</w:t>
      </w:r>
      <w:r w:rsidR="0085094A">
        <w:t xml:space="preserve"> and the </w:t>
      </w:r>
      <w:r w:rsidR="00BF2D0E">
        <w:rPr>
          <w:rStyle w:val="CodeChar"/>
        </w:rPr>
        <w:t>cdt_sc_awd_pri_xps_type_map</w:t>
      </w:r>
      <w:r w:rsidR="0085094A">
        <w:t xml:space="preserve"> tables).</w:t>
      </w:r>
      <w:r w:rsidR="00E038F9" w:rsidRPr="00E038F9">
        <w:t xml:space="preserve"> </w:t>
      </w:r>
      <w:r w:rsidR="00E038F9">
        <w:t>Then u</w:t>
      </w:r>
      <w:r w:rsidR="00E038F9" w:rsidRPr="00585CF4">
        <w:t>se the following rules</w:t>
      </w:r>
      <w:r w:rsidR="00E038F9">
        <w:t xml:space="preserve"> to set the </w:t>
      </w:r>
      <w:r w:rsidR="00405DFB">
        <w:rPr>
          <w:rStyle w:val="CodeChar"/>
        </w:rPr>
        <w:t>is_default</w:t>
      </w:r>
      <w:r w:rsidR="00E038F9">
        <w:t xml:space="preserve"> column. </w:t>
      </w:r>
      <w:r w:rsidR="00E038F9" w:rsidRPr="00585CF4">
        <w:t xml:space="preserve">If </w:t>
      </w:r>
      <w:r w:rsidR="00E038F9" w:rsidRPr="00585CF4">
        <w:rPr>
          <w:rStyle w:val="CodeChar"/>
        </w:rPr>
        <w:t>xsd:attribute/@type = ‘Number</w:t>
      </w:r>
      <w:r w:rsidR="00047E88">
        <w:rPr>
          <w:rStyle w:val="CodeChar"/>
        </w:rPr>
        <w:t>Type</w:t>
      </w:r>
      <w:r w:rsidR="00E038F9" w:rsidRPr="00585CF4">
        <w:rPr>
          <w:rStyle w:val="CodeChar"/>
        </w:rPr>
        <w:t xml:space="preserve">_B98233’ </w:t>
      </w:r>
      <w:r w:rsidR="00E038F9" w:rsidRPr="00F93057">
        <w:t>is</w:t>
      </w:r>
      <w:r w:rsidR="00E038F9" w:rsidRPr="00585CF4">
        <w:rPr>
          <w:rStyle w:val="CodeChar"/>
        </w:rPr>
        <w:t xml:space="preserve"> true</w:t>
      </w:r>
      <w:r w:rsidR="00E038F9" w:rsidRPr="00585CF4">
        <w:t xml:space="preserve">, set </w:t>
      </w:r>
      <w:r w:rsidR="00405DFB">
        <w:rPr>
          <w:rStyle w:val="CodeChar"/>
        </w:rPr>
        <w:t>is_default</w:t>
      </w:r>
      <w:r w:rsidR="00E038F9" w:rsidRPr="00585CF4">
        <w:t xml:space="preserve"> to </w:t>
      </w:r>
      <w:r w:rsidR="00E038F9" w:rsidRPr="00585CF4">
        <w:rPr>
          <w:rStyle w:val="CodeChar"/>
        </w:rPr>
        <w:t>true</w:t>
      </w:r>
      <w:r w:rsidR="00E038F9" w:rsidRPr="00585CF4">
        <w:t xml:space="preserve"> on the</w:t>
      </w:r>
      <w:r w:rsidR="00E038F9">
        <w:t xml:space="preserve"> row, which points to the Number CDT primitive and</w:t>
      </w:r>
      <w:r w:rsidR="00E038F9" w:rsidRPr="00585CF4">
        <w:t xml:space="preserve"> </w:t>
      </w:r>
      <w:r w:rsidR="00E038F9" w:rsidRPr="00585CF4">
        <w:rPr>
          <w:rStyle w:val="CodeChar"/>
        </w:rPr>
        <w:t>xsd:integer</w:t>
      </w:r>
      <w:r w:rsidR="00E038F9" w:rsidRPr="00585CF4">
        <w:t xml:space="preserve"> map.</w:t>
      </w:r>
    </w:p>
    <w:p w14:paraId="7A7D3373" w14:textId="77777777" w:rsidR="00613BEB" w:rsidRDefault="00613BEB" w:rsidP="00567E9B"/>
    <w:p w14:paraId="302BB412" w14:textId="77777777" w:rsidR="00567E9B" w:rsidRDefault="002B3165" w:rsidP="00567E9B">
      <w:r>
        <w:rPr>
          <w:rStyle w:val="CodeChar"/>
        </w:rPr>
        <w:t>code_list_id</w:t>
      </w:r>
      <w:r w:rsidR="00567E9B">
        <w:t xml:space="preserve"> = </w:t>
      </w:r>
      <w:r w:rsidR="004C2C56">
        <w:t xml:space="preserve">Populate this column with an appropriate </w:t>
      </w:r>
      <w:r w:rsidR="002D3A91">
        <w:rPr>
          <w:rStyle w:val="CodeChar"/>
        </w:rPr>
        <w:t>code_list</w:t>
      </w:r>
      <w:r w:rsidR="004C2C56" w:rsidRPr="004C2C56">
        <w:rPr>
          <w:rStyle w:val="CodeChar"/>
        </w:rPr>
        <w:t>.</w:t>
      </w:r>
      <w:r>
        <w:rPr>
          <w:rStyle w:val="CodeChar"/>
        </w:rPr>
        <w:t>code_list_id</w:t>
      </w:r>
      <w:r w:rsidR="004C2C56">
        <w:t xml:space="preserve"> when the type associated with the attribute is determined to be a code list as described in the previous column</w:t>
      </w:r>
      <w:r w:rsidR="00567E9B">
        <w:t>.</w:t>
      </w:r>
    </w:p>
    <w:p w14:paraId="17A7E298" w14:textId="77777777" w:rsidR="007974B1" w:rsidRDefault="007974B1" w:rsidP="00567E9B">
      <w:del w:id="389" w:author="Serm Kulvatunyou" w:date="2016-06-16T08:34:00Z">
        <w:r w:rsidDel="00776945">
          <w:delText>If the type</w:delText>
        </w:r>
      </w:del>
      <w:r>
        <w:t xml:space="preserve"> </w:t>
      </w:r>
    </w:p>
    <w:p w14:paraId="1EACA2B5" w14:textId="77777777" w:rsidR="00285A2F" w:rsidRDefault="002B3165" w:rsidP="00567E9B">
      <w:r w:rsidRPr="00047E88">
        <w:rPr>
          <w:rStyle w:val="CodeChar"/>
        </w:rPr>
        <w:t>agency_id_list_id</w:t>
      </w:r>
      <w:r w:rsidR="00285A2F" w:rsidRPr="00047E88">
        <w:t xml:space="preserve"> = </w:t>
      </w:r>
      <w:r w:rsidR="00E60542" w:rsidRPr="00047E88">
        <w:t xml:space="preserve">See the logic associated with the </w:t>
      </w:r>
      <w:r w:rsidRPr="00047E88">
        <w:rPr>
          <w:rStyle w:val="CodeChar"/>
        </w:rPr>
        <w:t>cdt_sc_awd_pri_xps_type_map_id</w:t>
      </w:r>
      <w:r w:rsidR="00E60542" w:rsidRPr="00047E88">
        <w:t xml:space="preserve"> column above</w:t>
      </w:r>
      <w:r w:rsidR="00285A2F" w:rsidRPr="00047E88">
        <w:t>.</w:t>
      </w:r>
    </w:p>
    <w:p w14:paraId="5FEACA26" w14:textId="77777777" w:rsidR="00E60542" w:rsidRDefault="00405DFB" w:rsidP="00385AAF">
      <w:r>
        <w:rPr>
          <w:rStyle w:val="CodeChar"/>
        </w:rPr>
        <w:t>is_default</w:t>
      </w:r>
      <w:r w:rsidR="00567E9B">
        <w:t xml:space="preserve"> =</w:t>
      </w:r>
      <w:r w:rsidR="002B660F">
        <w:t xml:space="preserve"> </w:t>
      </w:r>
      <w:r w:rsidR="00E60542">
        <w:t xml:space="preserve">Follow the table below for setting the </w:t>
      </w:r>
      <w:r>
        <w:rPr>
          <w:rStyle w:val="CodeChar"/>
        </w:rPr>
        <w:t>is_default</w:t>
      </w:r>
      <w:r w:rsidR="00E60542">
        <w:t xml:space="preserve"> value.</w:t>
      </w:r>
      <w:ins w:id="390" w:author="Serm Kulvatunyou" w:date="2016-03-08T11:37:00Z">
        <w:del w:id="391" w:author="Serm Kulvatunyou" w:date="2016-06-16T08:34:00Z">
          <w:r w:rsidR="000F57F3" w:rsidDel="00776945">
            <w:delText xml:space="preserve"> Except the</w:delText>
          </w:r>
        </w:del>
        <w:r w:rsidR="000F57F3">
          <w:t xml:space="preserve"> </w:t>
        </w:r>
      </w:ins>
    </w:p>
    <w:p w14:paraId="4D5A102F" w14:textId="77777777" w:rsidR="00E60542" w:rsidRDefault="00E60542" w:rsidP="00385AAF"/>
    <w:tbl>
      <w:tblPr>
        <w:tblStyle w:val="TableGrid"/>
        <w:tblW w:w="0" w:type="auto"/>
        <w:tblLook w:val="04A0" w:firstRow="1" w:lastRow="0" w:firstColumn="1" w:lastColumn="0" w:noHBand="0" w:noVBand="1"/>
      </w:tblPr>
      <w:tblGrid>
        <w:gridCol w:w="2801"/>
        <w:gridCol w:w="6549"/>
      </w:tblGrid>
      <w:tr w:rsidR="00D41F6F" w14:paraId="2603354D" w14:textId="77777777" w:rsidTr="00D41F6F">
        <w:tc>
          <w:tcPr>
            <w:tcW w:w="2874" w:type="dxa"/>
          </w:tcPr>
          <w:p w14:paraId="132BC8FF" w14:textId="77777777" w:rsidR="00D41F6F" w:rsidRDefault="00D41F6F" w:rsidP="00385AAF">
            <w:r>
              <w:t>SC Representation Term</w:t>
            </w:r>
          </w:p>
        </w:tc>
        <w:tc>
          <w:tcPr>
            <w:tcW w:w="6684" w:type="dxa"/>
          </w:tcPr>
          <w:p w14:paraId="11CAA406" w14:textId="77777777" w:rsidR="00D41F6F" w:rsidRDefault="002B066A" w:rsidP="00E60542">
            <w:r>
              <w:t>The map [CDT Primitive, XSD BuiltI</w:t>
            </w:r>
            <w:r w:rsidR="00D41F6F">
              <w:t xml:space="preserve">n Type] derived from the </w:t>
            </w:r>
            <w:r w:rsidR="002B3165">
              <w:rPr>
                <w:rStyle w:val="CodeChar"/>
              </w:rPr>
              <w:t>cdt_sc_awd_pri_xps_type_map_id</w:t>
            </w:r>
            <w:r w:rsidR="00D41F6F">
              <w:t xml:space="preserve"> </w:t>
            </w:r>
          </w:p>
        </w:tc>
      </w:tr>
      <w:tr w:rsidR="00D41F6F" w14:paraId="61C85490" w14:textId="77777777" w:rsidTr="00D41F6F">
        <w:tc>
          <w:tcPr>
            <w:tcW w:w="2874" w:type="dxa"/>
          </w:tcPr>
          <w:p w14:paraId="64208A83" w14:textId="77777777" w:rsidR="00D41F6F" w:rsidRDefault="00D41F6F" w:rsidP="00385AAF">
            <w:r>
              <w:t>Code</w:t>
            </w:r>
          </w:p>
        </w:tc>
        <w:tc>
          <w:tcPr>
            <w:tcW w:w="6684" w:type="dxa"/>
          </w:tcPr>
          <w:p w14:paraId="4F6E9EA1" w14:textId="77777777" w:rsidR="00D41F6F" w:rsidRDefault="00D41F6F" w:rsidP="00385AAF">
            <w:r>
              <w:t>True on [</w:t>
            </w:r>
            <w:r w:rsidRPr="009B620C">
              <w:rPr>
                <w:rStyle w:val="CodeChar"/>
              </w:rPr>
              <w:t>Token,</w:t>
            </w:r>
            <w:r>
              <w:t xml:space="preserve"> </w:t>
            </w:r>
            <w:r w:rsidRPr="009B620C">
              <w:rPr>
                <w:rStyle w:val="CodeChar"/>
              </w:rPr>
              <w:t>xsd:token</w:t>
            </w:r>
            <w:r>
              <w:t>], false on all other rows (including code list)</w:t>
            </w:r>
          </w:p>
        </w:tc>
      </w:tr>
      <w:tr w:rsidR="00D41F6F" w14:paraId="19C78D69" w14:textId="77777777" w:rsidTr="00D41F6F">
        <w:tc>
          <w:tcPr>
            <w:tcW w:w="2874" w:type="dxa"/>
          </w:tcPr>
          <w:p w14:paraId="5D60FC7D" w14:textId="77777777" w:rsidR="00D41F6F" w:rsidRDefault="00D41F6F" w:rsidP="00385AAF">
            <w:r>
              <w:t>Identifier</w:t>
            </w:r>
          </w:p>
        </w:tc>
        <w:tc>
          <w:tcPr>
            <w:tcW w:w="6684" w:type="dxa"/>
          </w:tcPr>
          <w:p w14:paraId="6CC341FE" w14:textId="77777777" w:rsidR="00D41F6F" w:rsidRDefault="00D41F6F" w:rsidP="000F57F3">
            <w:r>
              <w:t>True on [</w:t>
            </w:r>
            <w:del w:id="392" w:author="Serm Kulvatunyou" w:date="2016-03-08T11:33:00Z">
              <w:r w:rsidRPr="009B620C" w:rsidDel="000F57F3">
                <w:rPr>
                  <w:rStyle w:val="CodeChar"/>
                </w:rPr>
                <w:delText>Token</w:delText>
              </w:r>
            </w:del>
            <w:ins w:id="393" w:author="Serm Kulvatunyou" w:date="2016-03-08T11:33:00Z">
              <w:r w:rsidR="000F57F3">
                <w:rPr>
                  <w:rStyle w:val="CodeChar"/>
                </w:rPr>
                <w:t>NormalizedString</w:t>
              </w:r>
            </w:ins>
            <w:r w:rsidRPr="009B620C">
              <w:rPr>
                <w:rStyle w:val="CodeChar"/>
              </w:rPr>
              <w:t>, xsd:</w:t>
            </w:r>
            <w:del w:id="394" w:author="Serm Kulvatunyou" w:date="2016-03-08T11:23:00Z">
              <w:r w:rsidRPr="009B620C" w:rsidDel="002C5527">
                <w:rPr>
                  <w:rStyle w:val="CodeChar"/>
                </w:rPr>
                <w:delText>token</w:delText>
              </w:r>
            </w:del>
            <w:ins w:id="395" w:author="Serm Kulvatunyou" w:date="2016-03-08T11:23:00Z">
              <w:r w:rsidR="002C5527">
                <w:rPr>
                  <w:rStyle w:val="CodeChar"/>
                </w:rPr>
                <w:t>normalizedString</w:t>
              </w:r>
            </w:ins>
            <w:r>
              <w:t>], false on all other rows</w:t>
            </w:r>
          </w:p>
        </w:tc>
      </w:tr>
      <w:tr w:rsidR="00D41F6F" w14:paraId="74D94216" w14:textId="77777777" w:rsidTr="00D41F6F">
        <w:tc>
          <w:tcPr>
            <w:tcW w:w="2874" w:type="dxa"/>
          </w:tcPr>
          <w:p w14:paraId="1788AA6C" w14:textId="77777777" w:rsidR="00D41F6F" w:rsidRDefault="00D41F6F" w:rsidP="00385AAF">
            <w:r>
              <w:t>Name</w:t>
            </w:r>
          </w:p>
        </w:tc>
        <w:tc>
          <w:tcPr>
            <w:tcW w:w="6684" w:type="dxa"/>
          </w:tcPr>
          <w:p w14:paraId="70FEAA54" w14:textId="77777777" w:rsidR="00D41F6F" w:rsidRDefault="005468EE" w:rsidP="000F57F3">
            <w:r>
              <w:t>True on [</w:t>
            </w:r>
            <w:del w:id="396" w:author="Serm Kulvatunyou" w:date="2016-03-08T11:34:00Z">
              <w:r w:rsidRPr="009B620C" w:rsidDel="000F57F3">
                <w:rPr>
                  <w:rStyle w:val="CodeChar"/>
                </w:rPr>
                <w:delText>Token</w:delText>
              </w:r>
            </w:del>
            <w:ins w:id="397" w:author="Serm Kulvatunyou" w:date="2016-03-08T11:34:00Z">
              <w:r w:rsidR="000F57F3">
                <w:rPr>
                  <w:rStyle w:val="CodeChar"/>
                </w:rPr>
                <w:t>NormalizedString</w:t>
              </w:r>
            </w:ins>
            <w:r w:rsidRPr="009B620C">
              <w:rPr>
                <w:rStyle w:val="CodeChar"/>
              </w:rPr>
              <w:t>, xsd:</w:t>
            </w:r>
            <w:del w:id="398" w:author="Serm Kulvatunyou" w:date="2016-03-08T11:30:00Z">
              <w:r w:rsidRPr="009B620C" w:rsidDel="002C5527">
                <w:rPr>
                  <w:rStyle w:val="CodeChar"/>
                </w:rPr>
                <w:delText>token</w:delText>
              </w:r>
            </w:del>
            <w:ins w:id="399" w:author="Serm Kulvatunyou" w:date="2016-03-08T11:30:00Z">
              <w:r w:rsidR="002C5527">
                <w:rPr>
                  <w:rStyle w:val="CodeChar"/>
                </w:rPr>
                <w:t>normalizedString</w:t>
              </w:r>
            </w:ins>
            <w:r>
              <w:t>], false on all other rows</w:t>
            </w:r>
          </w:p>
        </w:tc>
      </w:tr>
      <w:tr w:rsidR="00D41F6F" w14:paraId="35A663B9" w14:textId="77777777" w:rsidTr="00D41F6F">
        <w:tc>
          <w:tcPr>
            <w:tcW w:w="2874" w:type="dxa"/>
          </w:tcPr>
          <w:p w14:paraId="4DC943A5" w14:textId="77777777" w:rsidR="00D41F6F" w:rsidRDefault="005468EE" w:rsidP="00385AAF">
            <w:r>
              <w:t>Indicator</w:t>
            </w:r>
          </w:p>
        </w:tc>
        <w:tc>
          <w:tcPr>
            <w:tcW w:w="6684" w:type="dxa"/>
          </w:tcPr>
          <w:p w14:paraId="3D35024F" w14:textId="77777777" w:rsidR="00D41F6F" w:rsidRDefault="005468EE" w:rsidP="00385AAF">
            <w:r>
              <w:t>True on [</w:t>
            </w:r>
            <w:r w:rsidRPr="009B620C">
              <w:rPr>
                <w:rStyle w:val="CodeChar"/>
              </w:rPr>
              <w:t>Boolean, xsd:boolean</w:t>
            </w:r>
            <w:r>
              <w:t>], false on all other rows</w:t>
            </w:r>
          </w:p>
        </w:tc>
      </w:tr>
      <w:tr w:rsidR="00D41F6F" w14:paraId="01469DD9" w14:textId="77777777" w:rsidTr="00D41F6F">
        <w:tc>
          <w:tcPr>
            <w:tcW w:w="2874" w:type="dxa"/>
          </w:tcPr>
          <w:p w14:paraId="4B4C6D93" w14:textId="77777777" w:rsidR="00D41F6F" w:rsidRDefault="005468EE" w:rsidP="00385AAF">
            <w:r>
              <w:t>Value</w:t>
            </w:r>
          </w:p>
        </w:tc>
        <w:tc>
          <w:tcPr>
            <w:tcW w:w="6684" w:type="dxa"/>
          </w:tcPr>
          <w:p w14:paraId="4E14712D" w14:textId="77777777" w:rsidR="00D41F6F" w:rsidRDefault="005468EE" w:rsidP="00385AAF">
            <w:r>
              <w:t>True on [</w:t>
            </w:r>
            <w:r w:rsidRPr="009B620C">
              <w:rPr>
                <w:rStyle w:val="CodeChar"/>
              </w:rPr>
              <w:t>Decimal, xsd:decimal</w:t>
            </w:r>
            <w:r>
              <w:t>], false on all other rows</w:t>
            </w:r>
          </w:p>
        </w:tc>
      </w:tr>
      <w:tr w:rsidR="00A85A4F" w14:paraId="30F54D2B" w14:textId="77777777" w:rsidTr="00B756F1">
        <w:tc>
          <w:tcPr>
            <w:tcW w:w="2874" w:type="dxa"/>
          </w:tcPr>
          <w:p w14:paraId="0D2240C9" w14:textId="77777777" w:rsidR="00A85A4F" w:rsidRDefault="00A85A4F" w:rsidP="00B756F1">
            <w:r>
              <w:t>Text</w:t>
            </w:r>
          </w:p>
        </w:tc>
        <w:tc>
          <w:tcPr>
            <w:tcW w:w="6684" w:type="dxa"/>
          </w:tcPr>
          <w:p w14:paraId="761C2646" w14:textId="77777777" w:rsidR="00A85A4F" w:rsidRDefault="00A85A4F" w:rsidP="000F57F3">
            <w:r>
              <w:t>True on [</w:t>
            </w:r>
            <w:del w:id="400" w:author="Serm Kulvatunyou" w:date="2016-03-08T11:35:00Z">
              <w:r w:rsidRPr="009B620C" w:rsidDel="000F57F3">
                <w:rPr>
                  <w:rStyle w:val="CodeChar"/>
                </w:rPr>
                <w:delText>Text</w:delText>
              </w:r>
            </w:del>
            <w:ins w:id="401" w:author="Serm Kulvatunyou" w:date="2016-03-08T11:35:00Z">
              <w:r w:rsidR="000F57F3">
                <w:rPr>
                  <w:rStyle w:val="CodeChar"/>
                </w:rPr>
                <w:t>NormalizedString</w:t>
              </w:r>
            </w:ins>
            <w:r w:rsidRPr="009B620C">
              <w:rPr>
                <w:rStyle w:val="CodeChar"/>
              </w:rPr>
              <w:t>, xsd:</w:t>
            </w:r>
            <w:del w:id="402" w:author="Serm Kulvatunyou" w:date="2016-03-08T11:32:00Z">
              <w:r w:rsidRPr="009B620C" w:rsidDel="002C5527">
                <w:rPr>
                  <w:rStyle w:val="CodeChar"/>
                </w:rPr>
                <w:delText>string</w:delText>
              </w:r>
            </w:del>
            <w:ins w:id="403" w:author="Serm Kulvatunyou" w:date="2016-03-08T11:32:00Z">
              <w:r w:rsidR="002C5527">
                <w:rPr>
                  <w:rStyle w:val="CodeChar"/>
                </w:rPr>
                <w:t>normalizedString</w:t>
              </w:r>
            </w:ins>
            <w:r>
              <w:t>], false on all other rows</w:t>
            </w:r>
          </w:p>
        </w:tc>
      </w:tr>
      <w:tr w:rsidR="00A85A4F" w14:paraId="1753E6DE" w14:textId="77777777" w:rsidTr="00B756F1">
        <w:tc>
          <w:tcPr>
            <w:tcW w:w="2874" w:type="dxa"/>
          </w:tcPr>
          <w:p w14:paraId="4D9E44E9" w14:textId="77777777" w:rsidR="00A85A4F" w:rsidRDefault="009F274B" w:rsidP="00B756F1">
            <w:r>
              <w:t>Number</w:t>
            </w:r>
          </w:p>
        </w:tc>
        <w:tc>
          <w:tcPr>
            <w:tcW w:w="6684" w:type="dxa"/>
          </w:tcPr>
          <w:p w14:paraId="4BC673C3" w14:textId="77777777" w:rsidR="00A85A4F" w:rsidRDefault="00A85A4F" w:rsidP="00D55E7B">
            <w:r>
              <w:t>True on [</w:t>
            </w:r>
            <w:r w:rsidR="00D55E7B" w:rsidRPr="009B620C">
              <w:rPr>
                <w:rStyle w:val="CodeChar"/>
              </w:rPr>
              <w:t>Decimal</w:t>
            </w:r>
            <w:r w:rsidRPr="009B620C">
              <w:rPr>
                <w:rStyle w:val="CodeChar"/>
              </w:rPr>
              <w:t>, xsd:</w:t>
            </w:r>
            <w:r w:rsidR="00D55E7B" w:rsidRPr="009B620C">
              <w:rPr>
                <w:rStyle w:val="CodeChar"/>
              </w:rPr>
              <w:t>decimal</w:t>
            </w:r>
            <w:r>
              <w:t>], false on all other rows</w:t>
            </w:r>
          </w:p>
        </w:tc>
      </w:tr>
      <w:tr w:rsidR="00A85A4F" w14:paraId="23C18FB0" w14:textId="77777777" w:rsidTr="00B756F1">
        <w:tc>
          <w:tcPr>
            <w:tcW w:w="2874" w:type="dxa"/>
          </w:tcPr>
          <w:p w14:paraId="08CCA320" w14:textId="77777777" w:rsidR="00A85A4F" w:rsidRDefault="009F274B" w:rsidP="00B756F1">
            <w:r>
              <w:t>Date Time</w:t>
            </w:r>
          </w:p>
        </w:tc>
        <w:tc>
          <w:tcPr>
            <w:tcW w:w="6684" w:type="dxa"/>
          </w:tcPr>
          <w:p w14:paraId="2D9AB940" w14:textId="77777777" w:rsidR="00A85A4F" w:rsidRDefault="00A85A4F" w:rsidP="00D55E7B">
            <w:r>
              <w:t>True on [</w:t>
            </w:r>
            <w:r w:rsidR="009F274B" w:rsidRPr="009B620C">
              <w:rPr>
                <w:rStyle w:val="CodeChar"/>
              </w:rPr>
              <w:t>Timepoint</w:t>
            </w:r>
            <w:r w:rsidRPr="009B620C">
              <w:rPr>
                <w:rStyle w:val="CodeChar"/>
              </w:rPr>
              <w:t>, xsd:</w:t>
            </w:r>
            <w:r w:rsidR="00D55E7B" w:rsidRPr="009B620C">
              <w:rPr>
                <w:rStyle w:val="CodeChar"/>
              </w:rPr>
              <w:t>token</w:t>
            </w:r>
            <w:r>
              <w:t>], false on all other rows</w:t>
            </w:r>
          </w:p>
        </w:tc>
      </w:tr>
    </w:tbl>
    <w:p w14:paraId="53B218B2" w14:textId="77777777" w:rsidR="00555B4C" w:rsidRDefault="00555B4C" w:rsidP="00385AAF"/>
    <w:p w14:paraId="726A429F" w14:textId="77777777" w:rsidR="00BE4347" w:rsidRDefault="00BE4347" w:rsidP="00BE4347">
      <w:pPr>
        <w:pStyle w:val="Heading4"/>
      </w:pPr>
      <w:bookmarkStart w:id="404" w:name="_Toc442108925"/>
      <w:r>
        <w:t>Import additional BDTs from Meta.xsd</w:t>
      </w:r>
      <w:bookmarkEnd w:id="404"/>
    </w:p>
    <w:p w14:paraId="718AC56B" w14:textId="77777777"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14:paraId="73C49D38" w14:textId="77777777" w:rsidR="00BE4347" w:rsidRPr="00585CF4" w:rsidRDefault="00BE4347" w:rsidP="00BE4347">
      <w:pPr>
        <w:pStyle w:val="Heading5"/>
      </w:pPr>
      <w:bookmarkStart w:id="405" w:name="_Toc442108926"/>
      <w:r>
        <w:t xml:space="preserve">Populate the </w:t>
      </w:r>
      <w:r w:rsidR="002B066A">
        <w:t>dt</w:t>
      </w:r>
      <w:r>
        <w:t xml:space="preserve"> table</w:t>
      </w:r>
      <w:bookmarkEnd w:id="405"/>
    </w:p>
    <w:p w14:paraId="58D05737" w14:textId="77777777" w:rsidR="00BE4347" w:rsidRDefault="00736ABC" w:rsidP="00BE4347">
      <w:r>
        <w:rPr>
          <w:rStyle w:val="CodeChar"/>
        </w:rPr>
        <w:t>dt_id</w:t>
      </w:r>
      <w:r w:rsidR="00BE4347">
        <w:t xml:space="preserve"> = Auto-generate database key.</w:t>
      </w:r>
    </w:p>
    <w:p w14:paraId="4BAECC25" w14:textId="77777777" w:rsidR="00BE4347" w:rsidRDefault="00736ABC" w:rsidP="00BE4347">
      <w:r>
        <w:rPr>
          <w:rStyle w:val="CodeChar"/>
        </w:rPr>
        <w:t>guid</w:t>
      </w:r>
      <w:r w:rsidR="00BE4347">
        <w:t xml:space="preserve"> = Get it from </w:t>
      </w:r>
      <w:r w:rsidR="00BE4347" w:rsidRPr="002809A9">
        <w:rPr>
          <w:rStyle w:val="CodeChar"/>
        </w:rPr>
        <w:t>/@id</w:t>
      </w:r>
      <w:r w:rsidR="00BE4347">
        <w:t>.</w:t>
      </w:r>
    </w:p>
    <w:p w14:paraId="0BDA8841" w14:textId="77777777" w:rsidR="00BE4347" w:rsidRDefault="00736ABC" w:rsidP="00BE4347">
      <w:r>
        <w:rPr>
          <w:rStyle w:val="CodeChar"/>
        </w:rPr>
        <w:t>type</w:t>
      </w:r>
      <w:r w:rsidR="00BE4347">
        <w:t xml:space="preserve"> = </w:t>
      </w:r>
      <w:r w:rsidR="00BE4347" w:rsidRPr="00112B28">
        <w:rPr>
          <w:rStyle w:val="CodeChar"/>
        </w:rPr>
        <w:t>“</w:t>
      </w:r>
      <w:r w:rsidR="00BE4347">
        <w:rPr>
          <w:rStyle w:val="CodeChar"/>
        </w:rPr>
        <w:t>1</w:t>
      </w:r>
      <w:r w:rsidR="00BE4347" w:rsidRPr="00112B28">
        <w:rPr>
          <w:rStyle w:val="CodeChar"/>
        </w:rPr>
        <w:t>”</w:t>
      </w:r>
      <w:r w:rsidR="00BE4347">
        <w:t xml:space="preserve"> (note: 1 indicates BDT).</w:t>
      </w:r>
    </w:p>
    <w:p w14:paraId="59A9CCCD" w14:textId="77777777" w:rsidR="00BE4347" w:rsidRDefault="00736ABC" w:rsidP="00BE4347">
      <w:r>
        <w:rPr>
          <w:rStyle w:val="CodeChar"/>
        </w:rPr>
        <w:t>version_num</w:t>
      </w:r>
      <w:r w:rsidR="00BE4347">
        <w:t xml:space="preserve"> = </w:t>
      </w:r>
      <w:r w:rsidR="00BE4347" w:rsidRPr="00112B28">
        <w:rPr>
          <w:rStyle w:val="CodeChar"/>
        </w:rPr>
        <w:t>“</w:t>
      </w:r>
      <w:r w:rsidR="00BE4347">
        <w:rPr>
          <w:rStyle w:val="CodeChar"/>
        </w:rPr>
        <w:t>1</w:t>
      </w:r>
      <w:r w:rsidR="00BE4347" w:rsidRPr="00112B28">
        <w:rPr>
          <w:rStyle w:val="CodeChar"/>
        </w:rPr>
        <w:t>.0”</w:t>
      </w:r>
    </w:p>
    <w:p w14:paraId="6222AE3C" w14:textId="77777777" w:rsidR="00BE4347" w:rsidRDefault="00736ABC" w:rsidP="00BE4347">
      <w:r>
        <w:rPr>
          <w:rStyle w:val="CodeChar"/>
        </w:rPr>
        <w:t>previous_version_dt_id</w:t>
      </w:r>
      <w:r w:rsidR="00BE4347">
        <w:t xml:space="preserve"> = Leave blank.</w:t>
      </w:r>
    </w:p>
    <w:p w14:paraId="678324DD" w14:textId="77777777" w:rsidR="00EC1EC8" w:rsidRDefault="00EC1EC8" w:rsidP="00EC1EC8">
      <w:r>
        <w:rPr>
          <w:rStyle w:val="CodeChar"/>
        </w:rPr>
        <w:t>data_type_term</w:t>
      </w:r>
      <w:r>
        <w:t xml:space="preserve"> = </w:t>
      </w:r>
      <w:commentRangeStart w:id="406"/>
      <w:r>
        <w:t xml:space="preserve">Inherit from the based BDT identified in the </w:t>
      </w:r>
      <w:r>
        <w:rPr>
          <w:rStyle w:val="CodeChar"/>
        </w:rPr>
        <w:t>based_dt_id</w:t>
      </w:r>
      <w:r>
        <w:t xml:space="preserve"> column.</w:t>
      </w:r>
      <w:commentRangeEnd w:id="406"/>
      <w:r>
        <w:rPr>
          <w:rStyle w:val="CommentReference"/>
        </w:rPr>
        <w:commentReference w:id="406"/>
      </w:r>
    </w:p>
    <w:p w14:paraId="2D2A0FCC" w14:textId="77777777" w:rsidR="00EC1EC8" w:rsidRDefault="00EC1EC8" w:rsidP="00EC1EC8">
      <w:r>
        <w:rPr>
          <w:rStyle w:val="CodeChar"/>
        </w:rPr>
        <w:t>qualifier</w:t>
      </w:r>
      <w:r>
        <w:t xml:space="preserve"> = Leave blank.</w:t>
      </w:r>
    </w:p>
    <w:p w14:paraId="41ACD2F6" w14:textId="3E8F2D71" w:rsidR="00BE4347" w:rsidRDefault="00736ABC" w:rsidP="00BE4347">
      <w:r>
        <w:rPr>
          <w:rStyle w:val="CodeChar"/>
        </w:rPr>
        <w:t>based_dt_id</w:t>
      </w:r>
      <w:r w:rsidR="00BE4347">
        <w:t xml:space="preserve"> = Based BDT of these types are the Text </w:t>
      </w:r>
      <w:r w:rsidR="00BE4347" w:rsidRPr="00E811BA">
        <w:rPr>
          <w:b/>
          <w:bCs/>
        </w:rPr>
        <w:t>default</w:t>
      </w:r>
      <w:r w:rsidR="00BE4347">
        <w:t xml:space="preserve"> BDT</w:t>
      </w:r>
      <w:r w:rsidR="005F7A8A">
        <w:t xml:space="preserve"> that has the </w:t>
      </w:r>
      <w:r w:rsidR="005F7A8A" w:rsidRPr="005F7A8A">
        <w:rPr>
          <w:rStyle w:val="CodeChar"/>
        </w:rPr>
        <w:t>xsd:token</w:t>
      </w:r>
      <w:r w:rsidR="005F7A8A">
        <w:t xml:space="preserve"> as the default primitive</w:t>
      </w:r>
      <w:ins w:id="407" w:author="Serm Kulvatunyou" w:date="2016-03-07T10:16:00Z">
        <w:r w:rsidR="007916D6">
          <w:t xml:space="preserve">. It is </w:t>
        </w:r>
        <w:r w:rsidR="007916D6" w:rsidRPr="007916D6">
          <w:t>TextType_0F0ZX1</w:t>
        </w:r>
      </w:ins>
      <w:r w:rsidR="00BE4347">
        <w:t>.</w:t>
      </w:r>
      <w:ins w:id="408" w:author="Serm Kulvatunyou" w:date="2016-03-07T10:17:00Z">
        <w:r w:rsidR="007916D6">
          <w:t xml:space="preserve"> The reason is that the name does not conform to the QBDT naming rule, so it should be based on a default BDT instead.</w:t>
        </w:r>
      </w:ins>
    </w:p>
    <w:p w14:paraId="1E25F6A5" w14:textId="77777777" w:rsidR="00BE4347" w:rsidRDefault="00736ABC" w:rsidP="00BE4347">
      <w:r>
        <w:rPr>
          <w:rStyle w:val="CodeChar"/>
        </w:rPr>
        <w:t>den</w:t>
      </w:r>
      <w:r w:rsidR="00BE4347">
        <w:t xml:space="preserve"> = </w:t>
      </w:r>
      <w:r w:rsidR="00BE4347">
        <w:rPr>
          <w:rStyle w:val="CodeChar"/>
        </w:rPr>
        <w:t>S</w:t>
      </w:r>
      <w:r w:rsidR="00BE4347" w:rsidRPr="006427AD">
        <w:rPr>
          <w:rStyle w:val="CodeChar"/>
        </w:rPr>
        <w:t>paceSeparate(substring-before(/@name, “Type”))</w:t>
      </w:r>
      <w:r w:rsidR="00E956EC">
        <w:rPr>
          <w:rStyle w:val="CodeChar"/>
        </w:rPr>
        <w:t xml:space="preserve"> </w:t>
      </w:r>
      <w:r w:rsidR="00B57453">
        <w:rPr>
          <w:rStyle w:val="CodeChar"/>
        </w:rPr>
        <w:t>+ “. Type”</w:t>
      </w:r>
      <w:del w:id="409" w:author="Serm Kulvatunyou" w:date="2016-03-04T13:58:00Z">
        <w:r w:rsidR="00B57453" w:rsidDel="008D10CA">
          <w:rPr>
            <w:rStyle w:val="CodeChar"/>
          </w:rPr>
          <w:delText xml:space="preserve"> </w:delText>
        </w:r>
        <w:r w:rsidR="00E956EC" w:rsidRPr="00E956EC" w:rsidDel="008D10CA">
          <w:delText>and replace</w:delText>
        </w:r>
        <w:r w:rsidR="00E956EC" w:rsidDel="008D10CA">
          <w:rPr>
            <w:rStyle w:val="CodeChar"/>
          </w:rPr>
          <w:delText xml:space="preserve"> “ID” </w:delText>
        </w:r>
        <w:r w:rsidR="00E956EC" w:rsidRPr="00E956EC" w:rsidDel="008D10CA">
          <w:delText>with</w:delText>
        </w:r>
        <w:r w:rsidR="00E956EC" w:rsidDel="008D10CA">
          <w:rPr>
            <w:rStyle w:val="CodeChar"/>
          </w:rPr>
          <w:delText xml:space="preserve"> “Identifier”</w:delText>
        </w:r>
      </w:del>
      <w:r w:rsidR="00BE4347">
        <w:t>.</w:t>
      </w:r>
    </w:p>
    <w:p w14:paraId="3173D229" w14:textId="77777777" w:rsidR="00BE4347" w:rsidRDefault="00127238" w:rsidP="00BE4347">
      <w:r>
        <w:rPr>
          <w:rStyle w:val="CodeChar"/>
          <w:rFonts w:eastAsia="Malgun Gothic"/>
        </w:rPr>
        <w:t>content_component_den</w:t>
      </w:r>
      <w:r w:rsidR="00BE4347">
        <w:t xml:space="preserve"> = </w:t>
      </w:r>
      <w:r w:rsidR="00736ABC">
        <w:rPr>
          <w:rStyle w:val="CodeChar"/>
        </w:rPr>
        <w:t>den</w:t>
      </w:r>
      <w:r w:rsidR="00BE4347" w:rsidRPr="00061D51">
        <w:rPr>
          <w:rStyle w:val="CodeChar"/>
        </w:rPr>
        <w:t xml:space="preserve"> + “. Content”</w:t>
      </w:r>
      <w:r w:rsidR="00BE4347">
        <w:t xml:space="preserve">. </w:t>
      </w:r>
    </w:p>
    <w:p w14:paraId="43524DE7" w14:textId="77777777" w:rsidR="00BE4347" w:rsidRDefault="00B66EC6" w:rsidP="00BE4347">
      <w:r>
        <w:rPr>
          <w:rStyle w:val="CodeChar"/>
        </w:rPr>
        <w:t>definition</w:t>
      </w:r>
      <w:r w:rsidR="00BE4347">
        <w:t xml:space="preserve"> = Use the value from </w:t>
      </w:r>
      <w:r w:rsidR="00BE4347" w:rsidRPr="00EB739D">
        <w:rPr>
          <w:rStyle w:val="CodeChar"/>
        </w:rPr>
        <w:t>./xsd:annotation/xsd:documentation</w:t>
      </w:r>
      <w:r w:rsidR="00BE4347">
        <w:t xml:space="preserve"> if any; otherwise leave empty.</w:t>
      </w:r>
    </w:p>
    <w:p w14:paraId="47837D0C" w14:textId="77777777" w:rsidR="00BE4347" w:rsidRDefault="00127238" w:rsidP="00BE4347">
      <w:r>
        <w:rPr>
          <w:rStyle w:val="CodeChar"/>
        </w:rPr>
        <w:lastRenderedPageBreak/>
        <w:t>content_component_definition</w:t>
      </w:r>
      <w:r w:rsidR="00BE4347">
        <w:t xml:space="preserve"> = Leave empty.</w:t>
      </w:r>
    </w:p>
    <w:p w14:paraId="1A60FEF1" w14:textId="77777777" w:rsidR="00BE4347" w:rsidRDefault="00127238" w:rsidP="00BE4347">
      <w:r>
        <w:rPr>
          <w:rStyle w:val="CodeChar"/>
        </w:rPr>
        <w:t>revision_doc</w:t>
      </w:r>
      <w:r w:rsidR="00BE4347">
        <w:t xml:space="preserve"> = Leave empty.</w:t>
      </w:r>
    </w:p>
    <w:p w14:paraId="16212544" w14:textId="77777777" w:rsidR="00BE4347" w:rsidRDefault="00127238" w:rsidP="00BE4347">
      <w:r>
        <w:rPr>
          <w:rStyle w:val="CodeChar"/>
        </w:rPr>
        <w:t>state</w:t>
      </w:r>
      <w:r w:rsidR="00BE4347">
        <w:t xml:space="preserve"> = </w:t>
      </w:r>
      <w:r w:rsidR="00BE4347" w:rsidRPr="00112B28">
        <w:rPr>
          <w:rStyle w:val="CodeChar"/>
        </w:rPr>
        <w:t>“</w:t>
      </w:r>
      <w:r w:rsidR="007A6CA8">
        <w:rPr>
          <w:rStyle w:val="CodeChar"/>
        </w:rPr>
        <w:t>3</w:t>
      </w:r>
      <w:r w:rsidR="00BE4347" w:rsidRPr="00112B28">
        <w:rPr>
          <w:rStyle w:val="CodeChar"/>
        </w:rPr>
        <w:t>”</w:t>
      </w:r>
      <w:r w:rsidR="00BE4347">
        <w:t xml:space="preserve"> (note: </w:t>
      </w:r>
      <w:r w:rsidR="007A6CA8">
        <w:t>3</w:t>
      </w:r>
      <w:r w:rsidR="00BE4347">
        <w:t xml:space="preserve"> means published).</w:t>
      </w:r>
    </w:p>
    <w:p w14:paraId="109F60A5" w14:textId="77777777" w:rsidR="00BE4347" w:rsidRDefault="00127238" w:rsidP="00BE4347">
      <w:r>
        <w:rPr>
          <w:rStyle w:val="CodeChar"/>
        </w:rPr>
        <w:t>created_by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4D4B6398" w14:textId="77777777" w:rsidR="00AE08FB" w:rsidRDefault="00AE08FB" w:rsidP="00BE4347">
      <w:r>
        <w:rPr>
          <w:rStyle w:val="CodeChar"/>
        </w:rPr>
        <w:t>Owner_user_id</w:t>
      </w:r>
      <w:r>
        <w:t xml:space="preserve"> = </w:t>
      </w:r>
      <w:r w:rsidRPr="00112B28">
        <w:rPr>
          <w:rStyle w:val="CodeChar"/>
        </w:rPr>
        <w:t>“</w:t>
      </w:r>
      <w:r>
        <w:rPr>
          <w:rStyle w:val="CodeChar"/>
        </w:rPr>
        <w:t>oagis</w:t>
      </w:r>
      <w:r w:rsidRPr="00112B28">
        <w:rPr>
          <w:rStyle w:val="CodeChar"/>
        </w:rPr>
        <w:t>”</w:t>
      </w:r>
      <w:r>
        <w:t>.</w:t>
      </w:r>
    </w:p>
    <w:p w14:paraId="6038AD43" w14:textId="77777777" w:rsidR="00BE4347" w:rsidRDefault="00127238" w:rsidP="00BE4347">
      <w:r>
        <w:rPr>
          <w:rStyle w:val="CodeChar"/>
        </w:rPr>
        <w:t>last_updated_by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795BC485" w14:textId="77777777" w:rsidR="00BE4347" w:rsidRDefault="00127238" w:rsidP="00BE4347">
      <w:r>
        <w:rPr>
          <w:rStyle w:val="CodeChar"/>
        </w:rPr>
        <w:t>creation_timestamp</w:t>
      </w:r>
      <w:r w:rsidR="00BE4347">
        <w:t xml:space="preserve"> = </w:t>
      </w:r>
      <w:r w:rsidR="00BE4347" w:rsidRPr="00112B28">
        <w:t>Current time</w:t>
      </w:r>
      <w:r w:rsidR="00BE4347">
        <w:t>.</w:t>
      </w:r>
    </w:p>
    <w:p w14:paraId="508F12B5" w14:textId="77777777" w:rsidR="00BE4347" w:rsidRDefault="00127238" w:rsidP="00BE4347">
      <w:r>
        <w:rPr>
          <w:rStyle w:val="CodeChar"/>
        </w:rPr>
        <w:t>last_update_timestamp</w:t>
      </w:r>
      <w:r w:rsidR="00BE4347">
        <w:t xml:space="preserve"> = Same as </w:t>
      </w:r>
      <w:r>
        <w:rPr>
          <w:rStyle w:val="CodeChar"/>
        </w:rPr>
        <w:t>creation_timestamp</w:t>
      </w:r>
      <w:r w:rsidR="00BE4347">
        <w:t>.</w:t>
      </w:r>
    </w:p>
    <w:p w14:paraId="1BCD9547" w14:textId="77777777" w:rsidR="00AE08FB" w:rsidRDefault="00AE08FB" w:rsidP="00AE08FB">
      <w:r w:rsidRPr="00EB13B1">
        <w:rPr>
          <w:rStyle w:val="CodeChar"/>
        </w:rPr>
        <w:t>revision_num</w:t>
      </w:r>
      <w:r>
        <w:t xml:space="preserve"> = </w:t>
      </w:r>
      <w:r w:rsidRPr="00EB13B1">
        <w:rPr>
          <w:rStyle w:val="CodeChar"/>
        </w:rPr>
        <w:t>0</w:t>
      </w:r>
      <w:r>
        <w:t>.</w:t>
      </w:r>
    </w:p>
    <w:p w14:paraId="38E4915F" w14:textId="77777777" w:rsidR="00AE08FB" w:rsidRDefault="00AE08FB" w:rsidP="00AE08FB">
      <w:r w:rsidRPr="00EB13B1">
        <w:rPr>
          <w:rStyle w:val="CodeChar"/>
        </w:rPr>
        <w:t>revision_tracking_num</w:t>
      </w:r>
      <w:r>
        <w:t xml:space="preserve"> = </w:t>
      </w:r>
      <w:r w:rsidRPr="00EB13B1">
        <w:rPr>
          <w:rStyle w:val="CodeChar"/>
        </w:rPr>
        <w:t>0</w:t>
      </w:r>
      <w:r>
        <w:t>.</w:t>
      </w:r>
    </w:p>
    <w:p w14:paraId="33A9B56A" w14:textId="77777777" w:rsidR="00AE08FB" w:rsidRDefault="00AE08FB" w:rsidP="00AE08FB">
      <w:r w:rsidRPr="00EB13B1">
        <w:rPr>
          <w:rStyle w:val="CodeChar"/>
        </w:rPr>
        <w:t>revision_action</w:t>
      </w:r>
      <w:r>
        <w:t xml:space="preserve"> = </w:t>
      </w:r>
      <w:r w:rsidRPr="00EB13B1">
        <w:rPr>
          <w:rStyle w:val="CodeChar"/>
        </w:rPr>
        <w:t>null</w:t>
      </w:r>
      <w:r>
        <w:t>.</w:t>
      </w:r>
    </w:p>
    <w:p w14:paraId="10A17D6D" w14:textId="77777777" w:rsidR="00AE08FB" w:rsidRDefault="00AE08FB" w:rsidP="00AE08FB">
      <w:r w:rsidRPr="00EB13B1">
        <w:rPr>
          <w:rStyle w:val="CodeChar"/>
        </w:rPr>
        <w:t>release_id</w:t>
      </w:r>
      <w:r>
        <w:t xml:space="preserve"> = </w:t>
      </w:r>
      <w:r w:rsidRPr="00F323CD">
        <w:rPr>
          <w:rStyle w:val="CodeChar"/>
        </w:rPr>
        <w:t>null</w:t>
      </w:r>
      <w:r>
        <w:t>.</w:t>
      </w:r>
    </w:p>
    <w:p w14:paraId="1E5570E0" w14:textId="77777777" w:rsidR="00AE08FB" w:rsidRDefault="00AE08FB" w:rsidP="00AE08FB">
      <w:r w:rsidRPr="00EB13B1">
        <w:rPr>
          <w:rStyle w:val="CodeChar"/>
        </w:rPr>
        <w:t>current_bdt_id</w:t>
      </w:r>
      <w:r>
        <w:t xml:space="preserve"> = </w:t>
      </w:r>
      <w:r w:rsidRPr="00F323CD">
        <w:rPr>
          <w:rStyle w:val="CodeChar"/>
        </w:rPr>
        <w:t>null</w:t>
      </w:r>
      <w:r>
        <w:t xml:space="preserve">. </w:t>
      </w:r>
    </w:p>
    <w:p w14:paraId="4ED816A5" w14:textId="77777777" w:rsidR="00AE08FB" w:rsidRDefault="00AE08FB" w:rsidP="00AE08FB">
      <w:r w:rsidRPr="00EB13B1">
        <w:rPr>
          <w:rStyle w:val="CodeChar"/>
        </w:rPr>
        <w:t>is_deprecated</w:t>
      </w:r>
      <w:r>
        <w:t xml:space="preserve"> = </w:t>
      </w:r>
      <w:r w:rsidRPr="00F323CD">
        <w:rPr>
          <w:rStyle w:val="CodeChar"/>
        </w:rPr>
        <w:t>false</w:t>
      </w:r>
      <w:r>
        <w:t>.</w:t>
      </w:r>
    </w:p>
    <w:p w14:paraId="52E9868A" w14:textId="77777777" w:rsidR="00AE08FB" w:rsidRDefault="00AE08FB" w:rsidP="00BE4347"/>
    <w:p w14:paraId="63DB4ABA" w14:textId="77777777" w:rsidR="00555B4C" w:rsidRDefault="00555B4C" w:rsidP="00BE4347"/>
    <w:p w14:paraId="6ECE9F4E" w14:textId="77777777" w:rsidR="00555B4C" w:rsidRDefault="00555B4C" w:rsidP="00BE4347">
      <w:r w:rsidRPr="00555B4C">
        <w:rPr>
          <w:b/>
          <w:bCs/>
        </w:rPr>
        <w:t>Note</w:t>
      </w:r>
      <w:r>
        <w:t>:</w:t>
      </w:r>
    </w:p>
    <w:p w14:paraId="07C25618" w14:textId="77777777" w:rsidR="00555B4C" w:rsidRDefault="00555B4C" w:rsidP="008F2EBB">
      <w:pPr>
        <w:pStyle w:val="ListParagraph"/>
        <w:numPr>
          <w:ilvl w:val="0"/>
          <w:numId w:val="7"/>
        </w:numPr>
      </w:pPr>
      <w:r>
        <w:t>Current version does not have a column to capture the schema module the BDT lives in. This will be done later.</w:t>
      </w:r>
    </w:p>
    <w:p w14:paraId="456D99C8" w14:textId="77777777" w:rsidR="00BE4347" w:rsidRDefault="00BE4347" w:rsidP="00BE4347">
      <w:pPr>
        <w:pStyle w:val="Heading5"/>
      </w:pPr>
      <w:bookmarkStart w:id="410" w:name="_Toc442108927"/>
      <w:r>
        <w:t xml:space="preserve">Populate </w:t>
      </w:r>
      <w:r w:rsidR="00072832">
        <w:t>bdt_pri_restri</w:t>
      </w:r>
      <w:r>
        <w:t xml:space="preserve"> table</w:t>
      </w:r>
      <w:bookmarkEnd w:id="410"/>
    </w:p>
    <w:p w14:paraId="18B156F0" w14:textId="77777777" w:rsidR="00BE4347" w:rsidRPr="00864DD4" w:rsidRDefault="00BE4347" w:rsidP="00BE4347">
      <w:r>
        <w:t>Assign the record from</w:t>
      </w:r>
      <w:r w:rsidR="00A64C6C">
        <w:t xml:space="preserve"> the</w:t>
      </w:r>
      <w:r>
        <w:t xml:space="preserve"> </w:t>
      </w:r>
      <w:r w:rsidR="005C46FF">
        <w:rPr>
          <w:rStyle w:val="CodeChar"/>
        </w:rPr>
        <w:t>cdt_awd_pri_xps_type_map</w:t>
      </w:r>
      <w:r>
        <w:t xml:space="preserve"> or </w:t>
      </w:r>
      <w:r w:rsidR="002D3A91">
        <w:rPr>
          <w:rStyle w:val="CodeChar"/>
        </w:rPr>
        <w:t>code_list</w:t>
      </w:r>
      <w:r>
        <w:t xml:space="preserve"> tables to the qualified BDTs based on its XSD built-in type or its associated code list.</w:t>
      </w:r>
    </w:p>
    <w:p w14:paraId="66610163"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2A3D59" w14:paraId="534B3C45" w14:textId="77777777" w:rsidTr="00DE04FF">
        <w:trPr>
          <w:trHeight w:val="422"/>
        </w:trPr>
        <w:tc>
          <w:tcPr>
            <w:tcW w:w="9576" w:type="dxa"/>
          </w:tcPr>
          <w:p w14:paraId="327F28C1" w14:textId="77777777" w:rsidR="00BE4347" w:rsidRPr="002A3D59" w:rsidRDefault="00072832" w:rsidP="00DE04FF">
            <w:r>
              <w:rPr>
                <w:rStyle w:val="CodeChar"/>
              </w:rPr>
              <w:t>bdt_pri_restri_id</w:t>
            </w:r>
            <w:r w:rsidR="00BE4347" w:rsidRPr="002A3D59">
              <w:t xml:space="preserve"> = Auto-generate database key.</w:t>
            </w:r>
          </w:p>
        </w:tc>
      </w:tr>
      <w:tr w:rsidR="00BE4347" w:rsidRPr="002A3D59" w14:paraId="18A44742" w14:textId="77777777" w:rsidTr="00DE04FF">
        <w:trPr>
          <w:trHeight w:val="719"/>
        </w:trPr>
        <w:tc>
          <w:tcPr>
            <w:tcW w:w="9576" w:type="dxa"/>
          </w:tcPr>
          <w:p w14:paraId="0853F9D6" w14:textId="77777777" w:rsidR="00BE4347" w:rsidRPr="002A3D59" w:rsidRDefault="00072832" w:rsidP="00DE04FF">
            <w:r>
              <w:rPr>
                <w:rStyle w:val="CodeChar"/>
              </w:rPr>
              <w:t>bdt_id</w:t>
            </w:r>
            <w:r w:rsidR="00BE4347" w:rsidRPr="002A3D59">
              <w:t xml:space="preserve"> = Foreign key to the BDTs populated in the previous section. There will be 1 or more rows in this table for each BDT because of the 1:m map between the CDT Primitive and XSD built-in type.</w:t>
            </w:r>
          </w:p>
        </w:tc>
      </w:tr>
      <w:tr w:rsidR="00BE4347" w:rsidRPr="002A3D59" w14:paraId="696593D1" w14:textId="77777777" w:rsidTr="00DE04FF">
        <w:trPr>
          <w:trHeight w:val="728"/>
        </w:trPr>
        <w:tc>
          <w:tcPr>
            <w:tcW w:w="9576" w:type="dxa"/>
          </w:tcPr>
          <w:p w14:paraId="714E7183" w14:textId="77777777" w:rsidR="00BE4347" w:rsidRPr="002A3D59" w:rsidRDefault="00A24AD6" w:rsidP="00DE04FF">
            <w:r>
              <w:rPr>
                <w:rStyle w:val="CodeChar"/>
              </w:rPr>
              <w:t>cdt_awd_pri_xps_type_map_id</w:t>
            </w:r>
            <w:r w:rsidR="00BE4347" w:rsidRPr="002A3D59">
              <w:t xml:space="preserve"> = This is a foreign key to the </w:t>
            </w:r>
            <w:r w:rsidR="005C46FF">
              <w:rPr>
                <w:rStyle w:val="CodeChar"/>
              </w:rPr>
              <w:t>cdt_awd_pri_xps_type_map</w:t>
            </w:r>
            <w:r w:rsidR="00BE4347" w:rsidRPr="002A3D59">
              <w:t xml:space="preserve"> table in section </w:t>
            </w:r>
            <w:r w:rsidR="00BE4347" w:rsidRPr="002A3D59">
              <w:fldChar w:fldCharType="begin"/>
            </w:r>
            <w:r w:rsidR="00BE4347" w:rsidRPr="002A3D59">
              <w:instrText xml:space="preserve"> REF _Ref390787662 \r \h </w:instrText>
            </w:r>
            <w:r w:rsidR="00BE4347" w:rsidRPr="002A3D59">
              <w:fldChar w:fldCharType="separate"/>
            </w:r>
            <w:r w:rsidR="0093447A">
              <w:t>3.1.1.3.5</w:t>
            </w:r>
            <w:r w:rsidR="00BE4347" w:rsidRPr="002A3D59">
              <w:fldChar w:fldCharType="end"/>
            </w:r>
            <w:r w:rsidR="00BE4347" w:rsidRPr="002A3D59">
              <w:t xml:space="preserve">. </w:t>
            </w:r>
            <w:r w:rsidR="00BE4347">
              <w:t>Inherit all the maps for the Text default BDT.</w:t>
            </w:r>
          </w:p>
        </w:tc>
      </w:tr>
      <w:tr w:rsidR="00BE4347" w:rsidRPr="002A3D59" w14:paraId="7629A07D" w14:textId="77777777" w:rsidTr="00DE04FF">
        <w:trPr>
          <w:trHeight w:val="431"/>
        </w:trPr>
        <w:tc>
          <w:tcPr>
            <w:tcW w:w="9576" w:type="dxa"/>
          </w:tcPr>
          <w:p w14:paraId="78E4A20C" w14:textId="77777777" w:rsidR="00BE4347" w:rsidRPr="002A3D59" w:rsidRDefault="002B3165" w:rsidP="00DE04FF">
            <w:pPr>
              <w:rPr>
                <w:rStyle w:val="CodeChar"/>
              </w:rPr>
            </w:pPr>
            <w:r>
              <w:rPr>
                <w:rStyle w:val="CodeChar"/>
              </w:rPr>
              <w:t>code_list_id</w:t>
            </w:r>
            <w:r w:rsidR="00BE4347">
              <w:t xml:space="preserve"> = Leave blank.</w:t>
            </w:r>
          </w:p>
        </w:tc>
      </w:tr>
      <w:tr w:rsidR="00BE4347" w:rsidRPr="002A3D59" w14:paraId="0DAEE29D" w14:textId="77777777" w:rsidTr="00DE04FF">
        <w:trPr>
          <w:trHeight w:val="449"/>
        </w:trPr>
        <w:tc>
          <w:tcPr>
            <w:tcW w:w="9576" w:type="dxa"/>
          </w:tcPr>
          <w:p w14:paraId="35FEDE9C" w14:textId="77777777" w:rsidR="00BE4347" w:rsidRPr="002A3D59" w:rsidRDefault="00405DFB" w:rsidP="00DE04FF">
            <w:r>
              <w:rPr>
                <w:rStyle w:val="CodeChar"/>
              </w:rPr>
              <w:t>is_default</w:t>
            </w:r>
            <w:r w:rsidR="00BE4347" w:rsidRPr="002A3D59">
              <w:t xml:space="preserve"> = </w:t>
            </w:r>
            <w:r w:rsidR="00BE4347">
              <w:t xml:space="preserve">Set the value to true for the row where </w:t>
            </w:r>
            <w:r w:rsidR="00A24AD6">
              <w:rPr>
                <w:rStyle w:val="CodeChar"/>
              </w:rPr>
              <w:t>cdt_awd_pri_xps_type_map_id</w:t>
            </w:r>
            <w:r w:rsidR="00BE4347">
              <w:t xml:space="preserve"> points to </w:t>
            </w:r>
            <w:r w:rsidR="00BE4347" w:rsidRPr="008242B3">
              <w:rPr>
                <w:rStyle w:val="CodeChar"/>
              </w:rPr>
              <w:t>xsd:token</w:t>
            </w:r>
            <w:r w:rsidR="00BE4347">
              <w:t xml:space="preserve">. </w:t>
            </w:r>
          </w:p>
        </w:tc>
      </w:tr>
    </w:tbl>
    <w:p w14:paraId="09384FA5" w14:textId="77777777" w:rsidR="00BE4347" w:rsidRDefault="00BE4347" w:rsidP="00BE4347"/>
    <w:p w14:paraId="50541FAB" w14:textId="77777777" w:rsidR="00BE4347" w:rsidRDefault="00BE4347" w:rsidP="00BE4347">
      <w:pPr>
        <w:pStyle w:val="Heading5"/>
      </w:pPr>
      <w:bookmarkStart w:id="411" w:name="_Toc442108928"/>
      <w:r>
        <w:t xml:space="preserve">Populate SC in the </w:t>
      </w:r>
      <w:r w:rsidR="00530652">
        <w:t>dt_sc</w:t>
      </w:r>
      <w:r>
        <w:t xml:space="preserve"> table</w:t>
      </w:r>
      <w:bookmarkEnd w:id="411"/>
    </w:p>
    <w:p w14:paraId="464FBBD6" w14:textId="77777777" w:rsidR="00BE4347" w:rsidRDefault="00BE4347" w:rsidP="00BE4347">
      <w:r>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00CF7449">
        <w:rPr>
          <w:rStyle w:val="CodeChar"/>
        </w:rPr>
        <w:t>property_term</w:t>
      </w:r>
      <w:r>
        <w:t xml:space="preserve"> of </w:t>
      </w:r>
      <w:r w:rsidRPr="00E811BA">
        <w:t xml:space="preserve">the </w:t>
      </w:r>
      <w:r w:rsidR="008242B3" w:rsidRPr="00E811BA">
        <w:t>SC</w:t>
      </w:r>
      <w:r w:rsidRPr="00E811BA">
        <w:t>)</w:t>
      </w:r>
      <w:r>
        <w:t xml:space="preserve"> with two exceptions 1) set the </w:t>
      </w:r>
      <w:r w:rsidR="00CF7449">
        <w:rPr>
          <w:rStyle w:val="CodeChar"/>
        </w:rPr>
        <w:t>max_cardinality</w:t>
      </w:r>
      <w:r>
        <w:t xml:space="preserve"> column to zero and 2) set the </w:t>
      </w:r>
      <w:r w:rsidR="00CF7449">
        <w:rPr>
          <w:rStyle w:val="CodeChar"/>
        </w:rPr>
        <w:t>based_dt_sc_id</w:t>
      </w:r>
      <w:r>
        <w:t xml:space="preserve"> to the </w:t>
      </w:r>
      <w:r w:rsidR="00530652">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14:paraId="7BE5DCFA" w14:textId="77777777" w:rsidR="00BE4347" w:rsidRDefault="00BE4347" w:rsidP="00BE4347"/>
    <w:p w14:paraId="3C5B53AA" w14:textId="77777777" w:rsidR="00BE4347" w:rsidRDefault="00530652" w:rsidP="00BE4347">
      <w:r>
        <w:rPr>
          <w:rStyle w:val="CodeChar"/>
        </w:rPr>
        <w:t>dt_sc_id</w:t>
      </w:r>
      <w:r w:rsidR="00BE4347">
        <w:t xml:space="preserve"> = Auto-generate database key.</w:t>
      </w:r>
    </w:p>
    <w:p w14:paraId="16A56984" w14:textId="77777777" w:rsidR="00BE4347" w:rsidRDefault="00530652" w:rsidP="00BE4347">
      <w:r>
        <w:rPr>
          <w:rStyle w:val="CodeChar"/>
        </w:rPr>
        <w:lastRenderedPageBreak/>
        <w:t>guid</w:t>
      </w:r>
      <w:r w:rsidR="00BE4347">
        <w:t xml:space="preserve"> = Take the value from .//</w:t>
      </w:r>
      <w:r w:rsidR="00BE4347" w:rsidRPr="00293EEB">
        <w:rPr>
          <w:rStyle w:val="CodeChar"/>
        </w:rPr>
        <w:t>xsd:attribute/@id</w:t>
      </w:r>
      <w:r w:rsidR="00BE4347">
        <w:rPr>
          <w:rStyle w:val="CodeChar"/>
        </w:rPr>
        <w:t>.</w:t>
      </w:r>
    </w:p>
    <w:p w14:paraId="62CDAEBD" w14:textId="77777777" w:rsidR="00BE4347" w:rsidRDefault="00CF7449" w:rsidP="00BE4347">
      <w:r>
        <w:rPr>
          <w:rStyle w:val="CodeChar"/>
          <w:rFonts w:eastAsiaTheme="minorEastAsia"/>
        </w:rPr>
        <w:t>property_term</w:t>
      </w:r>
      <w:r w:rsidR="00BE4347">
        <w:t xml:space="preserve"> = </w:t>
      </w:r>
      <w:r w:rsidR="00BE4347" w:rsidRPr="003E26AF">
        <w:rPr>
          <w:rStyle w:val="CodeChar"/>
        </w:rPr>
        <w:t>SpaceSeparate(</w:t>
      </w:r>
      <w:r w:rsidR="00BE4347">
        <w:rPr>
          <w:rStyle w:val="CodeChar"/>
        </w:rPr>
        <w:t>substring-before(.//</w:t>
      </w:r>
      <w:r w:rsidR="00BE4347" w:rsidRPr="003E26AF">
        <w:rPr>
          <w:rStyle w:val="CodeChar"/>
        </w:rPr>
        <w:t>xsd:attribute/@name</w:t>
      </w:r>
      <w:r w:rsidR="00BE4347">
        <w:rPr>
          <w:rStyle w:val="CodeChar"/>
        </w:rPr>
        <w:t>, ‘Code’)</w:t>
      </w:r>
      <w:r w:rsidR="00BE4347" w:rsidRPr="003E26AF">
        <w:rPr>
          <w:rStyle w:val="CodeChar"/>
        </w:rPr>
        <w:t>)</w:t>
      </w:r>
      <w:r w:rsidR="00BE4347">
        <w:t xml:space="preserve"> and capitalize the first letter of the resulting string.</w:t>
      </w:r>
    </w:p>
    <w:p w14:paraId="07B574EF" w14:textId="77777777" w:rsidR="00BE4347" w:rsidRDefault="00CF7449" w:rsidP="00BE4347">
      <w:r>
        <w:rPr>
          <w:rStyle w:val="CodeChar"/>
          <w:rFonts w:eastAsiaTheme="minorEastAsia"/>
        </w:rPr>
        <w:t>representation_term</w:t>
      </w:r>
      <w:r w:rsidR="00BE4347">
        <w:t xml:space="preserve"> = If </w:t>
      </w:r>
      <w:r w:rsidR="00BE4347" w:rsidRPr="00546F13">
        <w:rPr>
          <w:rStyle w:val="CodeChar"/>
        </w:rPr>
        <w:t>.//xsd:attribute/@name = ‘expressionLanguage’</w:t>
      </w:r>
      <w:r w:rsidR="00BE4347">
        <w:t xml:space="preserve">, set to </w:t>
      </w:r>
      <w:r w:rsidR="00BE4347" w:rsidRPr="00546F13">
        <w:rPr>
          <w:rStyle w:val="CodeChar"/>
        </w:rPr>
        <w:t>“Text”</w:t>
      </w:r>
      <w:r w:rsidR="00BE4347">
        <w:t xml:space="preserve">. If </w:t>
      </w:r>
      <w:r w:rsidR="00BE4347" w:rsidRPr="00546F13">
        <w:rPr>
          <w:rStyle w:val="CodeChar"/>
        </w:rPr>
        <w:t>.//xsd:attribute/@name = ‘actionCode’</w:t>
      </w:r>
      <w:r w:rsidR="00BE4347">
        <w:t xml:space="preserve"> set to </w:t>
      </w:r>
      <w:r w:rsidR="00BE4347" w:rsidRPr="00546F13">
        <w:rPr>
          <w:rStyle w:val="CodeChar"/>
        </w:rPr>
        <w:t>“Code”</w:t>
      </w:r>
      <w:r w:rsidR="00BE4347">
        <w:t>.</w:t>
      </w:r>
    </w:p>
    <w:p w14:paraId="5753BA5B" w14:textId="77777777" w:rsidR="000E1828" w:rsidRPr="000E1828" w:rsidRDefault="00B66EC6" w:rsidP="00BE4347">
      <w:r>
        <w:rPr>
          <w:rStyle w:val="CodeChar"/>
          <w:rFonts w:eastAsiaTheme="minorEastAsia"/>
        </w:rPr>
        <w:t>definition</w:t>
      </w:r>
      <w:r w:rsidR="00BE4347">
        <w:rPr>
          <w:rFonts w:ascii="Courier New" w:eastAsiaTheme="minorEastAsia" w:hAnsi="Courier New" w:cs="Courier New"/>
          <w:sz w:val="22"/>
          <w:szCs w:val="22"/>
          <w:lang w:eastAsia="ko-KR" w:bidi="th-TH"/>
        </w:rPr>
        <w:t xml:space="preserve"> =</w:t>
      </w:r>
      <w:r w:rsidR="00BE4347">
        <w:t xml:space="preserve"> </w:t>
      </w:r>
      <w:r w:rsidR="00BE4347" w:rsidRPr="003E26AF">
        <w:rPr>
          <w:rStyle w:val="CodeChar"/>
        </w:rPr>
        <w:t>.//xsd:attribute/xsd:annotation/xsd:documentation</w:t>
      </w:r>
      <w:r w:rsidR="000E1828">
        <w:rPr>
          <w:rStyle w:val="CodeChar"/>
        </w:rPr>
        <w:t xml:space="preserve"> </w:t>
      </w:r>
      <w:r w:rsidR="000E1828" w:rsidRPr="000E1828">
        <w:t>or</w:t>
      </w:r>
      <w:r w:rsidR="000E1828">
        <w:rPr>
          <w:rStyle w:val="CodeChar"/>
        </w:rPr>
        <w:t xml:space="preserve"> </w:t>
      </w:r>
      <w:r w:rsidR="000E1828" w:rsidRPr="00485D64">
        <w:rPr>
          <w:rStyle w:val="CodeChar"/>
        </w:rPr>
        <w:t>//xsd:attribute/xsd:annotation/xsd:documentation/ccts:</w:t>
      </w:r>
      <w:r w:rsidR="000E1828">
        <w:rPr>
          <w:rStyle w:val="CodeChar"/>
        </w:rPr>
        <w:t xml:space="preserve">Definition </w:t>
      </w:r>
      <w:r w:rsidR="000E1828" w:rsidRPr="000E1828">
        <w:t xml:space="preserve">if available. </w:t>
      </w:r>
    </w:p>
    <w:p w14:paraId="4221247A" w14:textId="77777777" w:rsidR="00BE4347" w:rsidRDefault="00CF7449" w:rsidP="00BE4347">
      <w:r>
        <w:rPr>
          <w:rStyle w:val="CodeChar"/>
          <w:rFonts w:eastAsiaTheme="minorEastAsia"/>
        </w:rPr>
        <w:t>min_cardinality</w:t>
      </w:r>
      <w:r w:rsidR="00BE4347">
        <w:rPr>
          <w:rFonts w:ascii="Courier New" w:eastAsiaTheme="minorEastAsia" w:hAnsi="Courier New" w:cs="Courier New"/>
          <w:sz w:val="22"/>
          <w:szCs w:val="22"/>
          <w:lang w:eastAsia="ko-KR" w:bidi="th-TH"/>
        </w:rPr>
        <w:t xml:space="preserve"> </w:t>
      </w:r>
      <w:r w:rsidR="00BE4347" w:rsidRPr="00B0001B">
        <w:rPr>
          <w:rFonts w:eastAsiaTheme="minorEastAsia"/>
        </w:rPr>
        <w:t>=</w:t>
      </w:r>
      <w:r w:rsidR="00BE4347">
        <w:rPr>
          <w:rFonts w:eastAsiaTheme="minorEastAsia"/>
        </w:rPr>
        <w:t xml:space="preserve"> T</w:t>
      </w:r>
      <w:r w:rsidR="00BE4347">
        <w:t xml:space="preserve">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“optional” = 0.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0. </w:t>
      </w:r>
    </w:p>
    <w:p w14:paraId="0C8139FC" w14:textId="77777777" w:rsidR="00BE4347" w:rsidRDefault="00CF7449" w:rsidP="00BE4347">
      <w:pPr>
        <w:rPr>
          <w:rFonts w:ascii="Courier New" w:eastAsiaTheme="minorEastAsia" w:hAnsi="Courier New" w:cs="Courier New"/>
          <w:sz w:val="22"/>
          <w:szCs w:val="22"/>
          <w:lang w:eastAsia="ko-KR" w:bidi="th-TH"/>
        </w:rPr>
      </w:pPr>
      <w:r>
        <w:rPr>
          <w:rStyle w:val="CodeChar"/>
          <w:rFonts w:eastAsiaTheme="minorEastAsia"/>
        </w:rPr>
        <w:t>max_cardinality</w:t>
      </w:r>
      <w:r w:rsidR="00BE4347" w:rsidRPr="00B0001B">
        <w:rPr>
          <w:rFonts w:eastAsiaTheme="minorEastAsia"/>
        </w:rPr>
        <w:t xml:space="preserve"> =</w:t>
      </w:r>
      <w:r w:rsidR="00BE4347">
        <w:t xml:space="preserve"> Take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 xml:space="preserve">“optional” = </w:t>
      </w:r>
      <w:r w:rsidR="00BE4347">
        <w:rPr>
          <w:rStyle w:val="CodeChar"/>
        </w:rPr>
        <w:t>1</w:t>
      </w:r>
      <w:r w:rsidR="00BE4347" w:rsidRPr="003965EA">
        <w:rPr>
          <w:rStyle w:val="CodeChar"/>
        </w:rPr>
        <w:t>.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1. </w:t>
      </w:r>
    </w:p>
    <w:p w14:paraId="549A2DF8" w14:textId="77777777" w:rsidR="00BE4347" w:rsidRPr="009C0E99" w:rsidRDefault="00CF7449" w:rsidP="00BE4347">
      <w:pPr>
        <w:rPr>
          <w:rFonts w:eastAsiaTheme="minorEastAsia"/>
        </w:rPr>
      </w:pPr>
      <w:r>
        <w:rPr>
          <w:rStyle w:val="CodeChar"/>
          <w:rFonts w:eastAsiaTheme="minorEastAsia"/>
        </w:rPr>
        <w:t>based_dt_sc_id</w:t>
      </w:r>
      <w:r w:rsidR="00BE4347" w:rsidRPr="00B0001B">
        <w:rPr>
          <w:rFonts w:eastAsiaTheme="minorEastAsia"/>
        </w:rPr>
        <w:t xml:space="preserve"> =</w:t>
      </w:r>
      <w:r w:rsidR="00BE4347">
        <w:rPr>
          <w:rFonts w:eastAsiaTheme="minorEastAsia"/>
        </w:rPr>
        <w:t xml:space="preserve"> Leave blank. </w:t>
      </w:r>
    </w:p>
    <w:p w14:paraId="39E2707D" w14:textId="77777777" w:rsidR="000A7D41" w:rsidRDefault="000A7D41" w:rsidP="00BE4347">
      <w:pPr>
        <w:pStyle w:val="Heading5"/>
      </w:pPr>
      <w:bookmarkStart w:id="412" w:name="_Toc442108929"/>
      <w:r>
        <w:t xml:space="preserve">Populate </w:t>
      </w:r>
      <w:r w:rsidR="00CF7449">
        <w:t>cdt_sc_awd_pri</w:t>
      </w:r>
      <w:r>
        <w:t xml:space="preserve"> table</w:t>
      </w:r>
      <w:bookmarkEnd w:id="412"/>
    </w:p>
    <w:p w14:paraId="3F024CBE" w14:textId="77777777" w:rsidR="000A7D41" w:rsidRDefault="000A7D41" w:rsidP="000A7D41">
      <w:r>
        <w:t>Note that this section and the next section are needed because there is an attribute extension for each of these BDTs from Meta.xsd.</w:t>
      </w:r>
    </w:p>
    <w:p w14:paraId="5646ECFD" w14:textId="77777777" w:rsidR="00604D84" w:rsidRPr="003428EF" w:rsidRDefault="00604D84" w:rsidP="00604D84"/>
    <w:p w14:paraId="79FE8930" w14:textId="77777777" w:rsidR="00604D84" w:rsidRDefault="00CF7449" w:rsidP="00604D84">
      <w:r>
        <w:rPr>
          <w:rStyle w:val="CodeChar"/>
        </w:rPr>
        <w:t>cdt_sc_awd_pri_id</w:t>
      </w:r>
      <w:r w:rsidR="00604D84">
        <w:t xml:space="preserve"> = Auto-generate database key.</w:t>
      </w:r>
    </w:p>
    <w:p w14:paraId="34E1EA21" w14:textId="77777777" w:rsidR="00604D84" w:rsidRDefault="00405DFB" w:rsidP="00604D84">
      <w:r>
        <w:rPr>
          <w:rStyle w:val="CodeChar"/>
        </w:rPr>
        <w:t>cdt_sc_id</w:t>
      </w:r>
      <w:r w:rsidR="00604D84">
        <w:t xml:space="preserve"> = Foreign key to the </w:t>
      </w:r>
      <w:r w:rsidR="00530652">
        <w:rPr>
          <w:rStyle w:val="CodeChar"/>
        </w:rPr>
        <w:t>dt_sc</w:t>
      </w:r>
      <w:r w:rsidR="00604D84" w:rsidRPr="00BD78A3">
        <w:rPr>
          <w:rStyle w:val="CodeChar"/>
        </w:rPr>
        <w:t>.</w:t>
      </w:r>
      <w:r w:rsidR="00530652">
        <w:rPr>
          <w:rStyle w:val="CodeChar"/>
        </w:rPr>
        <w:t>dt_sc_id</w:t>
      </w:r>
      <w:r w:rsidR="00604D84">
        <w:t xml:space="preserve"> representing the target SC.</w:t>
      </w:r>
    </w:p>
    <w:p w14:paraId="59DFB8D9" w14:textId="77777777" w:rsidR="00604D84" w:rsidRDefault="00300C7F" w:rsidP="00604D84">
      <w:r>
        <w:rPr>
          <w:rStyle w:val="CodeChar"/>
        </w:rPr>
        <w:t>cdt_pri_id</w:t>
      </w:r>
      <w:r w:rsidR="00604D84">
        <w:t xml:space="preserve"> = Foreign key to the </w:t>
      </w:r>
      <w:r w:rsidR="002B066A">
        <w:rPr>
          <w:rStyle w:val="CodeChar"/>
        </w:rPr>
        <w:t>cdt_pri</w:t>
      </w:r>
      <w:r w:rsidR="00604D84" w:rsidRPr="00BD78A3">
        <w:rPr>
          <w:rStyle w:val="CodeChar"/>
        </w:rPr>
        <w:t>.</w:t>
      </w:r>
      <w:r>
        <w:rPr>
          <w:rStyle w:val="CodeChar"/>
        </w:rPr>
        <w:t>cdt_pri_id</w:t>
      </w:r>
      <w:r w:rsidR="007D0FF8">
        <w:t>. For both ‘</w:t>
      </w:r>
      <w:r w:rsidR="007D0FF8" w:rsidRPr="00F419BF">
        <w:rPr>
          <w:rStyle w:val="CodeChar"/>
        </w:rPr>
        <w:t>actionCode</w:t>
      </w:r>
      <w:r w:rsidR="007D0FF8">
        <w:t>’ and ‘</w:t>
      </w:r>
      <w:r w:rsidR="007D0FF8" w:rsidRPr="00F419BF">
        <w:rPr>
          <w:rStyle w:val="CodeChar"/>
        </w:rPr>
        <w:t>expressionLanguage</w:t>
      </w:r>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14:paraId="76C333E5" w14:textId="7A35B90B" w:rsidR="00604D84" w:rsidRDefault="00405DFB" w:rsidP="00604D84">
      <w:r>
        <w:rPr>
          <w:rStyle w:val="CodeChar"/>
        </w:rPr>
        <w:t>is_default</w:t>
      </w:r>
      <w:r w:rsidR="00604D84">
        <w:t xml:space="preserve"> = </w:t>
      </w:r>
      <w:ins w:id="413" w:author="Serm Kulvatunyou" w:date="2016-05-27T07:32:00Z">
        <w:r w:rsidR="00861B7D">
          <w:t xml:space="preserve">For the </w:t>
        </w:r>
      </w:ins>
      <w:ins w:id="414" w:author="Serm Kulvatunyou" w:date="2016-05-27T07:33:00Z">
        <w:r w:rsidR="00861B7D">
          <w:t>‘</w:t>
        </w:r>
        <w:r w:rsidR="00861B7D" w:rsidRPr="00861B7D">
          <w:rPr>
            <w:rStyle w:val="CodeChar"/>
          </w:rPr>
          <w:t>actionCode</w:t>
        </w:r>
        <w:r w:rsidR="00861B7D">
          <w:t xml:space="preserve">’ SC, </w:t>
        </w:r>
      </w:ins>
      <w:del w:id="415" w:author="Serm Kulvatunyou" w:date="2016-05-27T07:33:00Z">
        <w:r w:rsidR="007D0FF8" w:rsidDel="00861B7D">
          <w:delText>T</w:delText>
        </w:r>
      </w:del>
      <w:ins w:id="416" w:author="Serm Kulvatunyou" w:date="2016-05-27T07:33:00Z">
        <w:r w:rsidR="00861B7D">
          <w:t>t</w:t>
        </w:r>
      </w:ins>
      <w:r w:rsidR="007D0FF8">
        <w:t xml:space="preserve">he record that has the </w:t>
      </w:r>
      <w:r w:rsidR="00300C7F">
        <w:rPr>
          <w:rStyle w:val="CodeChar"/>
        </w:rPr>
        <w:t>cdt_pri_id</w:t>
      </w:r>
      <w:r w:rsidR="007D0FF8">
        <w:t xml:space="preserve"> column pointing to the Token CDT Primitive has this column value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ins w:id="417" w:author="Serm Kulvatunyou" w:date="2016-05-27T07:33:00Z">
        <w:r w:rsidR="00861B7D">
          <w:t xml:space="preserve"> For the ‘</w:t>
        </w:r>
        <w:r w:rsidR="00861B7D" w:rsidRPr="00861B7D">
          <w:rPr>
            <w:rStyle w:val="CodeChar"/>
          </w:rPr>
          <w:t>expressionLanguage</w:t>
        </w:r>
        <w:r w:rsidR="00861B7D">
          <w:t xml:space="preserve">’ SC, it shall be </w:t>
        </w:r>
        <w:r w:rsidR="00861B7D" w:rsidRPr="00861B7D">
          <w:rPr>
            <w:rStyle w:val="CodeChar"/>
          </w:rPr>
          <w:t>TRUE</w:t>
        </w:r>
        <w:r w:rsidR="00861B7D">
          <w:t xml:space="preserve"> on the</w:t>
        </w:r>
      </w:ins>
      <w:ins w:id="418" w:author="Serm Kulvatunyou" w:date="2016-05-27T07:34:00Z">
        <w:r w:rsidR="00861B7D">
          <w:t xml:space="preserve"> record pointing to</w:t>
        </w:r>
      </w:ins>
      <w:ins w:id="419" w:author="Serm Kulvatunyou" w:date="2016-05-27T07:33:00Z">
        <w:r w:rsidR="00861B7D">
          <w:t xml:space="preserve"> </w:t>
        </w:r>
        <w:r w:rsidR="00861B7D" w:rsidRPr="00861B7D">
          <w:rPr>
            <w:rStyle w:val="CodeChar"/>
          </w:rPr>
          <w:t>NormalizedString</w:t>
        </w:r>
        <w:r w:rsidR="00861B7D">
          <w:t xml:space="preserve"> and </w:t>
        </w:r>
        <w:r w:rsidR="00861B7D" w:rsidRPr="00861B7D">
          <w:rPr>
            <w:rStyle w:val="CodeChar"/>
          </w:rPr>
          <w:t>FALSE</w:t>
        </w:r>
        <w:r w:rsidR="00861B7D">
          <w:t xml:space="preserve"> on others.</w:t>
        </w:r>
      </w:ins>
    </w:p>
    <w:p w14:paraId="39AADAF1" w14:textId="77777777" w:rsidR="000A7D41" w:rsidRDefault="000A7D41" w:rsidP="000A7D41">
      <w:pPr>
        <w:pStyle w:val="Heading5"/>
      </w:pPr>
      <w:bookmarkStart w:id="420" w:name="_Toc442108930"/>
      <w:r>
        <w:t xml:space="preserve">Populate </w:t>
      </w:r>
      <w:r w:rsidR="00BF2D0E">
        <w:t>cdt_sc_awd_pri_xps_type_map</w:t>
      </w:r>
      <w:r>
        <w:t xml:space="preserve"> table</w:t>
      </w:r>
      <w:bookmarkEnd w:id="420"/>
    </w:p>
    <w:p w14:paraId="6A9E280A" w14:textId="77777777" w:rsidR="00086E98" w:rsidRPr="00C4501A" w:rsidRDefault="00086E98" w:rsidP="00086E98">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14:paraId="5072F554" w14:textId="77777777" w:rsidR="00086E98" w:rsidRDefault="00086E98" w:rsidP="00086E98"/>
    <w:p w14:paraId="653A6E5B" w14:textId="77777777" w:rsidR="00086E98" w:rsidRDefault="00086E98" w:rsidP="00086E98">
      <w:pPr>
        <w:rPr>
          <w:highlight w:val="yellow"/>
        </w:rPr>
      </w:pPr>
      <w:r w:rsidRPr="003428EF">
        <w:t xml:space="preserve">For each row </w:t>
      </w:r>
      <w:r>
        <w:t xml:space="preserve">populated </w:t>
      </w:r>
      <w:r w:rsidRPr="003428EF">
        <w:t xml:space="preserve">in the </w:t>
      </w:r>
      <w:r>
        <w:t>previous section (</w:t>
      </w:r>
      <w:r w:rsidR="00CF7449">
        <w:rPr>
          <w:rStyle w:val="CodeChar"/>
        </w:rPr>
        <w:t>cdt_sc_awd_pri</w:t>
      </w:r>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14:paraId="0DA886E8" w14:textId="77777777" w:rsidR="00086E98" w:rsidRDefault="00086E98" w:rsidP="00086E98">
      <w:pPr>
        <w:rPr>
          <w:highlight w:val="yellow"/>
        </w:rPr>
      </w:pPr>
    </w:p>
    <w:p w14:paraId="154C30B3" w14:textId="77777777" w:rsidR="00086E98" w:rsidRDefault="00BF2D0E" w:rsidP="00086E98">
      <w:r>
        <w:rPr>
          <w:rStyle w:val="CodeChar"/>
        </w:rPr>
        <w:t>cdt_sc_awd_pri_xps_type_map_id</w:t>
      </w:r>
      <w:r w:rsidR="00086E98">
        <w:t xml:space="preserve"> = Auto-generate database key.</w:t>
      </w:r>
    </w:p>
    <w:p w14:paraId="26F50245" w14:textId="77777777" w:rsidR="00086E98" w:rsidRDefault="00CF7449" w:rsidP="00086E98">
      <w:r>
        <w:rPr>
          <w:rStyle w:val="CodeChar"/>
        </w:rPr>
        <w:t>cdt_sc_awd_pri</w:t>
      </w:r>
      <w:r w:rsidR="00086E98">
        <w:t xml:space="preserve"> = Foreign key to </w:t>
      </w:r>
      <w:r>
        <w:rPr>
          <w:rStyle w:val="CodeChar"/>
        </w:rPr>
        <w:t>cdt_sc_awd_pri</w:t>
      </w:r>
      <w:r w:rsidR="00086E98">
        <w:rPr>
          <w:rStyle w:val="IntenseEmphasis"/>
          <w:b w:val="0"/>
          <w:bCs w:val="0"/>
          <w:i w:val="0"/>
          <w:iCs w:val="0"/>
          <w:color w:val="auto"/>
        </w:rPr>
        <w:t>.</w:t>
      </w:r>
      <w:r>
        <w:rPr>
          <w:rStyle w:val="CodeChar"/>
        </w:rPr>
        <w:t>cdt_sc_awd_pri_id</w:t>
      </w:r>
      <w:r w:rsidR="00086E98" w:rsidRPr="00086E98">
        <w:t xml:space="preserve"> </w:t>
      </w:r>
      <w:r w:rsidR="00086E98">
        <w:t>p</w:t>
      </w:r>
      <w:r w:rsidR="00086E98" w:rsidRPr="00086E98">
        <w:t>ointing to the each row populated in the previous section.</w:t>
      </w:r>
      <w:r w:rsidR="00086E98">
        <w:rPr>
          <w:rStyle w:val="IntenseEmphasis"/>
          <w:b w:val="0"/>
          <w:bCs w:val="0"/>
          <w:i w:val="0"/>
          <w:iCs w:val="0"/>
          <w:color w:val="auto"/>
        </w:rPr>
        <w:t xml:space="preserve"> </w:t>
      </w:r>
    </w:p>
    <w:p w14:paraId="2064D03C" w14:textId="77777777" w:rsidR="00086E98" w:rsidRDefault="00300C7F" w:rsidP="00086E98">
      <w:pPr>
        <w:rPr>
          <w:rStyle w:val="CodeChar"/>
          <w:rFonts w:eastAsiaTheme="minorEastAsia"/>
        </w:rPr>
      </w:pPr>
      <w:r>
        <w:rPr>
          <w:rStyle w:val="CodeChar"/>
        </w:rPr>
        <w:t>xbt_id</w:t>
      </w:r>
      <w:r w:rsidR="00086E98">
        <w:t xml:space="preserve"> = Foreign key to </w:t>
      </w:r>
      <w:r>
        <w:rPr>
          <w:rStyle w:val="CodeChar"/>
          <w:rFonts w:eastAsiaTheme="minorEastAsia"/>
        </w:rPr>
        <w:t>xbt</w:t>
      </w:r>
      <w:r w:rsidR="00086E98">
        <w:rPr>
          <w:rFonts w:eastAsiaTheme="minorEastAsia"/>
        </w:rPr>
        <w:t>.</w:t>
      </w:r>
      <w:r w:rsidR="00086E98" w:rsidRPr="00EF6BE9">
        <w:rPr>
          <w:rStyle w:val="CodeChar"/>
          <w:rFonts w:eastAsiaTheme="minorEastAsia"/>
        </w:rPr>
        <w:t xml:space="preserve"> </w:t>
      </w:r>
      <w:r>
        <w:rPr>
          <w:rStyle w:val="CodeChar"/>
          <w:rFonts w:eastAsiaTheme="minorEastAsia"/>
        </w:rPr>
        <w:t>xbt_id</w:t>
      </w:r>
    </w:p>
    <w:p w14:paraId="569545FE" w14:textId="77777777" w:rsidR="00086E98" w:rsidRDefault="00086E98" w:rsidP="00086E98"/>
    <w:p w14:paraId="37AB03F4" w14:textId="77777777"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93447A">
        <w:t>3.1.1.3.5</w:t>
      </w:r>
      <w:r>
        <w:fldChar w:fldCharType="end"/>
      </w:r>
      <w:r>
        <w:t xml:space="preserve"> to populate the </w:t>
      </w:r>
      <w:r w:rsidR="00300C7F">
        <w:rPr>
          <w:rStyle w:val="CodeChar"/>
        </w:rPr>
        <w:t>xbt_id</w:t>
      </w:r>
      <w:r>
        <w:t xml:space="preserve"> column according to CDT primitive in the </w:t>
      </w:r>
      <w:r w:rsidR="00CF7449">
        <w:rPr>
          <w:rStyle w:val="CodeChar"/>
        </w:rPr>
        <w:t>cdt_sc_awd_pri</w:t>
      </w:r>
      <w:r>
        <w:t xml:space="preserve"> column.  </w:t>
      </w:r>
    </w:p>
    <w:p w14:paraId="36C389F3" w14:textId="77777777" w:rsidR="00BE4347" w:rsidRDefault="00BE4347" w:rsidP="00BE4347">
      <w:pPr>
        <w:pStyle w:val="Heading5"/>
      </w:pPr>
      <w:bookmarkStart w:id="421" w:name="_Toc442108931"/>
      <w:r>
        <w:t xml:space="preserve">Populate the </w:t>
      </w:r>
      <w:r w:rsidR="002B3165">
        <w:t>bdt_sc_pri_restri</w:t>
      </w:r>
      <w:r>
        <w:t xml:space="preserve"> table</w:t>
      </w:r>
      <w:bookmarkEnd w:id="421"/>
    </w:p>
    <w:p w14:paraId="068FEEBF" w14:textId="77777777" w:rsidR="00BE4347" w:rsidRDefault="00BE4347" w:rsidP="00BE4347">
      <w:r>
        <w:t>This table assigns the CDT primitive and map XSD built-in type combination to the BDTs’ SCs.</w:t>
      </w:r>
      <w:r w:rsidR="00450773">
        <w:t xml:space="preserve"> </w:t>
      </w:r>
    </w:p>
    <w:p w14:paraId="5AC6C317"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585CF4" w14:paraId="60E891D0" w14:textId="77777777" w:rsidTr="00DE04FF">
        <w:tc>
          <w:tcPr>
            <w:tcW w:w="9576" w:type="dxa"/>
          </w:tcPr>
          <w:p w14:paraId="163741EB" w14:textId="77777777" w:rsidR="00BE4347" w:rsidRPr="00585CF4" w:rsidRDefault="002B3165" w:rsidP="00DE04FF">
            <w:r>
              <w:rPr>
                <w:rStyle w:val="CodeChar"/>
              </w:rPr>
              <w:t>bdt_sc_pri_restri_id</w:t>
            </w:r>
            <w:r w:rsidR="00BE4347" w:rsidRPr="00585CF4">
              <w:t xml:space="preserve"> = Auto-generate database key.</w:t>
            </w:r>
          </w:p>
        </w:tc>
      </w:tr>
      <w:tr w:rsidR="00BE4347" w:rsidRPr="00585CF4" w14:paraId="7B2E6EB5" w14:textId="77777777" w:rsidTr="00DE04FF">
        <w:tc>
          <w:tcPr>
            <w:tcW w:w="9576" w:type="dxa"/>
          </w:tcPr>
          <w:p w14:paraId="552EB04D" w14:textId="77777777" w:rsidR="00BE4347" w:rsidRPr="00585CF4" w:rsidRDefault="002B3165" w:rsidP="00DE04FF">
            <w:r>
              <w:rPr>
                <w:rStyle w:val="CodeChar"/>
              </w:rPr>
              <w:t>bdt_sc_id</w:t>
            </w:r>
            <w:r w:rsidR="00BE4347" w:rsidRPr="00585CF4">
              <w:t xml:space="preserve"> = Foreign key to the BDT’s SC.</w:t>
            </w:r>
          </w:p>
        </w:tc>
      </w:tr>
      <w:tr w:rsidR="00BE4347" w:rsidRPr="00585CF4" w14:paraId="433C8687" w14:textId="77777777" w:rsidTr="00DE04FF">
        <w:tc>
          <w:tcPr>
            <w:tcW w:w="9576" w:type="dxa"/>
          </w:tcPr>
          <w:p w14:paraId="3F5A15CF" w14:textId="77777777" w:rsidR="00E510F6" w:rsidRDefault="00E510F6" w:rsidP="00790295">
            <w:r>
              <w:lastRenderedPageBreak/>
              <w:t xml:space="preserve">For the “Language Code” inherited from the Text default BDT. Inherit all the maps (the </w:t>
            </w:r>
            <w:r w:rsidR="00BF2D0E">
              <w:rPr>
                <w:rStyle w:val="CodeChar"/>
              </w:rPr>
              <w:t>cdt_sc_awd_pri_xps_type_map_id</w:t>
            </w:r>
            <w:r>
              <w:t xml:space="preserve">’s, the </w:t>
            </w:r>
            <w:r w:rsidR="002B3165">
              <w:rPr>
                <w:rStyle w:val="CodeChar"/>
              </w:rPr>
              <w:t>code_list_id</w:t>
            </w:r>
            <w:r>
              <w:t xml:space="preserve"> and the </w:t>
            </w:r>
            <w:r w:rsidR="00405DFB">
              <w:rPr>
                <w:rStyle w:val="CodeChar"/>
              </w:rPr>
              <w:t>is_default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14:paraId="7E036A02" w14:textId="77777777" w:rsidR="00793C40" w:rsidRDefault="00793C40" w:rsidP="00790295"/>
          <w:p w14:paraId="6406B753" w14:textId="67383271" w:rsidR="00793C40" w:rsidRDefault="00793C40" w:rsidP="00790295">
            <w:r>
              <w:t xml:space="preserve">For the </w:t>
            </w:r>
            <w:r w:rsidRPr="00EA371C">
              <w:rPr>
                <w:rStyle w:val="CodeChar"/>
              </w:rPr>
              <w:t>expressionLanguage</w:t>
            </w:r>
            <w:r>
              <w:t xml:space="preserve"> attribute, use the corresponding </w:t>
            </w:r>
            <w:r w:rsidR="00BF2D0E">
              <w:rPr>
                <w:rStyle w:val="CodeChar"/>
              </w:rPr>
              <w:t>cdt_sc_awd_pri_xps_type_map_id</w:t>
            </w:r>
            <w:r>
              <w:t xml:space="preserve">’s from the previous section and set the </w:t>
            </w:r>
            <w:r w:rsidR="00405DFB">
              <w:rPr>
                <w:rStyle w:val="CodeChar"/>
              </w:rPr>
              <w:t>is_default</w:t>
            </w:r>
            <w:r>
              <w:t xml:space="preserve"> to true on the map to </w:t>
            </w:r>
            <w:r w:rsidRPr="00863969">
              <w:rPr>
                <w:rStyle w:val="CodeChar"/>
              </w:rPr>
              <w:t>xsd:</w:t>
            </w:r>
            <w:del w:id="422" w:author="Serm Kulvatunyou" w:date="2016-05-27T07:45:00Z">
              <w:r w:rsidRPr="00863969" w:rsidDel="00C64FAD">
                <w:rPr>
                  <w:rStyle w:val="CodeChar"/>
                </w:rPr>
                <w:delText>token</w:delText>
              </w:r>
            </w:del>
            <w:ins w:id="423" w:author="Serm Kulvatunyou" w:date="2016-05-27T07:45:00Z">
              <w:r w:rsidR="00C64FAD">
                <w:rPr>
                  <w:rStyle w:val="CodeChar"/>
                </w:rPr>
                <w:t>normalizedString</w:t>
              </w:r>
            </w:ins>
            <w:r w:rsidR="00C505B3">
              <w:t>.</w:t>
            </w:r>
            <w:r>
              <w:t xml:space="preserve">  </w:t>
            </w:r>
          </w:p>
          <w:p w14:paraId="70B3DADE" w14:textId="77777777" w:rsidR="00793C40" w:rsidRDefault="00793C40" w:rsidP="00790295"/>
          <w:p w14:paraId="3EE0702F" w14:textId="71F3FB34" w:rsidR="00BE4347" w:rsidRPr="00C703D4" w:rsidRDefault="00793C40" w:rsidP="00C64FAD">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w:t>
            </w:r>
            <w:r w:rsidR="005A58D3" w:rsidRPr="00AE5CF5">
              <w:rPr>
                <w:rStyle w:val="CodeChar"/>
              </w:rPr>
              <w:t>actionCode</w:t>
            </w:r>
            <w:r w:rsidR="005A58D3">
              <w:t xml:space="preserve"> SC in the </w:t>
            </w:r>
            <w:r>
              <w:t xml:space="preserve"> </w:t>
            </w:r>
            <w:r w:rsidR="00BF2D0E">
              <w:rPr>
                <w:rStyle w:val="CodeChar"/>
              </w:rPr>
              <w:t>cdt_sc_awd_pri_xps_type_map</w:t>
            </w:r>
            <w:r>
              <w:t xml:space="preserve"> </w:t>
            </w:r>
            <w:r w:rsidR="005A58D3">
              <w:t xml:space="preserve">table with </w:t>
            </w:r>
            <w:r w:rsidR="00405DFB">
              <w:rPr>
                <w:rStyle w:val="CodeChar"/>
              </w:rPr>
              <w:t>is_default</w:t>
            </w:r>
            <w:r w:rsidR="0026309F">
              <w:t xml:space="preserve"> = </w:t>
            </w:r>
            <w:r w:rsidR="00AE5CF5">
              <w:rPr>
                <w:rStyle w:val="CodeChar"/>
              </w:rPr>
              <w:t>TRUE</w:t>
            </w:r>
            <w:r w:rsidR="00AE5CF5">
              <w:t xml:space="preserve"> on the row that maps to </w:t>
            </w:r>
            <w:r w:rsidR="00AE5CF5" w:rsidRPr="00AE5CF5">
              <w:rPr>
                <w:rStyle w:val="CodeChar"/>
              </w:rPr>
              <w:t>xsd:token</w:t>
            </w:r>
            <w:r w:rsidR="00AE5CF5">
              <w:t>.</w:t>
            </w:r>
            <w:r w:rsidR="0026309F">
              <w:t xml:space="preserve"> Populate another row with the </w:t>
            </w:r>
            <w:r w:rsidR="002B3165">
              <w:rPr>
                <w:rStyle w:val="CodeChar"/>
              </w:rPr>
              <w:t>cdt_sc_awd_pri_xps_type_map_id</w:t>
            </w:r>
            <w:r w:rsidR="0026309F">
              <w:t xml:space="preserve"> </w:t>
            </w:r>
            <w:r w:rsidR="0026309F" w:rsidRPr="00833F1B">
              <w:t xml:space="preserve">column blank while the </w:t>
            </w:r>
            <w:r w:rsidR="002B3165" w:rsidRPr="00833F1B">
              <w:rPr>
                <w:rStyle w:val="CodeChar"/>
              </w:rPr>
              <w:t>code_list_id</w:t>
            </w:r>
            <w:r w:rsidR="0026309F" w:rsidRPr="00833F1B">
              <w:t xml:space="preserve"> column </w:t>
            </w:r>
            <w:r w:rsidR="00833F1B" w:rsidRPr="00833F1B">
              <w:t xml:space="preserve">is populated and the </w:t>
            </w:r>
            <w:r w:rsidR="00833F1B" w:rsidRPr="00833F1B">
              <w:rPr>
                <w:rStyle w:val="CodeChar"/>
              </w:rPr>
              <w:t>is_default</w:t>
            </w:r>
            <w:r w:rsidR="00833F1B" w:rsidRPr="00833F1B">
              <w:t xml:space="preserve"> column set to </w:t>
            </w:r>
            <w:r w:rsidR="00833F1B" w:rsidRPr="00833F1B">
              <w:rPr>
                <w:rStyle w:val="CodeChar"/>
              </w:rPr>
              <w:t>FALSE</w:t>
            </w:r>
            <w:r w:rsidR="00833F1B" w:rsidRPr="00833F1B">
              <w:t xml:space="preserve">. The </w:t>
            </w:r>
            <w:r w:rsidR="00833F1B" w:rsidRPr="00833F1B">
              <w:rPr>
                <w:rStyle w:val="CodeChar"/>
              </w:rPr>
              <w:t>code_list_id</w:t>
            </w:r>
            <w:r w:rsidR="00833F1B" w:rsidRPr="00833F1B">
              <w:t xml:space="preserve"> column shall point</w:t>
            </w:r>
            <w:del w:id="424" w:author="Serm Kulvatunyou" w:date="2016-05-27T07:45:00Z">
              <w:r w:rsidR="00833F1B" w:rsidRPr="00833F1B" w:rsidDel="00C64FAD">
                <w:delText>s</w:delText>
              </w:r>
            </w:del>
            <w:r w:rsidR="00833F1B" w:rsidRPr="00833F1B">
              <w:t xml:space="preserve"> to the </w:t>
            </w:r>
            <w:r w:rsidR="0026309F" w:rsidRPr="00833F1B">
              <w:t xml:space="preserve">“Action Code” code list </w:t>
            </w:r>
            <w:r w:rsidR="00833F1B" w:rsidRPr="00833F1B">
              <w:t xml:space="preserve">in case of the “Action Expression. Type” BDT </w:t>
            </w:r>
            <w:r w:rsidR="0026309F" w:rsidRPr="00833F1B">
              <w:t>and</w:t>
            </w:r>
            <w:r w:rsidR="00833F1B" w:rsidRPr="00833F1B">
              <w:t xml:space="preserve"> to the “Response Action Code” code list in case of the “Response Expression. Type” BDT</w:t>
            </w:r>
            <w:r w:rsidR="0026309F" w:rsidRPr="00833F1B">
              <w:t>.</w:t>
            </w:r>
          </w:p>
        </w:tc>
      </w:tr>
      <w:tr w:rsidR="00BE4347" w:rsidRPr="00A13989" w14:paraId="521CCF98" w14:textId="77777777" w:rsidTr="00DE04FF">
        <w:tc>
          <w:tcPr>
            <w:tcW w:w="9576" w:type="dxa"/>
          </w:tcPr>
          <w:p w14:paraId="0401BF84" w14:textId="77777777" w:rsidR="00BE4347" w:rsidRPr="00A13989" w:rsidRDefault="002B3165" w:rsidP="00DE04FF">
            <w:r>
              <w:rPr>
                <w:rStyle w:val="CodeChar"/>
              </w:rPr>
              <w:t>agency_id_list_id</w:t>
            </w:r>
            <w:r w:rsidR="00BE4347" w:rsidRPr="006B13DA">
              <w:t xml:space="preserve"> = Leave blank</w:t>
            </w:r>
            <w:r w:rsidR="00BE4347">
              <w:rPr>
                <w:rStyle w:val="CodeChar"/>
              </w:rPr>
              <w:t>.</w:t>
            </w:r>
          </w:p>
        </w:tc>
      </w:tr>
    </w:tbl>
    <w:p w14:paraId="3654CD3D" w14:textId="77777777" w:rsidR="0048363E" w:rsidRDefault="0048363E" w:rsidP="00ED2544">
      <w:pPr>
        <w:pStyle w:val="Heading4"/>
      </w:pPr>
      <w:bookmarkStart w:id="425" w:name="_Toc442108932"/>
      <w:bookmarkStart w:id="426" w:name="_Ref395176768"/>
      <w:r>
        <w:t>Pseudo functions used for describing the imports</w:t>
      </w:r>
      <w:bookmarkEnd w:id="425"/>
    </w:p>
    <w:p w14:paraId="6E5280E3" w14:textId="77777777" w:rsidR="0048363E" w:rsidRDefault="0048363E" w:rsidP="0048363E">
      <w:pPr>
        <w:spacing w:before="240"/>
      </w:pPr>
      <w:r>
        <w:t>Assume there are following functions.</w:t>
      </w:r>
    </w:p>
    <w:p w14:paraId="6E277B99" w14:textId="77777777" w:rsidR="0048363E" w:rsidRDefault="0048363E" w:rsidP="0048363E">
      <w:pPr>
        <w:rPr>
          <w:rStyle w:val="CodeChar"/>
        </w:rPr>
      </w:pPr>
      <w:r w:rsidRPr="00CB0C06">
        <w:rPr>
          <w:rStyle w:val="CodeChar"/>
        </w:rPr>
        <w:t>IdOf(obj</w:t>
      </w:r>
      <w:r>
        <w:rPr>
          <w:rStyle w:val="CodeChar"/>
        </w:rPr>
        <w:t>ect</w:t>
      </w:r>
      <w:r w:rsidRPr="00CB0C06">
        <w:rPr>
          <w:rStyle w:val="CodeChar"/>
        </w:rPr>
        <w:t>)</w:t>
      </w:r>
      <w:r>
        <w:t xml:space="preserve"> returns the database key of the </w:t>
      </w:r>
      <w:r w:rsidRPr="006427AD">
        <w:rPr>
          <w:rStyle w:val="CodeChar"/>
        </w:rPr>
        <w:t>object</w:t>
      </w:r>
      <w:r>
        <w:rPr>
          <w:rStyle w:val="CodeChar"/>
        </w:rPr>
        <w:t xml:space="preserve">. </w:t>
      </w:r>
      <w:r w:rsidRPr="00FE22E8">
        <w:t xml:space="preserve">The </w:t>
      </w:r>
      <w:r>
        <w:t>database key</w:t>
      </w:r>
      <w:r w:rsidRPr="00FE22E8">
        <w:t xml:space="preserve"> is typi</w:t>
      </w:r>
      <w:r>
        <w:t>c</w:t>
      </w:r>
      <w:r w:rsidRPr="00FE22E8">
        <w:t>ally retrieve</w:t>
      </w:r>
      <w:r>
        <w:t>d</w:t>
      </w:r>
      <w:r w:rsidRPr="00FE22E8">
        <w:t xml:space="preserve"> by matching with the DEN</w:t>
      </w:r>
      <w:r>
        <w:t xml:space="preserve"> of the object</w:t>
      </w:r>
      <w:r w:rsidRPr="00FE22E8">
        <w:t>.</w:t>
      </w:r>
    </w:p>
    <w:p w14:paraId="7BBD9597" w14:textId="77777777" w:rsidR="0048363E" w:rsidRDefault="0048363E" w:rsidP="0048363E">
      <w:r w:rsidRPr="00CB0C06">
        <w:rPr>
          <w:rStyle w:val="CodeChar"/>
        </w:rPr>
        <w:t>GuidOf(obj</w:t>
      </w:r>
      <w:r>
        <w:rPr>
          <w:rStyle w:val="CodeChar"/>
        </w:rPr>
        <w:t>ect</w:t>
      </w:r>
      <w:r w:rsidRPr="00CB0C06">
        <w:rPr>
          <w:rStyle w:val="CodeChar"/>
        </w:rPr>
        <w:t>)</w:t>
      </w:r>
      <w:r>
        <w:t xml:space="preserve"> returns GUID of an </w:t>
      </w:r>
      <w:r w:rsidRPr="006427AD">
        <w:rPr>
          <w:rStyle w:val="CodeChar"/>
        </w:rPr>
        <w:t>object</w:t>
      </w:r>
      <w:r>
        <w:t>.</w:t>
      </w:r>
    </w:p>
    <w:p w14:paraId="3320A92F" w14:textId="77777777" w:rsidR="0048363E" w:rsidRDefault="0048363E" w:rsidP="0048363E">
      <w:r w:rsidRPr="002809A9">
        <w:rPr>
          <w:rStyle w:val="CodeChar"/>
        </w:rPr>
        <w:t>DEN</w:t>
      </w:r>
      <w:r>
        <w:rPr>
          <w:rStyle w:val="CodeChar"/>
        </w:rPr>
        <w:t>xUUID</w:t>
      </w:r>
      <w:r w:rsidRPr="002809A9">
        <w:rPr>
          <w:rStyle w:val="CodeChar"/>
        </w:rPr>
        <w:t>(object)</w:t>
      </w:r>
      <w:r>
        <w:t xml:space="preserve"> returns a DEN of the </w:t>
      </w:r>
      <w:r w:rsidRPr="006427AD">
        <w:rPr>
          <w:rStyle w:val="CodeChar"/>
        </w:rPr>
        <w:t>object</w:t>
      </w:r>
      <w:r>
        <w:rPr>
          <w:rStyle w:val="CodeChar"/>
        </w:rPr>
        <w:t xml:space="preserve"> </w:t>
      </w:r>
      <w:r w:rsidRPr="00F54B52">
        <w:t>with</w:t>
      </w:r>
      <w:r>
        <w:t xml:space="preserve">out the UUID suffix at the end if any. </w:t>
      </w:r>
    </w:p>
    <w:p w14:paraId="07073623" w14:textId="77777777" w:rsidR="0048363E" w:rsidRDefault="0048363E" w:rsidP="0048363E">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Pr="00B804B9">
        <w:t xml:space="preserve"> and ignore the </w:t>
      </w:r>
      <w:r w:rsidRPr="00B804B9">
        <w:rPr>
          <w:rStyle w:val="CodeChar"/>
        </w:rPr>
        <w:t>‘_’</w:t>
      </w:r>
      <w:r>
        <w:t xml:space="preserve">. Ex. </w:t>
      </w:r>
      <w:r w:rsidRPr="00FE22E8">
        <w:rPr>
          <w:rStyle w:val="CodeChar"/>
        </w:rPr>
        <w:t>First(“Total</w:t>
      </w:r>
      <w:r>
        <w:rPr>
          <w:rStyle w:val="CodeChar"/>
        </w:rPr>
        <w:t xml:space="preserve">_ </w:t>
      </w:r>
      <w:r w:rsidRPr="00FE22E8">
        <w:rPr>
          <w:rStyle w:val="CodeChar"/>
        </w:rPr>
        <w:t xml:space="preserve"> Amount. Type”)</w:t>
      </w:r>
      <w:r>
        <w:t xml:space="preserve"> = </w:t>
      </w:r>
      <w:r w:rsidRPr="00FE22E8">
        <w:rPr>
          <w:rStyle w:val="CodeChar"/>
        </w:rPr>
        <w:t>“Total Amount”</w:t>
      </w:r>
      <w:r>
        <w:t>.</w:t>
      </w:r>
    </w:p>
    <w:p w14:paraId="3AB489D3" w14:textId="77777777" w:rsidR="0048363E" w:rsidRDefault="0048363E" w:rsidP="0048363E">
      <w:r>
        <w:rPr>
          <w:rStyle w:val="CodeChar"/>
        </w:rPr>
        <w:t>Upper</w:t>
      </w:r>
      <w:r w:rsidRPr="002809A9">
        <w:rPr>
          <w:rStyle w:val="CodeChar"/>
        </w:rPr>
        <w:t>CamelCase(string)</w:t>
      </w:r>
      <w:r>
        <w:t xml:space="preserve"> returns the upper camel case representation of the given </w:t>
      </w:r>
      <w:r w:rsidRPr="006427AD">
        <w:rPr>
          <w:rStyle w:val="CodeChar"/>
        </w:rPr>
        <w:t>string</w:t>
      </w:r>
      <w:r>
        <w:t xml:space="preserve">. It removes space and the underscore character. It also abbreviates ‘Identifier’ to ‘ID’. Ex. </w:t>
      </w:r>
      <w:r w:rsidRPr="008A3FEA">
        <w:rPr>
          <w:rStyle w:val="CodeChar"/>
        </w:rPr>
        <w:t>UpperCamelCase(“Type Code”) = “TypeCode”</w:t>
      </w:r>
      <w:r>
        <w:rPr>
          <w:rStyle w:val="CodeChar"/>
        </w:rPr>
        <w:t>, UpperCamelCase(“List Identifier”) = “ListID”</w:t>
      </w:r>
      <w:r>
        <w:t>.</w:t>
      </w:r>
    </w:p>
    <w:p w14:paraId="3B182477" w14:textId="77777777" w:rsidR="0048363E" w:rsidRDefault="0048363E" w:rsidP="0048363E">
      <w:r w:rsidRPr="008A3FEA">
        <w:rPr>
          <w:rStyle w:val="CodeChar"/>
        </w:rPr>
        <w:t>LowerCamelCase(string)</w:t>
      </w:r>
      <w:r>
        <w:t xml:space="preserve"> returns the lower camel case representation of the given string. Everything is the same as the </w:t>
      </w:r>
      <w:r w:rsidRPr="001D0BCB">
        <w:rPr>
          <w:rStyle w:val="CodeChar"/>
        </w:rPr>
        <w:t>UpperCamelCase</w:t>
      </w:r>
      <w:r>
        <w:t xml:space="preserve"> function, except that the starting character should be a lower case. Ex. </w:t>
      </w:r>
      <w:r w:rsidRPr="008A3FEA">
        <w:rPr>
          <w:rStyle w:val="CodeChar"/>
        </w:rPr>
        <w:t xml:space="preserve">LowerCamelCase(“Type Code”) = </w:t>
      </w:r>
      <w:r>
        <w:rPr>
          <w:rStyle w:val="CodeChar"/>
        </w:rPr>
        <w:t>“</w:t>
      </w:r>
      <w:r w:rsidRPr="008A3FEA">
        <w:rPr>
          <w:rStyle w:val="CodeChar"/>
        </w:rPr>
        <w:t>typeCode</w:t>
      </w:r>
      <w:r>
        <w:rPr>
          <w:rStyle w:val="CodeChar"/>
        </w:rPr>
        <w:t>”, LowerCamelCase(“List Identifier”) = “listID”</w:t>
      </w:r>
      <w:r>
        <w:t>.</w:t>
      </w:r>
    </w:p>
    <w:p w14:paraId="283BC7A4" w14:textId="77777777" w:rsidR="0048363E" w:rsidRDefault="0048363E" w:rsidP="0048363E">
      <w:r w:rsidRPr="006427AD">
        <w:rPr>
          <w:rStyle w:val="CodeChar"/>
        </w:rPr>
        <w:t>SpaceSeparate(camelCaseString)</w:t>
      </w:r>
      <w:r>
        <w:t xml:space="preserve"> returns space-separated format of the given </w:t>
      </w:r>
      <w:r w:rsidRPr="006427AD">
        <w:rPr>
          <w:rStyle w:val="CodeChar"/>
        </w:rPr>
        <w:t>camelCaseString</w:t>
      </w:r>
      <w:ins w:id="427" w:author="Serm Kulvatunyou" w:date="2016-03-04T13:56:00Z">
        <w:r w:rsidR="008D10CA">
          <w:rPr>
            <w:rStyle w:val="CodeChar"/>
          </w:rPr>
          <w:t xml:space="preserve">, and replace </w:t>
        </w:r>
      </w:ins>
      <w:ins w:id="428" w:author="Serm Kulvatunyou" w:date="2016-03-04T13:57:00Z">
        <w:r w:rsidR="008D10CA">
          <w:rPr>
            <w:rStyle w:val="CodeChar"/>
          </w:rPr>
          <w:t>‘</w:t>
        </w:r>
      </w:ins>
      <w:ins w:id="429" w:author="Serm Kulvatunyou" w:date="2016-03-04T13:56:00Z">
        <w:r w:rsidR="008D10CA">
          <w:rPr>
            <w:rStyle w:val="CodeChar"/>
          </w:rPr>
          <w:t>ID</w:t>
        </w:r>
      </w:ins>
      <w:ins w:id="430" w:author="Serm Kulvatunyou" w:date="2016-03-04T13:57:00Z">
        <w:r w:rsidR="008D10CA">
          <w:rPr>
            <w:rStyle w:val="CodeChar"/>
          </w:rPr>
          <w:t>’ with ‘Identifier’</w:t>
        </w:r>
      </w:ins>
      <w:r>
        <w:t xml:space="preserve">. If the first letter of the string is lower case, capitalize it. Ex. </w:t>
      </w:r>
      <w:r w:rsidRPr="0039107C">
        <w:rPr>
          <w:rStyle w:val="CodeChar"/>
        </w:rPr>
        <w:t>SpaceSeparate(“typeCode”) = “Type Code”</w:t>
      </w:r>
      <w:r>
        <w:t xml:space="preserve">. </w:t>
      </w:r>
      <w:r w:rsidRPr="0039107C">
        <w:rPr>
          <w:rStyle w:val="CodeChar"/>
        </w:rPr>
        <w:t xml:space="preserve">SpaceSeparate(“LogicalID”) = “Logical </w:t>
      </w:r>
      <w:del w:id="431" w:author="Serm Kulvatunyou" w:date="2016-03-04T13:57:00Z">
        <w:r w:rsidRPr="0039107C" w:rsidDel="008D10CA">
          <w:rPr>
            <w:rStyle w:val="CodeChar"/>
          </w:rPr>
          <w:delText>ID</w:delText>
        </w:r>
      </w:del>
      <w:ins w:id="432" w:author="Serm Kulvatunyou" w:date="2016-03-04T13:57:00Z">
        <w:r w:rsidR="008D10CA">
          <w:rPr>
            <w:rStyle w:val="CodeChar"/>
          </w:rPr>
          <w:t>Identifier</w:t>
        </w:r>
      </w:ins>
      <w:r w:rsidRPr="0039107C">
        <w:rPr>
          <w:rStyle w:val="CodeChar"/>
        </w:rPr>
        <w:t>”</w:t>
      </w:r>
      <w:r>
        <w:t>.</w:t>
      </w:r>
    </w:p>
    <w:p w14:paraId="1866B353" w14:textId="77777777" w:rsidR="0048363E" w:rsidRPr="0048363E" w:rsidRDefault="0048363E" w:rsidP="0048363E">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w:t>
      </w:r>
      <w:r w:rsidR="00B66EC6">
        <w:rPr>
          <w:rStyle w:val="CodeChar"/>
        </w:rPr>
        <w:t>definition</w:t>
      </w:r>
      <w:r>
        <w:t xml:space="preserve"> means taking the value from the </w:t>
      </w:r>
      <w:r w:rsidR="00B66EC6">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736ABC">
        <w:rPr>
          <w:rStyle w:val="CodeChar"/>
        </w:rPr>
        <w:t>den</w:t>
      </w:r>
      <w:r>
        <w:t xml:space="preserve"> column.</w:t>
      </w:r>
    </w:p>
    <w:p w14:paraId="36FA3B57" w14:textId="77777777" w:rsidR="00E12A5F" w:rsidRDefault="00970952" w:rsidP="00ED2544">
      <w:pPr>
        <w:pStyle w:val="Heading4"/>
      </w:pPr>
      <w:bookmarkStart w:id="433" w:name="_Toc442108933"/>
      <w:r>
        <w:t>Import</w:t>
      </w:r>
      <w:r w:rsidR="00BE4347">
        <w:t xml:space="preserve"> </w:t>
      </w:r>
      <w:r w:rsidR="003A128A">
        <w:t>Qualified BDTs</w:t>
      </w:r>
      <w:bookmarkEnd w:id="426"/>
      <w:bookmarkEnd w:id="433"/>
    </w:p>
    <w:p w14:paraId="38C33752" w14:textId="77777777" w:rsidR="00154D4F" w:rsidRDefault="00154D4F" w:rsidP="00154D4F"/>
    <w:p w14:paraId="342E1FE7" w14:textId="77777777" w:rsidR="00025339" w:rsidRDefault="00025339" w:rsidP="00306246">
      <w:pPr>
        <w:pStyle w:val="Heading5"/>
        <w:rPr>
          <w:ins w:id="434" w:author="Serm Kulvatunyou" w:date="2016-02-19T15:11:00Z"/>
        </w:rPr>
      </w:pPr>
      <w:ins w:id="435" w:author="Serm Kulvatunyou" w:date="2016-02-19T15:07:00Z">
        <w:r>
          <w:t>Import qualified CodeContentType</w:t>
        </w:r>
      </w:ins>
    </w:p>
    <w:p w14:paraId="688AB5F6" w14:textId="77777777" w:rsidR="00025339" w:rsidRDefault="00025339" w:rsidP="00154D4F">
      <w:pPr>
        <w:rPr>
          <w:ins w:id="436" w:author="Serm Kulvatunyou" w:date="2016-02-19T15:11:00Z"/>
        </w:rPr>
      </w:pPr>
    </w:p>
    <w:p w14:paraId="2C737E6D" w14:textId="77777777" w:rsidR="00025339" w:rsidRDefault="00025339" w:rsidP="00154D4F">
      <w:pPr>
        <w:rPr>
          <w:ins w:id="437" w:author="Serm Kulvatunyou" w:date="2016-02-19T16:53:00Z"/>
        </w:rPr>
      </w:pPr>
      <w:ins w:id="438" w:author="Serm Kulvatunyou" w:date="2016-02-19T15:11:00Z">
        <w:r>
          <w:t xml:space="preserve">These </w:t>
        </w:r>
      </w:ins>
      <w:ins w:id="439" w:author="Serm Kulvatunyou" w:date="2016-02-19T16:50:00Z">
        <w:r w:rsidR="00306246">
          <w:t xml:space="preserve">are the </w:t>
        </w:r>
        <w:r w:rsidR="00306246" w:rsidRPr="00306246">
          <w:rPr>
            <w:rStyle w:val="CodeChar"/>
          </w:rPr>
          <w:t>xsd:simpleType</w:t>
        </w:r>
        <w:r w:rsidR="00306246">
          <w:t xml:space="preserve"> </w:t>
        </w:r>
      </w:ins>
      <w:ins w:id="440" w:author="Serm Kulvatunyou" w:date="2016-04-25T15:41:00Z">
        <w:r w:rsidR="00C672B9">
          <w:t xml:space="preserve">in </w:t>
        </w:r>
        <w:r w:rsidR="00C672B9" w:rsidRPr="00C672B9">
          <w:rPr>
            <w:rStyle w:val="CodeChar"/>
          </w:rPr>
          <w:t>Fields.xsd</w:t>
        </w:r>
        <w:r w:rsidR="00C672B9">
          <w:t xml:space="preserve"> </w:t>
        </w:r>
      </w:ins>
      <w:ins w:id="441" w:author="Serm Kulvatunyou" w:date="2016-02-19T16:50:00Z">
        <w:r w:rsidR="00306246">
          <w:t>whose name</w:t>
        </w:r>
      </w:ins>
      <w:ins w:id="442" w:author="Serm Kulvatunyou" w:date="2016-02-19T16:52:00Z">
        <w:r w:rsidR="00306246">
          <w:t>s</w:t>
        </w:r>
      </w:ins>
      <w:ins w:id="443" w:author="Serm Kulvatunyou" w:date="2016-02-19T16:50:00Z">
        <w:r w:rsidR="00306246">
          <w:t xml:space="preserve"> end with </w:t>
        </w:r>
        <w:r w:rsidR="00306246" w:rsidRPr="00306246">
          <w:rPr>
            <w:rStyle w:val="CodeChar"/>
          </w:rPr>
          <w:t>‘CodeContentType’</w:t>
        </w:r>
      </w:ins>
      <w:ins w:id="444" w:author="Serm Kulvatunyou" w:date="2016-02-19T16:51:00Z">
        <w:r w:rsidR="00306246">
          <w:t xml:space="preserve">, except the </w:t>
        </w:r>
        <w:r w:rsidR="00306246" w:rsidRPr="00306246">
          <w:rPr>
            <w:rStyle w:val="CodeChar"/>
          </w:rPr>
          <w:t>‘CodeContentType’</w:t>
        </w:r>
        <w:r w:rsidR="00306246">
          <w:t xml:space="preserve"> itself</w:t>
        </w:r>
      </w:ins>
      <w:ins w:id="445" w:author="Serm Kulvatunyou" w:date="2016-02-19T16:50:00Z">
        <w:r w:rsidR="00306246">
          <w:t>.</w:t>
        </w:r>
      </w:ins>
      <w:ins w:id="446" w:author="Serm Kulvatunyou" w:date="2016-02-19T16:57:00Z">
        <w:r w:rsidR="00306246">
          <w:t xml:space="preserve"> There </w:t>
        </w:r>
      </w:ins>
      <w:ins w:id="447" w:author="Serm Kulvatunyou" w:date="2016-02-26T10:13:00Z">
        <w:r w:rsidR="006C381D">
          <w:t>should be</w:t>
        </w:r>
      </w:ins>
      <w:ins w:id="448" w:author="Serm Kulvatunyou" w:date="2016-02-19T16:57:00Z">
        <w:r w:rsidR="00306246">
          <w:t xml:space="preserve"> 5</w:t>
        </w:r>
      </w:ins>
      <w:ins w:id="449" w:author="Serm Kulvatunyou" w:date="2016-02-26T10:13:00Z">
        <w:r w:rsidR="006C381D">
          <w:t>8</w:t>
        </w:r>
      </w:ins>
      <w:ins w:id="450" w:author="Serm Kulvatunyou" w:date="2016-02-19T16:57:00Z">
        <w:r w:rsidR="00306246">
          <w:t xml:space="preserve"> of these </w:t>
        </w:r>
      </w:ins>
      <w:ins w:id="451" w:author="Serm Kulvatunyou" w:date="2016-02-26T10:13:00Z">
        <w:r w:rsidR="006C381D">
          <w:t xml:space="preserve">(not counting the </w:t>
        </w:r>
        <w:r w:rsidR="006C381D" w:rsidRPr="006C381D">
          <w:rPr>
            <w:rStyle w:val="CodeChar"/>
          </w:rPr>
          <w:t>CodeContentType</w:t>
        </w:r>
        <w:r w:rsidR="006C381D">
          <w:t xml:space="preserve"> itself) </w:t>
        </w:r>
      </w:ins>
      <w:ins w:id="452" w:author="Serm Kulvatunyou" w:date="2016-02-19T16:57:00Z">
        <w:r w:rsidR="00306246">
          <w:t>in OAGIS 10.1.</w:t>
        </w:r>
      </w:ins>
    </w:p>
    <w:p w14:paraId="65C5F031" w14:textId="77777777" w:rsidR="00306246" w:rsidRDefault="00306246" w:rsidP="00154D4F">
      <w:pPr>
        <w:rPr>
          <w:ins w:id="453" w:author="Serm Kulvatunyou" w:date="2016-02-19T16:53:00Z"/>
        </w:rPr>
      </w:pPr>
    </w:p>
    <w:p w14:paraId="759C6469" w14:textId="77777777" w:rsidR="00306246" w:rsidRDefault="00306246" w:rsidP="00306246">
      <w:pPr>
        <w:pStyle w:val="Heading6"/>
        <w:rPr>
          <w:ins w:id="454" w:author="Serm Kulvatunyou" w:date="2016-02-19T16:54:00Z"/>
        </w:rPr>
      </w:pPr>
      <w:ins w:id="455" w:author="Serm Kulvatunyou" w:date="2016-02-19T16:53:00Z">
        <w:r>
          <w:t xml:space="preserve">Populate the qualified </w:t>
        </w:r>
        <w:r w:rsidRPr="00C672B9">
          <w:rPr>
            <w:rStyle w:val="CodeChar"/>
          </w:rPr>
          <w:t>CodeContentType</w:t>
        </w:r>
        <w:r>
          <w:t xml:space="preserve"> in the </w:t>
        </w:r>
        <w:r w:rsidRPr="00C672B9">
          <w:rPr>
            <w:rStyle w:val="CodeChar"/>
          </w:rPr>
          <w:t>dt</w:t>
        </w:r>
        <w:r>
          <w:t xml:space="preserve"> table</w:t>
        </w:r>
      </w:ins>
    </w:p>
    <w:p w14:paraId="0BC4FD78" w14:textId="77777777" w:rsidR="00306246" w:rsidRDefault="00306246" w:rsidP="00306246">
      <w:pPr>
        <w:rPr>
          <w:ins w:id="456" w:author="Serm Kulvatunyou" w:date="2016-02-19T17:07:00Z"/>
        </w:rPr>
      </w:pPr>
      <w:ins w:id="457" w:author="Serm Kulvatunyou" w:date="2016-02-19T16:58:00Z">
        <w:r>
          <w:t xml:space="preserve">Qualified </w:t>
        </w:r>
        <w:r w:rsidRPr="003A5704">
          <w:rPr>
            <w:rStyle w:val="CodeChar"/>
          </w:rPr>
          <w:t>CodeContentType</w:t>
        </w:r>
        <w:r>
          <w:t xml:space="preserve"> is a </w:t>
        </w:r>
      </w:ins>
      <w:ins w:id="458" w:author="Serm Kulvatunyou" w:date="2016-02-19T16:59:00Z">
        <w:r>
          <w:t xml:space="preserve">qualified </w:t>
        </w:r>
      </w:ins>
      <w:ins w:id="459" w:author="Serm Kulvatunyou" w:date="2016-02-19T16:58:00Z">
        <w:r>
          <w:t xml:space="preserve">BDT based on the </w:t>
        </w:r>
        <w:r w:rsidRPr="003A5704">
          <w:rPr>
            <w:rStyle w:val="CodeChar"/>
          </w:rPr>
          <w:t>CodeContentType</w:t>
        </w:r>
        <w:r>
          <w:t xml:space="preserve"> unqualified BDT</w:t>
        </w:r>
      </w:ins>
      <w:ins w:id="460" w:author="Serm Kulvatunyou" w:date="2016-02-19T17:05:00Z">
        <w:r w:rsidR="003A5704">
          <w:t xml:space="preserve"> imported earlier</w:t>
        </w:r>
      </w:ins>
      <w:ins w:id="461" w:author="Serm Kulvatunyou" w:date="2016-02-19T16:58:00Z">
        <w:r>
          <w:t>.</w:t>
        </w:r>
      </w:ins>
      <w:ins w:id="462" w:author="Serm Kulvatunyou" w:date="2016-02-19T17:05:00Z">
        <w:r w:rsidR="003A5704">
          <w:t xml:space="preserve"> For each type populate the </w:t>
        </w:r>
        <w:r w:rsidR="003A5704" w:rsidRPr="003A5704">
          <w:rPr>
            <w:rStyle w:val="CodeChar"/>
          </w:rPr>
          <w:t>dt</w:t>
        </w:r>
        <w:r w:rsidR="003A5704">
          <w:t xml:space="preserve"> table as follows.</w:t>
        </w:r>
      </w:ins>
    </w:p>
    <w:p w14:paraId="1F3C98AC" w14:textId="77777777" w:rsidR="003A5704" w:rsidRDefault="003A5704" w:rsidP="00306246">
      <w:pPr>
        <w:rPr>
          <w:ins w:id="463" w:author="Serm Kulvatunyou" w:date="2016-02-19T17:07:00Z"/>
        </w:rPr>
      </w:pPr>
    </w:p>
    <w:p w14:paraId="72B9BB2C" w14:textId="77777777" w:rsidR="003A5704" w:rsidRDefault="003A5704" w:rsidP="003A5704">
      <w:pPr>
        <w:rPr>
          <w:ins w:id="464" w:author="Serm Kulvatunyou" w:date="2016-02-19T17:07:00Z"/>
        </w:rPr>
      </w:pPr>
      <w:ins w:id="465" w:author="Serm Kulvatunyou" w:date="2016-02-19T17:07:00Z">
        <w:r>
          <w:rPr>
            <w:rStyle w:val="CodeChar"/>
          </w:rPr>
          <w:t>dt_id</w:t>
        </w:r>
        <w:r>
          <w:t xml:space="preserve"> = Auto-generate database key.</w:t>
        </w:r>
      </w:ins>
    </w:p>
    <w:p w14:paraId="5A4E8C21" w14:textId="77777777" w:rsidR="003A5704" w:rsidRDefault="003A5704" w:rsidP="003A5704">
      <w:pPr>
        <w:rPr>
          <w:ins w:id="466" w:author="Serm Kulvatunyou" w:date="2016-02-19T17:07:00Z"/>
        </w:rPr>
      </w:pPr>
      <w:ins w:id="467" w:author="Serm Kulvatunyou" w:date="2016-02-19T17:07:00Z">
        <w:r>
          <w:rPr>
            <w:rStyle w:val="CodeChar"/>
          </w:rPr>
          <w:t>guid</w:t>
        </w:r>
        <w:r>
          <w:t xml:space="preserve"> = Get it from </w:t>
        </w:r>
        <w:r w:rsidRPr="002809A9">
          <w:rPr>
            <w:rStyle w:val="CodeChar"/>
          </w:rPr>
          <w:t>/@id</w:t>
        </w:r>
        <w:r>
          <w:t>.</w:t>
        </w:r>
      </w:ins>
    </w:p>
    <w:p w14:paraId="1262C5A7" w14:textId="77777777" w:rsidR="003A5704" w:rsidRDefault="003A5704" w:rsidP="003A5704">
      <w:pPr>
        <w:rPr>
          <w:ins w:id="468" w:author="Serm Kulvatunyou" w:date="2016-02-19T17:07:00Z"/>
        </w:rPr>
      </w:pPr>
      <w:ins w:id="469" w:author="Serm Kulvatunyou" w:date="2016-02-19T17:07:00Z">
        <w:r>
          <w:rPr>
            <w:rStyle w:val="CodeChar"/>
          </w:rPr>
          <w:t>type</w:t>
        </w:r>
        <w:r>
          <w:t xml:space="preserve"> = </w:t>
        </w:r>
        <w:r w:rsidRPr="00112B28">
          <w:rPr>
            <w:rStyle w:val="CodeChar"/>
          </w:rPr>
          <w:t>“</w:t>
        </w:r>
        <w:r>
          <w:rPr>
            <w:rStyle w:val="CodeChar"/>
          </w:rPr>
          <w:t>1</w:t>
        </w:r>
        <w:r w:rsidRPr="00112B28">
          <w:rPr>
            <w:rStyle w:val="CodeChar"/>
          </w:rPr>
          <w:t>”</w:t>
        </w:r>
        <w:r>
          <w:t xml:space="preserve"> (note: 1 indicates BDT).</w:t>
        </w:r>
      </w:ins>
    </w:p>
    <w:p w14:paraId="72454E37" w14:textId="77777777" w:rsidR="003A5704" w:rsidRDefault="003A5704" w:rsidP="003A5704">
      <w:pPr>
        <w:rPr>
          <w:ins w:id="470" w:author="Serm Kulvatunyou" w:date="2016-02-19T17:07:00Z"/>
        </w:rPr>
      </w:pPr>
      <w:ins w:id="471" w:author="Serm Kulvatunyou" w:date="2016-02-19T17:07:00Z">
        <w:r>
          <w:rPr>
            <w:rStyle w:val="CodeChar"/>
          </w:rPr>
          <w:t>version_num</w:t>
        </w:r>
        <w:r>
          <w:t xml:space="preserve"> = </w:t>
        </w:r>
        <w:r w:rsidRPr="00112B28">
          <w:rPr>
            <w:rStyle w:val="CodeChar"/>
          </w:rPr>
          <w:t>“</w:t>
        </w:r>
        <w:r>
          <w:rPr>
            <w:rStyle w:val="CodeChar"/>
          </w:rPr>
          <w:t>1</w:t>
        </w:r>
        <w:r w:rsidRPr="00112B28">
          <w:rPr>
            <w:rStyle w:val="CodeChar"/>
          </w:rPr>
          <w:t>.0”</w:t>
        </w:r>
      </w:ins>
    </w:p>
    <w:p w14:paraId="67D676CF" w14:textId="77777777" w:rsidR="003A5704" w:rsidRDefault="003A5704" w:rsidP="003A5704">
      <w:pPr>
        <w:rPr>
          <w:ins w:id="472" w:author="Serm Kulvatunyou" w:date="2016-02-19T17:10:00Z"/>
        </w:rPr>
      </w:pPr>
      <w:ins w:id="473" w:author="Serm Kulvatunyou" w:date="2016-02-19T17:07:00Z">
        <w:r>
          <w:rPr>
            <w:rStyle w:val="CodeChar"/>
          </w:rPr>
          <w:t>previous_version_dt_id</w:t>
        </w:r>
        <w:r>
          <w:t xml:space="preserve"> = Leave blank.</w:t>
        </w:r>
      </w:ins>
    </w:p>
    <w:p w14:paraId="2998D385" w14:textId="77777777" w:rsidR="003A5704" w:rsidRDefault="003A5704" w:rsidP="003A5704">
      <w:pPr>
        <w:rPr>
          <w:ins w:id="474" w:author="Serm Kulvatunyou" w:date="2016-02-19T17:18:00Z"/>
        </w:rPr>
      </w:pPr>
      <w:ins w:id="475" w:author="Serm Kulvatunyou" w:date="2016-02-19T17:18:00Z">
        <w:r>
          <w:rPr>
            <w:rStyle w:val="CodeChar"/>
          </w:rPr>
          <w:t>data_type_term</w:t>
        </w:r>
        <w:r>
          <w:t xml:space="preserve"> = Inherit from the based BDT identified in the </w:t>
        </w:r>
        <w:r>
          <w:rPr>
            <w:rStyle w:val="CodeChar"/>
          </w:rPr>
          <w:t>based_dt_id</w:t>
        </w:r>
        <w:r>
          <w:t xml:space="preserve"> column.</w:t>
        </w:r>
      </w:ins>
    </w:p>
    <w:p w14:paraId="66F75381" w14:textId="77777777" w:rsidR="003A5704" w:rsidRDefault="003A5704" w:rsidP="003A5704">
      <w:pPr>
        <w:rPr>
          <w:ins w:id="476" w:author="Serm Kulvatunyou" w:date="2016-02-19T17:07:00Z"/>
        </w:rPr>
      </w:pPr>
      <w:ins w:id="477" w:author="Serm Kulvatunyou" w:date="2016-02-19T17:11:00Z">
        <w:r>
          <w:rPr>
            <w:rStyle w:val="CodeChar"/>
          </w:rPr>
          <w:t>qualifier</w:t>
        </w:r>
        <w:r>
          <w:t xml:space="preserve"> = </w:t>
        </w:r>
        <w:r w:rsidRPr="00A158C7">
          <w:rPr>
            <w:rStyle w:val="CodeChar"/>
          </w:rPr>
          <w:t>SpaceSeparate(</w:t>
        </w:r>
        <w:r>
          <w:rPr>
            <w:rStyle w:val="CodeChar"/>
          </w:rPr>
          <w:t>substring-before(</w:t>
        </w:r>
        <w:r w:rsidRPr="00A158C7">
          <w:rPr>
            <w:rStyle w:val="CodeChar"/>
          </w:rPr>
          <w:t>/@name</w:t>
        </w:r>
        <w:r>
          <w:rPr>
            <w:rStyle w:val="CodeChar"/>
          </w:rPr>
          <w:t>,</w:t>
        </w:r>
        <w:r w:rsidRPr="00A158C7">
          <w:rPr>
            <w:rStyle w:val="CodeChar"/>
          </w:rPr>
          <w:t xml:space="preserve"> “</w:t>
        </w:r>
      </w:ins>
      <w:ins w:id="478" w:author="Serm Kulvatunyou" w:date="2016-02-19T17:20:00Z">
        <w:r w:rsidR="00556A9C">
          <w:rPr>
            <w:rStyle w:val="CodeChar"/>
          </w:rPr>
          <w:t>CodeContent</w:t>
        </w:r>
      </w:ins>
      <w:ins w:id="479" w:author="Serm Kulvatunyou" w:date="2016-02-19T17:11:00Z">
        <w:r w:rsidRPr="00A158C7">
          <w:rPr>
            <w:rStyle w:val="CodeChar"/>
          </w:rPr>
          <w:t>Type”)</w:t>
        </w:r>
        <w:r>
          <w:rPr>
            <w:rStyle w:val="CodeChar"/>
          </w:rPr>
          <w:t>)</w:t>
        </w:r>
      </w:ins>
      <w:ins w:id="480" w:author="Serm Kulvatunyou" w:date="2016-02-19T17:21:00Z">
        <w:r w:rsidR="00556A9C">
          <w:rPr>
            <w:rStyle w:val="CodeChar"/>
          </w:rPr>
          <w:t xml:space="preserve">. </w:t>
        </w:r>
      </w:ins>
      <w:ins w:id="481" w:author="Serm Kulvatunyou" w:date="2016-02-19T17:11:00Z">
        <w:r>
          <w:t>If this results in a blank string, an exception or warning should be logged.</w:t>
        </w:r>
      </w:ins>
    </w:p>
    <w:p w14:paraId="394B72ED" w14:textId="77777777" w:rsidR="003A5704" w:rsidRDefault="003A5704" w:rsidP="003A5704">
      <w:pPr>
        <w:rPr>
          <w:ins w:id="482" w:author="Serm Kulvatunyou" w:date="2016-02-19T17:07:00Z"/>
        </w:rPr>
      </w:pPr>
      <w:ins w:id="483" w:author="Serm Kulvatunyou" w:date="2016-02-19T17:07:00Z">
        <w:r>
          <w:rPr>
            <w:rStyle w:val="CodeChar"/>
          </w:rPr>
          <w:t>based_dt_id</w:t>
        </w:r>
        <w:r>
          <w:t xml:space="preserve"> =</w:t>
        </w:r>
      </w:ins>
      <w:ins w:id="484" w:author="Serm Kulvatunyou" w:date="2016-02-19T17:22:00Z">
        <w:r w:rsidR="00556A9C">
          <w:t xml:space="preserve"> </w:t>
        </w:r>
        <w:r w:rsidR="00556A9C" w:rsidRPr="00556A9C">
          <w:rPr>
            <w:rStyle w:val="CodeChar"/>
          </w:rPr>
          <w:t>dt.dt_id</w:t>
        </w:r>
        <w:r w:rsidR="00556A9C">
          <w:t xml:space="preserve"> of the </w:t>
        </w:r>
        <w:r w:rsidR="00556A9C" w:rsidRPr="00556A9C">
          <w:rPr>
            <w:rStyle w:val="CodeChar"/>
          </w:rPr>
          <w:t>CodeContentType</w:t>
        </w:r>
        <w:r w:rsidR="00556A9C">
          <w:t xml:space="preserve"> unqualified BDT</w:t>
        </w:r>
      </w:ins>
      <w:ins w:id="485" w:author="Serm Kulvatunyou" w:date="2016-02-19T17:07:00Z">
        <w:r>
          <w:t>.</w:t>
        </w:r>
      </w:ins>
    </w:p>
    <w:p w14:paraId="1E84B9A1" w14:textId="77777777" w:rsidR="003A5704" w:rsidRDefault="003A5704" w:rsidP="003A5704">
      <w:r>
        <w:rPr>
          <w:rStyle w:val="CodeChar"/>
        </w:rPr>
        <w:t>den</w:t>
      </w:r>
      <w:r>
        <w:t xml:space="preserve"> = </w:t>
      </w:r>
      <w:r>
        <w:rPr>
          <w:rStyle w:val="CodeChar"/>
        </w:rPr>
        <w:t>qualifier + “_ “ +</w:t>
      </w:r>
      <w:r w:rsidRPr="00B804B9">
        <w:rPr>
          <w:rStyle w:val="CodeChar"/>
        </w:rPr>
        <w:t xml:space="preserve"> </w:t>
      </w:r>
      <w:r w:rsidR="00556A9C">
        <w:rPr>
          <w:rStyle w:val="CodeChar"/>
        </w:rPr>
        <w:t>“Code Content. Type”</w:t>
      </w:r>
      <w:r>
        <w:t xml:space="preserve">. Ex. </w:t>
      </w:r>
      <w:r>
        <w:rPr>
          <w:rStyle w:val="CodeChar"/>
        </w:rPr>
        <w:t>den</w:t>
      </w:r>
      <w:r>
        <w:t xml:space="preserve"> of </w:t>
      </w:r>
      <w:r w:rsidR="00556A9C">
        <w:rPr>
          <w:rStyle w:val="CodeChar"/>
        </w:rPr>
        <w:t>ActionCodeContent</w:t>
      </w:r>
      <w:r w:rsidRPr="00061D51">
        <w:rPr>
          <w:rStyle w:val="CodeChar"/>
        </w:rPr>
        <w:t>Type</w:t>
      </w:r>
      <w:r>
        <w:t xml:space="preserve"> QBDT is </w:t>
      </w:r>
      <w:r w:rsidRPr="00061D51">
        <w:rPr>
          <w:rStyle w:val="CodeChar"/>
        </w:rPr>
        <w:t>“</w:t>
      </w:r>
      <w:r w:rsidR="00556A9C">
        <w:rPr>
          <w:rStyle w:val="CodeChar"/>
        </w:rPr>
        <w:t>Action_ Code Content</w:t>
      </w:r>
      <w:r>
        <w:rPr>
          <w:rStyle w:val="CodeChar"/>
        </w:rPr>
        <w:t>. Type</w:t>
      </w:r>
      <w:r w:rsidRPr="00061D51">
        <w:rPr>
          <w:rStyle w:val="CodeChar"/>
        </w:rPr>
        <w:t>”</w:t>
      </w:r>
      <w:r>
        <w:t>. It is an exception if this is empty.</w:t>
      </w:r>
    </w:p>
    <w:p w14:paraId="64D20C8F" w14:textId="77777777" w:rsidR="003A5704" w:rsidRDefault="003A5704" w:rsidP="003A5704">
      <w:pPr>
        <w:rPr>
          <w:ins w:id="486" w:author="Serm Kulvatunyou" w:date="2016-02-19T17:07:00Z"/>
        </w:rPr>
      </w:pPr>
      <w:ins w:id="487" w:author="Serm Kulvatunyou" w:date="2016-02-19T17:07:00Z">
        <w:r>
          <w:rPr>
            <w:rStyle w:val="CodeChar"/>
            <w:rFonts w:eastAsia="Malgun Gothic"/>
          </w:rPr>
          <w:t>content_component_den</w:t>
        </w:r>
        <w:r>
          <w:t xml:space="preserve"> = substring-before(</w:t>
        </w:r>
        <w:r>
          <w:rPr>
            <w:rStyle w:val="CodeChar"/>
          </w:rPr>
          <w:t>den, “. Type”)</w:t>
        </w:r>
        <w:r w:rsidRPr="00061D51">
          <w:rPr>
            <w:rStyle w:val="CodeChar"/>
          </w:rPr>
          <w:t xml:space="preserve"> + “. Content”</w:t>
        </w:r>
        <w:r>
          <w:t xml:space="preserve">. Ex. </w:t>
        </w:r>
        <w:r w:rsidRPr="00112B28">
          <w:rPr>
            <w:rStyle w:val="CodeChar"/>
          </w:rPr>
          <w:t>“</w:t>
        </w:r>
      </w:ins>
      <w:ins w:id="488" w:author="Serm Kulvatunyou" w:date="2016-02-19T17:50:00Z">
        <w:r w:rsidR="00DA252D">
          <w:rPr>
            <w:rStyle w:val="CodeChar"/>
          </w:rPr>
          <w:t>Action_ Code Content</w:t>
        </w:r>
      </w:ins>
      <w:ins w:id="489" w:author="Serm Kulvatunyou" w:date="2016-02-19T17:07:00Z">
        <w:r w:rsidRPr="00112B28">
          <w:rPr>
            <w:rStyle w:val="CodeChar"/>
          </w:rPr>
          <w:t>. Content”</w:t>
        </w:r>
        <w:r>
          <w:t>.</w:t>
        </w:r>
      </w:ins>
    </w:p>
    <w:p w14:paraId="6938B731" w14:textId="77777777" w:rsidR="003A5704" w:rsidRDefault="003A5704" w:rsidP="003A5704">
      <w:pPr>
        <w:rPr>
          <w:ins w:id="490" w:author="Serm Kulvatunyou" w:date="2016-02-19T17:07:00Z"/>
        </w:rPr>
      </w:pPr>
      <w:ins w:id="491" w:author="Serm Kulvatunyou" w:date="2016-02-19T17:07:00Z">
        <w:r>
          <w:rPr>
            <w:rStyle w:val="CodeChar"/>
          </w:rPr>
          <w:t>definition</w:t>
        </w:r>
        <w:r>
          <w:t xml:space="preserve"> = Use the value from </w:t>
        </w:r>
        <w:r w:rsidRPr="00EB739D">
          <w:rPr>
            <w:rStyle w:val="CodeChar"/>
          </w:rPr>
          <w:t>./xsd:annotation/xsd:documentation</w:t>
        </w:r>
        <w:r>
          <w:t xml:space="preserve"> if any otherwise leave empty.</w:t>
        </w:r>
      </w:ins>
    </w:p>
    <w:p w14:paraId="3FD8CC8F" w14:textId="77777777" w:rsidR="003A5704" w:rsidRDefault="003A5704" w:rsidP="003A5704">
      <w:pPr>
        <w:rPr>
          <w:ins w:id="492" w:author="Serm Kulvatunyou" w:date="2016-02-19T17:07:00Z"/>
        </w:rPr>
      </w:pPr>
      <w:ins w:id="493" w:author="Serm Kulvatunyou" w:date="2016-02-19T17:07:00Z">
        <w:r>
          <w:rPr>
            <w:rStyle w:val="CodeChar"/>
          </w:rPr>
          <w:t>content_component_definition</w:t>
        </w:r>
        <w:r>
          <w:t xml:space="preserve"> = Leave empty.</w:t>
        </w:r>
      </w:ins>
    </w:p>
    <w:p w14:paraId="7B2C6A27" w14:textId="77777777" w:rsidR="003A5704" w:rsidRDefault="003A5704" w:rsidP="003A5704">
      <w:pPr>
        <w:rPr>
          <w:ins w:id="494" w:author="Serm Kulvatunyou" w:date="2016-02-19T17:07:00Z"/>
        </w:rPr>
      </w:pPr>
      <w:ins w:id="495" w:author="Serm Kulvatunyou" w:date="2016-02-19T17:07:00Z">
        <w:r>
          <w:rPr>
            <w:rStyle w:val="CodeChar"/>
          </w:rPr>
          <w:t>revision_doc</w:t>
        </w:r>
        <w:r>
          <w:t xml:space="preserve"> = Leave empty.</w:t>
        </w:r>
      </w:ins>
    </w:p>
    <w:p w14:paraId="71F1630F" w14:textId="77777777" w:rsidR="003A5704" w:rsidRDefault="003A5704" w:rsidP="003A5704">
      <w:pPr>
        <w:rPr>
          <w:ins w:id="496" w:author="Serm Kulvatunyou" w:date="2016-02-19T17:07:00Z"/>
        </w:rPr>
      </w:pPr>
      <w:ins w:id="497" w:author="Serm Kulvatunyou" w:date="2016-02-19T17:07:00Z">
        <w:r>
          <w:rPr>
            <w:rStyle w:val="CodeChar"/>
          </w:rPr>
          <w:t>state</w:t>
        </w:r>
        <w:r>
          <w:t xml:space="preserve"> = </w:t>
        </w:r>
        <w:r w:rsidRPr="00112B28">
          <w:rPr>
            <w:rStyle w:val="CodeChar"/>
          </w:rPr>
          <w:t>“</w:t>
        </w:r>
        <w:r>
          <w:rPr>
            <w:rStyle w:val="CodeChar"/>
          </w:rPr>
          <w:t>3</w:t>
        </w:r>
        <w:r w:rsidRPr="00112B28">
          <w:rPr>
            <w:rStyle w:val="CodeChar"/>
          </w:rPr>
          <w:t>”</w:t>
        </w:r>
        <w:r>
          <w:t xml:space="preserve"> (note: 3 means published).</w:t>
        </w:r>
      </w:ins>
    </w:p>
    <w:p w14:paraId="54723141" w14:textId="77777777" w:rsidR="003A5704" w:rsidRDefault="003A5704" w:rsidP="003A5704">
      <w:pPr>
        <w:rPr>
          <w:ins w:id="498" w:author="Serm Kulvatunyou" w:date="2016-02-19T17:19:00Z"/>
        </w:rPr>
      </w:pPr>
      <w:ins w:id="499" w:author="Serm Kulvatunyou" w:date="2016-02-19T17:07:00Z">
        <w:r>
          <w:rPr>
            <w:rStyle w:val="CodeChar"/>
          </w:rPr>
          <w:t>created_by</w:t>
        </w:r>
        <w:r>
          <w:t xml:space="preserve"> = </w:t>
        </w:r>
        <w:r w:rsidRPr="00112B28">
          <w:rPr>
            <w:rStyle w:val="CodeChar"/>
          </w:rPr>
          <w:t>“</w:t>
        </w:r>
        <w:r>
          <w:rPr>
            <w:rStyle w:val="CodeChar"/>
          </w:rPr>
          <w:t>oagis</w:t>
        </w:r>
        <w:r w:rsidRPr="00112B28">
          <w:rPr>
            <w:rStyle w:val="CodeChar"/>
          </w:rPr>
          <w:t>”</w:t>
        </w:r>
        <w:r>
          <w:t>.</w:t>
        </w:r>
      </w:ins>
    </w:p>
    <w:p w14:paraId="3BD87FBA" w14:textId="77777777" w:rsidR="00556A9C" w:rsidRDefault="00DA252D" w:rsidP="003A5704">
      <w:pPr>
        <w:rPr>
          <w:ins w:id="500" w:author="Serm Kulvatunyou" w:date="2016-02-19T17:07:00Z"/>
        </w:rPr>
      </w:pPr>
      <w:ins w:id="501" w:author="Serm Kulvatunyou" w:date="2016-02-19T17:51:00Z">
        <w:r>
          <w:rPr>
            <w:rStyle w:val="CodeChar"/>
          </w:rPr>
          <w:t>o</w:t>
        </w:r>
      </w:ins>
      <w:ins w:id="502" w:author="Serm Kulvatunyou" w:date="2016-02-19T17:19:00Z">
        <w:r w:rsidR="00556A9C" w:rsidRPr="00DA252D">
          <w:rPr>
            <w:rStyle w:val="CodeChar"/>
          </w:rPr>
          <w:t>wner_user_id</w:t>
        </w:r>
        <w:r w:rsidR="00556A9C">
          <w:t xml:space="preserve"> = </w:t>
        </w:r>
      </w:ins>
      <w:ins w:id="503" w:author="Serm Kulvatunyou" w:date="2016-02-19T17:51:00Z">
        <w:r w:rsidRPr="00DA252D">
          <w:rPr>
            <w:rStyle w:val="CodeChar"/>
          </w:rPr>
          <w:t>“oagis”</w:t>
        </w:r>
        <w:r>
          <w:t>.</w:t>
        </w:r>
      </w:ins>
    </w:p>
    <w:p w14:paraId="7BA8D8BC" w14:textId="77777777" w:rsidR="003A5704" w:rsidRDefault="003A5704" w:rsidP="003A5704">
      <w:pPr>
        <w:rPr>
          <w:ins w:id="504" w:author="Serm Kulvatunyou" w:date="2016-02-19T17:07:00Z"/>
        </w:rPr>
      </w:pPr>
      <w:ins w:id="505" w:author="Serm Kulvatunyou" w:date="2016-02-19T17:07:00Z">
        <w:r>
          <w:rPr>
            <w:rStyle w:val="CodeChar"/>
          </w:rPr>
          <w:t>last_updated_by</w:t>
        </w:r>
        <w:r>
          <w:t xml:space="preserve"> = </w:t>
        </w:r>
        <w:r w:rsidRPr="00112B28">
          <w:rPr>
            <w:rStyle w:val="CodeChar"/>
          </w:rPr>
          <w:t>“</w:t>
        </w:r>
        <w:r>
          <w:rPr>
            <w:rStyle w:val="CodeChar"/>
          </w:rPr>
          <w:t>oagis</w:t>
        </w:r>
        <w:r w:rsidRPr="00112B28">
          <w:rPr>
            <w:rStyle w:val="CodeChar"/>
          </w:rPr>
          <w:t>”</w:t>
        </w:r>
        <w:r>
          <w:t>.</w:t>
        </w:r>
      </w:ins>
    </w:p>
    <w:p w14:paraId="178FA028" w14:textId="77777777" w:rsidR="003A5704" w:rsidRDefault="003A5704" w:rsidP="003A5704">
      <w:pPr>
        <w:rPr>
          <w:ins w:id="506" w:author="Serm Kulvatunyou" w:date="2016-02-19T17:07:00Z"/>
        </w:rPr>
      </w:pPr>
      <w:ins w:id="507" w:author="Serm Kulvatunyou" w:date="2016-02-19T17:07:00Z">
        <w:r>
          <w:rPr>
            <w:rStyle w:val="CodeChar"/>
          </w:rPr>
          <w:t>creation_timestamp</w:t>
        </w:r>
        <w:r>
          <w:t xml:space="preserve"> = </w:t>
        </w:r>
        <w:r w:rsidRPr="00112B28">
          <w:t>Current time</w:t>
        </w:r>
        <w:r>
          <w:t>.</w:t>
        </w:r>
      </w:ins>
    </w:p>
    <w:p w14:paraId="7BFFDBBF" w14:textId="77777777" w:rsidR="003A5704" w:rsidRDefault="003A5704" w:rsidP="003A5704">
      <w:pPr>
        <w:rPr>
          <w:ins w:id="508" w:author="Serm Kulvatunyou" w:date="2016-02-19T17:05:00Z"/>
        </w:rPr>
      </w:pPr>
      <w:ins w:id="509" w:author="Serm Kulvatunyou" w:date="2016-02-19T17:07:00Z">
        <w:r>
          <w:rPr>
            <w:rStyle w:val="CodeChar"/>
          </w:rPr>
          <w:t>last_update_timestamp</w:t>
        </w:r>
        <w:r>
          <w:t xml:space="preserve"> = Same as </w:t>
        </w:r>
        <w:r>
          <w:rPr>
            <w:rStyle w:val="CodeChar"/>
          </w:rPr>
          <w:t>creation_timestamp</w:t>
        </w:r>
        <w:r>
          <w:t>.</w:t>
        </w:r>
      </w:ins>
    </w:p>
    <w:p w14:paraId="219E1797" w14:textId="77777777" w:rsidR="00556A9C" w:rsidRDefault="00556A9C" w:rsidP="00556A9C">
      <w:pPr>
        <w:rPr>
          <w:ins w:id="510" w:author="Serm Kulvatunyou" w:date="2016-02-19T17:20:00Z"/>
        </w:rPr>
      </w:pPr>
      <w:ins w:id="511" w:author="Serm Kulvatunyou" w:date="2016-02-19T17:20:00Z">
        <w:r w:rsidRPr="00EB13B1">
          <w:rPr>
            <w:rStyle w:val="CodeChar"/>
          </w:rPr>
          <w:t>revision_num</w:t>
        </w:r>
        <w:r>
          <w:t xml:space="preserve"> = </w:t>
        </w:r>
        <w:r w:rsidRPr="00EB13B1">
          <w:rPr>
            <w:rStyle w:val="CodeChar"/>
          </w:rPr>
          <w:t>0</w:t>
        </w:r>
        <w:r>
          <w:t>.</w:t>
        </w:r>
      </w:ins>
    </w:p>
    <w:p w14:paraId="48FBB03B" w14:textId="77777777" w:rsidR="00556A9C" w:rsidRDefault="00556A9C" w:rsidP="00556A9C">
      <w:pPr>
        <w:rPr>
          <w:ins w:id="512" w:author="Serm Kulvatunyou" w:date="2016-02-19T17:20:00Z"/>
        </w:rPr>
      </w:pPr>
      <w:ins w:id="513" w:author="Serm Kulvatunyou" w:date="2016-02-19T17:20:00Z">
        <w:r w:rsidRPr="00EB13B1">
          <w:rPr>
            <w:rStyle w:val="CodeChar"/>
          </w:rPr>
          <w:t>revision_tracking_num</w:t>
        </w:r>
        <w:r>
          <w:t xml:space="preserve"> = </w:t>
        </w:r>
        <w:r w:rsidRPr="00EB13B1">
          <w:rPr>
            <w:rStyle w:val="CodeChar"/>
          </w:rPr>
          <w:t>0</w:t>
        </w:r>
        <w:r>
          <w:t>.</w:t>
        </w:r>
      </w:ins>
    </w:p>
    <w:p w14:paraId="7AA49FFF" w14:textId="77777777" w:rsidR="00556A9C" w:rsidRDefault="00556A9C" w:rsidP="00556A9C">
      <w:pPr>
        <w:rPr>
          <w:ins w:id="514" w:author="Serm Kulvatunyou" w:date="2016-02-19T17:20:00Z"/>
        </w:rPr>
      </w:pPr>
      <w:ins w:id="515" w:author="Serm Kulvatunyou" w:date="2016-02-19T17:20:00Z">
        <w:r w:rsidRPr="00EB13B1">
          <w:rPr>
            <w:rStyle w:val="CodeChar"/>
          </w:rPr>
          <w:t>revision_action</w:t>
        </w:r>
        <w:r>
          <w:t xml:space="preserve"> = </w:t>
        </w:r>
        <w:r w:rsidRPr="00EB13B1">
          <w:rPr>
            <w:rStyle w:val="CodeChar"/>
          </w:rPr>
          <w:t>null</w:t>
        </w:r>
        <w:r>
          <w:t>.</w:t>
        </w:r>
      </w:ins>
    </w:p>
    <w:p w14:paraId="189AEE4E" w14:textId="77777777" w:rsidR="00556A9C" w:rsidRDefault="00556A9C" w:rsidP="00556A9C">
      <w:pPr>
        <w:rPr>
          <w:ins w:id="516" w:author="Serm Kulvatunyou" w:date="2016-02-19T17:20:00Z"/>
        </w:rPr>
      </w:pPr>
      <w:ins w:id="517" w:author="Serm Kulvatunyou" w:date="2016-02-19T17:20:00Z">
        <w:r w:rsidRPr="00EB13B1">
          <w:rPr>
            <w:rStyle w:val="CodeChar"/>
          </w:rPr>
          <w:t>release_id</w:t>
        </w:r>
        <w:r>
          <w:t xml:space="preserve"> = </w:t>
        </w:r>
        <w:r w:rsidRPr="00F323CD">
          <w:rPr>
            <w:rStyle w:val="CodeChar"/>
          </w:rPr>
          <w:t>null</w:t>
        </w:r>
        <w:r>
          <w:t>.</w:t>
        </w:r>
      </w:ins>
    </w:p>
    <w:p w14:paraId="0AB4D2C6" w14:textId="77777777" w:rsidR="00556A9C" w:rsidRDefault="00556A9C" w:rsidP="00556A9C">
      <w:pPr>
        <w:rPr>
          <w:ins w:id="518" w:author="Serm Kulvatunyou" w:date="2016-02-19T17:20:00Z"/>
        </w:rPr>
      </w:pPr>
      <w:ins w:id="519" w:author="Serm Kulvatunyou" w:date="2016-02-19T17:20:00Z">
        <w:r w:rsidRPr="00EB13B1">
          <w:rPr>
            <w:rStyle w:val="CodeChar"/>
          </w:rPr>
          <w:t>current_bdt_id</w:t>
        </w:r>
        <w:r>
          <w:t xml:space="preserve"> = </w:t>
        </w:r>
        <w:r w:rsidRPr="00F323CD">
          <w:rPr>
            <w:rStyle w:val="CodeChar"/>
          </w:rPr>
          <w:t>null</w:t>
        </w:r>
        <w:r>
          <w:t xml:space="preserve">. </w:t>
        </w:r>
      </w:ins>
    </w:p>
    <w:p w14:paraId="56069E64" w14:textId="77777777" w:rsidR="003A5704" w:rsidRDefault="00556A9C" w:rsidP="00556A9C">
      <w:pPr>
        <w:rPr>
          <w:ins w:id="520" w:author="Serm Kulvatunyou" w:date="2016-02-19T16:54:00Z"/>
        </w:rPr>
      </w:pPr>
      <w:ins w:id="521" w:author="Serm Kulvatunyou" w:date="2016-02-19T17:20:00Z">
        <w:r w:rsidRPr="00EB13B1">
          <w:rPr>
            <w:rStyle w:val="CodeChar"/>
          </w:rPr>
          <w:t>is_deprecated</w:t>
        </w:r>
        <w:r>
          <w:t xml:space="preserve"> = </w:t>
        </w:r>
        <w:r w:rsidRPr="00F323CD">
          <w:rPr>
            <w:rStyle w:val="CodeChar"/>
          </w:rPr>
          <w:t>false</w:t>
        </w:r>
        <w:r>
          <w:t>.</w:t>
        </w:r>
      </w:ins>
    </w:p>
    <w:p w14:paraId="56F73F77" w14:textId="77777777" w:rsidR="00306246" w:rsidRDefault="00306246" w:rsidP="00306246">
      <w:pPr>
        <w:pStyle w:val="Heading6"/>
        <w:rPr>
          <w:ins w:id="522" w:author="Serm Kulvatunyou" w:date="2016-02-19T17:51:00Z"/>
        </w:rPr>
      </w:pPr>
      <w:ins w:id="523" w:author="Serm Kulvatunyou" w:date="2016-02-19T16:54:00Z">
        <w:r>
          <w:t>Populate the bdt_pri_restri table</w:t>
        </w:r>
      </w:ins>
      <w:ins w:id="524" w:author="Serm Kulvatunyou" w:date="2016-02-19T16:55:00Z">
        <w:r>
          <w:t xml:space="preserve"> for the qualified CodeContentType</w:t>
        </w:r>
      </w:ins>
    </w:p>
    <w:p w14:paraId="664A899A" w14:textId="77777777" w:rsidR="00DA252D" w:rsidRPr="00864DD4" w:rsidRDefault="00DA252D" w:rsidP="00DA252D">
      <w:pPr>
        <w:rPr>
          <w:ins w:id="525" w:author="Serm Kulvatunyou" w:date="2016-02-19T17:52:00Z"/>
        </w:rPr>
      </w:pPr>
      <w:ins w:id="526" w:author="Serm Kulvatunyou" w:date="2016-02-19T17:52:00Z">
        <w:r>
          <w:t xml:space="preserve">Assign the record from </w:t>
        </w:r>
      </w:ins>
      <w:r w:rsidR="00DE19C3">
        <w:rPr>
          <w:rStyle w:val="CodeChar"/>
        </w:rPr>
        <w:t>cdt_awd_pri_xps_type_map</w:t>
      </w:r>
      <w:ins w:id="527" w:author="Serm Kulvatunyou" w:date="2016-02-19T17:52:00Z">
        <w:r>
          <w:t xml:space="preserve"> or </w:t>
        </w:r>
        <w:r>
          <w:rPr>
            <w:rStyle w:val="CodeChar"/>
          </w:rPr>
          <w:t>code_list</w:t>
        </w:r>
        <w:r>
          <w:t xml:space="preserve"> tables</w:t>
        </w:r>
      </w:ins>
      <w:ins w:id="528" w:author="Serm Kulvatunyou" w:date="2016-02-19T17:53:00Z">
        <w:r>
          <w:t>.</w:t>
        </w:r>
      </w:ins>
    </w:p>
    <w:p w14:paraId="548DBCD3" w14:textId="77777777" w:rsidR="00DA252D" w:rsidRDefault="00DA252D" w:rsidP="00DA252D">
      <w:pPr>
        <w:rPr>
          <w:ins w:id="529" w:author="Serm Kulvatunyou" w:date="2016-02-19T17:52:00Z"/>
        </w:rPr>
      </w:pPr>
    </w:p>
    <w:tbl>
      <w:tblPr>
        <w:tblStyle w:val="TableGrid"/>
        <w:tblW w:w="0" w:type="auto"/>
        <w:tblLook w:val="04A0" w:firstRow="1" w:lastRow="0" w:firstColumn="1" w:lastColumn="0" w:noHBand="0" w:noVBand="1"/>
      </w:tblPr>
      <w:tblGrid>
        <w:gridCol w:w="9350"/>
      </w:tblGrid>
      <w:tr w:rsidR="00DA252D" w:rsidRPr="002A3D59" w14:paraId="5FE6BF0A" w14:textId="77777777" w:rsidTr="009C142C">
        <w:trPr>
          <w:trHeight w:val="485"/>
          <w:ins w:id="530" w:author="Serm Kulvatunyou" w:date="2016-02-19T17:52:00Z"/>
        </w:trPr>
        <w:tc>
          <w:tcPr>
            <w:tcW w:w="9576" w:type="dxa"/>
            <w:shd w:val="clear" w:color="auto" w:fill="auto"/>
          </w:tcPr>
          <w:p w14:paraId="5C91C95C" w14:textId="77777777" w:rsidR="00DA252D" w:rsidRPr="000A5DF5" w:rsidRDefault="00DA252D" w:rsidP="00BE4F18">
            <w:pPr>
              <w:rPr>
                <w:ins w:id="531" w:author="Serm Kulvatunyou" w:date="2016-02-19T17:52:00Z"/>
              </w:rPr>
            </w:pPr>
            <w:ins w:id="532" w:author="Serm Kulvatunyou" w:date="2016-02-19T17:52:00Z">
              <w:r w:rsidRPr="000A5DF5">
                <w:rPr>
                  <w:rStyle w:val="CodeChar"/>
                </w:rPr>
                <w:lastRenderedPageBreak/>
                <w:t>bdt_pri_restri_id</w:t>
              </w:r>
              <w:r w:rsidRPr="000A5DF5">
                <w:t xml:space="preserve"> = Auto-generate database key.</w:t>
              </w:r>
            </w:ins>
          </w:p>
        </w:tc>
      </w:tr>
      <w:tr w:rsidR="00DA252D" w:rsidRPr="002A3D59" w14:paraId="38C2DF3E" w14:textId="77777777" w:rsidTr="009C142C">
        <w:trPr>
          <w:trHeight w:val="719"/>
          <w:ins w:id="533" w:author="Serm Kulvatunyou" w:date="2016-02-19T17:52:00Z"/>
        </w:trPr>
        <w:tc>
          <w:tcPr>
            <w:tcW w:w="9576" w:type="dxa"/>
            <w:shd w:val="clear" w:color="auto" w:fill="auto"/>
          </w:tcPr>
          <w:p w14:paraId="323BBCB3" w14:textId="77777777" w:rsidR="00DA252D" w:rsidRPr="000A5DF5" w:rsidRDefault="00DA252D" w:rsidP="00BE4F18">
            <w:pPr>
              <w:rPr>
                <w:ins w:id="534" w:author="Serm Kulvatunyou" w:date="2016-02-19T17:52:00Z"/>
              </w:rPr>
            </w:pPr>
            <w:ins w:id="535" w:author="Serm Kulvatunyou" w:date="2016-02-19T17:52:00Z">
              <w:r w:rsidRPr="000A5DF5">
                <w:rPr>
                  <w:rStyle w:val="CodeChar"/>
                </w:rPr>
                <w:t>bdt_id</w:t>
              </w:r>
              <w:r w:rsidRPr="000A5DF5">
                <w:t xml:space="preserve"> = Foreign key to the BDTs populated in the previous section. There will be 1 or more rows in this table for each BDT because of the 1:m map between the CDT Primitive and XSD built-in type.</w:t>
              </w:r>
            </w:ins>
          </w:p>
        </w:tc>
      </w:tr>
      <w:tr w:rsidR="00DA252D" w:rsidRPr="002A3D59" w14:paraId="0A366293" w14:textId="77777777" w:rsidTr="009C142C">
        <w:trPr>
          <w:trHeight w:val="782"/>
          <w:ins w:id="536" w:author="Serm Kulvatunyou" w:date="2016-02-19T17:52:00Z"/>
        </w:trPr>
        <w:tc>
          <w:tcPr>
            <w:tcW w:w="9576" w:type="dxa"/>
            <w:shd w:val="clear" w:color="auto" w:fill="auto"/>
          </w:tcPr>
          <w:p w14:paraId="26FB1A8D" w14:textId="77777777" w:rsidR="00DA252D" w:rsidRPr="000A5DF5" w:rsidRDefault="00DA252D" w:rsidP="00DA252D">
            <w:pPr>
              <w:rPr>
                <w:ins w:id="537" w:author="Serm Kulvatunyou" w:date="2016-02-19T17:52:00Z"/>
              </w:rPr>
            </w:pPr>
            <w:ins w:id="538" w:author="Serm Kulvatunyou" w:date="2016-02-19T17:52:00Z">
              <w:r w:rsidRPr="000A5DF5">
                <w:rPr>
                  <w:rStyle w:val="CodeChar"/>
                </w:rPr>
                <w:t>cdt_awd_pri_xps_type_map_id</w:t>
              </w:r>
              <w:r w:rsidRPr="000A5DF5">
                <w:t xml:space="preserve"> = This is a foreign key to the </w:t>
              </w:r>
              <w:r w:rsidRPr="000A5DF5">
                <w:rPr>
                  <w:rStyle w:val="CodeChar"/>
                </w:rPr>
                <w:t>cdt_awd_pri_xps_type_map</w:t>
              </w:r>
              <w:r w:rsidRPr="000A5DF5">
                <w:t xml:space="preserve"> table in section </w:t>
              </w:r>
              <w:r w:rsidRPr="000A5DF5">
                <w:fldChar w:fldCharType="begin"/>
              </w:r>
              <w:r w:rsidRPr="000A5DF5">
                <w:instrText xml:space="preserve"> REF _Ref390787662 \r \h </w:instrText>
              </w:r>
            </w:ins>
            <w:r w:rsidR="009C142C">
              <w:instrText xml:space="preserve"> \* MERGEFORMAT </w:instrText>
            </w:r>
            <w:ins w:id="539" w:author="Serm Kulvatunyou" w:date="2016-02-19T17:52:00Z">
              <w:r w:rsidRPr="000A5DF5">
                <w:fldChar w:fldCharType="separate"/>
              </w:r>
              <w:r w:rsidRPr="000A5DF5">
                <w:t>3.1.1.3.5</w:t>
              </w:r>
              <w:r w:rsidRPr="000A5DF5">
                <w:fldChar w:fldCharType="end"/>
              </w:r>
              <w:r w:rsidRPr="000A5DF5">
                <w:t xml:space="preserve">. All qualified BDTs inherit the same </w:t>
              </w:r>
              <w:r w:rsidRPr="000A5DF5">
                <w:rPr>
                  <w:rStyle w:val="CodeChar"/>
                </w:rPr>
                <w:t>cdt_awd_pri_xps_type_map_id</w:t>
              </w:r>
              <w:r w:rsidRPr="000A5DF5">
                <w:t xml:space="preserve"> from its based </w:t>
              </w:r>
            </w:ins>
          </w:p>
        </w:tc>
      </w:tr>
      <w:tr w:rsidR="00DA252D" w:rsidRPr="002A3D59" w14:paraId="698315BE" w14:textId="77777777" w:rsidTr="009C142C">
        <w:trPr>
          <w:trHeight w:val="1061"/>
          <w:ins w:id="540" w:author="Serm Kulvatunyou" w:date="2016-02-19T17:52:00Z"/>
        </w:trPr>
        <w:tc>
          <w:tcPr>
            <w:tcW w:w="9576" w:type="dxa"/>
            <w:shd w:val="clear" w:color="auto" w:fill="auto"/>
          </w:tcPr>
          <w:p w14:paraId="63706297" w14:textId="77777777" w:rsidR="00DA252D" w:rsidRPr="000A5DF5" w:rsidRDefault="00DA252D" w:rsidP="00DA252D">
            <w:pPr>
              <w:rPr>
                <w:ins w:id="541" w:author="Serm Kulvatunyou" w:date="2016-02-19T17:52:00Z"/>
                <w:rStyle w:val="CodeChar"/>
              </w:rPr>
            </w:pPr>
            <w:ins w:id="542" w:author="Serm Kulvatunyou" w:date="2016-02-19T17:52:00Z">
              <w:r w:rsidRPr="000A5DF5">
                <w:rPr>
                  <w:rStyle w:val="CodeChar"/>
                </w:rPr>
                <w:t>code_list_id</w:t>
              </w:r>
              <w:r w:rsidRPr="000A5DF5">
                <w:t xml:space="preserve"> = Leave blank </w:t>
              </w:r>
            </w:ins>
            <w:ins w:id="543" w:author="Serm Kulvatunyou" w:date="2016-02-19T17:56:00Z">
              <w:r w:rsidRPr="000A5DF5">
                <w:t>for the record where</w:t>
              </w:r>
            </w:ins>
            <w:ins w:id="544" w:author="Serm Kulvatunyou" w:date="2016-02-19T17:52:00Z">
              <w:r w:rsidRPr="000A5DF5">
                <w:t xml:space="preserve"> the </w:t>
              </w:r>
              <w:r w:rsidRPr="000A5DF5">
                <w:rPr>
                  <w:rStyle w:val="CodeChar"/>
                </w:rPr>
                <w:t>cdt_awd_pri_xps_type_map_id</w:t>
              </w:r>
              <w:r w:rsidRPr="000A5DF5">
                <w:t xml:space="preserve"> column is not empty</w:t>
              </w:r>
            </w:ins>
            <w:ins w:id="545" w:author="Serm Kulvatunyou" w:date="2016-02-19T17:55:00Z">
              <w:r w:rsidRPr="000A5DF5">
                <w:t xml:space="preserve">. Add another record where the </w:t>
              </w:r>
            </w:ins>
            <w:ins w:id="546" w:author="Serm Kulvatunyou" w:date="2016-02-19T17:56:00Z">
              <w:r w:rsidRPr="000A5DF5">
                <w:rPr>
                  <w:rStyle w:val="CodeChar"/>
                </w:rPr>
                <w:t>cdt_awd_pri_xps_type_map_id</w:t>
              </w:r>
              <w:r w:rsidRPr="000A5DF5">
                <w:t xml:space="preserve"> </w:t>
              </w:r>
            </w:ins>
            <w:ins w:id="547" w:author="Serm Kulvatunyou" w:date="2016-02-19T17:55:00Z">
              <w:r w:rsidRPr="000A5DF5">
                <w:t>column is empty</w:t>
              </w:r>
            </w:ins>
            <w:ins w:id="548" w:author="Serm Kulvatunyou" w:date="2016-02-19T17:56:00Z">
              <w:r w:rsidRPr="000A5DF5">
                <w:t>,</w:t>
              </w:r>
            </w:ins>
            <w:ins w:id="549" w:author="Serm Kulvatunyou" w:date="2016-02-19T17:55:00Z">
              <w:r w:rsidRPr="000A5DF5">
                <w:t xml:space="preserve"> but this column is populated with the </w:t>
              </w:r>
              <w:r w:rsidRPr="000A5DF5">
                <w:rPr>
                  <w:rStyle w:val="CodeChar"/>
                </w:rPr>
                <w:t>code_list_id</w:t>
              </w:r>
              <w:r w:rsidRPr="000A5DF5">
                <w:t xml:space="preserve"> according to the code list the type is based on the schema.</w:t>
              </w:r>
            </w:ins>
            <w:ins w:id="550" w:author="Serm Kulvatunyou" w:date="2016-02-19T17:56:00Z">
              <w:r w:rsidRPr="000A5DF5">
                <w:t xml:space="preserve"> </w:t>
              </w:r>
            </w:ins>
          </w:p>
        </w:tc>
      </w:tr>
      <w:tr w:rsidR="00DA252D" w:rsidRPr="002A3D59" w14:paraId="66AF0119" w14:textId="77777777" w:rsidTr="009C142C">
        <w:trPr>
          <w:trHeight w:val="701"/>
          <w:ins w:id="551" w:author="Serm Kulvatunyou" w:date="2016-02-19T17:52:00Z"/>
        </w:trPr>
        <w:tc>
          <w:tcPr>
            <w:tcW w:w="9576" w:type="dxa"/>
            <w:shd w:val="clear" w:color="auto" w:fill="auto"/>
          </w:tcPr>
          <w:p w14:paraId="64E60086" w14:textId="77777777" w:rsidR="00DA252D" w:rsidRPr="000A5DF5" w:rsidRDefault="00DA252D" w:rsidP="00DE19C3">
            <w:pPr>
              <w:rPr>
                <w:ins w:id="552" w:author="Serm Kulvatunyou" w:date="2016-02-19T17:52:00Z"/>
              </w:rPr>
            </w:pPr>
            <w:ins w:id="553" w:author="Serm Kulvatunyou" w:date="2016-02-19T17:52:00Z">
              <w:r w:rsidRPr="000A5DF5">
                <w:rPr>
                  <w:rStyle w:val="CodeChar"/>
                </w:rPr>
                <w:t>is_default</w:t>
              </w:r>
              <w:r w:rsidRPr="000A5DF5">
                <w:t xml:space="preserve"> = Inherit the value from the based DT </w:t>
              </w:r>
            </w:ins>
            <w:ins w:id="554" w:author="Serm Kulvatunyou" w:date="2016-02-19T17:57:00Z">
              <w:r w:rsidRPr="000A5DF5">
                <w:t>for the record where</w:t>
              </w:r>
            </w:ins>
            <w:ins w:id="555" w:author="Serm Kulvatunyou" w:date="2016-02-19T17:52:00Z">
              <w:r w:rsidRPr="000A5DF5">
                <w:t xml:space="preserve"> the </w:t>
              </w:r>
            </w:ins>
            <w:r w:rsidR="00DE19C3">
              <w:rPr>
                <w:rStyle w:val="CodeChar"/>
              </w:rPr>
              <w:t>cdt_awd_pri_xps_type_map_id</w:t>
            </w:r>
            <w:ins w:id="556" w:author="Serm Kulvatunyou" w:date="2016-02-19T17:52:00Z">
              <w:r w:rsidRPr="000A5DF5">
                <w:t xml:space="preserve"> column is not empty</w:t>
              </w:r>
            </w:ins>
            <w:ins w:id="557" w:author="Serm Kulvatunyou" w:date="2016-02-19T17:58:00Z">
              <w:r w:rsidRPr="000A5DF5">
                <w:t xml:space="preserve"> (basically it will be true on the map to the </w:t>
              </w:r>
              <w:r w:rsidRPr="000A5DF5">
                <w:rPr>
                  <w:rStyle w:val="CodeChar"/>
                </w:rPr>
                <w:t>xsd:token</w:t>
              </w:r>
              <w:r w:rsidRPr="000A5DF5">
                <w:t xml:space="preserve">). For the record where </w:t>
              </w:r>
            </w:ins>
            <w:ins w:id="558" w:author="Serm Kulvatunyou" w:date="2016-02-19T17:52:00Z">
              <w:r w:rsidRPr="000A5DF5">
                <w:rPr>
                  <w:rStyle w:val="CodeChar"/>
                </w:rPr>
                <w:t>code_list_id</w:t>
              </w:r>
              <w:r w:rsidRPr="000A5DF5">
                <w:t xml:space="preserve"> column is not empty</w:t>
              </w:r>
            </w:ins>
            <w:ins w:id="559" w:author="Serm Kulvatunyou" w:date="2016-02-19T17:58:00Z">
              <w:r w:rsidRPr="000A5DF5">
                <w:t>,</w:t>
              </w:r>
            </w:ins>
            <w:ins w:id="560" w:author="Serm Kulvatunyou" w:date="2016-02-19T17:52:00Z">
              <w:r w:rsidRPr="000A5DF5">
                <w:t xml:space="preserve"> set </w:t>
              </w:r>
            </w:ins>
            <w:r w:rsidRPr="000A5DF5">
              <w:t xml:space="preserve">the value to </w:t>
            </w:r>
            <w:r w:rsidRPr="000A5DF5">
              <w:rPr>
                <w:rStyle w:val="CodeChar"/>
              </w:rPr>
              <w:t>‘False’</w:t>
            </w:r>
            <w:r w:rsidRPr="000A5DF5">
              <w:t>.</w:t>
            </w:r>
          </w:p>
        </w:tc>
      </w:tr>
    </w:tbl>
    <w:p w14:paraId="62CA15EA" w14:textId="77777777" w:rsidR="00DA252D" w:rsidRPr="00DA252D" w:rsidRDefault="00DA252D" w:rsidP="00DA252D">
      <w:pPr>
        <w:rPr>
          <w:ins w:id="561" w:author="Serm Kulvatunyou" w:date="2016-02-19T16:55:00Z"/>
        </w:rPr>
      </w:pPr>
    </w:p>
    <w:p w14:paraId="7DB7992E" w14:textId="77777777" w:rsidR="00306246" w:rsidRDefault="00306246" w:rsidP="00306246">
      <w:pPr>
        <w:pStyle w:val="Heading6"/>
        <w:rPr>
          <w:ins w:id="562" w:author="Serm Kulvatunyou" w:date="2016-02-19T17:59:00Z"/>
        </w:rPr>
      </w:pPr>
      <w:ins w:id="563" w:author="Serm Kulvatunyou" w:date="2016-02-19T16:55:00Z">
        <w:r>
          <w:t xml:space="preserve">Populate the </w:t>
        </w:r>
        <w:r w:rsidRPr="009266C5">
          <w:rPr>
            <w:rStyle w:val="CodeChar"/>
          </w:rPr>
          <w:t>dt_sc</w:t>
        </w:r>
        <w:r>
          <w:t xml:space="preserve"> table </w:t>
        </w:r>
      </w:ins>
      <w:ins w:id="564" w:author="Serm Kulvatunyou" w:date="2016-02-19T16:56:00Z">
        <w:r>
          <w:t xml:space="preserve">for the qualified </w:t>
        </w:r>
        <w:r w:rsidRPr="009266C5">
          <w:rPr>
            <w:rStyle w:val="CodeChar"/>
          </w:rPr>
          <w:t>CodeContentType</w:t>
        </w:r>
      </w:ins>
    </w:p>
    <w:p w14:paraId="077C7E7D" w14:textId="77777777" w:rsidR="00D4477B" w:rsidRDefault="00D4477B" w:rsidP="00D4477B">
      <w:pPr>
        <w:rPr>
          <w:ins w:id="565" w:author="Serm Kulvatunyou" w:date="2016-02-19T18:00:00Z"/>
        </w:rPr>
      </w:pPr>
    </w:p>
    <w:p w14:paraId="4E0D2FCA" w14:textId="77777777" w:rsidR="00D4477B" w:rsidRDefault="00D4477B" w:rsidP="00D4477B">
      <w:pPr>
        <w:rPr>
          <w:ins w:id="566" w:author="Serm Kulvatunyou" w:date="2016-02-19T18:00:00Z"/>
        </w:rPr>
      </w:pPr>
      <w:ins w:id="567" w:author="Serm Kulvatunyou" w:date="2016-02-19T18:06:00Z">
        <w:r>
          <w:t xml:space="preserve">These qualified </w:t>
        </w:r>
        <w:r w:rsidRPr="00DE19C3">
          <w:rPr>
            <w:rStyle w:val="CodeChar"/>
          </w:rPr>
          <w:t>CodeContentType</w:t>
        </w:r>
        <w:r>
          <w:t xml:space="preserve"> has no SC </w:t>
        </w:r>
      </w:ins>
      <w:ins w:id="568" w:author="Serm Kulvatunyou" w:date="2016-02-19T18:07:00Z">
        <w:r>
          <w:t>according</w:t>
        </w:r>
      </w:ins>
      <w:ins w:id="569" w:author="Serm Kulvatunyou" w:date="2016-02-19T18:06:00Z">
        <w:r>
          <w:t xml:space="preserve"> </w:t>
        </w:r>
      </w:ins>
      <w:ins w:id="570" w:author="Serm Kulvatunyou" w:date="2016-02-19T18:07:00Z">
        <w:r>
          <w:t xml:space="preserve">to the schema. Therefore, they </w:t>
        </w:r>
      </w:ins>
      <w:ins w:id="571" w:author="Serm Kulvatunyou" w:date="2016-02-19T18:00:00Z">
        <w:r>
          <w:t>inherit</w:t>
        </w:r>
      </w:ins>
      <w:ins w:id="572" w:author="Serm Kulvatunyou" w:date="2016-02-19T18:03:00Z">
        <w:r>
          <w:t>/copy</w:t>
        </w:r>
      </w:ins>
      <w:ins w:id="573" w:author="Serm Kulvatunyou" w:date="2016-02-19T18:00:00Z">
        <w:r>
          <w:t xml:space="preserve"> all SCs from its based BDT, populate rows in this table appropriately for these SCs by copying information from the SCs of the based BDT. </w:t>
        </w:r>
      </w:ins>
      <w:ins w:id="574" w:author="Serm Kulvatunyou" w:date="2016-02-19T18:01:00Z">
        <w:r>
          <w:t xml:space="preserve">The based BDT, </w:t>
        </w:r>
        <w:r w:rsidRPr="00D4477B">
          <w:rPr>
            <w:rStyle w:val="CodeChar"/>
          </w:rPr>
          <w:t>CodeContentType</w:t>
        </w:r>
        <w:r>
          <w:t>,</w:t>
        </w:r>
      </w:ins>
      <w:ins w:id="575" w:author="Serm Kulvatunyou" w:date="2016-02-19T18:02:00Z">
        <w:r>
          <w:t xml:space="preserve"> basically has all its SCs with max cardinality zero, so these qualified BDT also has no SCs</w:t>
        </w:r>
      </w:ins>
      <w:ins w:id="576" w:author="Serm Kulvatunyou" w:date="2016-02-19T18:03:00Z">
        <w:r>
          <w:t xml:space="preserve"> but still need to populate all those records</w:t>
        </w:r>
      </w:ins>
      <w:ins w:id="577" w:author="Serm Kulvatunyou" w:date="2016-02-19T18:02:00Z">
        <w:r>
          <w:t>.</w:t>
        </w:r>
      </w:ins>
      <w:ins w:id="578" w:author="Serm Kulvatunyou" w:date="2016-02-19T18:01:00Z">
        <w:r>
          <w:t xml:space="preserve"> </w:t>
        </w:r>
      </w:ins>
    </w:p>
    <w:p w14:paraId="6AEF42EE" w14:textId="77777777" w:rsidR="00306246" w:rsidRPr="00306246" w:rsidRDefault="00306246" w:rsidP="00306246">
      <w:pPr>
        <w:pStyle w:val="Heading6"/>
        <w:rPr>
          <w:ins w:id="579" w:author="Serm Kulvatunyou" w:date="2016-02-19T16:53:00Z"/>
        </w:rPr>
      </w:pPr>
      <w:ins w:id="580" w:author="Serm Kulvatunyou" w:date="2016-02-19T16:57:00Z">
        <w:r>
          <w:t xml:space="preserve">Populate the </w:t>
        </w:r>
        <w:r w:rsidRPr="009266C5">
          <w:rPr>
            <w:rStyle w:val="CodeChar"/>
          </w:rPr>
          <w:t>bdt_sc_pri_restri</w:t>
        </w:r>
        <w:r>
          <w:t xml:space="preserve"> table the qualified </w:t>
        </w:r>
        <w:r w:rsidRPr="009266C5">
          <w:rPr>
            <w:rStyle w:val="CodeChar"/>
          </w:rPr>
          <w:t>CodeContentType</w:t>
        </w:r>
      </w:ins>
    </w:p>
    <w:p w14:paraId="77E78989" w14:textId="77777777" w:rsidR="00D4477B" w:rsidRDefault="00D4477B" w:rsidP="00D4477B">
      <w:pPr>
        <w:rPr>
          <w:ins w:id="581" w:author="Serm Kulvatunyou" w:date="2016-02-19T18:04:00Z"/>
        </w:rPr>
      </w:pPr>
      <w:ins w:id="582" w:author="Serm Kulvatunyou" w:date="2016-02-19T18:05:00Z">
        <w:r>
          <w:t xml:space="preserve">Similar to the previous section, </w:t>
        </w:r>
      </w:ins>
      <w:ins w:id="583" w:author="Serm Kulvatunyou" w:date="2016-02-19T18:07:00Z">
        <w:r>
          <w:t xml:space="preserve">each </w:t>
        </w:r>
      </w:ins>
      <w:ins w:id="584" w:author="Serm Kulvatunyou" w:date="2016-02-19T18:05:00Z">
        <w:r>
          <w:t xml:space="preserve">qualified </w:t>
        </w:r>
        <w:r w:rsidRPr="00D4477B">
          <w:rPr>
            <w:rStyle w:val="CodeChar"/>
          </w:rPr>
          <w:t>CodeContentType</w:t>
        </w:r>
        <w:r>
          <w:t xml:space="preserve"> inherit</w:t>
        </w:r>
      </w:ins>
      <w:ins w:id="585" w:author="Serm Kulvatunyou" w:date="2016-02-19T18:07:00Z">
        <w:r>
          <w:t>s</w:t>
        </w:r>
      </w:ins>
      <w:ins w:id="586" w:author="Serm Kulvatunyou" w:date="2016-02-19T18:05:00Z">
        <w:r>
          <w:t>/cop</w:t>
        </w:r>
      </w:ins>
      <w:ins w:id="587" w:author="Serm Kulvatunyou" w:date="2016-02-19T18:07:00Z">
        <w:r>
          <w:t>ies</w:t>
        </w:r>
      </w:ins>
      <w:ins w:id="588" w:author="Serm Kulvatunyou" w:date="2016-02-19T18:05:00Z">
        <w:r>
          <w:t xml:space="preserve"> all </w:t>
        </w:r>
        <w:r w:rsidRPr="00BE4F18">
          <w:rPr>
            <w:rStyle w:val="CodeChar"/>
          </w:rPr>
          <w:t>bdt_sc_pri_restric</w:t>
        </w:r>
        <w:r>
          <w:t xml:space="preserve"> </w:t>
        </w:r>
      </w:ins>
      <w:ins w:id="589" w:author="Serm Kulvatunyou" w:date="2016-02-19T18:06:00Z">
        <w:r>
          <w:t>records</w:t>
        </w:r>
      </w:ins>
      <w:ins w:id="590" w:author="Serm Kulvatunyou" w:date="2016-02-19T18:05:00Z">
        <w:r>
          <w:t xml:space="preserve"> from its based BDT</w:t>
        </w:r>
      </w:ins>
      <w:ins w:id="591" w:author="Serm Kulvatunyou" w:date="2016-02-19T18:06:00Z">
        <w:r>
          <w:t>.</w:t>
        </w:r>
      </w:ins>
    </w:p>
    <w:p w14:paraId="08944E53" w14:textId="77777777" w:rsidR="00306246" w:rsidRDefault="00306246" w:rsidP="00154D4F">
      <w:pPr>
        <w:rPr>
          <w:ins w:id="592" w:author="Serm Kulvatunyou" w:date="2016-02-19T16:52:00Z"/>
        </w:rPr>
      </w:pPr>
    </w:p>
    <w:p w14:paraId="3C8D7BE0" w14:textId="77777777" w:rsidR="007C2AAF" w:rsidRDefault="007C2AAF" w:rsidP="00BE4F18">
      <w:pPr>
        <w:pStyle w:val="Heading5"/>
        <w:rPr>
          <w:ins w:id="593" w:author="Serm Kulvatunyou" w:date="2016-02-26T00:02:00Z"/>
        </w:rPr>
      </w:pPr>
      <w:ins w:id="594" w:author="Serm Kulvatunyou" w:date="2016-02-26T00:02:00Z">
        <w:r>
          <w:t>Import qualified IDContentType</w:t>
        </w:r>
      </w:ins>
    </w:p>
    <w:p w14:paraId="1AD62348" w14:textId="77777777" w:rsidR="007C2AAF" w:rsidRPr="007C2AAF" w:rsidRDefault="007C2AAF" w:rsidP="007C2AAF">
      <w:pPr>
        <w:rPr>
          <w:ins w:id="595" w:author="Serm Kulvatunyou" w:date="2016-02-26T00:02:00Z"/>
        </w:rPr>
      </w:pPr>
      <w:ins w:id="596" w:author="Serm Kulvatunyou" w:date="2016-02-26T00:03:00Z">
        <w:r>
          <w:t xml:space="preserve">The only one to import is the </w:t>
        </w:r>
        <w:r w:rsidRPr="007C2AAF">
          <w:rPr>
            <w:rStyle w:val="CodeChar"/>
          </w:rPr>
          <w:t>AgencyIDContenttype</w:t>
        </w:r>
        <w:r>
          <w:t xml:space="preserve"> in the Fields.xsd. This is imported similar to the qualified </w:t>
        </w:r>
        <w:r w:rsidRPr="007C2AAF">
          <w:rPr>
            <w:rStyle w:val="CodeChar"/>
          </w:rPr>
          <w:t>CodeContentType</w:t>
        </w:r>
      </w:ins>
      <w:ins w:id="597" w:author="Serm Kulvatunyou" w:date="2016-02-26T00:08:00Z">
        <w:r>
          <w:t xml:space="preserve">, except in the case of </w:t>
        </w:r>
        <w:r w:rsidRPr="00304FDF">
          <w:rPr>
            <w:rStyle w:val="CodeChar"/>
          </w:rPr>
          <w:t>bdt_pri_restri</w:t>
        </w:r>
        <w:r>
          <w:t xml:space="preserve"> table.</w:t>
        </w:r>
      </w:ins>
      <w:ins w:id="598" w:author="Serm Kulvatunyou" w:date="2016-02-26T00:03:00Z">
        <w:r>
          <w:t xml:space="preserve"> </w:t>
        </w:r>
      </w:ins>
      <w:ins w:id="599" w:author="Serm Kulvatunyou" w:date="2016-02-26T00:09:00Z">
        <w:r>
          <w:t xml:space="preserve">Where the </w:t>
        </w:r>
        <w:r w:rsidRPr="007C2AAF">
          <w:rPr>
            <w:rStyle w:val="CodeChar"/>
          </w:rPr>
          <w:t>code_list_id</w:t>
        </w:r>
        <w:r>
          <w:t xml:space="preserve"> is populated, the </w:t>
        </w:r>
        <w:r w:rsidRPr="007C2AAF">
          <w:rPr>
            <w:rStyle w:val="CodeChar"/>
          </w:rPr>
          <w:t>agency_id_list_id</w:t>
        </w:r>
        <w:r>
          <w:t xml:space="preserve"> </w:t>
        </w:r>
      </w:ins>
      <w:ins w:id="600" w:author="Serm Kulvatunyou" w:date="2016-02-26T00:10:00Z">
        <w:r>
          <w:t>column has to be populated instead.</w:t>
        </w:r>
      </w:ins>
    </w:p>
    <w:p w14:paraId="24145202" w14:textId="77777777" w:rsidR="00306246" w:rsidRDefault="00BE4F18" w:rsidP="00BE4F18">
      <w:pPr>
        <w:pStyle w:val="Heading5"/>
        <w:rPr>
          <w:ins w:id="601" w:author="Serm Kulvatunyou" w:date="2016-02-19T15:07:00Z"/>
        </w:rPr>
      </w:pPr>
      <w:ins w:id="602" w:author="Serm Kulvatunyou" w:date="2016-02-22T18:41:00Z">
        <w:r>
          <w:t>Import other QBDTs</w:t>
        </w:r>
      </w:ins>
    </w:p>
    <w:p w14:paraId="3A9AC9D4" w14:textId="77777777" w:rsidR="00025339" w:rsidRDefault="00025339" w:rsidP="00154D4F">
      <w:pPr>
        <w:rPr>
          <w:ins w:id="603" w:author="Serm Kulvatunyou" w:date="2016-02-19T15:07:00Z"/>
        </w:rPr>
      </w:pPr>
    </w:p>
    <w:p w14:paraId="5F3D9F35" w14:textId="77777777" w:rsidR="00154D4F" w:rsidRDefault="00970952" w:rsidP="00154D4F">
      <w:r>
        <w:t xml:space="preserve">Import </w:t>
      </w:r>
      <w:del w:id="604" w:author="Serm Kulvatunyou" w:date="2016-02-22T18:41:00Z">
        <w:r w:rsidDel="00BE4F18">
          <w:delText xml:space="preserve">the </w:delText>
        </w:r>
      </w:del>
      <w:ins w:id="605" w:author="Serm Kulvatunyou" w:date="2016-02-22T18:41:00Z">
        <w:r w:rsidR="00BE4F18">
          <w:t xml:space="preserve">other </w:t>
        </w:r>
      </w:ins>
      <w:r w:rsidR="005A50D6">
        <w:t>QBDTs</w:t>
      </w:r>
      <w:r>
        <w:t xml:space="preserve"> </w:t>
      </w:r>
      <w:r w:rsidR="005A50D6">
        <w:t>from</w:t>
      </w:r>
      <w:del w:id="606" w:author="Serm Kulvatunyou" w:date="2016-02-22T18:41:00Z">
        <w:r w:rsidDel="00BE4F18">
          <w:delText xml:space="preserve"> the</w:delText>
        </w:r>
      </w:del>
      <w:r>
        <w:t xml:space="preserve"> </w:t>
      </w:r>
      <w:r w:rsidR="0048363E" w:rsidRPr="005A50D6">
        <w:rPr>
          <w:rStyle w:val="CodeChar"/>
        </w:rPr>
        <w:t>Fields.xsd</w:t>
      </w:r>
      <w:r w:rsidR="0048363E">
        <w:t xml:space="preserve">. Run through all the types declaration in the </w:t>
      </w:r>
      <w:r w:rsidR="0048363E" w:rsidRPr="005A50D6">
        <w:rPr>
          <w:rStyle w:val="CodeChar"/>
        </w:rPr>
        <w:t>Fields.xsd</w:t>
      </w:r>
      <w:r w:rsidR="0048363E">
        <w:t>, check with the G</w:t>
      </w:r>
      <w:r w:rsidR="005A50D6">
        <w:t xml:space="preserve">UID whether the type has already been imported </w:t>
      </w:r>
      <w:r w:rsidR="0048363E">
        <w:t xml:space="preserve">in the database. If not, </w:t>
      </w:r>
      <w:r w:rsidR="005A50D6">
        <w:t xml:space="preserve">check whether it has a simple content. The type has a simple content if it meets this XPATH condition – </w:t>
      </w:r>
      <w:r w:rsidR="005A50D6" w:rsidRPr="005A50D6">
        <w:rPr>
          <w:rStyle w:val="CodeChar"/>
        </w:rPr>
        <w:t>xsd:complexType[count(.//xsd:simpleContent &gt;= 1]</w:t>
      </w:r>
      <w:r w:rsidR="005A50D6">
        <w:t xml:space="preserve">. The type that passes these tests shall be </w:t>
      </w:r>
      <w:r w:rsidR="0048363E">
        <w:t>imported as a qualified BDTs.</w:t>
      </w:r>
      <w:r w:rsidR="005A50D6">
        <w:t xml:space="preserve"> (Note that this logic assumes that all simple types have already been imported </w:t>
      </w:r>
      <w:del w:id="607" w:author="Serm Kulvatunyou" w:date="2016-02-22T18:44:00Z">
        <w:r w:rsidR="005A50D6" w:rsidDel="00BE4F18">
          <w:delText>as other types of DT</w:delText>
        </w:r>
      </w:del>
      <w:ins w:id="608" w:author="Serm Kulvatunyou" w:date="2016-02-22T18:44:00Z">
        <w:r w:rsidR="00BE4F18">
          <w:t>via other sections</w:t>
        </w:r>
      </w:ins>
      <w:r w:rsidR="005A50D6">
        <w:t xml:space="preserve"> earlier. In other words, there is no QBDT declared as a</w:t>
      </w:r>
      <w:ins w:id="609" w:author="Serm Kulvatunyou" w:date="2016-02-22T18:44:00Z">
        <w:r w:rsidR="00BE4F18">
          <w:t>n</w:t>
        </w:r>
      </w:ins>
      <w:r w:rsidR="005A50D6">
        <w:t xml:space="preserve"> </w:t>
      </w:r>
      <w:ins w:id="610" w:author="Serm Kulvatunyou" w:date="2016-02-22T18:44:00Z">
        <w:r w:rsidR="00BE4F18" w:rsidRPr="00BE4F18">
          <w:rPr>
            <w:rStyle w:val="CodeChar"/>
          </w:rPr>
          <w:t>xsd:</w:t>
        </w:r>
      </w:ins>
      <w:r w:rsidR="005A50D6" w:rsidRPr="00BE4F18">
        <w:rPr>
          <w:rStyle w:val="CodeChar"/>
        </w:rPr>
        <w:t>simpleType</w:t>
      </w:r>
      <w:r w:rsidR="005A50D6">
        <w:t>)</w:t>
      </w:r>
    </w:p>
    <w:p w14:paraId="5A11A23F" w14:textId="77777777" w:rsidR="00024172" w:rsidRDefault="00024172" w:rsidP="00024172">
      <w:pPr>
        <w:spacing w:before="240"/>
      </w:pPr>
      <w:r w:rsidRPr="00481724">
        <w:t>In principle, multiple new BDTs may be necessary, i.e., a new QBDT may be basing on another new QBDT. Populate</w:t>
      </w:r>
      <w:del w:id="611" w:author="Serm Kulvatunyou" w:date="2016-02-22T18:45:00Z">
        <w:r w:rsidRPr="00481724" w:rsidDel="00BE4F18">
          <w:delText xml:space="preserve"> </w:delText>
        </w:r>
        <w:r w:rsidRPr="00603D95" w:rsidDel="00BE4F18">
          <w:rPr>
            <w:highlight w:val="yellow"/>
          </w:rPr>
          <w:delText>the BCCP table</w:delText>
        </w:r>
        <w:r w:rsidRPr="00481724" w:rsidDel="00BE4F18">
          <w:delText xml:space="preserve"> and</w:delText>
        </w:r>
      </w:del>
      <w:r w:rsidRPr="00481724">
        <w:t xml:space="preserve"> DT related tables (for the new QBDT) as follows.</w:t>
      </w:r>
    </w:p>
    <w:p w14:paraId="718A3D99" w14:textId="26B10844" w:rsidR="00395EA9" w:rsidRDefault="00024172" w:rsidP="00395EA9">
      <w:pPr>
        <w:spacing w:before="240"/>
      </w:pPr>
      <w:r>
        <w:lastRenderedPageBreak/>
        <w:t xml:space="preserve">A QBDT </w:t>
      </w:r>
      <w:ins w:id="612" w:author="Serm Kulvatunyou" w:date="2016-02-22T18:45:00Z">
        <w:r w:rsidR="00BE4F18">
          <w:t xml:space="preserve">applicable to the logic in this section </w:t>
        </w:r>
      </w:ins>
      <w:r>
        <w:t xml:space="preserve">should be defined in an </w:t>
      </w:r>
      <w:r w:rsidRPr="00015656">
        <w:rPr>
          <w:rStyle w:val="CodeChar"/>
        </w:rPr>
        <w:t>xsd:complexType</w:t>
      </w:r>
      <w:r>
        <w:t xml:space="preserve"> element (other than those </w:t>
      </w:r>
      <w:r w:rsidRPr="00FA3A72">
        <w:rPr>
          <w:rStyle w:val="CodeChar"/>
        </w:rPr>
        <w:t>xsd:complexType</w:t>
      </w:r>
      <w:r>
        <w:t xml:space="preserve"> already imported as </w:t>
      </w:r>
      <w:del w:id="613" w:author="Serm Kulvatunyou" w:date="2016-05-27T18:14:00Z">
        <w:r w:rsidDel="00782BC5">
          <w:delText xml:space="preserve">the default BDTs </w:delText>
        </w:r>
      </w:del>
      <w:r>
        <w:t xml:space="preserve">in </w:t>
      </w:r>
      <w:r>
        <w:fldChar w:fldCharType="begin"/>
      </w:r>
      <w:r>
        <w:instrText xml:space="preserve"> REF _Ref392610753 \r \h </w:instrText>
      </w:r>
      <w:r>
        <w:fldChar w:fldCharType="separate"/>
      </w:r>
      <w:ins w:id="614" w:author="Serm Kulvatunyou" w:date="2016-02-22T18:46:00Z">
        <w:r w:rsidR="00BE4F18">
          <w:t>3.1.1.8</w:t>
        </w:r>
      </w:ins>
      <w:del w:id="615" w:author="Serm Kulvatunyou" w:date="2016-02-22T18:46:00Z">
        <w:r w:rsidR="0093447A" w:rsidDel="00BE4F18">
          <w:delText>3.1.1.6</w:delText>
        </w:r>
      </w:del>
      <w:r>
        <w:fldChar w:fldCharType="end"/>
      </w:r>
      <w:r>
        <w:t xml:space="preserve">) in the </w:t>
      </w:r>
      <w:r w:rsidRPr="00FA3A72">
        <w:rPr>
          <w:rStyle w:val="CodeChar"/>
        </w:rPr>
        <w:t>Fields.xsd</w:t>
      </w:r>
      <w:r>
        <w:t xml:space="preserve">. </w:t>
      </w:r>
      <w:r w:rsidR="00395EA9">
        <w:t>So this DT import needs to happen after all earlier DT imports.</w:t>
      </w:r>
    </w:p>
    <w:p w14:paraId="5F6A1A4E" w14:textId="77777777" w:rsidR="00024172" w:rsidRDefault="00024172" w:rsidP="00395EA9">
      <w:pPr>
        <w:spacing w:before="240"/>
      </w:pPr>
      <w:r>
        <w:t xml:space="preserve">XPATH expressions below assume </w:t>
      </w:r>
      <w:r w:rsidRPr="00015656">
        <w:rPr>
          <w:rStyle w:val="CodeChar"/>
        </w:rPr>
        <w:t>xsd:complexType</w:t>
      </w:r>
      <w:r>
        <w:t xml:space="preserve"> is the context.</w:t>
      </w:r>
    </w:p>
    <w:p w14:paraId="048008C4" w14:textId="77777777" w:rsidR="00E134E4" w:rsidRDefault="00E134E4" w:rsidP="00BE4F18">
      <w:pPr>
        <w:pStyle w:val="Heading6"/>
      </w:pPr>
      <w:bookmarkStart w:id="616" w:name="_Ref394004585"/>
      <w:bookmarkStart w:id="617" w:name="_Toc442108934"/>
      <w:r>
        <w:t xml:space="preserve">Populate </w:t>
      </w:r>
      <w:r w:rsidR="00B20F4B">
        <w:t xml:space="preserve">a QBDT in </w:t>
      </w:r>
      <w:r>
        <w:t xml:space="preserve">the </w:t>
      </w:r>
      <w:r w:rsidR="002B066A">
        <w:t>dt</w:t>
      </w:r>
      <w:r>
        <w:t xml:space="preserve"> table</w:t>
      </w:r>
      <w:bookmarkEnd w:id="616"/>
      <w:bookmarkEnd w:id="617"/>
    </w:p>
    <w:p w14:paraId="3EDD064B" w14:textId="77777777" w:rsidR="00E134E4" w:rsidRDefault="00736ABC" w:rsidP="00E134E4">
      <w:r>
        <w:rPr>
          <w:rStyle w:val="CodeChar"/>
        </w:rPr>
        <w:t>dt_id</w:t>
      </w:r>
      <w:r w:rsidR="00E134E4">
        <w:t xml:space="preserve"> = Auto-generate database key.</w:t>
      </w:r>
    </w:p>
    <w:p w14:paraId="404742D6" w14:textId="77777777" w:rsidR="00E134E4" w:rsidRDefault="00736ABC" w:rsidP="00E134E4">
      <w:r>
        <w:rPr>
          <w:rStyle w:val="CodeChar"/>
        </w:rPr>
        <w:t>guid</w:t>
      </w:r>
      <w:r w:rsidR="00B20F4B">
        <w:t xml:space="preserve"> = Get it from </w:t>
      </w:r>
      <w:r w:rsidR="00B20F4B" w:rsidRPr="002809A9">
        <w:rPr>
          <w:rStyle w:val="CodeChar"/>
        </w:rPr>
        <w:t>/@id</w:t>
      </w:r>
      <w:r w:rsidR="00E134E4">
        <w:t>.</w:t>
      </w:r>
    </w:p>
    <w:p w14:paraId="08DBF28C" w14:textId="77777777" w:rsidR="00E134E4" w:rsidRDefault="00736ABC" w:rsidP="00E134E4">
      <w:r>
        <w:rPr>
          <w:rStyle w:val="CodeChar"/>
        </w:rPr>
        <w:t>type</w:t>
      </w:r>
      <w:r w:rsidR="00E134E4">
        <w:t xml:space="preserve"> = </w:t>
      </w:r>
      <w:r w:rsidR="00E134E4" w:rsidRPr="00112B28">
        <w:rPr>
          <w:rStyle w:val="CodeChar"/>
        </w:rPr>
        <w:t>“</w:t>
      </w:r>
      <w:r w:rsidR="00B20F4B">
        <w:rPr>
          <w:rStyle w:val="CodeChar"/>
        </w:rPr>
        <w:t>1</w:t>
      </w:r>
      <w:r w:rsidR="00E134E4" w:rsidRPr="00112B28">
        <w:rPr>
          <w:rStyle w:val="CodeChar"/>
        </w:rPr>
        <w:t>”</w:t>
      </w:r>
      <w:r w:rsidR="00E134E4">
        <w:t xml:space="preserve"> (note: </w:t>
      </w:r>
      <w:r w:rsidR="00B20F4B">
        <w:t>1</w:t>
      </w:r>
      <w:r w:rsidR="00E134E4">
        <w:t xml:space="preserve"> indicates </w:t>
      </w:r>
      <w:r w:rsidR="00B20F4B">
        <w:t>B</w:t>
      </w:r>
      <w:r w:rsidR="00E134E4">
        <w:t>DT).</w:t>
      </w:r>
    </w:p>
    <w:p w14:paraId="78F4A06D" w14:textId="77777777" w:rsidR="00E134E4" w:rsidRDefault="00736ABC" w:rsidP="00E134E4">
      <w:r>
        <w:rPr>
          <w:rStyle w:val="CodeChar"/>
        </w:rPr>
        <w:t>version_num</w:t>
      </w:r>
      <w:r w:rsidR="00E134E4">
        <w:t xml:space="preserve"> = </w:t>
      </w:r>
      <w:r w:rsidR="00E134E4" w:rsidRPr="00112B28">
        <w:rPr>
          <w:rStyle w:val="CodeChar"/>
        </w:rPr>
        <w:t>“</w:t>
      </w:r>
      <w:r w:rsidR="00E134E4">
        <w:rPr>
          <w:rStyle w:val="CodeChar"/>
        </w:rPr>
        <w:t>1</w:t>
      </w:r>
      <w:r w:rsidR="00E134E4" w:rsidRPr="00112B28">
        <w:rPr>
          <w:rStyle w:val="CodeChar"/>
        </w:rPr>
        <w:t>.0”</w:t>
      </w:r>
    </w:p>
    <w:p w14:paraId="5BBB5EF2" w14:textId="77777777" w:rsidR="00E134E4" w:rsidRDefault="00736ABC" w:rsidP="00E134E4">
      <w:r>
        <w:rPr>
          <w:rStyle w:val="CodeChar"/>
        </w:rPr>
        <w:t>previous_version_dt_id</w:t>
      </w:r>
      <w:r w:rsidR="00E134E4">
        <w:t xml:space="preserve"> = Leave blank.</w:t>
      </w:r>
    </w:p>
    <w:p w14:paraId="3E3652BD" w14:textId="77777777" w:rsidR="00EA6E95" w:rsidRDefault="00EA6E95" w:rsidP="00EA6E95">
      <w:pPr>
        <w:rPr>
          <w:moveTo w:id="618" w:author="Serm Kulvatunyou" w:date="2016-02-22T18:47:00Z"/>
        </w:rPr>
      </w:pPr>
      <w:moveToRangeStart w:id="619" w:author="Serm Kulvatunyou" w:date="2016-02-22T18:47:00Z" w:name="move443930197"/>
      <w:moveTo w:id="620" w:author="Serm Kulvatunyou" w:date="2016-02-22T18:47:00Z">
        <w:r>
          <w:rPr>
            <w:rStyle w:val="CodeChar"/>
          </w:rPr>
          <w:t>data_type_term</w:t>
        </w:r>
        <w:r>
          <w:t xml:space="preserve"> = </w:t>
        </w:r>
        <w:commentRangeStart w:id="621"/>
        <w:r>
          <w:t xml:space="preserve">Inherit from the based BDT identified in the </w:t>
        </w:r>
        <w:r>
          <w:rPr>
            <w:rStyle w:val="CodeChar"/>
          </w:rPr>
          <w:t>based_dt_id</w:t>
        </w:r>
        <w:r>
          <w:t xml:space="preserve"> column.</w:t>
        </w:r>
        <w:commentRangeEnd w:id="621"/>
        <w:r>
          <w:rPr>
            <w:rStyle w:val="CommentReference"/>
          </w:rPr>
          <w:commentReference w:id="621"/>
        </w:r>
      </w:moveTo>
    </w:p>
    <w:p w14:paraId="4510FAEC" w14:textId="77777777" w:rsidR="00EA6E95" w:rsidRDefault="00EA6E95" w:rsidP="00EA6E95">
      <w:pPr>
        <w:rPr>
          <w:moveTo w:id="622" w:author="Serm Kulvatunyou" w:date="2016-02-22T18:48:00Z"/>
        </w:rPr>
      </w:pPr>
      <w:moveToRangeStart w:id="623" w:author="Serm Kulvatunyou" w:date="2016-02-22T18:48:00Z" w:name="move443930212"/>
      <w:moveToRangeEnd w:id="619"/>
      <w:moveTo w:id="624" w:author="Serm Kulvatunyou" w:date="2016-02-22T18:48:00Z">
        <w:r>
          <w:rPr>
            <w:rStyle w:val="CodeChar"/>
          </w:rPr>
          <w:t>qualifier</w:t>
        </w:r>
        <w:r>
          <w:t xml:space="preserve"> = </w:t>
        </w:r>
      </w:moveTo>
      <w:ins w:id="625" w:author="Serm Kulvatunyou" w:date="2016-03-03T14:46:00Z">
        <w:r w:rsidR="00F63458">
          <w:t>I</w:t>
        </w:r>
      </w:ins>
      <w:ins w:id="626" w:author="Serm Kulvatunyou" w:date="2016-03-03T14:45:00Z">
        <w:r w:rsidR="00F63458">
          <w:t xml:space="preserve">f </w:t>
        </w:r>
        <w:r w:rsidR="00F63458" w:rsidRPr="00F63458">
          <w:rPr>
            <w:rStyle w:val="CodeChar"/>
          </w:rPr>
          <w:t>data_type_term</w:t>
        </w:r>
        <w:r w:rsidR="00F63458">
          <w:t xml:space="preserve"> is </w:t>
        </w:r>
        <w:r w:rsidR="00F63458" w:rsidRPr="00F63458">
          <w:rPr>
            <w:rStyle w:val="CodeChar"/>
          </w:rPr>
          <w:t>‘Text’</w:t>
        </w:r>
        <w:r w:rsidR="00F63458">
          <w:t xml:space="preserve">, </w:t>
        </w:r>
      </w:ins>
      <w:ins w:id="627" w:author="Serm Kulvatunyou" w:date="2016-03-03T14:50:00Z">
        <w:r w:rsidR="00F63458" w:rsidRPr="00F63458">
          <w:rPr>
            <w:rStyle w:val="CodeChar"/>
          </w:rPr>
          <w:t>qualifier</w:t>
        </w:r>
        <w:r w:rsidR="00F63458">
          <w:t xml:space="preserve"> is </w:t>
        </w:r>
      </w:ins>
      <w:ins w:id="628" w:author="Serm Kulvatunyou" w:date="2016-03-03T15:02:00Z">
        <w:r w:rsidR="0061367A" w:rsidRPr="0061367A">
          <w:rPr>
            <w:rStyle w:val="CodeChar"/>
          </w:rPr>
          <w:t>Space</w:t>
        </w:r>
      </w:ins>
      <w:ins w:id="629" w:author="Serm Kulvatunyou" w:date="2016-03-03T15:03:00Z">
        <w:r w:rsidR="0061367A" w:rsidRPr="0061367A">
          <w:rPr>
            <w:rStyle w:val="CodeChar"/>
          </w:rPr>
          <w:t>Separate(</w:t>
        </w:r>
      </w:ins>
      <w:ins w:id="630" w:author="Serm Kulvatunyou" w:date="2016-03-03T14:45:00Z">
        <w:r w:rsidR="00F63458" w:rsidRPr="0061367A">
          <w:rPr>
            <w:rStyle w:val="CodeChar"/>
          </w:rPr>
          <w:t>substring-before</w:t>
        </w:r>
        <w:r w:rsidR="00F63458" w:rsidRPr="00F63458">
          <w:rPr>
            <w:rStyle w:val="CodeChar"/>
          </w:rPr>
          <w:t>(</w:t>
        </w:r>
      </w:ins>
      <w:ins w:id="631" w:author="Serm Kulvatunyou" w:date="2016-03-03T14:46:00Z">
        <w:r w:rsidR="00F63458" w:rsidRPr="00F63458">
          <w:rPr>
            <w:rStyle w:val="CodeChar"/>
          </w:rPr>
          <w:t>‘Type’)</w:t>
        </w:r>
      </w:ins>
      <w:ins w:id="632" w:author="Serm Kulvatunyou" w:date="2016-03-03T15:03:00Z">
        <w:r w:rsidR="0061367A">
          <w:rPr>
            <w:rStyle w:val="CodeChar"/>
          </w:rPr>
          <w:t>)</w:t>
        </w:r>
      </w:ins>
      <w:ins w:id="633" w:author="Serm Kulvatunyou" w:date="2016-03-03T14:46:00Z">
        <w:r w:rsidR="00F63458">
          <w:t>, else if</w:t>
        </w:r>
      </w:ins>
      <w:ins w:id="634" w:author="Serm Kulvatunyou" w:date="2016-03-03T14:47:00Z">
        <w:r w:rsidR="00F63458">
          <w:t xml:space="preserve"> </w:t>
        </w:r>
      </w:ins>
      <w:ins w:id="635" w:author="Serm Kulvatunyou" w:date="2016-03-02T21:14:00Z">
        <w:r w:rsidR="00C75A9D" w:rsidRPr="00C75A9D">
          <w:rPr>
            <w:rStyle w:val="CodeChar"/>
          </w:rPr>
          <w:t>ends-with(</w:t>
        </w:r>
      </w:ins>
      <w:ins w:id="636" w:author="Serm Kulvatunyou" w:date="2016-03-02T21:13:00Z">
        <w:r w:rsidR="00C75A9D" w:rsidRPr="00C75A9D">
          <w:rPr>
            <w:rStyle w:val="CodeChar"/>
          </w:rPr>
          <w:fldChar w:fldCharType="begin"/>
        </w:r>
        <w:r w:rsidR="00C75A9D" w:rsidRPr="00C75A9D">
          <w:rPr>
            <w:rStyle w:val="CodeChar"/>
          </w:rPr>
          <w:instrText xml:space="preserve"> HYPERLINK "mailto:</w:instrText>
        </w:r>
      </w:ins>
      <w:ins w:id="637" w:author="Serm Kulvatunyou" w:date="2016-03-02T21:12:00Z">
        <w:r w:rsidR="00C75A9D" w:rsidRPr="00C75A9D">
          <w:rPr>
            <w:rStyle w:val="CodeChar"/>
          </w:rPr>
          <w:instrText>./</w:instrText>
        </w:r>
      </w:ins>
      <w:ins w:id="638" w:author="Serm Kulvatunyou" w:date="2016-03-02T21:13:00Z">
        <w:r w:rsidR="00C75A9D" w:rsidRPr="00C75A9D">
          <w:rPr>
            <w:rStyle w:val="CodeChar"/>
          </w:rPr>
          <w:instrText xml:space="preserve">extension/@base" </w:instrText>
        </w:r>
        <w:r w:rsidR="00C75A9D" w:rsidRPr="00C75A9D">
          <w:rPr>
            <w:rStyle w:val="CodeChar"/>
          </w:rPr>
          <w:fldChar w:fldCharType="separate"/>
        </w:r>
      </w:ins>
      <w:ins w:id="639" w:author="Serm Kulvatunyou" w:date="2016-03-02T21:12:00Z">
        <w:r w:rsidR="00C75A9D" w:rsidRPr="00C75A9D">
          <w:rPr>
            <w:rStyle w:val="CodeChar"/>
          </w:rPr>
          <w:t>./</w:t>
        </w:r>
      </w:ins>
      <w:ins w:id="640" w:author="Serm Kulvatunyou" w:date="2016-03-02T21:13:00Z">
        <w:r w:rsidR="00C75A9D" w:rsidRPr="00C75A9D">
          <w:rPr>
            <w:rStyle w:val="CodeChar"/>
          </w:rPr>
          <w:t>/xsd:extension/@base</w:t>
        </w:r>
        <w:r w:rsidR="00C75A9D" w:rsidRPr="00C75A9D">
          <w:rPr>
            <w:rStyle w:val="CodeChar"/>
          </w:rPr>
          <w:fldChar w:fldCharType="end"/>
        </w:r>
        <w:r w:rsidR="00C75A9D" w:rsidRPr="00C75A9D">
          <w:rPr>
            <w:rStyle w:val="CodeChar"/>
          </w:rPr>
          <w:t>, ‘CodeContentType’</w:t>
        </w:r>
      </w:ins>
      <w:ins w:id="641" w:author="Serm Kulvatunyou" w:date="2016-03-02T21:14:00Z">
        <w:r w:rsidR="00C75A9D" w:rsidRPr="00C75A9D">
          <w:rPr>
            <w:rStyle w:val="CodeChar"/>
          </w:rPr>
          <w:t>)</w:t>
        </w:r>
      </w:ins>
      <w:ins w:id="642" w:author="Serm Kulvatunyou" w:date="2016-03-03T14:53:00Z">
        <w:r w:rsidR="00F63458">
          <w:rPr>
            <w:rStyle w:val="CodeChar"/>
          </w:rPr>
          <w:t>,</w:t>
        </w:r>
      </w:ins>
      <w:ins w:id="643" w:author="Serm Kulvatunyou" w:date="2016-03-02T21:13:00Z">
        <w:r w:rsidR="00C75A9D">
          <w:t xml:space="preserve"> then </w:t>
        </w:r>
      </w:ins>
      <w:ins w:id="644" w:author="Serm Kulvatunyou" w:date="2016-03-02T21:14:00Z">
        <w:r w:rsidR="00C75A9D" w:rsidRPr="00F63458">
          <w:rPr>
            <w:rStyle w:val="CodeChar"/>
          </w:rPr>
          <w:t>qualifier</w:t>
        </w:r>
        <w:r w:rsidR="00C75A9D">
          <w:t xml:space="preserve"> is </w:t>
        </w:r>
      </w:ins>
      <w:ins w:id="645" w:author="Serm Kulvatunyou" w:date="2016-03-03T15:03:00Z">
        <w:r w:rsidR="0061367A" w:rsidRPr="0061367A">
          <w:rPr>
            <w:rStyle w:val="CodeChar"/>
          </w:rPr>
          <w:t>SpaceSeparate(</w:t>
        </w:r>
      </w:ins>
      <w:ins w:id="646" w:author="Serm Kulvatunyou" w:date="2016-03-02T21:15:00Z">
        <w:r w:rsidR="00C75A9D" w:rsidRPr="0061367A">
          <w:rPr>
            <w:rStyle w:val="CodeChar"/>
          </w:rPr>
          <w:t>substring</w:t>
        </w:r>
        <w:r w:rsidR="00C75A9D" w:rsidRPr="00C75A9D">
          <w:rPr>
            <w:rStyle w:val="CodeChar"/>
          </w:rPr>
          <w:t>-before(</w:t>
        </w:r>
      </w:ins>
      <w:ins w:id="647" w:author="Serm Kulvatunyou" w:date="2016-03-02T21:14:00Z">
        <w:r w:rsidR="00C75A9D" w:rsidRPr="00C75A9D">
          <w:rPr>
            <w:rStyle w:val="CodeChar"/>
          </w:rPr>
          <w:fldChar w:fldCharType="begin"/>
        </w:r>
        <w:r w:rsidR="00C75A9D" w:rsidRPr="00C75A9D">
          <w:rPr>
            <w:rStyle w:val="CodeChar"/>
          </w:rPr>
          <w:instrText xml:space="preserve"> HYPERLINK "mailto:./@name" </w:instrText>
        </w:r>
        <w:r w:rsidR="00C75A9D" w:rsidRPr="00C75A9D">
          <w:rPr>
            <w:rStyle w:val="CodeChar"/>
          </w:rPr>
          <w:fldChar w:fldCharType="separate"/>
        </w:r>
        <w:r w:rsidR="00C75A9D" w:rsidRPr="00C75A9D">
          <w:rPr>
            <w:rStyle w:val="CodeChar"/>
          </w:rPr>
          <w:t>./@name</w:t>
        </w:r>
        <w:r w:rsidR="00C75A9D" w:rsidRPr="00C75A9D">
          <w:rPr>
            <w:rStyle w:val="CodeChar"/>
          </w:rPr>
          <w:fldChar w:fldCharType="end"/>
        </w:r>
      </w:ins>
      <w:ins w:id="648" w:author="Serm Kulvatunyou" w:date="2016-03-02T21:15:00Z">
        <w:r w:rsidR="00C75A9D" w:rsidRPr="00C75A9D">
          <w:rPr>
            <w:rStyle w:val="CodeChar"/>
          </w:rPr>
          <w:t>,</w:t>
        </w:r>
      </w:ins>
      <w:ins w:id="649" w:author="Serm Kulvatunyou" w:date="2016-03-02T21:14:00Z">
        <w:r w:rsidR="00C75A9D" w:rsidRPr="00C75A9D">
          <w:rPr>
            <w:rStyle w:val="CodeChar"/>
          </w:rPr>
          <w:t xml:space="preserve"> </w:t>
        </w:r>
      </w:ins>
      <w:ins w:id="650" w:author="Serm Kulvatunyou" w:date="2016-03-02T21:15:00Z">
        <w:r w:rsidR="00C75A9D" w:rsidRPr="00C75A9D">
          <w:rPr>
            <w:rStyle w:val="CodeChar"/>
          </w:rPr>
          <w:t>‘</w:t>
        </w:r>
      </w:ins>
      <w:ins w:id="651" w:author="Serm Kulvatunyou" w:date="2016-03-02T21:14:00Z">
        <w:r w:rsidR="00C75A9D" w:rsidRPr="00C75A9D">
          <w:rPr>
            <w:rStyle w:val="CodeChar"/>
          </w:rPr>
          <w:t>CodeType</w:t>
        </w:r>
      </w:ins>
      <w:ins w:id="652" w:author="Serm Kulvatunyou" w:date="2016-03-02T21:15:00Z">
        <w:r w:rsidR="00C75A9D" w:rsidRPr="00C75A9D">
          <w:rPr>
            <w:rStyle w:val="CodeChar"/>
          </w:rPr>
          <w:t>’)</w:t>
        </w:r>
      </w:ins>
      <w:ins w:id="653" w:author="Serm Kulvatunyou" w:date="2016-03-03T15:03:00Z">
        <w:r w:rsidR="0061367A">
          <w:rPr>
            <w:rStyle w:val="CodeChar"/>
          </w:rPr>
          <w:t>)</w:t>
        </w:r>
      </w:ins>
      <w:ins w:id="654" w:author="Serm Kulvatunyou" w:date="2016-03-03T14:48:00Z">
        <w:r w:rsidR="00F63458">
          <w:rPr>
            <w:rStyle w:val="CodeChar"/>
          </w:rPr>
          <w:t xml:space="preserve">, </w:t>
        </w:r>
        <w:r w:rsidR="00F63458">
          <w:t>else</w:t>
        </w:r>
      </w:ins>
      <w:ins w:id="655" w:author="Serm Kulvatunyou" w:date="2016-03-03T14:49:00Z">
        <w:r w:rsidR="00F63458">
          <w:t xml:space="preserve"> </w:t>
        </w:r>
      </w:ins>
      <w:ins w:id="656" w:author="Serm Kulvatunyou" w:date="2016-03-02T21:16:00Z">
        <w:r w:rsidR="00C75A9D" w:rsidRPr="00F63458">
          <w:rPr>
            <w:rStyle w:val="CodeChar"/>
          </w:rPr>
          <w:t>qualifier</w:t>
        </w:r>
        <w:r w:rsidR="00C75A9D">
          <w:t xml:space="preserve"> is </w:t>
        </w:r>
      </w:ins>
      <w:ins w:id="657" w:author="Serm Kulvatunyou" w:date="2016-03-03T15:03:00Z">
        <w:r w:rsidR="0061367A" w:rsidRPr="0061367A">
          <w:rPr>
            <w:rStyle w:val="CodeChar"/>
          </w:rPr>
          <w:t>SpaceSeparate(</w:t>
        </w:r>
      </w:ins>
      <w:ins w:id="658" w:author="Serm Kulvatunyou" w:date="2016-03-03T14:51:00Z">
        <w:r w:rsidR="00F63458" w:rsidRPr="0061367A">
          <w:rPr>
            <w:rStyle w:val="CodeChar"/>
          </w:rPr>
          <w:t>substring-before(</w:t>
        </w:r>
      </w:ins>
      <w:ins w:id="659" w:author="Serm Kulvatunyou" w:date="2016-03-02T21:16:00Z">
        <w:r w:rsidR="00C75A9D" w:rsidRPr="0061367A">
          <w:rPr>
            <w:rStyle w:val="CodeChar"/>
          </w:rPr>
          <w:t xml:space="preserve">substring-before(./@name, </w:t>
        </w:r>
      </w:ins>
      <w:ins w:id="660" w:author="Serm Kulvatunyou" w:date="2016-03-03T14:51:00Z">
        <w:r w:rsidR="00F63458" w:rsidRPr="0061367A">
          <w:rPr>
            <w:rStyle w:val="CodeChar"/>
          </w:rPr>
          <w:t xml:space="preserve">‘Type’), </w:t>
        </w:r>
      </w:ins>
      <w:ins w:id="661" w:author="Serm Kulvatunyou" w:date="2016-03-03T14:56:00Z">
        <w:r w:rsidR="00F63458" w:rsidRPr="0061367A">
          <w:rPr>
            <w:rStyle w:val="CodeChar"/>
          </w:rPr>
          <w:t>UpperCamelCase(</w:t>
        </w:r>
      </w:ins>
      <w:ins w:id="662" w:author="Serm Kulvatunyou" w:date="2016-03-03T14:50:00Z">
        <w:r w:rsidR="00F63458" w:rsidRPr="0061367A">
          <w:rPr>
            <w:rStyle w:val="CodeChar"/>
          </w:rPr>
          <w:t>First(DENxUUID(</w:t>
        </w:r>
      </w:ins>
      <w:ins w:id="663" w:author="Serm Kulvatunyou" w:date="2016-03-03T14:54:00Z">
        <w:r w:rsidR="00F63458" w:rsidRPr="0061367A">
          <w:rPr>
            <w:rStyle w:val="CodeChar"/>
          </w:rPr>
          <w:t>based_dt_id</w:t>
        </w:r>
      </w:ins>
      <w:ins w:id="664" w:author="Serm Kulvatunyou" w:date="2016-03-03T14:52:00Z">
        <w:r w:rsidR="00F63458" w:rsidRPr="0061367A">
          <w:rPr>
            <w:rStyle w:val="CodeChar"/>
          </w:rPr>
          <w:t>)</w:t>
        </w:r>
      </w:ins>
      <w:ins w:id="665" w:author="Serm Kulvatunyou" w:date="2016-03-03T14:54:00Z">
        <w:r w:rsidR="00F63458" w:rsidRPr="0061367A">
          <w:rPr>
            <w:rStyle w:val="CodeChar"/>
          </w:rPr>
          <w:t>)</w:t>
        </w:r>
      </w:ins>
      <w:ins w:id="666" w:author="Serm Kulvatunyou" w:date="2016-03-03T14:56:00Z">
        <w:r w:rsidR="00F63458" w:rsidRPr="0061367A">
          <w:rPr>
            <w:rStyle w:val="CodeChar"/>
          </w:rPr>
          <w:t>)</w:t>
        </w:r>
      </w:ins>
      <w:ins w:id="667" w:author="Serm Kulvatunyou" w:date="2016-03-03T14:54:00Z">
        <w:r w:rsidR="00F63458" w:rsidRPr="0061367A">
          <w:rPr>
            <w:rStyle w:val="CodeChar"/>
          </w:rPr>
          <w:t>)</w:t>
        </w:r>
      </w:ins>
      <w:ins w:id="668" w:author="Serm Kulvatunyou" w:date="2016-03-03T15:03:00Z">
        <w:r w:rsidR="0061367A" w:rsidRPr="0061367A">
          <w:rPr>
            <w:rStyle w:val="CodeChar"/>
          </w:rPr>
          <w:t>)</w:t>
        </w:r>
      </w:ins>
      <w:ins w:id="669" w:author="Serm Kulvatunyou" w:date="2016-03-02T21:16:00Z">
        <w:r w:rsidR="00C75A9D">
          <w:t xml:space="preserve">. </w:t>
        </w:r>
      </w:ins>
      <w:moveTo w:id="670" w:author="Serm Kulvatunyou" w:date="2016-02-22T18:48:00Z">
        <w:del w:id="671" w:author="Serm Kulvatunyou" w:date="2016-03-02T21:17:00Z">
          <w:r w:rsidRPr="00A158C7" w:rsidDel="00C75A9D">
            <w:rPr>
              <w:rStyle w:val="CodeChar"/>
            </w:rPr>
            <w:delText>SpaceSeparate(</w:delText>
          </w:r>
          <w:r w:rsidDel="00C75A9D">
            <w:rPr>
              <w:rStyle w:val="CodeChar"/>
            </w:rPr>
            <w:delText>substring-before(</w:delText>
          </w:r>
          <w:r w:rsidRPr="00A158C7" w:rsidDel="00C75A9D">
            <w:rPr>
              <w:rStyle w:val="CodeChar"/>
            </w:rPr>
            <w:delText>/@name</w:delText>
          </w:r>
          <w:r w:rsidDel="00C75A9D">
            <w:rPr>
              <w:rStyle w:val="CodeChar"/>
            </w:rPr>
            <w:delText>,</w:delText>
          </w:r>
          <w:r w:rsidRPr="00A158C7" w:rsidDel="00C75A9D">
            <w:rPr>
              <w:rStyle w:val="CodeChar"/>
            </w:rPr>
            <w:delText xml:space="preserve"> “Type”)</w:delText>
          </w:r>
          <w:r w:rsidDel="00C75A9D">
            <w:rPr>
              <w:rStyle w:val="CodeChar"/>
            </w:rPr>
            <w:delText>)</w:delText>
          </w:r>
          <w:r w:rsidRPr="002809A9" w:rsidDel="00C75A9D">
            <w:rPr>
              <w:rStyle w:val="CodeChar"/>
            </w:rPr>
            <w:delText xml:space="preserve"> – </w:delText>
          </w:r>
          <w:r w:rsidDel="00C75A9D">
            <w:rPr>
              <w:rStyle w:val="CodeChar"/>
            </w:rPr>
            <w:delText>First(</w:delText>
          </w:r>
          <w:r w:rsidRPr="002809A9" w:rsidDel="00C75A9D">
            <w:rPr>
              <w:rStyle w:val="CodeChar"/>
            </w:rPr>
            <w:delText>DEN</w:delText>
          </w:r>
          <w:r w:rsidDel="00C75A9D">
            <w:rPr>
              <w:rStyle w:val="CodeChar"/>
            </w:rPr>
            <w:delText>xUUID</w:delText>
          </w:r>
          <w:r w:rsidRPr="002809A9" w:rsidDel="00C75A9D">
            <w:rPr>
              <w:rStyle w:val="CodeChar"/>
            </w:rPr>
            <w:delText>(</w:delText>
          </w:r>
          <w:r w:rsidDel="00C75A9D">
            <w:rPr>
              <w:rStyle w:val="CodeChar"/>
            </w:rPr>
            <w:delText>based_dt_id</w:delText>
          </w:r>
          <w:r w:rsidRPr="002809A9" w:rsidDel="00C75A9D">
            <w:rPr>
              <w:rStyle w:val="CodeChar"/>
            </w:rPr>
            <w:delText>)</w:delText>
          </w:r>
          <w:r w:rsidDel="00C75A9D">
            <w:rPr>
              <w:rStyle w:val="CodeChar"/>
            </w:rPr>
            <w:delText>)</w:delText>
          </w:r>
          <w:r w:rsidDel="00C75A9D">
            <w:delText xml:space="preserve">. </w:delText>
          </w:r>
        </w:del>
        <w:r>
          <w:t>If this results in a blank string, an exception or warning should be logged.</w:t>
        </w:r>
      </w:moveTo>
    </w:p>
    <w:moveToRangeEnd w:id="623"/>
    <w:p w14:paraId="3776F68B" w14:textId="77777777" w:rsidR="00E134E4" w:rsidDel="00EA6E95" w:rsidRDefault="00E134E4" w:rsidP="00E134E4">
      <w:pPr>
        <w:rPr>
          <w:del w:id="672" w:author="Serm Kulvatunyou" w:date="2016-02-22T18:48:00Z"/>
        </w:rPr>
      </w:pPr>
      <w:del w:id="673" w:author="Serm Kulvatunyou" w:date="2016-02-22T18:48:00Z">
        <w:r w:rsidRPr="00112B28" w:rsidDel="00EA6E95">
          <w:rPr>
            <w:rStyle w:val="CodeChar"/>
          </w:rPr>
          <w:delText>Revision_Type</w:delText>
        </w:r>
        <w:r w:rsidDel="00EA6E95">
          <w:delText xml:space="preserve"> = “0” (note: 0 means NEW).</w:delText>
        </w:r>
      </w:del>
    </w:p>
    <w:p w14:paraId="69DCFEEC" w14:textId="77777777" w:rsidR="00CB0C06" w:rsidRDefault="00736ABC" w:rsidP="00CB0C06">
      <w:r>
        <w:rPr>
          <w:rStyle w:val="CodeChar"/>
        </w:rPr>
        <w:t>based_dt_id</w:t>
      </w:r>
      <w:r w:rsidR="00CB0C06">
        <w:t xml:space="preserve"> = Get from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 xml:space="preserve"> //xsd:restriction/@base</w:t>
      </w:r>
      <w:r w:rsidR="00CE296B">
        <w:rPr>
          <w:rStyle w:val="CodeChar"/>
        </w:rPr>
        <w:t>, ‘Type’</w:t>
      </w:r>
      <w:r w:rsidR="00CB0C06" w:rsidRPr="00015656">
        <w:rPr>
          <w:rStyle w:val="CodeChar"/>
        </w:rPr>
        <w:t>)</w:t>
      </w:r>
      <w:r w:rsidR="00CE296B">
        <w:rPr>
          <w:rStyle w:val="CodeChar"/>
        </w:rPr>
        <w:t>))</w:t>
      </w:r>
      <w:r w:rsidR="00CB0C06">
        <w:t xml:space="preserve"> or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//xsd:extension/@base)</w:t>
      </w:r>
      <w:r w:rsidR="00A81318">
        <w:rPr>
          <w:rStyle w:val="CodeChar"/>
        </w:rPr>
        <w:t xml:space="preserve"> </w:t>
      </w:r>
      <w:r w:rsidR="00CE296B">
        <w:rPr>
          <w:rStyle w:val="CodeChar"/>
        </w:rPr>
        <w:t xml:space="preserve">)) </w:t>
      </w:r>
      <w:r w:rsidR="00A81318" w:rsidRPr="00A81318">
        <w:t>if the base is not a code content type, i.e.,</w:t>
      </w:r>
      <w:r w:rsidR="00A81318">
        <w:rPr>
          <w:rStyle w:val="CodeChar"/>
        </w:rPr>
        <w:t xml:space="preserve"> !endsWith(./@base, “CodeContentType”)</w:t>
      </w:r>
      <w:r w:rsidR="00CB0C06">
        <w:t>.</w:t>
      </w:r>
      <w:r w:rsidR="001571B8">
        <w:t xml:space="preserve"> </w:t>
      </w:r>
      <w:r w:rsidR="00A81318">
        <w:t xml:space="preserve">If the base is a code </w:t>
      </w:r>
      <w:r w:rsidR="00A81318" w:rsidRPr="00EA6E95">
        <w:t xml:space="preserve">content type, then this column </w:t>
      </w:r>
      <w:del w:id="674" w:author="Serm Kulvatunyou" w:date="2016-02-22T18:53:00Z">
        <w:r w:rsidR="00A81318" w:rsidRPr="00EA6E95" w:rsidDel="00EA6E95">
          <w:delText xml:space="preserve">should </w:delText>
        </w:r>
      </w:del>
      <w:ins w:id="675" w:author="Serm Kulvatunyou" w:date="2016-02-22T18:53:00Z">
        <w:r w:rsidR="00EA6E95" w:rsidRPr="00EA6E95">
          <w:t xml:space="preserve">shall </w:t>
        </w:r>
      </w:ins>
      <w:r w:rsidR="00A81318" w:rsidRPr="00EA6E95">
        <w:t xml:space="preserve">point to the </w:t>
      </w:r>
      <w:commentRangeStart w:id="676"/>
      <w:r w:rsidR="00A81318" w:rsidRPr="00EA6E95">
        <w:rPr>
          <w:rStyle w:val="CodeChar"/>
        </w:rPr>
        <w:t>CodeType</w:t>
      </w:r>
      <w:r w:rsidR="00A81318" w:rsidRPr="00EA6E95">
        <w:t xml:space="preserve"> </w:t>
      </w:r>
      <w:r w:rsidR="00C128C0">
        <w:rPr>
          <w:highlight w:val="red"/>
        </w:rPr>
        <w:t>unqualified</w:t>
      </w:r>
      <w:r w:rsidR="00A81318" w:rsidRPr="00C00D4F">
        <w:rPr>
          <w:highlight w:val="red"/>
        </w:rPr>
        <w:t xml:space="preserve"> BDT</w:t>
      </w:r>
      <w:commentRangeEnd w:id="676"/>
      <w:r w:rsidR="00C00D4F">
        <w:rPr>
          <w:rStyle w:val="CommentReference"/>
        </w:rPr>
        <w:commentReference w:id="676"/>
      </w:r>
      <w:r w:rsidR="00A81318">
        <w:t xml:space="preserve">. </w:t>
      </w:r>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Pr>
          <w:rStyle w:val="CodeChar"/>
        </w:rPr>
        <w:t>dt_id</w:t>
      </w:r>
      <w:r w:rsidR="00015656">
        <w:t xml:space="preserve"> of that new QBDT</w:t>
      </w:r>
      <w:r w:rsidR="002809A9">
        <w:t>.</w:t>
      </w:r>
      <w:r w:rsidR="001571B8">
        <w:t xml:space="preserve"> </w:t>
      </w:r>
      <w:r w:rsidR="00A158C7">
        <w:t xml:space="preserve">It is an exception for a QBDT, if a </w:t>
      </w:r>
      <w:r>
        <w:rPr>
          <w:rStyle w:val="CodeChar"/>
        </w:rPr>
        <w:t>based_dt_id</w:t>
      </w:r>
      <w:r w:rsidR="00A158C7">
        <w:t xml:space="preserve"> cannot be found.</w:t>
      </w:r>
    </w:p>
    <w:p w14:paraId="5E2C8810" w14:textId="77777777" w:rsidR="00E134E4" w:rsidDel="00EA6E95" w:rsidRDefault="00736ABC" w:rsidP="00E134E4">
      <w:pPr>
        <w:rPr>
          <w:moveFrom w:id="677" w:author="Serm Kulvatunyou" w:date="2016-02-22T18:47:00Z"/>
        </w:rPr>
      </w:pPr>
      <w:moveFromRangeStart w:id="678" w:author="Serm Kulvatunyou" w:date="2016-02-22T18:47:00Z" w:name="move443930197"/>
      <w:moveFrom w:id="679" w:author="Serm Kulvatunyou" w:date="2016-02-22T18:47:00Z">
        <w:r w:rsidDel="00EA6E95">
          <w:rPr>
            <w:rStyle w:val="CodeChar"/>
          </w:rPr>
          <w:t>data_type_term</w:t>
        </w:r>
        <w:r w:rsidR="00E134E4" w:rsidDel="00EA6E95">
          <w:t xml:space="preserve"> = </w:t>
        </w:r>
        <w:commentRangeStart w:id="680"/>
        <w:r w:rsidR="002809A9" w:rsidDel="00EA6E95">
          <w:t xml:space="preserve">Inherit from the based BDT identified in the </w:t>
        </w:r>
        <w:r w:rsidDel="00EA6E95">
          <w:rPr>
            <w:rStyle w:val="CodeChar"/>
          </w:rPr>
          <w:t>based_dt_id</w:t>
        </w:r>
        <w:r w:rsidR="002809A9" w:rsidDel="00EA6E95">
          <w:t xml:space="preserve"> column</w:t>
        </w:r>
        <w:r w:rsidR="00E134E4" w:rsidDel="00EA6E95">
          <w:t>.</w:t>
        </w:r>
        <w:commentRangeEnd w:id="680"/>
        <w:r w:rsidR="00A158C7" w:rsidDel="00EA6E95">
          <w:rPr>
            <w:rStyle w:val="CommentReference"/>
          </w:rPr>
          <w:commentReference w:id="680"/>
        </w:r>
      </w:moveFrom>
    </w:p>
    <w:p w14:paraId="6D6CAFF7" w14:textId="77777777" w:rsidR="00E134E4" w:rsidDel="00EA6E95" w:rsidRDefault="00736ABC" w:rsidP="00E134E4">
      <w:pPr>
        <w:rPr>
          <w:moveFrom w:id="681" w:author="Serm Kulvatunyou" w:date="2016-02-22T18:48:00Z"/>
        </w:rPr>
      </w:pPr>
      <w:moveFromRangeStart w:id="682" w:author="Serm Kulvatunyou" w:date="2016-02-22T18:48:00Z" w:name="move443930212"/>
      <w:moveFromRangeEnd w:id="678"/>
      <w:moveFrom w:id="683" w:author="Serm Kulvatunyou" w:date="2016-02-22T18:48:00Z">
        <w:r w:rsidDel="00EA6E95">
          <w:rPr>
            <w:rStyle w:val="CodeChar"/>
          </w:rPr>
          <w:t>qualifier</w:t>
        </w:r>
        <w:r w:rsidR="00E134E4" w:rsidDel="00EA6E95">
          <w:t xml:space="preserve"> = </w:t>
        </w:r>
        <w:r w:rsidR="00A158C7" w:rsidRPr="00A158C7" w:rsidDel="00EA6E95">
          <w:rPr>
            <w:rStyle w:val="CodeChar"/>
          </w:rPr>
          <w:t>SpaceSeparate(</w:t>
        </w:r>
        <w:r w:rsidR="00CE296B" w:rsidDel="00EA6E95">
          <w:rPr>
            <w:rStyle w:val="CodeChar"/>
          </w:rPr>
          <w:t>substring-before(</w:t>
        </w:r>
        <w:r w:rsidR="002809A9" w:rsidRPr="00A158C7" w:rsidDel="00EA6E95">
          <w:rPr>
            <w:rStyle w:val="CodeChar"/>
          </w:rPr>
          <w:t>/@name</w:t>
        </w:r>
        <w:r w:rsidR="00CE296B" w:rsidDel="00EA6E95">
          <w:rPr>
            <w:rStyle w:val="CodeChar"/>
          </w:rPr>
          <w:t>,</w:t>
        </w:r>
        <w:r w:rsidR="002809A9" w:rsidRPr="00A158C7" w:rsidDel="00EA6E95">
          <w:rPr>
            <w:rStyle w:val="CodeChar"/>
          </w:rPr>
          <w:t xml:space="preserve"> “Type”</w:t>
        </w:r>
        <w:r w:rsidR="00A158C7" w:rsidRPr="00A158C7" w:rsidDel="00EA6E95">
          <w:rPr>
            <w:rStyle w:val="CodeChar"/>
          </w:rPr>
          <w:t>)</w:t>
        </w:r>
        <w:r w:rsidR="00CE296B" w:rsidDel="00EA6E95">
          <w:rPr>
            <w:rStyle w:val="CodeChar"/>
          </w:rPr>
          <w:t>)</w:t>
        </w:r>
        <w:r w:rsidR="002809A9" w:rsidRPr="002809A9" w:rsidDel="00EA6E95">
          <w:rPr>
            <w:rStyle w:val="CodeChar"/>
          </w:rPr>
          <w:t xml:space="preserve"> – </w:t>
        </w:r>
        <w:r w:rsidR="00B804B9" w:rsidDel="00EA6E95">
          <w:rPr>
            <w:rStyle w:val="CodeChar"/>
          </w:rPr>
          <w:t>First(</w:t>
        </w:r>
        <w:r w:rsidR="002809A9" w:rsidRPr="002809A9" w:rsidDel="00EA6E95">
          <w:rPr>
            <w:rStyle w:val="CodeChar"/>
          </w:rPr>
          <w:t>DEN</w:t>
        </w:r>
        <w:r w:rsidR="00F54B52" w:rsidDel="00EA6E95">
          <w:rPr>
            <w:rStyle w:val="CodeChar"/>
          </w:rPr>
          <w:t>xUUID</w:t>
        </w:r>
        <w:r w:rsidR="002809A9" w:rsidRPr="002809A9" w:rsidDel="00EA6E95">
          <w:rPr>
            <w:rStyle w:val="CodeChar"/>
          </w:rPr>
          <w:t>(</w:t>
        </w:r>
        <w:r w:rsidDel="00EA6E95">
          <w:rPr>
            <w:rStyle w:val="CodeChar"/>
          </w:rPr>
          <w:t>based_dt_id</w:t>
        </w:r>
        <w:r w:rsidR="002809A9" w:rsidRPr="002809A9" w:rsidDel="00EA6E95">
          <w:rPr>
            <w:rStyle w:val="CodeChar"/>
          </w:rPr>
          <w:t>)</w:t>
        </w:r>
        <w:r w:rsidR="00B804B9" w:rsidDel="00EA6E95">
          <w:rPr>
            <w:rStyle w:val="CodeChar"/>
          </w:rPr>
          <w:t>)</w:t>
        </w:r>
        <w:r w:rsidR="00E134E4" w:rsidDel="00EA6E95">
          <w:t>.</w:t>
        </w:r>
        <w:r w:rsidR="00A158C7" w:rsidDel="00EA6E95">
          <w:t xml:space="preserve"> If this results in a blank string, an exception or warning should be logged.</w:t>
        </w:r>
      </w:moveFrom>
    </w:p>
    <w:moveFromRangeEnd w:id="682"/>
    <w:p w14:paraId="7DA794FB" w14:textId="77777777" w:rsidR="00E134E4" w:rsidRDefault="00736ABC" w:rsidP="00E134E4">
      <w:r>
        <w:rPr>
          <w:rStyle w:val="CodeChar"/>
        </w:rPr>
        <w:t>den</w:t>
      </w:r>
      <w:r w:rsidR="00E134E4">
        <w:t xml:space="preserve"> =</w:t>
      </w:r>
      <w:r w:rsidR="00015656">
        <w:t xml:space="preserve"> </w:t>
      </w:r>
      <w:ins w:id="684" w:author="Serm Kulvatunyou" w:date="2016-03-02T21:18:00Z">
        <w:r w:rsidR="00C75A9D">
          <w:t xml:space="preserve">if </w:t>
        </w:r>
        <w:r w:rsidR="00C75A9D" w:rsidRPr="00C75A9D">
          <w:rPr>
            <w:rStyle w:val="CodeChar"/>
          </w:rPr>
          <w:t>ends-with(</w:t>
        </w:r>
        <w:r w:rsidR="00C75A9D" w:rsidRPr="00C75A9D">
          <w:rPr>
            <w:rStyle w:val="CodeChar"/>
          </w:rPr>
          <w:fldChar w:fldCharType="begin"/>
        </w:r>
        <w:r w:rsidR="00C75A9D" w:rsidRPr="00C75A9D">
          <w:rPr>
            <w:rStyle w:val="CodeChar"/>
          </w:rPr>
          <w:instrText xml:space="preserve"> HYPERLINK "mailto:./extension/@base" </w:instrText>
        </w:r>
        <w:r w:rsidR="00C75A9D" w:rsidRPr="00C75A9D">
          <w:rPr>
            <w:rStyle w:val="CodeChar"/>
          </w:rPr>
          <w:fldChar w:fldCharType="separate"/>
        </w:r>
        <w:r w:rsidR="00C75A9D" w:rsidRPr="00C75A9D">
          <w:rPr>
            <w:rStyle w:val="CodeChar"/>
          </w:rPr>
          <w:t>.//xsd:extension/@base</w:t>
        </w:r>
        <w:r w:rsidR="00C75A9D" w:rsidRPr="00C75A9D">
          <w:rPr>
            <w:rStyle w:val="CodeChar"/>
          </w:rPr>
          <w:fldChar w:fldCharType="end"/>
        </w:r>
        <w:r w:rsidR="00C75A9D" w:rsidRPr="00C75A9D">
          <w:rPr>
            <w:rStyle w:val="CodeChar"/>
          </w:rPr>
          <w:t>, ‘CodeContentType’)</w:t>
        </w:r>
        <w:r w:rsidR="00C75A9D">
          <w:t xml:space="preserve"> then den is </w:t>
        </w:r>
        <w:r w:rsidR="00C75A9D" w:rsidRPr="00C75A9D">
          <w:rPr>
            <w:rStyle w:val="CodeChar"/>
          </w:rPr>
          <w:t>qualifier + “_</w:t>
        </w:r>
      </w:ins>
      <w:ins w:id="685" w:author="Serm Kulvatunyou" w:date="2016-03-03T15:05:00Z">
        <w:r w:rsidR="0061367A">
          <w:rPr>
            <w:rStyle w:val="CodeChar"/>
          </w:rPr>
          <w:t xml:space="preserve"> </w:t>
        </w:r>
      </w:ins>
      <w:ins w:id="686" w:author="Serm Kulvatunyou" w:date="2016-03-02T21:18:00Z">
        <w:r w:rsidR="00C75A9D" w:rsidRPr="00C75A9D">
          <w:rPr>
            <w:rStyle w:val="CodeChar"/>
          </w:rPr>
          <w:t xml:space="preserve">” + </w:t>
        </w:r>
      </w:ins>
      <w:ins w:id="687" w:author="Serm Kulvatunyou" w:date="2016-03-02T21:19:00Z">
        <w:r w:rsidR="00C75A9D" w:rsidRPr="00C75A9D">
          <w:rPr>
            <w:rStyle w:val="CodeChar"/>
          </w:rPr>
          <w:t>“Code. Type”</w:t>
        </w:r>
        <w:r w:rsidR="00C75A9D">
          <w:t xml:space="preserve">. Otherwise, </w:t>
        </w:r>
      </w:ins>
      <w:ins w:id="688" w:author="Serm Kulvatunyou" w:date="2016-03-02T21:20:00Z">
        <w:r w:rsidR="00C75A9D">
          <w:t>it is</w:t>
        </w:r>
      </w:ins>
      <w:ins w:id="689" w:author="Serm Kulvatunyou" w:date="2016-03-02T21:18:00Z">
        <w:r w:rsidR="00C75A9D">
          <w:rPr>
            <w:rStyle w:val="CodeChar"/>
          </w:rPr>
          <w:t xml:space="preserve"> </w:t>
        </w:r>
      </w:ins>
      <w:r>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w:t>
      </w:r>
      <w:r>
        <w:rPr>
          <w:rStyle w:val="CodeChar"/>
        </w:rPr>
        <w:t>based_dt_id</w:t>
      </w:r>
      <w:r w:rsidR="00B804B9" w:rsidRPr="002809A9">
        <w:rPr>
          <w:rStyle w:val="CodeChar"/>
        </w:rPr>
        <w:t>)</w:t>
      </w:r>
      <w:r w:rsidR="00E134E4">
        <w:t>.</w:t>
      </w:r>
      <w:r w:rsidR="00061D51">
        <w:t xml:space="preserve"> Ex. </w:t>
      </w:r>
      <w:r>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Type</w:t>
      </w:r>
      <w:r w:rsidR="00061D51" w:rsidRPr="00061D51">
        <w:rPr>
          <w:rStyle w:val="CodeChar"/>
        </w:rPr>
        <w:t>”</w:t>
      </w:r>
      <w:r w:rsidR="00061D51">
        <w:t>.</w:t>
      </w:r>
      <w:r w:rsidR="00E979A2">
        <w:t xml:space="preserve"> It is an exception if this </w:t>
      </w:r>
      <w:r w:rsidR="00CE296B">
        <w:t xml:space="preserve">is </w:t>
      </w:r>
      <w:r w:rsidR="00E979A2">
        <w:t>empty.</w:t>
      </w:r>
    </w:p>
    <w:p w14:paraId="210B63F0" w14:textId="77777777" w:rsidR="00E134E4" w:rsidRDefault="00127238" w:rsidP="00E134E4">
      <w:r>
        <w:rPr>
          <w:rStyle w:val="CodeChar"/>
          <w:rFonts w:eastAsia="Malgun Gothic"/>
        </w:rPr>
        <w:t>content_component_den</w:t>
      </w:r>
      <w:r w:rsidR="00E134E4">
        <w:t xml:space="preserve"> = </w:t>
      </w:r>
      <w:r w:rsidR="00B804B9">
        <w:t>substring-before(</w:t>
      </w:r>
      <w:r w:rsidR="00736ABC">
        <w:rPr>
          <w:rStyle w:val="CodeChar"/>
        </w:rPr>
        <w:t>den</w:t>
      </w:r>
      <w:commentRangeStart w:id="690"/>
      <w:r w:rsidR="00B804B9">
        <w:rPr>
          <w:rStyle w:val="CodeChar"/>
        </w:rPr>
        <w:t>, “. Type”)</w:t>
      </w:r>
      <w:r w:rsidR="00061D51" w:rsidRPr="00061D51">
        <w:rPr>
          <w:rStyle w:val="CodeChar"/>
        </w:rPr>
        <w:t xml:space="preserve"> + “. Content”</w:t>
      </w:r>
      <w:r w:rsidR="00061D51">
        <w:t xml:space="preserve">. Ex. </w:t>
      </w:r>
      <w:r w:rsidR="00E134E4" w:rsidRPr="00112B28">
        <w:rPr>
          <w:rStyle w:val="CodeChar"/>
        </w:rPr>
        <w:t>“</w:t>
      </w:r>
      <w:r w:rsidR="00061D51">
        <w:rPr>
          <w:rStyle w:val="CodeChar"/>
        </w:rPr>
        <w:t>Open</w:t>
      </w:r>
      <w:r w:rsidR="00B804B9">
        <w:rPr>
          <w:rStyle w:val="CodeChar"/>
        </w:rPr>
        <w:t xml:space="preserve">_ </w:t>
      </w:r>
      <w:r w:rsidR="00061D51">
        <w:rPr>
          <w:rStyle w:val="CodeChar"/>
        </w:rPr>
        <w:t xml:space="preserve"> </w:t>
      </w:r>
      <w:r w:rsidR="00E134E4" w:rsidRPr="00112B28">
        <w:rPr>
          <w:rStyle w:val="CodeChar"/>
        </w:rPr>
        <w:t>Amount. Content”</w:t>
      </w:r>
      <w:r w:rsidR="00E134E4">
        <w:t>.</w:t>
      </w:r>
      <w:commentRangeEnd w:id="690"/>
      <w:r w:rsidR="00061D51">
        <w:rPr>
          <w:rStyle w:val="CommentReference"/>
        </w:rPr>
        <w:commentReference w:id="690"/>
      </w:r>
    </w:p>
    <w:p w14:paraId="4D05A050" w14:textId="77777777" w:rsidR="00E134E4" w:rsidRDefault="00B66EC6" w:rsidP="00E134E4">
      <w:r>
        <w:rPr>
          <w:rStyle w:val="CodeChar"/>
        </w:rPr>
        <w:t>definition</w:t>
      </w:r>
      <w:r w:rsidR="00E134E4">
        <w:t xml:space="preserve"> = </w:t>
      </w:r>
      <w:commentRangeStart w:id="691"/>
      <w:r w:rsidR="00F42F38">
        <w:t xml:space="preserve">Use the value from </w:t>
      </w:r>
      <w:r w:rsidR="00F42F38" w:rsidRPr="00EB739D">
        <w:rPr>
          <w:rStyle w:val="CodeChar"/>
        </w:rPr>
        <w:t>./xsd:annotation/xsd:documentation</w:t>
      </w:r>
      <w:r w:rsidR="00EB739D">
        <w:t xml:space="preserve"> if any</w:t>
      </w:r>
      <w:ins w:id="692" w:author="Serm Kulvatunyou" w:date="2016-02-22T18:56:00Z">
        <w:r w:rsidR="00FC4F74">
          <w:t>,</w:t>
        </w:r>
      </w:ins>
      <w:r w:rsidR="00EB739D">
        <w:t xml:space="preserve"> otherwise leave empty</w:t>
      </w:r>
      <w:r w:rsidR="00E134E4">
        <w:t>.</w:t>
      </w:r>
      <w:commentRangeEnd w:id="691"/>
      <w:r w:rsidR="00EB739D">
        <w:rPr>
          <w:rStyle w:val="CommentReference"/>
        </w:rPr>
        <w:commentReference w:id="691"/>
      </w:r>
    </w:p>
    <w:p w14:paraId="6BE40AC1" w14:textId="77777777" w:rsidR="00E134E4" w:rsidRDefault="00127238" w:rsidP="00E134E4">
      <w:r>
        <w:rPr>
          <w:rStyle w:val="CodeChar"/>
        </w:rPr>
        <w:t>content_component_definition</w:t>
      </w:r>
      <w:r w:rsidR="00E134E4">
        <w:t xml:space="preserve"> =</w:t>
      </w:r>
      <w:r w:rsidR="00EB739D">
        <w:t xml:space="preserve"> Leave empty</w:t>
      </w:r>
      <w:r w:rsidR="00E134E4">
        <w:t>.</w:t>
      </w:r>
    </w:p>
    <w:p w14:paraId="267D8B52" w14:textId="77777777" w:rsidR="00E134E4" w:rsidRDefault="00127238" w:rsidP="00E134E4">
      <w:r>
        <w:rPr>
          <w:rStyle w:val="CodeChar"/>
        </w:rPr>
        <w:t>revision_doc</w:t>
      </w:r>
      <w:r w:rsidR="00E134E4">
        <w:t xml:space="preserve"> = </w:t>
      </w:r>
      <w:r w:rsidR="00EB739D">
        <w:t>Leave empty</w:t>
      </w:r>
      <w:r w:rsidR="00E134E4">
        <w:t>.</w:t>
      </w:r>
    </w:p>
    <w:p w14:paraId="39569059" w14:textId="77777777" w:rsidR="00E134E4" w:rsidRDefault="00127238" w:rsidP="00E134E4">
      <w:r>
        <w:rPr>
          <w:rStyle w:val="CodeChar"/>
        </w:rPr>
        <w:t>state</w:t>
      </w:r>
      <w:r w:rsidR="00E134E4">
        <w:t xml:space="preserve"> = </w:t>
      </w:r>
      <w:r w:rsidR="00E134E4" w:rsidRPr="00112B28">
        <w:rPr>
          <w:rStyle w:val="CodeChar"/>
        </w:rPr>
        <w:t>“</w:t>
      </w:r>
      <w:r w:rsidR="007A6CA8">
        <w:rPr>
          <w:rStyle w:val="CodeChar"/>
        </w:rPr>
        <w:t>3</w:t>
      </w:r>
      <w:r w:rsidR="00E134E4" w:rsidRPr="00112B28">
        <w:rPr>
          <w:rStyle w:val="CodeChar"/>
        </w:rPr>
        <w:t>”</w:t>
      </w:r>
      <w:r w:rsidR="00E134E4">
        <w:t xml:space="preserve"> (note: </w:t>
      </w:r>
      <w:r w:rsidR="007A6CA8">
        <w:t>3</w:t>
      </w:r>
      <w:r w:rsidR="00E134E4">
        <w:t xml:space="preserve"> means published).</w:t>
      </w:r>
    </w:p>
    <w:p w14:paraId="48EC6BB7" w14:textId="77777777" w:rsidR="00E134E4" w:rsidRDefault="00127238" w:rsidP="00E134E4">
      <w:pPr>
        <w:rPr>
          <w:ins w:id="693" w:author="Serm Kulvatunyou" w:date="2016-02-22T18:49:00Z"/>
        </w:rPr>
      </w:pPr>
      <w:r>
        <w:rPr>
          <w:rStyle w:val="CodeChar"/>
        </w:rPr>
        <w:t>created_by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0ED2CF7" w14:textId="77777777" w:rsidR="00EA6E95" w:rsidRDefault="00EA6E95" w:rsidP="00E134E4">
      <w:ins w:id="694" w:author="Serm Kulvatunyou" w:date="2016-02-22T18:49:00Z">
        <w:r>
          <w:rPr>
            <w:rStyle w:val="CodeChar"/>
          </w:rPr>
          <w:t>o</w:t>
        </w:r>
        <w:r w:rsidRPr="00DA252D">
          <w:rPr>
            <w:rStyle w:val="CodeChar"/>
          </w:rPr>
          <w:t>wner_user_id</w:t>
        </w:r>
        <w:r>
          <w:t xml:space="preserve"> = </w:t>
        </w:r>
        <w:r w:rsidRPr="00DA252D">
          <w:rPr>
            <w:rStyle w:val="CodeChar"/>
          </w:rPr>
          <w:t>“oagis”</w:t>
        </w:r>
        <w:r>
          <w:t>.</w:t>
        </w:r>
      </w:ins>
    </w:p>
    <w:p w14:paraId="15E2BF46" w14:textId="77777777" w:rsidR="00E134E4" w:rsidRDefault="00127238" w:rsidP="00E134E4">
      <w:r>
        <w:rPr>
          <w:rStyle w:val="CodeChar"/>
        </w:rPr>
        <w:t>last_updated_by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6D0951B" w14:textId="77777777" w:rsidR="00E134E4" w:rsidRDefault="00127238" w:rsidP="00E134E4">
      <w:r>
        <w:rPr>
          <w:rStyle w:val="CodeChar"/>
        </w:rPr>
        <w:t>creation_timestamp</w:t>
      </w:r>
      <w:r w:rsidR="00E134E4">
        <w:t xml:space="preserve"> = </w:t>
      </w:r>
      <w:r w:rsidR="00E134E4" w:rsidRPr="00112B28">
        <w:t>Current time</w:t>
      </w:r>
      <w:r w:rsidR="00E134E4">
        <w:t>.</w:t>
      </w:r>
    </w:p>
    <w:p w14:paraId="7AF4FAE1" w14:textId="77777777" w:rsidR="00267317" w:rsidRDefault="00127238" w:rsidP="004409CB">
      <w:pPr>
        <w:rPr>
          <w:ins w:id="695" w:author="Serm Kulvatunyou" w:date="2016-02-22T18:50:00Z"/>
        </w:rPr>
      </w:pPr>
      <w:r>
        <w:rPr>
          <w:rStyle w:val="CodeChar"/>
        </w:rPr>
        <w:t>last_update_timestamp</w:t>
      </w:r>
      <w:r w:rsidR="00E134E4">
        <w:t xml:space="preserve"> = Same as </w:t>
      </w:r>
      <w:r>
        <w:rPr>
          <w:rStyle w:val="CodeChar"/>
        </w:rPr>
        <w:t>creation_timestamp</w:t>
      </w:r>
      <w:r w:rsidR="00E134E4">
        <w:t>.</w:t>
      </w:r>
    </w:p>
    <w:p w14:paraId="23499448" w14:textId="77777777" w:rsidR="00EA6E95" w:rsidRDefault="00EA6E95" w:rsidP="00EA6E95">
      <w:pPr>
        <w:rPr>
          <w:ins w:id="696" w:author="Serm Kulvatunyou" w:date="2016-02-22T18:50:00Z"/>
        </w:rPr>
      </w:pPr>
      <w:ins w:id="697" w:author="Serm Kulvatunyou" w:date="2016-02-22T18:50:00Z">
        <w:r w:rsidRPr="00EB13B1">
          <w:rPr>
            <w:rStyle w:val="CodeChar"/>
          </w:rPr>
          <w:lastRenderedPageBreak/>
          <w:t>revision_num</w:t>
        </w:r>
        <w:r>
          <w:t xml:space="preserve"> = </w:t>
        </w:r>
        <w:r w:rsidRPr="00EB13B1">
          <w:rPr>
            <w:rStyle w:val="CodeChar"/>
          </w:rPr>
          <w:t>0</w:t>
        </w:r>
        <w:r>
          <w:t>.</w:t>
        </w:r>
      </w:ins>
    </w:p>
    <w:p w14:paraId="58CA6273" w14:textId="77777777" w:rsidR="00EA6E95" w:rsidRDefault="00EA6E95" w:rsidP="00EA6E95">
      <w:pPr>
        <w:rPr>
          <w:ins w:id="698" w:author="Serm Kulvatunyou" w:date="2016-02-22T18:50:00Z"/>
        </w:rPr>
      </w:pPr>
      <w:ins w:id="699" w:author="Serm Kulvatunyou" w:date="2016-02-22T18:50:00Z">
        <w:r w:rsidRPr="00EB13B1">
          <w:rPr>
            <w:rStyle w:val="CodeChar"/>
          </w:rPr>
          <w:t>revision_tracking_num</w:t>
        </w:r>
        <w:r>
          <w:t xml:space="preserve"> = </w:t>
        </w:r>
        <w:r w:rsidRPr="00EB13B1">
          <w:rPr>
            <w:rStyle w:val="CodeChar"/>
          </w:rPr>
          <w:t>0</w:t>
        </w:r>
        <w:r>
          <w:t>.</w:t>
        </w:r>
      </w:ins>
    </w:p>
    <w:p w14:paraId="672FBCE0" w14:textId="77777777" w:rsidR="00EA6E95" w:rsidRDefault="00EA6E95" w:rsidP="00EA6E95">
      <w:pPr>
        <w:rPr>
          <w:ins w:id="700" w:author="Serm Kulvatunyou" w:date="2016-02-22T18:50:00Z"/>
        </w:rPr>
      </w:pPr>
      <w:ins w:id="701" w:author="Serm Kulvatunyou" w:date="2016-02-22T18:50:00Z">
        <w:r w:rsidRPr="00EB13B1">
          <w:rPr>
            <w:rStyle w:val="CodeChar"/>
          </w:rPr>
          <w:t>revision_action</w:t>
        </w:r>
        <w:r>
          <w:t xml:space="preserve"> = </w:t>
        </w:r>
        <w:r w:rsidRPr="00EB13B1">
          <w:rPr>
            <w:rStyle w:val="CodeChar"/>
          </w:rPr>
          <w:t>null</w:t>
        </w:r>
        <w:r>
          <w:t>.</w:t>
        </w:r>
      </w:ins>
    </w:p>
    <w:p w14:paraId="2D6DDB2E" w14:textId="77777777" w:rsidR="00EA6E95" w:rsidRDefault="00EA6E95" w:rsidP="00EA6E95">
      <w:pPr>
        <w:rPr>
          <w:ins w:id="702" w:author="Serm Kulvatunyou" w:date="2016-02-22T18:50:00Z"/>
        </w:rPr>
      </w:pPr>
      <w:ins w:id="703" w:author="Serm Kulvatunyou" w:date="2016-02-22T18:50:00Z">
        <w:r w:rsidRPr="00EB13B1">
          <w:rPr>
            <w:rStyle w:val="CodeChar"/>
          </w:rPr>
          <w:t>release_id</w:t>
        </w:r>
        <w:r>
          <w:t xml:space="preserve"> = </w:t>
        </w:r>
        <w:r w:rsidRPr="00F323CD">
          <w:rPr>
            <w:rStyle w:val="CodeChar"/>
          </w:rPr>
          <w:t>null</w:t>
        </w:r>
        <w:r>
          <w:t>.</w:t>
        </w:r>
      </w:ins>
    </w:p>
    <w:p w14:paraId="6A7E4C93" w14:textId="77777777" w:rsidR="00EA6E95" w:rsidRDefault="00EA6E95" w:rsidP="00EA6E95">
      <w:pPr>
        <w:rPr>
          <w:ins w:id="704" w:author="Serm Kulvatunyou" w:date="2016-02-22T18:50:00Z"/>
        </w:rPr>
      </w:pPr>
      <w:ins w:id="705" w:author="Serm Kulvatunyou" w:date="2016-02-22T18:50:00Z">
        <w:r w:rsidRPr="00EB13B1">
          <w:rPr>
            <w:rStyle w:val="CodeChar"/>
          </w:rPr>
          <w:t>current_bdt_id</w:t>
        </w:r>
        <w:r>
          <w:t xml:space="preserve"> = </w:t>
        </w:r>
        <w:r w:rsidRPr="00F323CD">
          <w:rPr>
            <w:rStyle w:val="CodeChar"/>
          </w:rPr>
          <w:t>null</w:t>
        </w:r>
        <w:r>
          <w:t xml:space="preserve">. </w:t>
        </w:r>
      </w:ins>
    </w:p>
    <w:p w14:paraId="0A4C8D94" w14:textId="77777777" w:rsidR="00EA6E95" w:rsidRDefault="00EA6E95" w:rsidP="00EA6E95">
      <w:pPr>
        <w:rPr>
          <w:ins w:id="706" w:author="Serm Kulvatunyou" w:date="2016-02-22T18:50:00Z"/>
        </w:rPr>
      </w:pPr>
      <w:ins w:id="707" w:author="Serm Kulvatunyou" w:date="2016-02-22T18:50:00Z">
        <w:r w:rsidRPr="00EB13B1">
          <w:rPr>
            <w:rStyle w:val="CodeChar"/>
          </w:rPr>
          <w:t>is_deprecated</w:t>
        </w:r>
        <w:r>
          <w:t xml:space="preserve"> = </w:t>
        </w:r>
        <w:r w:rsidRPr="00F323CD">
          <w:rPr>
            <w:rStyle w:val="CodeChar"/>
          </w:rPr>
          <w:t>false</w:t>
        </w:r>
        <w:r>
          <w:t>.</w:t>
        </w:r>
      </w:ins>
    </w:p>
    <w:p w14:paraId="35E02901" w14:textId="77777777" w:rsidR="00EA6E95" w:rsidRDefault="00EA6E95" w:rsidP="004409CB"/>
    <w:p w14:paraId="7391D4B7" w14:textId="77777777" w:rsidR="004409CB" w:rsidRDefault="004409CB" w:rsidP="004409CB"/>
    <w:p w14:paraId="3C9A6A04" w14:textId="77777777" w:rsidR="004409CB" w:rsidDel="00EA6E95" w:rsidRDefault="004409CB" w:rsidP="004409CB">
      <w:pPr>
        <w:rPr>
          <w:del w:id="708" w:author="Serm Kulvatunyou" w:date="2016-02-22T18:51:00Z"/>
        </w:rPr>
      </w:pPr>
      <w:commentRangeStart w:id="709"/>
      <w:del w:id="710" w:author="Serm Kulvatunyou" w:date="2016-02-22T18:51:00Z">
        <w:r w:rsidDel="00EA6E95">
          <w:delText xml:space="preserve">Some fixes to </w:delText>
        </w:r>
        <w:r w:rsidRPr="00FA3A72" w:rsidDel="00EA6E95">
          <w:rPr>
            <w:rStyle w:val="CodeChar"/>
          </w:rPr>
          <w:delText>Fields.xsd</w:delText>
        </w:r>
        <w:r w:rsidDel="00EA6E95">
          <w:delText xml:space="preserve"> to do before the import.</w:delText>
        </w:r>
        <w:commentRangeEnd w:id="709"/>
        <w:r w:rsidR="00DC4947" w:rsidDel="00EA6E95">
          <w:rPr>
            <w:rStyle w:val="CommentReference"/>
          </w:rPr>
          <w:commentReference w:id="709"/>
        </w:r>
      </w:del>
    </w:p>
    <w:p w14:paraId="0AE1E6E9" w14:textId="77777777" w:rsidR="004409CB" w:rsidDel="00EA6E95" w:rsidRDefault="004409CB" w:rsidP="008F2EBB">
      <w:pPr>
        <w:pStyle w:val="ListParagraph"/>
        <w:numPr>
          <w:ilvl w:val="0"/>
          <w:numId w:val="6"/>
        </w:numPr>
        <w:rPr>
          <w:del w:id="711" w:author="Serm Kulvatunyou" w:date="2016-02-22T18:51:00Z"/>
        </w:rPr>
      </w:pPr>
      <w:del w:id="712" w:author="Serm Kulvatunyou" w:date="2016-02-22T18:51:00Z">
        <w:r w:rsidDel="00EA6E95">
          <w:delText xml:space="preserve">Change the </w:delText>
        </w:r>
        <w:r w:rsidRPr="00FA3A72" w:rsidDel="00EA6E95">
          <w:rPr>
            <w:rStyle w:val="CodeChar"/>
          </w:rPr>
          <w:delText>RecordFieldValueType</w:delText>
        </w:r>
        <w:r w:rsidDel="00EA6E95">
          <w:delText xml:space="preserve"> to extend </w:delText>
        </w:r>
        <w:r w:rsidRPr="00FA3A72" w:rsidDel="00EA6E95">
          <w:rPr>
            <w:rStyle w:val="CodeChar"/>
          </w:rPr>
          <w:delText>ValueType</w:delText>
        </w:r>
        <w:r w:rsidDel="00EA6E95">
          <w:delText>.</w:delText>
        </w:r>
      </w:del>
    </w:p>
    <w:p w14:paraId="176428C0" w14:textId="77777777" w:rsidR="006427AD" w:rsidRDefault="006427AD" w:rsidP="00356594">
      <w:pPr>
        <w:pStyle w:val="Heading6"/>
      </w:pPr>
      <w:bookmarkStart w:id="713" w:name="_Toc442108935"/>
      <w:r>
        <w:t xml:space="preserve">Populate </w:t>
      </w:r>
      <w:r w:rsidR="00072832">
        <w:t>bdt_pri_restri</w:t>
      </w:r>
      <w:r>
        <w:t xml:space="preserve"> table</w:t>
      </w:r>
      <w:bookmarkEnd w:id="713"/>
    </w:p>
    <w:p w14:paraId="787C18C0" w14:textId="77777777" w:rsidR="00330663" w:rsidRPr="00864DD4" w:rsidRDefault="00330663" w:rsidP="00330663">
      <w:r>
        <w:t xml:space="preserve">Assign the record from </w:t>
      </w:r>
      <w:r w:rsidR="00DE19C3">
        <w:rPr>
          <w:rStyle w:val="CodeChar"/>
        </w:rPr>
        <w:t>cdt_awd_pri_xps_type_map</w:t>
      </w:r>
      <w:r>
        <w:t xml:space="preserve"> </w:t>
      </w:r>
      <w:r w:rsidR="00457CE3">
        <w:t xml:space="preserve">or </w:t>
      </w:r>
      <w:r w:rsidR="002D3A91">
        <w:rPr>
          <w:rStyle w:val="CodeChar"/>
        </w:rPr>
        <w:t>code_list</w:t>
      </w:r>
      <w:r w:rsidR="00457CE3">
        <w:t xml:space="preserve"> tables </w:t>
      </w:r>
      <w:r>
        <w:t>to the qualified BDTs based on its XSD built-in type</w:t>
      </w:r>
      <w:r w:rsidR="00457CE3">
        <w:t xml:space="preserve"> or its associated code list</w:t>
      </w:r>
      <w:r>
        <w:t>.</w:t>
      </w:r>
    </w:p>
    <w:p w14:paraId="4BCE7722" w14:textId="77777777" w:rsidR="00330663" w:rsidRDefault="00330663" w:rsidP="00330663"/>
    <w:tbl>
      <w:tblPr>
        <w:tblStyle w:val="TableGrid"/>
        <w:tblW w:w="0" w:type="auto"/>
        <w:tblLook w:val="04A0" w:firstRow="1" w:lastRow="0" w:firstColumn="1" w:lastColumn="0" w:noHBand="0" w:noVBand="1"/>
      </w:tblPr>
      <w:tblGrid>
        <w:gridCol w:w="9350"/>
      </w:tblGrid>
      <w:tr w:rsidR="002A3D59" w:rsidRPr="002A3D59" w14:paraId="57F6F167" w14:textId="77777777" w:rsidTr="002A3D59">
        <w:trPr>
          <w:trHeight w:val="485"/>
        </w:trPr>
        <w:tc>
          <w:tcPr>
            <w:tcW w:w="9576" w:type="dxa"/>
          </w:tcPr>
          <w:p w14:paraId="4ABD3715" w14:textId="77777777" w:rsidR="002A3D59" w:rsidRPr="002A3D59" w:rsidRDefault="00072832" w:rsidP="00DC1716">
            <w:r>
              <w:rPr>
                <w:rStyle w:val="CodeChar"/>
              </w:rPr>
              <w:t>bdt_pri_restri_id</w:t>
            </w:r>
            <w:r w:rsidR="002A3D59" w:rsidRPr="002A3D59">
              <w:t xml:space="preserve"> = Auto-generate database key.</w:t>
            </w:r>
          </w:p>
        </w:tc>
      </w:tr>
      <w:tr w:rsidR="002A3D59" w:rsidRPr="002A3D59" w14:paraId="55E9C052" w14:textId="77777777" w:rsidTr="002A3D59">
        <w:trPr>
          <w:trHeight w:val="719"/>
        </w:trPr>
        <w:tc>
          <w:tcPr>
            <w:tcW w:w="9576" w:type="dxa"/>
          </w:tcPr>
          <w:p w14:paraId="3797CEEA" w14:textId="77777777" w:rsidR="002A3D59" w:rsidRPr="002A3D59" w:rsidRDefault="00072832" w:rsidP="00DC1716">
            <w:r>
              <w:rPr>
                <w:rStyle w:val="CodeChar"/>
              </w:rPr>
              <w:t>bdt_id</w:t>
            </w:r>
            <w:r w:rsidR="002A3D59" w:rsidRPr="002A3D59">
              <w:t xml:space="preserve"> = Foreign key to the BDTs populated in the previous section. There will be 1 or more rows in this table for each BDT because of the 1:m map between the CDT Primitive and XSD built-in type.</w:t>
            </w:r>
          </w:p>
        </w:tc>
      </w:tr>
      <w:tr w:rsidR="002A3D59" w:rsidRPr="002A3D59" w14:paraId="78B74704" w14:textId="77777777" w:rsidTr="002A3D59">
        <w:trPr>
          <w:trHeight w:val="1781"/>
        </w:trPr>
        <w:tc>
          <w:tcPr>
            <w:tcW w:w="9576" w:type="dxa"/>
          </w:tcPr>
          <w:p w14:paraId="0383F76A" w14:textId="77777777" w:rsidR="002A3D59" w:rsidRPr="002A3D59" w:rsidRDefault="00A24AD6" w:rsidP="00DC1716">
            <w:r>
              <w:rPr>
                <w:rStyle w:val="CodeChar"/>
              </w:rPr>
              <w:t>cdt_awd_pri_xps_type_map_id</w:t>
            </w:r>
            <w:r w:rsidR="002A3D59" w:rsidRPr="002A3D59">
              <w:t xml:space="preserve"> = This is a foreign key to the </w:t>
            </w:r>
            <w:r w:rsidR="005C46FF">
              <w:rPr>
                <w:rStyle w:val="CodeChar"/>
              </w:rPr>
              <w:t>cdt_awd_pri_xps_type_map</w:t>
            </w:r>
            <w:r w:rsidR="002A3D59" w:rsidRPr="002A3D59">
              <w:t xml:space="preserve"> table in section </w:t>
            </w:r>
            <w:r w:rsidR="002A3D59" w:rsidRPr="002A3D59">
              <w:fldChar w:fldCharType="begin"/>
            </w:r>
            <w:r w:rsidR="002A3D59" w:rsidRPr="002A3D59">
              <w:instrText xml:space="preserve"> REF _Ref390787662 \r \h </w:instrText>
            </w:r>
            <w:r w:rsidR="002A3D59" w:rsidRPr="002A3D59">
              <w:fldChar w:fldCharType="separate"/>
            </w:r>
            <w:ins w:id="714" w:author="Serm Kulvatunyou" w:date="2016-02-22T19:00:00Z">
              <w:r w:rsidR="00FC4F74">
                <w:t>3.1.1.5.5</w:t>
              </w:r>
            </w:ins>
            <w:del w:id="715" w:author="Serm Kulvatunyou" w:date="2016-02-22T19:00:00Z">
              <w:r w:rsidR="0093447A" w:rsidDel="00FC4F74">
                <w:delText>3.1.1.3.5</w:delText>
              </w:r>
            </w:del>
            <w:r w:rsidR="002A3D59" w:rsidRPr="002A3D59">
              <w:fldChar w:fldCharType="end"/>
            </w:r>
            <w:r w:rsidR="002A3D59" w:rsidRPr="002A3D59">
              <w:t xml:space="preserve">. All qualified BDTs inherit the same </w:t>
            </w:r>
            <w:r>
              <w:rPr>
                <w:rStyle w:val="CodeChar"/>
              </w:rPr>
              <w:t>cdt_awd_pri_xps_type_map_id</w:t>
            </w:r>
            <w:r w:rsidR="002A3D59" w:rsidRPr="002A3D59">
              <w:t xml:space="preserve"> from its based DT</w:t>
            </w:r>
            <w:ins w:id="716" w:author="Serm Kulvatunyou" w:date="2016-02-22T19:02:00Z">
              <w:r w:rsidR="00FC4F74">
                <w:t>.</w:t>
              </w:r>
            </w:ins>
            <w:r w:rsidR="002A3D59" w:rsidRPr="002A3D59">
              <w:t xml:space="preserve"> </w:t>
            </w:r>
            <w:r w:rsidR="002A3D59" w:rsidRPr="00DC010B">
              <w:rPr>
                <w:strike/>
                <w:color w:val="FF0000"/>
              </w:rPr>
              <w:t xml:space="preserve">except those whose </w:t>
            </w:r>
            <w:r w:rsidR="002A3D59" w:rsidRPr="00DC010B">
              <w:rPr>
                <w:rStyle w:val="CodeChar"/>
                <w:strike/>
                <w:color w:val="FF0000"/>
              </w:rPr>
              <w:t>Data_Type_Term</w:t>
            </w:r>
            <w:r w:rsidR="002A3D59" w:rsidRPr="00DC010B">
              <w:rPr>
                <w:strike/>
                <w:color w:val="FF0000"/>
              </w:rPr>
              <w:t xml:space="preserve"> is “</w:t>
            </w:r>
            <w:r w:rsidR="002A3D59" w:rsidRPr="00DC010B">
              <w:rPr>
                <w:rStyle w:val="CodeChar"/>
                <w:strike/>
                <w:color w:val="FF0000"/>
              </w:rPr>
              <w:t>Code</w:t>
            </w:r>
            <w:r w:rsidR="002A3D59" w:rsidRPr="00DC010B">
              <w:rPr>
                <w:strike/>
                <w:color w:val="FF0000"/>
              </w:rPr>
              <w:t xml:space="preserve">”. Those with Code as its data type term inherits </w:t>
            </w:r>
            <w:r w:rsidR="002A3D59" w:rsidRPr="00DC010B">
              <w:rPr>
                <w:rStyle w:val="CodeChar"/>
                <w:strike/>
                <w:color w:val="FF0000"/>
              </w:rPr>
              <w:t>CDT_Primitive_Expression_Type_Map_ID</w:t>
            </w:r>
            <w:r w:rsidR="002A3D59" w:rsidRPr="00DC010B">
              <w:rPr>
                <w:strike/>
                <w:color w:val="FF0000"/>
              </w:rPr>
              <w:t xml:space="preserve"> from its based DT if its </w:t>
            </w:r>
            <w:r w:rsidR="002A3D59" w:rsidRPr="00DC010B">
              <w:rPr>
                <w:rStyle w:val="CodeChar"/>
                <w:strike/>
                <w:color w:val="FF0000"/>
              </w:rPr>
              <w:t>//xsd:extension/@base = ‘CodeType’</w:t>
            </w:r>
            <w:r w:rsidR="002A3D59" w:rsidRPr="00DC010B">
              <w:rPr>
                <w:strike/>
                <w:color w:val="FF0000"/>
              </w:rPr>
              <w:t xml:space="preserve"> (the Code unqualified BDT); otherwise, leave this column blank (the </w:t>
            </w:r>
            <w:r w:rsidR="002A3D59" w:rsidRPr="00DC010B">
              <w:rPr>
                <w:rStyle w:val="CodeChar"/>
                <w:strike/>
                <w:color w:val="FF0000"/>
              </w:rPr>
              <w:t>Code_List_ID</w:t>
            </w:r>
            <w:r w:rsidR="002A3D59" w:rsidRPr="00DC010B">
              <w:rPr>
                <w:strike/>
                <w:color w:val="FF0000"/>
              </w:rPr>
              <w:t xml:space="preserve"> column needs to be used instead).</w:t>
            </w:r>
          </w:p>
        </w:tc>
      </w:tr>
      <w:tr w:rsidR="002A3D59" w:rsidRPr="002A3D59" w14:paraId="01FC2B5B" w14:textId="77777777" w:rsidTr="002A3D59">
        <w:trPr>
          <w:trHeight w:val="1790"/>
        </w:trPr>
        <w:tc>
          <w:tcPr>
            <w:tcW w:w="9576" w:type="dxa"/>
          </w:tcPr>
          <w:p w14:paraId="2A2C566C" w14:textId="77777777" w:rsidR="002A3D59" w:rsidRPr="002A3D59" w:rsidRDefault="002B3165" w:rsidP="00DC1716">
            <w:pPr>
              <w:rPr>
                <w:rStyle w:val="CodeChar"/>
              </w:rPr>
            </w:pPr>
            <w:r>
              <w:rPr>
                <w:rStyle w:val="CodeChar"/>
              </w:rPr>
              <w:t>code_list_id</w:t>
            </w:r>
            <w:r w:rsidR="002A3D59" w:rsidRPr="002A3D59">
              <w:t xml:space="preserve"> = Leave blank if the </w:t>
            </w:r>
            <w:r w:rsidR="00A24AD6">
              <w:rPr>
                <w:rStyle w:val="CodeChar"/>
              </w:rPr>
              <w:t>cdt_awd_pri_xps_type_map_id</w:t>
            </w:r>
            <w:r w:rsidR="002A3D59" w:rsidRPr="002A3D59">
              <w:t xml:space="preserve"> column is not empty; otherwise, this column needs to point to an appropriate record in the </w:t>
            </w:r>
            <w:r w:rsidR="002D3A91">
              <w:rPr>
                <w:rStyle w:val="CodeChar"/>
              </w:rPr>
              <w:t>code_list</w:t>
            </w:r>
            <w:r w:rsidR="002A3D59" w:rsidRPr="002A3D59">
              <w:t xml:space="preserve"> table. If </w:t>
            </w:r>
            <w:r w:rsidR="002A3D59" w:rsidRPr="002A3D59">
              <w:rPr>
                <w:rStyle w:val="CodeChar"/>
              </w:rPr>
              <w:t>endsWith(//xsd:extension/@base, ‘CodeContentType’)</w:t>
            </w:r>
            <w:r w:rsidR="002A3D59" w:rsidRPr="002A3D59">
              <w:t xml:space="preserve">, retrieve an appropriate record using </w:t>
            </w:r>
            <w:r w:rsidR="002D3A91">
              <w:rPr>
                <w:rStyle w:val="CodeChar"/>
              </w:rPr>
              <w:t>code_list</w:t>
            </w:r>
            <w:r w:rsidR="002A3D59" w:rsidRPr="002A3D59">
              <w:rPr>
                <w:rStyle w:val="CodeChar"/>
              </w:rPr>
              <w:t>.</w:t>
            </w:r>
            <w:r w:rsidR="00DD3866">
              <w:rPr>
                <w:rStyle w:val="CodeChar"/>
              </w:rPr>
              <w:t>name</w:t>
            </w:r>
            <w:r w:rsidR="002A3D59" w:rsidRPr="002A3D59">
              <w:t xml:space="preserve"> column by string contain condition, i.e., </w:t>
            </w:r>
            <w:r w:rsidR="002A3D59" w:rsidRPr="002A3D59">
              <w:rPr>
                <w:rStyle w:val="CodeChar"/>
              </w:rPr>
              <w:t>contains(</w:t>
            </w:r>
            <w:r w:rsidR="002D3A91">
              <w:rPr>
                <w:rStyle w:val="CodeChar"/>
              </w:rPr>
              <w:t>code_list</w:t>
            </w:r>
            <w:r w:rsidR="002A3D59" w:rsidRPr="002A3D59">
              <w:rPr>
                <w:rStyle w:val="CodeChar"/>
              </w:rPr>
              <w:t>.</w:t>
            </w:r>
            <w:r w:rsidR="00DD3866">
              <w:rPr>
                <w:rStyle w:val="CodeChar"/>
              </w:rPr>
              <w:t>name</w:t>
            </w:r>
            <w:r w:rsidR="002A3D59" w:rsidRPr="002A3D59">
              <w:rPr>
                <w:rStyle w:val="CodeChar"/>
              </w:rPr>
              <w:t xml:space="preserve">, </w:t>
            </w:r>
            <w:r w:rsidR="00F87DDB">
              <w:rPr>
                <w:rStyle w:val="CodeChar"/>
              </w:rPr>
              <w:t>substring-before(</w:t>
            </w:r>
            <w:r w:rsidR="002A3D59" w:rsidRPr="002A3D59">
              <w:rPr>
                <w:rStyle w:val="CodeChar"/>
              </w:rPr>
              <w:t>.//xsd:extension/@base</w:t>
            </w:r>
            <w:r w:rsidR="00F87DDB">
              <w:rPr>
                <w:rStyle w:val="CodeChar"/>
              </w:rPr>
              <w:t>, ‘CodeContentType’</w:t>
            </w:r>
            <w:r w:rsidR="002A3D59" w:rsidRPr="002A3D59">
              <w:rPr>
                <w:rStyle w:val="CodeChar"/>
              </w:rPr>
              <w:t>)</w:t>
            </w:r>
            <w:r w:rsidR="00F87DDB">
              <w:rPr>
                <w:rStyle w:val="CodeChar"/>
              </w:rPr>
              <w:t>)</w:t>
            </w:r>
            <w:r w:rsidR="002A3D59" w:rsidRPr="002A3D59">
              <w:t xml:space="preserve">; </w:t>
            </w:r>
            <w:commentRangeStart w:id="717"/>
            <w:r w:rsidR="002A3D59" w:rsidRPr="002A3D59">
              <w:t xml:space="preserve">else inherit the value from its based DT (i.e., in this case </w:t>
            </w:r>
            <w:r w:rsidR="002A3D59" w:rsidRPr="002A3D59">
              <w:rPr>
                <w:rStyle w:val="CodeChar"/>
              </w:rPr>
              <w:t>//xsd:extension/@base</w:t>
            </w:r>
            <w:r w:rsidR="002A3D59" w:rsidRPr="002A3D59">
              <w:t xml:space="preserve"> ends with </w:t>
            </w:r>
            <w:r w:rsidR="002A3D59" w:rsidRPr="002A3D59">
              <w:rPr>
                <w:rStyle w:val="CodeChar"/>
              </w:rPr>
              <w:t>“CodeType”</w:t>
            </w:r>
            <w:r w:rsidR="002A3D59" w:rsidRPr="002A3D59">
              <w:t xml:space="preserve"> which</w:t>
            </w:r>
            <w:r w:rsidR="006B275E">
              <w:t xml:space="preserve"> may in turn rely</w:t>
            </w:r>
            <w:r w:rsidR="002A3D59" w:rsidRPr="002A3D59">
              <w:t xml:space="preserve"> on another code list as its primitive).</w:t>
            </w:r>
            <w:commentRangeEnd w:id="717"/>
            <w:r w:rsidR="006B275E">
              <w:rPr>
                <w:rStyle w:val="CommentReference"/>
              </w:rPr>
              <w:commentReference w:id="717"/>
            </w:r>
          </w:p>
        </w:tc>
      </w:tr>
      <w:tr w:rsidR="002A3D59" w:rsidRPr="002A3D59" w14:paraId="29C95640" w14:textId="77777777" w:rsidTr="002A3D59">
        <w:trPr>
          <w:trHeight w:val="701"/>
        </w:trPr>
        <w:tc>
          <w:tcPr>
            <w:tcW w:w="9576" w:type="dxa"/>
          </w:tcPr>
          <w:p w14:paraId="4217E56D" w14:textId="77777777" w:rsidR="002A3D59" w:rsidRPr="002A3D59" w:rsidRDefault="00405DFB" w:rsidP="00F960E5">
            <w:r>
              <w:rPr>
                <w:rStyle w:val="CodeChar"/>
              </w:rPr>
              <w:t>is_default</w:t>
            </w:r>
            <w:r w:rsidR="002A3D59" w:rsidRPr="002A3D59">
              <w:t xml:space="preserve"> = </w:t>
            </w:r>
            <w:r w:rsidR="002A3D59">
              <w:t xml:space="preserve">Inherit the value from the based DT if the </w:t>
            </w:r>
            <w:r w:rsidR="00DF46E5">
              <w:rPr>
                <w:rStyle w:val="CodeChar"/>
              </w:rPr>
              <w:t>cdt_awd_pri_xps_type_map_id</w:t>
            </w:r>
            <w:r w:rsidR="00DF46E5">
              <w:t xml:space="preserve"> </w:t>
            </w:r>
            <w:r w:rsidR="002A3D59">
              <w:t>column is not empty; otherwise (</w:t>
            </w:r>
            <w:r w:rsidR="002B3165">
              <w:rPr>
                <w:rStyle w:val="CodeChar"/>
              </w:rPr>
              <w:t>code_list_id</w:t>
            </w:r>
            <w:r w:rsidR="002A3D59">
              <w:t xml:space="preserve"> column i</w:t>
            </w:r>
            <w:r w:rsidR="0037447F">
              <w:t xml:space="preserve">s not empty), set the value to </w:t>
            </w:r>
            <w:r w:rsidR="002A3D59" w:rsidRPr="00DC010B">
              <w:rPr>
                <w:strike/>
                <w:color w:val="FF0000"/>
              </w:rPr>
              <w:t>True’</w:t>
            </w:r>
            <w:r w:rsidR="00DC010B">
              <w:t xml:space="preserve"> </w:t>
            </w:r>
            <w:r w:rsidR="00DC010B" w:rsidRPr="00DC010B">
              <w:rPr>
                <w:rStyle w:val="CodeChar"/>
              </w:rPr>
              <w:t>‘False’</w:t>
            </w:r>
            <w:r w:rsidR="002A3D59">
              <w:t>.</w:t>
            </w:r>
          </w:p>
        </w:tc>
      </w:tr>
    </w:tbl>
    <w:p w14:paraId="2BFEA2F4" w14:textId="77777777" w:rsidR="00330663" w:rsidRDefault="00330663" w:rsidP="00330663"/>
    <w:p w14:paraId="62BE2BFA" w14:textId="77777777" w:rsidR="006427AD" w:rsidRDefault="006427AD" w:rsidP="00356594">
      <w:pPr>
        <w:pStyle w:val="Heading6"/>
      </w:pPr>
      <w:bookmarkStart w:id="718" w:name="_Toc442108936"/>
      <w:r>
        <w:t xml:space="preserve">Populate SC in the </w:t>
      </w:r>
      <w:r w:rsidR="00530652">
        <w:t>dt_sc</w:t>
      </w:r>
      <w:r>
        <w:t xml:space="preserve"> table</w:t>
      </w:r>
      <w:bookmarkEnd w:id="718"/>
    </w:p>
    <w:p w14:paraId="34A9FEA5" w14:textId="77777777" w:rsidR="00872225" w:rsidRDefault="00872225" w:rsidP="00872225">
      <w:r>
        <w:t>Populate the supplementary components for the qualified BDTs.</w:t>
      </w:r>
    </w:p>
    <w:p w14:paraId="789ADE33" w14:textId="77777777" w:rsidR="00872225" w:rsidRDefault="00872225" w:rsidP="00872225"/>
    <w:p w14:paraId="684B37B2" w14:textId="77777777" w:rsidR="00872225" w:rsidRDefault="00E27FC4" w:rsidP="00872225">
      <w:r>
        <w:t>Qualified BDTs inherit all SCs from its based BDT, populate rows in this table appropriately for these SCs</w:t>
      </w:r>
      <w:r w:rsidR="00994825">
        <w:t xml:space="preserve"> by copying information from the SCs of the based BDT</w:t>
      </w:r>
      <w:r>
        <w:t xml:space="preserve">. </w:t>
      </w:r>
      <w:r w:rsidR="00994825">
        <w:t>In addition, a</w:t>
      </w:r>
      <w:r>
        <w:t xml:space="preserve"> qualified BDT may extend the base with </w:t>
      </w:r>
      <w:r w:rsidR="005E7659">
        <w:t>new</w:t>
      </w:r>
      <w:r>
        <w:t xml:space="preserve"> attributes, i.e., </w:t>
      </w:r>
      <w:r w:rsidRPr="00333A77">
        <w:rPr>
          <w:rStyle w:val="CodeChar"/>
        </w:rPr>
        <w:t>count(.//xsd:attribute) &gt; 0</w:t>
      </w:r>
      <w:r>
        <w:t xml:space="preserve"> </w:t>
      </w:r>
      <w:r w:rsidR="00CB329F">
        <w:t>except when the</w:t>
      </w:r>
      <w:r w:rsidR="00142086">
        <w:t xml:space="preserve"> attribute represents the same SC as the one in the based BDT</w:t>
      </w:r>
      <w:r w:rsidR="00CB329F">
        <w:t xml:space="preserve"> </w:t>
      </w:r>
      <w:r>
        <w:t xml:space="preserve">(recall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attribute. </w:t>
      </w:r>
    </w:p>
    <w:p w14:paraId="28A49A88" w14:textId="77777777" w:rsidR="00994825" w:rsidRDefault="00994825" w:rsidP="00872225"/>
    <w:p w14:paraId="4DC91857" w14:textId="77777777" w:rsidR="00872225" w:rsidRDefault="00530652" w:rsidP="00872225">
      <w:r>
        <w:rPr>
          <w:rStyle w:val="CodeChar"/>
        </w:rPr>
        <w:lastRenderedPageBreak/>
        <w:t>dt_sc_id</w:t>
      </w:r>
      <w:r w:rsidR="00872225">
        <w:t xml:space="preserve"> = Auto-generate database key.</w:t>
      </w:r>
    </w:p>
    <w:p w14:paraId="36B79FA4" w14:textId="77777777" w:rsidR="00872225" w:rsidRDefault="00530652" w:rsidP="00872225">
      <w:r>
        <w:rPr>
          <w:rStyle w:val="CodeChar"/>
        </w:rPr>
        <w:t>guid</w:t>
      </w:r>
      <w:r w:rsidR="00872225">
        <w:t xml:space="preserve"> = Take the value from </w:t>
      </w:r>
      <w:r w:rsidR="00872225" w:rsidRPr="00293EEB">
        <w:rPr>
          <w:rStyle w:val="CodeChar"/>
        </w:rPr>
        <w:t>xsd:attribute/@id</w:t>
      </w:r>
      <w:r w:rsidR="00872225">
        <w:t xml:space="preserve"> for </w:t>
      </w:r>
      <w:r w:rsidR="005E7659">
        <w:t>a new attribute</w:t>
      </w:r>
      <w:r w:rsidR="00872225">
        <w:t xml:space="preserve">. </w:t>
      </w:r>
      <w:r w:rsidR="00285DCC" w:rsidRPr="007974B1">
        <w:rPr>
          <w:highlight w:val="green"/>
        </w:rPr>
        <w:t xml:space="preserve">Generate a new GUID for the </w:t>
      </w:r>
      <w:del w:id="719" w:author="Serm Kulvatunyou" w:date="2016-02-22T19:49:00Z">
        <w:r w:rsidR="00285DCC" w:rsidRPr="007974B1" w:rsidDel="00A56ADE">
          <w:rPr>
            <w:highlight w:val="green"/>
          </w:rPr>
          <w:delText>unquali</w:delText>
        </w:r>
        <w:r w:rsidR="00285DCC" w:rsidDel="00A56ADE">
          <w:rPr>
            <w:highlight w:val="green"/>
          </w:rPr>
          <w:delText xml:space="preserve">fied </w:delText>
        </w:r>
        <w:r w:rsidR="00285DCC" w:rsidRPr="00285DCC" w:rsidDel="00A56ADE">
          <w:rPr>
            <w:highlight w:val="green"/>
          </w:rPr>
          <w:delText xml:space="preserve">BDTs </w:delText>
        </w:r>
        <w:r w:rsidR="00872225" w:rsidRPr="00285DCC" w:rsidDel="00A56ADE">
          <w:rPr>
            <w:highlight w:val="green"/>
          </w:rPr>
          <w:delText xml:space="preserve">for </w:delText>
        </w:r>
      </w:del>
      <w:r w:rsidR="005E7659" w:rsidRPr="00285DCC">
        <w:rPr>
          <w:highlight w:val="green"/>
        </w:rPr>
        <w:t xml:space="preserve">copied </w:t>
      </w:r>
      <w:r w:rsidR="00A02BD0" w:rsidRPr="00285DCC">
        <w:rPr>
          <w:highlight w:val="green"/>
        </w:rPr>
        <w:t>over SC</w:t>
      </w:r>
      <w:r w:rsidR="00872225" w:rsidRPr="00285DCC">
        <w:rPr>
          <w:highlight w:val="green"/>
        </w:rPr>
        <w:t>.</w:t>
      </w:r>
    </w:p>
    <w:p w14:paraId="3D742ED8" w14:textId="77777777" w:rsidR="00872225" w:rsidRDefault="00CF7449" w:rsidP="00872225">
      <w:r>
        <w:rPr>
          <w:rStyle w:val="CodeChar"/>
          <w:rFonts w:eastAsiaTheme="minorEastAsia"/>
        </w:rPr>
        <w:t>property_term</w:t>
      </w:r>
      <w:r w:rsidR="00872225">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14:paraId="2D35ED43" w14:textId="77777777" w:rsidR="00872225" w:rsidRDefault="00CF7449" w:rsidP="00872225">
      <w:r>
        <w:rPr>
          <w:rStyle w:val="CodeChar"/>
          <w:rFonts w:eastAsiaTheme="minorEastAsia"/>
        </w:rPr>
        <w:t>representation_term</w:t>
      </w:r>
      <w:r w:rsidR="00872225">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7F054E">
        <w:rPr>
          <w:rStyle w:val="CodeChar"/>
        </w:rPr>
        <w:t>N</w:t>
      </w:r>
      <w:r w:rsidR="00617B20">
        <w:rPr>
          <w:rStyle w:val="CodeChar"/>
        </w:rPr>
        <w:t>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‘StringType’ or ‘NormalizedStringType’</w:t>
      </w:r>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r w:rsidR="00711DBF">
        <w:rPr>
          <w:rStyle w:val="CodeChar"/>
        </w:rPr>
        <w:t>Indicator</w:t>
      </w:r>
      <w:r w:rsidR="00711DBF" w:rsidRPr="00711DBF">
        <w:rPr>
          <w:rStyle w:val="CodeChar"/>
        </w:rPr>
        <w:t>Type’</w:t>
      </w:r>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14:paraId="08DBE02F" w14:textId="77777777" w:rsidR="00872225" w:rsidRDefault="00B66EC6" w:rsidP="00872225">
      <w:pPr>
        <w:rPr>
          <w:rFonts w:ascii="Courier New" w:eastAsiaTheme="minorEastAsia" w:hAnsi="Courier New" w:cs="Courier New"/>
          <w:sz w:val="22"/>
          <w:szCs w:val="22"/>
          <w:lang w:eastAsia="ko-KR" w:bidi="th-TH"/>
        </w:rPr>
      </w:pPr>
      <w:r w:rsidRPr="0081584C">
        <w:rPr>
          <w:rStyle w:val="CodeChar"/>
          <w:rFonts w:eastAsiaTheme="minorEastAsia"/>
        </w:rPr>
        <w:t>definition</w:t>
      </w:r>
      <w:r w:rsidR="00872225" w:rsidRPr="0081584C">
        <w:rPr>
          <w:rFonts w:ascii="Courier New" w:eastAsiaTheme="minorEastAsia" w:hAnsi="Courier New" w:cs="Courier New"/>
          <w:sz w:val="22"/>
          <w:szCs w:val="22"/>
          <w:lang w:eastAsia="ko-KR" w:bidi="th-TH"/>
        </w:rPr>
        <w:t xml:space="preserve"> = </w:t>
      </w:r>
      <w:r w:rsidR="00142086" w:rsidRPr="0081584C">
        <w:t>Inherit from base for copied</w:t>
      </w:r>
      <w:r w:rsidR="00617B20" w:rsidRPr="0081584C">
        <w:t xml:space="preserve"> over SCs</w:t>
      </w:r>
      <w:r w:rsidR="00872225" w:rsidRPr="0081584C">
        <w:t xml:space="preserve">. </w:t>
      </w:r>
      <w:r w:rsidR="00617B20" w:rsidRPr="0081584C">
        <w:t>For new SCs, get it from</w:t>
      </w:r>
      <w:r w:rsidR="00872225" w:rsidRPr="0081584C">
        <w:t xml:space="preserve"> </w:t>
      </w:r>
      <w:r w:rsidR="00872225" w:rsidRPr="0081584C">
        <w:rPr>
          <w:rStyle w:val="CodeChar"/>
        </w:rPr>
        <w:t>//xsd:attribute/xsd:annotation/xsd:documentation</w:t>
      </w:r>
      <w:r w:rsidR="000E1828" w:rsidRPr="0081584C">
        <w:rPr>
          <w:rStyle w:val="CodeChar"/>
        </w:rPr>
        <w:t xml:space="preserve"> </w:t>
      </w:r>
      <w:r w:rsidR="000E1828" w:rsidRPr="000E1828">
        <w:t xml:space="preserve">or </w:t>
      </w:r>
      <w:r w:rsidR="000E1828" w:rsidRPr="00485D64">
        <w:rPr>
          <w:rStyle w:val="CodeChar"/>
        </w:rPr>
        <w:t>//xsd:attribute/xsd:annotation/xsd:documentation/ccts:</w:t>
      </w:r>
      <w:r w:rsidR="000E1828">
        <w:rPr>
          <w:rStyle w:val="CodeChar"/>
        </w:rPr>
        <w:t>Definition</w:t>
      </w:r>
      <w:r w:rsidR="000E1828" w:rsidRPr="000E1828">
        <w:t xml:space="preserve"> if available</w:t>
      </w:r>
      <w:r w:rsidR="000E1828">
        <w:t xml:space="preserve">. </w:t>
      </w:r>
    </w:p>
    <w:p w14:paraId="7634316E" w14:textId="77777777" w:rsidR="00872225" w:rsidRDefault="00CF7449" w:rsidP="00872225">
      <w:r>
        <w:rPr>
          <w:rStyle w:val="CodeChar"/>
          <w:rFonts w:eastAsiaTheme="minorEastAsia"/>
        </w:rPr>
        <w:t>owner_dt_id</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Foreign key to the </w:t>
      </w:r>
      <w:r w:rsidR="00872225">
        <w:rPr>
          <w:rFonts w:eastAsiaTheme="minorEastAsia"/>
        </w:rPr>
        <w:t xml:space="preserve">corresponding </w:t>
      </w:r>
      <w:r w:rsidR="00EE243D">
        <w:rPr>
          <w:rFonts w:eastAsiaTheme="minorEastAsia"/>
        </w:rPr>
        <w:t xml:space="preserve">qualified </w:t>
      </w:r>
      <w:r w:rsidR="00872225">
        <w:rPr>
          <w:rFonts w:eastAsiaTheme="minorEastAsia"/>
        </w:rPr>
        <w:t>B</w:t>
      </w:r>
      <w:r w:rsidR="00872225" w:rsidRPr="00B0001B">
        <w:rPr>
          <w:rFonts w:eastAsiaTheme="minorEastAsia"/>
        </w:rPr>
        <w:t>DT</w:t>
      </w:r>
      <w:r w:rsidR="00872225">
        <w:rPr>
          <w:rFonts w:eastAsiaTheme="minorEastAsia"/>
        </w:rPr>
        <w:t>s</w:t>
      </w:r>
      <w:r w:rsidR="00872225" w:rsidRPr="00B0001B">
        <w:rPr>
          <w:rFonts w:eastAsiaTheme="minorEastAsia"/>
        </w:rPr>
        <w:t xml:space="preserve"> table </w:t>
      </w:r>
      <w:r w:rsidR="00736ABC">
        <w:rPr>
          <w:rStyle w:val="CodeChar"/>
          <w:rFonts w:eastAsiaTheme="minorEastAsia"/>
        </w:rPr>
        <w:t>dt_id</w:t>
      </w:r>
      <w:r w:rsidR="00872225" w:rsidRPr="00B0001B">
        <w:rPr>
          <w:rFonts w:eastAsiaTheme="minorEastAsia"/>
        </w:rPr>
        <w:t xml:space="preserve"> column </w:t>
      </w:r>
      <w:r w:rsidR="00872225">
        <w:rPr>
          <w:rFonts w:eastAsiaTheme="minorEastAsia"/>
        </w:rPr>
        <w:t>populated in the previous section</w:t>
      </w:r>
      <w:del w:id="720" w:author="Serm Kulvatunyou" w:date="2016-02-22T20:18:00Z">
        <w:r w:rsidR="00872225" w:rsidDel="0081584C">
          <w:rPr>
            <w:rFonts w:eastAsiaTheme="minorEastAsia"/>
          </w:rPr>
          <w:delText xml:space="preserve"> (</w:delText>
        </w:r>
        <w:r w:rsidR="00872225" w:rsidDel="0081584C">
          <w:rPr>
            <w:rFonts w:eastAsiaTheme="minorEastAsia"/>
          </w:rPr>
          <w:fldChar w:fldCharType="begin"/>
        </w:r>
        <w:r w:rsidR="00872225" w:rsidDel="0081584C">
          <w:rPr>
            <w:rFonts w:eastAsiaTheme="minorEastAsia"/>
          </w:rPr>
          <w:delInstrText xml:space="preserve"> REF _Ref390934801 \r \h </w:delInstrText>
        </w:r>
        <w:r w:rsidR="00872225" w:rsidDel="0081584C">
          <w:rPr>
            <w:rFonts w:eastAsiaTheme="minorEastAsia"/>
          </w:rPr>
        </w:r>
        <w:r w:rsidR="00872225" w:rsidDel="0081584C">
          <w:rPr>
            <w:rFonts w:eastAsiaTheme="minorEastAsia"/>
          </w:rPr>
          <w:fldChar w:fldCharType="separate"/>
        </w:r>
        <w:r w:rsidR="0081584C" w:rsidDel="0081584C">
          <w:rPr>
            <w:rFonts w:eastAsiaTheme="minorEastAsia"/>
          </w:rPr>
          <w:delText>3.1.1.8.1</w:delText>
        </w:r>
        <w:r w:rsidR="00872225" w:rsidDel="0081584C">
          <w:rPr>
            <w:rFonts w:eastAsiaTheme="minorEastAsia"/>
          </w:rPr>
          <w:fldChar w:fldCharType="end"/>
        </w:r>
        <w:r w:rsidR="00872225" w:rsidDel="0081584C">
          <w:rPr>
            <w:rFonts w:eastAsiaTheme="minorEastAsia"/>
          </w:rPr>
          <w:delText>)</w:delText>
        </w:r>
      </w:del>
      <w:r w:rsidR="00872225" w:rsidRPr="00B0001B">
        <w:rPr>
          <w:rFonts w:eastAsiaTheme="minorEastAsia"/>
        </w:rPr>
        <w:t>.</w:t>
      </w:r>
      <w:r w:rsidR="00872225">
        <w:t xml:space="preserve"> </w:t>
      </w:r>
    </w:p>
    <w:p w14:paraId="4B59384E" w14:textId="77777777" w:rsidR="00872225" w:rsidRDefault="00CF7449" w:rsidP="00872225">
      <w:r>
        <w:rPr>
          <w:rStyle w:val="CodeChar"/>
          <w:rFonts w:eastAsiaTheme="minorEastAsia"/>
        </w:rPr>
        <w:t>min_cardinality</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w:t>
      </w:r>
      <w:r w:rsidR="009C0E99">
        <w:rPr>
          <w:rFonts w:eastAsiaTheme="minorEastAsia"/>
        </w:rPr>
        <w:t xml:space="preserve">Inherit from the based DT for copied over SCs. For new SCs, </w:t>
      </w:r>
      <w:r w:rsidR="00872225">
        <w:rPr>
          <w:rFonts w:eastAsiaTheme="minorEastAsia"/>
        </w:rPr>
        <w:t>t</w:t>
      </w:r>
      <w:r w:rsidR="00872225">
        <w:t xml:space="preserve">ake the value from </w:t>
      </w:r>
      <w:r w:rsidR="00872225" w:rsidRPr="005F5FC3">
        <w:rPr>
          <w:rStyle w:val="CodeChar"/>
        </w:rPr>
        <w:t>//xsd:attribute/@</w:t>
      </w:r>
      <w:r w:rsidR="00872225">
        <w:rPr>
          <w:rStyle w:val="CodeChar"/>
        </w:rPr>
        <w:t>use</w:t>
      </w:r>
      <w:r w:rsidR="00872225">
        <w:t xml:space="preserve">. </w:t>
      </w:r>
      <w:r w:rsidR="00872225" w:rsidRPr="003965EA">
        <w:rPr>
          <w:rStyle w:val="CodeChar"/>
        </w:rPr>
        <w:t>“optional” = 0. “required” = 1, “prohibited” = 0</w:t>
      </w:r>
      <w:r w:rsidR="00872225" w:rsidRPr="00824B59">
        <w:rPr>
          <w:rFonts w:eastAsiaTheme="minorEastAsia"/>
        </w:rPr>
        <w:t>.</w:t>
      </w:r>
      <w:r w:rsidR="00872225">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sidR="00872225">
        <w:rPr>
          <w:rFonts w:eastAsiaTheme="minorEastAsia"/>
        </w:rPr>
        <w:t xml:space="preserve">attribute does not exist, it means 0. </w:t>
      </w:r>
    </w:p>
    <w:p w14:paraId="38D1DF2E" w14:textId="77777777" w:rsidR="00872225" w:rsidRDefault="00CF7449" w:rsidP="00872225">
      <w:pPr>
        <w:rPr>
          <w:rFonts w:ascii="Courier New" w:eastAsiaTheme="minorEastAsia" w:hAnsi="Courier New" w:cs="Courier New"/>
          <w:sz w:val="22"/>
          <w:szCs w:val="22"/>
          <w:lang w:eastAsia="ko-KR" w:bidi="th-TH"/>
        </w:rPr>
      </w:pPr>
      <w:r>
        <w:rPr>
          <w:rStyle w:val="CodeChar"/>
          <w:rFonts w:eastAsiaTheme="minorEastAsia"/>
        </w:rPr>
        <w:t>max_cardinality</w:t>
      </w:r>
      <w:r w:rsidR="00872225" w:rsidRPr="00B0001B">
        <w:rPr>
          <w:rFonts w:eastAsiaTheme="minorEastAsia"/>
        </w:rPr>
        <w:t xml:space="preserve"> =</w:t>
      </w:r>
      <w:r w:rsidR="00872225">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sidR="00872225">
        <w:rPr>
          <w:rFonts w:eastAsiaTheme="minorEastAsia"/>
        </w:rPr>
        <w:t xml:space="preserve"> </w:t>
      </w:r>
    </w:p>
    <w:p w14:paraId="666BAF31" w14:textId="77777777" w:rsidR="00872225" w:rsidRPr="009C0E99" w:rsidRDefault="00CF7449" w:rsidP="00872225">
      <w:pPr>
        <w:rPr>
          <w:rFonts w:eastAsiaTheme="minorEastAsia"/>
        </w:rPr>
      </w:pPr>
      <w:r>
        <w:rPr>
          <w:rStyle w:val="CodeChar"/>
          <w:rFonts w:eastAsiaTheme="minorEastAsia"/>
        </w:rPr>
        <w:t>based_dt_sc_id</w:t>
      </w:r>
      <w:r w:rsidR="00872225" w:rsidRPr="00B0001B">
        <w:rPr>
          <w:rFonts w:eastAsiaTheme="minorEastAsia"/>
        </w:rPr>
        <w:t xml:space="preserve"> = </w:t>
      </w:r>
      <w:r w:rsidR="009C0E99">
        <w:rPr>
          <w:rFonts w:eastAsiaTheme="minorEastAsia"/>
        </w:rPr>
        <w:t xml:space="preserve">For copied over SCs, </w:t>
      </w:r>
      <w:r>
        <w:rPr>
          <w:rStyle w:val="CodeChar"/>
          <w:rFonts w:eastAsiaTheme="minorEastAsia"/>
        </w:rPr>
        <w:t>based_dt_sc_id</w:t>
      </w:r>
      <w:r w:rsidR="009C0E99">
        <w:rPr>
          <w:rFonts w:eastAsiaTheme="minorEastAsia"/>
        </w:rPr>
        <w:t xml:space="preserve"> is the </w:t>
      </w:r>
      <w:r w:rsidR="00530652">
        <w:rPr>
          <w:rStyle w:val="CodeChar"/>
          <w:rFonts w:eastAsiaTheme="minorEastAsia"/>
        </w:rPr>
        <w:t>dt_sc_id</w:t>
      </w:r>
      <w:r w:rsidR="009C0E99">
        <w:rPr>
          <w:rFonts w:eastAsiaTheme="minorEastAsia"/>
        </w:rPr>
        <w:t xml:space="preserve"> of the copied over record. For new SCs, this column is blank. </w:t>
      </w:r>
    </w:p>
    <w:p w14:paraId="4C2CCF94" w14:textId="77777777" w:rsidR="00CD1BCF" w:rsidRDefault="00CD1BCF" w:rsidP="0081584C">
      <w:pPr>
        <w:pStyle w:val="Heading6"/>
      </w:pPr>
      <w:bookmarkStart w:id="721" w:name="_Toc442108937"/>
      <w:r>
        <w:t xml:space="preserve">Populate </w:t>
      </w:r>
      <w:r w:rsidR="00CF7449">
        <w:t>cdt_sc_awd_pri</w:t>
      </w:r>
      <w:r>
        <w:t xml:space="preserve"> table</w:t>
      </w:r>
      <w:bookmarkEnd w:id="721"/>
    </w:p>
    <w:p w14:paraId="6E24465E" w14:textId="77777777" w:rsidR="00005AA1" w:rsidRDefault="00005AA1" w:rsidP="00005AA1">
      <w:r>
        <w:t>Only BDTs that have an attribute extension to its based BDT need to have records populated in this table and also the table in the next section.</w:t>
      </w:r>
    </w:p>
    <w:p w14:paraId="00AC69AE" w14:textId="77777777" w:rsidR="00005AA1" w:rsidRPr="003428EF" w:rsidRDefault="00005AA1" w:rsidP="00005AA1"/>
    <w:p w14:paraId="715EF07B" w14:textId="77777777" w:rsidR="00005AA1" w:rsidRDefault="00CF7449" w:rsidP="00005AA1">
      <w:r>
        <w:rPr>
          <w:rStyle w:val="CodeChar"/>
        </w:rPr>
        <w:t>cdt_sc_awd_pri_id</w:t>
      </w:r>
      <w:r w:rsidR="00005AA1">
        <w:t xml:space="preserve"> = Auto-generate database key.</w:t>
      </w:r>
    </w:p>
    <w:p w14:paraId="623C8855" w14:textId="77777777" w:rsidR="00005AA1" w:rsidRDefault="00405DFB" w:rsidP="00005AA1">
      <w:r>
        <w:rPr>
          <w:rStyle w:val="CodeChar"/>
        </w:rPr>
        <w:t>cdt_sc_id</w:t>
      </w:r>
      <w:r w:rsidR="00005AA1">
        <w:t xml:space="preserve"> = Foreign key to the </w:t>
      </w:r>
      <w:r w:rsidR="00530652">
        <w:rPr>
          <w:rStyle w:val="CodeChar"/>
        </w:rPr>
        <w:t>dt_sc</w:t>
      </w:r>
      <w:r w:rsidR="00005AA1" w:rsidRPr="00BD78A3">
        <w:rPr>
          <w:rStyle w:val="CodeChar"/>
        </w:rPr>
        <w:t>.</w:t>
      </w:r>
      <w:r w:rsidR="00530652">
        <w:rPr>
          <w:rStyle w:val="CodeChar"/>
        </w:rPr>
        <w:t>dt_sc_id</w:t>
      </w:r>
      <w:r w:rsidR="00005AA1">
        <w:t xml:space="preserve"> representing the target SC.</w:t>
      </w:r>
    </w:p>
    <w:p w14:paraId="47470E9A" w14:textId="77777777" w:rsidR="00BF2BF7" w:rsidRDefault="00300C7F" w:rsidP="00005AA1">
      <w:r>
        <w:rPr>
          <w:rStyle w:val="CodeChar"/>
        </w:rPr>
        <w:t>cdt_pri_id</w:t>
      </w:r>
      <w:r w:rsidR="00005AA1">
        <w:t xml:space="preserve"> = Foreign key to the </w:t>
      </w:r>
      <w:r w:rsidR="002B066A">
        <w:rPr>
          <w:rStyle w:val="CodeChar"/>
        </w:rPr>
        <w:t>cdt_pri</w:t>
      </w:r>
      <w:r w:rsidR="00005AA1" w:rsidRPr="00BD78A3">
        <w:rPr>
          <w:rStyle w:val="CodeChar"/>
        </w:rPr>
        <w:t>.</w:t>
      </w:r>
      <w:r>
        <w:rPr>
          <w:rStyle w:val="CodeChar"/>
        </w:rPr>
        <w:t>cdt_pri_id</w:t>
      </w:r>
      <w:r w:rsidR="00005AA1">
        <w:t xml:space="preserve">. </w:t>
      </w:r>
      <w:r w:rsidR="00BF2BF7">
        <w:t xml:space="preserve">This column should be populated based on the SC’s representation term, </w:t>
      </w:r>
      <w:r w:rsidR="00530652">
        <w:rPr>
          <w:rStyle w:val="CodeChar"/>
        </w:rPr>
        <w:t>dt_sc</w:t>
      </w:r>
      <w:r w:rsidR="00BF2BF7" w:rsidRPr="00BF2BF7">
        <w:rPr>
          <w:rStyle w:val="CodeChar"/>
        </w:rPr>
        <w:t>.</w:t>
      </w:r>
      <w:r w:rsidR="00CF7449">
        <w:rPr>
          <w:rStyle w:val="CodeChar"/>
        </w:rPr>
        <w:t>representation_term</w:t>
      </w:r>
      <w:r w:rsidR="00BF2BF7">
        <w:t xml:space="preserve">. Use the representation term, to look up the necessary </w:t>
      </w:r>
      <w:r>
        <w:rPr>
          <w:rStyle w:val="CodeChar"/>
        </w:rPr>
        <w:t>cdt_pri_id</w:t>
      </w:r>
      <w:r w:rsidR="00BF2BF7">
        <w:t xml:space="preserve">’s from the </w:t>
      </w:r>
      <w:r w:rsidR="00C822AB">
        <w:rPr>
          <w:rStyle w:val="CodeChar"/>
        </w:rPr>
        <w:t>cdt_awd_pri</w:t>
      </w:r>
      <w:r w:rsidR="00053DFA">
        <w:t xml:space="preserve"> table. The look up is done by matching representation term with the data type term (</w:t>
      </w:r>
      <w:r w:rsidR="00053DFA" w:rsidRPr="00053DFA">
        <w:rPr>
          <w:rStyle w:val="CodeChar"/>
        </w:rPr>
        <w:t>DT.</w:t>
      </w:r>
      <w:r w:rsidR="00736ABC">
        <w:rPr>
          <w:rStyle w:val="CodeChar"/>
        </w:rPr>
        <w:t>data_type_term</w:t>
      </w:r>
      <w:r w:rsidR="00053DFA">
        <w:t xml:space="preserve">) after joining the </w:t>
      </w:r>
      <w:r w:rsidR="002B066A">
        <w:rPr>
          <w:rStyle w:val="CodeChar"/>
        </w:rPr>
        <w:t>dt</w:t>
      </w:r>
      <w:r w:rsidR="00053DFA">
        <w:t xml:space="preserve"> table with the </w:t>
      </w:r>
      <w:r w:rsidR="00C822AB">
        <w:rPr>
          <w:rStyle w:val="CodeChar"/>
        </w:rPr>
        <w:t>cdt_awd_pri</w:t>
      </w:r>
      <w:r w:rsidR="00053DFA">
        <w:t xml:space="preserve"> table.</w:t>
      </w:r>
    </w:p>
    <w:p w14:paraId="0C080F1A" w14:textId="77777777" w:rsidR="00053DFA" w:rsidRPr="00CC1B7D" w:rsidRDefault="00405DFB" w:rsidP="00005AA1">
      <w:r>
        <w:rPr>
          <w:rStyle w:val="CodeChar"/>
        </w:rPr>
        <w:t>is_default</w:t>
      </w:r>
      <w:r w:rsidR="00005AA1">
        <w:t xml:space="preserve"> = </w:t>
      </w:r>
      <w:r w:rsidR="00053DFA">
        <w:t>Assign the same value obtained from the look up for the previous column</w:t>
      </w:r>
      <w:r w:rsidR="00005AA1">
        <w:t>.</w:t>
      </w:r>
    </w:p>
    <w:p w14:paraId="2C38142A" w14:textId="77777777" w:rsidR="00CD1BCF" w:rsidRDefault="00CD1BCF" w:rsidP="0081584C">
      <w:pPr>
        <w:pStyle w:val="Heading6"/>
      </w:pPr>
      <w:bookmarkStart w:id="722" w:name="_Toc442108938"/>
      <w:r>
        <w:lastRenderedPageBreak/>
        <w:t xml:space="preserve">Populate </w:t>
      </w:r>
      <w:r w:rsidR="00CF7449">
        <w:t>cdt_sc_awd_pri</w:t>
      </w:r>
      <w:r>
        <w:t>_</w:t>
      </w:r>
      <w:r w:rsidR="00DF46E5">
        <w:t>xps_type_map</w:t>
      </w:r>
      <w:r>
        <w:t xml:space="preserve"> table</w:t>
      </w:r>
      <w:bookmarkEnd w:id="722"/>
    </w:p>
    <w:p w14:paraId="7E6A602D" w14:textId="77777777" w:rsidR="001D0626" w:rsidRPr="00C4501A" w:rsidRDefault="001D0626" w:rsidP="001D0626">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14:paraId="51F8A525" w14:textId="77777777" w:rsidR="001D0626" w:rsidRDefault="001D0626" w:rsidP="001D0626"/>
    <w:p w14:paraId="4AE44D97" w14:textId="77777777" w:rsidR="001D0626" w:rsidRDefault="001D0626" w:rsidP="001D0626">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338168D5" w14:textId="77777777" w:rsidR="001D0626" w:rsidRDefault="001D0626" w:rsidP="001D0626">
      <w:pPr>
        <w:rPr>
          <w:highlight w:val="yellow"/>
        </w:rPr>
      </w:pPr>
    </w:p>
    <w:p w14:paraId="069F7818" w14:textId="77777777" w:rsidR="001D0626" w:rsidRDefault="00BF2D0E" w:rsidP="001D0626">
      <w:r>
        <w:rPr>
          <w:rStyle w:val="CodeChar"/>
        </w:rPr>
        <w:t>cdt_sc_awd_pri_xps_type_map_id</w:t>
      </w:r>
      <w:r w:rsidR="001D0626">
        <w:t xml:space="preserve"> = Auto-generate database key.</w:t>
      </w:r>
    </w:p>
    <w:p w14:paraId="2ECED37D" w14:textId="77777777" w:rsidR="001D0626" w:rsidRDefault="00CF7449" w:rsidP="001D0626">
      <w:r>
        <w:rPr>
          <w:rStyle w:val="CodeChar"/>
        </w:rPr>
        <w:t>cdt_sc_awd_pri</w:t>
      </w:r>
      <w:r w:rsidR="001D0626">
        <w:t xml:space="preserve"> = Foreign key to </w:t>
      </w:r>
      <w:r>
        <w:rPr>
          <w:rStyle w:val="CodeChar"/>
        </w:rPr>
        <w:t>cdt_sc_awd_pri</w:t>
      </w:r>
      <w:r w:rsidR="001D0626">
        <w:rPr>
          <w:rStyle w:val="IntenseEmphasis"/>
          <w:b w:val="0"/>
          <w:bCs w:val="0"/>
          <w:i w:val="0"/>
          <w:iCs w:val="0"/>
          <w:color w:val="auto"/>
        </w:rPr>
        <w:t>.</w:t>
      </w:r>
      <w:r>
        <w:rPr>
          <w:rStyle w:val="CodeChar"/>
        </w:rPr>
        <w:t>cdt_sc_awd_pri_id</w:t>
      </w:r>
      <w:r w:rsidR="001D0626">
        <w:rPr>
          <w:rStyle w:val="CodeChar"/>
        </w:rPr>
        <w:t>.</w:t>
      </w:r>
      <w:r w:rsidR="001D0626">
        <w:rPr>
          <w:rStyle w:val="IntenseEmphasis"/>
          <w:b w:val="0"/>
          <w:bCs w:val="0"/>
          <w:i w:val="0"/>
          <w:iCs w:val="0"/>
          <w:color w:val="auto"/>
        </w:rPr>
        <w:t xml:space="preserve"> </w:t>
      </w:r>
    </w:p>
    <w:p w14:paraId="4F9420AD" w14:textId="77777777" w:rsidR="001D0626" w:rsidRDefault="00300C7F" w:rsidP="001D0626">
      <w:pPr>
        <w:rPr>
          <w:rStyle w:val="CodeChar"/>
          <w:rFonts w:eastAsiaTheme="minorEastAsia"/>
        </w:rPr>
      </w:pPr>
      <w:r>
        <w:rPr>
          <w:rStyle w:val="CodeChar"/>
        </w:rPr>
        <w:t>xbt_id</w:t>
      </w:r>
      <w:r w:rsidR="001D0626">
        <w:t xml:space="preserve"> = Foreign key to </w:t>
      </w:r>
      <w:r>
        <w:rPr>
          <w:rStyle w:val="CodeChar"/>
          <w:rFonts w:eastAsiaTheme="minorEastAsia"/>
        </w:rPr>
        <w:t>xbt</w:t>
      </w:r>
      <w:r w:rsidR="001D0626">
        <w:rPr>
          <w:rFonts w:eastAsiaTheme="minorEastAsia"/>
        </w:rPr>
        <w:t>.</w:t>
      </w:r>
      <w:r w:rsidR="001D0626" w:rsidRPr="00EF6BE9">
        <w:rPr>
          <w:rStyle w:val="CodeChar"/>
          <w:rFonts w:eastAsiaTheme="minorEastAsia"/>
        </w:rPr>
        <w:t xml:space="preserve"> </w:t>
      </w:r>
      <w:r>
        <w:rPr>
          <w:rStyle w:val="CodeChar"/>
          <w:rFonts w:eastAsiaTheme="minorEastAsia"/>
        </w:rPr>
        <w:t>xbt_id</w:t>
      </w:r>
    </w:p>
    <w:p w14:paraId="00B66485" w14:textId="77777777" w:rsidR="001D0626" w:rsidRDefault="001D0626" w:rsidP="001D0626"/>
    <w:p w14:paraId="703AE35B" w14:textId="77777777" w:rsidR="001D0626" w:rsidRPr="00730231" w:rsidRDefault="001D0626" w:rsidP="001D0626">
      <w:r>
        <w:t xml:space="preserve">Use the CDT Primitive to XSD Built-in type in section </w:t>
      </w:r>
      <w:r>
        <w:fldChar w:fldCharType="begin"/>
      </w:r>
      <w:r>
        <w:instrText xml:space="preserve"> REF _Ref390787662 \r \h </w:instrText>
      </w:r>
      <w:r>
        <w:fldChar w:fldCharType="separate"/>
      </w:r>
      <w:r w:rsidR="0093447A">
        <w:t>3.1.1.3.5</w:t>
      </w:r>
      <w:r>
        <w:fldChar w:fldCharType="end"/>
      </w:r>
      <w:r>
        <w:t xml:space="preserve"> to populate the </w:t>
      </w:r>
      <w:r w:rsidR="00300C7F">
        <w:rPr>
          <w:rStyle w:val="CodeChar"/>
        </w:rPr>
        <w:t>xbt_id</w:t>
      </w:r>
      <w:r>
        <w:t xml:space="preserve"> column according to the SC allowed primitives.  </w:t>
      </w:r>
    </w:p>
    <w:p w14:paraId="1E311E3C" w14:textId="77777777" w:rsidR="00CC1B7D" w:rsidRPr="00CC1B7D" w:rsidRDefault="00CC1B7D" w:rsidP="00CC1B7D"/>
    <w:p w14:paraId="5D61B2B2" w14:textId="77777777" w:rsidR="006427AD" w:rsidRDefault="006427AD" w:rsidP="0081584C">
      <w:pPr>
        <w:pStyle w:val="Heading6"/>
      </w:pPr>
      <w:bookmarkStart w:id="723" w:name="_Toc442108939"/>
      <w:r>
        <w:t xml:space="preserve">Populate the </w:t>
      </w:r>
      <w:r w:rsidR="002B3165">
        <w:t>bdt_sc_pri_restri</w:t>
      </w:r>
      <w:r>
        <w:t xml:space="preserve"> table</w:t>
      </w:r>
      <w:bookmarkEnd w:id="723"/>
    </w:p>
    <w:p w14:paraId="08113AC6" w14:textId="77777777" w:rsidR="00A13989" w:rsidRDefault="00A13989" w:rsidP="00A13989">
      <w:r>
        <w:t>This table assigns the CDT primitive and map XSD built-in type combination to the QBDTs</w:t>
      </w:r>
      <w:r w:rsidR="00546F13">
        <w:t>’ SCs</w:t>
      </w:r>
      <w:r>
        <w:t>.</w:t>
      </w:r>
    </w:p>
    <w:p w14:paraId="180864D2" w14:textId="77777777" w:rsidR="00A13989" w:rsidRDefault="00A13989" w:rsidP="00A13989"/>
    <w:tbl>
      <w:tblPr>
        <w:tblStyle w:val="TableGrid"/>
        <w:tblW w:w="0" w:type="auto"/>
        <w:tblLook w:val="04A0" w:firstRow="1" w:lastRow="0" w:firstColumn="1" w:lastColumn="0" w:noHBand="0" w:noVBand="1"/>
      </w:tblPr>
      <w:tblGrid>
        <w:gridCol w:w="9350"/>
      </w:tblGrid>
      <w:tr w:rsidR="00585CF4" w:rsidRPr="00585CF4" w14:paraId="3691E1E6" w14:textId="77777777" w:rsidTr="00585CF4">
        <w:tc>
          <w:tcPr>
            <w:tcW w:w="9576" w:type="dxa"/>
          </w:tcPr>
          <w:p w14:paraId="15108A2F" w14:textId="77777777" w:rsidR="00585CF4" w:rsidRPr="00585CF4" w:rsidRDefault="002B3165" w:rsidP="00DE04FF">
            <w:r>
              <w:rPr>
                <w:rStyle w:val="CodeChar"/>
              </w:rPr>
              <w:t>bdt_sc_pri_restri_id</w:t>
            </w:r>
            <w:r w:rsidR="00585CF4" w:rsidRPr="00585CF4">
              <w:t xml:space="preserve"> = Auto-generate database key.</w:t>
            </w:r>
          </w:p>
        </w:tc>
      </w:tr>
      <w:tr w:rsidR="00585CF4" w:rsidRPr="00585CF4" w14:paraId="6C4C669C" w14:textId="77777777" w:rsidTr="00585CF4">
        <w:tc>
          <w:tcPr>
            <w:tcW w:w="9576" w:type="dxa"/>
          </w:tcPr>
          <w:p w14:paraId="15941092" w14:textId="77777777" w:rsidR="00585CF4" w:rsidRPr="00585CF4" w:rsidRDefault="002B3165" w:rsidP="00DE04FF">
            <w:r>
              <w:rPr>
                <w:rStyle w:val="CodeChar"/>
              </w:rPr>
              <w:t>bdt_sc_id</w:t>
            </w:r>
            <w:r w:rsidR="00585CF4" w:rsidRPr="00585CF4">
              <w:t xml:space="preserve"> = Foreign key to the QBDT’s SC.</w:t>
            </w:r>
          </w:p>
        </w:tc>
      </w:tr>
      <w:tr w:rsidR="00585CF4" w:rsidRPr="00585CF4" w14:paraId="6634819A" w14:textId="77777777" w:rsidTr="00585CF4">
        <w:tc>
          <w:tcPr>
            <w:tcW w:w="9576" w:type="dxa"/>
          </w:tcPr>
          <w:p w14:paraId="4A096A01" w14:textId="1927B02E" w:rsidR="00585CF4" w:rsidRPr="00585CF4" w:rsidRDefault="002B3165" w:rsidP="00CE167E">
            <w:r>
              <w:rPr>
                <w:rStyle w:val="CodeChar"/>
              </w:rPr>
              <w:t>cdt_sc_awd_pri_xps_type_map_id</w:t>
            </w:r>
            <w:r w:rsidR="00585CF4" w:rsidRPr="00585CF4">
              <w:t xml:space="preserve"> and </w:t>
            </w:r>
            <w:r w:rsidR="00405DFB">
              <w:rPr>
                <w:rStyle w:val="CodeChar"/>
              </w:rPr>
              <w:t>is_default</w:t>
            </w:r>
            <w:r w:rsidR="00585CF4" w:rsidRPr="00585CF4">
              <w:t xml:space="preserve"> = This is a foreign key to the </w:t>
            </w:r>
            <w:r w:rsidR="00BF2D0E">
              <w:rPr>
                <w:rStyle w:val="CodeChar"/>
              </w:rPr>
              <w:t>cdt_sc_awd_pri_xps_type_map</w:t>
            </w:r>
            <w:r w:rsidR="00585CF4" w:rsidRPr="00585CF4">
              <w:t xml:space="preserve"> table</w:t>
            </w:r>
            <w:del w:id="724" w:author="Serm Kulvatunyou" w:date="2016-02-22T20:26:00Z">
              <w:r w:rsidR="00585CF4" w:rsidRPr="00585CF4" w:rsidDel="008A7F40">
                <w:delText xml:space="preserve"> in section </w:delText>
              </w:r>
              <w:r w:rsidR="00585CF4" w:rsidRPr="00585CF4" w:rsidDel="008A7F40">
                <w:fldChar w:fldCharType="begin"/>
              </w:r>
              <w:r w:rsidR="00585CF4" w:rsidRPr="00585CF4" w:rsidDel="008A7F40">
                <w:delInstrText xml:space="preserve"> REF _Ref390964089 \r \h </w:delInstrText>
              </w:r>
              <w:r w:rsidR="00585CF4" w:rsidRPr="00585CF4" w:rsidDel="008A7F40">
                <w:fldChar w:fldCharType="separate"/>
              </w:r>
              <w:r w:rsidR="008A7F40" w:rsidDel="008A7F40">
                <w:delText>3.1.1.5.8</w:delText>
              </w:r>
              <w:r w:rsidR="00585CF4" w:rsidRPr="00585CF4" w:rsidDel="008A7F40">
                <w:fldChar w:fldCharType="end"/>
              </w:r>
            </w:del>
            <w:r w:rsidR="00585CF4" w:rsidRPr="00585CF4">
              <w:t xml:space="preserve">. For SCs inherited from the based BDT, copy from its base </w:t>
            </w:r>
            <w:r w:rsidR="00596D62">
              <w:t xml:space="preserve">or ancestor </w:t>
            </w:r>
            <w:r w:rsidR="00585CF4" w:rsidRPr="00585CF4">
              <w:t xml:space="preserve">(note that each QBDT’SC may have multiple entries/primitive-maps). </w:t>
            </w:r>
            <w:r w:rsidR="00596D62">
              <w:t xml:space="preserve">For new SCs, first populate all rows from the map table for that SC (i.e., the value in the </w:t>
            </w:r>
            <w:r>
              <w:rPr>
                <w:rStyle w:val="CodeChar"/>
              </w:rPr>
              <w:t>bdt_sc_id</w:t>
            </w:r>
            <w:r w:rsidR="00596D62">
              <w:t xml:space="preserve"> column above matches the </w:t>
            </w:r>
            <w:r w:rsidR="00CF7449">
              <w:rPr>
                <w:rStyle w:val="CodeChar"/>
              </w:rPr>
              <w:t>cdt_sc_awd_pri</w:t>
            </w:r>
            <w:r w:rsidR="00596D62" w:rsidRPr="00596D62">
              <w:rPr>
                <w:rStyle w:val="CodeChar"/>
              </w:rPr>
              <w:t>.</w:t>
            </w:r>
            <w:r w:rsidR="00405DFB">
              <w:rPr>
                <w:rStyle w:val="CodeChar"/>
              </w:rPr>
              <w:t>cdt_sc_id</w:t>
            </w:r>
            <w:r w:rsidR="00596D62">
              <w:t xml:space="preserve"> column after joining the </w:t>
            </w:r>
            <w:r w:rsidR="00CF7449">
              <w:rPr>
                <w:rStyle w:val="CodeChar"/>
              </w:rPr>
              <w:t>cdt_sc_awd_pri</w:t>
            </w:r>
            <w:r w:rsidR="00596D62">
              <w:t xml:space="preserve"> and the </w:t>
            </w:r>
            <w:r w:rsidR="00BF2D0E">
              <w:rPr>
                <w:rStyle w:val="CodeChar"/>
              </w:rPr>
              <w:t>cdt_sc_awd_pri_xps_type_map</w:t>
            </w:r>
            <w:r w:rsidR="00596D62">
              <w:t xml:space="preserve"> tables).</w:t>
            </w:r>
            <w:r w:rsidR="00DF53A9">
              <w:t xml:space="preserve"> Then u</w:t>
            </w:r>
            <w:r w:rsidR="00585CF4" w:rsidRPr="00585CF4">
              <w:t>se the following rules</w:t>
            </w:r>
            <w:r w:rsidR="00C312B5">
              <w:t xml:space="preserve"> to </w:t>
            </w:r>
            <w:r w:rsidR="00DF53A9">
              <w:t xml:space="preserve">set the </w:t>
            </w:r>
            <w:r w:rsidR="00405DFB">
              <w:rPr>
                <w:rStyle w:val="CodeChar"/>
              </w:rPr>
              <w:t>is_default</w:t>
            </w:r>
            <w:r w:rsidR="00DF53A9">
              <w:t xml:space="preserve"> column. </w:t>
            </w:r>
            <w:r w:rsidR="00585CF4" w:rsidRPr="00585CF4">
              <w:t xml:space="preserve">If </w:t>
            </w:r>
            <w:r w:rsidR="00585CF4" w:rsidRPr="00585CF4">
              <w:rPr>
                <w:rStyle w:val="CodeChar"/>
              </w:rPr>
              <w:t xml:space="preserve">xsd:attribute/@type = ‘Number_B98233’ </w:t>
            </w:r>
            <w:r w:rsidR="00F93057" w:rsidRPr="00F93057">
              <w:t>is</w:t>
            </w:r>
            <w:r w:rsidR="00585CF4" w:rsidRPr="00585CF4">
              <w:rPr>
                <w:rStyle w:val="CodeChar"/>
              </w:rPr>
              <w:t xml:space="preserve"> true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DF53A9">
              <w:t xml:space="preserve"> row</w:t>
            </w:r>
            <w:r w:rsidR="0034056B">
              <w:t>, which</w:t>
            </w:r>
            <w:r w:rsidR="00DF53A9">
              <w:t xml:space="preserve"> points to the Number CDT primitive and</w:t>
            </w:r>
            <w:r w:rsidR="00585CF4" w:rsidRPr="00585CF4">
              <w:t xml:space="preserve"> </w:t>
            </w:r>
            <w:r w:rsidR="00585CF4" w:rsidRPr="00585CF4">
              <w:rPr>
                <w:rStyle w:val="CodeChar"/>
              </w:rPr>
              <w:t>xsd:integer</w:t>
            </w:r>
            <w:r w:rsidR="00585CF4" w:rsidRPr="00585CF4">
              <w:t xml:space="preserve"> map. Else if </w:t>
            </w:r>
            <w:r w:rsidR="00585CF4" w:rsidRPr="00585CF4">
              <w:rPr>
                <w:rStyle w:val="CodeChar"/>
              </w:rPr>
              <w:t>xsd:attribute/@type = (‘CodeType_1E7368’ or ‘CodeContentType’) or xsd:attribute/@name = ‘</w:t>
            </w:r>
            <w:commentRangeStart w:id="725"/>
            <w:r w:rsidR="00585CF4" w:rsidRPr="00585CF4">
              <w:rPr>
                <w:rStyle w:val="CodeChar"/>
              </w:rPr>
              <w:t>countryCode’</w:t>
            </w:r>
            <w:commentRangeEnd w:id="725"/>
            <w:r w:rsidR="000B73E4">
              <w:rPr>
                <w:rStyle w:val="CommentReference"/>
              </w:rPr>
              <w:commentReference w:id="725"/>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 </w:t>
            </w:r>
            <w:r w:rsidR="00DF53A9">
              <w:t>row</w:t>
            </w:r>
            <w:r w:rsidR="0034056B">
              <w:t>, which</w:t>
            </w:r>
            <w:r w:rsidR="00DF53A9">
              <w:t xml:space="preserve"> points to the </w:t>
            </w:r>
            <w:r w:rsidR="001B7953">
              <w:t xml:space="preserve">Token CDT primitive and </w:t>
            </w:r>
            <w:r w:rsidR="00585CF4" w:rsidRPr="00585CF4">
              <w:rPr>
                <w:rStyle w:val="CodeChar"/>
              </w:rPr>
              <w:t>xsd:token</w:t>
            </w:r>
            <w:r w:rsidR="001B7953">
              <w:t xml:space="preserve"> map.</w:t>
            </w:r>
            <w:r w:rsidR="00585CF4" w:rsidRPr="00585CF4">
              <w:t xml:space="preserve"> Else if </w:t>
            </w:r>
            <w:r w:rsidR="00585CF4" w:rsidRPr="00585CF4">
              <w:rPr>
                <w:rStyle w:val="CodeChar"/>
              </w:rPr>
              <w:t>xsd:attribute/@type = ‘StringType’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w:t>
            </w:r>
            <w:r w:rsidR="001B7953">
              <w:t>the</w:t>
            </w:r>
            <w:r w:rsidR="00DF53A9">
              <w:t xml:space="preserve"> row</w:t>
            </w:r>
            <w:r w:rsidR="0034056B">
              <w:t>, which</w:t>
            </w:r>
            <w:r w:rsidR="00DF53A9">
              <w:t xml:space="preserve"> points to the</w:t>
            </w:r>
            <w:r w:rsidR="001B7953">
              <w:t xml:space="preserve"> String CDT primitive </w:t>
            </w:r>
            <w:r w:rsidR="00DF53A9">
              <w:t xml:space="preserve">and </w:t>
            </w:r>
            <w:r w:rsidR="00585CF4" w:rsidRPr="00585CF4">
              <w:t xml:space="preserve">the </w:t>
            </w:r>
            <w:r w:rsidR="00585CF4" w:rsidRPr="00585CF4">
              <w:rPr>
                <w:rStyle w:val="CodeChar"/>
              </w:rPr>
              <w:t>xsd:string</w:t>
            </w:r>
            <w:r w:rsidR="001B7953">
              <w:t xml:space="preserve"> </w:t>
            </w:r>
            <w:r w:rsidR="001B7953" w:rsidRPr="00CE167E">
              <w:t>primitive map</w:t>
            </w:r>
            <w:r w:rsidR="001B7953" w:rsidRPr="005A4D10">
              <w:rPr>
                <w:highlight w:val="yellow"/>
              </w:rPr>
              <w:t>.</w:t>
            </w:r>
            <w:r w:rsidR="00585CF4" w:rsidRPr="005A4D10">
              <w:rPr>
                <w:highlight w:val="yellow"/>
              </w:rPr>
              <w:t xml:space="preserve"> Else if </w:t>
            </w:r>
            <w:r w:rsidR="00585CF4" w:rsidRPr="005A4D10">
              <w:rPr>
                <w:rStyle w:val="CodeChar"/>
                <w:highlight w:val="yellow"/>
              </w:rPr>
              <w:t>xsd:attribut</w:t>
            </w:r>
            <w:r w:rsidR="00546C4C" w:rsidRPr="005A4D10">
              <w:rPr>
                <w:rStyle w:val="CodeChar"/>
                <w:highlight w:val="yellow"/>
              </w:rPr>
              <w:t>e/@type = ‘NormalizedStri</w:t>
            </w:r>
            <w:r w:rsidR="00585CF4" w:rsidRPr="005A4D10">
              <w:rPr>
                <w:rStyle w:val="CodeChar"/>
                <w:highlight w:val="yellow"/>
              </w:rPr>
              <w:t>ngType’</w:t>
            </w:r>
            <w:r w:rsidR="00585CF4" w:rsidRPr="005A4D10">
              <w:rPr>
                <w:highlight w:val="yellow"/>
              </w:rPr>
              <w:t xml:space="preserve">, set </w:t>
            </w:r>
            <w:r w:rsidR="00405DFB" w:rsidRPr="005A4D10">
              <w:rPr>
                <w:rStyle w:val="CodeChar"/>
                <w:highlight w:val="yellow"/>
              </w:rPr>
              <w:t>is_default</w:t>
            </w:r>
            <w:r w:rsidR="00585CF4" w:rsidRPr="005A4D10">
              <w:rPr>
                <w:highlight w:val="yellow"/>
              </w:rPr>
              <w:t xml:space="preserve"> to </w:t>
            </w:r>
            <w:r w:rsidR="00585CF4" w:rsidRPr="005A4D10">
              <w:rPr>
                <w:rStyle w:val="CodeChar"/>
                <w:highlight w:val="yellow"/>
              </w:rPr>
              <w:t>true</w:t>
            </w:r>
            <w:r w:rsidR="00585CF4" w:rsidRPr="005A4D10">
              <w:rPr>
                <w:highlight w:val="yellow"/>
              </w:rPr>
              <w:t xml:space="preserve"> on</w:t>
            </w:r>
            <w:r w:rsidR="00955027" w:rsidRPr="005A4D10">
              <w:rPr>
                <w:highlight w:val="yellow"/>
              </w:rPr>
              <w:t xml:space="preserve"> the </w:t>
            </w:r>
            <w:r w:rsidR="00DF53A9" w:rsidRPr="005A4D10">
              <w:rPr>
                <w:highlight w:val="yellow"/>
              </w:rPr>
              <w:t>row</w:t>
            </w:r>
            <w:r w:rsidR="0034056B" w:rsidRPr="005A4D10">
              <w:rPr>
                <w:highlight w:val="yellow"/>
              </w:rPr>
              <w:t>, which</w:t>
            </w:r>
            <w:r w:rsidR="00DF53A9" w:rsidRPr="005A4D10">
              <w:rPr>
                <w:highlight w:val="yellow"/>
              </w:rPr>
              <w:t xml:space="preserve"> points to the </w:t>
            </w:r>
            <w:ins w:id="726" w:author="Kulvatunyou, Boonserm (Fed)" w:date="2016-06-16T15:59:00Z">
              <w:r w:rsidR="00CE167E" w:rsidRPr="005A4D10">
                <w:rPr>
                  <w:highlight w:val="yellow"/>
                </w:rPr>
                <w:t>Normalized</w:t>
              </w:r>
            </w:ins>
            <w:r w:rsidR="00955027" w:rsidRPr="005A4D10">
              <w:rPr>
                <w:highlight w:val="yellow"/>
              </w:rPr>
              <w:t>String CDT primitive and</w:t>
            </w:r>
            <w:r w:rsidR="00585CF4" w:rsidRPr="005A4D10">
              <w:rPr>
                <w:highlight w:val="yellow"/>
              </w:rPr>
              <w:t xml:space="preserve"> </w:t>
            </w:r>
            <w:r w:rsidR="00585CF4" w:rsidRPr="005A4D10">
              <w:rPr>
                <w:rStyle w:val="CodeChar"/>
                <w:highlight w:val="yellow"/>
              </w:rPr>
              <w:t>xsd:</w:t>
            </w:r>
            <w:ins w:id="727" w:author="Kulvatunyou, Boonserm (Fed)" w:date="2016-06-16T15:59:00Z">
              <w:r w:rsidR="00CE167E" w:rsidRPr="005A4D10">
                <w:rPr>
                  <w:rStyle w:val="CodeChar"/>
                  <w:highlight w:val="yellow"/>
                </w:rPr>
                <w:t>normalized</w:t>
              </w:r>
            </w:ins>
            <w:del w:id="728" w:author="Kulvatunyou, Boonserm (Fed)" w:date="2016-06-16T15:59:00Z">
              <w:r w:rsidR="00585CF4" w:rsidRPr="005A4D10" w:rsidDel="00CE167E">
                <w:rPr>
                  <w:rStyle w:val="CodeChar"/>
                  <w:highlight w:val="yellow"/>
                </w:rPr>
                <w:delText>s</w:delText>
              </w:r>
            </w:del>
            <w:ins w:id="729" w:author="Kulvatunyou, Boonserm (Fed)" w:date="2016-06-16T15:59:00Z">
              <w:r w:rsidR="00CE167E" w:rsidRPr="005A4D10">
                <w:rPr>
                  <w:rStyle w:val="CodeChar"/>
                  <w:highlight w:val="yellow"/>
                </w:rPr>
                <w:t>S</w:t>
              </w:r>
            </w:ins>
            <w:r w:rsidR="00585CF4" w:rsidRPr="005A4D10">
              <w:rPr>
                <w:rStyle w:val="CodeChar"/>
                <w:highlight w:val="yellow"/>
              </w:rPr>
              <w:t>tring</w:t>
            </w:r>
            <w:r w:rsidR="00955027" w:rsidRPr="005A4D10">
              <w:rPr>
                <w:highlight w:val="yellow"/>
              </w:rPr>
              <w:t xml:space="preserve"> map</w:t>
            </w:r>
            <w:r w:rsidR="00955027" w:rsidRPr="00CE167E">
              <w:t>.</w:t>
            </w:r>
            <w:r w:rsidR="00585CF4" w:rsidRPr="00585CF4">
              <w:t xml:space="preserve"> Else if </w:t>
            </w:r>
            <w:r w:rsidR="00585CF4" w:rsidRPr="00585CF4">
              <w:rPr>
                <w:rStyle w:val="CodeChar"/>
              </w:rPr>
              <w:t>xsd:attribute/@name = ‘listID’ or ‘listVersionID’ or ‘unitCodeListVersionID’</w:t>
            </w:r>
            <w:r w:rsidR="00DF53A9">
              <w:t xml:space="preserve">, </w:t>
            </w:r>
            <w:r w:rsidR="00585CF4" w:rsidRPr="0034056B">
              <w:t xml:space="preserve">set </w:t>
            </w:r>
            <w:r w:rsidR="00405DFB">
              <w:rPr>
                <w:rStyle w:val="CodeChar"/>
              </w:rPr>
              <w:t>is_default</w:t>
            </w:r>
            <w:r w:rsidR="00585CF4" w:rsidRPr="0034056B">
              <w:t xml:space="preserve"> to </w:t>
            </w:r>
            <w:r w:rsidR="00585CF4" w:rsidRPr="0034056B">
              <w:rPr>
                <w:rStyle w:val="CodeChar"/>
              </w:rPr>
              <w:t>true</w:t>
            </w:r>
            <w:r w:rsidR="00585CF4" w:rsidRPr="0034056B">
              <w:t xml:space="preserve"> on the </w:t>
            </w:r>
            <w:r w:rsidR="00DF53A9" w:rsidRPr="0034056B">
              <w:t>row</w:t>
            </w:r>
            <w:r w:rsidR="0034056B" w:rsidRPr="0034056B">
              <w:t>, which</w:t>
            </w:r>
            <w:r w:rsidR="00DF53A9" w:rsidRPr="0034056B">
              <w:t xml:space="preserve"> points to the NormalizedString</w:t>
            </w:r>
            <w:r w:rsidR="000D1A5B" w:rsidRPr="0034056B">
              <w:t xml:space="preserve"> CDT primitive and </w:t>
            </w:r>
            <w:r w:rsidR="00585CF4" w:rsidRPr="0034056B">
              <w:rPr>
                <w:rStyle w:val="CodeChar"/>
              </w:rPr>
              <w:t>xsd:</w:t>
            </w:r>
            <w:r w:rsidR="00DF53A9" w:rsidRPr="0034056B">
              <w:rPr>
                <w:rStyle w:val="CodeChar"/>
              </w:rPr>
              <w:t>normalizedString</w:t>
            </w:r>
            <w:r w:rsidR="000D1A5B" w:rsidRPr="0034056B">
              <w:t xml:space="preserve"> map</w:t>
            </w:r>
            <w:r w:rsidR="000D1A5B">
              <w:t>.</w:t>
            </w:r>
            <w:r w:rsidR="00585CF4" w:rsidRPr="00585CF4">
              <w:t xml:space="preserve"> Else if </w:t>
            </w:r>
            <w:r w:rsidR="00585CF4" w:rsidRPr="00585CF4">
              <w:rPr>
                <w:rStyle w:val="CodeChar"/>
              </w:rPr>
              <w:t>xsd:attribute/@type = ‘DateTimeType’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34056B">
              <w:t xml:space="preserve"> row, which </w:t>
            </w:r>
            <w:r w:rsidR="00DF53A9">
              <w:t xml:space="preserve">points to TimePoint CDT primitive and the </w:t>
            </w:r>
            <w:r w:rsidR="00585CF4" w:rsidRPr="00585CF4">
              <w:rPr>
                <w:rStyle w:val="CodeChar"/>
              </w:rPr>
              <w:t>xsd:token</w:t>
            </w:r>
            <w:r w:rsidR="00DF53A9">
              <w:t xml:space="preserve"> map.</w:t>
            </w:r>
            <w:r w:rsidR="00585CF4" w:rsidRPr="00585CF4">
              <w:t xml:space="preserve"> Else if </w:t>
            </w:r>
            <w:r w:rsidR="00585CF4" w:rsidRPr="00585CF4">
              <w:rPr>
                <w:rStyle w:val="CodeChar"/>
              </w:rPr>
              <w:t>xsd:attribute/@type = ‘IndicatorType’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DF53A9">
              <w:t xml:space="preserve"> row that points to the Boolean CDT primitive and</w:t>
            </w:r>
            <w:r w:rsidR="00585CF4" w:rsidRPr="00585CF4">
              <w:t xml:space="preserve"> </w:t>
            </w:r>
            <w:r w:rsidR="00585CF4" w:rsidRPr="00585CF4">
              <w:rPr>
                <w:rStyle w:val="CodeChar"/>
              </w:rPr>
              <w:t>xsd:boolean</w:t>
            </w:r>
            <w:r w:rsidR="00DF53A9">
              <w:t xml:space="preserve"> map.</w:t>
            </w:r>
            <w:r w:rsidR="00585CF4" w:rsidRPr="00585CF4">
              <w:t xml:space="preserve"> Else if </w:t>
            </w:r>
            <w:r w:rsidR="00585CF4" w:rsidRPr="00585CF4">
              <w:rPr>
                <w:rStyle w:val="CodeChar"/>
              </w:rPr>
              <w:t>xsd:attribute/@type = ‘ValueType_E7171E’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 </w:t>
            </w:r>
            <w:r w:rsidR="0034056B">
              <w:t xml:space="preserve">row, which points to the NormalizedString CDT primitive and </w:t>
            </w:r>
            <w:r w:rsidR="00585CF4" w:rsidRPr="00585CF4">
              <w:rPr>
                <w:rStyle w:val="CodeChar"/>
              </w:rPr>
              <w:t>xsd:normalizedString</w:t>
            </w:r>
            <w:r w:rsidR="0034056B">
              <w:t xml:space="preserve"> map.</w:t>
            </w:r>
            <w:r w:rsidR="00585CF4" w:rsidRPr="00585CF4">
              <w:t xml:space="preserve"> Else if </w:t>
            </w:r>
            <w:r w:rsidR="00585CF4" w:rsidRPr="00585CF4">
              <w:rPr>
                <w:rStyle w:val="CodeChar"/>
              </w:rPr>
              <w:t>xsd:attribute/@name = ‘name’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34056B">
              <w:t xml:space="preserve"> row, which points to the NormalizedString CDT primitive and </w:t>
            </w:r>
            <w:r w:rsidR="0034056B" w:rsidRPr="00585CF4">
              <w:rPr>
                <w:rStyle w:val="CodeChar"/>
              </w:rPr>
              <w:t>xsd:normalizedString</w:t>
            </w:r>
            <w:r w:rsidR="0034056B">
              <w:t xml:space="preserve"> map</w:t>
            </w:r>
            <w:r w:rsidR="00585CF4" w:rsidRPr="00585CF4">
              <w:t xml:space="preserve">. Else if </w:t>
            </w:r>
            <w:r w:rsidR="00585CF4" w:rsidRPr="00585CF4">
              <w:rPr>
                <w:rStyle w:val="CodeChar"/>
              </w:rPr>
              <w:t>contains(xsd:attribute/@type, ‘CodeContentType’)</w:t>
            </w:r>
            <w:r w:rsidR="00585CF4" w:rsidRPr="00585CF4">
              <w:t xml:space="preserve"> is </w:t>
            </w:r>
            <w:r w:rsidR="00585CF4" w:rsidRPr="00585CF4">
              <w:rPr>
                <w:rStyle w:val="CodeChar"/>
              </w:rPr>
              <w:t>true</w:t>
            </w:r>
            <w:r w:rsidR="00585CF4" w:rsidRPr="00585CF4">
              <w:t xml:space="preserve"> or </w:t>
            </w:r>
            <w:r w:rsidR="00585CF4" w:rsidRPr="00585CF4">
              <w:rPr>
                <w:rStyle w:val="CodeChar"/>
              </w:rPr>
              <w:t>xsd:attribute/@name = ‘listAgencyID’</w:t>
            </w:r>
            <w:r w:rsidR="00585CF4" w:rsidRPr="00585CF4">
              <w:t xml:space="preserve">, </w:t>
            </w:r>
            <w:r w:rsidR="00A70C9F">
              <w:t xml:space="preserve">set </w:t>
            </w:r>
            <w:r w:rsidR="00405DFB">
              <w:rPr>
                <w:rStyle w:val="CodeChar"/>
              </w:rPr>
              <w:t>is_default</w:t>
            </w:r>
            <w:r w:rsidR="00546C4C">
              <w:t xml:space="preserve"> to </w:t>
            </w:r>
            <w:r w:rsidR="00A70C9F">
              <w:rPr>
                <w:rStyle w:val="CodeChar"/>
              </w:rPr>
              <w:t>true</w:t>
            </w:r>
            <w:r w:rsidR="00546C4C">
              <w:t xml:space="preserve"> on </w:t>
            </w:r>
            <w:del w:id="730" w:author="Kulvatunyou, Boonserm (Fed)" w:date="2016-06-16T15:59:00Z">
              <w:r w:rsidR="00546C4C" w:rsidRPr="006A347D" w:rsidDel="00CE167E">
                <w:rPr>
                  <w:highlight w:val="yellow"/>
                </w:rPr>
                <w:delText>all</w:delText>
              </w:r>
              <w:r w:rsidR="00546C4C" w:rsidDel="00CE167E">
                <w:delText xml:space="preserve"> </w:delText>
              </w:r>
            </w:del>
            <w:r w:rsidR="00546C4C">
              <w:t>the</w:t>
            </w:r>
            <w:r w:rsidR="006B557D">
              <w:t xml:space="preserve"> row</w:t>
            </w:r>
            <w:r w:rsidR="00A70C9F">
              <w:t>, which point</w:t>
            </w:r>
            <w:r w:rsidR="006B557D">
              <w:t>s</w:t>
            </w:r>
            <w:r w:rsidR="00A70C9F">
              <w:t xml:space="preserve"> to the Token CDT primitive and </w:t>
            </w:r>
            <w:r w:rsidR="00A70C9F" w:rsidRPr="008A7F40">
              <w:rPr>
                <w:rStyle w:val="CodeChar"/>
              </w:rPr>
              <w:t>xsd:token</w:t>
            </w:r>
            <w:r w:rsidR="00A70C9F">
              <w:t xml:space="preserve"> map</w:t>
            </w:r>
            <w:r w:rsidR="00546C4C">
              <w:t xml:space="preserve">; </w:t>
            </w:r>
            <w:r w:rsidR="006B557D">
              <w:t xml:space="preserve">and </w:t>
            </w:r>
            <w:r w:rsidR="00546C4C">
              <w:t xml:space="preserve">populate an additional record using </w:t>
            </w:r>
            <w:r w:rsidR="00585CF4" w:rsidRPr="00585CF4">
              <w:t xml:space="preserve">the </w:t>
            </w:r>
            <w:r>
              <w:rPr>
                <w:rStyle w:val="CodeChar"/>
              </w:rPr>
              <w:t>code_list_id</w:t>
            </w:r>
            <w:r w:rsidR="00585CF4" w:rsidRPr="00585CF4">
              <w:t xml:space="preserve"> or </w:t>
            </w:r>
            <w:r>
              <w:rPr>
                <w:rStyle w:val="CodeChar"/>
              </w:rPr>
              <w:t>agency_id_list_id</w:t>
            </w:r>
            <w:r w:rsidR="00585CF4" w:rsidRPr="00585CF4">
              <w:t xml:space="preserve"> column </w:t>
            </w:r>
            <w:r w:rsidR="00546C4C">
              <w:t xml:space="preserve">as described below (this additional record will have </w:t>
            </w:r>
            <w:r w:rsidR="00405DFB">
              <w:rPr>
                <w:rStyle w:val="CodeChar"/>
              </w:rPr>
              <w:t>is_default</w:t>
            </w:r>
            <w:r w:rsidR="00546C4C">
              <w:t xml:space="preserve"> set to </w:t>
            </w:r>
            <w:r w:rsidR="00A70C9F">
              <w:rPr>
                <w:rStyle w:val="CodeChar"/>
              </w:rPr>
              <w:t>false</w:t>
            </w:r>
            <w:r w:rsidR="00546C4C">
              <w:t>)</w:t>
            </w:r>
            <w:r w:rsidR="00585CF4" w:rsidRPr="00585CF4">
              <w:t xml:space="preserve">. </w:t>
            </w:r>
          </w:p>
        </w:tc>
      </w:tr>
      <w:tr w:rsidR="00585CF4" w:rsidRPr="00585CF4" w14:paraId="0FC7DC94" w14:textId="77777777" w:rsidTr="00585CF4">
        <w:tc>
          <w:tcPr>
            <w:tcW w:w="9576" w:type="dxa"/>
          </w:tcPr>
          <w:p w14:paraId="075CD79A" w14:textId="77777777" w:rsidR="00585CF4" w:rsidRPr="00585CF4" w:rsidRDefault="002B3165" w:rsidP="00AD0B66">
            <w:r>
              <w:rPr>
                <w:rStyle w:val="CodeChar"/>
              </w:rPr>
              <w:t>code_list_id</w:t>
            </w:r>
            <w:r w:rsidR="00585CF4" w:rsidRPr="00585CF4">
              <w:t xml:space="preserve"> and </w:t>
            </w:r>
            <w:r w:rsidR="00405DFB">
              <w:rPr>
                <w:rStyle w:val="CodeChar"/>
              </w:rPr>
              <w:t>is_default</w:t>
            </w:r>
            <w:r w:rsidR="00585CF4" w:rsidRPr="00585CF4">
              <w:t xml:space="preserve">: For SCs inherited from the based BDT, copy from its base. For new SCs, </w:t>
            </w:r>
            <w:ins w:id="731" w:author="Serm Kulvatunyou" w:date="2016-02-22T20:45:00Z">
              <w:r w:rsidR="00AD0B66">
                <w:t xml:space="preserve">if the </w:t>
              </w:r>
            </w:ins>
            <w:ins w:id="732" w:author="Serm Kulvatunyou" w:date="2016-02-22T20:46:00Z">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 xml:space="preserve">this row shall be empty. </w:t>
              </w:r>
            </w:ins>
            <w:del w:id="733" w:author="Serm Kulvatunyou" w:date="2016-02-22T20:46:00Z">
              <w:r w:rsidR="00585CF4" w:rsidRPr="00585CF4" w:rsidDel="00AD0B66">
                <w:delText>p</w:delText>
              </w:r>
            </w:del>
            <w:ins w:id="734" w:author="Serm Kulvatunyou" w:date="2016-02-22T20:46:00Z">
              <w:r w:rsidR="00AD0B66">
                <w:t>P</w:t>
              </w:r>
            </w:ins>
            <w:r w:rsidR="00585CF4" w:rsidRPr="00585CF4">
              <w:t xml:space="preserve">opulate </w:t>
            </w:r>
            <w:ins w:id="735" w:author="Serm Kulvatunyou" w:date="2016-02-22T20:42:00Z">
              <w:r w:rsidR="00406BA6">
                <w:t xml:space="preserve">a </w:t>
              </w:r>
              <w:r w:rsidR="00406BA6">
                <w:lastRenderedPageBreak/>
                <w:t>row</w:t>
              </w:r>
            </w:ins>
            <w:del w:id="736" w:author="Serm Kulvatunyou" w:date="2016-02-22T20:43:00Z">
              <w:r w:rsidR="00585CF4" w:rsidRPr="00585CF4" w:rsidDel="00406BA6">
                <w:delText xml:space="preserve">this </w:delText>
              </w:r>
            </w:del>
            <w:del w:id="737" w:author="Serm Kulvatunyou" w:date="2016-02-22T20:44:00Z">
              <w:r w:rsidR="00585CF4" w:rsidRPr="00585CF4" w:rsidDel="00406BA6">
                <w:delText>column</w:delText>
              </w:r>
            </w:del>
            <w:ins w:id="738" w:author="Serm Kulvatunyou" w:date="2016-02-22T20:52:00Z">
              <w:r w:rsidR="00AD0B66">
                <w:t xml:space="preserve"> where this column has a value</w:t>
              </w:r>
            </w:ins>
            <w:r w:rsidR="00585CF4" w:rsidRPr="00585CF4">
              <w:t xml:space="preserve"> </w:t>
            </w:r>
            <w:r w:rsidR="00E52D1C">
              <w:t xml:space="preserve">if </w:t>
            </w:r>
            <w:del w:id="739" w:author="Serm Kulvatunyou" w:date="2016-02-22T20:40:00Z">
              <w:r w:rsidR="00E52D1C" w:rsidDel="00406BA6">
                <w:delText xml:space="preserve">the characteristics of the </w:delText>
              </w:r>
              <w:r w:rsidR="00E52D1C" w:rsidRPr="00E52D1C" w:rsidDel="00406BA6">
                <w:rPr>
                  <w:rStyle w:val="CodeChar"/>
                </w:rPr>
                <w:delText>xsd:attribute</w:delText>
              </w:r>
              <w:r w:rsidR="00E52D1C" w:rsidDel="00406BA6">
                <w:delText xml:space="preserve"> fall thru the IF clauses described above and </w:delText>
              </w:r>
              <w:r w:rsidR="00E52D1C" w:rsidRPr="00585CF4" w:rsidDel="00406BA6">
                <w:rPr>
                  <w:rStyle w:val="CodeChar"/>
                </w:rPr>
                <w:delText>contains</w:delText>
              </w:r>
            </w:del>
            <w:ins w:id="740" w:author="Serm Kulvatunyou" w:date="2016-02-22T20:40:00Z">
              <w:r w:rsidR="00406BA6">
                <w:rPr>
                  <w:rStyle w:val="CodeChar"/>
                </w:rPr>
                <w:t>substring-before</w:t>
              </w:r>
            </w:ins>
            <w:r w:rsidR="00E52D1C" w:rsidRPr="00585CF4">
              <w:rPr>
                <w:rStyle w:val="CodeChar"/>
              </w:rPr>
              <w:t>(xsd:attribute/@type, ‘CodeContentType’)</w:t>
            </w:r>
            <w:ins w:id="741" w:author="Serm Kulvatunyou" w:date="2016-02-22T20:41:00Z">
              <w:r w:rsidR="00406BA6">
                <w:rPr>
                  <w:rStyle w:val="CodeChar"/>
                </w:rPr>
                <w:t xml:space="preserve"> != ‘’</w:t>
              </w:r>
            </w:ins>
            <w:r w:rsidR="00E52D1C" w:rsidRPr="00585CF4">
              <w:t xml:space="preserve"> is </w:t>
            </w:r>
            <w:r w:rsidR="00E52D1C" w:rsidRPr="00585CF4">
              <w:rPr>
                <w:rStyle w:val="CodeChar"/>
              </w:rPr>
              <w:t>true</w:t>
            </w:r>
            <w:r w:rsidR="00585CF4" w:rsidRPr="00585CF4">
              <w:t xml:space="preserve">. </w:t>
            </w:r>
            <w:ins w:id="742" w:author="Serm Kulvatunyou" w:date="2016-02-22T20:44:00Z">
              <w:r w:rsidR="00406BA6">
                <w:t xml:space="preserve">In that row, the </w:t>
              </w:r>
              <w:r w:rsidR="00406BA6">
                <w:rPr>
                  <w:rStyle w:val="CodeChar"/>
                </w:rPr>
                <w:t>cdt_sc_awd_pri_xps_type_map_id</w:t>
              </w:r>
              <w:r w:rsidR="00406BA6" w:rsidRPr="00585CF4">
                <w:t xml:space="preserve"> </w:t>
              </w:r>
              <w:r w:rsidR="00406BA6">
                <w:t xml:space="preserve">and </w:t>
              </w:r>
              <w:r w:rsidR="00406BA6">
                <w:rPr>
                  <w:rStyle w:val="CodeChar"/>
                </w:rPr>
                <w:t>agency_id_list_id</w:t>
              </w:r>
              <w:r w:rsidR="00406BA6" w:rsidRPr="00585CF4">
                <w:rPr>
                  <w:rStyle w:val="CodeChar"/>
                </w:rPr>
                <w:t xml:space="preserve"> </w:t>
              </w:r>
              <w:r w:rsidR="00406BA6" w:rsidRPr="00585CF4">
                <w:t>column</w:t>
              </w:r>
              <w:r w:rsidR="00406BA6">
                <w:t>s shall be empty.</w:t>
              </w:r>
              <w:r w:rsidR="00406BA6" w:rsidRPr="000F5EDC">
                <w:t xml:space="preserve"> </w:t>
              </w:r>
            </w:ins>
            <w:r w:rsidR="00585CF4" w:rsidRPr="000F5EDC">
              <w:t xml:space="preserve">Assign the </w:t>
            </w:r>
            <w:r w:rsidR="002D3A91">
              <w:rPr>
                <w:rStyle w:val="CodeChar"/>
              </w:rPr>
              <w:t>code_list</w:t>
            </w:r>
            <w:r w:rsidR="00585CF4" w:rsidRPr="000F5EDC">
              <w:rPr>
                <w:rStyle w:val="CodeChar"/>
              </w:rPr>
              <w:t>.</w:t>
            </w:r>
            <w:r>
              <w:rPr>
                <w:rStyle w:val="CodeChar"/>
              </w:rPr>
              <w:t>code_list_id</w:t>
            </w:r>
            <w:r w:rsidR="00585CF4" w:rsidRPr="000F5EDC">
              <w:t xml:space="preserve"> from the </w:t>
            </w:r>
            <w:ins w:id="743" w:author="Serm Kulvatunyou" w:date="2016-02-22T20:47:00Z">
              <w:r w:rsidR="00AD0B66" w:rsidRPr="00AD0B66">
                <w:rPr>
                  <w:rStyle w:val="CodeChar"/>
                </w:rPr>
                <w:t>code_list</w:t>
              </w:r>
              <w:r w:rsidR="00AD0B66">
                <w:t xml:space="preserve"> </w:t>
              </w:r>
            </w:ins>
            <w:r w:rsidR="00585CF4" w:rsidRPr="000F5EDC">
              <w:t xml:space="preserve">record where </w:t>
            </w:r>
            <w:del w:id="744" w:author="Serm Kulvatunyou" w:date="2016-02-22T20:50:00Z">
              <w:r w:rsidR="00585CF4" w:rsidRPr="000F5EDC" w:rsidDel="00AD0B66">
                <w:rPr>
                  <w:rStyle w:val="CodeChar"/>
                </w:rPr>
                <w:delText>contains(</w:delText>
              </w:r>
            </w:del>
            <w:r w:rsidR="002D3A91">
              <w:rPr>
                <w:rStyle w:val="CodeChar"/>
              </w:rPr>
              <w:t>code_list</w:t>
            </w:r>
            <w:r w:rsidR="00585CF4" w:rsidRPr="000F5EDC">
              <w:rPr>
                <w:rStyle w:val="CodeChar"/>
              </w:rPr>
              <w:t>.</w:t>
            </w:r>
            <w:r w:rsidR="00DD3866">
              <w:rPr>
                <w:rStyle w:val="CodeChar"/>
              </w:rPr>
              <w:t>name</w:t>
            </w:r>
            <w:ins w:id="745" w:author="Serm Kulvatunyou" w:date="2016-02-22T20:50:00Z">
              <w:r w:rsidR="00AD0B66">
                <w:rPr>
                  <w:rStyle w:val="CodeChar"/>
                </w:rPr>
                <w:t xml:space="preserve"> </w:t>
              </w:r>
            </w:ins>
            <w:del w:id="746" w:author="Serm Kulvatunyou" w:date="2016-02-22T20:50:00Z">
              <w:r w:rsidR="00585CF4" w:rsidRPr="000F5EDC" w:rsidDel="00AD0B66">
                <w:rPr>
                  <w:rStyle w:val="CodeChar"/>
                </w:rPr>
                <w:delText xml:space="preserve">, </w:delText>
              </w:r>
            </w:del>
            <w:ins w:id="747" w:author="Serm Kulvatunyou" w:date="2016-02-22T20:50:00Z">
              <w:r w:rsidR="00AD0B66">
                <w:rPr>
                  <w:rStyle w:val="CodeChar"/>
                </w:rPr>
                <w:t>=</w:t>
              </w:r>
              <w:r w:rsidR="00AD0B66" w:rsidRPr="000F5EDC">
                <w:rPr>
                  <w:rStyle w:val="CodeChar"/>
                </w:rPr>
                <w:t xml:space="preserve"> </w:t>
              </w:r>
            </w:ins>
            <w:r w:rsidR="00585CF4" w:rsidRPr="000F5EDC">
              <w:rPr>
                <w:rStyle w:val="CodeChar"/>
              </w:rPr>
              <w:t>substring-before(xsd:attribute/@type, ‘</w:t>
            </w:r>
            <w:del w:id="748" w:author="Serm Kulvatunyou" w:date="2016-02-22T20:50:00Z">
              <w:r w:rsidR="00585CF4" w:rsidRPr="000F5EDC" w:rsidDel="00AD0B66">
                <w:rPr>
                  <w:rStyle w:val="CodeChar"/>
                </w:rPr>
                <w:delText>Code</w:delText>
              </w:r>
            </w:del>
            <w:r w:rsidR="00585CF4" w:rsidRPr="000F5EDC">
              <w:rPr>
                <w:rStyle w:val="CodeChar"/>
              </w:rPr>
              <w:t xml:space="preserve">ContentType’) </w:t>
            </w:r>
            <w:del w:id="749" w:author="Serm Kulvatunyou" w:date="2016-02-22T20:51:00Z">
              <w:r w:rsidR="00585CF4" w:rsidRPr="000F5EDC" w:rsidDel="00AD0B66">
                <w:rPr>
                  <w:rStyle w:val="CodeChar"/>
                </w:rPr>
                <w:delText>= true</w:delText>
              </w:r>
              <w:r w:rsidR="00585CF4" w:rsidRPr="000F5EDC" w:rsidDel="00AD0B66">
                <w:delText xml:space="preserve"> </w:delText>
              </w:r>
            </w:del>
            <w:r w:rsidR="00585CF4" w:rsidRPr="000F5EDC">
              <w:t xml:space="preserve">and set the </w:t>
            </w:r>
            <w:r w:rsidR="00405DFB">
              <w:rPr>
                <w:rStyle w:val="CodeChar"/>
              </w:rPr>
              <w:t>is_default</w:t>
            </w:r>
            <w:r w:rsidR="00585CF4" w:rsidRPr="000F5EDC">
              <w:t xml:space="preserve"> to </w:t>
            </w:r>
            <w:r w:rsidR="00A70C9F" w:rsidRPr="000F5EDC">
              <w:rPr>
                <w:rStyle w:val="CodeChar"/>
              </w:rPr>
              <w:t>false</w:t>
            </w:r>
            <w:r w:rsidR="00585CF4" w:rsidRPr="000F5EDC">
              <w:t>.</w:t>
            </w:r>
          </w:p>
        </w:tc>
      </w:tr>
      <w:tr w:rsidR="00585CF4" w:rsidRPr="00A13989" w14:paraId="3D0ECC33" w14:textId="77777777" w:rsidTr="00E52D1C">
        <w:trPr>
          <w:trHeight w:val="1448"/>
        </w:trPr>
        <w:tc>
          <w:tcPr>
            <w:tcW w:w="9576" w:type="dxa"/>
          </w:tcPr>
          <w:p w14:paraId="0165E4FF" w14:textId="77777777" w:rsidR="00585CF4" w:rsidRPr="00A13989" w:rsidRDefault="002B3165" w:rsidP="00AD0B66">
            <w:r>
              <w:rPr>
                <w:rStyle w:val="CodeChar"/>
              </w:rPr>
              <w:lastRenderedPageBreak/>
              <w:t>agency_id_list_id</w:t>
            </w:r>
            <w:r w:rsidR="00585CF4" w:rsidRPr="00585CF4">
              <w:rPr>
                <w:rStyle w:val="CodeChar"/>
              </w:rPr>
              <w:t xml:space="preserve"> and </w:t>
            </w:r>
            <w:r w:rsidR="00405DFB">
              <w:rPr>
                <w:rStyle w:val="CodeChar"/>
              </w:rPr>
              <w:t>is_default</w:t>
            </w:r>
            <w:r w:rsidR="00585CF4" w:rsidRPr="00585CF4">
              <w:t xml:space="preserve">: For SCs inherited from the based BDT, copy from its base. For new SCs, </w:t>
            </w:r>
            <w:ins w:id="750" w:author="Serm Kulvatunyou" w:date="2016-02-22T20:51:00Z">
              <w:r w:rsidR="00AD0B66" w:rsidRPr="00585CF4">
                <w:t xml:space="preserve">, </w:t>
              </w:r>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w:t>
              </w:r>
              <w:r w:rsidR="00AD0B66" w:rsidRPr="00585CF4">
                <w:t xml:space="preserve"> </w:t>
              </w:r>
            </w:ins>
            <w:del w:id="751" w:author="Serm Kulvatunyou" w:date="2016-02-22T20:51:00Z">
              <w:r w:rsidR="00E52D1C" w:rsidRPr="00585CF4" w:rsidDel="00AD0B66">
                <w:delText xml:space="preserve">populate </w:delText>
              </w:r>
            </w:del>
            <w:ins w:id="752" w:author="Serm Kulvatunyou" w:date="2016-02-22T20:51:00Z">
              <w:r w:rsidR="00AD0B66">
                <w:t>P</w:t>
              </w:r>
              <w:r w:rsidR="00AD0B66" w:rsidRPr="00585CF4">
                <w:t xml:space="preserve">opulate </w:t>
              </w:r>
            </w:ins>
            <w:ins w:id="753" w:author="Serm Kulvatunyou" w:date="2016-02-22T20:52:00Z">
              <w:r w:rsidR="00AD0B66">
                <w:t xml:space="preserve">a row where is column has a value </w:t>
              </w:r>
            </w:ins>
            <w:del w:id="754" w:author="Serm Kulvatunyou" w:date="2016-02-22T20:53:00Z">
              <w:r w:rsidR="00E52D1C" w:rsidRPr="00585CF4" w:rsidDel="00AD0B66">
                <w:delText xml:space="preserve">this column </w:delText>
              </w:r>
              <w:r w:rsidR="00E52D1C" w:rsidDel="00AD0B66">
                <w:delText xml:space="preserve">if the characteristics of the </w:delText>
              </w:r>
              <w:r w:rsidR="00E52D1C" w:rsidRPr="00E52D1C" w:rsidDel="00AD0B66">
                <w:rPr>
                  <w:rStyle w:val="CodeChar"/>
                </w:rPr>
                <w:delText>xsd:attribute</w:delText>
              </w:r>
              <w:r w:rsidR="00E52D1C" w:rsidDel="00AD0B66">
                <w:delText xml:space="preserve"> fall thru the IF clauses described above and </w:delText>
              </w:r>
            </w:del>
            <w:r w:rsidR="00E52D1C" w:rsidRPr="00585CF4">
              <w:rPr>
                <w:rStyle w:val="CodeChar"/>
              </w:rPr>
              <w:t>xsd:attribute/@name = ‘listAgencyID’</w:t>
            </w:r>
            <w:r w:rsidR="00E52D1C" w:rsidRPr="00585CF4">
              <w:t xml:space="preserve"> is </w:t>
            </w:r>
            <w:r w:rsidR="00E52D1C" w:rsidRPr="00585CF4">
              <w:rPr>
                <w:rStyle w:val="CodeChar"/>
              </w:rPr>
              <w:t>true</w:t>
            </w:r>
            <w:r w:rsidR="00E52D1C" w:rsidRPr="00585CF4">
              <w:t>.</w:t>
            </w:r>
            <w:r w:rsidR="00E52D1C">
              <w:t xml:space="preserve"> </w:t>
            </w:r>
            <w:ins w:id="755" w:author="Serm Kulvatunyou" w:date="2016-02-22T20:53:00Z">
              <w:r w:rsidR="00AD0B66">
                <w:t xml:space="preserve">In that row, </w:t>
              </w:r>
            </w:ins>
            <w:del w:id="756" w:author="Serm Kulvatunyou" w:date="2016-02-22T20:53:00Z">
              <w:r w:rsidR="00E52D1C" w:rsidDel="00AD0B66">
                <w:delText>A</w:delText>
              </w:r>
            </w:del>
            <w:ins w:id="757" w:author="Serm Kulvatunyou" w:date="2016-02-22T20:53:00Z">
              <w:r w:rsidR="00AD0B66">
                <w:t>a</w:t>
              </w:r>
            </w:ins>
            <w:r w:rsidR="00585CF4" w:rsidRPr="00585CF4">
              <w:t xml:space="preserve">ssign the only </w:t>
            </w:r>
            <w:r>
              <w:rPr>
                <w:rStyle w:val="CodeChar"/>
              </w:rPr>
              <w:t>agency_id_list</w:t>
            </w:r>
            <w:r w:rsidR="00585CF4" w:rsidRPr="00585CF4">
              <w:rPr>
                <w:rStyle w:val="CodeChar"/>
              </w:rPr>
              <w:t>.</w:t>
            </w:r>
            <w:r>
              <w:rPr>
                <w:rStyle w:val="CodeChar"/>
              </w:rPr>
              <w:t>agency_id_list_id</w:t>
            </w:r>
            <w:r w:rsidR="00585CF4" w:rsidRPr="00585CF4">
              <w:t xml:space="preserve"> value there is in the </w:t>
            </w:r>
            <w:r>
              <w:rPr>
                <w:rStyle w:val="CodeChar"/>
              </w:rPr>
              <w:t>agency_id_list</w:t>
            </w:r>
            <w:r w:rsidR="00585CF4" w:rsidRPr="00585CF4">
              <w:t xml:space="preserve"> table and set the </w:t>
            </w:r>
            <w:r w:rsidR="00405DFB">
              <w:rPr>
                <w:rStyle w:val="CodeChar"/>
              </w:rPr>
              <w:t>is_default</w:t>
            </w:r>
            <w:r w:rsidR="00585CF4" w:rsidRPr="00585CF4">
              <w:t xml:space="preserve"> to </w:t>
            </w:r>
            <w:r w:rsidR="00A70C9F">
              <w:rPr>
                <w:rStyle w:val="CodeChar"/>
              </w:rPr>
              <w:t>false</w:t>
            </w:r>
            <w:r w:rsidR="00585CF4" w:rsidRPr="00585CF4">
              <w:t xml:space="preserve">. </w:t>
            </w:r>
          </w:p>
        </w:tc>
      </w:tr>
    </w:tbl>
    <w:p w14:paraId="7BBC97E4" w14:textId="77777777" w:rsidR="00A13989" w:rsidRDefault="00024172" w:rsidP="00024172">
      <w:pPr>
        <w:pStyle w:val="Heading4"/>
      </w:pPr>
      <w:bookmarkStart w:id="758" w:name="_Toc442108940"/>
      <w:r>
        <w:t>Import BCCPs</w:t>
      </w:r>
      <w:bookmarkEnd w:id="758"/>
    </w:p>
    <w:p w14:paraId="0D1C098E" w14:textId="114CEA0E" w:rsidR="00024172" w:rsidRDefault="00024172" w:rsidP="00024172">
      <w:pPr>
        <w:spacing w:before="240"/>
      </w:pPr>
      <w:del w:id="759" w:author="Serm Kulvatunyou" w:date="2016-06-01T17:36:00Z">
        <w:r w:rsidDel="008D284C">
          <w:delText xml:space="preserve">Basic Core Component Properties (BCCPs) are in </w:delText>
        </w:r>
        <w:r w:rsidRPr="00015656" w:rsidDel="008D284C">
          <w:rPr>
            <w:rStyle w:val="CodeChar"/>
          </w:rPr>
          <w:delText>Fields.xsd</w:delText>
        </w:r>
        <w:r w:rsidDel="008D284C">
          <w:delText xml:space="preserve"> and </w:delText>
        </w:r>
        <w:r w:rsidRPr="00015656" w:rsidDel="008D284C">
          <w:rPr>
            <w:rStyle w:val="CodeChar"/>
          </w:rPr>
          <w:delText>Meta.xsd</w:delText>
        </w:r>
        <w:r w:rsidDel="008D284C">
          <w:delText xml:space="preserve">. </w:delText>
        </w:r>
      </w:del>
      <w:ins w:id="760" w:author="Serm Kulvatunyou" w:date="2016-06-01T17:42:00Z">
        <w:r w:rsidR="00FD4CC4">
          <w:t xml:space="preserve">A </w:t>
        </w:r>
      </w:ins>
      <w:r>
        <w:t>BCCP</w:t>
      </w:r>
      <w:del w:id="761" w:author="Serm Kulvatunyou" w:date="2016-06-01T17:42:00Z">
        <w:r w:rsidDel="00FD4CC4">
          <w:delText>s</w:delText>
        </w:r>
      </w:del>
      <w:r>
        <w:t xml:space="preserve"> </w:t>
      </w:r>
      <w:del w:id="762" w:author="Serm Kulvatunyou" w:date="2016-06-01T17:42:00Z">
        <w:r w:rsidDel="00FD4CC4">
          <w:delText xml:space="preserve">are </w:delText>
        </w:r>
      </w:del>
      <w:ins w:id="763" w:author="Serm Kulvatunyou" w:date="2016-06-01T17:42:00Z">
        <w:r w:rsidR="00FD4CC4">
          <w:t xml:space="preserve">is </w:t>
        </w:r>
      </w:ins>
      <w:r w:rsidRPr="00015656">
        <w:rPr>
          <w:rStyle w:val="CodeChar"/>
        </w:rPr>
        <w:t>xsd:element</w:t>
      </w:r>
      <w:r>
        <w:t xml:space="preserve"> </w:t>
      </w:r>
      <w:del w:id="764" w:author="Serm Kulvatunyou" w:date="2016-06-01T17:36:00Z">
        <w:r w:rsidDel="008D284C">
          <w:delText xml:space="preserve">in those files </w:delText>
        </w:r>
      </w:del>
      <w:r>
        <w:t xml:space="preserve">that </w:t>
      </w:r>
      <w:ins w:id="765" w:author="Serm Kulvatunyou" w:date="2016-06-01T17:41:00Z">
        <w:r w:rsidR="00FD4CC4">
          <w:t xml:space="preserve">uses a </w:t>
        </w:r>
      </w:ins>
      <w:del w:id="766" w:author="Serm Kulvatunyou" w:date="2016-06-01T17:42:00Z">
        <w:r w:rsidDel="00FD4CC4">
          <w:delText xml:space="preserve">are </w:delText>
        </w:r>
      </w:del>
      <w:ins w:id="767" w:author="Serm Kulvatunyou" w:date="2016-06-01T17:42:00Z">
        <w:r w:rsidR="00FD4CC4">
          <w:t xml:space="preserve">type, which is </w:t>
        </w:r>
      </w:ins>
      <w:r>
        <w:t>eventually traced down to</w:t>
      </w:r>
      <w:ins w:id="768" w:author="Serm Kulvatunyou" w:date="2016-06-01T17:42:00Z">
        <w:r w:rsidR="00FD4CC4">
          <w:t xml:space="preserve"> an </w:t>
        </w:r>
        <w:r w:rsidR="00FD4CC4" w:rsidRPr="00FD4CC4">
          <w:rPr>
            <w:rStyle w:val="CodeChar"/>
          </w:rPr>
          <w:t>xsd:simpleType</w:t>
        </w:r>
        <w:r w:rsidR="00FD4CC4">
          <w:t xml:space="preserve"> or</w:t>
        </w:r>
      </w:ins>
      <w:ins w:id="769" w:author="Serm Kulvatunyou" w:date="2016-06-01T17:41:00Z">
        <w:r w:rsidR="00FD4CC4">
          <w:t xml:space="preserve"> </w:t>
        </w:r>
      </w:ins>
      <w:ins w:id="770" w:author="Serm Kulvatunyou" w:date="2016-06-01T17:42:00Z">
        <w:r w:rsidR="00FD4CC4">
          <w:t>an</w:t>
        </w:r>
      </w:ins>
      <w:ins w:id="771" w:author="Serm Kulvatunyou" w:date="2016-06-01T17:41:00Z">
        <w:r w:rsidR="00FD4CC4">
          <w:t xml:space="preserve"> </w:t>
        </w:r>
        <w:r w:rsidR="00FD4CC4" w:rsidRPr="00FD4CC4">
          <w:rPr>
            <w:rStyle w:val="CodeChar"/>
          </w:rPr>
          <w:t>xsd:complexType</w:t>
        </w:r>
        <w:r w:rsidR="00FD4CC4">
          <w:t xml:space="preserve"> that uses</w:t>
        </w:r>
      </w:ins>
      <w:r>
        <w:t xml:space="preserve"> </w:t>
      </w:r>
      <w:r w:rsidRPr="00015656">
        <w:rPr>
          <w:rStyle w:val="CodeChar"/>
        </w:rPr>
        <w:t>xsd:simpleContent</w:t>
      </w:r>
      <w:r>
        <w:t xml:space="preserve"> through the type </w:t>
      </w:r>
      <w:r w:rsidRPr="00015656">
        <w:rPr>
          <w:rStyle w:val="CodeChar"/>
        </w:rPr>
        <w:t>xsd:extension</w:t>
      </w:r>
      <w:r>
        <w:t xml:space="preserve"> chain (or </w:t>
      </w:r>
      <w:r w:rsidRPr="00015656">
        <w:rPr>
          <w:rStyle w:val="CodeChar"/>
        </w:rPr>
        <w:t>xsd:restriction</w:t>
      </w:r>
      <w:r>
        <w:t xml:space="preserve">, although I think </w:t>
      </w:r>
      <w:r w:rsidRPr="00015656">
        <w:rPr>
          <w:rStyle w:val="CodeChar"/>
        </w:rPr>
        <w:t>xsd:restriction</w:t>
      </w:r>
      <w:r>
        <w:t xml:space="preserve"> is not used at all)</w:t>
      </w:r>
      <w:ins w:id="772" w:author="Serm Kulvatunyou" w:date="2016-06-01T17:41:00Z">
        <w:r w:rsidR="00FD4CC4">
          <w:t xml:space="preserve"> or </w:t>
        </w:r>
      </w:ins>
      <w:ins w:id="773" w:author="Serm Kulvatunyou" w:date="2016-06-01T17:36:00Z">
        <w:r w:rsidR="008D284C">
          <w:t xml:space="preserve">. Although most BCCPS are in </w:t>
        </w:r>
        <w:r w:rsidR="008D284C" w:rsidRPr="00FD4CC4">
          <w:rPr>
            <w:rStyle w:val="CodeChar"/>
          </w:rPr>
          <w:t>Fields.</w:t>
        </w:r>
      </w:ins>
      <w:ins w:id="774" w:author="Serm Kulvatunyou" w:date="2016-06-01T17:37:00Z">
        <w:r w:rsidR="008D284C" w:rsidRPr="00FD4CC4">
          <w:rPr>
            <w:rStyle w:val="CodeChar"/>
          </w:rPr>
          <w:t>xsd</w:t>
        </w:r>
        <w:r w:rsidR="008D284C">
          <w:t xml:space="preserve"> and </w:t>
        </w:r>
        <w:r w:rsidR="008D284C" w:rsidRPr="00FD4CC4">
          <w:rPr>
            <w:rStyle w:val="CodeChar"/>
          </w:rPr>
          <w:t>Meta.xsd</w:t>
        </w:r>
        <w:r w:rsidR="008D284C">
          <w:t>, we need to prune through other schemas in</w:t>
        </w:r>
      </w:ins>
      <w:ins w:id="775" w:author="Serm Kulvatunyou" w:date="2016-06-01T17:39:00Z">
        <w:r w:rsidR="00FD4CC4">
          <w:t>cluding</w:t>
        </w:r>
      </w:ins>
      <w:ins w:id="776" w:author="Serm Kulvatunyou" w:date="2016-06-01T17:38:00Z">
        <w:r w:rsidR="008D284C">
          <w:t xml:space="preserve"> the </w:t>
        </w:r>
        <w:r w:rsidR="00FD4CC4" w:rsidRPr="00FD4CC4">
          <w:rPr>
            <w:rStyle w:val="CodeChar"/>
          </w:rPr>
          <w:t>Components.xsd</w:t>
        </w:r>
        <w:r w:rsidR="00FD4CC4">
          <w:t xml:space="preserve"> and </w:t>
        </w:r>
      </w:ins>
      <w:ins w:id="777" w:author="Serm Kulvatunyou" w:date="2016-06-01T17:39:00Z">
        <w:r w:rsidR="00FD4CC4">
          <w:t xml:space="preserve">others </w:t>
        </w:r>
      </w:ins>
      <w:ins w:id="778" w:author="Serm Kulvatunyou" w:date="2016-06-01T17:38:00Z">
        <w:r w:rsidR="00FD4CC4">
          <w:t xml:space="preserve">in </w:t>
        </w:r>
        <w:r w:rsidR="008D284C">
          <w:t>following folders -</w:t>
        </w:r>
      </w:ins>
      <w:ins w:id="779" w:author="Serm Kulvatunyou" w:date="2016-06-01T17:37:00Z">
        <w:r w:rsidR="008D284C">
          <w:t xml:space="preserve"> </w:t>
        </w:r>
        <w:r w:rsidR="008D284C" w:rsidRPr="008D284C">
          <w:rPr>
            <w:rStyle w:val="CodeChar"/>
          </w:rPr>
          <w:t>Model/BODs</w:t>
        </w:r>
        <w:r w:rsidR="008D284C">
          <w:t xml:space="preserve">, </w:t>
        </w:r>
        <w:r w:rsidR="008D284C" w:rsidRPr="008D284C">
          <w:rPr>
            <w:rStyle w:val="CodeChar"/>
          </w:rPr>
          <w:t>Model/Nouns</w:t>
        </w:r>
        <w:r w:rsidR="008D284C">
          <w:t xml:space="preserve">, </w:t>
        </w:r>
        <w:r w:rsidR="008D284C" w:rsidRPr="008D284C">
          <w:rPr>
            <w:rStyle w:val="CodeChar"/>
          </w:rPr>
          <w:t>Model/Platform/2_1/BODs</w:t>
        </w:r>
        <w:r w:rsidR="008D284C">
          <w:t xml:space="preserve">, </w:t>
        </w:r>
      </w:ins>
      <w:ins w:id="780" w:author="Serm Kulvatunyou" w:date="2016-06-01T17:38:00Z">
        <w:r w:rsidR="008D284C" w:rsidRPr="008D284C">
          <w:rPr>
            <w:rStyle w:val="CodeChar"/>
          </w:rPr>
          <w:t>Model/Platform/2_1/Nouns</w:t>
        </w:r>
        <w:r w:rsidR="008D284C">
          <w:t>.</w:t>
        </w:r>
      </w:ins>
      <w:del w:id="781" w:author="Serm Kulvatunyou" w:date="2016-06-01T17:39:00Z">
        <w:r w:rsidDel="00FD4CC4">
          <w:delText xml:space="preserve"> (note that all </w:delText>
        </w:r>
        <w:r w:rsidRPr="00015656" w:rsidDel="00FD4CC4">
          <w:rPr>
            <w:rStyle w:val="CodeChar"/>
          </w:rPr>
          <w:delText>xsd:element</w:delText>
        </w:r>
        <w:r w:rsidDel="00FD4CC4">
          <w:delText xml:space="preserve"> in the Fields.xsd are BCCPs; however, not all </w:delText>
        </w:r>
        <w:r w:rsidRPr="00015656" w:rsidDel="00FD4CC4">
          <w:rPr>
            <w:rStyle w:val="CodeChar"/>
          </w:rPr>
          <w:delText>xsd:element</w:delText>
        </w:r>
        <w:r w:rsidDel="00FD4CC4">
          <w:delText xml:space="preserve"> in the </w:delText>
        </w:r>
        <w:r w:rsidRPr="00015656" w:rsidDel="00FD4CC4">
          <w:rPr>
            <w:rStyle w:val="CodeChar"/>
          </w:rPr>
          <w:delText>Meta.xsd</w:delText>
        </w:r>
        <w:r w:rsidDel="00FD4CC4">
          <w:delText xml:space="preserve"> are BCCPs so it is necessary to trace down to whether the </w:delText>
        </w:r>
        <w:r w:rsidRPr="00015656" w:rsidDel="00FD4CC4">
          <w:rPr>
            <w:rStyle w:val="CodeChar"/>
          </w:rPr>
          <w:delText>xsd:element</w:delText>
        </w:r>
        <w:r w:rsidDel="00FD4CC4">
          <w:delText xml:space="preserve"> has a simple content or conversely does not have a complex content).</w:delText>
        </w:r>
      </w:del>
      <w:del w:id="782" w:author="Serm Kulvatunyou" w:date="2016-06-01T17:43:00Z">
        <w:r w:rsidDel="00FD4CC4">
          <w:delText xml:space="preserve"> Simple content means a complex type with simple content or simply a  simple type.</w:delText>
        </w:r>
      </w:del>
    </w:p>
    <w:p w14:paraId="07A74CA7" w14:textId="77777777" w:rsidR="00024172" w:rsidRDefault="00024172" w:rsidP="00024172"/>
    <w:p w14:paraId="19FE572D" w14:textId="760D74C5" w:rsidR="008D284C" w:rsidRPr="00024172" w:rsidRDefault="00024172" w:rsidP="00024172">
      <w:r>
        <w:t xml:space="preserve">Assuming the target </w:t>
      </w:r>
      <w:r w:rsidRPr="00015656">
        <w:rPr>
          <w:rStyle w:val="CodeChar"/>
        </w:rPr>
        <w:t>xsd:element</w:t>
      </w:r>
      <w:r>
        <w:t xml:space="preserve"> is a BCCP, the </w:t>
      </w:r>
      <w:r w:rsidRPr="00015656">
        <w:rPr>
          <w:rStyle w:val="CodeChar"/>
        </w:rPr>
        <w:t>xsd:element/@type</w:t>
      </w:r>
      <w:r>
        <w:t xml:space="preserve"> </w:t>
      </w:r>
      <w:r w:rsidR="00B96A81">
        <w:t xml:space="preserve">shall be a BDT that has already been imported. If it cannot be found the system should throw an error that indicates something is wrong either in the import logic or its implementation. </w:t>
      </w:r>
      <w:r>
        <w:t xml:space="preserve">To </w:t>
      </w:r>
      <w:r w:rsidR="00B96A81">
        <w:t>find</w:t>
      </w:r>
      <w:r>
        <w:t xml:space="preserve"> a</w:t>
      </w:r>
      <w:r w:rsidR="00B96A81">
        <w:t>n imported BDT</w:t>
      </w:r>
      <w:r>
        <w:t xml:space="preserve">, we can use a GUID of the type (or name, but it is </w:t>
      </w:r>
      <w:r w:rsidRPr="00481724">
        <w:t>easier to use the GUID).</w:t>
      </w:r>
    </w:p>
    <w:p w14:paraId="4C972711" w14:textId="77777777" w:rsidR="000F7888" w:rsidRDefault="000F7888" w:rsidP="000F7888">
      <w:pPr>
        <w:pStyle w:val="Heading5"/>
      </w:pPr>
      <w:bookmarkStart w:id="783" w:name="_Toc442108941"/>
      <w:r>
        <w:t xml:space="preserve">Populate </w:t>
      </w:r>
      <w:r w:rsidR="00E134E4">
        <w:t xml:space="preserve">the </w:t>
      </w:r>
      <w:r>
        <w:t>BCCP table</w:t>
      </w:r>
      <w:bookmarkEnd w:id="783"/>
    </w:p>
    <w:p w14:paraId="5DC29DFA" w14:textId="77777777"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14:paraId="0E3361C1" w14:textId="77777777" w:rsidR="00E134E4" w:rsidRDefault="00E134E4" w:rsidP="00E134E4"/>
    <w:p w14:paraId="6439EC19" w14:textId="6B6C18C4" w:rsidR="00E134E4" w:rsidRDefault="00725F3C" w:rsidP="00E134E4">
      <w:r>
        <w:rPr>
          <w:rStyle w:val="CodeChar"/>
        </w:rPr>
        <w:t>bccp_id</w:t>
      </w:r>
      <w:r w:rsidR="00E134E4">
        <w:t xml:space="preserve"> = Auto-generate database key.</w:t>
      </w:r>
    </w:p>
    <w:p w14:paraId="1D2363C2" w14:textId="1498E289" w:rsidR="00E134E4" w:rsidRDefault="00725F3C" w:rsidP="00E134E4">
      <w:r>
        <w:rPr>
          <w:rStyle w:val="CodeChar"/>
        </w:rPr>
        <w:t>guid</w:t>
      </w:r>
      <w:r w:rsidR="00E402B3">
        <w:t xml:space="preserve"> = </w:t>
      </w:r>
      <w:r w:rsidR="00E134E4">
        <w:t xml:space="preserve">Get from </w:t>
      </w:r>
      <w:r w:rsidR="00BE4347" w:rsidRPr="00D275DC">
        <w:rPr>
          <w:rStyle w:val="CodeChar"/>
        </w:rPr>
        <w:t>.</w:t>
      </w:r>
      <w:r w:rsidR="00E134E4" w:rsidRPr="00D275DC">
        <w:rPr>
          <w:rStyle w:val="CodeChar"/>
        </w:rPr>
        <w:t>/@id</w:t>
      </w:r>
      <w:r w:rsidR="00E134E4">
        <w:t>.</w:t>
      </w:r>
    </w:p>
    <w:p w14:paraId="71B6D9CC" w14:textId="77777777" w:rsidR="00E134E4" w:rsidRDefault="00CF7449" w:rsidP="00E134E4">
      <w:r>
        <w:rPr>
          <w:rStyle w:val="CodeChar"/>
        </w:rPr>
        <w:t>property_term</w:t>
      </w:r>
      <w:r w:rsidR="00E134E4">
        <w:t xml:space="preserve"> = Get from </w:t>
      </w:r>
      <w:r w:rsidR="00BE4347" w:rsidRPr="00D275DC">
        <w:rPr>
          <w:rStyle w:val="CodeChar"/>
        </w:rPr>
        <w:t>SpaceSeparate(</w:t>
      </w:r>
      <w:r w:rsidR="00E134E4" w:rsidRPr="00D275DC">
        <w:rPr>
          <w:rStyle w:val="CodeChar"/>
        </w:rPr>
        <w:t>/@name</w:t>
      </w:r>
      <w:r w:rsidR="00981F22">
        <w:rPr>
          <w:rStyle w:val="CodeChar"/>
        </w:rPr>
        <w:t>)</w:t>
      </w:r>
      <w:del w:id="784" w:author="Serm Kulvatunyou" w:date="2016-03-04T13:56:00Z">
        <w:r w:rsidR="00981F22" w:rsidRPr="00981F22" w:rsidDel="008D10CA">
          <w:delText xml:space="preserve"> and then replace the</w:delText>
        </w:r>
        <w:r w:rsidR="00981F22" w:rsidDel="008D10CA">
          <w:rPr>
            <w:rStyle w:val="CodeChar"/>
          </w:rPr>
          <w:delText xml:space="preserve"> “ID” </w:delText>
        </w:r>
        <w:r w:rsidR="00981F22" w:rsidRPr="00981F22" w:rsidDel="008D10CA">
          <w:delText xml:space="preserve">token with </w:delText>
        </w:r>
        <w:r w:rsidR="00791521" w:rsidRPr="00791521" w:rsidDel="008D10CA">
          <w:rPr>
            <w:rStyle w:val="CodeChar"/>
          </w:rPr>
          <w:delText>“</w:delText>
        </w:r>
        <w:r w:rsidR="00981F22" w:rsidRPr="00791521" w:rsidDel="008D10CA">
          <w:rPr>
            <w:rStyle w:val="CodeChar"/>
          </w:rPr>
          <w:delText>Identifier</w:delText>
        </w:r>
        <w:r w:rsidR="00791521" w:rsidRPr="00791521" w:rsidDel="008D10CA">
          <w:rPr>
            <w:rStyle w:val="CodeChar"/>
          </w:rPr>
          <w:delText>”</w:delText>
        </w:r>
      </w:del>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14:paraId="0ECE5C86" w14:textId="77777777" w:rsidR="00E134E4" w:rsidRPr="00E134E4" w:rsidRDefault="00CF7449" w:rsidP="00E134E4">
      <w:r>
        <w:rPr>
          <w:rStyle w:val="CodeChar"/>
        </w:rPr>
        <w:t>representation_term</w:t>
      </w:r>
      <w:r w:rsidR="00BE4347">
        <w:t xml:space="preserve"> = Get from the </w:t>
      </w:r>
      <w:r w:rsidR="002B066A">
        <w:rPr>
          <w:rStyle w:val="CodeChar"/>
        </w:rPr>
        <w:t>dt</w:t>
      </w:r>
      <w:commentRangeStart w:id="785"/>
      <w:r w:rsidR="00C8390B" w:rsidRPr="00D275DC">
        <w:rPr>
          <w:rStyle w:val="CodeChar"/>
        </w:rPr>
        <w:t>.</w:t>
      </w:r>
      <w:r w:rsidR="00736ABC">
        <w:rPr>
          <w:rStyle w:val="CodeChar"/>
        </w:rPr>
        <w:t>data_type_term</w:t>
      </w:r>
      <w:r w:rsidR="00C8390B">
        <w:t xml:space="preserve"> </w:t>
      </w:r>
      <w:commentRangeEnd w:id="785"/>
      <w:r w:rsidR="00C8390B">
        <w:rPr>
          <w:rStyle w:val="CommentReference"/>
        </w:rPr>
        <w:commentReference w:id="785"/>
      </w:r>
      <w:r w:rsidR="00C8390B">
        <w:t>of the associated BDT.</w:t>
      </w:r>
      <w:r w:rsidR="000E2679">
        <w:t xml:space="preserve"> Ex.  </w:t>
      </w:r>
      <w:r w:rsidR="00D92A46">
        <w:t xml:space="preserve">“Amount” for the </w:t>
      </w:r>
      <w:r w:rsidR="00D92A46" w:rsidRPr="000E2679">
        <w:rPr>
          <w:rStyle w:val="CodeChar"/>
        </w:rPr>
        <w:t>DiscountAmount</w:t>
      </w:r>
      <w:r w:rsidR="00D92A46">
        <w:t xml:space="preserve"> XSD element that uses the </w:t>
      </w:r>
      <w:r w:rsidR="00F67384" w:rsidRPr="000E2679">
        <w:rPr>
          <w:rStyle w:val="CodeChar"/>
        </w:rPr>
        <w:t>“Open_ Amount”</w:t>
      </w:r>
      <w:r w:rsidR="00D92A46" w:rsidRPr="00D92A46">
        <w:t xml:space="preserve"> QBDT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14:paraId="1DC04C6F" w14:textId="77777777" w:rsidR="00832239" w:rsidRDefault="00072832" w:rsidP="003A128A">
      <w:r>
        <w:rPr>
          <w:rStyle w:val="CodeChar"/>
        </w:rPr>
        <w:t>bdt_id</w:t>
      </w:r>
      <w:r w:rsidR="00E134E4">
        <w:t xml:space="preserve"> = </w:t>
      </w:r>
      <w:r w:rsidR="00D275DC">
        <w:t xml:space="preserve">Foreign key to the </w:t>
      </w:r>
      <w:r w:rsidR="002B066A">
        <w:rPr>
          <w:rStyle w:val="CodeChar"/>
        </w:rPr>
        <w:t>dt</w:t>
      </w:r>
      <w:r w:rsidR="00D275DC" w:rsidRPr="00D275DC">
        <w:rPr>
          <w:rStyle w:val="CodeChar"/>
        </w:rPr>
        <w:t>.</w:t>
      </w:r>
      <w:r w:rsidR="00736ABC">
        <w:rPr>
          <w:rStyle w:val="CodeChar"/>
        </w:rPr>
        <w:t>dt_id</w:t>
      </w:r>
      <w:r w:rsidR="00D275DC">
        <w:t xml:space="preserve">. Use this logic to find the </w:t>
      </w:r>
      <w:r w:rsidR="002B066A">
        <w:rPr>
          <w:rStyle w:val="CodeChar"/>
        </w:rPr>
        <w:t>dt</w:t>
      </w:r>
      <w:r w:rsidR="00D275DC" w:rsidRPr="00D275DC">
        <w:rPr>
          <w:rStyle w:val="CodeChar"/>
        </w:rPr>
        <w:t>.</w:t>
      </w:r>
      <w:r w:rsidR="00736ABC">
        <w:rPr>
          <w:rStyle w:val="CodeChar"/>
        </w:rPr>
        <w: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attribute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B066A">
        <w:rPr>
          <w:rStyle w:val="CodeChar"/>
        </w:rPr>
        <w:t>dt</w:t>
      </w:r>
      <w:r w:rsidR="002A23EB" w:rsidRPr="002A23EB">
        <w:rPr>
          <w:rStyle w:val="CodeChar"/>
        </w:rPr>
        <w:t>.</w:t>
      </w:r>
      <w:r w:rsidR="00736ABC">
        <w:rPr>
          <w:rStyle w:val="CodeChar"/>
        </w:rPr>
        <w:t>guid</w:t>
      </w:r>
      <w:r w:rsidR="002A23EB">
        <w:t xml:space="preserve"> to get the </w:t>
      </w:r>
      <w:r w:rsidR="002B066A">
        <w:rPr>
          <w:rStyle w:val="CodeChar"/>
        </w:rPr>
        <w:t>dt</w:t>
      </w:r>
      <w:r w:rsidR="002A23EB" w:rsidRPr="002A23EB">
        <w:rPr>
          <w:rStyle w:val="CodeChar"/>
        </w:rPr>
        <w:t>.</w:t>
      </w:r>
      <w:r w:rsidR="00736ABC">
        <w:rPr>
          <w:rStyle w:val="CodeChar"/>
        </w:rPr>
        <w:t>dt_id</w:t>
      </w:r>
      <w:r w:rsidR="002A23EB">
        <w:rPr>
          <w:rStyle w:val="CodeChar"/>
        </w:rPr>
        <w:t xml:space="preserve"> </w:t>
      </w:r>
      <w:r w:rsidR="002A23EB" w:rsidRPr="002A23EB">
        <w:t xml:space="preserve">(alternatively </w:t>
      </w:r>
      <w:r w:rsidR="002B066A">
        <w:rPr>
          <w:rStyle w:val="CodeChar"/>
        </w:rPr>
        <w:t>dt</w:t>
      </w:r>
      <w:r w:rsidR="002A23EB" w:rsidRPr="00FA53D5">
        <w:rPr>
          <w:rStyle w:val="CodeChar"/>
        </w:rPr>
        <w:t>.</w:t>
      </w:r>
      <w:r w:rsidR="00736ABC">
        <w:rPr>
          <w:rStyle w:val="CodeChar"/>
        </w:rPr>
        <w:t>den</w:t>
      </w:r>
      <w:r w:rsidR="002A23EB" w:rsidRPr="002A23EB">
        <w:t xml:space="preserve"> may be used)</w:t>
      </w:r>
      <w:r w:rsidR="002A23EB">
        <w:t>.</w:t>
      </w:r>
    </w:p>
    <w:p w14:paraId="75410A4C" w14:textId="77777777" w:rsidR="00E134E4" w:rsidRDefault="00736ABC" w:rsidP="003A128A">
      <w:r>
        <w:rPr>
          <w:rStyle w:val="CodeChar"/>
        </w:rPr>
        <w:lastRenderedPageBreak/>
        <w:t>den</w:t>
      </w:r>
      <w:r w:rsidR="00E134E4">
        <w:t xml:space="preserve"> = </w:t>
      </w:r>
      <w:r w:rsidR="00CF7449">
        <w:rPr>
          <w:rStyle w:val="CodeChar"/>
        </w:rPr>
        <w:t>property_term</w:t>
      </w:r>
      <w:r w:rsidR="00A22EB0">
        <w:rPr>
          <w:rStyle w:val="CodeChar"/>
        </w:rPr>
        <w:t xml:space="preserve"> + “. “ + </w:t>
      </w:r>
      <w:r w:rsidR="00CF7449">
        <w:rPr>
          <w:rStyle w:val="CodeChar"/>
        </w:rPr>
        <w:t>representation_term</w:t>
      </w:r>
      <w:r w:rsidR="000E2679">
        <w:rPr>
          <w:rStyle w:val="CommentReference"/>
        </w:rPr>
        <w:commentReference w:id="786"/>
      </w:r>
      <w:r w:rsidR="00981F22">
        <w:t>.</w:t>
      </w:r>
      <w:r w:rsidR="000E2679">
        <w:t xml:space="preserve"> Truncate the ending part of the </w:t>
      </w:r>
      <w:r w:rsidR="00CF7449">
        <w:rPr>
          <w:rStyle w:val="CodeChar"/>
        </w:rPr>
        <w:t>property_term</w:t>
      </w:r>
      <w:r w:rsidR="000E2679">
        <w:t xml:space="preserve"> that overlaps with the beginning of the </w:t>
      </w:r>
      <w:r w:rsidR="00CF7449">
        <w:rPr>
          <w:rStyle w:val="CodeChar"/>
        </w:rPr>
        <w:t>representation_term</w:t>
      </w:r>
      <w:r w:rsidR="000E2679">
        <w:t xml:space="preserve">. Ex. </w:t>
      </w:r>
      <w:r w:rsidR="00F67384" w:rsidRPr="00F67384">
        <w:rPr>
          <w:rStyle w:val="CodeChar"/>
        </w:rPr>
        <w:t>“Discount Amount. 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w:t>
      </w:r>
    </w:p>
    <w:p w14:paraId="5B350CDB" w14:textId="690B2200" w:rsidR="00E134E4" w:rsidRDefault="00B66EC6" w:rsidP="003A128A">
      <w:r>
        <w:rPr>
          <w:rStyle w:val="CodeChar"/>
        </w:rPr>
        <w:t>definition</w:t>
      </w:r>
      <w:r w:rsidR="00E134E4">
        <w:t xml:space="preserve"> = </w:t>
      </w:r>
      <w:r w:rsidR="00981F22" w:rsidRPr="00E402B3">
        <w:rPr>
          <w:rStyle w:val="CodeChar"/>
        </w:rPr>
        <w:t>./xsd:annotation/xsd:documentation</w:t>
      </w:r>
      <w:r w:rsidR="00981F22">
        <w:t>.</w:t>
      </w:r>
    </w:p>
    <w:p w14:paraId="6B243676" w14:textId="0A5363CF" w:rsidR="002F5A6B" w:rsidRDefault="002F5A6B" w:rsidP="003A128A">
      <w:r w:rsidRPr="002F5A6B">
        <w:rPr>
          <w:rStyle w:val="CodeChar"/>
        </w:rPr>
        <w:t>module</w:t>
      </w:r>
      <w:r>
        <w:t xml:space="preserve"> = </w:t>
      </w:r>
      <w:r w:rsidRPr="001D04FD">
        <w:t xml:space="preserve">Name of the </w:t>
      </w:r>
      <w:r>
        <w:t xml:space="preserve">directory path from the </w:t>
      </w:r>
      <w:r w:rsidRPr="002F5A6B">
        <w:rPr>
          <w:rStyle w:val="CodeChar"/>
        </w:rPr>
        <w:t>Model</w:t>
      </w:r>
      <w:r>
        <w:t xml:space="preserve"> folder</w:t>
      </w:r>
      <w:r w:rsidRPr="001D04FD">
        <w:t xml:space="preserve"> where the </w:t>
      </w:r>
      <w:r w:rsidR="00461DD3">
        <w:t>definition</w:t>
      </w:r>
      <w:r w:rsidRPr="001D04FD">
        <w:t xml:space="preserve"> reside</w:t>
      </w:r>
      <w:r>
        <w:t>s</w:t>
      </w:r>
      <w:r w:rsidRPr="001D04FD">
        <w:t xml:space="preserve"> without the file extension, e.g., </w:t>
      </w:r>
      <w:r w:rsidRPr="002F5A6B">
        <w:rPr>
          <w:rStyle w:val="CodeChar"/>
        </w:rPr>
        <w:t>Model/</w:t>
      </w:r>
      <w:r>
        <w:rPr>
          <w:rStyle w:val="CodeChar"/>
        </w:rPr>
        <w:t>Platform/2_1/Common/Components/Fields</w:t>
      </w:r>
      <w:r>
        <w:t xml:space="preserve"> for an BCCP from the </w:t>
      </w:r>
      <w:r>
        <w:rPr>
          <w:rStyle w:val="CodeChar"/>
        </w:rPr>
        <w:t>Fields</w:t>
      </w:r>
      <w:r w:rsidRPr="001D04FD">
        <w:rPr>
          <w:rStyle w:val="CodeChar"/>
        </w:rPr>
        <w:t>.xsd</w:t>
      </w:r>
      <w:r>
        <w:t>.</w:t>
      </w:r>
    </w:p>
    <w:p w14:paraId="6F0E0677" w14:textId="4AC139D0" w:rsidR="002F5A6B" w:rsidRDefault="002F5A6B" w:rsidP="003A128A">
      <w:r w:rsidRPr="002F5A6B">
        <w:rPr>
          <w:rStyle w:val="CodeChar"/>
        </w:rPr>
        <w:t>namespace_id</w:t>
      </w:r>
      <w:r>
        <w:t xml:space="preserve"> = </w:t>
      </w:r>
      <w:r w:rsidRPr="002F5A6B">
        <w:rPr>
          <w:rStyle w:val="CodeChar"/>
        </w:rPr>
        <w:t>null</w:t>
      </w:r>
      <w:r>
        <w:t>.</w:t>
      </w:r>
    </w:p>
    <w:p w14:paraId="71D3B035" w14:textId="76296F0C" w:rsidR="002F5A6B" w:rsidRDefault="002F5A6B" w:rsidP="003A128A">
      <w:r w:rsidRPr="002F5A6B">
        <w:rPr>
          <w:rStyle w:val="CodeChar"/>
        </w:rPr>
        <w:t>is_deprecated</w:t>
      </w:r>
      <w:r>
        <w:t xml:space="preserve"> = </w:t>
      </w:r>
      <w:r w:rsidRPr="002F5A6B">
        <w:rPr>
          <w:rStyle w:val="CodeChar"/>
        </w:rPr>
        <w:t>0</w:t>
      </w:r>
      <w:r>
        <w:t>.</w:t>
      </w:r>
    </w:p>
    <w:p w14:paraId="1D3B0228" w14:textId="2E960F57" w:rsidR="00981F22" w:rsidRDefault="00127238" w:rsidP="00981F22">
      <w:r>
        <w:rPr>
          <w:rStyle w:val="CodeChar"/>
        </w:rPr>
        <w:t>created_by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4DD75518" w14:textId="08EF94E4" w:rsidR="002F5A6B" w:rsidRDefault="002F5A6B" w:rsidP="00981F22">
      <w:r w:rsidRPr="002F5A6B">
        <w:rPr>
          <w:rStyle w:val="CodeChar"/>
        </w:rPr>
        <w:t>owner_user_id</w:t>
      </w:r>
      <w:r>
        <w:t xml:space="preserve"> = </w:t>
      </w:r>
      <w:r w:rsidRPr="002F5A6B">
        <w:rPr>
          <w:rStyle w:val="CodeChar"/>
        </w:rPr>
        <w:t>“oagis”</w:t>
      </w:r>
      <w:r>
        <w:t>.</w:t>
      </w:r>
    </w:p>
    <w:p w14:paraId="7BCE6EC7" w14:textId="77777777" w:rsidR="00981F22" w:rsidRDefault="00127238" w:rsidP="00981F22">
      <w:r>
        <w:rPr>
          <w:rStyle w:val="CodeChar"/>
        </w:rPr>
        <w:t>last_updated_by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397CB59D" w14:textId="77777777" w:rsidR="00981F22" w:rsidRDefault="00127238" w:rsidP="00981F22">
      <w:r>
        <w:rPr>
          <w:rStyle w:val="CodeChar"/>
        </w:rPr>
        <w:t>creation_timestamp</w:t>
      </w:r>
      <w:r w:rsidR="00981F22">
        <w:t xml:space="preserve"> = </w:t>
      </w:r>
      <w:r w:rsidR="00981F22" w:rsidRPr="00112B28">
        <w:t>Current time</w:t>
      </w:r>
      <w:r w:rsidR="00981F22">
        <w:t>.</w:t>
      </w:r>
    </w:p>
    <w:p w14:paraId="0050227A" w14:textId="6A2FA4B3" w:rsidR="00981F22" w:rsidRDefault="00127238" w:rsidP="00981F22">
      <w:r>
        <w:rPr>
          <w:rStyle w:val="CodeChar"/>
        </w:rPr>
        <w:t>last_update_timestamp</w:t>
      </w:r>
      <w:r w:rsidR="00981F22">
        <w:t xml:space="preserve"> = Same as </w:t>
      </w:r>
      <w:r>
        <w:rPr>
          <w:rStyle w:val="CodeChar"/>
        </w:rPr>
        <w:t>creation_timestamp</w:t>
      </w:r>
      <w:r w:rsidR="00981F22">
        <w:t>.</w:t>
      </w:r>
    </w:p>
    <w:p w14:paraId="40CE57DF" w14:textId="02F374F2" w:rsidR="002F5A6B" w:rsidRDefault="002F5A6B" w:rsidP="00981F22">
      <w:r w:rsidRPr="002F5A6B">
        <w:rPr>
          <w:rStyle w:val="CodeChar"/>
        </w:rPr>
        <w:t>state = 3</w:t>
      </w:r>
      <w:r>
        <w:t>.</w:t>
      </w:r>
    </w:p>
    <w:p w14:paraId="612D7A98" w14:textId="77777777" w:rsidR="002F5A6B" w:rsidRDefault="002F5A6B" w:rsidP="002F5A6B">
      <w:bookmarkStart w:id="787" w:name="_Toc442108942"/>
      <w:bookmarkStart w:id="788" w:name="_Ref452531234"/>
      <w:r w:rsidRPr="00EB13B1">
        <w:rPr>
          <w:rStyle w:val="CodeChar"/>
        </w:rPr>
        <w:t>revision_num</w:t>
      </w:r>
      <w:r>
        <w:t xml:space="preserve"> = </w:t>
      </w:r>
      <w:r w:rsidRPr="00EB13B1">
        <w:rPr>
          <w:rStyle w:val="CodeChar"/>
        </w:rPr>
        <w:t>0</w:t>
      </w:r>
      <w:r>
        <w:t>.</w:t>
      </w:r>
    </w:p>
    <w:p w14:paraId="28C50125" w14:textId="77777777" w:rsidR="002F5A6B" w:rsidRDefault="002F5A6B" w:rsidP="002F5A6B">
      <w:r w:rsidRPr="00EB13B1">
        <w:rPr>
          <w:rStyle w:val="CodeChar"/>
        </w:rPr>
        <w:t>revision_tracking_num</w:t>
      </w:r>
      <w:r>
        <w:t xml:space="preserve"> = </w:t>
      </w:r>
      <w:r w:rsidRPr="00EB13B1">
        <w:rPr>
          <w:rStyle w:val="CodeChar"/>
        </w:rPr>
        <w:t>0</w:t>
      </w:r>
      <w:r>
        <w:t>.</w:t>
      </w:r>
    </w:p>
    <w:p w14:paraId="28C9BFCF" w14:textId="77777777" w:rsidR="002F5A6B" w:rsidRDefault="002F5A6B" w:rsidP="002F5A6B">
      <w:r w:rsidRPr="00EB13B1">
        <w:rPr>
          <w:rStyle w:val="CodeChar"/>
        </w:rPr>
        <w:t>revision_action</w:t>
      </w:r>
      <w:r>
        <w:t xml:space="preserve"> = </w:t>
      </w:r>
      <w:r w:rsidRPr="00EB13B1">
        <w:rPr>
          <w:rStyle w:val="CodeChar"/>
        </w:rPr>
        <w:t>null</w:t>
      </w:r>
      <w:r>
        <w:t>.</w:t>
      </w:r>
    </w:p>
    <w:p w14:paraId="5ED03A18" w14:textId="77777777" w:rsidR="002F5A6B" w:rsidRDefault="002F5A6B" w:rsidP="002F5A6B">
      <w:r w:rsidRPr="00EB13B1">
        <w:rPr>
          <w:rStyle w:val="CodeChar"/>
        </w:rPr>
        <w:t>release_id</w:t>
      </w:r>
      <w:r>
        <w:t xml:space="preserve"> = </w:t>
      </w:r>
      <w:r w:rsidRPr="00F323CD">
        <w:rPr>
          <w:rStyle w:val="CodeChar"/>
        </w:rPr>
        <w:t>null</w:t>
      </w:r>
      <w:r>
        <w:t>.</w:t>
      </w:r>
    </w:p>
    <w:p w14:paraId="75519903" w14:textId="77BE1ACA" w:rsidR="002F5A6B" w:rsidRDefault="002F5A6B" w:rsidP="002F5A6B">
      <w:r w:rsidRPr="00EB13B1">
        <w:rPr>
          <w:rStyle w:val="CodeChar"/>
        </w:rPr>
        <w:t>current_</w:t>
      </w:r>
      <w:r>
        <w:rPr>
          <w:rStyle w:val="CodeChar"/>
        </w:rPr>
        <w:t>bccp</w:t>
      </w:r>
      <w:r w:rsidRPr="00EB13B1">
        <w:rPr>
          <w:rStyle w:val="CodeChar"/>
        </w:rPr>
        <w:t>_id</w:t>
      </w:r>
      <w:r>
        <w:t xml:space="preserve"> = </w:t>
      </w:r>
      <w:r w:rsidRPr="00F323CD">
        <w:rPr>
          <w:rStyle w:val="CodeChar"/>
        </w:rPr>
        <w:t>null</w:t>
      </w:r>
      <w:r>
        <w:t xml:space="preserve">. </w:t>
      </w:r>
    </w:p>
    <w:p w14:paraId="1D475F04" w14:textId="2355543D" w:rsidR="00E134E4" w:rsidRDefault="00DE04FF" w:rsidP="00DE04FF">
      <w:pPr>
        <w:pStyle w:val="Heading4"/>
      </w:pPr>
      <w:r>
        <w:t xml:space="preserve">Import ACCs, ASCCPs, </w:t>
      </w:r>
      <w:ins w:id="789" w:author="Serm Kulvatunyou" w:date="2016-06-01T07:47:00Z">
        <w:r w:rsidR="00EA0295">
          <w:t xml:space="preserve">BCCPs, </w:t>
        </w:r>
      </w:ins>
      <w:r w:rsidR="00CA2F1C">
        <w:t xml:space="preserve">BCCs </w:t>
      </w:r>
      <w:r>
        <w:t xml:space="preserve">and ASCCs </w:t>
      </w:r>
      <w:bookmarkEnd w:id="787"/>
      <w:ins w:id="790" w:author="Serm Kulvatunyou" w:date="2016-06-01T07:47:00Z">
        <w:r w:rsidR="00EA0295">
          <w:t>top down from BODs</w:t>
        </w:r>
      </w:ins>
      <w:bookmarkEnd w:id="788"/>
    </w:p>
    <w:p w14:paraId="5614D4E0" w14:textId="77777777" w:rsidR="00356CE0" w:rsidRDefault="00356CE0" w:rsidP="00546F13"/>
    <w:p w14:paraId="783774FB" w14:textId="77777777"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14:paraId="028FB8B3" w14:textId="77777777" w:rsidR="00095621" w:rsidRDefault="00095621" w:rsidP="00546F13"/>
    <w:p w14:paraId="5EAD53B6" w14:textId="77777777" w:rsidR="00095621" w:rsidRDefault="00095621" w:rsidP="00546F13">
      <w:r>
        <w:t xml:space="preserve">Look at the beginning of section </w:t>
      </w:r>
      <w:r>
        <w:fldChar w:fldCharType="begin"/>
      </w:r>
      <w:r>
        <w:instrText xml:space="preserve"> REF _Ref395176768 \r \h </w:instrText>
      </w:r>
      <w:r>
        <w:fldChar w:fldCharType="separate"/>
      </w:r>
      <w:r w:rsidR="0093447A">
        <w:t>3.1.1.8</w:t>
      </w:r>
      <w:r>
        <w:fldChar w:fldCharType="end"/>
      </w:r>
      <w:r>
        <w:t xml:space="preserve"> for non-xpath and non-java functions used in expressions below.</w:t>
      </w:r>
    </w:p>
    <w:p w14:paraId="3A715F29" w14:textId="77777777" w:rsidR="00DE04FF" w:rsidRDefault="00DE04FF" w:rsidP="00546F13"/>
    <w:p w14:paraId="2A5C83E8" w14:textId="77777777"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AcknowledgeAllocateResource.xsd),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14:paraId="3A3D3738" w14:textId="77777777" w:rsidR="001B0F02" w:rsidRDefault="001B0F02" w:rsidP="004A11C5">
      <w:pPr>
        <w:pStyle w:val="Heading5"/>
      </w:pPr>
      <w:bookmarkStart w:id="791" w:name="_Ref395213533"/>
      <w:bookmarkStart w:id="792" w:name="_Toc442108943"/>
      <w:r>
        <w:t xml:space="preserve">Populate </w:t>
      </w:r>
      <w:r w:rsidR="00D162F7">
        <w:t>the</w:t>
      </w:r>
      <w:r>
        <w:t xml:space="preserve"> ASCCP table</w:t>
      </w:r>
      <w:bookmarkEnd w:id="791"/>
      <w:bookmarkEnd w:id="792"/>
    </w:p>
    <w:p w14:paraId="597C3450" w14:textId="77777777" w:rsidR="001B0F02" w:rsidRDefault="00A159CE" w:rsidP="001B0F02">
      <w:r>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14:paraId="0CEFBA28" w14:textId="77777777" w:rsidR="0030614E" w:rsidRDefault="0030614E" w:rsidP="001B0F02"/>
    <w:p w14:paraId="63C542E2" w14:textId="4418075F" w:rsidR="008C0E16" w:rsidRDefault="00A43A70" w:rsidP="001B0F02">
      <w:r>
        <w:rPr>
          <w:rStyle w:val="CodeChar"/>
        </w:rPr>
        <w:t>asccp_id</w:t>
      </w:r>
      <w:r w:rsidR="008C0E16">
        <w:t xml:space="preserve"> = </w:t>
      </w:r>
      <w:r w:rsidR="001D04FD" w:rsidRPr="00A159CE">
        <w:t>Auto-generate database key.</w:t>
      </w:r>
    </w:p>
    <w:p w14:paraId="21A3B457" w14:textId="62AD2E33" w:rsidR="008C0E16" w:rsidRDefault="00A43A70" w:rsidP="001B0F02">
      <w:r>
        <w:rPr>
          <w:rStyle w:val="CodeChar"/>
        </w:rPr>
        <w:t>guid</w:t>
      </w:r>
      <w:r w:rsidR="008C0E16">
        <w:t xml:space="preserve"> = </w:t>
      </w:r>
      <w:r w:rsidR="001D04FD" w:rsidRPr="00A159CE">
        <w:t xml:space="preserve">Get from </w:t>
      </w:r>
      <w:r w:rsidR="001D04FD" w:rsidRPr="00A159CE">
        <w:rPr>
          <w:rStyle w:val="CodeChar"/>
        </w:rPr>
        <w:t>./@id</w:t>
      </w:r>
      <w:r w:rsidR="001D04FD" w:rsidRPr="00A159CE">
        <w:t>.</w:t>
      </w:r>
    </w:p>
    <w:p w14:paraId="204A3816" w14:textId="77777777" w:rsidR="008C0E16" w:rsidRDefault="00CF7449" w:rsidP="001B0F02">
      <w:r>
        <w:rPr>
          <w:rStyle w:val="CodeChar"/>
        </w:rPr>
        <w:t>property_term</w:t>
      </w:r>
      <w:r w:rsidR="008C0E16">
        <w:t xml:space="preserve"> = </w:t>
      </w:r>
      <w:r w:rsidR="001D04FD" w:rsidRPr="00F7252C">
        <w:rPr>
          <w:rStyle w:val="CodeChar"/>
        </w:rPr>
        <w:t>SpaceSeparate(./@name</w:t>
      </w:r>
      <w:r w:rsidR="001D04FD">
        <w:rPr>
          <w:rStyle w:val="CodeChar"/>
        </w:rPr>
        <w:t>)</w:t>
      </w:r>
      <w:r w:rsidR="001D04FD">
        <w:t>.</w:t>
      </w:r>
    </w:p>
    <w:p w14:paraId="5A566C99" w14:textId="77777777" w:rsidR="008C0E16" w:rsidRDefault="00B66EC6" w:rsidP="001B0F02">
      <w:r>
        <w:rPr>
          <w:rStyle w:val="CodeChar"/>
        </w:rPr>
        <w:t>definition</w:t>
      </w:r>
      <w:r w:rsidR="008C0E16">
        <w:t xml:space="preserve"> = </w:t>
      </w:r>
      <w:r w:rsidR="004D0382" w:rsidRPr="00F7252C">
        <w:rPr>
          <w:rStyle w:val="CodeChar"/>
        </w:rPr>
        <w:t>./xsd:annotation/xsd:documentation</w:t>
      </w:r>
      <w:r w:rsidR="004D0382">
        <w:t>.</w:t>
      </w:r>
    </w:p>
    <w:p w14:paraId="409103CC" w14:textId="5CD89659" w:rsidR="008C0E16" w:rsidRDefault="001B586F" w:rsidP="001B0F02">
      <w:r>
        <w:rPr>
          <w:rStyle w:val="CodeChar"/>
        </w:rPr>
        <w:lastRenderedPageBreak/>
        <w:t>role_of_acc_id</w:t>
      </w:r>
      <w:r w:rsidR="008C0E16">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w:t>
      </w:r>
      <w:r w:rsidR="00C17670">
        <w:rPr>
          <w:rStyle w:val="CodeChar"/>
        </w:rPr>
        <w:t>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w:t>
      </w:r>
      <w:r w:rsidR="00736ABC">
        <w:rPr>
          <w:rStyle w:val="CodeChar"/>
        </w:rPr>
        <w:t>den</w:t>
      </w:r>
      <w:r w:rsidR="00AD2A42" w:rsidRPr="00AD2A42">
        <w:rPr>
          <w:rStyle w:val="CodeChar"/>
        </w:rPr>
        <w:t>)</w:t>
      </w:r>
      <w:r w:rsidR="00936B8E">
        <w:t xml:space="preserve"> to get the </w:t>
      </w:r>
      <w:r w:rsidR="00936B8E" w:rsidRPr="00F7252C">
        <w:rPr>
          <w:rStyle w:val="CodeChar"/>
        </w:rPr>
        <w:t>ACC.</w:t>
      </w:r>
      <w:r w:rsidR="00C17670">
        <w:rPr>
          <w:rStyle w:val="CodeChar"/>
        </w:rPr>
        <w:t>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w:t>
      </w:r>
      <w:r w:rsidR="00C17670">
        <w:rPr>
          <w:rStyle w:val="CodeChar"/>
        </w:rPr>
        <w:t>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93447A">
        <w:t>3.1.1.11.2</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4"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w:t>
      </w:r>
      <w:r w:rsidR="00C17670">
        <w:rPr>
          <w:rStyle w:val="CodeChar"/>
        </w:rPr>
        <w:t>acc_id</w:t>
      </w:r>
      <w:r w:rsidR="00FF3F9E">
        <w:t xml:space="preserve"> representing the group, and typically the look up shouldn’t find it and that it needs to be created at the same time as its ASCCP counterpart.</w:t>
      </w:r>
    </w:p>
    <w:p w14:paraId="164B7743" w14:textId="2ECD00CD" w:rsidR="00602D01" w:rsidRDefault="00736ABC" w:rsidP="001B0F02">
      <w:r>
        <w:rPr>
          <w:rStyle w:val="CodeChar"/>
        </w:rPr>
        <w:t>den</w:t>
      </w:r>
      <w:r w:rsidR="00602D01">
        <w:t xml:space="preserve"> = </w:t>
      </w:r>
      <w:r w:rsidR="00CF7449">
        <w:rPr>
          <w:rStyle w:val="CodeChar"/>
        </w:rPr>
        <w:t>property_term</w:t>
      </w:r>
      <w:r w:rsidR="00602D01">
        <w:rPr>
          <w:rStyle w:val="CodeChar"/>
        </w:rPr>
        <w:t xml:space="preserve"> + “. ”</w:t>
      </w:r>
      <w:r w:rsidR="001A4287">
        <w:rPr>
          <w:rStyle w:val="CodeChar"/>
        </w:rPr>
        <w:t xml:space="preserve"> + </w:t>
      </w:r>
      <w:r w:rsidR="008D43F2">
        <w:rPr>
          <w:rStyle w:val="CodeChar"/>
        </w:rPr>
        <w:t>First(ACC(</w:t>
      </w:r>
      <w:r w:rsidR="001B586F">
        <w:rPr>
          <w:rStyle w:val="CodeChar"/>
        </w:rPr>
        <w:t>role_of_acc_id</w:t>
      </w:r>
      <w:r w:rsidR="008D43F2">
        <w:rPr>
          <w:rStyle w:val="CodeChar"/>
        </w:rPr>
        <w:t>).</w:t>
      </w:r>
      <w:r>
        <w:rPr>
          <w:rStyle w:val="CodeChar"/>
        </w:rPr>
        <w:t>den</w:t>
      </w:r>
      <w:commentRangeStart w:id="793"/>
      <w:r w:rsidR="008D43F2">
        <w:rPr>
          <w:rStyle w:val="CodeChar"/>
        </w:rPr>
        <w:t>)</w:t>
      </w:r>
      <w:r w:rsidR="00602D01">
        <w:t>.</w:t>
      </w:r>
      <w:commentRangeEnd w:id="793"/>
      <w:r w:rsidR="000E2679">
        <w:rPr>
          <w:rStyle w:val="CommentReference"/>
        </w:rPr>
        <w:commentReference w:id="793"/>
      </w:r>
      <w:r w:rsidR="00FF3F9E">
        <w:t xml:space="preserve"> For </w:t>
      </w:r>
      <w:r w:rsidR="00FF3F9E" w:rsidRPr="00FF3F9E">
        <w:rPr>
          <w:rStyle w:val="CodeChar"/>
        </w:rPr>
        <w:t>xsd:group</w:t>
      </w:r>
      <w:r w:rsidR="00FF3F9E">
        <w:t xml:space="preserve">, this is basically </w:t>
      </w:r>
      <w:r w:rsidR="00FF3F9E" w:rsidRPr="00FF3F9E">
        <w:rPr>
          <w:rStyle w:val="CodeChar"/>
        </w:rPr>
        <w:t xml:space="preserve"> </w:t>
      </w:r>
      <w:r w:rsidR="00CF7449">
        <w:rPr>
          <w:rStyle w:val="CodeChar"/>
          <w:highlight w:val="yellow"/>
        </w:rPr>
        <w:t>property_term</w:t>
      </w:r>
      <w:r w:rsidR="00FF3F9E" w:rsidRPr="00FF3F9E">
        <w:rPr>
          <w:rStyle w:val="CodeChar"/>
          <w:highlight w:val="yellow"/>
        </w:rPr>
        <w:t xml:space="preserve"> + “. ” + </w:t>
      </w:r>
      <w:r w:rsidR="00CF7449">
        <w:rPr>
          <w:rStyle w:val="CodeChar"/>
          <w:highlight w:val="yellow"/>
        </w:rPr>
        <w:t>property_term</w:t>
      </w:r>
      <w:r w:rsidR="00FF3F9E" w:rsidRPr="00FF3F9E">
        <w:rPr>
          <w:rStyle w:val="CodeChar"/>
          <w:highlight w:val="yellow"/>
        </w:rPr>
        <w:t>.</w:t>
      </w:r>
    </w:p>
    <w:p w14:paraId="682B0A1F" w14:textId="48375BB0" w:rsidR="008C0E16" w:rsidRDefault="00127238" w:rsidP="001B0F02">
      <w:r>
        <w:rPr>
          <w:rStyle w:val="CodeChar"/>
        </w:rPr>
        <w:t>created_by</w:t>
      </w:r>
      <w:r w:rsidR="008C0E16">
        <w:t xml:space="preserve"> = </w:t>
      </w:r>
      <w:r w:rsidR="00936B8E" w:rsidRPr="00A159CE">
        <w:rPr>
          <w:rStyle w:val="CodeChar"/>
        </w:rPr>
        <w:t>“oagis”</w:t>
      </w:r>
      <w:r w:rsidR="00936B8E" w:rsidRPr="00A159CE">
        <w:t>.</w:t>
      </w:r>
    </w:p>
    <w:p w14:paraId="0EC55871" w14:textId="778C0D52" w:rsidR="00725F3C" w:rsidRDefault="00725F3C" w:rsidP="001B0F02">
      <w:r w:rsidRPr="002F5A6B">
        <w:rPr>
          <w:rStyle w:val="CodeChar"/>
        </w:rPr>
        <w:t>owner_user_id</w:t>
      </w:r>
      <w:r>
        <w:t xml:space="preserve"> = </w:t>
      </w:r>
      <w:r w:rsidRPr="002F5A6B">
        <w:rPr>
          <w:rStyle w:val="CodeChar"/>
        </w:rPr>
        <w:t>“oagis”</w:t>
      </w:r>
      <w:r>
        <w:t>.</w:t>
      </w:r>
    </w:p>
    <w:p w14:paraId="56303DB9" w14:textId="77777777" w:rsidR="008C0E16" w:rsidRDefault="00127238" w:rsidP="001B0F02">
      <w:r>
        <w:rPr>
          <w:rStyle w:val="CodeChar"/>
        </w:rPr>
        <w:t>last_updated_by</w:t>
      </w:r>
      <w:r w:rsidR="008C0E16">
        <w:t xml:space="preserve"> = </w:t>
      </w:r>
      <w:r w:rsidR="00936B8E" w:rsidRPr="00A159CE">
        <w:rPr>
          <w:rStyle w:val="CodeChar"/>
        </w:rPr>
        <w:t>“oagis”</w:t>
      </w:r>
      <w:r w:rsidR="00936B8E" w:rsidRPr="00A159CE">
        <w:t>.</w:t>
      </w:r>
    </w:p>
    <w:p w14:paraId="13BCC2B8" w14:textId="77777777" w:rsidR="008C0E16" w:rsidRDefault="00127238" w:rsidP="001B0F02">
      <w:r>
        <w:rPr>
          <w:rStyle w:val="CodeChar"/>
        </w:rPr>
        <w:t>creation_timestamp</w:t>
      </w:r>
      <w:r w:rsidR="008C0E16">
        <w:t xml:space="preserve"> = </w:t>
      </w:r>
      <w:r w:rsidR="00936B8E">
        <w:t>Current time.</w:t>
      </w:r>
    </w:p>
    <w:p w14:paraId="4B86BE85" w14:textId="77777777" w:rsidR="008C0E16" w:rsidRDefault="00127238" w:rsidP="001B0F02">
      <w:r>
        <w:rPr>
          <w:rStyle w:val="CodeChar"/>
        </w:rPr>
        <w:t>last_update_timestamp</w:t>
      </w:r>
      <w:r w:rsidR="008C0E16">
        <w:t xml:space="preserve"> = </w:t>
      </w:r>
      <w:r w:rsidR="00936B8E">
        <w:t xml:space="preserve">Same as </w:t>
      </w:r>
      <w:r>
        <w:rPr>
          <w:rStyle w:val="CodeChar"/>
        </w:rPr>
        <w:t>creation_timestamp</w:t>
      </w:r>
      <w:r w:rsidR="00936B8E">
        <w:t>.</w:t>
      </w:r>
    </w:p>
    <w:p w14:paraId="0B47DE91" w14:textId="77777777" w:rsidR="008C0E16" w:rsidRDefault="007A6CA8" w:rsidP="001B0F02">
      <w:r w:rsidRPr="007A6CA8">
        <w:rPr>
          <w:rStyle w:val="CodeChar"/>
        </w:rPr>
        <w:t>s</w:t>
      </w:r>
      <w:r w:rsidR="008C0E16" w:rsidRPr="007A6CA8">
        <w:rPr>
          <w:rStyle w:val="CodeChar"/>
        </w:rPr>
        <w:t>tate</w:t>
      </w:r>
      <w:r w:rsidR="008C0E16">
        <w:t xml:space="preserve"> = </w:t>
      </w:r>
      <w:r>
        <w:rPr>
          <w:rStyle w:val="CodeChar"/>
        </w:rPr>
        <w:t>3</w:t>
      </w:r>
      <w:r w:rsidR="0030614E" w:rsidRPr="00A159CE">
        <w:t xml:space="preserve">. </w:t>
      </w:r>
      <w:r w:rsidR="0030614E" w:rsidRPr="00A159CE">
        <w:rPr>
          <w:b/>
          <w:bCs/>
        </w:rPr>
        <w:t>Note:</w:t>
      </w:r>
      <w:r w:rsidR="0030614E" w:rsidRPr="00A159CE">
        <w:t xml:space="preserve"> </w:t>
      </w:r>
      <w:r>
        <w:t>3</w:t>
      </w:r>
      <w:r w:rsidR="0030614E" w:rsidRPr="00A159CE">
        <w:t xml:space="preserve"> means published.</w:t>
      </w:r>
    </w:p>
    <w:p w14:paraId="5F3229E1" w14:textId="52E7F534" w:rsidR="001D04FD" w:rsidRDefault="002F5A6B" w:rsidP="001D04FD">
      <w:r>
        <w:rPr>
          <w:rStyle w:val="CodeChar"/>
        </w:rPr>
        <w:t>m</w:t>
      </w:r>
      <w:r w:rsidR="001D04FD">
        <w:rPr>
          <w:rStyle w:val="CodeChar"/>
        </w:rPr>
        <w:t xml:space="preserve">odule = </w:t>
      </w:r>
      <w:r w:rsidR="001D04FD" w:rsidRPr="001D04FD">
        <w:t xml:space="preserve">Name of the </w:t>
      </w:r>
      <w:r>
        <w:t xml:space="preserve">directory path from the </w:t>
      </w:r>
      <w:r w:rsidRPr="002F5A6B">
        <w:rPr>
          <w:rStyle w:val="CodeChar"/>
        </w:rPr>
        <w:t>Model</w:t>
      </w:r>
      <w:r>
        <w:t xml:space="preserve"> folder</w:t>
      </w:r>
      <w:r w:rsidR="001D04FD" w:rsidRPr="001D04FD">
        <w:t xml:space="preserve"> where the type reside</w:t>
      </w:r>
      <w:ins w:id="794" w:author="Serm Kulvatunyou" w:date="2016-06-08T08:30:00Z">
        <w:r w:rsidR="008F37FB">
          <w:t>s</w:t>
        </w:r>
      </w:ins>
      <w:r w:rsidR="001D04FD" w:rsidRPr="001D04FD">
        <w:t xml:space="preserve"> without the file extension, e.g., </w:t>
      </w:r>
      <w:r w:rsidRPr="002F5A6B">
        <w:rPr>
          <w:rStyle w:val="CodeChar"/>
        </w:rPr>
        <w:t>Model/Nouns/</w:t>
      </w:r>
      <w:r w:rsidR="001D04FD" w:rsidRPr="002F5A6B">
        <w:rPr>
          <w:rStyle w:val="CodeChar"/>
        </w:rPr>
        <w:t>PurchaseOrder</w:t>
      </w:r>
      <w:r w:rsidR="001D04FD">
        <w:t xml:space="preserve"> for an ASCCP from the </w:t>
      </w:r>
      <w:r w:rsidR="001D04FD" w:rsidRPr="001D04FD">
        <w:rPr>
          <w:rStyle w:val="CodeChar"/>
        </w:rPr>
        <w:t>PurchaseOrder.xsd</w:t>
      </w:r>
      <w:r w:rsidR="001D04FD">
        <w:t>.</w:t>
      </w:r>
    </w:p>
    <w:p w14:paraId="27B6B3D1" w14:textId="74F7C412" w:rsidR="00725F3C" w:rsidRDefault="00725F3C" w:rsidP="001D04FD">
      <w:r w:rsidRPr="00725F3C">
        <w:rPr>
          <w:rStyle w:val="CodeChar"/>
        </w:rPr>
        <w:t>namespace_id</w:t>
      </w:r>
      <w:r>
        <w:t xml:space="preserve"> = </w:t>
      </w:r>
      <w:r w:rsidRPr="00725F3C">
        <w:rPr>
          <w:rStyle w:val="CodeChar"/>
        </w:rPr>
        <w:t>null</w:t>
      </w:r>
      <w:r>
        <w:t>.</w:t>
      </w:r>
    </w:p>
    <w:p w14:paraId="227D8856" w14:textId="7CD97B57" w:rsidR="00C9519C" w:rsidRDefault="00725F3C" w:rsidP="001D04FD">
      <w:r>
        <w:rPr>
          <w:rStyle w:val="CodeChar"/>
        </w:rPr>
        <w:t>r</w:t>
      </w:r>
      <w:r w:rsidR="00C9519C" w:rsidRPr="00C9519C">
        <w:rPr>
          <w:rStyle w:val="CodeChar"/>
        </w:rPr>
        <w:t>eusable_Indicator</w:t>
      </w:r>
      <w:r w:rsidR="00C9519C">
        <w:t xml:space="preserve"> = This is always true except the case when the ASCCP is a local element (i.e., </w:t>
      </w:r>
      <w:r w:rsidR="00C9519C" w:rsidRPr="00C9519C">
        <w:rPr>
          <w:rStyle w:val="CodeChar"/>
        </w:rPr>
        <w:t>count(</w:t>
      </w:r>
      <w:hyperlink r:id="rId15" w:history="1">
        <w:r w:rsidR="00FF3F9E" w:rsidRPr="00484F2C">
          <w:rPr>
            <w:rStyle w:val="Hyperlink"/>
            <w:rFonts w:asciiTheme="minorBidi" w:hAnsiTheme="minorBidi"/>
            <w:sz w:val="24"/>
          </w:rPr>
          <w:t>./@ref</w:t>
        </w:r>
      </w:hyperlink>
      <w:r w:rsidR="00C9519C" w:rsidRPr="00C9519C">
        <w:rPr>
          <w:rStyle w:val="CodeChar"/>
        </w:rPr>
        <w:t>) = 0</w:t>
      </w:r>
      <w:r w:rsidR="00C9519C">
        <w:t>).</w:t>
      </w:r>
    </w:p>
    <w:p w14:paraId="33B0DE3C" w14:textId="77777777" w:rsidR="00725F3C" w:rsidRDefault="00725F3C" w:rsidP="00725F3C">
      <w:r w:rsidRPr="002F5A6B">
        <w:rPr>
          <w:rStyle w:val="CodeChar"/>
        </w:rPr>
        <w:t>is_deprecated</w:t>
      </w:r>
      <w:r>
        <w:t xml:space="preserve"> = </w:t>
      </w:r>
      <w:r w:rsidRPr="002F5A6B">
        <w:rPr>
          <w:rStyle w:val="CodeChar"/>
        </w:rPr>
        <w:t>0</w:t>
      </w:r>
      <w:r>
        <w:t>.</w:t>
      </w:r>
    </w:p>
    <w:p w14:paraId="2683FD0F" w14:textId="235B99E2" w:rsidR="00725F3C" w:rsidRDefault="00330E55" w:rsidP="00725F3C">
      <w:r w:rsidRPr="00EB13B1">
        <w:rPr>
          <w:rStyle w:val="CodeChar"/>
        </w:rPr>
        <w:t>revision_num</w:t>
      </w:r>
      <w:r>
        <w:t xml:space="preserve"> = </w:t>
      </w:r>
      <w:r w:rsidRPr="00EB13B1">
        <w:rPr>
          <w:rStyle w:val="CodeChar"/>
        </w:rPr>
        <w:t>0</w:t>
      </w:r>
      <w:r>
        <w:t>.</w:t>
      </w:r>
    </w:p>
    <w:p w14:paraId="308FE837" w14:textId="77777777" w:rsidR="00725F3C" w:rsidRDefault="00725F3C" w:rsidP="00725F3C">
      <w:r w:rsidRPr="00EB13B1">
        <w:rPr>
          <w:rStyle w:val="CodeChar"/>
        </w:rPr>
        <w:t>revision_tracking_num</w:t>
      </w:r>
      <w:r>
        <w:t xml:space="preserve"> = </w:t>
      </w:r>
      <w:r w:rsidRPr="00EB13B1">
        <w:rPr>
          <w:rStyle w:val="CodeChar"/>
        </w:rPr>
        <w:t>0</w:t>
      </w:r>
      <w:r>
        <w:t>.</w:t>
      </w:r>
    </w:p>
    <w:p w14:paraId="1BCC4F90" w14:textId="77777777" w:rsidR="00725F3C" w:rsidRDefault="00725F3C" w:rsidP="00725F3C">
      <w:r w:rsidRPr="00EB13B1">
        <w:rPr>
          <w:rStyle w:val="CodeChar"/>
        </w:rPr>
        <w:t>revision_action</w:t>
      </w:r>
      <w:r>
        <w:t xml:space="preserve"> = </w:t>
      </w:r>
      <w:r w:rsidRPr="00EB13B1">
        <w:rPr>
          <w:rStyle w:val="CodeChar"/>
        </w:rPr>
        <w:t>null</w:t>
      </w:r>
      <w:r>
        <w:t>.</w:t>
      </w:r>
    </w:p>
    <w:p w14:paraId="08150907" w14:textId="77777777" w:rsidR="00725F3C" w:rsidRDefault="00725F3C" w:rsidP="00725F3C">
      <w:r w:rsidRPr="00EB13B1">
        <w:rPr>
          <w:rStyle w:val="CodeChar"/>
        </w:rPr>
        <w:t>release_id</w:t>
      </w:r>
      <w:r>
        <w:t xml:space="preserve"> = </w:t>
      </w:r>
      <w:r w:rsidRPr="00F323CD">
        <w:rPr>
          <w:rStyle w:val="CodeChar"/>
        </w:rPr>
        <w:t>null</w:t>
      </w:r>
      <w:r>
        <w:t>.</w:t>
      </w:r>
    </w:p>
    <w:p w14:paraId="417A84DF" w14:textId="03306AD0" w:rsidR="00725F3C" w:rsidRPr="00725F3C" w:rsidRDefault="00725F3C" w:rsidP="001D04FD">
      <w:pPr>
        <w:rPr>
          <w:rStyle w:val="CodeChar"/>
          <w:rFonts w:ascii="Times New Roman" w:hAnsi="Times New Roman"/>
          <w:noProof w:val="0"/>
          <w:sz w:val="20"/>
        </w:rPr>
      </w:pPr>
      <w:r w:rsidRPr="00EB13B1">
        <w:rPr>
          <w:rStyle w:val="CodeChar"/>
        </w:rPr>
        <w:t>current_</w:t>
      </w:r>
      <w:r>
        <w:rPr>
          <w:rStyle w:val="CodeChar"/>
        </w:rPr>
        <w:t>asccp</w:t>
      </w:r>
      <w:r w:rsidRPr="00EB13B1">
        <w:rPr>
          <w:rStyle w:val="CodeChar"/>
        </w:rPr>
        <w:t>_id</w:t>
      </w:r>
      <w:r>
        <w:t xml:space="preserve"> = </w:t>
      </w:r>
      <w:r w:rsidRPr="00F323CD">
        <w:rPr>
          <w:rStyle w:val="CodeChar"/>
        </w:rPr>
        <w:t>null</w:t>
      </w:r>
      <w:r>
        <w:t xml:space="preserve">. </w:t>
      </w:r>
    </w:p>
    <w:p w14:paraId="44E41ECA" w14:textId="77777777" w:rsidR="00B32F09" w:rsidRDefault="004A11C5" w:rsidP="004A11C5">
      <w:pPr>
        <w:pStyle w:val="Heading5"/>
      </w:pPr>
      <w:bookmarkStart w:id="795" w:name="_Ref396313037"/>
      <w:bookmarkStart w:id="796" w:name="_Toc442108944"/>
      <w:r>
        <w:t>Populate the ACC table</w:t>
      </w:r>
      <w:bookmarkEnd w:id="795"/>
      <w:bookmarkEnd w:id="796"/>
    </w:p>
    <w:p w14:paraId="7E7DF329" w14:textId="77777777" w:rsidR="00442865" w:rsidRPr="00442865" w:rsidRDefault="00442865" w:rsidP="00442865">
      <w:r>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14:paraId="40E66C8C" w14:textId="77777777" w:rsidR="001B0F02" w:rsidRDefault="001B0F02" w:rsidP="004A11C5"/>
    <w:tbl>
      <w:tblPr>
        <w:tblStyle w:val="TableGrid"/>
        <w:tblW w:w="0" w:type="auto"/>
        <w:tblLook w:val="04A0" w:firstRow="1" w:lastRow="0" w:firstColumn="1" w:lastColumn="0" w:noHBand="0" w:noVBand="1"/>
      </w:tblPr>
      <w:tblGrid>
        <w:gridCol w:w="9350"/>
      </w:tblGrid>
      <w:tr w:rsidR="00A159CE" w:rsidRPr="00A159CE" w14:paraId="21DE3CB8" w14:textId="77777777" w:rsidTr="00330E55">
        <w:tc>
          <w:tcPr>
            <w:tcW w:w="9350" w:type="dxa"/>
          </w:tcPr>
          <w:p w14:paraId="62DF0C0D" w14:textId="654C251A" w:rsidR="00A159CE" w:rsidRPr="00A159CE" w:rsidRDefault="00C17670" w:rsidP="00791521">
            <w:r>
              <w:rPr>
                <w:rStyle w:val="CodeChar"/>
              </w:rPr>
              <w:t>acc_id</w:t>
            </w:r>
            <w:r w:rsidR="00A159CE" w:rsidRPr="00A159CE">
              <w:t xml:space="preserve"> = Auto-generate database key.</w:t>
            </w:r>
          </w:p>
        </w:tc>
      </w:tr>
      <w:tr w:rsidR="00A159CE" w:rsidRPr="00A159CE" w14:paraId="64A1FA86" w14:textId="77777777" w:rsidTr="00330E55">
        <w:tc>
          <w:tcPr>
            <w:tcW w:w="9350" w:type="dxa"/>
          </w:tcPr>
          <w:p w14:paraId="65CC2B32" w14:textId="3A6F1DD6" w:rsidR="00A159CE" w:rsidRPr="00A159CE" w:rsidRDefault="00C17670" w:rsidP="00791521">
            <w:r>
              <w:rPr>
                <w:rStyle w:val="CodeChar"/>
              </w:rPr>
              <w:t>guid</w:t>
            </w:r>
            <w:r w:rsidR="00A159CE" w:rsidRPr="00A159CE">
              <w:t xml:space="preserve"> = Get from </w:t>
            </w:r>
            <w:r w:rsidR="00A159CE" w:rsidRPr="00A159CE">
              <w:rPr>
                <w:rStyle w:val="CodeChar"/>
              </w:rPr>
              <w:t>./@id</w:t>
            </w:r>
            <w:r w:rsidR="00A159CE" w:rsidRPr="00A159CE">
              <w:t>.</w:t>
            </w:r>
          </w:p>
        </w:tc>
      </w:tr>
      <w:tr w:rsidR="00A159CE" w:rsidRPr="00A159CE" w14:paraId="7A07AA84" w14:textId="77777777" w:rsidTr="00330E55">
        <w:tc>
          <w:tcPr>
            <w:tcW w:w="9350" w:type="dxa"/>
          </w:tcPr>
          <w:p w14:paraId="3514CCF5" w14:textId="05502D09" w:rsidR="00A159CE" w:rsidRPr="00A159CE" w:rsidRDefault="00C17670" w:rsidP="00791521">
            <w:r>
              <w:rPr>
                <w:rStyle w:val="CodeChar"/>
              </w:rPr>
              <w:t>object_class_term</w:t>
            </w:r>
            <w:r w:rsidR="00A159CE" w:rsidRPr="00A159CE">
              <w:t xml:space="preserve"> = </w:t>
            </w:r>
            <w:ins w:id="797" w:author="Serm Kulvatunyou" w:date="2016-06-06T12:12:00Z">
              <w:r w:rsidR="00482531">
                <w:t xml:space="preserve">If </w:t>
              </w:r>
              <w:r w:rsidR="00482531" w:rsidRPr="000C7C40">
                <w:rPr>
                  <w:rStyle w:val="CodeChar"/>
                </w:rPr>
                <w:t>ends-with(</w:t>
              </w:r>
              <w:r w:rsidR="00482531" w:rsidRPr="000C7C40">
                <w:rPr>
                  <w:rStyle w:val="CodeChar"/>
                </w:rPr>
                <w:fldChar w:fldCharType="begin"/>
              </w:r>
              <w:r w:rsidR="00482531" w:rsidRPr="000C7C40">
                <w:rPr>
                  <w:rStyle w:val="CodeChar"/>
                </w:rPr>
                <w:instrText xml:space="preserve"> HYPERLINK "mailto:./@name" </w:instrText>
              </w:r>
              <w:r w:rsidR="00482531" w:rsidRPr="000C7C40">
                <w:rPr>
                  <w:rStyle w:val="CodeChar"/>
                </w:rPr>
                <w:fldChar w:fldCharType="separate"/>
              </w:r>
              <w:r w:rsidR="00482531" w:rsidRPr="000C7C40">
                <w:rPr>
                  <w:rStyle w:val="CodeChar"/>
                </w:rPr>
                <w:t>./@name</w:t>
              </w:r>
              <w:r w:rsidR="00482531" w:rsidRPr="000C7C40">
                <w:rPr>
                  <w:rStyle w:val="CodeChar"/>
                </w:rPr>
                <w:fldChar w:fldCharType="end"/>
              </w:r>
              <w:r w:rsidR="00482531" w:rsidRPr="000C7C40">
                <w:rPr>
                  <w:rStyle w:val="CodeChar"/>
                </w:rPr>
                <w:t>, ‘Type’)</w:t>
              </w:r>
              <w:r w:rsidR="00482531">
                <w:t xml:space="preserve">, </w:t>
              </w:r>
            </w:ins>
            <w:r w:rsidR="00A159CE" w:rsidRPr="00A159CE">
              <w:rPr>
                <w:rStyle w:val="CodeChar"/>
              </w:rPr>
              <w:t>SpaceSeparate(substring-before(./@name, ‘Type’))</w:t>
            </w:r>
            <w:r w:rsidR="00A159CE" w:rsidRPr="00A159CE">
              <w:t>.</w:t>
            </w:r>
            <w:ins w:id="798" w:author="Serm Kulvatunyou" w:date="2016-06-06T12:12:00Z">
              <w:r w:rsidR="00482531">
                <w:t xml:space="preserve"> Otherwise </w:t>
              </w:r>
              <w:r w:rsidR="00482531" w:rsidRPr="000C7C40">
                <w:rPr>
                  <w:rStyle w:val="CodeChar"/>
                </w:rPr>
                <w:t>SpaceSeparate(./@name)</w:t>
              </w:r>
              <w:r w:rsidR="00482531">
                <w:t>.</w:t>
              </w:r>
            </w:ins>
          </w:p>
        </w:tc>
      </w:tr>
      <w:tr w:rsidR="00A159CE" w:rsidRPr="00A159CE" w14:paraId="2317E7EF" w14:textId="77777777" w:rsidTr="00330E55">
        <w:tc>
          <w:tcPr>
            <w:tcW w:w="9350" w:type="dxa"/>
          </w:tcPr>
          <w:p w14:paraId="13259027" w14:textId="0D88A0CD" w:rsidR="00A159CE" w:rsidRPr="00A159CE" w:rsidRDefault="00736ABC" w:rsidP="004452DB">
            <w:r>
              <w:rPr>
                <w:rStyle w:val="CodeChar"/>
              </w:rPr>
              <w:t>den</w:t>
            </w:r>
            <w:r w:rsidR="00A159CE" w:rsidRPr="004452DB">
              <w:t xml:space="preserve"> = </w:t>
            </w:r>
            <w:r w:rsidR="00C17670">
              <w:rPr>
                <w:rStyle w:val="CodeChar"/>
              </w:rPr>
              <w:t>object_class_term</w:t>
            </w:r>
            <w:r w:rsidR="004452DB">
              <w:rPr>
                <w:rStyle w:val="CodeChar"/>
              </w:rPr>
              <w:t xml:space="preserve"> + “. Details”</w:t>
            </w:r>
            <w:r w:rsidR="00A159CE" w:rsidRPr="004452DB">
              <w:t>.</w:t>
            </w:r>
            <w:r w:rsidR="002F5C8D">
              <w:t xml:space="preserve"> </w:t>
            </w:r>
          </w:p>
        </w:tc>
      </w:tr>
      <w:tr w:rsidR="00A159CE" w:rsidRPr="00A159CE" w14:paraId="3EEFA87E" w14:textId="77777777" w:rsidTr="00330E55">
        <w:tc>
          <w:tcPr>
            <w:tcW w:w="9350" w:type="dxa"/>
          </w:tcPr>
          <w:p w14:paraId="67298567" w14:textId="77777777" w:rsidR="00A159CE" w:rsidRPr="00A159CE" w:rsidRDefault="00B66EC6" w:rsidP="00791521">
            <w:r>
              <w:rPr>
                <w:rStyle w:val="CodeChar"/>
              </w:rPr>
              <w:t>definition</w:t>
            </w:r>
            <w:r w:rsidR="00A159CE" w:rsidRPr="00A159CE">
              <w:t xml:space="preserve"> = </w:t>
            </w:r>
            <w:r w:rsidR="00A159CE" w:rsidRPr="00A159CE">
              <w:rPr>
                <w:rStyle w:val="CodeChar"/>
              </w:rPr>
              <w:t>./xsd:annotation/xsd:documentation</w:t>
            </w:r>
            <w:r w:rsidR="00A159CE" w:rsidRPr="00A159CE">
              <w:t>.</w:t>
            </w:r>
          </w:p>
        </w:tc>
      </w:tr>
      <w:tr w:rsidR="00A159CE" w:rsidRPr="00A159CE" w14:paraId="5E57FBEB" w14:textId="77777777" w:rsidTr="00330E55">
        <w:tc>
          <w:tcPr>
            <w:tcW w:w="9350" w:type="dxa"/>
          </w:tcPr>
          <w:p w14:paraId="0B1FCF14" w14:textId="6F1AAF8E" w:rsidR="00A159CE" w:rsidRPr="00A159CE" w:rsidRDefault="00C17670" w:rsidP="00791521">
            <w:r>
              <w:rPr>
                <w:rStyle w:val="CodeChar"/>
              </w:rPr>
              <w:t>based_acc_id</w:t>
            </w:r>
            <w:r w:rsidR="00A159CE" w:rsidRPr="00A159CE">
              <w:t xml:space="preserve"> = Leave blank if the </w:t>
            </w:r>
            <w:r w:rsidR="00A159CE" w:rsidRPr="00A159CE">
              <w:rPr>
                <w:rStyle w:val="CodeChar"/>
              </w:rPr>
              <w:t>count(.//xsd:extension) = 0</w:t>
            </w:r>
            <w:r w:rsidR="00A159CE" w:rsidRPr="00A159CE">
              <w:t xml:space="preserve">. Otherwise, the value is </w:t>
            </w:r>
            <w:r w:rsidR="00A159CE" w:rsidRPr="00A159CE">
              <w:rPr>
                <w:rStyle w:val="CodeChar"/>
              </w:rPr>
              <w:t>IdOf(./@base)</w:t>
            </w:r>
            <w:r w:rsidR="00A159CE" w:rsidRPr="00A159CE">
              <w:t xml:space="preserve">. Note the </w:t>
            </w:r>
            <w:r w:rsidR="00A159CE" w:rsidRPr="00A159CE">
              <w:rPr>
                <w:rStyle w:val="CodeChar"/>
              </w:rPr>
              <w:t>IdOf( )</w:t>
            </w:r>
            <w:r w:rsidR="00A159CE" w:rsidRPr="00A159CE">
              <w:t xml:space="preserve"> function in this case should find the </w:t>
            </w:r>
            <w:r w:rsidR="00A159CE" w:rsidRPr="00A159CE">
              <w:rPr>
                <w:rStyle w:val="CodeChar"/>
              </w:rPr>
              <w:t>ACC.</w:t>
            </w:r>
            <w:r>
              <w:rPr>
                <w:rStyle w:val="CodeChar"/>
              </w:rPr>
              <w:t>acc_id</w:t>
            </w:r>
            <w:r w:rsidR="00A159CE" w:rsidRPr="00A159CE">
              <w:t xml:space="preserve"> of the row whose </w:t>
            </w:r>
            <w:r w:rsidR="00AD2A42" w:rsidRPr="00AD2A42">
              <w:rPr>
                <w:rStyle w:val="CodeChar"/>
              </w:rPr>
              <w:t>First(</w:t>
            </w:r>
            <w:r w:rsidR="00A159CE" w:rsidRPr="00AD2A42">
              <w:rPr>
                <w:rStyle w:val="CodeChar"/>
              </w:rPr>
              <w:t>ACC.</w:t>
            </w:r>
            <w:r w:rsidR="00736ABC">
              <w:rPr>
                <w:rStyle w:val="CodeChar"/>
              </w:rPr>
              <w:t>den</w:t>
            </w:r>
            <w:r w:rsidR="00AD2A42" w:rsidRPr="00AD2A42">
              <w:rPr>
                <w:rStyle w:val="CodeChar"/>
              </w:rPr>
              <w:t>)</w:t>
            </w:r>
            <w:r w:rsidR="00A159CE" w:rsidRPr="00A159CE">
              <w:t xml:space="preserve"> matches </w:t>
            </w:r>
            <w:r w:rsidR="00A159CE" w:rsidRPr="00A159CE">
              <w:rPr>
                <w:rStyle w:val="CodeChar"/>
              </w:rPr>
              <w:t>SpaceSeparate(substring-</w:t>
            </w:r>
            <w:r w:rsidR="00A159CE" w:rsidRPr="00A159CE">
              <w:rPr>
                <w:rStyle w:val="CodeChar"/>
              </w:rPr>
              <w:lastRenderedPageBreak/>
              <w:t>before(./@base, “Type”))</w:t>
            </w:r>
            <w:r w:rsidR="00A159CE" w:rsidRPr="00A159CE">
              <w:t>. If there is no match, it means that the ACC has not been created. Therefore, cascade to create that ACC first.</w:t>
            </w:r>
          </w:p>
        </w:tc>
      </w:tr>
      <w:tr w:rsidR="00A159CE" w:rsidRPr="00A159CE" w14:paraId="6DA1A4B0" w14:textId="77777777" w:rsidTr="00330E55">
        <w:tc>
          <w:tcPr>
            <w:tcW w:w="9350" w:type="dxa"/>
          </w:tcPr>
          <w:p w14:paraId="7068556A" w14:textId="2B0B7893" w:rsidR="00A159CE" w:rsidRPr="00A159CE" w:rsidRDefault="00C17670" w:rsidP="00791521">
            <w:r>
              <w:rPr>
                <w:rStyle w:val="CodeChar"/>
              </w:rPr>
              <w:lastRenderedPageBreak/>
              <w:t xml:space="preserve">object_class_qualifier </w:t>
            </w:r>
            <w:r w:rsidR="00A159CE" w:rsidRPr="00A159CE">
              <w:t>= Always empty.</w:t>
            </w:r>
          </w:p>
        </w:tc>
      </w:tr>
      <w:tr w:rsidR="00A159CE" w:rsidRPr="00A159CE" w14:paraId="144235FC" w14:textId="77777777" w:rsidTr="00330E55">
        <w:tc>
          <w:tcPr>
            <w:tcW w:w="9350" w:type="dxa"/>
          </w:tcPr>
          <w:p w14:paraId="6D37E467" w14:textId="27A946AB" w:rsidR="00A159CE" w:rsidRPr="00A159CE" w:rsidRDefault="00C17670" w:rsidP="00791521">
            <w:r>
              <w:rPr>
                <w:rStyle w:val="CodeChar"/>
              </w:rPr>
              <w:t>oagis_component_type</w:t>
            </w:r>
            <w:r w:rsidR="00A159CE" w:rsidRPr="00A159CE">
              <w:t xml:space="preserve"> = If </w:t>
            </w:r>
            <w:r w:rsidR="00A159CE" w:rsidRPr="00A159CE">
              <w:rPr>
                <w:rStyle w:val="CodeChar"/>
              </w:rPr>
              <w:t>endsWith(</w:t>
            </w:r>
            <w:r w:rsidR="00AD2A42">
              <w:rPr>
                <w:rStyle w:val="CodeChar"/>
              </w:rPr>
              <w:t>First(</w:t>
            </w:r>
            <w:r w:rsidR="00736ABC">
              <w:rPr>
                <w:rStyle w:val="CodeChar"/>
              </w:rPr>
              <w:t>den</w:t>
            </w:r>
            <w:r w:rsidR="00AD2A42">
              <w:rPr>
                <w:rStyle w:val="CodeChar"/>
              </w:rPr>
              <w:t>)</w:t>
            </w:r>
            <w:r w:rsidR="00A159CE" w:rsidRPr="00A159CE">
              <w:rPr>
                <w:rStyle w:val="CodeChar"/>
              </w:rPr>
              <w:t>, “Base”)</w:t>
            </w:r>
            <w:r w:rsidR="00A159CE" w:rsidRPr="00A159CE">
              <w:t xml:space="preserve">, the value is </w:t>
            </w:r>
            <w:r w:rsidR="00A159CE" w:rsidRPr="00A159CE">
              <w:rPr>
                <w:rStyle w:val="CodeChar"/>
              </w:rPr>
              <w:t>0</w:t>
            </w:r>
            <w:r w:rsidR="00A159CE" w:rsidRPr="00A159CE">
              <w:t xml:space="preserve">. Else if </w:t>
            </w:r>
            <w:r w:rsidR="00A159CE" w:rsidRPr="00A159CE">
              <w:rPr>
                <w:rStyle w:val="CodeChar"/>
              </w:rPr>
              <w:t>[</w:t>
            </w:r>
            <w:r w:rsidR="00AD2A42">
              <w:rPr>
                <w:rStyle w:val="CodeChar"/>
              </w:rPr>
              <w:t>First(</w:t>
            </w:r>
            <w:r w:rsidR="00736ABC">
              <w:rPr>
                <w:rStyle w:val="CodeChar"/>
              </w:rPr>
              <w:t>den</w:t>
            </w:r>
            <w:r w:rsidR="00AD2A42">
              <w:rPr>
                <w:rStyle w:val="CodeChar"/>
              </w:rPr>
              <w:t>)</w:t>
            </w:r>
            <w:r w:rsidR="00A159CE" w:rsidRPr="00A159CE">
              <w:rPr>
                <w:rStyle w:val="CodeChar"/>
              </w:rPr>
              <w:t xml:space="preserve"> = “Open User Area” or “Any User Area” or “All Extension”</w:t>
            </w:r>
            <w:ins w:id="799" w:author="Serm Kulvatunyou" w:date="2016-06-08T08:42:00Z">
              <w:r w:rsidR="00FC1A68">
                <w:rPr>
                  <w:rStyle w:val="CodeChar"/>
                </w:rPr>
                <w:t xml:space="preserve"> or “User Area”</w:t>
              </w:r>
            </w:ins>
            <w:r w:rsidR="00A159CE" w:rsidRPr="00A159CE">
              <w:rPr>
                <w:rStyle w:val="CodeChar"/>
              </w:rPr>
              <w:t>] or endsWith(</w:t>
            </w:r>
            <w:r w:rsidR="00AD2A42">
              <w:rPr>
                <w:rStyle w:val="CodeChar"/>
              </w:rPr>
              <w:t>First(</w:t>
            </w:r>
            <w:r w:rsidR="00736ABC">
              <w:rPr>
                <w:rStyle w:val="CodeChar"/>
              </w:rPr>
              <w:t>den</w:t>
            </w:r>
            <w:r w:rsidR="00AD2A42">
              <w:rPr>
                <w:rStyle w:val="CodeChar"/>
              </w:rPr>
              <w:t>)</w:t>
            </w:r>
            <w:r w:rsidR="00A159CE" w:rsidRPr="00A159CE">
              <w:rPr>
                <w:rStyle w:val="CodeChar"/>
              </w:rPr>
              <w:t>, “Extension”)</w:t>
            </w:r>
            <w:r w:rsidR="00A159CE" w:rsidRPr="00A159CE">
              <w:t xml:space="preserve">, the value is </w:t>
            </w:r>
            <w:r w:rsidR="00A159CE" w:rsidRPr="00A159CE">
              <w:rPr>
                <w:rStyle w:val="CodeChar"/>
              </w:rPr>
              <w:t>2</w:t>
            </w:r>
            <w:r w:rsidR="00A159CE" w:rsidRPr="00A159CE">
              <w:t xml:space="preserve">. Else if </w:t>
            </w:r>
            <w:r w:rsidR="00A159CE" w:rsidRPr="00A159CE">
              <w:rPr>
                <w:rStyle w:val="CodeChar"/>
              </w:rPr>
              <w:t>endsWith(</w:t>
            </w:r>
            <w:r w:rsidR="00AD2A42">
              <w:rPr>
                <w:rStyle w:val="CodeChar"/>
              </w:rPr>
              <w:t>First(</w:t>
            </w:r>
            <w:r w:rsidR="00736ABC">
              <w:rPr>
                <w:rStyle w:val="CodeChar"/>
              </w:rPr>
              <w:t>den</w:t>
            </w:r>
            <w:r w:rsidR="00AD2A42">
              <w:rPr>
                <w:rStyle w:val="CodeChar"/>
              </w:rPr>
              <w:t>)</w:t>
            </w:r>
            <w:r w:rsidR="00A159CE" w:rsidRPr="00A159CE">
              <w:rPr>
                <w:rStyle w:val="CodeChar"/>
              </w:rPr>
              <w:t>, “Group”)</w:t>
            </w:r>
            <w:r w:rsidR="00A159CE" w:rsidRPr="00A159CE">
              <w:t xml:space="preserve">, the value is </w:t>
            </w:r>
            <w:r w:rsidR="00A159CE" w:rsidRPr="00A159CE">
              <w:rPr>
                <w:rStyle w:val="CodeChar"/>
              </w:rPr>
              <w:t>3</w:t>
            </w:r>
            <w:r w:rsidR="00A159CE" w:rsidRPr="00A159CE">
              <w:t xml:space="preserve">. Else the value is </w:t>
            </w:r>
            <w:r w:rsidR="00A159CE" w:rsidRPr="00A159CE">
              <w:rPr>
                <w:rStyle w:val="CodeChar"/>
              </w:rPr>
              <w:t>1</w:t>
            </w:r>
            <w:r w:rsidR="00A159CE" w:rsidRPr="00A159CE">
              <w:t xml:space="preserve">. </w:t>
            </w:r>
            <w:r w:rsidR="00A159CE" w:rsidRPr="00A159CE">
              <w:rPr>
                <w:b/>
                <w:bCs/>
              </w:rPr>
              <w:t>Note</w:t>
            </w:r>
            <w:r w:rsidR="00A159CE" w:rsidRPr="00A159CE">
              <w:t>: 0 = Base, 1 = Semantics, 2 = Extension, 3 = Semantic Group.</w:t>
            </w:r>
          </w:p>
        </w:tc>
      </w:tr>
      <w:tr w:rsidR="00330E55" w:rsidRPr="00A159CE" w14:paraId="56CB3B81" w14:textId="77777777" w:rsidTr="00330E55">
        <w:tc>
          <w:tcPr>
            <w:tcW w:w="9350" w:type="dxa"/>
          </w:tcPr>
          <w:p w14:paraId="4A631937" w14:textId="50EF257C" w:rsidR="00330E55" w:rsidRPr="00A159CE" w:rsidRDefault="00C17670" w:rsidP="00C17670">
            <w:pPr>
              <w:rPr>
                <w:rStyle w:val="CodeChar"/>
              </w:rPr>
            </w:pPr>
            <w:r>
              <w:rPr>
                <w:rStyle w:val="CodeChar"/>
              </w:rPr>
              <w:t>module</w:t>
            </w:r>
            <w:r w:rsidR="00330E55">
              <w:rPr>
                <w:rStyle w:val="CodeChar"/>
              </w:rPr>
              <w:t xml:space="preserve"> = </w:t>
            </w:r>
            <w:r w:rsidR="00330E55" w:rsidRPr="001D04FD">
              <w:t xml:space="preserve">Name of the file where the type </w:t>
            </w:r>
            <w:r w:rsidR="00330E55">
              <w:t xml:space="preserve">or the group </w:t>
            </w:r>
            <w:r w:rsidR="00330E55" w:rsidRPr="001D04FD">
              <w:t xml:space="preserve">reside without the file extension, e.g., </w:t>
            </w:r>
            <w:r w:rsidR="00330E55" w:rsidRPr="001D04FD">
              <w:rPr>
                <w:rStyle w:val="CodeChar"/>
              </w:rPr>
              <w:t>Components</w:t>
            </w:r>
            <w:r w:rsidR="00330E55">
              <w:t xml:space="preserve"> for an ACC from the </w:t>
            </w:r>
            <w:r w:rsidR="00330E55" w:rsidRPr="001D04FD">
              <w:rPr>
                <w:rStyle w:val="CodeChar"/>
              </w:rPr>
              <w:t>Components.xsd</w:t>
            </w:r>
            <w:r w:rsidR="00330E55">
              <w:t>.</w:t>
            </w:r>
          </w:p>
        </w:tc>
      </w:tr>
      <w:tr w:rsidR="00330E55" w:rsidRPr="00A159CE" w14:paraId="1D7E5105" w14:textId="77777777" w:rsidTr="00330E55">
        <w:tc>
          <w:tcPr>
            <w:tcW w:w="9350" w:type="dxa"/>
          </w:tcPr>
          <w:p w14:paraId="2E701910" w14:textId="3050B029" w:rsidR="00330E55" w:rsidRDefault="00330E55" w:rsidP="00C17670">
            <w:pPr>
              <w:rPr>
                <w:rStyle w:val="CodeChar"/>
              </w:rPr>
            </w:pPr>
            <w:r>
              <w:rPr>
                <w:rStyle w:val="CodeChar"/>
              </w:rPr>
              <w:t>namespace_id = null.</w:t>
            </w:r>
          </w:p>
        </w:tc>
      </w:tr>
      <w:tr w:rsidR="00330E55" w:rsidRPr="00A159CE" w14:paraId="34A79D34" w14:textId="77777777" w:rsidTr="00330E55">
        <w:tc>
          <w:tcPr>
            <w:tcW w:w="9350" w:type="dxa"/>
          </w:tcPr>
          <w:p w14:paraId="0F75C8DE" w14:textId="52DC4EAA" w:rsidR="00330E55" w:rsidRDefault="00330E55" w:rsidP="00C17670">
            <w:pPr>
              <w:rPr>
                <w:rStyle w:val="CodeChar"/>
              </w:rPr>
            </w:pPr>
            <w:r>
              <w:rPr>
                <w:rStyle w:val="CodeChar"/>
              </w:rPr>
              <w:t>is_deprecated = false.</w:t>
            </w:r>
          </w:p>
        </w:tc>
      </w:tr>
      <w:tr w:rsidR="00330E55" w:rsidRPr="00A159CE" w14:paraId="6D5DD15D" w14:textId="77777777" w:rsidTr="00330E55">
        <w:tc>
          <w:tcPr>
            <w:tcW w:w="9350" w:type="dxa"/>
          </w:tcPr>
          <w:p w14:paraId="108C31C3" w14:textId="10A82915" w:rsidR="00330E55" w:rsidRDefault="00330E55" w:rsidP="00791521">
            <w:pPr>
              <w:rPr>
                <w:rStyle w:val="CodeChar"/>
              </w:rPr>
            </w:pPr>
            <w:r>
              <w:rPr>
                <w:rStyle w:val="CodeChar"/>
              </w:rPr>
              <w:t>is_abstract = false.</w:t>
            </w:r>
          </w:p>
        </w:tc>
      </w:tr>
      <w:tr w:rsidR="00A159CE" w:rsidRPr="00A159CE" w14:paraId="525C9F7C" w14:textId="77777777" w:rsidTr="00330E55">
        <w:tc>
          <w:tcPr>
            <w:tcW w:w="9350" w:type="dxa"/>
          </w:tcPr>
          <w:p w14:paraId="4B1DD40C" w14:textId="77777777" w:rsidR="00A159CE" w:rsidRPr="00A159CE" w:rsidRDefault="00127238" w:rsidP="00791521">
            <w:r>
              <w:rPr>
                <w:rStyle w:val="CodeChar"/>
              </w:rPr>
              <w:t>created_by</w:t>
            </w:r>
            <w:r w:rsidR="00A159CE" w:rsidRPr="00A159CE">
              <w:t xml:space="preserve"> = </w:t>
            </w:r>
            <w:r w:rsidR="00A159CE" w:rsidRPr="00A159CE">
              <w:rPr>
                <w:rStyle w:val="CodeChar"/>
              </w:rPr>
              <w:t>“oagis”</w:t>
            </w:r>
            <w:r w:rsidR="00A159CE" w:rsidRPr="00A159CE">
              <w:t>.</w:t>
            </w:r>
          </w:p>
        </w:tc>
      </w:tr>
      <w:tr w:rsidR="00A159CE" w:rsidRPr="00A159CE" w14:paraId="4BF5AF8D" w14:textId="77777777" w:rsidTr="00330E55">
        <w:tc>
          <w:tcPr>
            <w:tcW w:w="9350" w:type="dxa"/>
          </w:tcPr>
          <w:p w14:paraId="465F2AB1" w14:textId="77777777" w:rsidR="00A159CE" w:rsidRPr="00A159CE" w:rsidRDefault="00127238" w:rsidP="00791521">
            <w:r>
              <w:rPr>
                <w:rStyle w:val="CodeChar"/>
              </w:rPr>
              <w:t>last_updated_by</w:t>
            </w:r>
            <w:r w:rsidR="00A159CE" w:rsidRPr="00A159CE">
              <w:t xml:space="preserve"> = </w:t>
            </w:r>
            <w:r w:rsidR="00A159CE" w:rsidRPr="00A159CE">
              <w:rPr>
                <w:rStyle w:val="CodeChar"/>
              </w:rPr>
              <w:t>“oagis”</w:t>
            </w:r>
            <w:r w:rsidR="00A159CE" w:rsidRPr="00A159CE">
              <w:t>.</w:t>
            </w:r>
          </w:p>
        </w:tc>
      </w:tr>
      <w:tr w:rsidR="00A159CE" w:rsidRPr="00A159CE" w14:paraId="1A7D7992" w14:textId="77777777" w:rsidTr="00330E55">
        <w:tc>
          <w:tcPr>
            <w:tcW w:w="9350" w:type="dxa"/>
          </w:tcPr>
          <w:p w14:paraId="2B5C999A" w14:textId="77777777" w:rsidR="00A159CE" w:rsidRPr="00A159CE" w:rsidRDefault="00127238" w:rsidP="00791521">
            <w:r>
              <w:rPr>
                <w:rStyle w:val="CodeChar"/>
              </w:rPr>
              <w:t>creation_timestamp</w:t>
            </w:r>
            <w:r w:rsidR="00A159CE" w:rsidRPr="00A159CE">
              <w:t xml:space="preserve"> = Current time.</w:t>
            </w:r>
          </w:p>
        </w:tc>
      </w:tr>
      <w:tr w:rsidR="00A159CE" w:rsidRPr="00A159CE" w14:paraId="5110C123" w14:textId="77777777" w:rsidTr="00330E55">
        <w:tc>
          <w:tcPr>
            <w:tcW w:w="9350" w:type="dxa"/>
          </w:tcPr>
          <w:p w14:paraId="5AAD9A99" w14:textId="77777777" w:rsidR="00A159CE" w:rsidRPr="00A159CE" w:rsidRDefault="00127238" w:rsidP="00791521">
            <w:r>
              <w:rPr>
                <w:rStyle w:val="CodeChar"/>
              </w:rPr>
              <w:t>last_update_timestamp</w:t>
            </w:r>
            <w:r w:rsidR="00A159CE" w:rsidRPr="00A159CE">
              <w:t xml:space="preserve"> = Same as </w:t>
            </w:r>
            <w:r>
              <w:rPr>
                <w:rStyle w:val="CodeChar"/>
              </w:rPr>
              <w:t>creation_timestamp</w:t>
            </w:r>
            <w:r w:rsidR="00A159CE" w:rsidRPr="00A159CE">
              <w:t>.</w:t>
            </w:r>
          </w:p>
        </w:tc>
      </w:tr>
      <w:tr w:rsidR="00A159CE" w:rsidRPr="00A159CE" w14:paraId="26C37969" w14:textId="77777777" w:rsidTr="00330E55">
        <w:tc>
          <w:tcPr>
            <w:tcW w:w="9350" w:type="dxa"/>
          </w:tcPr>
          <w:p w14:paraId="0ACE4897" w14:textId="1E6F3FCA" w:rsidR="00A159CE" w:rsidRPr="00A159CE" w:rsidRDefault="00330E55" w:rsidP="007A6CA8">
            <w:r>
              <w:rPr>
                <w:rStyle w:val="CodeChar"/>
              </w:rPr>
              <w:t>s</w:t>
            </w:r>
            <w:r w:rsidR="00A159CE" w:rsidRPr="00A159CE">
              <w:rPr>
                <w:rStyle w:val="CodeChar"/>
              </w:rPr>
              <w:t>tate</w:t>
            </w:r>
            <w:r w:rsidR="00A159CE" w:rsidRPr="00A159CE">
              <w:t xml:space="preserve"> = </w:t>
            </w:r>
            <w:r w:rsidR="007A6CA8">
              <w:rPr>
                <w:rStyle w:val="CodeChar"/>
              </w:rPr>
              <w:t>3</w:t>
            </w:r>
            <w:r w:rsidR="00A159CE" w:rsidRPr="00A159CE">
              <w:t xml:space="preserve">. </w:t>
            </w:r>
            <w:r w:rsidR="00A159CE" w:rsidRPr="00A159CE">
              <w:rPr>
                <w:b/>
                <w:bCs/>
              </w:rPr>
              <w:t>Note:</w:t>
            </w:r>
            <w:r w:rsidR="00A159CE" w:rsidRPr="00A159CE">
              <w:t xml:space="preserve"> </w:t>
            </w:r>
            <w:r w:rsidR="007A6CA8">
              <w:t>3</w:t>
            </w:r>
            <w:r w:rsidR="00A159CE" w:rsidRPr="00A159CE">
              <w:t xml:space="preserve"> means published.</w:t>
            </w:r>
          </w:p>
        </w:tc>
      </w:tr>
      <w:tr w:rsidR="00330E55" w:rsidRPr="00A159CE" w14:paraId="3EB09196" w14:textId="77777777" w:rsidTr="00330E55">
        <w:tc>
          <w:tcPr>
            <w:tcW w:w="9350" w:type="dxa"/>
          </w:tcPr>
          <w:p w14:paraId="64698217" w14:textId="54478A9D" w:rsidR="00330E55" w:rsidRDefault="00330E55" w:rsidP="007A6CA8">
            <w:pPr>
              <w:rPr>
                <w:rStyle w:val="CodeChar"/>
              </w:rPr>
            </w:pPr>
            <w:r w:rsidRPr="00EB13B1">
              <w:rPr>
                <w:rStyle w:val="CodeChar"/>
              </w:rPr>
              <w:t>revision_num</w:t>
            </w:r>
            <w:r>
              <w:t xml:space="preserve"> = </w:t>
            </w:r>
            <w:r w:rsidRPr="00EB13B1">
              <w:rPr>
                <w:rStyle w:val="CodeChar"/>
              </w:rPr>
              <w:t>0</w:t>
            </w:r>
            <w:r>
              <w:t>.</w:t>
            </w:r>
          </w:p>
        </w:tc>
      </w:tr>
      <w:tr w:rsidR="00330E55" w:rsidRPr="00A159CE" w14:paraId="60FC8965" w14:textId="77777777" w:rsidTr="00330E55">
        <w:tc>
          <w:tcPr>
            <w:tcW w:w="9350" w:type="dxa"/>
          </w:tcPr>
          <w:p w14:paraId="749DB382" w14:textId="5722D528" w:rsidR="00330E55" w:rsidRDefault="00330E55" w:rsidP="007A6CA8">
            <w:pPr>
              <w:rPr>
                <w:rStyle w:val="CodeChar"/>
              </w:rPr>
            </w:pPr>
            <w:r w:rsidRPr="00EB13B1">
              <w:rPr>
                <w:rStyle w:val="CodeChar"/>
              </w:rPr>
              <w:t>revision_tracking_num</w:t>
            </w:r>
            <w:r>
              <w:t xml:space="preserve"> = </w:t>
            </w:r>
            <w:r w:rsidRPr="00EB13B1">
              <w:rPr>
                <w:rStyle w:val="CodeChar"/>
              </w:rPr>
              <w:t>0</w:t>
            </w:r>
            <w:r>
              <w:t>.</w:t>
            </w:r>
          </w:p>
        </w:tc>
      </w:tr>
      <w:tr w:rsidR="00330E55" w:rsidRPr="00A159CE" w14:paraId="5C64DA9B" w14:textId="77777777" w:rsidTr="00330E55">
        <w:tc>
          <w:tcPr>
            <w:tcW w:w="9350" w:type="dxa"/>
          </w:tcPr>
          <w:p w14:paraId="6E08A312" w14:textId="1F224D0B" w:rsidR="00330E55" w:rsidRPr="00330E55" w:rsidRDefault="00330E55" w:rsidP="007A6CA8">
            <w:pPr>
              <w:rPr>
                <w:rStyle w:val="CodeChar"/>
                <w:rFonts w:ascii="Times New Roman" w:hAnsi="Times New Roman"/>
                <w:noProof w:val="0"/>
                <w:sz w:val="20"/>
              </w:rPr>
            </w:pPr>
            <w:r w:rsidRPr="00EB13B1">
              <w:rPr>
                <w:rStyle w:val="CodeChar"/>
              </w:rPr>
              <w:t>revision_action</w:t>
            </w:r>
            <w:r>
              <w:t xml:space="preserve"> = </w:t>
            </w:r>
            <w:r w:rsidRPr="00EB13B1">
              <w:rPr>
                <w:rStyle w:val="CodeChar"/>
              </w:rPr>
              <w:t>null</w:t>
            </w:r>
            <w:r>
              <w:t>.</w:t>
            </w:r>
          </w:p>
        </w:tc>
      </w:tr>
      <w:tr w:rsidR="00330E55" w:rsidRPr="00A159CE" w14:paraId="5E6B5D3E" w14:textId="77777777" w:rsidTr="00330E55">
        <w:tc>
          <w:tcPr>
            <w:tcW w:w="9350" w:type="dxa"/>
          </w:tcPr>
          <w:p w14:paraId="78D6AB02" w14:textId="4D044792" w:rsidR="00330E55" w:rsidRDefault="00330E55" w:rsidP="007A6CA8">
            <w:pPr>
              <w:rPr>
                <w:rStyle w:val="CodeChar"/>
              </w:rPr>
            </w:pPr>
            <w:r w:rsidRPr="00EB13B1">
              <w:rPr>
                <w:rStyle w:val="CodeChar"/>
              </w:rPr>
              <w:t>release_id</w:t>
            </w:r>
            <w:r>
              <w:t xml:space="preserve"> = </w:t>
            </w:r>
            <w:r w:rsidRPr="00F323CD">
              <w:rPr>
                <w:rStyle w:val="CodeChar"/>
              </w:rPr>
              <w:t>null</w:t>
            </w:r>
            <w:r>
              <w:t>.</w:t>
            </w:r>
          </w:p>
        </w:tc>
      </w:tr>
      <w:tr w:rsidR="00330E55" w:rsidRPr="00A159CE" w14:paraId="700A7304" w14:textId="77777777" w:rsidTr="00330E55">
        <w:tc>
          <w:tcPr>
            <w:tcW w:w="9350" w:type="dxa"/>
          </w:tcPr>
          <w:p w14:paraId="38AD6BB9" w14:textId="51C5A31F" w:rsidR="00330E55" w:rsidRPr="00EB13B1" w:rsidRDefault="00330E55" w:rsidP="00710B7E">
            <w:pPr>
              <w:rPr>
                <w:rStyle w:val="CodeChar"/>
              </w:rPr>
            </w:pPr>
            <w:r w:rsidRPr="00EB13B1">
              <w:rPr>
                <w:rStyle w:val="CodeChar"/>
              </w:rPr>
              <w:t>current_</w:t>
            </w:r>
            <w:r w:rsidR="00710B7E">
              <w:rPr>
                <w:rStyle w:val="CodeChar"/>
              </w:rPr>
              <w:t>a</w:t>
            </w:r>
            <w:r>
              <w:rPr>
                <w:rStyle w:val="CodeChar"/>
              </w:rPr>
              <w:t>cc</w:t>
            </w:r>
            <w:r w:rsidRPr="00EB13B1">
              <w:rPr>
                <w:rStyle w:val="CodeChar"/>
              </w:rPr>
              <w:t>_id</w:t>
            </w:r>
            <w:r>
              <w:t xml:space="preserve"> = </w:t>
            </w:r>
            <w:r w:rsidRPr="00F323CD">
              <w:rPr>
                <w:rStyle w:val="CodeChar"/>
              </w:rPr>
              <w:t>null</w:t>
            </w:r>
            <w:r>
              <w:t>.</w:t>
            </w:r>
          </w:p>
        </w:tc>
      </w:tr>
    </w:tbl>
    <w:p w14:paraId="468FD95A" w14:textId="77777777" w:rsidR="004A11C5" w:rsidRDefault="004A11C5" w:rsidP="004A11C5"/>
    <w:p w14:paraId="179233B4" w14:textId="77777777"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14:paraId="5ED64A58" w14:textId="77777777" w:rsidR="001551E4" w:rsidRDefault="00730EEE" w:rsidP="00140327">
      <w:pPr>
        <w:spacing w:before="240"/>
      </w:pPr>
      <w:r>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00736ABC">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93447A">
        <w:t>3.1.1.11.3</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93447A">
        <w:t>3.1.1.11.4</w:t>
      </w:r>
      <w:r w:rsidR="00D162F7">
        <w:fldChar w:fldCharType="end"/>
      </w:r>
      <w:r w:rsidR="00D162F7">
        <w:t>)</w:t>
      </w:r>
      <w:r w:rsidR="0039440D">
        <w:t xml:space="preserve">. If no match is found in either the ASCCP or BCCP table, the referred to entity </w:t>
      </w:r>
      <w:r w:rsidR="009F3EC9">
        <w:t>is more likely</w:t>
      </w:r>
      <w:r w:rsidR="0039440D">
        <w:t xml:space="preserve"> an ASCCP </w:t>
      </w:r>
      <w:r w:rsidR="009F3EC9">
        <w:t xml:space="preserve">although it can be a BCCP </w:t>
      </w:r>
      <w:r w:rsidR="00A67B33">
        <w:t>(because the assumption is that the BCCPs have already been imported in the earlier section</w:t>
      </w:r>
      <w:r w:rsidR="009F3EC9">
        <w:t xml:space="preserve"> from the </w:t>
      </w:r>
      <w:r w:rsidR="002C186D">
        <w:rPr>
          <w:rStyle w:val="CodeChar"/>
        </w:rPr>
        <w:t>F</w:t>
      </w:r>
      <w:r w:rsidR="009F3EC9" w:rsidRPr="009F3EC9">
        <w:rPr>
          <w:rStyle w:val="CodeChar"/>
        </w:rPr>
        <w:t>ields.xsd</w:t>
      </w:r>
      <w:r w:rsidR="00A67B33">
        <w:t xml:space="preserve">) </w:t>
      </w:r>
      <w:r w:rsidR="0039440D">
        <w:t>and it has not been created.</w:t>
      </w:r>
      <w:r w:rsidR="00D162F7">
        <w:t xml:space="preserve"> In this case, cascade to create the </w:t>
      </w:r>
      <w:r w:rsidR="009F3EC9">
        <w:t xml:space="preserve">BCCP or the </w:t>
      </w:r>
      <w:r w:rsidR="00D162F7">
        <w:t xml:space="preserve">ASCCP first </w:t>
      </w:r>
      <w:r w:rsidR="002527FF">
        <w:t>(</w:t>
      </w:r>
      <w:r w:rsidR="00FB522D">
        <w:t>follow the logic in</w:t>
      </w:r>
      <w:r w:rsidR="009F3EC9">
        <w:t xml:space="preserve"> </w:t>
      </w:r>
      <w:r w:rsidR="009F3EC9">
        <w:fldChar w:fldCharType="begin"/>
      </w:r>
      <w:r w:rsidR="009F3EC9">
        <w:instrText xml:space="preserve"> REF _Ref395176768 \r \h </w:instrText>
      </w:r>
      <w:r w:rsidR="009F3EC9">
        <w:fldChar w:fldCharType="separate"/>
      </w:r>
      <w:r w:rsidR="0093447A">
        <w:t>3.1.1.8</w:t>
      </w:r>
      <w:r w:rsidR="009F3EC9">
        <w:fldChar w:fldCharType="end"/>
      </w:r>
      <w:r w:rsidR="009F3EC9">
        <w:t xml:space="preserve"> for BCCP in</w:t>
      </w:r>
      <w:r w:rsidR="002527FF">
        <w:t xml:space="preserve"> </w:t>
      </w:r>
      <w:r w:rsidR="002527FF">
        <w:fldChar w:fldCharType="begin"/>
      </w:r>
      <w:r w:rsidR="002527FF">
        <w:instrText xml:space="preserve"> REF _Ref395213533 \r \h </w:instrText>
      </w:r>
      <w:r w:rsidR="002527FF">
        <w:fldChar w:fldCharType="separate"/>
      </w:r>
      <w:r w:rsidR="0093447A">
        <w:t>3.1.1.11.1</w:t>
      </w:r>
      <w:r w:rsidR="002527FF">
        <w:fldChar w:fldCharType="end"/>
      </w:r>
      <w:r w:rsidR="009F3EC9">
        <w:t xml:space="preserve"> for ASCCP</w:t>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93447A">
        <w:t>3.1.1.11.3</w:t>
      </w:r>
      <w:r w:rsidR="00FB522D">
        <w:fldChar w:fldCharType="end"/>
      </w:r>
      <w:r w:rsidR="00FB522D">
        <w:t>)</w:t>
      </w:r>
      <w:r w:rsidR="00D162F7">
        <w:t>.</w:t>
      </w:r>
      <w:r w:rsidR="00FB522D">
        <w:t xml:space="preserve"> </w:t>
      </w:r>
    </w:p>
    <w:p w14:paraId="5DEEF685" w14:textId="77777777" w:rsidR="00FB522D" w:rsidRDefault="00FB522D" w:rsidP="004A11C5"/>
    <w:p w14:paraId="33744361" w14:textId="77777777"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93447A">
        <w:t>3.1.1.11.1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93447A">
        <w:t>3.1.1.11.3</w:t>
      </w:r>
      <w:r w:rsidR="00A67B33">
        <w:fldChar w:fldCharType="end"/>
      </w:r>
      <w:r w:rsidR="00A67B33">
        <w:t>)</w:t>
      </w:r>
      <w:r>
        <w:t>.</w:t>
      </w:r>
      <w:r w:rsidR="00A67B33">
        <w:t xml:space="preserve"> Note: OAG uses </w:t>
      </w:r>
      <w:r w:rsidR="003B5DB5">
        <w:t xml:space="preserve">mainly global elements. It uses </w:t>
      </w:r>
      <w:r w:rsidR="00A67B33">
        <w:t>only local-global (local element and global type</w:t>
      </w:r>
      <w:r w:rsidR="003B5DB5">
        <w:t>) for the DataArea element. It</w:t>
      </w:r>
      <w:r w:rsidR="00A67B33">
        <w:t xml:space="preserve"> does not use local-local (local element local type)</w:t>
      </w:r>
      <w:r w:rsidR="003B5DB5">
        <w:t>;</w:t>
      </w:r>
      <w:r w:rsidR="00A67B33">
        <w:t xml:space="preserve"> </w:t>
      </w:r>
      <w:r w:rsidR="003B5DB5">
        <w:t>t</w:t>
      </w:r>
      <w:r w:rsidR="00A67B33">
        <w:t>herefore, the latter is not accounted for here.</w:t>
      </w:r>
    </w:p>
    <w:p w14:paraId="0E49ABC5" w14:textId="77777777" w:rsidR="00522491" w:rsidRDefault="00522491" w:rsidP="004A11C5"/>
    <w:p w14:paraId="3B4F5BA4" w14:textId="77777777" w:rsidR="00522491" w:rsidRDefault="00522491" w:rsidP="004A11C5">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93447A">
        <w:t>3.1.1.11.4</w:t>
      </w:r>
      <w:r w:rsidR="00A67B33">
        <w:fldChar w:fldCharType="end"/>
      </w:r>
      <w:r w:rsidR="00A67B33">
        <w:t>)</w:t>
      </w:r>
      <w:r>
        <w:t>.</w:t>
      </w:r>
    </w:p>
    <w:p w14:paraId="6E7B6975" w14:textId="77777777" w:rsidR="00A67B33" w:rsidRDefault="00A67B33" w:rsidP="004A11C5"/>
    <w:p w14:paraId="0F89A744" w14:textId="77777777" w:rsidR="00A67B33" w:rsidRDefault="00A67B33" w:rsidP="004A11C5">
      <w:r>
        <w:t>Notice the dependency to other sections, this means that each of these sections should be written as a routine so that they can be recursively called.</w:t>
      </w:r>
    </w:p>
    <w:p w14:paraId="2EE295A0" w14:textId="77777777" w:rsidR="0039440D" w:rsidRDefault="00D162F7" w:rsidP="0039440D">
      <w:pPr>
        <w:pStyle w:val="Heading5"/>
      </w:pPr>
      <w:bookmarkStart w:id="800" w:name="_Ref395213247"/>
      <w:bookmarkStart w:id="801" w:name="_Toc442108945"/>
      <w:bookmarkStart w:id="802" w:name="_Ref395213166"/>
      <w:r>
        <w:lastRenderedPageBreak/>
        <w:t>Populate the ASCC table</w:t>
      </w:r>
      <w:bookmarkEnd w:id="800"/>
      <w:bookmarkEnd w:id="801"/>
      <w:r>
        <w:t xml:space="preserve"> </w:t>
      </w:r>
      <w:bookmarkEnd w:id="802"/>
    </w:p>
    <w:p w14:paraId="4592DE43" w14:textId="77777777" w:rsidR="00D162F7" w:rsidRDefault="00904F4A" w:rsidP="00D162F7">
      <w:r>
        <w:t xml:space="preserve">XPATH expressions below assume that the context is an </w:t>
      </w:r>
      <w:r w:rsidRPr="00904F4A">
        <w:rPr>
          <w:rStyle w:val="CodeChar"/>
        </w:rPr>
        <w:t>xsd:element</w:t>
      </w:r>
      <w:r>
        <w:t>.</w:t>
      </w:r>
    </w:p>
    <w:p w14:paraId="2E658097" w14:textId="77777777" w:rsidR="00904F4A" w:rsidRDefault="00904F4A" w:rsidP="00D162F7"/>
    <w:p w14:paraId="0702E8F1" w14:textId="597B28C9" w:rsidR="00904F4A" w:rsidRDefault="0040569A" w:rsidP="00D162F7">
      <w:r>
        <w:rPr>
          <w:rStyle w:val="CodeChar"/>
        </w:rPr>
        <w:t>ascc_id</w:t>
      </w:r>
      <w:r w:rsidR="00904F4A">
        <w:t xml:space="preserve"> = </w:t>
      </w:r>
      <w:r w:rsidR="00904F4A" w:rsidRPr="00A159CE">
        <w:t>Auto-generate database key.</w:t>
      </w:r>
    </w:p>
    <w:p w14:paraId="15AF0EFD" w14:textId="68F8AB40" w:rsidR="00B74179" w:rsidRDefault="0040569A" w:rsidP="00D162F7">
      <w:r>
        <w:rPr>
          <w:rStyle w:val="CodeChar"/>
        </w:rPr>
        <w:t>guid</w:t>
      </w:r>
      <w:commentRangeStart w:id="803"/>
      <w:r w:rsidR="00B74179" w:rsidRPr="00B74179">
        <w:rPr>
          <w:rStyle w:val="CodeChar"/>
        </w:rPr>
        <w:t xml:space="preserve"> = Get from ./@id</w:t>
      </w:r>
      <w:r w:rsidR="00B74179">
        <w:t>.</w:t>
      </w:r>
      <w:commentRangeEnd w:id="803"/>
      <w:r w:rsidR="00B74179">
        <w:rPr>
          <w:rStyle w:val="CommentReference"/>
        </w:rPr>
        <w:commentReference w:id="803"/>
      </w:r>
    </w:p>
    <w:p w14:paraId="77DEC48B" w14:textId="7C8FE0D2" w:rsidR="00904F4A" w:rsidRDefault="0040569A" w:rsidP="00D162F7">
      <w:r>
        <w:rPr>
          <w:rStyle w:val="CodeChar"/>
        </w:rPr>
        <w:t>cardinality_min</w:t>
      </w:r>
      <w:r w:rsidR="00904F4A">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14:paraId="3826F106" w14:textId="3A3C36F5" w:rsidR="00904F4A" w:rsidRDefault="0040569A" w:rsidP="00D162F7">
      <w:r>
        <w:rPr>
          <w:rStyle w:val="CodeChar"/>
        </w:rPr>
        <w:t>cardinality_max</w:t>
      </w:r>
      <w:r w:rsidR="00904F4A">
        <w:t xml:space="preserve"> = If </w:t>
      </w:r>
      <w:r w:rsidR="00900C8A" w:rsidRPr="00D67A15">
        <w:rPr>
          <w:rStyle w:val="CodeChar"/>
        </w:rPr>
        <w:t>count(</w:t>
      </w:r>
      <w:r w:rsidR="00904F4A"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14:paraId="48F935A4" w14:textId="4F99142F" w:rsidR="00904F4A" w:rsidRDefault="0040569A" w:rsidP="00D162F7">
      <w:r>
        <w:rPr>
          <w:rStyle w:val="CodeChar"/>
        </w:rPr>
        <w:t>seq_key</w:t>
      </w:r>
      <w:r w:rsidR="00904F4A">
        <w:t xml:space="preserve"> = </w:t>
      </w:r>
      <w:r w:rsidR="00900C8A">
        <w:t xml:space="preserve">This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14:paraId="1B8BB2D7" w14:textId="739CBC1A" w:rsidR="00904F4A" w:rsidRDefault="0040569A" w:rsidP="00D162F7">
      <w:r>
        <w:rPr>
          <w:rStyle w:val="CodeChar"/>
        </w:rPr>
        <w:t>from_acc_id</w:t>
      </w:r>
      <w:r w:rsidR="00904F4A">
        <w:t xml:space="preserve"> = </w:t>
      </w:r>
      <w:r w:rsidR="00301FAF">
        <w:t xml:space="preserve">Foreign key pointing to the </w:t>
      </w:r>
      <w:r w:rsidR="00301FAF" w:rsidRPr="00D67A15">
        <w:rPr>
          <w:rStyle w:val="CodeChar"/>
        </w:rPr>
        <w:t>ACC.</w:t>
      </w:r>
      <w:r w:rsidR="00C17670">
        <w:rPr>
          <w:rStyle w:val="CodeChar"/>
        </w:rPr>
        <w:t>acc_id</w:t>
      </w:r>
      <w:r w:rsidR="00301FAF">
        <w:t xml:space="preserve"> that cause the creation of </w:t>
      </w:r>
      <w:r w:rsidR="00D67A15">
        <w:t>this</w:t>
      </w:r>
      <w:r w:rsidR="00301FAF">
        <w:t xml:space="preserve"> ASCC.</w:t>
      </w:r>
    </w:p>
    <w:p w14:paraId="5958A8E9" w14:textId="3E60F406" w:rsidR="00446F4C" w:rsidRDefault="0040569A" w:rsidP="00D162F7">
      <w:r>
        <w:rPr>
          <w:rStyle w:val="CodeChar"/>
        </w:rPr>
        <w:t>to_asccp_id</w:t>
      </w:r>
      <w:r w:rsidR="00904F4A">
        <w:t xml:space="preserve"> = </w:t>
      </w:r>
      <w:r w:rsidR="00383D33">
        <w:t xml:space="preserve">Foreign key to the </w:t>
      </w:r>
      <w:r w:rsidR="00A43A70">
        <w:rPr>
          <w:rStyle w:val="CodeChar"/>
        </w:rPr>
        <w:t>asccp</w:t>
      </w:r>
      <w:r w:rsidR="00D67A15">
        <w:rPr>
          <w:rStyle w:val="CodeChar"/>
        </w:rPr>
        <w:t>.</w:t>
      </w:r>
      <w:r w:rsidR="00383D33" w:rsidRPr="00D67A15">
        <w:rPr>
          <w:rStyle w:val="CodeChar"/>
        </w:rPr>
        <w:t>.</w:t>
      </w:r>
      <w:r w:rsidR="00A43A70">
        <w:rPr>
          <w:rStyle w:val="CodeChar"/>
        </w:rPr>
        <w:t>asccp_id</w:t>
      </w:r>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736ABC">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names of local elements. </w:t>
      </w:r>
      <w:r w:rsidR="00882DDC">
        <w:t>T</w:t>
      </w:r>
      <w:r w:rsidR="00B97C94">
        <w:t xml:space="preserve">he function to create an ASSCP should return the </w:t>
      </w:r>
      <w:r w:rsidR="00A43A70">
        <w:rPr>
          <w:rStyle w:val="CodeChar"/>
        </w:rPr>
        <w:t>asccp_id</w:t>
      </w:r>
      <w:r w:rsidR="00B97C94">
        <w:t xml:space="preserve"> of the record created. Alternatively, the </w:t>
      </w:r>
      <w:r w:rsidR="00A43A70">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14:paraId="3954E56F" w14:textId="12F56F52" w:rsidR="00904F4A" w:rsidRDefault="00736ABC" w:rsidP="00D162F7">
      <w:r>
        <w:rPr>
          <w:rStyle w:val="CodeChar"/>
        </w:rPr>
        <w:t>den</w:t>
      </w:r>
      <w:r w:rsidR="00446F4C">
        <w:t xml:space="preserve"> =</w:t>
      </w:r>
      <w:r w:rsidR="00383D33">
        <w:t xml:space="preserve"> </w:t>
      </w:r>
      <w:r w:rsidR="00446F4C" w:rsidRPr="00446F4C">
        <w:rPr>
          <w:rStyle w:val="CodeChar"/>
        </w:rPr>
        <w:t>First(ACC(</w:t>
      </w:r>
      <w:r w:rsidR="0040569A">
        <w:rPr>
          <w:rStyle w:val="CodeChar"/>
        </w:rPr>
        <w:t>from_acc_id</w:t>
      </w:r>
      <w:r w:rsidR="00446F4C" w:rsidRPr="00446F4C">
        <w:rPr>
          <w:rStyle w:val="CodeChar"/>
        </w:rPr>
        <w:t>).</w:t>
      </w:r>
      <w:r>
        <w:rPr>
          <w:rStyle w:val="CodeChar"/>
        </w:rPr>
        <w:t>den</w:t>
      </w:r>
      <w:r w:rsidR="00446F4C" w:rsidRPr="00446F4C">
        <w:rPr>
          <w:rStyle w:val="CodeChar"/>
        </w:rPr>
        <w:t>)</w:t>
      </w:r>
      <w:r w:rsidR="00446F4C">
        <w:rPr>
          <w:rStyle w:val="CodeChar"/>
        </w:rPr>
        <w:t xml:space="preserve"> + “. “ + ASCCP(</w:t>
      </w:r>
      <w:r w:rsidR="0040569A">
        <w:rPr>
          <w:rStyle w:val="CodeChar"/>
        </w:rPr>
        <w:t>to_asccp_id</w:t>
      </w:r>
      <w:r w:rsidR="00446F4C">
        <w:rPr>
          <w:rStyle w:val="CodeChar"/>
        </w:rPr>
        <w:t>).</w:t>
      </w:r>
      <w:r>
        <w:rPr>
          <w:rStyle w:val="CodeChar"/>
        </w:rPr>
        <w:t>den</w:t>
      </w:r>
    </w:p>
    <w:p w14:paraId="08F2B7A8" w14:textId="58935B11" w:rsidR="00904F4A" w:rsidRDefault="00B66EC6" w:rsidP="00D162F7">
      <w:r>
        <w:rPr>
          <w:rStyle w:val="CodeChar"/>
        </w:rPr>
        <w:t>definition</w:t>
      </w:r>
      <w:r w:rsidR="00904F4A">
        <w:t xml:space="preserve"> = </w:t>
      </w:r>
      <w:r w:rsidR="00C158EC" w:rsidRPr="00BF7D5B">
        <w:rPr>
          <w:rStyle w:val="CodeChar"/>
        </w:rPr>
        <w:t>./xsd:annotation/xsd:document</w:t>
      </w:r>
      <w:r w:rsidR="00C158EC">
        <w:t xml:space="preserve"> if exists.</w:t>
      </w:r>
    </w:p>
    <w:p w14:paraId="7FD2111B" w14:textId="6056AC02" w:rsidR="005F0DF6" w:rsidRDefault="005F0DF6" w:rsidP="005F0DF6">
      <w:r w:rsidRPr="002F5A6B">
        <w:rPr>
          <w:rStyle w:val="CodeChar"/>
        </w:rPr>
        <w:t>is_deprecated</w:t>
      </w:r>
      <w:r>
        <w:t xml:space="preserve"> = </w:t>
      </w:r>
      <w:r w:rsidRPr="002F5A6B">
        <w:rPr>
          <w:rStyle w:val="CodeChar"/>
        </w:rPr>
        <w:t>0</w:t>
      </w:r>
      <w:r>
        <w:t>.</w:t>
      </w:r>
    </w:p>
    <w:p w14:paraId="5B95B84E" w14:textId="77777777" w:rsidR="005F0DF6" w:rsidRDefault="005F0DF6" w:rsidP="005F0DF6">
      <w:r>
        <w:rPr>
          <w:rStyle w:val="CodeChar"/>
        </w:rPr>
        <w:t>created_by</w:t>
      </w:r>
      <w:r>
        <w:t xml:space="preserve"> = </w:t>
      </w:r>
      <w:r w:rsidRPr="00A159CE">
        <w:rPr>
          <w:rStyle w:val="CodeChar"/>
        </w:rPr>
        <w:t>“oagis”</w:t>
      </w:r>
      <w:r w:rsidRPr="00A159CE">
        <w:t>.</w:t>
      </w:r>
    </w:p>
    <w:p w14:paraId="19CC7EF3" w14:textId="77777777" w:rsidR="005F0DF6" w:rsidRDefault="005F0DF6" w:rsidP="005F0DF6">
      <w:r w:rsidRPr="002F5A6B">
        <w:rPr>
          <w:rStyle w:val="CodeChar"/>
        </w:rPr>
        <w:t>owner_user_id</w:t>
      </w:r>
      <w:r>
        <w:t xml:space="preserve"> = </w:t>
      </w:r>
      <w:r w:rsidRPr="002F5A6B">
        <w:rPr>
          <w:rStyle w:val="CodeChar"/>
        </w:rPr>
        <w:t>“oagis”</w:t>
      </w:r>
      <w:r>
        <w:t>.</w:t>
      </w:r>
    </w:p>
    <w:p w14:paraId="552EF85B" w14:textId="77777777" w:rsidR="005F0DF6" w:rsidRDefault="005F0DF6" w:rsidP="005F0DF6">
      <w:r>
        <w:rPr>
          <w:rStyle w:val="CodeChar"/>
        </w:rPr>
        <w:t>last_updated_by</w:t>
      </w:r>
      <w:r>
        <w:t xml:space="preserve"> = </w:t>
      </w:r>
      <w:r w:rsidRPr="00A159CE">
        <w:rPr>
          <w:rStyle w:val="CodeChar"/>
        </w:rPr>
        <w:t>“oagis”</w:t>
      </w:r>
      <w:r w:rsidRPr="00A159CE">
        <w:t>.</w:t>
      </w:r>
    </w:p>
    <w:p w14:paraId="05FAB139" w14:textId="77777777" w:rsidR="005F0DF6" w:rsidRDefault="005F0DF6" w:rsidP="005F0DF6">
      <w:r>
        <w:rPr>
          <w:rStyle w:val="CodeChar"/>
        </w:rPr>
        <w:t>creation_timestamp</w:t>
      </w:r>
      <w:r>
        <w:t xml:space="preserve"> = Current time.</w:t>
      </w:r>
    </w:p>
    <w:p w14:paraId="7D6D9C57" w14:textId="77777777" w:rsidR="005F0DF6" w:rsidRDefault="005F0DF6" w:rsidP="005F0DF6">
      <w:r>
        <w:rPr>
          <w:rStyle w:val="CodeChar"/>
        </w:rPr>
        <w:t>last_update_timestamp</w:t>
      </w:r>
      <w:r>
        <w:t xml:space="preserve"> = Same as </w:t>
      </w:r>
      <w:r>
        <w:rPr>
          <w:rStyle w:val="CodeChar"/>
        </w:rPr>
        <w:t>creation_timestamp</w:t>
      </w:r>
      <w:r>
        <w:t>.</w:t>
      </w:r>
    </w:p>
    <w:p w14:paraId="7811BD3D" w14:textId="703AFA46" w:rsidR="005F0DF6" w:rsidRDefault="001E35F8" w:rsidP="005F0DF6">
      <w:r>
        <w:rPr>
          <w:rStyle w:val="CodeChar"/>
        </w:rPr>
        <w:t>s</w:t>
      </w:r>
      <w:r w:rsidRPr="00A159CE">
        <w:rPr>
          <w:rStyle w:val="CodeChar"/>
        </w:rPr>
        <w:t>tate</w:t>
      </w:r>
      <w:r w:rsidRPr="00A159CE">
        <w:t xml:space="preserve"> = </w:t>
      </w:r>
      <w:r>
        <w:rPr>
          <w:rStyle w:val="CodeChar"/>
        </w:rPr>
        <w:t>3</w:t>
      </w:r>
      <w:r w:rsidRPr="00A159CE">
        <w:t xml:space="preserve">. </w:t>
      </w:r>
      <w:r w:rsidRPr="00A159CE">
        <w:rPr>
          <w:b/>
          <w:bCs/>
        </w:rPr>
        <w:t>Note:</w:t>
      </w:r>
      <w:r w:rsidRPr="00A159CE">
        <w:t xml:space="preserve"> </w:t>
      </w:r>
      <w:r>
        <w:t>3</w:t>
      </w:r>
      <w:r w:rsidRPr="00A159CE">
        <w:t xml:space="preserve"> means published.</w:t>
      </w:r>
    </w:p>
    <w:p w14:paraId="38E736D7" w14:textId="77777777" w:rsidR="005F0DF6" w:rsidRDefault="005F0DF6" w:rsidP="005F0DF6">
      <w:r w:rsidRPr="00EB13B1">
        <w:rPr>
          <w:rStyle w:val="CodeChar"/>
        </w:rPr>
        <w:t>revision_num</w:t>
      </w:r>
      <w:r>
        <w:t xml:space="preserve"> = </w:t>
      </w:r>
      <w:r w:rsidRPr="00EB13B1">
        <w:rPr>
          <w:rStyle w:val="CodeChar"/>
        </w:rPr>
        <w:t>0</w:t>
      </w:r>
      <w:r>
        <w:t>.</w:t>
      </w:r>
    </w:p>
    <w:p w14:paraId="192F9DAA" w14:textId="77777777" w:rsidR="005F0DF6" w:rsidRDefault="005F0DF6" w:rsidP="005F0DF6">
      <w:r w:rsidRPr="00EB13B1">
        <w:rPr>
          <w:rStyle w:val="CodeChar"/>
        </w:rPr>
        <w:t>revision_tracking_num</w:t>
      </w:r>
      <w:r>
        <w:t xml:space="preserve"> = </w:t>
      </w:r>
      <w:r w:rsidRPr="00EB13B1">
        <w:rPr>
          <w:rStyle w:val="CodeChar"/>
        </w:rPr>
        <w:t>0</w:t>
      </w:r>
      <w:r>
        <w:t>.</w:t>
      </w:r>
    </w:p>
    <w:p w14:paraId="52C04824" w14:textId="77777777" w:rsidR="005F0DF6" w:rsidRDefault="005F0DF6" w:rsidP="005F0DF6">
      <w:r w:rsidRPr="00EB13B1">
        <w:rPr>
          <w:rStyle w:val="CodeChar"/>
        </w:rPr>
        <w:t>revision_action</w:t>
      </w:r>
      <w:r>
        <w:t xml:space="preserve"> = </w:t>
      </w:r>
      <w:r w:rsidRPr="00EB13B1">
        <w:rPr>
          <w:rStyle w:val="CodeChar"/>
        </w:rPr>
        <w:t>null</w:t>
      </w:r>
      <w:r>
        <w:t>.</w:t>
      </w:r>
    </w:p>
    <w:p w14:paraId="359C6E90" w14:textId="77777777" w:rsidR="005F0DF6" w:rsidRDefault="005F0DF6" w:rsidP="005F0DF6">
      <w:r w:rsidRPr="00EB13B1">
        <w:rPr>
          <w:rStyle w:val="CodeChar"/>
        </w:rPr>
        <w:t>release_id</w:t>
      </w:r>
      <w:r>
        <w:t xml:space="preserve"> = </w:t>
      </w:r>
      <w:r w:rsidRPr="00F323CD">
        <w:rPr>
          <w:rStyle w:val="CodeChar"/>
        </w:rPr>
        <w:t>null</w:t>
      </w:r>
      <w:r>
        <w:t>.</w:t>
      </w:r>
    </w:p>
    <w:p w14:paraId="4D4A49DA" w14:textId="2F178ACE" w:rsidR="005F0DF6" w:rsidRPr="00725F3C" w:rsidRDefault="005F0DF6" w:rsidP="005F0DF6">
      <w:pPr>
        <w:rPr>
          <w:rStyle w:val="CodeChar"/>
          <w:rFonts w:ascii="Times New Roman" w:hAnsi="Times New Roman"/>
          <w:noProof w:val="0"/>
          <w:sz w:val="20"/>
        </w:rPr>
      </w:pPr>
      <w:r w:rsidRPr="00EB13B1">
        <w:rPr>
          <w:rStyle w:val="CodeChar"/>
        </w:rPr>
        <w:t>current_</w:t>
      </w:r>
      <w:r>
        <w:rPr>
          <w:rStyle w:val="CodeChar"/>
        </w:rPr>
        <w:t>ascc</w:t>
      </w:r>
      <w:r w:rsidRPr="00EB13B1">
        <w:rPr>
          <w:rStyle w:val="CodeChar"/>
        </w:rPr>
        <w:t>_id</w:t>
      </w:r>
      <w:r>
        <w:t xml:space="preserve"> = </w:t>
      </w:r>
      <w:r w:rsidRPr="00F323CD">
        <w:rPr>
          <w:rStyle w:val="CodeChar"/>
        </w:rPr>
        <w:t>null</w:t>
      </w:r>
      <w:r>
        <w:t xml:space="preserve">. </w:t>
      </w:r>
    </w:p>
    <w:p w14:paraId="281988CC" w14:textId="77777777" w:rsidR="005F0DF6" w:rsidRDefault="005F0DF6" w:rsidP="00D162F7"/>
    <w:p w14:paraId="627C63D2" w14:textId="77777777" w:rsidR="00D162F7" w:rsidRPr="00D162F7" w:rsidRDefault="00D162F7" w:rsidP="00D162F7">
      <w:pPr>
        <w:pStyle w:val="Heading5"/>
      </w:pPr>
      <w:bookmarkStart w:id="804" w:name="_Ref395213226"/>
      <w:bookmarkStart w:id="805" w:name="_Toc442108946"/>
      <w:r>
        <w:t>Populate the BCC table</w:t>
      </w:r>
      <w:bookmarkEnd w:id="804"/>
      <w:bookmarkEnd w:id="805"/>
    </w:p>
    <w:p w14:paraId="590E6D8B" w14:textId="77777777" w:rsidR="00B32F09" w:rsidRDefault="00522491" w:rsidP="003A128A">
      <w:r>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w:t>
      </w:r>
      <w:r w:rsidR="0093040E">
        <w:t>an</w:t>
      </w:r>
      <w:r>
        <w:t xml:space="preserve"> ACC </w:t>
      </w:r>
      <w:r w:rsidRPr="00522491">
        <w:rPr>
          <w:rStyle w:val="CodeChar"/>
        </w:rPr>
        <w:t>xsd:complexType</w:t>
      </w:r>
      <w:r>
        <w:t>)</w:t>
      </w:r>
      <w:r w:rsidR="005B27CD">
        <w:t>.</w:t>
      </w:r>
    </w:p>
    <w:p w14:paraId="198D49CF" w14:textId="77777777" w:rsidR="00730EEE" w:rsidRDefault="00730EEE" w:rsidP="003A128A"/>
    <w:p w14:paraId="5C555BA5" w14:textId="5FBC0976" w:rsidR="00B74179" w:rsidRDefault="001E35F8" w:rsidP="003A128A">
      <w:r>
        <w:rPr>
          <w:rStyle w:val="CodeChar"/>
        </w:rPr>
        <w:t>bcc_id</w:t>
      </w:r>
      <w:r w:rsidR="00B74179">
        <w:t xml:space="preserve"> = </w:t>
      </w:r>
      <w:r w:rsidR="001E2C45" w:rsidRPr="00A159CE">
        <w:t>Auto-generate database key.</w:t>
      </w:r>
    </w:p>
    <w:p w14:paraId="51A9B3CA" w14:textId="7E23976B" w:rsidR="00B74179" w:rsidRDefault="00B50E17" w:rsidP="003A128A">
      <w:r>
        <w:rPr>
          <w:rStyle w:val="CodeChar"/>
        </w:rPr>
        <w:t>guid</w:t>
      </w:r>
      <w:r w:rsidR="008854FE">
        <w:t xml:space="preserve"> </w:t>
      </w:r>
      <w:r w:rsidR="00D67A15" w:rsidRPr="00B74179">
        <w:rPr>
          <w:rStyle w:val="CodeChar"/>
        </w:rPr>
        <w:t>= Get from ./@id</w:t>
      </w:r>
      <w:r w:rsidR="00D67A15">
        <w:t>.</w:t>
      </w:r>
      <w:r w:rsidR="008854FE">
        <w:t xml:space="preserve"> </w:t>
      </w:r>
    </w:p>
    <w:p w14:paraId="766326F8" w14:textId="3AAA5D4C" w:rsidR="00BF0380" w:rsidRDefault="0040569A" w:rsidP="00BF0380">
      <w:r>
        <w:rPr>
          <w:rStyle w:val="CodeChar"/>
        </w:rPr>
        <w:lastRenderedPageBreak/>
        <w:t>cardinality_min</w:t>
      </w:r>
      <w:r w:rsidR="008854FE">
        <w:t xml:space="preserve"> = </w:t>
      </w:r>
      <w:r w:rsidR="00522491">
        <w:t xml:space="preserve">If the context is an </w:t>
      </w:r>
      <w:r w:rsidR="00522491" w:rsidRPr="00522491">
        <w:rPr>
          <w:rStyle w:val="CodeChar"/>
        </w:rPr>
        <w:t>xsd:element</w:t>
      </w:r>
      <w:r w:rsidR="00522491">
        <w:t xml:space="preserve"> use the following rule. </w:t>
      </w:r>
      <w:r w:rsidR="00D67A15">
        <w:t xml:space="preserve">If </w:t>
      </w:r>
      <w:r w:rsidR="00D67A15" w:rsidRPr="00D67A15">
        <w:rPr>
          <w:rStyle w:val="CodeChar"/>
        </w:rPr>
        <w:t>count(./@minOccurs = 0)</w:t>
      </w:r>
      <w:r w:rsidR="00D67A15">
        <w:t xml:space="preserve">, the value is </w:t>
      </w:r>
      <w:r w:rsidR="00D67A15" w:rsidRPr="00D67A15">
        <w:rPr>
          <w:rStyle w:val="CodeChar"/>
        </w:rPr>
        <w:t>1</w:t>
      </w:r>
      <w:r w:rsidR="00D67A15">
        <w:t xml:space="preserve">. Else the value is </w:t>
      </w:r>
      <w:r w:rsidR="00D67A15" w:rsidRPr="00D67A15">
        <w:rPr>
          <w:rStyle w:val="CodeChar"/>
        </w:rPr>
        <w:t>./@minOccurs</w:t>
      </w:r>
      <w:r w:rsidR="00D67A15">
        <w:t>.</w:t>
      </w:r>
      <w:r w:rsidR="00522491">
        <w:t xml:space="preserve"> If the context is an </w:t>
      </w:r>
      <w:r w:rsidR="00522491" w:rsidRPr="005B27CD">
        <w:rPr>
          <w:rStyle w:val="CodeChar"/>
        </w:rPr>
        <w:t>xsd:attribute</w:t>
      </w:r>
      <w:r w:rsidR="00522491">
        <w:t xml:space="preserve"> use this rule: </w:t>
      </w:r>
      <w:r w:rsidR="00BF0380">
        <w:rPr>
          <w:rFonts w:eastAsiaTheme="minorEastAsia"/>
        </w:rPr>
        <w:t>T</w:t>
      </w:r>
      <w:r w:rsidR="00BF0380">
        <w:t xml:space="preserve">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“optional” = 0.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0</w:t>
      </w:r>
      <w:r w:rsidR="00BF0380">
        <w:rPr>
          <w:rFonts w:eastAsiaTheme="minorEastAsia"/>
        </w:rPr>
        <w:t xml:space="preserve">. </w:t>
      </w:r>
    </w:p>
    <w:p w14:paraId="54DAE916" w14:textId="4D17D8A2" w:rsidR="00585CF4" w:rsidRDefault="0040569A" w:rsidP="003A128A">
      <w:r>
        <w:rPr>
          <w:rStyle w:val="CodeChar"/>
        </w:rPr>
        <w:t>cardinality_max</w:t>
      </w:r>
      <w:r w:rsidR="008854FE">
        <w:t xml:space="preserve"> = </w:t>
      </w:r>
      <w:r w:rsidR="00BF0380">
        <w:t xml:space="preserve">If the context is an </w:t>
      </w:r>
      <w:r w:rsidR="00BF0380" w:rsidRPr="005B27CD">
        <w:rPr>
          <w:rStyle w:val="CodeChar"/>
        </w:rPr>
        <w:t>xsd:element</w:t>
      </w:r>
      <w:r w:rsidR="00BF0380">
        <w:t xml:space="preserve"> use the following rule. </w:t>
      </w:r>
      <w:r w:rsidR="00D67A15">
        <w:t xml:space="preserve">If </w:t>
      </w:r>
      <w:r w:rsidR="00D67A15" w:rsidRPr="00D67A15">
        <w:rPr>
          <w:rStyle w:val="CodeChar"/>
        </w:rPr>
        <w:t>count(./@maxOccurs = 0)</w:t>
      </w:r>
      <w:r w:rsidR="00D67A15">
        <w:t xml:space="preserve">, the value is </w:t>
      </w:r>
      <w:r w:rsidR="00D67A15" w:rsidRPr="00D67A15">
        <w:rPr>
          <w:rStyle w:val="CodeChar"/>
        </w:rPr>
        <w:t>1</w:t>
      </w:r>
      <w:r w:rsidR="00D67A15">
        <w:t xml:space="preserve">. Else if </w:t>
      </w:r>
      <w:r w:rsidR="00D67A15" w:rsidRPr="00D67A15">
        <w:rPr>
          <w:rStyle w:val="CodeChar"/>
        </w:rPr>
        <w:t>./@maxOccurs = ‘unbounded’</w:t>
      </w:r>
      <w:r w:rsidR="00D67A15">
        <w:t xml:space="preserve">, </w:t>
      </w:r>
      <w:r w:rsidR="00953CC3">
        <w:t xml:space="preserve">the value is </w:t>
      </w:r>
      <w:r w:rsidR="00953CC3" w:rsidRPr="00953CC3">
        <w:rPr>
          <w:rStyle w:val="CodeChar"/>
        </w:rPr>
        <w:t>-1</w:t>
      </w:r>
      <w:r w:rsidR="00D67A15">
        <w:t xml:space="preserve">. Else the value is </w:t>
      </w:r>
      <w:r w:rsidR="00D67A15" w:rsidRPr="00D67A15">
        <w:rPr>
          <w:rStyle w:val="CodeChar"/>
        </w:rPr>
        <w:t>./@maxOccurs</w:t>
      </w:r>
      <w:r w:rsidR="00D67A15">
        <w:t>.</w:t>
      </w:r>
      <w:r w:rsidR="00BF0380">
        <w:t xml:space="preserve"> If the context is an </w:t>
      </w:r>
      <w:r w:rsidR="00BF0380" w:rsidRPr="005B27CD">
        <w:rPr>
          <w:rStyle w:val="CodeChar"/>
        </w:rPr>
        <w:t>xsd:attribute</w:t>
      </w:r>
      <w:r w:rsidR="00BF0380">
        <w:t xml:space="preserve"> use this rule: Take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 xml:space="preserve">“optional” = </w:t>
      </w:r>
      <w:r w:rsidR="00BF0380">
        <w:rPr>
          <w:rStyle w:val="CodeChar"/>
        </w:rPr>
        <w:t>1</w:t>
      </w:r>
      <w:r w:rsidR="00BF0380" w:rsidRPr="003965EA">
        <w:rPr>
          <w:rStyle w:val="CodeChar"/>
        </w:rPr>
        <w:t>.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1</w:t>
      </w:r>
      <w:r w:rsidR="00BF0380">
        <w:rPr>
          <w:rFonts w:eastAsiaTheme="minorEastAsia"/>
        </w:rPr>
        <w:t>.</w:t>
      </w:r>
    </w:p>
    <w:p w14:paraId="6D2CC788" w14:textId="51843C7C" w:rsidR="008854FE" w:rsidRDefault="001E35F8" w:rsidP="003A128A">
      <w:r>
        <w:rPr>
          <w:rStyle w:val="CodeChar"/>
        </w:rPr>
        <w:t>to_bccp_id</w:t>
      </w:r>
      <w:r w:rsidR="008854FE">
        <w:t xml:space="preserve"> = </w:t>
      </w:r>
      <w:r w:rsidR="00D67A15">
        <w:t xml:space="preserve">Foreign key to the </w:t>
      </w:r>
      <w:r w:rsidR="000F4A6F">
        <w:rPr>
          <w:rStyle w:val="CodeChar"/>
        </w:rPr>
        <w:t>bccp</w:t>
      </w:r>
      <w:r w:rsidR="00D67A15" w:rsidRPr="005B27CD">
        <w:rPr>
          <w:rStyle w:val="CodeChar"/>
        </w:rPr>
        <w:t>.</w:t>
      </w:r>
      <w:r w:rsidR="00725F3C">
        <w:rPr>
          <w:rStyle w:val="CodeChar"/>
        </w:rPr>
        <w:t>bccp_id</w:t>
      </w:r>
      <w:r w:rsidR="00D67A15">
        <w:t xml:space="preserve">. The value is </w:t>
      </w:r>
      <w:r w:rsidR="00D67A15" w:rsidRPr="00D67A15">
        <w:rPr>
          <w:rStyle w:val="CodeChar"/>
        </w:rPr>
        <w:t>IdOf(./@ref)</w:t>
      </w:r>
      <w:r w:rsidR="00D67A15">
        <w:t xml:space="preserve"> by matching the </w:t>
      </w:r>
      <w:r w:rsidR="005C6796" w:rsidRPr="005C6796">
        <w:rPr>
          <w:rStyle w:val="CodeChar"/>
        </w:rPr>
        <w:t>First(</w:t>
      </w:r>
      <w:r w:rsidR="00736ABC">
        <w:rPr>
          <w:rStyle w:val="CodeChar"/>
        </w:rPr>
        <w:t>den</w:t>
      </w:r>
      <w:r w:rsidR="005C6796" w:rsidRPr="005C6796">
        <w:rPr>
          <w:rStyle w:val="CodeChar"/>
        </w:rPr>
        <w:t>)</w:t>
      </w:r>
      <w:r w:rsidR="00D67A15">
        <w:t>.</w:t>
      </w:r>
      <w:r w:rsidR="007A4EF2">
        <w:t xml:space="preserve"> If there is no matching BCCP record, a new BCCP has to be created</w:t>
      </w:r>
      <w:r w:rsidR="005C6796">
        <w:t>; however, t</w:t>
      </w:r>
      <w:r w:rsidR="007A4EF2">
        <w:t xml:space="preserve">his should only be the case when the BCC is an </w:t>
      </w:r>
      <w:r w:rsidR="007A4EF2" w:rsidRPr="00684F21">
        <w:rPr>
          <w:rStyle w:val="CodeChar"/>
        </w:rPr>
        <w:t>xsd:attribute</w:t>
      </w:r>
      <w:r w:rsidR="007A4EF2">
        <w:t xml:space="preserve">. See </w:t>
      </w:r>
      <w:r w:rsidR="007A4EF2">
        <w:fldChar w:fldCharType="begin"/>
      </w:r>
      <w:r w:rsidR="007A4EF2">
        <w:instrText xml:space="preserve"> REF _Ref395279750 \r \h </w:instrText>
      </w:r>
      <w:r w:rsidR="007A4EF2">
        <w:fldChar w:fldCharType="separate"/>
      </w:r>
      <w:r w:rsidR="00D441AE">
        <w:t>3.1.1.13.5</w:t>
      </w:r>
      <w:r w:rsidR="007A4EF2">
        <w:fldChar w:fldCharType="end"/>
      </w:r>
      <w:r w:rsidR="007A4EF2">
        <w:t xml:space="preserve"> for how to populate these BCCPs.</w:t>
      </w:r>
    </w:p>
    <w:p w14:paraId="69EFA4BD" w14:textId="732B9D1A" w:rsidR="008854FE" w:rsidRDefault="0040569A" w:rsidP="003A128A">
      <w:r>
        <w:rPr>
          <w:rStyle w:val="CodeChar"/>
        </w:rPr>
        <w:t>from_acc_id</w:t>
      </w:r>
      <w:r w:rsidR="008854FE">
        <w:t xml:space="preserve"> = </w:t>
      </w:r>
      <w:r w:rsidR="00D67A15">
        <w:t xml:space="preserve">Foreign key pointing to the </w:t>
      </w:r>
      <w:r w:rsidR="00D67A15" w:rsidRPr="00D67A15">
        <w:rPr>
          <w:rStyle w:val="CodeChar"/>
        </w:rPr>
        <w:t>ACC.</w:t>
      </w:r>
      <w:r w:rsidR="00C17670">
        <w:rPr>
          <w:rStyle w:val="CodeChar"/>
        </w:rPr>
        <w:t>acc_id</w:t>
      </w:r>
      <w:r w:rsidR="00D67A15">
        <w:t xml:space="preserve"> caus</w:t>
      </w:r>
      <w:r w:rsidR="00F452EE">
        <w:t>ing</w:t>
      </w:r>
      <w:r w:rsidR="00D67A15">
        <w:t xml:space="preserve"> the creation of this BCC.</w:t>
      </w:r>
    </w:p>
    <w:p w14:paraId="298FDC13" w14:textId="52A11CEA" w:rsidR="008854FE" w:rsidRDefault="0040569A" w:rsidP="003A128A">
      <w:r>
        <w:rPr>
          <w:rStyle w:val="CodeChar"/>
        </w:rPr>
        <w:t>seq_key</w:t>
      </w:r>
      <w:r w:rsidR="008854FE">
        <w:t xml:space="preserve"> = </w:t>
      </w:r>
      <w:r w:rsidR="00D67A15">
        <w:t xml:space="preserve">This is an integer representing the position of the </w:t>
      </w:r>
      <w:r w:rsidR="00D67A15" w:rsidRPr="00BE54EE">
        <w:rPr>
          <w:rStyle w:val="CodeChar"/>
        </w:rPr>
        <w:t>xsd:element</w:t>
      </w:r>
      <w:r w:rsidR="00D67A15">
        <w:t xml:space="preserve"> under the </w:t>
      </w:r>
      <w:r w:rsidR="00D67A15" w:rsidRPr="00BE54EE">
        <w:rPr>
          <w:rStyle w:val="CodeChar"/>
        </w:rPr>
        <w:t>xsd:sequence</w:t>
      </w:r>
      <w:r w:rsidR="00D67A15">
        <w:t xml:space="preserve"> element of the </w:t>
      </w:r>
      <w:r w:rsidR="00D67A15" w:rsidRPr="00BE54EE">
        <w:rPr>
          <w:rStyle w:val="CodeChar"/>
        </w:rPr>
        <w:t>xsd:complexType</w:t>
      </w:r>
      <w:r w:rsidR="00D67A15">
        <w:t xml:space="preserve"> (the parent ACC). Note that the number starts at </w:t>
      </w:r>
      <w:r w:rsidR="00D67A15" w:rsidRPr="005B27CD">
        <w:rPr>
          <w:rStyle w:val="CodeChar"/>
        </w:rPr>
        <w:t>1</w:t>
      </w:r>
      <w:r w:rsidR="00D67A15">
        <w:t xml:space="preserve"> even if the </w:t>
      </w:r>
      <w:r w:rsidR="00D67A15" w:rsidRPr="00D67A15">
        <w:rPr>
          <w:rStyle w:val="CodeChar"/>
        </w:rPr>
        <w:t>xsd:element</w:t>
      </w:r>
      <w:r w:rsidR="00D67A15">
        <w:t xml:space="preserve"> is part of an extension (i.e., logically there is another preceding element).</w:t>
      </w:r>
      <w:r w:rsidR="000C2CD1">
        <w:t xml:space="preserve"> Assign </w:t>
      </w:r>
      <w:r w:rsidR="000C2CD1" w:rsidRPr="000C2CD1">
        <w:rPr>
          <w:rStyle w:val="CodeChar"/>
        </w:rPr>
        <w:t>0</w:t>
      </w:r>
      <w:r w:rsidR="000C2CD1">
        <w:t xml:space="preserve"> if the context is an </w:t>
      </w:r>
      <w:r w:rsidR="000C2CD1" w:rsidRPr="000C2CD1">
        <w:rPr>
          <w:rStyle w:val="CodeChar"/>
        </w:rPr>
        <w:t>xsd:attribute</w:t>
      </w:r>
      <w:r w:rsidR="000C2CD1">
        <w:t>.</w:t>
      </w:r>
    </w:p>
    <w:p w14:paraId="0EFA9095" w14:textId="76B698C1" w:rsidR="008854FE" w:rsidRDefault="00B50E17" w:rsidP="003A128A">
      <w:r>
        <w:rPr>
          <w:rStyle w:val="CodeChar"/>
        </w:rPr>
        <w:t>entity_type</w:t>
      </w:r>
      <w:r w:rsidR="008854FE">
        <w:t xml:space="preserve"> = </w:t>
      </w:r>
      <w:r w:rsidR="00BF0380">
        <w:t xml:space="preserve">If the context is an </w:t>
      </w:r>
      <w:r w:rsidR="00BF0380" w:rsidRPr="005B27CD">
        <w:rPr>
          <w:rStyle w:val="CodeChar"/>
        </w:rPr>
        <w:t>xsd:element</w:t>
      </w:r>
      <w:r w:rsidR="00BF0380">
        <w:t xml:space="preserve">, the value is </w:t>
      </w:r>
      <w:r w:rsidR="00BF0380" w:rsidRPr="005B27CD">
        <w:rPr>
          <w:rStyle w:val="CodeChar"/>
        </w:rPr>
        <w:t>1</w:t>
      </w:r>
      <w:r w:rsidR="00BF0380">
        <w:t xml:space="preserve">. Else the value is </w:t>
      </w:r>
      <w:r w:rsidR="00BF0380" w:rsidRPr="005B27CD">
        <w:rPr>
          <w:rStyle w:val="CodeChar"/>
        </w:rPr>
        <w:t>0</w:t>
      </w:r>
      <w:r w:rsidR="005B27CD">
        <w:t xml:space="preserve"> (i.e., the context is an </w:t>
      </w:r>
      <w:r w:rsidR="005B27CD" w:rsidRPr="005B27CD">
        <w:rPr>
          <w:rStyle w:val="CodeChar"/>
        </w:rPr>
        <w:t>xsd:attribute</w:t>
      </w:r>
      <w:r w:rsidR="005B27CD">
        <w:t>)</w:t>
      </w:r>
      <w:r w:rsidR="00BF0380">
        <w:t xml:space="preserve">. </w:t>
      </w:r>
    </w:p>
    <w:p w14:paraId="3D896923" w14:textId="5765D22D" w:rsidR="00446F4C" w:rsidRDefault="00736ABC" w:rsidP="003A128A">
      <w:pPr>
        <w:rPr>
          <w:rStyle w:val="CodeChar"/>
        </w:rPr>
      </w:pPr>
      <w:r>
        <w:rPr>
          <w:rStyle w:val="CodeChar"/>
        </w:rPr>
        <w:t>den</w:t>
      </w:r>
      <w:r w:rsidR="00446F4C">
        <w:t xml:space="preserve"> = </w:t>
      </w:r>
      <w:r w:rsidR="00446F4C" w:rsidRPr="00446F4C">
        <w:rPr>
          <w:rStyle w:val="CodeChar"/>
        </w:rPr>
        <w:t>First(ACC(</w:t>
      </w:r>
      <w:r w:rsidR="00B50E17">
        <w:rPr>
          <w:rStyle w:val="CodeChar"/>
        </w:rPr>
        <w:t>from_acc_id</w:t>
      </w:r>
      <w:r w:rsidR="00446F4C" w:rsidRPr="00446F4C">
        <w:rPr>
          <w:rStyle w:val="CodeChar"/>
        </w:rPr>
        <w:t>).</w:t>
      </w:r>
      <w:r>
        <w:rPr>
          <w:rStyle w:val="CodeChar"/>
        </w:rPr>
        <w:t>den</w:t>
      </w:r>
      <w:r w:rsidR="00446F4C" w:rsidRPr="00446F4C">
        <w:rPr>
          <w:rStyle w:val="CodeChar"/>
        </w:rPr>
        <w:t>) + “. “ + BCCP(</w:t>
      </w:r>
      <w:r w:rsidR="00B50E17">
        <w:rPr>
          <w:rStyle w:val="CodeChar"/>
        </w:rPr>
        <w:t>to_bccp_id</w:t>
      </w:r>
      <w:r w:rsidR="00446F4C" w:rsidRPr="00446F4C">
        <w:rPr>
          <w:rStyle w:val="CodeChar"/>
        </w:rPr>
        <w:t>).</w:t>
      </w:r>
      <w:r>
        <w:rPr>
          <w:rStyle w:val="CodeChar"/>
        </w:rPr>
        <w:t>den</w:t>
      </w:r>
    </w:p>
    <w:p w14:paraId="1A728E0B" w14:textId="77777777" w:rsidR="00344770" w:rsidRDefault="00344770" w:rsidP="00344770">
      <w:r>
        <w:rPr>
          <w:rStyle w:val="CodeChar"/>
        </w:rPr>
        <w:t>definition</w:t>
      </w:r>
      <w:r>
        <w:t xml:space="preserve"> = </w:t>
      </w:r>
      <w:r w:rsidRPr="00BF7D5B">
        <w:rPr>
          <w:rStyle w:val="CodeChar"/>
        </w:rPr>
        <w:t>./xsd:annotation/xsd:document</w:t>
      </w:r>
      <w:r>
        <w:t xml:space="preserve"> if exists.</w:t>
      </w:r>
    </w:p>
    <w:p w14:paraId="37C009D9" w14:textId="77777777" w:rsidR="00344770" w:rsidRDefault="00344770" w:rsidP="00344770">
      <w:r w:rsidRPr="002F5A6B">
        <w:rPr>
          <w:rStyle w:val="CodeChar"/>
        </w:rPr>
        <w:t>is_deprecated</w:t>
      </w:r>
      <w:r>
        <w:t xml:space="preserve"> = </w:t>
      </w:r>
      <w:r w:rsidRPr="002F5A6B">
        <w:rPr>
          <w:rStyle w:val="CodeChar"/>
        </w:rPr>
        <w:t>0</w:t>
      </w:r>
      <w:r>
        <w:t>.</w:t>
      </w:r>
    </w:p>
    <w:p w14:paraId="5D46991B" w14:textId="77777777" w:rsidR="00344770" w:rsidRDefault="00344770" w:rsidP="00344770">
      <w:r>
        <w:rPr>
          <w:rStyle w:val="CodeChar"/>
        </w:rPr>
        <w:t>created_by</w:t>
      </w:r>
      <w:r>
        <w:t xml:space="preserve"> = </w:t>
      </w:r>
      <w:r w:rsidRPr="00A159CE">
        <w:rPr>
          <w:rStyle w:val="CodeChar"/>
        </w:rPr>
        <w:t>“oagis”</w:t>
      </w:r>
      <w:r w:rsidRPr="00A159CE">
        <w:t>.</w:t>
      </w:r>
    </w:p>
    <w:p w14:paraId="786C8163" w14:textId="77777777" w:rsidR="00344770" w:rsidRDefault="00344770" w:rsidP="00344770">
      <w:r w:rsidRPr="002F5A6B">
        <w:rPr>
          <w:rStyle w:val="CodeChar"/>
        </w:rPr>
        <w:t>owner_user_id</w:t>
      </w:r>
      <w:r>
        <w:t xml:space="preserve"> = </w:t>
      </w:r>
      <w:r w:rsidRPr="002F5A6B">
        <w:rPr>
          <w:rStyle w:val="CodeChar"/>
        </w:rPr>
        <w:t>“oagis”</w:t>
      </w:r>
      <w:r>
        <w:t>.</w:t>
      </w:r>
    </w:p>
    <w:p w14:paraId="75ACB856" w14:textId="77777777" w:rsidR="00344770" w:rsidRDefault="00344770" w:rsidP="00344770">
      <w:r>
        <w:rPr>
          <w:rStyle w:val="CodeChar"/>
        </w:rPr>
        <w:t>last_updated_by</w:t>
      </w:r>
      <w:r>
        <w:t xml:space="preserve"> = </w:t>
      </w:r>
      <w:r w:rsidRPr="00A159CE">
        <w:rPr>
          <w:rStyle w:val="CodeChar"/>
        </w:rPr>
        <w:t>“oagis”</w:t>
      </w:r>
      <w:r w:rsidRPr="00A159CE">
        <w:t>.</w:t>
      </w:r>
    </w:p>
    <w:p w14:paraId="7E28A15E" w14:textId="77777777" w:rsidR="00344770" w:rsidRDefault="00344770" w:rsidP="00344770">
      <w:r>
        <w:rPr>
          <w:rStyle w:val="CodeChar"/>
        </w:rPr>
        <w:t>creation_timestamp</w:t>
      </w:r>
      <w:r>
        <w:t xml:space="preserve"> = Current time.</w:t>
      </w:r>
    </w:p>
    <w:p w14:paraId="77C3832A" w14:textId="77777777" w:rsidR="00344770" w:rsidRDefault="00344770" w:rsidP="00344770">
      <w:r>
        <w:rPr>
          <w:rStyle w:val="CodeChar"/>
        </w:rPr>
        <w:t>last_update_timestamp</w:t>
      </w:r>
      <w:r>
        <w:t xml:space="preserve"> = Same as </w:t>
      </w:r>
      <w:r>
        <w:rPr>
          <w:rStyle w:val="CodeChar"/>
        </w:rPr>
        <w:t>creation_timestamp</w:t>
      </w:r>
      <w:r>
        <w:t>.</w:t>
      </w:r>
    </w:p>
    <w:p w14:paraId="228BD161" w14:textId="1E824B85" w:rsidR="00344770" w:rsidRDefault="001E35F8" w:rsidP="00344770">
      <w:r>
        <w:rPr>
          <w:rStyle w:val="CodeChar"/>
        </w:rPr>
        <w:t>s</w:t>
      </w:r>
      <w:r w:rsidRPr="00A159CE">
        <w:rPr>
          <w:rStyle w:val="CodeChar"/>
        </w:rPr>
        <w:t>tate</w:t>
      </w:r>
      <w:r w:rsidRPr="00A159CE">
        <w:t xml:space="preserve"> = </w:t>
      </w:r>
      <w:r>
        <w:rPr>
          <w:rStyle w:val="CodeChar"/>
        </w:rPr>
        <w:t>3</w:t>
      </w:r>
      <w:r w:rsidRPr="00A159CE">
        <w:t xml:space="preserve">. </w:t>
      </w:r>
      <w:r w:rsidRPr="00A159CE">
        <w:rPr>
          <w:b/>
          <w:bCs/>
        </w:rPr>
        <w:t>Note:</w:t>
      </w:r>
      <w:r w:rsidRPr="00A159CE">
        <w:t xml:space="preserve"> </w:t>
      </w:r>
      <w:r>
        <w:t>3</w:t>
      </w:r>
      <w:r w:rsidRPr="00A159CE">
        <w:t xml:space="preserve"> means published.</w:t>
      </w:r>
    </w:p>
    <w:p w14:paraId="68EC3819" w14:textId="77777777" w:rsidR="00344770" w:rsidRDefault="00344770" w:rsidP="00344770">
      <w:r w:rsidRPr="00EB13B1">
        <w:rPr>
          <w:rStyle w:val="CodeChar"/>
        </w:rPr>
        <w:t>revision_num</w:t>
      </w:r>
      <w:r>
        <w:t xml:space="preserve"> = </w:t>
      </w:r>
      <w:r w:rsidRPr="00EB13B1">
        <w:rPr>
          <w:rStyle w:val="CodeChar"/>
        </w:rPr>
        <w:t>0</w:t>
      </w:r>
      <w:r>
        <w:t>.</w:t>
      </w:r>
    </w:p>
    <w:p w14:paraId="49310A52" w14:textId="77777777" w:rsidR="00344770" w:rsidRDefault="00344770" w:rsidP="00344770">
      <w:r w:rsidRPr="00EB13B1">
        <w:rPr>
          <w:rStyle w:val="CodeChar"/>
        </w:rPr>
        <w:t>revision_tracking_num</w:t>
      </w:r>
      <w:r>
        <w:t xml:space="preserve"> = </w:t>
      </w:r>
      <w:r w:rsidRPr="00EB13B1">
        <w:rPr>
          <w:rStyle w:val="CodeChar"/>
        </w:rPr>
        <w:t>0</w:t>
      </w:r>
      <w:r>
        <w:t>.</w:t>
      </w:r>
    </w:p>
    <w:p w14:paraId="7965D390" w14:textId="77777777" w:rsidR="00344770" w:rsidRDefault="00344770" w:rsidP="00344770">
      <w:r w:rsidRPr="00EB13B1">
        <w:rPr>
          <w:rStyle w:val="CodeChar"/>
        </w:rPr>
        <w:t>revision_action</w:t>
      </w:r>
      <w:r>
        <w:t xml:space="preserve"> = </w:t>
      </w:r>
      <w:r w:rsidRPr="00EB13B1">
        <w:rPr>
          <w:rStyle w:val="CodeChar"/>
        </w:rPr>
        <w:t>null</w:t>
      </w:r>
      <w:r>
        <w:t>.</w:t>
      </w:r>
    </w:p>
    <w:p w14:paraId="52722B1B" w14:textId="77777777" w:rsidR="00344770" w:rsidRDefault="00344770" w:rsidP="00344770">
      <w:r w:rsidRPr="00EB13B1">
        <w:rPr>
          <w:rStyle w:val="CodeChar"/>
        </w:rPr>
        <w:t>release_id</w:t>
      </w:r>
      <w:r>
        <w:t xml:space="preserve"> = </w:t>
      </w:r>
      <w:r w:rsidRPr="00F323CD">
        <w:rPr>
          <w:rStyle w:val="CodeChar"/>
        </w:rPr>
        <w:t>null</w:t>
      </w:r>
      <w:r>
        <w:t>.</w:t>
      </w:r>
    </w:p>
    <w:p w14:paraId="19824015" w14:textId="020E0EA1" w:rsidR="00344770" w:rsidRDefault="00344770" w:rsidP="003A128A">
      <w:r w:rsidRPr="00EB13B1">
        <w:rPr>
          <w:rStyle w:val="CodeChar"/>
        </w:rPr>
        <w:t>current_</w:t>
      </w:r>
      <w:r w:rsidR="001E35F8">
        <w:rPr>
          <w:rStyle w:val="CodeChar"/>
        </w:rPr>
        <w:t>bcc</w:t>
      </w:r>
      <w:r w:rsidRPr="00EB13B1">
        <w:rPr>
          <w:rStyle w:val="CodeChar"/>
        </w:rPr>
        <w:t>_id</w:t>
      </w:r>
      <w:r>
        <w:t xml:space="preserve"> = </w:t>
      </w:r>
      <w:r w:rsidRPr="00F323CD">
        <w:rPr>
          <w:rStyle w:val="CodeChar"/>
        </w:rPr>
        <w:t>null</w:t>
      </w:r>
      <w:r>
        <w:t xml:space="preserve">. </w:t>
      </w:r>
    </w:p>
    <w:p w14:paraId="5B9348B8" w14:textId="77777777" w:rsidR="008854FE" w:rsidRDefault="007A4EF2" w:rsidP="007A4EF2">
      <w:pPr>
        <w:pStyle w:val="Heading5"/>
      </w:pPr>
      <w:bookmarkStart w:id="806" w:name="_Ref395279750"/>
      <w:bookmarkStart w:id="807" w:name="_Toc442108947"/>
      <w:r>
        <w:t>Populate the BCCP table for xsd:attribute</w:t>
      </w:r>
      <w:bookmarkEnd w:id="806"/>
      <w:bookmarkEnd w:id="807"/>
    </w:p>
    <w:p w14:paraId="3C598EFD" w14:textId="77777777" w:rsidR="00182E51" w:rsidRDefault="00182E51" w:rsidP="00182E51">
      <w:r>
        <w:t xml:space="preserve">XPATH expressions below assume the context is an </w:t>
      </w:r>
      <w:r w:rsidRPr="00182E51">
        <w:rPr>
          <w:rStyle w:val="CodeChar"/>
        </w:rPr>
        <w:t>xsd:attribute</w:t>
      </w:r>
      <w:r>
        <w:t>.</w:t>
      </w:r>
    </w:p>
    <w:p w14:paraId="52CF5913" w14:textId="77777777" w:rsidR="00182E51" w:rsidRPr="00182E51" w:rsidRDefault="00182E51" w:rsidP="00182E51"/>
    <w:p w14:paraId="77990D95" w14:textId="50A1063F" w:rsidR="00182E51" w:rsidRDefault="00725F3C" w:rsidP="00182E51">
      <w:r>
        <w:rPr>
          <w:rStyle w:val="CodeChar"/>
        </w:rPr>
        <w:t>bccp_id</w:t>
      </w:r>
      <w:r w:rsidR="00182E51">
        <w:t xml:space="preserve"> = Auto-generate database key.</w:t>
      </w:r>
    </w:p>
    <w:p w14:paraId="45AB0B9C" w14:textId="6A8B88B6" w:rsidR="00182E51" w:rsidRDefault="00725F3C" w:rsidP="00182E51">
      <w:r>
        <w:rPr>
          <w:rStyle w:val="CodeChar"/>
        </w:rPr>
        <w:t>guid</w:t>
      </w:r>
      <w:r w:rsidR="00182E51">
        <w:t xml:space="preserve"> = </w:t>
      </w:r>
      <w:commentRangeStart w:id="808"/>
      <w:r w:rsidR="00791521">
        <w:t>Generate a new GUID</w:t>
      </w:r>
      <w:commentRangeEnd w:id="808"/>
      <w:r w:rsidR="00791521">
        <w:rPr>
          <w:rStyle w:val="CommentReference"/>
        </w:rPr>
        <w:commentReference w:id="808"/>
      </w:r>
      <w:r w:rsidR="00182E51">
        <w:t>.</w:t>
      </w:r>
    </w:p>
    <w:p w14:paraId="4DE92A86" w14:textId="77777777" w:rsidR="00182E51" w:rsidRDefault="00CF7449" w:rsidP="00182E51">
      <w:r>
        <w:rPr>
          <w:rStyle w:val="CodeChar"/>
        </w:rPr>
        <w:t>property_term</w:t>
      </w:r>
      <w:r w:rsidR="00182E51">
        <w:t xml:space="preserve"> = Get from </w:t>
      </w:r>
      <w:r w:rsidR="00182E51" w:rsidRPr="00D275DC">
        <w:rPr>
          <w:rStyle w:val="CodeChar"/>
        </w:rPr>
        <w:t>SpaceSeparate(</w:t>
      </w:r>
      <w:r w:rsidR="00F452EE">
        <w:rPr>
          <w:rStyle w:val="CodeChar"/>
        </w:rPr>
        <w:t>.</w:t>
      </w:r>
      <w:r w:rsidR="00182E51" w:rsidRPr="00D275DC">
        <w:rPr>
          <w:rStyle w:val="CodeChar"/>
        </w:rPr>
        <w:t>/@name</w:t>
      </w:r>
      <w:r w:rsidR="00182E51">
        <w:rPr>
          <w:rStyle w:val="CodeChar"/>
        </w:rPr>
        <w:t>)</w:t>
      </w:r>
      <w:del w:id="809" w:author="Serm Kulvatunyou" w:date="2016-03-04T13:59:00Z">
        <w:r w:rsidR="00182E51" w:rsidRPr="00981F22" w:rsidDel="008D10CA">
          <w:delText xml:space="preserve"> and then replace the</w:delText>
        </w:r>
        <w:r w:rsidR="00182E51" w:rsidDel="008D10CA">
          <w:rPr>
            <w:rStyle w:val="CodeChar"/>
          </w:rPr>
          <w:delText xml:space="preserve"> “ID” </w:delText>
        </w:r>
        <w:r w:rsidR="00182E51" w:rsidRPr="00981F22" w:rsidDel="008D10CA">
          <w:delText xml:space="preserve">token with </w:delText>
        </w:r>
        <w:r w:rsidR="00791521" w:rsidRPr="00791521" w:rsidDel="008D10CA">
          <w:rPr>
            <w:rStyle w:val="CodeChar"/>
          </w:rPr>
          <w:delText>“</w:delText>
        </w:r>
        <w:r w:rsidR="00182E51" w:rsidRPr="00791521" w:rsidDel="008D10CA">
          <w:rPr>
            <w:rStyle w:val="CodeChar"/>
          </w:rPr>
          <w:delText>Identifier</w:delText>
        </w:r>
        <w:r w:rsidR="00791521" w:rsidRPr="00791521" w:rsidDel="008D10CA">
          <w:rPr>
            <w:rStyle w:val="CodeChar"/>
          </w:rPr>
          <w:delText>”</w:delText>
        </w:r>
      </w:del>
      <w:r w:rsidR="00182E51">
        <w:t xml:space="preserve">. </w:t>
      </w:r>
    </w:p>
    <w:p w14:paraId="68DF11AA" w14:textId="77777777" w:rsidR="00B50E17" w:rsidRDefault="00B50E17" w:rsidP="00B50E17">
      <w:r>
        <w:rPr>
          <w:rStyle w:val="CodeChar"/>
        </w:rPr>
        <w:t>representation_term</w:t>
      </w:r>
      <w:r>
        <w:t xml:space="preserve"> = Get from the </w:t>
      </w:r>
      <w:r>
        <w:rPr>
          <w:rStyle w:val="CodeChar"/>
        </w:rPr>
        <w:t>dt</w:t>
      </w:r>
      <w:r w:rsidRPr="00D275DC">
        <w:rPr>
          <w:rStyle w:val="CodeChar"/>
        </w:rPr>
        <w:t>.</w:t>
      </w:r>
      <w:r>
        <w:rPr>
          <w:rStyle w:val="CodeChar"/>
        </w:rPr>
        <w:t>data_type_term</w:t>
      </w:r>
      <w:r>
        <w:t xml:space="preserve"> of the associated BDT found in the previous column.</w:t>
      </w:r>
    </w:p>
    <w:p w14:paraId="05114221" w14:textId="77777777" w:rsidR="00182E51" w:rsidRDefault="00072832" w:rsidP="00182E51">
      <w:r>
        <w:rPr>
          <w:rStyle w:val="CodeChar"/>
        </w:rPr>
        <w:t>bdt_id</w:t>
      </w:r>
      <w:r w:rsidR="00182E51">
        <w:t xml:space="preserve"> = </w:t>
      </w:r>
      <w:r w:rsidR="00D133B1">
        <w:t xml:space="preserve">Foreign key to the </w:t>
      </w:r>
      <w:r w:rsidR="002B066A">
        <w:rPr>
          <w:rStyle w:val="CodeChar"/>
        </w:rPr>
        <w:t>dt</w:t>
      </w:r>
      <w:r w:rsidR="00D133B1" w:rsidRPr="00D275DC">
        <w:rPr>
          <w:rStyle w:val="CodeChar"/>
        </w:rPr>
        <w:t>.</w:t>
      </w:r>
      <w:r w:rsidR="00736ABC">
        <w:rPr>
          <w:rStyle w:val="CodeChar"/>
        </w:rPr>
        <w:t>dt_id</w:t>
      </w:r>
      <w:r w:rsidR="00D133B1">
        <w:t xml:space="preserve">. </w:t>
      </w:r>
      <w:r w:rsidR="00D133B1" w:rsidRPr="00D275DC">
        <w:rPr>
          <w:rStyle w:val="CodeChar"/>
        </w:rPr>
        <w:t>IdOf(./@type</w:t>
      </w:r>
      <w:r w:rsidR="00D133B1">
        <w:rPr>
          <w:rStyle w:val="CodeChar"/>
        </w:rPr>
        <w:t>)</w:t>
      </w:r>
      <w:r w:rsidR="00D133B1">
        <w:t xml:space="preserve">. Use the </w:t>
      </w:r>
      <w:r w:rsidR="00AC4006" w:rsidRPr="00AC4006">
        <w:rPr>
          <w:rStyle w:val="CodeChar"/>
        </w:rPr>
        <w:t>First(</w:t>
      </w:r>
      <w:r w:rsidR="002B066A">
        <w:rPr>
          <w:rStyle w:val="CodeChar"/>
        </w:rPr>
        <w:t>dt</w:t>
      </w:r>
      <w:r w:rsidR="00D133B1" w:rsidRPr="00AC4006">
        <w:rPr>
          <w:rStyle w:val="CodeChar"/>
        </w:rPr>
        <w:t>.</w:t>
      </w:r>
      <w:r w:rsidR="00736ABC">
        <w:rPr>
          <w:rStyle w:val="CodeChar"/>
        </w:rPr>
        <w: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2B066A">
        <w:rPr>
          <w:rStyle w:val="CodeChar"/>
        </w:rPr>
        <w:t>dt</w:t>
      </w:r>
      <w:r w:rsidR="00D133B1">
        <w:t xml:space="preserve"> record.</w:t>
      </w:r>
      <w:r w:rsidR="00163F21">
        <w:t xml:space="preserve"> If there is no BDT found</w:t>
      </w:r>
      <w:r w:rsidR="00DA5EA8">
        <w:t xml:space="preserve"> report an error.</w:t>
      </w:r>
    </w:p>
    <w:p w14:paraId="08040A9C" w14:textId="77777777" w:rsidR="00182E51" w:rsidRDefault="00736ABC" w:rsidP="00182E51">
      <w:r>
        <w:rPr>
          <w:rStyle w:val="CodeChar"/>
        </w:rPr>
        <w:t>den</w:t>
      </w:r>
      <w:r w:rsidR="00182E51">
        <w:t xml:space="preserve"> = </w:t>
      </w:r>
      <w:r w:rsidR="00CF7449">
        <w:rPr>
          <w:rStyle w:val="CodeChar"/>
        </w:rPr>
        <w:t>property_term</w:t>
      </w:r>
      <w:r w:rsidR="00A459F4">
        <w:rPr>
          <w:rStyle w:val="CodeChar"/>
        </w:rPr>
        <w:t xml:space="preserve"> + “. “ + </w:t>
      </w:r>
      <w:r w:rsidR="00CF7449">
        <w:rPr>
          <w:rStyle w:val="CodeChar"/>
        </w:rPr>
        <w:t>representation_term</w:t>
      </w:r>
    </w:p>
    <w:p w14:paraId="1E17B5DA" w14:textId="41559E8B" w:rsidR="00182E51" w:rsidRDefault="00B66EC6" w:rsidP="00182E51">
      <w:r>
        <w:rPr>
          <w:rStyle w:val="CodeChar"/>
        </w:rPr>
        <w:lastRenderedPageBreak/>
        <w:t>definition</w:t>
      </w:r>
      <w:r w:rsidR="00182E51">
        <w:t xml:space="preserve"> = </w:t>
      </w:r>
      <w:r w:rsidR="00182E51" w:rsidRPr="00E402B3">
        <w:rPr>
          <w:rStyle w:val="CodeChar"/>
        </w:rPr>
        <w:t>./xsd:annotation/xsd:documentation</w:t>
      </w:r>
      <w:r w:rsidR="00D133B1" w:rsidRPr="00D133B1">
        <w:t>, if exists</w:t>
      </w:r>
      <w:r w:rsidR="00182E51" w:rsidRPr="00D133B1">
        <w:t>.</w:t>
      </w:r>
    </w:p>
    <w:p w14:paraId="0CB00ECC" w14:textId="24096FDB" w:rsidR="00461DD3" w:rsidRDefault="00461DD3" w:rsidP="00182E51">
      <w:r w:rsidRPr="002F5A6B">
        <w:rPr>
          <w:rStyle w:val="CodeChar"/>
        </w:rPr>
        <w:t>module</w:t>
      </w:r>
      <w:r>
        <w:t xml:space="preserve"> = </w:t>
      </w:r>
      <w:r w:rsidRPr="001D04FD">
        <w:t xml:space="preserve">Name of the </w:t>
      </w:r>
      <w:r>
        <w:t xml:space="preserve">directory path from the </w:t>
      </w:r>
      <w:r w:rsidRPr="002F5A6B">
        <w:rPr>
          <w:rStyle w:val="CodeChar"/>
        </w:rPr>
        <w:t>Model</w:t>
      </w:r>
      <w:r>
        <w:t xml:space="preserve"> folder</w:t>
      </w:r>
      <w:r w:rsidRPr="001D04FD">
        <w:t xml:space="preserve"> where the </w:t>
      </w:r>
      <w:r>
        <w:t>definition</w:t>
      </w:r>
      <w:r w:rsidRPr="001D04FD">
        <w:t xml:space="preserve"> reside</w:t>
      </w:r>
      <w:r>
        <w:t>s</w:t>
      </w:r>
      <w:r w:rsidRPr="001D04FD">
        <w:t xml:space="preserve"> without the file extension, e.g., </w:t>
      </w:r>
      <w:r w:rsidRPr="002F5A6B">
        <w:rPr>
          <w:rStyle w:val="CodeChar"/>
        </w:rPr>
        <w:t>Model/</w:t>
      </w:r>
      <w:r>
        <w:rPr>
          <w:rStyle w:val="CodeChar"/>
        </w:rPr>
        <w:t>Platform/2_1/Common/Components/Fields</w:t>
      </w:r>
      <w:r>
        <w:t xml:space="preserve"> for an BCCP from the </w:t>
      </w:r>
      <w:r>
        <w:rPr>
          <w:rStyle w:val="CodeChar"/>
        </w:rPr>
        <w:t>Fields</w:t>
      </w:r>
      <w:r w:rsidRPr="001D04FD">
        <w:rPr>
          <w:rStyle w:val="CodeChar"/>
        </w:rPr>
        <w:t>.xsd</w:t>
      </w:r>
      <w:r>
        <w:t>.</w:t>
      </w:r>
    </w:p>
    <w:p w14:paraId="50DB957E" w14:textId="77777777" w:rsidR="00461DD3" w:rsidRDefault="00461DD3" w:rsidP="00461DD3">
      <w:r w:rsidRPr="002F5A6B">
        <w:rPr>
          <w:rStyle w:val="CodeChar"/>
        </w:rPr>
        <w:t>namespace_id</w:t>
      </w:r>
      <w:r>
        <w:t xml:space="preserve"> = </w:t>
      </w:r>
      <w:r w:rsidRPr="002F5A6B">
        <w:rPr>
          <w:rStyle w:val="CodeChar"/>
        </w:rPr>
        <w:t>null</w:t>
      </w:r>
      <w:r>
        <w:t>.</w:t>
      </w:r>
    </w:p>
    <w:p w14:paraId="0EA838FE" w14:textId="6EC810DC" w:rsidR="00182E51" w:rsidRDefault="00127238" w:rsidP="00182E51">
      <w:r>
        <w:rPr>
          <w:rStyle w:val="CodeChar"/>
        </w:rPr>
        <w:t>created_by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6CF7BFAE" w14:textId="77777777" w:rsidR="00461DD3" w:rsidRDefault="00461DD3" w:rsidP="00461DD3">
      <w:r w:rsidRPr="002F5A6B">
        <w:rPr>
          <w:rStyle w:val="CodeChar"/>
        </w:rPr>
        <w:t>owner_user_id</w:t>
      </w:r>
      <w:r>
        <w:t xml:space="preserve"> = </w:t>
      </w:r>
      <w:r w:rsidRPr="002F5A6B">
        <w:rPr>
          <w:rStyle w:val="CodeChar"/>
        </w:rPr>
        <w:t>“oagis”</w:t>
      </w:r>
      <w:r>
        <w:t>.</w:t>
      </w:r>
    </w:p>
    <w:p w14:paraId="669F1378" w14:textId="77777777" w:rsidR="00182E51" w:rsidRDefault="00127238" w:rsidP="00182E51">
      <w:r>
        <w:rPr>
          <w:rStyle w:val="CodeChar"/>
        </w:rPr>
        <w:t>last_updated_by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7FBAC4B5" w14:textId="77777777" w:rsidR="00182E51" w:rsidRDefault="00127238" w:rsidP="00182E51">
      <w:r>
        <w:rPr>
          <w:rStyle w:val="CodeChar"/>
        </w:rPr>
        <w:t>creation_timestamp</w:t>
      </w:r>
      <w:r w:rsidR="00182E51">
        <w:t xml:space="preserve"> = </w:t>
      </w:r>
      <w:r w:rsidR="00182E51" w:rsidRPr="00112B28">
        <w:t>Current time</w:t>
      </w:r>
      <w:r w:rsidR="00182E51">
        <w:t>.</w:t>
      </w:r>
    </w:p>
    <w:p w14:paraId="3B1961AB" w14:textId="7781610E" w:rsidR="008854FE" w:rsidRDefault="00127238" w:rsidP="00182E51">
      <w:r>
        <w:rPr>
          <w:rStyle w:val="CodeChar"/>
        </w:rPr>
        <w:t>last_update_timestamp</w:t>
      </w:r>
      <w:r w:rsidR="00182E51">
        <w:t xml:space="preserve"> = Same as </w:t>
      </w:r>
      <w:r>
        <w:rPr>
          <w:rStyle w:val="CodeChar"/>
        </w:rPr>
        <w:t>creation_timestamp</w:t>
      </w:r>
      <w:r w:rsidR="00182E51">
        <w:t>.</w:t>
      </w:r>
    </w:p>
    <w:p w14:paraId="4504D294" w14:textId="77777777" w:rsidR="00461DD3" w:rsidRDefault="00461DD3" w:rsidP="00461DD3">
      <w:r w:rsidRPr="002F5A6B">
        <w:rPr>
          <w:rStyle w:val="CodeChar"/>
        </w:rPr>
        <w:t>state = 3</w:t>
      </w:r>
      <w:r>
        <w:t>.</w:t>
      </w:r>
    </w:p>
    <w:p w14:paraId="650F5580" w14:textId="77777777" w:rsidR="00461DD3" w:rsidRDefault="00461DD3" w:rsidP="00461DD3">
      <w:r w:rsidRPr="00EB13B1">
        <w:rPr>
          <w:rStyle w:val="CodeChar"/>
        </w:rPr>
        <w:t>revision_num</w:t>
      </w:r>
      <w:r>
        <w:t xml:space="preserve"> = </w:t>
      </w:r>
      <w:r w:rsidRPr="00EB13B1">
        <w:rPr>
          <w:rStyle w:val="CodeChar"/>
        </w:rPr>
        <w:t>0</w:t>
      </w:r>
      <w:r>
        <w:t>.</w:t>
      </w:r>
    </w:p>
    <w:p w14:paraId="184FF242" w14:textId="77777777" w:rsidR="00461DD3" w:rsidRDefault="00461DD3" w:rsidP="00461DD3">
      <w:r w:rsidRPr="00EB13B1">
        <w:rPr>
          <w:rStyle w:val="CodeChar"/>
        </w:rPr>
        <w:t>revision_tracking_num</w:t>
      </w:r>
      <w:r>
        <w:t xml:space="preserve"> = </w:t>
      </w:r>
      <w:r w:rsidRPr="00EB13B1">
        <w:rPr>
          <w:rStyle w:val="CodeChar"/>
        </w:rPr>
        <w:t>0</w:t>
      </w:r>
      <w:r>
        <w:t>.</w:t>
      </w:r>
    </w:p>
    <w:p w14:paraId="4E0D90E3" w14:textId="77777777" w:rsidR="00461DD3" w:rsidRDefault="00461DD3" w:rsidP="00461DD3">
      <w:r w:rsidRPr="00EB13B1">
        <w:rPr>
          <w:rStyle w:val="CodeChar"/>
        </w:rPr>
        <w:t>revision_action</w:t>
      </w:r>
      <w:r>
        <w:t xml:space="preserve"> = </w:t>
      </w:r>
      <w:r w:rsidRPr="00EB13B1">
        <w:rPr>
          <w:rStyle w:val="CodeChar"/>
        </w:rPr>
        <w:t>null</w:t>
      </w:r>
      <w:r>
        <w:t>.</w:t>
      </w:r>
    </w:p>
    <w:p w14:paraId="797C362B" w14:textId="77777777" w:rsidR="00461DD3" w:rsidRDefault="00461DD3" w:rsidP="00461DD3">
      <w:r w:rsidRPr="00EB13B1">
        <w:rPr>
          <w:rStyle w:val="CodeChar"/>
        </w:rPr>
        <w:t>release_id</w:t>
      </w:r>
      <w:r>
        <w:t xml:space="preserve"> = </w:t>
      </w:r>
      <w:r w:rsidRPr="00F323CD">
        <w:rPr>
          <w:rStyle w:val="CodeChar"/>
        </w:rPr>
        <w:t>null</w:t>
      </w:r>
      <w:r>
        <w:t>.</w:t>
      </w:r>
    </w:p>
    <w:p w14:paraId="39755730" w14:textId="6660D848" w:rsidR="00461DD3" w:rsidRDefault="00461DD3" w:rsidP="00182E51">
      <w:r w:rsidRPr="00EB13B1">
        <w:rPr>
          <w:rStyle w:val="CodeChar"/>
        </w:rPr>
        <w:t>current_</w:t>
      </w:r>
      <w:r>
        <w:rPr>
          <w:rStyle w:val="CodeChar"/>
        </w:rPr>
        <w:t>bccp</w:t>
      </w:r>
      <w:r w:rsidRPr="00EB13B1">
        <w:rPr>
          <w:rStyle w:val="CodeChar"/>
        </w:rPr>
        <w:t>_id</w:t>
      </w:r>
      <w:r>
        <w:t xml:space="preserve"> = </w:t>
      </w:r>
      <w:r w:rsidRPr="00F323CD">
        <w:rPr>
          <w:rStyle w:val="CodeChar"/>
        </w:rPr>
        <w:t>null</w:t>
      </w:r>
      <w:r>
        <w:t xml:space="preserve">. </w:t>
      </w:r>
    </w:p>
    <w:p w14:paraId="7E455ABB" w14:textId="6497BC29" w:rsidR="00EA0295" w:rsidRDefault="00EA0295" w:rsidP="00882DDC">
      <w:pPr>
        <w:pStyle w:val="Heading4"/>
        <w:rPr>
          <w:ins w:id="810" w:author="Serm Kulvatunyou" w:date="2016-06-01T07:43:00Z"/>
        </w:rPr>
      </w:pPr>
      <w:ins w:id="811" w:author="Serm Kulvatunyou" w:date="2016-06-01T07:43:00Z">
        <w:r>
          <w:t xml:space="preserve">Import other ACCs, ASCCPs, </w:t>
        </w:r>
      </w:ins>
      <w:ins w:id="812" w:author="Serm Kulvatunyou" w:date="2016-06-01T07:47:00Z">
        <w:r>
          <w:t xml:space="preserve">BCCPs, </w:t>
        </w:r>
      </w:ins>
      <w:ins w:id="813" w:author="Serm Kulvatunyou" w:date="2016-06-01T07:43:00Z">
        <w:r>
          <w:t>BCCs, and ASCCs unused by BODs</w:t>
        </w:r>
      </w:ins>
    </w:p>
    <w:p w14:paraId="12BAF377" w14:textId="48AB45F4" w:rsidR="008D284C" w:rsidRDefault="00EA0295" w:rsidP="00EA0295">
      <w:pPr>
        <w:rPr>
          <w:ins w:id="814" w:author="Serm Kulvatunyou" w:date="2016-06-01T17:28:00Z"/>
        </w:rPr>
      </w:pPr>
      <w:ins w:id="815" w:author="Serm Kulvatunyou" w:date="2016-06-01T07:45:00Z">
        <w:r>
          <w:t xml:space="preserve">Go through the schema modules </w:t>
        </w:r>
      </w:ins>
      <w:ins w:id="816" w:author="Serm Kulvatunyou" w:date="2016-06-01T08:02:00Z">
        <w:r w:rsidR="00CE1C17">
          <w:t xml:space="preserve">indicated below </w:t>
        </w:r>
      </w:ins>
      <w:ins w:id="817" w:author="Serm Kulvatunyou" w:date="2016-06-01T07:48:00Z">
        <w:r>
          <w:t xml:space="preserve">to </w:t>
        </w:r>
      </w:ins>
      <w:ins w:id="818" w:author="Serm Kulvatunyou" w:date="2016-06-01T07:50:00Z">
        <w:r>
          <w:t>look for</w:t>
        </w:r>
      </w:ins>
      <w:ins w:id="819" w:author="Serm Kulvatunyou" w:date="2016-06-01T07:49:00Z">
        <w:r>
          <w:t xml:space="preserve"> </w:t>
        </w:r>
      </w:ins>
      <w:ins w:id="820" w:author="Serm Kulvatunyou" w:date="2016-06-01T07:48:00Z">
        <w:r w:rsidRPr="00CE1C17">
          <w:rPr>
            <w:rStyle w:val="CodeChar"/>
          </w:rPr>
          <w:t>xsd:complexType/xsd:sequence</w:t>
        </w:r>
        <w:r>
          <w:t xml:space="preserve"> or </w:t>
        </w:r>
        <w:r w:rsidRPr="00CE1C17">
          <w:rPr>
            <w:rStyle w:val="CodeChar"/>
          </w:rPr>
          <w:t>xsd:complexType/xsd:complexContent</w:t>
        </w:r>
        <w:r>
          <w:t xml:space="preserve"> where the GUID of the </w:t>
        </w:r>
        <w:r w:rsidRPr="00CE1C17">
          <w:rPr>
            <w:rStyle w:val="CodeChar"/>
          </w:rPr>
          <w:t>xsd:complexType</w:t>
        </w:r>
        <w:r>
          <w:t xml:space="preserve"> is not yet in the database. </w:t>
        </w:r>
      </w:ins>
      <w:ins w:id="821" w:author="Serm Kulvatunyou" w:date="2016-06-01T07:50:00Z">
        <w:r>
          <w:t xml:space="preserve">The </w:t>
        </w:r>
        <w:r w:rsidRPr="00CE1C17">
          <w:rPr>
            <w:rStyle w:val="CodeChar"/>
          </w:rPr>
          <w:t>xsd:complexType</w:t>
        </w:r>
        <w:r>
          <w:t xml:space="preserve"> shall be imported as an ACC. Its descendants need to also be imported if any of them is not yet in the database as indicated by the GUID.</w:t>
        </w:r>
      </w:ins>
      <w:ins w:id="822" w:author="Serm Kulvatunyou" w:date="2016-06-01T07:53:00Z">
        <w:r w:rsidR="00CE1C17">
          <w:t xml:space="preserve"> The logic for importing the ACC </w:t>
        </w:r>
      </w:ins>
      <w:ins w:id="823" w:author="Serm Kulvatunyou" w:date="2016-06-01T07:57:00Z">
        <w:r w:rsidR="00CE1C17">
          <w:t xml:space="preserve">shall follow the logic in </w:t>
        </w:r>
      </w:ins>
      <w:ins w:id="824" w:author="Serm Kulvatunyou" w:date="2016-06-01T07:58:00Z">
        <w:r w:rsidR="00CE1C17">
          <w:fldChar w:fldCharType="begin"/>
        </w:r>
        <w:r w:rsidR="00CE1C17">
          <w:instrText xml:space="preserve"> REF _Ref452531234 \r \h </w:instrText>
        </w:r>
      </w:ins>
      <w:r w:rsidR="00CE1C17">
        <w:fldChar w:fldCharType="separate"/>
      </w:r>
      <w:ins w:id="825" w:author="Serm Kulvatunyou" w:date="2016-06-01T07:58:00Z">
        <w:r w:rsidR="00CE1C17">
          <w:t>3.1.1.13</w:t>
        </w:r>
        <w:r w:rsidR="00CE1C17">
          <w:fldChar w:fldCharType="end"/>
        </w:r>
        <w:r w:rsidR="00CE1C17">
          <w:t xml:space="preserve">. </w:t>
        </w:r>
      </w:ins>
    </w:p>
    <w:p w14:paraId="06BB8C1E" w14:textId="77777777" w:rsidR="008D284C" w:rsidRDefault="008D284C" w:rsidP="00EA0295">
      <w:pPr>
        <w:rPr>
          <w:ins w:id="826" w:author="Serm Kulvatunyou" w:date="2016-06-01T17:28:00Z"/>
        </w:rPr>
      </w:pPr>
    </w:p>
    <w:p w14:paraId="448ED169" w14:textId="025C11D9" w:rsidR="00EA0295" w:rsidRDefault="00CE1C17" w:rsidP="00EA0295">
      <w:pPr>
        <w:rPr>
          <w:ins w:id="827" w:author="Serm Kulvatunyou" w:date="2016-06-01T08:02:00Z"/>
        </w:rPr>
      </w:pPr>
      <w:ins w:id="828" w:author="Serm Kulvatunyou" w:date="2016-06-01T08:00:00Z">
        <w:r>
          <w:t xml:space="preserve">After the ACC has been imported, look for an </w:t>
        </w:r>
        <w:r w:rsidRPr="00CE1C17">
          <w:rPr>
            <w:rStyle w:val="CodeChar"/>
          </w:rPr>
          <w:t>xsd:element</w:t>
        </w:r>
        <w:r>
          <w:t xml:space="preserve"> </w:t>
        </w:r>
      </w:ins>
      <w:ins w:id="829" w:author="Serm Kulvatunyou" w:date="2016-06-01T17:28:00Z">
        <w:r w:rsidR="008D284C">
          <w:t>that has not been imported.</w:t>
        </w:r>
      </w:ins>
      <w:ins w:id="830" w:author="Serm Kulvatunyou" w:date="2016-06-01T17:30:00Z">
        <w:r w:rsidR="008D284C">
          <w:t xml:space="preserve"> The element can be assumed to be an ASCCP at this point; therefore, follow </w:t>
        </w:r>
      </w:ins>
      <w:ins w:id="831" w:author="Serm Kulvatunyou" w:date="2016-06-01T17:31:00Z">
        <w:r w:rsidR="008D284C">
          <w:fldChar w:fldCharType="begin"/>
        </w:r>
        <w:r w:rsidR="008D284C">
          <w:instrText xml:space="preserve"> REF _Ref395213533 \r \h </w:instrText>
        </w:r>
      </w:ins>
      <w:r w:rsidR="008D284C">
        <w:fldChar w:fldCharType="separate"/>
      </w:r>
      <w:ins w:id="832" w:author="Serm Kulvatunyou" w:date="2016-06-01T17:31:00Z">
        <w:r w:rsidR="008D284C">
          <w:t>3.1.1.13.1</w:t>
        </w:r>
        <w:r w:rsidR="008D284C">
          <w:fldChar w:fldCharType="end"/>
        </w:r>
        <w:r w:rsidR="008D284C">
          <w:t xml:space="preserve"> to populate the table.</w:t>
        </w:r>
      </w:ins>
      <w:ins w:id="833" w:author="Serm Kulvatunyou" w:date="2016-06-01T17:28:00Z">
        <w:r w:rsidR="008D284C">
          <w:t xml:space="preserve">  </w:t>
        </w:r>
      </w:ins>
      <w:ins w:id="834" w:author="Serm Kulvatunyou" w:date="2016-06-01T17:32:00Z">
        <w:r w:rsidR="008D284C">
          <w:t xml:space="preserve">At this point the type (or ACC) used by the element should already be in the database. If this is not the case, it is a severe exception (a bug in other part of the code). </w:t>
        </w:r>
      </w:ins>
      <w:ins w:id="835" w:author="Serm Kulvatunyou" w:date="2016-06-01T08:31:00Z">
        <w:r w:rsidR="00184EE5">
          <w:t xml:space="preserve">As the ACC </w:t>
        </w:r>
      </w:ins>
      <w:ins w:id="836" w:author="Serm Kulvatunyou" w:date="2016-06-01T17:33:00Z">
        <w:r w:rsidR="008D284C">
          <w:t xml:space="preserve">and ASCCP </w:t>
        </w:r>
      </w:ins>
      <w:ins w:id="837" w:author="Serm Kulvatunyou" w:date="2016-06-01T08:31:00Z">
        <w:r w:rsidR="00184EE5">
          <w:t>is imported generate a log of ACC</w:t>
        </w:r>
      </w:ins>
      <w:ins w:id="838" w:author="Serm Kulvatunyou" w:date="2016-06-01T17:34:00Z">
        <w:r w:rsidR="008D284C">
          <w:t xml:space="preserve"> and ASCCP</w:t>
        </w:r>
      </w:ins>
      <w:ins w:id="839" w:author="Serm Kulvatunyou" w:date="2016-06-01T08:31:00Z">
        <w:r w:rsidR="008D284C">
          <w:t xml:space="preserve"> imported this way (I</w:t>
        </w:r>
        <w:r w:rsidR="00184EE5">
          <w:t xml:space="preserve">t is good to know what is not actually used by any </w:t>
        </w:r>
      </w:ins>
      <w:ins w:id="840" w:author="Serm Kulvatunyou" w:date="2016-06-01T08:32:00Z">
        <w:r w:rsidR="00184EE5">
          <w:t>BOD</w:t>
        </w:r>
      </w:ins>
      <w:ins w:id="841" w:author="Serm Kulvatunyou" w:date="2016-06-01T17:34:00Z">
        <w:r w:rsidR="008D284C">
          <w:t>. It will also indicate an ACC that does not have any ASCCP.</w:t>
        </w:r>
      </w:ins>
      <w:ins w:id="842" w:author="Serm Kulvatunyou" w:date="2016-06-01T08:32:00Z">
        <w:r w:rsidR="00184EE5">
          <w:t>).</w:t>
        </w:r>
      </w:ins>
    </w:p>
    <w:p w14:paraId="0B0CD498" w14:textId="064490FB" w:rsidR="00CE1C17" w:rsidRDefault="00CE1C17" w:rsidP="00EA0295">
      <w:pPr>
        <w:rPr>
          <w:ins w:id="843" w:author="Serm Kulvatunyou" w:date="2016-06-01T08:02:00Z"/>
        </w:rPr>
      </w:pPr>
    </w:p>
    <w:p w14:paraId="0F7AA4C9" w14:textId="1ED9A0D6" w:rsidR="00CE1C17" w:rsidRDefault="00CE1C17" w:rsidP="00EA0295">
      <w:pPr>
        <w:rPr>
          <w:ins w:id="844" w:author="Serm Kulvatunyou" w:date="2016-06-01T08:02:00Z"/>
        </w:rPr>
      </w:pPr>
      <w:ins w:id="845" w:author="Serm Kulvatunyou" w:date="2016-06-01T08:02:00Z">
        <w:r>
          <w:t>The schema module to go through includes:</w:t>
        </w:r>
      </w:ins>
    </w:p>
    <w:p w14:paraId="1DFBE84B" w14:textId="6A8DE665" w:rsidR="00CE1C17" w:rsidRDefault="00CE1C17" w:rsidP="00CE1C17">
      <w:pPr>
        <w:pStyle w:val="ListParagraph"/>
        <w:numPr>
          <w:ilvl w:val="0"/>
          <w:numId w:val="6"/>
        </w:numPr>
        <w:rPr>
          <w:ins w:id="846" w:author="Serm Kulvatunyou" w:date="2016-06-01T08:03:00Z"/>
        </w:rPr>
      </w:pPr>
      <w:ins w:id="847" w:author="Serm Kulvatunyou" w:date="2016-06-01T08:03:00Z">
        <w:r>
          <w:t>Those in Model/BODs folder</w:t>
        </w:r>
      </w:ins>
    </w:p>
    <w:p w14:paraId="60CC93F8" w14:textId="017455B0" w:rsidR="00CE1C17" w:rsidRDefault="00CE1C17" w:rsidP="00CE1C17">
      <w:pPr>
        <w:pStyle w:val="ListParagraph"/>
        <w:numPr>
          <w:ilvl w:val="0"/>
          <w:numId w:val="6"/>
        </w:numPr>
        <w:rPr>
          <w:ins w:id="848" w:author="Serm Kulvatunyou" w:date="2016-06-01T08:03:00Z"/>
        </w:rPr>
      </w:pPr>
      <w:ins w:id="849" w:author="Serm Kulvatunyou" w:date="2016-06-01T08:03:00Z">
        <w:r>
          <w:t>Those in Model/Nouns folder</w:t>
        </w:r>
      </w:ins>
    </w:p>
    <w:p w14:paraId="6707F157" w14:textId="7253570C" w:rsidR="00CE1C17" w:rsidRDefault="00CE1C17" w:rsidP="00CE1C17">
      <w:pPr>
        <w:pStyle w:val="ListParagraph"/>
        <w:numPr>
          <w:ilvl w:val="0"/>
          <w:numId w:val="6"/>
        </w:numPr>
        <w:rPr>
          <w:ins w:id="850" w:author="Serm Kulvatunyou" w:date="2016-06-01T08:03:00Z"/>
        </w:rPr>
      </w:pPr>
      <w:ins w:id="851" w:author="Serm Kulvatunyou" w:date="2016-06-01T08:03:00Z">
        <w:r>
          <w:t>Those in Model/Platform/2_1/BODs folder</w:t>
        </w:r>
      </w:ins>
    </w:p>
    <w:p w14:paraId="023F658B" w14:textId="17B2AEA3" w:rsidR="00CE1C17" w:rsidRDefault="00CE1C17" w:rsidP="00CE1C17">
      <w:pPr>
        <w:pStyle w:val="ListParagraph"/>
        <w:numPr>
          <w:ilvl w:val="0"/>
          <w:numId w:val="6"/>
        </w:numPr>
        <w:rPr>
          <w:ins w:id="852" w:author="Serm Kulvatunyou" w:date="2016-06-01T08:08:00Z"/>
        </w:rPr>
      </w:pPr>
      <w:ins w:id="853" w:author="Serm Kulvatunyou" w:date="2016-06-01T08:04:00Z">
        <w:r>
          <w:t>Those in Model/Platform/2_1/Nouns folder</w:t>
        </w:r>
      </w:ins>
    </w:p>
    <w:p w14:paraId="132DB388" w14:textId="747ED9F4" w:rsidR="007A52E1" w:rsidRDefault="007A52E1" w:rsidP="007A52E1">
      <w:pPr>
        <w:pStyle w:val="ListParagraph"/>
        <w:numPr>
          <w:ilvl w:val="0"/>
          <w:numId w:val="6"/>
        </w:numPr>
        <w:rPr>
          <w:ins w:id="854" w:author="Serm Kulvatunyou" w:date="2016-06-01T08:08:00Z"/>
        </w:rPr>
      </w:pPr>
      <w:ins w:id="855" w:author="Serm Kulvatunyou" w:date="2016-06-01T08:08:00Z">
        <w:r>
          <w:t>Model/Platform/2_1/Common/Components.xsd</w:t>
        </w:r>
      </w:ins>
    </w:p>
    <w:p w14:paraId="3CB0F26D" w14:textId="194A4017" w:rsidR="007A52E1" w:rsidRDefault="007A52E1" w:rsidP="007A52E1">
      <w:pPr>
        <w:pStyle w:val="ListParagraph"/>
        <w:numPr>
          <w:ilvl w:val="0"/>
          <w:numId w:val="6"/>
        </w:numPr>
      </w:pPr>
      <w:ins w:id="856" w:author="Serm Kulvatunyou" w:date="2016-06-01T08:08:00Z">
        <w:r>
          <w:t>Model/Platform/2_1/Common/Meta.xsd</w:t>
        </w:r>
      </w:ins>
    </w:p>
    <w:p w14:paraId="50896E4C" w14:textId="5EBE1502" w:rsidR="00431B0C" w:rsidRDefault="00431B0C" w:rsidP="007A52E1">
      <w:pPr>
        <w:pStyle w:val="ListParagraph"/>
        <w:numPr>
          <w:ilvl w:val="0"/>
          <w:numId w:val="6"/>
        </w:numPr>
        <w:rPr>
          <w:ins w:id="857" w:author="Serm Kulvatunyou" w:date="2016-06-01T08:16:00Z"/>
        </w:rPr>
      </w:pPr>
      <w:ins w:id="858" w:author="Serm Kulvatunyou" w:date="2016-06-15T17:42:00Z">
        <w:r>
          <w:t>Model/Platform/2_1/Common/Fields.xsd</w:t>
        </w:r>
      </w:ins>
    </w:p>
    <w:p w14:paraId="266AAC7A" w14:textId="2125537A" w:rsidR="0016491E" w:rsidRDefault="0016491E" w:rsidP="0016491E">
      <w:pPr>
        <w:pStyle w:val="ListParagraph"/>
        <w:numPr>
          <w:ilvl w:val="0"/>
          <w:numId w:val="6"/>
        </w:numPr>
        <w:rPr>
          <w:ins w:id="859" w:author="Serm Kulvatunyou" w:date="2016-06-01T08:08:00Z"/>
        </w:rPr>
      </w:pPr>
      <w:ins w:id="860" w:author="Serm Kulvatunyou" w:date="2016-06-01T08:16:00Z">
        <w:r>
          <w:t>Model/Platform/2_1/Extension/Extensions.xsd</w:t>
        </w:r>
      </w:ins>
      <w:ins w:id="861" w:author="Serm Kulvatunyou" w:date="2016-06-01T17:28:00Z">
        <w:r w:rsidR="008D284C">
          <w:t xml:space="preserve"> </w:t>
        </w:r>
      </w:ins>
    </w:p>
    <w:p w14:paraId="3CE25FD5" w14:textId="539E509A" w:rsidR="007A52E1" w:rsidRDefault="007A52E1" w:rsidP="0016491E">
      <w:pPr>
        <w:rPr>
          <w:ins w:id="862" w:author="Serm Kulvatunyou" w:date="2016-06-01T08:22:00Z"/>
        </w:rPr>
      </w:pPr>
    </w:p>
    <w:p w14:paraId="7B870DF7" w14:textId="4802B0C9" w:rsidR="00F6755D" w:rsidRPr="00EA0295" w:rsidRDefault="00F6755D" w:rsidP="0016491E">
      <w:pPr>
        <w:rPr>
          <w:ins w:id="863" w:author="Serm Kulvatunyou" w:date="2016-06-01T07:43:00Z"/>
        </w:rPr>
      </w:pPr>
      <w:ins w:id="864" w:author="Serm Kulvatunyou" w:date="2016-06-01T08:22:00Z">
        <w:r>
          <w:t>Note: In fact</w:t>
        </w:r>
      </w:ins>
      <w:ins w:id="865" w:author="Serm Kulvatunyou" w:date="2016-06-01T08:23:00Z">
        <w:r>
          <w:t>,</w:t>
        </w:r>
      </w:ins>
      <w:ins w:id="866" w:author="Serm Kulvatunyou" w:date="2016-06-01T08:22:00Z">
        <w:r>
          <w:t xml:space="preserve"> the whole ACCs, ASCCPs, BCCPs, BCCs, and ASCCs could be imported in the fashion described in this section instead of importing top down from BODs. </w:t>
        </w:r>
      </w:ins>
      <w:ins w:id="867" w:author="Serm Kulvatunyou" w:date="2016-06-01T08:24:00Z">
        <w:r>
          <w:t xml:space="preserve">The logic in </w:t>
        </w:r>
        <w:r>
          <w:fldChar w:fldCharType="begin"/>
        </w:r>
        <w:r>
          <w:instrText xml:space="preserve"> REF _Ref452531234 \r \h </w:instrText>
        </w:r>
      </w:ins>
      <w:ins w:id="868" w:author="Serm Kulvatunyou" w:date="2016-06-01T08:24:00Z">
        <w:r>
          <w:fldChar w:fldCharType="separate"/>
        </w:r>
        <w:r>
          <w:t>3.1.1.13</w:t>
        </w:r>
        <w:r>
          <w:fldChar w:fldCharType="end"/>
        </w:r>
        <w:r>
          <w:t xml:space="preserve"> was written with this approach in mind. </w:t>
        </w:r>
        <w:r w:rsidR="006808C7">
          <w:t>It was just that it seems natural to start importing from the BOD.</w:t>
        </w:r>
      </w:ins>
    </w:p>
    <w:p w14:paraId="57C4B828" w14:textId="22706C2C" w:rsidR="00882DDC" w:rsidDel="003D31C5" w:rsidRDefault="00CB1A24" w:rsidP="00882DDC">
      <w:pPr>
        <w:pStyle w:val="Heading4"/>
        <w:rPr>
          <w:moveFrom w:id="869" w:author="Serm Kulvatunyou" w:date="2016-06-02T10:48:00Z"/>
        </w:rPr>
      </w:pPr>
      <w:moveFromRangeStart w:id="870" w:author="Serm Kulvatunyou" w:date="2016-06-02T10:48:00Z" w:name="move452627860"/>
      <w:moveFrom w:id="871" w:author="Serm Kulvatunyou" w:date="2016-06-02T10:48:00Z">
        <w:r w:rsidDel="003D31C5">
          <w:t>Import schemas as blobs</w:t>
        </w:r>
      </w:moveFrom>
    </w:p>
    <w:p w14:paraId="30D9CAF9" w14:textId="4DF2947F" w:rsidR="003A27FD" w:rsidRPr="00730231" w:rsidDel="003D31C5" w:rsidRDefault="003A27FD" w:rsidP="003A27FD">
      <w:pPr>
        <w:overflowPunct/>
        <w:autoSpaceDE/>
        <w:autoSpaceDN/>
        <w:adjustRightInd/>
        <w:textAlignment w:val="auto"/>
        <w:rPr>
          <w:moveFrom w:id="872" w:author="Serm Kulvatunyou" w:date="2016-06-02T10:48:00Z"/>
          <w:rFonts w:ascii="Arial" w:hAnsi="Arial" w:cs="Arial"/>
          <w:color w:val="000000"/>
          <w:sz w:val="18"/>
          <w:szCs w:val="18"/>
          <w:lang w:bidi="th-TH"/>
        </w:rPr>
      </w:pPr>
    </w:p>
    <w:p w14:paraId="2E4C7046" w14:textId="6A28FF7F" w:rsidR="003A27FD" w:rsidDel="003D31C5" w:rsidRDefault="00CB1A24" w:rsidP="003A27FD">
      <w:pPr>
        <w:rPr>
          <w:moveFrom w:id="873" w:author="Serm Kulvatunyou" w:date="2016-06-02T10:48:00Z"/>
        </w:rPr>
      </w:pPr>
      <w:moveFrom w:id="874" w:author="Serm Kulvatunyou" w:date="2016-06-02T10:48:00Z">
        <w:r w:rsidDel="003D31C5">
          <w:t>Schema files that are imported as blobs include:</w:t>
        </w:r>
      </w:moveFrom>
    </w:p>
    <w:p w14:paraId="536B5901" w14:textId="12EAA21D" w:rsidR="00CB1A24" w:rsidDel="003D31C5" w:rsidRDefault="004105E7" w:rsidP="004105E7">
      <w:pPr>
        <w:pStyle w:val="ListParagraph"/>
        <w:numPr>
          <w:ilvl w:val="0"/>
          <w:numId w:val="6"/>
        </w:numPr>
        <w:rPr>
          <w:moveFrom w:id="875" w:author="Serm Kulvatunyou" w:date="2016-06-02T10:48:00Z"/>
        </w:rPr>
      </w:pPr>
      <w:moveFrom w:id="876" w:author="Serm Kulvatunyou" w:date="2016-06-02T10:48:00Z">
        <w:r w:rsidDel="003D31C5">
          <w:t>All files in the folder Model\Platform\2_1\Common\DataTypes</w:t>
        </w:r>
      </w:moveFrom>
    </w:p>
    <w:p w14:paraId="2FB37449" w14:textId="42EB1413" w:rsidR="004105E7" w:rsidDel="003D31C5" w:rsidRDefault="004105E7" w:rsidP="004105E7">
      <w:pPr>
        <w:pStyle w:val="ListParagraph"/>
        <w:numPr>
          <w:ilvl w:val="0"/>
          <w:numId w:val="6"/>
        </w:numPr>
        <w:rPr>
          <w:moveFrom w:id="877" w:author="Serm Kulvatunyou" w:date="2016-06-02T10:48:00Z"/>
        </w:rPr>
      </w:pPr>
      <w:moveFrom w:id="878" w:author="Serm Kulvatunyou" w:date="2016-06-02T10:48:00Z">
        <w:r w:rsidDel="003D31C5">
          <w:t>All files in the folder Model\Platform\2_1\Common\ISO20022</w:t>
        </w:r>
      </w:moveFrom>
    </w:p>
    <w:p w14:paraId="56B48243" w14:textId="4904442B" w:rsidR="004105E7" w:rsidDel="003D31C5" w:rsidRDefault="004105E7" w:rsidP="004105E7">
      <w:pPr>
        <w:pStyle w:val="ListParagraph"/>
        <w:numPr>
          <w:ilvl w:val="0"/>
          <w:numId w:val="6"/>
        </w:numPr>
        <w:rPr>
          <w:moveFrom w:id="879" w:author="Serm Kulvatunyou" w:date="2016-06-02T10:48:00Z"/>
        </w:rPr>
      </w:pPr>
      <w:moveFrom w:id="880" w:author="Serm Kulvatunyou" w:date="2016-06-02T10:48:00Z">
        <w:r w:rsidDel="003D31C5">
          <w:lastRenderedPageBreak/>
          <w:t>Model\Platform\2_1\OAGi-Platform.xsd</w:t>
        </w:r>
      </w:moveFrom>
    </w:p>
    <w:p w14:paraId="457C01A6" w14:textId="77777777" w:rsidR="00970952" w:rsidRDefault="00970952" w:rsidP="00970952">
      <w:pPr>
        <w:pStyle w:val="Heading4"/>
      </w:pPr>
      <w:bookmarkStart w:id="881" w:name="_Toc442108949"/>
      <w:moveFromRangeEnd w:id="870"/>
      <w:r>
        <w:t>Import other libraries</w:t>
      </w:r>
      <w:bookmarkEnd w:id="881"/>
    </w:p>
    <w:p w14:paraId="41581D70" w14:textId="77777777" w:rsidR="00970952" w:rsidRPr="00970952" w:rsidRDefault="00970952" w:rsidP="00970952">
      <w:pPr>
        <w:spacing w:before="240"/>
      </w:pPr>
      <w:r>
        <w:t>If another library of content is CCTS compliance and has convention similar to OAGIS, the easiest way to reuse the import code maybe is to re-organize the content of the library to have the same file and containment structure as OAGIS.</w:t>
      </w:r>
    </w:p>
    <w:p w14:paraId="6C6E2D3F" w14:textId="77777777" w:rsidR="0014329D" w:rsidRDefault="0014329D" w:rsidP="0014329D">
      <w:pPr>
        <w:pStyle w:val="Heading3"/>
      </w:pPr>
      <w:bookmarkStart w:id="882" w:name="_Toc442108950"/>
      <w:r>
        <w:t>Verify the OAGIS 10</w:t>
      </w:r>
      <w:r w:rsidR="000A2BB4">
        <w:t>.1</w:t>
      </w:r>
      <w:r>
        <w:t xml:space="preserve"> Model import</w:t>
      </w:r>
      <w:bookmarkEnd w:id="882"/>
    </w:p>
    <w:p w14:paraId="59CAC8BD" w14:textId="77777777" w:rsidR="00150F71" w:rsidRDefault="00150F71" w:rsidP="00150F71">
      <w:pPr>
        <w:pStyle w:val="Heading4"/>
      </w:pPr>
      <w:bookmarkStart w:id="883" w:name="_Toc442108951"/>
      <w:r>
        <w:t>Checksum verification</w:t>
      </w:r>
      <w:bookmarkEnd w:id="883"/>
    </w:p>
    <w:p w14:paraId="5383E86E" w14:textId="77777777" w:rsidR="00150F71" w:rsidRDefault="00150F71" w:rsidP="00150F71">
      <w:r>
        <w:t>The total number of each entity type in the database is checked against those obtained from running the XPATH query in the XML Spy. The table below summarizes the numbers.</w:t>
      </w:r>
    </w:p>
    <w:p w14:paraId="0678A1C6" w14:textId="77777777" w:rsidR="0033677A" w:rsidRDefault="0033677A" w:rsidP="00150F71"/>
    <w:p w14:paraId="5CE2EC4A" w14:textId="77777777" w:rsidR="0033677A" w:rsidRPr="0033677A" w:rsidRDefault="0033677A" w:rsidP="0033677A">
      <w:pPr>
        <w:pStyle w:val="Caption"/>
      </w:pPr>
      <w:r>
        <w:t xml:space="preserve">Table </w:t>
      </w:r>
      <w:fldSimple w:instr=" SEQ Table \* ARABIC ">
        <w:r w:rsidR="0093447A">
          <w:rPr>
            <w:noProof/>
          </w:rPr>
          <w:t>1</w:t>
        </w:r>
      </w:fldSimple>
      <w:r>
        <w:t>: Quantity of each entity type</w:t>
      </w:r>
    </w:p>
    <w:tbl>
      <w:tblPr>
        <w:tblStyle w:val="TableGrid"/>
        <w:tblW w:w="0" w:type="auto"/>
        <w:tblLook w:val="04A0" w:firstRow="1" w:lastRow="0" w:firstColumn="1" w:lastColumn="0" w:noHBand="0" w:noVBand="1"/>
      </w:tblPr>
      <w:tblGrid>
        <w:gridCol w:w="966"/>
        <w:gridCol w:w="3710"/>
        <w:gridCol w:w="4674"/>
      </w:tblGrid>
      <w:tr w:rsidR="00571764" w:rsidRPr="0033677A" w14:paraId="3A6A71D5" w14:textId="77777777" w:rsidTr="00FE660F">
        <w:tc>
          <w:tcPr>
            <w:tcW w:w="983" w:type="dxa"/>
          </w:tcPr>
          <w:p w14:paraId="088FB80A" w14:textId="77777777" w:rsidR="00571764" w:rsidRPr="0033677A" w:rsidRDefault="0033677A" w:rsidP="00150F71">
            <w:pPr>
              <w:rPr>
                <w:b/>
                <w:bCs/>
              </w:rPr>
            </w:pPr>
            <w:r w:rsidRPr="0033677A">
              <w:rPr>
                <w:b/>
                <w:bCs/>
              </w:rPr>
              <w:t>Quantity</w:t>
            </w:r>
          </w:p>
        </w:tc>
        <w:tc>
          <w:tcPr>
            <w:tcW w:w="3919" w:type="dxa"/>
          </w:tcPr>
          <w:p w14:paraId="0C94135B" w14:textId="77777777" w:rsidR="00571764" w:rsidRPr="0033677A" w:rsidRDefault="00571764" w:rsidP="00150F71">
            <w:pPr>
              <w:rPr>
                <w:b/>
                <w:bCs/>
              </w:rPr>
            </w:pPr>
            <w:r w:rsidRPr="0033677A">
              <w:rPr>
                <w:b/>
                <w:bCs/>
              </w:rPr>
              <w:t>Description</w:t>
            </w:r>
          </w:p>
        </w:tc>
        <w:tc>
          <w:tcPr>
            <w:tcW w:w="4674" w:type="dxa"/>
          </w:tcPr>
          <w:p w14:paraId="27B7349F" w14:textId="77777777" w:rsidR="00571764" w:rsidRPr="0033677A" w:rsidRDefault="00571764" w:rsidP="00150F71">
            <w:pPr>
              <w:rPr>
                <w:b/>
                <w:bCs/>
              </w:rPr>
            </w:pPr>
            <w:r w:rsidRPr="0033677A">
              <w:rPr>
                <w:b/>
                <w:bCs/>
              </w:rPr>
              <w:t>XPATH Expression</w:t>
            </w:r>
          </w:p>
        </w:tc>
      </w:tr>
      <w:tr w:rsidR="00571764" w14:paraId="27C56EF9" w14:textId="77777777" w:rsidTr="00FE660F">
        <w:tc>
          <w:tcPr>
            <w:tcW w:w="983" w:type="dxa"/>
          </w:tcPr>
          <w:p w14:paraId="209DC974" w14:textId="77777777" w:rsidR="00FF3B14" w:rsidRDefault="00FF3B14" w:rsidP="00E45E30">
            <w:r>
              <w:t xml:space="preserve">3657 </w:t>
            </w:r>
          </w:p>
        </w:tc>
        <w:tc>
          <w:tcPr>
            <w:tcW w:w="3919" w:type="dxa"/>
          </w:tcPr>
          <w:p w14:paraId="60462F25" w14:textId="77777777" w:rsidR="00571764" w:rsidRDefault="00571764" w:rsidP="00150F71">
            <w:r>
              <w:t>Number of ACCs. Types in OAGIS.xsd and OAGIS-Nouns.xsd are excluded.</w:t>
            </w:r>
          </w:p>
        </w:tc>
        <w:tc>
          <w:tcPr>
            <w:tcW w:w="4674" w:type="dxa"/>
          </w:tcPr>
          <w:p w14:paraId="7F8B8DA2" w14:textId="77777777" w:rsidR="00571764" w:rsidRDefault="00F05B5A" w:rsidP="00571764">
            <w:pPr>
              <w:pStyle w:val="Code"/>
            </w:pPr>
            <w:r>
              <w:t>c</w:t>
            </w:r>
            <w:r w:rsidR="00571764">
              <w:t>ount(xsd:schema/xsd:complexType[count(xsd:simpleContent) = 0])</w:t>
            </w:r>
          </w:p>
        </w:tc>
      </w:tr>
      <w:tr w:rsidR="00571764" w14:paraId="03E3FC47" w14:textId="77777777" w:rsidTr="00FE660F">
        <w:tc>
          <w:tcPr>
            <w:tcW w:w="983" w:type="dxa"/>
          </w:tcPr>
          <w:p w14:paraId="5C3F0851" w14:textId="77777777" w:rsidR="00276799" w:rsidRDefault="009C3E12" w:rsidP="00E45E30">
            <w:pPr>
              <w:tabs>
                <w:tab w:val="left" w:pos="680"/>
              </w:tabs>
            </w:pPr>
            <w:r>
              <w:t>4268</w:t>
            </w:r>
            <w:r w:rsidR="00276799">
              <w:t xml:space="preserve"> </w:t>
            </w:r>
          </w:p>
        </w:tc>
        <w:tc>
          <w:tcPr>
            <w:tcW w:w="3919" w:type="dxa"/>
          </w:tcPr>
          <w:p w14:paraId="792EFEAA" w14:textId="77777777" w:rsidR="00571764" w:rsidRDefault="00571764" w:rsidP="00150F71">
            <w:r>
              <w:t>Number of ASCCP and BCCP. Elements in OAGIS.xsd and OAGIS-Nouns.xsd are excluded. Global elements in Extensions.xsd are excluded because they are never used. Local elements are included. Attributes cannot be included in the number (although they should be).</w:t>
            </w:r>
          </w:p>
        </w:tc>
        <w:tc>
          <w:tcPr>
            <w:tcW w:w="4674" w:type="dxa"/>
          </w:tcPr>
          <w:p w14:paraId="1AECA789" w14:textId="77777777" w:rsidR="00571764" w:rsidRDefault="00F05B5A" w:rsidP="00276799">
            <w:pPr>
              <w:pStyle w:val="Code"/>
            </w:pPr>
            <w:r>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14:paraId="6B1DF79D" w14:textId="77777777" w:rsidTr="00FE660F">
        <w:tc>
          <w:tcPr>
            <w:tcW w:w="983" w:type="dxa"/>
          </w:tcPr>
          <w:p w14:paraId="5C51EA89" w14:textId="77777777" w:rsidR="00623619" w:rsidRDefault="00623619" w:rsidP="00E45E30">
            <w:r>
              <w:t>7</w:t>
            </w:r>
            <w:r w:rsidR="00E45E30">
              <w:t>164</w:t>
            </w:r>
          </w:p>
        </w:tc>
        <w:tc>
          <w:tcPr>
            <w:tcW w:w="3919" w:type="dxa"/>
          </w:tcPr>
          <w:p w14:paraId="4D9F7331" w14:textId="77777777" w:rsidR="00571764" w:rsidRDefault="00F05B5A" w:rsidP="00F05B5A">
            <w:r>
              <w:t>Number of ASCC and BCC. Exclude element references in OAGIS.xsd and OAGIS-Nouns.xsd. Local elements are included. Attributes are include</w:t>
            </w:r>
            <w:r w:rsidR="0033677A">
              <w:t>d</w:t>
            </w:r>
            <w:r>
              <w:t xml:space="preserve">. </w:t>
            </w:r>
          </w:p>
        </w:tc>
        <w:tc>
          <w:tcPr>
            <w:tcW w:w="4674" w:type="dxa"/>
          </w:tcPr>
          <w:p w14:paraId="79130E71" w14:textId="77777777"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r w:rsidR="00D955E1" w14:paraId="43D03C92" w14:textId="77777777" w:rsidTr="00FE660F">
        <w:tc>
          <w:tcPr>
            <w:tcW w:w="983" w:type="dxa"/>
          </w:tcPr>
          <w:p w14:paraId="77B137E5" w14:textId="77777777" w:rsidR="00D955E1" w:rsidRDefault="00D955E1" w:rsidP="00E45E30">
            <w:r>
              <w:t>23</w:t>
            </w:r>
          </w:p>
        </w:tc>
        <w:tc>
          <w:tcPr>
            <w:tcW w:w="3919" w:type="dxa"/>
          </w:tcPr>
          <w:p w14:paraId="64BA41C1" w14:textId="77777777" w:rsidR="00D955E1" w:rsidRDefault="00D955E1" w:rsidP="00F05B5A">
            <w:r>
              <w:t>Number of CDT</w:t>
            </w:r>
          </w:p>
        </w:tc>
        <w:tc>
          <w:tcPr>
            <w:tcW w:w="4674" w:type="dxa"/>
          </w:tcPr>
          <w:p w14:paraId="587962CD" w14:textId="77777777" w:rsidR="00D955E1" w:rsidRPr="0087773E" w:rsidRDefault="00D955E1" w:rsidP="0087773E">
            <w:pPr>
              <w:pStyle w:val="Code"/>
              <w:rPr>
                <w:rFonts w:eastAsiaTheme="minorEastAsia"/>
                <w:highlight w:val="white"/>
              </w:rPr>
            </w:pPr>
            <w:r>
              <w:rPr>
                <w:rFonts w:eastAsiaTheme="minorEastAsia"/>
                <w:highlight w:val="white"/>
              </w:rPr>
              <w:t>Manually counted.</w:t>
            </w:r>
          </w:p>
        </w:tc>
      </w:tr>
      <w:tr w:rsidR="00FE660F" w14:paraId="0F733B16" w14:textId="77777777" w:rsidTr="00FE660F">
        <w:tc>
          <w:tcPr>
            <w:tcW w:w="983" w:type="dxa"/>
          </w:tcPr>
          <w:p w14:paraId="26B08EAC" w14:textId="77777777" w:rsidR="00FE660F" w:rsidRDefault="00FE660F" w:rsidP="00F366FA">
            <w:r>
              <w:t>24</w:t>
            </w:r>
          </w:p>
        </w:tc>
        <w:tc>
          <w:tcPr>
            <w:tcW w:w="3919" w:type="dxa"/>
          </w:tcPr>
          <w:p w14:paraId="5E5E29F5" w14:textId="77777777" w:rsidR="00FE660F" w:rsidRDefault="00FE660F" w:rsidP="00F366FA">
            <w:r>
              <w:t>Number of XSD built-in type</w:t>
            </w:r>
          </w:p>
        </w:tc>
        <w:tc>
          <w:tcPr>
            <w:tcW w:w="4674" w:type="dxa"/>
          </w:tcPr>
          <w:p w14:paraId="5D7C9529" w14:textId="77777777" w:rsidR="00FE660F" w:rsidRDefault="00FE660F" w:rsidP="00F366FA">
            <w:pPr>
              <w:pStyle w:val="Code"/>
              <w:rPr>
                <w:rFonts w:eastAsiaTheme="minorEastAsia"/>
                <w:highlight w:val="white"/>
              </w:rPr>
            </w:pPr>
            <w:r>
              <w:rPr>
                <w:rFonts w:eastAsiaTheme="minorEastAsia"/>
                <w:highlight w:val="white"/>
              </w:rPr>
              <w:t>Manufally counted.</w:t>
            </w:r>
          </w:p>
        </w:tc>
      </w:tr>
      <w:tr w:rsidR="00D955E1" w14:paraId="77E8ECDD" w14:textId="77777777" w:rsidTr="00FE660F">
        <w:tc>
          <w:tcPr>
            <w:tcW w:w="983" w:type="dxa"/>
          </w:tcPr>
          <w:p w14:paraId="52AE71C4" w14:textId="77777777" w:rsidR="00D955E1" w:rsidRDefault="00FE660F" w:rsidP="00E45E30">
            <w:r>
              <w:t>395</w:t>
            </w:r>
          </w:p>
        </w:tc>
        <w:tc>
          <w:tcPr>
            <w:tcW w:w="3919" w:type="dxa"/>
          </w:tcPr>
          <w:p w14:paraId="094F3D94" w14:textId="77777777" w:rsidR="00D955E1" w:rsidRDefault="00FE660F" w:rsidP="00FE660F">
            <w:r>
              <w:t>Number agency id value</w:t>
            </w:r>
          </w:p>
        </w:tc>
        <w:tc>
          <w:tcPr>
            <w:tcW w:w="4674" w:type="dxa"/>
          </w:tcPr>
          <w:p w14:paraId="3FFA1448" w14:textId="77777777" w:rsidR="00D955E1" w:rsidRDefault="00FE660F" w:rsidP="0087773E">
            <w:pPr>
              <w:pStyle w:val="Code"/>
              <w:rPr>
                <w:rFonts w:eastAsiaTheme="minorEastAsia"/>
                <w:highlight w:val="white"/>
              </w:rPr>
            </w:pPr>
            <w:r>
              <w:rPr>
                <w:rFonts w:eastAsiaTheme="minorEastAsia"/>
                <w:highlight w:val="white"/>
              </w:rPr>
              <w:t>count(//xsd:enumeration)</w:t>
            </w:r>
          </w:p>
        </w:tc>
      </w:tr>
    </w:tbl>
    <w:p w14:paraId="3DD3CAE7" w14:textId="77777777" w:rsidR="00150F71" w:rsidRDefault="00150F71" w:rsidP="00150F71"/>
    <w:p w14:paraId="011BDA10" w14:textId="77777777" w:rsidR="00571764" w:rsidRDefault="0033677A" w:rsidP="00150F71">
      <w:r>
        <w:t>In addition to checking quantity of each entity type, the GUIDs are also checked. The table below summarizes the XPATH query used to pull the GUIDs for each entity type.</w:t>
      </w:r>
    </w:p>
    <w:p w14:paraId="248938A2" w14:textId="77777777" w:rsidR="0033677A" w:rsidRDefault="0033677A" w:rsidP="00150F71"/>
    <w:tbl>
      <w:tblPr>
        <w:tblStyle w:val="TableGrid"/>
        <w:tblW w:w="0" w:type="auto"/>
        <w:tblLook w:val="04A0" w:firstRow="1" w:lastRow="0" w:firstColumn="1" w:lastColumn="0" w:noHBand="0" w:noVBand="1"/>
      </w:tblPr>
      <w:tblGrid>
        <w:gridCol w:w="2804"/>
        <w:gridCol w:w="6546"/>
      </w:tblGrid>
      <w:tr w:rsidR="0033677A" w14:paraId="222ABDAB" w14:textId="77777777" w:rsidTr="0033677A">
        <w:tc>
          <w:tcPr>
            <w:tcW w:w="2898" w:type="dxa"/>
          </w:tcPr>
          <w:p w14:paraId="3F4E67C2" w14:textId="77777777" w:rsidR="0033677A" w:rsidRDefault="0033677A" w:rsidP="00150F71">
            <w:r>
              <w:t>Description</w:t>
            </w:r>
          </w:p>
        </w:tc>
        <w:tc>
          <w:tcPr>
            <w:tcW w:w="6678" w:type="dxa"/>
          </w:tcPr>
          <w:p w14:paraId="3DEF58B4" w14:textId="77777777" w:rsidR="0033677A" w:rsidRDefault="0033677A" w:rsidP="00150F71">
            <w:r>
              <w:t>XPATH Expression</w:t>
            </w:r>
          </w:p>
        </w:tc>
      </w:tr>
      <w:tr w:rsidR="0033677A" w14:paraId="6075970D" w14:textId="77777777" w:rsidTr="0033677A">
        <w:tc>
          <w:tcPr>
            <w:tcW w:w="2898" w:type="dxa"/>
          </w:tcPr>
          <w:p w14:paraId="5CBB1F83" w14:textId="77777777" w:rsidR="0033677A" w:rsidRDefault="0033677A" w:rsidP="00150F71">
            <w:r>
              <w:t>ACCs. Types in OAGIS.xsd and OAGIS-Nouns.xsd are excluded.</w:t>
            </w:r>
          </w:p>
        </w:tc>
        <w:tc>
          <w:tcPr>
            <w:tcW w:w="6678" w:type="dxa"/>
          </w:tcPr>
          <w:p w14:paraId="11B4CEFE" w14:textId="77777777" w:rsidR="0033677A" w:rsidRDefault="00267870" w:rsidP="00267870">
            <w:pPr>
              <w:pStyle w:val="Code"/>
            </w:pPr>
            <w:r>
              <w:t>xsd:schema/xsd:complexType[count(xsd:simpleContent) = 0]/@id</w:t>
            </w:r>
          </w:p>
        </w:tc>
      </w:tr>
      <w:tr w:rsidR="0033677A" w14:paraId="5A94CB2A" w14:textId="77777777" w:rsidTr="0033677A">
        <w:tc>
          <w:tcPr>
            <w:tcW w:w="2898" w:type="dxa"/>
          </w:tcPr>
          <w:p w14:paraId="1A30B115" w14:textId="77777777" w:rsidR="0033677A" w:rsidRDefault="0033677A" w:rsidP="00150F71">
            <w:r>
              <w:t>ASCCPs and BCCPs</w:t>
            </w:r>
          </w:p>
        </w:tc>
        <w:tc>
          <w:tcPr>
            <w:tcW w:w="6678" w:type="dxa"/>
          </w:tcPr>
          <w:p w14:paraId="5906208F" w14:textId="77777777" w:rsidR="00267870" w:rsidRDefault="00267870" w:rsidP="00267870">
            <w:pPr>
              <w:pStyle w:val="Code"/>
            </w:pPr>
            <w:r>
              <w:t>xsd:schema/xsd:element/@id</w:t>
            </w:r>
          </w:p>
          <w:p w14:paraId="5B1BF50D" w14:textId="77777777"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14:paraId="3B2BA650" w14:textId="77777777" w:rsidTr="00140D7D">
        <w:trPr>
          <w:trHeight w:val="1106"/>
        </w:trPr>
        <w:tc>
          <w:tcPr>
            <w:tcW w:w="2898" w:type="dxa"/>
          </w:tcPr>
          <w:p w14:paraId="1942E320" w14:textId="77777777" w:rsidR="0033677A" w:rsidRDefault="0033677A" w:rsidP="00150F71">
            <w:r>
              <w:t xml:space="preserve">ASCCs and BCCs. </w:t>
            </w:r>
          </w:p>
        </w:tc>
        <w:tc>
          <w:tcPr>
            <w:tcW w:w="6678" w:type="dxa"/>
          </w:tcPr>
          <w:p w14:paraId="36100670" w14:textId="77777777"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14:paraId="1FD3B8ED" w14:textId="77777777"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14:paraId="186A2575" w14:textId="77777777"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14:paraId="1498165E" w14:textId="77777777" w:rsidR="0033677A" w:rsidRDefault="0033677A" w:rsidP="00150F71"/>
    <w:p w14:paraId="299EDCAE" w14:textId="77777777" w:rsidR="008F4D7E" w:rsidRDefault="008F4D7E" w:rsidP="00150F71">
      <w:r>
        <w:lastRenderedPageBreak/>
        <w:t>There are some mismatches between the number of GUIDs found and the number of entities found. This is because there are some entities with missing GUIDs.</w:t>
      </w:r>
    </w:p>
    <w:p w14:paraId="4E84D275" w14:textId="77777777" w:rsidR="00140D7D" w:rsidRDefault="00B8404D" w:rsidP="008F2EBB">
      <w:pPr>
        <w:pStyle w:val="ListParagraph"/>
        <w:numPr>
          <w:ilvl w:val="0"/>
          <w:numId w:val="1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14:paraId="588AA4C6" w14:textId="77777777" w:rsidR="008F4D7E" w:rsidRDefault="008F4D7E" w:rsidP="008F2EBB">
      <w:pPr>
        <w:pStyle w:val="ListParagraph"/>
        <w:numPr>
          <w:ilvl w:val="0"/>
          <w:numId w:val="1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14:paraId="59E02AB4" w14:textId="77777777" w:rsidR="008F4D7E" w:rsidRDefault="008F4D7E" w:rsidP="008F2EBB">
      <w:pPr>
        <w:pStyle w:val="ListParagraph"/>
        <w:numPr>
          <w:ilvl w:val="0"/>
          <w:numId w:val="1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14:paraId="07D30F04" w14:textId="77777777" w:rsidR="008F4D7E" w:rsidRDefault="008F4D7E" w:rsidP="00150F71"/>
    <w:p w14:paraId="46F3B4D7" w14:textId="77777777" w:rsidR="00150F71" w:rsidRDefault="00150F71" w:rsidP="00150F71"/>
    <w:p w14:paraId="0E6D7247" w14:textId="77777777" w:rsidR="00150F71" w:rsidRPr="00150F71" w:rsidRDefault="00150F71" w:rsidP="00150F71">
      <w:pPr>
        <w:pStyle w:val="Heading4"/>
      </w:pPr>
      <w:bookmarkStart w:id="884" w:name="_Toc442108952"/>
      <w:r>
        <w:t>Content verification</w:t>
      </w:r>
      <w:bookmarkEnd w:id="884"/>
    </w:p>
    <w:p w14:paraId="17C5BCED" w14:textId="77777777" w:rsidR="00150F71" w:rsidRDefault="00150F71" w:rsidP="008A0AC5"/>
    <w:p w14:paraId="17ED8D3E" w14:textId="77777777" w:rsidR="00DC1C10" w:rsidRDefault="00DC1C10" w:rsidP="008A0AC5">
      <w:r>
        <w:t xml:space="preserve">The xbt table </w:t>
      </w:r>
      <w:r w:rsidR="000A2BB4">
        <w:t>was</w:t>
      </w:r>
      <w:r>
        <w:t xml:space="preserve"> manually verified.</w:t>
      </w:r>
    </w:p>
    <w:p w14:paraId="0F503F65" w14:textId="77777777" w:rsidR="00523F98" w:rsidRDefault="00523F98" w:rsidP="008A0AC5"/>
    <w:p w14:paraId="149CBE31" w14:textId="77777777" w:rsidR="000A2BB4" w:rsidRDefault="000A2BB4" w:rsidP="008A0AC5">
      <w:r>
        <w:t>Validation code has been written for the CDT SC. This also validates that all CDT’s data type terms are correct. This code, however, does not validate definitions of both SCs and content components. The content of the CDT was eye-balled.</w:t>
      </w:r>
    </w:p>
    <w:p w14:paraId="5C390FA0" w14:textId="77777777" w:rsidR="000A2BB4" w:rsidRDefault="000A2BB4" w:rsidP="008A0AC5"/>
    <w:p w14:paraId="14196550" w14:textId="77777777" w:rsidR="004A7750" w:rsidRDefault="004A7750" w:rsidP="008A0AC5">
      <w:r>
        <w:t>Validation code for</w:t>
      </w:r>
      <w:r w:rsidR="000A2BB4">
        <w:t xml:space="preserve"> the</w:t>
      </w:r>
      <w:r>
        <w:t xml:space="preserve"> </w:t>
      </w:r>
      <w:r w:rsidRPr="004A7750">
        <w:rPr>
          <w:rStyle w:val="CodeChar"/>
        </w:rPr>
        <w:t>cdt_awd_pri_xps_type_map</w:t>
      </w:r>
      <w:r>
        <w:t xml:space="preserve"> </w:t>
      </w:r>
      <w:r w:rsidR="000A2BB4">
        <w:t xml:space="preserve">table </w:t>
      </w:r>
      <w:r>
        <w:t xml:space="preserve">was written. This also validates the </w:t>
      </w:r>
      <w:r w:rsidRPr="004A7750">
        <w:rPr>
          <w:rStyle w:val="CodeChar"/>
        </w:rPr>
        <w:t>cdt_pri</w:t>
      </w:r>
      <w:r>
        <w:t xml:space="preserve"> and </w:t>
      </w:r>
      <w:r w:rsidRPr="000A2BB4">
        <w:rPr>
          <w:rStyle w:val="CodeChar"/>
        </w:rPr>
        <w:t>cd_awd_pri</w:t>
      </w:r>
      <w:r>
        <w:t xml:space="preserve"> tables.</w:t>
      </w:r>
    </w:p>
    <w:p w14:paraId="2D506F07" w14:textId="77777777" w:rsidR="00FE660F" w:rsidRDefault="00FE660F" w:rsidP="008A0AC5"/>
    <w:p w14:paraId="01C02588" w14:textId="77777777" w:rsidR="00FE660F" w:rsidRDefault="00FE660F" w:rsidP="008A0AC5">
      <w:r>
        <w:t xml:space="preserve">Validation code for the </w:t>
      </w:r>
      <w:r w:rsidRPr="00FE660F">
        <w:rPr>
          <w:rStyle w:val="CodeChar"/>
        </w:rPr>
        <w:t>cdt_sc_awd_pri_xps_type_map</w:t>
      </w:r>
      <w:r>
        <w:t xml:space="preserve"> table was written. This also validates the </w:t>
      </w:r>
      <w:r w:rsidRPr="00FE660F">
        <w:rPr>
          <w:rStyle w:val="CodeChar"/>
        </w:rPr>
        <w:t>cdt_sc_awd_pri</w:t>
      </w:r>
      <w:r>
        <w:t xml:space="preserve"> table.</w:t>
      </w:r>
    </w:p>
    <w:p w14:paraId="436C788B" w14:textId="77777777" w:rsidR="0006752D" w:rsidRDefault="0006752D" w:rsidP="008A0AC5"/>
    <w:p w14:paraId="335957CC" w14:textId="77777777" w:rsidR="00DC1C10" w:rsidRDefault="00FE660F" w:rsidP="008A0AC5">
      <w:r>
        <w:t xml:space="preserve">Validation code </w:t>
      </w:r>
      <w:r w:rsidR="0006752D">
        <w:t xml:space="preserve">to verify the checksum of the agency id list values was written. The values and their definitions will be validated in the OAGIS model generation. The </w:t>
      </w:r>
      <w:r w:rsidR="0006752D" w:rsidRPr="0006752D">
        <w:rPr>
          <w:rStyle w:val="CodeChar"/>
        </w:rPr>
        <w:t>agency_id_list</w:t>
      </w:r>
      <w:r w:rsidR="0006752D">
        <w:t xml:space="preserve"> table is manually checked, since there is only one record.</w:t>
      </w:r>
    </w:p>
    <w:p w14:paraId="0589FBCA" w14:textId="77777777" w:rsidR="0006752D" w:rsidRDefault="0006752D" w:rsidP="008A0AC5"/>
    <w:p w14:paraId="198D1D39" w14:textId="77777777" w:rsidR="0006752D" w:rsidRDefault="0006752D" w:rsidP="008A0AC5">
      <w:r>
        <w:t xml:space="preserve">Validation code for the </w:t>
      </w:r>
      <w:r w:rsidRPr="0006752D">
        <w:rPr>
          <w:rStyle w:val="CodeChar"/>
        </w:rPr>
        <w:t>code_list</w:t>
      </w:r>
      <w:r>
        <w:t xml:space="preserve"> and </w:t>
      </w:r>
      <w:r w:rsidRPr="0006752D">
        <w:rPr>
          <w:rStyle w:val="CodeChar"/>
        </w:rPr>
        <w:t>code_list_value</w:t>
      </w:r>
      <w:r>
        <w:t xml:space="preserve"> tables was written. Only their definitions are not checked and can be checked in the export.</w:t>
      </w:r>
    </w:p>
    <w:p w14:paraId="55A6C6F5" w14:textId="77777777" w:rsidR="00FE660F" w:rsidRDefault="00FE660F" w:rsidP="008A0AC5"/>
    <w:p w14:paraId="7A2B8821" w14:textId="77777777" w:rsidR="008A0AC5" w:rsidRDefault="008A0AC5" w:rsidP="008A0AC5">
      <w:r>
        <w:t>Verification will be done through the export of OAGIS content.</w:t>
      </w:r>
    </w:p>
    <w:p w14:paraId="7312661A" w14:textId="77777777" w:rsidR="008A0AC5" w:rsidRDefault="008A0AC5" w:rsidP="008A0AC5"/>
    <w:p w14:paraId="23E3E710" w14:textId="77777777" w:rsidR="00001247" w:rsidRDefault="00001247" w:rsidP="008A0AC5">
      <w:r>
        <w:t>Exporting OAGIS model is not in scope at this point, so we will validate only with OAGIS standalone schemas.</w:t>
      </w:r>
    </w:p>
    <w:p w14:paraId="79240EC6" w14:textId="77777777" w:rsidR="00001247" w:rsidRDefault="00001247" w:rsidP="008A0AC5"/>
    <w:p w14:paraId="7757CA72" w14:textId="77777777" w:rsidR="00001247" w:rsidRDefault="00001247" w:rsidP="008A0AC5">
      <w:r>
        <w:t>A batch program needs to be developed to export all OAGIS standalone BODs and compare them with the existing standalone BODs in the OAGIS distribution.</w:t>
      </w:r>
    </w:p>
    <w:p w14:paraId="7DFE75D1" w14:textId="77777777" w:rsidR="008A0AC5" w:rsidRDefault="008A0AC5" w:rsidP="008A0AC5">
      <w:pPr>
        <w:pStyle w:val="Heading4"/>
      </w:pPr>
      <w:bookmarkStart w:id="885" w:name="_Toc442108953"/>
      <w:r>
        <w:t>Challenges</w:t>
      </w:r>
      <w:bookmarkEnd w:id="885"/>
    </w:p>
    <w:p w14:paraId="25FABD40" w14:textId="77777777" w:rsidR="00001247" w:rsidRDefault="00001247" w:rsidP="008F2EBB">
      <w:pPr>
        <w:pStyle w:val="ListParagraph"/>
        <w:numPr>
          <w:ilvl w:val="0"/>
          <w:numId w:val="9"/>
        </w:numPr>
      </w:pPr>
      <w:r>
        <w:t>If there is an error, possible causes can come one or more of the three sources:</w:t>
      </w:r>
    </w:p>
    <w:p w14:paraId="1F3B1080" w14:textId="77777777" w:rsidR="008A0AC5" w:rsidRDefault="00001247" w:rsidP="008F2EBB">
      <w:pPr>
        <w:pStyle w:val="ListParagraph"/>
        <w:numPr>
          <w:ilvl w:val="1"/>
          <w:numId w:val="9"/>
        </w:numPr>
      </w:pPr>
      <w:r>
        <w:t>The OAGIS import code</w:t>
      </w:r>
    </w:p>
    <w:p w14:paraId="37F4C695" w14:textId="77777777" w:rsidR="00001247" w:rsidRDefault="00001247" w:rsidP="008F2EBB">
      <w:pPr>
        <w:pStyle w:val="ListParagraph"/>
        <w:numPr>
          <w:ilvl w:val="1"/>
          <w:numId w:val="9"/>
        </w:numPr>
      </w:pPr>
      <w:r>
        <w:t>The standalone export code</w:t>
      </w:r>
    </w:p>
    <w:p w14:paraId="447311ED" w14:textId="77777777" w:rsidR="00001247" w:rsidRDefault="00001247" w:rsidP="008F2EBB">
      <w:pPr>
        <w:pStyle w:val="ListParagraph"/>
        <w:numPr>
          <w:ilvl w:val="1"/>
          <w:numId w:val="9"/>
        </w:numPr>
      </w:pPr>
      <w:r>
        <w:t>The standalone schema generator code which generates the standalone schemas in the OAGIS distribution</w:t>
      </w:r>
    </w:p>
    <w:p w14:paraId="0D839C19" w14:textId="77777777" w:rsidR="0036519E" w:rsidRDefault="00001247" w:rsidP="008F2EBB">
      <w:pPr>
        <w:pStyle w:val="ListParagraph"/>
        <w:numPr>
          <w:ilvl w:val="0"/>
          <w:numId w:val="9"/>
        </w:numPr>
      </w:pPr>
      <w:r>
        <w:t>The global element and type declarations ma</w:t>
      </w:r>
      <w:r w:rsidR="0036519E">
        <w:t>y not be in the same order between the source (the exported standalone schema) and target (the standalone schema in the distribution). This difference is semantically indifferent.</w:t>
      </w:r>
    </w:p>
    <w:p w14:paraId="0D082D3F" w14:textId="77777777" w:rsidR="0036519E" w:rsidRDefault="0036519E" w:rsidP="008F2EBB">
      <w:pPr>
        <w:pStyle w:val="ListParagraph"/>
        <w:numPr>
          <w:ilvl w:val="0"/>
          <w:numId w:val="9"/>
        </w:numPr>
      </w:pPr>
      <w:r>
        <w:t>The attribute declaration is also order insignificant.</w:t>
      </w:r>
    </w:p>
    <w:p w14:paraId="0DBC8C47" w14:textId="77777777" w:rsidR="00240186" w:rsidRDefault="0036519E" w:rsidP="008F2EBB">
      <w:pPr>
        <w:pStyle w:val="ListParagraph"/>
        <w:numPr>
          <w:ilvl w:val="0"/>
          <w:numId w:val="9"/>
        </w:numPr>
      </w:pPr>
      <w:r>
        <w:t>Export logic for documentation may be different (more advance) than the documentation generated in the distribution schemas.</w:t>
      </w:r>
    </w:p>
    <w:p w14:paraId="155E30B9" w14:textId="1542EAF6" w:rsidR="00001247" w:rsidRDefault="0036519E" w:rsidP="00240186">
      <w:pPr>
        <w:pStyle w:val="Heading4"/>
        <w:rPr>
          <w:ins w:id="886" w:author="Serm Kulvatunyou" w:date="2016-06-01T08:17:00Z"/>
        </w:rPr>
      </w:pPr>
      <w:r>
        <w:lastRenderedPageBreak/>
        <w:t xml:space="preserve"> </w:t>
      </w:r>
      <w:bookmarkStart w:id="887" w:name="_Toc442108954"/>
      <w:r w:rsidR="00240186">
        <w:t>Methods to address the challenges</w:t>
      </w:r>
      <w:bookmarkEnd w:id="887"/>
    </w:p>
    <w:p w14:paraId="433C95C4" w14:textId="064A551A" w:rsidR="0016491E" w:rsidRDefault="0016491E" w:rsidP="0016491E">
      <w:pPr>
        <w:rPr>
          <w:ins w:id="888" w:author="Serm Kulvatunyou" w:date="2016-06-01T08:17:00Z"/>
        </w:rPr>
      </w:pPr>
    </w:p>
    <w:p w14:paraId="6CAF7233" w14:textId="2D90A411" w:rsidR="0016491E" w:rsidRDefault="0016491E" w:rsidP="0016491E">
      <w:pPr>
        <w:pStyle w:val="Heading4"/>
        <w:rPr>
          <w:ins w:id="889" w:author="Serm Kulvatunyou" w:date="2016-06-01T08:17:00Z"/>
        </w:rPr>
      </w:pPr>
      <w:ins w:id="890" w:author="Serm Kulvatunyou" w:date="2016-06-01T08:17:00Z">
        <w:r>
          <w:t>Verifying the OAGIS Model Export</w:t>
        </w:r>
      </w:ins>
    </w:p>
    <w:p w14:paraId="20F2F299" w14:textId="2351A9EE" w:rsidR="0016491E" w:rsidRDefault="0016491E" w:rsidP="0016491E">
      <w:pPr>
        <w:rPr>
          <w:ins w:id="891" w:author="Serm Kulvatunyou" w:date="2016-06-01T08:18:00Z"/>
        </w:rPr>
      </w:pPr>
    </w:p>
    <w:p w14:paraId="0EF0DAD8" w14:textId="7C308398" w:rsidR="0016491E" w:rsidRDefault="0016491E" w:rsidP="0016491E">
      <w:pPr>
        <w:pStyle w:val="ListParagraph"/>
        <w:numPr>
          <w:ilvl w:val="0"/>
          <w:numId w:val="6"/>
        </w:numPr>
        <w:ind w:left="360"/>
        <w:rPr>
          <w:ins w:id="892" w:author="Serm Kulvatunyou" w:date="2016-06-01T08:20:00Z"/>
        </w:rPr>
      </w:pPr>
      <w:ins w:id="893" w:author="Serm Kulvatunyou" w:date="2016-06-01T08:19:00Z">
        <w:r>
          <w:t xml:space="preserve">The </w:t>
        </w:r>
      </w:ins>
      <w:ins w:id="894" w:author="Serm Kulvatunyou" w:date="2016-06-01T08:30:00Z">
        <w:r w:rsidR="00184EE5">
          <w:t xml:space="preserve">generated </w:t>
        </w:r>
      </w:ins>
      <w:ins w:id="895" w:author="Serm Kulvatunyou" w:date="2016-06-01T08:19:00Z">
        <w:r>
          <w:t>global Extension elements will</w:t>
        </w:r>
      </w:ins>
      <w:ins w:id="896" w:author="Serm Kulvatunyou" w:date="2016-06-01T08:30:00Z">
        <w:r w:rsidR="00184EE5">
          <w:t xml:space="preserve"> likely</w:t>
        </w:r>
      </w:ins>
      <w:ins w:id="897" w:author="Serm Kulvatunyou" w:date="2016-06-01T08:19:00Z">
        <w:r>
          <w:t xml:space="preserve"> not have matching GUID with the ones in the schema because the GUID from the local </w:t>
        </w:r>
      </w:ins>
      <w:ins w:id="898" w:author="Serm Kulvatunyou" w:date="2016-06-01T08:20:00Z">
        <w:r>
          <w:t xml:space="preserve">extension </w:t>
        </w:r>
      </w:ins>
      <w:ins w:id="899" w:author="Serm Kulvatunyou" w:date="2016-06-01T08:19:00Z">
        <w:r>
          <w:t>element</w:t>
        </w:r>
      </w:ins>
      <w:ins w:id="900" w:author="Serm Kulvatunyou" w:date="2016-06-01T08:20:00Z">
        <w:r>
          <w:t xml:space="preserve"> is</w:t>
        </w:r>
      </w:ins>
      <w:ins w:id="901" w:author="Serm Kulvatunyou" w:date="2016-06-01T08:19:00Z">
        <w:r>
          <w:t xml:space="preserve"> used</w:t>
        </w:r>
      </w:ins>
      <w:ins w:id="902" w:author="Serm Kulvatunyou" w:date="2016-06-01T08:20:00Z">
        <w:r>
          <w:t xml:space="preserve"> in the database</w:t>
        </w:r>
      </w:ins>
      <w:ins w:id="903" w:author="Serm Kulvatunyou" w:date="2016-06-01T08:19:00Z">
        <w:r>
          <w:t>.</w:t>
        </w:r>
      </w:ins>
    </w:p>
    <w:p w14:paraId="59B6DC4B" w14:textId="5C49BD73" w:rsidR="00AB196E" w:rsidRDefault="00AB196E" w:rsidP="0016491E">
      <w:pPr>
        <w:pStyle w:val="ListParagraph"/>
        <w:numPr>
          <w:ilvl w:val="0"/>
          <w:numId w:val="6"/>
        </w:numPr>
        <w:ind w:left="360"/>
        <w:rPr>
          <w:ins w:id="904" w:author="Serm Kulvatunyou" w:date="2016-06-01T17:02:00Z"/>
        </w:rPr>
      </w:pPr>
      <w:ins w:id="905" w:author="Serm Kulvatunyou" w:date="2016-06-01T08:20:00Z">
        <w:r>
          <w:t>GUID of some SCs will not match because all SCs in the database are localized so some GUIDs are newly generated in the database.</w:t>
        </w:r>
      </w:ins>
    </w:p>
    <w:p w14:paraId="13F5DED7" w14:textId="52A51FB8" w:rsidR="00D54FF1" w:rsidRPr="0016491E" w:rsidRDefault="00D54FF1" w:rsidP="0016491E">
      <w:pPr>
        <w:pStyle w:val="ListParagraph"/>
        <w:numPr>
          <w:ilvl w:val="0"/>
          <w:numId w:val="6"/>
        </w:numPr>
        <w:ind w:left="360"/>
      </w:pPr>
      <w:ins w:id="906" w:author="Serm Kulvatunyou" w:date="2016-06-01T17:02:00Z">
        <w:r>
          <w:t xml:space="preserve">There are some inconsistencies in the code list files. Some have the </w:t>
        </w:r>
        <w:r w:rsidRPr="00D54FF1">
          <w:rPr>
            <w:rStyle w:val="CodeChar"/>
          </w:rPr>
          <w:t>XyzCodeType</w:t>
        </w:r>
        <w:r>
          <w:t xml:space="preserve"> defined and some have an </w:t>
        </w:r>
        <w:r w:rsidRPr="00D54FF1">
          <w:rPr>
            <w:rStyle w:val="CodeChar"/>
          </w:rPr>
          <w:t>xsd:element</w:t>
        </w:r>
        <w:r>
          <w:t xml:space="preserve"> defined</w:t>
        </w:r>
      </w:ins>
      <w:ins w:id="907" w:author="Serm Kulvatunyou" w:date="2016-06-01T17:03:00Z">
        <w:r>
          <w:t xml:space="preserve">. The model database does not account for these inconsistencies and cannot generate those </w:t>
        </w:r>
        <w:r w:rsidRPr="00D54FF1">
          <w:rPr>
            <w:rStyle w:val="CodeChar"/>
          </w:rPr>
          <w:t>XyzCodeType</w:t>
        </w:r>
        <w:r>
          <w:t xml:space="preserve"> and </w:t>
        </w:r>
        <w:r w:rsidRPr="00D54FF1">
          <w:rPr>
            <w:rStyle w:val="CodeChar"/>
          </w:rPr>
          <w:t>xsd:element</w:t>
        </w:r>
        <w:r>
          <w:t xml:space="preserve">. </w:t>
        </w:r>
      </w:ins>
      <w:ins w:id="908" w:author="Serm Kulvatunyou" w:date="2016-06-01T17:04:00Z">
        <w:r>
          <w:t>None of these is used in any other schema.</w:t>
        </w:r>
      </w:ins>
    </w:p>
    <w:p w14:paraId="597FF422" w14:textId="77777777" w:rsidR="00240186" w:rsidRPr="00240186" w:rsidRDefault="00240186" w:rsidP="00657575"/>
    <w:p w14:paraId="1CC5AEC5" w14:textId="77777777" w:rsidR="00294829" w:rsidRDefault="00294829" w:rsidP="00EF6FC8">
      <w:pPr>
        <w:pStyle w:val="Heading2"/>
      </w:pPr>
      <w:bookmarkStart w:id="909" w:name="_Ref409507777"/>
      <w:bookmarkStart w:id="910" w:name="_Ref409509840"/>
      <w:bookmarkStart w:id="911" w:name="_Ref409510232"/>
      <w:bookmarkStart w:id="912" w:name="_Ref409513278"/>
      <w:bookmarkStart w:id="913" w:name="_Ref409513535"/>
      <w:bookmarkStart w:id="914" w:name="_Ref409513583"/>
      <w:bookmarkStart w:id="915" w:name="_Ref410034266"/>
      <w:bookmarkStart w:id="916" w:name="_Ref410043334"/>
      <w:bookmarkStart w:id="917" w:name="_Ref410044174"/>
      <w:bookmarkStart w:id="918" w:name="_Ref410105192"/>
      <w:bookmarkStart w:id="919" w:name="_Ref410105428"/>
      <w:bookmarkStart w:id="920" w:name="_Ref410111412"/>
      <w:bookmarkStart w:id="921" w:name="_Toc442108955"/>
      <w:r>
        <w:t>Application Home Screen</w:t>
      </w:r>
      <w:bookmarkEnd w:id="909"/>
      <w:bookmarkEnd w:id="910"/>
      <w:bookmarkEnd w:id="911"/>
      <w:bookmarkEnd w:id="912"/>
      <w:bookmarkEnd w:id="913"/>
      <w:bookmarkEnd w:id="914"/>
      <w:bookmarkEnd w:id="915"/>
      <w:bookmarkEnd w:id="916"/>
      <w:bookmarkEnd w:id="917"/>
      <w:bookmarkEnd w:id="918"/>
      <w:bookmarkEnd w:id="919"/>
      <w:bookmarkEnd w:id="920"/>
      <w:bookmarkEnd w:id="921"/>
    </w:p>
    <w:p w14:paraId="66CE7D0D" w14:textId="77777777" w:rsidR="00294829" w:rsidRDefault="00294829" w:rsidP="00294829">
      <w:r>
        <w:t>Create a menu page of everything a use</w:t>
      </w:r>
      <w:r w:rsidR="00C335E3">
        <w:t>r</w:t>
      </w:r>
      <w:r>
        <w:t xml:space="preserve"> can do based on his/her role.</w:t>
      </w:r>
    </w:p>
    <w:p w14:paraId="1AA0527D" w14:textId="77777777" w:rsidR="005B3E38" w:rsidRDefault="006F1463" w:rsidP="00294829">
      <w:r>
        <w:t xml:space="preserve">At this point the user should be able to </w:t>
      </w:r>
      <w:r w:rsidR="005B3E38">
        <w:t>directly invoke:</w:t>
      </w:r>
    </w:p>
    <w:p w14:paraId="13893511" w14:textId="77777777" w:rsidR="00D11B71" w:rsidRDefault="00D11B71" w:rsidP="00294829"/>
    <w:p w14:paraId="11C594BC" w14:textId="77777777" w:rsidR="0054779C" w:rsidRDefault="005B3E38" w:rsidP="00294829">
      <w:r>
        <w:t>BIEs Management</w:t>
      </w:r>
      <w:r w:rsidR="00DD3866">
        <w:t xml:space="preserve"> use cases, </w:t>
      </w:r>
      <w:r w:rsidR="00D11B71">
        <w:t>Context Category Management</w:t>
      </w:r>
      <w:r w:rsidR="00DD3866">
        <w:t xml:space="preserve"> use cases</w:t>
      </w:r>
      <w:bookmarkStart w:id="922" w:name="_Toc442108956"/>
      <w:r w:rsidR="00DD3866">
        <w:t xml:space="preserve">, </w:t>
      </w:r>
      <w:r w:rsidR="00D11B71">
        <w:t xml:space="preserve">Context </w:t>
      </w:r>
      <w:r w:rsidR="00DD3866">
        <w:t xml:space="preserve">Classification </w:t>
      </w:r>
      <w:r w:rsidR="00D11B71">
        <w:t>Scheme Management</w:t>
      </w:r>
      <w:bookmarkEnd w:id="922"/>
      <w:r w:rsidR="00DD3866">
        <w:t xml:space="preserve"> use cases, </w:t>
      </w:r>
      <w:r w:rsidR="0054779C">
        <w:t>Code List Management</w:t>
      </w:r>
      <w:r w:rsidR="00DD3866">
        <w:t xml:space="preserve"> use cases</w:t>
      </w:r>
      <w:r w:rsidR="0054779C">
        <w:t>.</w:t>
      </w:r>
    </w:p>
    <w:p w14:paraId="63E7B5AE" w14:textId="77777777" w:rsidR="005B3E38" w:rsidRDefault="005B3E38" w:rsidP="00294829"/>
    <w:p w14:paraId="4B31B5B1" w14:textId="77777777" w:rsidR="00226B1A" w:rsidRPr="00294829" w:rsidRDefault="00226B1A" w:rsidP="00294829">
      <w:r>
        <w:t xml:space="preserve">For the names of the menus, we may want to make them configurable. The use case names in the following sections are default names. A deployment should </w:t>
      </w:r>
      <w:r w:rsidR="00DD3866">
        <w:t xml:space="preserve">allow </w:t>
      </w:r>
      <w:r>
        <w:t>map</w:t>
      </w:r>
      <w:r w:rsidR="00DD3866">
        <w:t>ping of</w:t>
      </w:r>
      <w:r>
        <w:t xml:space="preserve"> these use case names to menu names, e.g., Create a top-level ABIE = Create a standalone BOD.</w:t>
      </w:r>
    </w:p>
    <w:p w14:paraId="4D142D34" w14:textId="77777777" w:rsidR="00EF6FC8" w:rsidRDefault="00EF6FC8" w:rsidP="00EF6FC8">
      <w:pPr>
        <w:pStyle w:val="Heading2"/>
      </w:pPr>
      <w:bookmarkStart w:id="923" w:name="_Ref404612009"/>
      <w:bookmarkStart w:id="924" w:name="_Toc442108957"/>
      <w:r>
        <w:lastRenderedPageBreak/>
        <w:t>BIEs Management</w:t>
      </w:r>
      <w:bookmarkEnd w:id="923"/>
      <w:bookmarkEnd w:id="924"/>
    </w:p>
    <w:p w14:paraId="1A16FEEE" w14:textId="77777777" w:rsidR="00FB19E4" w:rsidRDefault="00FB19E4" w:rsidP="00FB19E4">
      <w:pPr>
        <w:pStyle w:val="Heading3"/>
      </w:pPr>
      <w:bookmarkStart w:id="925" w:name="_Toc442108958"/>
      <w:r>
        <w:t>Create a top-level ABIE (a standalone BOD)</w:t>
      </w:r>
      <w:bookmarkEnd w:id="925"/>
    </w:p>
    <w:p w14:paraId="7F3EBE88" w14:textId="77777777" w:rsidR="00FB19E4" w:rsidRDefault="00FB19E4" w:rsidP="00FB19E4">
      <w:r>
        <w:rPr>
          <w:noProof/>
          <w:lang w:bidi="th-TH"/>
        </w:rPr>
        <mc:AlternateContent>
          <mc:Choice Requires="wpc">
            <w:drawing>
              <wp:inline distT="0" distB="0" distL="0" distR="0" wp14:anchorId="36AD0E56" wp14:editId="280BD003">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56AA4F" w14:textId="77777777" w:rsidR="00E55214" w:rsidRDefault="00E55214"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B62D1D" w14:textId="77777777" w:rsidR="00E55214" w:rsidRDefault="00E55214"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17C0F1" w14:textId="77777777" w:rsidR="00E55214" w:rsidRDefault="00E55214"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4DD2E" w14:textId="77777777" w:rsidR="00E55214" w:rsidRDefault="00E55214"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F710ED" w14:textId="77777777" w:rsidR="00E55214" w:rsidRDefault="00E55214"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7672F" w14:textId="77777777" w:rsidR="00E55214" w:rsidRDefault="00E55214"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EB49A" w14:textId="77777777" w:rsidR="00E55214" w:rsidRDefault="00E55214"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43A657" w14:textId="77777777" w:rsidR="00E55214" w:rsidRDefault="00E55214" w:rsidP="00FB19E4">
                              <w:pPr>
                                <w:jc w:val="center"/>
                              </w:pPr>
                              <w:r>
                                <w:t>Create uncommitted BIE records/objects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F3F34F" w14:textId="77777777" w:rsidR="00E55214" w:rsidRDefault="00E55214"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36AD0E56"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1856AA4F" w14:textId="77777777" w:rsidR="00E55214" w:rsidRDefault="00E55214"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07B62D1D" w14:textId="77777777" w:rsidR="00E55214" w:rsidRDefault="00E55214"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1A17C0F1" w14:textId="77777777" w:rsidR="00E55214" w:rsidRDefault="00E55214"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" fillcolor="white [3201]" strokeweight=".5pt"/>
                <v:oval id="Oval 10" o:spid="_x0000_s1033" style="position:absolute;left:20460;top:385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" filled="t" fillcolor="white [3201]" strokeweight=".5pt">
                  <v:stroke endarrow="open"/>
                </v:shape>
                <v:shape id="Text Box 17" o:spid="_x0000_s1040" type="#_x0000_t202" style="position:absolute;left:20432;top:8683;width:13957;height:25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" filled="f" stroked="f" strokeweight=".5pt">
                  <v:textbox>
                    <w:txbxContent>
                      <w:p w14:paraId="0434DD2E" w14:textId="77777777" w:rsidR="00E55214" w:rsidRDefault="00E55214" w:rsidP="00FB19E4">
                        <w:r>
                          <w:t>Selected top-level ACC</w:t>
                        </w:r>
                      </w:p>
                    </w:txbxContent>
                  </v:textbox>
                </v:shape>
                <v:shape id="Text Box 19" o:spid="_x0000_s1041" type="#_x0000_t202" style="position:absolute;left:10645;top:20915;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0FF710ED" w14:textId="77777777" w:rsidR="00E55214" w:rsidRDefault="00E55214" w:rsidP="00FB19E4">
                        <w:r>
                          <w:t>Selected business context</w:t>
                        </w:r>
                      </w:p>
                    </w:txbxContent>
                  </v:textbox>
                </v:shape>
                <v:shape id="Text Box 20" o:spid="_x0000_s1042" type="#_x0000_t202" style="position:absolute;left:21869;top:16263;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0357672F" w14:textId="77777777" w:rsidR="00E55214" w:rsidRDefault="00E55214" w:rsidP="00FB19E4">
                        <w:r>
                          <w:t>Create a new business context</w:t>
                        </w:r>
                      </w:p>
                    </w:txbxContent>
                  </v:textbox>
                </v:shape>
                <v:shape id="Text Box 21" o:spid="_x0000_s1043" type="#_x0000_t202" style="position:absolute;left:30241;top:26728;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5CAEB49A" w14:textId="77777777" w:rsidR="00E55214" w:rsidRDefault="00E55214"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5D43A657" w14:textId="77777777" w:rsidR="00E55214" w:rsidRDefault="00E55214" w:rsidP="00FB19E4">
                        <w:pPr>
                          <w:jc w:val="center"/>
                        </w:pPr>
                        <w:r>
                          <w:t>Create uncommitted BIE records/objects</w:t>
                        </w:r>
                      </w:p>
                    </w:txbxContent>
                  </v:textbox>
                </v:shape>
                <v:shape id="Straight Arrow Connector 26" o:spid="_x0000_s1045" type="#_x0000_t32" style="position:absolute;left:21098;top:32829;width:15;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" filled="t" fillcolor="white [3201]" strokeweight=".5pt">
                  <v:stroke endarrow="open"/>
                </v:shape>
                <v:shape id="Text Box 98" o:spid="_x0000_s1046" type="#_x0000_t202" style="position:absolute;left:13335;top:34671;width:155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" fillcolor="white [3201]" strokeweight=".5pt">
                  <v:textbox>
                    <w:txbxContent>
                      <w:p w14:paraId="50F3F34F" w14:textId="77777777" w:rsidR="00E55214" w:rsidRDefault="00E55214"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" filled="t" fillcolor="white [3201]" strokeweight=".5pt">
                  <v:stroke endarrow="open"/>
                </v:shape>
                <w10:anchorlock/>
              </v:group>
            </w:pict>
          </mc:Fallback>
        </mc:AlternateContent>
      </w:r>
    </w:p>
    <w:p w14:paraId="252071F3" w14:textId="77777777" w:rsidR="00FB19E4" w:rsidRDefault="00FB19E4" w:rsidP="00FB19E4"/>
    <w:p w14:paraId="68C04B92" w14:textId="77777777" w:rsidR="00FB19E4" w:rsidRPr="005D546D" w:rsidRDefault="00FB19E4" w:rsidP="00FB19E4">
      <w:r>
        <w:t xml:space="preserve">Go to the </w:t>
      </w:r>
      <w:r>
        <w:fldChar w:fldCharType="begin"/>
      </w:r>
      <w:r>
        <w:instrText xml:space="preserve"> REF _Ref408391730 \h </w:instrText>
      </w:r>
      <w:r>
        <w:fldChar w:fldCharType="separate"/>
      </w:r>
      <w:r w:rsidR="0093447A">
        <w:t>Business Context Management</w:t>
      </w:r>
      <w:r>
        <w:fldChar w:fldCharType="end"/>
      </w:r>
      <w:r>
        <w:t xml:space="preserve"> and </w:t>
      </w:r>
      <w:r>
        <w:fldChar w:fldCharType="begin"/>
      </w:r>
      <w:r>
        <w:instrText xml:space="preserve"> REF _Ref408466451 \h </w:instrText>
      </w:r>
      <w:r>
        <w:fldChar w:fldCharType="separate"/>
      </w:r>
      <w:r w:rsidR="0093447A">
        <w:t>Show top-level ABIE</w:t>
      </w:r>
      <w:r>
        <w:fldChar w:fldCharType="end"/>
      </w:r>
      <w:r>
        <w:t xml:space="preserve"> sections for more detail.</w:t>
      </w:r>
    </w:p>
    <w:p w14:paraId="34200724" w14:textId="77777777" w:rsidR="00FB19E4" w:rsidRDefault="00FB19E4" w:rsidP="00FB19E4">
      <w:pPr>
        <w:pStyle w:val="Heading5"/>
      </w:pPr>
      <w:bookmarkStart w:id="926" w:name="_Toc442108959"/>
      <w:r>
        <w:t xml:space="preserve">Select a top-level </w:t>
      </w:r>
      <w:r w:rsidR="000D692F">
        <w:t>concept</w:t>
      </w:r>
      <w:bookmarkEnd w:id="926"/>
      <w:r>
        <w:t xml:space="preserve"> </w:t>
      </w:r>
    </w:p>
    <w:p w14:paraId="4BBEC785" w14:textId="77777777" w:rsidR="00FB19E4" w:rsidRPr="002723B0" w:rsidRDefault="00FB19E4" w:rsidP="00FB19E4"/>
    <w:p w14:paraId="70F9122E" w14:textId="77777777"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14:paraId="1E3B58E3" w14:textId="77777777" w:rsidR="00FB19E4" w:rsidRPr="00063568" w:rsidRDefault="00FB19E4" w:rsidP="00FB19E4"/>
    <w:p w14:paraId="65CDBEC6" w14:textId="4279351A"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configuration file which indicates how to find the top-level A</w:t>
      </w:r>
      <w:r>
        <w:t>S</w:t>
      </w:r>
      <w:r w:rsidRPr="00063568">
        <w:t>CC</w:t>
      </w:r>
      <w:r>
        <w:t>Ps</w:t>
      </w:r>
      <w:r w:rsidRPr="00063568">
        <w:t xml:space="preserve">. In the case of OAGIS, the condition is </w:t>
      </w:r>
      <w:r w:rsidRPr="00063568">
        <w:rPr>
          <w:rStyle w:val="CodeChar"/>
        </w:rPr>
        <w:t>‘</w:t>
      </w:r>
      <w:r w:rsidR="00C17670">
        <w:rPr>
          <w:rStyle w:val="CodeChar"/>
        </w:rPr>
        <w:t>module</w:t>
      </w:r>
      <w:r w:rsidRPr="00063568">
        <w:rPr>
          <w:rStyle w:val="CodeChar"/>
        </w:rPr>
        <w:t xml:space="preserve"> != “Components” and </w:t>
      </w:r>
      <w:r w:rsidR="00C17670">
        <w:rPr>
          <w:rStyle w:val="CodeChar"/>
        </w:rPr>
        <w:t>module</w:t>
      </w:r>
      <w:r w:rsidRPr="00063568">
        <w:rPr>
          <w:rStyle w:val="CodeChar"/>
        </w:rPr>
        <w:t xml:space="preserve"> != “Meta” and </w:t>
      </w:r>
      <w:r w:rsidR="00C17670">
        <w:rPr>
          <w:rStyle w:val="CodeChar"/>
        </w:rPr>
        <w:t>module</w:t>
      </w:r>
      <w:r w:rsidRPr="00063568">
        <w:rPr>
          <w:rStyle w:val="CodeChar"/>
        </w:rPr>
        <w:t xml:space="preserve"> != “Noun” and </w:t>
      </w:r>
      <w:r w:rsidR="00C17670">
        <w:rPr>
          <w:rStyle w:val="CodeChar"/>
        </w:rPr>
        <w:t>module</w:t>
      </w:r>
      <w:r w:rsidRPr="00063568">
        <w:rPr>
          <w:rStyle w:val="CodeChar"/>
        </w:rPr>
        <w:t xml:space="preserv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rsidR="0093447A">
        <w:t>4.1</w:t>
      </w:r>
      <w:r>
        <w:fldChar w:fldCharType="end"/>
      </w:r>
      <w:r>
        <w:t>).</w:t>
      </w:r>
      <w:r w:rsidR="000D692F">
        <w:t xml:space="preserve"> </w:t>
      </w:r>
      <w:r w:rsidRPr="00063568">
        <w:t xml:space="preserve">The reason to make this configurable is that this condition may change and a different condition may be needed for </w:t>
      </w:r>
      <w:r w:rsidR="000D692F">
        <w:t>an</w:t>
      </w:r>
      <w:r>
        <w:t>other OAGIS version,</w:t>
      </w:r>
      <w:r w:rsidRPr="00063568">
        <w:t xml:space="preserve"> non-OAGIS library such as B2MML</w:t>
      </w:r>
      <w:r>
        <w:t>, or when a more relaxed condition is needed</w:t>
      </w:r>
      <w:r w:rsidRPr="00063568">
        <w:t>.</w:t>
      </w:r>
    </w:p>
    <w:p w14:paraId="211CA89E" w14:textId="77777777" w:rsidR="00FB19E4" w:rsidRDefault="00FB19E4" w:rsidP="00FB19E4"/>
    <w:p w14:paraId="637D8472" w14:textId="77777777" w:rsidR="00FB19E4" w:rsidRDefault="00FB19E4" w:rsidP="00FB19E4">
      <w:r>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14:paraId="614EFB74" w14:textId="77777777" w:rsidR="00FB19E4" w:rsidRDefault="00FB19E4" w:rsidP="00FB19E4"/>
    <w:p w14:paraId="2E117C84" w14:textId="77777777" w:rsidR="00FB19E4" w:rsidRDefault="00FB19E4" w:rsidP="00FB19E4">
      <w:pPr>
        <w:pStyle w:val="Heading5"/>
      </w:pPr>
      <w:bookmarkStart w:id="927" w:name="_Toc442108960"/>
      <w:r>
        <w:t>Select a business context</w:t>
      </w:r>
      <w:bookmarkEnd w:id="927"/>
    </w:p>
    <w:p w14:paraId="6FE29297" w14:textId="77777777" w:rsidR="00FB19E4" w:rsidRDefault="00FB19E4" w:rsidP="00FB19E4">
      <w:r>
        <w:lastRenderedPageBreak/>
        <w:t xml:space="preserve">A business context (BC) needs to be associated with the top-level </w:t>
      </w:r>
      <w:r w:rsidR="000D692F">
        <w:t>concept</w:t>
      </w:r>
      <w:r>
        <w:t xml:space="preserve"> before a corresponding top-level ABIE can be created.</w:t>
      </w:r>
    </w:p>
    <w:p w14:paraId="621EA55D" w14:textId="77777777" w:rsidR="00FB19E4" w:rsidRDefault="00FB19E4" w:rsidP="00FB19E4"/>
    <w:p w14:paraId="4CBABA06" w14:textId="77777777"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rsidR="0093447A">
        <w:t>3.4.1</w:t>
      </w:r>
      <w:r>
        <w:fldChar w:fldCharType="end"/>
      </w:r>
      <w:r>
        <w:t xml:space="preserve"> </w:t>
      </w:r>
      <w:r>
        <w:fldChar w:fldCharType="begin"/>
      </w:r>
      <w:r>
        <w:instrText xml:space="preserve"> REF _Ref402764261 \h </w:instrText>
      </w:r>
      <w:r>
        <w:fldChar w:fldCharType="separate"/>
      </w:r>
      <w:r w:rsidR="0093447A">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93447A">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r w:rsidR="0093447A">
        <w:t>Create a business context</w:t>
      </w:r>
      <w:r w:rsidR="001F0600">
        <w:fldChar w:fldCharType="end"/>
      </w:r>
      <w:r>
        <w:t xml:space="preserve">. </w:t>
      </w:r>
    </w:p>
    <w:p w14:paraId="327F5ED5" w14:textId="77777777" w:rsidR="00FB19E4" w:rsidRDefault="00FB19E4" w:rsidP="00FB19E4">
      <w:pPr>
        <w:pStyle w:val="Heading5"/>
      </w:pPr>
      <w:bookmarkStart w:id="928" w:name="_Toc442108961"/>
      <w:r>
        <w:t>Create uncommitted BIE records/objects</w:t>
      </w:r>
      <w:bookmarkEnd w:id="928"/>
    </w:p>
    <w:p w14:paraId="5B65E55F" w14:textId="77777777"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14:paraId="6F1D5F1A" w14:textId="77777777" w:rsidR="00FB19E4" w:rsidRDefault="00FB19E4" w:rsidP="00FB19E4"/>
    <w:p w14:paraId="54D6505F" w14:textId="77777777"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14:paraId="3CD623F4" w14:textId="77777777" w:rsidR="00FB19E4" w:rsidRDefault="00FB19E4" w:rsidP="00FB19E4">
      <w:r>
        <w:t>Description: Create the top-level ASBIEP, the associated ABIE, and all descendant ABIEs given a top-level ACC and a business context.</w:t>
      </w:r>
    </w:p>
    <w:p w14:paraId="7E2E2081" w14:textId="77777777"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14:paraId="4AA1DF09" w14:textId="77777777" w:rsidR="00FB19E4" w:rsidRDefault="00FB19E4" w:rsidP="00FB19E4">
      <w:r>
        <w:t>Return: The top-level ABIE object.</w:t>
      </w:r>
    </w:p>
    <w:p w14:paraId="3EF644F2" w14:textId="77777777" w:rsidR="00FB19E4" w:rsidRDefault="00FB19E4" w:rsidP="00FB19E4"/>
    <w:p w14:paraId="08BFC83E" w14:textId="77777777" w:rsidR="00FB19E4" w:rsidRDefault="00FB19E4" w:rsidP="00FB19E4">
      <w:r>
        <w:rPr>
          <w:noProof/>
          <w:lang w:bidi="th-TH"/>
        </w:rPr>
        <mc:AlternateContent>
          <mc:Choice Requires="wpc">
            <w:drawing>
              <wp:inline distT="0" distB="0" distL="0" distR="0" wp14:anchorId="6837C39A" wp14:editId="3E57D3D8">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24240C" w14:textId="77777777" w:rsidR="00E55214" w:rsidRDefault="00E55214"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B804FD" w14:textId="77777777" w:rsidR="00E55214" w:rsidRDefault="00E55214"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9774C" w14:textId="77777777" w:rsidR="00E55214" w:rsidRDefault="00E55214"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ABF431" w14:textId="77777777" w:rsidR="00E55214" w:rsidRDefault="00E55214"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6837C39A"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" fillcolor="white [3201]" strokeweight=".5pt"/>
                <v:shape id="Text Box 107" o:spid="_x0000_s1051" type="#_x0000_t202" style="position:absolute;left:8111;top:18285;width:17316;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" fillcolor="white [3201]" strokeweight=".5pt">
                  <v:textbox>
                    <w:txbxContent>
                      <w:p w14:paraId="1624240C" w14:textId="77777777" w:rsidR="00E55214" w:rsidRDefault="00E55214"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" fillcolor="black [3213]" strokeweight=".5pt"/>
                <v:shape id="Straight Arrow Connector 110" o:spid="_x0000_s1053" type="#_x0000_t32" style="position:absolute;left:16682;top:2197;width:55;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" filled="t" fillcolor="white [3201]" strokeweight=".5pt">
                  <v:stroke endarrow="open"/>
                </v:shape>
                <v:shape id="Text Box 116" o:spid="_x0000_s1055" type="#_x0000_t202" style="position:absolute;left:4296;top:11656;width:24964;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" fillcolor="white [3201]" strokeweight=".5pt">
                  <v:textbox>
                    <w:txbxContent>
                      <w:p w14:paraId="03B804FD" w14:textId="77777777" w:rsidR="00E55214" w:rsidRDefault="00E55214"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" filled="t" fillcolor="white [3201]" strokeweight=".5pt">
                  <v:stroke endarrow="open"/>
                </v:shape>
                <v:shape id="Text Box 22" o:spid="_x0000_s1057" type="#_x0000_t202" style="position:absolute;left:16603;top:23577;width:13489;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3F39774C" w14:textId="77777777" w:rsidR="00E55214" w:rsidRDefault="00E55214"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E1GwAAAANwAAAAPAAAAZHJzL2Rvd25yZXYueG1sRE9NawIx&#10;EL0X+h/CFLzVbBVk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pGBNRsAAAADcAAAADwAAAAAA&#10;AAAAAAAAAAAHAgAAZHJzL2Rvd25yZXYueG1sUEsFBgAAAAADAAMAtwAAAPQCAAAAAA==&#10;" fillcolor="white [3201]" strokeweight=".5pt">
                  <v:textbox>
                    <w:txbxContent>
                      <w:p w14:paraId="64ABF431" w14:textId="77777777" w:rsidR="00E55214" w:rsidRDefault="00E55214"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" filled="t" fillcolor="white [3201]" strokeweight=".5pt">
                  <v:stroke endarrow="open"/>
                </v:shape>
                <w10:anchorlock/>
              </v:group>
            </w:pict>
          </mc:Fallback>
        </mc:AlternateContent>
      </w:r>
    </w:p>
    <w:p w14:paraId="40719B36" w14:textId="77777777" w:rsidR="00FB19E4" w:rsidRDefault="00FB19E4" w:rsidP="00FB19E4"/>
    <w:p w14:paraId="615C324B" w14:textId="77777777" w:rsidR="00FB19E4" w:rsidRDefault="00FB19E4" w:rsidP="00FB19E4">
      <w:pPr>
        <w:pStyle w:val="Heading6"/>
      </w:pPr>
      <w:commentRangeStart w:id="929"/>
      <w:r>
        <w:t xml:space="preserve">Function: </w:t>
      </w:r>
      <w:r w:rsidRPr="00AF33BC">
        <w:rPr>
          <w:rStyle w:val="CodeChar"/>
        </w:rPr>
        <w:t>CreateBIE</w:t>
      </w:r>
      <w:r>
        <w:rPr>
          <w:rStyle w:val="CodeChar"/>
        </w:rPr>
        <w:t>s(g</w:t>
      </w:r>
      <w:r w:rsidRPr="00AF33BC">
        <w:rPr>
          <w:rStyle w:val="CodeChar"/>
        </w:rPr>
        <w:t>ACC</w:t>
      </w:r>
      <w:r>
        <w:rPr>
          <w:rStyle w:val="CodeChar"/>
        </w:rPr>
        <w:t>, gABIE</w:t>
      </w:r>
      <w:r w:rsidRPr="00AF33BC">
        <w:rPr>
          <w:rStyle w:val="CodeChar"/>
        </w:rPr>
        <w:t>)</w:t>
      </w:r>
      <w:commentRangeEnd w:id="929"/>
      <w:r w:rsidR="00D362D0">
        <w:rPr>
          <w:rStyle w:val="CommentReference"/>
          <w:iCs w:val="0"/>
        </w:rPr>
        <w:commentReference w:id="929"/>
      </w:r>
    </w:p>
    <w:p w14:paraId="2902529F" w14:textId="77777777"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14:paraId="59285C67" w14:textId="77777777" w:rsidR="00FB19E4" w:rsidRDefault="00FB19E4" w:rsidP="00FB19E4">
      <w:r>
        <w:t xml:space="preserve">Argument: </w:t>
      </w:r>
      <w:r>
        <w:rPr>
          <w:rStyle w:val="CodeChar"/>
        </w:rPr>
        <w:t>g</w:t>
      </w:r>
      <w:r w:rsidRPr="00F3558D">
        <w:rPr>
          <w:rStyle w:val="CodeChar"/>
        </w:rPr>
        <w:t>ACC</w:t>
      </w:r>
      <w:r>
        <w:t xml:space="preserve"> = the given ACC, </w:t>
      </w:r>
      <w:r w:rsidR="00515891">
        <w:rPr>
          <w:rStyle w:val="CodeChar"/>
        </w:rPr>
        <w:t>g</w:t>
      </w:r>
      <w:r>
        <w:rPr>
          <w:rStyle w:val="CodeChar"/>
        </w:rPr>
        <w:t>ABIE</w:t>
      </w:r>
      <w:r>
        <w:t xml:space="preserve"> = </w:t>
      </w:r>
      <w:r w:rsidR="00515891">
        <w:rPr>
          <w:rStyle w:val="CodeChar"/>
        </w:rPr>
        <w:t>g</w:t>
      </w:r>
      <w:r w:rsidRPr="0096457B">
        <w:rPr>
          <w:rStyle w:val="CodeChar"/>
        </w:rPr>
        <w:t>ACC</w:t>
      </w:r>
      <w:r>
        <w:t>’s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14:paraId="7C6DAF8F" w14:textId="77777777" w:rsidR="00A57891" w:rsidRDefault="00A57891" w:rsidP="00FB19E4"/>
    <w:p w14:paraId="16F5007B" w14:textId="77777777" w:rsidR="00814515" w:rsidRDefault="00814515" w:rsidP="00FB19E4">
      <w:r>
        <w:t xml:space="preserve">The </w:t>
      </w:r>
      <w:r>
        <w:rPr>
          <w:rStyle w:val="CodeChar"/>
        </w:rPr>
        <w:t>g</w:t>
      </w:r>
      <w:r w:rsidRPr="00313452">
        <w:rPr>
          <w:rStyle w:val="CodeChar"/>
        </w:rPr>
        <w:t>ABIE</w:t>
      </w:r>
      <w:r>
        <w:t xml:space="preserve"> will be the owner (the association-from) of the child ASBIEs and BBIEs to be created.</w:t>
      </w:r>
    </w:p>
    <w:p w14:paraId="50202827" w14:textId="77777777" w:rsidR="00814515" w:rsidRDefault="00814515" w:rsidP="00FB19E4"/>
    <w:p w14:paraId="7CB14638" w14:textId="00E36625"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indicated in the </w:t>
      </w:r>
      <w:r w:rsidRPr="00EA440F">
        <w:rPr>
          <w:rStyle w:val="CodeChar"/>
        </w:rPr>
        <w:t>gACC.</w:t>
      </w:r>
      <w:r w:rsidR="00C17670">
        <w:rPr>
          <w:rStyle w:val="CodeChar"/>
        </w:rPr>
        <w:t>oagis_component_type</w:t>
      </w:r>
      <w:r>
        <w:t xml:space="preserve"> column). If it is not a group, a </w:t>
      </w:r>
      <w:r w:rsidRPr="00EA440F">
        <w:rPr>
          <w:rStyle w:val="CodeChar"/>
        </w:rPr>
        <w:t>-1</w:t>
      </w:r>
      <w:r>
        <w:t xml:space="preserve"> value is assigned. The positive integer is the </w:t>
      </w:r>
      <w:r>
        <w:lastRenderedPageBreak/>
        <w:t xml:space="preserve">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14:paraId="37DFBB52" w14:textId="77777777" w:rsidR="00814515" w:rsidRDefault="00814515" w:rsidP="00FB19E4"/>
    <w:p w14:paraId="1D21FEB3" w14:textId="77777777"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The sequencing key for ASBIE and BBIE will be of double data type</w:t>
      </w:r>
      <w:r w:rsidR="005136B6">
        <w:t xml:space="preserve"> because of the sequencing key of the children of the groups</w:t>
      </w:r>
      <w:r w:rsidR="00165B88">
        <w:t>.</w:t>
      </w:r>
      <w:r w:rsidR="005136B6">
        <w:t xml:space="preserve"> Ex. If the group’s sequencing key is 3, then sequencing key of its children within the group’s parent are 3.1, 3.2, etc.</w:t>
      </w:r>
    </w:p>
    <w:p w14:paraId="3C34DE90" w14:textId="77777777" w:rsidR="005136B6" w:rsidRDefault="005136B6" w:rsidP="00A57891"/>
    <w:p w14:paraId="534B035E" w14:textId="77777777" w:rsidR="00FB19E4" w:rsidRDefault="005136B6" w:rsidP="00FB19E4">
      <w:r>
        <w:t xml:space="preserve">The </w:t>
      </w:r>
      <w:r w:rsidRPr="005136B6">
        <w:rPr>
          <w:rStyle w:val="CodeChar"/>
        </w:rPr>
        <w:t>skb</w:t>
      </w:r>
      <w:r>
        <w:t xml:space="preserve"> </w:t>
      </w:r>
      <w:r w:rsidR="00C3277E">
        <w:t xml:space="preserve">(sequencing key base) </w:t>
      </w:r>
      <w:r>
        <w:t xml:space="preserve">variable takes care of the sequencing key particularly </w:t>
      </w:r>
      <w:r w:rsidR="00C3277E">
        <w:t>in the case when there are inheritances. Basically, the sequencing key of the extension has to be increased by the total number of children in the base</w:t>
      </w:r>
      <w:r w:rsidR="000239AA">
        <w:t xml:space="preserve"> ACC</w:t>
      </w:r>
      <w:r w:rsidR="00FD045A">
        <w:t xml:space="preserve"> that are not attribute</w:t>
      </w:r>
      <w:r w:rsidR="00C3277E">
        <w:t xml:space="preserve">. The </w:t>
      </w:r>
      <w:r w:rsidR="00C3277E" w:rsidRPr="00C3277E">
        <w:rPr>
          <w:rFonts w:ascii="Cordia New" w:hAnsi="Cordia New" w:cs="Cordia New"/>
          <w:position w:val="-10"/>
        </w:rPr>
        <w:object w:dxaOrig="1100" w:dyaOrig="320" w14:anchorId="4A66EAB2">
          <v:shape id="_x0000_i1025" type="#_x0000_t75" style="width:43.8pt;height:12.1pt" o:ole="">
            <v:imagedata r:id="rId16" o:title=""/>
          </v:shape>
          <o:OLEObject Type="Embed" ProgID="Equation.3" ShapeID="_x0000_i1025" DrawAspect="Content" ObjectID="_1527750500" r:id="rId17"/>
        </w:object>
      </w:r>
      <w:r w:rsidR="00C3277E">
        <w:t xml:space="preserve">represents the number of child associations </w:t>
      </w:r>
      <w:r w:rsidR="00FD045A">
        <w:t xml:space="preserve">(both BCC and ASCC) of an ACC  including those within the child group and nested group within the </w:t>
      </w:r>
      <w:r w:rsidR="00FD045A" w:rsidRPr="00C3277E">
        <w:rPr>
          <w:rStyle w:val="CodeChar"/>
        </w:rPr>
        <w:t>bACC[k]</w:t>
      </w:r>
      <w:r w:rsidR="00FD045A">
        <w:t xml:space="preserve">, excluding BCCs that are an attribute. </w:t>
      </w:r>
      <w:r w:rsidR="00AA62FE">
        <w:t xml:space="preserve">The </w:t>
      </w:r>
      <w:r w:rsidR="00AA62FE" w:rsidRPr="00C3277E">
        <w:rPr>
          <w:rFonts w:ascii="Cordia New" w:hAnsi="Cordia New" w:cs="Cordia New"/>
          <w:position w:val="-10"/>
        </w:rPr>
        <w:object w:dxaOrig="1100" w:dyaOrig="320" w14:anchorId="694697B6">
          <v:shape id="_x0000_i1026" type="#_x0000_t75" style="width:43.8pt;height:12.1pt" o:ole="">
            <v:imagedata r:id="rId16" o:title=""/>
          </v:shape>
          <o:OLEObject Type="Embed" ProgID="Equation.3" ShapeID="_x0000_i1026" DrawAspect="Content" ObjectID="_1527750501" r:id="rId18"/>
        </w:object>
      </w:r>
      <w:r w:rsidR="00AA62FE">
        <w:t xml:space="preserve"> is </w:t>
      </w:r>
      <w:r w:rsidR="00FD045A">
        <w:t xml:space="preserve">basically </w:t>
      </w:r>
      <w:r w:rsidR="00AA62FE">
        <w:t xml:space="preserve">the size of the array returned by the </w:t>
      </w:r>
      <w:r w:rsidR="00AA62FE" w:rsidRPr="00AA62FE">
        <w:rPr>
          <w:rStyle w:val="CodeChar"/>
        </w:rPr>
        <w:t>QueryChildAssoc(bACC[k])</w:t>
      </w:r>
      <w:r w:rsidR="00AA62FE">
        <w:t xml:space="preserve"> function</w:t>
      </w:r>
      <w:r w:rsidR="00FD045A">
        <w:t xml:space="preserve"> excluding the BCCs that are an attribute</w:t>
      </w:r>
      <w:r w:rsidR="00AA62FE">
        <w:t>.</w:t>
      </w:r>
    </w:p>
    <w:p w14:paraId="7FCD0ACE" w14:textId="77777777" w:rsidR="00FB19E4" w:rsidRDefault="00D362D0" w:rsidP="00FB19E4">
      <w:r>
        <w:rPr>
          <w:noProof/>
          <w:lang w:bidi="th-TH"/>
        </w:rPr>
        <w:lastRenderedPageBreak/>
        <mc:AlternateContent>
          <mc:Choice Requires="wpc">
            <w:drawing>
              <wp:inline distT="0" distB="0" distL="0" distR="0" wp14:anchorId="54371448" wp14:editId="69DDACBD">
                <wp:extent cx="5947576" cy="6122504"/>
                <wp:effectExtent l="0" t="0" r="15240" b="12065"/>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60" name="Oval 160"/>
                        <wps:cNvSpPr/>
                        <wps:spPr>
                          <a:xfrm>
                            <a:off x="1361282" y="12815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Oval 163"/>
                        <wps:cNvSpPr/>
                        <wps:spPr>
                          <a:xfrm>
                            <a:off x="1335749" y="573496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endCxn id="194" idx="0"/>
                        </wps:cNvCnPr>
                        <wps:spPr>
                          <a:xfrm flipH="1">
                            <a:off x="1434728" y="251499"/>
                            <a:ext cx="1168" cy="2101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7" name="Straight Arrow Connector 58"/>
                        <wps:cNvCnPr>
                          <a:stCxn id="602" idx="3"/>
                          <a:endCxn id="171" idx="0"/>
                        </wps:cNvCnPr>
                        <wps:spPr>
                          <a:xfrm flipH="1">
                            <a:off x="4268821" y="505593"/>
                            <a:ext cx="749049" cy="2762596"/>
                          </a:xfrm>
                          <a:prstGeom prst="bentConnector4">
                            <a:avLst>
                              <a:gd name="adj1" fmla="val -61319"/>
                              <a:gd name="adj2" fmla="val 9333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9" name="Straight Arrow Connector 169"/>
                        <wps:cNvCnPr>
                          <a:stCxn id="202" idx="2"/>
                          <a:endCxn id="163" idx="0"/>
                        </wps:cNvCnPr>
                        <wps:spPr>
                          <a:xfrm>
                            <a:off x="1401418" y="5434533"/>
                            <a:ext cx="319" cy="300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0" name="Text Box 170"/>
                        <wps:cNvSpPr txBox="1"/>
                        <wps:spPr>
                          <a:xfrm>
                            <a:off x="2931810" y="5099674"/>
                            <a:ext cx="2679264" cy="260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40B6BA" w14:textId="77777777" w:rsidR="00E55214" w:rsidRDefault="00E55214" w:rsidP="00D362D0">
                              <w:pPr>
                                <w:pStyle w:val="Code"/>
                                <w:jc w:val="center"/>
                              </w:pPr>
                              <w:r>
                                <w:t>aASBIE = CreateASBIE( ASCC[i], sk,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285823" y="3268189"/>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DA2036" w14:textId="77777777" w:rsidR="00E55214" w:rsidRDefault="00E55214" w:rsidP="00D362D0">
                              <w:pPr>
                                <w:pStyle w:val="Code"/>
                                <w:jc w:val="center"/>
                              </w:pPr>
                              <w:r>
                                <w:t>aASCCP = QueryASCCP(assoc[i])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285823" y="3720640"/>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3AF47F" w14:textId="77777777" w:rsidR="00E55214" w:rsidRDefault="00E55214" w:rsidP="00D362D0">
                              <w:pPr>
                                <w:pStyle w:val="Code"/>
                                <w:jc w:val="center"/>
                              </w:pPr>
                              <w:r>
                                <w:t>tACC = QueryTargetACC(aASCCP)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2998067" y="4621044"/>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E83600" w14:textId="77777777" w:rsidR="00E55214" w:rsidRDefault="00E55214" w:rsidP="00D362D0">
                              <w:pPr>
                                <w:pStyle w:val="Code"/>
                                <w:jc w:val="center"/>
                              </w:pPr>
                              <w:r>
                                <w:t>aASBIEP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296329" y="5604077"/>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BF9EF4" w14:textId="77777777" w:rsidR="00E55214" w:rsidRDefault="00E55214" w:rsidP="00D362D0">
                              <w:pPr>
                                <w:pStyle w:val="Code"/>
                                <w:jc w:val="center"/>
                              </w:pPr>
                              <w:r>
                                <w:t>CreateBIEs(tACC, tABIE)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81" idx="2"/>
                          <a:endCxn id="173" idx="0"/>
                        </wps:cNvCnPr>
                        <wps:spPr>
                          <a:xfrm>
                            <a:off x="4269150" y="4411724"/>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6" name="Straight Arrow Connector 176"/>
                        <wps:cNvCnPr>
                          <a:stCxn id="171" idx="2"/>
                          <a:endCxn id="172" idx="0"/>
                        </wps:cNvCnPr>
                        <wps:spPr>
                          <a:xfrm>
                            <a:off x="4268821" y="3529017"/>
                            <a:ext cx="0" cy="1916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8" name="Straight Arrow Connector 178"/>
                        <wps:cNvCnPr>
                          <a:stCxn id="172" idx="2"/>
                          <a:endCxn id="181" idx="0"/>
                        </wps:cNvCnPr>
                        <wps:spPr>
                          <a:xfrm>
                            <a:off x="4268821" y="3981468"/>
                            <a:ext cx="329" cy="169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9" name="Straight Arrow Connector 179"/>
                        <wps:cNvCnPr>
                          <a:stCxn id="174" idx="3"/>
                          <a:endCxn id="216" idx="3"/>
                        </wps:cNvCnPr>
                        <wps:spPr>
                          <a:xfrm flipH="1" flipV="1">
                            <a:off x="4843660" y="2741307"/>
                            <a:ext cx="418664" cy="2993184"/>
                          </a:xfrm>
                          <a:prstGeom prst="bentConnector3">
                            <a:avLst>
                              <a:gd name="adj1" fmla="val -9641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0" name="Text Box 180"/>
                        <wps:cNvSpPr txBox="1"/>
                        <wps:spPr>
                          <a:xfrm>
                            <a:off x="1553635" y="56240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8AA413" w14:textId="77777777" w:rsidR="00E55214" w:rsidRDefault="00E55214"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2989837" y="4150896"/>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71619F" w14:textId="77777777" w:rsidR="00E55214" w:rsidRDefault="00E55214" w:rsidP="00D362D0">
                              <w:pPr>
                                <w:pStyle w:val="Code"/>
                                <w:jc w:val="center"/>
                              </w:pPr>
                              <w:r>
                                <w:t>tABIE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a:stCxn id="170" idx="2"/>
                          <a:endCxn id="174" idx="0"/>
                        </wps:cNvCnPr>
                        <wps:spPr>
                          <a:xfrm>
                            <a:off x="4271442" y="5360344"/>
                            <a:ext cx="7885" cy="24373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9" name="Straight Arrow Connector 189"/>
                        <wps:cNvCnPr>
                          <a:stCxn id="190" idx="2"/>
                          <a:endCxn id="191" idx="0"/>
                        </wps:cNvCnPr>
                        <wps:spPr>
                          <a:xfrm flipH="1">
                            <a:off x="1431602" y="1468049"/>
                            <a:ext cx="2090" cy="2139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0" name="Diamond 190"/>
                        <wps:cNvSpPr/>
                        <wps:spPr>
                          <a:xfrm>
                            <a:off x="646962" y="93431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546F53" w14:textId="77777777" w:rsidR="00E55214" w:rsidRDefault="00E55214" w:rsidP="00D362D0">
                              <w:pPr>
                                <w:pStyle w:val="Code"/>
                                <w:spacing w:line="168" w:lineRule="auto"/>
                                <w:jc w:val="center"/>
                              </w:pPr>
                              <w:r>
                                <w:t>bACC[j-1] has a 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 name="Text Box 191"/>
                        <wps:cNvSpPr txBox="1"/>
                        <wps:spPr>
                          <a:xfrm>
                            <a:off x="416008" y="1682041"/>
                            <a:ext cx="203118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437E50" w14:textId="77777777" w:rsidR="00E55214" w:rsidRDefault="00E55214" w:rsidP="00D362D0">
                              <w:pPr>
                                <w:pStyle w:val="Code"/>
                                <w:jc w:val="center"/>
                              </w:pPr>
                              <w:r>
                                <w:t>bACC[j] = queryBaseACC( gACC[j-1]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1175682" y="140404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EE90BA" w14:textId="77777777" w:rsidR="00E55214" w:rsidRDefault="00E55214"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554350" y="461663"/>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C91524" w14:textId="77777777" w:rsidR="00E55214" w:rsidRDefault="00E55214" w:rsidP="00D362D0">
                              <w:pPr>
                                <w:pStyle w:val="Code"/>
                                <w:jc w:val="center"/>
                              </w:pPr>
                              <w:r>
                                <w:t>j = 1, bACC[0]=gACC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554350" y="2128221"/>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B3CF13" w14:textId="77777777" w:rsidR="00E55214" w:rsidRDefault="00E55214" w:rsidP="00D362D0">
                              <w:pPr>
                                <w:pStyle w:val="Code"/>
                                <w:jc w:val="center"/>
                              </w:pPr>
                              <w:r>
                                <w:t>j = 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28"/>
                        <wps:cNvCnPr>
                          <a:stCxn id="195" idx="2"/>
                          <a:endCxn id="190" idx="1"/>
                        </wps:cNvCnPr>
                        <wps:spPr>
                          <a:xfrm rot="5400000" flipH="1">
                            <a:off x="446912" y="1401233"/>
                            <a:ext cx="1187866" cy="787766"/>
                          </a:xfrm>
                          <a:prstGeom prst="bentConnector4">
                            <a:avLst>
                              <a:gd name="adj1" fmla="val -5458"/>
                              <a:gd name="adj2" fmla="val 14077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7" name="Straight Arrow Connector 197"/>
                        <wps:cNvCnPr>
                          <a:stCxn id="194" idx="2"/>
                          <a:endCxn id="190" idx="0"/>
                        </wps:cNvCnPr>
                        <wps:spPr>
                          <a:xfrm flipH="1">
                            <a:off x="1433692" y="722491"/>
                            <a:ext cx="1036" cy="2118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8" name="Straight Arrow Connector 198"/>
                        <wps:cNvCnPr>
                          <a:stCxn id="191" idx="2"/>
                          <a:endCxn id="195" idx="0"/>
                        </wps:cNvCnPr>
                        <wps:spPr>
                          <a:xfrm>
                            <a:off x="1431602" y="1942869"/>
                            <a:ext cx="3126" cy="185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9" name="Straight Arrow Connector 199"/>
                        <wps:cNvCnPr>
                          <a:stCxn id="200" idx="2"/>
                          <a:endCxn id="489" idx="0"/>
                        </wps:cNvCnPr>
                        <wps:spPr>
                          <a:xfrm flipH="1">
                            <a:off x="1400798" y="2832899"/>
                            <a:ext cx="1908" cy="1534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0" name="Text Box 200"/>
                        <wps:cNvSpPr txBox="1"/>
                        <wps:spPr>
                          <a:xfrm>
                            <a:off x="611077" y="2572071"/>
                            <a:ext cx="158325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F87CC9" w14:textId="77777777" w:rsidR="00E55214" w:rsidRPr="00B063E4" w:rsidRDefault="00E55214" w:rsidP="00D362D0">
                              <w:pPr>
                                <w:pStyle w:val="Code"/>
                                <w:jc w:val="center"/>
                                <w:rPr>
                                  <w:b/>
                                  <w:bCs/>
                                </w:rPr>
                              </w:pPr>
                              <w:r>
                                <w:t xml:space="preserve">For each bACC[ j], </w:t>
                              </w:r>
                              <w:r w:rsidRPr="00B063E4">
                                <w:rPr>
                                  <w:b/>
                                  <w:bCs/>
                                </w:rPr>
                                <w:t>j=m</w:t>
                              </w:r>
                              <w:r>
                                <w:rPr>
                                  <w:b/>
                                  <w:bCs/>
                                </w:rPr>
                                <w:t>…</w:t>
                              </w:r>
                              <w:r w:rsidRPr="00B063E4">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Arrow Connector 128"/>
                        <wps:cNvCnPr>
                          <a:stCxn id="190" idx="3"/>
                          <a:endCxn id="200" idx="3"/>
                        </wps:cNvCnPr>
                        <wps:spPr>
                          <a:xfrm flipH="1">
                            <a:off x="2194335" y="1201183"/>
                            <a:ext cx="26087" cy="1501302"/>
                          </a:xfrm>
                          <a:prstGeom prst="bentConnector3">
                            <a:avLst>
                              <a:gd name="adj1" fmla="val -121635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2" name="Text Box 202"/>
                        <wps:cNvSpPr txBox="1"/>
                        <wps:spPr>
                          <a:xfrm>
                            <a:off x="913869" y="5173705"/>
                            <a:ext cx="975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0E08C5" w14:textId="77777777" w:rsidR="00E55214" w:rsidRDefault="00E55214" w:rsidP="00D362D0">
                              <w:pPr>
                                <w:pStyle w:val="Code"/>
                                <w:jc w:val="center"/>
                              </w:pPr>
                              <w:r>
                                <w:t xml:space="preserve">Next bACC[j]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128"/>
                        <wps:cNvCnPr>
                          <a:stCxn id="202" idx="1"/>
                          <a:endCxn id="200" idx="1"/>
                        </wps:cNvCnPr>
                        <wps:spPr>
                          <a:xfrm rot="10800000">
                            <a:off x="611077" y="2702485"/>
                            <a:ext cx="302792" cy="2601634"/>
                          </a:xfrm>
                          <a:prstGeom prst="bentConnector3">
                            <a:avLst>
                              <a:gd name="adj1" fmla="val 26475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4" name="Text Box 204"/>
                        <wps:cNvSpPr txBox="1"/>
                        <wps:spPr>
                          <a:xfrm>
                            <a:off x="2167309" y="97775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83A4B1" w14:textId="77777777" w:rsidR="00E55214" w:rsidRDefault="00E55214"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81"/>
                        <wps:cNvSpPr txBox="1"/>
                        <wps:spPr>
                          <a:xfrm>
                            <a:off x="329574" y="3678525"/>
                            <a:ext cx="2141219"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4EEC65" w14:textId="77777777" w:rsidR="00E55214" w:rsidRDefault="00E55214"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a:stCxn id="206" idx="2"/>
                          <a:endCxn id="594" idx="0"/>
                        </wps:cNvCnPr>
                        <wps:spPr>
                          <a:xfrm flipH="1">
                            <a:off x="1399227" y="3960465"/>
                            <a:ext cx="957" cy="19090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9" name="Straight Arrow Connector 209"/>
                        <wps:cNvCnPr>
                          <a:stCxn id="629" idx="2"/>
                          <a:endCxn id="211" idx="0"/>
                        </wps:cNvCnPr>
                        <wps:spPr>
                          <a:xfrm>
                            <a:off x="4255833" y="657888"/>
                            <a:ext cx="4687" cy="2063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0" name="Text Box 210"/>
                        <wps:cNvSpPr txBox="1"/>
                        <wps:spPr>
                          <a:xfrm>
                            <a:off x="3296226" y="1830731"/>
                            <a:ext cx="1938372" cy="4943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45E6D0" w14:textId="0A3D40CC" w:rsidR="00E55214" w:rsidRDefault="00E55214"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 xml:space="preserve">BBIE[i] = CreateBBIE(assoc[i], sk, </w:t>
                              </w:r>
                            </w:p>
                            <w:p w14:paraId="49B47E0C" w14:textId="77777777" w:rsidR="00E55214" w:rsidRDefault="00E55214" w:rsidP="00D362D0">
                              <w:pPr>
                                <w:pStyle w:val="NormalWeb"/>
                                <w:overflowPunct w:val="0"/>
                                <w:spacing w:before="0" w:beforeAutospacing="0" w:after="0" w:afterAutospacing="0"/>
                                <w:jc w:val="center"/>
                              </w:pPr>
                              <w:r>
                                <w:rPr>
                                  <w:rFonts w:ascii="Cordia New" w:eastAsia="Times New Roman" w:hAnsi="Cordia New" w:cs="Cordia New"/>
                                </w:rPr>
                                <w:t>gABIE, aBBIEP)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3277857" y="86427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E470E8" w14:textId="77777777" w:rsidR="00E55214" w:rsidRDefault="00E55214" w:rsidP="00D362D0">
                              <w:pPr>
                                <w:pStyle w:val="NormalWeb"/>
                                <w:overflowPunct w:val="0"/>
                                <w:spacing w:before="0" w:beforeAutospacing="0" w:after="0" w:afterAutospacing="0"/>
                                <w:jc w:val="center"/>
                              </w:pPr>
                              <w:r>
                                <w:rPr>
                                  <w:rFonts w:ascii="Cordia New" w:eastAsia="Times New Roman" w:hAnsi="Cordia New" w:cs="Cordia New"/>
                                </w:rPr>
                                <w:t>aBCCP = QueryBCCP(assoc[i])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3194500" y="1355209"/>
                            <a:ext cx="2141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5F529F" w14:textId="77777777" w:rsidR="00E55214" w:rsidRDefault="00E55214" w:rsidP="00D362D0">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a:stCxn id="211" idx="2"/>
                          <a:endCxn id="212" idx="0"/>
                        </wps:cNvCnPr>
                        <wps:spPr>
                          <a:xfrm>
                            <a:off x="4260520" y="1124625"/>
                            <a:ext cx="4590" cy="2305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4" name="Straight Arrow Connector 214"/>
                        <wps:cNvCnPr>
                          <a:stCxn id="594" idx="2"/>
                          <a:endCxn id="215" idx="0"/>
                        </wps:cNvCnPr>
                        <wps:spPr>
                          <a:xfrm flipH="1">
                            <a:off x="1395227" y="4411719"/>
                            <a:ext cx="4000" cy="2450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5" name="Text Box 215"/>
                        <wps:cNvSpPr txBox="1"/>
                        <wps:spPr>
                          <a:xfrm>
                            <a:off x="255990" y="4656803"/>
                            <a:ext cx="2278473" cy="2640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A7F107" w14:textId="77777777" w:rsidR="00E55214" w:rsidRDefault="00E55214" w:rsidP="00D362D0">
                              <w:pPr>
                                <w:pStyle w:val="Code"/>
                                <w:jc w:val="center"/>
                              </w:pPr>
                              <w:r>
                                <w:t>sk = skb + i – (# of BCC attributes in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3683326" y="2610893"/>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3FBEBF8" w14:textId="77777777" w:rsidR="00E55214" w:rsidRDefault="00E55214" w:rsidP="00D362D0">
                              <w:pPr>
                                <w:pStyle w:val="Code"/>
                                <w:jc w:val="center"/>
                              </w:pPr>
                              <w:r>
                                <w:t>Next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Straight Arrow Connector 58"/>
                        <wps:cNvCnPr>
                          <a:stCxn id="216" idx="1"/>
                          <a:endCxn id="602" idx="1"/>
                        </wps:cNvCnPr>
                        <wps:spPr>
                          <a:xfrm rot="10800000">
                            <a:off x="3444410" y="505593"/>
                            <a:ext cx="238916" cy="2235714"/>
                          </a:xfrm>
                          <a:prstGeom prst="bentConnector3">
                            <a:avLst>
                              <a:gd name="adj1" fmla="val 28549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9" name="Straight Arrow Connector 219"/>
                        <wps:cNvCnPr>
                          <a:stCxn id="173" idx="2"/>
                          <a:endCxn id="170" idx="0"/>
                        </wps:cNvCnPr>
                        <wps:spPr>
                          <a:xfrm flipH="1">
                            <a:off x="4271442" y="4881872"/>
                            <a:ext cx="1826" cy="21780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1" name="Text Box 221"/>
                        <wps:cNvSpPr txBox="1"/>
                        <wps:spPr>
                          <a:xfrm>
                            <a:off x="3383414" y="248533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1948E" w14:textId="77777777" w:rsidR="00E55214" w:rsidRDefault="00E55214"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611173" y="504936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FC9C8E" w14:textId="77777777" w:rsidR="00E55214" w:rsidRDefault="00E55214"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Straight Arrow Connector 225"/>
                        <wps:cNvCnPr>
                          <a:stCxn id="215" idx="3"/>
                          <a:endCxn id="602" idx="0"/>
                        </wps:cNvCnPr>
                        <wps:spPr>
                          <a:xfrm flipV="1">
                            <a:off x="2534463" y="353551"/>
                            <a:ext cx="1696677" cy="4435273"/>
                          </a:xfrm>
                          <a:prstGeom prst="bentConnector4">
                            <a:avLst>
                              <a:gd name="adj1" fmla="val 11346"/>
                              <a:gd name="adj2" fmla="val 10515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88" name="Text Box 488"/>
                        <wps:cNvSpPr txBox="1"/>
                        <wps:spPr>
                          <a:xfrm>
                            <a:off x="3296318" y="2832898"/>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423368" w14:textId="77777777" w:rsidR="00E55214" w:rsidRDefault="00E55214"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Text Box 81"/>
                        <wps:cNvSpPr txBox="1"/>
                        <wps:spPr>
                          <a:xfrm>
                            <a:off x="407382" y="2986325"/>
                            <a:ext cx="1986832" cy="3580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AD08CB" w14:textId="77777777" w:rsidR="00E55214" w:rsidRDefault="00E55214"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275DBB6">
                                  <v:shape id="_x0000_i1028" type="#_x0000_t75" style="width:125.55pt;height:27.65pt" o:ole="">
                                    <v:imagedata r:id="rId19" o:title=""/>
                                  </v:shape>
                                  <o:OLEObject Type="Embed" ProgID="Equation.3" ShapeID="_x0000_i1028" DrawAspect="Content" ObjectID="_1527750510" r:id="rId20"/>
                                </w:object>
                              </w:r>
                            </w:p>
                          </w:txbxContent>
                        </wps:txbx>
                        <wps:bodyPr rot="0" spcFirstLastPara="0" vert="horz" wrap="square" lIns="0" tIns="0" rIns="0" bIns="0" numCol="1" spcCol="0" rtlCol="0" fromWordArt="0" anchor="t" anchorCtr="0" forceAA="0" compatLnSpc="1">
                          <a:prstTxWarp prst="textNoShape">
                            <a:avLst/>
                          </a:prstTxWarp>
                          <a:noAutofit/>
                        </wps:bodyPr>
                      </wps:wsp>
                      <wps:wsp>
                        <wps:cNvPr id="490" name="Straight Arrow Connector 490"/>
                        <wps:cNvCnPr>
                          <a:stCxn id="489" idx="2"/>
                          <a:endCxn id="206" idx="0"/>
                        </wps:cNvCnPr>
                        <wps:spPr>
                          <a:xfrm flipH="1">
                            <a:off x="1400184" y="3344364"/>
                            <a:ext cx="614" cy="3341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94" name="Text Box 82"/>
                        <wps:cNvSpPr txBox="1"/>
                        <wps:spPr>
                          <a:xfrm>
                            <a:off x="467047" y="4151369"/>
                            <a:ext cx="18643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29EAA6" w14:textId="77777777" w:rsidR="00E55214" w:rsidRDefault="00E55214"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71" name="Group 271"/>
                        <wpg:cNvGrpSpPr/>
                        <wpg:grpSpPr>
                          <a:xfrm>
                            <a:off x="3444410" y="353551"/>
                            <a:ext cx="1573460" cy="304337"/>
                            <a:chOff x="836113" y="4397071"/>
                            <a:chExt cx="1573460" cy="304337"/>
                          </a:xfrm>
                        </wpg:grpSpPr>
                        <wps:wsp>
                          <wps:cNvPr id="602" name="Diamond 602"/>
                          <wps:cNvSpPr/>
                          <wps:spPr>
                            <a:xfrm>
                              <a:off x="836113" y="4397071"/>
                              <a:ext cx="1573460" cy="30408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9CA02D" w14:textId="77777777" w:rsidR="00E55214" w:rsidRDefault="00E55214" w:rsidP="00D362D0">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9" name="Text Box 629"/>
                          <wps:cNvSpPr txBox="1"/>
                          <wps:spPr>
                            <a:xfrm>
                              <a:off x="1043281" y="4440580"/>
                              <a:ext cx="1208510"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7A4B05" w14:textId="77777777" w:rsidR="00E55214" w:rsidRDefault="00E55214" w:rsidP="002A7896">
                                <w:pPr>
                                  <w:pStyle w:val="Code"/>
                                  <w:spacing w:line="168" w:lineRule="auto"/>
                                  <w:jc w:val="center"/>
                                </w:pPr>
                                <w:r>
                                  <w:t>assoc[i] is a BCC?</w:t>
                                </w:r>
                              </w:p>
                              <w:p w14:paraId="0F9CBA03" w14:textId="77777777" w:rsidR="00E55214" w:rsidRDefault="00E55214" w:rsidP="00D362D0">
                                <w:pPr>
                                  <w:pStyle w:val="Code"/>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30" name="Straight Arrow Connector 630"/>
                        <wps:cNvCnPr>
                          <a:stCxn id="212" idx="2"/>
                          <a:endCxn id="210" idx="0"/>
                        </wps:cNvCnPr>
                        <wps:spPr>
                          <a:xfrm>
                            <a:off x="4265110" y="1615559"/>
                            <a:ext cx="302" cy="2151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1" name="Straight Arrow Connector 631"/>
                        <wps:cNvCnPr>
                          <a:stCxn id="210" idx="2"/>
                          <a:endCxn id="216" idx="0"/>
                        </wps:cNvCnPr>
                        <wps:spPr>
                          <a:xfrm flipH="1">
                            <a:off x="4263493" y="2325009"/>
                            <a:ext cx="1919" cy="285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2" name="Text Box 632"/>
                        <wps:cNvSpPr txBox="1"/>
                        <wps:spPr>
                          <a:xfrm>
                            <a:off x="4263469" y="593900"/>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78380" w14:textId="77777777" w:rsidR="00E55214" w:rsidRDefault="00E55214"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3" name="Text Box 633"/>
                        <wps:cNvSpPr txBox="1"/>
                        <wps:spPr>
                          <a:xfrm>
                            <a:off x="4974676" y="26012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94B1F0" w14:textId="77777777" w:rsidR="00E55214" w:rsidRDefault="00E55214"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Freeform 284"/>
                        <wps:cNvSpPr/>
                        <wps:spPr>
                          <a:xfrm>
                            <a:off x="1890278" y="2875711"/>
                            <a:ext cx="2385391" cy="2449002"/>
                          </a:xfrm>
                          <a:custGeom>
                            <a:avLst/>
                            <a:gdLst>
                              <a:gd name="connsiteX0" fmla="*/ 2385391 w 2385391"/>
                              <a:gd name="connsiteY0" fmla="*/ 0 h 2449002"/>
                              <a:gd name="connsiteX1" fmla="*/ 2385391 w 2385391"/>
                              <a:gd name="connsiteY1" fmla="*/ 151075 h 2449002"/>
                              <a:gd name="connsiteX2" fmla="*/ 962108 w 2385391"/>
                              <a:gd name="connsiteY2" fmla="*/ 151075 h 2449002"/>
                              <a:gd name="connsiteX3" fmla="*/ 962108 w 2385391"/>
                              <a:gd name="connsiteY3" fmla="*/ 2449002 h 2449002"/>
                              <a:gd name="connsiteX4" fmla="*/ 0 w 2385391"/>
                              <a:gd name="connsiteY4" fmla="*/ 2449002 h 24490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85391" h="2449002">
                                <a:moveTo>
                                  <a:pt x="2385391" y="0"/>
                                </a:moveTo>
                                <a:lnTo>
                                  <a:pt x="2385391" y="151075"/>
                                </a:lnTo>
                                <a:lnTo>
                                  <a:pt x="962108" y="151075"/>
                                </a:lnTo>
                                <a:lnTo>
                                  <a:pt x="962108" y="2449002"/>
                                </a:lnTo>
                                <a:lnTo>
                                  <a:pt x="0" y="2449002"/>
                                </a:lnTo>
                              </a:path>
                            </a:pathLst>
                          </a:custGeom>
                          <a:no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4371448" id="Canvas 227" o:spid="_x0000_s1060" editas="canvas" style="width:468.3pt;height:482.1pt;mso-position-horizontal-relative:char;mso-position-vertical-relative:line" coordsize="59474,6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">
                <v:shape id="_x0000_s1061" type="#_x0000_t75" style="position:absolute;width:59474;height:61220;visibility:visible;mso-wrap-style:square" stroked="t" strokecolor="black [3213]">
                  <v:fill o:detectmouseclick="t"/>
                  <v:path o:connecttype="none"/>
                </v:shape>
                <v:oval id="Oval 160" o:spid="_x0000_s1062" style="position:absolute;left:13612;top:1281;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" fillcolor="white [3201]" strokeweight=".5pt"/>
                <v:oval id="Oval 163" o:spid="_x0000_s1063" style="position:absolute;left:13357;top:57349;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" fillcolor="black [3213]" strokeweight=".5pt"/>
                <v:shape id="Straight Arrow Connector 164" o:spid="_x0000_s1064" type="#_x0000_t32" style="position:absolute;left:14347;top:2514;width:11;height:21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" filled="t" fillcolor="white [3201]" strokeweight=".5pt">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58" o:spid="_x0000_s1065" type="#_x0000_t35" style="position:absolute;left:42688;top:5055;width:7490;height:2762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" adj="-13245,20159" filled="t" fillcolor="white [3201]" strokeweight=".5pt">
                  <v:stroke endarrow="open"/>
                </v:shape>
                <v:shape id="Straight Arrow Connector 169" o:spid="_x0000_s1066" type="#_x0000_t32" style="position:absolute;left:14014;top:54345;width:3;height:30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" filled="t" fillcolor="white [3201]" strokeweight=".5pt">
                  <v:stroke endarrow="open"/>
                </v:shape>
                <v:shape id="Text Box 170" o:spid="_x0000_s1067" type="#_x0000_t202" style="position:absolute;left:29318;top:50996;width:26792;height:2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" fillcolor="white [3201]" strokeweight=".5pt">
                  <v:textbox>
                    <w:txbxContent>
                      <w:p w14:paraId="7C40B6BA" w14:textId="77777777" w:rsidR="00E55214" w:rsidRDefault="00E55214" w:rsidP="00D362D0">
                        <w:pPr>
                          <w:pStyle w:val="Code"/>
                          <w:jc w:val="center"/>
                        </w:pPr>
                        <w:r>
                          <w:t>aASBIE = CreateASBIE( ASCC[i], sk, gABIE, aASBIEP)</w:t>
                        </w:r>
                      </w:p>
                    </w:txbxContent>
                  </v:textbox>
                </v:shape>
                <v:shape id="Text Box 171" o:spid="_x0000_s1068" type="#_x0000_t202" style="position:absolute;left:32858;top:32681;width:1966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" fillcolor="white [3201]" strokeweight=".5pt">
                  <v:textbox>
                    <w:txbxContent>
                      <w:p w14:paraId="29DA2036" w14:textId="77777777" w:rsidR="00E55214" w:rsidRDefault="00E55214" w:rsidP="00D362D0">
                        <w:pPr>
                          <w:pStyle w:val="Code"/>
                          <w:jc w:val="center"/>
                        </w:pPr>
                        <w:r>
                          <w:t>aASCCP = QueryASCCP(assoc[i])</w:t>
                        </w:r>
                      </w:p>
                    </w:txbxContent>
                  </v:textbox>
                </v:shape>
                <v:shape id="Text Box 172" o:spid="_x0000_s1069" type="#_x0000_t202" style="position:absolute;left:32858;top:37206;width:1966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" fillcolor="white [3201]" strokeweight=".5pt">
                  <v:textbox>
                    <w:txbxContent>
                      <w:p w14:paraId="523AF47F" w14:textId="77777777" w:rsidR="00E55214" w:rsidRDefault="00E55214" w:rsidP="00D362D0">
                        <w:pPr>
                          <w:pStyle w:val="Code"/>
                          <w:jc w:val="center"/>
                        </w:pPr>
                        <w:r>
                          <w:t>tACC = QueryTargetACC(aASCCP)</w:t>
                        </w:r>
                      </w:p>
                    </w:txbxContent>
                  </v:textbox>
                </v:shape>
                <v:shape id="Text Box 173" o:spid="_x0000_s1070" type="#_x0000_t202" style="position:absolute;left:29980;top:46210;width:25504;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2JbwQAAANwAAAAPAAAAZHJzL2Rvd25yZXYueG1sRE9NSwMx&#10;EL0L/ocwgjeb1UJ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LfTYlvBAAAA3AAAAA8AAAAA&#10;AAAAAAAAAAAABwIAAGRycy9kb3ducmV2LnhtbFBLBQYAAAAAAwADALcAAAD1AgAAAAA=&#10;" fillcolor="white [3201]" strokeweight=".5pt">
                  <v:textbox>
                    <w:txbxContent>
                      <w:p w14:paraId="53E83600" w14:textId="77777777" w:rsidR="00E55214" w:rsidRDefault="00E55214" w:rsidP="00D362D0">
                        <w:pPr>
                          <w:pStyle w:val="Code"/>
                          <w:jc w:val="center"/>
                        </w:pPr>
                        <w:r>
                          <w:t>aASBIEP = CreateASBIEP(aASCCP, tABIE, gABIE)</w:t>
                        </w:r>
                      </w:p>
                    </w:txbxContent>
                  </v:textbox>
                </v:shape>
                <v:shape id="Text Box 174" o:spid="_x0000_s1071" type="#_x0000_t202" style="position:absolute;left:32963;top:56040;width:1966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ovwQAAANwAAAAPAAAAZHJzL2Rvd25yZXYueG1sRE9NSwMx&#10;EL0L/ocwgjebVUp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Dg6+i/BAAAA3AAAAA8AAAAA&#10;AAAAAAAAAAAABwIAAGRycy9kb3ducmV2LnhtbFBLBQYAAAAAAwADALcAAAD1AgAAAAA=&#10;" fillcolor="white [3201]" strokeweight=".5pt">
                  <v:textbox>
                    <w:txbxContent>
                      <w:p w14:paraId="72BF9EF4" w14:textId="77777777" w:rsidR="00E55214" w:rsidRDefault="00E55214" w:rsidP="00D362D0">
                        <w:pPr>
                          <w:pStyle w:val="Code"/>
                          <w:jc w:val="center"/>
                        </w:pPr>
                        <w:r>
                          <w:t>CreateBIEs(tACC, tABIE)</w:t>
                        </w:r>
                      </w:p>
                    </w:txbxContent>
                  </v:textbox>
                </v:shape>
                <v:shape id="Straight Arrow Connector 175" o:spid="_x0000_s1072" type="#_x0000_t32" style="position:absolute;left:42691;top:44117;width:41;height:20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" filled="t" fillcolor="white [3201]" strokeweight=".5pt">
                  <v:stroke endarrow="open"/>
                </v:shape>
                <v:shape id="Straight Arrow Connector 176" o:spid="_x0000_s1073" type="#_x0000_t32" style="position:absolute;left:42688;top:35290;width:0;height:1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" filled="t" fillcolor="white [3201]" strokeweight=".5pt">
                  <v:stroke endarrow="open"/>
                </v:shape>
                <v:shape id="Straight Arrow Connector 178" o:spid="_x0000_s1074" type="#_x0000_t32" style="position:absolute;left:42688;top:39814;width:3;height:16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79" o:spid="_x0000_s1075" type="#_x0000_t34" style="position:absolute;left:48436;top:27413;width:4187;height:2993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" adj="-20826" filled="t" fillcolor="white [3201]" strokeweight=".5pt">
                  <v:stroke endarrow="open"/>
                </v:shape>
                <v:shape id="Text Box 180" o:spid="_x0000_s1076" type="#_x0000_t202" style="position:absolute;left:15536;top:56240;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4A8AA413" w14:textId="77777777" w:rsidR="00E55214" w:rsidRDefault="00E55214" w:rsidP="00D362D0">
                        <w:r>
                          <w:t>N</w:t>
                        </w:r>
                      </w:p>
                    </w:txbxContent>
                  </v:textbox>
                </v:shape>
                <v:shape id="Text Box 181" o:spid="_x0000_s1077" type="#_x0000_t202" style="position:absolute;left:29898;top:41508;width:25586;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" fillcolor="white [3201]" strokeweight=".5pt">
                  <v:textbox>
                    <w:txbxContent>
                      <w:p w14:paraId="0171619F" w14:textId="77777777" w:rsidR="00E55214" w:rsidRDefault="00E55214" w:rsidP="00D362D0">
                        <w:pPr>
                          <w:pStyle w:val="Code"/>
                          <w:jc w:val="center"/>
                        </w:pPr>
                        <w:r>
                          <w:t>tABIE = CreateABIE(tACC, gABIE.bc, false, gABIE)</w:t>
                        </w:r>
                      </w:p>
                    </w:txbxContent>
                  </v:textbox>
                </v:shape>
                <v:shape id="Straight Arrow Connector 182" o:spid="_x0000_s1078" type="#_x0000_t32" style="position:absolute;left:42714;top:53603;width:79;height:24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" filled="t" fillcolor="white [3201]" strokeweight=".5pt">
                  <v:stroke endarrow="open"/>
                </v:shape>
                <v:shape id="Straight Arrow Connector 189" o:spid="_x0000_s1079" type="#_x0000_t32" style="position:absolute;left:14316;top:14680;width:20;height:21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" filled="t" fillcolor="white [3201]" strokeweight=".5pt">
                  <v:stroke endarrow="open"/>
                </v:shape>
                <v:shape id="Diamond 190" o:spid="_x0000_s1080" type="#_x0000_t4" style="position:absolute;left:6469;top:9343;width:15735;height: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" fillcolor="white [3201]" strokeweight=".25pt">
                  <v:textbox inset="0,0,0,0">
                    <w:txbxContent>
                      <w:p w14:paraId="1B546F53" w14:textId="77777777" w:rsidR="00E55214" w:rsidRDefault="00E55214" w:rsidP="00D362D0">
                        <w:pPr>
                          <w:pStyle w:val="Code"/>
                          <w:spacing w:line="168" w:lineRule="auto"/>
                          <w:jc w:val="center"/>
                        </w:pPr>
                        <w:r>
                          <w:t>bACC[j-1] has a Base?</w:t>
                        </w:r>
                      </w:p>
                    </w:txbxContent>
                  </v:textbox>
                </v:shape>
                <v:shape id="Text Box 191" o:spid="_x0000_s1081" type="#_x0000_t202" style="position:absolute;left:4160;top:16820;width:2031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" fillcolor="white [3201]" strokeweight=".5pt">
                  <v:textbox>
                    <w:txbxContent>
                      <w:p w14:paraId="4C437E50" w14:textId="77777777" w:rsidR="00E55214" w:rsidRDefault="00E55214" w:rsidP="00D362D0">
                        <w:pPr>
                          <w:pStyle w:val="Code"/>
                          <w:jc w:val="center"/>
                        </w:pPr>
                        <w:r>
                          <w:t>bACC[j] = queryBaseACC( gACC[j-1] )</w:t>
                        </w:r>
                      </w:p>
                    </w:txbxContent>
                  </v:textbox>
                </v:shape>
                <v:shape id="Text Box 193" o:spid="_x0000_s1082" type="#_x0000_t202" style="position:absolute;left:11756;top:14040;width:2602;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14:paraId="5AEE90BA" w14:textId="77777777" w:rsidR="00E55214" w:rsidRDefault="00E55214" w:rsidP="00D362D0">
                        <w:r>
                          <w:t>Y</w:t>
                        </w:r>
                      </w:p>
                    </w:txbxContent>
                  </v:textbox>
                </v:shape>
                <v:shape id="Text Box 194" o:spid="_x0000_s1083" type="#_x0000_t202" style="position:absolute;left:5543;top:4616;width:17608;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hzVwAAAANwAAAAPAAAAZHJzL2Rvd25yZXYueG1sRE9NSwMx&#10;EL0L/ocwgjebVUS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iDYc1cAAAADcAAAADwAAAAAA&#10;AAAAAAAAAAAHAgAAZHJzL2Rvd25yZXYueG1sUEsFBgAAAAADAAMAtwAAAPQCAAAAAA==&#10;" fillcolor="white [3201]" strokeweight=".5pt">
                  <v:textbox>
                    <w:txbxContent>
                      <w:p w14:paraId="79C91524" w14:textId="77777777" w:rsidR="00E55214" w:rsidRDefault="00E55214" w:rsidP="00D362D0">
                        <w:pPr>
                          <w:pStyle w:val="Code"/>
                          <w:jc w:val="center"/>
                        </w:pPr>
                        <w:r>
                          <w:t>j = 1, bACC[0]=gACC</w:t>
                        </w:r>
                      </w:p>
                    </w:txbxContent>
                  </v:textbox>
                </v:shape>
                <v:shape id="Text Box 195" o:spid="_x0000_s1084" type="#_x0000_t202" style="position:absolute;left:5543;top:21282;width:17608;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rlOwAAAANwAAAAPAAAAZHJzL2Rvd25yZXYueG1sRE9NSwMx&#10;EL0L/ocwgjebVVC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53q5TsAAAADcAAAADwAAAAAA&#10;AAAAAAAAAAAHAgAAZHJzL2Rvd25yZXYueG1sUEsFBgAAAAADAAMAtwAAAPQCAAAAAA==&#10;" fillcolor="white [3201]" strokeweight=".5pt">
                  <v:textbox>
                    <w:txbxContent>
                      <w:p w14:paraId="69B3CF13" w14:textId="77777777" w:rsidR="00E55214" w:rsidRDefault="00E55214" w:rsidP="00D362D0">
                        <w:pPr>
                          <w:pStyle w:val="Code"/>
                          <w:jc w:val="center"/>
                        </w:pPr>
                        <w:r>
                          <w:t>j = j+1</w:t>
                        </w:r>
                      </w:p>
                    </w:txbxContent>
                  </v:textbox>
                </v:shape>
                <v:shape id="Straight Arrow Connector 128" o:spid="_x0000_s1085" type="#_x0000_t35" style="position:absolute;left:4468;top:14012;width:11879;height:78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" adj="-1179,30407" filled="t" fillcolor="white [3201]" strokeweight=".5pt">
                  <v:stroke endarrow="open"/>
                </v:shape>
                <v:shape id="Straight Arrow Connector 197" o:spid="_x0000_s1086" type="#_x0000_t32" style="position:absolute;left:14336;top:7224;width:11;height:21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" filled="t" fillcolor="white [3201]" strokeweight=".5pt">
                  <v:stroke endarrow="open"/>
                </v:shape>
                <v:shape id="Straight Arrow Connector 198" o:spid="_x0000_s1087" type="#_x0000_t32" style="position:absolute;left:14316;top:19428;width:31;height:18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" filled="t" fillcolor="white [3201]" strokeweight=".5pt">
                  <v:stroke endarrow="open"/>
                </v:shape>
                <v:shape id="Straight Arrow Connector 199" o:spid="_x0000_s1088" type="#_x0000_t32" style="position:absolute;left:14007;top:28328;width:20;height:15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" filled="t" fillcolor="white [3201]" strokeweight=".5pt">
                  <v:stroke endarrow="open"/>
                </v:shape>
                <v:shape id="Text Box 200" o:spid="_x0000_s1089" type="#_x0000_t202" style="position:absolute;left:6110;top:25720;width:15833;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" fillcolor="white [3201]" strokeweight=".5pt">
                  <v:textbox>
                    <w:txbxContent>
                      <w:p w14:paraId="75F87CC9" w14:textId="77777777" w:rsidR="00E55214" w:rsidRPr="00B063E4" w:rsidRDefault="00E55214" w:rsidP="00D362D0">
                        <w:pPr>
                          <w:pStyle w:val="Code"/>
                          <w:jc w:val="center"/>
                          <w:rPr>
                            <w:b/>
                            <w:bCs/>
                          </w:rPr>
                        </w:pPr>
                        <w:r>
                          <w:t xml:space="preserve">For each bACC[ j], </w:t>
                        </w:r>
                        <w:r w:rsidRPr="00B063E4">
                          <w:rPr>
                            <w:b/>
                            <w:bCs/>
                          </w:rPr>
                          <w:t>j=m</w:t>
                        </w:r>
                        <w:r>
                          <w:rPr>
                            <w:b/>
                            <w:bCs/>
                          </w:rPr>
                          <w:t>…</w:t>
                        </w:r>
                        <w:r w:rsidRPr="00B063E4">
                          <w:rPr>
                            <w:b/>
                            <w:bCs/>
                          </w:rPr>
                          <w:t>0</w:t>
                        </w:r>
                      </w:p>
                    </w:txbxContent>
                  </v:textbox>
                </v:shape>
                <v:shape id="Straight Arrow Connector 128" o:spid="_x0000_s1090" type="#_x0000_t34" style="position:absolute;left:21943;top:12011;width:261;height:1501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" adj="-262732" filled="t" fillcolor="white [3201]" strokeweight=".5pt">
                  <v:stroke endarrow="open"/>
                </v:shape>
                <v:shape id="Text Box 202" o:spid="_x0000_s1091" type="#_x0000_t202" style="position:absolute;left:9138;top:51737;width:975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" fillcolor="white [3201]" strokeweight=".5pt">
                  <v:textbox>
                    <w:txbxContent>
                      <w:p w14:paraId="740E08C5" w14:textId="77777777" w:rsidR="00E55214" w:rsidRDefault="00E55214" w:rsidP="00D362D0">
                        <w:pPr>
                          <w:pStyle w:val="Code"/>
                          <w:jc w:val="center"/>
                        </w:pPr>
                        <w:r>
                          <w:t xml:space="preserve">Next bACC[j] </w:t>
                        </w:r>
                      </w:p>
                    </w:txbxContent>
                  </v:textbox>
                </v:shape>
                <v:shape id="Straight Arrow Connector 128" o:spid="_x0000_s1092" type="#_x0000_t34" style="position:absolute;left:6110;top:27024;width:3028;height:260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" adj="57188" filled="t" fillcolor="white [3201]" strokeweight=".5pt">
                  <v:stroke endarrow="open"/>
                </v:shape>
                <v:shape id="Text Box 204" o:spid="_x0000_s1093" type="#_x0000_t202" style="position:absolute;left:21673;top:9777;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18xgAAANwAAAAPAAAAZHJzL2Rvd25yZXYueG1sRI9Ba8JA&#10;FITvhf6H5RW81Y1B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zYptfMYAAADcAAAA&#10;DwAAAAAAAAAAAAAAAAAHAgAAZHJzL2Rvd25yZXYueG1sUEsFBgAAAAADAAMAtwAAAPoCAAAAAA==&#10;" filled="f" stroked="f" strokeweight=".5pt">
                  <v:textbox>
                    <w:txbxContent>
                      <w:p w14:paraId="3A83A4B1" w14:textId="77777777" w:rsidR="00E55214" w:rsidRDefault="00E55214" w:rsidP="00D362D0">
                        <w:r>
                          <w:t>N</w:t>
                        </w:r>
                      </w:p>
                    </w:txbxContent>
                  </v:textbox>
                </v:shape>
                <v:shape id="Text Box 81" o:spid="_x0000_s1094" type="#_x0000_t202" style="position:absolute;left:3295;top:36785;width:21412;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" fillcolor="white [3201]" strokeweight=".5pt">
                  <v:textbox>
                    <w:txbxContent>
                      <w:p w14:paraId="4F4EEC65" w14:textId="77777777" w:rsidR="00E55214" w:rsidRDefault="00E55214"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v:textbox>
                </v:shape>
                <v:shape id="Straight Arrow Connector 208" o:spid="_x0000_s1095" type="#_x0000_t32" style="position:absolute;left:13992;top:39604;width:9;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" filled="t" fillcolor="white [3201]" strokeweight=".5pt">
                  <v:stroke endarrow="open"/>
                </v:shape>
                <v:shape id="Straight Arrow Connector 209" o:spid="_x0000_s1096" type="#_x0000_t32" style="position:absolute;left:42558;top:6578;width:47;height:2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" filled="t" fillcolor="white [3201]" strokeweight=".5pt">
                  <v:stroke endarrow="open"/>
                </v:shape>
                <v:shape id="Text Box 210" o:spid="_x0000_s1097" type="#_x0000_t202" style="position:absolute;left:32962;top:18307;width:19383;height:4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" fillcolor="white [3201]" strokeweight=".5pt">
                  <v:textbox>
                    <w:txbxContent>
                      <w:p w14:paraId="3945E6D0" w14:textId="0A3D40CC" w:rsidR="00E55214" w:rsidRDefault="00E55214"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 xml:space="preserve">BBIE[i] = CreateBBIE(assoc[i], sk, </w:t>
                        </w:r>
                      </w:p>
                      <w:p w14:paraId="49B47E0C" w14:textId="77777777" w:rsidR="00E55214" w:rsidRDefault="00E55214" w:rsidP="00D362D0">
                        <w:pPr>
                          <w:pStyle w:val="NormalWeb"/>
                          <w:overflowPunct w:val="0"/>
                          <w:spacing w:before="0" w:beforeAutospacing="0" w:after="0" w:afterAutospacing="0"/>
                          <w:jc w:val="center"/>
                        </w:pPr>
                        <w:r>
                          <w:rPr>
                            <w:rFonts w:ascii="Cordia New" w:eastAsia="Times New Roman" w:hAnsi="Cordia New" w:cs="Cordia New"/>
                          </w:rPr>
                          <w:t>gABIE, aBBIEP)</w:t>
                        </w:r>
                      </w:p>
                    </w:txbxContent>
                  </v:textbox>
                </v:shape>
                <v:shape id="Text Box 211" o:spid="_x0000_s1098" type="#_x0000_t202" style="position:absolute;left:32778;top:8642;width:19653;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" fillcolor="white [3201]" strokeweight=".5pt">
                  <v:textbox>
                    <w:txbxContent>
                      <w:p w14:paraId="3DE470E8" w14:textId="77777777" w:rsidR="00E55214" w:rsidRDefault="00E55214" w:rsidP="00D362D0">
                        <w:pPr>
                          <w:pStyle w:val="NormalWeb"/>
                          <w:overflowPunct w:val="0"/>
                          <w:spacing w:before="0" w:beforeAutospacing="0" w:after="0" w:afterAutospacing="0"/>
                          <w:jc w:val="center"/>
                        </w:pPr>
                        <w:r>
                          <w:rPr>
                            <w:rFonts w:ascii="Cordia New" w:eastAsia="Times New Roman" w:hAnsi="Cordia New" w:cs="Cordia New"/>
                          </w:rPr>
                          <w:t>aBCCP = QueryBCCP(assoc[i])</w:t>
                        </w:r>
                      </w:p>
                    </w:txbxContent>
                  </v:textbox>
                </v:shape>
                <v:shape id="Text Box 212" o:spid="_x0000_s1099" type="#_x0000_t202" style="position:absolute;left:31945;top:13552;width:21412;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" fillcolor="white [3201]" strokeweight=".5pt">
                  <v:textbox>
                    <w:txbxContent>
                      <w:p w14:paraId="5B5F529F" w14:textId="77777777" w:rsidR="00E55214" w:rsidRDefault="00E55214" w:rsidP="00D362D0">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v:textbox>
                </v:shape>
                <v:shape id="Straight Arrow Connector 213" o:spid="_x0000_s1100" type="#_x0000_t32" style="position:absolute;left:42605;top:11246;width:46;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" filled="t" fillcolor="white [3201]" strokeweight=".5pt">
                  <v:stroke endarrow="open"/>
                </v:shape>
                <v:shape id="Straight Arrow Connector 214" o:spid="_x0000_s1101" type="#_x0000_t32" style="position:absolute;left:13952;top:44117;width:40;height:24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" filled="t" fillcolor="white [3201]" strokeweight=".5pt">
                  <v:stroke endarrow="open"/>
                </v:shape>
                <v:shape id="Text Box 215" o:spid="_x0000_s1102" type="#_x0000_t202" style="position:absolute;left:2559;top:46568;width:22785;height:2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" fillcolor="white [3201]" strokeweight=".5pt">
                  <v:textbox>
                    <w:txbxContent>
                      <w:p w14:paraId="38A7F107" w14:textId="77777777" w:rsidR="00E55214" w:rsidRDefault="00E55214" w:rsidP="00D362D0">
                        <w:pPr>
                          <w:pStyle w:val="Code"/>
                          <w:jc w:val="center"/>
                        </w:pPr>
                        <w:r>
                          <w:t>sk = skb + i – (# of BCC attributes in assoc[i])</w:t>
                        </w:r>
                      </w:p>
                    </w:txbxContent>
                  </v:textbox>
                </v:shape>
                <v:shape id="Text Box 216" o:spid="_x0000_s1103" type="#_x0000_t202" style="position:absolute;left:36833;top:26108;width:11603;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" fillcolor="white [3201]" strokeweight=".5pt">
                  <v:textbox>
                    <w:txbxContent>
                      <w:p w14:paraId="43FBEBF8" w14:textId="77777777" w:rsidR="00E55214" w:rsidRDefault="00E55214" w:rsidP="00D362D0">
                        <w:pPr>
                          <w:pStyle w:val="Code"/>
                          <w:jc w:val="center"/>
                        </w:pPr>
                        <w:r>
                          <w:t>Next assoc[i]?</w:t>
                        </w:r>
                      </w:p>
                    </w:txbxContent>
                  </v:textbox>
                </v:shape>
                <v:shape id="Straight Arrow Connector 58" o:spid="_x0000_s1104" type="#_x0000_t34" style="position:absolute;left:34444;top:5055;width:2389;height:2235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" adj="61666" filled="t" fillcolor="white [3201]" strokeweight=".5pt">
                  <v:stroke endarrow="open"/>
                </v:shape>
                <v:shape id="Straight Arrow Connector 219" o:spid="_x0000_s1105" type="#_x0000_t32" style="position:absolute;left:42714;top:48818;width:18;height:21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" filled="t" fillcolor="white [3201]" strokeweight=".5pt">
                  <v:stroke endarrow="open"/>
                </v:shape>
                <v:shape id="Text Box 221" o:spid="_x0000_s1106" type="#_x0000_t202" style="position:absolute;left:33834;top:24853;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JKE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" filled="f" stroked="f" strokeweight=".5pt">
                  <v:textbox>
                    <w:txbxContent>
                      <w:p w14:paraId="1901948E" w14:textId="77777777" w:rsidR="00E55214" w:rsidRDefault="00E55214" w:rsidP="00D362D0">
                        <w:r>
                          <w:t>Y</w:t>
                        </w:r>
                      </w:p>
                    </w:txbxContent>
                  </v:textbox>
                </v:shape>
                <v:shape id="Text Box 222" o:spid="_x0000_s1107" type="#_x0000_t202" style="position:absolute;left:6111;top:50493;width:260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" filled="f" stroked="f" strokeweight=".5pt">
                  <v:textbox>
                    <w:txbxContent>
                      <w:p w14:paraId="39FC9C8E" w14:textId="77777777" w:rsidR="00E55214" w:rsidRDefault="00E55214" w:rsidP="00D362D0">
                        <w:r>
                          <w:t>Y</w:t>
                        </w:r>
                      </w:p>
                    </w:txbxContent>
                  </v:textbox>
                </v:shape>
                <v:shape id="Straight Arrow Connector 225" o:spid="_x0000_s1108" type="#_x0000_t35" style="position:absolute;left:25344;top:3535;width:16967;height:4435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" adj="2451,22713" filled="t" fillcolor="white [3201]" strokeweight=".5pt">
                  <v:stroke endarrow="open"/>
                </v:shape>
                <v:shape id="Text Box 488" o:spid="_x0000_s1109" type="#_x0000_t202" style="position:absolute;left:32963;top:28328;width:260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" filled="f" stroked="f" strokeweight=".5pt">
                  <v:textbox>
                    <w:txbxContent>
                      <w:p w14:paraId="70423368" w14:textId="77777777" w:rsidR="00E55214" w:rsidRDefault="00E55214" w:rsidP="00D362D0">
                        <w:r>
                          <w:t>N</w:t>
                        </w:r>
                      </w:p>
                    </w:txbxContent>
                  </v:textbox>
                </v:shape>
                <v:shape id="Text Box 81" o:spid="_x0000_s1110" type="#_x0000_t202" style="position:absolute;left:4073;top:29863;width:19869;height:3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" fillcolor="white [3201]" strokeweight=".5pt">
                  <v:textbox inset="0,0,0,0">
                    <w:txbxContent>
                      <w:p w14:paraId="42AD08CB" w14:textId="77777777" w:rsidR="00E55214" w:rsidRDefault="00E55214"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275DBB6">
                            <v:shape id="_x0000_i1028" type="#_x0000_t75" style="width:125.55pt;height:27.65pt" o:ole="">
                              <v:imagedata r:id="rId19" o:title=""/>
                            </v:shape>
                            <o:OLEObject Type="Embed" ProgID="Equation.3" ShapeID="_x0000_i1028" DrawAspect="Content" ObjectID="_1527750510" r:id="rId21"/>
                          </w:object>
                        </w:r>
                      </w:p>
                    </w:txbxContent>
                  </v:textbox>
                </v:shape>
                <v:shape id="Straight Arrow Connector 490" o:spid="_x0000_s1111" type="#_x0000_t32" style="position:absolute;left:14001;top:33443;width:6;height:33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" filled="t" fillcolor="white [3201]" strokeweight=".5pt">
                  <v:stroke endarrow="open"/>
                </v:shape>
                <v:shape id="Text Box 82" o:spid="_x0000_s1112" type="#_x0000_t202" style="position:absolute;left:4670;top:41513;width:18644;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" fillcolor="white [3201]" strokeweight=".5pt">
                  <v:textbox>
                    <w:txbxContent>
                      <w:p w14:paraId="7929EAA6" w14:textId="77777777" w:rsidR="00E55214" w:rsidRDefault="00E55214"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v:textbox>
                </v:shape>
                <v:group id="Group 271" o:spid="_x0000_s1113" style="position:absolute;left:34444;top:3535;width:15734;height:3043" coordorigin="8361,43970" coordsize="15734,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Diamond 602" o:spid="_x0000_s1114" type="#_x0000_t4" style="position:absolute;left:8361;top:43970;width:15734;height:3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" fillcolor="white [3201]" strokeweight=".25pt">
                    <v:textbox inset="0,0,0,0">
                      <w:txbxContent>
                        <w:p w14:paraId="409CA02D" w14:textId="77777777" w:rsidR="00E55214" w:rsidRDefault="00E55214" w:rsidP="00D362D0">
                          <w:pPr>
                            <w:pStyle w:val="Code"/>
                            <w:spacing w:line="168" w:lineRule="auto"/>
                            <w:jc w:val="center"/>
                          </w:pPr>
                        </w:p>
                      </w:txbxContent>
                    </v:textbox>
                  </v:shape>
                  <v:shape id="Text Box 629" o:spid="_x0000_s1115" type="#_x0000_t202" style="position:absolute;left:10432;top:44405;width:1208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" filled="f" stroked="f" strokeweight=".5pt">
                    <v:textbox>
                      <w:txbxContent>
                        <w:p w14:paraId="157A4B05" w14:textId="77777777" w:rsidR="00E55214" w:rsidRDefault="00E55214" w:rsidP="002A7896">
                          <w:pPr>
                            <w:pStyle w:val="Code"/>
                            <w:spacing w:line="168" w:lineRule="auto"/>
                            <w:jc w:val="center"/>
                          </w:pPr>
                          <w:r>
                            <w:t>assoc[i] is a BCC?</w:t>
                          </w:r>
                        </w:p>
                        <w:p w14:paraId="0F9CBA03" w14:textId="77777777" w:rsidR="00E55214" w:rsidRDefault="00E55214" w:rsidP="00D362D0">
                          <w:pPr>
                            <w:pStyle w:val="Code"/>
                            <w:jc w:val="center"/>
                          </w:pPr>
                        </w:p>
                      </w:txbxContent>
                    </v:textbox>
                  </v:shape>
                </v:group>
                <v:shape id="Straight Arrow Connector 630" o:spid="_x0000_s1116" type="#_x0000_t32" style="position:absolute;left:42651;top:16155;width:3;height:2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" filled="t" fillcolor="white [3201]" strokeweight=".5pt">
                  <v:stroke endarrow="open"/>
                </v:shape>
                <v:shape id="Straight Arrow Connector 631" o:spid="_x0000_s1117" type="#_x0000_t32" style="position:absolute;left:42634;top:23250;width:20;height:2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" filled="t" fillcolor="white [3201]" strokeweight=".5pt">
                  <v:stroke endarrow="open"/>
                </v:shape>
                <v:shape id="Text Box 632" o:spid="_x0000_s1118" type="#_x0000_t202" style="position:absolute;left:42634;top:5939;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Y3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snmP4OxOOgFz/AgAA//8DAFBLAQItABQABgAIAAAAIQDb4fbL7gAAAIUBAAATAAAAAAAA&#10;AAAAAAAAAAAAAABbQ29udGVudF9UeXBlc10ueG1sUEsBAi0AFAAGAAgAAAAhAFr0LFu/AAAAFQEA&#10;AAsAAAAAAAAAAAAAAAAAHwEAAF9yZWxzLy5yZWxzUEsBAi0AFAAGAAgAAAAhAPjMNjfHAAAA3AAA&#10;AA8AAAAAAAAAAAAAAAAABwIAAGRycy9kb3ducmV2LnhtbFBLBQYAAAAAAwADALcAAAD7AgAAAAA=&#10;" filled="f" stroked="f" strokeweight=".5pt">
                  <v:textbox>
                    <w:txbxContent>
                      <w:p w14:paraId="22C78380" w14:textId="77777777" w:rsidR="00E55214" w:rsidRDefault="00E55214" w:rsidP="00D362D0">
                        <w:r>
                          <w:t>Y</w:t>
                        </w:r>
                      </w:p>
                    </w:txbxContent>
                  </v:textbox>
                </v:shape>
                <v:shape id="Text Box 633" o:spid="_x0000_s1119" type="#_x0000_t202" style="position:absolute;left:49746;top:2601;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" filled="f" stroked="f" strokeweight=".5pt">
                  <v:textbox>
                    <w:txbxContent>
                      <w:p w14:paraId="0C94B1F0" w14:textId="77777777" w:rsidR="00E55214" w:rsidRDefault="00E55214" w:rsidP="00D362D0">
                        <w:r>
                          <w:t>N</w:t>
                        </w:r>
                      </w:p>
                    </w:txbxContent>
                  </v:textbox>
                </v:shape>
                <v:shape id="Freeform 284" o:spid="_x0000_s1120" style="position:absolute;left:18902;top:28757;width:23854;height:24490;visibility:visible;mso-wrap-style:square;v-text-anchor:middle" coordsize="2385391,2449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" path="m2385391,r,151075l962108,151075r,2297927l,2449002e" filled="f" strokeweight=".5pt">
                  <v:stroke endarrow="open"/>
                  <v:path arrowok="t" o:connecttype="custom" o:connectlocs="2385391,0;2385391,151075;962108,151075;962108,2449002;0,2449002" o:connectangles="0,0,0,0,0"/>
                </v:shape>
                <w10:anchorlock/>
              </v:group>
            </w:pict>
          </mc:Fallback>
        </mc:AlternateContent>
      </w:r>
    </w:p>
    <w:p w14:paraId="782482FC" w14:textId="77777777" w:rsidR="00FB19E4" w:rsidRDefault="00FB19E4" w:rsidP="00FB19E4"/>
    <w:p w14:paraId="2BC1EB05" w14:textId="77777777" w:rsidR="00837183" w:rsidRDefault="00837183" w:rsidP="00FB19E4">
      <w:pPr>
        <w:pStyle w:val="Heading6"/>
      </w:pPr>
      <w:r>
        <w:t xml:space="preserve">Function: </w:t>
      </w:r>
      <w:r w:rsidRPr="00837183">
        <w:rPr>
          <w:rStyle w:val="CodeChar"/>
        </w:rPr>
        <w:t>QueryChildAssoc(gACC)</w:t>
      </w:r>
    </w:p>
    <w:p w14:paraId="4961E0D4" w14:textId="77777777" w:rsidR="00837183" w:rsidRDefault="00837183" w:rsidP="00837183">
      <w:r>
        <w:t>Description: Return an array of all child</w:t>
      </w:r>
      <w:r w:rsidR="000239AA">
        <w:t xml:space="preserve"> associations,</w:t>
      </w:r>
      <w:r>
        <w:t xml:space="preserve"> ASCCs and BCCs</w:t>
      </w:r>
      <w:r w:rsidR="000239AA">
        <w:t>,</w:t>
      </w:r>
      <w:r>
        <w:t xml:space="preserve"> of the </w:t>
      </w:r>
      <w:r w:rsidRPr="00837183">
        <w:rPr>
          <w:rStyle w:val="CodeChar"/>
        </w:rPr>
        <w:t>gACC</w:t>
      </w:r>
      <w:r>
        <w:t xml:space="preserve">. The array </w:t>
      </w:r>
      <w:r w:rsidR="00FD045A">
        <w:t>must include</w:t>
      </w:r>
      <w:r w:rsidR="00DE5F0E">
        <w:t xml:space="preserve"> </w:t>
      </w:r>
      <w:r w:rsidR="000239AA">
        <w:t>associations within groups (including nested groups) but not the association between the ACC and the group or between nested groups.</w:t>
      </w:r>
    </w:p>
    <w:p w14:paraId="4AFAFFD4" w14:textId="77777777" w:rsidR="00837183" w:rsidRDefault="00837183" w:rsidP="00837183">
      <w:r>
        <w:t xml:space="preserve">Argument: </w:t>
      </w:r>
      <w:r w:rsidRPr="00837183">
        <w:rPr>
          <w:rStyle w:val="CodeChar"/>
        </w:rPr>
        <w:t>gACC</w:t>
      </w:r>
      <w:r>
        <w:t xml:space="preserve"> = a given ACC.</w:t>
      </w:r>
    </w:p>
    <w:p w14:paraId="1A35478D" w14:textId="77777777" w:rsidR="00837183" w:rsidRPr="00837183" w:rsidRDefault="00837183" w:rsidP="00837183">
      <w:r>
        <w:t>Return: An array of associations</w:t>
      </w:r>
      <w:r w:rsidR="00A23507">
        <w:t xml:space="preserve"> ordered based on the sequencing key</w:t>
      </w:r>
      <w:r>
        <w:t>.</w:t>
      </w:r>
    </w:p>
    <w:p w14:paraId="0906B668" w14:textId="77777777" w:rsidR="00FB19E4" w:rsidRDefault="00FB19E4" w:rsidP="00FB19E4">
      <w:pPr>
        <w:pStyle w:val="Heading6"/>
      </w:pPr>
      <w:r>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14:paraId="61906083" w14:textId="77777777" w:rsidR="00FB19E4" w:rsidRDefault="00FB19E4" w:rsidP="00FB19E4">
      <w:r>
        <w:t>Description: Create an uncommitted ABIE record for the given ACC.</w:t>
      </w:r>
    </w:p>
    <w:p w14:paraId="7AD36C49" w14:textId="77777777" w:rsidR="00FB19E4" w:rsidRDefault="00FB19E4" w:rsidP="00FB19E4">
      <w:r>
        <w:lastRenderedPageBreak/>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14:paraId="1BEE1F89" w14:textId="77777777" w:rsidR="00FB19E4" w:rsidRDefault="00FB19E4" w:rsidP="00FB19E4">
      <w:r>
        <w:t xml:space="preserve">Return: </w:t>
      </w:r>
      <w:commentRangeStart w:id="930"/>
      <w:r>
        <w:t xml:space="preserve">An ABIE object </w:t>
      </w:r>
      <w:commentRangeEnd w:id="930"/>
      <w:r>
        <w:rPr>
          <w:rStyle w:val="CommentReference"/>
        </w:rPr>
        <w:commentReference w:id="930"/>
      </w:r>
    </w:p>
    <w:p w14:paraId="193C9DB8" w14:textId="77777777" w:rsidR="00FB19E4" w:rsidRDefault="00FB19E4" w:rsidP="00FB19E4"/>
    <w:p w14:paraId="457B523E" w14:textId="77777777" w:rsidR="00FB19E4" w:rsidRDefault="00FB19E4" w:rsidP="00FB19E4">
      <w:r>
        <w:t>Populate the ABIE table as follows:</w:t>
      </w:r>
    </w:p>
    <w:p w14:paraId="270EE96B" w14:textId="77777777" w:rsidR="00FB19E4" w:rsidRDefault="00FB19E4" w:rsidP="00FB19E4"/>
    <w:p w14:paraId="021D7FFF" w14:textId="77777777" w:rsidR="00FB19E4" w:rsidRDefault="00FB19E4" w:rsidP="00FB19E4">
      <w:r w:rsidRPr="003621DA">
        <w:rPr>
          <w:rStyle w:val="CodeChar"/>
        </w:rPr>
        <w:t>ABIE_ID</w:t>
      </w:r>
      <w:r>
        <w:t xml:space="preserve"> = Auto-generate database key.</w:t>
      </w:r>
    </w:p>
    <w:p w14:paraId="40C4101C" w14:textId="77777777"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3CAADE09" w14:textId="0B807E08" w:rsidR="00FB19E4" w:rsidRDefault="00C17670" w:rsidP="00FB19E4">
      <w:r>
        <w:rPr>
          <w:rStyle w:val="CodeChar"/>
        </w:rPr>
        <w:t>based_acc_id</w:t>
      </w:r>
      <w:r w:rsidR="00FB19E4">
        <w:t xml:space="preserve"> = </w:t>
      </w:r>
      <w:r w:rsidR="00FB19E4" w:rsidRPr="00E4596A">
        <w:rPr>
          <w:rStyle w:val="CodeChar"/>
        </w:rPr>
        <w:t>gACC.</w:t>
      </w:r>
      <w:r>
        <w:rPr>
          <w:rStyle w:val="CodeChar"/>
        </w:rPr>
        <w:t>acc_id</w:t>
      </w:r>
      <w:r w:rsidR="00FB19E4">
        <w:t xml:space="preserve"> - foreign key to the </w:t>
      </w:r>
      <w:r w:rsidR="00FB19E4" w:rsidRPr="001463FD">
        <w:rPr>
          <w:rStyle w:val="CodeChar"/>
        </w:rPr>
        <w:t>gACC</w:t>
      </w:r>
      <w:r w:rsidR="00FB19E4">
        <w:t>.</w:t>
      </w:r>
    </w:p>
    <w:p w14:paraId="0214E447" w14:textId="77777777" w:rsidR="00FB19E4" w:rsidRDefault="00FB19E4" w:rsidP="00FB19E4">
      <w:r w:rsidRPr="003621DA">
        <w:rPr>
          <w:rStyle w:val="CodeChar"/>
        </w:rPr>
        <w:t>isTop_Level</w:t>
      </w:r>
      <w:r>
        <w:t xml:space="preserve"> = </w:t>
      </w:r>
      <w:r w:rsidRPr="006C19AB">
        <w:rPr>
          <w:rStyle w:val="CodeChar"/>
        </w:rPr>
        <w:t>isTopLevel</w:t>
      </w:r>
      <w:r>
        <w:t xml:space="preserve"> argument.</w:t>
      </w:r>
    </w:p>
    <w:p w14:paraId="76862592" w14:textId="77777777" w:rsidR="00FB19E4" w:rsidRDefault="00FB19E4" w:rsidP="00FB19E4">
      <w:r w:rsidRPr="003621DA">
        <w:rPr>
          <w:rStyle w:val="CodeChar"/>
        </w:rPr>
        <w:t>Business_Context_ID</w:t>
      </w:r>
      <w:r>
        <w:t xml:space="preserve"> = Foreign key to the database key of the </w:t>
      </w:r>
      <w:r w:rsidRPr="005D0E58">
        <w:rPr>
          <w:rStyle w:val="CodeChar"/>
        </w:rPr>
        <w:t>bc</w:t>
      </w:r>
      <w:r>
        <w:t>.</w:t>
      </w:r>
    </w:p>
    <w:p w14:paraId="135C5193" w14:textId="77777777" w:rsidR="00FB19E4" w:rsidRDefault="00B66EC6" w:rsidP="00FB19E4">
      <w:r>
        <w:rPr>
          <w:rStyle w:val="CodeChar"/>
        </w:rPr>
        <w:t>definition</w:t>
      </w:r>
      <w:r w:rsidR="00FB19E4">
        <w:t xml:space="preserve"> = </w:t>
      </w:r>
      <w:r w:rsidR="00FB19E4" w:rsidRPr="00DC6C40">
        <w:rPr>
          <w:rStyle w:val="CodeChar"/>
        </w:rPr>
        <w:t>Null</w:t>
      </w:r>
      <w:r w:rsidR="00FB19E4">
        <w:t xml:space="preserve"> for now. The user will be able to specify later. </w:t>
      </w:r>
    </w:p>
    <w:p w14:paraId="57B21E70" w14:textId="77777777" w:rsidR="00FB19E4" w:rsidRDefault="00127238" w:rsidP="00FB19E4">
      <w:r>
        <w:rPr>
          <w:rStyle w:val="CodeChar"/>
        </w:rPr>
        <w:t>created_by</w:t>
      </w:r>
      <w:r w:rsidR="00FB19E4">
        <w:t xml:space="preserve"> = Currently logged on user.</w:t>
      </w:r>
    </w:p>
    <w:p w14:paraId="674684B4" w14:textId="77777777" w:rsidR="00FB19E4" w:rsidRDefault="00127238" w:rsidP="00FB19E4">
      <w:r>
        <w:rPr>
          <w:rStyle w:val="CodeChar"/>
        </w:rPr>
        <w:t>last_updated_by</w:t>
      </w:r>
      <w:r w:rsidR="00FB19E4">
        <w:t xml:space="preserve"> = Currently logged on user.</w:t>
      </w:r>
    </w:p>
    <w:p w14:paraId="175DDB50" w14:textId="77777777" w:rsidR="00FB19E4" w:rsidRDefault="00127238" w:rsidP="00FB19E4">
      <w:r>
        <w:rPr>
          <w:rStyle w:val="CodeChar"/>
        </w:rPr>
        <w:t>creation_timestamp</w:t>
      </w:r>
      <w:r w:rsidR="00FB19E4">
        <w:t xml:space="preserve"> = Current time. If </w:t>
      </w:r>
      <w:r w:rsidR="00FB19E4" w:rsidRPr="00991F40">
        <w:rPr>
          <w:rStyle w:val="CodeChar"/>
        </w:rPr>
        <w:t>pABIE</w:t>
      </w:r>
      <w:r w:rsidR="00FB19E4">
        <w:t xml:space="preserve"> is not null, then use its </w:t>
      </w:r>
      <w:r>
        <w:rPr>
          <w:rStyle w:val="CodeChar"/>
        </w:rPr>
        <w:t>creation_timestamp</w:t>
      </w:r>
      <w:r w:rsidR="00FB19E4">
        <w:t xml:space="preserve">. </w:t>
      </w:r>
    </w:p>
    <w:p w14:paraId="06B35173"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284863E6" w14:textId="77777777" w:rsidR="00FB19E4" w:rsidRDefault="00FB19E4" w:rsidP="00FB19E4">
      <w:r w:rsidRPr="003621DA">
        <w:rPr>
          <w:rStyle w:val="CodeChar"/>
        </w:rPr>
        <w:t>State</w:t>
      </w:r>
      <w:r>
        <w:t xml:space="preserve"> = </w:t>
      </w:r>
      <w:r w:rsidRPr="00860F82">
        <w:t xml:space="preserve"> </w:t>
      </w:r>
      <w:r>
        <w:t>“</w:t>
      </w:r>
      <w:r>
        <w:rPr>
          <w:rStyle w:val="CodeChar"/>
        </w:rPr>
        <w:t>Editing</w:t>
      </w:r>
      <w:r>
        <w:t>”.</w:t>
      </w:r>
    </w:p>
    <w:p w14:paraId="7C2D2E17" w14:textId="77777777" w:rsidR="00FB19E4" w:rsidRDefault="00FB19E4" w:rsidP="00FB19E4">
      <w:r w:rsidRPr="003621DA">
        <w:rPr>
          <w:rStyle w:val="CodeChar"/>
        </w:rPr>
        <w:t>Client_ID</w:t>
      </w:r>
      <w:r>
        <w:t xml:space="preserve"> = </w:t>
      </w:r>
      <w:r w:rsidRPr="00DC6C40">
        <w:rPr>
          <w:rStyle w:val="CodeChar"/>
        </w:rPr>
        <w:t>Null</w:t>
      </w:r>
      <w:r>
        <w:t>. The user can specify later.</w:t>
      </w:r>
    </w:p>
    <w:p w14:paraId="6C4E29C1" w14:textId="77777777" w:rsidR="00FB19E4" w:rsidRDefault="00FB19E4" w:rsidP="00FB19E4">
      <w:r w:rsidRPr="003621DA">
        <w:rPr>
          <w:rStyle w:val="CodeChar"/>
        </w:rPr>
        <w:t>Version</w:t>
      </w:r>
      <w:r>
        <w:t xml:space="preserve"> = </w:t>
      </w:r>
      <w:r w:rsidRPr="00DC6C40">
        <w:rPr>
          <w:rStyle w:val="CodeChar"/>
        </w:rPr>
        <w:t>Null</w:t>
      </w:r>
      <w:r>
        <w:t>. The user can specify later.</w:t>
      </w:r>
    </w:p>
    <w:p w14:paraId="0DA4C5A1" w14:textId="77777777" w:rsidR="00FB19E4" w:rsidRDefault="00FB19E4" w:rsidP="00FB19E4">
      <w:r w:rsidRPr="003621DA">
        <w:rPr>
          <w:rStyle w:val="CodeChar"/>
        </w:rPr>
        <w:t>Status</w:t>
      </w:r>
      <w:r>
        <w:t xml:space="preserve"> = </w:t>
      </w:r>
      <w:r w:rsidRPr="00DC6C40">
        <w:rPr>
          <w:rStyle w:val="CodeChar"/>
        </w:rPr>
        <w:t>Null</w:t>
      </w:r>
      <w:r>
        <w:t>. The user can specify later.</w:t>
      </w:r>
    </w:p>
    <w:p w14:paraId="053E765A"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484F0B66" w14:textId="77777777" w:rsidR="00FB19E4" w:rsidRDefault="00FB19E4" w:rsidP="00FB19E4">
      <w:r w:rsidRPr="003621DA">
        <w:rPr>
          <w:rStyle w:val="CodeChar"/>
        </w:rPr>
        <w:t>Business_Term</w:t>
      </w:r>
      <w:r>
        <w:t xml:space="preserve"> = </w:t>
      </w:r>
      <w:r w:rsidRPr="00DC6C40">
        <w:rPr>
          <w:rStyle w:val="CodeChar"/>
        </w:rPr>
        <w:t>Null</w:t>
      </w:r>
      <w:r>
        <w:t>. The user can specify later.</w:t>
      </w:r>
    </w:p>
    <w:p w14:paraId="1B752472" w14:textId="77777777"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14:paraId="7803DB77" w14:textId="77777777" w:rsidR="00FB19E4" w:rsidRDefault="00FB19E4" w:rsidP="00FB19E4">
      <w:r>
        <w:t xml:space="preserve">Description: Create an uncommitted ASBIEP record given an ASCCP and its target ABIE. </w:t>
      </w:r>
    </w:p>
    <w:p w14:paraId="47074AF5" w14:textId="77777777"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14:paraId="7DD3740A" w14:textId="77777777" w:rsidR="00FB19E4" w:rsidRDefault="00FB19E4" w:rsidP="00FB19E4">
      <w:r>
        <w:t>Return: An ASBIEP object</w:t>
      </w:r>
    </w:p>
    <w:p w14:paraId="34179813" w14:textId="77777777" w:rsidR="00FB19E4" w:rsidRDefault="00FB19E4" w:rsidP="00FB19E4"/>
    <w:p w14:paraId="0831CEDF" w14:textId="77777777" w:rsidR="00FB19E4" w:rsidRDefault="00FB19E4" w:rsidP="00FB19E4">
      <w:r>
        <w:t>Populate the ASBIEP table as follows.</w:t>
      </w:r>
    </w:p>
    <w:p w14:paraId="79D9FCCD" w14:textId="77777777" w:rsidR="00FB19E4" w:rsidRDefault="00FB19E4" w:rsidP="00FB19E4">
      <w:r w:rsidRPr="00BE21D3">
        <w:rPr>
          <w:rStyle w:val="CodeChar"/>
        </w:rPr>
        <w:t>ASBIEP_ID</w:t>
      </w:r>
      <w:r>
        <w:t xml:space="preserve"> = Auto-generated database key.</w:t>
      </w:r>
    </w:p>
    <w:p w14:paraId="3AC442BA" w14:textId="77777777"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1640B5F6" w14:textId="131EAE1F" w:rsidR="00FB19E4" w:rsidRDefault="00FB19E4" w:rsidP="00FB19E4">
      <w:r w:rsidRPr="00BE21D3">
        <w:rPr>
          <w:rStyle w:val="CodeChar"/>
        </w:rPr>
        <w:t>Based_ASCCP_ID</w:t>
      </w:r>
      <w:r>
        <w:t xml:space="preserve"> = Foreign key to </w:t>
      </w:r>
      <w:r w:rsidRPr="008E05CF">
        <w:rPr>
          <w:rStyle w:val="CodeChar"/>
        </w:rPr>
        <w:t>gASCCP.</w:t>
      </w:r>
      <w:r w:rsidR="00A43A70">
        <w:rPr>
          <w:rStyle w:val="CodeChar"/>
        </w:rPr>
        <w:t>asccp_id</w:t>
      </w:r>
      <w:r>
        <w:t xml:space="preserve">. </w:t>
      </w:r>
    </w:p>
    <w:p w14:paraId="4B91506B" w14:textId="77777777"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14:paraId="20C6FF9A" w14:textId="77777777" w:rsidR="00FB19E4" w:rsidRDefault="00B66EC6" w:rsidP="00FB19E4">
      <w:r>
        <w:rPr>
          <w:rStyle w:val="CodeChar"/>
        </w:rPr>
        <w:t>definition</w:t>
      </w:r>
      <w:r w:rsidR="00FB19E4">
        <w:t xml:space="preserve"> = </w:t>
      </w:r>
      <w:r w:rsidR="00FB19E4" w:rsidRPr="00DC6C40">
        <w:rPr>
          <w:rStyle w:val="CodeChar"/>
        </w:rPr>
        <w:t>Null</w:t>
      </w:r>
      <w:r w:rsidR="00FB19E4">
        <w:t>. The user can specify later.</w:t>
      </w:r>
    </w:p>
    <w:p w14:paraId="0D486B8C"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2E52A0F8" w14:textId="77777777"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14:paraId="32F60C08" w14:textId="77777777" w:rsidR="00FB19E4" w:rsidRDefault="00127238" w:rsidP="00FB19E4">
      <w:r>
        <w:rPr>
          <w:rStyle w:val="CodeChar"/>
        </w:rPr>
        <w:t>created_by</w:t>
      </w:r>
      <w:r w:rsidR="00FB19E4">
        <w:t xml:space="preserve"> = Currently logged on user.</w:t>
      </w:r>
    </w:p>
    <w:p w14:paraId="243862C1" w14:textId="77777777" w:rsidR="00FB19E4" w:rsidRDefault="00127238" w:rsidP="00FB19E4">
      <w:r>
        <w:rPr>
          <w:rStyle w:val="CodeChar"/>
        </w:rPr>
        <w:t>last_updated_by</w:t>
      </w:r>
      <w:r w:rsidR="00FB19E4">
        <w:t xml:space="preserve"> = Currently logged on user</w:t>
      </w:r>
    </w:p>
    <w:p w14:paraId="22314368" w14:textId="77777777" w:rsidR="00FB19E4" w:rsidRDefault="00127238" w:rsidP="00FB19E4">
      <w:r>
        <w:rPr>
          <w:rStyle w:val="CodeChar"/>
        </w:rPr>
        <w:t>creation_timestamp</w:t>
      </w:r>
      <w:r w:rsidR="00FB19E4">
        <w:t xml:space="preserve"> =  Current time if </w:t>
      </w:r>
      <w:r w:rsidR="00FB19E4" w:rsidRPr="00F83A45">
        <w:rPr>
          <w:rStyle w:val="CodeChar"/>
        </w:rPr>
        <w:t>pABIE</w:t>
      </w:r>
      <w:r w:rsidR="00FB19E4">
        <w:t xml:space="preserve"> is not null; otherwise, </w:t>
      </w:r>
      <w:r w:rsidR="00FB19E4">
        <w:rPr>
          <w:rStyle w:val="CodeChar"/>
        </w:rPr>
        <w:t>p</w:t>
      </w:r>
      <w:r w:rsidR="00FB19E4" w:rsidRPr="00E4596A">
        <w:rPr>
          <w:rStyle w:val="CodeChar"/>
        </w:rPr>
        <w:t>ABIE.</w:t>
      </w:r>
      <w:r>
        <w:rPr>
          <w:rStyle w:val="CodeChar"/>
        </w:rPr>
        <w:t>creation_timestamp</w:t>
      </w:r>
      <w:r w:rsidR="00FB19E4">
        <w:t>.</w:t>
      </w:r>
    </w:p>
    <w:p w14:paraId="56F3B696" w14:textId="77777777" w:rsidR="00FB19E4" w:rsidRDefault="00127238" w:rsidP="00FB19E4">
      <w:r>
        <w:rPr>
          <w:rStyle w:val="CodeChar"/>
        </w:rPr>
        <w:t>last_update_timestamp</w:t>
      </w:r>
      <w:r w:rsidR="00FB19E4">
        <w:t xml:space="preserve"> =  Same as </w:t>
      </w:r>
      <w:r>
        <w:rPr>
          <w:rStyle w:val="CodeChar"/>
        </w:rPr>
        <w:t>creation_timestamp</w:t>
      </w:r>
      <w:r w:rsidR="00FB19E4">
        <w:t>.</w:t>
      </w:r>
    </w:p>
    <w:p w14:paraId="5EB06F1C" w14:textId="77777777" w:rsidR="00FB19E4" w:rsidRDefault="00FB19E4" w:rsidP="00FB19E4">
      <w:pPr>
        <w:pStyle w:val="Heading6"/>
      </w:pPr>
      <w:r>
        <w:lastRenderedPageBreak/>
        <w:t xml:space="preserve">Function: </w:t>
      </w:r>
      <w:r>
        <w:rPr>
          <w:rStyle w:val="CodeChar"/>
        </w:rPr>
        <w:t>QueryTopLevelASCCP(tlACC)</w:t>
      </w:r>
    </w:p>
    <w:p w14:paraId="31A35E1D" w14:textId="77777777" w:rsidR="00FB19E4" w:rsidRDefault="00FB19E4" w:rsidP="00FB19E4">
      <w:r>
        <w:t>Description: Get the ASCCP associated with the given top-level ACC</w:t>
      </w:r>
    </w:p>
    <w:p w14:paraId="635E4950" w14:textId="77777777"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14:paraId="332F668B" w14:textId="77777777" w:rsidR="00FB19E4" w:rsidRDefault="00FB19E4" w:rsidP="00FB19E4">
      <w:r>
        <w:t>Return: An ASCCP object</w:t>
      </w:r>
    </w:p>
    <w:p w14:paraId="3C7DAC3A" w14:textId="77777777" w:rsidR="00FB19E4" w:rsidRDefault="00FB19E4" w:rsidP="00FB19E4"/>
    <w:p w14:paraId="3C44FCB8" w14:textId="447F5A37" w:rsidR="00FB19E4" w:rsidRDefault="00FB19E4" w:rsidP="00FB19E4">
      <w:r>
        <w:t xml:space="preserve">There should be one and only one ASCCP for the given top-level ACC since it is a top-level ACC. Find the ASCCP in the database whose </w:t>
      </w:r>
      <w:r w:rsidR="00A43A70">
        <w:rPr>
          <w:rStyle w:val="CodeChar"/>
        </w:rPr>
        <w:t>asccp</w:t>
      </w:r>
      <w:r w:rsidRPr="006F21E0">
        <w:rPr>
          <w:rStyle w:val="CodeChar"/>
        </w:rPr>
        <w:t>.</w:t>
      </w:r>
      <w:r w:rsidR="001B586F">
        <w:rPr>
          <w:rStyle w:val="CodeChar"/>
        </w:rPr>
        <w:t>role_of_acc_id</w:t>
      </w:r>
      <w:r>
        <w:t xml:space="preserve"> match the </w:t>
      </w:r>
      <w:r w:rsidRPr="006F21E0">
        <w:rPr>
          <w:rStyle w:val="CodeChar"/>
        </w:rPr>
        <w:t>tlACC.</w:t>
      </w:r>
      <w:r w:rsidR="00C17670">
        <w:rPr>
          <w:rStyle w:val="CodeChar"/>
        </w:rPr>
        <w:t>acc_id</w:t>
      </w:r>
      <w:r>
        <w:t>.</w:t>
      </w:r>
    </w:p>
    <w:p w14:paraId="3D9FFBE8" w14:textId="77777777" w:rsidR="00FB19E4" w:rsidRDefault="00FB19E4" w:rsidP="00FB19E4">
      <w:pPr>
        <w:pStyle w:val="Heading6"/>
      </w:pPr>
      <w:r>
        <w:t xml:space="preserve">Function: </w:t>
      </w:r>
      <w:r w:rsidRPr="00595232">
        <w:rPr>
          <w:rStyle w:val="CodeChar"/>
        </w:rPr>
        <w:t>QueryASCC(gACC)</w:t>
      </w:r>
    </w:p>
    <w:p w14:paraId="3D8FBDAF" w14:textId="77777777" w:rsidR="00FB19E4" w:rsidRDefault="00FB19E4" w:rsidP="00FB19E4">
      <w:r>
        <w:t>Description: Get all the ASCC children of the given ACC.</w:t>
      </w:r>
    </w:p>
    <w:p w14:paraId="4E6CCA93" w14:textId="77777777" w:rsidR="00FB19E4" w:rsidRDefault="00FB19E4" w:rsidP="00FB19E4">
      <w:r>
        <w:t xml:space="preserve">Argument: </w:t>
      </w:r>
      <w:r>
        <w:rPr>
          <w:rStyle w:val="CodeChar"/>
        </w:rPr>
        <w:t>g</w:t>
      </w:r>
      <w:r w:rsidRPr="005D1009">
        <w:rPr>
          <w:rStyle w:val="CodeChar"/>
        </w:rPr>
        <w:t>ACC</w:t>
      </w:r>
      <w:r>
        <w:t xml:space="preserve"> = the given ACC</w:t>
      </w:r>
    </w:p>
    <w:p w14:paraId="3EA447BD" w14:textId="77777777" w:rsidR="00FB19E4" w:rsidRDefault="00FB19E4" w:rsidP="00FB19E4">
      <w:r>
        <w:t>Return: An array of ASCC objects.</w:t>
      </w:r>
    </w:p>
    <w:p w14:paraId="3F60EB70" w14:textId="77777777" w:rsidR="00FB19E4" w:rsidRDefault="00FB19E4" w:rsidP="00FB19E4"/>
    <w:p w14:paraId="0434EFFF" w14:textId="77777777" w:rsidR="00FB19E4" w:rsidRDefault="00FB19E4" w:rsidP="00FB19E4">
      <w:pPr>
        <w:pStyle w:val="Heading6"/>
      </w:pPr>
      <w:r>
        <w:t>Function:</w:t>
      </w:r>
      <w:r w:rsidRPr="00A77D9A">
        <w:t xml:space="preserve"> </w:t>
      </w:r>
      <w:r w:rsidRPr="00595232">
        <w:rPr>
          <w:rStyle w:val="CodeChar"/>
        </w:rPr>
        <w:t>QueryBCC(gACC)</w:t>
      </w:r>
    </w:p>
    <w:p w14:paraId="7DE7C7F9" w14:textId="77777777" w:rsidR="00FB19E4" w:rsidRDefault="00FB19E4" w:rsidP="00FB19E4">
      <w:r>
        <w:t>Description: Get all BCC children of the given ACC.</w:t>
      </w:r>
    </w:p>
    <w:p w14:paraId="3FEFA075" w14:textId="77777777" w:rsidR="00FB19E4" w:rsidRDefault="00FB19E4" w:rsidP="00FB19E4">
      <w:r>
        <w:t xml:space="preserve">Argument: </w:t>
      </w:r>
      <w:r w:rsidRPr="00595232">
        <w:rPr>
          <w:rStyle w:val="CodeChar"/>
        </w:rPr>
        <w:t>gACC</w:t>
      </w:r>
      <w:r>
        <w:t xml:space="preserve"> = the given ACC</w:t>
      </w:r>
    </w:p>
    <w:p w14:paraId="66EB6BDD" w14:textId="77777777" w:rsidR="00FB19E4" w:rsidRDefault="00FB19E4" w:rsidP="00FB19E4">
      <w:r>
        <w:t>Return: An array of the BCC objects.</w:t>
      </w:r>
    </w:p>
    <w:p w14:paraId="7095E270" w14:textId="77777777" w:rsidR="00FB19E4" w:rsidRDefault="00FB19E4" w:rsidP="00FB19E4"/>
    <w:p w14:paraId="411CC4C5" w14:textId="77777777" w:rsidR="00FB19E4" w:rsidRDefault="00FB19E4" w:rsidP="00FB19E4">
      <w:pPr>
        <w:pStyle w:val="Heading6"/>
      </w:pPr>
      <w:r>
        <w:t xml:space="preserve">Function: </w:t>
      </w:r>
      <w:r w:rsidRPr="00595232">
        <w:rPr>
          <w:rStyle w:val="CodeChar"/>
        </w:rPr>
        <w:t>QueryBCCP(gBCC)</w:t>
      </w:r>
    </w:p>
    <w:p w14:paraId="07B58A91" w14:textId="77777777" w:rsidR="00FB19E4" w:rsidRDefault="00FB19E4" w:rsidP="00FB19E4">
      <w:r>
        <w:t>Description: Get the target BCCP of the given BCC.</w:t>
      </w:r>
    </w:p>
    <w:p w14:paraId="5A919DB6" w14:textId="77777777" w:rsidR="00FB19E4" w:rsidRDefault="00FB19E4" w:rsidP="00FB19E4">
      <w:r>
        <w:t xml:space="preserve">Argument: </w:t>
      </w:r>
      <w:r w:rsidRPr="00595232">
        <w:rPr>
          <w:rStyle w:val="CodeChar"/>
        </w:rPr>
        <w:t>gBCC</w:t>
      </w:r>
      <w:r>
        <w:t xml:space="preserve"> = the given BCC.</w:t>
      </w:r>
    </w:p>
    <w:p w14:paraId="1F5C426F" w14:textId="77777777" w:rsidR="00FB19E4" w:rsidRDefault="00FB19E4" w:rsidP="00FB19E4">
      <w:r>
        <w:t>Return: A BCCP object</w:t>
      </w:r>
    </w:p>
    <w:p w14:paraId="316D64B5" w14:textId="77777777" w:rsidR="00FB19E4" w:rsidRDefault="00FB19E4" w:rsidP="00FB19E4"/>
    <w:p w14:paraId="4CBD3910" w14:textId="77777777" w:rsidR="00FB19E4" w:rsidRDefault="00FB19E4" w:rsidP="00FB19E4">
      <w:pPr>
        <w:pStyle w:val="Heading6"/>
      </w:pPr>
      <w:r>
        <w:t xml:space="preserve">Function: </w:t>
      </w:r>
      <w:r w:rsidRPr="00C3223C">
        <w:rPr>
          <w:rStyle w:val="CodeChar"/>
        </w:rPr>
        <w:t xml:space="preserve">CreateASBIE(gASCC, </w:t>
      </w:r>
      <w:r w:rsidR="000C2CD1">
        <w:rPr>
          <w:rStyle w:val="CodeChar"/>
        </w:rPr>
        <w:t>s</w:t>
      </w:r>
      <w:r w:rsidR="00393A6C">
        <w:rPr>
          <w:rStyle w:val="CodeChar"/>
        </w:rPr>
        <w:t>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14:paraId="1242F554" w14:textId="77777777" w:rsidR="00FB19E4" w:rsidRDefault="00FB19E4" w:rsidP="00FB19E4">
      <w:r>
        <w:t>Description: Create an uncommitted ASBIE record for the given ASCC. The parent (associated-from ABIE) of the ASBIE is the given ABIE.</w:t>
      </w:r>
    </w:p>
    <w:p w14:paraId="2DCA5B2D" w14:textId="77777777"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14:paraId="4718A803" w14:textId="77777777" w:rsidR="00FB19E4" w:rsidRDefault="00FB19E4" w:rsidP="00FB19E4">
      <w:r>
        <w:t>Return: An ASBIE object</w:t>
      </w:r>
    </w:p>
    <w:p w14:paraId="17F24CB1" w14:textId="77777777" w:rsidR="00FB19E4" w:rsidRDefault="00FB19E4" w:rsidP="00FB19E4"/>
    <w:p w14:paraId="4574CE5C" w14:textId="77777777" w:rsidR="00FB19E4" w:rsidRDefault="00FB19E4" w:rsidP="00FB19E4">
      <w:r>
        <w:t xml:space="preserve">Populate the </w:t>
      </w:r>
      <w:r w:rsidRPr="00A66C98">
        <w:rPr>
          <w:rStyle w:val="CodeChar"/>
        </w:rPr>
        <w:t>ASBIE</w:t>
      </w:r>
      <w:r>
        <w:t xml:space="preserve"> table as follows.</w:t>
      </w:r>
    </w:p>
    <w:p w14:paraId="2D1D71C5" w14:textId="77777777" w:rsidR="00FB19E4" w:rsidRDefault="00FB19E4" w:rsidP="00FB19E4">
      <w:r w:rsidRPr="002814A1">
        <w:rPr>
          <w:rStyle w:val="CodeChar"/>
        </w:rPr>
        <w:t>ASBIE_ID</w:t>
      </w:r>
      <w:r>
        <w:t xml:space="preserve"> = Auto-generated database key.</w:t>
      </w:r>
    </w:p>
    <w:p w14:paraId="5DA25DF1" w14:textId="77777777"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38FADC6A" w14:textId="77777777" w:rsidR="00FB19E4" w:rsidRDefault="00FB19E4" w:rsidP="00FB19E4">
      <w:r w:rsidRPr="002814A1">
        <w:rPr>
          <w:rStyle w:val="CodeChar"/>
        </w:rPr>
        <w:t>Assoc_From_ABIE_ID</w:t>
      </w:r>
      <w:r>
        <w:t xml:space="preserve"> = Foreign key to the </w:t>
      </w:r>
      <w:r w:rsidRPr="00BB2333">
        <w:rPr>
          <w:rStyle w:val="CodeChar"/>
        </w:rPr>
        <w:t>pABIE.ABIE_ID</w:t>
      </w:r>
      <w:r>
        <w:t>.</w:t>
      </w:r>
    </w:p>
    <w:p w14:paraId="0AE69DA3" w14:textId="77777777" w:rsidR="00FB19E4" w:rsidRDefault="00FB19E4" w:rsidP="00FB19E4">
      <w:r w:rsidRPr="002814A1">
        <w:rPr>
          <w:rStyle w:val="CodeChar"/>
        </w:rPr>
        <w:t>Assoc_To_ASBIEP_ID</w:t>
      </w:r>
      <w:r>
        <w:t xml:space="preserve"> = Foreign key to the </w:t>
      </w:r>
      <w:r w:rsidRPr="00BB2333">
        <w:rPr>
          <w:rStyle w:val="CodeChar"/>
        </w:rPr>
        <w:t>tASBIEP.ASBIEP_ID</w:t>
      </w:r>
      <w:r>
        <w:t>.</w:t>
      </w:r>
    </w:p>
    <w:p w14:paraId="4C3A227F" w14:textId="61BFFEFD"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0040569A">
        <w:rPr>
          <w:rStyle w:val="CodeChar"/>
        </w:rPr>
        <w:t>ascc_id</w:t>
      </w:r>
      <w:r>
        <w:t>.</w:t>
      </w:r>
    </w:p>
    <w:p w14:paraId="6D4A4963"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55EE4058" w14:textId="4F42AB94" w:rsidR="0048701D" w:rsidRDefault="0040569A" w:rsidP="00FB19E4">
      <w:r>
        <w:rPr>
          <w:rStyle w:val="CodeChar"/>
        </w:rPr>
        <w:t>seq_key</w:t>
      </w:r>
      <w:r w:rsidR="0048701D">
        <w:t xml:space="preserve"> = </w:t>
      </w:r>
      <w:r w:rsidR="00393A6C" w:rsidRPr="00393A6C">
        <w:rPr>
          <w:rStyle w:val="CodeChar"/>
        </w:rPr>
        <w:t>seqKey</w:t>
      </w:r>
      <w:r w:rsidR="00393A6C">
        <w:t>.</w:t>
      </w:r>
    </w:p>
    <w:p w14:paraId="302740AB" w14:textId="41AEC642" w:rsidR="00FB19E4" w:rsidRDefault="0040569A" w:rsidP="00FB19E4">
      <w:r>
        <w:rPr>
          <w:rStyle w:val="CodeChar"/>
        </w:rPr>
        <w:t>cardinality_min</w:t>
      </w:r>
      <w:r w:rsidR="00FB19E4">
        <w:t xml:space="preserve"> = </w:t>
      </w:r>
      <w:r w:rsidR="00F60874">
        <w:t xml:space="preserve">Inherit from the </w:t>
      </w:r>
      <w:r w:rsidR="00F60874" w:rsidRPr="00F60874">
        <w:rPr>
          <w:rStyle w:val="CodeChar"/>
        </w:rPr>
        <w:t>gASCC</w:t>
      </w:r>
      <w:r w:rsidR="00F60874">
        <w:t>. The user can change this later.</w:t>
      </w:r>
    </w:p>
    <w:p w14:paraId="6CE8ABA5" w14:textId="469718D3" w:rsidR="00FB19E4" w:rsidRDefault="0040569A" w:rsidP="00FB19E4">
      <w:r>
        <w:rPr>
          <w:rStyle w:val="CodeChar"/>
        </w:rPr>
        <w:t>cardinality_max</w:t>
      </w:r>
      <w:r w:rsidR="00FB19E4">
        <w:t xml:space="preserve"> = </w:t>
      </w:r>
      <w:r w:rsidR="00F60874">
        <w:t xml:space="preserve">Inherit from the </w:t>
      </w:r>
      <w:r w:rsidR="00F60874" w:rsidRPr="00F60874">
        <w:rPr>
          <w:rStyle w:val="CodeChar"/>
        </w:rPr>
        <w:t>gASCC</w:t>
      </w:r>
      <w:r w:rsidR="00F60874">
        <w:t xml:space="preserve">. </w:t>
      </w:r>
      <w:r w:rsidR="00FB19E4">
        <w:t xml:space="preserve">The user can change this later. </w:t>
      </w:r>
    </w:p>
    <w:p w14:paraId="350DDCBE" w14:textId="77777777" w:rsidR="00FB19E4" w:rsidRDefault="00FB19E4" w:rsidP="00FB19E4">
      <w:r w:rsidRPr="00BB07B7">
        <w:rPr>
          <w:rStyle w:val="CodeChar"/>
        </w:rPr>
        <w:t>Nillable</w:t>
      </w:r>
      <w:r>
        <w:t xml:space="preserve"> = </w:t>
      </w:r>
      <w:r w:rsidRPr="001D7499">
        <w:rPr>
          <w:rStyle w:val="CodeChar"/>
        </w:rPr>
        <w:t>Null</w:t>
      </w:r>
      <w:r>
        <w:t>. The user can change this later.</w:t>
      </w:r>
    </w:p>
    <w:p w14:paraId="6FDA2BFA" w14:textId="77777777" w:rsidR="00FB19E4" w:rsidRDefault="002D3A91" w:rsidP="00FB19E4">
      <w:r>
        <w:rPr>
          <w:rStyle w:val="CodeChar"/>
        </w:rPr>
        <w:lastRenderedPageBreak/>
        <w:t>remark</w:t>
      </w:r>
      <w:r w:rsidR="00FB19E4">
        <w:t xml:space="preserve"> = Blank. The user can specify later.</w:t>
      </w:r>
    </w:p>
    <w:p w14:paraId="1FD6168D" w14:textId="77777777" w:rsidR="00FB19E4" w:rsidRDefault="00127238" w:rsidP="00FB19E4">
      <w:r>
        <w:rPr>
          <w:rStyle w:val="CodeChar"/>
        </w:rPr>
        <w:t>created_by</w:t>
      </w:r>
      <w:r w:rsidR="00FB19E4">
        <w:t xml:space="preserve"> = Currently logged on user.</w:t>
      </w:r>
    </w:p>
    <w:p w14:paraId="732BD518" w14:textId="77777777" w:rsidR="00FB19E4" w:rsidRDefault="00127238" w:rsidP="00FB19E4">
      <w:r>
        <w:rPr>
          <w:rStyle w:val="CodeChar"/>
        </w:rPr>
        <w:t>last_updated_by</w:t>
      </w:r>
      <w:r w:rsidR="00FB19E4">
        <w:t xml:space="preserve"> = Currently logged on user.</w:t>
      </w:r>
    </w:p>
    <w:p w14:paraId="739AEA8F" w14:textId="77777777" w:rsidR="00FB19E4" w:rsidRDefault="00127238" w:rsidP="00FB19E4">
      <w:r>
        <w:rPr>
          <w:rStyle w:val="CodeChar"/>
        </w:rPr>
        <w:t>creation_timestamp</w:t>
      </w:r>
      <w:r w:rsidR="00FB19E4">
        <w:t xml:space="preserve"> = </w:t>
      </w:r>
      <w:r w:rsidR="00FB19E4" w:rsidRPr="000D6437">
        <w:rPr>
          <w:rStyle w:val="CodeChar"/>
        </w:rPr>
        <w:t>pABIE.</w:t>
      </w:r>
      <w:r>
        <w:rPr>
          <w:rStyle w:val="CodeChar"/>
        </w:rPr>
        <w:t>creation_timestamp</w:t>
      </w:r>
      <w:r w:rsidR="00FB19E4">
        <w:t>.</w:t>
      </w:r>
    </w:p>
    <w:p w14:paraId="19255F12"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49BCF767" w14:textId="77777777" w:rsidR="00FB19E4" w:rsidRDefault="00FB19E4" w:rsidP="00FB19E4">
      <w:pPr>
        <w:pStyle w:val="Heading6"/>
      </w:pPr>
      <w:bookmarkStart w:id="931" w:name="_Ref425752949"/>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bookmarkEnd w:id="931"/>
    </w:p>
    <w:p w14:paraId="716BF74B" w14:textId="77777777" w:rsidR="00FB19E4" w:rsidRDefault="00FB19E4" w:rsidP="00FB19E4">
      <w:r>
        <w:t>Description: Create uncommitted BBIE record for the given BCC.</w:t>
      </w:r>
    </w:p>
    <w:p w14:paraId="55FAE005" w14:textId="77777777"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14:paraId="14710FB0" w14:textId="77777777" w:rsidR="00FB19E4" w:rsidRDefault="00FB19E4" w:rsidP="00FB19E4">
      <w:r>
        <w:t>Return: A BCC object</w:t>
      </w:r>
    </w:p>
    <w:p w14:paraId="50738DAE" w14:textId="77777777" w:rsidR="00FB19E4" w:rsidRDefault="00FB19E4" w:rsidP="00FB19E4"/>
    <w:p w14:paraId="7C0F35A2" w14:textId="77777777" w:rsidR="00FB19E4" w:rsidRDefault="00FB19E4" w:rsidP="00FB19E4">
      <w:r>
        <w:t>Populate the BBIE table as follows.</w:t>
      </w:r>
    </w:p>
    <w:p w14:paraId="6E89777E" w14:textId="77777777" w:rsidR="00FB19E4" w:rsidRDefault="00FB19E4" w:rsidP="00FB19E4">
      <w:r w:rsidRPr="007F72C0">
        <w:rPr>
          <w:rStyle w:val="CodeChar"/>
        </w:rPr>
        <w:t>BBIE_ID</w:t>
      </w:r>
      <w:r>
        <w:t xml:space="preserve"> = Auto-generated database key.</w:t>
      </w:r>
    </w:p>
    <w:p w14:paraId="2ABA0F7E" w14:textId="77777777"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3EF10BD9" w14:textId="34AE4849" w:rsidR="00FB19E4" w:rsidRDefault="00FB19E4" w:rsidP="00FB19E4">
      <w:r w:rsidRPr="007F72C0">
        <w:rPr>
          <w:rStyle w:val="CodeChar"/>
        </w:rPr>
        <w:t>Based_BCC_ID</w:t>
      </w:r>
      <w:r>
        <w:t xml:space="preserve"> = Foreign key to the </w:t>
      </w:r>
      <w:r w:rsidRPr="006C19D5">
        <w:rPr>
          <w:rStyle w:val="CodeChar"/>
        </w:rPr>
        <w:t>gBCC.</w:t>
      </w:r>
      <w:r w:rsidR="001E35F8">
        <w:rPr>
          <w:rStyle w:val="CodeChar"/>
        </w:rPr>
        <w:t>bcc_id</w:t>
      </w:r>
      <w:r>
        <w:t>.</w:t>
      </w:r>
    </w:p>
    <w:p w14:paraId="40604AB7" w14:textId="77777777" w:rsidR="00FB19E4" w:rsidRDefault="00FB19E4" w:rsidP="00FB19E4">
      <w:r w:rsidRPr="007F72C0">
        <w:rPr>
          <w:rStyle w:val="CodeChar"/>
        </w:rPr>
        <w:t>Assoc_From_ABIE_ID</w:t>
      </w:r>
      <w:r>
        <w:t xml:space="preserve"> = Foreign key to the </w:t>
      </w:r>
      <w:r w:rsidRPr="007830FF">
        <w:rPr>
          <w:rStyle w:val="CodeChar"/>
        </w:rPr>
        <w:t>pABIE.ABIE_ID</w:t>
      </w:r>
      <w:r>
        <w:t>.</w:t>
      </w:r>
    </w:p>
    <w:p w14:paraId="491F21E0" w14:textId="77777777" w:rsidR="00FB19E4" w:rsidRPr="00096952" w:rsidRDefault="00FB19E4" w:rsidP="00FB19E4">
      <w:r w:rsidRPr="00096952">
        <w:rPr>
          <w:rStyle w:val="CodeChar"/>
        </w:rPr>
        <w:t>Assoc_To_BBIEP_ID</w:t>
      </w:r>
      <w:r w:rsidRPr="00096952">
        <w:t xml:space="preserve"> = Foreign key to the </w:t>
      </w:r>
      <w:r w:rsidRPr="00096952">
        <w:rPr>
          <w:rStyle w:val="CodeChar"/>
        </w:rPr>
        <w:t>tBBIEP.BBIEP_ID</w:t>
      </w:r>
      <w:r w:rsidRPr="00096952">
        <w:t>.</w:t>
      </w:r>
    </w:p>
    <w:p w14:paraId="4A636E95" w14:textId="15771079" w:rsidR="00FB19E4" w:rsidRPr="00096952" w:rsidRDefault="00072832" w:rsidP="00FB19E4">
      <w:r>
        <w:rPr>
          <w:rStyle w:val="CodeChar"/>
        </w:rPr>
        <w:t>bdt_pri_restri_id</w:t>
      </w:r>
      <w:r w:rsidR="00FB19E4" w:rsidRPr="00096952">
        <w:t xml:space="preserve"> = </w:t>
      </w:r>
      <w:r w:rsidR="005C1E08" w:rsidRPr="00096952">
        <w:t xml:space="preserve">Inherit through the chain </w:t>
      </w:r>
      <w:r w:rsidR="005C1E08" w:rsidRPr="00096952">
        <w:rPr>
          <w:rStyle w:val="CodeChar"/>
        </w:rPr>
        <w:t xml:space="preserve">gBCC -&gt; </w:t>
      </w:r>
      <w:r w:rsidR="000F4A6F">
        <w:rPr>
          <w:rStyle w:val="CodeChar"/>
        </w:rPr>
        <w:t>bccp</w:t>
      </w:r>
      <w:r w:rsidR="005C1E08" w:rsidRPr="00096952">
        <w:rPr>
          <w:rStyle w:val="CodeChar"/>
        </w:rPr>
        <w:t xml:space="preserve"> -&gt; </w:t>
      </w:r>
      <w:r w:rsidR="002B066A">
        <w:rPr>
          <w:rStyle w:val="CodeChar"/>
        </w:rPr>
        <w:t>dt</w:t>
      </w:r>
      <w:r w:rsidR="005C1E08" w:rsidRPr="00096952">
        <w:rPr>
          <w:rStyle w:val="CodeChar"/>
        </w:rPr>
        <w:t xml:space="preserve"> -&gt; </w:t>
      </w:r>
      <w:r>
        <w:rPr>
          <w:rStyle w:val="CodeChar"/>
        </w:rPr>
        <w:t>bdt_pri_restri</w:t>
      </w:r>
      <w:r w:rsidR="004F35D7" w:rsidRPr="00096952">
        <w:rPr>
          <w:rStyle w:val="CodeChar"/>
        </w:rPr>
        <w:t xml:space="preserve">. </w:t>
      </w:r>
      <w:r>
        <w:rPr>
          <w:rStyle w:val="CodeChar"/>
        </w:rPr>
        <w:t>bdt_pri_restri_id</w:t>
      </w:r>
      <w:r w:rsidR="005C1E08" w:rsidRPr="00096952">
        <w:t xml:space="preserve"> where the </w:t>
      </w:r>
      <w:r>
        <w:rPr>
          <w:rStyle w:val="CodeChar"/>
        </w:rPr>
        <w:t>bdt_pri_restri</w:t>
      </w:r>
      <w:r w:rsidR="005C1E08" w:rsidRPr="00096952">
        <w:rPr>
          <w:rStyle w:val="CodeChar"/>
        </w:rPr>
        <w:t>.</w:t>
      </w:r>
      <w:r w:rsidR="00405DFB">
        <w:rPr>
          <w:rStyle w:val="CodeChar"/>
        </w:rPr>
        <w:t>is_default</w:t>
      </w:r>
      <w:r w:rsidR="005C1E08" w:rsidRPr="00096952">
        <w:rPr>
          <w:rStyle w:val="CodeChar"/>
        </w:rPr>
        <w:t xml:space="preserve"> = true</w:t>
      </w:r>
      <w:r w:rsidR="005C1E08" w:rsidRPr="00096952">
        <w:t>. T</w:t>
      </w:r>
      <w:r w:rsidR="00FB19E4" w:rsidRPr="00096952">
        <w:t xml:space="preserve">he user can </w:t>
      </w:r>
      <w:r w:rsidR="005C1E08" w:rsidRPr="00096952">
        <w:t>override</w:t>
      </w:r>
      <w:r w:rsidR="00FB19E4" w:rsidRPr="00096952">
        <w:t xml:space="preserve"> later</w:t>
      </w:r>
      <w:r w:rsidR="005C1E08" w:rsidRPr="00096952">
        <w:t xml:space="preserve"> with </w:t>
      </w:r>
      <w:r w:rsidR="00096952" w:rsidRPr="00096952">
        <w:t>an</w:t>
      </w:r>
      <w:r w:rsidR="004F35D7" w:rsidRPr="00096952">
        <w:t xml:space="preserve">other non-default </w:t>
      </w:r>
      <w:r>
        <w:rPr>
          <w:rStyle w:val="CodeChar"/>
        </w:rPr>
        <w:t>bdt_pri_restri_id</w:t>
      </w:r>
      <w:r w:rsidR="002C0A40" w:rsidRPr="00096952">
        <w:t xml:space="preserve"> (i.e., assign another built-in type as represented by the </w:t>
      </w:r>
      <w:r>
        <w:rPr>
          <w:rStyle w:val="CodeChar"/>
        </w:rPr>
        <w:t>bdt_pri_restri</w:t>
      </w:r>
      <w:r w:rsidR="002C0A40" w:rsidRPr="00096952">
        <w:rPr>
          <w:rStyle w:val="CodeChar"/>
        </w:rPr>
        <w:t>.CDT_Primitive_Expression_Type_Map_ID</w:t>
      </w:r>
      <w:r w:rsidR="002C0A40" w:rsidRPr="00096952">
        <w:t xml:space="preserve"> column).</w:t>
      </w:r>
      <w:r w:rsidR="00F60874" w:rsidRPr="00096952">
        <w:t xml:space="preserve"> </w:t>
      </w:r>
      <w:r w:rsidR="001436F2" w:rsidRPr="00096952">
        <w:t xml:space="preserve">Also if </w:t>
      </w:r>
      <w:r w:rsidR="002C0A40" w:rsidRPr="00096952">
        <w:t xml:space="preserve">the next </w:t>
      </w:r>
      <w:r w:rsidR="002B3165">
        <w:rPr>
          <w:rStyle w:val="CodeChar"/>
        </w:rPr>
        <w:t>code_list_id</w:t>
      </w:r>
      <w:r w:rsidR="001436F2" w:rsidRPr="00096952">
        <w:t xml:space="preserve"> column</w:t>
      </w:r>
      <w:r w:rsidR="00983E86" w:rsidRPr="00096952">
        <w:t xml:space="preserve"> is</w:t>
      </w:r>
      <w:r w:rsidR="002C0A40" w:rsidRPr="00096952">
        <w:t xml:space="preserve"> not</w:t>
      </w:r>
      <w:r w:rsidR="001436F2" w:rsidRPr="00096952">
        <w:t xml:space="preserve"> </w:t>
      </w:r>
      <w:r w:rsidR="001436F2" w:rsidRPr="00096952">
        <w:rPr>
          <w:rStyle w:val="CodeChar"/>
        </w:rPr>
        <w:t>null</w:t>
      </w:r>
      <w:r w:rsidR="001436F2" w:rsidRPr="00096952">
        <w:t>, the user cannot override anything, i.e., it should not be editable because it means that the field is restricted to a code list in the next column and the user cannot relax that.</w:t>
      </w:r>
    </w:p>
    <w:p w14:paraId="63962CA8" w14:textId="3BEF5157" w:rsidR="00FB19E4" w:rsidRDefault="002B3165" w:rsidP="00FB19E4">
      <w:r>
        <w:rPr>
          <w:rStyle w:val="CodeChar"/>
        </w:rPr>
        <w:t>code_list_id</w:t>
      </w:r>
      <w:r w:rsidR="00FB19E4" w:rsidRPr="00096952">
        <w:t xml:space="preserve"> = </w:t>
      </w:r>
      <w:r w:rsidR="004F35D7" w:rsidRPr="00096952">
        <w:t xml:space="preserve">Inherit through the chain </w:t>
      </w:r>
      <w:r w:rsidR="004F35D7" w:rsidRPr="00096952">
        <w:rPr>
          <w:rStyle w:val="CodeChar"/>
        </w:rPr>
        <w:t xml:space="preserve">gBCC -&gt; </w:t>
      </w:r>
      <w:r w:rsidR="000F4A6F">
        <w:rPr>
          <w:rStyle w:val="CodeChar"/>
        </w:rPr>
        <w:t>bccp</w:t>
      </w:r>
      <w:r w:rsidR="004F35D7" w:rsidRPr="00096952">
        <w:rPr>
          <w:rStyle w:val="CodeChar"/>
        </w:rPr>
        <w:t xml:space="preserve"> -&gt; </w:t>
      </w:r>
      <w:r w:rsidR="002B066A">
        <w:rPr>
          <w:rStyle w:val="CodeChar"/>
        </w:rPr>
        <w:t>dt</w:t>
      </w:r>
      <w:r w:rsidR="004F35D7" w:rsidRPr="00096952">
        <w:rPr>
          <w:rStyle w:val="CodeChar"/>
        </w:rPr>
        <w:t xml:space="preserve"> -&gt; </w:t>
      </w:r>
      <w:r w:rsidR="00072832">
        <w:rPr>
          <w:rStyle w:val="CodeChar"/>
        </w:rPr>
        <w:t>bdt_pri_restri</w:t>
      </w:r>
      <w:r w:rsidR="004F35D7" w:rsidRPr="00096952">
        <w:rPr>
          <w:rStyle w:val="CodeChar"/>
        </w:rPr>
        <w:t>.</w:t>
      </w:r>
      <w:r>
        <w:rPr>
          <w:rStyle w:val="CodeChar"/>
        </w:rPr>
        <w:t>code_list_id</w:t>
      </w:r>
      <w:r w:rsidR="004F35D7" w:rsidRPr="00096952">
        <w:t xml:space="preserve"> if there is an associated row where the </w:t>
      </w:r>
      <w:r>
        <w:rPr>
          <w:rStyle w:val="CodeChar"/>
        </w:rPr>
        <w:t>code_list_id</w:t>
      </w:r>
      <w:r w:rsidR="004F35D7" w:rsidRPr="00096952">
        <w:t xml:space="preserve"> is not </w:t>
      </w:r>
      <w:r w:rsidR="00FB19E4" w:rsidRPr="00096952">
        <w:rPr>
          <w:rStyle w:val="CodeChar"/>
        </w:rPr>
        <w:t>null</w:t>
      </w:r>
      <w:r w:rsidR="001436F2" w:rsidRPr="00096952">
        <w:rPr>
          <w:rStyle w:val="CodeChar"/>
        </w:rPr>
        <w:t xml:space="preserve"> </w:t>
      </w:r>
      <w:r w:rsidR="001436F2" w:rsidRPr="00096952">
        <w:t xml:space="preserve">(otherwise this column will be </w:t>
      </w:r>
      <w:r w:rsidR="001436F2" w:rsidRPr="00096952">
        <w:rPr>
          <w:rStyle w:val="CodeChar"/>
        </w:rPr>
        <w:t>null</w:t>
      </w:r>
      <w:r w:rsidR="001436F2" w:rsidRPr="00096952">
        <w:t xml:space="preserve"> initially).</w:t>
      </w:r>
      <w:r w:rsidR="00FB19E4" w:rsidRPr="00096952">
        <w:t xml:space="preserve"> The user can </w:t>
      </w:r>
      <w:r w:rsidR="004F35D7" w:rsidRPr="00096952">
        <w:t>override</w:t>
      </w:r>
      <w:r w:rsidR="00FB19E4" w:rsidRPr="00096952">
        <w:t xml:space="preserve"> later</w:t>
      </w:r>
      <w:r w:rsidR="004F35D7" w:rsidRPr="00096952">
        <w:t xml:space="preserve"> with a code list compatible with the default </w:t>
      </w:r>
      <w:r w:rsidR="00072832">
        <w:rPr>
          <w:rStyle w:val="CodeChar"/>
        </w:rPr>
        <w:t>bdt_pri_restri_id</w:t>
      </w:r>
      <w:r w:rsidR="004F35D7" w:rsidRPr="00096952">
        <w:t xml:space="preserve"> (as identified in the previous column above) or a code list derived from the code list associated with this </w:t>
      </w:r>
      <w:r>
        <w:rPr>
          <w:rStyle w:val="CodeChar"/>
        </w:rPr>
        <w:t>code_list_id</w:t>
      </w:r>
      <w:r w:rsidR="00FB19E4" w:rsidRPr="00096952">
        <w:t>.</w:t>
      </w:r>
      <w:r w:rsidR="00F60874">
        <w:t xml:space="preserve"> </w:t>
      </w:r>
    </w:p>
    <w:p w14:paraId="133C23C4" w14:textId="35CED3D5" w:rsidR="00393A6C" w:rsidRDefault="0040569A" w:rsidP="00FB19E4">
      <w:r>
        <w:rPr>
          <w:rStyle w:val="CodeChar"/>
        </w:rPr>
        <w:t>seq_key</w:t>
      </w:r>
      <w:r w:rsidR="00393A6C">
        <w:t xml:space="preserve"> = </w:t>
      </w:r>
      <w:r w:rsidR="00393A6C" w:rsidRPr="00393A6C">
        <w:rPr>
          <w:rStyle w:val="CodeChar"/>
        </w:rPr>
        <w:t>seqKey</w:t>
      </w:r>
    </w:p>
    <w:p w14:paraId="0534DDEA" w14:textId="244680BC" w:rsidR="00FB19E4" w:rsidRDefault="0040569A" w:rsidP="00FB19E4">
      <w:r>
        <w:rPr>
          <w:rStyle w:val="CodeChar"/>
        </w:rPr>
        <w:t>cardinality_min</w:t>
      </w:r>
      <w:r w:rsidR="00FB19E4">
        <w:t xml:space="preserve"> = </w:t>
      </w:r>
      <w:r w:rsidR="00F60874">
        <w:t xml:space="preserve">Inherit from the </w:t>
      </w:r>
      <w:r w:rsidR="00F60874">
        <w:rPr>
          <w:rStyle w:val="CodeChar"/>
        </w:rPr>
        <w:t>gBCC</w:t>
      </w:r>
      <w:r w:rsidR="00F60874">
        <w:t>. The user can change this later.</w:t>
      </w:r>
    </w:p>
    <w:p w14:paraId="583206F7" w14:textId="740F9359" w:rsidR="00FB19E4" w:rsidRDefault="0040569A" w:rsidP="00FB19E4">
      <w:r>
        <w:rPr>
          <w:rStyle w:val="CodeChar"/>
        </w:rPr>
        <w:t>cardinality_max</w:t>
      </w:r>
      <w:r w:rsidR="00FB19E4">
        <w:t xml:space="preserve"> = </w:t>
      </w:r>
      <w:r w:rsidR="00F60874">
        <w:t xml:space="preserve">Inherit from the </w:t>
      </w:r>
      <w:r w:rsidR="00F60874" w:rsidRPr="00F60874">
        <w:rPr>
          <w:rStyle w:val="CodeChar"/>
        </w:rPr>
        <w:t>g</w:t>
      </w:r>
      <w:r w:rsidR="00F60874">
        <w:rPr>
          <w:rStyle w:val="CodeChar"/>
        </w:rPr>
        <w:t>BCC</w:t>
      </w:r>
      <w:r w:rsidR="00F60874">
        <w:t>. The user can change this later.</w:t>
      </w:r>
    </w:p>
    <w:p w14:paraId="12420AF9" w14:textId="77777777" w:rsidR="00FB19E4" w:rsidRDefault="00FB19E4" w:rsidP="00FB19E4">
      <w:pPr>
        <w:rPr>
          <w:rStyle w:val="CodeChar"/>
        </w:rPr>
      </w:pPr>
      <w:r>
        <w:rPr>
          <w:rStyle w:val="CodeChar"/>
        </w:rPr>
        <w:t>Default = null.</w:t>
      </w:r>
    </w:p>
    <w:p w14:paraId="0AABB2C0" w14:textId="77777777" w:rsidR="00FB19E4" w:rsidRDefault="00FB19E4" w:rsidP="00FB19E4">
      <w:r w:rsidRPr="007F72C0">
        <w:rPr>
          <w:rStyle w:val="CodeChar"/>
        </w:rPr>
        <w:t>isNillable</w:t>
      </w:r>
      <w:r>
        <w:t xml:space="preserve"> =  </w:t>
      </w:r>
      <w:r w:rsidRPr="006C19D5">
        <w:rPr>
          <w:rStyle w:val="CodeChar"/>
        </w:rPr>
        <w:t>0</w:t>
      </w:r>
      <w:r>
        <w:t>.</w:t>
      </w:r>
    </w:p>
    <w:p w14:paraId="77F51D61" w14:textId="77777777" w:rsidR="00FB19E4" w:rsidRDefault="00FB19E4" w:rsidP="00FB19E4">
      <w:r w:rsidRPr="007F72C0">
        <w:rPr>
          <w:rStyle w:val="CodeChar"/>
        </w:rPr>
        <w:t>Fixed_Value</w:t>
      </w:r>
      <w:r>
        <w:t xml:space="preserve"> = </w:t>
      </w:r>
      <w:r>
        <w:rPr>
          <w:rStyle w:val="CodeChar"/>
        </w:rPr>
        <w:t>n</w:t>
      </w:r>
      <w:r w:rsidRPr="006C19D5">
        <w:rPr>
          <w:rStyle w:val="CodeChar"/>
        </w:rPr>
        <w:t>ull</w:t>
      </w:r>
      <w:r>
        <w:t>.</w:t>
      </w:r>
    </w:p>
    <w:p w14:paraId="117503D5" w14:textId="77777777" w:rsidR="00FB19E4" w:rsidRDefault="00FB19E4" w:rsidP="00FB19E4">
      <w:r w:rsidRPr="007830FF">
        <w:rPr>
          <w:rStyle w:val="CodeChar"/>
        </w:rPr>
        <w:t>isNull</w:t>
      </w:r>
      <w:r>
        <w:t xml:space="preserve"> = </w:t>
      </w:r>
      <w:r w:rsidRPr="00312143">
        <w:rPr>
          <w:rStyle w:val="CodeChar"/>
        </w:rPr>
        <w:t>0</w:t>
      </w:r>
      <w:r>
        <w:t>.</w:t>
      </w:r>
    </w:p>
    <w:p w14:paraId="5120C3F1"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7109CBEA"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FE0C845" w14:textId="77777777" w:rsidR="00FB19E4" w:rsidRDefault="00127238" w:rsidP="00FB19E4">
      <w:r>
        <w:rPr>
          <w:rStyle w:val="CodeChar"/>
        </w:rPr>
        <w:t>created_by</w:t>
      </w:r>
      <w:r w:rsidR="00FB19E4">
        <w:t xml:space="preserve"> = Currently logged on user.</w:t>
      </w:r>
    </w:p>
    <w:p w14:paraId="0D6FC713" w14:textId="77777777" w:rsidR="00FB19E4" w:rsidRDefault="00127238" w:rsidP="00FB19E4">
      <w:r>
        <w:rPr>
          <w:rStyle w:val="CodeChar"/>
        </w:rPr>
        <w:t>last_updated_by</w:t>
      </w:r>
      <w:r w:rsidR="00FB19E4">
        <w:t xml:space="preserve"> = Currently logged on user.</w:t>
      </w:r>
    </w:p>
    <w:p w14:paraId="1434ECBC" w14:textId="77777777" w:rsidR="00FB19E4" w:rsidRDefault="00127238" w:rsidP="00FB19E4">
      <w:r>
        <w:rPr>
          <w:rStyle w:val="CodeChar"/>
        </w:rPr>
        <w:t>creation_timestamp</w:t>
      </w:r>
      <w:r w:rsidR="00FB19E4">
        <w:t xml:space="preserve"> = </w:t>
      </w:r>
      <w:r w:rsidR="00FB19E4" w:rsidRPr="0062294D">
        <w:rPr>
          <w:rStyle w:val="CodeChar"/>
        </w:rPr>
        <w:t>pABIE.</w:t>
      </w:r>
      <w:r>
        <w:rPr>
          <w:rStyle w:val="CodeChar"/>
        </w:rPr>
        <w:t>creation_timestamp</w:t>
      </w:r>
      <w:r w:rsidR="00FB19E4">
        <w:t>.</w:t>
      </w:r>
    </w:p>
    <w:p w14:paraId="4D6AB10D"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111727E0" w14:textId="77777777" w:rsidR="00FB19E4" w:rsidRDefault="00FB19E4" w:rsidP="00FB19E4"/>
    <w:p w14:paraId="40618249" w14:textId="75F6CD96" w:rsidR="00FB19E4" w:rsidRDefault="00FB19E4" w:rsidP="00FB19E4">
      <w:r>
        <w:t xml:space="preserve">Records for supplementary components of associated BBIEP (or thereof BCCP) have to be created in the BBIE_SC table so that the user can customize the constraints later on. Get all the </w:t>
      </w:r>
      <w:r w:rsidR="00530652">
        <w:rPr>
          <w:rStyle w:val="CodeChar"/>
        </w:rPr>
        <w:t>dt_sc</w:t>
      </w:r>
      <w:r>
        <w:t xml:space="preserve"> records used by the </w:t>
      </w:r>
      <w:r w:rsidR="002B066A">
        <w:rPr>
          <w:rStyle w:val="CodeChar"/>
        </w:rPr>
        <w:t>dt</w:t>
      </w:r>
      <w:r>
        <w:t xml:space="preserve"> record associated with the underlying BCCP (note that the </w:t>
      </w:r>
      <w:r w:rsidR="002B066A">
        <w:rPr>
          <w:rStyle w:val="CodeChar"/>
        </w:rPr>
        <w:t>dt</w:t>
      </w:r>
      <w:r>
        <w:t xml:space="preserve"> record is identified by the </w:t>
      </w:r>
      <w:r w:rsidR="000F4A6F">
        <w:rPr>
          <w:rStyle w:val="CodeChar"/>
        </w:rPr>
        <w:t>bccp</w:t>
      </w:r>
      <w:r w:rsidRPr="000C37E0">
        <w:rPr>
          <w:rStyle w:val="CodeChar"/>
        </w:rPr>
        <w:t>.BCCP_BDT_ID</w:t>
      </w:r>
      <w:r>
        <w:t xml:space="preserve"> column). </w:t>
      </w:r>
    </w:p>
    <w:p w14:paraId="77CFF00D" w14:textId="77777777" w:rsidR="00FB19E4" w:rsidRDefault="00FB19E4" w:rsidP="00FB19E4"/>
    <w:p w14:paraId="7F391223" w14:textId="77777777" w:rsidR="00FB19E4" w:rsidRDefault="00FB19E4" w:rsidP="00FB19E4">
      <w:r>
        <w:t xml:space="preserve">For each </w:t>
      </w:r>
      <w:r w:rsidR="00530652">
        <w:rPr>
          <w:rStyle w:val="CodeChar"/>
        </w:rPr>
        <w:t>dt_sc</w:t>
      </w:r>
      <w:r>
        <w:t xml:space="preserve"> record, populate </w:t>
      </w:r>
      <w:r w:rsidRPr="00376D8A">
        <w:rPr>
          <w:rStyle w:val="CodeChar"/>
        </w:rPr>
        <w:t>BBIE_SC</w:t>
      </w:r>
      <w:r>
        <w:t xml:space="preserve"> table as follows.</w:t>
      </w:r>
    </w:p>
    <w:p w14:paraId="4B79CCD0" w14:textId="77777777" w:rsidR="00FB19E4" w:rsidRDefault="00FB19E4" w:rsidP="00FB19E4"/>
    <w:p w14:paraId="1AB32A65" w14:textId="77777777" w:rsidR="00FB19E4" w:rsidRDefault="00FB19E4" w:rsidP="00FB19E4">
      <w:r w:rsidRPr="00DD0272">
        <w:rPr>
          <w:rStyle w:val="CodeChar"/>
        </w:rPr>
        <w:t>BBIE_SC_ID</w:t>
      </w:r>
      <w:r>
        <w:t xml:space="preserve"> = Auto-generated database key.</w:t>
      </w:r>
    </w:p>
    <w:p w14:paraId="666E2E92" w14:textId="77777777"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14:paraId="2BFD74A0" w14:textId="77777777" w:rsidR="00FB19E4" w:rsidRDefault="00530652" w:rsidP="00FB19E4">
      <w:r>
        <w:rPr>
          <w:rStyle w:val="CodeChar"/>
        </w:rPr>
        <w:t>dt_sc_id</w:t>
      </w:r>
      <w:r w:rsidR="00FB19E4">
        <w:t xml:space="preserve"> = Foreign key to the </w:t>
      </w:r>
      <w:r>
        <w:rPr>
          <w:rStyle w:val="CodeChar"/>
        </w:rPr>
        <w:t>dt_sc</w:t>
      </w:r>
      <w:r w:rsidR="00FB19E4">
        <w:t xml:space="preserve"> record, i.e., </w:t>
      </w:r>
      <w:r>
        <w:rPr>
          <w:rStyle w:val="CodeChar"/>
        </w:rPr>
        <w:t>dt_sc</w:t>
      </w:r>
      <w:r w:rsidR="00FB19E4" w:rsidRPr="00530652">
        <w:rPr>
          <w:rStyle w:val="CodeChar"/>
        </w:rPr>
        <w:t>.</w:t>
      </w:r>
      <w:r>
        <w:rPr>
          <w:rStyle w:val="CodeChar"/>
        </w:rPr>
        <w:t>dt_sc_id</w:t>
      </w:r>
      <w:r w:rsidR="00FB19E4">
        <w:t>.</w:t>
      </w:r>
    </w:p>
    <w:p w14:paraId="356FF2F2" w14:textId="006F5AA0" w:rsidR="00FB19E4" w:rsidRPr="00983E86" w:rsidRDefault="00FB19E4" w:rsidP="00FB19E4">
      <w:r w:rsidRPr="00983E86">
        <w:rPr>
          <w:rStyle w:val="CodeChar"/>
        </w:rPr>
        <w:t>DT_SC_Primitive_Restriction_ID</w:t>
      </w:r>
      <w:r w:rsidRPr="00983E86">
        <w:t xml:space="preserve"> = </w:t>
      </w:r>
      <w:r w:rsidR="004F35D7" w:rsidRPr="00983E86">
        <w:t xml:space="preserve">Inherit through the chain </w:t>
      </w:r>
      <w:r w:rsidR="004F35D7" w:rsidRPr="00983E86">
        <w:rPr>
          <w:rStyle w:val="CodeChar"/>
        </w:rPr>
        <w:t xml:space="preserve">gBCC -&gt; </w:t>
      </w:r>
      <w:r w:rsidR="000F4A6F">
        <w:rPr>
          <w:rStyle w:val="CodeChar"/>
        </w:rPr>
        <w:t>bccp</w:t>
      </w:r>
      <w:r w:rsidR="004F35D7" w:rsidRPr="00983E86">
        <w:rPr>
          <w:rStyle w:val="CodeChar"/>
        </w:rPr>
        <w:t xml:space="preserve"> -&gt; </w:t>
      </w:r>
      <w:r w:rsidR="002B066A">
        <w:rPr>
          <w:rStyle w:val="CodeChar"/>
        </w:rPr>
        <w:t>dt</w:t>
      </w:r>
      <w:r w:rsidR="004F35D7" w:rsidRPr="00983E86">
        <w:rPr>
          <w:rStyle w:val="CodeChar"/>
        </w:rPr>
        <w:t xml:space="preserve"> -&gt; </w:t>
      </w:r>
      <w:r w:rsidR="00530652">
        <w:rPr>
          <w:rStyle w:val="CodeChar"/>
        </w:rPr>
        <w:t>dt_sc</w:t>
      </w:r>
      <w:r w:rsidR="004F35D7" w:rsidRPr="00983E86">
        <w:rPr>
          <w:rStyle w:val="CodeChar"/>
        </w:rPr>
        <w:t xml:space="preserve"> -&gt; </w:t>
      </w:r>
      <w:r w:rsidR="002B3165">
        <w:rPr>
          <w:rStyle w:val="CodeChar"/>
        </w:rPr>
        <w:t>bdt_sc_pri_restri</w:t>
      </w:r>
      <w:r w:rsidR="004F35D7" w:rsidRPr="00983E86">
        <w:rPr>
          <w:rStyle w:val="CodeChar"/>
        </w:rPr>
        <w:t xml:space="preserve">. </w:t>
      </w:r>
      <w:r w:rsidR="002B3165">
        <w:rPr>
          <w:rStyle w:val="CodeChar"/>
        </w:rPr>
        <w:t>bdt_sc_pri_restri_id</w:t>
      </w:r>
      <w:r w:rsidR="004F35D7" w:rsidRPr="00983E86">
        <w:t xml:space="preserve"> where </w:t>
      </w:r>
      <w:r w:rsidR="004F35D7" w:rsidRPr="00096952">
        <w:t xml:space="preserve">the </w:t>
      </w:r>
      <w:r w:rsidR="002B3165">
        <w:rPr>
          <w:rStyle w:val="CodeChar"/>
        </w:rPr>
        <w:t>bdt_sc_pri_restri</w:t>
      </w:r>
      <w:r w:rsidR="004F35D7" w:rsidRPr="00096952">
        <w:rPr>
          <w:rStyle w:val="CodeChar"/>
        </w:rPr>
        <w:t>.</w:t>
      </w:r>
      <w:r w:rsidR="00405DFB">
        <w:rPr>
          <w:rStyle w:val="CodeChar"/>
        </w:rPr>
        <w:t>is_default</w:t>
      </w:r>
      <w:r w:rsidR="004F35D7" w:rsidRPr="00096952">
        <w:rPr>
          <w:rStyle w:val="CodeChar"/>
        </w:rPr>
        <w:t xml:space="preserve"> = true</w:t>
      </w:r>
      <w:r w:rsidR="004F35D7" w:rsidRPr="00096952">
        <w:t xml:space="preserve">. </w:t>
      </w:r>
      <w:r w:rsidR="00096952" w:rsidRPr="00096952">
        <w:t>The user can override later with another non-</w:t>
      </w:r>
      <w:r w:rsidR="001436F2" w:rsidRPr="00096952">
        <w:t xml:space="preserve">default </w:t>
      </w:r>
      <w:r w:rsidR="002B3165">
        <w:rPr>
          <w:rStyle w:val="CodeChar"/>
        </w:rPr>
        <w:t>bdt_sc_pri_restri_id</w:t>
      </w:r>
      <w:r w:rsidR="00096952" w:rsidRPr="00096952">
        <w:rPr>
          <w:rStyle w:val="CodeChar"/>
        </w:rPr>
        <w:t xml:space="preserve"> </w:t>
      </w:r>
      <w:r w:rsidR="00096952" w:rsidRPr="00096952">
        <w:t xml:space="preserve">(i.e., assign another built-in type as represented by the </w:t>
      </w:r>
      <w:r w:rsidR="002B3165">
        <w:rPr>
          <w:rStyle w:val="CodeChar"/>
        </w:rPr>
        <w:t>bdt_sc_pri_restri</w:t>
      </w:r>
      <w:r w:rsidR="00096952" w:rsidRPr="00096952">
        <w:rPr>
          <w:rStyle w:val="CodeChar"/>
        </w:rPr>
        <w:t>.</w:t>
      </w:r>
      <w:r w:rsidR="00BF2D0E">
        <w:rPr>
          <w:rStyle w:val="CodeChar"/>
        </w:rPr>
        <w:t>cdt_sc_awd_pri_xps_type_map_id</w:t>
      </w:r>
      <w:r w:rsidR="00096952" w:rsidRPr="00096952">
        <w:t xml:space="preserve"> column)</w:t>
      </w:r>
      <w:r w:rsidR="001436F2" w:rsidRPr="00096952">
        <w:t xml:space="preserve">. </w:t>
      </w:r>
      <w:r w:rsidR="00096952" w:rsidRPr="00096952">
        <w:t xml:space="preserve">Also if the next </w:t>
      </w:r>
      <w:r w:rsidR="002B3165">
        <w:rPr>
          <w:rStyle w:val="CodeChar"/>
        </w:rPr>
        <w:t>code_list_id</w:t>
      </w:r>
      <w:r w:rsidR="00096952" w:rsidRPr="00096952">
        <w:t xml:space="preserve"> column is not </w:t>
      </w:r>
      <w:r w:rsidR="00096952" w:rsidRPr="00096952">
        <w:rPr>
          <w:rStyle w:val="CodeChar"/>
        </w:rPr>
        <w:t>null</w:t>
      </w:r>
      <w:r w:rsidR="00096952" w:rsidRPr="00096952">
        <w:t>, the user cannot override anything, i.e., it should not be editable because it means that the field is restricted to a code list in the next column and the user cannot relax that.</w:t>
      </w:r>
    </w:p>
    <w:p w14:paraId="22C7F912" w14:textId="70C1552B" w:rsidR="00FB19E4" w:rsidRDefault="002B3165" w:rsidP="00FB19E4">
      <w:r>
        <w:rPr>
          <w:rStyle w:val="CodeChar"/>
        </w:rPr>
        <w:t>code_list_id</w:t>
      </w:r>
      <w:r w:rsidR="00FB19E4" w:rsidRPr="00983E86">
        <w:t xml:space="preserve"> = </w:t>
      </w:r>
      <w:r w:rsidR="004F35D7" w:rsidRPr="00983E86">
        <w:t xml:space="preserve">Inherit through the chain </w:t>
      </w:r>
      <w:r w:rsidR="004F35D7" w:rsidRPr="00983E86">
        <w:rPr>
          <w:rStyle w:val="CodeChar"/>
        </w:rPr>
        <w:t xml:space="preserve">gBCC -&gt; </w:t>
      </w:r>
      <w:r w:rsidR="000F4A6F">
        <w:rPr>
          <w:rStyle w:val="CodeChar"/>
        </w:rPr>
        <w:t>bccp</w:t>
      </w:r>
      <w:r w:rsidR="004F35D7" w:rsidRPr="00983E86">
        <w:rPr>
          <w:rStyle w:val="CodeChar"/>
        </w:rPr>
        <w:t xml:space="preserve"> -&gt; </w:t>
      </w:r>
      <w:r w:rsidR="002B066A">
        <w:rPr>
          <w:rStyle w:val="CodeChar"/>
        </w:rPr>
        <w:t>dt</w:t>
      </w:r>
      <w:r w:rsidR="004F35D7" w:rsidRPr="00983E86">
        <w:rPr>
          <w:rStyle w:val="CodeChar"/>
        </w:rPr>
        <w:t xml:space="preserve"> -&gt;</w:t>
      </w:r>
      <w:r w:rsidR="00D06CA5">
        <w:rPr>
          <w:rStyle w:val="CodeChar"/>
        </w:rPr>
        <w:t xml:space="preserve"> dt_sc-&gt;</w:t>
      </w:r>
      <w:r w:rsidR="004F35D7" w:rsidRPr="00983E86">
        <w:rPr>
          <w:rStyle w:val="CodeChar"/>
        </w:rPr>
        <w:t xml:space="preserve"> </w:t>
      </w:r>
      <w:r>
        <w:rPr>
          <w:rStyle w:val="CodeChar"/>
        </w:rPr>
        <w:t>bdt_sc_pri_restri</w:t>
      </w:r>
      <w:r w:rsidR="004F35D7" w:rsidRPr="00983E86">
        <w:rPr>
          <w:rStyle w:val="CodeChar"/>
        </w:rPr>
        <w:t>.</w:t>
      </w:r>
      <w:r>
        <w:rPr>
          <w:rStyle w:val="CodeChar"/>
        </w:rPr>
        <w:t>code_list_id</w:t>
      </w:r>
      <w:r w:rsidR="004F35D7" w:rsidRPr="00983E86">
        <w:t xml:space="preserve"> if there is an associated row where the </w:t>
      </w:r>
      <w:r>
        <w:rPr>
          <w:rStyle w:val="CodeChar"/>
        </w:rPr>
        <w:t>code_list_id</w:t>
      </w:r>
      <w:r w:rsidR="004F35D7" w:rsidRPr="00983E86">
        <w:t xml:space="preserve"> is not </w:t>
      </w:r>
      <w:r w:rsidR="004F35D7" w:rsidRPr="00983E86">
        <w:rPr>
          <w:rStyle w:val="CodeChar"/>
        </w:rPr>
        <w:t>null</w:t>
      </w:r>
      <w:r w:rsidR="001436F2" w:rsidRPr="00983E86">
        <w:t xml:space="preserve"> (otherwise this column will be </w:t>
      </w:r>
      <w:r w:rsidR="001436F2" w:rsidRPr="00983E86">
        <w:rPr>
          <w:rStyle w:val="CodeChar"/>
        </w:rPr>
        <w:t>null</w:t>
      </w:r>
      <w:r w:rsidR="001436F2" w:rsidRPr="00983E86">
        <w:t xml:space="preserve"> initially).</w:t>
      </w:r>
      <w:r w:rsidR="004F35D7" w:rsidRPr="00983E86">
        <w:t xml:space="preserve"> The user can override later with a code list compatible with the </w:t>
      </w:r>
      <w:r>
        <w:rPr>
          <w:rStyle w:val="CodeChar"/>
        </w:rPr>
        <w:t>bdt_sc_pri_restri_id</w:t>
      </w:r>
      <w:r w:rsidR="004F35D7" w:rsidRPr="00983E86">
        <w:t xml:space="preserve"> column above or a code list derived from the code list associated with this </w:t>
      </w:r>
      <w:r>
        <w:rPr>
          <w:rStyle w:val="CodeChar"/>
        </w:rPr>
        <w:t>code_list_id</w:t>
      </w:r>
      <w:r w:rsidR="004F35D7" w:rsidRPr="00983E86">
        <w:t>.</w:t>
      </w:r>
    </w:p>
    <w:p w14:paraId="6CAAE221" w14:textId="77777777" w:rsidR="00FB19E4" w:rsidRDefault="00CF7449" w:rsidP="00FB19E4">
      <w:r>
        <w:rPr>
          <w:rStyle w:val="CodeChar"/>
        </w:rPr>
        <w:t>min_cardinality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72B20DD6" w14:textId="77777777" w:rsidR="00FB19E4" w:rsidRDefault="00CF7449" w:rsidP="00FB19E4">
      <w:r>
        <w:rPr>
          <w:rStyle w:val="CodeChar"/>
        </w:rPr>
        <w:t>max_cardinality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33C9C2B4" w14:textId="77777777" w:rsidR="00FB19E4" w:rsidRDefault="00FB19E4" w:rsidP="00FB19E4">
      <w:r w:rsidRPr="009E0985">
        <w:rPr>
          <w:rStyle w:val="CodeChar"/>
        </w:rPr>
        <w:t>Default</w:t>
      </w:r>
      <w:r>
        <w:t xml:space="preserve"> = </w:t>
      </w:r>
      <w:r w:rsidRPr="009E0985">
        <w:rPr>
          <w:rStyle w:val="CodeChar"/>
        </w:rPr>
        <w:t>Null</w:t>
      </w:r>
      <w:r>
        <w:t>. The user can specify later.</w:t>
      </w:r>
    </w:p>
    <w:p w14:paraId="5E3F45E3" w14:textId="77777777" w:rsidR="00FB19E4" w:rsidRDefault="00FB19E4" w:rsidP="00FB19E4">
      <w:r w:rsidRPr="009E0985">
        <w:rPr>
          <w:rStyle w:val="CodeChar"/>
        </w:rPr>
        <w:t>Fixed_Value</w:t>
      </w:r>
      <w:r>
        <w:t xml:space="preserve"> = </w:t>
      </w:r>
      <w:r w:rsidRPr="009E0985">
        <w:rPr>
          <w:rStyle w:val="CodeChar"/>
        </w:rPr>
        <w:t>Null</w:t>
      </w:r>
      <w:r>
        <w:t>. The user can specify later.</w:t>
      </w:r>
    </w:p>
    <w:p w14:paraId="3C68EEC8" w14:textId="77777777" w:rsidR="00FB19E4" w:rsidRDefault="00B66EC6" w:rsidP="00FB19E4">
      <w:r>
        <w:rPr>
          <w:rStyle w:val="CodeChar"/>
        </w:rPr>
        <w:t>definition</w:t>
      </w:r>
      <w:r w:rsidR="00FB19E4">
        <w:t xml:space="preserve"> = </w:t>
      </w:r>
      <w:r w:rsidR="00FB19E4" w:rsidRPr="009E0985">
        <w:rPr>
          <w:rStyle w:val="CodeChar"/>
        </w:rPr>
        <w:t>Null</w:t>
      </w:r>
      <w:r w:rsidR="00FB19E4">
        <w:t>.</w:t>
      </w:r>
      <w:r w:rsidR="00FB19E4" w:rsidRPr="009E0985">
        <w:t xml:space="preserve"> </w:t>
      </w:r>
      <w:r w:rsidR="00FB19E4">
        <w:t>The user can specify later.</w:t>
      </w:r>
    </w:p>
    <w:p w14:paraId="209D35EA" w14:textId="77777777" w:rsidR="00FB19E4" w:rsidRDefault="002D3A91" w:rsidP="00FB19E4">
      <w:r>
        <w:rPr>
          <w:rStyle w:val="CodeChar"/>
        </w:rPr>
        <w:t>remark</w:t>
      </w:r>
      <w:r w:rsidR="00FB19E4">
        <w:t xml:space="preserve"> = </w:t>
      </w:r>
      <w:r w:rsidR="00FB19E4" w:rsidRPr="00F31DD7">
        <w:rPr>
          <w:rStyle w:val="CodeChar"/>
        </w:rPr>
        <w:t>Null</w:t>
      </w:r>
      <w:r w:rsidR="00FB19E4">
        <w:t>. The user can specify later.</w:t>
      </w:r>
    </w:p>
    <w:p w14:paraId="4A2A21E2" w14:textId="77777777" w:rsidR="00FB19E4" w:rsidRDefault="00FB19E4" w:rsidP="00FB19E4">
      <w:r>
        <w:rPr>
          <w:rStyle w:val="CodeChar"/>
        </w:rPr>
        <w:t>Business_Term</w:t>
      </w:r>
      <w:r>
        <w:t xml:space="preserve"> = </w:t>
      </w:r>
      <w:r w:rsidRPr="00F31DD7">
        <w:rPr>
          <w:rStyle w:val="CodeChar"/>
        </w:rPr>
        <w:t>Null</w:t>
      </w:r>
      <w:r>
        <w:t>. The user can specify later.</w:t>
      </w:r>
    </w:p>
    <w:p w14:paraId="4D62A6B4" w14:textId="77777777" w:rsidR="00FB19E4" w:rsidRDefault="00FB19E4" w:rsidP="00FB19E4">
      <w:pPr>
        <w:pStyle w:val="Heading6"/>
      </w:pPr>
      <w:bookmarkStart w:id="932" w:name="_Ref425753421"/>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bookmarkEnd w:id="932"/>
    </w:p>
    <w:p w14:paraId="5CA22BCB" w14:textId="77777777" w:rsidR="00FB19E4" w:rsidRDefault="00FB19E4" w:rsidP="00FB19E4">
      <w:r>
        <w:t xml:space="preserve">Description: Create an uncommitted BBIEP record for the given BCCP </w:t>
      </w:r>
    </w:p>
    <w:p w14:paraId="5476F3DF" w14:textId="77777777"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14:paraId="727685C7" w14:textId="77777777" w:rsidR="00FB19E4" w:rsidRDefault="00FB19E4" w:rsidP="00FB19E4">
      <w:r>
        <w:t>Return: BBIEP object</w:t>
      </w:r>
    </w:p>
    <w:p w14:paraId="47F72658" w14:textId="77777777" w:rsidR="00FB19E4" w:rsidRDefault="00FB19E4" w:rsidP="00FB19E4"/>
    <w:p w14:paraId="6F86CBF7" w14:textId="77777777" w:rsidR="00FB19E4" w:rsidRDefault="00FB19E4" w:rsidP="00FB19E4">
      <w:r>
        <w:t>Populate the BBIEP table as follows.</w:t>
      </w:r>
    </w:p>
    <w:p w14:paraId="214BC64F" w14:textId="77777777" w:rsidR="00FB19E4" w:rsidRDefault="00FB19E4" w:rsidP="00FB19E4">
      <w:r w:rsidRPr="00C511B1">
        <w:rPr>
          <w:rStyle w:val="CodeChar"/>
        </w:rPr>
        <w:t>BBIEP_ID</w:t>
      </w:r>
      <w:r>
        <w:t xml:space="preserve"> = Auto-generated database key.</w:t>
      </w:r>
    </w:p>
    <w:p w14:paraId="730376AC" w14:textId="77777777"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66ECAA9B" w14:textId="6A13B502"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w:t>
      </w:r>
      <w:r w:rsidR="00725F3C">
        <w:rPr>
          <w:rStyle w:val="CodeChar"/>
        </w:rPr>
        <w:t>bccp_id</w:t>
      </w:r>
      <w:r>
        <w:t>.</w:t>
      </w:r>
    </w:p>
    <w:p w14:paraId="2059DB8B"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3248382B"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79F86D7" w14:textId="77777777" w:rsidR="00FB19E4" w:rsidRDefault="00FB19E4" w:rsidP="00FB19E4">
      <w:r w:rsidRPr="00C511B1">
        <w:rPr>
          <w:rStyle w:val="CodeChar"/>
        </w:rPr>
        <w:t>Business_Term</w:t>
      </w:r>
      <w:r>
        <w:t xml:space="preserve"> = </w:t>
      </w:r>
      <w:r w:rsidRPr="00312143">
        <w:rPr>
          <w:rStyle w:val="CodeChar"/>
        </w:rPr>
        <w:t>Null</w:t>
      </w:r>
      <w:r>
        <w:t>. The user can specify later.</w:t>
      </w:r>
    </w:p>
    <w:p w14:paraId="5E04A8F1" w14:textId="77777777" w:rsidR="00FB19E4" w:rsidRDefault="00127238" w:rsidP="00FB19E4">
      <w:r>
        <w:rPr>
          <w:rStyle w:val="CodeChar"/>
        </w:rPr>
        <w:t>created_by</w:t>
      </w:r>
      <w:r w:rsidR="00FB19E4">
        <w:t xml:space="preserve"> = Currently logged on user.</w:t>
      </w:r>
    </w:p>
    <w:p w14:paraId="73D20049" w14:textId="77777777" w:rsidR="00FB19E4" w:rsidRDefault="00127238" w:rsidP="00FB19E4">
      <w:r>
        <w:rPr>
          <w:rStyle w:val="CodeChar"/>
        </w:rPr>
        <w:lastRenderedPageBreak/>
        <w:t>last_updated_by</w:t>
      </w:r>
      <w:r w:rsidR="00FB19E4">
        <w:t xml:space="preserve"> = Currently logged on user.</w:t>
      </w:r>
    </w:p>
    <w:p w14:paraId="5A61EF72" w14:textId="77777777" w:rsidR="00FB19E4" w:rsidRDefault="00127238" w:rsidP="00FB19E4">
      <w:r>
        <w:rPr>
          <w:rStyle w:val="CodeChar"/>
        </w:rPr>
        <w:t>creation_timestamp</w:t>
      </w:r>
      <w:r w:rsidR="00FB19E4">
        <w:t xml:space="preserve"> = Current time if </w:t>
      </w:r>
      <w:r w:rsidR="00FB19E4" w:rsidRPr="000D6437">
        <w:rPr>
          <w:rStyle w:val="CodeChar"/>
        </w:rPr>
        <w:t>pABIE</w:t>
      </w:r>
      <w:r w:rsidR="00FB19E4">
        <w:t xml:space="preserve"> is not null; otherwise, it is </w:t>
      </w:r>
      <w:r w:rsidR="00FB19E4" w:rsidRPr="000D6437">
        <w:rPr>
          <w:rStyle w:val="CodeChar"/>
        </w:rPr>
        <w:t>pABIE.</w:t>
      </w:r>
      <w:r>
        <w:rPr>
          <w:rStyle w:val="CodeChar"/>
        </w:rPr>
        <w:t>creation_timestamp</w:t>
      </w:r>
      <w:r w:rsidR="00FB19E4">
        <w:t>.</w:t>
      </w:r>
    </w:p>
    <w:p w14:paraId="7A2BDD39"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7FD2DAB9" w14:textId="77777777" w:rsidR="00FB19E4" w:rsidRPr="00FB19E4" w:rsidRDefault="00FB19E4" w:rsidP="00FB19E4"/>
    <w:p w14:paraId="571DF7B2" w14:textId="77777777" w:rsidR="003A1C99" w:rsidRDefault="003A1C99" w:rsidP="003A1C99">
      <w:pPr>
        <w:pStyle w:val="Heading3"/>
      </w:pPr>
      <w:bookmarkStart w:id="933" w:name="_Ref408466639"/>
      <w:bookmarkStart w:id="934" w:name="_Toc442108962"/>
      <w:bookmarkStart w:id="935" w:name="_Ref408391500"/>
      <w:r>
        <w:t>Edit a top-level ABIE</w:t>
      </w:r>
      <w:bookmarkEnd w:id="933"/>
      <w:bookmarkEnd w:id="934"/>
    </w:p>
    <w:p w14:paraId="33B457AF" w14:textId="77777777"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93447A">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93447A">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93447A">
        <w:t>Show top-level ABIE</w:t>
      </w:r>
      <w:r>
        <w:fldChar w:fldCharType="end"/>
      </w:r>
      <w:r>
        <w:t xml:space="preserve"> section in </w:t>
      </w:r>
      <w:r>
        <w:fldChar w:fldCharType="begin"/>
      </w:r>
      <w:r>
        <w:instrText xml:space="preserve"> REF _Ref408466451 \r \h  \* MERGEFORMAT </w:instrText>
      </w:r>
      <w:r>
        <w:fldChar w:fldCharType="separate"/>
      </w:r>
      <w:r w:rsidR="0093447A">
        <w:t>3.3.3</w:t>
      </w:r>
      <w:r>
        <w:fldChar w:fldCharType="end"/>
      </w:r>
      <w:r>
        <w:t>.</w:t>
      </w:r>
      <w:r w:rsidR="00517252">
        <w:t xml:space="preserve"> The state of the top-level ABIE selected for editing shall be returned to </w:t>
      </w:r>
      <w:r w:rsidR="00517252" w:rsidRPr="00517252">
        <w:rPr>
          <w:rStyle w:val="CodeChar"/>
        </w:rPr>
        <w:t>Editing</w:t>
      </w:r>
      <w:r w:rsidR="00517252">
        <w:t>.</w:t>
      </w:r>
    </w:p>
    <w:p w14:paraId="28949D42" w14:textId="77777777" w:rsidR="00056C42" w:rsidRDefault="003A1C99" w:rsidP="0077543B">
      <w:pPr>
        <w:pStyle w:val="Heading3"/>
      </w:pPr>
      <w:bookmarkStart w:id="936" w:name="_Ref408466451"/>
      <w:bookmarkStart w:id="937" w:name="_Toc442108963"/>
      <w:r>
        <w:t>Show</w:t>
      </w:r>
      <w:r w:rsidR="00056C42">
        <w:t xml:space="preserve"> top-level ABIE</w:t>
      </w:r>
      <w:bookmarkEnd w:id="935"/>
      <w:bookmarkEnd w:id="936"/>
      <w:bookmarkEnd w:id="937"/>
    </w:p>
    <w:p w14:paraId="6861A7CB" w14:textId="4CBCB08A" w:rsidR="0050733A" w:rsidRDefault="00056C42" w:rsidP="009D6A07">
      <w:r>
        <w:t>Create a</w:t>
      </w:r>
      <w:r w:rsidR="0077543B">
        <w:t>n</w:t>
      </w:r>
      <w:r>
        <w:t xml:space="preserve"> expandable and collapsible table </w:t>
      </w:r>
      <w:r w:rsidR="0050733A">
        <w:t xml:space="preserve">tree-based </w:t>
      </w:r>
      <w:r>
        <w:t>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50733A">
        <w:t>If a tree view is use</w:t>
      </w:r>
      <w:r w:rsidR="009D6A07">
        <w:t>d the nodes show the ASBIEPs,</w:t>
      </w:r>
      <w:r w:rsidR="00E757A7">
        <w:t xml:space="preserve"> BBIEPs</w:t>
      </w:r>
      <w:r w:rsidR="009D6A07">
        <w:t>, and SCs</w:t>
      </w:r>
      <w:r w:rsidR="00E757A7">
        <w:t xml:space="preserve">. The label of the node shall be </w:t>
      </w:r>
      <w:r w:rsidR="009D6A07">
        <w:t xml:space="preserve">the property term of the ASBIEP; property term of the BBIEPs; or for an SC, a concatenation of the property term and the representation term (with a space in between); however, when the representation term is ‘Text’ or ‘String’, it is dropped. </w:t>
      </w:r>
      <w:commentRangeStart w:id="938"/>
      <w:r w:rsidR="009D6A07">
        <w:t>All names shown on the UI shall be in the space separated form same as other kinds of components.</w:t>
      </w:r>
      <w:commentRangeEnd w:id="938"/>
      <w:r w:rsidR="009D6A07">
        <w:rPr>
          <w:rStyle w:val="CommentReference"/>
        </w:rPr>
        <w:commentReference w:id="938"/>
      </w:r>
    </w:p>
    <w:p w14:paraId="056F0724" w14:textId="77777777" w:rsidR="0050733A" w:rsidRDefault="0050733A" w:rsidP="00056C42"/>
    <w:p w14:paraId="0F71B53D" w14:textId="77777777" w:rsidR="00056C42" w:rsidRPr="00056C42" w:rsidRDefault="00E26798" w:rsidP="00056C42">
      <w:r>
        <w:t>The user can:</w:t>
      </w:r>
    </w:p>
    <w:p w14:paraId="1842B1BD" w14:textId="77777777" w:rsidR="00E26798" w:rsidRDefault="00E26798" w:rsidP="00E26798"/>
    <w:p w14:paraId="51A96B90" w14:textId="77777777" w:rsidR="009E0985" w:rsidRDefault="009E0985" w:rsidP="008F2EBB">
      <w:pPr>
        <w:pStyle w:val="ListParagraph"/>
        <w:numPr>
          <w:ilvl w:val="0"/>
          <w:numId w:val="11"/>
        </w:numPr>
      </w:pPr>
      <w:r>
        <w:t xml:space="preserve">Customize Business Term, Definition, and Remark of the top-level ABIE. Expand the top-level ABIE to shows its </w:t>
      </w:r>
      <w:r w:rsidR="0079476F">
        <w:t>ASBIE</w:t>
      </w:r>
      <w:r>
        <w:t xml:space="preserve"> and BBIE</w:t>
      </w:r>
      <w:r w:rsidR="0079476F">
        <w:t xml:space="preserve"> children</w:t>
      </w:r>
      <w:r>
        <w:t>.</w:t>
      </w:r>
    </w:p>
    <w:p w14:paraId="6B904D39" w14:textId="77777777" w:rsidR="009E0985" w:rsidRDefault="009E0985" w:rsidP="009E0985"/>
    <w:p w14:paraId="19EF82B7" w14:textId="77777777" w:rsidR="009E3636" w:rsidRDefault="009E3636" w:rsidP="008F2EBB">
      <w:pPr>
        <w:pStyle w:val="ListParagraph"/>
        <w:numPr>
          <w:ilvl w:val="0"/>
          <w:numId w:val="11"/>
        </w:numPr>
      </w:pPr>
      <w:r w:rsidRPr="009E3636">
        <w:t>Expand/Collapse a descendant ASBIE</w:t>
      </w:r>
      <w:r w:rsidR="00653BF8">
        <w:t xml:space="preserve"> to customize its content.</w:t>
      </w:r>
    </w:p>
    <w:p w14:paraId="14765577" w14:textId="77777777" w:rsidR="00653BF8" w:rsidRDefault="00653BF8" w:rsidP="00653BF8">
      <w:r>
        <w:t>The followings should be customizable: Cardinality min, Cardinality max,</w:t>
      </w:r>
      <w:r w:rsidR="00EC511D">
        <w:t xml:space="preserve"> Nillable,</w:t>
      </w:r>
      <w:r>
        <w:t xml:space="preserve"> ASBIE Definition and Remark, ASBIEP Definition and Remark, and (target) ABIE </w:t>
      </w:r>
      <w:r w:rsidR="009E0985">
        <w:t xml:space="preserve">Business Term, </w:t>
      </w:r>
      <w:r>
        <w:t>Definition</w:t>
      </w:r>
      <w:r w:rsidR="009E0985">
        <w:t>,</w:t>
      </w:r>
      <w:r>
        <w:t xml:space="preserve"> and Remark.</w:t>
      </w:r>
    </w:p>
    <w:p w14:paraId="1AB96570" w14:textId="77777777" w:rsidR="005353C5" w:rsidRDefault="005353C5" w:rsidP="00653BF8"/>
    <w:p w14:paraId="55753DCC" w14:textId="77777777"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Nillable, and Business Term </w:t>
      </w:r>
      <w:r w:rsidR="00663867">
        <w:t>field</w:t>
      </w:r>
      <w:r w:rsidR="00550DC5">
        <w:t>s</w:t>
      </w:r>
      <w:r w:rsidR="00663867">
        <w:t xml:space="preserve"> which do not exist in the CC. </w:t>
      </w:r>
    </w:p>
    <w:p w14:paraId="0DD09939" w14:textId="77777777" w:rsidR="00653BF8" w:rsidRDefault="00653BF8" w:rsidP="00653BF8"/>
    <w:p w14:paraId="1692D895" w14:textId="77777777" w:rsidR="009E3636" w:rsidRDefault="009E3636" w:rsidP="008F2EBB">
      <w:pPr>
        <w:pStyle w:val="ListParagraph"/>
        <w:numPr>
          <w:ilvl w:val="0"/>
          <w:numId w:val="11"/>
        </w:numPr>
      </w:pPr>
      <w:r>
        <w:t>Expand/Collapse a descendant BBIE</w:t>
      </w:r>
      <w:r w:rsidR="00653BF8">
        <w:t xml:space="preserve"> to customize its content.</w:t>
      </w:r>
    </w:p>
    <w:p w14:paraId="1A8B7A70" w14:textId="77777777" w:rsidR="0050733A" w:rsidRDefault="00653BF8" w:rsidP="00653BF8">
      <w:r>
        <w:t xml:space="preserve">The followings should be customizable: Cardinality min, Cardinality max, Nillable,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isNull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14:paraId="73E4D7E7" w14:textId="77777777" w:rsidR="0050733A" w:rsidRDefault="0050733A" w:rsidP="00653BF8"/>
    <w:p w14:paraId="2D3BA21E" w14:textId="77777777" w:rsidR="00F738CB" w:rsidRDefault="00F738CB" w:rsidP="00653BF8">
      <w:r>
        <w:t xml:space="preserve">The view object should derive these fields from its based CCs when the field values in the BIEs are </w:t>
      </w:r>
      <w:r w:rsidRPr="00F738CB">
        <w:rPr>
          <w:rStyle w:val="CodeChar"/>
        </w:rPr>
        <w:t>Null</w:t>
      </w:r>
      <w:r w:rsidR="00663867">
        <w:t xml:space="preserve">, except the </w:t>
      </w:r>
      <w:r w:rsidR="00550DC5">
        <w:t xml:space="preserve">Nillable, </w:t>
      </w:r>
      <w:r w:rsidR="00663867">
        <w:t>Remark</w:t>
      </w:r>
      <w:r w:rsidR="00550DC5">
        <w:t>, Fixed Value, and Business Term</w:t>
      </w:r>
      <w:r w:rsidR="00663867">
        <w:t xml:space="preserve"> field</w:t>
      </w:r>
      <w:r w:rsidR="00550DC5">
        <w:t>s</w:t>
      </w:r>
      <w:r w:rsidR="00663867">
        <w:t xml:space="preserve"> which do not exist in the CC.</w:t>
      </w:r>
    </w:p>
    <w:p w14:paraId="63C733A2" w14:textId="77777777" w:rsidR="00C903AD" w:rsidRDefault="00C903AD" w:rsidP="00653BF8"/>
    <w:p w14:paraId="6C14CCC7" w14:textId="77777777" w:rsidR="00C903AD" w:rsidRDefault="00C903AD" w:rsidP="00653BF8">
      <w:r>
        <w:t xml:space="preserve">Regarding the </w:t>
      </w:r>
      <w:r w:rsidRPr="00663867">
        <w:rPr>
          <w:rStyle w:val="CodeChar"/>
        </w:rPr>
        <w:t>BBIE.</w:t>
      </w:r>
      <w:r w:rsidR="00072832">
        <w:rPr>
          <w:rStyle w:val="CodeChar"/>
        </w:rPr>
        <w:t>bdt_pri_restri_id</w:t>
      </w:r>
      <w:r>
        <w:t xml:space="preserve"> and the </w:t>
      </w:r>
      <w:r w:rsidRPr="00663867">
        <w:rPr>
          <w:rStyle w:val="CodeChar"/>
        </w:rPr>
        <w:t>BBIE.</w:t>
      </w:r>
      <w:r w:rsidR="002B3165">
        <w:rPr>
          <w:rStyle w:val="CodeChar"/>
        </w:rPr>
        <w:t>code_list_id</w:t>
      </w:r>
      <w:r>
        <w:t xml:space="preserve"> columns. </w:t>
      </w:r>
      <w:r w:rsidR="007A3A38">
        <w:t>Corresponding to these two columns, t</w:t>
      </w:r>
      <w:r>
        <w:t>he view object of the BBIE should have these fields as “</w:t>
      </w:r>
      <w:r w:rsidR="007A3A38">
        <w:t>Business Data Type</w:t>
      </w:r>
      <w:r>
        <w:t>” and “Primitive”.</w:t>
      </w:r>
      <w:r w:rsidR="007A3A38">
        <w:t xml:space="preserve"> There may be multiple </w:t>
      </w:r>
      <w:r w:rsidR="00B761C8">
        <w:t>“</w:t>
      </w:r>
      <w:r w:rsidR="007A3A38">
        <w:t>Primitive</w:t>
      </w:r>
      <w:r w:rsidR="00B761C8">
        <w:t>”</w:t>
      </w:r>
      <w:r w:rsidR="007A3A38">
        <w:t xml:space="preserve"> columns depending on the number of expression map columns in the </w:t>
      </w:r>
      <w:r w:rsidR="005C46FF">
        <w:rPr>
          <w:rStyle w:val="CodeChar"/>
        </w:rPr>
        <w:t>cdt_awd_pri_xps_type_map</w:t>
      </w:r>
      <w:r w:rsidR="007A3A38">
        <w:t xml:space="preserve"> table. </w:t>
      </w:r>
      <w:r w:rsidR="00BC3C95">
        <w:t xml:space="preserve">The configuration file should be inspected for this information. See section </w:t>
      </w:r>
      <w:r w:rsidR="003C2A52">
        <w:fldChar w:fldCharType="begin"/>
      </w:r>
      <w:r w:rsidR="003C2A52">
        <w:instrText xml:space="preserve"> REF _Ref408321941 \r \h </w:instrText>
      </w:r>
      <w:r w:rsidR="003C2A52">
        <w:fldChar w:fldCharType="separate"/>
      </w:r>
      <w:r w:rsidR="0093447A">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93447A">
        <w:t>Expression type mapping display configuration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 xml:space="preserve">native type of the expression)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14:paraId="7500E2F4" w14:textId="77777777" w:rsidR="00B761C8" w:rsidRDefault="00B761C8" w:rsidP="00653BF8"/>
    <w:p w14:paraId="3E0FA3CD" w14:textId="77777777" w:rsidR="00B761C8" w:rsidRPr="006168AF" w:rsidRDefault="00B761C8" w:rsidP="00653BF8">
      <w:pPr>
        <w:rPr>
          <w:highlight w:val="yellow"/>
        </w:rPr>
      </w:pPr>
      <w:r w:rsidRPr="006168AF">
        <w:rPr>
          <w:highlight w:val="yellow"/>
        </w:rPr>
        <w:t xml:space="preserve">The “Business Data Type” column should show the name of the DEN of the BDT. This value should be derived from the BDT associated with the BBIE’s BBIEP’s BCCP.  </w:t>
      </w:r>
    </w:p>
    <w:p w14:paraId="790BBE5E" w14:textId="77777777" w:rsidR="00B761C8" w:rsidRPr="006168AF" w:rsidRDefault="00B761C8" w:rsidP="00653BF8">
      <w:pPr>
        <w:rPr>
          <w:highlight w:val="yellow"/>
        </w:rPr>
      </w:pPr>
    </w:p>
    <w:p w14:paraId="5293269D" w14:textId="77777777" w:rsidR="00F7226A" w:rsidRDefault="00B761C8" w:rsidP="00653BF8">
      <w:r w:rsidRPr="006168AF">
        <w:rPr>
          <w:highlight w:val="yellow"/>
        </w:rPr>
        <w:t xml:space="preserve">When both the </w:t>
      </w:r>
      <w:r w:rsidRPr="006168AF">
        <w:rPr>
          <w:rStyle w:val="CodeChar"/>
          <w:highlight w:val="yellow"/>
        </w:rPr>
        <w:t>BBIE.</w:t>
      </w:r>
      <w:r w:rsidR="00072832" w:rsidRPr="006168AF">
        <w:rPr>
          <w:rStyle w:val="CodeChar"/>
          <w:highlight w:val="yellow"/>
        </w:rPr>
        <w:t>bdt_pri_restri_id</w:t>
      </w:r>
      <w:r w:rsidRPr="006168AF">
        <w:rPr>
          <w:highlight w:val="yellow"/>
        </w:rPr>
        <w:t xml:space="preserve"> and </w:t>
      </w:r>
      <w:r w:rsidRPr="006168AF">
        <w:rPr>
          <w:rStyle w:val="CodeChar"/>
          <w:highlight w:val="yellow"/>
        </w:rPr>
        <w:t>BBIE.</w:t>
      </w:r>
      <w:r w:rsidR="002B3165" w:rsidRPr="006168AF">
        <w:rPr>
          <w:rStyle w:val="CodeChar"/>
          <w:highlight w:val="yellow"/>
        </w:rPr>
        <w:t>code_list_id</w:t>
      </w:r>
      <w:r w:rsidRPr="006168AF">
        <w:rPr>
          <w:highlight w:val="yellow"/>
        </w:rPr>
        <w:t xml:space="preserve"> columns are null, “Primitive” columns should show the name of the built-in type (e.g., </w:t>
      </w:r>
      <w:r w:rsidR="00300C7F" w:rsidRPr="006168AF">
        <w:rPr>
          <w:rStyle w:val="CodeChar"/>
          <w:highlight w:val="yellow"/>
        </w:rPr>
        <w:t>xbt</w:t>
      </w:r>
      <w:r w:rsidRPr="006168AF">
        <w:rPr>
          <w:rStyle w:val="CodeChar"/>
          <w:highlight w:val="yellow"/>
        </w:rPr>
        <w:t>.</w:t>
      </w:r>
      <w:r w:rsidR="00005152" w:rsidRPr="006168AF">
        <w:rPr>
          <w:rStyle w:val="CodeChar"/>
          <w:highlight w:val="yellow"/>
        </w:rPr>
        <w:t>name</w:t>
      </w:r>
      <w:r w:rsidRPr="006168AF">
        <w:rPr>
          <w:highlight w:val="yellow"/>
        </w:rPr>
        <w:t xml:space="preserve"> column)</w:t>
      </w:r>
      <w:r w:rsidR="00BB1C2D" w:rsidRPr="006168AF">
        <w:rPr>
          <w:highlight w:val="yellow"/>
        </w:rPr>
        <w:t xml:space="preserve"> or name of the code list (</w:t>
      </w:r>
      <w:r w:rsidR="002D3A91" w:rsidRPr="006168AF">
        <w:rPr>
          <w:rStyle w:val="CodeChar"/>
          <w:highlight w:val="yellow"/>
        </w:rPr>
        <w:t>code_list</w:t>
      </w:r>
      <w:r w:rsidR="00BB1C2D" w:rsidRPr="006168AF">
        <w:rPr>
          <w:rStyle w:val="CodeChar"/>
          <w:highlight w:val="yellow"/>
        </w:rPr>
        <w:t>.</w:t>
      </w:r>
      <w:r w:rsidR="00005152" w:rsidRPr="006168AF">
        <w:rPr>
          <w:rStyle w:val="CodeChar"/>
          <w:highlight w:val="yellow"/>
        </w:rPr>
        <w:t>name</w:t>
      </w:r>
      <w:r w:rsidR="00BB1C2D" w:rsidRPr="006168AF">
        <w:rPr>
          <w:highlight w:val="yellow"/>
        </w:rPr>
        <w:t xml:space="preserve">, this is because a </w:t>
      </w:r>
      <w:r w:rsidR="00072832" w:rsidRPr="006168AF">
        <w:rPr>
          <w:rStyle w:val="CodeChar"/>
          <w:highlight w:val="yellow"/>
        </w:rPr>
        <w:t>bdt_pri_restri</w:t>
      </w:r>
      <w:r w:rsidR="00BB1C2D" w:rsidRPr="006168AF">
        <w:rPr>
          <w:highlight w:val="yellow"/>
        </w:rPr>
        <w:t xml:space="preserve"> record can tie to a code list instead of a built-in type)</w:t>
      </w:r>
      <w:r w:rsidR="007207A0" w:rsidRPr="006168AF">
        <w:rPr>
          <w:highlight w:val="yellow"/>
        </w:rPr>
        <w:t>. It should be noted that the built-in type tables must follow the same column naming pattern</w:t>
      </w:r>
      <w:r w:rsidR="00772652" w:rsidRPr="006168AF">
        <w:rPr>
          <w:highlight w:val="yellow"/>
        </w:rPr>
        <w:t>.</w:t>
      </w:r>
      <w:r w:rsidR="00BB1C2D" w:rsidRPr="006168AF">
        <w:rPr>
          <w:highlight w:val="yellow"/>
        </w:rPr>
        <w:t xml:space="preserve"> </w:t>
      </w:r>
      <w:r w:rsidR="007207A0" w:rsidRPr="006168AF">
        <w:rPr>
          <w:highlight w:val="yellow"/>
        </w:rPr>
        <w:t xml:space="preserve">It will have a </w:t>
      </w:r>
      <w:r w:rsidR="00005152" w:rsidRPr="006168AF">
        <w:rPr>
          <w:rStyle w:val="CodeChar"/>
          <w:highlight w:val="yellow"/>
        </w:rPr>
        <w:t>name</w:t>
      </w:r>
      <w:r w:rsidR="007207A0" w:rsidRPr="006168AF">
        <w:rPr>
          <w:highlight w:val="yellow"/>
        </w:rPr>
        <w:t xml:space="preserve"> and a </w:t>
      </w:r>
      <w:r w:rsidR="00300C7F" w:rsidRPr="006168AF">
        <w:rPr>
          <w:rStyle w:val="CodeChar"/>
          <w:highlight w:val="yellow"/>
        </w:rPr>
        <w:t>builtIn_type</w:t>
      </w:r>
      <w:r w:rsidR="007207A0" w:rsidRPr="006168AF">
        <w:rPr>
          <w:highlight w:val="yellow"/>
        </w:rPr>
        <w:t xml:space="preserve"> column, the latter is used for expression generation</w:t>
      </w:r>
      <w:r w:rsidR="00772652" w:rsidRPr="006168AF">
        <w:rPr>
          <w:highlight w:val="yellow"/>
        </w:rPr>
        <w:t xml:space="preserve"> (so a static SQL should work, it only needs to look up the primary key column name)</w:t>
      </w:r>
      <w:r w:rsidR="007207A0" w:rsidRPr="006168AF">
        <w:rPr>
          <w:highlight w:val="yellow"/>
        </w:rPr>
        <w:t xml:space="preserve">. When both the </w:t>
      </w:r>
      <w:r w:rsidR="007207A0" w:rsidRPr="006168AF">
        <w:rPr>
          <w:rStyle w:val="CodeChar"/>
          <w:highlight w:val="yellow"/>
        </w:rPr>
        <w:t>BBIE.</w:t>
      </w:r>
      <w:r w:rsidR="00072832" w:rsidRPr="006168AF">
        <w:rPr>
          <w:rStyle w:val="CodeChar"/>
          <w:highlight w:val="yellow"/>
        </w:rPr>
        <w:t>bdt_pri_restri_id</w:t>
      </w:r>
      <w:r w:rsidR="007207A0" w:rsidRPr="006168AF">
        <w:rPr>
          <w:highlight w:val="yellow"/>
        </w:rPr>
        <w:t xml:space="preserve"> and </w:t>
      </w:r>
      <w:r w:rsidR="007207A0" w:rsidRPr="006168AF">
        <w:rPr>
          <w:rStyle w:val="CodeChar"/>
          <w:highlight w:val="yellow"/>
        </w:rPr>
        <w:t>BBIE.</w:t>
      </w:r>
      <w:r w:rsidR="002B3165" w:rsidRPr="006168AF">
        <w:rPr>
          <w:rStyle w:val="CodeChar"/>
          <w:highlight w:val="yellow"/>
        </w:rPr>
        <w:t>code_list_id</w:t>
      </w:r>
      <w:r w:rsidR="007207A0" w:rsidRPr="006168AF">
        <w:rPr>
          <w:highlight w:val="yellow"/>
        </w:rPr>
        <w:t xml:space="preserve"> columns are null, the built-in type</w:t>
      </w:r>
      <w:r w:rsidR="00772652" w:rsidRPr="006168AF">
        <w:rPr>
          <w:highlight w:val="yellow"/>
        </w:rPr>
        <w:t>/code list</w:t>
      </w:r>
      <w:r w:rsidR="007207A0" w:rsidRPr="006168AF">
        <w:rPr>
          <w:highlight w:val="yellow"/>
        </w:rPr>
        <w:t xml:space="preserve"> to show is from the joining between the </w:t>
      </w:r>
      <w:r w:rsidR="00072832" w:rsidRPr="006168AF">
        <w:rPr>
          <w:rStyle w:val="CodeChar"/>
          <w:highlight w:val="yellow"/>
        </w:rPr>
        <w:t>bdt_pri_restri</w:t>
      </w:r>
      <w:r w:rsidR="007207A0" w:rsidRPr="006168AF">
        <w:rPr>
          <w:highlight w:val="yellow"/>
        </w:rPr>
        <w:t xml:space="preserve"> table and the </w:t>
      </w:r>
      <w:r w:rsidR="005C46FF" w:rsidRPr="006168AF">
        <w:rPr>
          <w:rStyle w:val="CodeChar"/>
          <w:highlight w:val="yellow"/>
        </w:rPr>
        <w:t>cdt_awd_pri_xps_type_map</w:t>
      </w:r>
      <w:r w:rsidR="007207A0" w:rsidRPr="006168AF">
        <w:rPr>
          <w:highlight w:val="yellow"/>
        </w:rPr>
        <w:t xml:space="preserve"> table that match the </w:t>
      </w:r>
      <w:r w:rsidR="00072832" w:rsidRPr="006168AF">
        <w:rPr>
          <w:rStyle w:val="CodeChar"/>
          <w:highlight w:val="yellow"/>
        </w:rPr>
        <w:t>bdt_id</w:t>
      </w:r>
      <w:r w:rsidR="007207A0" w:rsidRPr="006168AF">
        <w:rPr>
          <w:highlight w:val="yellow"/>
        </w:rPr>
        <w:t xml:space="preserve"> of the BBIE-&gt;BBIEP-&gt;BCCP and the </w:t>
      </w:r>
      <w:r w:rsidR="00072832" w:rsidRPr="006168AF">
        <w:rPr>
          <w:rStyle w:val="CodeChar"/>
          <w:highlight w:val="yellow"/>
        </w:rPr>
        <w:t>bdt_pri_restri</w:t>
      </w:r>
      <w:r w:rsidR="007207A0" w:rsidRPr="006168AF">
        <w:rPr>
          <w:rStyle w:val="CodeChar"/>
          <w:highlight w:val="yellow"/>
        </w:rPr>
        <w:t>.</w:t>
      </w:r>
      <w:r w:rsidR="00405DFB" w:rsidRPr="006168AF">
        <w:rPr>
          <w:rStyle w:val="CodeChar"/>
          <w:highlight w:val="yellow"/>
        </w:rPr>
        <w:t>is_default</w:t>
      </w:r>
      <w:r w:rsidR="007207A0" w:rsidRPr="006168AF">
        <w:rPr>
          <w:rStyle w:val="CodeChar"/>
          <w:highlight w:val="yellow"/>
        </w:rPr>
        <w:t xml:space="preserve"> = true</w:t>
      </w:r>
      <w:r w:rsidR="007207A0" w:rsidRPr="006168AF">
        <w:rPr>
          <w:highlight w:val="yellow"/>
        </w:rPr>
        <w:t xml:space="preserve">. </w:t>
      </w:r>
      <w:r w:rsidR="00BB1C2D" w:rsidRPr="006168AF">
        <w:rPr>
          <w:highlight w:val="yellow"/>
        </w:rPr>
        <w:t xml:space="preserve">It should be noted that </w:t>
      </w:r>
      <w:r w:rsidR="00485B2F" w:rsidRPr="006168AF">
        <w:rPr>
          <w:highlight w:val="yellow"/>
        </w:rPr>
        <w:t>t</w:t>
      </w:r>
      <w:r w:rsidR="00F7226A" w:rsidRPr="006168AF">
        <w:rPr>
          <w:highlight w:val="yellow"/>
        </w:rPr>
        <w:t>he user</w:t>
      </w:r>
      <w:r w:rsidR="007207A0" w:rsidRPr="006168AF">
        <w:rPr>
          <w:highlight w:val="yellow"/>
        </w:rPr>
        <w:t xml:space="preserve"> can override this default</w:t>
      </w:r>
      <w:r w:rsidR="00BB1C2D" w:rsidRPr="006168AF">
        <w:rPr>
          <w:highlight w:val="yellow"/>
        </w:rPr>
        <w:t xml:space="preserve"> as follows</w:t>
      </w:r>
      <w:r w:rsidR="007207A0" w:rsidRPr="006168AF">
        <w:rPr>
          <w:highlight w:val="yellow"/>
        </w:rPr>
        <w:t>.</w:t>
      </w:r>
    </w:p>
    <w:p w14:paraId="723D48A6" w14:textId="77777777" w:rsidR="007207A0" w:rsidRDefault="007207A0" w:rsidP="00653BF8"/>
    <w:p w14:paraId="3418EC8F" w14:textId="77777777" w:rsidR="007207A0" w:rsidRDefault="00BB1C2D" w:rsidP="00653BF8">
      <w:r>
        <w:t xml:space="preserve">The </w:t>
      </w:r>
      <w:r w:rsidRPr="00663867">
        <w:rPr>
          <w:rStyle w:val="CodeChar"/>
        </w:rPr>
        <w:t>BBIE.</w:t>
      </w:r>
      <w:r w:rsidR="00072832">
        <w:rPr>
          <w:rStyle w:val="CodeChar"/>
        </w:rPr>
        <w:t>bdt_pri_restri_id</w:t>
      </w:r>
      <w:r>
        <w:t xml:space="preserve"> column allows the user to select from a list of </w:t>
      </w:r>
      <w:r w:rsidR="00072832">
        <w:rPr>
          <w:rStyle w:val="CodeChar"/>
        </w:rPr>
        <w:t>bdt_pri_restri</w:t>
      </w:r>
      <w:r w:rsidRPr="00BB1C2D">
        <w:rPr>
          <w:rStyle w:val="CodeChar"/>
        </w:rPr>
        <w:t xml:space="preserve">. </w:t>
      </w:r>
      <w:r w:rsidR="00072832">
        <w:rPr>
          <w:rStyle w:val="CodeChar"/>
        </w:rPr>
        <w:t>bdt_pri_restri_id</w:t>
      </w:r>
      <w:r>
        <w:t xml:space="preserve">. The </w:t>
      </w:r>
      <w:r w:rsidRPr="002224A4">
        <w:rPr>
          <w:i/>
          <w:iCs/>
        </w:rPr>
        <w:t>allowable list</w:t>
      </w:r>
      <w:r>
        <w:t xml:space="preserve"> should be obtained </w:t>
      </w:r>
      <w:r w:rsidR="00772652">
        <w:t>from</w:t>
      </w:r>
      <w:r>
        <w:t xml:space="preserve"> querying the </w:t>
      </w:r>
      <w:r w:rsidR="00072832">
        <w:rPr>
          <w:rStyle w:val="CodeChar"/>
        </w:rPr>
        <w:t>bdt_pri_restri</w:t>
      </w:r>
      <w:r>
        <w:t xml:space="preserve"> table for rows that match the BDT of the BBIE-&gt;BBIEP-&gt;BCCP similar to in the previous paragraph</w:t>
      </w:r>
      <w:r w:rsidR="00772652">
        <w:t xml:space="preserve"> but disregard the </w:t>
      </w:r>
      <w:r w:rsidR="00072832">
        <w:rPr>
          <w:rStyle w:val="CodeChar"/>
        </w:rPr>
        <w:t>bdt_pri_restri</w:t>
      </w:r>
      <w:r w:rsidR="00772652">
        <w:t>.</w:t>
      </w:r>
      <w:r w:rsidR="00405DFB">
        <w:rPr>
          <w:rStyle w:val="CodeChar"/>
        </w:rPr>
        <w:t>is_default</w:t>
      </w:r>
      <w:r w:rsidR="00772652">
        <w:t xml:space="preserve"> column</w:t>
      </w:r>
      <w:r>
        <w:t xml:space="preserve">. </w:t>
      </w:r>
      <w:r w:rsidR="00485B2F">
        <w:t xml:space="preserve">If the user wants to use a code list that is not in the allowable list, </w:t>
      </w:r>
      <w:r w:rsidR="00485B2F" w:rsidRPr="00663867">
        <w:rPr>
          <w:rStyle w:val="CodeChar"/>
        </w:rPr>
        <w:t>BBIE.</w:t>
      </w:r>
      <w:r w:rsidR="00072832">
        <w:rPr>
          <w:rStyle w:val="CodeChar"/>
        </w:rPr>
        <w:t>bdt_pri_restri_id</w:t>
      </w:r>
      <w:r w:rsidR="00485B2F">
        <w:t xml:space="preserve"> column should be left null and the </w:t>
      </w:r>
      <w:r w:rsidR="00485B2F" w:rsidRPr="00663867">
        <w:rPr>
          <w:rStyle w:val="CodeChar"/>
        </w:rPr>
        <w:t>BBIE.</w:t>
      </w:r>
      <w:r w:rsidR="002B3165">
        <w:rPr>
          <w:rStyle w:val="CodeChar"/>
        </w:rPr>
        <w:t>code_list_id</w:t>
      </w:r>
      <w:r w:rsidR="00485B2F">
        <w:t xml:space="preserve"> column will be used. </w:t>
      </w:r>
      <w:r w:rsidR="002224A4">
        <w:t>Any code list which is based on the code list in the allowable list can be used. If</w:t>
      </w:r>
      <w:r w:rsidR="00AC476A">
        <w:t xml:space="preserve"> the default on the </w:t>
      </w:r>
      <w:r w:rsidR="00072832">
        <w:rPr>
          <w:rStyle w:val="CodeChar"/>
        </w:rPr>
        <w:t>bdt_pri_restri</w:t>
      </w:r>
      <w:r w:rsidR="00AC476A">
        <w:t xml:space="preserve"> is just a code type without a specific code list</w:t>
      </w:r>
      <w:r w:rsidR="002224A4">
        <w:t xml:space="preserve">, then any code list can be used. The usage of the </w:t>
      </w:r>
      <w:r w:rsidR="002224A4" w:rsidRPr="00663867">
        <w:rPr>
          <w:rStyle w:val="CodeChar"/>
        </w:rPr>
        <w:t>BBIE.</w:t>
      </w:r>
      <w:r w:rsidR="00072832">
        <w:rPr>
          <w:rStyle w:val="CodeChar"/>
        </w:rPr>
        <w:t>bdt_pri_restri_id</w:t>
      </w:r>
      <w:r w:rsidR="002224A4">
        <w:t xml:space="preserve"> or </w:t>
      </w:r>
      <w:r w:rsidR="002224A4" w:rsidRPr="00663867">
        <w:rPr>
          <w:rStyle w:val="CodeChar"/>
        </w:rPr>
        <w:t>BBIE.</w:t>
      </w:r>
      <w:r w:rsidR="002B3165">
        <w:rPr>
          <w:rStyle w:val="CodeChar"/>
        </w:rPr>
        <w:t>code_list_id</w:t>
      </w:r>
      <w:r w:rsidR="002224A4">
        <w:t xml:space="preserve"> column may be made transparent to the user, i.e., a combo-box can contain a choice that take</w:t>
      </w:r>
      <w:r w:rsidR="009D7D21">
        <w:t>s</w:t>
      </w:r>
      <w:r w:rsidR="002224A4">
        <w:t xml:space="preserve"> the user to select a code list not in the allowable list when it is logically permissible.</w:t>
      </w:r>
    </w:p>
    <w:p w14:paraId="3B38054A" w14:textId="77777777" w:rsidR="00772652" w:rsidRDefault="00772652" w:rsidP="00653BF8"/>
    <w:p w14:paraId="6F2FAB77" w14:textId="5671690C"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p>
    <w:p w14:paraId="12D1EE4B" w14:textId="77777777" w:rsidR="00B96860" w:rsidRDefault="00B96860" w:rsidP="00653BF8"/>
    <w:p w14:paraId="1AAF62AE" w14:textId="77777777"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Remark</w:t>
      </w:r>
      <w:r w:rsidR="00CA660A">
        <w:t>, and customize the primitive restriction</w:t>
      </w:r>
      <w:r>
        <w:t xml:space="preserve">. </w:t>
      </w:r>
    </w:p>
    <w:p w14:paraId="55695FDD" w14:textId="77777777" w:rsidR="001C29B5" w:rsidRDefault="001C29B5" w:rsidP="00653BF8"/>
    <w:p w14:paraId="468F7308" w14:textId="77777777"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14:paraId="083CDA45" w14:textId="77777777" w:rsidR="00AC476A" w:rsidRDefault="00AC476A" w:rsidP="00653BF8"/>
    <w:p w14:paraId="218E2CCF" w14:textId="77777777"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w:t>
      </w:r>
      <w:r w:rsidR="002B3165">
        <w:rPr>
          <w:rStyle w:val="CodeChar"/>
        </w:rPr>
        <w:t>code_list_id</w:t>
      </w:r>
      <w:r>
        <w:t xml:space="preserve"> columns is similar to the behavior associated with the </w:t>
      </w:r>
      <w:r w:rsidRPr="00663867">
        <w:rPr>
          <w:rStyle w:val="CodeChar"/>
        </w:rPr>
        <w:t>BBIE.</w:t>
      </w:r>
      <w:r w:rsidR="00072832">
        <w:rPr>
          <w:rStyle w:val="CodeChar"/>
        </w:rPr>
        <w:t>bdt_pri_restri_id</w:t>
      </w:r>
      <w:r>
        <w:t xml:space="preserve"> and </w:t>
      </w:r>
      <w:r w:rsidRPr="00663867">
        <w:rPr>
          <w:rStyle w:val="CodeChar"/>
        </w:rPr>
        <w:t>BBIE.</w:t>
      </w:r>
      <w:r w:rsidR="002B3165">
        <w:rPr>
          <w:rStyle w:val="CodeChar"/>
        </w:rPr>
        <w:t>code_list_id</w:t>
      </w:r>
      <w:r>
        <w:t xml:space="preserve"> columns discussed above. It is only that in this case the relevant tables are </w:t>
      </w:r>
      <w:r w:rsidR="002B3165">
        <w:rPr>
          <w:rStyle w:val="CodeChar"/>
        </w:rPr>
        <w:t>bdt_sc_pri_restri</w:t>
      </w:r>
      <w:r>
        <w:t xml:space="preserve"> and </w:t>
      </w:r>
      <w:r w:rsidR="00BF2D0E">
        <w:rPr>
          <w:rStyle w:val="CodeChar"/>
        </w:rPr>
        <w:t>cdt_sc_awd_pri_xps_type_map</w:t>
      </w:r>
      <w:r>
        <w:t xml:space="preserve">. These tables use the same built-in types table(s). The configuration detail in section </w:t>
      </w:r>
      <w:r>
        <w:fldChar w:fldCharType="begin"/>
      </w:r>
      <w:r>
        <w:instrText xml:space="preserve"> REF _Ref408321941 \r \h </w:instrText>
      </w:r>
      <w:r>
        <w:fldChar w:fldCharType="separate"/>
      </w:r>
      <w:r w:rsidR="0093447A">
        <w:t>4.2</w:t>
      </w:r>
      <w:r>
        <w:fldChar w:fldCharType="end"/>
      </w:r>
      <w:r>
        <w:t xml:space="preserve"> also applies to this case.</w:t>
      </w:r>
      <w:r w:rsidR="00BC51B1">
        <w:t xml:space="preserve"> Since SCs do not use DT, show the </w:t>
      </w:r>
      <w:r w:rsidR="00530652">
        <w:rPr>
          <w:rStyle w:val="CodeChar"/>
        </w:rPr>
        <w:t>dt_sc</w:t>
      </w:r>
      <w:r w:rsidR="00547C5C" w:rsidRPr="00547C5C">
        <w:rPr>
          <w:rStyle w:val="CodeChar"/>
        </w:rPr>
        <w:t>.</w:t>
      </w:r>
      <w:r w:rsidR="00CF7449">
        <w:rPr>
          <w:rStyle w:val="CodeChar"/>
        </w:rPr>
        <w:t>representation_term</w:t>
      </w:r>
      <w:r w:rsidR="00547C5C">
        <w:t xml:space="preserve"> instead of the “</w:t>
      </w:r>
      <w:r w:rsidR="00BC51B1">
        <w:t>Data Type” col</w:t>
      </w:r>
      <w:r w:rsidR="00547C5C">
        <w:t>umn</w:t>
      </w:r>
      <w:r w:rsidR="00957FB4">
        <w:t xml:space="preserve"> in the view</w:t>
      </w:r>
      <w:r w:rsidR="00547C5C">
        <w:t>.</w:t>
      </w:r>
    </w:p>
    <w:p w14:paraId="6659CD53" w14:textId="77777777" w:rsidR="00F7226A" w:rsidRDefault="00F7226A" w:rsidP="00653BF8"/>
    <w:p w14:paraId="1E26D7F9" w14:textId="77777777" w:rsidR="00C652E7" w:rsidRDefault="004D1C50" w:rsidP="00653BF8">
      <w:r>
        <w:t>The following</w:t>
      </w:r>
      <w:r w:rsidR="00C652E7">
        <w:t xml:space="preserve"> rules apply to all customizations above.</w:t>
      </w:r>
    </w:p>
    <w:p w14:paraId="533837BC" w14:textId="77777777"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14:paraId="2EBEFDB1" w14:textId="77777777" w:rsidR="00957FB4" w:rsidRDefault="00957FB4" w:rsidP="00653BF8"/>
    <w:p w14:paraId="70173355" w14:textId="77777777" w:rsidR="00957FB4" w:rsidRDefault="00957FB4" w:rsidP="00653BF8">
      <w:r>
        <w:t>On this Edit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93447A">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93447A">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93447A">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93447A">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93447A">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93447A">
        <w:t>3.3.6</w:t>
      </w:r>
      <w:r w:rsidR="005A2F2F">
        <w:fldChar w:fldCharType="end"/>
      </w:r>
      <w:r w:rsidR="00647A7E">
        <w:t xml:space="preserve">. </w:t>
      </w:r>
      <w:commentRangeStart w:id="939"/>
      <w:r w:rsidR="00647A7E">
        <w:t xml:space="preserve">Use optimistic concurrency control strategy for all these transactions. </w:t>
      </w:r>
      <w:r>
        <w:t xml:space="preserve"> </w:t>
      </w:r>
      <w:commentRangeEnd w:id="939"/>
      <w:r w:rsidR="005E48E2">
        <w:rPr>
          <w:rStyle w:val="CommentReference"/>
        </w:rPr>
        <w:commentReference w:id="939"/>
      </w:r>
    </w:p>
    <w:p w14:paraId="45194162" w14:textId="77777777"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rsidR="0093447A">
        <w:t>Application Home Screen</w:t>
      </w:r>
      <w:r>
        <w:fldChar w:fldCharType="end"/>
      </w:r>
      <w:r>
        <w:t>.</w:t>
      </w:r>
      <w:r w:rsidR="00A81938">
        <w:t xml:space="preserve"> A warning should be given that unsaved change will be discarded and ask the user for a confirmation.</w:t>
      </w:r>
    </w:p>
    <w:p w14:paraId="74EE3007" w14:textId="77777777" w:rsidR="009E3636" w:rsidRDefault="009E3636" w:rsidP="009E3636">
      <w:pPr>
        <w:pStyle w:val="Heading3"/>
      </w:pPr>
      <w:bookmarkStart w:id="940" w:name="_Ref408391480"/>
      <w:bookmarkStart w:id="941" w:name="_Ref408391501"/>
      <w:bookmarkStart w:id="942" w:name="_Toc442108964"/>
      <w:r>
        <w:lastRenderedPageBreak/>
        <w:t>Save a top-level ABIE</w:t>
      </w:r>
      <w:bookmarkEnd w:id="940"/>
      <w:bookmarkEnd w:id="941"/>
      <w:bookmarkEnd w:id="942"/>
    </w:p>
    <w:p w14:paraId="70B57E2B" w14:textId="77777777"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descendant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14:paraId="7DB61ABF" w14:textId="77777777" w:rsidR="0051286D" w:rsidRDefault="0051286D" w:rsidP="0051286D">
      <w:pPr>
        <w:pStyle w:val="Heading3"/>
      </w:pPr>
      <w:bookmarkStart w:id="943" w:name="_Ref408391491"/>
      <w:bookmarkStart w:id="944" w:name="_Toc442108965"/>
      <w:r>
        <w:t>Discard a top-level ABIE</w:t>
      </w:r>
      <w:bookmarkEnd w:id="943"/>
      <w:bookmarkEnd w:id="944"/>
    </w:p>
    <w:p w14:paraId="4E2D1D94" w14:textId="77777777"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93447A">
        <w:t>Application Home Screen</w:t>
      </w:r>
      <w:r w:rsidR="006E6242">
        <w:fldChar w:fldCharType="end"/>
      </w:r>
      <w:r w:rsidR="006E6242">
        <w:t xml:space="preserve"> upon successful </w:t>
      </w:r>
      <w:r w:rsidR="00627BB8">
        <w:t>execution</w:t>
      </w:r>
      <w:r w:rsidR="006E6242">
        <w:t>.</w:t>
      </w:r>
    </w:p>
    <w:p w14:paraId="33D48AE9" w14:textId="77777777" w:rsidR="0051286D" w:rsidRDefault="0051286D" w:rsidP="0051286D">
      <w:pPr>
        <w:pStyle w:val="Heading3"/>
      </w:pPr>
      <w:bookmarkStart w:id="945" w:name="_Ref408391494"/>
      <w:bookmarkStart w:id="946" w:name="_Toc442108966"/>
      <w:r>
        <w:t>Publish a top-level ABIE</w:t>
      </w:r>
      <w:bookmarkEnd w:id="945"/>
      <w:bookmarkEnd w:id="946"/>
    </w:p>
    <w:p w14:paraId="7BE1E5CE" w14:textId="77777777"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rsidR="0093447A">
        <w:t>Application Home Screen</w:t>
      </w:r>
      <w:r>
        <w:fldChar w:fldCharType="end"/>
      </w:r>
      <w:r>
        <w:t xml:space="preserve"> upon successful commit.</w:t>
      </w:r>
    </w:p>
    <w:p w14:paraId="243A15E2" w14:textId="77777777" w:rsidR="003A1C99" w:rsidRDefault="00B138CD" w:rsidP="009E3636">
      <w:pPr>
        <w:pStyle w:val="Heading3"/>
      </w:pPr>
      <w:bookmarkStart w:id="947" w:name="_Ref408466748"/>
      <w:bookmarkStart w:id="948" w:name="_Ref408484016"/>
      <w:bookmarkStart w:id="949" w:name="_Toc442108967"/>
      <w:r>
        <w:t>Top-level ABIE search</w:t>
      </w:r>
      <w:bookmarkEnd w:id="947"/>
      <w:r w:rsidR="00DD10B9">
        <w:t xml:space="preserve"> and select</w:t>
      </w:r>
      <w:bookmarkEnd w:id="948"/>
      <w:bookmarkEnd w:id="949"/>
    </w:p>
    <w:p w14:paraId="6366574A" w14:textId="77777777"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14:paraId="682FAA11" w14:textId="77777777" w:rsidR="00B138CD" w:rsidRDefault="00B138CD" w:rsidP="00B138CD">
      <w:r>
        <w:t xml:space="preserve">This page should allow the user to search for the top-level ABIE. The search field should look through the following columns: </w:t>
      </w:r>
      <w:r w:rsidR="00B66EC6">
        <w:rPr>
          <w:rStyle w:val="CodeChar"/>
        </w:rPr>
        <w:t>den</w:t>
      </w:r>
      <w:r>
        <w:t xml:space="preserve"> of the associated ACC, ABIE’s </w:t>
      </w:r>
      <w:r w:rsidR="00B66EC6">
        <w:rPr>
          <w:rStyle w:val="CodeChar"/>
        </w:rPr>
        <w:t>definition</w:t>
      </w:r>
      <w:r>
        <w:t xml:space="preserve">, ACC’s </w:t>
      </w:r>
      <w:r w:rsidR="00B66EC6">
        <w:rPr>
          <w:rStyle w:val="CodeChar"/>
        </w:rPr>
        <w:t>definition</w:t>
      </w:r>
      <w:r>
        <w:t xml:space="preserve">, and ABIE’s </w:t>
      </w:r>
      <w:r w:rsidRPr="00B138CD">
        <w:rPr>
          <w:rStyle w:val="CodeChar"/>
        </w:rPr>
        <w:t>Business_Term</w:t>
      </w:r>
      <w:r>
        <w:t>.</w:t>
      </w:r>
    </w:p>
    <w:p w14:paraId="079C3581" w14:textId="77777777" w:rsidR="00B138CD" w:rsidRDefault="00B138CD" w:rsidP="00B138CD"/>
    <w:p w14:paraId="0EBD5BDA" w14:textId="77777777" w:rsidR="00B138CD" w:rsidRDefault="00B138CD" w:rsidP="00B138CD">
      <w:r>
        <w:t xml:space="preserve">The search result should show the following details of the top-level ABIE: ACC’s DEN, </w:t>
      </w:r>
      <w:r w:rsidRPr="00B138CD">
        <w:rPr>
          <w:rStyle w:val="CodeChar"/>
        </w:rPr>
        <w:t>ABIE.Business_Term</w:t>
      </w:r>
      <w:r>
        <w:t>, applicable Business Context</w:t>
      </w:r>
      <w:r w:rsidR="0071315C">
        <w:t>s</w:t>
      </w:r>
      <w:r>
        <w:t xml:space="preserve">, </w:t>
      </w:r>
      <w:r w:rsidRPr="00B138CD">
        <w:rPr>
          <w:rStyle w:val="CodeChar"/>
        </w:rPr>
        <w:t>ABIE.</w:t>
      </w:r>
      <w:r w:rsidR="00B66EC6">
        <w:rPr>
          <w:rStyle w:val="CodeChar"/>
        </w:rPr>
        <w:t>definition</w:t>
      </w:r>
      <w:r>
        <w:t xml:space="preserve">, </w:t>
      </w:r>
      <w:r w:rsidRPr="00B138CD">
        <w:rPr>
          <w:rStyle w:val="CodeChar"/>
        </w:rPr>
        <w:t>ABIE.</w:t>
      </w:r>
      <w:r w:rsidR="00127238">
        <w:rPr>
          <w:rStyle w:val="CodeChar"/>
        </w:rPr>
        <w:t>last_update_timestamp</w:t>
      </w:r>
      <w:r>
        <w:t xml:space="preserve">, ABIE’s last updated by user, ABIE’s client, </w:t>
      </w:r>
      <w:r w:rsidRPr="00B138CD">
        <w:rPr>
          <w:rStyle w:val="CodeChar"/>
        </w:rPr>
        <w:t>ABIE.Version</w:t>
      </w:r>
      <w:r>
        <w:t xml:space="preserve">, </w:t>
      </w:r>
      <w:r w:rsidRPr="00B138CD">
        <w:rPr>
          <w:rStyle w:val="CodeChar"/>
        </w:rPr>
        <w:t>ABIE.</w:t>
      </w:r>
      <w:r w:rsidR="002D3A91">
        <w:rPr>
          <w:rStyle w:val="CodeChar"/>
        </w:rPr>
        <w:t>remark</w:t>
      </w:r>
      <w:r>
        <w:t xml:space="preserve">, </w:t>
      </w:r>
      <w:r w:rsidRPr="00B138CD">
        <w:rPr>
          <w:rStyle w:val="CodeChar"/>
        </w:rPr>
        <w:t>ABIE.Status</w:t>
      </w:r>
      <w:r>
        <w:t>.</w:t>
      </w:r>
    </w:p>
    <w:p w14:paraId="11796056" w14:textId="77777777" w:rsidR="00591B4E" w:rsidRDefault="00591B4E" w:rsidP="00B138CD"/>
    <w:p w14:paraId="7871882C" w14:textId="77777777" w:rsidR="009E3636" w:rsidRDefault="005B3E38" w:rsidP="009E3636">
      <w:pPr>
        <w:pStyle w:val="Heading3"/>
      </w:pPr>
      <w:bookmarkStart w:id="950" w:name="_Ref408467681"/>
      <w:bookmarkStart w:id="951" w:name="_Toc442108968"/>
      <w:r>
        <w:t xml:space="preserve">Copy </w:t>
      </w:r>
      <w:r w:rsidR="009E3636">
        <w:t>a top-level ABIE</w:t>
      </w:r>
      <w:bookmarkEnd w:id="950"/>
      <w:bookmarkEnd w:id="951"/>
    </w:p>
    <w:p w14:paraId="36820462" w14:textId="77777777" w:rsidR="00DB6A77" w:rsidRDefault="00DD10B9" w:rsidP="00DB6A77">
      <w:r>
        <w:t xml:space="preserve">This should invoke the </w:t>
      </w:r>
      <w:r>
        <w:fldChar w:fldCharType="begin"/>
      </w:r>
      <w:r>
        <w:instrText xml:space="preserve"> REF _Ref408484016 \h </w:instrText>
      </w:r>
      <w:r>
        <w:fldChar w:fldCharType="separate"/>
      </w:r>
      <w:r w:rsidR="0093447A">
        <w:t>Top-level ABIE search and select</w:t>
      </w:r>
      <w:r>
        <w:fldChar w:fldCharType="end"/>
      </w:r>
      <w:r>
        <w:t xml:space="preserve"> in section </w:t>
      </w:r>
      <w:r>
        <w:fldChar w:fldCharType="begin"/>
      </w:r>
      <w:r>
        <w:instrText xml:space="preserve"> REF _Ref408466748 \r \h </w:instrText>
      </w:r>
      <w:r>
        <w:fldChar w:fldCharType="separate"/>
      </w:r>
      <w:r w:rsidR="0093447A">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93447A">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93447A">
        <w:t>3.3.3</w:t>
      </w:r>
      <w:r w:rsidR="00DB6A77">
        <w:fldChar w:fldCharType="end"/>
      </w:r>
      <w:r w:rsidR="00DB6A77">
        <w:t xml:space="preserve"> with the new top-level ABIE.</w:t>
      </w:r>
    </w:p>
    <w:p w14:paraId="34EEFBF1" w14:textId="77777777" w:rsidR="00DB6A77" w:rsidRDefault="00DB6A77" w:rsidP="00DB6A77"/>
    <w:p w14:paraId="4F442C4F" w14:textId="77777777" w:rsidR="00DB6A77"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14:paraId="0564B1CA" w14:textId="77777777" w:rsidR="002C4DD3" w:rsidRDefault="002C4DD3" w:rsidP="002C4DD3">
      <w:pPr>
        <w:pStyle w:val="Heading3"/>
      </w:pPr>
      <w:bookmarkStart w:id="952" w:name="_Ref436631127"/>
      <w:bookmarkStart w:id="953" w:name="_Toc442108969"/>
      <w:r>
        <w:t>Extend a top-level ABIE</w:t>
      </w:r>
      <w:bookmarkEnd w:id="952"/>
      <w:bookmarkEnd w:id="953"/>
    </w:p>
    <w:p w14:paraId="030532C2" w14:textId="77777777" w:rsidR="002C4DD3" w:rsidRDefault="002C4DD3" w:rsidP="002C4DD3">
      <w:r>
        <w:t>This use</w:t>
      </w:r>
      <w:r w:rsidR="00A025CC">
        <w:t xml:space="preserve"> case</w:t>
      </w:r>
      <w:r>
        <w:t xml:space="preserve"> will happen as part the process of editing a top-level ABIE. </w:t>
      </w:r>
      <w:r w:rsidR="00A025CC">
        <w:t xml:space="preserve">The user should be able to </w:t>
      </w:r>
      <w:r w:rsidR="00CF1A9C">
        <w:t xml:space="preserve">invoke </w:t>
      </w:r>
      <w:r w:rsidR="00760306">
        <w:t>the extension from the BIE editing window.</w:t>
      </w:r>
    </w:p>
    <w:p w14:paraId="7978DB92" w14:textId="77777777" w:rsidR="00BC437D" w:rsidRDefault="00BC437D" w:rsidP="002C4DD3"/>
    <w:p w14:paraId="2C8C587E" w14:textId="77777777" w:rsidR="00505C10" w:rsidRDefault="00EB4ACA" w:rsidP="002C4DD3">
      <w:r>
        <w:t>After clicking</w:t>
      </w:r>
      <w:r w:rsidR="00093299">
        <w:t xml:space="preserve"> (or right clicking to bring up a context menu</w:t>
      </w:r>
      <w:r w:rsidR="0047479A">
        <w:t xml:space="preserve"> see </w:t>
      </w:r>
      <w:r w:rsidR="0047479A">
        <w:fldChar w:fldCharType="begin"/>
      </w:r>
      <w:r w:rsidR="0047479A">
        <w:instrText xml:space="preserve"> REF _Ref434224643 \h </w:instrText>
      </w:r>
      <w:r w:rsidR="0047479A">
        <w:fldChar w:fldCharType="separate"/>
      </w:r>
      <w:r w:rsidR="0093447A">
        <w:t xml:space="preserve">Figure </w:t>
      </w:r>
      <w:r w:rsidR="0093447A">
        <w:rPr>
          <w:noProof/>
        </w:rPr>
        <w:t>1</w:t>
      </w:r>
      <w:r w:rsidR="0047479A">
        <w:fldChar w:fldCharType="end"/>
      </w:r>
      <w:r w:rsidR="00093299">
        <w:t>)</w:t>
      </w:r>
      <w:r>
        <w:t xml:space="preserve"> on an Extension element</w:t>
      </w:r>
      <w:r w:rsidR="00505C10">
        <w:t>, while the top-level ABIE is in the Editing state</w:t>
      </w:r>
      <w:r>
        <w:t>, the user should be able to access the</w:t>
      </w:r>
      <w:r w:rsidR="00505C10">
        <w:t xml:space="preserve"> </w:t>
      </w:r>
      <w:r w:rsidR="005A04AC">
        <w:t xml:space="preserve">Create </w:t>
      </w:r>
      <w:r w:rsidR="00505C10">
        <w:t>ABIE</w:t>
      </w:r>
      <w:r w:rsidR="005A04AC">
        <w:t xml:space="preserve"> Extension Locally or the Create ABIE Extension Globally</w:t>
      </w:r>
      <w:r w:rsidR="00505C10">
        <w:t xml:space="preserve"> function. Upon entering the </w:t>
      </w:r>
      <w:r w:rsidR="005A04AC">
        <w:t>Create A</w:t>
      </w:r>
      <w:r w:rsidR="00505C10">
        <w:t>BIE</w:t>
      </w:r>
      <w:r w:rsidR="005A04AC">
        <w:t xml:space="preserve"> Locally</w:t>
      </w:r>
      <w:r w:rsidR="00505C10">
        <w:t xml:space="preserve"> function, the following logic</w:t>
      </w:r>
      <w:r w:rsidR="00D061DD">
        <w:t xml:space="preserve"> flow below</w:t>
      </w:r>
      <w:r w:rsidR="00505C10">
        <w:t xml:space="preserve"> should be followed.</w:t>
      </w:r>
      <w:r w:rsidR="00D061DD">
        <w:t xml:space="preserve"> If the user selects the Create ABIE Extension Globally, the logic is the same - it is only that the entity names are different. The differences will be noted in the table detail in each subsection.</w:t>
      </w:r>
    </w:p>
    <w:p w14:paraId="1F2BAC46" w14:textId="77777777" w:rsidR="00A01448" w:rsidRDefault="00A01448" w:rsidP="002C4DD3">
      <w:r>
        <w:rPr>
          <w:noProof/>
          <w:lang w:bidi="th-TH"/>
        </w:rPr>
        <w:lastRenderedPageBreak/>
        <mc:AlternateContent>
          <mc:Choice Requires="wpc">
            <w:drawing>
              <wp:inline distT="0" distB="0" distL="0" distR="0" wp14:anchorId="2B094748" wp14:editId="1E006EEC">
                <wp:extent cx="5486400" cy="2608029"/>
                <wp:effectExtent l="0" t="0" r="19050" b="20955"/>
                <wp:docPr id="307" name="Canvas 3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551" name="TextBox 1"/>
                        <wps:cNvSpPr txBox="1"/>
                        <wps:spPr>
                          <a:xfrm>
                            <a:off x="288786" y="179994"/>
                            <a:ext cx="2382852" cy="30289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D4DB17A" w14:textId="77777777" w:rsidR="00E55214" w:rsidRPr="00A01448" w:rsidRDefault="00E55214"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wps:txbx>
                        <wps:bodyPr wrap="square" rtlCol="0">
                          <a:spAutoFit/>
                        </wps:bodyPr>
                      </wps:wsp>
                      <wps:wsp>
                        <wps:cNvPr id="552" name="Elbow Connector 552"/>
                        <wps:cNvCnPr>
                          <a:stCxn id="554" idx="4"/>
                          <a:endCxn id="559" idx="1"/>
                        </wps:cNvCnPr>
                        <wps:spPr>
                          <a:xfrm rot="16200000" flipH="1">
                            <a:off x="304232" y="1193860"/>
                            <a:ext cx="282489" cy="243636"/>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3" name="Elbow Connector 553"/>
                        <wps:cNvCnPr>
                          <a:stCxn id="554" idx="4"/>
                          <a:endCxn id="557" idx="1"/>
                        </wps:cNvCnPr>
                        <wps:spPr>
                          <a:xfrm rot="16200000" flipH="1">
                            <a:off x="-101290" y="1599381"/>
                            <a:ext cx="1093533" cy="243637"/>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4" name="Oval 554"/>
                        <wps:cNvSpPr/>
                        <wps:spPr>
                          <a:xfrm>
                            <a:off x="261028" y="1049174"/>
                            <a:ext cx="125260" cy="12526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5" name="TextBox 22"/>
                        <wps:cNvSpPr txBox="1"/>
                        <wps:spPr>
                          <a:xfrm>
                            <a:off x="180000" y="895650"/>
                            <a:ext cx="78613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5479A2D8" w14:textId="77777777" w:rsidR="00E55214" w:rsidRDefault="00E55214" w:rsidP="00A01448">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556" name="Straight Arrow Connector 23"/>
                        <wps:cNvCnPr/>
                        <wps:spPr>
                          <a:xfrm>
                            <a:off x="2058313" y="1788857"/>
                            <a:ext cx="359744" cy="331935"/>
                          </a:xfrm>
                          <a:prstGeom prst="bentConnector3">
                            <a:avLst>
                              <a:gd name="adj1" fmla="val 4336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7" name="TextBox 26"/>
                        <wps:cNvSpPr txBox="1"/>
                        <wps:spPr>
                          <a:xfrm>
                            <a:off x="567295" y="2129467"/>
                            <a:ext cx="7842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2E9CD61F" w14:textId="77777777" w:rsidR="00E55214" w:rsidRDefault="00E55214" w:rsidP="00A01448">
                              <w:pPr>
                                <w:pStyle w:val="NormalWeb"/>
                                <w:spacing w:before="0" w:beforeAutospacing="0" w:after="0" w:afterAutospacing="0"/>
                              </w:pPr>
                              <w:r>
                                <w:rPr>
                                  <w:rFonts w:asciiTheme="minorHAnsi" w:hAnsi="Calibri" w:cstheme="minorBidi"/>
                                  <w:color w:val="000000" w:themeColor="dark1"/>
                                  <w:kern w:val="24"/>
                                </w:rPr>
                                <w:t>DataArea</w:t>
                              </w:r>
                            </w:p>
                          </w:txbxContent>
                        </wps:txbx>
                        <wps:bodyPr wrap="none" rtlCol="0">
                          <a:spAutoFit/>
                        </wps:bodyPr>
                      </wps:wsp>
                      <wps:wsp>
                        <wps:cNvPr id="558" name="Elbow Connector 558"/>
                        <wps:cNvCnPr>
                          <a:stCxn id="559" idx="3"/>
                          <a:endCxn id="560" idx="1"/>
                        </wps:cNvCnPr>
                        <wps:spPr>
                          <a:xfrm flipV="1">
                            <a:off x="931496" y="1187674"/>
                            <a:ext cx="359744" cy="26924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TextBox 35"/>
                        <wps:cNvSpPr txBox="1"/>
                        <wps:spPr>
                          <a:xfrm>
                            <a:off x="567294" y="1318423"/>
                            <a:ext cx="38481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7003944" w14:textId="77777777" w:rsidR="00E55214" w:rsidRDefault="00E55214" w:rsidP="00A01448">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560" name="TextBox 45"/>
                        <wps:cNvSpPr txBox="1"/>
                        <wps:spPr>
                          <a:xfrm>
                            <a:off x="1291240" y="1049174"/>
                            <a:ext cx="64325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A3057DB" w14:textId="77777777" w:rsidR="00E55214" w:rsidRDefault="00E55214" w:rsidP="00A01448">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561" name="TextBox 49"/>
                        <wps:cNvSpPr txBox="1"/>
                        <wps:spPr>
                          <a:xfrm>
                            <a:off x="1291240" y="1650358"/>
                            <a:ext cx="8096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69F157FC" w14:textId="77777777" w:rsidR="00E55214" w:rsidRDefault="00E55214" w:rsidP="00A01448">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562" name="TextBox 53"/>
                        <wps:cNvSpPr txBox="1"/>
                        <wps:spPr>
                          <a:xfrm>
                            <a:off x="2359515" y="1291954"/>
                            <a:ext cx="104394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485653AA" w14:textId="77777777" w:rsidR="00E55214" w:rsidRDefault="00E55214" w:rsidP="00A01448">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563" name="Straight Arrow Connector 563"/>
                        <wps:cNvCnPr>
                          <a:stCxn id="559" idx="3"/>
                        </wps:cNvCnPr>
                        <wps:spPr>
                          <a:xfrm>
                            <a:off x="931496" y="1456923"/>
                            <a:ext cx="401843"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Straight Connector 564"/>
                        <wps:cNvCnPr/>
                        <wps:spPr>
                          <a:xfrm>
                            <a:off x="1479633" y="1469623"/>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5" name="Straight Arrow Connector 23"/>
                        <wps:cNvCnPr>
                          <a:stCxn id="561" idx="3"/>
                          <a:endCxn id="562" idx="1"/>
                        </wps:cNvCnPr>
                        <wps:spPr>
                          <a:xfrm flipV="1">
                            <a:off x="2083829" y="1430454"/>
                            <a:ext cx="275686" cy="35840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Straight Arrow Connector 566"/>
                        <wps:cNvCnPr>
                          <a:stCxn id="561" idx="3"/>
                          <a:endCxn id="568" idx="1"/>
                        </wps:cNvCnPr>
                        <wps:spPr>
                          <a:xfrm>
                            <a:off x="2083829" y="1788858"/>
                            <a:ext cx="2982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7" name="Straight Connector 567"/>
                        <wps:cNvCnPr/>
                        <wps:spPr>
                          <a:xfrm>
                            <a:off x="2519073" y="2129467"/>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8" name="TextBox 67"/>
                        <wps:cNvSpPr txBox="1"/>
                        <wps:spPr>
                          <a:xfrm>
                            <a:off x="2382072" y="1650358"/>
                            <a:ext cx="70866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F21F238" w14:textId="77777777" w:rsidR="00E55214" w:rsidRDefault="00E55214" w:rsidP="00A01448">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69" name="Straight Arrow Connector 23"/>
                        <wps:cNvCnPr/>
                        <wps:spPr>
                          <a:xfrm>
                            <a:off x="931496" y="1460261"/>
                            <a:ext cx="359744" cy="33193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0" name="Straight Arrow Connector 570"/>
                        <wps:cNvCnPr>
                          <a:stCxn id="571" idx="1"/>
                        </wps:cNvCnPr>
                        <wps:spPr>
                          <a:xfrm flipH="1">
                            <a:off x="1868557" y="523116"/>
                            <a:ext cx="1303849" cy="112724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1" name="TextBox 79"/>
                        <wps:cNvSpPr txBox="1"/>
                        <wps:spPr>
                          <a:xfrm>
                            <a:off x="3172406" y="294198"/>
                            <a:ext cx="1780540" cy="798830"/>
                          </a:xfrm>
                          <a:prstGeom prst="rect">
                            <a:avLst/>
                          </a:prstGeom>
                        </wps:spPr>
                        <wps:style>
                          <a:lnRef idx="2">
                            <a:schemeClr val="dk1"/>
                          </a:lnRef>
                          <a:fillRef idx="1">
                            <a:schemeClr val="lt1"/>
                          </a:fillRef>
                          <a:effectRef idx="0">
                            <a:schemeClr val="dk1"/>
                          </a:effectRef>
                          <a:fontRef idx="minor">
                            <a:schemeClr val="dk1"/>
                          </a:fontRef>
                        </wps:style>
                        <wps:txbx>
                          <w:txbxContent>
                            <w:p w14:paraId="23C15941" w14:textId="77777777" w:rsidR="00E55214" w:rsidRDefault="00E55214"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77777777" w:rsidR="00E55214" w:rsidRPr="00A01448" w:rsidRDefault="00E55214"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standards for ApplicationArea</w:t>
                              </w:r>
                            </w:p>
                          </w:txbxContent>
                        </wps:txbx>
                        <wps:bodyPr wrap="square" rtlCol="0">
                          <a:spAutoFit/>
                        </wps:bodyPr>
                      </wps:wsp>
                    </wpc:wpc>
                  </a:graphicData>
                </a:graphic>
              </wp:inline>
            </w:drawing>
          </mc:Choice>
          <mc:Fallback>
            <w:pict>
              <v:group w14:anchorId="2B094748" id="Canvas 307" o:spid="_x0000_s1121" editas="canvas" style="width:6in;height:205.35pt;mso-position-horizontal-relative:char;mso-position-vertical-relative:line" coordsize="54864,26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">
                <v:shape id="_x0000_s1122" type="#_x0000_t75" style="position:absolute;width:54864;height:26079;visibility:visible;mso-wrap-style:square" stroked="t" strokecolor="#4f81bd [3204]">
                  <v:fill o:detectmouseclick="t"/>
                  <v:path o:connecttype="none"/>
                </v:shape>
                <v:shape id="TextBox 1" o:spid="_x0000_s1123" type="#_x0000_t202" style="position:absolute;left:2887;top:1799;width:23829;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" fillcolor="white [3201]" strokecolor="#4f81bd [3204]" strokeweight="2pt">
                  <v:textbox style="mso-fit-shape-to-text:t">
                    <w:txbxContent>
                      <w:p w14:paraId="6D4DB17A" w14:textId="77777777" w:rsidR="00E55214" w:rsidRPr="00A01448" w:rsidRDefault="00E55214"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v:textbox>
                </v:shape>
                <v:shape id="Elbow Connector 552" o:spid="_x0000_s1124" type="#_x0000_t33" style="position:absolute;left:3041;top:11939;width:282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" strokecolor="#4f81bd [3204]">
                  <v:stroke endarrow="block"/>
                </v:shape>
                <v:shape id="Elbow Connector 553" o:spid="_x0000_s1125" type="#_x0000_t33" style="position:absolute;left:-1014;top:15994;width:1093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" strokecolor="#4f81bd [3204]">
                  <v:stroke endarrow="block"/>
                </v:shape>
                <v:oval id="Oval 554" o:spid="_x0000_s1126" style="position:absolute;left:2610;top:10491;width:1252;height:1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" filled="f" strokecolor="#4f81bd [3204]" strokeweight="2pt"/>
                <v:shape id="TextBox 22" o:spid="_x0000_s1127" type="#_x0000_t202" style="position:absolute;left:1800;top:8956;width:7861;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" fillcolor="white [3201]" strokecolor="#4f81bd [3204]" strokeweight="2pt">
                  <v:textbox style="mso-fit-shape-to-text:t">
                    <w:txbxContent>
                      <w:p w14:paraId="5479A2D8" w14:textId="77777777" w:rsidR="00E55214" w:rsidRDefault="00E55214" w:rsidP="00A01448">
                        <w:pPr>
                          <w:pStyle w:val="NormalWeb"/>
                          <w:spacing w:before="0" w:beforeAutospacing="0" w:after="0" w:afterAutospacing="0"/>
                        </w:pPr>
                        <w:r>
                          <w:rPr>
                            <w:rFonts w:asciiTheme="minorHAnsi" w:hAnsi="Calibri" w:cstheme="minorBidi"/>
                            <w:color w:val="000000" w:themeColor="dark1"/>
                            <w:kern w:val="24"/>
                          </w:rPr>
                          <w:t>AckFields</w:t>
                        </w:r>
                      </w:p>
                    </w:txbxContent>
                  </v:textbox>
                </v:shape>
                <v:shape id="Straight Arrow Connector 23" o:spid="_x0000_s1128" type="#_x0000_t34" style="position:absolute;left:20583;top:17888;width:3597;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" adj="9368" strokecolor="#4579b8 [3044]">
                  <v:stroke endarrow="block"/>
                </v:shape>
                <v:shape id="TextBox 26" o:spid="_x0000_s1129" type="#_x0000_t202" style="position:absolute;left:5672;top:21294;width:7843;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" fillcolor="white [3201]" strokecolor="#4f81bd [3204]" strokeweight="2pt">
                  <v:textbox style="mso-fit-shape-to-text:t">
                    <w:txbxContent>
                      <w:p w14:paraId="2E9CD61F" w14:textId="77777777" w:rsidR="00E55214" w:rsidRDefault="00E55214" w:rsidP="00A01448">
                        <w:pPr>
                          <w:pStyle w:val="NormalWeb"/>
                          <w:spacing w:before="0" w:beforeAutospacing="0" w:after="0" w:afterAutospacing="0"/>
                        </w:pPr>
                        <w:r>
                          <w:rPr>
                            <w:rFonts w:asciiTheme="minorHAnsi" w:hAnsi="Calibri" w:cstheme="minorBidi"/>
                            <w:color w:val="000000" w:themeColor="dark1"/>
                            <w:kern w:val="24"/>
                          </w:rPr>
                          <w:t>DataArea</w:t>
                        </w:r>
                      </w:p>
                    </w:txbxContent>
                  </v:textbox>
                </v:shape>
                <v:shape id="Elbow Connector 558" o:spid="_x0000_s1130" type="#_x0000_t34" style="position:absolute;left:9314;top:11876;width:3598;height:269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" strokecolor="#4579b8 [3044]">
                  <v:stroke endarrow="block"/>
                </v:shape>
                <v:shape id="TextBox 35" o:spid="_x0000_s1131" type="#_x0000_t202" style="position:absolute;left:5672;top:13184;width:384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" fillcolor="white [3201]" strokecolor="#4f81bd [3204]" strokeweight="2pt">
                  <v:textbox style="mso-fit-shape-to-text:t">
                    <w:txbxContent>
                      <w:p w14:paraId="17003944" w14:textId="77777777" w:rsidR="00E55214" w:rsidRDefault="00E55214" w:rsidP="00A01448">
                        <w:pPr>
                          <w:pStyle w:val="NormalWeb"/>
                          <w:spacing w:before="0" w:beforeAutospacing="0" w:after="0" w:afterAutospacing="0"/>
                        </w:pPr>
                        <w:r>
                          <w:rPr>
                            <w:rFonts w:asciiTheme="minorHAnsi" w:hAnsi="Calibri" w:cstheme="minorBidi"/>
                            <w:color w:val="000000" w:themeColor="dark1"/>
                            <w:kern w:val="24"/>
                          </w:rPr>
                          <w:t>AA</w:t>
                        </w:r>
                      </w:p>
                    </w:txbxContent>
                  </v:textbox>
                </v:shape>
                <v:shape id="TextBox 45" o:spid="_x0000_s1132" type="#_x0000_t202" style="position:absolute;left:12912;top:10491;width:6432;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" fillcolor="white [3201]" strokecolor="#4f81bd [3204]" strokeweight="2pt">
                  <v:textbox style="mso-fit-shape-to-text:t">
                    <w:txbxContent>
                      <w:p w14:paraId="1A3057DB" w14:textId="77777777" w:rsidR="00E55214" w:rsidRDefault="00E55214" w:rsidP="00A01448">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49" o:spid="_x0000_s1133" type="#_x0000_t202" style="position:absolute;left:12912;top:16503;width:8096;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" fillcolor="white [3201]" strokecolor="#4f81bd [3204]" strokeweight="2pt">
                  <v:textbox style="mso-fit-shape-to-text:t">
                    <w:txbxContent>
                      <w:p w14:paraId="69F157FC" w14:textId="77777777" w:rsidR="00E55214" w:rsidRDefault="00E55214" w:rsidP="00A01448">
                        <w:pPr>
                          <w:pStyle w:val="NormalWeb"/>
                          <w:spacing w:before="0" w:beforeAutospacing="0" w:after="0" w:afterAutospacing="0"/>
                        </w:pPr>
                        <w:r>
                          <w:rPr>
                            <w:rFonts w:asciiTheme="minorHAnsi" w:hAnsi="Calibri" w:cstheme="minorBidi"/>
                            <w:color w:val="000000" w:themeColor="dark1"/>
                            <w:kern w:val="24"/>
                          </w:rPr>
                          <w:t>Extension</w:t>
                        </w:r>
                      </w:p>
                    </w:txbxContent>
                  </v:textbox>
                </v:shape>
                <v:shape id="TextBox 53" o:spid="_x0000_s1134" type="#_x0000_t202" style="position:absolute;left:23595;top:12919;width:1043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" fillcolor="white [3201]" strokecolor="#4f81bd [3204]" strokeweight="2pt">
                  <v:textbox style="mso-fit-shape-to-text:t">
                    <w:txbxContent>
                      <w:p w14:paraId="485653AA" w14:textId="77777777" w:rsidR="00E55214" w:rsidRDefault="00E55214" w:rsidP="00A01448">
                        <w:pPr>
                          <w:pStyle w:val="NormalWeb"/>
                          <w:spacing w:before="0" w:beforeAutospacing="0" w:after="0" w:afterAutospacing="0"/>
                        </w:pPr>
                        <w:r>
                          <w:rPr>
                            <w:rFonts w:asciiTheme="minorHAnsi" w:hAnsi="Calibri" w:cstheme="minorBidi"/>
                            <w:color w:val="000000" w:themeColor="dark1"/>
                            <w:kern w:val="24"/>
                          </w:rPr>
                          <w:t>AnyExtension</w:t>
                        </w:r>
                      </w:p>
                    </w:txbxContent>
                  </v:textbox>
                </v:shape>
                <v:shape id="Straight Arrow Connector 563" o:spid="_x0000_s1135" type="#_x0000_t32" style="position:absolute;left:9314;top:14569;width:4019;height: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" strokecolor="#4579b8 [3044]">
                  <v:stroke endarrow="block"/>
                </v:shape>
                <v:line id="Straight Connector 564" o:spid="_x0000_s1136" style="position:absolute;visibility:visible;mso-wrap-style:square" from="14796,14696" to="16875,14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" strokecolor="#4579b8 [3044]">
                  <v:stroke dashstyle="dash"/>
                </v:line>
                <v:shape id="Straight Arrow Connector 23" o:spid="_x0000_s1137" type="#_x0000_t34" style="position:absolute;left:20838;top:14304;width:2757;height:358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" strokecolor="#4579b8 [3044]">
                  <v:stroke endarrow="block"/>
                </v:shape>
                <v:shape id="Straight Arrow Connector 566" o:spid="_x0000_s1138" type="#_x0000_t32" style="position:absolute;left:20838;top:17888;width:29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" strokecolor="#4579b8 [3044]">
                  <v:stroke endarrow="block"/>
                </v:shape>
                <v:line id="Straight Connector 567" o:spid="_x0000_s1139" style="position:absolute;visibility:visible;mso-wrap-style:square" from="25190,21294" to="27269,2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" strokecolor="#4579b8 [3044]">
                  <v:stroke dashstyle="dash"/>
                </v:line>
                <v:shape id="TextBox 67" o:spid="_x0000_s1140" type="#_x0000_t202" style="position:absolute;left:23820;top:16503;width:7087;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" fillcolor="white [3201]" strokecolor="#4f81bd [3204]" strokeweight="2pt">
                  <v:textbox style="mso-fit-shape-to-text:t">
                    <w:txbxContent>
                      <w:p w14:paraId="1F21F238" w14:textId="77777777" w:rsidR="00E55214" w:rsidRDefault="00E55214" w:rsidP="00A01448">
                        <w:pPr>
                          <w:pStyle w:val="NormalWeb"/>
                          <w:spacing w:before="0" w:beforeAutospacing="0" w:after="0" w:afterAutospacing="0"/>
                        </w:pPr>
                        <w:r>
                          <w:rPr>
                            <w:rFonts w:asciiTheme="minorHAnsi" w:hAnsi="Calibri" w:cstheme="minorBidi"/>
                            <w:color w:val="000000" w:themeColor="dark1"/>
                            <w:kern w:val="24"/>
                          </w:rPr>
                          <w:t>Amount</w:t>
                        </w:r>
                      </w:p>
                    </w:txbxContent>
                  </v:textbox>
                </v:shape>
                <v:shape id="Straight Arrow Connector 23" o:spid="_x0000_s1141" type="#_x0000_t34" style="position:absolute;left:9314;top:14602;width:3598;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" strokecolor="#4579b8 [3044]">
                  <v:stroke endarrow="block"/>
                </v:shape>
                <v:shape id="Straight Arrow Connector 570" o:spid="_x0000_s1142" type="#_x0000_t32" style="position:absolute;left:18685;top:5231;width:13039;height:11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" strokecolor="black [3040]">
                  <v:stroke endarrow="open"/>
                </v:shape>
                <v:shape id="TextBox 79" o:spid="_x0000_s1143" type="#_x0000_t202" style="position:absolute;left:31724;top:2941;width:17805;height:7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" fillcolor="white [3201]" strokecolor="black [3200]" strokeweight="2pt">
                  <v:textbox style="mso-fit-shape-to-text:t">
                    <w:txbxContent>
                      <w:p w14:paraId="23C15941" w14:textId="77777777" w:rsidR="00E55214" w:rsidRDefault="00E55214"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77777777" w:rsidR="00E55214" w:rsidRPr="00A01448" w:rsidRDefault="00E55214"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standards for ApplicationArea</w:t>
                        </w:r>
                      </w:p>
                    </w:txbxContent>
                  </v:textbox>
                </v:shape>
                <w10:anchorlock/>
              </v:group>
            </w:pict>
          </mc:Fallback>
        </mc:AlternateContent>
      </w:r>
    </w:p>
    <w:p w14:paraId="697CAC61" w14:textId="77777777" w:rsidR="00A01448" w:rsidRDefault="00A01448" w:rsidP="00A01448">
      <w:pPr>
        <w:pStyle w:val="Caption"/>
      </w:pPr>
      <w:bookmarkStart w:id="954" w:name="_Ref434224643"/>
      <w:r>
        <w:t xml:space="preserve">Figure </w:t>
      </w:r>
      <w:fldSimple w:instr=" SEQ Figure \* ARABIC ">
        <w:r w:rsidR="0093447A">
          <w:rPr>
            <w:noProof/>
          </w:rPr>
          <w:t>1</w:t>
        </w:r>
      </w:fldSimple>
      <w:bookmarkEnd w:id="954"/>
      <w:r>
        <w:t>: Starting point on the BIE page for the user extension</w:t>
      </w:r>
    </w:p>
    <w:p w14:paraId="6EEDF2DB" w14:textId="77777777" w:rsidR="00505C10" w:rsidRDefault="00505C10" w:rsidP="002C4DD3"/>
    <w:p w14:paraId="398AB1CC" w14:textId="77777777" w:rsidR="0016775B" w:rsidRDefault="0016775B" w:rsidP="002C4DD3"/>
    <w:p w14:paraId="18D3AADD" w14:textId="77777777" w:rsidR="008B3BDA" w:rsidRDefault="00E63F9B" w:rsidP="002C4DD3">
      <w:r>
        <w:t xml:space="preserve">In the following subsections, let the variable </w:t>
      </w:r>
      <w:r w:rsidRPr="00E63F9B">
        <w:rPr>
          <w:rStyle w:val="CodeChar"/>
        </w:rPr>
        <w:t>tlABIE</w:t>
      </w:r>
      <w:r>
        <w:t xml:space="preserve"> refer</w:t>
      </w:r>
      <w:r w:rsidR="00E44CAE">
        <w:t xml:space="preserve"> to</w:t>
      </w:r>
      <w:r>
        <w:t xml:space="preserve"> the top-level ABIE in context </w:t>
      </w:r>
      <w:r w:rsidR="00E44CAE">
        <w:t xml:space="preserve">(e.g., </w:t>
      </w:r>
      <w:r w:rsidR="00E44CAE" w:rsidRPr="00E44CAE">
        <w:rPr>
          <w:rStyle w:val="CodeChar"/>
        </w:rPr>
        <w:t>AcknowledgeFieldsType</w:t>
      </w:r>
      <w:r w:rsidR="00E44CAE">
        <w:t xml:space="preserve">) </w:t>
      </w:r>
      <w:r>
        <w:t xml:space="preserve">and the variable </w:t>
      </w:r>
      <w:r w:rsidRPr="00E63F9B">
        <w:rPr>
          <w:rStyle w:val="CodeChar"/>
        </w:rPr>
        <w:t>eABIE</w:t>
      </w:r>
      <w:r>
        <w:t xml:space="preserve"> refer to the extension ABIE in context, e.g., </w:t>
      </w:r>
      <w:r w:rsidRPr="00E63F9B">
        <w:rPr>
          <w:rStyle w:val="CodeChar"/>
        </w:rPr>
        <w:t>ApplicationAreaExtensionType</w:t>
      </w:r>
      <w:r>
        <w:t xml:space="preserve">, </w:t>
      </w:r>
      <w:r w:rsidRPr="00E63F9B">
        <w:rPr>
          <w:rStyle w:val="CodeChar"/>
        </w:rPr>
        <w:t>PurchaseOrderExtensionType</w:t>
      </w:r>
      <w:r>
        <w:t xml:space="preserve">, </w:t>
      </w:r>
      <w:r w:rsidRPr="00E63F9B">
        <w:rPr>
          <w:rStyle w:val="CodeChar"/>
        </w:rPr>
        <w:t>AllExtensionType</w:t>
      </w:r>
      <w:r>
        <w:t>.</w:t>
      </w:r>
      <w:r w:rsidR="008B3BDA">
        <w:t xml:space="preserve"> </w:t>
      </w:r>
    </w:p>
    <w:p w14:paraId="0B4EAC44" w14:textId="77777777" w:rsidR="008B3BDA" w:rsidRDefault="008B3BDA" w:rsidP="002C4DD3"/>
    <w:p w14:paraId="64336738" w14:textId="77777777" w:rsidR="00E63F9B" w:rsidRDefault="008B3BDA" w:rsidP="002C4DD3">
      <w:r>
        <w:t xml:space="preserve">Let’s also designate the CC corresponding to the </w:t>
      </w:r>
      <w:r w:rsidRPr="008B3BDA">
        <w:rPr>
          <w:rStyle w:val="CodeChar"/>
        </w:rPr>
        <w:t>tlABIE</w:t>
      </w:r>
      <w:r>
        <w:t xml:space="preserve"> as </w:t>
      </w:r>
      <w:r w:rsidRPr="008B3BDA">
        <w:rPr>
          <w:rStyle w:val="CodeChar"/>
        </w:rPr>
        <w:t>tlACC</w:t>
      </w:r>
      <w:r>
        <w:t>.</w:t>
      </w:r>
      <w:r w:rsidR="00E63F9B">
        <w:t xml:space="preserve"> </w:t>
      </w:r>
    </w:p>
    <w:p w14:paraId="230BCA3A" w14:textId="77777777" w:rsidR="00557678" w:rsidRDefault="00557678" w:rsidP="002C4DD3"/>
    <w:p w14:paraId="1659E8B7" w14:textId="77777777" w:rsidR="00557678" w:rsidRDefault="00557678" w:rsidP="002C4DD3">
      <w:r>
        <w:t xml:space="preserve">Let the </w:t>
      </w:r>
      <w:r w:rsidRPr="00557678">
        <w:rPr>
          <w:rStyle w:val="CodeChar"/>
        </w:rPr>
        <w:t>eACC</w:t>
      </w:r>
      <w:r>
        <w:t xml:space="preserve"> be the ACC corresponding to the </w:t>
      </w:r>
      <w:r w:rsidRPr="00557678">
        <w:rPr>
          <w:rStyle w:val="CodeChar"/>
        </w:rPr>
        <w:t>eABIE</w:t>
      </w:r>
      <w:r>
        <w:t xml:space="preserve">. In order that the OAGIS </w:t>
      </w:r>
      <w:r w:rsidR="00537CCB">
        <w:t xml:space="preserve">model </w:t>
      </w:r>
      <w:r>
        <w:t>content</w:t>
      </w:r>
      <w:r w:rsidR="00537CCB">
        <w:t xml:space="preserve"> never be put in the Editing state additional associations the user adds to an </w:t>
      </w:r>
      <w:r w:rsidR="00537CCB" w:rsidRPr="00537CCB">
        <w:rPr>
          <w:rStyle w:val="CodeChar"/>
        </w:rPr>
        <w:t>eACC</w:t>
      </w:r>
      <w:r w:rsidR="00537CCB">
        <w:t xml:space="preserve"> are stored in a separate ACC.  This separate ACC is of component type </w:t>
      </w:r>
      <w:r w:rsidR="00537CCB" w:rsidRPr="00537CCB">
        <w:rPr>
          <w:rStyle w:val="CodeChar"/>
        </w:rPr>
        <w:t>User Extension Group</w:t>
      </w:r>
      <w:r w:rsidR="00537CCB">
        <w:t xml:space="preserve">. It behaves like an XSD Group. </w:t>
      </w:r>
      <w:r w:rsidR="00EF5AF8">
        <w:t xml:space="preserve">In </w:t>
      </w:r>
      <w:r w:rsidR="009B4070">
        <w:fldChar w:fldCharType="begin"/>
      </w:r>
      <w:r w:rsidR="009B4070">
        <w:instrText xml:space="preserve"> REF _Ref434405977 \h </w:instrText>
      </w:r>
      <w:r w:rsidR="009B4070">
        <w:fldChar w:fldCharType="separate"/>
      </w:r>
      <w:r w:rsidR="0093447A">
        <w:t xml:space="preserve">Figure </w:t>
      </w:r>
      <w:r w:rsidR="0093447A">
        <w:rPr>
          <w:noProof/>
        </w:rPr>
        <w:t>2</w:t>
      </w:r>
      <w:r w:rsidR="009B4070">
        <w:fldChar w:fldCharType="end"/>
      </w:r>
      <w:r w:rsidR="009B4070">
        <w:t xml:space="preserve"> </w:t>
      </w:r>
      <w:r w:rsidR="0047479A" w:rsidRPr="009B4070">
        <w:t>below</w:t>
      </w:r>
      <w:r w:rsidR="00EF5AF8">
        <w:t xml:space="preserve">, the </w:t>
      </w:r>
      <w:r w:rsidR="00EF5AF8" w:rsidRPr="00EF5AF8">
        <w:rPr>
          <w:rStyle w:val="CodeChar"/>
        </w:rPr>
        <w:t>AA User Extension Group ACC</w:t>
      </w:r>
      <w:r w:rsidR="0047479A" w:rsidRPr="009B4070">
        <w:t xml:space="preserve"> </w:t>
      </w:r>
      <w:r w:rsidR="00EF5AF8">
        <w:t>illustrates an example of</w:t>
      </w:r>
      <w:r w:rsidR="0047479A" w:rsidRPr="009B4070">
        <w:t xml:space="preserve"> this </w:t>
      </w:r>
      <w:r w:rsidR="00EF5AF8">
        <w:t xml:space="preserve">wrapper ACC. </w:t>
      </w:r>
      <w:r w:rsidR="0047479A">
        <w:t xml:space="preserve">Let the User Extension Group ACC corresponding to the </w:t>
      </w:r>
      <w:r w:rsidR="0047479A" w:rsidRPr="0047479A">
        <w:rPr>
          <w:rStyle w:val="CodeChar"/>
        </w:rPr>
        <w:t>eACC</w:t>
      </w:r>
      <w:r w:rsidR="0047479A">
        <w:t xml:space="preserve"> be </w:t>
      </w:r>
      <w:r w:rsidR="0047479A" w:rsidRPr="0047479A">
        <w:rPr>
          <w:rStyle w:val="CodeChar"/>
        </w:rPr>
        <w:t>ueACC</w:t>
      </w:r>
      <w:r w:rsidR="0047479A">
        <w:t xml:space="preserve">. </w:t>
      </w:r>
    </w:p>
    <w:p w14:paraId="12417F90" w14:textId="77777777" w:rsidR="009B4070" w:rsidRDefault="009B4070" w:rsidP="009B4070">
      <w:r>
        <w:rPr>
          <w:noProof/>
          <w:lang w:bidi="th-TH"/>
        </w:rPr>
        <w:lastRenderedPageBreak/>
        <mc:AlternateContent>
          <mc:Choice Requires="wpc">
            <w:drawing>
              <wp:inline distT="0" distB="0" distL="0" distR="0" wp14:anchorId="11AC1E71" wp14:editId="13188C33">
                <wp:extent cx="5987332" cy="3832529"/>
                <wp:effectExtent l="0" t="0" r="13970" b="15875"/>
                <wp:docPr id="310" name="Canvas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70" name="Rectangle 670"/>
                        <wps:cNvSpPr/>
                        <wps:spPr>
                          <a:xfrm>
                            <a:off x="4708519" y="1506891"/>
                            <a:ext cx="1191350" cy="1166509"/>
                          </a:xfrm>
                          <a:prstGeom prst="rect">
                            <a:avLst/>
                          </a:prstGeom>
                        </wps:spPr>
                        <wps:style>
                          <a:lnRef idx="1">
                            <a:schemeClr val="dk1"/>
                          </a:lnRef>
                          <a:fillRef idx="2">
                            <a:schemeClr val="dk1"/>
                          </a:fillRef>
                          <a:effectRef idx="1">
                            <a:schemeClr val="dk1"/>
                          </a:effectRef>
                          <a:fontRef idx="minor">
                            <a:schemeClr val="dk1"/>
                          </a:fontRef>
                        </wps:style>
                        <wps:txbx>
                          <w:txbxContent>
                            <w:p w14:paraId="47207642" w14:textId="77777777" w:rsidR="00E55214" w:rsidRDefault="00E55214" w:rsidP="009B4070">
                              <w:r>
                                <w:t>AA User Extension Group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Rectangle 364"/>
                        <wps:cNvSpPr/>
                        <wps:spPr>
                          <a:xfrm>
                            <a:off x="3245493" y="2042667"/>
                            <a:ext cx="1335989" cy="931121"/>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A657D21" w14:textId="77777777" w:rsidR="00E55214" w:rsidRDefault="00E55214" w:rsidP="009B4070">
                              <w:r>
                                <w:t>AA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5" name="TextBox 5"/>
                        <wps:cNvSpPr txBox="1"/>
                        <wps:spPr>
                          <a:xfrm>
                            <a:off x="50892" y="3070670"/>
                            <a:ext cx="77025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E953C80" w14:textId="77777777" w:rsidR="00E55214" w:rsidRDefault="00E55214" w:rsidP="009B4070">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613" name="TextBox 5"/>
                        <wps:cNvSpPr txBox="1"/>
                        <wps:spPr>
                          <a:xfrm>
                            <a:off x="1093278" y="2819127"/>
                            <a:ext cx="958159" cy="792039"/>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87980E8" w14:textId="77777777" w:rsidR="00E55214" w:rsidRDefault="00E55214" w:rsidP="009B4070">
                              <w:pPr>
                                <w:pStyle w:val="NormalWeb"/>
                                <w:spacing w:before="0" w:beforeAutospacing="0" w:after="0" w:afterAutospacing="0"/>
                              </w:pPr>
                              <w:r>
                                <w:rPr>
                                  <w:rFonts w:asciiTheme="minorHAnsi" w:hAnsi="Calibri" w:cstheme="minorBidi"/>
                                  <w:color w:val="000000" w:themeColor="dark1"/>
                                  <w:kern w:val="24"/>
                                </w:rPr>
                                <w:t>AckFields ACC</w:t>
                              </w:r>
                            </w:p>
                          </w:txbxContent>
                        </wps:txbx>
                        <wps:bodyPr wrap="square" rtlCol="0">
                          <a:noAutofit/>
                        </wps:bodyPr>
                      </wps:wsp>
                      <wps:wsp>
                        <wps:cNvPr id="615" name="TextBox 5"/>
                        <wps:cNvSpPr txBox="1"/>
                        <wps:spPr>
                          <a:xfrm>
                            <a:off x="1235382" y="1819414"/>
                            <a:ext cx="754379" cy="737304"/>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17EE494" w14:textId="77777777" w:rsidR="00E55214" w:rsidRDefault="00E55214" w:rsidP="009B4070">
                              <w:pPr>
                                <w:pStyle w:val="NormalWeb"/>
                                <w:spacing w:before="0" w:beforeAutospacing="0" w:after="0" w:afterAutospacing="0"/>
                              </w:pPr>
                              <w:r>
                                <w:rPr>
                                  <w:rFonts w:asciiTheme="minorHAnsi" w:hAnsi="Calibri" w:cstheme="minorBidi"/>
                                  <w:color w:val="000000" w:themeColor="dark1"/>
                                  <w:kern w:val="24"/>
                                </w:rPr>
                                <w:t>BOD ACC</w:t>
                              </w:r>
                            </w:p>
                          </w:txbxContent>
                        </wps:txbx>
                        <wps:bodyPr wrap="none" rtlCol="0">
                          <a:noAutofit/>
                        </wps:bodyPr>
                      </wps:wsp>
                      <wps:wsp>
                        <wps:cNvPr id="616" name="TextBox 9"/>
                        <wps:cNvSpPr txBox="1"/>
                        <wps:spPr>
                          <a:xfrm>
                            <a:off x="1364130" y="2133772"/>
                            <a:ext cx="36893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3BC79F3" w14:textId="77777777" w:rsidR="00E55214" w:rsidRDefault="00E55214" w:rsidP="009B4070">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617" name="Elbow Connector 617"/>
                        <wps:cNvCnPr>
                          <a:stCxn id="605" idx="3"/>
                          <a:endCxn id="613" idx="1"/>
                        </wps:cNvCnPr>
                        <wps:spPr>
                          <a:xfrm>
                            <a:off x="821146" y="3214180"/>
                            <a:ext cx="272132" cy="967"/>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5" name="TextBox 7"/>
                        <wps:cNvSpPr txBox="1"/>
                        <wps:spPr>
                          <a:xfrm>
                            <a:off x="1199521" y="3260845"/>
                            <a:ext cx="790056"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793B6D" w14:textId="77777777" w:rsidR="00E55214" w:rsidRDefault="00E55214" w:rsidP="009B4070">
                              <w:pPr>
                                <w:pStyle w:val="NormalWeb"/>
                                <w:spacing w:before="0" w:beforeAutospacing="0" w:after="0" w:afterAutospacing="0"/>
                              </w:pPr>
                              <w:r>
                                <w:rPr>
                                  <w:rFonts w:asciiTheme="minorHAnsi" w:hAnsi="Calibri" w:cstheme="minorBidi"/>
                                  <w:color w:val="000000" w:themeColor="dark1"/>
                                  <w:kern w:val="24"/>
                                </w:rPr>
                                <w:t>DataArea</w:t>
                              </w:r>
                            </w:p>
                          </w:txbxContent>
                        </wps:txbx>
                        <wps:bodyPr wrap="square" rtlCol="0">
                          <a:spAutoFit/>
                        </wps:bodyPr>
                      </wps:wsp>
                      <wps:wsp>
                        <wps:cNvPr id="636" name="Up Arrow 636"/>
                        <wps:cNvSpPr/>
                        <wps:spPr>
                          <a:xfrm>
                            <a:off x="1352902" y="2570444"/>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extBox 5"/>
                        <wps:cNvSpPr txBox="1"/>
                        <wps:spPr>
                          <a:xfrm>
                            <a:off x="2094273" y="1209552"/>
                            <a:ext cx="969708" cy="146384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C41D6EB" w14:textId="77777777" w:rsidR="00E55214" w:rsidRDefault="00E55214" w:rsidP="009B4070">
                              <w:pPr>
                                <w:pStyle w:val="NormalWeb"/>
                                <w:spacing w:before="0" w:beforeAutospacing="0" w:after="0" w:afterAutospacing="0"/>
                              </w:pPr>
                              <w:r>
                                <w:rPr>
                                  <w:rFonts w:asciiTheme="minorHAnsi" w:hAnsi="Calibri" w:cstheme="minorBidi"/>
                                  <w:color w:val="000000" w:themeColor="dark1"/>
                                  <w:kern w:val="24"/>
                                </w:rPr>
                                <w:t>AA ACC</w:t>
                              </w:r>
                            </w:p>
                          </w:txbxContent>
                        </wps:txbx>
                        <wps:bodyPr wrap="square" rtlCol="0">
                          <a:noAutofit/>
                        </wps:bodyPr>
                      </wps:wsp>
                      <wps:wsp>
                        <wps:cNvPr id="639" name="TextBox 10"/>
                        <wps:cNvSpPr txBox="1"/>
                        <wps:spPr>
                          <a:xfrm>
                            <a:off x="2191966" y="1498939"/>
                            <a:ext cx="62737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397B297" w14:textId="77777777" w:rsidR="00E55214" w:rsidRDefault="00E55214" w:rsidP="009B4070">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640" name="TextBox 11"/>
                        <wps:cNvSpPr txBox="1"/>
                        <wps:spPr>
                          <a:xfrm>
                            <a:off x="2183823" y="2227076"/>
                            <a:ext cx="79374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946F6DD" w14:textId="77777777" w:rsidR="00E55214" w:rsidRDefault="00E55214" w:rsidP="009B4070">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641" name="Straight Connector 641"/>
                        <wps:cNvCnPr/>
                        <wps:spPr>
                          <a:xfrm>
                            <a:off x="2261334" y="2014804"/>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a:stCxn id="616" idx="3"/>
                          <a:endCxn id="638" idx="1"/>
                        </wps:cNvCnPr>
                        <wps:spPr>
                          <a:xfrm flipV="1">
                            <a:off x="1733064" y="1941476"/>
                            <a:ext cx="361209" cy="33580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Rectangle 643"/>
                        <wps:cNvSpPr/>
                        <wps:spPr>
                          <a:xfrm>
                            <a:off x="3215239" y="1550271"/>
                            <a:ext cx="1326457" cy="24363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2770BFC" w14:textId="77777777" w:rsidR="00E55214" w:rsidRDefault="00E55214" w:rsidP="009B4070">
                              <w:r>
                                <w:t>All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4" name="Up Arrow 644"/>
                        <wps:cNvSpPr/>
                        <wps:spPr>
                          <a:xfrm>
                            <a:off x="3621223" y="1802770"/>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Rectangle 646"/>
                        <wps:cNvSpPr/>
                        <wps:spPr>
                          <a:xfrm>
                            <a:off x="3199355" y="235301"/>
                            <a:ext cx="1326457" cy="111404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0C08012" w14:textId="77777777" w:rsidR="00E55214" w:rsidRDefault="00E55214" w:rsidP="009B4070">
                              <w:r>
                                <w:t>Open User Area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7" name="TextBox 12"/>
                        <wps:cNvSpPr txBox="1"/>
                        <wps:spPr>
                          <a:xfrm>
                            <a:off x="3418860" y="440342"/>
                            <a:ext cx="102806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12B5993" w14:textId="77777777" w:rsidR="00E55214" w:rsidRDefault="00E55214" w:rsidP="009B4070">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660" name="Straight Connector 660"/>
                        <wps:cNvCnPr/>
                        <wps:spPr>
                          <a:xfrm>
                            <a:off x="3469161" y="1215192"/>
                            <a:ext cx="20789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61" name="TextBox 18"/>
                        <wps:cNvSpPr txBox="1"/>
                        <wps:spPr>
                          <a:xfrm>
                            <a:off x="3420945" y="798746"/>
                            <a:ext cx="69278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FDE4B27" w14:textId="77777777" w:rsidR="00E55214" w:rsidRDefault="00E55214" w:rsidP="009B4070">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662" name="Up Arrow 662"/>
                        <wps:cNvSpPr/>
                        <wps:spPr>
                          <a:xfrm>
                            <a:off x="3621162" y="1349251"/>
                            <a:ext cx="436660" cy="177114"/>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Elbow Connector 663"/>
                        <wps:cNvCnPr>
                          <a:stCxn id="640" idx="3"/>
                          <a:endCxn id="364" idx="1"/>
                        </wps:cNvCnPr>
                        <wps:spPr>
                          <a:xfrm>
                            <a:off x="2977572" y="2370586"/>
                            <a:ext cx="267921" cy="137642"/>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6" name="TextBox 45"/>
                        <wps:cNvSpPr txBox="1"/>
                        <wps:spPr>
                          <a:xfrm>
                            <a:off x="4804077" y="2277101"/>
                            <a:ext cx="521335" cy="290195"/>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23F480A" w14:textId="77777777" w:rsidR="00E55214" w:rsidRDefault="00E55214" w:rsidP="009B4070">
                              <w:pPr>
                                <w:pStyle w:val="NormalWeb"/>
                                <w:spacing w:before="0" w:beforeAutospacing="0" w:after="0" w:afterAutospacing="0"/>
                              </w:pPr>
                              <w:r>
                                <w:rPr>
                                  <w:rFonts w:asciiTheme="minorHAnsi" w:hAnsi="Calibri" w:cstheme="minorBidi"/>
                                  <w:color w:val="000000" w:themeColor="dark1"/>
                                  <w:kern w:val="24"/>
                                </w:rPr>
                                <w:t>IoTID</w:t>
                              </w:r>
                            </w:p>
                          </w:txbxContent>
                        </wps:txbx>
                        <wps:bodyPr wrap="none" rtlCol="0">
                          <a:spAutoFit/>
                        </wps:bodyPr>
                      </wps:wsp>
                      <wps:wsp>
                        <wps:cNvPr id="667" name="TextBox 10"/>
                        <wps:cNvSpPr txBox="1"/>
                        <wps:spPr>
                          <a:xfrm>
                            <a:off x="4799436" y="1918009"/>
                            <a:ext cx="798281" cy="287019"/>
                          </a:xfrm>
                          <a:prstGeom prst="rect">
                            <a:avLst/>
                          </a:prstGeom>
                          <a:ln w="12700">
                            <a:prstDash val="dash"/>
                          </a:ln>
                        </wps:spPr>
                        <wps:style>
                          <a:lnRef idx="1">
                            <a:schemeClr val="accent1"/>
                          </a:lnRef>
                          <a:fillRef idx="2">
                            <a:schemeClr val="accent1"/>
                          </a:fillRef>
                          <a:effectRef idx="1">
                            <a:schemeClr val="accent1"/>
                          </a:effectRef>
                          <a:fontRef idx="minor">
                            <a:schemeClr val="dk1"/>
                          </a:fontRef>
                        </wps:style>
                        <wps:txbx>
                          <w:txbxContent>
                            <w:p w14:paraId="62DEC216" w14:textId="77777777" w:rsidR="00E55214" w:rsidRDefault="00E55214" w:rsidP="009B4070">
                              <w:pPr>
                                <w:pStyle w:val="NormalWeb"/>
                                <w:spacing w:before="0" w:beforeAutospacing="0" w:after="0" w:afterAutospacing="0"/>
                              </w:pPr>
                              <w:r>
                                <w:rPr>
                                  <w:rFonts w:asciiTheme="minorHAnsi" w:hAnsi="Calibri" w:cstheme="minorBidi"/>
                                  <w:color w:val="000000" w:themeColor="dark1"/>
                                  <w:kern w:val="24"/>
                                </w:rPr>
                                <w:t>BrokerID</w:t>
                              </w:r>
                            </w:p>
                          </w:txbxContent>
                        </wps:txbx>
                        <wps:bodyPr wrap="square" rtlCol="0">
                          <a:spAutoFit/>
                        </wps:bodyPr>
                      </wps:wsp>
                      <wps:wsp>
                        <wps:cNvPr id="669" name="TextBox 10"/>
                        <wps:cNvSpPr txBox="1"/>
                        <wps:spPr>
                          <a:xfrm>
                            <a:off x="3309815" y="2344246"/>
                            <a:ext cx="1215389" cy="473074"/>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C7CDF76" w14:textId="77777777" w:rsidR="00E55214" w:rsidRDefault="00E55214"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E55214" w:rsidRDefault="00E55214" w:rsidP="009B4070">
                              <w:pPr>
                                <w:pStyle w:val="NormalWeb"/>
                                <w:spacing w:before="0" w:beforeAutospacing="0" w:after="0" w:afterAutospacing="0"/>
                              </w:pPr>
                              <w:r>
                                <w:rPr>
                                  <w:rFonts w:asciiTheme="minorHAnsi" w:hAnsi="Calibri" w:cstheme="minorBidi"/>
                                  <w:color w:val="000000" w:themeColor="dark1"/>
                                  <w:kern w:val="24"/>
                                </w:rPr>
                                <w:t>Extension Group</w:t>
                              </w:r>
                            </w:p>
                          </w:txbxContent>
                        </wps:txbx>
                        <wps:bodyPr wrap="none" rtlCol="0">
                          <a:spAutoFit/>
                        </wps:bodyPr>
                      </wps:wsp>
                      <wps:wsp>
                        <wps:cNvPr id="671" name="Elbow Connector 671"/>
                        <wps:cNvCnPr>
                          <a:stCxn id="669" idx="3"/>
                          <a:endCxn id="670" idx="1"/>
                        </wps:cNvCnPr>
                        <wps:spPr>
                          <a:xfrm flipV="1">
                            <a:off x="4525814" y="2090146"/>
                            <a:ext cx="182705" cy="491009"/>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AC1E71" id="Canvas 310" o:spid="_x0000_s1144" editas="canvas" style="width:471.45pt;height:301.75pt;mso-position-horizontal-relative:char;mso-position-vertical-relative:line" coordsize="59867,38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">
                <v:shape id="_x0000_s1145" type="#_x0000_t75" style="position:absolute;width:59867;height:38322;visibility:visible;mso-wrap-style:square" stroked="t" strokecolor="#4f81bd [3204]">
                  <v:fill o:detectmouseclick="t"/>
                  <v:path o:connecttype="none"/>
                </v:shape>
                <v:rect id="Rectangle 670" o:spid="_x0000_s1146" style="position:absolute;left:47085;top:15068;width:11913;height:1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w:txbxContent>
                      <w:p w14:paraId="47207642" w14:textId="77777777" w:rsidR="00E55214" w:rsidRDefault="00E55214" w:rsidP="009B4070">
                        <w:r>
                          <w:t>AA User Extension Group ACC</w:t>
                        </w:r>
                      </w:p>
                    </w:txbxContent>
                  </v:textbox>
                </v:rect>
                <v:rect id="Rectangle 364" o:spid="_x0000_s1147" style="position:absolute;left:32454;top:20426;width:13360;height:9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2A657D21" w14:textId="77777777" w:rsidR="00E55214" w:rsidRDefault="00E55214" w:rsidP="009B4070">
                        <w:r>
                          <w:t>AA Extension ACC</w:t>
                        </w:r>
                      </w:p>
                    </w:txbxContent>
                  </v:textbox>
                </v:rect>
                <v:shape id="TextBox 5" o:spid="_x0000_s1148" type="#_x0000_t202" style="position:absolute;left:508;top:30706;width:77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E953C80" w14:textId="77777777" w:rsidR="00E55214" w:rsidRDefault="00E55214" w:rsidP="009B4070">
                        <w:pPr>
                          <w:pStyle w:val="NormalWeb"/>
                          <w:spacing w:before="0" w:beforeAutospacing="0" w:after="0" w:afterAutospacing="0"/>
                        </w:pPr>
                        <w:r>
                          <w:rPr>
                            <w:rFonts w:asciiTheme="minorHAnsi" w:hAnsi="Calibri" w:cstheme="minorBidi"/>
                            <w:color w:val="000000" w:themeColor="dark1"/>
                            <w:kern w:val="24"/>
                          </w:rPr>
                          <w:t>AckFields</w:t>
                        </w:r>
                      </w:p>
                    </w:txbxContent>
                  </v:textbox>
                </v:shape>
                <v:shape id="TextBox 5" o:spid="_x0000_s1149" type="#_x0000_t202" style="position:absolute;left:10932;top:28191;width:9582;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87980E8" w14:textId="77777777" w:rsidR="00E55214" w:rsidRDefault="00E55214" w:rsidP="009B4070">
                        <w:pPr>
                          <w:pStyle w:val="NormalWeb"/>
                          <w:spacing w:before="0" w:beforeAutospacing="0" w:after="0" w:afterAutospacing="0"/>
                        </w:pPr>
                        <w:r>
                          <w:rPr>
                            <w:rFonts w:asciiTheme="minorHAnsi" w:hAnsi="Calibri" w:cstheme="minorBidi"/>
                            <w:color w:val="000000" w:themeColor="dark1"/>
                            <w:kern w:val="24"/>
                          </w:rPr>
                          <w:t>AckFields ACC</w:t>
                        </w:r>
                      </w:p>
                    </w:txbxContent>
                  </v:textbox>
                </v:shape>
                <v:shape id="TextBox 5" o:spid="_x0000_s1150" type="#_x0000_t202" style="position:absolute;left:12353;top:18194;width:7544;height:73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w:txbxContent>
                      <w:p w14:paraId="717EE494" w14:textId="77777777" w:rsidR="00E55214" w:rsidRDefault="00E55214" w:rsidP="009B4070">
                        <w:pPr>
                          <w:pStyle w:val="NormalWeb"/>
                          <w:spacing w:before="0" w:beforeAutospacing="0" w:after="0" w:afterAutospacing="0"/>
                        </w:pPr>
                        <w:r>
                          <w:rPr>
                            <w:rFonts w:asciiTheme="minorHAnsi" w:hAnsi="Calibri" w:cstheme="minorBidi"/>
                            <w:color w:val="000000" w:themeColor="dark1"/>
                            <w:kern w:val="24"/>
                          </w:rPr>
                          <w:t>BOD ACC</w:t>
                        </w:r>
                      </w:p>
                    </w:txbxContent>
                  </v:textbox>
                </v:shape>
                <v:shape id="TextBox 9" o:spid="_x0000_s1151" type="#_x0000_t202" style="position:absolute;left:13641;top:21337;width:3689;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13BC79F3" w14:textId="77777777" w:rsidR="00E55214" w:rsidRDefault="00E55214" w:rsidP="009B4070">
                        <w:pPr>
                          <w:pStyle w:val="NormalWeb"/>
                          <w:spacing w:before="0" w:beforeAutospacing="0" w:after="0" w:afterAutospacing="0"/>
                        </w:pPr>
                        <w:r>
                          <w:rPr>
                            <w:rFonts w:asciiTheme="minorHAnsi" w:hAnsi="Calibri" w:cstheme="minorBidi"/>
                            <w:color w:val="000000" w:themeColor="dark1"/>
                            <w:kern w:val="24"/>
                          </w:rPr>
                          <w:t>AA</w:t>
                        </w:r>
                      </w:p>
                    </w:txbxContent>
                  </v:textbox>
                </v:shape>
                <v:shape id="Elbow Connector 617" o:spid="_x0000_s1152" type="#_x0000_t32" style="position:absolute;left:8211;top:32141;width:2721;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" strokecolor="#4f81bd [3204]">
                  <v:stroke endarrow="block"/>
                </v:shape>
                <v:shape id="TextBox 7" o:spid="_x0000_s1153" type="#_x0000_t202" style="position:absolute;left:11995;top:32608;width:7900;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35793B6D" w14:textId="77777777" w:rsidR="00E55214" w:rsidRDefault="00E55214" w:rsidP="009B4070">
                        <w:pPr>
                          <w:pStyle w:val="NormalWeb"/>
                          <w:spacing w:before="0" w:beforeAutospacing="0" w:after="0" w:afterAutospacing="0"/>
                        </w:pPr>
                        <w:r>
                          <w:rPr>
                            <w:rFonts w:asciiTheme="minorHAnsi" w:hAnsi="Calibri" w:cstheme="minorBidi"/>
                            <w:color w:val="000000" w:themeColor="dark1"/>
                            <w:kern w:val="24"/>
                          </w:rPr>
                          <w:t>DataArea</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36" o:spid="_x0000_s1154" type="#_x0000_t68" style="position:absolute;left:13529;top:25704;width:4366;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" adj="10800" fillcolor="#a5d5e2 [1624]" strokecolor="#40a7c2 [3048]">
                  <v:fill color2="#e4f2f6 [504]" rotate="t" angle="180" colors="0 #9eeaff;22938f #bbefff;1 #e4f9ff" focus="100%" type="gradient"/>
                </v:shape>
                <v:shape id="TextBox 5" o:spid="_x0000_s1155" type="#_x0000_t202" style="position:absolute;left:20942;top:12095;width:9697;height:14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w:txbxContent>
                      <w:p w14:paraId="4C41D6EB" w14:textId="77777777" w:rsidR="00E55214" w:rsidRDefault="00E55214" w:rsidP="009B4070">
                        <w:pPr>
                          <w:pStyle w:val="NormalWeb"/>
                          <w:spacing w:before="0" w:beforeAutospacing="0" w:after="0" w:afterAutospacing="0"/>
                        </w:pPr>
                        <w:r>
                          <w:rPr>
                            <w:rFonts w:asciiTheme="minorHAnsi" w:hAnsi="Calibri" w:cstheme="minorBidi"/>
                            <w:color w:val="000000" w:themeColor="dark1"/>
                            <w:kern w:val="24"/>
                          </w:rPr>
                          <w:t>AA ACC</w:t>
                        </w:r>
                      </w:p>
                    </w:txbxContent>
                  </v:textbox>
                </v:shape>
                <v:shape id="TextBox 10" o:spid="_x0000_s1156" type="#_x0000_t202" style="position:absolute;left:21919;top:14989;width:627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4397B297" w14:textId="77777777" w:rsidR="00E55214" w:rsidRDefault="00E55214" w:rsidP="009B4070">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11" o:spid="_x0000_s1157" type="#_x0000_t202" style="position:absolute;left:21838;top:22270;width:7937;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style="mso-fit-shape-to-text:t">
                    <w:txbxContent>
                      <w:p w14:paraId="1946F6DD" w14:textId="77777777" w:rsidR="00E55214" w:rsidRDefault="00E55214" w:rsidP="009B4070">
                        <w:pPr>
                          <w:pStyle w:val="NormalWeb"/>
                          <w:spacing w:before="0" w:beforeAutospacing="0" w:after="0" w:afterAutospacing="0"/>
                        </w:pPr>
                        <w:r>
                          <w:rPr>
                            <w:rFonts w:asciiTheme="minorHAnsi" w:hAnsi="Calibri" w:cstheme="minorBidi"/>
                            <w:color w:val="000000" w:themeColor="dark1"/>
                            <w:kern w:val="24"/>
                          </w:rPr>
                          <w:t>Extension</w:t>
                        </w:r>
                      </w:p>
                    </w:txbxContent>
                  </v:textbox>
                </v:shape>
                <v:line id="Straight Connector 641" o:spid="_x0000_s1158" style="position:absolute;visibility:visible;mso-wrap-style:square" from="22613,20148" to="24692,20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" strokecolor="#4579b8 [3044]">
                  <v:stroke dashstyle="dash"/>
                </v:line>
                <v:shape id="Straight Arrow Connector 642" o:spid="_x0000_s1159" type="#_x0000_t34" style="position:absolute;left:17330;top:19414;width:3612;height:335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" strokecolor="#4579b8 [3044]">
                  <v:stroke endarrow="block"/>
                </v:shape>
                <v:rect id="Rectangle 643" o:spid="_x0000_s1160" style="position:absolute;left:32152;top:15502;width:13264;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2770BFC" w14:textId="77777777" w:rsidR="00E55214" w:rsidRDefault="00E55214" w:rsidP="009B4070">
                        <w:r>
                          <w:t>All Extension ACC</w:t>
                        </w:r>
                      </w:p>
                    </w:txbxContent>
                  </v:textbox>
                </v:rect>
                <v:shape id="Up Arrow 644" o:spid="_x0000_s1161" type="#_x0000_t68" style="position:absolute;left:36212;top:18027;width:4366;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" adj="10800" fillcolor="#a5d5e2 [1624]" strokecolor="#40a7c2 [3048]">
                  <v:fill color2="#e4f2f6 [504]" rotate="t" angle="180" colors="0 #9eeaff;22938f #bbefff;1 #e4f9ff" focus="100%" type="gradient"/>
                </v:shape>
                <v:rect id="Rectangle 646" o:spid="_x0000_s1162" style="position:absolute;left:31993;top:2353;width:13265;height:1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10C08012" w14:textId="77777777" w:rsidR="00E55214" w:rsidRDefault="00E55214" w:rsidP="009B4070">
                        <w:r>
                          <w:t>Open User Area ACC</w:t>
                        </w:r>
                      </w:p>
                    </w:txbxContent>
                  </v:textbox>
                </v:rect>
                <v:shape id="TextBox 12" o:spid="_x0000_s1163" type="#_x0000_t202" style="position:absolute;left:34188;top:4403;width:10281;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12B5993" w14:textId="77777777" w:rsidR="00E55214" w:rsidRDefault="00E55214" w:rsidP="009B4070">
                        <w:pPr>
                          <w:pStyle w:val="NormalWeb"/>
                          <w:spacing w:before="0" w:beforeAutospacing="0" w:after="0" w:afterAutospacing="0"/>
                        </w:pPr>
                        <w:r>
                          <w:rPr>
                            <w:rFonts w:asciiTheme="minorHAnsi" w:hAnsi="Calibri" w:cstheme="minorBidi"/>
                            <w:color w:val="000000" w:themeColor="dark1"/>
                            <w:kern w:val="24"/>
                          </w:rPr>
                          <w:t>AnyExtension</w:t>
                        </w:r>
                      </w:p>
                    </w:txbxContent>
                  </v:textbox>
                </v:shape>
                <v:line id="Straight Connector 660" o:spid="_x0000_s1164" style="position:absolute;visibility:visible;mso-wrap-style:square" from="34691,12151" to="36770,1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" strokecolor="#4579b8 [3044]">
                  <v:stroke dashstyle="dash"/>
                </v:line>
                <v:shape id="TextBox 18" o:spid="_x0000_s1165" type="#_x0000_t202" style="position:absolute;left:34209;top:7987;width:6928;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6FDE4B27" w14:textId="77777777" w:rsidR="00E55214" w:rsidRDefault="00E55214" w:rsidP="009B4070">
                        <w:pPr>
                          <w:pStyle w:val="NormalWeb"/>
                          <w:spacing w:before="0" w:beforeAutospacing="0" w:after="0" w:afterAutospacing="0"/>
                        </w:pPr>
                        <w:r>
                          <w:rPr>
                            <w:rFonts w:asciiTheme="minorHAnsi" w:hAnsi="Calibri" w:cstheme="minorBidi"/>
                            <w:color w:val="000000" w:themeColor="dark1"/>
                            <w:kern w:val="24"/>
                          </w:rPr>
                          <w:t>Amount</w:t>
                        </w:r>
                      </w:p>
                    </w:txbxContent>
                  </v:textbox>
                </v:shape>
                <v:shape id="Up Arrow 662" o:spid="_x0000_s1166" type="#_x0000_t68" style="position:absolute;left:36211;top:13492;width:4367;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" adj="10800" fillcolor="#a5d5e2 [1624]" strokecolor="#40a7c2 [3048]">
                  <v:fill color2="#e4f2f6 [504]" rotate="t" angle="180" colors="0 #9eeaff;22938f #bbefff;1 #e4f9ff" focus="100%" type="gradient"/>
                </v:shape>
                <v:shape id="Elbow Connector 663" o:spid="_x0000_s1167" type="#_x0000_t34" style="position:absolute;left:29775;top:23705;width:2679;height:13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" strokecolor="#4f81bd [3204]">
                  <v:stroke endarrow="block"/>
                </v:shape>
                <v:shape id="TextBox 45" o:spid="_x0000_s1168" type="#_x0000_t202" style="position:absolute;left:48040;top:22771;width:5214;height:29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23F480A" w14:textId="77777777" w:rsidR="00E55214" w:rsidRDefault="00E55214" w:rsidP="009B4070">
                        <w:pPr>
                          <w:pStyle w:val="NormalWeb"/>
                          <w:spacing w:before="0" w:beforeAutospacing="0" w:after="0" w:afterAutospacing="0"/>
                        </w:pPr>
                        <w:r>
                          <w:rPr>
                            <w:rFonts w:asciiTheme="minorHAnsi" w:hAnsi="Calibri" w:cstheme="minorBidi"/>
                            <w:color w:val="000000" w:themeColor="dark1"/>
                            <w:kern w:val="24"/>
                          </w:rPr>
                          <w:t>IoTID</w:t>
                        </w:r>
                      </w:p>
                    </w:txbxContent>
                  </v:textbox>
                </v:shape>
                <v:shape id="TextBox 10" o:spid="_x0000_s1169" type="#_x0000_t202" style="position:absolute;left:47994;top:19180;width:7983;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" fillcolor="#a7bfde [1620]" strokecolor="#4579b8 [3044]" strokeweight="1pt">
                  <v:fill color2="#e4ecf5 [500]" rotate="t" angle="180" colors="0 #a3c4ff;22938f #bfd5ff;1 #e5eeff" focus="100%" type="gradient"/>
                  <v:stroke dashstyle="dash"/>
                  <v:shadow on="t" color="black" opacity="24903f" origin=",.5" offset="0,.55556mm"/>
                  <v:textbox style="mso-fit-shape-to-text:t">
                    <w:txbxContent>
                      <w:p w14:paraId="62DEC216" w14:textId="77777777" w:rsidR="00E55214" w:rsidRDefault="00E55214" w:rsidP="009B4070">
                        <w:pPr>
                          <w:pStyle w:val="NormalWeb"/>
                          <w:spacing w:before="0" w:beforeAutospacing="0" w:after="0" w:afterAutospacing="0"/>
                        </w:pPr>
                        <w:r>
                          <w:rPr>
                            <w:rFonts w:asciiTheme="minorHAnsi" w:hAnsi="Calibri" w:cstheme="minorBidi"/>
                            <w:color w:val="000000" w:themeColor="dark1"/>
                            <w:kern w:val="24"/>
                          </w:rPr>
                          <w:t>BrokerID</w:t>
                        </w:r>
                      </w:p>
                    </w:txbxContent>
                  </v:textbox>
                </v:shape>
                <v:shape id="TextBox 10" o:spid="_x0000_s1170" type="#_x0000_t202" style="position:absolute;left:33098;top:23442;width:12154;height:4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C7CDF76" w14:textId="77777777" w:rsidR="00E55214" w:rsidRDefault="00E55214"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E55214" w:rsidRDefault="00E55214" w:rsidP="009B4070">
                        <w:pPr>
                          <w:pStyle w:val="NormalWeb"/>
                          <w:spacing w:before="0" w:beforeAutospacing="0" w:after="0" w:afterAutospacing="0"/>
                        </w:pPr>
                        <w:r>
                          <w:rPr>
                            <w:rFonts w:asciiTheme="minorHAnsi" w:hAnsi="Calibri" w:cstheme="minorBidi"/>
                            <w:color w:val="000000" w:themeColor="dark1"/>
                            <w:kern w:val="24"/>
                          </w:rPr>
                          <w:t>Extension Group</w:t>
                        </w:r>
                      </w:p>
                    </w:txbxContent>
                  </v:textbox>
                </v:shape>
                <v:shape id="Elbow Connector 671" o:spid="_x0000_s1171" type="#_x0000_t34" style="position:absolute;left:45258;top:20901;width:1827;height:491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" strokecolor="#4f81bd [3204]">
                  <v:stroke endarrow="block"/>
                </v:shape>
                <w10:anchorlock/>
              </v:group>
            </w:pict>
          </mc:Fallback>
        </mc:AlternateContent>
      </w:r>
    </w:p>
    <w:p w14:paraId="75C76AEF" w14:textId="77777777" w:rsidR="009B4070" w:rsidRDefault="009B4070" w:rsidP="009B4070">
      <w:pPr>
        <w:pStyle w:val="Caption"/>
      </w:pPr>
      <w:bookmarkStart w:id="955" w:name="_Ref434405977"/>
      <w:r>
        <w:t xml:space="preserve">Figure </w:t>
      </w:r>
      <w:fldSimple w:instr=" SEQ Figure \* ARABIC ">
        <w:r w:rsidR="0093447A">
          <w:rPr>
            <w:noProof/>
          </w:rPr>
          <w:t>2</w:t>
        </w:r>
      </w:fldSimple>
      <w:bookmarkEnd w:id="955"/>
      <w:r>
        <w:t>: A model in the UI for user extension editing</w:t>
      </w:r>
    </w:p>
    <w:p w14:paraId="7E5E58CB" w14:textId="77777777" w:rsidR="00726509" w:rsidRDefault="00505C10" w:rsidP="002C4DD3">
      <w:r>
        <w:rPr>
          <w:noProof/>
          <w:lang w:bidi="th-TH"/>
        </w:rPr>
        <w:lastRenderedPageBreak/>
        <mc:AlternateContent>
          <mc:Choice Requires="wpc">
            <w:drawing>
              <wp:inline distT="0" distB="0" distL="0" distR="0" wp14:anchorId="2FC74E61" wp14:editId="0C16AE84">
                <wp:extent cx="5902657" cy="5957248"/>
                <wp:effectExtent l="0" t="0" r="22225" b="24765"/>
                <wp:docPr id="255" name="Canvas 2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88" name="Flowchart: Decision 288"/>
                        <wps:cNvSpPr/>
                        <wps:spPr>
                          <a:xfrm>
                            <a:off x="271501" y="2402009"/>
                            <a:ext cx="1658723" cy="614149"/>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E17F94" w14:textId="77777777" w:rsidR="00E55214" w:rsidRDefault="00E55214"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2" name="Text Box 492"/>
                        <wps:cNvSpPr txBox="1"/>
                        <wps:spPr>
                          <a:xfrm>
                            <a:off x="548974" y="1152149"/>
                            <a:ext cx="1104443" cy="3952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60BAD7" w14:textId="77777777" w:rsidR="00E55214" w:rsidRPr="005A04AC" w:rsidRDefault="00E55214">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 xml:space="preserve">Get the latest revision of the </w:t>
                              </w:r>
                              <w:r w:rsidRPr="005A265D">
                                <w:rPr>
                                  <w:rStyle w:val="CodeChar"/>
                                </w:rPr>
                                <w:t>u</w:t>
                              </w:r>
                              <w:r>
                                <w:rPr>
                                  <w:rStyle w:val="CodeChar"/>
                                </w:rPr>
                                <w:t>e</w:t>
                              </w:r>
                              <w:r w:rsidRPr="005A265D">
                                <w:rPr>
                                  <w:rStyle w:val="CodeChar"/>
                                </w:rPr>
                                <w:t>Acc</w:t>
                              </w:r>
                              <w:r>
                                <w:rPr>
                                  <w:rStyle w:val="CodeChar"/>
                                </w:rPr>
                                <w:t>.</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3" name="Text Box 493"/>
                        <wps:cNvSpPr txBox="1"/>
                        <wps:spPr>
                          <a:xfrm>
                            <a:off x="463086" y="2436125"/>
                            <a:ext cx="1296541" cy="4844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DE86A3" w14:textId="77777777" w:rsidR="00E55214" w:rsidRDefault="00E55214" w:rsidP="00726F9D">
                              <w:pPr>
                                <w:jc w:val="center"/>
                                <w:rPr>
                                  <w:b/>
                                  <w:bCs/>
                                </w:rPr>
                              </w:pPr>
                              <w:r w:rsidRPr="00726F9D">
                                <w:rPr>
                                  <w:b/>
                                  <w:bCs/>
                                </w:rPr>
                                <w:t>(</w:t>
                              </w:r>
                              <w:r>
                                <w:rPr>
                                  <w:b/>
                                  <w:bCs/>
                                </w:rPr>
                                <w:t>2</w:t>
                              </w:r>
                              <w:r w:rsidRPr="00726F9D">
                                <w:rPr>
                                  <w:b/>
                                  <w:bCs/>
                                </w:rPr>
                                <w:t>)</w:t>
                              </w:r>
                            </w:p>
                            <w:p w14:paraId="6ADFF6DA" w14:textId="77777777" w:rsidR="00E55214" w:rsidRPr="005A04AC" w:rsidRDefault="00E55214" w:rsidP="00726F9D">
                              <w:pPr>
                                <w:jc w:val="center"/>
                                <w:rPr>
                                  <w:sz w:val="18"/>
                                  <w:szCs w:val="18"/>
                                </w:rPr>
                              </w:pPr>
                              <w:r>
                                <w:t xml:space="preserve">Check state and ownership of </w:t>
                              </w:r>
                              <w:r w:rsidRPr="00726F9D">
                                <w:rPr>
                                  <w:rStyle w:val="CodeChar"/>
                                </w:rPr>
                                <w:t>u</w:t>
                              </w:r>
                              <w:r>
                                <w:rPr>
                                  <w:rStyle w:val="CodeChar"/>
                                </w:rPr>
                                <w:t>e</w:t>
                              </w:r>
                              <w:r w:rsidRPr="00726F9D">
                                <w:rPr>
                                  <w:rStyle w:val="CodeChar"/>
                                </w:rPr>
                                <w:t>Acc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4" name="Flowchart: Decision 494"/>
                        <wps:cNvSpPr/>
                        <wps:spPr>
                          <a:xfrm>
                            <a:off x="517679" y="1869599"/>
                            <a:ext cx="1166613" cy="341187"/>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A33865" w14:textId="77777777" w:rsidR="00E55214" w:rsidRDefault="00E55214"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5" name="Text Box 495"/>
                        <wps:cNvSpPr txBox="1"/>
                        <wps:spPr>
                          <a:xfrm>
                            <a:off x="701800" y="1924328"/>
                            <a:ext cx="853106" cy="191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2505C3" w14:textId="77777777" w:rsidR="00E55214" w:rsidRPr="005A04AC" w:rsidRDefault="00E55214"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7" name="Text Box 497"/>
                        <wps:cNvSpPr txBox="1"/>
                        <wps:spPr>
                          <a:xfrm>
                            <a:off x="2680982" y="204673"/>
                            <a:ext cx="1242445" cy="4640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47090F" w14:textId="77777777" w:rsidR="00E55214" w:rsidRPr="005A04AC" w:rsidRDefault="00E55214">
                              <w:pPr>
                                <w:rPr>
                                  <w:sz w:val="18"/>
                                  <w:szCs w:val="18"/>
                                </w:rPr>
                              </w:pPr>
                              <w:r>
                                <w:rPr>
                                  <w:sz w:val="18"/>
                                  <w:szCs w:val="18"/>
                                </w:rPr>
                                <w:t>Go to Editing User Extension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8" name="Text Box 498"/>
                        <wps:cNvSpPr txBox="1"/>
                        <wps:spPr>
                          <a:xfrm>
                            <a:off x="2680411" y="1002715"/>
                            <a:ext cx="1732260" cy="7783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64BDB0" w14:textId="77777777" w:rsidR="00E55214" w:rsidRPr="005A04AC" w:rsidRDefault="00E55214">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9" name="Text Box 499"/>
                        <wps:cNvSpPr txBox="1"/>
                        <wps:spPr>
                          <a:xfrm>
                            <a:off x="2680411" y="2285766"/>
                            <a:ext cx="1242445" cy="8462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F53B53" w14:textId="77777777" w:rsidR="00E55214" w:rsidRPr="005A04AC" w:rsidRDefault="00E55214">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295" name="Elbow Connector 295"/>
                        <wps:cNvCnPr>
                          <a:stCxn id="500" idx="3"/>
                          <a:endCxn id="497" idx="2"/>
                        </wps:cNvCnPr>
                        <wps:spPr>
                          <a:xfrm flipH="1" flipV="1">
                            <a:off x="3302170" y="668740"/>
                            <a:ext cx="2185863" cy="1627385"/>
                          </a:xfrm>
                          <a:prstGeom prst="bentConnector4">
                            <a:avLst>
                              <a:gd name="adj1" fmla="val -10458"/>
                              <a:gd name="adj2" fmla="val 9014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0" name="Text Box 500"/>
                        <wps:cNvSpPr txBox="1"/>
                        <wps:spPr>
                          <a:xfrm>
                            <a:off x="4245588" y="2040305"/>
                            <a:ext cx="1242445" cy="511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B80376" w14:textId="77777777" w:rsidR="00E55214" w:rsidRPr="005A04AC" w:rsidRDefault="00E55214">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1" name="Text Box 501"/>
                        <wps:cNvSpPr txBox="1"/>
                        <wps:spPr>
                          <a:xfrm>
                            <a:off x="4245739" y="2722603"/>
                            <a:ext cx="1242445" cy="471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15B77A" w14:textId="77777777" w:rsidR="00E55214" w:rsidRPr="005A04AC" w:rsidRDefault="00E55214">
                              <w:pPr>
                                <w:rPr>
                                  <w:sz w:val="18"/>
                                  <w:szCs w:val="18"/>
                                </w:rPr>
                              </w:pPr>
                              <w:r>
                                <w:rPr>
                                  <w:sz w:val="18"/>
                                  <w:szCs w:val="18"/>
                                </w:rPr>
                                <w:t>Return to the previous top-level ABIE editing page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2" name="Text Box 502"/>
                        <wps:cNvSpPr txBox="1"/>
                        <wps:spPr>
                          <a:xfrm>
                            <a:off x="2680578" y="3431702"/>
                            <a:ext cx="1242445" cy="9833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68DB2F" w14:textId="77777777" w:rsidR="00E55214" w:rsidRPr="005A04AC" w:rsidRDefault="00E55214">
                              <w:pPr>
                                <w:rPr>
                                  <w:sz w:val="18"/>
                                  <w:szCs w:val="18"/>
                                </w:rPr>
                              </w:pPr>
                              <w:r>
                                <w:rPr>
                                  <w:sz w:val="18"/>
                                  <w:szCs w:val="18"/>
                                </w:rPr>
                                <w:t>Indicate to the user that the eACC is being extended by another user.</w:t>
                              </w:r>
                              <w:r w:rsidRPr="005A04AC">
                                <w:rPr>
                                  <w:sz w:val="18"/>
                                  <w:szCs w:val="18"/>
                                </w:rPr>
                                <w:t xml:space="preserve"> </w:t>
                              </w:r>
                              <w:r>
                                <w:rPr>
                                  <w:sz w:val="18"/>
                                  <w:szCs w:val="18"/>
                                </w:rPr>
                                <w:t>Indicate which user. It is available for review. Ask the user whether he’d like to review the extension.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3" name="Text Box 503"/>
                        <wps:cNvSpPr txBox="1"/>
                        <wps:spPr>
                          <a:xfrm>
                            <a:off x="4243495" y="3752961"/>
                            <a:ext cx="1242445" cy="4096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32E7EC" w14:textId="77777777" w:rsidR="00E55214" w:rsidRPr="005A04AC" w:rsidRDefault="00E55214">
                              <w:pPr>
                                <w:rPr>
                                  <w:sz w:val="18"/>
                                  <w:szCs w:val="18"/>
                                </w:rPr>
                              </w:pPr>
                              <w:r>
                                <w:rPr>
                                  <w:sz w:val="18"/>
                                  <w:szCs w:val="18"/>
                                </w:rPr>
                                <w:t>Go to Review User Extension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5" name="Text Box 505"/>
                        <wps:cNvSpPr txBox="1"/>
                        <wps:spPr>
                          <a:xfrm>
                            <a:off x="435197" y="4126024"/>
                            <a:ext cx="1338960" cy="7939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CB143E" w14:textId="77777777" w:rsidR="00E55214" w:rsidRPr="005A04AC" w:rsidRDefault="00E55214">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6" name="Elbow Connector 506"/>
                        <wps:cNvCnPr>
                          <a:stCxn id="288" idx="3"/>
                          <a:endCxn id="497" idx="1"/>
                        </wps:cNvCnPr>
                        <wps:spPr>
                          <a:xfrm flipV="1">
                            <a:off x="1930224" y="436707"/>
                            <a:ext cx="750758" cy="2272377"/>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7" name="Text Box 507"/>
                        <wps:cNvSpPr txBox="1"/>
                        <wps:spPr>
                          <a:xfrm>
                            <a:off x="2441162" y="200412"/>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EB26FF" w14:textId="77777777" w:rsidR="00E55214" w:rsidRPr="005A04AC" w:rsidRDefault="00E55214" w:rsidP="000047FD">
                              <w:pPr>
                                <w:jc w:val="center"/>
                                <w:rPr>
                                  <w:sz w:val="18"/>
                                  <w:szCs w:val="18"/>
                                </w:rPr>
                              </w:pPr>
                              <w:r>
                                <w:rPr>
                                  <w:b/>
                                  <w:bCs/>
                                  <w:sz w:val="18"/>
                                  <w:szCs w:val="18"/>
                                </w:rPr>
                                <w:t>#a</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8" name="Elbow Connector 508"/>
                        <wps:cNvCnPr>
                          <a:stCxn id="288" idx="3"/>
                          <a:endCxn id="498" idx="1"/>
                        </wps:cNvCnPr>
                        <wps:spPr>
                          <a:xfrm flipV="1">
                            <a:off x="1930224" y="1391874"/>
                            <a:ext cx="750187" cy="1317210"/>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0" name="Text Box 510"/>
                        <wps:cNvSpPr txBox="1"/>
                        <wps:spPr>
                          <a:xfrm>
                            <a:off x="2399386" y="1186903"/>
                            <a:ext cx="19900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2CECCE" w14:textId="77777777" w:rsidR="00E55214" w:rsidRPr="005A04AC" w:rsidRDefault="00E55214" w:rsidP="000047FD">
                              <w:pPr>
                                <w:jc w:val="center"/>
                                <w:rPr>
                                  <w:sz w:val="18"/>
                                  <w:szCs w:val="18"/>
                                </w:rPr>
                              </w:pPr>
                              <w:r>
                                <w:rPr>
                                  <w:b/>
                                  <w:bCs/>
                                  <w:sz w:val="18"/>
                                  <w:szCs w:val="18"/>
                                </w:rPr>
                                <w:t>#b</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1" name="Straight Arrow Connector 511"/>
                        <wps:cNvCnPr>
                          <a:stCxn id="288" idx="3"/>
                          <a:endCxn id="499" idx="1"/>
                        </wps:cNvCnPr>
                        <wps:spPr>
                          <a:xfrm flipV="1">
                            <a:off x="1930224" y="2708896"/>
                            <a:ext cx="750187" cy="188"/>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2" name="Oval 512"/>
                        <wps:cNvSpPr/>
                        <wps:spPr>
                          <a:xfrm>
                            <a:off x="4138415" y="371205"/>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Straight Arrow Connector 513"/>
                        <wps:cNvCnPr>
                          <a:stCxn id="497" idx="3"/>
                          <a:endCxn id="512" idx="2"/>
                        </wps:cNvCnPr>
                        <wps:spPr>
                          <a:xfrm flipV="1">
                            <a:off x="3923427" y="430573"/>
                            <a:ext cx="214988" cy="613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4" name="Oval 514"/>
                        <wps:cNvSpPr/>
                        <wps:spPr>
                          <a:xfrm>
                            <a:off x="4618609" y="129943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Straight Arrow Connector 515"/>
                        <wps:cNvCnPr>
                          <a:stCxn id="498" idx="3"/>
                          <a:endCxn id="514" idx="2"/>
                        </wps:cNvCnPr>
                        <wps:spPr>
                          <a:xfrm flipV="1">
                            <a:off x="4412574" y="1358802"/>
                            <a:ext cx="206035" cy="3307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6" name="Elbow Connector 516"/>
                        <wps:cNvCnPr>
                          <a:stCxn id="499" idx="3"/>
                          <a:endCxn id="500" idx="1"/>
                        </wps:cNvCnPr>
                        <wps:spPr>
                          <a:xfrm flipV="1">
                            <a:off x="3922786" y="2296125"/>
                            <a:ext cx="322802" cy="412771"/>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7" name="Text Box 517"/>
                        <wps:cNvSpPr txBox="1"/>
                        <wps:spPr>
                          <a:xfrm>
                            <a:off x="4050863" y="212533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CD897C" w14:textId="77777777" w:rsidR="00E55214" w:rsidRPr="005A04AC" w:rsidRDefault="00E55214"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8" name="Elbow Connector 518"/>
                        <wps:cNvCnPr>
                          <a:stCxn id="499" idx="3"/>
                          <a:endCxn id="501" idx="1"/>
                        </wps:cNvCnPr>
                        <wps:spPr>
                          <a:xfrm>
                            <a:off x="3922786" y="2708896"/>
                            <a:ext cx="322953" cy="249275"/>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9" name="Text Box 519"/>
                        <wps:cNvSpPr txBox="1"/>
                        <wps:spPr>
                          <a:xfrm>
                            <a:off x="4052244" y="296138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FCD467" w14:textId="77777777" w:rsidR="00E55214" w:rsidRPr="005A04AC" w:rsidRDefault="00E55214"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0" name="Elbow Connector 520"/>
                        <wps:cNvCnPr>
                          <a:stCxn id="502" idx="3"/>
                          <a:endCxn id="501" idx="1"/>
                        </wps:cNvCnPr>
                        <wps:spPr>
                          <a:xfrm flipV="1">
                            <a:off x="3922953" y="2958171"/>
                            <a:ext cx="322786" cy="965206"/>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1" name="Text Box 521"/>
                        <wps:cNvSpPr txBox="1"/>
                        <wps:spPr>
                          <a:xfrm>
                            <a:off x="4052244" y="2790598"/>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5746E7" w14:textId="77777777" w:rsidR="00E55214" w:rsidRPr="005A04AC" w:rsidRDefault="00E55214"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2" name="Straight Arrow Connector 522"/>
                        <wps:cNvCnPr>
                          <a:stCxn id="502" idx="3"/>
                          <a:endCxn id="503" idx="1"/>
                        </wps:cNvCnPr>
                        <wps:spPr>
                          <a:xfrm>
                            <a:off x="3923023" y="3923377"/>
                            <a:ext cx="320472" cy="34387"/>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3" name="Oval 523"/>
                        <wps:cNvSpPr/>
                        <wps:spPr>
                          <a:xfrm>
                            <a:off x="4806747" y="338942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Arrow Connector 524"/>
                        <wps:cNvCnPr>
                          <a:stCxn id="501" idx="2"/>
                          <a:endCxn id="523" idx="0"/>
                        </wps:cNvCnPr>
                        <wps:spPr>
                          <a:xfrm flipH="1">
                            <a:off x="4866115" y="3193738"/>
                            <a:ext cx="847" cy="19568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5" name="Straight Arrow Connector 525"/>
                        <wps:cNvCnPr>
                          <a:stCxn id="503" idx="0"/>
                          <a:endCxn id="523" idx="4"/>
                        </wps:cNvCnPr>
                        <wps:spPr>
                          <a:xfrm flipV="1">
                            <a:off x="4864683" y="3508159"/>
                            <a:ext cx="1432" cy="2448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6" name="Text Box 526"/>
                        <wps:cNvSpPr txBox="1"/>
                        <wps:spPr>
                          <a:xfrm>
                            <a:off x="2441162" y="253822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6505B0" w14:textId="77777777" w:rsidR="00E55214" w:rsidRPr="005A04AC" w:rsidRDefault="00E55214" w:rsidP="000047FD">
                              <w:pPr>
                                <w:jc w:val="center"/>
                                <w:rPr>
                                  <w:sz w:val="18"/>
                                  <w:szCs w:val="18"/>
                                </w:rPr>
                              </w:pPr>
                              <w:r>
                                <w:rPr>
                                  <w:b/>
                                  <w:bCs/>
                                  <w:sz w:val="18"/>
                                  <w:szCs w:val="18"/>
                                </w:rPr>
                                <w:t>#c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7" name="Elbow Connector 527"/>
                        <wps:cNvCnPr>
                          <a:stCxn id="288" idx="3"/>
                          <a:endCxn id="502" idx="1"/>
                        </wps:cNvCnPr>
                        <wps:spPr>
                          <a:xfrm>
                            <a:off x="1930224" y="2709084"/>
                            <a:ext cx="750354" cy="1214293"/>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8" name="Text Box 528"/>
                        <wps:cNvSpPr txBox="1"/>
                        <wps:spPr>
                          <a:xfrm>
                            <a:off x="2399251" y="3691259"/>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6142CE" w14:textId="77777777" w:rsidR="00E55214" w:rsidRPr="005A04AC" w:rsidRDefault="00E55214" w:rsidP="000047FD">
                              <w:pPr>
                                <w:jc w:val="center"/>
                                <w:rPr>
                                  <w:sz w:val="18"/>
                                  <w:szCs w:val="18"/>
                                </w:rPr>
                              </w:pPr>
                              <w:r>
                                <w:rPr>
                                  <w:b/>
                                  <w:bCs/>
                                  <w:sz w:val="18"/>
                                  <w:szCs w:val="18"/>
                                </w:rPr>
                                <w:t>#d</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9" name="Text Box 529"/>
                        <wps:cNvSpPr txBox="1"/>
                        <wps:spPr>
                          <a:xfrm>
                            <a:off x="4086355" y="3749277"/>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1C0C45" w14:textId="77777777" w:rsidR="00E55214" w:rsidRPr="005A04AC" w:rsidRDefault="00E55214"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0" name="Straight Arrow Connector 530"/>
                        <wps:cNvCnPr>
                          <a:stCxn id="288" idx="2"/>
                          <a:endCxn id="505" idx="0"/>
                        </wps:cNvCnPr>
                        <wps:spPr>
                          <a:xfrm>
                            <a:off x="1100863" y="3016158"/>
                            <a:ext cx="3777" cy="110986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1" name="Elbow Connector 531"/>
                        <wps:cNvCnPr>
                          <a:stCxn id="505" idx="3"/>
                          <a:endCxn id="501" idx="3"/>
                        </wps:cNvCnPr>
                        <wps:spPr>
                          <a:xfrm flipV="1">
                            <a:off x="1774082" y="2958171"/>
                            <a:ext cx="3714102" cy="1564850"/>
                          </a:xfrm>
                          <a:prstGeom prst="bentConnector3">
                            <a:avLst>
                              <a:gd name="adj1" fmla="val 106155"/>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2" name="Text Box 532"/>
                        <wps:cNvSpPr txBox="1"/>
                        <wps:spPr>
                          <a:xfrm>
                            <a:off x="476190" y="5434036"/>
                            <a:ext cx="1242445" cy="4549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38AAF9" w14:textId="77777777" w:rsidR="00E55214" w:rsidRPr="005A04AC" w:rsidRDefault="00E55214">
                              <w:pPr>
                                <w:rPr>
                                  <w:sz w:val="18"/>
                                  <w:szCs w:val="18"/>
                                </w:rPr>
                              </w:pPr>
                              <w:r>
                                <w:rPr>
                                  <w:b/>
                                  <w:bCs/>
                                  <w:sz w:val="18"/>
                                  <w:szCs w:val="18"/>
                                </w:rPr>
                                <w:t xml:space="preserve">(3) </w:t>
                              </w:r>
                              <w:r>
                                <w:rPr>
                                  <w:sz w:val="18"/>
                                  <w:szCs w:val="18"/>
                                </w:rPr>
                                <w:t>Go to Create a New User Extension Group ACC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3" name="Text Box 533"/>
                        <wps:cNvSpPr txBox="1"/>
                        <wps:spPr>
                          <a:xfrm>
                            <a:off x="5553497" y="296139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E12715" w14:textId="77777777" w:rsidR="00E55214" w:rsidRPr="005A04AC" w:rsidRDefault="00E55214"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4" name="Straight Arrow Connector 534"/>
                        <wps:cNvCnPr>
                          <a:stCxn id="572" idx="4"/>
                          <a:endCxn id="492" idx="0"/>
                        </wps:cNvCnPr>
                        <wps:spPr>
                          <a:xfrm flipH="1">
                            <a:off x="1101196" y="875166"/>
                            <a:ext cx="258" cy="27698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5" name="Straight Arrow Connector 535"/>
                        <wps:cNvCnPr>
                          <a:stCxn id="492" idx="2"/>
                          <a:endCxn id="494" idx="0"/>
                        </wps:cNvCnPr>
                        <wps:spPr>
                          <a:xfrm flipH="1">
                            <a:off x="1100986" y="1547397"/>
                            <a:ext cx="210" cy="3222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6" name="Straight Arrow Connector 536"/>
                        <wps:cNvCnPr>
                          <a:stCxn id="494" idx="2"/>
                          <a:endCxn id="288" idx="0"/>
                        </wps:cNvCnPr>
                        <wps:spPr>
                          <a:xfrm flipH="1">
                            <a:off x="1100863" y="2210786"/>
                            <a:ext cx="123" cy="19122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9" name="Straight Arrow Connector 539"/>
                        <wps:cNvCnPr>
                          <a:stCxn id="505" idx="2"/>
                          <a:endCxn id="549" idx="1"/>
                        </wps:cNvCnPr>
                        <wps:spPr>
                          <a:xfrm rot="16200000" flipH="1">
                            <a:off x="1465132" y="4559525"/>
                            <a:ext cx="289107" cy="1010090"/>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0" name="Elbow Connector 540"/>
                        <wps:cNvCnPr>
                          <a:stCxn id="494" idx="1"/>
                          <a:endCxn id="532" idx="1"/>
                        </wps:cNvCnPr>
                        <wps:spPr>
                          <a:xfrm rot="10800000" flipV="1">
                            <a:off x="476191" y="2040193"/>
                            <a:ext cx="41489" cy="3621330"/>
                          </a:xfrm>
                          <a:prstGeom prst="bentConnector3">
                            <a:avLst>
                              <a:gd name="adj1" fmla="val 650989"/>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1" name="Text Box 541"/>
                        <wps:cNvSpPr txBox="1"/>
                        <wps:spPr>
                          <a:xfrm>
                            <a:off x="359117" y="186961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83A47A" w14:textId="77777777" w:rsidR="00E55214" w:rsidRPr="005A04AC" w:rsidRDefault="00E55214"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2" name="Text Box 542"/>
                        <wps:cNvSpPr txBox="1"/>
                        <wps:spPr>
                          <a:xfrm>
                            <a:off x="1097856" y="2210703"/>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996EB0" w14:textId="77777777" w:rsidR="00E55214" w:rsidRPr="005A04AC" w:rsidRDefault="00E55214"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3" name="Text Box 543"/>
                        <wps:cNvSpPr txBox="1"/>
                        <wps:spPr>
                          <a:xfrm>
                            <a:off x="1155993" y="5075140"/>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818983" w14:textId="77777777" w:rsidR="00E55214" w:rsidRPr="005A04AC" w:rsidRDefault="00E55214"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4" name="Oval 544"/>
                        <wps:cNvSpPr/>
                        <wps:spPr>
                          <a:xfrm>
                            <a:off x="1930376" y="5602959"/>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Straight Arrow Connector 545"/>
                        <wps:cNvCnPr>
                          <a:stCxn id="532" idx="3"/>
                          <a:endCxn id="544" idx="2"/>
                        </wps:cNvCnPr>
                        <wps:spPr>
                          <a:xfrm>
                            <a:off x="1718635" y="5661523"/>
                            <a:ext cx="211741" cy="80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9" name="Text Box 549"/>
                        <wps:cNvSpPr txBox="1"/>
                        <wps:spPr>
                          <a:xfrm>
                            <a:off x="2114730" y="4983926"/>
                            <a:ext cx="1345360" cy="450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D353E7" w14:textId="77777777" w:rsidR="00E55214" w:rsidRPr="005A04AC" w:rsidRDefault="00E55214">
                              <w:pPr>
                                <w:rPr>
                                  <w:sz w:val="18"/>
                                  <w:szCs w:val="18"/>
                                </w:rPr>
                              </w:pPr>
                              <w:r>
                                <w:rPr>
                                  <w:b/>
                                  <w:bCs/>
                                  <w:sz w:val="18"/>
                                  <w:szCs w:val="18"/>
                                </w:rPr>
                                <w:t xml:space="preserve">(4) </w:t>
                              </w:r>
                              <w:r>
                                <w:rPr>
                                  <w:sz w:val="18"/>
                                  <w:szCs w:val="18"/>
                                </w:rPr>
                                <w:t>Go to Create a New User Extension Group ACC Revision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50" name="Straight Arrow Connector 539"/>
                        <wps:cNvCnPr>
                          <a:stCxn id="549" idx="2"/>
                          <a:endCxn id="544" idx="6"/>
                        </wps:cNvCnPr>
                        <wps:spPr>
                          <a:xfrm rot="5400000">
                            <a:off x="2304258" y="5179175"/>
                            <a:ext cx="228006" cy="738299"/>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72" name="Oval 572"/>
                        <wps:cNvSpPr/>
                        <wps:spPr>
                          <a:xfrm>
                            <a:off x="1042086" y="756431"/>
                            <a:ext cx="118735" cy="118735"/>
                          </a:xfrm>
                          <a:prstGeom prst="ellipse">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ext Box 573"/>
                        <wps:cNvSpPr txBox="1"/>
                        <wps:spPr>
                          <a:xfrm>
                            <a:off x="1156063" y="3022980"/>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84DE53" w14:textId="77777777" w:rsidR="00E55214" w:rsidRPr="005A04AC" w:rsidRDefault="00E55214" w:rsidP="000047FD">
                              <w:pPr>
                                <w:jc w:val="center"/>
                                <w:rPr>
                                  <w:sz w:val="18"/>
                                  <w:szCs w:val="18"/>
                                </w:rPr>
                              </w:pPr>
                              <w:r>
                                <w:rPr>
                                  <w:b/>
                                  <w:bCs/>
                                  <w:sz w:val="18"/>
                                  <w:szCs w:val="18"/>
                                </w:rPr>
                                <w:t>#e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c:wpc>
                  </a:graphicData>
                </a:graphic>
              </wp:inline>
            </w:drawing>
          </mc:Choice>
          <mc:Fallback>
            <w:pict>
              <v:group w14:anchorId="2FC74E61" id="Canvas 255" o:spid="_x0000_s1172" editas="canvas" style="width:464.8pt;height:469.05pt;mso-position-horizontal-relative:char;mso-position-vertical-relative:line" coordsize="59023,59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">
                <v:shape id="_x0000_s1173" type="#_x0000_t75" style="position:absolute;width:59023;height:59569;visibility:visible;mso-wrap-style:square" stroked="t">
                  <v:fill o:detectmouseclick="t"/>
                  <v:path o:connecttype="none"/>
                </v:shape>
                <v:shapetype id="_x0000_t110" coordsize="21600,21600" o:spt="110" path="m10800,l,10800,10800,21600,21600,10800xe">
                  <v:stroke joinstyle="miter"/>
                  <v:path gradientshapeok="t" o:connecttype="rect" textboxrect="5400,5400,16200,16200"/>
                </v:shapetype>
                <v:shape id="Flowchart: Decision 288" o:spid="_x0000_s1174" type="#_x0000_t110" style="position:absolute;left:2715;top:24020;width:16587;height:6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" fillcolor="white [3201]" strokeweight=".5pt">
                  <v:textbox inset="0,0,0,0">
                    <w:txbxContent>
                      <w:p w14:paraId="55E17F94" w14:textId="77777777" w:rsidR="00E55214" w:rsidRDefault="00E55214" w:rsidP="00726F9D">
                        <w:pPr>
                          <w:jc w:val="center"/>
                        </w:pPr>
                      </w:p>
                    </w:txbxContent>
                  </v:textbox>
                </v:shape>
                <v:shape id="Text Box 492" o:spid="_x0000_s1175" type="#_x0000_t202" style="position:absolute;left:5489;top:11521;width:11045;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" fillcolor="white [3201]" strokeweight=".5pt">
                  <v:textbox inset="1.44pt,1.44pt,1.44pt,1.44pt">
                    <w:txbxContent>
                      <w:p w14:paraId="5560BAD7" w14:textId="77777777" w:rsidR="00E55214" w:rsidRPr="005A04AC" w:rsidRDefault="00E55214">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 xml:space="preserve">Get the latest revision of the </w:t>
                        </w:r>
                        <w:r w:rsidRPr="005A265D">
                          <w:rPr>
                            <w:rStyle w:val="CodeChar"/>
                          </w:rPr>
                          <w:t>u</w:t>
                        </w:r>
                        <w:r>
                          <w:rPr>
                            <w:rStyle w:val="CodeChar"/>
                          </w:rPr>
                          <w:t>e</w:t>
                        </w:r>
                        <w:r w:rsidRPr="005A265D">
                          <w:rPr>
                            <w:rStyle w:val="CodeChar"/>
                          </w:rPr>
                          <w:t>Acc</w:t>
                        </w:r>
                        <w:r>
                          <w:rPr>
                            <w:rStyle w:val="CodeChar"/>
                          </w:rPr>
                          <w:t>.</w:t>
                        </w:r>
                      </w:p>
                    </w:txbxContent>
                  </v:textbox>
                </v:shape>
                <v:shape id="Text Box 493" o:spid="_x0000_s1176" type="#_x0000_t202" style="position:absolute;left:4630;top:24361;width:12966;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" filled="f" stroked="f" strokeweight=".5pt">
                  <v:textbox inset="1.44pt,1.44pt,1.44pt,1.44pt">
                    <w:txbxContent>
                      <w:p w14:paraId="63DE86A3" w14:textId="77777777" w:rsidR="00E55214" w:rsidRDefault="00E55214" w:rsidP="00726F9D">
                        <w:pPr>
                          <w:jc w:val="center"/>
                          <w:rPr>
                            <w:b/>
                            <w:bCs/>
                          </w:rPr>
                        </w:pPr>
                        <w:r w:rsidRPr="00726F9D">
                          <w:rPr>
                            <w:b/>
                            <w:bCs/>
                          </w:rPr>
                          <w:t>(</w:t>
                        </w:r>
                        <w:r>
                          <w:rPr>
                            <w:b/>
                            <w:bCs/>
                          </w:rPr>
                          <w:t>2</w:t>
                        </w:r>
                        <w:r w:rsidRPr="00726F9D">
                          <w:rPr>
                            <w:b/>
                            <w:bCs/>
                          </w:rPr>
                          <w:t>)</w:t>
                        </w:r>
                      </w:p>
                      <w:p w14:paraId="6ADFF6DA" w14:textId="77777777" w:rsidR="00E55214" w:rsidRPr="005A04AC" w:rsidRDefault="00E55214" w:rsidP="00726F9D">
                        <w:pPr>
                          <w:jc w:val="center"/>
                          <w:rPr>
                            <w:sz w:val="18"/>
                            <w:szCs w:val="18"/>
                          </w:rPr>
                        </w:pPr>
                        <w:r>
                          <w:t xml:space="preserve">Check state and ownership of </w:t>
                        </w:r>
                        <w:r w:rsidRPr="00726F9D">
                          <w:rPr>
                            <w:rStyle w:val="CodeChar"/>
                          </w:rPr>
                          <w:t>u</w:t>
                        </w:r>
                        <w:r>
                          <w:rPr>
                            <w:rStyle w:val="CodeChar"/>
                          </w:rPr>
                          <w:t>e</w:t>
                        </w:r>
                        <w:r w:rsidRPr="00726F9D">
                          <w:rPr>
                            <w:rStyle w:val="CodeChar"/>
                          </w:rPr>
                          <w:t>Acc</w:t>
                        </w:r>
                      </w:p>
                    </w:txbxContent>
                  </v:textbox>
                </v:shape>
                <v:shape id="Flowchart: Decision 494" o:spid="_x0000_s1177" type="#_x0000_t110" style="position:absolute;left:5176;top:18695;width:11666;height:3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" fillcolor="white [3201]" strokeweight=".5pt">
                  <v:textbox inset="0,0,0,0">
                    <w:txbxContent>
                      <w:p w14:paraId="09A33865" w14:textId="77777777" w:rsidR="00E55214" w:rsidRDefault="00E55214" w:rsidP="00726F9D">
                        <w:pPr>
                          <w:jc w:val="center"/>
                        </w:pPr>
                      </w:p>
                    </w:txbxContent>
                  </v:textbox>
                </v:shape>
                <v:shape id="Text Box 495" o:spid="_x0000_s1178" type="#_x0000_t202" style="position:absolute;left:7018;top:19243;width:8531;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" filled="f" stroked="f" strokeweight=".5pt">
                  <v:textbox inset="1.44pt,1.44pt,1.44pt,1.44pt">
                    <w:txbxContent>
                      <w:p w14:paraId="712505C3" w14:textId="77777777" w:rsidR="00E55214" w:rsidRPr="005A04AC" w:rsidRDefault="00E55214"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v:textbox>
                </v:shape>
                <v:shape id="Text Box 497" o:spid="_x0000_s1179" type="#_x0000_t202" style="position:absolute;left:26809;top:2046;width:12425;height:4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" fillcolor="white [3201]" strokeweight=".5pt">
                  <v:textbox inset="1.44pt,1.44pt,1.44pt,1.44pt">
                    <w:txbxContent>
                      <w:p w14:paraId="2247090F" w14:textId="77777777" w:rsidR="00E55214" w:rsidRPr="005A04AC" w:rsidRDefault="00E55214">
                        <w:pPr>
                          <w:rPr>
                            <w:sz w:val="18"/>
                            <w:szCs w:val="18"/>
                          </w:rPr>
                        </w:pPr>
                        <w:r>
                          <w:rPr>
                            <w:sz w:val="18"/>
                            <w:szCs w:val="18"/>
                          </w:rPr>
                          <w:t>Go to Editing User Extension Group ACC use case.</w:t>
                        </w:r>
                        <w:r w:rsidRPr="005A04AC">
                          <w:rPr>
                            <w:sz w:val="18"/>
                            <w:szCs w:val="18"/>
                          </w:rPr>
                          <w:t xml:space="preserve"> </w:t>
                        </w:r>
                      </w:p>
                    </w:txbxContent>
                  </v:textbox>
                </v:shape>
                <v:shape id="Text Box 498" o:spid="_x0000_s1180" type="#_x0000_t202" style="position:absolute;left:26804;top:10027;width:17322;height:7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" fillcolor="white [3201]" strokeweight=".5pt">
                  <v:textbox inset="1.44pt,1.44pt,1.44pt,1.44pt">
                    <w:txbxContent>
                      <w:p w14:paraId="3E64BDB0" w14:textId="77777777" w:rsidR="00E55214" w:rsidRPr="005A04AC" w:rsidRDefault="00E55214">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v:textbox>
                </v:shape>
                <v:shape id="Text Box 499" o:spid="_x0000_s1181" type="#_x0000_t202" style="position:absolute;left:26804;top:22857;width:12424;height:8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" fillcolor="white [3201]" strokeweight=".5pt">
                  <v:textbox inset="1.44pt,1.44pt,1.44pt,1.44pt">
                    <w:txbxContent>
                      <w:p w14:paraId="27F53B53" w14:textId="77777777" w:rsidR="00E55214" w:rsidRPr="005A04AC" w:rsidRDefault="00E55214">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v:textbox>
                </v:shape>
                <v:shape id="Elbow Connector 295" o:spid="_x0000_s1182" type="#_x0000_t35" style="position:absolute;left:33021;top:6687;width:21859;height:1627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" adj="-2259,19471" strokecolor="black [3213]">
                  <v:stroke startarrowwidth="narrow" startarrowlength="short" endarrow="open"/>
                </v:shape>
                <v:shape id="Text Box 500" o:spid="_x0000_s1183" type="#_x0000_t202" style="position:absolute;left:42455;top:20403;width:12425;height:5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" fillcolor="white [3201]" strokeweight=".5pt">
                  <v:textbox inset="1.44pt,1.44pt,1.44pt,1.44pt">
                    <w:txbxContent>
                      <w:p w14:paraId="21B80376" w14:textId="77777777" w:rsidR="00E55214" w:rsidRPr="005A04AC" w:rsidRDefault="00E55214">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v:textbox>
                </v:shape>
                <v:shape id="Text Box 501" o:spid="_x0000_s1184" type="#_x0000_t202" style="position:absolute;left:42457;top:27226;width:12424;height:4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" fillcolor="white [3201]" strokeweight=".5pt">
                  <v:textbox inset="1.44pt,1.44pt,1.44pt,1.44pt">
                    <w:txbxContent>
                      <w:p w14:paraId="0B15B77A" w14:textId="77777777" w:rsidR="00E55214" w:rsidRPr="005A04AC" w:rsidRDefault="00E55214">
                        <w:pPr>
                          <w:rPr>
                            <w:sz w:val="18"/>
                            <w:szCs w:val="18"/>
                          </w:rPr>
                        </w:pPr>
                        <w:r>
                          <w:rPr>
                            <w:sz w:val="18"/>
                            <w:szCs w:val="18"/>
                          </w:rPr>
                          <w:t>Return to the previous top-level ABIE editing page</w:t>
                        </w:r>
                        <w:r w:rsidRPr="005A04AC">
                          <w:rPr>
                            <w:sz w:val="18"/>
                            <w:szCs w:val="18"/>
                          </w:rPr>
                          <w:t xml:space="preserve"> </w:t>
                        </w:r>
                      </w:p>
                    </w:txbxContent>
                  </v:textbox>
                </v:shape>
                <v:shape id="Text Box 502" o:spid="_x0000_s1185" type="#_x0000_t202" style="position:absolute;left:26805;top:34317;width:12425;height:9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" fillcolor="white [3201]" strokeweight=".5pt">
                  <v:textbox inset="1.44pt,1.44pt,1.44pt,1.44pt">
                    <w:txbxContent>
                      <w:p w14:paraId="5468DB2F" w14:textId="77777777" w:rsidR="00E55214" w:rsidRPr="005A04AC" w:rsidRDefault="00E55214">
                        <w:pPr>
                          <w:rPr>
                            <w:sz w:val="18"/>
                            <w:szCs w:val="18"/>
                          </w:rPr>
                        </w:pPr>
                        <w:r>
                          <w:rPr>
                            <w:sz w:val="18"/>
                            <w:szCs w:val="18"/>
                          </w:rPr>
                          <w:t>Indicate to the user that the eACC is being extended by another user.</w:t>
                        </w:r>
                        <w:r w:rsidRPr="005A04AC">
                          <w:rPr>
                            <w:sz w:val="18"/>
                            <w:szCs w:val="18"/>
                          </w:rPr>
                          <w:t xml:space="preserve"> </w:t>
                        </w:r>
                        <w:r>
                          <w:rPr>
                            <w:sz w:val="18"/>
                            <w:szCs w:val="18"/>
                          </w:rPr>
                          <w:t>Indicate which user. It is available for review. Ask the user whether he’d like to review the extension.</w:t>
                        </w:r>
                      </w:p>
                    </w:txbxContent>
                  </v:textbox>
                </v:shape>
                <v:shape id="Text Box 503" o:spid="_x0000_s1186" type="#_x0000_t202" style="position:absolute;left:42434;top:37529;width:12425;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" fillcolor="white [3201]" strokeweight=".5pt">
                  <v:textbox inset="1.44pt,1.44pt,1.44pt,1.44pt">
                    <w:txbxContent>
                      <w:p w14:paraId="7D32E7EC" w14:textId="77777777" w:rsidR="00E55214" w:rsidRPr="005A04AC" w:rsidRDefault="00E55214">
                        <w:pPr>
                          <w:rPr>
                            <w:sz w:val="18"/>
                            <w:szCs w:val="18"/>
                          </w:rPr>
                        </w:pPr>
                        <w:r>
                          <w:rPr>
                            <w:sz w:val="18"/>
                            <w:szCs w:val="18"/>
                          </w:rPr>
                          <w:t>Go to Review User Extension Group ACC use case.</w:t>
                        </w:r>
                        <w:r w:rsidRPr="005A04AC">
                          <w:rPr>
                            <w:sz w:val="18"/>
                            <w:szCs w:val="18"/>
                          </w:rPr>
                          <w:t xml:space="preserve"> </w:t>
                        </w:r>
                      </w:p>
                    </w:txbxContent>
                  </v:textbox>
                </v:shape>
                <v:shape id="Text Box 505" o:spid="_x0000_s1187" type="#_x0000_t202" style="position:absolute;left:4351;top:41260;width:13390;height:7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" fillcolor="white [3201]" strokeweight=".5pt">
                  <v:textbox inset="1.44pt,1.44pt,1.44pt,1.44pt">
                    <w:txbxContent>
                      <w:p w14:paraId="63CB143E" w14:textId="77777777" w:rsidR="00E55214" w:rsidRPr="005A04AC" w:rsidRDefault="00E55214">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v:textbox>
                </v:shape>
                <v:shape id="Elbow Connector 506" o:spid="_x0000_s1188" type="#_x0000_t34" style="position:absolute;left:19302;top:4367;width:7507;height:2272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" strokecolor="black [3213]">
                  <v:stroke startarrowwidth="narrow" startarrowlength="short" endarrow="open"/>
                </v:shape>
                <v:shape id="Text Box 507" o:spid="_x0000_s1189" type="#_x0000_t202" style="position:absolute;left:24411;top:2004;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" filled="f" stroked="f" strokeweight=".5pt">
                  <v:textbox inset="1.44pt,1.44pt,1.44pt,1.44pt">
                    <w:txbxContent>
                      <w:p w14:paraId="6FEB26FF" w14:textId="77777777" w:rsidR="00E55214" w:rsidRPr="005A04AC" w:rsidRDefault="00E55214" w:rsidP="000047FD">
                        <w:pPr>
                          <w:jc w:val="center"/>
                          <w:rPr>
                            <w:sz w:val="18"/>
                            <w:szCs w:val="18"/>
                          </w:rPr>
                        </w:pPr>
                        <w:r>
                          <w:rPr>
                            <w:b/>
                            <w:bCs/>
                            <w:sz w:val="18"/>
                            <w:szCs w:val="18"/>
                          </w:rPr>
                          <w:t>#a</w:t>
                        </w:r>
                      </w:p>
                    </w:txbxContent>
                  </v:textbox>
                </v:shape>
                <v:shape id="Elbow Connector 508" o:spid="_x0000_s1190" type="#_x0000_t34" style="position:absolute;left:19302;top:13918;width:7502;height:1317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" strokecolor="black [3213]">
                  <v:stroke startarrowwidth="narrow" startarrowlength="short" endarrow="open"/>
                </v:shape>
                <v:shape id="Text Box 510" o:spid="_x0000_s1191" type="#_x0000_t202" style="position:absolute;left:23993;top:11869;width:1990;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" filled="f" stroked="f" strokeweight=".5pt">
                  <v:textbox inset="1.44pt,1.44pt,1.44pt,1.44pt">
                    <w:txbxContent>
                      <w:p w14:paraId="6B2CECCE" w14:textId="77777777" w:rsidR="00E55214" w:rsidRPr="005A04AC" w:rsidRDefault="00E55214" w:rsidP="000047FD">
                        <w:pPr>
                          <w:jc w:val="center"/>
                          <w:rPr>
                            <w:sz w:val="18"/>
                            <w:szCs w:val="18"/>
                          </w:rPr>
                        </w:pPr>
                        <w:r>
                          <w:rPr>
                            <w:b/>
                            <w:bCs/>
                            <w:sz w:val="18"/>
                            <w:szCs w:val="18"/>
                          </w:rPr>
                          <w:t>#b</w:t>
                        </w:r>
                      </w:p>
                    </w:txbxContent>
                  </v:textbox>
                </v:shape>
                <v:shape id="Straight Arrow Connector 511" o:spid="_x0000_s1192" type="#_x0000_t32" style="position:absolute;left:19302;top:27088;width:750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" strokecolor="black [3213]">
                  <v:stroke startarrowwidth="narrow" startarrowlength="short" endarrow="open"/>
                </v:shape>
                <v:oval id="Oval 512" o:spid="_x0000_s1193" style="position:absolute;left:41384;top:3712;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" fillcolor="black [3213]" strokeweight=".5pt"/>
                <v:shape id="Straight Arrow Connector 513" o:spid="_x0000_s1194" type="#_x0000_t32" style="position:absolute;left:39234;top:4305;width:2150;height: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" strokecolor="black [3213]">
                  <v:stroke startarrowwidth="narrow" startarrowlength="short" endarrow="open"/>
                </v:shape>
                <v:oval id="Oval 514" o:spid="_x0000_s1195" style="position:absolute;left:46186;top:12994;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" fillcolor="black [3213]" strokeweight=".5pt"/>
                <v:shape id="Straight Arrow Connector 515" o:spid="_x0000_s1196" type="#_x0000_t32" style="position:absolute;left:44125;top:13588;width:2061;height:3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" strokecolor="black [3213]">
                  <v:stroke startarrowwidth="narrow" startarrowlength="short" endarrow="open"/>
                </v:shape>
                <v:shape id="Elbow Connector 516" o:spid="_x0000_s1197" type="#_x0000_t34" style="position:absolute;left:39227;top:22961;width:3228;height:412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" strokecolor="black [3213]">
                  <v:stroke startarrowwidth="narrow" startarrowlength="short" endarrow="open"/>
                </v:shape>
                <v:shape id="Text Box 517" o:spid="_x0000_s1198" type="#_x0000_t202" style="position:absolute;left:40508;top:2125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" filled="f" stroked="f" strokeweight=".5pt">
                  <v:textbox inset="1.44pt,1.44pt,1.44pt,1.44pt">
                    <w:txbxContent>
                      <w:p w14:paraId="60CD897C" w14:textId="77777777" w:rsidR="00E55214" w:rsidRPr="005A04AC" w:rsidRDefault="00E55214" w:rsidP="000047FD">
                        <w:pPr>
                          <w:jc w:val="center"/>
                          <w:rPr>
                            <w:sz w:val="18"/>
                            <w:szCs w:val="18"/>
                          </w:rPr>
                        </w:pPr>
                        <w:r>
                          <w:rPr>
                            <w:sz w:val="18"/>
                            <w:szCs w:val="18"/>
                          </w:rPr>
                          <w:t>Y</w:t>
                        </w:r>
                      </w:p>
                    </w:txbxContent>
                  </v:textbox>
                </v:shape>
                <v:shape id="Elbow Connector 518" o:spid="_x0000_s1199" type="#_x0000_t34" style="position:absolute;left:39227;top:27088;width:3230;height:249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" strokecolor="black [3213]">
                  <v:stroke startarrowwidth="narrow" startarrowlength="short" endarrow="open"/>
                </v:shape>
                <v:shape id="Text Box 519" o:spid="_x0000_s1200" type="#_x0000_t202" style="position:absolute;left:40522;top:2961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" filled="f" stroked="f" strokeweight=".5pt">
                  <v:textbox inset="1.44pt,1.44pt,1.44pt,1.44pt">
                    <w:txbxContent>
                      <w:p w14:paraId="19FCD467" w14:textId="77777777" w:rsidR="00E55214" w:rsidRPr="005A04AC" w:rsidRDefault="00E55214" w:rsidP="000047FD">
                        <w:pPr>
                          <w:jc w:val="center"/>
                          <w:rPr>
                            <w:sz w:val="18"/>
                            <w:szCs w:val="18"/>
                          </w:rPr>
                        </w:pPr>
                        <w:r>
                          <w:rPr>
                            <w:sz w:val="18"/>
                            <w:szCs w:val="18"/>
                          </w:rPr>
                          <w:t>N</w:t>
                        </w:r>
                      </w:p>
                    </w:txbxContent>
                  </v:textbox>
                </v:shape>
                <v:shape id="Elbow Connector 520" o:spid="_x0000_s1201" type="#_x0000_t34" style="position:absolute;left:39229;top:29581;width:3228;height:96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" strokecolor="black [3213]">
                  <v:stroke startarrowwidth="narrow" startarrowlength="short" endarrow="open"/>
                </v:shape>
                <v:shape id="Text Box 521" o:spid="_x0000_s1202" type="#_x0000_t202" style="position:absolute;left:40522;top:27905;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" filled="f" stroked="f" strokeweight=".5pt">
                  <v:textbox inset="1.44pt,1.44pt,1.44pt,1.44pt">
                    <w:txbxContent>
                      <w:p w14:paraId="5E5746E7" w14:textId="77777777" w:rsidR="00E55214" w:rsidRPr="005A04AC" w:rsidRDefault="00E55214" w:rsidP="000047FD">
                        <w:pPr>
                          <w:jc w:val="center"/>
                          <w:rPr>
                            <w:sz w:val="18"/>
                            <w:szCs w:val="18"/>
                          </w:rPr>
                        </w:pPr>
                        <w:r>
                          <w:rPr>
                            <w:sz w:val="18"/>
                            <w:szCs w:val="18"/>
                          </w:rPr>
                          <w:t>N</w:t>
                        </w:r>
                      </w:p>
                    </w:txbxContent>
                  </v:textbox>
                </v:shape>
                <v:shape id="Straight Arrow Connector 522" o:spid="_x0000_s1203" type="#_x0000_t32" style="position:absolute;left:39230;top:39233;width:3204;height: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" strokecolor="black [3213]">
                  <v:stroke startarrowwidth="narrow" startarrowlength="short" endarrow="open"/>
                </v:shape>
                <v:oval id="Oval 523" o:spid="_x0000_s1204" style="position:absolute;left:48067;top:33894;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" fillcolor="black [3213]" strokeweight=".5pt"/>
                <v:shape id="Straight Arrow Connector 524" o:spid="_x0000_s1205" type="#_x0000_t32" style="position:absolute;left:48661;top:31937;width:8;height:19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" strokecolor="black [3213]">
                  <v:stroke startarrowwidth="narrow" startarrowlength="short" endarrow="open"/>
                </v:shape>
                <v:shape id="Straight Arrow Connector 525" o:spid="_x0000_s1206" type="#_x0000_t32" style="position:absolute;left:48646;top:35081;width:15;height:24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" strokecolor="black [3213]">
                  <v:stroke startarrowwidth="narrow" startarrowlength="short" endarrow="open"/>
                </v:shape>
                <v:shape id="Text Box 526" o:spid="_x0000_s1207" type="#_x0000_t202" style="position:absolute;left:24411;top:25382;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" filled="f" stroked="f" strokeweight=".5pt">
                  <v:textbox inset="1.44pt,1.44pt,1.44pt,1.44pt">
                    <w:txbxContent>
                      <w:p w14:paraId="466505B0" w14:textId="77777777" w:rsidR="00E55214" w:rsidRPr="005A04AC" w:rsidRDefault="00E55214" w:rsidP="000047FD">
                        <w:pPr>
                          <w:jc w:val="center"/>
                          <w:rPr>
                            <w:sz w:val="18"/>
                            <w:szCs w:val="18"/>
                          </w:rPr>
                        </w:pPr>
                        <w:r>
                          <w:rPr>
                            <w:b/>
                            <w:bCs/>
                            <w:sz w:val="18"/>
                            <w:szCs w:val="18"/>
                          </w:rPr>
                          <w:t>#c</w:t>
                        </w:r>
                      </w:p>
                    </w:txbxContent>
                  </v:textbox>
                </v:shape>
                <v:shape id="Elbow Connector 527" o:spid="_x0000_s1208" type="#_x0000_t34" style="position:absolute;left:19302;top:27090;width:7503;height:12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" strokecolor="black [3213]">
                  <v:stroke startarrowwidth="narrow" startarrowlength="short" endarrow="open"/>
                </v:shape>
                <v:shape id="Text Box 528" o:spid="_x0000_s1209" type="#_x0000_t202" style="position:absolute;left:23992;top:36912;width:199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" filled="f" stroked="f" strokeweight=".5pt">
                  <v:textbox inset="1.44pt,1.44pt,1.44pt,1.44pt">
                    <w:txbxContent>
                      <w:p w14:paraId="5D6142CE" w14:textId="77777777" w:rsidR="00E55214" w:rsidRPr="005A04AC" w:rsidRDefault="00E55214" w:rsidP="000047FD">
                        <w:pPr>
                          <w:jc w:val="center"/>
                          <w:rPr>
                            <w:sz w:val="18"/>
                            <w:szCs w:val="18"/>
                          </w:rPr>
                        </w:pPr>
                        <w:r>
                          <w:rPr>
                            <w:b/>
                            <w:bCs/>
                            <w:sz w:val="18"/>
                            <w:szCs w:val="18"/>
                          </w:rPr>
                          <w:t>#d</w:t>
                        </w:r>
                      </w:p>
                    </w:txbxContent>
                  </v:textbox>
                </v:shape>
                <v:shape id="Text Box 529" o:spid="_x0000_s1210" type="#_x0000_t202" style="position:absolute;left:40863;top:37492;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" filled="f" stroked="f" strokeweight=".5pt">
                  <v:textbox inset="1.44pt,1.44pt,1.44pt,1.44pt">
                    <w:txbxContent>
                      <w:p w14:paraId="541C0C45" w14:textId="77777777" w:rsidR="00E55214" w:rsidRPr="005A04AC" w:rsidRDefault="00E55214" w:rsidP="000047FD">
                        <w:pPr>
                          <w:jc w:val="center"/>
                          <w:rPr>
                            <w:sz w:val="18"/>
                            <w:szCs w:val="18"/>
                          </w:rPr>
                        </w:pPr>
                        <w:r>
                          <w:rPr>
                            <w:sz w:val="18"/>
                            <w:szCs w:val="18"/>
                          </w:rPr>
                          <w:t>Y</w:t>
                        </w:r>
                      </w:p>
                    </w:txbxContent>
                  </v:textbox>
                </v:shape>
                <v:shape id="Straight Arrow Connector 530" o:spid="_x0000_s1211" type="#_x0000_t32" style="position:absolute;left:11008;top:30161;width:38;height:110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" strokecolor="black [3213]">
                  <v:stroke startarrowwidth="narrow" startarrowlength="short" endarrow="open"/>
                </v:shape>
                <v:shape id="Elbow Connector 531" o:spid="_x0000_s1212" type="#_x0000_t34" style="position:absolute;left:17740;top:29581;width:37141;height:156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" adj="22929" strokecolor="black [3213]">
                  <v:stroke startarrowwidth="narrow" startarrowlength="short" endarrow="open"/>
                </v:shape>
                <v:shape id="Text Box 532" o:spid="_x0000_s1213" type="#_x0000_t202" style="position:absolute;left:4761;top:54340;width:12425;height:4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" fillcolor="white [3201]" strokeweight=".5pt">
                  <v:textbox inset="1.44pt,1.44pt,1.44pt,1.44pt">
                    <w:txbxContent>
                      <w:p w14:paraId="1738AAF9" w14:textId="77777777" w:rsidR="00E55214" w:rsidRPr="005A04AC" w:rsidRDefault="00E55214">
                        <w:pPr>
                          <w:rPr>
                            <w:sz w:val="18"/>
                            <w:szCs w:val="18"/>
                          </w:rPr>
                        </w:pPr>
                        <w:r>
                          <w:rPr>
                            <w:b/>
                            <w:bCs/>
                            <w:sz w:val="18"/>
                            <w:szCs w:val="18"/>
                          </w:rPr>
                          <w:t xml:space="preserve">(3) </w:t>
                        </w:r>
                        <w:r>
                          <w:rPr>
                            <w:sz w:val="18"/>
                            <w:szCs w:val="18"/>
                          </w:rPr>
                          <w:t>Go to Create a New User Extension Group ACC use case</w:t>
                        </w:r>
                      </w:p>
                    </w:txbxContent>
                  </v:textbox>
                </v:shape>
                <v:shape id="Text Box 533" o:spid="_x0000_s1214" type="#_x0000_t202" style="position:absolute;left:55534;top:2961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" filled="f" stroked="f" strokeweight=".5pt">
                  <v:textbox inset="1.44pt,1.44pt,1.44pt,1.44pt">
                    <w:txbxContent>
                      <w:p w14:paraId="50E12715" w14:textId="77777777" w:rsidR="00E55214" w:rsidRPr="005A04AC" w:rsidRDefault="00E55214" w:rsidP="000047FD">
                        <w:pPr>
                          <w:jc w:val="center"/>
                          <w:rPr>
                            <w:sz w:val="18"/>
                            <w:szCs w:val="18"/>
                          </w:rPr>
                        </w:pPr>
                        <w:r>
                          <w:rPr>
                            <w:sz w:val="18"/>
                            <w:szCs w:val="18"/>
                          </w:rPr>
                          <w:t>N</w:t>
                        </w:r>
                      </w:p>
                    </w:txbxContent>
                  </v:textbox>
                </v:shape>
                <v:shape id="Straight Arrow Connector 534" o:spid="_x0000_s1215" type="#_x0000_t32" style="position:absolute;left:11011;top:8751;width:3;height:27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" strokecolor="black [3213]">
                  <v:stroke startarrowwidth="narrow" startarrowlength="short" endarrow="open"/>
                </v:shape>
                <v:shape id="Straight Arrow Connector 535" o:spid="_x0000_s1216" type="#_x0000_t32" style="position:absolute;left:11009;top:15473;width:2;height:32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" strokecolor="black [3213]">
                  <v:stroke startarrowwidth="narrow" startarrowlength="short" endarrow="open"/>
                </v:shape>
                <v:shape id="Straight Arrow Connector 536" o:spid="_x0000_s1217" type="#_x0000_t32" style="position:absolute;left:11008;top:22107;width:1;height:19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" strokecolor="black [3213]">
                  <v:stroke startarrowwidth="narrow" startarrowlength="short" endarrow="open"/>
                </v:shape>
                <v:shape id="Straight Arrow Connector 539" o:spid="_x0000_s1218" type="#_x0000_t33" style="position:absolute;left:14651;top:45595;width:2891;height:101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" strokecolor="black [3213]">
                  <v:stroke startarrowwidth="narrow" startarrowlength="short" endarrow="open"/>
                </v:shape>
                <v:shape id="Elbow Connector 540" o:spid="_x0000_s1219" type="#_x0000_t34" style="position:absolute;left:4761;top:20401;width:415;height:3621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" adj="140614" strokecolor="black [3213]">
                  <v:stroke startarrowwidth="narrow" startarrowlength="short" endarrow="open"/>
                </v:shape>
                <v:shape id="Text Box 541" o:spid="_x0000_s1220" type="#_x0000_t202" style="position:absolute;left:3591;top:18696;width:1573;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" filled="f" stroked="f" strokeweight=".5pt">
                  <v:textbox inset="1.44pt,1.44pt,1.44pt,1.44pt">
                    <w:txbxContent>
                      <w:p w14:paraId="2183A47A" w14:textId="77777777" w:rsidR="00E55214" w:rsidRPr="005A04AC" w:rsidRDefault="00E55214" w:rsidP="000047FD">
                        <w:pPr>
                          <w:jc w:val="center"/>
                          <w:rPr>
                            <w:sz w:val="18"/>
                            <w:szCs w:val="18"/>
                          </w:rPr>
                        </w:pPr>
                        <w:r>
                          <w:rPr>
                            <w:sz w:val="18"/>
                            <w:szCs w:val="18"/>
                          </w:rPr>
                          <w:t>Y</w:t>
                        </w:r>
                      </w:p>
                    </w:txbxContent>
                  </v:textbox>
                </v:shape>
                <v:shape id="Text Box 542" o:spid="_x0000_s1221" type="#_x0000_t202" style="position:absolute;left:10978;top:22107;width:1574;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" filled="f" stroked="f" strokeweight=".5pt">
                  <v:textbox inset="1.44pt,1.44pt,1.44pt,1.44pt">
                    <w:txbxContent>
                      <w:p w14:paraId="6E996EB0" w14:textId="77777777" w:rsidR="00E55214" w:rsidRPr="005A04AC" w:rsidRDefault="00E55214" w:rsidP="000047FD">
                        <w:pPr>
                          <w:jc w:val="center"/>
                          <w:rPr>
                            <w:sz w:val="18"/>
                            <w:szCs w:val="18"/>
                          </w:rPr>
                        </w:pPr>
                        <w:r>
                          <w:rPr>
                            <w:sz w:val="18"/>
                            <w:szCs w:val="18"/>
                          </w:rPr>
                          <w:t>N</w:t>
                        </w:r>
                      </w:p>
                    </w:txbxContent>
                  </v:textbox>
                </v:shape>
                <v:shape id="Text Box 543" o:spid="_x0000_s1222" type="#_x0000_t202" style="position:absolute;left:11559;top:50751;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" filled="f" stroked="f" strokeweight=".5pt">
                  <v:textbox inset="1.44pt,1.44pt,1.44pt,1.44pt">
                    <w:txbxContent>
                      <w:p w14:paraId="7D818983" w14:textId="77777777" w:rsidR="00E55214" w:rsidRPr="005A04AC" w:rsidRDefault="00E55214" w:rsidP="000047FD">
                        <w:pPr>
                          <w:jc w:val="center"/>
                          <w:rPr>
                            <w:sz w:val="18"/>
                            <w:szCs w:val="18"/>
                          </w:rPr>
                        </w:pPr>
                        <w:r>
                          <w:rPr>
                            <w:sz w:val="18"/>
                            <w:szCs w:val="18"/>
                          </w:rPr>
                          <w:t>Y</w:t>
                        </w:r>
                      </w:p>
                    </w:txbxContent>
                  </v:textbox>
                </v:shape>
                <v:oval id="Oval 544" o:spid="_x0000_s1223" style="position:absolute;left:19303;top:56029;width:1188;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" fillcolor="black [3213]" strokeweight=".5pt"/>
                <v:shape id="Straight Arrow Connector 545" o:spid="_x0000_s1224" type="#_x0000_t32" style="position:absolute;left:17186;top:56615;width:2117;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" strokecolor="black [3213]">
                  <v:stroke startarrowwidth="narrow" startarrowlength="short" endarrow="open"/>
                </v:shape>
                <v:shape id="Text Box 549" o:spid="_x0000_s1225" type="#_x0000_t202" style="position:absolute;left:21147;top:49839;width:13453;height:4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" fillcolor="white [3201]" strokeweight=".5pt">
                  <v:textbox inset="1.44pt,1.44pt,1.44pt,1.44pt">
                    <w:txbxContent>
                      <w:p w14:paraId="33D353E7" w14:textId="77777777" w:rsidR="00E55214" w:rsidRPr="005A04AC" w:rsidRDefault="00E55214">
                        <w:pPr>
                          <w:rPr>
                            <w:sz w:val="18"/>
                            <w:szCs w:val="18"/>
                          </w:rPr>
                        </w:pPr>
                        <w:r>
                          <w:rPr>
                            <w:b/>
                            <w:bCs/>
                            <w:sz w:val="18"/>
                            <w:szCs w:val="18"/>
                          </w:rPr>
                          <w:t xml:space="preserve">(4) </w:t>
                        </w:r>
                        <w:r>
                          <w:rPr>
                            <w:sz w:val="18"/>
                            <w:szCs w:val="18"/>
                          </w:rPr>
                          <w:t>Go to Create a New User Extension Group ACC Revision use case</w:t>
                        </w:r>
                      </w:p>
                    </w:txbxContent>
                  </v:textbox>
                </v:shape>
                <v:shape id="Straight Arrow Connector 539" o:spid="_x0000_s1226" type="#_x0000_t33" style="position:absolute;left:23043;top:51791;width:2280;height:738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" strokecolor="black [3213]">
                  <v:stroke startarrowwidth="narrow" startarrowlength="short" endarrow="open"/>
                </v:shape>
                <v:oval id="Oval 572" o:spid="_x0000_s1227" style="position:absolute;left:10420;top:7564;width:1188;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" filled="f" strokeweight=".5pt"/>
                <v:shape id="Text Box 573" o:spid="_x0000_s1228" type="#_x0000_t202" style="position:absolute;left:11560;top:30229;width:199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" filled="f" stroked="f" strokeweight=".5pt">
                  <v:textbox inset="1.44pt,1.44pt,1.44pt,1.44pt">
                    <w:txbxContent>
                      <w:p w14:paraId="2784DE53" w14:textId="77777777" w:rsidR="00E55214" w:rsidRPr="005A04AC" w:rsidRDefault="00E55214" w:rsidP="000047FD">
                        <w:pPr>
                          <w:jc w:val="center"/>
                          <w:rPr>
                            <w:sz w:val="18"/>
                            <w:szCs w:val="18"/>
                          </w:rPr>
                        </w:pPr>
                        <w:r>
                          <w:rPr>
                            <w:b/>
                            <w:bCs/>
                            <w:sz w:val="18"/>
                            <w:szCs w:val="18"/>
                          </w:rPr>
                          <w:t>#e</w:t>
                        </w:r>
                      </w:p>
                    </w:txbxContent>
                  </v:textbox>
                </v:shape>
                <w10:anchorlock/>
              </v:group>
            </w:pict>
          </mc:Fallback>
        </mc:AlternateContent>
      </w:r>
    </w:p>
    <w:p w14:paraId="04815B43" w14:textId="77777777" w:rsidR="00505C10" w:rsidRDefault="00726509" w:rsidP="00726509">
      <w:pPr>
        <w:pStyle w:val="Caption"/>
      </w:pPr>
      <w:r>
        <w:t xml:space="preserve">Figure </w:t>
      </w:r>
      <w:fldSimple w:instr=" SEQ Figure \* ARABIC ">
        <w:r w:rsidR="0093447A">
          <w:rPr>
            <w:noProof/>
          </w:rPr>
          <w:t>3</w:t>
        </w:r>
      </w:fldSimple>
      <w:r>
        <w:t>: Logic flow for creating a local ABIE extension</w:t>
      </w:r>
      <w:r w:rsidR="00505C10">
        <w:br/>
      </w:r>
    </w:p>
    <w:p w14:paraId="7196C206" w14:textId="1040484A" w:rsidR="005A265D" w:rsidRDefault="005A265D" w:rsidP="008F2EBB">
      <w:pPr>
        <w:pStyle w:val="ListParagraph"/>
        <w:numPr>
          <w:ilvl w:val="0"/>
          <w:numId w:val="18"/>
        </w:numPr>
      </w:pPr>
      <w:r>
        <w:t xml:space="preserve">This is done by querying for child ASCC </w:t>
      </w:r>
      <w:r w:rsidR="00427C68">
        <w:t xml:space="preserve">of the </w:t>
      </w:r>
      <w:r w:rsidR="00427C68" w:rsidRPr="005A265D">
        <w:rPr>
          <w:rStyle w:val="CodeChar"/>
        </w:rPr>
        <w:t>eAcc</w:t>
      </w:r>
      <w:r w:rsidR="00427C68">
        <w:t xml:space="preserve"> </w:t>
      </w:r>
      <w:r>
        <w:t>and then</w:t>
      </w:r>
      <w:r w:rsidR="00427C68">
        <w:t xml:space="preserve"> get the target ACC via the relationship</w:t>
      </w:r>
      <w:r>
        <w:t xml:space="preserve"> </w:t>
      </w:r>
      <w:r w:rsidR="00427C68" w:rsidRPr="00427C68">
        <w:rPr>
          <w:rStyle w:val="CodeChar"/>
        </w:rPr>
        <w:t>ASCC.</w:t>
      </w:r>
      <w:r w:rsidR="0040569A">
        <w:rPr>
          <w:rStyle w:val="CodeChar"/>
        </w:rPr>
        <w:t>to_asccp_id</w:t>
      </w:r>
      <w:r w:rsidR="00427C68" w:rsidRPr="00427C68">
        <w:rPr>
          <w:rStyle w:val="CodeChar"/>
        </w:rPr>
        <w:t>.</w:t>
      </w:r>
      <w:r w:rsidR="001B586F">
        <w:rPr>
          <w:rStyle w:val="CodeChar"/>
        </w:rPr>
        <w:t>role_of_acc_id</w:t>
      </w:r>
      <w:r w:rsidR="00427C68">
        <w:t>.</w:t>
      </w:r>
      <w:r>
        <w:t xml:space="preserve"> </w:t>
      </w:r>
      <w:r w:rsidR="00427C68">
        <w:t xml:space="preserve">From the obtained target ACC, gets its latest revision from the ACC table. </w:t>
      </w:r>
      <w:r>
        <w:t xml:space="preserve">The </w:t>
      </w:r>
      <w:r w:rsidR="00427C68">
        <w:t>target</w:t>
      </w:r>
      <w:r>
        <w:t xml:space="preserve"> ACC must have the </w:t>
      </w:r>
      <w:r w:rsidRPr="005A265D">
        <w:rPr>
          <w:rStyle w:val="CodeChar"/>
        </w:rPr>
        <w:t>ACC.</w:t>
      </w:r>
      <w:r w:rsidR="00C17670">
        <w:rPr>
          <w:rStyle w:val="CodeChar"/>
        </w:rPr>
        <w:t>oagis_component_type</w:t>
      </w:r>
      <w:r w:rsidRPr="005A265D">
        <w:rPr>
          <w:rStyle w:val="CodeChar"/>
        </w:rPr>
        <w:t xml:space="preserve"> = ‘4’</w:t>
      </w:r>
      <w:r>
        <w:t xml:space="preserve"> (User Extension</w:t>
      </w:r>
      <w:r w:rsidR="00BA0733">
        <w:t xml:space="preserve"> Group</w:t>
      </w:r>
      <w:r>
        <w:t xml:space="preserve">) with the highest </w:t>
      </w:r>
      <w:r w:rsidR="00BA0733">
        <w:t>revision</w:t>
      </w:r>
      <w:r>
        <w:t xml:space="preserve"> number as indicated by the </w:t>
      </w:r>
      <w:r w:rsidRPr="005A265D">
        <w:rPr>
          <w:rStyle w:val="CodeChar"/>
        </w:rPr>
        <w:t>ACC.</w:t>
      </w:r>
      <w:r w:rsidR="00B37A2C">
        <w:rPr>
          <w:rStyle w:val="CodeChar"/>
        </w:rPr>
        <w:t>revision_num</w:t>
      </w:r>
      <w:r>
        <w:t xml:space="preserve"> column.</w:t>
      </w:r>
    </w:p>
    <w:p w14:paraId="3F9E5239" w14:textId="77777777" w:rsidR="00726F9D" w:rsidRDefault="00607F7D" w:rsidP="008F2EBB">
      <w:pPr>
        <w:pStyle w:val="ListParagraph"/>
        <w:numPr>
          <w:ilvl w:val="0"/>
          <w:numId w:val="18"/>
        </w:numPr>
      </w:pPr>
      <w:r>
        <w:t xml:space="preserve">If </w:t>
      </w:r>
      <w:r w:rsidRPr="001904AE">
        <w:rPr>
          <w:rStyle w:val="CodeChar"/>
        </w:rPr>
        <w:t>u</w:t>
      </w:r>
      <w:r w:rsidR="00472984">
        <w:rPr>
          <w:rStyle w:val="CodeChar"/>
        </w:rPr>
        <w:t>e</w:t>
      </w:r>
      <w:r w:rsidRPr="001904AE">
        <w:rPr>
          <w:rStyle w:val="CodeChar"/>
        </w:rPr>
        <w:t>Acc</w:t>
      </w:r>
      <w:r w:rsidR="00726F9D">
        <w:t xml:space="preserve"> state is</w:t>
      </w:r>
      <w:r>
        <w:t xml:space="preserve"> in</w:t>
      </w:r>
      <w:r w:rsidR="00726F9D">
        <w:t xml:space="preserve"> </w:t>
      </w:r>
      <w:r>
        <w:t xml:space="preserve">the </w:t>
      </w:r>
      <w:r w:rsidRPr="001904AE">
        <w:rPr>
          <w:rStyle w:val="CodeChar"/>
        </w:rPr>
        <w:t>Editing</w:t>
      </w:r>
      <w:r>
        <w:t xml:space="preserve"> state and the current user is the owner, go to branch </w:t>
      </w:r>
      <w:r w:rsidRPr="001904AE">
        <w:rPr>
          <w:b/>
          <w:bCs/>
        </w:rPr>
        <w:t>#</w:t>
      </w:r>
      <w:r w:rsidR="001904AE" w:rsidRPr="001904AE">
        <w:rPr>
          <w:b/>
          <w:bCs/>
        </w:rPr>
        <w:t>a</w:t>
      </w:r>
      <w:r>
        <w:t xml:space="preserve">. If </w:t>
      </w:r>
      <w:r w:rsidRPr="001904AE">
        <w:rPr>
          <w:rStyle w:val="CodeChar"/>
        </w:rPr>
        <w:t>u</w:t>
      </w:r>
      <w:r w:rsidR="00472984">
        <w:rPr>
          <w:rStyle w:val="CodeChar"/>
        </w:rPr>
        <w:t>e</w:t>
      </w:r>
      <w:r w:rsidRPr="001904AE">
        <w:rPr>
          <w:rStyle w:val="CodeChar"/>
        </w:rPr>
        <w:t>Acc</w:t>
      </w:r>
      <w:r>
        <w:t xml:space="preserve"> is in </w:t>
      </w:r>
      <w:r w:rsidRPr="001904AE">
        <w:rPr>
          <w:rStyle w:val="CodeChar"/>
        </w:rPr>
        <w:t>Editing</w:t>
      </w:r>
      <w:r>
        <w:t xml:space="preserve"> state but the current user is not the owner, go to branch </w:t>
      </w:r>
      <w:r w:rsidRPr="001904AE">
        <w:rPr>
          <w:b/>
          <w:bCs/>
        </w:rPr>
        <w:t>#</w:t>
      </w:r>
      <w:r w:rsidR="001904AE">
        <w:rPr>
          <w:b/>
          <w:bCs/>
        </w:rPr>
        <w:t>b</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the owner, go to branch </w:t>
      </w:r>
      <w:r w:rsidRPr="001904AE">
        <w:rPr>
          <w:b/>
          <w:bCs/>
        </w:rPr>
        <w:t>#</w:t>
      </w:r>
      <w:r w:rsidR="001904AE" w:rsidRPr="001904AE">
        <w:rPr>
          <w:b/>
          <w:bCs/>
        </w:rPr>
        <w:t>c</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not the owner, go to branch </w:t>
      </w:r>
      <w:r w:rsidRPr="001904AE">
        <w:rPr>
          <w:b/>
          <w:bCs/>
        </w:rPr>
        <w:t>#</w:t>
      </w:r>
      <w:r w:rsidR="003A2DB6">
        <w:rPr>
          <w:b/>
          <w:bCs/>
        </w:rPr>
        <w:t>d</w:t>
      </w:r>
      <w:r>
        <w:t xml:space="preserve">. If the </w:t>
      </w:r>
      <w:r w:rsidRPr="001904AE">
        <w:rPr>
          <w:rStyle w:val="CodeChar"/>
        </w:rPr>
        <w:t>u</w:t>
      </w:r>
      <w:r w:rsidR="00472984">
        <w:rPr>
          <w:rStyle w:val="CodeChar"/>
        </w:rPr>
        <w:t>e</w:t>
      </w:r>
      <w:r w:rsidRPr="001904AE">
        <w:rPr>
          <w:rStyle w:val="CodeChar"/>
        </w:rPr>
        <w:t>Acc</w:t>
      </w:r>
      <w:r>
        <w:t xml:space="preserve"> is in the Published state, go to branch </w:t>
      </w:r>
      <w:r w:rsidRPr="001904AE">
        <w:rPr>
          <w:b/>
          <w:bCs/>
        </w:rPr>
        <w:t>#</w:t>
      </w:r>
      <w:r w:rsidR="003A2DB6">
        <w:rPr>
          <w:b/>
          <w:bCs/>
        </w:rPr>
        <w:t>e</w:t>
      </w:r>
      <w:r>
        <w:t>.</w:t>
      </w:r>
    </w:p>
    <w:p w14:paraId="37C519DE" w14:textId="77777777" w:rsidR="009064E6" w:rsidRDefault="009064E6" w:rsidP="008F2EBB">
      <w:pPr>
        <w:pStyle w:val="ListParagraph"/>
        <w:numPr>
          <w:ilvl w:val="0"/>
          <w:numId w:val="18"/>
        </w:numPr>
      </w:pPr>
      <w:r>
        <w:lastRenderedPageBreak/>
        <w:fldChar w:fldCharType="begin"/>
      </w:r>
      <w:r>
        <w:instrText xml:space="preserve"> REF _Ref431198470 \h </w:instrText>
      </w:r>
      <w:r>
        <w:fldChar w:fldCharType="separate"/>
      </w:r>
      <w:r w:rsidR="0093447A">
        <w:t>Create a New User Extension Group ACC</w:t>
      </w:r>
      <w:r>
        <w:fldChar w:fldCharType="end"/>
      </w:r>
    </w:p>
    <w:p w14:paraId="1F7E263A" w14:textId="77777777" w:rsidR="009064E6" w:rsidRDefault="009064E6" w:rsidP="008F2EBB">
      <w:pPr>
        <w:pStyle w:val="ListParagraph"/>
        <w:numPr>
          <w:ilvl w:val="0"/>
          <w:numId w:val="18"/>
        </w:numPr>
      </w:pPr>
      <w:r>
        <w:fldChar w:fldCharType="begin"/>
      </w:r>
      <w:r>
        <w:instrText xml:space="preserve"> REF _Ref431198523 \h </w:instrText>
      </w:r>
      <w:r>
        <w:fldChar w:fldCharType="separate"/>
      </w:r>
      <w:r w:rsidR="0093447A">
        <w:t>Create a New User Extension Group ACC Revision</w:t>
      </w:r>
      <w:r>
        <w:fldChar w:fldCharType="end"/>
      </w:r>
    </w:p>
    <w:p w14:paraId="458D4AF9" w14:textId="77777777" w:rsidR="00D061DD" w:rsidRDefault="00D061DD" w:rsidP="00D061DD"/>
    <w:p w14:paraId="58820C5F" w14:textId="77777777" w:rsidR="00D061DD" w:rsidRDefault="00D061DD" w:rsidP="00D061DD"/>
    <w:p w14:paraId="10217128" w14:textId="77777777" w:rsidR="005A04AC" w:rsidRDefault="00EB4ACA" w:rsidP="002C4DD3">
      <w:r>
        <w:t xml:space="preserve"> </w:t>
      </w:r>
    </w:p>
    <w:p w14:paraId="6DFEBA6F" w14:textId="77777777" w:rsidR="001904AE" w:rsidRDefault="00483B6E" w:rsidP="00483B6E">
      <w:pPr>
        <w:pStyle w:val="Heading4"/>
      </w:pPr>
      <w:bookmarkStart w:id="956" w:name="_Ref431198470"/>
      <w:bookmarkStart w:id="957" w:name="_Toc442108970"/>
      <w:r>
        <w:t xml:space="preserve">Create a New User Extension </w:t>
      </w:r>
      <w:r w:rsidR="0047479A">
        <w:t xml:space="preserve">Group </w:t>
      </w:r>
      <w:r>
        <w:t>ACC</w:t>
      </w:r>
      <w:bookmarkEnd w:id="956"/>
      <w:bookmarkEnd w:id="957"/>
    </w:p>
    <w:p w14:paraId="60432949" w14:textId="77777777" w:rsidR="00483B6E" w:rsidRDefault="00483B6E" w:rsidP="00483B6E"/>
    <w:p w14:paraId="0B93C431" w14:textId="74A978C2" w:rsidR="009B7C92" w:rsidRDefault="00483B6E" w:rsidP="00483B6E">
      <w:r>
        <w:t xml:space="preserve">A user extension </w:t>
      </w:r>
      <w:r w:rsidR="00C1031C">
        <w:t xml:space="preserve">group </w:t>
      </w:r>
      <w:r>
        <w:t xml:space="preserve">ACC is an ACC whose </w:t>
      </w:r>
      <w:r w:rsidR="00C17670">
        <w:rPr>
          <w:rStyle w:val="CodeChar"/>
        </w:rPr>
        <w:t>oagis_component_type</w:t>
      </w:r>
      <w:r>
        <w:t xml:space="preserve"> = 4. </w:t>
      </w:r>
      <w:r w:rsidR="00064BF1">
        <w:t>ACC</w:t>
      </w:r>
      <w:r w:rsidR="00D03F8E">
        <w:t>, ASCCP, and ASCC</w:t>
      </w:r>
      <w:r w:rsidR="00064BF1">
        <w:t xml:space="preserve"> </w:t>
      </w:r>
      <w:r w:rsidR="00C1031C">
        <w:t xml:space="preserve">current </w:t>
      </w:r>
      <w:r w:rsidR="00540DC4">
        <w:t xml:space="preserve">and history </w:t>
      </w:r>
      <w:r w:rsidR="00064BF1">
        <w:t>record</w:t>
      </w:r>
      <w:r w:rsidR="00B52EC7">
        <w:t>s in a transaction</w:t>
      </w:r>
      <w:r w:rsidR="00064BF1">
        <w:t xml:space="preserve"> should be created according to the </w:t>
      </w:r>
      <w:r w:rsidR="00540DC4">
        <w:t>subsections</w:t>
      </w:r>
      <w:r w:rsidR="00064BF1">
        <w:t xml:space="preserve"> below. </w:t>
      </w:r>
    </w:p>
    <w:p w14:paraId="3EDA4A24" w14:textId="77777777" w:rsidR="009B7C92" w:rsidRDefault="009B7C92" w:rsidP="00483B6E"/>
    <w:p w14:paraId="575B25B6" w14:textId="77777777" w:rsidR="00483B6E" w:rsidRDefault="00064BF1" w:rsidP="00483B6E">
      <w:r>
        <w:t>Then</w:t>
      </w:r>
      <w:r w:rsidR="009A3722">
        <w:t>,</w:t>
      </w:r>
      <w:r>
        <w:t xml:space="preserve"> a UI that allows the user to edit the </w:t>
      </w:r>
      <w:r w:rsidR="00C1031C">
        <w:t xml:space="preserve">extension </w:t>
      </w:r>
      <w:r>
        <w:t>should be display</w:t>
      </w:r>
      <w:r w:rsidR="00472984">
        <w:t>ed</w:t>
      </w:r>
      <w:r w:rsidR="00D03F8E">
        <w:t xml:space="preserve"> so that the use</w:t>
      </w:r>
      <w:r w:rsidR="006B1123">
        <w:t>r</w:t>
      </w:r>
      <w:r w:rsidR="00D03F8E">
        <w:t xml:space="preserve"> can cre</w:t>
      </w:r>
      <w:r w:rsidR="00540DC4">
        <w:t>ate the extension</w:t>
      </w:r>
      <w:r w:rsidR="00D03F8E">
        <w:t xml:space="preserve"> content</w:t>
      </w:r>
      <w:r>
        <w:t xml:space="preserve">, see section </w:t>
      </w:r>
      <w:r>
        <w:fldChar w:fldCharType="begin"/>
      </w:r>
      <w:r>
        <w:instrText xml:space="preserve"> REF _Ref431198980 \r \h </w:instrText>
      </w:r>
      <w:r>
        <w:fldChar w:fldCharType="separate"/>
      </w:r>
      <w:r w:rsidR="0093447A">
        <w:t>3.3.9.3</w:t>
      </w:r>
      <w:r>
        <w:fldChar w:fldCharType="end"/>
      </w:r>
      <w:r>
        <w:t xml:space="preserve"> </w:t>
      </w:r>
      <w:r>
        <w:fldChar w:fldCharType="begin"/>
      </w:r>
      <w:r>
        <w:instrText xml:space="preserve"> REF _Ref431198980 \h </w:instrText>
      </w:r>
      <w:r>
        <w:fldChar w:fldCharType="separate"/>
      </w:r>
      <w:r w:rsidR="0093447A">
        <w:t>Edit User Extension Group ACC</w:t>
      </w:r>
      <w:r>
        <w:fldChar w:fldCharType="end"/>
      </w:r>
      <w:r>
        <w:t xml:space="preserve"> for </w:t>
      </w:r>
      <w:r w:rsidR="00C1031C">
        <w:t>UI requirement</w:t>
      </w:r>
      <w:r>
        <w:t xml:space="preserve">. </w:t>
      </w:r>
    </w:p>
    <w:p w14:paraId="5EC2A0C4" w14:textId="77777777" w:rsidR="00D03F8E" w:rsidRDefault="00D03F8E" w:rsidP="00483B6E"/>
    <w:p w14:paraId="6B9E5D63" w14:textId="77777777" w:rsidR="00FD202A" w:rsidRDefault="00FD202A" w:rsidP="00FD202A">
      <w:pPr>
        <w:pStyle w:val="Heading5"/>
      </w:pPr>
      <w:bookmarkStart w:id="958" w:name="_Toc442108971"/>
      <w:r>
        <w:t xml:space="preserve">Populate an ACC </w:t>
      </w:r>
      <w:r w:rsidR="00395CCF">
        <w:t>cu</w:t>
      </w:r>
      <w:r w:rsidR="006B1123">
        <w:t>r</w:t>
      </w:r>
      <w:r w:rsidR="00395CCF">
        <w:t xml:space="preserve">rent </w:t>
      </w:r>
      <w:r>
        <w:t>record</w:t>
      </w:r>
      <w:bookmarkEnd w:id="958"/>
    </w:p>
    <w:p w14:paraId="3571852B" w14:textId="77777777" w:rsidR="00540DC4" w:rsidRDefault="00540DC4" w:rsidP="00540DC4"/>
    <w:p w14:paraId="5F0E932B" w14:textId="77777777" w:rsidR="00540DC4" w:rsidRDefault="00540DC4" w:rsidP="00540DC4">
      <w:r>
        <w:t xml:space="preserve">This is the new </w:t>
      </w:r>
      <w:r w:rsidRPr="00540DC4">
        <w:rPr>
          <w:rStyle w:val="CodeChar"/>
        </w:rPr>
        <w:t>ueACC</w:t>
      </w:r>
      <w:r>
        <w:t xml:space="preserve"> being created.</w:t>
      </w:r>
    </w:p>
    <w:p w14:paraId="4D30BC93" w14:textId="77777777" w:rsidR="00540DC4" w:rsidRPr="00540DC4" w:rsidRDefault="00540DC4" w:rsidP="00540DC4"/>
    <w:tbl>
      <w:tblPr>
        <w:tblStyle w:val="TableGrid"/>
        <w:tblW w:w="0" w:type="auto"/>
        <w:tblLook w:val="04A0" w:firstRow="1" w:lastRow="0" w:firstColumn="1" w:lastColumn="0" w:noHBand="0" w:noVBand="1"/>
      </w:tblPr>
      <w:tblGrid>
        <w:gridCol w:w="9350"/>
      </w:tblGrid>
      <w:tr w:rsidR="00DB12E7" w:rsidRPr="00A159CE" w14:paraId="7FFDA0C2" w14:textId="77777777" w:rsidTr="0016775B">
        <w:tc>
          <w:tcPr>
            <w:tcW w:w="9576" w:type="dxa"/>
          </w:tcPr>
          <w:p w14:paraId="61BF3914" w14:textId="05B81A16" w:rsidR="00DB12E7" w:rsidRPr="00A159CE" w:rsidRDefault="00C17670" w:rsidP="0016775B">
            <w:r>
              <w:rPr>
                <w:rStyle w:val="CodeChar"/>
              </w:rPr>
              <w:t>acc_id</w:t>
            </w:r>
            <w:r w:rsidR="00DB12E7" w:rsidRPr="00A159CE">
              <w:t xml:space="preserve"> = Auto-generate database key.</w:t>
            </w:r>
          </w:p>
        </w:tc>
      </w:tr>
      <w:tr w:rsidR="00DB12E7" w:rsidRPr="00A159CE" w14:paraId="55750DEC" w14:textId="77777777" w:rsidTr="0016775B">
        <w:tc>
          <w:tcPr>
            <w:tcW w:w="9576" w:type="dxa"/>
          </w:tcPr>
          <w:p w14:paraId="400D3347" w14:textId="6FAE324F" w:rsidR="00DB12E7" w:rsidRPr="00A159CE" w:rsidRDefault="00C17670" w:rsidP="00DB12E7">
            <w:r>
              <w:rPr>
                <w:rStyle w:val="CodeChar"/>
              </w:rPr>
              <w:t>guid</w:t>
            </w:r>
            <w:r w:rsidR="00DB12E7" w:rsidRPr="00A159CE">
              <w:t xml:space="preserve"> = </w:t>
            </w:r>
            <w:r w:rsidR="00DB12E7">
              <w:t>Create a new GUID</w:t>
            </w:r>
            <w:r w:rsidR="00DB12E7" w:rsidRPr="00A159CE">
              <w:t>.</w:t>
            </w:r>
          </w:p>
        </w:tc>
      </w:tr>
      <w:tr w:rsidR="00DB12E7" w:rsidRPr="00A159CE" w14:paraId="5C1A1483" w14:textId="77777777" w:rsidTr="0016775B">
        <w:tc>
          <w:tcPr>
            <w:tcW w:w="9576" w:type="dxa"/>
          </w:tcPr>
          <w:p w14:paraId="06A3FC7E" w14:textId="1ACF5C0A" w:rsidR="00DB12E7" w:rsidRPr="00A159CE" w:rsidRDefault="00C17670" w:rsidP="00F17A8F">
            <w:r>
              <w:rPr>
                <w:rStyle w:val="CodeChar"/>
              </w:rPr>
              <w:t>object_class_term</w:t>
            </w:r>
            <w:r w:rsidR="00DB12E7" w:rsidRPr="00A159CE">
              <w:t xml:space="preserve"> = </w:t>
            </w:r>
            <w:r w:rsidR="00F17A8F">
              <w:t xml:space="preserve">Follow this pattern. If the </w:t>
            </w:r>
            <w:r>
              <w:rPr>
                <w:rStyle w:val="CodeChar"/>
              </w:rPr>
              <w:t>object_class_term</w:t>
            </w:r>
            <w:r w:rsidR="00F17A8F">
              <w:t xml:space="preserve"> of the</w:t>
            </w:r>
            <w:r w:rsidR="00472984">
              <w:t xml:space="preserve"> </w:t>
            </w:r>
            <w:r w:rsidR="00472984" w:rsidRPr="00472984">
              <w:rPr>
                <w:rStyle w:val="CodeChar"/>
              </w:rPr>
              <w:t>eACC</w:t>
            </w:r>
            <w:r w:rsidR="00F17A8F">
              <w:t xml:space="preserve"> is </w:t>
            </w:r>
            <w:r w:rsidR="00F17A8F" w:rsidRPr="00F17A8F">
              <w:rPr>
                <w:rStyle w:val="CodeChar"/>
              </w:rPr>
              <w:t>“Application Area Extension”</w:t>
            </w:r>
            <w:r w:rsidR="00F17A8F">
              <w:t xml:space="preserve"> the </w:t>
            </w:r>
            <w:r>
              <w:rPr>
                <w:rStyle w:val="CodeChar"/>
              </w:rPr>
              <w:t>object_class_term</w:t>
            </w:r>
            <w:r w:rsidR="00F17A8F">
              <w:t xml:space="preserve"> for this ACC is </w:t>
            </w:r>
            <w:r w:rsidR="00F17A8F" w:rsidRPr="00F17A8F">
              <w:rPr>
                <w:rStyle w:val="CodeChar"/>
              </w:rPr>
              <w:t>“Application Area User Extension Group”</w:t>
            </w:r>
            <w:r w:rsidR="00F17A8F">
              <w:t xml:space="preserve">. I.e., insert the </w:t>
            </w:r>
            <w:r w:rsidR="00F17A8F" w:rsidRPr="00F17A8F">
              <w:rPr>
                <w:rStyle w:val="CodeChar"/>
              </w:rPr>
              <w:t>“User”</w:t>
            </w:r>
            <w:r w:rsidR="00F17A8F">
              <w:t xml:space="preserve"> before the </w:t>
            </w:r>
            <w:r w:rsidR="00F17A8F" w:rsidRPr="00F17A8F">
              <w:rPr>
                <w:rStyle w:val="CodeChar"/>
              </w:rPr>
              <w:t>“Extension”</w:t>
            </w:r>
            <w:r w:rsidR="00F17A8F">
              <w:t xml:space="preserve"> and suffix the end with </w:t>
            </w:r>
            <w:r w:rsidR="00F17A8F" w:rsidRPr="00F17A8F">
              <w:rPr>
                <w:rStyle w:val="CodeChar"/>
              </w:rPr>
              <w:t>“Group”</w:t>
            </w:r>
            <w:r w:rsidR="00F17A8F">
              <w:t xml:space="preserve">. So for </w:t>
            </w:r>
            <w:r w:rsidR="00F17A8F" w:rsidRPr="00F17A8F">
              <w:rPr>
                <w:rStyle w:val="CodeChar"/>
              </w:rPr>
              <w:t>“All Extension”</w:t>
            </w:r>
            <w:r w:rsidR="00F17A8F">
              <w:t xml:space="preserve">, it would be </w:t>
            </w:r>
            <w:r w:rsidR="00F17A8F" w:rsidRPr="00F17A8F">
              <w:rPr>
                <w:rStyle w:val="CodeChar"/>
              </w:rPr>
              <w:t>“All User Extension Group”</w:t>
            </w:r>
            <w:r w:rsidR="00E813DC">
              <w:t xml:space="preserve"> and for </w:t>
            </w:r>
            <w:r w:rsidR="00E813DC" w:rsidRPr="00E813DC">
              <w:rPr>
                <w:rStyle w:val="CodeChar"/>
              </w:rPr>
              <w:t>“Attached Item Extension”</w:t>
            </w:r>
            <w:r w:rsidR="00E813DC">
              <w:t xml:space="preserve">, it would be </w:t>
            </w:r>
            <w:r w:rsidR="00E813DC" w:rsidRPr="00E813DC">
              <w:rPr>
                <w:rStyle w:val="CodeChar"/>
              </w:rPr>
              <w:t>“Attached  Item User Extension Group”</w:t>
            </w:r>
            <w:r w:rsidR="00E813DC">
              <w:t>.</w:t>
            </w:r>
          </w:p>
        </w:tc>
      </w:tr>
      <w:tr w:rsidR="00DB12E7" w:rsidRPr="00A159CE" w14:paraId="44E296B6" w14:textId="77777777" w:rsidTr="0016775B">
        <w:tc>
          <w:tcPr>
            <w:tcW w:w="9576" w:type="dxa"/>
          </w:tcPr>
          <w:p w14:paraId="6F91BBE8" w14:textId="56DC54EC" w:rsidR="00DB12E7" w:rsidRPr="00A159CE" w:rsidRDefault="00736ABC" w:rsidP="00F17A8F">
            <w:r>
              <w:rPr>
                <w:rStyle w:val="CodeChar"/>
              </w:rPr>
              <w:t>den</w:t>
            </w:r>
            <w:r w:rsidR="00DB12E7" w:rsidRPr="004452DB">
              <w:t xml:space="preserve"> =</w:t>
            </w:r>
            <w:r w:rsidR="00F17A8F">
              <w:t xml:space="preserve"> </w:t>
            </w:r>
            <w:r w:rsidR="00C17670">
              <w:rPr>
                <w:rStyle w:val="CodeChar"/>
              </w:rPr>
              <w:t>object_class_term</w:t>
            </w:r>
            <w:r w:rsidR="00F17A8F" w:rsidRPr="00F17A8F">
              <w:rPr>
                <w:rStyle w:val="CodeChar"/>
              </w:rPr>
              <w:t xml:space="preserve"> + “. Details”</w:t>
            </w:r>
            <w:r w:rsidR="00472984">
              <w:t>.</w:t>
            </w:r>
          </w:p>
        </w:tc>
      </w:tr>
      <w:tr w:rsidR="00DB12E7" w:rsidRPr="00A159CE" w14:paraId="363E0F17" w14:textId="77777777" w:rsidTr="0016775B">
        <w:tc>
          <w:tcPr>
            <w:tcW w:w="9576" w:type="dxa"/>
          </w:tcPr>
          <w:p w14:paraId="43BC9F74" w14:textId="77777777" w:rsidR="00DB12E7" w:rsidRPr="00A159CE" w:rsidRDefault="00B66EC6" w:rsidP="00F17A8F">
            <w:r>
              <w:rPr>
                <w:rStyle w:val="CodeChar"/>
              </w:rPr>
              <w:t>definition</w:t>
            </w:r>
            <w:r w:rsidR="00DB12E7" w:rsidRPr="00A159CE">
              <w:t xml:space="preserve"> = </w:t>
            </w:r>
            <w:r w:rsidR="00F17A8F" w:rsidRPr="00BB4F0A">
              <w:rPr>
                <w:rStyle w:val="CodeChar"/>
              </w:rPr>
              <w:t>“A system created component contain</w:t>
            </w:r>
            <w:r w:rsidR="009E262C">
              <w:rPr>
                <w:rStyle w:val="CodeChar"/>
              </w:rPr>
              <w:t>ing</w:t>
            </w:r>
            <w:r w:rsidR="00F17A8F" w:rsidRPr="00BB4F0A">
              <w:rPr>
                <w:rStyle w:val="CodeChar"/>
              </w:rPr>
              <w:t xml:space="preserve"> user extension to the ” + eACC</w:t>
            </w:r>
            <w:r w:rsidR="00BB4F0A" w:rsidRPr="00BB4F0A">
              <w:rPr>
                <w:rStyle w:val="CodeChar"/>
              </w:rPr>
              <w:t>.Object_ClassTerm</w:t>
            </w:r>
            <w:r w:rsidR="00D37182">
              <w:rPr>
                <w:rStyle w:val="CodeChar"/>
              </w:rPr>
              <w:t xml:space="preserve"> + “.”</w:t>
            </w:r>
            <w:r w:rsidR="00BB4F0A">
              <w:t>.</w:t>
            </w:r>
            <w:r w:rsidR="00F17A8F">
              <w:t xml:space="preserve"> </w:t>
            </w:r>
          </w:p>
        </w:tc>
      </w:tr>
      <w:tr w:rsidR="00DB12E7" w:rsidRPr="00A159CE" w14:paraId="7328FD70" w14:textId="77777777" w:rsidTr="0016775B">
        <w:tc>
          <w:tcPr>
            <w:tcW w:w="9576" w:type="dxa"/>
          </w:tcPr>
          <w:p w14:paraId="05D5B90E" w14:textId="642F948D" w:rsidR="00DB12E7" w:rsidRPr="00A159CE" w:rsidRDefault="00C17670" w:rsidP="00987192">
            <w:r>
              <w:rPr>
                <w:rStyle w:val="CodeChar"/>
              </w:rPr>
              <w:t>based_acc_id</w:t>
            </w:r>
            <w:r w:rsidR="00472984">
              <w:t xml:space="preserve"> = </w:t>
            </w:r>
            <w:r w:rsidR="00987192">
              <w:t>Null</w:t>
            </w:r>
            <w:r w:rsidR="00472984">
              <w:t>.</w:t>
            </w:r>
          </w:p>
        </w:tc>
      </w:tr>
      <w:tr w:rsidR="00DB12E7" w:rsidRPr="00A159CE" w14:paraId="507D5706" w14:textId="77777777" w:rsidTr="0016775B">
        <w:tc>
          <w:tcPr>
            <w:tcW w:w="9576" w:type="dxa"/>
          </w:tcPr>
          <w:p w14:paraId="068FAA1A" w14:textId="6C4BB906" w:rsidR="00DB12E7" w:rsidRPr="00A159CE" w:rsidRDefault="00C17670" w:rsidP="0016775B">
            <w:r>
              <w:rPr>
                <w:rStyle w:val="CodeChar"/>
              </w:rPr>
              <w:t xml:space="preserve">object_class_qualifier </w:t>
            </w:r>
            <w:r w:rsidR="00DB12E7" w:rsidRPr="00A159CE">
              <w:t>= Always empty.</w:t>
            </w:r>
          </w:p>
        </w:tc>
      </w:tr>
      <w:tr w:rsidR="00DB12E7" w:rsidRPr="00A159CE" w14:paraId="2027A9DC" w14:textId="77777777" w:rsidTr="0016775B">
        <w:tc>
          <w:tcPr>
            <w:tcW w:w="9576" w:type="dxa"/>
          </w:tcPr>
          <w:p w14:paraId="73806821" w14:textId="767DAA0F" w:rsidR="00DB12E7" w:rsidRPr="00A159CE" w:rsidRDefault="00C17670" w:rsidP="00472984">
            <w:r>
              <w:rPr>
                <w:rStyle w:val="CodeChar"/>
              </w:rPr>
              <w:t>oagis_component_type</w:t>
            </w:r>
            <w:r w:rsidR="00DB12E7" w:rsidRPr="00A159CE">
              <w:t xml:space="preserve"> = </w:t>
            </w:r>
            <w:r w:rsidR="00472984" w:rsidRPr="00472984">
              <w:rPr>
                <w:rStyle w:val="CodeChar"/>
              </w:rPr>
              <w:t>4</w:t>
            </w:r>
            <w:r w:rsidR="00472984">
              <w:t xml:space="preserve"> for </w:t>
            </w:r>
            <w:r w:rsidR="00472984" w:rsidRPr="00472984">
              <w:rPr>
                <w:rStyle w:val="CodeChar"/>
              </w:rPr>
              <w:t>“User Extension</w:t>
            </w:r>
            <w:r w:rsidR="00F17A8F">
              <w:rPr>
                <w:rStyle w:val="CodeChar"/>
              </w:rPr>
              <w:t xml:space="preserve"> Group</w:t>
            </w:r>
            <w:r w:rsidR="00472984" w:rsidRPr="00472984">
              <w:rPr>
                <w:rStyle w:val="CodeChar"/>
              </w:rPr>
              <w:t>”</w:t>
            </w:r>
            <w:r w:rsidR="00472984">
              <w:t>.</w:t>
            </w:r>
            <w:r w:rsidR="00DB12E7" w:rsidRPr="00A159CE">
              <w:t xml:space="preserve"> </w:t>
            </w:r>
          </w:p>
        </w:tc>
      </w:tr>
      <w:tr w:rsidR="001F10A4" w:rsidRPr="00A159CE" w14:paraId="61179E0D" w14:textId="77777777" w:rsidTr="0016775B">
        <w:tc>
          <w:tcPr>
            <w:tcW w:w="9576" w:type="dxa"/>
          </w:tcPr>
          <w:p w14:paraId="2CAC17BE" w14:textId="276AC452" w:rsidR="001F10A4" w:rsidRPr="00A159CE" w:rsidRDefault="00C17670" w:rsidP="00096DC6">
            <w:pPr>
              <w:rPr>
                <w:rStyle w:val="CodeChar"/>
              </w:rPr>
            </w:pPr>
            <w:r>
              <w:rPr>
                <w:rStyle w:val="CodeChar"/>
              </w:rPr>
              <w:t>module</w:t>
            </w:r>
            <w:r w:rsidR="001F10A4">
              <w:rPr>
                <w:rStyle w:val="CodeChar"/>
              </w:rPr>
              <w:t xml:space="preserve"> = </w:t>
            </w:r>
            <w:r w:rsidR="005B000B">
              <w:t>Null</w:t>
            </w:r>
            <w:r w:rsidR="00465776">
              <w:t>.</w:t>
            </w:r>
          </w:p>
        </w:tc>
      </w:tr>
      <w:tr w:rsidR="001F10A4" w:rsidRPr="00A159CE" w14:paraId="31A1F177" w14:textId="77777777" w:rsidTr="0016775B">
        <w:tc>
          <w:tcPr>
            <w:tcW w:w="9576" w:type="dxa"/>
          </w:tcPr>
          <w:p w14:paraId="6217443E" w14:textId="77777777" w:rsidR="001F10A4" w:rsidRPr="00A159CE" w:rsidRDefault="001F10A4" w:rsidP="005B000B">
            <w:pPr>
              <w:rPr>
                <w:rStyle w:val="CodeChar"/>
              </w:rPr>
            </w:pPr>
            <w:r>
              <w:rPr>
                <w:rStyle w:val="CodeChar"/>
              </w:rPr>
              <w:t>Namespace</w:t>
            </w:r>
            <w:r w:rsidR="006B1123">
              <w:rPr>
                <w:rStyle w:val="CodeChar"/>
              </w:rPr>
              <w:t>_ID</w:t>
            </w:r>
            <w:r>
              <w:rPr>
                <w:rStyle w:val="CodeChar"/>
              </w:rPr>
              <w:t xml:space="preserve"> = </w:t>
            </w:r>
            <w:r w:rsidR="005B000B">
              <w:t>Null</w:t>
            </w:r>
            <w:r w:rsidR="00465776">
              <w:t>.</w:t>
            </w:r>
          </w:p>
        </w:tc>
      </w:tr>
      <w:tr w:rsidR="00DB12E7" w:rsidRPr="00A159CE" w14:paraId="572BA844" w14:textId="77777777" w:rsidTr="0016775B">
        <w:tc>
          <w:tcPr>
            <w:tcW w:w="9576" w:type="dxa"/>
          </w:tcPr>
          <w:p w14:paraId="2CB92E22" w14:textId="77777777" w:rsidR="00DB12E7" w:rsidRPr="00A159CE" w:rsidRDefault="00127238" w:rsidP="00472984">
            <w:r>
              <w:rPr>
                <w:rStyle w:val="CodeChar"/>
              </w:rPr>
              <w:t>created_by</w:t>
            </w:r>
            <w:r w:rsidR="00DB12E7" w:rsidRPr="00A159CE">
              <w:t xml:space="preserve"> = </w:t>
            </w:r>
            <w:r w:rsidR="00472984">
              <w:t>The logged in user</w:t>
            </w:r>
            <w:r w:rsidR="00DB12E7" w:rsidRPr="00A159CE">
              <w:t>.</w:t>
            </w:r>
          </w:p>
        </w:tc>
      </w:tr>
      <w:tr w:rsidR="006B1123" w:rsidRPr="00A159CE" w14:paraId="621D323C" w14:textId="77777777" w:rsidTr="0016775B">
        <w:tc>
          <w:tcPr>
            <w:tcW w:w="9576" w:type="dxa"/>
          </w:tcPr>
          <w:p w14:paraId="40E31158" w14:textId="77777777" w:rsidR="006B1123" w:rsidRPr="00A159CE" w:rsidRDefault="006B1123" w:rsidP="0016775B">
            <w:pPr>
              <w:rPr>
                <w:rStyle w:val="CodeChar"/>
              </w:rPr>
            </w:pPr>
            <w:r>
              <w:rPr>
                <w:rStyle w:val="CodeChar"/>
              </w:rPr>
              <w:t xml:space="preserve">Owner_User_D = </w:t>
            </w:r>
            <w:r>
              <w:t>The logged in user</w:t>
            </w:r>
            <w:r w:rsidRPr="00A159CE">
              <w:t>.</w:t>
            </w:r>
          </w:p>
        </w:tc>
      </w:tr>
      <w:tr w:rsidR="00DB12E7" w:rsidRPr="00A159CE" w14:paraId="18E52D13" w14:textId="77777777" w:rsidTr="0016775B">
        <w:tc>
          <w:tcPr>
            <w:tcW w:w="9576" w:type="dxa"/>
          </w:tcPr>
          <w:p w14:paraId="151D1CC3" w14:textId="77777777" w:rsidR="00DB12E7" w:rsidRPr="00A159CE" w:rsidRDefault="00127238" w:rsidP="0016775B">
            <w:r>
              <w:rPr>
                <w:rStyle w:val="CodeChar"/>
              </w:rPr>
              <w:t>last_updated_by</w:t>
            </w:r>
            <w:r w:rsidR="00DB12E7" w:rsidRPr="00A159CE">
              <w:t xml:space="preserve"> = </w:t>
            </w:r>
            <w:r w:rsidR="00D70BE0">
              <w:t>The logged in user</w:t>
            </w:r>
            <w:r w:rsidR="00D70BE0" w:rsidRPr="00A159CE">
              <w:t>.</w:t>
            </w:r>
          </w:p>
        </w:tc>
      </w:tr>
      <w:tr w:rsidR="00DB12E7" w:rsidRPr="00A159CE" w14:paraId="10480530" w14:textId="77777777" w:rsidTr="0016775B">
        <w:tc>
          <w:tcPr>
            <w:tcW w:w="9576" w:type="dxa"/>
          </w:tcPr>
          <w:p w14:paraId="2AFEE947" w14:textId="77777777" w:rsidR="00DB12E7" w:rsidRPr="00A159CE" w:rsidRDefault="00127238" w:rsidP="0016775B">
            <w:r>
              <w:rPr>
                <w:rStyle w:val="CodeChar"/>
              </w:rPr>
              <w:t>creation_timestamp</w:t>
            </w:r>
            <w:r w:rsidR="00DB12E7" w:rsidRPr="00A159CE">
              <w:t xml:space="preserve"> = Current time.</w:t>
            </w:r>
          </w:p>
        </w:tc>
      </w:tr>
      <w:tr w:rsidR="00DB12E7" w:rsidRPr="00A159CE" w14:paraId="16CEC90B" w14:textId="77777777" w:rsidTr="0016775B">
        <w:tc>
          <w:tcPr>
            <w:tcW w:w="9576" w:type="dxa"/>
          </w:tcPr>
          <w:p w14:paraId="35FBC559" w14:textId="77777777" w:rsidR="00DB12E7" w:rsidRPr="00A159CE" w:rsidRDefault="00127238" w:rsidP="00D70BE0">
            <w:r>
              <w:rPr>
                <w:rStyle w:val="CodeChar"/>
              </w:rPr>
              <w:t>last_update_timestamp</w:t>
            </w:r>
            <w:r w:rsidR="00DB12E7" w:rsidRPr="00A159CE">
              <w:t xml:space="preserve"> </w:t>
            </w:r>
            <w:r w:rsidR="00225A1E">
              <w:t xml:space="preserve">= Same as </w:t>
            </w:r>
            <w:r>
              <w:rPr>
                <w:rStyle w:val="CodeChar"/>
              </w:rPr>
              <w:t>creation_timestamp</w:t>
            </w:r>
            <w:r w:rsidR="00225A1E">
              <w:t>.</w:t>
            </w:r>
          </w:p>
        </w:tc>
      </w:tr>
      <w:tr w:rsidR="00DB12E7" w:rsidRPr="00A159CE" w14:paraId="197D22F1" w14:textId="77777777" w:rsidTr="0016775B">
        <w:tc>
          <w:tcPr>
            <w:tcW w:w="9576" w:type="dxa"/>
          </w:tcPr>
          <w:p w14:paraId="16035914" w14:textId="77777777" w:rsidR="00DB12E7" w:rsidRPr="00A159CE" w:rsidRDefault="00DB12E7" w:rsidP="00D70BE0">
            <w:r w:rsidRPr="00A159CE">
              <w:rPr>
                <w:rStyle w:val="CodeChar"/>
              </w:rPr>
              <w:t>State</w:t>
            </w:r>
            <w:r w:rsidRPr="00A159CE">
              <w:t xml:space="preserve"> = </w:t>
            </w:r>
            <w:r w:rsidR="00D70BE0" w:rsidRPr="00D70BE0">
              <w:rPr>
                <w:rStyle w:val="CodeChar"/>
              </w:rPr>
              <w:t>1</w:t>
            </w:r>
            <w:r w:rsidRPr="00A159CE">
              <w:t xml:space="preserve">. </w:t>
            </w:r>
            <w:r w:rsidRPr="00A159CE">
              <w:rPr>
                <w:b/>
                <w:bCs/>
              </w:rPr>
              <w:t>Note:</w:t>
            </w:r>
            <w:r w:rsidRPr="00A159CE">
              <w:t xml:space="preserve"> </w:t>
            </w:r>
            <w:r w:rsidR="00D70BE0" w:rsidRPr="00D70BE0">
              <w:rPr>
                <w:rStyle w:val="CodeChar"/>
              </w:rPr>
              <w:t>1</w:t>
            </w:r>
            <w:r w:rsidRPr="00A159CE">
              <w:t xml:space="preserve"> means </w:t>
            </w:r>
            <w:r w:rsidR="00D70BE0" w:rsidRPr="00D70BE0">
              <w:rPr>
                <w:rStyle w:val="CodeChar"/>
              </w:rPr>
              <w:t>Editing</w:t>
            </w:r>
            <w:r w:rsidRPr="00A159CE">
              <w:t>.</w:t>
            </w:r>
          </w:p>
        </w:tc>
      </w:tr>
      <w:tr w:rsidR="00DB12E7" w:rsidRPr="00A159CE" w14:paraId="02510D5E" w14:textId="77777777" w:rsidTr="0016775B">
        <w:tc>
          <w:tcPr>
            <w:tcW w:w="9576" w:type="dxa"/>
          </w:tcPr>
          <w:p w14:paraId="70B246BF" w14:textId="77777777" w:rsidR="00DB12E7" w:rsidRPr="00A159CE" w:rsidRDefault="00B37A2C" w:rsidP="00D70BE0">
            <w:pPr>
              <w:rPr>
                <w:rStyle w:val="CodeChar"/>
              </w:rPr>
            </w:pPr>
            <w:r>
              <w:rPr>
                <w:rStyle w:val="CodeChar"/>
              </w:rPr>
              <w:t>revision_num</w:t>
            </w:r>
            <w:r w:rsidR="00465776">
              <w:rPr>
                <w:rStyle w:val="CodeChar"/>
              </w:rPr>
              <w:t xml:space="preserve"> = 0</w:t>
            </w:r>
            <w:r w:rsidR="00F36B15">
              <w:rPr>
                <w:rStyle w:val="CodeChar"/>
              </w:rPr>
              <w:t>.</w:t>
            </w:r>
          </w:p>
        </w:tc>
      </w:tr>
      <w:tr w:rsidR="00D70BE0" w:rsidRPr="00A159CE" w14:paraId="4A5675C3" w14:textId="77777777" w:rsidTr="0016775B">
        <w:tc>
          <w:tcPr>
            <w:tcW w:w="9576" w:type="dxa"/>
          </w:tcPr>
          <w:p w14:paraId="7A7A8BE9" w14:textId="77777777" w:rsidR="00D70BE0" w:rsidRDefault="00C71A36" w:rsidP="00D70BE0">
            <w:pPr>
              <w:rPr>
                <w:rStyle w:val="CodeChar"/>
              </w:rPr>
            </w:pPr>
            <w:r>
              <w:rPr>
                <w:rStyle w:val="CodeChar"/>
              </w:rPr>
              <w:t>revision_trackiing_num</w:t>
            </w:r>
            <w:r w:rsidR="00D70BE0" w:rsidRPr="00D70BE0">
              <w:t xml:space="preserve"> = </w:t>
            </w:r>
            <w:r w:rsidR="00465776">
              <w:rPr>
                <w:rStyle w:val="CodeChar"/>
              </w:rPr>
              <w:t>0</w:t>
            </w:r>
            <w:r w:rsidR="00D70BE0">
              <w:rPr>
                <w:rStyle w:val="CodeChar"/>
              </w:rPr>
              <w:t>.</w:t>
            </w:r>
          </w:p>
        </w:tc>
      </w:tr>
      <w:tr w:rsidR="00F36B15" w:rsidRPr="00A159CE" w14:paraId="36EAFA09" w14:textId="77777777" w:rsidTr="002123C2">
        <w:tc>
          <w:tcPr>
            <w:tcW w:w="9576" w:type="dxa"/>
          </w:tcPr>
          <w:p w14:paraId="71F09E04" w14:textId="77777777" w:rsidR="00F36B15" w:rsidRDefault="00F36B15" w:rsidP="002123C2">
            <w:pPr>
              <w:rPr>
                <w:rStyle w:val="CodeChar"/>
              </w:rPr>
            </w:pPr>
            <w:r>
              <w:rPr>
                <w:rStyle w:val="CodeChar"/>
              </w:rPr>
              <w:t>Revision_Action = Null.</w:t>
            </w:r>
          </w:p>
        </w:tc>
      </w:tr>
      <w:tr w:rsidR="00F36B15" w:rsidRPr="00A159CE" w14:paraId="2ACD49FB" w14:textId="77777777" w:rsidTr="002123C2">
        <w:tc>
          <w:tcPr>
            <w:tcW w:w="9576" w:type="dxa"/>
          </w:tcPr>
          <w:p w14:paraId="6F870B66" w14:textId="77777777" w:rsidR="00F36B15" w:rsidRDefault="00C71A36" w:rsidP="002123C2">
            <w:pPr>
              <w:rPr>
                <w:rStyle w:val="CodeChar"/>
              </w:rPr>
            </w:pPr>
            <w:r>
              <w:rPr>
                <w:rStyle w:val="CodeChar"/>
              </w:rPr>
              <w:t>release_id</w:t>
            </w:r>
            <w:r w:rsidR="00F36B15">
              <w:rPr>
                <w:rStyle w:val="CodeChar"/>
              </w:rPr>
              <w:t xml:space="preserve"> = Null.</w:t>
            </w:r>
          </w:p>
        </w:tc>
      </w:tr>
      <w:tr w:rsidR="00F36B15" w:rsidRPr="00A159CE" w14:paraId="1AF245EC" w14:textId="77777777" w:rsidTr="0016775B">
        <w:tc>
          <w:tcPr>
            <w:tcW w:w="9576" w:type="dxa"/>
          </w:tcPr>
          <w:p w14:paraId="209BFAD3" w14:textId="78E3536A" w:rsidR="00F36B15" w:rsidRDefault="00C17670" w:rsidP="00C17670">
            <w:pPr>
              <w:rPr>
                <w:rStyle w:val="CodeChar"/>
              </w:rPr>
            </w:pPr>
            <w:r>
              <w:rPr>
                <w:rStyle w:val="CodeChar"/>
              </w:rPr>
              <w:t>current_acc</w:t>
            </w:r>
            <w:r w:rsidR="00F36B15">
              <w:rPr>
                <w:rStyle w:val="CodeChar"/>
              </w:rPr>
              <w:t>_</w:t>
            </w:r>
            <w:r>
              <w:rPr>
                <w:rStyle w:val="CodeChar"/>
              </w:rPr>
              <w:t>id</w:t>
            </w:r>
            <w:r w:rsidR="00F36B15">
              <w:rPr>
                <w:rStyle w:val="CodeChar"/>
              </w:rPr>
              <w:t xml:space="preserve"> = Null.</w:t>
            </w:r>
          </w:p>
        </w:tc>
      </w:tr>
    </w:tbl>
    <w:p w14:paraId="5B713D55" w14:textId="77777777" w:rsidR="0069280F" w:rsidRPr="0069280F" w:rsidRDefault="0069280F" w:rsidP="0069280F"/>
    <w:p w14:paraId="224AD47A" w14:textId="77777777" w:rsidR="0069280F" w:rsidRDefault="00FD202A" w:rsidP="0069280F">
      <w:pPr>
        <w:pStyle w:val="Heading5"/>
      </w:pPr>
      <w:bookmarkStart w:id="959" w:name="_Toc442108972"/>
      <w:r>
        <w:t xml:space="preserve">Populate an ASCCP </w:t>
      </w:r>
      <w:r w:rsidR="0015097E">
        <w:t xml:space="preserve">current </w:t>
      </w:r>
      <w:r>
        <w:t>record</w:t>
      </w:r>
      <w:bookmarkEnd w:id="959"/>
    </w:p>
    <w:p w14:paraId="2BC603B2" w14:textId="77777777" w:rsidR="00F36B15" w:rsidRDefault="00F36B15" w:rsidP="00DB12E7">
      <w:pPr>
        <w:rPr>
          <w:rStyle w:val="CodeChar"/>
        </w:rPr>
      </w:pPr>
    </w:p>
    <w:tbl>
      <w:tblPr>
        <w:tblStyle w:val="TableGrid"/>
        <w:tblW w:w="0" w:type="auto"/>
        <w:tblLook w:val="04A0" w:firstRow="1" w:lastRow="0" w:firstColumn="1" w:lastColumn="0" w:noHBand="0" w:noVBand="1"/>
      </w:tblPr>
      <w:tblGrid>
        <w:gridCol w:w="9350"/>
      </w:tblGrid>
      <w:tr w:rsidR="00F36B15" w14:paraId="1DA5825D" w14:textId="77777777" w:rsidTr="00F36B15">
        <w:tc>
          <w:tcPr>
            <w:tcW w:w="9576" w:type="dxa"/>
          </w:tcPr>
          <w:p w14:paraId="6688800E" w14:textId="00910923" w:rsidR="00F36B15" w:rsidRPr="00F36B15" w:rsidRDefault="00A43A70" w:rsidP="00DB12E7">
            <w:pPr>
              <w:rPr>
                <w:rStyle w:val="CodeChar"/>
                <w:rFonts w:ascii="Times New Roman" w:hAnsi="Times New Roman"/>
                <w:noProof w:val="0"/>
                <w:sz w:val="20"/>
              </w:rPr>
            </w:pPr>
            <w:r>
              <w:rPr>
                <w:rStyle w:val="CodeChar"/>
              </w:rPr>
              <w:t>asccp_id</w:t>
            </w:r>
            <w:r w:rsidR="00F36B15">
              <w:t xml:space="preserve"> = </w:t>
            </w:r>
            <w:r w:rsidR="00F36B15" w:rsidRPr="00A159CE">
              <w:t>Auto-generate database key.</w:t>
            </w:r>
          </w:p>
        </w:tc>
      </w:tr>
      <w:tr w:rsidR="00F36B15" w14:paraId="5F10F76E" w14:textId="77777777" w:rsidTr="00F36B15">
        <w:tc>
          <w:tcPr>
            <w:tcW w:w="9576" w:type="dxa"/>
          </w:tcPr>
          <w:p w14:paraId="7186E520" w14:textId="4533CB2D" w:rsidR="00F36B15" w:rsidRDefault="00A43A70" w:rsidP="00DB12E7">
            <w:pPr>
              <w:rPr>
                <w:rStyle w:val="CodeChar"/>
              </w:rPr>
            </w:pPr>
            <w:r>
              <w:rPr>
                <w:rStyle w:val="CodeChar"/>
              </w:rPr>
              <w:t>guid</w:t>
            </w:r>
            <w:r w:rsidR="00F36B15">
              <w:t xml:space="preserve"> = </w:t>
            </w:r>
            <w:r w:rsidR="00F17A8F">
              <w:t>Create a new GUID</w:t>
            </w:r>
            <w:r w:rsidR="00F17A8F" w:rsidRPr="00A159CE">
              <w:t>.</w:t>
            </w:r>
          </w:p>
        </w:tc>
      </w:tr>
      <w:tr w:rsidR="00F36B15" w14:paraId="4734AB12" w14:textId="77777777" w:rsidTr="00F36B15">
        <w:tc>
          <w:tcPr>
            <w:tcW w:w="9576" w:type="dxa"/>
          </w:tcPr>
          <w:p w14:paraId="28F12C13" w14:textId="2FD5256B" w:rsidR="00F36B15" w:rsidRPr="00F36B15" w:rsidRDefault="00CF7449" w:rsidP="009E262C">
            <w:pPr>
              <w:rPr>
                <w:rStyle w:val="CodeChar"/>
                <w:rFonts w:ascii="Times New Roman" w:hAnsi="Times New Roman"/>
                <w:noProof w:val="0"/>
                <w:sz w:val="20"/>
              </w:rPr>
            </w:pPr>
            <w:r>
              <w:rPr>
                <w:rStyle w:val="CodeChar"/>
              </w:rPr>
              <w:t>property_term</w:t>
            </w:r>
            <w:r w:rsidR="00F36B15">
              <w:t xml:space="preserve"> = </w:t>
            </w:r>
            <w:r w:rsidR="009E262C" w:rsidRPr="009E262C">
              <w:t xml:space="preserve">Same as the </w:t>
            </w:r>
            <w:r w:rsidR="00C17670">
              <w:rPr>
                <w:rStyle w:val="CodeChar"/>
              </w:rPr>
              <w:t>object_class_term</w:t>
            </w:r>
            <w:r w:rsidR="009E262C" w:rsidRPr="009E262C">
              <w:t xml:space="preserve"> of the ACC above.</w:t>
            </w:r>
          </w:p>
        </w:tc>
      </w:tr>
      <w:tr w:rsidR="00F36B15" w14:paraId="1D7BC16A" w14:textId="77777777" w:rsidTr="00F36B15">
        <w:tc>
          <w:tcPr>
            <w:tcW w:w="9576" w:type="dxa"/>
          </w:tcPr>
          <w:p w14:paraId="4A93A708" w14:textId="77777777" w:rsidR="00F36B15" w:rsidRPr="00F36B15" w:rsidRDefault="00B66EC6" w:rsidP="00DB12E7">
            <w:pPr>
              <w:rPr>
                <w:rStyle w:val="CodeChar"/>
                <w:rFonts w:ascii="Times New Roman" w:hAnsi="Times New Roman"/>
                <w:noProof w:val="0"/>
                <w:sz w:val="20"/>
              </w:rPr>
            </w:pPr>
            <w:r>
              <w:rPr>
                <w:rStyle w:val="CodeChar"/>
              </w:rPr>
              <w:t>definition</w:t>
            </w:r>
            <w:r w:rsidR="00F36B15">
              <w:t xml:space="preserve"> = </w:t>
            </w:r>
            <w:r w:rsidR="009E262C" w:rsidRPr="00BB4F0A">
              <w:rPr>
                <w:rStyle w:val="CodeChar"/>
              </w:rPr>
              <w:t>“A system created component contain</w:t>
            </w:r>
            <w:r w:rsidR="009E262C">
              <w:rPr>
                <w:rStyle w:val="CodeChar"/>
              </w:rPr>
              <w:t>ing</w:t>
            </w:r>
            <w:r w:rsidR="009E262C" w:rsidRPr="00BB4F0A">
              <w:rPr>
                <w:rStyle w:val="CodeChar"/>
              </w:rPr>
              <w:t xml:space="preserve"> user extension to the ” + eACC.Object_ClassTerm</w:t>
            </w:r>
            <w:r w:rsidR="00D37182" w:rsidRPr="00D37182">
              <w:rPr>
                <w:rStyle w:val="CodeChar"/>
              </w:rPr>
              <w:t xml:space="preserve"> + “.”</w:t>
            </w:r>
          </w:p>
        </w:tc>
      </w:tr>
      <w:tr w:rsidR="00F36B15" w14:paraId="369C30BC" w14:textId="77777777" w:rsidTr="00F36B15">
        <w:tc>
          <w:tcPr>
            <w:tcW w:w="9576" w:type="dxa"/>
          </w:tcPr>
          <w:p w14:paraId="2FB7BB60" w14:textId="383CDB01" w:rsidR="00F36B15" w:rsidRDefault="001B586F" w:rsidP="009E262C">
            <w:pPr>
              <w:rPr>
                <w:rStyle w:val="CodeChar"/>
              </w:rPr>
            </w:pPr>
            <w:r>
              <w:rPr>
                <w:rStyle w:val="CodeChar"/>
              </w:rPr>
              <w:t>role_of_acc_id</w:t>
            </w:r>
            <w:r w:rsidR="00F36B15">
              <w:t xml:space="preserve"> = Foreign key</w:t>
            </w:r>
            <w:r w:rsidR="009E262C">
              <w:t xml:space="preserve"> to the ACC above.</w:t>
            </w:r>
            <w:r w:rsidR="00F36B15">
              <w:t xml:space="preserve"> </w:t>
            </w:r>
          </w:p>
        </w:tc>
      </w:tr>
      <w:tr w:rsidR="00F36B15" w14:paraId="0FAFB13C" w14:textId="77777777" w:rsidTr="00F36B15">
        <w:tc>
          <w:tcPr>
            <w:tcW w:w="9576" w:type="dxa"/>
          </w:tcPr>
          <w:p w14:paraId="2106747D" w14:textId="3F42B3D0" w:rsidR="00F36B15" w:rsidRPr="00F36B15" w:rsidRDefault="00736ABC" w:rsidP="00D37182">
            <w:pPr>
              <w:rPr>
                <w:rStyle w:val="CodeChar"/>
                <w:rFonts w:ascii="Times New Roman" w:hAnsi="Times New Roman"/>
                <w:noProof w:val="0"/>
                <w:sz w:val="20"/>
              </w:rPr>
            </w:pPr>
            <w:r>
              <w:rPr>
                <w:rStyle w:val="CodeChar"/>
              </w:rPr>
              <w:t>den</w:t>
            </w:r>
            <w:r w:rsidR="00F36B15">
              <w:t xml:space="preserve"> = </w:t>
            </w:r>
            <w:r w:rsidR="00CF7449">
              <w:rPr>
                <w:rStyle w:val="CodeChar"/>
              </w:rPr>
              <w:t>property_term</w:t>
            </w:r>
            <w:r w:rsidR="00F36B15">
              <w:rPr>
                <w:rStyle w:val="CodeChar"/>
              </w:rPr>
              <w:t xml:space="preserve"> + “. ” + (ACC(</w:t>
            </w:r>
            <w:r w:rsidR="001B586F">
              <w:rPr>
                <w:rStyle w:val="CodeChar"/>
              </w:rPr>
              <w:t>role_of_acc_id</w:t>
            </w:r>
            <w:r w:rsidR="00F36B15">
              <w:rPr>
                <w:rStyle w:val="CodeChar"/>
              </w:rPr>
              <w:t>)</w:t>
            </w:r>
            <w:r w:rsidR="00D37182">
              <w:rPr>
                <w:rStyle w:val="CodeChar"/>
              </w:rPr>
              <w:t>)</w:t>
            </w:r>
            <w:r w:rsidR="00F36B15">
              <w:rPr>
                <w:rStyle w:val="CodeChar"/>
              </w:rPr>
              <w:t>.</w:t>
            </w:r>
            <w:r w:rsidR="00C17670">
              <w:rPr>
                <w:rStyle w:val="CodeChar"/>
              </w:rPr>
              <w:t>object_class_term</w:t>
            </w:r>
            <w:r w:rsidR="00F36B15">
              <w:t xml:space="preserve">. </w:t>
            </w:r>
          </w:p>
        </w:tc>
      </w:tr>
      <w:tr w:rsidR="00F36B15" w14:paraId="41E2FDD3" w14:textId="77777777" w:rsidTr="00F36B15">
        <w:tc>
          <w:tcPr>
            <w:tcW w:w="9576" w:type="dxa"/>
          </w:tcPr>
          <w:p w14:paraId="622F0BC2" w14:textId="77777777" w:rsidR="00F36B15" w:rsidRPr="003517C5" w:rsidRDefault="00127238" w:rsidP="009E262C">
            <w:pPr>
              <w:rPr>
                <w:rStyle w:val="CodeChar"/>
                <w:rFonts w:ascii="Times New Roman" w:hAnsi="Times New Roman"/>
                <w:noProof w:val="0"/>
                <w:sz w:val="20"/>
              </w:rPr>
            </w:pPr>
            <w:r>
              <w:rPr>
                <w:rStyle w:val="CodeChar"/>
              </w:rPr>
              <w:t>created_by</w:t>
            </w:r>
            <w:r w:rsidR="003517C5">
              <w:t xml:space="preserve"> = </w:t>
            </w:r>
            <w:r w:rsidR="009E262C">
              <w:t>The logged in user</w:t>
            </w:r>
            <w:r w:rsidR="003517C5" w:rsidRPr="00A159CE">
              <w:t>.</w:t>
            </w:r>
          </w:p>
        </w:tc>
      </w:tr>
      <w:tr w:rsidR="00F36B15" w14:paraId="25194778" w14:textId="77777777" w:rsidTr="002123C2">
        <w:tc>
          <w:tcPr>
            <w:tcW w:w="9576" w:type="dxa"/>
          </w:tcPr>
          <w:p w14:paraId="3C305428" w14:textId="77777777" w:rsidR="00F36B15" w:rsidRDefault="00127238" w:rsidP="009E262C">
            <w:pPr>
              <w:rPr>
                <w:rStyle w:val="CodeChar"/>
              </w:rPr>
            </w:pPr>
            <w:r>
              <w:rPr>
                <w:rStyle w:val="CodeChar"/>
              </w:rPr>
              <w:t>last_updated_by</w:t>
            </w:r>
            <w:r w:rsidR="003517C5">
              <w:t xml:space="preserve"> </w:t>
            </w:r>
            <w:r w:rsidR="00225A1E">
              <w:t>= The logged in user</w:t>
            </w:r>
            <w:r w:rsidR="00225A1E" w:rsidRPr="00A159CE">
              <w:t>.</w:t>
            </w:r>
          </w:p>
        </w:tc>
      </w:tr>
      <w:tr w:rsidR="00F36B15" w14:paraId="4713CEF8" w14:textId="77777777" w:rsidTr="002123C2">
        <w:tc>
          <w:tcPr>
            <w:tcW w:w="9576" w:type="dxa"/>
          </w:tcPr>
          <w:p w14:paraId="55D77E44" w14:textId="77777777" w:rsidR="00F36B15" w:rsidRDefault="00127238" w:rsidP="002123C2">
            <w:pPr>
              <w:rPr>
                <w:rStyle w:val="CodeChar"/>
              </w:rPr>
            </w:pPr>
            <w:r>
              <w:rPr>
                <w:rStyle w:val="CodeChar"/>
              </w:rPr>
              <w:t>creation_timestamp</w:t>
            </w:r>
            <w:r w:rsidR="003517C5">
              <w:t xml:space="preserve"> = Current time.</w:t>
            </w:r>
          </w:p>
        </w:tc>
      </w:tr>
      <w:tr w:rsidR="00F36B15" w14:paraId="0848394F" w14:textId="77777777" w:rsidTr="002123C2">
        <w:tc>
          <w:tcPr>
            <w:tcW w:w="9576" w:type="dxa"/>
          </w:tcPr>
          <w:p w14:paraId="5DF7D8E2" w14:textId="77777777" w:rsidR="00F36B15" w:rsidRDefault="00127238" w:rsidP="002123C2">
            <w:pPr>
              <w:rPr>
                <w:rStyle w:val="CodeChar"/>
              </w:rPr>
            </w:pPr>
            <w:r>
              <w:rPr>
                <w:rStyle w:val="CodeChar"/>
              </w:rPr>
              <w:t>last_update_timestamp</w:t>
            </w:r>
            <w:r w:rsidR="003517C5">
              <w:t xml:space="preserve"> </w:t>
            </w:r>
            <w:r w:rsidR="00225A1E">
              <w:t xml:space="preserve">= Same as </w:t>
            </w:r>
            <w:r>
              <w:rPr>
                <w:rStyle w:val="CodeChar"/>
              </w:rPr>
              <w:t>creation_timestamp</w:t>
            </w:r>
            <w:r w:rsidR="00225A1E">
              <w:t>.</w:t>
            </w:r>
          </w:p>
        </w:tc>
      </w:tr>
      <w:tr w:rsidR="00F36B15" w14:paraId="7417D26D" w14:textId="77777777" w:rsidTr="002123C2">
        <w:tc>
          <w:tcPr>
            <w:tcW w:w="9576" w:type="dxa"/>
          </w:tcPr>
          <w:p w14:paraId="55CB520E" w14:textId="77777777" w:rsidR="00F36B15" w:rsidRDefault="003517C5" w:rsidP="002123C2">
            <w:pPr>
              <w:rPr>
                <w:rStyle w:val="CodeChar"/>
              </w:rPr>
            </w:pPr>
            <w:r w:rsidRPr="008C0E16">
              <w:t>State</w:t>
            </w:r>
            <w:r>
              <w:t xml:space="preserve"> = </w:t>
            </w:r>
            <w:r w:rsidRPr="00A159CE">
              <w:rPr>
                <w:rStyle w:val="CodeChar"/>
              </w:rPr>
              <w:t>4</w:t>
            </w:r>
            <w:r w:rsidRPr="00A159CE">
              <w:t xml:space="preserve">. </w:t>
            </w:r>
            <w:r w:rsidRPr="00A159CE">
              <w:rPr>
                <w:b/>
                <w:bCs/>
              </w:rPr>
              <w:t>Note:</w:t>
            </w:r>
            <w:r w:rsidRPr="00A159CE">
              <w:t xml:space="preserve"> 4 means published.</w:t>
            </w:r>
          </w:p>
        </w:tc>
      </w:tr>
      <w:tr w:rsidR="00F36B15" w14:paraId="39B692A7" w14:textId="77777777" w:rsidTr="002123C2">
        <w:tc>
          <w:tcPr>
            <w:tcW w:w="9576" w:type="dxa"/>
          </w:tcPr>
          <w:p w14:paraId="50F09CA7" w14:textId="2B40A3DE" w:rsidR="00F36B15" w:rsidRDefault="00C17670" w:rsidP="00D37182">
            <w:pPr>
              <w:rPr>
                <w:rStyle w:val="CodeChar"/>
              </w:rPr>
            </w:pPr>
            <w:r>
              <w:rPr>
                <w:rStyle w:val="CodeChar"/>
              </w:rPr>
              <w:t>module</w:t>
            </w:r>
            <w:r w:rsidR="003517C5">
              <w:rPr>
                <w:rStyle w:val="CodeChar"/>
              </w:rPr>
              <w:t xml:space="preserve"> = </w:t>
            </w:r>
            <w:r w:rsidR="00D37182">
              <w:t>Null</w:t>
            </w:r>
            <w:r w:rsidR="0015097E">
              <w:t>.</w:t>
            </w:r>
          </w:p>
        </w:tc>
      </w:tr>
      <w:tr w:rsidR="00F36B15" w14:paraId="1D70C3FB" w14:textId="77777777" w:rsidTr="002123C2">
        <w:tc>
          <w:tcPr>
            <w:tcW w:w="9576" w:type="dxa"/>
          </w:tcPr>
          <w:p w14:paraId="2C24DE4C" w14:textId="77777777" w:rsidR="00F36B15" w:rsidRDefault="00B52DAB" w:rsidP="00D37182">
            <w:pPr>
              <w:rPr>
                <w:rStyle w:val="CodeChar"/>
              </w:rPr>
            </w:pPr>
            <w:r>
              <w:rPr>
                <w:rStyle w:val="CodeChar"/>
              </w:rPr>
              <w:t xml:space="preserve">Namespace_ID = </w:t>
            </w:r>
            <w:r w:rsidR="00D37182">
              <w:t>Null</w:t>
            </w:r>
            <w:r w:rsidR="0015097E">
              <w:t>.</w:t>
            </w:r>
          </w:p>
        </w:tc>
      </w:tr>
      <w:tr w:rsidR="00F36B15" w14:paraId="51AA4F16" w14:textId="77777777" w:rsidTr="002123C2">
        <w:tc>
          <w:tcPr>
            <w:tcW w:w="9576" w:type="dxa"/>
          </w:tcPr>
          <w:p w14:paraId="0A1B3AC5" w14:textId="77777777" w:rsidR="00F36B15" w:rsidRDefault="00B52DAB" w:rsidP="002123C2">
            <w:pPr>
              <w:rPr>
                <w:rStyle w:val="CodeChar"/>
              </w:rPr>
            </w:pPr>
            <w:r>
              <w:rPr>
                <w:rStyle w:val="CodeChar"/>
              </w:rPr>
              <w:t>Reusable_Indicator = False.</w:t>
            </w:r>
          </w:p>
        </w:tc>
      </w:tr>
      <w:tr w:rsidR="00F36B15" w14:paraId="24FFED9C" w14:textId="77777777" w:rsidTr="002123C2">
        <w:tc>
          <w:tcPr>
            <w:tcW w:w="9576" w:type="dxa"/>
          </w:tcPr>
          <w:p w14:paraId="0DA8EFB0" w14:textId="77777777" w:rsidR="00F36B15" w:rsidRDefault="00B37A2C" w:rsidP="002123C2">
            <w:pPr>
              <w:rPr>
                <w:rStyle w:val="CodeChar"/>
              </w:rPr>
            </w:pPr>
            <w:r>
              <w:rPr>
                <w:rStyle w:val="CodeChar"/>
              </w:rPr>
              <w:t>revision_num</w:t>
            </w:r>
            <w:r w:rsidR="0015097E">
              <w:rPr>
                <w:rStyle w:val="CodeChar"/>
              </w:rPr>
              <w:t xml:space="preserve"> = 0. </w:t>
            </w:r>
          </w:p>
        </w:tc>
      </w:tr>
      <w:tr w:rsidR="00B52DAB" w14:paraId="255A6D9B" w14:textId="77777777" w:rsidTr="002123C2">
        <w:tc>
          <w:tcPr>
            <w:tcW w:w="9576" w:type="dxa"/>
          </w:tcPr>
          <w:p w14:paraId="094B35C5" w14:textId="77777777" w:rsidR="00B52DAB" w:rsidRDefault="00C71A36" w:rsidP="002123C2">
            <w:pPr>
              <w:rPr>
                <w:rStyle w:val="CodeChar"/>
              </w:rPr>
            </w:pPr>
            <w:r>
              <w:rPr>
                <w:rStyle w:val="CodeChar"/>
              </w:rPr>
              <w:t>revision_trackiing_num</w:t>
            </w:r>
            <w:r w:rsidR="0015097E">
              <w:rPr>
                <w:rStyle w:val="CodeChar"/>
              </w:rPr>
              <w:t xml:space="preserve"> = 0. </w:t>
            </w:r>
          </w:p>
        </w:tc>
      </w:tr>
      <w:tr w:rsidR="00B52DAB" w14:paraId="3984D4A9" w14:textId="77777777" w:rsidTr="002123C2">
        <w:tc>
          <w:tcPr>
            <w:tcW w:w="9576" w:type="dxa"/>
          </w:tcPr>
          <w:p w14:paraId="192B9F24" w14:textId="77777777" w:rsidR="00B52DAB" w:rsidRDefault="00B52DAB" w:rsidP="002123C2">
            <w:pPr>
              <w:rPr>
                <w:rStyle w:val="CodeChar"/>
              </w:rPr>
            </w:pPr>
            <w:r w:rsidRPr="00B52DAB">
              <w:rPr>
                <w:rStyle w:val="CodeChar"/>
              </w:rPr>
              <w:t>Revision_Action</w:t>
            </w:r>
            <w:r w:rsidR="0015097E">
              <w:rPr>
                <w:rStyle w:val="CodeChar"/>
              </w:rPr>
              <w:t xml:space="preserve"> = Null.</w:t>
            </w:r>
          </w:p>
        </w:tc>
      </w:tr>
      <w:tr w:rsidR="00B52DAB" w14:paraId="08E0B76E" w14:textId="77777777" w:rsidTr="002123C2">
        <w:tc>
          <w:tcPr>
            <w:tcW w:w="9576" w:type="dxa"/>
          </w:tcPr>
          <w:p w14:paraId="37DF3428" w14:textId="77777777" w:rsidR="00B52DAB" w:rsidRDefault="00C71A36" w:rsidP="002123C2">
            <w:pPr>
              <w:rPr>
                <w:rStyle w:val="CodeChar"/>
              </w:rPr>
            </w:pPr>
            <w:r>
              <w:rPr>
                <w:rStyle w:val="CodeChar"/>
              </w:rPr>
              <w:t>release_id</w:t>
            </w:r>
            <w:r w:rsidR="0015097E">
              <w:rPr>
                <w:rStyle w:val="CodeChar"/>
              </w:rPr>
              <w:t xml:space="preserve"> = Null. </w:t>
            </w:r>
          </w:p>
        </w:tc>
      </w:tr>
      <w:tr w:rsidR="00B52DAB" w14:paraId="311449AE" w14:textId="77777777" w:rsidTr="002123C2">
        <w:tc>
          <w:tcPr>
            <w:tcW w:w="9576" w:type="dxa"/>
          </w:tcPr>
          <w:p w14:paraId="2FE9A2B8" w14:textId="1F7C4A32" w:rsidR="00B52DAB" w:rsidRDefault="00B50E17" w:rsidP="002123C2">
            <w:pPr>
              <w:rPr>
                <w:rStyle w:val="CodeChar"/>
              </w:rPr>
            </w:pPr>
            <w:r>
              <w:rPr>
                <w:rStyle w:val="CodeChar"/>
              </w:rPr>
              <w:t>current_asccp_id</w:t>
            </w:r>
            <w:r w:rsidR="0015097E">
              <w:rPr>
                <w:rStyle w:val="CodeChar"/>
              </w:rPr>
              <w:t xml:space="preserve"> = Null.</w:t>
            </w:r>
          </w:p>
        </w:tc>
      </w:tr>
    </w:tbl>
    <w:p w14:paraId="725B7412" w14:textId="77777777" w:rsidR="00F36B15" w:rsidRDefault="00F36B15" w:rsidP="00DB12E7">
      <w:pPr>
        <w:rPr>
          <w:rStyle w:val="CodeChar"/>
        </w:rPr>
      </w:pPr>
    </w:p>
    <w:p w14:paraId="3980CAE7" w14:textId="77777777" w:rsidR="00FD202A" w:rsidRDefault="00FD202A" w:rsidP="00FD202A">
      <w:pPr>
        <w:pStyle w:val="Heading5"/>
      </w:pPr>
      <w:bookmarkStart w:id="960" w:name="_Toc442108973"/>
      <w:r>
        <w:t>Populate an ASCC</w:t>
      </w:r>
      <w:r w:rsidR="0015097E">
        <w:t xml:space="preserve"> current record</w:t>
      </w:r>
      <w:bookmarkEnd w:id="960"/>
    </w:p>
    <w:p w14:paraId="1CF4DD35"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496F33" w14:paraId="693CC72A" w14:textId="77777777" w:rsidTr="00496F33">
        <w:tc>
          <w:tcPr>
            <w:tcW w:w="9576" w:type="dxa"/>
          </w:tcPr>
          <w:p w14:paraId="78D6F332" w14:textId="06D95087" w:rsidR="00496F33" w:rsidRPr="00496F33" w:rsidRDefault="0040569A" w:rsidP="00DB12E7">
            <w:pPr>
              <w:rPr>
                <w:rStyle w:val="CodeChar"/>
                <w:rFonts w:ascii="Times New Roman" w:hAnsi="Times New Roman"/>
                <w:noProof w:val="0"/>
                <w:sz w:val="20"/>
              </w:rPr>
            </w:pPr>
            <w:r>
              <w:rPr>
                <w:rStyle w:val="CodeChar"/>
              </w:rPr>
              <w:t>ascc_id</w:t>
            </w:r>
            <w:r w:rsidR="00496F33">
              <w:t xml:space="preserve"> = </w:t>
            </w:r>
            <w:r w:rsidR="00496F33" w:rsidRPr="00A159CE">
              <w:t>Auto-generate database key.</w:t>
            </w:r>
          </w:p>
        </w:tc>
      </w:tr>
      <w:tr w:rsidR="00496F33" w14:paraId="4200B6ED" w14:textId="77777777" w:rsidTr="00496F33">
        <w:tc>
          <w:tcPr>
            <w:tcW w:w="9576" w:type="dxa"/>
          </w:tcPr>
          <w:p w14:paraId="5BB175CA" w14:textId="5F188167" w:rsidR="00496F33" w:rsidRPr="00496F33" w:rsidRDefault="0040569A" w:rsidP="00496F33">
            <w:pPr>
              <w:rPr>
                <w:rStyle w:val="CodeChar"/>
                <w:rFonts w:ascii="Times New Roman" w:hAnsi="Times New Roman"/>
                <w:noProof w:val="0"/>
                <w:sz w:val="20"/>
              </w:rPr>
            </w:pPr>
            <w:r>
              <w:rPr>
                <w:rStyle w:val="CodeChar"/>
              </w:rPr>
              <w:t>guid</w:t>
            </w:r>
            <w:r w:rsidR="00496F33" w:rsidRPr="00B74179">
              <w:rPr>
                <w:rStyle w:val="CodeChar"/>
              </w:rPr>
              <w:t xml:space="preserve"> = </w:t>
            </w:r>
            <w:r w:rsidR="00496F33" w:rsidRPr="00496F33">
              <w:t>Generate a new one.</w:t>
            </w:r>
          </w:p>
        </w:tc>
      </w:tr>
      <w:tr w:rsidR="00496F33" w14:paraId="4B7AC380" w14:textId="77777777" w:rsidTr="00496F33">
        <w:tc>
          <w:tcPr>
            <w:tcW w:w="9576" w:type="dxa"/>
          </w:tcPr>
          <w:p w14:paraId="30767532" w14:textId="1211DF71" w:rsidR="00496F33" w:rsidRPr="005454E3" w:rsidRDefault="0040569A" w:rsidP="00DB12E7">
            <w:pPr>
              <w:rPr>
                <w:rStyle w:val="CodeChar"/>
                <w:rFonts w:ascii="Times New Roman" w:hAnsi="Times New Roman"/>
                <w:noProof w:val="0"/>
                <w:sz w:val="20"/>
              </w:rPr>
            </w:pPr>
            <w:r>
              <w:rPr>
                <w:rStyle w:val="CodeChar"/>
              </w:rPr>
              <w:t>cardinality_min</w:t>
            </w:r>
            <w:r w:rsidR="005454E3">
              <w:t xml:space="preserve"> = </w:t>
            </w:r>
            <w:r w:rsidR="005454E3" w:rsidRPr="00C64228">
              <w:rPr>
                <w:rStyle w:val="CodeChar"/>
              </w:rPr>
              <w:t>1</w:t>
            </w:r>
            <w:r w:rsidR="005454E3">
              <w:t>.</w:t>
            </w:r>
          </w:p>
        </w:tc>
      </w:tr>
      <w:tr w:rsidR="00496F33" w14:paraId="174CF50B" w14:textId="77777777" w:rsidTr="00496F33">
        <w:tc>
          <w:tcPr>
            <w:tcW w:w="9576" w:type="dxa"/>
          </w:tcPr>
          <w:p w14:paraId="3FAAD227" w14:textId="2A601546" w:rsidR="00496F33" w:rsidRPr="005454E3" w:rsidRDefault="0040569A" w:rsidP="005454E3">
            <w:pPr>
              <w:rPr>
                <w:rStyle w:val="CodeChar"/>
                <w:rFonts w:ascii="Times New Roman" w:hAnsi="Times New Roman"/>
                <w:noProof w:val="0"/>
                <w:sz w:val="20"/>
              </w:rPr>
            </w:pPr>
            <w:r>
              <w:rPr>
                <w:rStyle w:val="CodeChar"/>
              </w:rPr>
              <w:t>cardinality_max</w:t>
            </w:r>
            <w:r w:rsidR="005454E3">
              <w:t xml:space="preserve"> = </w:t>
            </w:r>
            <w:r w:rsidR="005454E3" w:rsidRPr="00C64228">
              <w:rPr>
                <w:rStyle w:val="CodeChar"/>
              </w:rPr>
              <w:t>1</w:t>
            </w:r>
            <w:r w:rsidR="005454E3">
              <w:t>.</w:t>
            </w:r>
          </w:p>
        </w:tc>
      </w:tr>
      <w:tr w:rsidR="00496F33" w14:paraId="773D6C9C" w14:textId="77777777" w:rsidTr="00496F33">
        <w:tc>
          <w:tcPr>
            <w:tcW w:w="9576" w:type="dxa"/>
          </w:tcPr>
          <w:p w14:paraId="7E61566C" w14:textId="79B98071" w:rsidR="00496F33" w:rsidRDefault="0040569A" w:rsidP="00C64228">
            <w:pPr>
              <w:rPr>
                <w:rStyle w:val="CodeChar"/>
              </w:rPr>
            </w:pPr>
            <w:r>
              <w:rPr>
                <w:rStyle w:val="CodeChar"/>
              </w:rPr>
              <w:t>seq_key</w:t>
            </w:r>
            <w:r w:rsidR="005454E3">
              <w:t xml:space="preserve"> = </w:t>
            </w:r>
            <w:r w:rsidR="00C64228" w:rsidRPr="00C64228">
              <w:rPr>
                <w:rStyle w:val="CodeChar"/>
              </w:rPr>
              <w:t>1</w:t>
            </w:r>
            <w:r w:rsidR="00C64228">
              <w:t>.</w:t>
            </w:r>
          </w:p>
        </w:tc>
      </w:tr>
      <w:tr w:rsidR="00496F33" w14:paraId="68649D16" w14:textId="77777777" w:rsidTr="00496F33">
        <w:tc>
          <w:tcPr>
            <w:tcW w:w="9576" w:type="dxa"/>
          </w:tcPr>
          <w:p w14:paraId="0A7C94C9" w14:textId="366B1CAC" w:rsidR="00496F33" w:rsidRPr="00C64228" w:rsidRDefault="0040569A" w:rsidP="00C64228">
            <w:pPr>
              <w:rPr>
                <w:rStyle w:val="CodeChar"/>
                <w:rFonts w:ascii="Times New Roman" w:hAnsi="Times New Roman"/>
                <w:noProof w:val="0"/>
                <w:sz w:val="20"/>
              </w:rPr>
            </w:pPr>
            <w:r>
              <w:rPr>
                <w:rStyle w:val="CodeChar"/>
              </w:rPr>
              <w:t>from_acc_id</w:t>
            </w:r>
            <w:r w:rsidR="00C64228">
              <w:t xml:space="preserve"> = </w:t>
            </w:r>
            <w:r w:rsidR="00C64228" w:rsidRPr="00C64228">
              <w:rPr>
                <w:rStyle w:val="CodeChar"/>
              </w:rPr>
              <w:t>eACC</w:t>
            </w:r>
            <w:r w:rsidR="00D37182">
              <w:rPr>
                <w:rStyle w:val="CodeChar"/>
              </w:rPr>
              <w:t xml:space="preserve">. </w:t>
            </w:r>
            <w:r w:rsidR="00C17670">
              <w:rPr>
                <w:rStyle w:val="CodeChar"/>
              </w:rPr>
              <w:t>acc_id</w:t>
            </w:r>
            <w:r w:rsidR="00C64228">
              <w:t>.</w:t>
            </w:r>
          </w:p>
        </w:tc>
      </w:tr>
      <w:tr w:rsidR="00496F33" w14:paraId="3BDFDFF8" w14:textId="77777777" w:rsidTr="00496F33">
        <w:tc>
          <w:tcPr>
            <w:tcW w:w="9576" w:type="dxa"/>
          </w:tcPr>
          <w:p w14:paraId="76EB4C6D" w14:textId="6DDC5CBE" w:rsidR="00496F33" w:rsidRDefault="0040569A" w:rsidP="00C64228">
            <w:pPr>
              <w:rPr>
                <w:rStyle w:val="CodeChar"/>
              </w:rPr>
            </w:pPr>
            <w:r>
              <w:rPr>
                <w:rStyle w:val="CodeChar"/>
              </w:rPr>
              <w:t>to_asccp_id</w:t>
            </w:r>
            <w:r w:rsidR="00C64228">
              <w:t xml:space="preserve"> = </w:t>
            </w:r>
            <w:r w:rsidR="00A43A70">
              <w:rPr>
                <w:rStyle w:val="CodeChar"/>
              </w:rPr>
              <w:t>asccp_id</w:t>
            </w:r>
            <w:r w:rsidR="00C64228">
              <w:t xml:space="preserve"> of the above ASCCP record.</w:t>
            </w:r>
          </w:p>
        </w:tc>
      </w:tr>
      <w:tr w:rsidR="00496F33" w14:paraId="11AD2DBA" w14:textId="77777777" w:rsidTr="00496F33">
        <w:tc>
          <w:tcPr>
            <w:tcW w:w="9576" w:type="dxa"/>
          </w:tcPr>
          <w:p w14:paraId="169FF600" w14:textId="340496BC" w:rsidR="00496F33" w:rsidRDefault="00736ABC" w:rsidP="00B42494">
            <w:pPr>
              <w:rPr>
                <w:rStyle w:val="CodeChar"/>
              </w:rPr>
            </w:pPr>
            <w:r>
              <w:rPr>
                <w:rStyle w:val="CodeChar"/>
              </w:rPr>
              <w:t>den</w:t>
            </w:r>
            <w:r w:rsidR="00B42494">
              <w:t xml:space="preserve"> = </w:t>
            </w:r>
            <w:r w:rsidR="00B42494" w:rsidRPr="00B42494">
              <w:rPr>
                <w:rStyle w:val="CodeChar"/>
              </w:rPr>
              <w:t>eACC.</w:t>
            </w:r>
            <w:r w:rsidR="00C17670">
              <w:rPr>
                <w:rStyle w:val="CodeChar"/>
              </w:rPr>
              <w:t>object_class_term</w:t>
            </w:r>
            <w:r w:rsidR="00B42494" w:rsidRPr="00B42494">
              <w:rPr>
                <w:rStyle w:val="CodeChar"/>
              </w:rPr>
              <w:t xml:space="preserve"> + “. “</w:t>
            </w:r>
            <w:r w:rsidR="00B42494">
              <w:t xml:space="preserve"> + </w:t>
            </w:r>
            <w:r w:rsidR="00B42494">
              <w:rPr>
                <w:rStyle w:val="CodeChar"/>
              </w:rPr>
              <w:t>ASCCP(</w:t>
            </w:r>
            <w:r w:rsidR="0040569A">
              <w:rPr>
                <w:rStyle w:val="CodeChar"/>
              </w:rPr>
              <w:t>to_asccp_id</w:t>
            </w:r>
            <w:r w:rsidR="00B42494">
              <w:rPr>
                <w:rStyle w:val="CodeChar"/>
              </w:rPr>
              <w:t>).</w:t>
            </w:r>
            <w:r>
              <w:rPr>
                <w:rStyle w:val="CodeChar"/>
              </w:rPr>
              <w:t>den</w:t>
            </w:r>
          </w:p>
        </w:tc>
      </w:tr>
      <w:tr w:rsidR="00B42494" w14:paraId="4E564871" w14:textId="77777777" w:rsidTr="002123C2">
        <w:tc>
          <w:tcPr>
            <w:tcW w:w="9576" w:type="dxa"/>
          </w:tcPr>
          <w:p w14:paraId="3BBFF63D" w14:textId="1A6AB4AD" w:rsidR="00B42494" w:rsidRPr="00B42494" w:rsidRDefault="00B66EC6" w:rsidP="00D37182">
            <w:pPr>
              <w:rPr>
                <w:rStyle w:val="CodeChar"/>
                <w:rFonts w:ascii="Times New Roman" w:hAnsi="Times New Roman"/>
                <w:noProof w:val="0"/>
                <w:sz w:val="20"/>
              </w:rPr>
            </w:pPr>
            <w:r>
              <w:rPr>
                <w:rStyle w:val="CodeChar"/>
              </w:rPr>
              <w:t>definition</w:t>
            </w:r>
            <w:r w:rsidR="00B42494">
              <w:t xml:space="preserve"> = </w:t>
            </w:r>
            <w:r w:rsidR="00B42494" w:rsidRPr="00B42494">
              <w:rPr>
                <w:rStyle w:val="CodeChar"/>
              </w:rPr>
              <w:t>“System created association to the system created user extension group component</w:t>
            </w:r>
            <w:r w:rsidR="00D37182">
              <w:rPr>
                <w:rStyle w:val="CodeChar"/>
              </w:rPr>
              <w:t xml:space="preserve"> - </w:t>
            </w:r>
            <w:r w:rsidR="00B42494" w:rsidRPr="00B42494">
              <w:rPr>
                <w:rStyle w:val="CodeChar"/>
              </w:rPr>
              <w:t>”</w:t>
            </w:r>
            <w:r w:rsidR="00D37182">
              <w:rPr>
                <w:rStyle w:val="CodeChar"/>
              </w:rPr>
              <w:t xml:space="preserve"> + ueAcc.</w:t>
            </w:r>
            <w:r w:rsidR="00736ABC">
              <w:rPr>
                <w:rStyle w:val="CodeChar"/>
              </w:rPr>
              <w:t>den</w:t>
            </w:r>
            <w:r w:rsidR="00D37182">
              <w:rPr>
                <w:rStyle w:val="CodeChar"/>
              </w:rPr>
              <w:t>.</w:t>
            </w:r>
            <w:r w:rsidR="00C17670">
              <w:rPr>
                <w:rStyle w:val="CodeChar"/>
              </w:rPr>
              <w:t>object_class_term</w:t>
            </w:r>
            <w:r w:rsidR="00D37182">
              <w:rPr>
                <w:rStyle w:val="CodeChar"/>
              </w:rPr>
              <w:t xml:space="preserve"> + “.”</w:t>
            </w:r>
          </w:p>
        </w:tc>
      </w:tr>
      <w:tr w:rsidR="00B42494" w14:paraId="4FC4D369" w14:textId="77777777" w:rsidTr="002123C2">
        <w:tc>
          <w:tcPr>
            <w:tcW w:w="9576" w:type="dxa"/>
          </w:tcPr>
          <w:p w14:paraId="5F25FF6D" w14:textId="77777777" w:rsidR="00B42494" w:rsidRPr="00446F4C" w:rsidRDefault="00127238" w:rsidP="002123C2">
            <w:pPr>
              <w:rPr>
                <w:rStyle w:val="CodeChar"/>
              </w:rPr>
            </w:pPr>
            <w:r>
              <w:rPr>
                <w:rStyle w:val="CodeChar"/>
              </w:rPr>
              <w:t>created_by</w:t>
            </w:r>
            <w:r w:rsidR="00225A1E">
              <w:rPr>
                <w:rStyle w:val="CodeChar"/>
              </w:rPr>
              <w:t xml:space="preserve"> </w:t>
            </w:r>
            <w:r w:rsidR="00225A1E">
              <w:t>= The logged in user</w:t>
            </w:r>
            <w:r w:rsidR="00225A1E" w:rsidRPr="00A159CE">
              <w:t>.</w:t>
            </w:r>
          </w:p>
        </w:tc>
      </w:tr>
      <w:tr w:rsidR="00B42494" w14:paraId="11DDD765" w14:textId="77777777" w:rsidTr="002123C2">
        <w:tc>
          <w:tcPr>
            <w:tcW w:w="9576" w:type="dxa"/>
          </w:tcPr>
          <w:p w14:paraId="4CEF42AD" w14:textId="77777777" w:rsidR="00B42494" w:rsidRPr="00446F4C" w:rsidRDefault="00225A1E" w:rsidP="002123C2">
            <w:pPr>
              <w:rPr>
                <w:rStyle w:val="CodeChar"/>
              </w:rPr>
            </w:pPr>
            <w:r>
              <w:rPr>
                <w:rStyle w:val="CodeChar"/>
              </w:rPr>
              <w:t xml:space="preserve">Owner_User_ID </w:t>
            </w:r>
            <w:r>
              <w:t>= The logged in user</w:t>
            </w:r>
            <w:r w:rsidRPr="00A159CE">
              <w:t>.</w:t>
            </w:r>
          </w:p>
        </w:tc>
      </w:tr>
      <w:tr w:rsidR="00B42494" w14:paraId="4CDA1BEF" w14:textId="77777777" w:rsidTr="00496F33">
        <w:tc>
          <w:tcPr>
            <w:tcW w:w="9576" w:type="dxa"/>
          </w:tcPr>
          <w:p w14:paraId="069CEA6D" w14:textId="77777777" w:rsidR="00B42494" w:rsidRPr="00446F4C" w:rsidRDefault="00127238" w:rsidP="00B42494">
            <w:pPr>
              <w:rPr>
                <w:rStyle w:val="CodeChar"/>
              </w:rPr>
            </w:pPr>
            <w:r>
              <w:rPr>
                <w:rStyle w:val="CodeChar"/>
              </w:rPr>
              <w:lastRenderedPageBreak/>
              <w:t>last_updated_by</w:t>
            </w:r>
            <w:r w:rsidR="00225A1E">
              <w:rPr>
                <w:rStyle w:val="CodeChar"/>
              </w:rPr>
              <w:t xml:space="preserve"> </w:t>
            </w:r>
            <w:r w:rsidR="00225A1E">
              <w:t>= The logged in user</w:t>
            </w:r>
            <w:r w:rsidR="00225A1E" w:rsidRPr="00A159CE">
              <w:t>.</w:t>
            </w:r>
          </w:p>
        </w:tc>
      </w:tr>
      <w:tr w:rsidR="00225A1E" w14:paraId="35445731" w14:textId="77777777" w:rsidTr="00496F33">
        <w:tc>
          <w:tcPr>
            <w:tcW w:w="9576" w:type="dxa"/>
          </w:tcPr>
          <w:p w14:paraId="666E6C79" w14:textId="77777777" w:rsidR="00225A1E" w:rsidRDefault="00127238" w:rsidP="00B42494">
            <w:pPr>
              <w:rPr>
                <w:rStyle w:val="CodeChar"/>
              </w:rPr>
            </w:pPr>
            <w:r>
              <w:rPr>
                <w:rStyle w:val="CodeChar"/>
              </w:rPr>
              <w:t>creation_timestamp</w:t>
            </w:r>
            <w:r w:rsidR="00225A1E">
              <w:rPr>
                <w:rStyle w:val="CodeChar"/>
              </w:rPr>
              <w:t xml:space="preserve"> = </w:t>
            </w:r>
            <w:r w:rsidR="00225A1E" w:rsidRPr="00225A1E">
              <w:t>Current time.</w:t>
            </w:r>
          </w:p>
        </w:tc>
      </w:tr>
      <w:tr w:rsidR="00225A1E" w14:paraId="2009483C" w14:textId="77777777" w:rsidTr="00496F33">
        <w:tc>
          <w:tcPr>
            <w:tcW w:w="9576" w:type="dxa"/>
          </w:tcPr>
          <w:p w14:paraId="19D1C899" w14:textId="77777777" w:rsidR="00225A1E" w:rsidRDefault="00127238" w:rsidP="00225A1E">
            <w:pPr>
              <w:rPr>
                <w:rStyle w:val="CodeChar"/>
              </w:rPr>
            </w:pPr>
            <w:r>
              <w:rPr>
                <w:rStyle w:val="CodeChar"/>
              </w:rPr>
              <w:t>last_update_timestamp</w:t>
            </w:r>
            <w:r w:rsidR="00225A1E">
              <w:rPr>
                <w:rStyle w:val="CodeChar"/>
              </w:rPr>
              <w:t xml:space="preserve"> </w:t>
            </w:r>
            <w:r w:rsidR="00225A1E">
              <w:t xml:space="preserve">= Same as </w:t>
            </w:r>
            <w:r>
              <w:rPr>
                <w:rStyle w:val="CodeChar"/>
              </w:rPr>
              <w:t>creation_timestamp</w:t>
            </w:r>
            <w:r w:rsidR="00225A1E">
              <w:t>.</w:t>
            </w:r>
          </w:p>
        </w:tc>
      </w:tr>
      <w:tr w:rsidR="00225A1E" w14:paraId="68396FDA" w14:textId="77777777" w:rsidTr="00496F33">
        <w:tc>
          <w:tcPr>
            <w:tcW w:w="9576" w:type="dxa"/>
          </w:tcPr>
          <w:p w14:paraId="1F24F78C" w14:textId="77777777" w:rsidR="00225A1E" w:rsidRDefault="00225A1E" w:rsidP="00B42494">
            <w:pPr>
              <w:rPr>
                <w:rStyle w:val="CodeChar"/>
              </w:rPr>
            </w:pPr>
            <w:r>
              <w:rPr>
                <w:rStyle w:val="CodeChar"/>
              </w:rPr>
              <w:t xml:space="preserve">State </w:t>
            </w:r>
            <w:r>
              <w:t xml:space="preserve">= </w:t>
            </w:r>
            <w:r w:rsidRPr="00A159CE">
              <w:rPr>
                <w:rStyle w:val="CodeChar"/>
              </w:rPr>
              <w:t>4</w:t>
            </w:r>
            <w:r w:rsidRPr="00A159CE">
              <w:t xml:space="preserve">. </w:t>
            </w:r>
            <w:r w:rsidRPr="00A159CE">
              <w:rPr>
                <w:b/>
                <w:bCs/>
              </w:rPr>
              <w:t>Note:</w:t>
            </w:r>
            <w:r w:rsidRPr="00A159CE">
              <w:t xml:space="preserve"> 4 means published.</w:t>
            </w:r>
          </w:p>
        </w:tc>
      </w:tr>
      <w:tr w:rsidR="00225A1E" w14:paraId="4CC4BBE2" w14:textId="77777777" w:rsidTr="00496F33">
        <w:tc>
          <w:tcPr>
            <w:tcW w:w="9576" w:type="dxa"/>
          </w:tcPr>
          <w:p w14:paraId="7E84EEA9" w14:textId="77777777" w:rsidR="00225A1E" w:rsidRDefault="00B37A2C" w:rsidP="00B42494">
            <w:pPr>
              <w:rPr>
                <w:rStyle w:val="CodeChar"/>
              </w:rPr>
            </w:pPr>
            <w:r>
              <w:rPr>
                <w:rStyle w:val="CodeChar"/>
              </w:rPr>
              <w:t>revision_num</w:t>
            </w:r>
            <w:r w:rsidR="00225A1E">
              <w:rPr>
                <w:rStyle w:val="CodeChar"/>
              </w:rPr>
              <w:t xml:space="preserve"> = 0.</w:t>
            </w:r>
          </w:p>
        </w:tc>
      </w:tr>
      <w:tr w:rsidR="00225A1E" w14:paraId="76FE1902" w14:textId="77777777" w:rsidTr="00496F33">
        <w:tc>
          <w:tcPr>
            <w:tcW w:w="9576" w:type="dxa"/>
          </w:tcPr>
          <w:p w14:paraId="3268BBEC" w14:textId="77777777" w:rsidR="00225A1E" w:rsidRDefault="00C71A36" w:rsidP="00B42494">
            <w:pPr>
              <w:rPr>
                <w:rStyle w:val="CodeChar"/>
              </w:rPr>
            </w:pPr>
            <w:r>
              <w:rPr>
                <w:rStyle w:val="CodeChar"/>
              </w:rPr>
              <w:t>revision_trackiing_num</w:t>
            </w:r>
            <w:r w:rsidR="00225A1E">
              <w:rPr>
                <w:rStyle w:val="CodeChar"/>
              </w:rPr>
              <w:t xml:space="preserve"> = 0.</w:t>
            </w:r>
          </w:p>
        </w:tc>
      </w:tr>
      <w:tr w:rsidR="00225A1E" w14:paraId="14BF7F29" w14:textId="77777777" w:rsidTr="00496F33">
        <w:tc>
          <w:tcPr>
            <w:tcW w:w="9576" w:type="dxa"/>
          </w:tcPr>
          <w:p w14:paraId="0D125E7C" w14:textId="77777777" w:rsidR="00225A1E" w:rsidRDefault="00225A1E" w:rsidP="00B42494">
            <w:pPr>
              <w:rPr>
                <w:rStyle w:val="CodeChar"/>
              </w:rPr>
            </w:pPr>
            <w:r>
              <w:rPr>
                <w:rStyle w:val="CodeChar"/>
              </w:rPr>
              <w:t>Revision_Action = Null.</w:t>
            </w:r>
          </w:p>
        </w:tc>
      </w:tr>
      <w:tr w:rsidR="00225A1E" w14:paraId="29C515D0" w14:textId="77777777" w:rsidTr="00496F33">
        <w:tc>
          <w:tcPr>
            <w:tcW w:w="9576" w:type="dxa"/>
          </w:tcPr>
          <w:p w14:paraId="117DFFA5" w14:textId="77777777" w:rsidR="00225A1E" w:rsidRDefault="00C71A36" w:rsidP="00B42494">
            <w:pPr>
              <w:rPr>
                <w:rStyle w:val="CodeChar"/>
              </w:rPr>
            </w:pPr>
            <w:r>
              <w:rPr>
                <w:rStyle w:val="CodeChar"/>
              </w:rPr>
              <w:t>release_id</w:t>
            </w:r>
            <w:r w:rsidR="00225A1E">
              <w:rPr>
                <w:rStyle w:val="CodeChar"/>
              </w:rPr>
              <w:t xml:space="preserve"> = Null.</w:t>
            </w:r>
          </w:p>
        </w:tc>
      </w:tr>
      <w:tr w:rsidR="00225A1E" w14:paraId="79503803" w14:textId="77777777" w:rsidTr="00496F33">
        <w:tc>
          <w:tcPr>
            <w:tcW w:w="9576" w:type="dxa"/>
          </w:tcPr>
          <w:p w14:paraId="08E2A13C" w14:textId="1F28328F" w:rsidR="00225A1E" w:rsidRDefault="0040569A" w:rsidP="0040569A">
            <w:pPr>
              <w:rPr>
                <w:rStyle w:val="CodeChar"/>
              </w:rPr>
            </w:pPr>
            <w:r>
              <w:rPr>
                <w:rStyle w:val="CodeChar"/>
              </w:rPr>
              <w:t>c</w:t>
            </w:r>
            <w:r w:rsidR="00225A1E">
              <w:rPr>
                <w:rStyle w:val="CodeChar"/>
              </w:rPr>
              <w:t>urrent_</w:t>
            </w:r>
            <w:r>
              <w:rPr>
                <w:rStyle w:val="CodeChar"/>
              </w:rPr>
              <w:t>ascc</w:t>
            </w:r>
            <w:r w:rsidR="00225A1E">
              <w:rPr>
                <w:rStyle w:val="CodeChar"/>
              </w:rPr>
              <w:t>_</w:t>
            </w:r>
            <w:r>
              <w:rPr>
                <w:rStyle w:val="CodeChar"/>
              </w:rPr>
              <w:t>id</w:t>
            </w:r>
            <w:r w:rsidR="00225A1E">
              <w:rPr>
                <w:rStyle w:val="CodeChar"/>
              </w:rPr>
              <w:t xml:space="preserve"> = Null.</w:t>
            </w:r>
          </w:p>
        </w:tc>
      </w:tr>
    </w:tbl>
    <w:p w14:paraId="1581B44B" w14:textId="77777777" w:rsidR="00496F33" w:rsidRDefault="00BE5C30" w:rsidP="00E813DC">
      <w:pPr>
        <w:pStyle w:val="Heading5"/>
        <w:rPr>
          <w:rStyle w:val="CodeChar"/>
        </w:rPr>
      </w:pPr>
      <w:bookmarkStart w:id="961" w:name="_Toc442108974"/>
      <w:r>
        <w:rPr>
          <w:rStyle w:val="CodeChar"/>
        </w:rPr>
        <w:t>Populate an ACC h</w:t>
      </w:r>
      <w:r w:rsidR="00E813DC">
        <w:rPr>
          <w:rStyle w:val="CodeChar"/>
        </w:rPr>
        <w:t>istory Record</w:t>
      </w:r>
      <w:bookmarkEnd w:id="961"/>
    </w:p>
    <w:p w14:paraId="2BEE559F" w14:textId="77777777" w:rsidR="00E813DC" w:rsidRDefault="00E813DC" w:rsidP="00E813DC">
      <w:r>
        <w:t>The data should be the same as that in the ACC current record except below columns.</w:t>
      </w:r>
    </w:p>
    <w:p w14:paraId="71578D53" w14:textId="77777777" w:rsidR="00E813DC" w:rsidRDefault="00E813DC" w:rsidP="00E813DC"/>
    <w:tbl>
      <w:tblPr>
        <w:tblStyle w:val="TableGrid"/>
        <w:tblW w:w="0" w:type="auto"/>
        <w:tblLook w:val="04A0" w:firstRow="1" w:lastRow="0" w:firstColumn="1" w:lastColumn="0" w:noHBand="0" w:noVBand="1"/>
      </w:tblPr>
      <w:tblGrid>
        <w:gridCol w:w="9350"/>
      </w:tblGrid>
      <w:tr w:rsidR="00E813DC" w:rsidRPr="00A159CE" w14:paraId="0C142DBA" w14:textId="77777777" w:rsidTr="002123C2">
        <w:tc>
          <w:tcPr>
            <w:tcW w:w="9576" w:type="dxa"/>
          </w:tcPr>
          <w:p w14:paraId="46D59DD1" w14:textId="662E9FF6" w:rsidR="00E813DC" w:rsidRPr="00A159CE" w:rsidRDefault="00C17670" w:rsidP="002123C2">
            <w:r>
              <w:rPr>
                <w:rStyle w:val="CodeChar"/>
              </w:rPr>
              <w:t>acc_id</w:t>
            </w:r>
            <w:r w:rsidR="00E813DC" w:rsidRPr="00A159CE">
              <w:t xml:space="preserve"> = Auto-generate database key.</w:t>
            </w:r>
          </w:p>
        </w:tc>
      </w:tr>
      <w:tr w:rsidR="00E813DC" w:rsidRPr="00A159CE" w14:paraId="7107CD0A" w14:textId="77777777" w:rsidTr="002123C2">
        <w:tc>
          <w:tcPr>
            <w:tcW w:w="9576" w:type="dxa"/>
          </w:tcPr>
          <w:p w14:paraId="7D2AE107" w14:textId="77777777" w:rsidR="00E813DC" w:rsidRPr="00A159CE" w:rsidRDefault="00B37A2C" w:rsidP="002123C2">
            <w:pPr>
              <w:rPr>
                <w:rStyle w:val="CodeChar"/>
              </w:rPr>
            </w:pPr>
            <w:r>
              <w:rPr>
                <w:rStyle w:val="CodeChar"/>
              </w:rPr>
              <w:t>revision_num</w:t>
            </w:r>
            <w:r w:rsidR="00E813DC">
              <w:rPr>
                <w:rStyle w:val="CodeChar"/>
              </w:rPr>
              <w:t xml:space="preserve"> = 1.</w:t>
            </w:r>
          </w:p>
        </w:tc>
      </w:tr>
      <w:tr w:rsidR="00E813DC" w:rsidRPr="00A159CE" w14:paraId="098209FA" w14:textId="77777777" w:rsidTr="002123C2">
        <w:tc>
          <w:tcPr>
            <w:tcW w:w="9576" w:type="dxa"/>
          </w:tcPr>
          <w:p w14:paraId="5351F071" w14:textId="77777777" w:rsidR="00E813DC" w:rsidRDefault="00C71A36" w:rsidP="002123C2">
            <w:pPr>
              <w:rPr>
                <w:rStyle w:val="CodeChar"/>
              </w:rPr>
            </w:pPr>
            <w:r>
              <w:rPr>
                <w:rStyle w:val="CodeChar"/>
              </w:rPr>
              <w:t>revision_trackiing_num</w:t>
            </w:r>
            <w:r w:rsidR="00E813DC" w:rsidRPr="00D70BE0">
              <w:t xml:space="preserve"> = </w:t>
            </w:r>
            <w:r w:rsidR="00E813DC">
              <w:rPr>
                <w:rStyle w:val="CodeChar"/>
              </w:rPr>
              <w:t>1.</w:t>
            </w:r>
          </w:p>
        </w:tc>
      </w:tr>
      <w:tr w:rsidR="00E813DC" w:rsidRPr="00A159CE" w14:paraId="1E739AF7" w14:textId="77777777" w:rsidTr="002123C2">
        <w:tc>
          <w:tcPr>
            <w:tcW w:w="9576" w:type="dxa"/>
          </w:tcPr>
          <w:p w14:paraId="5CC57703" w14:textId="77777777" w:rsidR="00E813DC" w:rsidRDefault="00E813DC" w:rsidP="00E813DC">
            <w:pPr>
              <w:rPr>
                <w:rStyle w:val="CodeChar"/>
              </w:rPr>
            </w:pPr>
            <w:r>
              <w:rPr>
                <w:rStyle w:val="CodeChar"/>
              </w:rPr>
              <w:t>Revision_Action = 1.</w:t>
            </w:r>
          </w:p>
        </w:tc>
      </w:tr>
      <w:tr w:rsidR="00E813DC" w:rsidRPr="00A159CE" w14:paraId="04540CF9" w14:textId="77777777" w:rsidTr="002123C2">
        <w:tc>
          <w:tcPr>
            <w:tcW w:w="9576" w:type="dxa"/>
          </w:tcPr>
          <w:p w14:paraId="540CA648" w14:textId="77777777" w:rsidR="00E813DC" w:rsidRDefault="00C71A36" w:rsidP="002123C2">
            <w:pPr>
              <w:rPr>
                <w:rStyle w:val="CodeChar"/>
              </w:rPr>
            </w:pPr>
            <w:r>
              <w:rPr>
                <w:rStyle w:val="CodeChar"/>
              </w:rPr>
              <w:t>release_id</w:t>
            </w:r>
            <w:r w:rsidR="00E813DC">
              <w:rPr>
                <w:rStyle w:val="CodeChar"/>
              </w:rPr>
              <w:t xml:space="preserve"> = Null.</w:t>
            </w:r>
          </w:p>
        </w:tc>
      </w:tr>
      <w:tr w:rsidR="00E813DC" w:rsidRPr="00A159CE" w14:paraId="50ACB9BA" w14:textId="77777777" w:rsidTr="002123C2">
        <w:tc>
          <w:tcPr>
            <w:tcW w:w="9576" w:type="dxa"/>
          </w:tcPr>
          <w:p w14:paraId="278266C1" w14:textId="016A66DB" w:rsidR="00E813DC" w:rsidRDefault="00C17670" w:rsidP="002123C2">
            <w:pPr>
              <w:rPr>
                <w:rStyle w:val="CodeChar"/>
              </w:rPr>
            </w:pPr>
            <w:r>
              <w:rPr>
                <w:rStyle w:val="CodeChar"/>
              </w:rPr>
              <w:t>c</w:t>
            </w:r>
            <w:r w:rsidR="00E813DC">
              <w:rPr>
                <w:rStyle w:val="CodeChar"/>
              </w:rPr>
              <w:t>urrent_</w:t>
            </w:r>
            <w:r>
              <w:rPr>
                <w:rStyle w:val="CodeChar"/>
              </w:rPr>
              <w:t>acc_id</w:t>
            </w:r>
            <w:r w:rsidR="00E813DC">
              <w:rPr>
                <w:rStyle w:val="CodeChar"/>
              </w:rPr>
              <w:t xml:space="preserve"> = </w:t>
            </w:r>
            <w:r>
              <w:rPr>
                <w:rStyle w:val="CodeChar"/>
              </w:rPr>
              <w:t>acc_id</w:t>
            </w:r>
            <w:r w:rsidR="00E813DC">
              <w:t xml:space="preserve"> of the ACC current record.</w:t>
            </w:r>
          </w:p>
        </w:tc>
      </w:tr>
    </w:tbl>
    <w:p w14:paraId="0D5DF694" w14:textId="77777777" w:rsidR="00E813DC" w:rsidRPr="00E813DC" w:rsidRDefault="00E813DC" w:rsidP="00E813DC"/>
    <w:p w14:paraId="68C955B8" w14:textId="77777777" w:rsidR="00E813DC" w:rsidRPr="00E813DC" w:rsidRDefault="00BE5C30" w:rsidP="00BE5C30">
      <w:pPr>
        <w:pStyle w:val="Heading5"/>
      </w:pPr>
      <w:bookmarkStart w:id="962" w:name="_Toc442108975"/>
      <w:r>
        <w:t>Populate an ASCCP history record</w:t>
      </w:r>
      <w:bookmarkEnd w:id="962"/>
    </w:p>
    <w:p w14:paraId="0EEA5867" w14:textId="77777777" w:rsidR="00BE5C30" w:rsidRDefault="00BE5C30" w:rsidP="00BE5C30">
      <w:r>
        <w:t>The data should be the same as that in the ASCCP current record except below columns.</w:t>
      </w:r>
    </w:p>
    <w:p w14:paraId="4F4E11C0"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BE5C30" w14:paraId="404F4504" w14:textId="77777777" w:rsidTr="002123C2">
        <w:tc>
          <w:tcPr>
            <w:tcW w:w="9576" w:type="dxa"/>
          </w:tcPr>
          <w:p w14:paraId="010BE4A5" w14:textId="474374BF" w:rsidR="00BE5C30" w:rsidRPr="00F36B15" w:rsidRDefault="00A43A70" w:rsidP="002123C2">
            <w:pPr>
              <w:rPr>
                <w:rStyle w:val="CodeChar"/>
                <w:rFonts w:ascii="Times New Roman" w:hAnsi="Times New Roman"/>
                <w:noProof w:val="0"/>
                <w:sz w:val="20"/>
              </w:rPr>
            </w:pPr>
            <w:r>
              <w:rPr>
                <w:rStyle w:val="CodeChar"/>
              </w:rPr>
              <w:t>asccp_id</w:t>
            </w:r>
            <w:r w:rsidR="00BE5C30">
              <w:t xml:space="preserve"> = </w:t>
            </w:r>
            <w:r w:rsidR="00BE5C30" w:rsidRPr="00A159CE">
              <w:t>Auto-generate database key.</w:t>
            </w:r>
          </w:p>
        </w:tc>
      </w:tr>
      <w:tr w:rsidR="00BE5C30" w14:paraId="6A63CF19" w14:textId="77777777" w:rsidTr="002123C2">
        <w:tc>
          <w:tcPr>
            <w:tcW w:w="9576" w:type="dxa"/>
          </w:tcPr>
          <w:p w14:paraId="3C177156" w14:textId="77777777" w:rsidR="00BE5C30" w:rsidRDefault="00B37A2C" w:rsidP="00BE5C30">
            <w:pPr>
              <w:rPr>
                <w:rStyle w:val="CodeChar"/>
              </w:rPr>
            </w:pPr>
            <w:r>
              <w:rPr>
                <w:rStyle w:val="CodeChar"/>
              </w:rPr>
              <w:t>revision_num</w:t>
            </w:r>
            <w:r w:rsidR="00BE5C30">
              <w:rPr>
                <w:rStyle w:val="CodeChar"/>
              </w:rPr>
              <w:t xml:space="preserve"> = 1. </w:t>
            </w:r>
          </w:p>
        </w:tc>
      </w:tr>
      <w:tr w:rsidR="00BE5C30" w14:paraId="15786F0A" w14:textId="77777777" w:rsidTr="002123C2">
        <w:tc>
          <w:tcPr>
            <w:tcW w:w="9576" w:type="dxa"/>
          </w:tcPr>
          <w:p w14:paraId="120CF0A4" w14:textId="77777777" w:rsidR="00BE5C30" w:rsidRDefault="00C71A36" w:rsidP="00BE5C30">
            <w:pPr>
              <w:rPr>
                <w:rStyle w:val="CodeChar"/>
              </w:rPr>
            </w:pPr>
            <w:r>
              <w:rPr>
                <w:rStyle w:val="CodeChar"/>
              </w:rPr>
              <w:t>revision_trackiing_num</w:t>
            </w:r>
            <w:r w:rsidR="00BE5C30">
              <w:rPr>
                <w:rStyle w:val="CodeChar"/>
              </w:rPr>
              <w:t xml:space="preserve"> = 1. </w:t>
            </w:r>
          </w:p>
        </w:tc>
      </w:tr>
      <w:tr w:rsidR="00BE5C30" w14:paraId="23531A91" w14:textId="77777777" w:rsidTr="002123C2">
        <w:tc>
          <w:tcPr>
            <w:tcW w:w="9576" w:type="dxa"/>
          </w:tcPr>
          <w:p w14:paraId="48489398" w14:textId="77777777" w:rsidR="00BE5C30" w:rsidRDefault="00BE5C30" w:rsidP="00BE5C30">
            <w:pPr>
              <w:rPr>
                <w:rStyle w:val="CodeChar"/>
              </w:rPr>
            </w:pPr>
            <w:r w:rsidRPr="00B52DAB">
              <w:rPr>
                <w:rStyle w:val="CodeChar"/>
              </w:rPr>
              <w:t>Revision_Action</w:t>
            </w:r>
            <w:r>
              <w:rPr>
                <w:rStyle w:val="CodeChar"/>
              </w:rPr>
              <w:t xml:space="preserve"> = 1.</w:t>
            </w:r>
          </w:p>
        </w:tc>
      </w:tr>
      <w:tr w:rsidR="00BE5C30" w14:paraId="131A1EA6" w14:textId="77777777" w:rsidTr="002123C2">
        <w:tc>
          <w:tcPr>
            <w:tcW w:w="9576" w:type="dxa"/>
          </w:tcPr>
          <w:p w14:paraId="462EF92D" w14:textId="77777777" w:rsidR="00BE5C30" w:rsidRDefault="00C71A36" w:rsidP="002123C2">
            <w:pPr>
              <w:rPr>
                <w:rStyle w:val="CodeChar"/>
              </w:rPr>
            </w:pPr>
            <w:r>
              <w:rPr>
                <w:rStyle w:val="CodeChar"/>
              </w:rPr>
              <w:t>release_id</w:t>
            </w:r>
            <w:r w:rsidR="00BE5C30">
              <w:rPr>
                <w:rStyle w:val="CodeChar"/>
              </w:rPr>
              <w:t xml:space="preserve"> = Null. </w:t>
            </w:r>
          </w:p>
        </w:tc>
      </w:tr>
      <w:tr w:rsidR="00BE5C30" w14:paraId="35EBB816" w14:textId="77777777" w:rsidTr="002123C2">
        <w:tc>
          <w:tcPr>
            <w:tcW w:w="9576" w:type="dxa"/>
          </w:tcPr>
          <w:p w14:paraId="6C167DF9" w14:textId="23AE3898" w:rsidR="00BE5C30" w:rsidRDefault="00B50E17" w:rsidP="002123C2">
            <w:pPr>
              <w:rPr>
                <w:rStyle w:val="CodeChar"/>
              </w:rPr>
            </w:pPr>
            <w:r>
              <w:rPr>
                <w:rStyle w:val="CodeChar"/>
              </w:rPr>
              <w:t>current_asccp_id</w:t>
            </w:r>
            <w:r w:rsidR="00BE5C30">
              <w:rPr>
                <w:rStyle w:val="CodeChar"/>
              </w:rPr>
              <w:t xml:space="preserve"> = </w:t>
            </w:r>
            <w:r w:rsidR="00A43A70">
              <w:rPr>
                <w:rStyle w:val="CodeChar"/>
              </w:rPr>
              <w:t>asccp_id</w:t>
            </w:r>
            <w:r w:rsidR="00BE5C30">
              <w:t xml:space="preserve"> of the ASCCP current record.</w:t>
            </w:r>
          </w:p>
        </w:tc>
      </w:tr>
    </w:tbl>
    <w:p w14:paraId="2F01FCEF" w14:textId="77777777" w:rsidR="00BE5C30" w:rsidRDefault="00BE5C30" w:rsidP="00DB12E7">
      <w:pPr>
        <w:rPr>
          <w:rStyle w:val="CodeChar"/>
        </w:rPr>
      </w:pPr>
    </w:p>
    <w:p w14:paraId="7A512799" w14:textId="77777777" w:rsidR="00496F33" w:rsidRDefault="00BE5C30" w:rsidP="00BE5C30">
      <w:pPr>
        <w:pStyle w:val="Heading5"/>
        <w:rPr>
          <w:rStyle w:val="CodeChar"/>
        </w:rPr>
      </w:pPr>
      <w:bookmarkStart w:id="963" w:name="_Toc442108976"/>
      <w:r>
        <w:rPr>
          <w:rStyle w:val="CodeChar"/>
        </w:rPr>
        <w:t>Populate an ASCC history record</w:t>
      </w:r>
      <w:bookmarkEnd w:id="963"/>
    </w:p>
    <w:p w14:paraId="1669236D" w14:textId="77777777" w:rsidR="00BE5C30" w:rsidRDefault="00BE5C30" w:rsidP="00BE5C30">
      <w:r>
        <w:t>The data should be the same as that in the ASCC current record except below columns.</w:t>
      </w:r>
    </w:p>
    <w:p w14:paraId="5A80D667" w14:textId="77777777" w:rsidR="00BE5C30" w:rsidRDefault="00BE5C30" w:rsidP="00BE5C30"/>
    <w:tbl>
      <w:tblPr>
        <w:tblStyle w:val="TableGrid"/>
        <w:tblW w:w="0" w:type="auto"/>
        <w:tblLook w:val="04A0" w:firstRow="1" w:lastRow="0" w:firstColumn="1" w:lastColumn="0" w:noHBand="0" w:noVBand="1"/>
      </w:tblPr>
      <w:tblGrid>
        <w:gridCol w:w="9350"/>
      </w:tblGrid>
      <w:tr w:rsidR="00BE5C30" w14:paraId="7DDDA635" w14:textId="77777777" w:rsidTr="002123C2">
        <w:tc>
          <w:tcPr>
            <w:tcW w:w="9576" w:type="dxa"/>
          </w:tcPr>
          <w:p w14:paraId="1BAE040A" w14:textId="5AB63F01" w:rsidR="00BE5C30" w:rsidRPr="00496F33" w:rsidRDefault="0040569A" w:rsidP="002123C2">
            <w:pPr>
              <w:rPr>
                <w:rStyle w:val="CodeChar"/>
                <w:rFonts w:ascii="Times New Roman" w:hAnsi="Times New Roman"/>
                <w:noProof w:val="0"/>
                <w:sz w:val="20"/>
              </w:rPr>
            </w:pPr>
            <w:r>
              <w:rPr>
                <w:rStyle w:val="CodeChar"/>
              </w:rPr>
              <w:t>ascc_id</w:t>
            </w:r>
            <w:r w:rsidR="00BE5C30">
              <w:t xml:space="preserve"> = </w:t>
            </w:r>
            <w:r w:rsidR="00BE5C30" w:rsidRPr="00A159CE">
              <w:t>Auto-generate database key.</w:t>
            </w:r>
          </w:p>
        </w:tc>
      </w:tr>
      <w:tr w:rsidR="00BE5C30" w14:paraId="5BD37752" w14:textId="77777777" w:rsidTr="002123C2">
        <w:tc>
          <w:tcPr>
            <w:tcW w:w="9576" w:type="dxa"/>
          </w:tcPr>
          <w:p w14:paraId="3B3E3065" w14:textId="77777777" w:rsidR="00BE5C30" w:rsidRDefault="00B37A2C" w:rsidP="00BE5C30">
            <w:pPr>
              <w:rPr>
                <w:rStyle w:val="CodeChar"/>
              </w:rPr>
            </w:pPr>
            <w:r>
              <w:rPr>
                <w:rStyle w:val="CodeChar"/>
              </w:rPr>
              <w:t>revision_num</w:t>
            </w:r>
            <w:r w:rsidR="00BE5C30">
              <w:rPr>
                <w:rStyle w:val="CodeChar"/>
              </w:rPr>
              <w:t xml:space="preserve"> = 1.</w:t>
            </w:r>
          </w:p>
        </w:tc>
      </w:tr>
      <w:tr w:rsidR="00BE5C30" w14:paraId="2F08BBE9" w14:textId="77777777" w:rsidTr="002123C2">
        <w:tc>
          <w:tcPr>
            <w:tcW w:w="9576" w:type="dxa"/>
          </w:tcPr>
          <w:p w14:paraId="5A955C74" w14:textId="77777777" w:rsidR="00BE5C30" w:rsidRDefault="00C71A36" w:rsidP="00BE5C30">
            <w:pPr>
              <w:rPr>
                <w:rStyle w:val="CodeChar"/>
              </w:rPr>
            </w:pPr>
            <w:r>
              <w:rPr>
                <w:rStyle w:val="CodeChar"/>
              </w:rPr>
              <w:t>revision_trackiing_num</w:t>
            </w:r>
            <w:r w:rsidR="00BE5C30">
              <w:rPr>
                <w:rStyle w:val="CodeChar"/>
              </w:rPr>
              <w:t xml:space="preserve"> = 1.</w:t>
            </w:r>
          </w:p>
        </w:tc>
      </w:tr>
      <w:tr w:rsidR="00BE5C30" w14:paraId="7813C6DD" w14:textId="77777777" w:rsidTr="002123C2">
        <w:tc>
          <w:tcPr>
            <w:tcW w:w="9576" w:type="dxa"/>
          </w:tcPr>
          <w:p w14:paraId="7D1DB774" w14:textId="77777777" w:rsidR="00BE5C30" w:rsidRDefault="00BE5C30" w:rsidP="00BE5C30">
            <w:pPr>
              <w:rPr>
                <w:rStyle w:val="CodeChar"/>
              </w:rPr>
            </w:pPr>
            <w:r>
              <w:rPr>
                <w:rStyle w:val="CodeChar"/>
              </w:rPr>
              <w:t>Revision_Action = 1.</w:t>
            </w:r>
          </w:p>
        </w:tc>
      </w:tr>
      <w:tr w:rsidR="00BE5C30" w14:paraId="69FE17B6" w14:textId="77777777" w:rsidTr="002123C2">
        <w:tc>
          <w:tcPr>
            <w:tcW w:w="9576" w:type="dxa"/>
          </w:tcPr>
          <w:p w14:paraId="29C0F184" w14:textId="77777777" w:rsidR="00BE5C30" w:rsidRDefault="00C71A36" w:rsidP="002123C2">
            <w:pPr>
              <w:rPr>
                <w:rStyle w:val="CodeChar"/>
              </w:rPr>
            </w:pPr>
            <w:r>
              <w:rPr>
                <w:rStyle w:val="CodeChar"/>
              </w:rPr>
              <w:t>release_id</w:t>
            </w:r>
            <w:r w:rsidR="00BE5C30">
              <w:rPr>
                <w:rStyle w:val="CodeChar"/>
              </w:rPr>
              <w:t xml:space="preserve"> = Null.</w:t>
            </w:r>
          </w:p>
        </w:tc>
      </w:tr>
      <w:tr w:rsidR="00BE5C30" w14:paraId="6AB0C2EF" w14:textId="77777777" w:rsidTr="002123C2">
        <w:tc>
          <w:tcPr>
            <w:tcW w:w="9576" w:type="dxa"/>
          </w:tcPr>
          <w:p w14:paraId="53E09B40" w14:textId="7EAA4765" w:rsidR="00BE5C30" w:rsidRDefault="0040569A" w:rsidP="0040569A">
            <w:pPr>
              <w:rPr>
                <w:rStyle w:val="CodeChar"/>
              </w:rPr>
            </w:pPr>
            <w:r>
              <w:rPr>
                <w:rStyle w:val="CodeChar"/>
              </w:rPr>
              <w:lastRenderedPageBreak/>
              <w:t>c</w:t>
            </w:r>
            <w:r w:rsidR="00BE5C30">
              <w:rPr>
                <w:rStyle w:val="CodeChar"/>
              </w:rPr>
              <w:t>urrent_</w:t>
            </w:r>
            <w:r>
              <w:rPr>
                <w:rStyle w:val="CodeChar"/>
              </w:rPr>
              <w:t>ascc</w:t>
            </w:r>
            <w:r w:rsidR="00BE5C30">
              <w:rPr>
                <w:rStyle w:val="CodeChar"/>
              </w:rPr>
              <w:t>_</w:t>
            </w:r>
            <w:r>
              <w:rPr>
                <w:rStyle w:val="CodeChar"/>
              </w:rPr>
              <w:t>id</w:t>
            </w:r>
            <w:r w:rsidR="00BE5C30">
              <w:rPr>
                <w:rStyle w:val="CodeChar"/>
              </w:rPr>
              <w:t xml:space="preserve"> = </w:t>
            </w:r>
            <w:r>
              <w:rPr>
                <w:rStyle w:val="CodeChar"/>
              </w:rPr>
              <w:t>ascc_id</w:t>
            </w:r>
            <w:r w:rsidR="00553672">
              <w:t xml:space="preserve"> of the ASCC</w:t>
            </w:r>
            <w:r w:rsidR="00BE5C30">
              <w:t xml:space="preserve"> current record.</w:t>
            </w:r>
          </w:p>
        </w:tc>
      </w:tr>
    </w:tbl>
    <w:p w14:paraId="1A333F1E" w14:textId="77777777" w:rsidR="00FD202A" w:rsidRPr="00FD202A" w:rsidRDefault="00FD202A" w:rsidP="00FD202A"/>
    <w:p w14:paraId="3B0911C7" w14:textId="77777777" w:rsidR="009064E6" w:rsidRDefault="009064E6" w:rsidP="00483B6E">
      <w:pPr>
        <w:pStyle w:val="Heading4"/>
      </w:pPr>
      <w:bookmarkStart w:id="964" w:name="_Ref431198523"/>
      <w:bookmarkStart w:id="965" w:name="_Toc442108977"/>
      <w:r>
        <w:t xml:space="preserve">Create a New User Extension </w:t>
      </w:r>
      <w:r w:rsidR="00AF4654">
        <w:t xml:space="preserve">Group </w:t>
      </w:r>
      <w:r>
        <w:t>ACC Revision</w:t>
      </w:r>
      <w:bookmarkEnd w:id="964"/>
      <w:bookmarkEnd w:id="965"/>
    </w:p>
    <w:p w14:paraId="65FBDBC1" w14:textId="77777777" w:rsidR="009064E6" w:rsidRDefault="009064E6" w:rsidP="009064E6"/>
    <w:p w14:paraId="0A2A5A80" w14:textId="77777777" w:rsidR="000D7B60" w:rsidRDefault="00540DC4" w:rsidP="009064E6">
      <w:r>
        <w:t xml:space="preserve">In this case, the </w:t>
      </w:r>
      <w:r w:rsidRPr="00540DC4">
        <w:rPr>
          <w:rStyle w:val="CodeChar"/>
        </w:rPr>
        <w:t>State</w:t>
      </w:r>
      <w:r>
        <w:t xml:space="preserve"> of the </w:t>
      </w:r>
      <w:r w:rsidRPr="00337C0A">
        <w:rPr>
          <w:rStyle w:val="CodeChar"/>
        </w:rPr>
        <w:t>ueACC</w:t>
      </w:r>
      <w:r>
        <w:t xml:space="preserve"> </w:t>
      </w:r>
      <w:commentRangeStart w:id="966"/>
      <w:r>
        <w:t xml:space="preserve">current record and all its associations (BCC and ASCC) </w:t>
      </w:r>
      <w:r w:rsidR="00337C0A">
        <w:t>must</w:t>
      </w:r>
      <w:r>
        <w:t xml:space="preserve"> be updated to </w:t>
      </w:r>
      <w:r w:rsidRPr="002B1768">
        <w:rPr>
          <w:rStyle w:val="CodeChar"/>
        </w:rPr>
        <w:t>Edit</w:t>
      </w:r>
      <w:r w:rsidR="002C672F">
        <w:rPr>
          <w:rStyle w:val="CodeChar"/>
        </w:rPr>
        <w:t>ing</w:t>
      </w:r>
      <w:r>
        <w:t>.</w:t>
      </w:r>
      <w:r w:rsidR="002B1768">
        <w:t xml:space="preserve"> Then</w:t>
      </w:r>
      <w:r w:rsidR="00337C0A">
        <w:t>,</w:t>
      </w:r>
      <w:r w:rsidR="002B1768">
        <w:t xml:space="preserve"> the corresponding history records </w:t>
      </w:r>
      <w:r w:rsidR="00337C0A">
        <w:t>must</w:t>
      </w:r>
      <w:r w:rsidR="002B1768">
        <w:t xml:space="preserve"> be created with an incremental </w:t>
      </w:r>
      <w:r w:rsidR="00B37A2C">
        <w:rPr>
          <w:rStyle w:val="CodeChar"/>
        </w:rPr>
        <w:t>revision_num</w:t>
      </w:r>
      <w:r w:rsidR="002B1768">
        <w:t xml:space="preserve"> from the latest revision. </w:t>
      </w:r>
      <w:commentRangeEnd w:id="966"/>
      <w:r w:rsidR="00337C0A">
        <w:rPr>
          <w:rStyle w:val="CommentReference"/>
        </w:rPr>
        <w:commentReference w:id="966"/>
      </w:r>
      <w:r w:rsidR="002B1768">
        <w:t xml:space="preserve">The </w:t>
      </w:r>
      <w:r w:rsidR="00C71A36">
        <w:rPr>
          <w:rStyle w:val="CodeChar"/>
        </w:rPr>
        <w:t>revision_trackiing_num</w:t>
      </w:r>
      <w:r w:rsidR="002B1768">
        <w:t xml:space="preserve"> is starting at </w:t>
      </w:r>
      <w:r w:rsidR="002B1768" w:rsidRPr="002B1768">
        <w:rPr>
          <w:rStyle w:val="CodeChar"/>
        </w:rPr>
        <w:t>1</w:t>
      </w:r>
      <w:r w:rsidR="002B1768">
        <w:t>.</w:t>
      </w:r>
      <w:r w:rsidR="002C672F">
        <w:t xml:space="preserve"> The </w:t>
      </w:r>
      <w:r w:rsidR="002C672F" w:rsidRPr="002C672F">
        <w:rPr>
          <w:rStyle w:val="CodeChar"/>
        </w:rPr>
        <w:t xml:space="preserve">Revision_Action </w:t>
      </w:r>
      <w:r w:rsidR="002C672F">
        <w:t xml:space="preserve">is </w:t>
      </w:r>
      <w:r w:rsidR="002C672F" w:rsidRPr="002C672F">
        <w:rPr>
          <w:rStyle w:val="CodeChar"/>
        </w:rPr>
        <w:t>2</w:t>
      </w:r>
      <w:r w:rsidR="002C672F">
        <w:t xml:space="preserve"> (which is update).</w:t>
      </w:r>
    </w:p>
    <w:p w14:paraId="15DE9CBF" w14:textId="77777777" w:rsidR="002B1768" w:rsidRDefault="002B1768" w:rsidP="009064E6">
      <w:r>
        <w:t xml:space="preserve">Then, a UI that allows the user to edit the extension should be displayed, see section </w:t>
      </w:r>
      <w:r>
        <w:fldChar w:fldCharType="begin"/>
      </w:r>
      <w:r>
        <w:instrText xml:space="preserve"> REF _Ref431198980 \r \h </w:instrText>
      </w:r>
      <w:r>
        <w:fldChar w:fldCharType="separate"/>
      </w:r>
      <w:r w:rsidR="0093447A">
        <w:t>3.3.9.3</w:t>
      </w:r>
      <w:r>
        <w:fldChar w:fldCharType="end"/>
      </w:r>
      <w:r>
        <w:t xml:space="preserve"> </w:t>
      </w:r>
      <w:r>
        <w:fldChar w:fldCharType="begin"/>
      </w:r>
      <w:r>
        <w:instrText xml:space="preserve"> REF _Ref431198980 \h </w:instrText>
      </w:r>
      <w:r>
        <w:fldChar w:fldCharType="separate"/>
      </w:r>
      <w:r w:rsidR="0093447A">
        <w:t>Edit User Extension Group ACC</w:t>
      </w:r>
      <w:r>
        <w:fldChar w:fldCharType="end"/>
      </w:r>
      <w:r>
        <w:t xml:space="preserve"> for</w:t>
      </w:r>
      <w:r w:rsidR="00114018">
        <w:t xml:space="preserve"> the</w:t>
      </w:r>
      <w:r>
        <w:t xml:space="preserve"> UI requirement. </w:t>
      </w:r>
    </w:p>
    <w:p w14:paraId="1830005D" w14:textId="77777777" w:rsidR="009064E6" w:rsidRPr="009064E6" w:rsidRDefault="00540DC4" w:rsidP="009064E6">
      <w:r>
        <w:t xml:space="preserve"> </w:t>
      </w:r>
    </w:p>
    <w:p w14:paraId="048AB360" w14:textId="77777777" w:rsidR="00483B6E" w:rsidRDefault="00483B6E" w:rsidP="00483B6E">
      <w:pPr>
        <w:pStyle w:val="Heading4"/>
      </w:pPr>
      <w:bookmarkStart w:id="967" w:name="_Ref431198980"/>
      <w:bookmarkStart w:id="968" w:name="_Ref439841329"/>
      <w:bookmarkStart w:id="969" w:name="_Toc442108978"/>
      <w:r>
        <w:t xml:space="preserve">Edit User Extension </w:t>
      </w:r>
      <w:r w:rsidR="00AF4654">
        <w:t xml:space="preserve">Group </w:t>
      </w:r>
      <w:r>
        <w:t>ACC</w:t>
      </w:r>
      <w:bookmarkEnd w:id="967"/>
      <w:bookmarkEnd w:id="968"/>
      <w:bookmarkEnd w:id="969"/>
    </w:p>
    <w:p w14:paraId="58101735" w14:textId="77777777" w:rsidR="00483B6E" w:rsidRDefault="00483B6E" w:rsidP="00483B6E"/>
    <w:p w14:paraId="7C5721F8" w14:textId="77777777" w:rsidR="002C672F" w:rsidRDefault="002C41D3" w:rsidP="00483B6E">
      <w:r>
        <w:t>This section outline</w:t>
      </w:r>
      <w:r w:rsidR="00114018">
        <w:t>s</w:t>
      </w:r>
      <w:r>
        <w:t xml:space="preserve"> UI requirements for editing a user extension.</w:t>
      </w:r>
    </w:p>
    <w:p w14:paraId="35BF1F81" w14:textId="77777777" w:rsidR="002C41D3" w:rsidRDefault="002C41D3" w:rsidP="00483B6E"/>
    <w:p w14:paraId="00286DCF" w14:textId="77777777" w:rsidR="008B3BDA" w:rsidRDefault="00593376" w:rsidP="00483B6E">
      <w:r>
        <w:t xml:space="preserve">The UI should render </w:t>
      </w:r>
      <w:r w:rsidR="008B3BDA">
        <w:t xml:space="preserve">the Model BOD (CC) </w:t>
      </w:r>
      <w:r w:rsidR="007D22F9">
        <w:t>corresponding</w:t>
      </w:r>
      <w:r w:rsidR="008B3BDA">
        <w:t xml:space="preserve"> to the </w:t>
      </w:r>
      <w:r w:rsidR="008B3BDA" w:rsidRPr="008B3BDA">
        <w:rPr>
          <w:rStyle w:val="CodeChar"/>
        </w:rPr>
        <w:t>tlABIE</w:t>
      </w:r>
      <w:r>
        <w:t xml:space="preserve"> but the focus should be put on the </w:t>
      </w:r>
      <w:r w:rsidRPr="00593376">
        <w:rPr>
          <w:rStyle w:val="CodeChar"/>
        </w:rPr>
        <w:t>eACC</w:t>
      </w:r>
      <w:r>
        <w:t xml:space="preserve"> node (i.e., everything else collapsed).</w:t>
      </w:r>
      <w:r w:rsidR="00EE7040">
        <w:t xml:space="preserve"> All nodes except the </w:t>
      </w:r>
      <w:r w:rsidR="00EE7040" w:rsidRPr="00EE7040">
        <w:rPr>
          <w:rStyle w:val="CodeChar"/>
        </w:rPr>
        <w:t>Extension</w:t>
      </w:r>
      <w:r w:rsidR="00EE7040">
        <w:t xml:space="preserve"> element corresponding to the </w:t>
      </w:r>
      <w:r w:rsidR="00EE7040" w:rsidRPr="00EE7040">
        <w:rPr>
          <w:rStyle w:val="CodeChar"/>
        </w:rPr>
        <w:t>eACC</w:t>
      </w:r>
      <w:r w:rsidR="00EE7040">
        <w:t xml:space="preserve"> should be uneditable. Uneditable nodes may be </w:t>
      </w:r>
      <w:r w:rsidR="002123C2">
        <w:t>rendered in a different background</w:t>
      </w:r>
      <w:r w:rsidR="00EE7040">
        <w:t xml:space="preserve">. </w:t>
      </w:r>
      <w:r w:rsidR="002123C2">
        <w:t>In</w:t>
      </w:r>
      <w:r w:rsidR="00EE7040">
        <w:t xml:space="preserve"> </w:t>
      </w:r>
      <w:r w:rsidR="002123C2">
        <w:fldChar w:fldCharType="begin"/>
      </w:r>
      <w:r w:rsidR="002123C2">
        <w:instrText xml:space="preserve"> REF _Ref434405977 \h </w:instrText>
      </w:r>
      <w:r w:rsidR="002123C2">
        <w:fldChar w:fldCharType="separate"/>
      </w:r>
      <w:r w:rsidR="0093447A">
        <w:t xml:space="preserve">Figure </w:t>
      </w:r>
      <w:r w:rsidR="0093447A">
        <w:rPr>
          <w:noProof/>
        </w:rPr>
        <w:t>2</w:t>
      </w:r>
      <w:r w:rsidR="002123C2">
        <w:fldChar w:fldCharType="end"/>
      </w:r>
      <w:r w:rsidR="002123C2">
        <w:t xml:space="preserve">, for example, uneditable nodes are rendered with </w:t>
      </w:r>
      <w:r w:rsidR="00774A3B">
        <w:t xml:space="preserve">the </w:t>
      </w:r>
      <w:r w:rsidR="00E95C66">
        <w:t>light-</w:t>
      </w:r>
      <w:r w:rsidR="002123C2">
        <w:t>blue background</w:t>
      </w:r>
      <w:r w:rsidR="00C269CA">
        <w:t xml:space="preserve"> while the editable ones are in grey background</w:t>
      </w:r>
      <w:r w:rsidR="00EE7040">
        <w:t>.</w:t>
      </w:r>
      <w:r w:rsidR="002123C2">
        <w:t xml:space="preserve"> Note that since this is a CC rendering</w:t>
      </w:r>
      <w:r w:rsidR="00C269CA">
        <w:t>,</w:t>
      </w:r>
      <w:r w:rsidR="002123C2">
        <w:t xml:space="preserve"> the ACC who</w:t>
      </w:r>
      <w:r w:rsidR="00C475D2">
        <w:t>s</w:t>
      </w:r>
      <w:r w:rsidR="002123C2">
        <w:t xml:space="preserve">e component type is 3 (Semantic Group) will be rendered; </w:t>
      </w:r>
      <w:r w:rsidR="00C475D2">
        <w:t>so as</w:t>
      </w:r>
      <w:r w:rsidR="002123C2">
        <w:t xml:space="preserve"> the type extension</w:t>
      </w:r>
      <w:r w:rsidR="00C475D2">
        <w:t>.</w:t>
      </w:r>
      <w:r w:rsidR="00C269CA">
        <w:t xml:space="preserve"> </w:t>
      </w:r>
      <w:r w:rsidR="00116141">
        <w:t xml:space="preserve">See </w:t>
      </w:r>
      <w:r w:rsidR="00116141">
        <w:fldChar w:fldCharType="begin"/>
      </w:r>
      <w:r w:rsidR="00116141">
        <w:instrText xml:space="preserve"> REF _Ref434410462 \r \h </w:instrText>
      </w:r>
      <w:r w:rsidR="00116141">
        <w:fldChar w:fldCharType="separate"/>
      </w:r>
      <w:r w:rsidR="0093447A">
        <w:t>3.10.1</w:t>
      </w:r>
      <w:r w:rsidR="00116141">
        <w:fldChar w:fldCharType="end"/>
      </w:r>
      <w:r w:rsidR="00116141">
        <w:t xml:space="preserve"> for </w:t>
      </w:r>
      <w:r w:rsidR="00C269CA">
        <w:t xml:space="preserve">the </w:t>
      </w:r>
      <w:r w:rsidR="00116141">
        <w:t>basic</w:t>
      </w:r>
      <w:r w:rsidR="007D22F9">
        <w:t xml:space="preserve"> </w:t>
      </w:r>
      <w:r w:rsidR="007D22F9">
        <w:fldChar w:fldCharType="begin"/>
      </w:r>
      <w:r w:rsidR="007D22F9">
        <w:instrText xml:space="preserve"> REF _Ref437064337 \h </w:instrText>
      </w:r>
      <w:r w:rsidR="007D22F9">
        <w:fldChar w:fldCharType="separate"/>
      </w:r>
      <w:r w:rsidR="0093447A">
        <w:t>Architecture for managing revisions</w:t>
      </w:r>
      <w:r w:rsidR="007D22F9">
        <w:fldChar w:fldCharType="end"/>
      </w:r>
      <w:r w:rsidR="00116141">
        <w:t>.</w:t>
      </w:r>
      <w:r w:rsidR="00774A3B">
        <w:t xml:space="preserve"> In this screen, the user can expand any </w:t>
      </w:r>
      <w:r w:rsidR="00C269CA">
        <w:t xml:space="preserve">BOD’s </w:t>
      </w:r>
      <w:r w:rsidR="00774A3B">
        <w:t>components to inspect their content.</w:t>
      </w:r>
    </w:p>
    <w:p w14:paraId="2A095ECA" w14:textId="77777777" w:rsidR="00774A3B" w:rsidRDefault="00774A3B" w:rsidP="00483B6E"/>
    <w:p w14:paraId="448634E4" w14:textId="77777777" w:rsidR="00774A3B" w:rsidRDefault="008D416D" w:rsidP="00483B6E">
      <w:r>
        <w:t>In the f</w:t>
      </w:r>
      <w:r w:rsidR="00774A3B">
        <w:t xml:space="preserve">igure, the association to the </w:t>
      </w:r>
      <w:r w:rsidR="00774A3B" w:rsidRPr="00AC641D">
        <w:rPr>
          <w:rStyle w:val="CodeChar"/>
        </w:rPr>
        <w:t>Broker</w:t>
      </w:r>
      <w:r w:rsidR="00E95C66">
        <w:rPr>
          <w:rStyle w:val="CodeChar"/>
        </w:rPr>
        <w:t>ID</w:t>
      </w:r>
      <w:r w:rsidR="00774A3B">
        <w:t xml:space="preserve"> </w:t>
      </w:r>
      <w:r w:rsidR="00EA66FB">
        <w:t xml:space="preserve">and </w:t>
      </w:r>
      <w:r w:rsidR="00EA66FB" w:rsidRPr="00EA66FB">
        <w:rPr>
          <w:rStyle w:val="CodeChar"/>
        </w:rPr>
        <w:t>IoTID</w:t>
      </w:r>
      <w:r w:rsidR="00EA66FB">
        <w:t xml:space="preserve"> B</w:t>
      </w:r>
      <w:r w:rsidR="00774A3B">
        <w:t>CCP</w:t>
      </w:r>
      <w:r w:rsidR="00EA66FB">
        <w:t>s</w:t>
      </w:r>
      <w:r w:rsidR="00774A3B">
        <w:t xml:space="preserve"> </w:t>
      </w:r>
      <w:r w:rsidR="00EA66FB">
        <w:t>are</w:t>
      </w:r>
      <w:r w:rsidR="00774A3B">
        <w:t xml:space="preserve"> added to the extension. </w:t>
      </w:r>
      <w:r w:rsidR="000D541D">
        <w:t xml:space="preserve">In this example, the </w:t>
      </w:r>
      <w:r w:rsidR="000D541D" w:rsidRPr="00AC641D">
        <w:rPr>
          <w:rStyle w:val="CodeChar"/>
        </w:rPr>
        <w:t>Broker</w:t>
      </w:r>
      <w:r w:rsidR="00E95C66">
        <w:rPr>
          <w:rStyle w:val="CodeChar"/>
        </w:rPr>
        <w:t>ID</w:t>
      </w:r>
      <w:r w:rsidR="000D541D">
        <w:t xml:space="preserve"> node is shown as </w:t>
      </w:r>
      <w:r w:rsidR="00E95C66">
        <w:t xml:space="preserve">an </w:t>
      </w:r>
      <w:r w:rsidR="000D541D">
        <w:t xml:space="preserve">uneditable </w:t>
      </w:r>
      <w:r w:rsidR="00EA66FB">
        <w:t>B</w:t>
      </w:r>
      <w:r w:rsidR="00E95C66">
        <w:t>CCP (</w:t>
      </w:r>
      <w:r w:rsidR="00EA66FB">
        <w:t>blue background</w:t>
      </w:r>
      <w:r w:rsidR="00E95C66">
        <w:t xml:space="preserve">) </w:t>
      </w:r>
      <w:r w:rsidR="00EA66FB">
        <w:t xml:space="preserve">but editable BCC association (dotted line) </w:t>
      </w:r>
      <w:r w:rsidR="000D541D">
        <w:t xml:space="preserve">because it is a reuse of an OAGIS standard </w:t>
      </w:r>
      <w:r w:rsidR="00EA66FB">
        <w:t>B</w:t>
      </w:r>
      <w:r w:rsidR="000D541D">
        <w:t>CC</w:t>
      </w:r>
      <w:r w:rsidR="00EA66FB">
        <w:t>P but the association is created by the end user</w:t>
      </w:r>
      <w:r w:rsidR="000D541D">
        <w:t xml:space="preserve">. On the other hand, the </w:t>
      </w:r>
      <w:r w:rsidR="000D541D" w:rsidRPr="00AC641D">
        <w:rPr>
          <w:rStyle w:val="CodeChar"/>
        </w:rPr>
        <w:t>IoTID</w:t>
      </w:r>
      <w:r w:rsidR="000D541D">
        <w:t xml:space="preserve"> is shown as </w:t>
      </w:r>
      <w:r w:rsidR="00E95C66">
        <w:t xml:space="preserve">an </w:t>
      </w:r>
      <w:r w:rsidR="000D541D">
        <w:t xml:space="preserve">editable </w:t>
      </w:r>
      <w:r w:rsidR="00EA66FB">
        <w:t>B</w:t>
      </w:r>
      <w:r w:rsidR="00E95C66">
        <w:t xml:space="preserve">CCP </w:t>
      </w:r>
      <w:r w:rsidR="00EA66FB">
        <w:t xml:space="preserve">(grey background) and editable BCC (dotted line) </w:t>
      </w:r>
      <w:r w:rsidR="000D541D">
        <w:t xml:space="preserve">because </w:t>
      </w:r>
      <w:r w:rsidR="00EA66FB">
        <w:t>both the BCCP and BCC</w:t>
      </w:r>
      <w:r w:rsidR="000D541D">
        <w:t xml:space="preserve"> </w:t>
      </w:r>
      <w:r w:rsidR="00EA66FB">
        <w:t>are</w:t>
      </w:r>
      <w:r w:rsidR="000D541D">
        <w:t xml:space="preserve"> CC</w:t>
      </w:r>
      <w:r w:rsidR="00EA66FB">
        <w:t>s</w:t>
      </w:r>
      <w:r w:rsidR="000D541D">
        <w:t xml:space="preserve"> created by a</w:t>
      </w:r>
      <w:r w:rsidR="00EA66FB">
        <w:t>n</w:t>
      </w:r>
      <w:r w:rsidR="000D541D">
        <w:t xml:space="preserve"> </w:t>
      </w:r>
      <w:r w:rsidR="00EA66FB">
        <w:t xml:space="preserve">end </w:t>
      </w:r>
      <w:r w:rsidR="000D541D">
        <w:t xml:space="preserve">user </w:t>
      </w:r>
      <w:r w:rsidR="00EA66FB">
        <w:t xml:space="preserve">(i.e., </w:t>
      </w:r>
      <w:r w:rsidR="000D541D">
        <w:t>not an OAGIS De</w:t>
      </w:r>
      <w:r w:rsidR="00EA66FB">
        <w:t xml:space="preserve">veloper, </w:t>
      </w:r>
      <w:r w:rsidR="00127238">
        <w:rPr>
          <w:rStyle w:val="CodeChar"/>
        </w:rPr>
        <w:t>created_by</w:t>
      </w:r>
      <w:r w:rsidR="00712436">
        <w:t xml:space="preserve"> column of the </w:t>
      </w:r>
      <w:r w:rsidR="00712436" w:rsidRPr="00AC641D">
        <w:rPr>
          <w:rStyle w:val="CodeChar"/>
        </w:rPr>
        <w:t>IoTID</w:t>
      </w:r>
      <w:r w:rsidR="00712436">
        <w:t xml:space="preserve"> points to the user whose </w:t>
      </w:r>
      <w:r w:rsidR="000D541D">
        <w:t xml:space="preserve">the </w:t>
      </w:r>
      <w:r w:rsidR="000D541D" w:rsidRPr="000D541D">
        <w:rPr>
          <w:rStyle w:val="CodeChar"/>
        </w:rPr>
        <w:t>User.OAGIS_Developer = False or 0</w:t>
      </w:r>
      <w:r w:rsidR="000D541D">
        <w:t>).</w:t>
      </w:r>
    </w:p>
    <w:p w14:paraId="6BA7D7F5" w14:textId="77777777" w:rsidR="008D416D" w:rsidRDefault="008D416D" w:rsidP="00483B6E"/>
    <w:p w14:paraId="2114B6A3" w14:textId="77777777" w:rsidR="008D416D" w:rsidRDefault="008D416D" w:rsidP="00483B6E">
      <w:r>
        <w:t xml:space="preserve">The figure also shows the type inheritance hierarchy for the </w:t>
      </w:r>
      <w:r w:rsidRPr="00AC641D">
        <w:rPr>
          <w:rStyle w:val="CodeChar"/>
        </w:rPr>
        <w:t>AA Extension ACC</w:t>
      </w:r>
      <w:r>
        <w:t xml:space="preserve">. It also illustrates that there is no extension content in the </w:t>
      </w:r>
      <w:r w:rsidRPr="00AC641D">
        <w:rPr>
          <w:rStyle w:val="CodeChar"/>
        </w:rPr>
        <w:t>All Extension ACC</w:t>
      </w:r>
      <w:r>
        <w:t>.</w:t>
      </w:r>
    </w:p>
    <w:p w14:paraId="32AF3C98" w14:textId="77777777" w:rsidR="00EE7040" w:rsidRDefault="00EE7040" w:rsidP="00483B6E"/>
    <w:p w14:paraId="07B46199" w14:textId="77777777" w:rsidR="00766449" w:rsidRDefault="00F42E8B" w:rsidP="00F42E8B">
      <w:r>
        <w:t xml:space="preserve">In general, the user should be able to access the ACC editing functionalities as outlined in </w:t>
      </w:r>
      <w:r>
        <w:fldChar w:fldCharType="begin"/>
      </w:r>
      <w:r>
        <w:instrText xml:space="preserve"> REF _Ref435336598 \r \h </w:instrText>
      </w:r>
      <w:r>
        <w:fldChar w:fldCharType="separate"/>
      </w:r>
      <w:r w:rsidR="0093447A">
        <w:t>3.10.9</w:t>
      </w:r>
      <w:r>
        <w:fldChar w:fldCharType="end"/>
      </w:r>
      <w:r>
        <w:t xml:space="preserve"> to modify the </w:t>
      </w:r>
      <w:r w:rsidRPr="00F42E8B">
        <w:rPr>
          <w:rStyle w:val="CodeChar"/>
        </w:rPr>
        <w:t>AA User Extension Group ACC</w:t>
      </w:r>
      <w:r>
        <w:t>.</w:t>
      </w:r>
    </w:p>
    <w:p w14:paraId="2E10DDE9" w14:textId="77777777" w:rsidR="00BD7FF7" w:rsidRDefault="00BD7FF7" w:rsidP="00BD7FF7">
      <w:pPr>
        <w:pStyle w:val="Heading4"/>
      </w:pPr>
      <w:bookmarkStart w:id="970" w:name="_Toc442108979"/>
      <w:r>
        <w:t>Review User Extension Group ACC</w:t>
      </w:r>
      <w:bookmarkEnd w:id="970"/>
    </w:p>
    <w:p w14:paraId="581DF761" w14:textId="77777777" w:rsidR="00766449" w:rsidRDefault="00275C26" w:rsidP="00275C26">
      <w:pPr>
        <w:spacing w:before="240"/>
      </w:pPr>
      <w:r>
        <w:t xml:space="preserve">The system shall render the Model BOD (CC) corresponding to the </w:t>
      </w:r>
      <w:r w:rsidRPr="008B3BDA">
        <w:rPr>
          <w:rStyle w:val="CodeChar"/>
        </w:rPr>
        <w:t>tlABIE</w:t>
      </w:r>
      <w:r>
        <w:t xml:space="preserve"> but the focus should be put on the </w:t>
      </w:r>
      <w:r w:rsidRPr="00593376">
        <w:rPr>
          <w:rStyle w:val="CodeChar"/>
        </w:rPr>
        <w:t>eACC</w:t>
      </w:r>
      <w:r>
        <w:t xml:space="preserve"> node (i.e., everything else collapsed) as in the </w:t>
      </w:r>
      <w:r>
        <w:fldChar w:fldCharType="begin"/>
      </w:r>
      <w:r>
        <w:instrText xml:space="preserve"> REF _Ref439841329 \h </w:instrText>
      </w:r>
      <w:r>
        <w:fldChar w:fldCharType="separate"/>
      </w:r>
      <w:r w:rsidR="0093447A">
        <w:t>Edit User Extension Group ACC</w:t>
      </w:r>
      <w:r>
        <w:fldChar w:fldCharType="end"/>
      </w:r>
      <w:r>
        <w:t>.</w:t>
      </w:r>
    </w:p>
    <w:p w14:paraId="10A825E0" w14:textId="77777777" w:rsidR="00220F00" w:rsidRDefault="00220F00" w:rsidP="00EF6FC8">
      <w:pPr>
        <w:pStyle w:val="Heading2"/>
      </w:pPr>
      <w:bookmarkStart w:id="971" w:name="_Ref408391730"/>
      <w:bookmarkStart w:id="972" w:name="_Toc442108980"/>
      <w:r>
        <w:t>Business Context Management</w:t>
      </w:r>
      <w:bookmarkEnd w:id="971"/>
      <w:bookmarkEnd w:id="972"/>
    </w:p>
    <w:p w14:paraId="1DC1A97D" w14:textId="77777777" w:rsidR="004E53E7" w:rsidRDefault="002B3472" w:rsidP="004E53E7">
      <w:r>
        <w:t>Note that all use cases in the business context management includes the ‘Search business context use case’. In other words, all other use cases start from the search page.</w:t>
      </w:r>
    </w:p>
    <w:p w14:paraId="298FF335" w14:textId="77777777" w:rsidR="008528C9" w:rsidRPr="007B2334" w:rsidRDefault="008528C9" w:rsidP="008528C9">
      <w:pPr>
        <w:spacing w:before="240"/>
      </w:pPr>
      <w:r>
        <w:t>A ‘Select’, ‘Create’, ‘Update’, ‘Delete’ button should be present on the BC Search UI.</w:t>
      </w:r>
    </w:p>
    <w:p w14:paraId="12720715" w14:textId="77777777" w:rsidR="002B3472" w:rsidRPr="004E53E7" w:rsidRDefault="002B3472" w:rsidP="002B3472">
      <w:pPr>
        <w:spacing w:before="240"/>
      </w:pPr>
      <w:r>
        <w:lastRenderedPageBreak/>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14:paraId="3B866767" w14:textId="77777777" w:rsidR="00354B4B" w:rsidRDefault="002B3472" w:rsidP="00354B4B">
      <w:pPr>
        <w:pStyle w:val="Heading3"/>
      </w:pPr>
      <w:bookmarkStart w:id="973" w:name="_Ref402764261"/>
      <w:bookmarkStart w:id="974" w:name="_Toc442108981"/>
      <w:r>
        <w:t>Search</w:t>
      </w:r>
      <w:r w:rsidR="00354B4B">
        <w:t xml:space="preserve"> </w:t>
      </w:r>
      <w:r w:rsidR="004232A5">
        <w:t xml:space="preserve">and select a </w:t>
      </w:r>
      <w:r w:rsidR="00354B4B">
        <w:t>business context</w:t>
      </w:r>
      <w:bookmarkEnd w:id="973"/>
      <w:bookmarkEnd w:id="974"/>
    </w:p>
    <w:p w14:paraId="2E39ABCB" w14:textId="77777777"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14:paraId="75804842" w14:textId="77777777" w:rsidR="007B2334" w:rsidRDefault="007B2334" w:rsidP="007B2334">
      <w:pPr>
        <w:pStyle w:val="Heading4"/>
      </w:pPr>
      <w:bookmarkStart w:id="975" w:name="_Toc442108982"/>
      <w:r>
        <w:t>Bottom search</w:t>
      </w:r>
      <w:bookmarkEnd w:id="975"/>
    </w:p>
    <w:p w14:paraId="5561110C" w14:textId="77777777"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14:paraId="07D7E9FB" w14:textId="77777777" w:rsidR="007B2334" w:rsidRDefault="007B2334" w:rsidP="007B2334">
      <w:pPr>
        <w:pStyle w:val="Heading4"/>
      </w:pPr>
      <w:bookmarkStart w:id="976" w:name="_Toc442108983"/>
      <w:r>
        <w:t>Top search</w:t>
      </w:r>
      <w:bookmarkEnd w:id="976"/>
    </w:p>
    <w:p w14:paraId="0137F5E3" w14:textId="77777777" w:rsidR="007B2334" w:rsidRDefault="007B2334" w:rsidP="007B2334">
      <w:r>
        <w:t xml:space="preserve">The UI should allow for searching of the BC based on the </w:t>
      </w:r>
      <w:r w:rsidR="004232A5" w:rsidRPr="007B2334">
        <w:rPr>
          <w:rStyle w:val="CodeChar"/>
        </w:rPr>
        <w:t>Business_Contex.</w:t>
      </w:r>
      <w:r w:rsidR="00005152">
        <w:rPr>
          <w:rStyle w:val="CodeChar"/>
        </w:rPr>
        <w:t>name</w:t>
      </w:r>
      <w:r w:rsidR="004232A5" w:rsidRPr="004232A5">
        <w:t>,</w:t>
      </w:r>
      <w:r w:rsidR="004232A5">
        <w:t xml:space="preserve"> </w:t>
      </w:r>
      <w:r w:rsidRPr="007B2334">
        <w:rPr>
          <w:rStyle w:val="CodeChar"/>
        </w:rPr>
        <w:t>Context_Category.</w:t>
      </w:r>
      <w:r w:rsidR="00005152">
        <w:rPr>
          <w:rStyle w:val="CodeChar"/>
        </w:rPr>
        <w:t>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14:paraId="5AE0C5AD" w14:textId="77777777" w:rsidR="00A6619D" w:rsidRDefault="00A6619D" w:rsidP="007B2334"/>
    <w:p w14:paraId="7C0C713C" w14:textId="77777777" w:rsidR="00C15410" w:rsidRDefault="00C15410" w:rsidP="007B2334">
      <w:r>
        <w:t>The user can click a ‘Cancel’ or an ‘OK’ button. The ‘Cancel’ bu</w:t>
      </w:r>
      <w:r w:rsidR="00E72305">
        <w:t>tton returns null</w:t>
      </w:r>
      <w:r>
        <w:t xml:space="preserve">. The ‘OK’ button returns the selected business context object or </w:t>
      </w:r>
      <w:r w:rsidRPr="005C685B">
        <w:rPr>
          <w:rStyle w:val="CodeChar"/>
        </w:rPr>
        <w:t>Busine</w:t>
      </w:r>
      <w:r w:rsidR="00E72305" w:rsidRPr="005C685B">
        <w:rPr>
          <w:rStyle w:val="CodeChar"/>
        </w:rPr>
        <w:t>ss_Context.</w:t>
      </w:r>
      <w:commentRangeStart w:id="977"/>
      <w:r w:rsidR="00E72305" w:rsidRPr="005C685B">
        <w:rPr>
          <w:rStyle w:val="CodeChar"/>
        </w:rPr>
        <w:t>Business_Context_ID</w:t>
      </w:r>
      <w:commentRangeEnd w:id="977"/>
      <w:r w:rsidR="00E72305" w:rsidRPr="005C685B">
        <w:rPr>
          <w:rStyle w:val="CodeChar"/>
        </w:rPr>
        <w:commentReference w:id="977"/>
      </w:r>
      <w:r w:rsidR="00E72305">
        <w:t>.</w:t>
      </w:r>
    </w:p>
    <w:p w14:paraId="04610BFA" w14:textId="77777777" w:rsidR="00354B4B" w:rsidRDefault="00354B4B" w:rsidP="00354B4B">
      <w:pPr>
        <w:pStyle w:val="Heading3"/>
      </w:pPr>
      <w:bookmarkStart w:id="978" w:name="_Ref408499098"/>
      <w:bookmarkStart w:id="979" w:name="_Ref408499103"/>
      <w:bookmarkStart w:id="980" w:name="_Toc442108984"/>
      <w:r>
        <w:t>Create a business context</w:t>
      </w:r>
      <w:bookmarkEnd w:id="978"/>
      <w:bookmarkEnd w:id="979"/>
      <w:bookmarkEnd w:id="980"/>
    </w:p>
    <w:p w14:paraId="1A152EFE" w14:textId="77777777"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14:paraId="39B89074" w14:textId="77777777" w:rsidR="00204597" w:rsidRDefault="00204597" w:rsidP="00AB1728"/>
    <w:p w14:paraId="788A853C" w14:textId="77777777"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93447A">
        <w:t xml:space="preserve">Figure </w:t>
      </w:r>
      <w:r w:rsidR="0093447A">
        <w:rPr>
          <w:noProof/>
        </w:rPr>
        <w:t>4</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93447A">
        <w:t xml:space="preserve">Figure </w:t>
      </w:r>
      <w:r w:rsidR="0093447A">
        <w:rPr>
          <w:noProof/>
        </w:rPr>
        <w:t>4</w:t>
      </w:r>
      <w:r>
        <w:fldChar w:fldCharType="end"/>
      </w:r>
      <w:r>
        <w:t xml:space="preserve">, it brings up </w:t>
      </w:r>
      <w:r>
        <w:fldChar w:fldCharType="begin"/>
      </w:r>
      <w:r>
        <w:instrText xml:space="preserve"> REF _Ref402704359 \h </w:instrText>
      </w:r>
      <w:r>
        <w:fldChar w:fldCharType="separate"/>
      </w:r>
      <w:r w:rsidR="0093447A">
        <w:t xml:space="preserve">Figure </w:t>
      </w:r>
      <w:r w:rsidR="0093447A">
        <w:rPr>
          <w:noProof/>
        </w:rPr>
        <w:t>5</w:t>
      </w:r>
      <w:r>
        <w:fldChar w:fldCharType="end"/>
      </w:r>
      <w:r>
        <w:t xml:space="preserve"> screen which helps the user search for the desired </w:t>
      </w:r>
      <w:r w:rsidRPr="00680D5B">
        <w:rPr>
          <w:rStyle w:val="CodeChar"/>
        </w:rPr>
        <w:t>Context_Scheme_Value</w:t>
      </w:r>
      <w:r>
        <w:t xml:space="preserve">. </w:t>
      </w:r>
    </w:p>
    <w:p w14:paraId="7526397E" w14:textId="77777777" w:rsidR="00AB1728" w:rsidRDefault="00AB1728" w:rsidP="00AB1728"/>
    <w:p w14:paraId="567889CA" w14:textId="77777777" w:rsidR="00FB1A70" w:rsidRDefault="007C2F9C" w:rsidP="00FB1A70">
      <w:r>
        <w:object w:dxaOrig="2707" w:dyaOrig="2036" w14:anchorId="5D31B82C">
          <v:shape id="_x0000_i1029" type="#_x0000_t75" style="width:178pt;height:109.45pt" o:ole="">
            <v:imagedata r:id="rId22" o:title="" croptop="9385f" cropbottom="15536f" cropleft="3165f" cropright="12641f"/>
          </v:shape>
          <o:OLEObject Type="Embed" ProgID="PowerPoint.Slide.12" ShapeID="_x0000_i1029" DrawAspect="Content" ObjectID="_1527750502" r:id="rId23"/>
        </w:object>
      </w:r>
    </w:p>
    <w:p w14:paraId="694ADD54" w14:textId="77777777" w:rsidR="00AB1728" w:rsidRPr="00FB1A70" w:rsidRDefault="00AB1728" w:rsidP="00AB1728">
      <w:pPr>
        <w:pStyle w:val="Caption"/>
      </w:pPr>
      <w:bookmarkStart w:id="981" w:name="_Ref402704220"/>
      <w:r>
        <w:t xml:space="preserve">Figure </w:t>
      </w:r>
      <w:fldSimple w:instr=" SEQ Figure \* ARABIC ">
        <w:r w:rsidR="0093447A">
          <w:rPr>
            <w:noProof/>
          </w:rPr>
          <w:t>4</w:t>
        </w:r>
      </w:fldSimple>
      <w:bookmarkEnd w:id="981"/>
      <w:r>
        <w:t xml:space="preserve">: </w:t>
      </w:r>
      <w:r w:rsidR="003B7BB2">
        <w:t xml:space="preserve">Create a </w:t>
      </w:r>
      <w:r>
        <w:t>Business Context screen</w:t>
      </w:r>
    </w:p>
    <w:p w14:paraId="7819BC46" w14:textId="77777777" w:rsidR="00FB1A70" w:rsidRPr="00FB1A70" w:rsidRDefault="00FB1A70" w:rsidP="00FB1A70"/>
    <w:p w14:paraId="0E58C4B1" w14:textId="77777777"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93447A">
        <w:t xml:space="preserve">Figure </w:t>
      </w:r>
      <w:r w:rsidR="0093447A">
        <w:rPr>
          <w:noProof/>
        </w:rPr>
        <w:t>5</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w:t>
      </w:r>
      <w:r w:rsidR="00005152">
        <w:rPr>
          <w:rStyle w:val="CodeChar"/>
        </w:rPr>
        <w:t>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14:paraId="7E7E6621" w14:textId="77777777" w:rsidR="00FB1A70" w:rsidRDefault="00FB1A70" w:rsidP="007B2334"/>
    <w:p w14:paraId="52210A28" w14:textId="77777777"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14:paraId="588F7845" w14:textId="77777777" w:rsidR="007C2F9C" w:rsidRDefault="007C2F9C" w:rsidP="007B2334"/>
    <w:p w14:paraId="1305E3CF" w14:textId="77777777" w:rsidR="007C2F9C" w:rsidRDefault="007C2F9C" w:rsidP="007B2334">
      <w:r>
        <w:lastRenderedPageBreak/>
        <w:t xml:space="preserve">The ‘Close’ button brings the user back to the </w:t>
      </w:r>
      <w:r>
        <w:fldChar w:fldCharType="begin"/>
      </w:r>
      <w:r>
        <w:instrText xml:space="preserve"> REF _Ref409513278 \h </w:instrText>
      </w:r>
      <w:r>
        <w:fldChar w:fldCharType="separate"/>
      </w:r>
      <w:r w:rsidR="0093447A">
        <w:t>Application Home Screen</w:t>
      </w:r>
      <w:r>
        <w:fldChar w:fldCharType="end"/>
      </w:r>
      <w:r>
        <w:t>. A warning should be given that unsaved changes will be discarded and ask the user for a confirmation.</w:t>
      </w:r>
    </w:p>
    <w:p w14:paraId="64012F86" w14:textId="77777777" w:rsidR="007C2F9C" w:rsidRDefault="007C2F9C" w:rsidP="007B2334"/>
    <w:p w14:paraId="1C8911C8" w14:textId="77777777" w:rsidR="00FB1A70" w:rsidRDefault="003C7F02" w:rsidP="007B2334">
      <w:r>
        <w:object w:dxaOrig="7312" w:dyaOrig="5498" w14:anchorId="57734EFE">
          <v:shape id="_x0000_i1030" type="#_x0000_t75" style="width:365.75pt;height:274.75pt" o:ole="" o:bordertopcolor="this" o:borderleftcolor="this" o:borderbottomcolor="this" o:borderrightcolor="this">
            <v:imagedata r:id="rId24" o:title=""/>
            <w10:bordertop type="single" width="12"/>
            <w10:borderleft type="single" width="12"/>
            <w10:borderbottom type="single" width="12"/>
            <w10:borderright type="single" width="12"/>
          </v:shape>
          <o:OLEObject Type="Embed" ProgID="PowerPoint.Slide.12" ShapeID="_x0000_i1030" DrawAspect="Content" ObjectID="_1527750503" r:id="rId25"/>
        </w:object>
      </w:r>
    </w:p>
    <w:p w14:paraId="517BE0EC" w14:textId="77777777" w:rsidR="00AB1728" w:rsidRDefault="00AB1728" w:rsidP="00AB1728">
      <w:pPr>
        <w:pStyle w:val="Caption"/>
      </w:pPr>
      <w:bookmarkStart w:id="982" w:name="_Ref402704359"/>
      <w:r>
        <w:t xml:space="preserve">Figure </w:t>
      </w:r>
      <w:fldSimple w:instr=" SEQ Figure \* ARABIC ">
        <w:r w:rsidR="0093447A">
          <w:rPr>
            <w:noProof/>
          </w:rPr>
          <w:t>5</w:t>
        </w:r>
      </w:fldSimple>
      <w:bookmarkEnd w:id="982"/>
      <w:r>
        <w:t>: Search and Select Context Value screen</w:t>
      </w:r>
    </w:p>
    <w:p w14:paraId="1870B194" w14:textId="77777777" w:rsidR="00C15410" w:rsidRDefault="00C15410" w:rsidP="00354B4B">
      <w:pPr>
        <w:pStyle w:val="Heading3"/>
      </w:pPr>
      <w:bookmarkStart w:id="983" w:name="_Ref409508188"/>
      <w:bookmarkStart w:id="984" w:name="_Toc442108985"/>
      <w:bookmarkStart w:id="985" w:name="_Ref409506682"/>
      <w:bookmarkStart w:id="986" w:name="_Ref409506728"/>
      <w:r>
        <w:t>Show a business context</w:t>
      </w:r>
      <w:bookmarkEnd w:id="983"/>
      <w:bookmarkEnd w:id="984"/>
    </w:p>
    <w:p w14:paraId="36592733" w14:textId="77777777" w:rsidR="00E72305" w:rsidRPr="00C15410" w:rsidRDefault="00E72305" w:rsidP="00E72305">
      <w:r>
        <w:t xml:space="preserve">A UI like shown in </w:t>
      </w:r>
      <w:r>
        <w:fldChar w:fldCharType="begin"/>
      </w:r>
      <w:r>
        <w:instrText xml:space="preserve"> REF _Ref409507200 \h </w:instrText>
      </w:r>
      <w:r>
        <w:fldChar w:fldCharType="separate"/>
      </w:r>
      <w:r w:rsidR="0093447A">
        <w:t xml:space="preserve">Figure </w:t>
      </w:r>
      <w:r w:rsidR="0093447A">
        <w:rPr>
          <w:noProof/>
        </w:rPr>
        <w:t>6</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93447A">
        <w:t xml:space="preserve">Figure </w:t>
      </w:r>
      <w:r w:rsidR="0093447A">
        <w:rPr>
          <w:noProof/>
        </w:rPr>
        <w:t>5</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xml:space="preserve">’ button takes the user back to the </w:t>
      </w:r>
      <w:r w:rsidR="00DC0A19">
        <w:fldChar w:fldCharType="begin"/>
      </w:r>
      <w:r w:rsidR="00DC0A19">
        <w:instrText xml:space="preserve"> REF _Ref409510232 \h </w:instrText>
      </w:r>
      <w:r w:rsidR="00DC0A19">
        <w:fldChar w:fldCharType="separate"/>
      </w:r>
      <w:r w:rsidR="0093447A">
        <w:t>Application Home Screen</w:t>
      </w:r>
      <w:r w:rsidR="00DC0A19">
        <w:fldChar w:fldCharType="end"/>
      </w:r>
      <w:r w:rsidR="00DC0A19">
        <w:t>.</w:t>
      </w:r>
      <w:r w:rsidR="006E6242">
        <w:t xml:space="preserve"> The ‘Close’ button should ask for confirmation from the user first, saying that “Unsaved change will be discarded.” </w:t>
      </w:r>
    </w:p>
    <w:p w14:paraId="15419E5B" w14:textId="77777777" w:rsidR="00C15410" w:rsidRPr="00C15410" w:rsidRDefault="00C15410" w:rsidP="00C15410"/>
    <w:p w14:paraId="1164BFD6" w14:textId="77777777" w:rsidR="00C15410" w:rsidRDefault="006E6242" w:rsidP="00C15410">
      <w:r>
        <w:object w:dxaOrig="3628" w:dyaOrig="2725" w14:anchorId="7DAA4C66">
          <v:shape id="_x0000_i1031" type="#_x0000_t75" style="width:251.7pt;height:179.7pt" o:ole="">
            <v:imagedata r:id="rId26" o:title="" croptop="9385f" cropbottom="5831f" cropleft="3165f" cropright="8534f"/>
          </v:shape>
          <o:OLEObject Type="Embed" ProgID="PowerPoint.Slide.12" ShapeID="_x0000_i1031" DrawAspect="Content" ObjectID="_1527750504" r:id="rId27"/>
        </w:object>
      </w:r>
    </w:p>
    <w:p w14:paraId="61201FC0" w14:textId="77777777" w:rsidR="00C15410" w:rsidRPr="00FB1A70" w:rsidRDefault="00C15410" w:rsidP="00C15410">
      <w:pPr>
        <w:pStyle w:val="Caption"/>
      </w:pPr>
      <w:bookmarkStart w:id="987" w:name="_Ref409507200"/>
      <w:r>
        <w:t xml:space="preserve">Figure </w:t>
      </w:r>
      <w:fldSimple w:instr=" SEQ Figure \* ARABIC ">
        <w:r w:rsidR="0093447A">
          <w:rPr>
            <w:noProof/>
          </w:rPr>
          <w:t>6</w:t>
        </w:r>
      </w:fldSimple>
      <w:bookmarkEnd w:id="987"/>
      <w:r>
        <w:t xml:space="preserve">: </w:t>
      </w:r>
      <w:r w:rsidR="00782AF5">
        <w:t>Show</w:t>
      </w:r>
      <w:r>
        <w:t xml:space="preserve"> a Business Context screen</w:t>
      </w:r>
    </w:p>
    <w:p w14:paraId="286EECA2" w14:textId="77777777" w:rsidR="00C15410" w:rsidRPr="00C15410" w:rsidRDefault="00C15410" w:rsidP="00C15410"/>
    <w:p w14:paraId="4278BB33" w14:textId="77777777" w:rsidR="00354B4B" w:rsidRDefault="00354B4B" w:rsidP="00354B4B">
      <w:pPr>
        <w:pStyle w:val="Heading3"/>
      </w:pPr>
      <w:bookmarkStart w:id="988" w:name="_Toc442108986"/>
      <w:r>
        <w:t>Update a business context</w:t>
      </w:r>
      <w:bookmarkEnd w:id="985"/>
      <w:bookmarkEnd w:id="986"/>
      <w:bookmarkEnd w:id="988"/>
    </w:p>
    <w:p w14:paraId="2CB25DC8" w14:textId="77777777" w:rsidR="00FB3755" w:rsidRPr="00FB3755" w:rsidRDefault="00E72305" w:rsidP="00FB3755">
      <w:r>
        <w:t xml:space="preserve">Invoke the use case - </w:t>
      </w:r>
      <w:r>
        <w:fldChar w:fldCharType="begin"/>
      </w:r>
      <w:r>
        <w:instrText xml:space="preserve"> REF _Ref402764261 \h </w:instrText>
      </w:r>
      <w:r>
        <w:fldChar w:fldCharType="separate"/>
      </w:r>
      <w:r w:rsidR="0093447A">
        <w:t>Search and select a business context</w:t>
      </w:r>
      <w:r>
        <w:fldChar w:fldCharType="end"/>
      </w:r>
      <w:r>
        <w:t xml:space="preserve">. If a business context object that is not null is return, invoke the use case - </w:t>
      </w:r>
      <w:r>
        <w:fldChar w:fldCharType="begin"/>
      </w:r>
      <w:r>
        <w:instrText xml:space="preserve"> REF _Ref409508188 \h </w:instrText>
      </w:r>
      <w:r>
        <w:fldChar w:fldCharType="separate"/>
      </w:r>
      <w:r w:rsidR="0093447A">
        <w:t>Show a business context</w:t>
      </w:r>
      <w:r>
        <w:fldChar w:fldCharType="end"/>
      </w:r>
      <w:r>
        <w:t xml:space="preserve">; otherwise, return to the </w:t>
      </w:r>
      <w:r>
        <w:fldChar w:fldCharType="begin"/>
      </w:r>
      <w:r>
        <w:instrText xml:space="preserve"> REF _Ref409507777 \h </w:instrText>
      </w:r>
      <w:r>
        <w:fldChar w:fldCharType="separate"/>
      </w:r>
      <w:r w:rsidR="0093447A">
        <w:t>Application Home Screen</w:t>
      </w:r>
      <w:r>
        <w:fldChar w:fldCharType="end"/>
      </w:r>
      <w:r>
        <w:t xml:space="preserve">. </w:t>
      </w:r>
    </w:p>
    <w:p w14:paraId="51C49BB8" w14:textId="77777777" w:rsidR="00D11B71" w:rsidRDefault="002F7A38" w:rsidP="00D11B71">
      <w:pPr>
        <w:pStyle w:val="Heading3"/>
      </w:pPr>
      <w:bookmarkStart w:id="989" w:name="_Ref409506708"/>
      <w:bookmarkStart w:id="990" w:name="_Toc442108987"/>
      <w:r>
        <w:t>Discard</w:t>
      </w:r>
      <w:r w:rsidR="00D11B71">
        <w:t xml:space="preserve"> a business context</w:t>
      </w:r>
      <w:bookmarkEnd w:id="989"/>
      <w:bookmarkEnd w:id="990"/>
    </w:p>
    <w:p w14:paraId="7E96C86B" w14:textId="77777777" w:rsidR="00220F00" w:rsidRDefault="00E72305" w:rsidP="005C685B">
      <w:r>
        <w:t xml:space="preserve">Invoke the use case - </w:t>
      </w:r>
      <w:r>
        <w:fldChar w:fldCharType="begin"/>
      </w:r>
      <w:r>
        <w:instrText xml:space="preserve"> REF _Ref402764261 \h </w:instrText>
      </w:r>
      <w:r>
        <w:fldChar w:fldCharType="separate"/>
      </w:r>
      <w:r w:rsidR="0093447A">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rsidR="0093447A">
        <w:t>Application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rsidR="0093447A">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Upon completion, return to the </w:t>
      </w:r>
      <w:r w:rsidR="005C685B">
        <w:fldChar w:fldCharType="begin"/>
      </w:r>
      <w:r w:rsidR="005C685B">
        <w:instrText xml:space="preserve"> REF _Ref409507777 \h </w:instrText>
      </w:r>
      <w:r w:rsidR="005C685B">
        <w:fldChar w:fldCharType="separate"/>
      </w:r>
      <w:r w:rsidR="0093447A">
        <w:t>Application Home Screen</w:t>
      </w:r>
      <w:r w:rsidR="005C685B">
        <w:fldChar w:fldCharType="end"/>
      </w:r>
      <w:r w:rsidR="005C685B">
        <w:t>.</w:t>
      </w:r>
    </w:p>
    <w:p w14:paraId="7993A442" w14:textId="77777777" w:rsidR="00784D6E" w:rsidRDefault="00784D6E" w:rsidP="005C685B"/>
    <w:p w14:paraId="30116DB1" w14:textId="77777777" w:rsidR="00784D6E" w:rsidRPr="00220F00" w:rsidRDefault="00784D6E" w:rsidP="005C685B">
      <w:r>
        <w:t xml:space="preserve">Note: The %ABIEs%, refers to a </w:t>
      </w:r>
      <w:r w:rsidR="00627BB8">
        <w:t xml:space="preserve">menu </w:t>
      </w:r>
      <w:r>
        <w:t xml:space="preserve">configuration variable in the </w:t>
      </w:r>
      <w:r>
        <w:fldChar w:fldCharType="begin"/>
      </w:r>
      <w:r>
        <w:instrText xml:space="preserve"> REF _Ref409514618 \h </w:instrText>
      </w:r>
      <w:r>
        <w:fldChar w:fldCharType="separate"/>
      </w:r>
      <w:r w:rsidR="0093447A">
        <w:t>Configuration File</w:t>
      </w:r>
      <w:r>
        <w:fldChar w:fldCharType="end"/>
      </w:r>
      <w:r>
        <w:t xml:space="preserve">. </w:t>
      </w:r>
    </w:p>
    <w:p w14:paraId="27A9E091" w14:textId="77777777" w:rsidR="00AD463E" w:rsidRDefault="00AD463E" w:rsidP="00EF6FC8">
      <w:pPr>
        <w:pStyle w:val="Heading2"/>
      </w:pPr>
      <w:bookmarkStart w:id="991" w:name="_Toc442108988"/>
      <w:r>
        <w:t>Context Category Management</w:t>
      </w:r>
      <w:bookmarkEnd w:id="991"/>
    </w:p>
    <w:p w14:paraId="3B18D62B" w14:textId="77777777" w:rsidR="00A82179" w:rsidRDefault="00A82179" w:rsidP="00A82179">
      <w:pPr>
        <w:pStyle w:val="Heading3"/>
      </w:pPr>
      <w:bookmarkStart w:id="992" w:name="_Toc442108989"/>
      <w:r>
        <w:t>Create a context category</w:t>
      </w:r>
      <w:bookmarkEnd w:id="992"/>
    </w:p>
    <w:p w14:paraId="42DD1201" w14:textId="77777777"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93447A">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93447A">
        <w:t>Application Home Screen</w:t>
      </w:r>
      <w:r w:rsidR="00A459A9">
        <w:fldChar w:fldCharType="end"/>
      </w:r>
      <w:r w:rsidR="00A459A9">
        <w:t>.</w:t>
      </w:r>
    </w:p>
    <w:p w14:paraId="360876CC" w14:textId="77777777" w:rsidR="00A459A9" w:rsidRDefault="00A459A9" w:rsidP="0054779C">
      <w:pPr>
        <w:pStyle w:val="Heading3"/>
      </w:pPr>
      <w:bookmarkStart w:id="993" w:name="_Ref409513652"/>
      <w:bookmarkStart w:id="994" w:name="_Toc442108990"/>
      <w:r>
        <w:t>Search and select a context category</w:t>
      </w:r>
      <w:bookmarkEnd w:id="993"/>
      <w:bookmarkEnd w:id="994"/>
    </w:p>
    <w:p w14:paraId="7DC2400E" w14:textId="77777777" w:rsidR="00A459A9" w:rsidRPr="00A459A9" w:rsidRDefault="00A459A9" w:rsidP="00A459A9">
      <w:r>
        <w:t xml:space="preserve">A UI should allow the user to search the context category by </w:t>
      </w:r>
      <w:r w:rsidRPr="00A459A9">
        <w:rPr>
          <w:rStyle w:val="CodeChar"/>
        </w:rPr>
        <w:t>Context_Category.</w:t>
      </w:r>
      <w:r w:rsidR="00005152">
        <w:rPr>
          <w:rStyle w:val="CodeChar"/>
        </w:rPr>
        <w:t>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rsidR="0093447A">
        <w:t>Application Home Screen</w:t>
      </w:r>
      <w:r>
        <w:fldChar w:fldCharType="end"/>
      </w:r>
      <w:r>
        <w:t>.</w:t>
      </w:r>
    </w:p>
    <w:p w14:paraId="20205206" w14:textId="77777777" w:rsidR="0054779C" w:rsidRDefault="0054779C" w:rsidP="0054779C">
      <w:pPr>
        <w:pStyle w:val="Heading3"/>
      </w:pPr>
      <w:bookmarkStart w:id="995" w:name="_Toc442108991"/>
      <w:r>
        <w:t>Update a context category</w:t>
      </w:r>
      <w:bookmarkEnd w:id="995"/>
    </w:p>
    <w:p w14:paraId="12F76A41" w14:textId="77777777" w:rsidR="00DC31F7" w:rsidRDefault="00A459A9" w:rsidP="00A459A9">
      <w:r>
        <w:t xml:space="preserve">Invoke the use case - </w:t>
      </w:r>
      <w:r>
        <w:fldChar w:fldCharType="begin"/>
      </w:r>
      <w:r>
        <w:instrText xml:space="preserve"> REF _Ref409513652 \h </w:instrText>
      </w:r>
      <w:r>
        <w:fldChar w:fldCharType="separate"/>
      </w:r>
      <w:r w:rsidR="0093447A">
        <w:t>Search and select a context category</w:t>
      </w:r>
      <w:r>
        <w:fldChar w:fldCharType="end"/>
      </w:r>
      <w:r>
        <w:t xml:space="preserve">. If null is returned, go back to the </w:t>
      </w:r>
      <w:r>
        <w:fldChar w:fldCharType="begin"/>
      </w:r>
      <w:r>
        <w:instrText xml:space="preserve"> REF _Ref409513583 \h </w:instrText>
      </w:r>
      <w:r>
        <w:fldChar w:fldCharType="separate"/>
      </w:r>
      <w:r w:rsidR="0093447A">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93447A">
        <w:t>Show a context category</w:t>
      </w:r>
      <w:r w:rsidR="00DC31F7">
        <w:fldChar w:fldCharType="end"/>
      </w:r>
      <w:r w:rsidR="00DC31F7">
        <w:t>.</w:t>
      </w:r>
    </w:p>
    <w:p w14:paraId="38B3EA53" w14:textId="77777777" w:rsidR="00DC31F7" w:rsidRDefault="00DC31F7" w:rsidP="00DC31F7">
      <w:pPr>
        <w:pStyle w:val="Heading3"/>
      </w:pPr>
      <w:bookmarkStart w:id="996" w:name="_Ref409513784"/>
      <w:bookmarkStart w:id="997" w:name="_Toc442108992"/>
      <w:r>
        <w:t>Show a context category</w:t>
      </w:r>
      <w:bookmarkEnd w:id="996"/>
      <w:bookmarkEnd w:id="997"/>
    </w:p>
    <w:p w14:paraId="69313A28" w14:textId="77777777" w:rsidR="00DC31F7" w:rsidRDefault="00782AF5" w:rsidP="00DC31F7">
      <w:r>
        <w:t xml:space="preserve">A UI such as shown in </w:t>
      </w:r>
      <w:r>
        <w:fldChar w:fldCharType="begin"/>
      </w:r>
      <w:r>
        <w:instrText xml:space="preserve"> REF _Ref409514250 \h </w:instrText>
      </w:r>
      <w:r>
        <w:fldChar w:fldCharType="separate"/>
      </w:r>
      <w:r w:rsidR="0093447A">
        <w:t xml:space="preserve">Figure </w:t>
      </w:r>
      <w:r w:rsidR="0093447A">
        <w:rPr>
          <w:noProof/>
        </w:rPr>
        <w:t>7</w:t>
      </w:r>
      <w:r>
        <w:fldChar w:fldCharType="end"/>
      </w:r>
      <w:r>
        <w:t xml:space="preserve"> below should allow the user the edit the context category. The ‘Save’ button, update the record in the </w:t>
      </w:r>
      <w:r w:rsidRPr="00DC0A19">
        <w:rPr>
          <w:rStyle w:val="CodeChar"/>
        </w:rPr>
        <w:t>Context</w:t>
      </w:r>
      <w:r>
        <w:rPr>
          <w:rStyle w:val="CodeChar"/>
        </w:rPr>
        <w:t>_Category</w:t>
      </w:r>
      <w:r>
        <w:t xml:space="preserve"> table and the concurrency control rule is in effect here. The ‘C</w:t>
      </w:r>
      <w:r w:rsidR="006E6242">
        <w:t>lose</w:t>
      </w:r>
      <w:r>
        <w:t xml:space="preserve">’ button takes the user back to the </w:t>
      </w:r>
      <w:r>
        <w:fldChar w:fldCharType="begin"/>
      </w:r>
      <w:r>
        <w:instrText xml:space="preserve"> REF _Ref409510232 \h </w:instrText>
      </w:r>
      <w:r>
        <w:fldChar w:fldCharType="separate"/>
      </w:r>
      <w:r w:rsidR="0093447A">
        <w:t>Application Home Screen</w:t>
      </w:r>
      <w:r>
        <w:fldChar w:fldCharType="end"/>
      </w:r>
      <w:r>
        <w:t>.</w:t>
      </w:r>
      <w:r w:rsidR="006E6242">
        <w:t xml:space="preserve"> The ‘Close’ button should ask for confirmation from the user.</w:t>
      </w:r>
    </w:p>
    <w:p w14:paraId="2090FFBA" w14:textId="77777777" w:rsidR="00DC31F7" w:rsidRDefault="006E6242" w:rsidP="00DC31F7">
      <w:r>
        <w:object w:dxaOrig="4776" w:dyaOrig="3589" w14:anchorId="0941D500">
          <v:shape id="_x0000_i1032" type="#_x0000_t75" style="width:244.8pt;height:115.8pt" o:ole="">
            <v:imagedata r:id="rId28" o:title="" croptop="9385f" cropbottom="23430f" cropleft="3165f" cropright="8534f"/>
          </v:shape>
          <o:OLEObject Type="Embed" ProgID="PowerPoint.Slide.12" ShapeID="_x0000_i1032" DrawAspect="Content" ObjectID="_1527750505" r:id="rId29"/>
        </w:object>
      </w:r>
    </w:p>
    <w:p w14:paraId="75AF4B53" w14:textId="77777777" w:rsidR="00782AF5" w:rsidRDefault="00782AF5" w:rsidP="00782AF5">
      <w:pPr>
        <w:pStyle w:val="Caption"/>
      </w:pPr>
      <w:bookmarkStart w:id="998" w:name="_Ref409514250"/>
      <w:r>
        <w:t xml:space="preserve">Figure </w:t>
      </w:r>
      <w:fldSimple w:instr=" SEQ Figure \* ARABIC ">
        <w:r w:rsidR="0093447A">
          <w:rPr>
            <w:noProof/>
          </w:rPr>
          <w:t>7</w:t>
        </w:r>
      </w:fldSimple>
      <w:bookmarkEnd w:id="998"/>
      <w:r>
        <w:t>: Show a context category screen</w:t>
      </w:r>
    </w:p>
    <w:p w14:paraId="60E9974D" w14:textId="77777777" w:rsidR="00DC31F7" w:rsidRPr="00DC31F7" w:rsidRDefault="00DC31F7" w:rsidP="00DC31F7"/>
    <w:p w14:paraId="7C5E5164" w14:textId="77777777" w:rsidR="0054779C" w:rsidRDefault="00627BB8" w:rsidP="0054779C">
      <w:pPr>
        <w:pStyle w:val="Heading3"/>
      </w:pPr>
      <w:bookmarkStart w:id="999" w:name="_Toc442108993"/>
      <w:r>
        <w:t>Discard</w:t>
      </w:r>
      <w:r w:rsidR="0054779C">
        <w:t xml:space="preserve"> a context category</w:t>
      </w:r>
      <w:bookmarkEnd w:id="999"/>
    </w:p>
    <w:p w14:paraId="49656329" w14:textId="77777777" w:rsidR="00784D6E" w:rsidRPr="00220F00" w:rsidRDefault="00784D6E" w:rsidP="00784D6E">
      <w:r>
        <w:t xml:space="preserve">Invoke the use case - </w:t>
      </w:r>
      <w:r>
        <w:fldChar w:fldCharType="begin"/>
      </w:r>
      <w:r>
        <w:instrText xml:space="preserve"> REF _Ref409513652 \h </w:instrText>
      </w:r>
      <w:r>
        <w:fldChar w:fldCharType="separate"/>
      </w:r>
      <w:r w:rsidR="0093447A">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rsidR="0093447A">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rsidR="0093447A">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delete the selected record in the </w:t>
      </w:r>
      <w:r w:rsidRPr="005C685B">
        <w:rPr>
          <w:rStyle w:val="CodeChar"/>
        </w:rPr>
        <w:t>Context</w:t>
      </w:r>
      <w:r>
        <w:rPr>
          <w:rStyle w:val="CodeChar"/>
        </w:rPr>
        <w:t>_Category</w:t>
      </w:r>
      <w:r>
        <w:t xml:space="preserve"> table from the database. Upon completion, return to the </w:t>
      </w:r>
      <w:r>
        <w:fldChar w:fldCharType="begin"/>
      </w:r>
      <w:r>
        <w:instrText xml:space="preserve"> REF _Ref409507777 \h </w:instrText>
      </w:r>
      <w:r>
        <w:fldChar w:fldCharType="separate"/>
      </w:r>
      <w:r w:rsidR="0093447A">
        <w:t>Application Home Screen</w:t>
      </w:r>
      <w:r>
        <w:fldChar w:fldCharType="end"/>
      </w:r>
      <w:r>
        <w:t>.</w:t>
      </w:r>
    </w:p>
    <w:p w14:paraId="519A0338" w14:textId="77777777" w:rsidR="00784D6E" w:rsidRPr="00784D6E" w:rsidRDefault="00784D6E" w:rsidP="00784D6E"/>
    <w:p w14:paraId="1C7A67B1" w14:textId="77777777" w:rsidR="00AD463E" w:rsidRDefault="00AD463E" w:rsidP="00AD463E">
      <w:pPr>
        <w:pStyle w:val="Heading2"/>
      </w:pPr>
      <w:bookmarkStart w:id="1000" w:name="_Toc442108994"/>
      <w:r>
        <w:t xml:space="preserve">Context </w:t>
      </w:r>
      <w:r w:rsidR="00F67A70">
        <w:t xml:space="preserve">Classification </w:t>
      </w:r>
      <w:r>
        <w:t>Scheme Management</w:t>
      </w:r>
      <w:bookmarkEnd w:id="1000"/>
    </w:p>
    <w:p w14:paraId="1EE8BDCE" w14:textId="77777777"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14:paraId="61C64CC5" w14:textId="77777777" w:rsidR="00FE7000" w:rsidRDefault="00FE7000" w:rsidP="00FE7000">
      <w:pPr>
        <w:pStyle w:val="Heading3"/>
      </w:pPr>
      <w:bookmarkStart w:id="1001" w:name="_Ref408498537"/>
      <w:bookmarkStart w:id="1002" w:name="_Toc442108995"/>
      <w:r>
        <w:t xml:space="preserve">Create a </w:t>
      </w:r>
      <w:r w:rsidR="00424E50">
        <w:t xml:space="preserve">new </w:t>
      </w:r>
      <w:r>
        <w:t xml:space="preserve">context </w:t>
      </w:r>
      <w:r w:rsidR="00F67A70">
        <w:t xml:space="preserve">classification </w:t>
      </w:r>
      <w:r>
        <w:t>scheme</w:t>
      </w:r>
      <w:bookmarkEnd w:id="1001"/>
      <w:bookmarkEnd w:id="1002"/>
    </w:p>
    <w:p w14:paraId="0F7BFF9B" w14:textId="77777777"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005152">
        <w:rPr>
          <w:rStyle w:val="CodeChar"/>
        </w:rPr>
        <w:t>name</w:t>
      </w:r>
      <w:r w:rsidR="00424E50">
        <w:t xml:space="preserve">, </w:t>
      </w:r>
      <w:r w:rsidR="00BF35FF">
        <w:rPr>
          <w:rStyle w:val="CodeChar"/>
        </w:rPr>
        <w:t>agency_id</w:t>
      </w:r>
      <w:r w:rsidR="00424E50">
        <w:t xml:space="preserve">, </w:t>
      </w:r>
      <w:r w:rsidR="00BF35FF">
        <w:rPr>
          <w:rStyle w:val="CodeChar"/>
        </w:rPr>
        <w:t>version_id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14:paraId="23098F37" w14:textId="77777777" w:rsidR="00424E50" w:rsidRDefault="00424E50" w:rsidP="00C01883"/>
    <w:p w14:paraId="40C7E368" w14:textId="77777777"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93447A">
        <w:t xml:space="preserve">Figure </w:t>
      </w:r>
      <w:r w:rsidR="0093447A">
        <w:rPr>
          <w:noProof/>
        </w:rPr>
        <w:t>8</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93447A">
        <w:t>Application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14:paraId="4F6BEFFC" w14:textId="77777777" w:rsidR="00851B41" w:rsidRDefault="00851B41" w:rsidP="00C01883"/>
    <w:p w14:paraId="7AE28344" w14:textId="77777777"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tables</w:t>
      </w:r>
      <w:r w:rsidR="00A75F73">
        <w:t>. Before creating the record the following validation should be performed</w:t>
      </w:r>
      <w:r w:rsidR="00F16518">
        <w:t xml:space="preserve"> in addition to all required fields being specified</w:t>
      </w:r>
      <w:r w:rsidR="00A75F73">
        <w:t>.</w:t>
      </w:r>
    </w:p>
    <w:p w14:paraId="5ED2B70C" w14:textId="77777777" w:rsidR="003F08A0" w:rsidRDefault="003F08A0" w:rsidP="008F2EBB">
      <w:pPr>
        <w:pStyle w:val="ListParagraph"/>
        <w:numPr>
          <w:ilvl w:val="0"/>
          <w:numId w:val="6"/>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14:paraId="54C51E33" w14:textId="77777777" w:rsidR="003F08A0" w:rsidRDefault="003F08A0" w:rsidP="008F2EBB">
      <w:pPr>
        <w:pStyle w:val="ListParagraph"/>
        <w:numPr>
          <w:ilvl w:val="1"/>
          <w:numId w:val="6"/>
        </w:numPr>
      </w:pPr>
      <w:r>
        <w:t xml:space="preserve">If so, check if </w:t>
      </w:r>
      <w:r w:rsidR="00BF35FF">
        <w:rPr>
          <w:rStyle w:val="CodeChar"/>
        </w:rPr>
        <w:t>version_id</w:t>
      </w:r>
      <w:r>
        <w:t xml:space="preserve"> is the same as any of those existing records.</w:t>
      </w:r>
    </w:p>
    <w:p w14:paraId="29247860" w14:textId="77777777" w:rsidR="003F08A0" w:rsidRDefault="003F08A0" w:rsidP="008F2EBB">
      <w:pPr>
        <w:pStyle w:val="ListParagraph"/>
        <w:numPr>
          <w:ilvl w:val="2"/>
          <w:numId w:val="6"/>
        </w:numPr>
      </w:pPr>
      <w:r>
        <w:t>If so, give an error message that the same version cannot be created.</w:t>
      </w:r>
    </w:p>
    <w:p w14:paraId="772AB94A" w14:textId="77777777" w:rsidR="003F08A0" w:rsidRDefault="003F08A0" w:rsidP="008F2EBB">
      <w:pPr>
        <w:pStyle w:val="ListParagraph"/>
        <w:numPr>
          <w:ilvl w:val="2"/>
          <w:numId w:val="6"/>
        </w:numPr>
      </w:pPr>
      <w:r>
        <w:t xml:space="preserve">If not, check if </w:t>
      </w:r>
      <w:r w:rsidRPr="003F08A0">
        <w:rPr>
          <w:rStyle w:val="CodeChar"/>
        </w:rPr>
        <w:t>Scheme_</w:t>
      </w:r>
      <w:r w:rsidRPr="00C64968">
        <w:rPr>
          <w:rStyle w:val="CodeChar"/>
        </w:rPr>
        <w:t>Name</w:t>
      </w:r>
      <w:r>
        <w:t xml:space="preserve"> is the same as the existing records.</w:t>
      </w:r>
    </w:p>
    <w:p w14:paraId="3D13317C" w14:textId="77777777" w:rsidR="003F08A0" w:rsidRDefault="003F08A0" w:rsidP="008F2EBB">
      <w:pPr>
        <w:pStyle w:val="ListParagraph"/>
        <w:numPr>
          <w:ilvl w:val="3"/>
          <w:numId w:val="6"/>
        </w:numPr>
      </w:pPr>
      <w:r>
        <w:lastRenderedPageBreak/>
        <w:t>If so, continue. This case also applies if the name is not specified and the existing record also has no name.</w:t>
      </w:r>
    </w:p>
    <w:p w14:paraId="245E4794" w14:textId="77777777" w:rsidR="003F08A0" w:rsidRDefault="003F08A0" w:rsidP="008F2EBB">
      <w:pPr>
        <w:pStyle w:val="ListParagraph"/>
        <w:numPr>
          <w:ilvl w:val="3"/>
          <w:numId w:val="6"/>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14:paraId="4FECB0F6" w14:textId="77777777" w:rsidR="003F08A0" w:rsidRDefault="003F08A0" w:rsidP="008F2EBB">
      <w:pPr>
        <w:pStyle w:val="ListParagraph"/>
        <w:numPr>
          <w:ilvl w:val="1"/>
          <w:numId w:val="6"/>
        </w:numPr>
      </w:pPr>
      <w:r>
        <w:t>If not, continue.</w:t>
      </w:r>
    </w:p>
    <w:p w14:paraId="464DB00C" w14:textId="77777777" w:rsidR="003F08A0" w:rsidRDefault="003F08A0" w:rsidP="008F2EBB">
      <w:pPr>
        <w:pStyle w:val="ListParagraph"/>
        <w:numPr>
          <w:ilvl w:val="0"/>
          <w:numId w:val="6"/>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00BF35FF">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14:paraId="2D679EAB" w14:textId="77777777" w:rsidR="00FF7678" w:rsidRDefault="00FF7678" w:rsidP="008F2EBB">
      <w:pPr>
        <w:pStyle w:val="ListParagraph"/>
        <w:numPr>
          <w:ilvl w:val="0"/>
          <w:numId w:val="6"/>
        </w:numPr>
      </w:pPr>
      <w:r>
        <w:t>The scheme values cannot have duplicates within the context scheme.</w:t>
      </w:r>
    </w:p>
    <w:p w14:paraId="7B3EC595" w14:textId="77777777" w:rsidR="004676B3" w:rsidRDefault="004676B3" w:rsidP="00C01883"/>
    <w:p w14:paraId="322EDF90" w14:textId="77777777" w:rsidR="004676B3" w:rsidRDefault="00305BF9" w:rsidP="00C01883">
      <w:r>
        <w:object w:dxaOrig="752" w:dyaOrig="562" w14:anchorId="3D9522DD">
          <v:shape id="_x0000_i1033" type="#_x0000_t75" style="width:273.6pt;height:180.3pt" o:ole="">
            <v:imagedata r:id="rId30" o:title="" croptop="2499f" cropbottom="7716f" cropleft="3165f" cropright="-1269f"/>
          </v:shape>
          <o:OLEObject Type="Embed" ProgID="PowerPoint.Slide.12" ShapeID="_x0000_i1033" DrawAspect="Content" ObjectID="_1527750506" r:id="rId31"/>
        </w:object>
      </w:r>
    </w:p>
    <w:p w14:paraId="4B4369A9" w14:textId="77777777" w:rsidR="00851B41" w:rsidRPr="00851B41" w:rsidRDefault="00851B41" w:rsidP="00851B41">
      <w:pPr>
        <w:pStyle w:val="Caption"/>
      </w:pPr>
      <w:bookmarkStart w:id="1003" w:name="_Ref410042475"/>
      <w:r>
        <w:t xml:space="preserve">Figure </w:t>
      </w:r>
      <w:fldSimple w:instr=" SEQ Figure \* ARABIC ">
        <w:r w:rsidR="0093447A">
          <w:rPr>
            <w:noProof/>
          </w:rPr>
          <w:t>8</w:t>
        </w:r>
      </w:fldSimple>
      <w:bookmarkEnd w:id="1003"/>
      <w:r>
        <w:t>. Create a new context scheme UI</w:t>
      </w:r>
    </w:p>
    <w:p w14:paraId="743943C5" w14:textId="77777777" w:rsidR="00851B41" w:rsidRDefault="00851B41" w:rsidP="00FE7000">
      <w:pPr>
        <w:pStyle w:val="Heading3"/>
      </w:pPr>
      <w:bookmarkStart w:id="1004" w:name="_Ref410044091"/>
      <w:bookmarkStart w:id="1005" w:name="_Toc442108996"/>
      <w:bookmarkStart w:id="1006" w:name="_Ref408498540"/>
      <w:r>
        <w:t>Search and select a context</w:t>
      </w:r>
      <w:r w:rsidR="00305BF9">
        <w:t xml:space="preserve"> classification</w:t>
      </w:r>
      <w:r>
        <w:t xml:space="preserve"> scheme</w:t>
      </w:r>
      <w:bookmarkEnd w:id="1004"/>
      <w:bookmarkEnd w:id="1005"/>
    </w:p>
    <w:p w14:paraId="53E9D26D" w14:textId="77777777"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00005152">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14:paraId="4C3A9529" w14:textId="77777777" w:rsidR="00851B41" w:rsidRDefault="00851B41" w:rsidP="00851B41"/>
    <w:p w14:paraId="7E791F81" w14:textId="77777777" w:rsidR="00851B41" w:rsidRDefault="00851B41" w:rsidP="00851B41">
      <w:r>
        <w:t>A check box should be available so that the user can filter to only the latest version of the scheme.</w:t>
      </w:r>
    </w:p>
    <w:p w14:paraId="07BAA15C" w14:textId="77777777" w:rsidR="00851B41" w:rsidRDefault="00851B41" w:rsidP="00851B41"/>
    <w:p w14:paraId="1DCD05E3" w14:textId="77777777" w:rsidR="00851B41" w:rsidRDefault="00851B41" w:rsidP="00851B41">
      <w:r>
        <w:t>The result dialog should show context category name, scheme name, scheme description, scheme version, and scheme agency name of each context scheme.</w:t>
      </w:r>
    </w:p>
    <w:p w14:paraId="5D67A988" w14:textId="77777777" w:rsidR="00851B41" w:rsidRDefault="00851B41" w:rsidP="00851B41"/>
    <w:p w14:paraId="6CDFBEF7" w14:textId="77777777"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14:paraId="5EADED89" w14:textId="77777777" w:rsidR="00E8386B" w:rsidRDefault="00EA14B8" w:rsidP="00FE7000">
      <w:pPr>
        <w:pStyle w:val="Heading3"/>
      </w:pPr>
      <w:bookmarkStart w:id="1007" w:name="_Toc442108997"/>
      <w:r>
        <w:t xml:space="preserve">Update a </w:t>
      </w:r>
      <w:r w:rsidR="00FE7000">
        <w:t xml:space="preserve">context </w:t>
      </w:r>
      <w:r w:rsidR="00305BF9">
        <w:t xml:space="preserve">classification </w:t>
      </w:r>
      <w:r w:rsidR="00FE7000">
        <w:t>scheme</w:t>
      </w:r>
      <w:bookmarkEnd w:id="1007"/>
      <w:r w:rsidR="00FE7000">
        <w:t xml:space="preserve"> </w:t>
      </w:r>
      <w:bookmarkEnd w:id="1006"/>
      <w:r w:rsidR="00E8386B">
        <w:t xml:space="preserve"> </w:t>
      </w:r>
    </w:p>
    <w:p w14:paraId="517E7883" w14:textId="77777777" w:rsidR="00274978" w:rsidRDefault="00FF7678" w:rsidP="00E8386B">
      <w:r>
        <w:t xml:space="preserve">Invoke the </w:t>
      </w:r>
      <w:r>
        <w:fldChar w:fldCharType="begin"/>
      </w:r>
      <w:r>
        <w:instrText xml:space="preserve"> REF _Ref410044091 \h </w:instrText>
      </w:r>
      <w:r>
        <w:fldChar w:fldCharType="separate"/>
      </w:r>
      <w:r w:rsidR="0093447A">
        <w:t>Search and select a context classification scheme</w:t>
      </w:r>
      <w:r>
        <w:fldChar w:fldCharType="end"/>
      </w:r>
      <w:r>
        <w:t xml:space="preserve"> in </w:t>
      </w:r>
      <w:r>
        <w:fldChar w:fldCharType="begin"/>
      </w:r>
      <w:r>
        <w:instrText xml:space="preserve"> REF _Ref410044091 \r \h </w:instrText>
      </w:r>
      <w:r>
        <w:fldChar w:fldCharType="separate"/>
      </w:r>
      <w:r w:rsidR="0093447A">
        <w:t>3.6.2</w:t>
      </w:r>
      <w:r>
        <w:fldChar w:fldCharType="end"/>
      </w:r>
      <w:r>
        <w:t xml:space="preserve">. If null is returned, go back to the </w:t>
      </w:r>
      <w:r>
        <w:fldChar w:fldCharType="begin"/>
      </w:r>
      <w:r>
        <w:instrText xml:space="preserve"> REF _Ref410044174 \h </w:instrText>
      </w:r>
      <w:r>
        <w:fldChar w:fldCharType="separate"/>
      </w:r>
      <w:r w:rsidR="0093447A">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rsidR="0093447A">
        <w:t xml:space="preserve">Figure </w:t>
      </w:r>
      <w:r w:rsidR="0093447A">
        <w:rPr>
          <w:noProof/>
        </w:rPr>
        <w:t>8</w:t>
      </w:r>
      <w:r>
        <w:fldChar w:fldCharType="end"/>
      </w:r>
      <w:r>
        <w:t xml:space="preserve"> should be displayed. On clicking the ‘Save’ button, all the rules specified in </w:t>
      </w:r>
      <w:r>
        <w:fldChar w:fldCharType="begin"/>
      </w:r>
      <w:r>
        <w:instrText xml:space="preserve"> REF _Ref408498537 \r \h </w:instrText>
      </w:r>
      <w:r>
        <w:fldChar w:fldCharType="separate"/>
      </w:r>
      <w:r w:rsidR="0093447A">
        <w:t>3.6.1</w:t>
      </w:r>
      <w:r>
        <w:fldChar w:fldCharType="end"/>
      </w:r>
      <w:r>
        <w:t xml:space="preserve"> should be validated before committing the data to the database.  </w:t>
      </w:r>
      <w:r w:rsidR="00274978">
        <w:t>In addition, the scheme value that is already used by a business context cannot be deleted.</w:t>
      </w:r>
      <w:r w:rsidR="004951CA">
        <w:t xml:space="preserve"> The application may lock those records when creating the UI or may implement this as a validation when saving the change.</w:t>
      </w:r>
    </w:p>
    <w:p w14:paraId="7BE207F6" w14:textId="77777777" w:rsidR="00274978" w:rsidRDefault="00274978" w:rsidP="00E8386B"/>
    <w:p w14:paraId="2958686C" w14:textId="77777777" w:rsidR="00E332AB" w:rsidRDefault="00FF7678" w:rsidP="00E8386B">
      <w:r>
        <w:t xml:space="preserve">The ‘Close’ button takes the user back to the </w:t>
      </w:r>
      <w:r>
        <w:fldChar w:fldCharType="begin"/>
      </w:r>
      <w:r>
        <w:instrText xml:space="preserve"> REF _Ref409513278 \h </w:instrText>
      </w:r>
      <w:r>
        <w:fldChar w:fldCharType="separate"/>
      </w:r>
      <w:r w:rsidR="0093447A">
        <w:t>Application Home Screen</w:t>
      </w:r>
      <w:r>
        <w:fldChar w:fldCharType="end"/>
      </w:r>
      <w:r>
        <w:t>; though, a warning should be given that unsaved changes will be discarded and ask for a confirmation from the user.</w:t>
      </w:r>
    </w:p>
    <w:p w14:paraId="3FAABB0B" w14:textId="77777777" w:rsidR="0054779C" w:rsidRDefault="001060A5" w:rsidP="0054779C">
      <w:pPr>
        <w:pStyle w:val="Heading3"/>
      </w:pPr>
      <w:bookmarkStart w:id="1008" w:name="_Ref408498541"/>
      <w:bookmarkStart w:id="1009" w:name="_Toc442108998"/>
      <w:r>
        <w:t>Discard</w:t>
      </w:r>
      <w:r w:rsidR="0054779C">
        <w:t xml:space="preserve"> a context </w:t>
      </w:r>
      <w:r w:rsidR="00305BF9">
        <w:t xml:space="preserve">classification </w:t>
      </w:r>
      <w:r w:rsidR="0054779C">
        <w:t>scheme</w:t>
      </w:r>
      <w:bookmarkEnd w:id="1008"/>
      <w:bookmarkEnd w:id="1009"/>
    </w:p>
    <w:p w14:paraId="13D67D99" w14:textId="77777777" w:rsidR="0054779C" w:rsidRDefault="004B6BCF" w:rsidP="0054779C">
      <w:r>
        <w:t xml:space="preserve">Invoke the </w:t>
      </w:r>
      <w:r>
        <w:fldChar w:fldCharType="begin"/>
      </w:r>
      <w:r>
        <w:instrText xml:space="preserve"> REF _Ref410044091 \h </w:instrText>
      </w:r>
      <w:r>
        <w:fldChar w:fldCharType="separate"/>
      </w:r>
      <w:r w:rsidR="0093447A">
        <w:t>Search and select a context classification scheme</w:t>
      </w:r>
      <w:r>
        <w:fldChar w:fldCharType="end"/>
      </w:r>
      <w:r>
        <w:t xml:space="preserve"> in </w:t>
      </w:r>
      <w:r>
        <w:fldChar w:fldCharType="begin"/>
      </w:r>
      <w:r>
        <w:instrText xml:space="preserve"> REF _Ref410044091 \r \h </w:instrText>
      </w:r>
      <w:r>
        <w:fldChar w:fldCharType="separate"/>
      </w:r>
      <w:r w:rsidR="0093447A">
        <w:t>3.6.2</w:t>
      </w:r>
      <w:r>
        <w:fldChar w:fldCharType="end"/>
      </w:r>
      <w:r>
        <w:t xml:space="preserve">. If null is returned, go back to the </w:t>
      </w:r>
      <w:r>
        <w:fldChar w:fldCharType="begin"/>
      </w:r>
      <w:r>
        <w:instrText xml:space="preserve"> REF _Ref410044174 \h </w:instrText>
      </w:r>
      <w:r>
        <w:fldChar w:fldCharType="separate"/>
      </w:r>
      <w:r w:rsidR="0093447A">
        <w:t>Application Home Screen</w:t>
      </w:r>
      <w:r>
        <w:fldChar w:fldCharType="end"/>
      </w:r>
      <w:r>
        <w:t xml:space="preserve">. If a context scheme object or ID is returned, check if there is any business context relying on the context scheme. If there is, show a dialog indicating that the context scheme cannot be </w:t>
      </w:r>
      <w:r w:rsidR="001060A5">
        <w:t>discarded</w:t>
      </w:r>
      <w:r>
        <w:t xml:space="preserve"> because there are business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rsidR="0093447A">
        <w:t>Application Home Screen</w:t>
      </w:r>
      <w:r>
        <w:fldChar w:fldCharType="end"/>
      </w:r>
      <w:r>
        <w:t xml:space="preserve">. </w:t>
      </w:r>
    </w:p>
    <w:p w14:paraId="269D1FF0" w14:textId="77777777" w:rsidR="004B6BCF" w:rsidRDefault="004B6BCF" w:rsidP="0054779C"/>
    <w:p w14:paraId="74DF0D5B" w14:textId="77777777" w:rsidR="004B6BCF" w:rsidRPr="0054779C" w:rsidRDefault="004B6BCF" w:rsidP="0054779C">
      <w:r>
        <w:t xml:space="preserve">If there is no business context depending on the selected context scheme, ask the user for a confirmation. Once confirm,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rsidR="0093447A">
        <w:t>Application Home Screen</w:t>
      </w:r>
      <w:r>
        <w:fldChar w:fldCharType="end"/>
      </w:r>
      <w:r>
        <w:t>.</w:t>
      </w:r>
    </w:p>
    <w:p w14:paraId="2C104DBA" w14:textId="77777777" w:rsidR="00EF6FC8" w:rsidRDefault="00EF6FC8" w:rsidP="00EF6FC8">
      <w:pPr>
        <w:pStyle w:val="Heading2"/>
      </w:pPr>
      <w:bookmarkStart w:id="1010" w:name="_Toc442108999"/>
      <w:r>
        <w:t>Code List Management</w:t>
      </w:r>
      <w:bookmarkEnd w:id="1010"/>
    </w:p>
    <w:p w14:paraId="0882A12E" w14:textId="77777777" w:rsidR="00F266BC" w:rsidRPr="00F266BC" w:rsidRDefault="00F266BC" w:rsidP="00F266BC">
      <w:r>
        <w:t xml:space="preserve">The code list management allows the user to manage data in the </w:t>
      </w:r>
      <w:r w:rsidR="002D3A91">
        <w:rPr>
          <w:rStyle w:val="CodeChar"/>
        </w:rPr>
        <w:t>code_list</w:t>
      </w:r>
      <w:r>
        <w:t xml:space="preserve"> and </w:t>
      </w:r>
      <w:r w:rsidR="00A30829">
        <w:rPr>
          <w:rStyle w:val="CodeChar"/>
        </w:rPr>
        <w:t>code_list_value</w:t>
      </w:r>
      <w:r>
        <w:t xml:space="preserve"> tables.</w:t>
      </w:r>
    </w:p>
    <w:p w14:paraId="166E1590" w14:textId="77777777" w:rsidR="009E3636" w:rsidRDefault="009E3636" w:rsidP="009E3636">
      <w:pPr>
        <w:pStyle w:val="Heading3"/>
      </w:pPr>
      <w:bookmarkStart w:id="1011" w:name="_Ref408498284"/>
      <w:bookmarkStart w:id="1012" w:name="_Ref410111022"/>
      <w:bookmarkStart w:id="1013" w:name="_Toc442109000"/>
      <w:commentRangeStart w:id="1014"/>
      <w:r>
        <w:t>Create a new BIE code list</w:t>
      </w:r>
      <w:bookmarkEnd w:id="1011"/>
      <w:commentRangeEnd w:id="1014"/>
      <w:r w:rsidR="005C461E">
        <w:t xml:space="preserve"> without a base</w:t>
      </w:r>
      <w:r w:rsidR="00B90270">
        <w:rPr>
          <w:rStyle w:val="CommentReference"/>
          <w:b w:val="0"/>
        </w:rPr>
        <w:commentReference w:id="1014"/>
      </w:r>
      <w:bookmarkEnd w:id="1012"/>
      <w:bookmarkEnd w:id="1013"/>
    </w:p>
    <w:p w14:paraId="183E0377" w14:textId="77777777"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93447A">
        <w:t xml:space="preserve">Figure </w:t>
      </w:r>
      <w:r w:rsidR="0093447A">
        <w:rPr>
          <w:noProof/>
        </w:rPr>
        <w:t>9</w:t>
      </w:r>
      <w:r w:rsidR="005C461E">
        <w:fldChar w:fldCharType="end"/>
      </w:r>
      <w:r>
        <w:t xml:space="preserve"> should be displayed. </w:t>
      </w:r>
    </w:p>
    <w:p w14:paraId="1E17B104" w14:textId="77777777" w:rsidR="0079775F" w:rsidRDefault="0079775F" w:rsidP="00F266BC"/>
    <w:p w14:paraId="0DEEB68E" w14:textId="77777777" w:rsidR="0079775F" w:rsidRDefault="00834BED" w:rsidP="00F266BC">
      <w:r>
        <w:object w:dxaOrig="2967" w:dyaOrig="2230" w14:anchorId="1D67452A">
          <v:shape id="_x0000_i1034" type="#_x0000_t75" style="width:280.5pt;height:194.1pt" o:ole="">
            <v:imagedata r:id="rId32" o:title="" croptop="-657f" cropbottom="7716f" cropleft="3165f" cropright="-1269f"/>
          </v:shape>
          <o:OLEObject Type="Embed" ProgID="PowerPoint.Slide.12" ShapeID="_x0000_i1034" DrawAspect="Content" ObjectID="_1527750507" r:id="rId33"/>
        </w:object>
      </w:r>
    </w:p>
    <w:p w14:paraId="19DE1FBC" w14:textId="77777777" w:rsidR="005C461E" w:rsidRDefault="005C461E" w:rsidP="005C461E">
      <w:pPr>
        <w:pStyle w:val="Caption"/>
      </w:pPr>
      <w:bookmarkStart w:id="1015" w:name="_Ref410110764"/>
      <w:r>
        <w:t xml:space="preserve">Figure </w:t>
      </w:r>
      <w:fldSimple w:instr=" SEQ Figure \* ARABIC ">
        <w:r w:rsidR="0093447A">
          <w:rPr>
            <w:noProof/>
          </w:rPr>
          <w:t>9</w:t>
        </w:r>
      </w:fldSimple>
      <w:bookmarkEnd w:id="1015"/>
      <w:r>
        <w:t>. UI for Create a new BIE code list without a base</w:t>
      </w:r>
    </w:p>
    <w:p w14:paraId="797420F9" w14:textId="77777777" w:rsidR="0079775F" w:rsidRDefault="0079775F" w:rsidP="00F266BC"/>
    <w:p w14:paraId="7721DAB4" w14:textId="77777777" w:rsidR="00F83B34" w:rsidRDefault="00F83B34" w:rsidP="00F83B34">
      <w:r>
        <w:t xml:space="preserve">The ‘Save’ button creates new records in the </w:t>
      </w:r>
      <w:r w:rsidR="002D3A91">
        <w:rPr>
          <w:rStyle w:val="CodeChar"/>
        </w:rPr>
        <w:t>code_list</w:t>
      </w:r>
      <w:r>
        <w:t xml:space="preserve"> and </w:t>
      </w:r>
      <w:r w:rsidR="00A30829">
        <w:rPr>
          <w:rStyle w:val="CodeChar"/>
        </w:rPr>
        <w:t>code_list_value</w:t>
      </w:r>
      <w:r>
        <w:t xml:space="preserve"> tables. Before creating the record, the following validation should be performed in addition to all required fields being specified.</w:t>
      </w:r>
    </w:p>
    <w:p w14:paraId="68D01B1B" w14:textId="77777777" w:rsidR="00E444F9" w:rsidRDefault="00C64968" w:rsidP="008F2EBB">
      <w:pPr>
        <w:pStyle w:val="ListParagraph"/>
        <w:numPr>
          <w:ilvl w:val="0"/>
          <w:numId w:val="6"/>
        </w:numPr>
      </w:pPr>
      <w:r>
        <w:t xml:space="preserve">Potential for unintentionally creating a code list with the same identity but different names: </w:t>
      </w:r>
      <w:r w:rsidR="00F83B34">
        <w:t xml:space="preserve">Is there a </w:t>
      </w:r>
      <w:r w:rsidR="002D3A91">
        <w:rPr>
          <w:rStyle w:val="CodeChar"/>
        </w:rPr>
        <w:t>code_list</w:t>
      </w:r>
      <w:r w:rsidR="00F83B34" w:rsidRPr="00F83B34">
        <w:rPr>
          <w:rStyle w:val="CodeChar"/>
        </w:rPr>
        <w:t xml:space="preserve"> </w:t>
      </w:r>
      <w:r w:rsidR="00F83B34">
        <w:t xml:space="preserve">record with the same </w:t>
      </w:r>
      <w:r w:rsidR="00BF35FF">
        <w:rPr>
          <w:rStyle w:val="CodeChar"/>
        </w:rPr>
        <w:t>list_id</w:t>
      </w:r>
      <w:r w:rsidR="00E444F9">
        <w:t xml:space="preserve"> and </w:t>
      </w:r>
      <w:r w:rsidR="00BF35FF">
        <w:rPr>
          <w:rStyle w:val="CodeChar"/>
        </w:rPr>
        <w:t>agency_id</w:t>
      </w:r>
      <w:r w:rsidR="00E444F9">
        <w:t>?</w:t>
      </w:r>
    </w:p>
    <w:p w14:paraId="12ACD46C" w14:textId="77777777" w:rsidR="00E444F9" w:rsidRDefault="00E444F9" w:rsidP="008F2EBB">
      <w:pPr>
        <w:pStyle w:val="ListParagraph"/>
        <w:numPr>
          <w:ilvl w:val="1"/>
          <w:numId w:val="6"/>
        </w:numPr>
      </w:pPr>
      <w:r>
        <w:t xml:space="preserve">If so, check if </w:t>
      </w:r>
      <w:r w:rsidR="00BF35FF">
        <w:rPr>
          <w:rStyle w:val="CodeChar"/>
        </w:rPr>
        <w:t>version_id</w:t>
      </w:r>
      <w:r>
        <w:t xml:space="preserve"> is the same as </w:t>
      </w:r>
      <w:r w:rsidR="00526D0C">
        <w:t>any of those existing records.</w:t>
      </w:r>
    </w:p>
    <w:p w14:paraId="0B5DDF25" w14:textId="77777777" w:rsidR="00526D0C" w:rsidRDefault="00526D0C" w:rsidP="008F2EBB">
      <w:pPr>
        <w:pStyle w:val="ListParagraph"/>
        <w:numPr>
          <w:ilvl w:val="2"/>
          <w:numId w:val="6"/>
        </w:numPr>
      </w:pPr>
      <w:r>
        <w:t>If so, give an error message that the same version cannot be created.</w:t>
      </w:r>
    </w:p>
    <w:p w14:paraId="2B4652DA" w14:textId="77777777" w:rsidR="00526D0C" w:rsidRDefault="00526D0C" w:rsidP="008F2EBB">
      <w:pPr>
        <w:pStyle w:val="ListParagraph"/>
        <w:numPr>
          <w:ilvl w:val="2"/>
          <w:numId w:val="6"/>
        </w:numPr>
      </w:pPr>
      <w:r>
        <w:t xml:space="preserve">If not, check if </w:t>
      </w:r>
      <w:r w:rsidR="00005152">
        <w:rPr>
          <w:rStyle w:val="CodeChar"/>
        </w:rPr>
        <w:t>name</w:t>
      </w:r>
      <w:r>
        <w:t xml:space="preserve"> is the same as </w:t>
      </w:r>
      <w:r w:rsidR="00834BED">
        <w:t>the</w:t>
      </w:r>
      <w:r>
        <w:t xml:space="preserve"> existing records.</w:t>
      </w:r>
    </w:p>
    <w:p w14:paraId="43E548D1" w14:textId="77777777" w:rsidR="00526D0C" w:rsidRDefault="00526D0C" w:rsidP="008F2EBB">
      <w:pPr>
        <w:pStyle w:val="ListParagraph"/>
        <w:numPr>
          <w:ilvl w:val="3"/>
          <w:numId w:val="6"/>
        </w:numPr>
      </w:pPr>
      <w:r>
        <w:t>If so, continue.</w:t>
      </w:r>
      <w:r w:rsidR="00E86863">
        <w:t xml:space="preserve"> This case also applies if the name is not specified and the existing record also has no name.</w:t>
      </w:r>
    </w:p>
    <w:p w14:paraId="4E2748AD" w14:textId="77777777" w:rsidR="00526D0C" w:rsidRDefault="00526D0C" w:rsidP="008F2EBB">
      <w:pPr>
        <w:pStyle w:val="ListParagraph"/>
        <w:numPr>
          <w:ilvl w:val="3"/>
          <w:numId w:val="6"/>
        </w:numPr>
      </w:pPr>
      <w:r>
        <w:lastRenderedPageBreak/>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14:paraId="541BEB04" w14:textId="77777777" w:rsidR="00526D0C" w:rsidRDefault="00C64968" w:rsidP="008F2EBB">
      <w:pPr>
        <w:pStyle w:val="ListParagraph"/>
        <w:numPr>
          <w:ilvl w:val="1"/>
          <w:numId w:val="6"/>
        </w:numPr>
      </w:pPr>
      <w:r>
        <w:t>If not, continue.</w:t>
      </w:r>
    </w:p>
    <w:p w14:paraId="4E13CDF2" w14:textId="77777777" w:rsidR="00C64968" w:rsidRDefault="00C64968" w:rsidP="008F2EBB">
      <w:pPr>
        <w:pStyle w:val="ListParagraph"/>
        <w:numPr>
          <w:ilvl w:val="0"/>
          <w:numId w:val="6"/>
        </w:numPr>
      </w:pPr>
      <w:r>
        <w:t xml:space="preserve">Potential for unintentionally creating a code list with identical name but different identities: Is there a </w:t>
      </w:r>
      <w:r w:rsidR="002D3A91">
        <w:rPr>
          <w:rStyle w:val="CodeChar"/>
        </w:rPr>
        <w:t>code_list</w:t>
      </w:r>
      <w:r>
        <w:t xml:space="preserve"> record with the same </w:t>
      </w:r>
      <w:r w:rsidR="00005152">
        <w:rPr>
          <w:rStyle w:val="CodeChar"/>
        </w:rPr>
        <w:t>name</w:t>
      </w:r>
      <w:r>
        <w:t xml:space="preserve"> and </w:t>
      </w:r>
      <w:r w:rsidR="00BF35FF">
        <w:rPr>
          <w:rStyle w:val="CodeChar"/>
        </w:rPr>
        <w:t>agency_id</w:t>
      </w:r>
      <w:r>
        <w:t xml:space="preserve"> but with different </w:t>
      </w:r>
      <w:r w:rsidR="00BF35FF">
        <w:rPr>
          <w:rStyle w:val="CodeChar"/>
        </w:rPr>
        <w:t>list_id</w:t>
      </w:r>
      <w:r>
        <w:t>? If so, give the user a warning “You are about to create a code list with the same name but different identity (i.e., same Agency ID but different List ID).” If the user confirm, continue; otherwise, go back to the UI.</w:t>
      </w:r>
    </w:p>
    <w:p w14:paraId="68D0A06B" w14:textId="77777777" w:rsidR="0079775F" w:rsidRDefault="00F83B34" w:rsidP="008F2EBB">
      <w:pPr>
        <w:pStyle w:val="ListParagraph"/>
        <w:numPr>
          <w:ilvl w:val="0"/>
          <w:numId w:val="6"/>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14:paraId="26A70B1B" w14:textId="77777777" w:rsidR="00113749" w:rsidRDefault="00DD0098" w:rsidP="00F83B34">
      <w:r>
        <w:t xml:space="preserve">Note: The ‘Save’ button assigns the value </w:t>
      </w:r>
      <w:r w:rsidRPr="00DD0098">
        <w:rPr>
          <w:rStyle w:val="CodeChar"/>
        </w:rPr>
        <w:t>‘Editing’</w:t>
      </w:r>
      <w:r>
        <w:t xml:space="preserve"> to the </w:t>
      </w:r>
      <w:r w:rsidR="002D3A91">
        <w:rPr>
          <w:rStyle w:val="CodeChar"/>
        </w:rPr>
        <w:t>code_list</w:t>
      </w:r>
      <w:r w:rsidRPr="00DD0098">
        <w:rPr>
          <w:rStyle w:val="CodeChar"/>
        </w:rPr>
        <w:t>.State</w:t>
      </w:r>
      <w:r>
        <w:t xml:space="preserve"> column.</w:t>
      </w:r>
    </w:p>
    <w:p w14:paraId="7161C34D" w14:textId="77777777" w:rsidR="00DE1C4B" w:rsidRDefault="00DE1C4B" w:rsidP="00F83B34">
      <w:r>
        <w:t xml:space="preserve">Note: </w:t>
      </w:r>
      <w:r w:rsidR="00BF35FF">
        <w:rPr>
          <w:rStyle w:val="CodeChar"/>
        </w:rPr>
        <w:t>list_id</w:t>
      </w:r>
      <w:r w:rsidR="00DD0098" w:rsidRPr="00DD0098">
        <w:t>,</w:t>
      </w:r>
      <w:r w:rsidR="00E86863">
        <w:t xml:space="preserve"> </w:t>
      </w:r>
      <w:r w:rsidR="00BF35FF">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BF35FF">
        <w:rPr>
          <w:rStyle w:val="CodeChar"/>
        </w:rPr>
        <w:t>list_id</w:t>
      </w:r>
      <w:r w:rsidR="00E42EE4">
        <w:t xml:space="preserve"> is assumed to be unique within the </w:t>
      </w:r>
      <w:r w:rsidR="00BF35FF">
        <w:rPr>
          <w:rStyle w:val="CodeChar"/>
        </w:rPr>
        <w:t>agency_id</w:t>
      </w:r>
      <w:r w:rsidR="00E42EE4">
        <w:t>.</w:t>
      </w:r>
    </w:p>
    <w:p w14:paraId="4E8E5F87" w14:textId="77777777" w:rsidR="00113749" w:rsidRDefault="00113749" w:rsidP="00F83B34"/>
    <w:p w14:paraId="46F38FF1" w14:textId="77777777"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002D3A91">
        <w:rPr>
          <w:rStyle w:val="CodeChar"/>
        </w:rPr>
        <w:t>code_list</w:t>
      </w:r>
      <w:r w:rsidRPr="00DD0098">
        <w:rPr>
          <w:rStyle w:val="CodeChar"/>
        </w:rPr>
        <w:t>.State</w:t>
      </w:r>
      <w:r>
        <w:t xml:space="preserve"> column.</w:t>
      </w:r>
      <w:r w:rsidR="000E63C6">
        <w:t xml:space="preserve"> If the user cancels, then go back to the UI.</w:t>
      </w:r>
    </w:p>
    <w:p w14:paraId="08E5D87C" w14:textId="77777777" w:rsidR="00DD0098" w:rsidRDefault="00DD0098" w:rsidP="00F83B34"/>
    <w:p w14:paraId="74AECEE8" w14:textId="77777777"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93447A">
        <w:t>Application Home Screen</w:t>
      </w:r>
      <w:r>
        <w:fldChar w:fldCharType="end"/>
      </w:r>
      <w:r>
        <w:t>.</w:t>
      </w:r>
      <w:r w:rsidR="00A34247">
        <w:t xml:space="preserve"> The user can cancel and go back to the UI.</w:t>
      </w:r>
    </w:p>
    <w:p w14:paraId="71448D85" w14:textId="77777777" w:rsidR="009E3636" w:rsidRDefault="009E3636" w:rsidP="009E3636">
      <w:pPr>
        <w:pStyle w:val="Heading3"/>
      </w:pPr>
      <w:bookmarkStart w:id="1016" w:name="_Ref408498291"/>
      <w:bookmarkStart w:id="1017" w:name="_Ref411266629"/>
      <w:bookmarkStart w:id="1018" w:name="_Toc442109001"/>
      <w:r>
        <w:t xml:space="preserve">Create a new BIE code list </w:t>
      </w:r>
      <w:r w:rsidR="005C461E">
        <w:t>from another (</w:t>
      </w:r>
      <w:r>
        <w:t xml:space="preserve">by </w:t>
      </w:r>
      <w:r w:rsidR="0079775F">
        <w:t xml:space="preserve">extension &amp; </w:t>
      </w:r>
      <w:r>
        <w:t>restriction</w:t>
      </w:r>
      <w:bookmarkEnd w:id="1016"/>
      <w:r w:rsidR="005C461E">
        <w:t>)</w:t>
      </w:r>
      <w:bookmarkEnd w:id="1017"/>
      <w:bookmarkEnd w:id="1018"/>
    </w:p>
    <w:p w14:paraId="6DF60F3D" w14:textId="77777777" w:rsidR="00EC7880" w:rsidRDefault="00EC7880" w:rsidP="001E54AD">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w:t>
      </w:r>
      <w:r w:rsidR="007C39AA">
        <w:t xml:space="preserve">verify that the </w:t>
      </w:r>
      <w:r w:rsidR="002D3A91">
        <w:rPr>
          <w:rStyle w:val="CodeChar"/>
        </w:rPr>
        <w:t>code_list</w:t>
      </w:r>
      <w:r w:rsidR="007C39AA" w:rsidRPr="005C461E">
        <w:rPr>
          <w:rStyle w:val="CodeChar"/>
        </w:rPr>
        <w:t>.</w:t>
      </w:r>
      <w:r w:rsidR="002D3A91">
        <w:rPr>
          <w:rStyle w:val="CodeChar"/>
        </w:rPr>
        <w:t>extensible_indicator</w:t>
      </w:r>
      <w:r w:rsidR="002E273C" w:rsidRPr="002E273C">
        <w:rPr>
          <w:rStyle w:val="CodeChar"/>
        </w:rPr>
        <w:t xml:space="preserve"> =</w:t>
      </w:r>
      <w:r w:rsidR="007C39AA" w:rsidRPr="002E273C">
        <w:rPr>
          <w:rStyle w:val="CodeChar"/>
        </w:rPr>
        <w:t xml:space="preserve"> true</w:t>
      </w:r>
      <w:r w:rsidR="002E273C">
        <w:t xml:space="preserve">, and </w:t>
      </w:r>
      <w:r w:rsidR="002D3A91">
        <w:rPr>
          <w:rStyle w:val="CodeChar"/>
        </w:rPr>
        <w:t>code_list</w:t>
      </w:r>
      <w:r w:rsidR="002E273C" w:rsidRPr="002E273C">
        <w:rPr>
          <w:rStyle w:val="CodeChar"/>
        </w:rPr>
        <w:t>.State = ‘Published’</w:t>
      </w:r>
      <w:r w:rsidR="001E54AD" w:rsidRPr="001E54AD">
        <w:t xml:space="preserve"> (only published code lists can be referenced)</w:t>
      </w:r>
      <w:r>
        <w:t>.</w:t>
      </w:r>
      <w:r w:rsidR="007C39AA">
        <w:t xml:space="preserve"> If not, show the error message indicating </w:t>
      </w:r>
      <w:r w:rsidR="00FD039C">
        <w:t>the reason</w:t>
      </w:r>
      <w:r w:rsidR="007C39AA">
        <w:t xml:space="preserve"> and invoke the </w:t>
      </w:r>
      <w:r w:rsidR="007C39AA">
        <w:fldChar w:fldCharType="begin"/>
      </w:r>
      <w:r w:rsidR="007C39AA">
        <w:instrText xml:space="preserve"> REF _Ref410105368 \h </w:instrText>
      </w:r>
      <w:r w:rsidR="007C39AA">
        <w:fldChar w:fldCharType="separate"/>
      </w:r>
      <w:r w:rsidR="0093447A">
        <w:t>Search and select a code list</w:t>
      </w:r>
      <w:r w:rsidR="007C39AA">
        <w:fldChar w:fldCharType="end"/>
      </w:r>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93447A">
        <w:t xml:space="preserve">Figure </w:t>
      </w:r>
      <w:r w:rsidR="0093447A">
        <w:rPr>
          <w:noProof/>
        </w:rPr>
        <w:t>10</w:t>
      </w:r>
      <w:r w:rsidR="00E42EE4">
        <w:fldChar w:fldCharType="end"/>
      </w:r>
      <w:r w:rsidR="007C39AA">
        <w:t>.</w:t>
      </w:r>
    </w:p>
    <w:p w14:paraId="13B394F8" w14:textId="77777777" w:rsidR="00EC7880" w:rsidRDefault="00EC7880" w:rsidP="00EC7880"/>
    <w:p w14:paraId="6B66A0AB" w14:textId="77777777" w:rsidR="00EC7880" w:rsidRDefault="007201AE" w:rsidP="00EC7880">
      <w:r>
        <w:object w:dxaOrig="3478" w:dyaOrig="2602" w14:anchorId="1DD51DAC">
          <v:shape id="_x0000_i1035" type="#_x0000_t75" style="width:338.1pt;height:259.8pt" o:ole="">
            <v:imagedata r:id="rId34" o:title="" croptop="-657f" cropbottom="808f" cropleft="3165f" cropright="-1269f"/>
          </v:shape>
          <o:OLEObject Type="Embed" ProgID="PowerPoint.Slide.12" ShapeID="_x0000_i1035" DrawAspect="Content" ObjectID="_1527750508" r:id="rId35"/>
        </w:object>
      </w:r>
    </w:p>
    <w:p w14:paraId="5B2EB143" w14:textId="77777777" w:rsidR="005C461E" w:rsidRDefault="005C461E" w:rsidP="005C461E">
      <w:pPr>
        <w:pStyle w:val="Caption"/>
      </w:pPr>
      <w:bookmarkStart w:id="1019" w:name="_Ref411263376"/>
      <w:r>
        <w:t xml:space="preserve">Figure </w:t>
      </w:r>
      <w:fldSimple w:instr=" SEQ Figure \* ARABIC ">
        <w:r w:rsidR="0093447A">
          <w:rPr>
            <w:noProof/>
          </w:rPr>
          <w:t>10</w:t>
        </w:r>
      </w:fldSimple>
      <w:bookmarkEnd w:id="1019"/>
      <w:r>
        <w:t>. UI for Create a BIE code list from another code list</w:t>
      </w:r>
    </w:p>
    <w:p w14:paraId="29533BF8" w14:textId="77777777" w:rsidR="005C461E" w:rsidRDefault="005C461E" w:rsidP="005C461E">
      <w:r>
        <w:lastRenderedPageBreak/>
        <w:t>At the initialization of the UI, the code list metadata is populated with content inherited from the base.</w:t>
      </w:r>
      <w:r w:rsidR="00687143">
        <w:t xml:space="preserve"> The Code table in the UI is populated with the code values from the base as follows.</w:t>
      </w:r>
    </w:p>
    <w:p w14:paraId="793070C2" w14:textId="77777777" w:rsidR="00687143" w:rsidRDefault="00687143" w:rsidP="008F2EBB">
      <w:pPr>
        <w:pStyle w:val="ListParagraph"/>
        <w:numPr>
          <w:ilvl w:val="0"/>
          <w:numId w:val="6"/>
        </w:numPr>
      </w:pPr>
      <w:r>
        <w:t xml:space="preserve">Blue rows are where the </w:t>
      </w:r>
      <w:r w:rsidR="00A30829">
        <w:rPr>
          <w:rStyle w:val="CodeChar"/>
        </w:rPr>
        <w:t>used_indicator</w:t>
      </w:r>
      <w:r w:rsidRPr="007201AE">
        <w:rPr>
          <w:rStyle w:val="CodeChar"/>
        </w:rPr>
        <w:t xml:space="preserve"> =1</w:t>
      </w:r>
      <w:r>
        <w:t xml:space="preserve"> and </w:t>
      </w:r>
      <w:r w:rsidR="00A30829">
        <w:rPr>
          <w:rStyle w:val="CodeChar"/>
        </w:rPr>
        <w:t>locked_indicator</w:t>
      </w:r>
      <w:r w:rsidRPr="007201AE">
        <w:rPr>
          <w:rStyle w:val="CodeChar"/>
        </w:rPr>
        <w:t xml:space="preserve"> = 0</w:t>
      </w:r>
      <w:r>
        <w:t>. If the user unchecks (i.e., restricts) a blue row, the color changes to dull red. If the user rechecks, it changes back to blue.</w:t>
      </w:r>
    </w:p>
    <w:p w14:paraId="5262B03F" w14:textId="77777777" w:rsidR="00687143" w:rsidRDefault="00687143" w:rsidP="008F2EBB">
      <w:pPr>
        <w:pStyle w:val="ListParagraph"/>
        <w:numPr>
          <w:ilvl w:val="0"/>
          <w:numId w:val="6"/>
        </w:numPr>
      </w:pPr>
      <w:r>
        <w:t xml:space="preserve">Bright red rows are where the </w:t>
      </w:r>
      <w:r w:rsidR="00A30829">
        <w:rPr>
          <w:rStyle w:val="CodeChar"/>
        </w:rPr>
        <w:t>used_indicator</w:t>
      </w:r>
      <w:r w:rsidRPr="00FE78E2">
        <w:rPr>
          <w:rStyle w:val="CodeChar"/>
        </w:rPr>
        <w:t xml:space="preserve"> = 0</w:t>
      </w:r>
      <w:r>
        <w:t xml:space="preserve"> and </w:t>
      </w:r>
      <w:r w:rsidR="00A30829">
        <w:rPr>
          <w:rStyle w:val="CodeChar"/>
        </w:rPr>
        <w:t>locked_indicator</w:t>
      </w:r>
      <w:r w:rsidRPr="00FE78E2">
        <w:rPr>
          <w:rStyle w:val="CodeChar"/>
        </w:rPr>
        <w:t xml:space="preserve"> = </w:t>
      </w:r>
      <w:r w:rsidR="00FE78E2">
        <w:rPr>
          <w:rStyle w:val="CodeChar"/>
        </w:rPr>
        <w:t>0</w:t>
      </w:r>
      <w:r w:rsidR="00FE78E2">
        <w:t xml:space="preserve"> or </w:t>
      </w:r>
      <w:r w:rsidR="00A30829">
        <w:rPr>
          <w:rStyle w:val="CodeChar"/>
        </w:rPr>
        <w:t>locked_indicator</w:t>
      </w:r>
      <w:r w:rsidR="00FE78E2" w:rsidRPr="00FE78E2">
        <w:rPr>
          <w:rStyle w:val="CodeChar"/>
        </w:rPr>
        <w:t xml:space="preserve"> = 1</w:t>
      </w:r>
      <w:r w:rsidR="00FE78E2">
        <w:t>.</w:t>
      </w:r>
      <w:r>
        <w:t xml:space="preserve"> The user cannot check or uncheck these rows.</w:t>
      </w:r>
    </w:p>
    <w:p w14:paraId="2F103EC6" w14:textId="77777777" w:rsidR="006122AE" w:rsidRDefault="006122AE" w:rsidP="006122AE"/>
    <w:p w14:paraId="1D44FC43" w14:textId="77777777" w:rsidR="00687143" w:rsidRDefault="006122AE" w:rsidP="006122AE">
      <w:r>
        <w:t>G</w:t>
      </w:r>
      <w:r w:rsidR="00687143">
        <w:t>reen row</w:t>
      </w:r>
      <w:r>
        <w:t>s are</w:t>
      </w:r>
      <w:r w:rsidR="00687143">
        <w:t xml:space="preserve"> </w:t>
      </w:r>
      <w:r>
        <w:t>new code values added in this code list derivation. There is no green row at the initialization.</w:t>
      </w:r>
    </w:p>
    <w:p w14:paraId="7A8E5101" w14:textId="77777777" w:rsidR="006122AE" w:rsidRDefault="006122AE" w:rsidP="005C461E"/>
    <w:p w14:paraId="40C69C2F" w14:textId="77777777" w:rsidR="006122AE" w:rsidRDefault="005C461E" w:rsidP="005C461E">
      <w:r>
        <w:t>The ‘Save’ button write all data to the database</w:t>
      </w:r>
      <w:r w:rsidR="000E63C6">
        <w:t xml:space="preserve"> with the </w:t>
      </w:r>
      <w:r w:rsidR="002D3A91">
        <w:rPr>
          <w:rStyle w:val="CodeChar"/>
        </w:rPr>
        <w:t>code_list</w:t>
      </w:r>
      <w:r w:rsidR="000E63C6" w:rsidRPr="000E63C6">
        <w:rPr>
          <w:rStyle w:val="CodeChar"/>
        </w:rPr>
        <w: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rsidR="0093447A">
        <w:t>3.7.1</w:t>
      </w:r>
      <w:r>
        <w:fldChar w:fldCharType="end"/>
      </w:r>
      <w:r>
        <w:t xml:space="preserve"> apply. </w:t>
      </w:r>
      <w:r w:rsidR="006122AE">
        <w:t xml:space="preserve">The </w:t>
      </w:r>
      <w:r w:rsidR="00A30829">
        <w:rPr>
          <w:rStyle w:val="CodeChar"/>
        </w:rPr>
        <w:t>used_indicator</w:t>
      </w:r>
      <w:r w:rsidR="006122AE">
        <w:t xml:space="preserve">, </w:t>
      </w:r>
      <w:r w:rsidR="00A30829">
        <w:rPr>
          <w:rStyle w:val="CodeChar"/>
        </w:rPr>
        <w:t>locked_indicator</w:t>
      </w:r>
      <w:r w:rsidR="006122AE">
        <w:t xml:space="preserve">, </w:t>
      </w:r>
      <w:r w:rsidR="00A30829">
        <w:rPr>
          <w:rStyle w:val="CodeChar"/>
        </w:rPr>
        <w:t>extension_Indicator</w:t>
      </w:r>
      <w:r w:rsidR="006122AE">
        <w:t xml:space="preserve"> values should be written to the database as follows.</w:t>
      </w:r>
    </w:p>
    <w:p w14:paraId="1E6284A1" w14:textId="77777777" w:rsidR="006122AE" w:rsidRDefault="006122AE" w:rsidP="008F2EBB">
      <w:pPr>
        <w:pStyle w:val="ListParagraph"/>
        <w:numPr>
          <w:ilvl w:val="0"/>
          <w:numId w:val="6"/>
        </w:numPr>
      </w:pPr>
      <w:r>
        <w:t xml:space="preserve">Blue rows: </w:t>
      </w:r>
      <w:r w:rsidR="00A30829">
        <w:rPr>
          <w:rStyle w:val="CodeChar"/>
        </w:rPr>
        <w:t>used_indicator</w:t>
      </w:r>
      <w:r w:rsidRPr="00E33377">
        <w:rPr>
          <w:rStyle w:val="CodeChar"/>
        </w:rPr>
        <w:t xml:space="preserve"> = 1</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4486C7E4" w14:textId="77777777" w:rsidR="006122AE" w:rsidRDefault="006122AE" w:rsidP="008F2EBB">
      <w:pPr>
        <w:pStyle w:val="ListParagraph"/>
        <w:numPr>
          <w:ilvl w:val="0"/>
          <w:numId w:val="6"/>
        </w:numPr>
      </w:pPr>
      <w:r>
        <w:t xml:space="preserve">Dull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01AF4089" w14:textId="77777777" w:rsidR="006122AE" w:rsidRDefault="006122AE" w:rsidP="008F2EBB">
      <w:pPr>
        <w:pStyle w:val="ListParagraph"/>
        <w:numPr>
          <w:ilvl w:val="0"/>
          <w:numId w:val="6"/>
        </w:numPr>
      </w:pPr>
      <w:r>
        <w:t xml:space="preserve">Bright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1</w:t>
      </w:r>
      <w:r>
        <w:t xml:space="preserve">, </w:t>
      </w:r>
      <w:r w:rsidR="00A30829">
        <w:rPr>
          <w:rStyle w:val="CodeChar"/>
        </w:rPr>
        <w:t>extension_Indicator</w:t>
      </w:r>
      <w:r w:rsidRPr="00E33377">
        <w:rPr>
          <w:rStyle w:val="CodeChar"/>
        </w:rPr>
        <w:t xml:space="preserve"> = 0</w:t>
      </w:r>
      <w:r>
        <w:t>.</w:t>
      </w:r>
    </w:p>
    <w:p w14:paraId="3B4B7EEB" w14:textId="77777777" w:rsidR="0046208A" w:rsidRDefault="001C1CB0" w:rsidP="008F2EBB">
      <w:pPr>
        <w:pStyle w:val="ListParagraph"/>
        <w:numPr>
          <w:ilvl w:val="0"/>
          <w:numId w:val="6"/>
        </w:numPr>
      </w:pPr>
      <w:r>
        <w:t xml:space="preserve">Green rows: </w:t>
      </w:r>
      <w:r w:rsidR="00A30829">
        <w:rPr>
          <w:rStyle w:val="CodeChar"/>
        </w:rPr>
        <w:t>used_indicator</w:t>
      </w:r>
      <w:r w:rsidRPr="00E33377">
        <w:rPr>
          <w:rStyle w:val="CodeChar"/>
        </w:rPr>
        <w:t xml:space="preserve"> =1</w:t>
      </w:r>
      <w:r>
        <w:t xml:space="preserve">, </w:t>
      </w:r>
      <w:r w:rsidR="00A30829">
        <w:rPr>
          <w:rStyle w:val="CodeChar"/>
        </w:rPr>
        <w:t>locked_indicator</w:t>
      </w:r>
      <w:r w:rsidR="006122AE" w:rsidRPr="00E33377">
        <w:rPr>
          <w:rStyle w:val="CodeChar"/>
        </w:rPr>
        <w:t xml:space="preserve"> = 0</w:t>
      </w:r>
      <w:r>
        <w:t xml:space="preserve">, </w:t>
      </w:r>
      <w:r w:rsidR="00A30829">
        <w:rPr>
          <w:rStyle w:val="CodeChar"/>
        </w:rPr>
        <w:t>extension_Indicator</w:t>
      </w:r>
      <w:r w:rsidRPr="00E33377">
        <w:rPr>
          <w:rStyle w:val="CodeChar"/>
        </w:rPr>
        <w:t xml:space="preserve"> = 1</w:t>
      </w:r>
      <w:r w:rsidR="006122AE">
        <w:t xml:space="preserve">. </w:t>
      </w:r>
    </w:p>
    <w:p w14:paraId="5A50CB39" w14:textId="77777777"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002D3A91">
        <w:rPr>
          <w:rStyle w:val="CodeChar"/>
        </w:rPr>
        <w:t>code_list</w:t>
      </w:r>
      <w:r w:rsidRPr="000E63C6">
        <w:rPr>
          <w:rStyle w:val="CodeChar"/>
        </w:rPr>
        <w:t>.State = ‘Published’</w:t>
      </w:r>
      <w:r>
        <w:t>. If the user cancels, then go back.</w:t>
      </w:r>
    </w:p>
    <w:p w14:paraId="68912FFB" w14:textId="77777777" w:rsidR="000E63C6" w:rsidRDefault="000E63C6" w:rsidP="005C461E"/>
    <w:p w14:paraId="24EAAE11" w14:textId="77777777"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93447A">
        <w:t>Application Home Screen</w:t>
      </w:r>
      <w:r>
        <w:fldChar w:fldCharType="end"/>
      </w:r>
      <w:r>
        <w:t>.</w:t>
      </w:r>
      <w:r w:rsidR="00B63935">
        <w:t xml:space="preserve"> If the user cancels, go back to the UI.</w:t>
      </w:r>
    </w:p>
    <w:p w14:paraId="5A247BA5" w14:textId="77777777" w:rsidR="00C60B2B" w:rsidRDefault="00C60B2B" w:rsidP="00C60B2B"/>
    <w:p w14:paraId="44A84EFE" w14:textId="77777777"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93447A">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14:paraId="07EB4F40" w14:textId="77777777" w:rsidR="0079775F" w:rsidRDefault="00184D2C" w:rsidP="00184D2C">
      <w:pPr>
        <w:pStyle w:val="Heading3"/>
      </w:pPr>
      <w:bookmarkStart w:id="1020" w:name="_Ref410105368"/>
      <w:bookmarkStart w:id="1021" w:name="_Toc442109002"/>
      <w:r>
        <w:t>Search and select a code list</w:t>
      </w:r>
      <w:bookmarkEnd w:id="1020"/>
      <w:bookmarkEnd w:id="1021"/>
    </w:p>
    <w:p w14:paraId="694C1015" w14:textId="77777777"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w:t>
      </w:r>
      <w:r w:rsidR="00005152">
        <w:rPr>
          <w:rStyle w:val="CodeChar"/>
        </w:rPr>
        <w:t>name</w:t>
      </w:r>
      <w:r w:rsidR="008E2483">
        <w:t xml:space="preserve">, </w:t>
      </w:r>
      <w:r w:rsidR="00BF35FF">
        <w:rPr>
          <w:rStyle w:val="CodeChar"/>
        </w:rPr>
        <w:t>list_id</w:t>
      </w:r>
      <w:r w:rsidR="00C60B2B">
        <w:t xml:space="preserve">, </w:t>
      </w:r>
      <w:r w:rsidR="00BF35FF">
        <w:rPr>
          <w:rStyle w:val="CodeChar"/>
        </w:rPr>
        <w:t>agency_id</w:t>
      </w:r>
      <w:r w:rsidR="00C60B2B">
        <w:t xml:space="preserve">, </w:t>
      </w:r>
      <w:r w:rsidR="00BF35FF">
        <w:rPr>
          <w:rStyle w:val="CodeChar"/>
        </w:rPr>
        <w:t>version_id</w:t>
      </w:r>
      <w:r w:rsidR="00C60B2B">
        <w:t xml:space="preserve">, </w:t>
      </w:r>
      <w:r w:rsidR="00B66EC6">
        <w:rPr>
          <w:rStyle w:val="CodeChar"/>
        </w:rPr>
        <w:t>definition</w:t>
      </w:r>
      <w:r w:rsidR="00C60B2B">
        <w:t xml:space="preserve">, and </w:t>
      </w:r>
      <w:r w:rsidR="002D3A91">
        <w:rPr>
          <w:rStyle w:val="CodeChar"/>
        </w:rPr>
        <w:t>remark</w:t>
      </w:r>
      <w:r w:rsidR="00C60B2B">
        <w:t xml:space="preserve"> columns. </w:t>
      </w:r>
      <w:r w:rsidR="00B63935">
        <w:t xml:space="preserve">The user should be able to filter out code lists that are not extensible </w:t>
      </w:r>
      <w:r w:rsidR="002E273C">
        <w:t>(</w:t>
      </w:r>
      <w:r w:rsidR="002D3A91">
        <w:rPr>
          <w:rStyle w:val="CodeChar"/>
        </w:rPr>
        <w:t>code_list</w:t>
      </w:r>
      <w:r w:rsidR="002E273C" w:rsidRPr="002E273C">
        <w:rPr>
          <w:rStyle w:val="CodeChar"/>
        </w:rPr>
        <w:t>.</w:t>
      </w:r>
      <w:r w:rsidR="002D3A91">
        <w:rPr>
          <w:rStyle w:val="CodeChar"/>
        </w:rPr>
        <w:t>extensible_indicator</w:t>
      </w:r>
      <w:r w:rsidR="002E273C" w:rsidRPr="002E273C">
        <w:rPr>
          <w:rStyle w:val="CodeChar"/>
        </w:rPr>
        <w:t xml:space="preserve"> = false</w:t>
      </w:r>
      <w:r w:rsidR="002E273C">
        <w:t xml:space="preserve">) </w:t>
      </w:r>
      <w:r w:rsidR="00B63935">
        <w:t>and code lists that are already marked for deletion</w:t>
      </w:r>
      <w:r w:rsidR="002E273C">
        <w:t xml:space="preserve"> (</w:t>
      </w:r>
      <w:r w:rsidR="002E273C" w:rsidRPr="002E273C">
        <w:rPr>
          <w:rStyle w:val="CodeChar"/>
        </w:rPr>
        <w:t>Code_list.State = ‘Deleted’</w:t>
      </w:r>
      <w:r w:rsidR="002E273C">
        <w:t>)</w:t>
      </w:r>
      <w:r w:rsidR="00B63935">
        <w:t xml:space="preserve">. </w:t>
      </w:r>
      <w:r w:rsidR="00C60B2B">
        <w:t>The user can select one of the matched code lists and click an ‘OK’ button</w:t>
      </w:r>
      <w:r w:rsidR="0005458F">
        <w:t>,</w:t>
      </w:r>
      <w:r w:rsidR="00C60B2B">
        <w:t xml:space="preserve"> </w:t>
      </w:r>
      <w:r w:rsidR="0005458F">
        <w:t>then the UI</w:t>
      </w:r>
      <w:r w:rsidR="00C60B2B">
        <w:t xml:space="preserve"> returns the selected code list object or ID. A ‘Cancel’ button returns null. In both cases, </w:t>
      </w:r>
      <w:r w:rsidR="00EC7880">
        <w:t xml:space="preserve">go back to the calling dialogue. </w:t>
      </w:r>
    </w:p>
    <w:p w14:paraId="2611DA8F" w14:textId="77777777" w:rsidR="009E3636" w:rsidRDefault="00DF7589" w:rsidP="009E3636">
      <w:pPr>
        <w:pStyle w:val="Heading3"/>
      </w:pPr>
      <w:bookmarkStart w:id="1022" w:name="_Ref408498295"/>
      <w:bookmarkStart w:id="1023" w:name="_Toc442109003"/>
      <w:r>
        <w:t>View/</w:t>
      </w:r>
      <w:r w:rsidR="009E3636">
        <w:t>Edit a BIE code list</w:t>
      </w:r>
      <w:bookmarkEnd w:id="1022"/>
      <w:bookmarkEnd w:id="1023"/>
    </w:p>
    <w:p w14:paraId="15FA6D21" w14:textId="77777777" w:rsidR="005B51EC" w:rsidRDefault="00E12800" w:rsidP="00E42EE4">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93447A">
        <w:t xml:space="preserve">Figure </w:t>
      </w:r>
      <w:r w:rsidR="0093447A">
        <w:rPr>
          <w:noProof/>
        </w:rPr>
        <w:t>9</w:t>
      </w:r>
      <w:r w:rsidR="002E2E46">
        <w:fldChar w:fldCharType="end"/>
      </w:r>
      <w:r w:rsidR="002E2E46">
        <w:t xml:space="preserve"> or </w:t>
      </w:r>
      <w:r>
        <w:fldChar w:fldCharType="begin"/>
      </w:r>
      <w:r>
        <w:instrText xml:space="preserve"> REF _Ref411263376 \h </w:instrText>
      </w:r>
      <w:r>
        <w:fldChar w:fldCharType="separate"/>
      </w:r>
      <w:r w:rsidR="0093447A">
        <w:t xml:space="preserve">Figure </w:t>
      </w:r>
      <w:r w:rsidR="0093447A">
        <w:rPr>
          <w:noProof/>
        </w:rPr>
        <w:t>10</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93447A">
        <w:t>3.7.1</w:t>
      </w:r>
      <w:r w:rsidR="00EB57A7">
        <w:fldChar w:fldCharType="end"/>
      </w:r>
      <w:r w:rsidR="00EB57A7">
        <w:t xml:space="preserve"> and </w:t>
      </w:r>
      <w:r>
        <w:fldChar w:fldCharType="begin"/>
      </w:r>
      <w:r>
        <w:instrText xml:space="preserve"> REF _Ref411266629 \r \h </w:instrText>
      </w:r>
      <w:r>
        <w:fldChar w:fldCharType="separate"/>
      </w:r>
      <w:r w:rsidR="0093447A">
        <w:t>3.7.2</w:t>
      </w:r>
      <w:r>
        <w:fldChar w:fldCharType="end"/>
      </w:r>
      <w:r w:rsidR="00EB57A7">
        <w:t xml:space="preserve"> apply</w:t>
      </w:r>
      <w:r>
        <w:t>.</w:t>
      </w:r>
    </w:p>
    <w:p w14:paraId="433941E9" w14:textId="77777777" w:rsidR="00E42EE4" w:rsidRDefault="005B51EC" w:rsidP="005B51EC">
      <w:pPr>
        <w:pStyle w:val="Heading3"/>
      </w:pPr>
      <w:bookmarkStart w:id="1024" w:name="_Toc442109004"/>
      <w:r>
        <w:t>Discard a BIE code list</w:t>
      </w:r>
      <w:bookmarkEnd w:id="1024"/>
    </w:p>
    <w:p w14:paraId="06A266F5" w14:textId="77777777" w:rsidR="00FB56BF" w:rsidRDefault="00AE14AC" w:rsidP="00AE14AC">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002D3A91">
        <w:rPr>
          <w:rStyle w:val="CodeChar"/>
        </w:rPr>
        <w:t>code_list</w:t>
      </w:r>
      <w:r>
        <w:t xml:space="preserve"> and </w:t>
      </w:r>
      <w:r w:rsidR="00A30829">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93447A">
        <w:t>Application Home Screen</w:t>
      </w:r>
      <w:r w:rsidR="00FB56BF">
        <w:fldChar w:fldCharType="end"/>
      </w:r>
      <w:r w:rsidR="00FB56BF">
        <w:t xml:space="preserve">. </w:t>
      </w:r>
      <w:r w:rsidR="00FB56BF">
        <w:br/>
      </w:r>
    </w:p>
    <w:p w14:paraId="1F547A48" w14:textId="77777777" w:rsidR="00AE14AC" w:rsidRPr="00AE14AC" w:rsidRDefault="00AE14AC" w:rsidP="00AE14AC">
      <w:r>
        <w:lastRenderedPageBreak/>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Deleted or Published state</w:t>
      </w:r>
      <w:r>
        <w:t>. Use the Delete Code List menu instead (to mark the published code list as deleted).” Maybe also show the code list’s state in the error message.</w:t>
      </w:r>
      <w:r w:rsidR="00FB56BF">
        <w:t xml:space="preserve"> Upon acknowledging the error message, go back to the code list search page.</w:t>
      </w:r>
    </w:p>
    <w:p w14:paraId="06E3D541" w14:textId="77777777" w:rsidR="005B51EC" w:rsidRDefault="005B51EC" w:rsidP="005B51EC">
      <w:pPr>
        <w:pStyle w:val="Heading3"/>
      </w:pPr>
      <w:bookmarkStart w:id="1025" w:name="_Toc442109005"/>
      <w:r>
        <w:t>Delete a BIE code list</w:t>
      </w:r>
      <w:bookmarkEnd w:id="1025"/>
    </w:p>
    <w:p w14:paraId="6D78E1D2" w14:textId="77777777" w:rsidR="00FB56BF" w:rsidRDefault="00305B24" w:rsidP="00AE14AC">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check that the code list’s state is </w:t>
      </w:r>
      <w:r>
        <w:rPr>
          <w:rStyle w:val="CodeChar"/>
        </w:rPr>
        <w:t>Published</w:t>
      </w:r>
      <w:r>
        <w:t xml:space="preserve">. If so, change the State of the code list in the database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93447A">
        <w:t>Application Home Screen</w:t>
      </w:r>
      <w:r w:rsidR="00FB56BF">
        <w:fldChar w:fldCharType="end"/>
      </w:r>
      <w:r w:rsidR="00FB56BF">
        <w:t xml:space="preserve">. </w:t>
      </w:r>
    </w:p>
    <w:p w14:paraId="517C32DE" w14:textId="77777777" w:rsidR="00FB56BF" w:rsidRDefault="00FB56BF" w:rsidP="00AE14AC"/>
    <w:p w14:paraId="24B858F9" w14:textId="77777777" w:rsidR="00AE14AC" w:rsidRP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Upon acknowledging the error message, go back to the code list search page.</w:t>
      </w:r>
    </w:p>
    <w:p w14:paraId="4F3A18A1" w14:textId="6E3E00E2" w:rsidR="0028162A" w:rsidRDefault="0028162A" w:rsidP="0028162A">
      <w:pPr>
        <w:pStyle w:val="Heading2"/>
      </w:pPr>
      <w:bookmarkStart w:id="1026" w:name="_Ref404612029"/>
      <w:bookmarkStart w:id="1027" w:name="_Toc442109006"/>
      <w:r>
        <w:t>Generate a</w:t>
      </w:r>
      <w:r w:rsidR="00FB56BF">
        <w:t xml:space="preserve"> </w:t>
      </w:r>
      <w:del w:id="1028" w:author="Kulvatunyou, Boonserm (Fed)" w:date="2016-06-16T16:17:00Z">
        <w:r w:rsidR="00FB56BF" w:rsidDel="00CE4395">
          <w:delText>standalone</w:delText>
        </w:r>
        <w:r w:rsidDel="00CE4395">
          <w:delText xml:space="preserve"> </w:delText>
        </w:r>
      </w:del>
      <w:ins w:id="1029" w:author="Kulvatunyou, Boonserm (Fed)" w:date="2016-06-16T16:17:00Z">
        <w:r w:rsidR="00CE4395">
          <w:t xml:space="preserve"> </w:t>
        </w:r>
      </w:ins>
      <w:r w:rsidR="00C23369">
        <w:t>OAGIS Expression</w:t>
      </w:r>
      <w:r w:rsidR="00FB56BF">
        <w:t xml:space="preserve"> for a </w:t>
      </w:r>
      <w:ins w:id="1030" w:author="Kulvatunyou, Boonserm (Fed)" w:date="2016-06-16T16:18:00Z">
        <w:r w:rsidR="00CE4395">
          <w:t xml:space="preserve">profile </w:t>
        </w:r>
      </w:ins>
      <w:r w:rsidR="00FB56BF">
        <w:t>top-level ABIE</w:t>
      </w:r>
      <w:bookmarkEnd w:id="1026"/>
      <w:bookmarkEnd w:id="1027"/>
      <w:ins w:id="1031" w:author="Kulvatunyou, Boonserm (Fed)" w:date="2016-06-16T16:18:00Z">
        <w:r w:rsidR="00CE4395">
          <w:t xml:space="preserve"> (BOD)</w:t>
        </w:r>
      </w:ins>
    </w:p>
    <w:p w14:paraId="02CFBFF8" w14:textId="77777777"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93447A">
        <w:t xml:space="preserve">Figure </w:t>
      </w:r>
      <w:r w:rsidR="0093447A">
        <w:rPr>
          <w:noProof/>
        </w:rPr>
        <w:t>11</w:t>
      </w:r>
      <w:r w:rsidR="00F85BF9">
        <w:fldChar w:fldCharType="end"/>
      </w:r>
      <w:r w:rsidR="00F85BF9">
        <w:t xml:space="preserve"> </w:t>
      </w:r>
      <w:r>
        <w:t>should be displayed.</w:t>
      </w:r>
    </w:p>
    <w:p w14:paraId="77043AA6" w14:textId="77777777" w:rsidR="00430C5B" w:rsidRDefault="00430C5B" w:rsidP="00C23369"/>
    <w:p w14:paraId="784ADCED" w14:textId="62F23AF4" w:rsidR="00430C5B" w:rsidRDefault="00CE4395" w:rsidP="00C23369">
      <w:r>
        <w:object w:dxaOrig="16676" w:dyaOrig="12476" w14:anchorId="13E018EB">
          <v:shape id="_x0000_i1036" type="#_x0000_t75" style="width:388.8pt;height:274.75pt" o:ole="">
            <v:imagedata r:id="rId36" o:title="" croptop="6171f" cropbottom="6011f" cropleft="2415f" cropright="5426f"/>
          </v:shape>
          <o:OLEObject Type="Embed" ProgID="PowerPoint.Slide.8" ShapeID="_x0000_i1036" DrawAspect="Content" ObjectID="_1527750509" r:id="rId37"/>
        </w:object>
      </w:r>
    </w:p>
    <w:p w14:paraId="6B0A7325" w14:textId="4288475A" w:rsidR="00430C5B" w:rsidRDefault="00F85BF9" w:rsidP="00F85BF9">
      <w:pPr>
        <w:pStyle w:val="Caption"/>
      </w:pPr>
      <w:bookmarkStart w:id="1032" w:name="_Ref412472106"/>
      <w:r>
        <w:t xml:space="preserve">Figure </w:t>
      </w:r>
      <w:fldSimple w:instr=" SEQ Figure \* ARABIC ">
        <w:r w:rsidR="0093447A">
          <w:rPr>
            <w:noProof/>
          </w:rPr>
          <w:t>11</w:t>
        </w:r>
      </w:fldSimple>
      <w:bookmarkEnd w:id="1032"/>
      <w:r>
        <w:t xml:space="preserve">. UI for the </w:t>
      </w:r>
      <w:del w:id="1033" w:author="Kulvatunyou, Boonserm (Fed)" w:date="2016-06-16T16:18:00Z">
        <w:r w:rsidDel="00CE4395">
          <w:delText xml:space="preserve">standalone </w:delText>
        </w:r>
      </w:del>
      <w:ins w:id="1034" w:author="Kulvatunyou, Boonserm (Fed)" w:date="2016-06-16T16:18:00Z">
        <w:r w:rsidR="00CE4395">
          <w:t xml:space="preserve">profile </w:t>
        </w:r>
      </w:ins>
      <w:r>
        <w:t>BOD generation</w:t>
      </w:r>
    </w:p>
    <w:p w14:paraId="0AF046CF" w14:textId="77777777" w:rsidR="00F85BF9" w:rsidRDefault="00F85BF9" w:rsidP="00C23369"/>
    <w:p w14:paraId="3ED92A1F" w14:textId="77777777"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93447A">
        <w:t>3.3.7</w:t>
      </w:r>
      <w:r w:rsidR="0071315C">
        <w:fldChar w:fldCharType="end"/>
      </w:r>
      <w:r w:rsidR="00C23369">
        <w:t xml:space="preserve">. </w:t>
      </w:r>
      <w:r w:rsidR="00430C5B">
        <w:t>However, multiple selections of the top-level ABIEs must be allowed in this case.</w:t>
      </w:r>
    </w:p>
    <w:p w14:paraId="2C31C692" w14:textId="77777777" w:rsidR="00430C5B" w:rsidRDefault="00430C5B" w:rsidP="00C23369"/>
    <w:p w14:paraId="0C9BAAAE" w14:textId="77777777" w:rsidR="00165211" w:rsidRDefault="00F85BF9" w:rsidP="00C23369">
      <w:r>
        <w:t>The user can select the types of information</w:t>
      </w:r>
      <w:r w:rsidR="00165211">
        <w:t xml:space="preserve"> to generate in the annotation. The ‘Inherit if empty?’ option is only enabled if the ‘BIE Definition’ option is selected. If enabled and selected by the user, it means that if the BIE definition is empty, the BIE definition should be populated with the definition from the associated CC in the generated schema.</w:t>
      </w:r>
    </w:p>
    <w:p w14:paraId="4AEF8E4E" w14:textId="77777777" w:rsidR="00165211" w:rsidRDefault="00165211" w:rsidP="00C23369"/>
    <w:p w14:paraId="63332FE8" w14:textId="77777777" w:rsidR="00430C5B" w:rsidRDefault="00165211" w:rsidP="00C23369">
      <w:r>
        <w:t>A specific expression must be selected, i.e., one expression can be selected at a time.</w:t>
      </w:r>
    </w:p>
    <w:p w14:paraId="3DC1D4DD" w14:textId="77777777" w:rsidR="00173009" w:rsidRDefault="00173009" w:rsidP="00C23369"/>
    <w:p w14:paraId="500FE63F" w14:textId="77777777" w:rsidR="00173009" w:rsidRDefault="00173009" w:rsidP="00C23369">
      <w:r w:rsidRPr="00E44804">
        <w:t>The ‘</w:t>
      </w:r>
      <w:r w:rsidR="00165211">
        <w:t>Put all schemas in the same package’ option</w:t>
      </w:r>
      <w:r w:rsidRPr="00E44804">
        <w:t xml:space="preserve"> indicates whether to put all the standalone BODs into a single </w:t>
      </w:r>
      <w:r w:rsidRPr="00E44804">
        <w:rPr>
          <w:i/>
          <w:iCs/>
        </w:rPr>
        <w:t>xsd:schema</w:t>
      </w:r>
      <w:r w:rsidRPr="00E44804">
        <w:t xml:space="preserve"> element.</w:t>
      </w:r>
    </w:p>
    <w:p w14:paraId="0D00CF10" w14:textId="77777777" w:rsidR="00F85BF9" w:rsidRDefault="00F85BF9" w:rsidP="00C23369"/>
    <w:p w14:paraId="731459EC" w14:textId="77777777" w:rsidR="00665030" w:rsidRDefault="00F85BF9" w:rsidP="00C23369">
      <w:r>
        <w:t>The ‘Generate’ button</w:t>
      </w:r>
      <w:r w:rsidR="002F6B00">
        <w:t xml:space="preserve"> returns a zip</w:t>
      </w:r>
      <w:r w:rsidR="00165211">
        <w:t xml:space="preserve"> or XSD</w:t>
      </w:r>
      <w:r w:rsidR="002F6B00">
        <w:t xml:space="preserve"> file containing the</w:t>
      </w:r>
      <w:r>
        <w:t xml:space="preserve"> generate</w:t>
      </w:r>
      <w:r w:rsidR="002F6B00">
        <w:t>d standalone BOD expressions.</w:t>
      </w:r>
      <w:r w:rsidR="00624429">
        <w:t xml:space="preserve"> See each subsection below for specific generation logic.</w:t>
      </w:r>
    </w:p>
    <w:p w14:paraId="6ECAAD04" w14:textId="77777777" w:rsidR="00184440" w:rsidRDefault="00184440" w:rsidP="00C23369"/>
    <w:p w14:paraId="705C5D13" w14:textId="77777777"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14:paraId="226B8E07" w14:textId="41F36B97" w:rsidR="00532155" w:rsidRDefault="00665030" w:rsidP="00C23369">
      <w:pPr>
        <w:pStyle w:val="Heading3"/>
      </w:pPr>
      <w:bookmarkStart w:id="1035" w:name="_Toc442109007"/>
      <w:r>
        <w:t xml:space="preserve">Generate a </w:t>
      </w:r>
      <w:del w:id="1036" w:author="Kulvatunyou, Boonserm (Fed)" w:date="2016-06-18T10:01:00Z">
        <w:r w:rsidDel="00E55214">
          <w:delText xml:space="preserve">standalone </w:delText>
        </w:r>
      </w:del>
      <w:ins w:id="1037" w:author="Kulvatunyou, Boonserm (Fed)" w:date="2016-06-18T10:01:00Z">
        <w:r w:rsidR="00E55214">
          <w:t xml:space="preserve">profile </w:t>
        </w:r>
      </w:ins>
      <w:r>
        <w:t>XML Schema</w:t>
      </w:r>
      <w:bookmarkEnd w:id="1035"/>
    </w:p>
    <w:p w14:paraId="13345A38" w14:textId="77777777"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39"/>
        <w:gridCol w:w="7111"/>
      </w:tblGrid>
      <w:tr w:rsidR="00532155" w:rsidRPr="005606E1" w14:paraId="74375D0D" w14:textId="77777777" w:rsidTr="005606E1">
        <w:tc>
          <w:tcPr>
            <w:tcW w:w="2268" w:type="dxa"/>
            <w:tcBorders>
              <w:bottom w:val="single" w:sz="18" w:space="0" w:color="auto"/>
            </w:tcBorders>
          </w:tcPr>
          <w:p w14:paraId="5A75C83F" w14:textId="77777777"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14:paraId="738FF1AD" w14:textId="77777777" w:rsidR="00532155" w:rsidRPr="005606E1" w:rsidRDefault="00532155" w:rsidP="00C23369">
            <w:pPr>
              <w:rPr>
                <w:b/>
                <w:bCs/>
              </w:rPr>
            </w:pPr>
            <w:r w:rsidRPr="005606E1">
              <w:rPr>
                <w:b/>
                <w:bCs/>
              </w:rPr>
              <w:t>Values</w:t>
            </w:r>
          </w:p>
        </w:tc>
      </w:tr>
      <w:tr w:rsidR="00532155" w14:paraId="2AF96741" w14:textId="77777777" w:rsidTr="005606E1">
        <w:tc>
          <w:tcPr>
            <w:tcW w:w="2268" w:type="dxa"/>
            <w:tcBorders>
              <w:top w:val="single" w:sz="18" w:space="0" w:color="auto"/>
            </w:tcBorders>
          </w:tcPr>
          <w:p w14:paraId="0AF9A872" w14:textId="77777777" w:rsidR="00532155" w:rsidRDefault="00532155" w:rsidP="00DD0AA8">
            <w:pPr>
              <w:pStyle w:val="Code"/>
            </w:pPr>
            <w:r>
              <w:t>xmlns:xsd</w:t>
            </w:r>
          </w:p>
        </w:tc>
        <w:tc>
          <w:tcPr>
            <w:tcW w:w="7308" w:type="dxa"/>
            <w:tcBorders>
              <w:top w:val="single" w:sz="18" w:space="0" w:color="auto"/>
            </w:tcBorders>
          </w:tcPr>
          <w:p w14:paraId="26BFE679" w14:textId="77777777" w:rsidR="00532155" w:rsidRDefault="005606E1" w:rsidP="00DD0AA8">
            <w:pPr>
              <w:pStyle w:val="Code"/>
            </w:pPr>
            <w:r w:rsidRPr="005606E1">
              <w:t>http://www.w3.org/2001/XMLSchema</w:t>
            </w:r>
          </w:p>
        </w:tc>
      </w:tr>
      <w:tr w:rsidR="00532155" w14:paraId="536BDF1C" w14:textId="77777777" w:rsidTr="00532155">
        <w:tc>
          <w:tcPr>
            <w:tcW w:w="2268" w:type="dxa"/>
          </w:tcPr>
          <w:p w14:paraId="3CFB0467" w14:textId="77777777" w:rsidR="00532155" w:rsidRDefault="005606E1" w:rsidP="00DD0AA8">
            <w:pPr>
              <w:pStyle w:val="Code"/>
            </w:pPr>
            <w:r w:rsidRPr="005606E1">
              <w:t>xmlns</w:t>
            </w:r>
          </w:p>
        </w:tc>
        <w:tc>
          <w:tcPr>
            <w:tcW w:w="7308" w:type="dxa"/>
          </w:tcPr>
          <w:p w14:paraId="04E4AA74" w14:textId="77777777" w:rsidR="00532155" w:rsidRDefault="005606E1" w:rsidP="00DD0AA8">
            <w:pPr>
              <w:pStyle w:val="Code"/>
            </w:pPr>
            <w:r w:rsidRPr="005606E1">
              <w:t>http://www.openapplications.org/oagis/10</w:t>
            </w:r>
          </w:p>
        </w:tc>
      </w:tr>
      <w:tr w:rsidR="00532155" w14:paraId="20C5360A" w14:textId="77777777" w:rsidTr="00532155">
        <w:tc>
          <w:tcPr>
            <w:tcW w:w="2268" w:type="dxa"/>
          </w:tcPr>
          <w:p w14:paraId="6C5B0D23" w14:textId="77777777" w:rsidR="00532155" w:rsidRDefault="005606E1" w:rsidP="00DD0AA8">
            <w:pPr>
              <w:pStyle w:val="Code"/>
            </w:pPr>
            <w:r w:rsidRPr="005606E1">
              <w:t>xmlns:xml</w:t>
            </w:r>
          </w:p>
        </w:tc>
        <w:tc>
          <w:tcPr>
            <w:tcW w:w="7308" w:type="dxa"/>
          </w:tcPr>
          <w:p w14:paraId="7C13DAFE" w14:textId="77777777" w:rsidR="00532155" w:rsidRDefault="005606E1" w:rsidP="00DD0AA8">
            <w:pPr>
              <w:pStyle w:val="Code"/>
            </w:pPr>
            <w:r w:rsidRPr="005606E1">
              <w:t>http://www.w3.org/XML/1998/namespace</w:t>
            </w:r>
          </w:p>
        </w:tc>
      </w:tr>
      <w:tr w:rsidR="00532155" w14:paraId="634F4036" w14:textId="77777777" w:rsidTr="00532155">
        <w:tc>
          <w:tcPr>
            <w:tcW w:w="2268" w:type="dxa"/>
          </w:tcPr>
          <w:p w14:paraId="48B6E989" w14:textId="77777777" w:rsidR="00532155" w:rsidRDefault="005606E1" w:rsidP="00DD0AA8">
            <w:pPr>
              <w:pStyle w:val="Code"/>
            </w:pPr>
            <w:r w:rsidRPr="005606E1">
              <w:t>targetNamespace</w:t>
            </w:r>
          </w:p>
        </w:tc>
        <w:tc>
          <w:tcPr>
            <w:tcW w:w="7308" w:type="dxa"/>
          </w:tcPr>
          <w:p w14:paraId="2C2A06AF" w14:textId="77777777" w:rsidR="00532155" w:rsidRDefault="005606E1" w:rsidP="00DD0AA8">
            <w:pPr>
              <w:pStyle w:val="Code"/>
            </w:pPr>
            <w:r w:rsidRPr="005606E1">
              <w:t>http://www.openapplications.org/oagis/10</w:t>
            </w:r>
          </w:p>
        </w:tc>
      </w:tr>
      <w:tr w:rsidR="005606E1" w14:paraId="5F6D4F80" w14:textId="77777777" w:rsidTr="00396E5A">
        <w:tc>
          <w:tcPr>
            <w:tcW w:w="2268" w:type="dxa"/>
          </w:tcPr>
          <w:p w14:paraId="725F533F" w14:textId="77777777" w:rsidR="005606E1" w:rsidRPr="005606E1" w:rsidRDefault="005606E1" w:rsidP="00DD0AA8">
            <w:pPr>
              <w:pStyle w:val="Code"/>
            </w:pPr>
            <w:r w:rsidRPr="005606E1">
              <w:t>elementFormDefault</w:t>
            </w:r>
          </w:p>
        </w:tc>
        <w:tc>
          <w:tcPr>
            <w:tcW w:w="7308" w:type="dxa"/>
          </w:tcPr>
          <w:p w14:paraId="4E098CD9" w14:textId="77777777" w:rsidR="005606E1" w:rsidRPr="005606E1" w:rsidRDefault="005606E1" w:rsidP="00DD0AA8">
            <w:pPr>
              <w:pStyle w:val="Code"/>
            </w:pPr>
            <w:r w:rsidRPr="005606E1">
              <w:t>qualified</w:t>
            </w:r>
          </w:p>
        </w:tc>
      </w:tr>
      <w:tr w:rsidR="005606E1" w14:paraId="09C8D968" w14:textId="77777777" w:rsidTr="00532155">
        <w:tc>
          <w:tcPr>
            <w:tcW w:w="2268" w:type="dxa"/>
          </w:tcPr>
          <w:p w14:paraId="7F8FC633" w14:textId="77777777" w:rsidR="005606E1" w:rsidRPr="005606E1" w:rsidRDefault="005606E1" w:rsidP="00DD0AA8">
            <w:pPr>
              <w:pStyle w:val="Code"/>
            </w:pPr>
            <w:r w:rsidRPr="005606E1">
              <w:t>attributeFormDefault</w:t>
            </w:r>
          </w:p>
        </w:tc>
        <w:tc>
          <w:tcPr>
            <w:tcW w:w="7308" w:type="dxa"/>
          </w:tcPr>
          <w:p w14:paraId="49B39786" w14:textId="77777777" w:rsidR="005606E1" w:rsidRPr="005606E1" w:rsidRDefault="00697247" w:rsidP="00DD0AA8">
            <w:pPr>
              <w:pStyle w:val="Code"/>
            </w:pPr>
            <w:r w:rsidRPr="005606E1">
              <w:t>U</w:t>
            </w:r>
            <w:r w:rsidR="005606E1" w:rsidRPr="005606E1">
              <w:t>nqualified</w:t>
            </w:r>
          </w:p>
        </w:tc>
      </w:tr>
    </w:tbl>
    <w:p w14:paraId="79492991" w14:textId="77777777" w:rsidR="00532155" w:rsidRDefault="00532155" w:rsidP="00C23369"/>
    <w:p w14:paraId="06CCA820" w14:textId="77777777"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individual file.</w:t>
      </w:r>
    </w:p>
    <w:p w14:paraId="745A7E42" w14:textId="77777777" w:rsidR="006D520D" w:rsidRDefault="006D520D" w:rsidP="00C23369"/>
    <w:p w14:paraId="4EAA9161" w14:textId="77777777" w:rsidR="006D520D" w:rsidRDefault="006D520D" w:rsidP="00C23369">
      <w:r>
        <w:t xml:space="preserve">Let’s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14:paraId="00980332" w14:textId="77777777" w:rsidR="00184440" w:rsidRDefault="003037D4" w:rsidP="00C23369">
      <w:r>
        <w:t>-------------------------------------------------------------------</w:t>
      </w:r>
    </w:p>
    <w:p w14:paraId="62BF372E" w14:textId="77777777"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xml:space="preserve">. Let us name this vector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generation or may be passed as an additional argument in all the generation functions below.</w:t>
      </w:r>
    </w:p>
    <w:p w14:paraId="5CB4CB62" w14:textId="77777777" w:rsidR="00B24C63" w:rsidRDefault="00B24C63" w:rsidP="00C23369"/>
    <w:p w14:paraId="1EEB5495" w14:textId="77777777" w:rsidR="00B24C63" w:rsidRDefault="00B24C63" w:rsidP="00C23369">
      <w:r>
        <w:t xml:space="preserve">See </w:t>
      </w:r>
      <w:r>
        <w:fldChar w:fldCharType="begin"/>
      </w:r>
      <w:r>
        <w:instrText xml:space="preserve"> REF _Ref395176768 \r \h </w:instrText>
      </w:r>
      <w:r>
        <w:fldChar w:fldCharType="separate"/>
      </w:r>
      <w:r w:rsidR="0093447A">
        <w:t>3.1.1.8</w:t>
      </w:r>
      <w:r>
        <w:fldChar w:fldCharType="end"/>
      </w:r>
      <w:r>
        <w:t xml:space="preserve"> for string functions used in the rest of the section.</w:t>
      </w:r>
      <w:r w:rsidR="0013079D">
        <w:t xml:space="preserve"> In addition, some objects and functions correspond to the Xerces </w:t>
      </w:r>
      <w:r w:rsidR="008730A9">
        <w:t xml:space="preserve">Java </w:t>
      </w:r>
      <w:r w:rsidR="0013079D">
        <w:t>DOM API.</w:t>
      </w:r>
      <w:r w:rsidR="00F03CFC">
        <w:t xml:space="preserve"> The dot expressions (e.g., </w:t>
      </w:r>
      <w:r w:rsidR="00F03CFC" w:rsidRPr="00F03CFC">
        <w:rPr>
          <w:rStyle w:val="CodeChar"/>
        </w:rPr>
        <w:t>gABIE.</w:t>
      </w:r>
      <w:r w:rsidR="00B66EC6">
        <w:rPr>
          <w:rStyle w:val="CodeChar"/>
        </w:rPr>
        <w:t>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implementation for the child table column. Interpretation of these expressions should be intuitive from the flow.</w:t>
      </w:r>
    </w:p>
    <w:p w14:paraId="451893C6" w14:textId="77777777" w:rsidR="005606E1" w:rsidRDefault="00396E5A" w:rsidP="00665030">
      <w:pPr>
        <w:pStyle w:val="Heading4"/>
      </w:pPr>
      <w:bookmarkStart w:id="1038" w:name="_Toc442109008"/>
      <w:commentRangeStart w:id="1039"/>
      <w:r>
        <w:t>GenerateTopLevel</w:t>
      </w:r>
      <w:r w:rsidR="00EF5399">
        <w:t>ABIE(tlASBIEP</w:t>
      </w:r>
      <w:r w:rsidR="006D520D">
        <w:t>, tlABIEDOM</w:t>
      </w:r>
      <w:r w:rsidR="00EF5399">
        <w:t>)</w:t>
      </w:r>
      <w:commentRangeEnd w:id="1039"/>
      <w:r w:rsidR="00184440">
        <w:rPr>
          <w:rStyle w:val="CommentReference"/>
          <w:b w:val="0"/>
        </w:rPr>
        <w:commentReference w:id="1039"/>
      </w:r>
      <w:bookmarkEnd w:id="1038"/>
    </w:p>
    <w:p w14:paraId="5AE9DCE2" w14:textId="77777777"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14:paraId="58CBAEA7" w14:textId="77777777"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14:paraId="18F833BB" w14:textId="77777777" w:rsidR="0084101E" w:rsidRDefault="0084101E" w:rsidP="008E0F35">
      <w:r>
        <w:t xml:space="preserve">Return: Updated </w:t>
      </w:r>
      <w:r w:rsidRPr="0084101E">
        <w:rPr>
          <w:rStyle w:val="CodeChar"/>
        </w:rPr>
        <w:t>tlABIEDOM</w:t>
      </w:r>
      <w:r>
        <w:t>.</w:t>
      </w:r>
    </w:p>
    <w:p w14:paraId="04E55877" w14:textId="77777777" w:rsidR="008E0F35" w:rsidRDefault="008E0F35" w:rsidP="00C23369"/>
    <w:p w14:paraId="6D7F844D" w14:textId="77777777" w:rsidR="00EF5399" w:rsidRDefault="008E0F35" w:rsidP="00C23369">
      <w:r>
        <w:rPr>
          <w:noProof/>
          <w:lang w:bidi="th-TH"/>
        </w:rPr>
        <w:lastRenderedPageBreak/>
        <mc:AlternateContent>
          <mc:Choice Requires="wpc">
            <w:drawing>
              <wp:inline distT="0" distB="0" distL="0" distR="0" wp14:anchorId="1728A326" wp14:editId="0D07AFFD">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FB05C1" w14:textId="77777777" w:rsidR="00E55214" w:rsidRDefault="00E55214" w:rsidP="008E0F35">
                              <w:pPr>
                                <w:pStyle w:val="Code"/>
                                <w:jc w:val="center"/>
                              </w:pPr>
                              <w:r>
                                <w:t>generate</w:t>
                              </w:r>
                              <w:r w:rsidRPr="00D132DE">
                                <w:t>BIE</w:t>
                              </w:r>
                              <w:r>
                                <w:t>s(aABIE, rootSeqNode)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DEA147" w14:textId="77777777" w:rsidR="00E55214" w:rsidRDefault="00E55214"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7228D8" w14:textId="77777777" w:rsidR="00E55214" w:rsidRDefault="00E55214" w:rsidP="008E0F35">
                              <w:r>
                                <w:t xml:space="preserve">Return </w:t>
                              </w:r>
                              <w:r>
                                <w:rPr>
                                  <w:rStyle w:val="CodeChar"/>
                                </w:rPr>
                                <w:t>tlABIEDOM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728EB6" w14:textId="77777777" w:rsidR="00E55214" w:rsidRDefault="00E55214" w:rsidP="00184440">
                              <w:pPr>
                                <w:pStyle w:val="Code"/>
                                <w:jc w:val="center"/>
                              </w:pPr>
                              <w:r>
                                <w:t>rootENode = GenerateTopLevelAS</w:t>
                              </w:r>
                              <w:r w:rsidRPr="00D132DE">
                                <w:t>BIE</w:t>
                              </w:r>
                              <w:r>
                                <w:t>P(tlASBIEP, 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DC3B14" w14:textId="77777777" w:rsidR="00E55214" w:rsidRDefault="00E55214"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1728A326" id="Canvas 229" o:spid="_x0000_s1229"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">
                <v:shape id="_x0000_s1230" type="#_x0000_t75" style="position:absolute;width:42443;height:32480;visibility:visible;mso-wrap-style:square" stroked="t" strokecolor="black [3213]">
                  <v:fill o:detectmouseclick="t"/>
                  <v:path o:connecttype="none"/>
                </v:shape>
                <v:oval id="Oval 1" o:spid="_x0000_s1231" style="position:absolute;left:19093;top:741;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" fillcolor="white [3201]" strokeweight=".5pt"/>
                <v:shape id="Text Box 8" o:spid="_x0000_s1232" type="#_x0000_t202" style="position:absolute;left:4162;top:23255;width:31457;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73FB05C1" w14:textId="77777777" w:rsidR="00E55214" w:rsidRDefault="00E55214" w:rsidP="008E0F35">
                        <w:pPr>
                          <w:pStyle w:val="Code"/>
                          <w:jc w:val="center"/>
                        </w:pPr>
                        <w:r>
                          <w:t>generate</w:t>
                        </w:r>
                        <w:r w:rsidRPr="00D132DE">
                          <w:t>BIE</w:t>
                        </w:r>
                        <w:r>
                          <w:t>s(aABIE, rootSeqNode)</w:t>
                        </w:r>
                      </w:p>
                    </w:txbxContent>
                  </v:textbox>
                </v:shape>
                <v:oval id="Oval 23" o:spid="_x0000_s1233" style="position:absolute;left:19207;top:289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" fillcolor="black [3213]" strokeweight=".5pt"/>
                <v:shape id="Straight Arrow Connector 24" o:spid="_x0000_s1234" type="#_x0000_t32" style="position:absolute;left:19753;top:2060;width:39;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" filled="t" fillcolor="white [3201]" strokeweight=".5pt">
                  <v:stroke endarrow="open"/>
                </v:shape>
                <v:shape id="Straight Arrow Connector 30" o:spid="_x0000_s1235" type="#_x0000_t32" style="position:absolute;left:19867;top:26446;width:24;height:24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" filled="t" fillcolor="white [3201]" strokeweight=".5pt">
                  <v:stroke endarrow="open"/>
                </v:shape>
                <v:shape id="Text Box 28" o:spid="_x0000_s1236" type="#_x0000_t202" style="position:absolute;left:6004;top:16635;width:27703;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4FDEA147" w14:textId="77777777" w:rsidR="00E55214" w:rsidRDefault="00E55214" w:rsidP="00B2376D">
                        <w:pPr>
                          <w:pStyle w:val="Code"/>
                          <w:jc w:val="center"/>
                        </w:pPr>
                        <w:r>
                          <w:t>rootSeqNode = generate</w:t>
                        </w:r>
                        <w:r w:rsidRPr="00D132DE">
                          <w:t>ABIE</w:t>
                        </w:r>
                        <w:r>
                          <w:t>(aABIE, rootEleNode)</w:t>
                        </w:r>
                      </w:p>
                    </w:txbxContent>
                  </v:textbox>
                </v:shape>
                <v:shape id="Straight Arrow Connector 29" o:spid="_x0000_s1237" type="#_x0000_t32" style="position:absolute;left:19856;top:19825;width:35;height:3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" filled="t" fillcolor="white [3201]" strokeweight=".5pt">
                  <v:stroke endarrow="open"/>
                </v:shape>
                <v:shape id="Text Box 22" o:spid="_x0000_s1238" type="#_x0000_t202" style="position:absolute;left:19891;top:27603;width:1348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1F7228D8" w14:textId="77777777" w:rsidR="00E55214" w:rsidRDefault="00E55214" w:rsidP="008E0F35">
                        <w:r>
                          <w:t xml:space="preserve">Return </w:t>
                        </w:r>
                        <w:r>
                          <w:rPr>
                            <w:rStyle w:val="CodeChar"/>
                          </w:rPr>
                          <w:t>tlABIEDOM</w:t>
                        </w:r>
                      </w:p>
                    </w:txbxContent>
                  </v:textbox>
                </v:shape>
                <v:shape id="Text Box 31" o:spid="_x0000_s1239" type="#_x0000_t202" style="position:absolute;left:3827;top:4278;width:31930;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14:paraId="00728EB6" w14:textId="77777777" w:rsidR="00E55214" w:rsidRDefault="00E55214" w:rsidP="00184440">
                        <w:pPr>
                          <w:pStyle w:val="Code"/>
                          <w:jc w:val="center"/>
                        </w:pPr>
                        <w:r>
                          <w:t>rootENode = GenerateTopLevelAS</w:t>
                        </w:r>
                        <w:r w:rsidRPr="00D132DE">
                          <w:t>BIE</w:t>
                        </w:r>
                        <w:r>
                          <w:t>P(tlASBIEP, schemaNode)</w:t>
                        </w:r>
                      </w:p>
                    </w:txbxContent>
                  </v:textbox>
                </v:shape>
                <v:shape id="Straight Arrow Connector 228" o:spid="_x0000_s1240" type="#_x0000_t32" style="position:absolute;left:19792;top:7468;width:36;height:2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" filled="t" fillcolor="white [3201]" strokeweight=".5pt">
                  <v:stroke endarrow="open"/>
                </v:shape>
                <v:shape id="Text Box 28" o:spid="_x0000_s1241" type="#_x0000_t202" style="position:absolute;left:9075;top:10056;width:21505;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" fillcolor="white [3201]" strokeweight=".5pt">
                  <v:textbox>
                    <w:txbxContent>
                      <w:p w14:paraId="47DC3B14" w14:textId="77777777" w:rsidR="00E55214" w:rsidRDefault="00E55214"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v:textbox>
                </v:shape>
                <v:shape id="Straight Arrow Connector 280" o:spid="_x0000_s1242" type="#_x0000_t32" style="position:absolute;left:19828;top:13243;width:28;height:3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" filled="t" fillcolor="white [3201]" strokeweight=".5pt">
                  <v:stroke endarrow="open"/>
                </v:shape>
                <w10:anchorlock/>
              </v:group>
            </w:pict>
          </mc:Fallback>
        </mc:AlternateContent>
      </w:r>
    </w:p>
    <w:p w14:paraId="50036B38" w14:textId="77777777" w:rsidR="00EF5399" w:rsidRDefault="00EF5399" w:rsidP="00665030">
      <w:pPr>
        <w:pStyle w:val="Heading4"/>
      </w:pPr>
      <w:bookmarkStart w:id="1040" w:name="_Toc442109009"/>
      <w:r>
        <w:t>GenerateTopLevelASBIEP(</w:t>
      </w:r>
      <w:r w:rsidR="00C10B64">
        <w:t>gT</w:t>
      </w:r>
      <w:r>
        <w:t>lASBIEP</w:t>
      </w:r>
      <w:r w:rsidR="00C10B64">
        <w:t xml:space="preserve">, </w:t>
      </w:r>
      <w:r w:rsidR="00F54A8C">
        <w:t>gSchemaNode</w:t>
      </w:r>
      <w:r>
        <w:t>)</w:t>
      </w:r>
      <w:bookmarkEnd w:id="1040"/>
    </w:p>
    <w:p w14:paraId="2E3516E4" w14:textId="77777777" w:rsidR="00EF5399" w:rsidRDefault="00EF5399" w:rsidP="00C23369"/>
    <w:p w14:paraId="45BBF09C" w14:textId="77777777"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14:paraId="560A6AF6" w14:textId="77777777"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 xml:space="preserve">representing an </w:t>
      </w:r>
      <w:r w:rsidR="00DD0AA8" w:rsidRPr="00697247">
        <w:rPr>
          <w:rStyle w:val="CodeChar"/>
        </w:rPr>
        <w:t>xsd:schema</w:t>
      </w:r>
      <w:r w:rsidR="00DD0AA8">
        <w:t xml:space="preserve"> element</w:t>
      </w:r>
      <w:r>
        <w:t>.</w:t>
      </w:r>
    </w:p>
    <w:p w14:paraId="68B6347C" w14:textId="77777777" w:rsidR="00EF5399" w:rsidRDefault="009445FF" w:rsidP="00C23369">
      <w:r>
        <w:t xml:space="preserve">Return: </w:t>
      </w:r>
      <w:r w:rsidR="00B47514">
        <w:rPr>
          <w:rStyle w:val="CodeChar"/>
        </w:rPr>
        <w:t>rootE</w:t>
      </w:r>
      <w:r w:rsidRPr="009445FF">
        <w:rPr>
          <w:rStyle w:val="CodeChar"/>
        </w:rPr>
        <w:t>Node</w:t>
      </w:r>
      <w:r>
        <w:t xml:space="preserve"> = the </w:t>
      </w:r>
      <w:r w:rsidRPr="009445FF">
        <w:rPr>
          <w:rStyle w:val="CodeChar"/>
        </w:rPr>
        <w:t>xsd:element</w:t>
      </w:r>
      <w:r>
        <w:t xml:space="preserve"> node added to the </w:t>
      </w:r>
      <w:r w:rsidRPr="009445FF">
        <w:rPr>
          <w:rStyle w:val="CodeChar"/>
        </w:rPr>
        <w:t>gDOM</w:t>
      </w:r>
      <w:r>
        <w:t>.</w:t>
      </w:r>
    </w:p>
    <w:p w14:paraId="31086013" w14:textId="77777777" w:rsidR="00AF6D91" w:rsidRDefault="00AF6D91" w:rsidP="00C23369"/>
    <w:p w14:paraId="295A8961" w14:textId="77777777" w:rsidR="00AF6D91" w:rsidRDefault="00AF6D91" w:rsidP="00C23369">
      <w:r>
        <w:t>Create a DOM Element node</w:t>
      </w:r>
      <w:r w:rsidR="00B47514">
        <w:t xml:space="preserve">, </w:t>
      </w:r>
      <w:r w:rsidR="00B47514" w:rsidRPr="00B47514">
        <w:rPr>
          <w:rStyle w:val="CodeChar"/>
        </w:rPr>
        <w:t>rootEleNode</w:t>
      </w:r>
      <w:r w:rsidR="00B47514">
        <w:t>,</w:t>
      </w:r>
      <w:r>
        <w:t xml:space="preserve"> as a child of the </w:t>
      </w:r>
      <w:r w:rsidRPr="00AF6D91">
        <w:rPr>
          <w:rStyle w:val="CodeChar"/>
        </w:rPr>
        <w:t>gSchemaNode</w:t>
      </w:r>
      <w:r>
        <w:t>. Create DOM Attribute node or nodes as children of the created Element node with the follow node name and node value.</w:t>
      </w:r>
    </w:p>
    <w:p w14:paraId="115504DD" w14:textId="77777777" w:rsidR="00AF6D91" w:rsidRDefault="00AF6D91" w:rsidP="00C23369"/>
    <w:tbl>
      <w:tblPr>
        <w:tblStyle w:val="TableGrid"/>
        <w:tblW w:w="0" w:type="auto"/>
        <w:tblLook w:val="04A0" w:firstRow="1" w:lastRow="0" w:firstColumn="1" w:lastColumn="0" w:noHBand="0" w:noVBand="1"/>
      </w:tblPr>
      <w:tblGrid>
        <w:gridCol w:w="2189"/>
        <w:gridCol w:w="7161"/>
      </w:tblGrid>
      <w:tr w:rsidR="00EF5399" w:rsidRPr="005606E1" w14:paraId="1E8764B1" w14:textId="77777777" w:rsidTr="00184440">
        <w:tc>
          <w:tcPr>
            <w:tcW w:w="2268" w:type="dxa"/>
            <w:tcBorders>
              <w:bottom w:val="single" w:sz="18" w:space="0" w:color="auto"/>
            </w:tcBorders>
          </w:tcPr>
          <w:p w14:paraId="05A855B9" w14:textId="77777777" w:rsidR="00EF5399" w:rsidRPr="005606E1" w:rsidRDefault="00AF6D91" w:rsidP="00184440">
            <w:pPr>
              <w:rPr>
                <w:b/>
                <w:bCs/>
              </w:rPr>
            </w:pPr>
            <w:r>
              <w:rPr>
                <w:b/>
                <w:bCs/>
              </w:rPr>
              <w:t>Attribute Node</w:t>
            </w:r>
            <w:r w:rsidR="00EF5399">
              <w:rPr>
                <w:b/>
                <w:bCs/>
              </w:rPr>
              <w:t xml:space="preserve"> Name</w:t>
            </w:r>
          </w:p>
        </w:tc>
        <w:tc>
          <w:tcPr>
            <w:tcW w:w="7308" w:type="dxa"/>
            <w:tcBorders>
              <w:bottom w:val="single" w:sz="18" w:space="0" w:color="auto"/>
            </w:tcBorders>
          </w:tcPr>
          <w:p w14:paraId="25ED5FF8" w14:textId="77777777" w:rsidR="00EF5399" w:rsidRPr="005606E1" w:rsidRDefault="00AF6D91" w:rsidP="00184440">
            <w:pPr>
              <w:rPr>
                <w:b/>
                <w:bCs/>
              </w:rPr>
            </w:pPr>
            <w:r>
              <w:rPr>
                <w:b/>
                <w:bCs/>
              </w:rPr>
              <w:t>Node Value</w:t>
            </w:r>
          </w:p>
        </w:tc>
      </w:tr>
      <w:tr w:rsidR="00EF5399" w14:paraId="57FF699A" w14:textId="77777777" w:rsidTr="00184440">
        <w:tc>
          <w:tcPr>
            <w:tcW w:w="2268" w:type="dxa"/>
            <w:tcBorders>
              <w:top w:val="single" w:sz="18" w:space="0" w:color="auto"/>
            </w:tcBorders>
          </w:tcPr>
          <w:p w14:paraId="4B2EAB99" w14:textId="77777777" w:rsidR="00EF5399" w:rsidRDefault="00D23123" w:rsidP="00184440">
            <w:r>
              <w:t>N</w:t>
            </w:r>
            <w:r w:rsidR="00EF5399">
              <w:t>ame</w:t>
            </w:r>
          </w:p>
        </w:tc>
        <w:tc>
          <w:tcPr>
            <w:tcW w:w="7308" w:type="dxa"/>
            <w:tcBorders>
              <w:top w:val="single" w:sz="18" w:space="0" w:color="auto"/>
            </w:tcBorders>
          </w:tcPr>
          <w:p w14:paraId="5879E97E" w14:textId="77777777" w:rsidR="00EF5399" w:rsidRDefault="00B24C63" w:rsidP="00C10B64">
            <w:pPr>
              <w:pStyle w:val="Code"/>
            </w:pPr>
            <w:r>
              <w:t>Upper</w:t>
            </w:r>
            <w:r w:rsidR="008E0F35">
              <w:t>CamelCase(</w:t>
            </w:r>
            <w:r w:rsidR="00507652">
              <w:t>First(</w:t>
            </w:r>
            <w:r w:rsidR="00C10B64">
              <w:t>gTl</w:t>
            </w:r>
            <w:r w:rsidR="00EF5399">
              <w:t>ASBIEP.</w:t>
            </w:r>
            <w:r w:rsidR="0085748A">
              <w:t>Based_ASCCP_ID.</w:t>
            </w:r>
            <w:r w:rsidR="00736ABC">
              <w:t>den</w:t>
            </w:r>
            <w:r w:rsidR="008E0F35">
              <w:t>)</w:t>
            </w:r>
            <w:r w:rsidR="00507652">
              <w:t>)</w:t>
            </w:r>
          </w:p>
        </w:tc>
      </w:tr>
    </w:tbl>
    <w:p w14:paraId="7C83292F" w14:textId="77777777" w:rsidR="00EF5399" w:rsidRDefault="00EF5399" w:rsidP="00C23369"/>
    <w:p w14:paraId="4ECFF406" w14:textId="77777777" w:rsidR="00B47514" w:rsidRDefault="00B47514" w:rsidP="00C23369">
      <w:r>
        <w:t xml:space="preserve">Call the function </w:t>
      </w:r>
      <w:r w:rsidRPr="00B47514">
        <w:rPr>
          <w:rStyle w:val="CodeChar"/>
        </w:rPr>
        <w:t>GenerateTopLe</w:t>
      </w:r>
      <w:r>
        <w:rPr>
          <w:rStyle w:val="CodeChar"/>
        </w:rPr>
        <w:t>velASBIEPAnno(gTlASBIEP, rootE</w:t>
      </w:r>
      <w:r w:rsidRPr="00B47514">
        <w:rPr>
          <w:rStyle w:val="CodeChar"/>
        </w:rPr>
        <w:t>Node)</w:t>
      </w:r>
    </w:p>
    <w:p w14:paraId="1AD15F13" w14:textId="77777777" w:rsidR="00B47514" w:rsidRDefault="00B47514" w:rsidP="00C23369">
      <w:r>
        <w:t xml:space="preserve">Return the </w:t>
      </w:r>
      <w:r w:rsidRPr="00B47514">
        <w:rPr>
          <w:rStyle w:val="CodeChar"/>
        </w:rPr>
        <w:t>rootEleNode</w:t>
      </w:r>
      <w:r>
        <w:t>.</w:t>
      </w:r>
    </w:p>
    <w:p w14:paraId="6D392E05" w14:textId="77777777" w:rsidR="00B47514" w:rsidRDefault="00B47514" w:rsidP="00665030">
      <w:pPr>
        <w:pStyle w:val="Heading4"/>
      </w:pPr>
      <w:bookmarkStart w:id="1041" w:name="_Toc442109010"/>
      <w:r>
        <w:t xml:space="preserve">GenerateTopLevelASBIEPAnno(gTlASBIEP, </w:t>
      </w:r>
      <w:r w:rsidR="00A916EA">
        <w:t>gRootENode)</w:t>
      </w:r>
      <w:bookmarkEnd w:id="1041"/>
    </w:p>
    <w:p w14:paraId="45A77904" w14:textId="77777777" w:rsidR="00A916EA" w:rsidRDefault="00A916EA" w:rsidP="00A916EA"/>
    <w:p w14:paraId="44DA6A64" w14:textId="77777777" w:rsidR="00A916EA" w:rsidRDefault="00A916EA" w:rsidP="00A916EA">
      <w:r>
        <w:t>Description:</w:t>
      </w:r>
      <w:r w:rsidR="006C0928">
        <w:t xml:space="preserve"> Generate annotation for the </w:t>
      </w:r>
      <w:r w:rsidR="006C0928" w:rsidRPr="00713289">
        <w:rPr>
          <w:rStyle w:val="CodeChar"/>
        </w:rPr>
        <w:t>gTlASBIEP</w:t>
      </w:r>
      <w:r w:rsidR="006C0928">
        <w:t xml:space="preserve"> per the annotation option specified by the user.</w:t>
      </w:r>
    </w:p>
    <w:p w14:paraId="0A30534D" w14:textId="77777777" w:rsidR="00A916EA" w:rsidRDefault="00A916EA" w:rsidP="00A916EA">
      <w:r>
        <w:t>Argument:</w:t>
      </w:r>
      <w:r w:rsidR="006C0928">
        <w:t xml:space="preserve"> </w:t>
      </w:r>
      <w:r w:rsidR="006C0928" w:rsidRPr="00B22A2B">
        <w:rPr>
          <w:rStyle w:val="CodeChar"/>
        </w:rPr>
        <w:t>gTlASBIEP</w:t>
      </w:r>
      <w:r w:rsidR="006C0928">
        <w:t xml:space="preserve"> = the given top-level ASBIEP, for which the annotation will</w:t>
      </w:r>
      <w:r w:rsidR="00B22A2B">
        <w:t xml:space="preserve"> be generated, </w:t>
      </w:r>
      <w:r w:rsidR="00B22A2B" w:rsidRPr="00B22A2B">
        <w:rPr>
          <w:rStyle w:val="CodeChar"/>
        </w:rPr>
        <w:t>gRootENode</w:t>
      </w:r>
      <w:r w:rsidR="00B22A2B">
        <w:t xml:space="preserve"> = the DOM Element Node representing the root </w:t>
      </w:r>
      <w:r w:rsidR="00B22A2B" w:rsidRPr="00B22A2B">
        <w:rPr>
          <w:rStyle w:val="CodeChar"/>
        </w:rPr>
        <w:t>xsd:element</w:t>
      </w:r>
      <w:r w:rsidR="00B22A2B">
        <w:t xml:space="preserve"> (the BOD’s root </w:t>
      </w:r>
      <w:r w:rsidR="00B22A2B" w:rsidRPr="00B22A2B">
        <w:rPr>
          <w:rStyle w:val="CodeChar"/>
        </w:rPr>
        <w:t>xsd:element</w:t>
      </w:r>
      <w:r w:rsidR="00B22A2B">
        <w:t xml:space="preserve">). </w:t>
      </w:r>
    </w:p>
    <w:p w14:paraId="7AF863B2" w14:textId="77777777" w:rsidR="00A916EA" w:rsidRDefault="00A916EA" w:rsidP="00A916EA">
      <w:r>
        <w:t>Return:</w:t>
      </w:r>
      <w:r w:rsidR="00B22A2B">
        <w:t xml:space="preserve"> The DOM Element Node object representing the </w:t>
      </w:r>
      <w:r w:rsidR="00B22A2B" w:rsidRPr="00B22A2B">
        <w:rPr>
          <w:rStyle w:val="CodeChar"/>
        </w:rPr>
        <w:t>xsd:annotation</w:t>
      </w:r>
      <w:r w:rsidR="00B22A2B">
        <w:t xml:space="preserve"> </w:t>
      </w:r>
      <w:r w:rsidR="00713289">
        <w:t xml:space="preserve">that has been </w:t>
      </w:r>
      <w:r w:rsidR="00B22A2B">
        <w:t>created.</w:t>
      </w:r>
    </w:p>
    <w:p w14:paraId="2615A2BF" w14:textId="77777777" w:rsidR="00B22A2B" w:rsidRDefault="00713289" w:rsidP="00A916EA">
      <w:r>
        <w:rPr>
          <w:noProof/>
          <w:lang w:bidi="th-TH"/>
        </w:rPr>
        <w:lastRenderedPageBreak/>
        <mc:AlternateContent>
          <mc:Choice Requires="wpc">
            <w:drawing>
              <wp:inline distT="0" distB="0" distL="0" distR="0" wp14:anchorId="7AF745D0" wp14:editId="7B3E32A5">
                <wp:extent cx="5486400" cy="3200400"/>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Text Box 99"/>
                        <wps:cNvSpPr txBox="1"/>
                        <wps:spPr>
                          <a:xfrm>
                            <a:off x="572492" y="508600"/>
                            <a:ext cx="994410" cy="254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C5024" w14:textId="77777777" w:rsidR="00E55214" w:rsidRDefault="00E55214" w:rsidP="008B2C79">
                              <w:pPr>
                                <w:pStyle w:val="Code"/>
                              </w:pPr>
                              <w:r>
                                <w:t>IsAnnoOptionEmpty(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45" name="Diamond 245"/>
                        <wps:cNvSpPr/>
                        <wps:spPr>
                          <a:xfrm>
                            <a:off x="214684" y="421414"/>
                            <a:ext cx="1653873" cy="397565"/>
                          </a:xfrm>
                          <a:prstGeom prst="diamond">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36D96" w14:textId="77777777" w:rsidR="00E55214" w:rsidRPr="008B2C79" w:rsidRDefault="00E55214" w:rsidP="008B2C79">
                              <w:pP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3" name="Oval 253"/>
                        <wps:cNvSpPr/>
                        <wps:spPr>
                          <a:xfrm>
                            <a:off x="2234323" y="556590"/>
                            <a:ext cx="119269" cy="1192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Oval 484"/>
                        <wps:cNvSpPr/>
                        <wps:spPr>
                          <a:xfrm>
                            <a:off x="978009" y="71561"/>
                            <a:ext cx="119269" cy="119269"/>
                          </a:xfrm>
                          <a:prstGeom prst="ellipse">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a:stCxn id="484" idx="4"/>
                          <a:endCxn id="245" idx="0"/>
                        </wps:cNvCnPr>
                        <wps:spPr>
                          <a:xfrm>
                            <a:off x="1037644" y="190830"/>
                            <a:ext cx="3977" cy="230584"/>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5" name="Straight Arrow Connector 485"/>
                        <wps:cNvCnPr>
                          <a:stCxn id="245" idx="3"/>
                          <a:endCxn id="253" idx="2"/>
                        </wps:cNvCnPr>
                        <wps:spPr>
                          <a:xfrm flipV="1">
                            <a:off x="1868557" y="616225"/>
                            <a:ext cx="365766" cy="3972"/>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6" name="Text Box 486"/>
                        <wps:cNvSpPr txBox="1"/>
                        <wps:spPr>
                          <a:xfrm>
                            <a:off x="2035534" y="365041"/>
                            <a:ext cx="667909"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F896F" w14:textId="77777777" w:rsidR="00E55214" w:rsidRDefault="00E55214" w:rsidP="008A05BD">
                              <w:pPr>
                                <w:pStyle w:val="Code"/>
                                <w:jc w:val="center"/>
                              </w:pPr>
                              <w:r>
                                <w:t>Return 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7" name="Text Box 487"/>
                        <wps:cNvSpPr txBox="1"/>
                        <wps:spPr>
                          <a:xfrm>
                            <a:off x="1701579" y="444552"/>
                            <a:ext cx="333955"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6C3123" w14:textId="77777777" w:rsidR="00E55214" w:rsidRDefault="00E55214" w:rsidP="008A05BD">
                              <w:pPr>
                                <w:pStyle w:val="Code"/>
                                <w:jc w:val="center"/>
                              </w:pPr>
                              <w: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7AF745D0" id="Canvas 96" o:spid="_x0000_s1243"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">
                <v:shape id="_x0000_s1244" type="#_x0000_t75" style="position:absolute;width:54864;height:32004;visibility:visible;mso-wrap-style:square">
                  <v:fill o:detectmouseclick="t"/>
                  <v:path o:connecttype="none"/>
                </v:shape>
                <v:shape id="Text Box 99" o:spid="_x0000_s1245" type="#_x0000_t202" style="position:absolute;left:5724;top:5086;width:9945;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" filled="f" stroked="f" strokeweight=".5pt">
                  <v:textbox inset="0,0,0,0">
                    <w:txbxContent>
                      <w:p w14:paraId="545C5024" w14:textId="77777777" w:rsidR="00E55214" w:rsidRDefault="00E55214" w:rsidP="008B2C79">
                        <w:pPr>
                          <w:pStyle w:val="Code"/>
                        </w:pPr>
                        <w:r>
                          <w:t>IsAnnoOptionEmpty( )</w:t>
                        </w:r>
                      </w:p>
                    </w:txbxContent>
                  </v:textbox>
                </v:shape>
                <v:shape id="Diamond 245" o:spid="_x0000_s1246" type="#_x0000_t4" style="position:absolute;left:2146;top:4214;width:16539;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" filled="f" strokecolor="black [3213]" strokeweight=".25pt">
                  <v:textbox inset="0,0,0,0">
                    <w:txbxContent>
                      <w:p w14:paraId="3B136D96" w14:textId="77777777" w:rsidR="00E55214" w:rsidRPr="008B2C79" w:rsidRDefault="00E55214" w:rsidP="008B2C79">
                        <w:pPr>
                          <w:rPr>
                            <w:color w:val="000000" w:themeColor="text1"/>
                          </w:rPr>
                        </w:pPr>
                      </w:p>
                    </w:txbxContent>
                  </v:textbox>
                </v:shape>
                <v:oval id="Oval 253" o:spid="_x0000_s1247" style="position:absolute;left:22343;top:556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" fillcolor="black [3200]" strokecolor="black [1600]" strokeweight="2pt"/>
                <v:oval id="Oval 484" o:spid="_x0000_s1248" style="position:absolute;left:9780;top:71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" filled="f" strokecolor="black [1600]" strokeweight=".25pt"/>
                <v:shape id="Straight Arrow Connector 254" o:spid="_x0000_s1249" type="#_x0000_t32" style="position:absolute;left:10376;top:1908;width:40;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" strokecolor="black [3213]">
                  <v:stroke endarrow="open" endarrowwidth="narrow" endarrowlength="short"/>
                </v:shape>
                <v:shape id="Straight Arrow Connector 485" o:spid="_x0000_s1250" type="#_x0000_t32" style="position:absolute;left:18685;top:6162;width:3658;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" strokecolor="black [3213]">
                  <v:stroke endarrow="open" endarrowwidth="narrow" endarrowlength="short"/>
                </v:shape>
                <v:shape id="Text Box 486" o:spid="_x0000_s1251" type="#_x0000_t202" style="position:absolute;left:20355;top:3650;width:6679;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" filled="f" stroked="f" strokeweight=".5pt">
                  <v:textbox inset="0,0,0,0">
                    <w:txbxContent>
                      <w:p w14:paraId="3F2F896F" w14:textId="77777777" w:rsidR="00E55214" w:rsidRDefault="00E55214" w:rsidP="008A05BD">
                        <w:pPr>
                          <w:pStyle w:val="Code"/>
                          <w:jc w:val="center"/>
                        </w:pPr>
                        <w:r>
                          <w:t>Return Null</w:t>
                        </w:r>
                      </w:p>
                    </w:txbxContent>
                  </v:textbox>
                </v:shape>
                <v:shape id="Text Box 487" o:spid="_x0000_s1252" type="#_x0000_t202" style="position:absolute;left:17015;top:4445;width:3340;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" filled="f" stroked="f" strokeweight=".5pt">
                  <v:textbox inset="0,0,0,0">
                    <w:txbxContent>
                      <w:p w14:paraId="416C3123" w14:textId="77777777" w:rsidR="00E55214" w:rsidRDefault="00E55214" w:rsidP="008A05BD">
                        <w:pPr>
                          <w:pStyle w:val="Code"/>
                          <w:jc w:val="center"/>
                        </w:pPr>
                        <w:r>
                          <w:t>Y</w:t>
                        </w:r>
                      </w:p>
                    </w:txbxContent>
                  </v:textbox>
                </v:shape>
                <w10:anchorlock/>
              </v:group>
            </w:pict>
          </mc:Fallback>
        </mc:AlternateContent>
      </w:r>
    </w:p>
    <w:p w14:paraId="27112F43" w14:textId="77777777" w:rsidR="00B22A2B" w:rsidRPr="00A916EA" w:rsidRDefault="00B22A2B" w:rsidP="00A916EA"/>
    <w:p w14:paraId="594EE7D1" w14:textId="77777777" w:rsidR="00713289" w:rsidRDefault="00713289" w:rsidP="00665030">
      <w:pPr>
        <w:pStyle w:val="Heading4"/>
      </w:pPr>
      <w:bookmarkStart w:id="1042" w:name="_Toc442109011"/>
      <w:r>
        <w:t>IsAnnoOptionEmpty( )</w:t>
      </w:r>
      <w:bookmarkEnd w:id="1042"/>
    </w:p>
    <w:p w14:paraId="43202BE5" w14:textId="77777777" w:rsidR="00713289" w:rsidRDefault="00713289" w:rsidP="00713289">
      <w:r>
        <w:t xml:space="preserve">Description: This function checks to see if the user has selected any annotation to be generated. If none has been selected return </w:t>
      </w:r>
      <w:r w:rsidRPr="00713289">
        <w:rPr>
          <w:rStyle w:val="CodeChar"/>
        </w:rPr>
        <w:t>true</w:t>
      </w:r>
      <w:r>
        <w:t xml:space="preserve">; otherwise, return </w:t>
      </w:r>
      <w:r w:rsidRPr="00713289">
        <w:rPr>
          <w:rStyle w:val="CodeChar"/>
        </w:rPr>
        <w:t>false</w:t>
      </w:r>
      <w:r>
        <w:t>.</w:t>
      </w:r>
    </w:p>
    <w:p w14:paraId="4440CA68" w14:textId="77777777" w:rsidR="00713289" w:rsidRDefault="00713289" w:rsidP="00713289">
      <w:r>
        <w:t xml:space="preserve">Return: </w:t>
      </w:r>
      <w:r w:rsidRPr="00713289">
        <w:rPr>
          <w:rStyle w:val="CodeChar"/>
        </w:rPr>
        <w:t>Boolean</w:t>
      </w:r>
    </w:p>
    <w:p w14:paraId="04A1C5EF" w14:textId="77777777" w:rsidR="00713289" w:rsidRDefault="00713289" w:rsidP="00713289"/>
    <w:p w14:paraId="4D33269C" w14:textId="77777777" w:rsidR="00713289" w:rsidRPr="00713289" w:rsidRDefault="00713289" w:rsidP="00713289">
      <w:r>
        <w:t xml:space="preserve">Check whether the </w:t>
      </w:r>
      <w:r w:rsidRPr="00713289">
        <w:rPr>
          <w:rStyle w:val="CodeChar"/>
        </w:rPr>
        <w:t>annotationOption</w:t>
      </w:r>
      <w:r>
        <w:t xml:space="preserve"> is empty or that all of the option is </w:t>
      </w:r>
      <w:r w:rsidRPr="00713289">
        <w:rPr>
          <w:rStyle w:val="CodeChar"/>
        </w:rPr>
        <w:t>false</w:t>
      </w:r>
      <w:r>
        <w:t xml:space="preserve">. If so, return </w:t>
      </w:r>
      <w:r w:rsidRPr="00713289">
        <w:rPr>
          <w:rStyle w:val="CodeChar"/>
        </w:rPr>
        <w:t>true</w:t>
      </w:r>
      <w:r>
        <w:t xml:space="preserve">. Otherwise, return </w:t>
      </w:r>
      <w:r w:rsidRPr="00713289">
        <w:rPr>
          <w:rStyle w:val="CodeChar"/>
        </w:rPr>
        <w:t>false</w:t>
      </w:r>
      <w:r>
        <w:t>.</w:t>
      </w:r>
    </w:p>
    <w:p w14:paraId="3E5CFEC5" w14:textId="77777777" w:rsidR="00D23123" w:rsidRDefault="00D23123" w:rsidP="00665030">
      <w:pPr>
        <w:pStyle w:val="Heading4"/>
      </w:pPr>
      <w:bookmarkStart w:id="1043" w:name="_Toc442109012"/>
      <w:r>
        <w:t>GenerateABIE</w:t>
      </w:r>
      <w:r w:rsidR="009445FF">
        <w:t xml:space="preserve">(gABIE, </w:t>
      </w:r>
      <w:r w:rsidR="006706F8">
        <w:t>g</w:t>
      </w:r>
      <w:r w:rsidR="006C0928">
        <w:t>ASBIEP</w:t>
      </w:r>
      <w:r w:rsidR="006706F8">
        <w:t>E</w:t>
      </w:r>
      <w:r w:rsidR="00652EFD">
        <w:t>lementNode)</w:t>
      </w:r>
      <w:bookmarkEnd w:id="1043"/>
    </w:p>
    <w:p w14:paraId="10A6AC14" w14:textId="77777777" w:rsidR="00D9247A" w:rsidRDefault="00D9247A" w:rsidP="00652EFD"/>
    <w:p w14:paraId="65242CF1" w14:textId="77777777"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14:paraId="37DD03CD" w14:textId="77777777"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w:t>
      </w:r>
      <w:r w:rsidR="006C0928">
        <w:rPr>
          <w:rStyle w:val="CodeChar"/>
        </w:rPr>
        <w:t>ASBIEP</w:t>
      </w:r>
      <w:r w:rsidR="006706F8" w:rsidRPr="006706F8">
        <w:rPr>
          <w:rStyle w:val="CodeChar"/>
        </w:rPr>
        <w:t>E</w:t>
      </w:r>
      <w:r w:rsidRPr="006706F8">
        <w:rPr>
          <w:rStyle w:val="CodeChar"/>
        </w:rPr>
        <w:t>lementNode</w:t>
      </w:r>
      <w:r>
        <w:t xml:space="preserve"> = a DOM </w:t>
      </w:r>
      <w:r w:rsidR="00805F82">
        <w:t>E</w:t>
      </w:r>
      <w:r>
        <w:t xml:space="preserve">lement </w:t>
      </w:r>
      <w:r w:rsidR="00805F82">
        <w:t>n</w:t>
      </w:r>
      <w:r w:rsidR="006706F8">
        <w:t xml:space="preserve">ode </w:t>
      </w:r>
      <w:r w:rsidR="006C0928">
        <w:t xml:space="preserve">object </w:t>
      </w:r>
      <w:r>
        <w:t>representing the</w:t>
      </w:r>
      <w:r w:rsidR="006C0928">
        <w:t xml:space="preserve"> </w:t>
      </w:r>
      <w:r w:rsidR="006C0928" w:rsidRPr="006C0928">
        <w:rPr>
          <w:rStyle w:val="CodeChar"/>
        </w:rPr>
        <w:t>xsd:element</w:t>
      </w:r>
      <w:r w:rsidR="006C0928">
        <w:t xml:space="preserve"> corresponding to the</w:t>
      </w:r>
      <w:r>
        <w:t xml:space="preserve"> ASBIEP of the </w:t>
      </w:r>
      <w:r w:rsidRPr="00805F82">
        <w:rPr>
          <w:rStyle w:val="CodeChar"/>
        </w:rPr>
        <w:t>gABIE</w:t>
      </w:r>
      <w:r>
        <w:t>.</w:t>
      </w:r>
    </w:p>
    <w:p w14:paraId="34E798AE" w14:textId="77777777"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14:paraId="33D91072" w14:textId="77777777" w:rsidR="00F35593" w:rsidRDefault="00F35593" w:rsidP="00652EFD"/>
    <w:p w14:paraId="2958B8F6" w14:textId="77777777" w:rsidR="00F35593" w:rsidRPr="00652EFD" w:rsidRDefault="00F35593" w:rsidP="00652EFD">
      <w:r>
        <w:t xml:space="preserve">Add an </w:t>
      </w:r>
      <w:r w:rsidRPr="006706F8">
        <w:rPr>
          <w:rStyle w:val="CodeChar"/>
        </w:rPr>
        <w:t>xsd:complexType</w:t>
      </w:r>
      <w:r>
        <w:t xml:space="preserve"> </w:t>
      </w:r>
      <w:r w:rsidR="00805F82">
        <w:t>e</w:t>
      </w:r>
      <w:r>
        <w:t>lement</w:t>
      </w:r>
      <w:r w:rsidR="006C0928">
        <w:t xml:space="preserve">, namely </w:t>
      </w:r>
      <w:r w:rsidR="006C0928" w:rsidRPr="006C0928">
        <w:rPr>
          <w:rStyle w:val="CodeChar"/>
        </w:rPr>
        <w:t>CTypeNode</w:t>
      </w:r>
      <w:r w:rsidR="006C0928">
        <w:t>,</w:t>
      </w:r>
      <w:r>
        <w:t xml:space="preserve"> as a child of the </w:t>
      </w:r>
      <w:r w:rsidR="006706F8" w:rsidRPr="006706F8">
        <w:rPr>
          <w:rStyle w:val="CodeChar"/>
        </w:rPr>
        <w:t>gE</w:t>
      </w:r>
      <w:r w:rsidRPr="006706F8">
        <w:rPr>
          <w:rStyle w:val="CodeChar"/>
        </w:rPr>
        <w:t>lementNode</w:t>
      </w:r>
      <w:r>
        <w:t xml:space="preserve">. </w:t>
      </w:r>
      <w:r w:rsidR="006C0928">
        <w:t xml:space="preserve">Call </w:t>
      </w:r>
      <w:r w:rsidR="006C0928" w:rsidRPr="006C0928">
        <w:rPr>
          <w:rStyle w:val="CodeChar"/>
        </w:rPr>
        <w:t>GenerateABIEsAnno(gABIE, CTypeNode)</w:t>
      </w:r>
      <w:r w:rsidR="006C0928">
        <w:t xml:space="preserve"> to add necessary annotation as a child of the </w:t>
      </w:r>
      <w:r w:rsidR="006C0928" w:rsidRPr="006C0928">
        <w:rPr>
          <w:rStyle w:val="CodeChar"/>
        </w:rPr>
        <w:t>xsd:complexType</w:t>
      </w:r>
      <w:r w:rsidR="006C0928">
        <w:t xml:space="preserve"> element. </w:t>
      </w:r>
      <w:r>
        <w:t xml:space="preserve">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14:paraId="4BBC7D26" w14:textId="77777777" w:rsidR="006C0928" w:rsidRDefault="006C0928" w:rsidP="00665030">
      <w:pPr>
        <w:pStyle w:val="Heading4"/>
      </w:pPr>
      <w:bookmarkStart w:id="1044" w:name="_Toc442109013"/>
      <w:r>
        <w:t>GenerateABIEsAnno(gABIE, gABIECTypeNode)</w:t>
      </w:r>
      <w:bookmarkEnd w:id="1044"/>
    </w:p>
    <w:p w14:paraId="1919F519" w14:textId="77777777" w:rsidR="006C0928" w:rsidRPr="006C0928" w:rsidRDefault="006C0928" w:rsidP="006C0928"/>
    <w:p w14:paraId="13DC6ED7" w14:textId="77777777" w:rsidR="008E0F35" w:rsidRDefault="008E0F35" w:rsidP="00665030">
      <w:pPr>
        <w:pStyle w:val="Heading4"/>
      </w:pPr>
      <w:bookmarkStart w:id="1045" w:name="_Toc442109014"/>
      <w:r>
        <w:t>GenerateBIEs</w:t>
      </w:r>
      <w:r w:rsidR="007142C4">
        <w:t xml:space="preserve">(gABIE, </w:t>
      </w:r>
      <w:r w:rsidR="00DD0AA8">
        <w:t>gP</w:t>
      </w:r>
      <w:r w:rsidR="00F35593">
        <w:t>Node</w:t>
      </w:r>
      <w:r w:rsidR="00DD0AA8">
        <w:t>, gSchemaNode</w:t>
      </w:r>
      <w:r w:rsidR="007142C4">
        <w:t>)</w:t>
      </w:r>
      <w:bookmarkEnd w:id="1045"/>
    </w:p>
    <w:p w14:paraId="0A94EEC6" w14:textId="77777777" w:rsidR="007142C4" w:rsidRDefault="007142C4" w:rsidP="00C45883"/>
    <w:p w14:paraId="0E98CC0B" w14:textId="77777777" w:rsidR="00C45883" w:rsidRDefault="002B7A61" w:rsidP="00C45883">
      <w:r>
        <w:t>Description:</w:t>
      </w:r>
      <w:r w:rsidR="006706F8">
        <w:t xml:space="preserve"> Recursively generate the content of the given </w:t>
      </w:r>
      <w:r w:rsidR="006706F8" w:rsidRPr="00697247">
        <w:rPr>
          <w:rStyle w:val="CodeChar"/>
        </w:rPr>
        <w:t>gABIE</w:t>
      </w:r>
      <w:r w:rsidR="006706F8">
        <w:t xml:space="preserve"> which represents an XSD complex type.</w:t>
      </w:r>
    </w:p>
    <w:p w14:paraId="16D8789F" w14:textId="77777777" w:rsidR="002B7A61" w:rsidRDefault="002B7A61" w:rsidP="00C45883">
      <w:r>
        <w:lastRenderedPageBreak/>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r w:rsidR="00896C0C" w:rsidRPr="00E7311A">
        <w:rPr>
          <w:rStyle w:val="CodeChar"/>
        </w:rPr>
        <w:t>gABIE</w:t>
      </w:r>
      <w:r w:rsidR="00896C0C">
        <w:t>’s content</w:t>
      </w:r>
      <w:r w:rsidR="00DD0AA8">
        <w:t xml:space="preserve">, </w:t>
      </w:r>
      <w:r w:rsidR="00DD0AA8" w:rsidRPr="00E7311A">
        <w:rPr>
          <w:rStyle w:val="CodeChar"/>
        </w:rPr>
        <w:t>gSchemaNode</w:t>
      </w:r>
      <w:r w:rsidR="00DD0AA8">
        <w:t xml:space="preserve"> = XML DOM Node object representing a root </w:t>
      </w:r>
      <w:r w:rsidR="00DD0AA8" w:rsidRPr="00E7311A">
        <w:rPr>
          <w:rStyle w:val="CodeChar"/>
        </w:rPr>
        <w:t>xsd:schema</w:t>
      </w:r>
      <w:r w:rsidR="00DD0AA8">
        <w:t xml:space="preserve"> element</w:t>
      </w:r>
      <w:r w:rsidR="00896C0C">
        <w:t xml:space="preserve">. </w:t>
      </w:r>
    </w:p>
    <w:p w14:paraId="09982F33" w14:textId="77777777" w:rsidR="00D9247A" w:rsidRDefault="00D9247A" w:rsidP="00C45883">
      <w:r>
        <w:t xml:space="preserve">Return: </w:t>
      </w:r>
      <w:r w:rsidR="006706F8">
        <w:t xml:space="preserve">The updated </w:t>
      </w:r>
      <w:r w:rsidR="006706F8" w:rsidRPr="006706F8">
        <w:rPr>
          <w:rStyle w:val="CodeChar"/>
        </w:rPr>
        <w:t>gSchemaNode</w:t>
      </w:r>
      <w:r w:rsidR="006706F8">
        <w:t>.</w:t>
      </w:r>
    </w:p>
    <w:p w14:paraId="2E577D49" w14:textId="77777777" w:rsidR="00783CF8" w:rsidRDefault="00783CF8" w:rsidP="00C45883"/>
    <w:p w14:paraId="6D6E377A" w14:textId="77777777" w:rsidR="002E39B6" w:rsidRPr="00C45883" w:rsidRDefault="002E39B6" w:rsidP="00C45883">
      <w:r>
        <w:rPr>
          <w:noProof/>
          <w:lang w:bidi="th-TH"/>
        </w:rPr>
        <mc:AlternateContent>
          <mc:Choice Requires="wpc">
            <w:drawing>
              <wp:inline distT="0" distB="0" distL="0" distR="0" wp14:anchorId="1C29EE56" wp14:editId="0FA91F9A">
                <wp:extent cx="5936776" cy="4967785"/>
                <wp:effectExtent l="0" t="0" r="26035" b="23495"/>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0" name="Oval 230"/>
                        <wps:cNvSpPr/>
                        <wps:spPr>
                          <a:xfrm>
                            <a:off x="1483150" y="121014"/>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3656708" y="1592210"/>
                            <a:ext cx="1903394" cy="373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929F35" w14:textId="77777777" w:rsidR="00E55214" w:rsidRDefault="00E55214" w:rsidP="008E3DA2">
                              <w:pPr>
                                <w:pStyle w:val="Code"/>
                                <w:spacing w:line="168" w:lineRule="auto"/>
                                <w:jc w:val="center"/>
                              </w:pPr>
                              <w:r>
                                <w:t>GenerateBBIE(childBIEs[i], aBDT, gNode,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605595" y="1099877"/>
                            <a:ext cx="2021432"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80E699" w14:textId="77777777" w:rsidR="00E55214" w:rsidRDefault="00E55214" w:rsidP="002E39B6">
                              <w:pPr>
                                <w:pStyle w:val="Code"/>
                                <w:jc w:val="center"/>
                              </w:pPr>
                              <w:r>
                                <w:t xml:space="preserve">aBDT = QueryAssocBDT(childBIEs[i])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Oval 233"/>
                        <wps:cNvSpPr/>
                        <wps:spPr>
                          <a:xfrm>
                            <a:off x="4542742" y="420088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a:stCxn id="230" idx="4"/>
                          <a:endCxn id="496" idx="0"/>
                        </wps:cNvCnPr>
                        <wps:spPr>
                          <a:xfrm flipH="1">
                            <a:off x="1548797" y="252989"/>
                            <a:ext cx="341" cy="1404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5" name="Straight Arrow Connector 235"/>
                        <wps:cNvCnPr>
                          <a:stCxn id="232" idx="2"/>
                          <a:endCxn id="231" idx="0"/>
                        </wps:cNvCnPr>
                        <wps:spPr>
                          <a:xfrm flipH="1">
                            <a:off x="4608405" y="1360705"/>
                            <a:ext cx="7906" cy="231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6" name="Straight Arrow Connector 236"/>
                        <wps:cNvCnPr>
                          <a:stCxn id="231" idx="2"/>
                          <a:endCxn id="283" idx="0"/>
                        </wps:cNvCnPr>
                        <wps:spPr>
                          <a:xfrm>
                            <a:off x="4608405" y="1965721"/>
                            <a:ext cx="5389" cy="9645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9" name="Straight Arrow Connector 239"/>
                        <wps:cNvCnPr>
                          <a:stCxn id="251" idx="2"/>
                          <a:endCxn id="233" idx="0"/>
                        </wps:cNvCnPr>
                        <wps:spPr>
                          <a:xfrm flipH="1">
                            <a:off x="4608730" y="3954046"/>
                            <a:ext cx="5375" cy="2468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7" name="Straight Arrow Connector 247"/>
                        <wps:cNvCnPr>
                          <a:stCxn id="283" idx="2"/>
                          <a:endCxn id="251" idx="0"/>
                        </wps:cNvCnPr>
                        <wps:spPr>
                          <a:xfrm>
                            <a:off x="4613794" y="3499582"/>
                            <a:ext cx="311" cy="19363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1" name="Text Box 251"/>
                        <wps:cNvSpPr txBox="1"/>
                        <wps:spPr>
                          <a:xfrm>
                            <a:off x="4012606" y="3693218"/>
                            <a:ext cx="12029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9CB462" w14:textId="77777777" w:rsidR="00E55214" w:rsidRDefault="00E55214" w:rsidP="002E39B6">
                              <w:pPr>
                                <w:pStyle w:val="Code"/>
                                <w:jc w:val="center"/>
                              </w:pPr>
                              <w:r>
                                <w:t>Return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726468" y="2949415"/>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648E16" w14:textId="77777777" w:rsidR="00E55214" w:rsidRDefault="00E55214"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Diamond 102"/>
                        <wps:cNvSpPr/>
                        <wps:spPr>
                          <a:xfrm>
                            <a:off x="762006" y="160203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69590E" w14:textId="77777777" w:rsidR="00E55214" w:rsidRDefault="00E55214" w:rsidP="002E39B6">
                              <w:pPr>
                                <w:pStyle w:val="Code"/>
                                <w:spacing w:line="168" w:lineRule="auto"/>
                                <w:jc w:val="center"/>
                              </w:pPr>
                              <w:r>
                                <w:t>childBIEs[i] is an ASBIE?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 name="Text Box 103"/>
                        <wps:cNvSpPr txBox="1"/>
                        <wps:spPr>
                          <a:xfrm>
                            <a:off x="372764" y="2472000"/>
                            <a:ext cx="2369592" cy="257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184846" w14:textId="77777777" w:rsidR="00E55214" w:rsidRDefault="00E55214" w:rsidP="00D9247A">
                              <w:pPr>
                                <w:pStyle w:val="Code"/>
                                <w:spacing w:line="168" w:lineRule="auto"/>
                                <w:jc w:val="center"/>
                              </w:pPr>
                              <w:r>
                                <w:t>n</w:t>
                              </w:r>
                              <w:r w:rsidRPr="00896C0C">
                                <w:t>ode</w:t>
                              </w:r>
                              <w:r>
                                <w:t xml:space="preserve"> = GenerateASBIE(childBIEs[i], gPNode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624605" y="212225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559B85" w14:textId="77777777" w:rsidR="00E55214" w:rsidRDefault="00E55214"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599292" y="1141703"/>
                            <a:ext cx="1899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1B6735" w14:textId="77777777" w:rsidR="00E55214" w:rsidRDefault="00E55214" w:rsidP="002E39B6">
                              <w:pPr>
                                <w:pStyle w:val="Code"/>
                                <w:jc w:val="center"/>
                              </w:pPr>
                              <w:r>
                                <w:t xml:space="preserve">childBIEs[ ] = QueryChildBIEs(gABIE)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356374" y="3311804"/>
                            <a:ext cx="2401372" cy="225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179160" w14:textId="77777777" w:rsidR="00E55214" w:rsidRDefault="00E55214" w:rsidP="00896C0C">
                              <w:pPr>
                                <w:pStyle w:val="Code"/>
                                <w:spacing w:line="168" w:lineRule="auto"/>
                                <w:jc w:val="center"/>
                              </w:pPr>
                              <w:r>
                                <w:t>n</w:t>
                              </w:r>
                              <w:r w:rsidRPr="00896C0C">
                                <w:t>ode</w:t>
                              </w:r>
                              <w:r>
                                <w:t xml:space="preserve"> = GenerateASBIEP(anASBIEP, n</w:t>
                              </w:r>
                              <w:r w:rsidRPr="00896C0C">
                                <w:t>ode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Straight Arrow Connector 128"/>
                        <wps:cNvCnPr>
                          <a:stCxn id="258" idx="3"/>
                          <a:endCxn id="283" idx="3"/>
                        </wps:cNvCnPr>
                        <wps:spPr>
                          <a:xfrm flipV="1">
                            <a:off x="2911449" y="3214902"/>
                            <a:ext cx="2330060" cy="1487567"/>
                          </a:xfrm>
                          <a:prstGeom prst="bentConnector3">
                            <a:avLst>
                              <a:gd name="adj1" fmla="val 1098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4" name="Straight Arrow Connector 114"/>
                        <wps:cNvCnPr>
                          <a:stCxn id="108" idx="2"/>
                          <a:endCxn id="102" idx="0"/>
                        </wps:cNvCnPr>
                        <wps:spPr>
                          <a:xfrm flipH="1">
                            <a:off x="1548736" y="1402531"/>
                            <a:ext cx="105" cy="1995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5" name="Straight Arrow Connector 115"/>
                        <wps:cNvCnPr>
                          <a:stCxn id="103" idx="2"/>
                          <a:endCxn id="281" idx="0"/>
                        </wps:cNvCnPr>
                        <wps:spPr>
                          <a:xfrm>
                            <a:off x="1557560" y="2729287"/>
                            <a:ext cx="78" cy="1697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0" name="Straight Arrow Connector 120"/>
                        <wps:cNvCnPr>
                          <a:stCxn id="121" idx="2"/>
                          <a:endCxn id="257" idx="0"/>
                        </wps:cNvCnPr>
                        <wps:spPr>
                          <a:xfrm flipH="1">
                            <a:off x="1555077" y="3962059"/>
                            <a:ext cx="2314" cy="15200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1" name="Text Box 121"/>
                        <wps:cNvSpPr txBox="1"/>
                        <wps:spPr>
                          <a:xfrm>
                            <a:off x="457912" y="3701231"/>
                            <a:ext cx="219895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1BEA56" w14:textId="77777777" w:rsidR="00E55214" w:rsidRPr="00DE2F88" w:rsidRDefault="00E55214" w:rsidP="002E39B6">
                              <w:pPr>
                                <w:pStyle w:val="Code"/>
                                <w:jc w:val="center"/>
                              </w:pPr>
                              <w:r>
                                <w:t>anABIE =  QueryTargetABIE(anASBIEP)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8"/>
                        <wps:cNvCnPr>
                          <a:stCxn id="102" idx="3"/>
                          <a:endCxn id="232" idx="1"/>
                        </wps:cNvCnPr>
                        <wps:spPr>
                          <a:xfrm flipV="1">
                            <a:off x="2335466" y="1230291"/>
                            <a:ext cx="1270129" cy="638612"/>
                          </a:xfrm>
                          <a:prstGeom prst="bentConnector3">
                            <a:avLst>
                              <a:gd name="adj1" fmla="val 5644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7" name="Text Box 127"/>
                        <wps:cNvSpPr txBox="1"/>
                        <wps:spPr>
                          <a:xfrm>
                            <a:off x="2335470" y="159225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3AD6BC" w14:textId="77777777" w:rsidR="00E55214" w:rsidRDefault="00E55214" w:rsidP="002E39B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81"/>
                        <wps:cNvSpPr txBox="1"/>
                        <wps:spPr>
                          <a:xfrm>
                            <a:off x="538680" y="4114067"/>
                            <a:ext cx="2032793"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9F86C5" w14:textId="77777777" w:rsidR="00E55214" w:rsidRDefault="00E55214" w:rsidP="00D1380E">
                              <w:pPr>
                                <w:pStyle w:val="Code"/>
                              </w:pPr>
                              <w:r>
                                <w:t>node = GenerateABIE(anABIE, 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Text Box 82"/>
                        <wps:cNvSpPr txBox="1"/>
                        <wps:spPr>
                          <a:xfrm>
                            <a:off x="197504" y="4572294"/>
                            <a:ext cx="27139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0526B8" w14:textId="77777777" w:rsidR="00E55214" w:rsidRDefault="00E55214" w:rsidP="00D1380E">
                              <w:pPr>
                                <w:pStyle w:val="Code"/>
                                <w:jc w:val="center"/>
                              </w:pPr>
                              <w:r>
                                <w:t>node = GenerateBIEs(anABIE, node,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a:stCxn id="112" idx="2"/>
                          <a:endCxn id="121" idx="0"/>
                        </wps:cNvCnPr>
                        <wps:spPr>
                          <a:xfrm>
                            <a:off x="1557060" y="3536831"/>
                            <a:ext cx="331" cy="1644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0" name="Straight Arrow Connector 260"/>
                        <wps:cNvCnPr>
                          <a:stCxn id="257" idx="2"/>
                          <a:endCxn id="258" idx="0"/>
                        </wps:cNvCnPr>
                        <wps:spPr>
                          <a:xfrm flipH="1">
                            <a:off x="1554477" y="4396007"/>
                            <a:ext cx="600" cy="1762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8" name="Straight Arrow Connector 58"/>
                        <wps:cNvCnPr>
                          <a:stCxn id="283" idx="1"/>
                        </wps:cNvCnPr>
                        <wps:spPr>
                          <a:xfrm rot="10800000">
                            <a:off x="2142700" y="1979234"/>
                            <a:ext cx="1843379" cy="1235668"/>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1" name="Text Box 281"/>
                        <wps:cNvSpPr txBox="1"/>
                        <wps:spPr>
                          <a:xfrm>
                            <a:off x="372798" y="2899059"/>
                            <a:ext cx="2369680"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BDF6DB" w14:textId="77777777" w:rsidR="00E55214" w:rsidRPr="00B063E4" w:rsidRDefault="00E55214" w:rsidP="002E39B6">
                              <w:pPr>
                                <w:pStyle w:val="Code"/>
                                <w:jc w:val="center"/>
                                <w:rPr>
                                  <w:b/>
                                  <w:bCs/>
                                </w:rPr>
                              </w:pPr>
                              <w:r w:rsidRPr="00DE2F88">
                                <w:t>anASBIEP</w:t>
                              </w:r>
                              <w:r>
                                <w:rPr>
                                  <w:b/>
                                  <w:bCs/>
                                </w:rPr>
                                <w:t xml:space="preserve"> = </w:t>
                              </w:r>
                              <w:r>
                                <w:t>QueryAssocToASBIEP(childBIEs[i])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Straight Arrow Connector 282"/>
                        <wps:cNvCnPr>
                          <a:stCxn id="281" idx="2"/>
                          <a:endCxn id="112" idx="0"/>
                        </wps:cNvCnPr>
                        <wps:spPr>
                          <a:xfrm flipH="1">
                            <a:off x="1557060" y="3159887"/>
                            <a:ext cx="578" cy="15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3" name="Diamond 283"/>
                        <wps:cNvSpPr/>
                        <wps:spPr>
                          <a:xfrm>
                            <a:off x="3986078" y="2930221"/>
                            <a:ext cx="1255431" cy="569361"/>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9510DE" w14:textId="77777777" w:rsidR="00E55214" w:rsidRDefault="00E55214" w:rsidP="002E39B6">
                              <w:pPr>
                                <w:pStyle w:val="Code"/>
                                <w:spacing w:line="168" w:lineRule="auto"/>
                                <w:jc w:val="center"/>
                              </w:pPr>
                              <w:r>
                                <w:t>Next childBIE[i]?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5" name="Text Box 127"/>
                        <wps:cNvSpPr txBox="1"/>
                        <wps:spPr>
                          <a:xfrm>
                            <a:off x="4705533" y="3430582"/>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40D9E" w14:textId="77777777" w:rsidR="00E55214" w:rsidRDefault="00E55214"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traight Arrow Connector 344"/>
                        <wps:cNvCnPr>
                          <a:stCxn id="102" idx="2"/>
                          <a:endCxn id="103" idx="0"/>
                        </wps:cNvCnPr>
                        <wps:spPr>
                          <a:xfrm>
                            <a:off x="1548736" y="2135769"/>
                            <a:ext cx="8824" cy="33623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91" name="Text Box 491"/>
                        <wps:cNvSpPr txBox="1"/>
                        <wps:spPr>
                          <a:xfrm>
                            <a:off x="2701415" y="531687"/>
                            <a:ext cx="205143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BEA9E0" w14:textId="77777777" w:rsidR="00E55214" w:rsidRPr="001D743B" w:rsidRDefault="00E55214" w:rsidP="002E39B6">
                              <w:pPr>
                                <w:pStyle w:val="Code"/>
                                <w:jc w:val="center"/>
                              </w:pPr>
                              <w:r>
                                <w:t>Append xsd:any element to the gPNode</w:t>
                              </w:r>
                              <w:r w:rsidRPr="001D743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9" name="Group 309"/>
                        <wpg:cNvGrpSpPr/>
                        <wpg:grpSpPr>
                          <a:xfrm>
                            <a:off x="762067" y="393482"/>
                            <a:ext cx="1573460" cy="533732"/>
                            <a:chOff x="3034844" y="2516478"/>
                            <a:chExt cx="1573460" cy="533732"/>
                          </a:xfrm>
                        </wpg:grpSpPr>
                        <wps:wsp>
                          <wps:cNvPr id="496" name="Diamond 496"/>
                          <wps:cNvSpPr/>
                          <wps:spPr>
                            <a:xfrm>
                              <a:off x="3034844" y="2516478"/>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F79584" w14:textId="77777777" w:rsidR="00E55214" w:rsidRDefault="00E55214" w:rsidP="002E39B6">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Text Box 504"/>
                          <wps:cNvSpPr txBox="1"/>
                          <wps:spPr>
                            <a:xfrm>
                              <a:off x="3154213" y="2627413"/>
                              <a:ext cx="1322251" cy="379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B8AC2" w14:textId="236B8D77" w:rsidR="00E55214" w:rsidRPr="001D743B" w:rsidRDefault="00E55214" w:rsidP="001D743B">
                                <w:pPr>
                                  <w:pStyle w:val="Code"/>
                                  <w:spacing w:line="168" w:lineRule="auto"/>
                                  <w:jc w:val="center"/>
                                </w:pPr>
                                <w:r w:rsidRPr="001D743B">
                                  <w:t>gABIE.</w:t>
                                </w:r>
                                <w:r>
                                  <w:t>acc</w:t>
                                </w:r>
                                <w:r w:rsidRPr="001D743B">
                                  <w:t>.</w:t>
                                </w:r>
                                <w:r>
                                  <w:t>den</w:t>
                                </w:r>
                                <w:r w:rsidRPr="001D743B">
                                  <w:t xml:space="preserve"> = “Any User Area. Details”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09" name="Oval 509"/>
                        <wps:cNvSpPr/>
                        <wps:spPr>
                          <a:xfrm>
                            <a:off x="5170539" y="597913"/>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Straight Arrow Connector 537"/>
                        <wps:cNvCnPr>
                          <a:stCxn id="496" idx="3"/>
                          <a:endCxn id="491" idx="1"/>
                        </wps:cNvCnPr>
                        <wps:spPr>
                          <a:xfrm>
                            <a:off x="2335527" y="660348"/>
                            <a:ext cx="365888" cy="17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38" name="Straight Arrow Connector 538"/>
                        <wps:cNvCnPr>
                          <a:stCxn id="491" idx="3"/>
                          <a:endCxn id="509" idx="2"/>
                        </wps:cNvCnPr>
                        <wps:spPr>
                          <a:xfrm>
                            <a:off x="4752852" y="662101"/>
                            <a:ext cx="417687" cy="18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6" name="Straight Arrow Connector 546"/>
                        <wps:cNvCnPr>
                          <a:stCxn id="496" idx="2"/>
                          <a:endCxn id="108" idx="0"/>
                        </wps:cNvCnPr>
                        <wps:spPr>
                          <a:xfrm>
                            <a:off x="1548797" y="927214"/>
                            <a:ext cx="44" cy="2144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7" name="Text Box 547"/>
                        <wps:cNvSpPr txBox="1"/>
                        <wps:spPr>
                          <a:xfrm>
                            <a:off x="2311297" y="46219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34111" w14:textId="77777777" w:rsidR="00E55214" w:rsidRDefault="00E55214"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8" name="Text Box 127"/>
                        <wps:cNvSpPr txBox="1"/>
                        <wps:spPr>
                          <a:xfrm>
                            <a:off x="1297517" y="883897"/>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049D15" w14:textId="77777777" w:rsidR="00E55214" w:rsidRDefault="00E55214"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C29EE56" id="Canvas 278" o:spid="_x0000_s1253" editas="canvas" style="width:467.45pt;height:391.15pt;mso-position-horizontal-relative:char;mso-position-vertical-relative:line" coordsize="59366,49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">
                <v:shape id="_x0000_s1254" type="#_x0000_t75" style="position:absolute;width:59366;height:49676;visibility:visible;mso-wrap-style:square" stroked="t" strokecolor="black [3213]">
                  <v:fill o:detectmouseclick="t"/>
                  <v:path o:connecttype="none"/>
                </v:shape>
                <v:oval id="Oval 230" o:spid="_x0000_s1255" style="position:absolute;left:14831;top:1210;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" fillcolor="white [3201]" strokeweight=".5pt"/>
                <v:shape id="Text Box 231" o:spid="_x0000_s1256" type="#_x0000_t202" style="position:absolute;left:36567;top:15922;width:19034;height:3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ELwwAAANwAAAAPAAAAZHJzL2Rvd25yZXYueG1sRI9BawIx&#10;FITvhf6H8Aq91awW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ZQKBC8MAAADcAAAADwAA&#10;AAAAAAAAAAAAAAAHAgAAZHJzL2Rvd25yZXYueG1sUEsFBgAAAAADAAMAtwAAAPcCAAAAAA==&#10;" fillcolor="white [3201]" strokeweight=".5pt">
                  <v:textbox>
                    <w:txbxContent>
                      <w:p w14:paraId="6B929F35" w14:textId="77777777" w:rsidR="00E55214" w:rsidRDefault="00E55214" w:rsidP="008E3DA2">
                        <w:pPr>
                          <w:pStyle w:val="Code"/>
                          <w:spacing w:line="168" w:lineRule="auto"/>
                          <w:jc w:val="center"/>
                        </w:pPr>
                        <w:r>
                          <w:t>GenerateBBIE(childBIEs[i], aBDT, gNode, gSchemaNode)</w:t>
                        </w:r>
                      </w:p>
                    </w:txbxContent>
                  </v:textbox>
                </v:shape>
                <v:shape id="Text Box 232" o:spid="_x0000_s1257" type="#_x0000_t202" style="position:absolute;left:36055;top:10998;width:2021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B98wgAAANwAAAAPAAAAZHJzL2Rvd25yZXYueG1sRI9BSwMx&#10;FITvgv8hPMGbzXaF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CV0B98wgAAANwAAAAPAAAA&#10;AAAAAAAAAAAAAAcCAABkcnMvZG93bnJldi54bWxQSwUGAAAAAAMAAwC3AAAA9gIAAAAA&#10;" fillcolor="white [3201]" strokeweight=".5pt">
                  <v:textbox>
                    <w:txbxContent>
                      <w:p w14:paraId="6080E699" w14:textId="77777777" w:rsidR="00E55214" w:rsidRDefault="00E55214" w:rsidP="002E39B6">
                        <w:pPr>
                          <w:pStyle w:val="Code"/>
                          <w:jc w:val="center"/>
                        </w:pPr>
                        <w:r>
                          <w:t xml:space="preserve">aBDT = QueryAssocBDT(childBIEs[i]) </w:t>
                        </w:r>
                      </w:p>
                    </w:txbxContent>
                  </v:textbox>
                </v:shape>
                <v:oval id="Oval 233" o:spid="_x0000_s1258" style="position:absolute;left:45427;top:42008;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" fillcolor="black [3213]" strokeweight=".5pt"/>
                <v:shape id="Straight Arrow Connector 234" o:spid="_x0000_s1259" type="#_x0000_t32" style="position:absolute;left:15487;top:2529;width:4;height:14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" filled="t" fillcolor="white [3201]" strokeweight=".5pt">
                  <v:stroke endarrow="open"/>
                </v:shape>
                <v:shape id="Straight Arrow Connector 235" o:spid="_x0000_s1260" type="#_x0000_t32" style="position:absolute;left:46084;top:13607;width:79;height:23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" filled="t" fillcolor="white [3201]" strokeweight=".5pt">
                  <v:stroke endarrow="open"/>
                </v:shape>
                <v:shape id="Straight Arrow Connector 236" o:spid="_x0000_s1261" type="#_x0000_t32" style="position:absolute;left:46084;top:19657;width:53;height:9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" filled="t" fillcolor="white [3201]" strokeweight=".5pt">
                  <v:stroke endarrow="open"/>
                </v:shape>
                <v:shape id="Straight Arrow Connector 239" o:spid="_x0000_s1262" type="#_x0000_t32" style="position:absolute;left:46087;top:39540;width:54;height:24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" filled="t" fillcolor="white [3201]" strokeweight=".5pt">
                  <v:stroke endarrow="open"/>
                </v:shape>
                <v:shape id="Straight Arrow Connector 247" o:spid="_x0000_s1263" type="#_x0000_t32" style="position:absolute;left:46137;top:34995;width:4;height:19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" filled="t" fillcolor="white [3201]" strokeweight=".5pt">
                  <v:stroke endarrow="open"/>
                </v:shape>
                <v:shape id="Text Box 251" o:spid="_x0000_s1264" type="#_x0000_t202" style="position:absolute;left:40126;top:36932;width:1203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WSrwwAAANwAAAAPAAAAZHJzL2Rvd25yZXYueG1sRI9BawIx&#10;FITvhf6H8Aq91axCZb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uN1kq8MAAADcAAAADwAA&#10;AAAAAAAAAAAAAAAHAgAAZHJzL2Rvd25yZXYueG1sUEsFBgAAAAADAAMAtwAAAPcCAAAAAA==&#10;" fillcolor="white [3201]" strokeweight=".5pt">
                  <v:textbox>
                    <w:txbxContent>
                      <w:p w14:paraId="539CB462" w14:textId="77777777" w:rsidR="00E55214" w:rsidRDefault="00E55214" w:rsidP="002E39B6">
                        <w:pPr>
                          <w:pStyle w:val="Code"/>
                          <w:jc w:val="center"/>
                        </w:pPr>
                        <w:r>
                          <w:t>Return gSchemaNode</w:t>
                        </w:r>
                      </w:p>
                    </w:txbxContent>
                  </v:textbox>
                </v:shape>
                <v:shape id="Text Box 97" o:spid="_x0000_s1265" type="#_x0000_t202" style="position:absolute;left:37264;top:29494;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2E648E16" w14:textId="77777777" w:rsidR="00E55214" w:rsidRDefault="00E55214" w:rsidP="002E39B6">
                        <w:r>
                          <w:t>Y</w:t>
                        </w:r>
                      </w:p>
                    </w:txbxContent>
                  </v:textbox>
                </v:shape>
                <v:shape id="Diamond 102" o:spid="_x0000_s1266" type="#_x0000_t4" style="position:absolute;left:7620;top:16020;width:15734;height: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" fillcolor="white [3201]" strokeweight=".25pt">
                  <v:textbox inset="0,0,0,0">
                    <w:txbxContent>
                      <w:p w14:paraId="6D69590E" w14:textId="77777777" w:rsidR="00E55214" w:rsidRDefault="00E55214" w:rsidP="002E39B6">
                        <w:pPr>
                          <w:pStyle w:val="Code"/>
                          <w:spacing w:line="168" w:lineRule="auto"/>
                          <w:jc w:val="center"/>
                        </w:pPr>
                        <w:r>
                          <w:t>childBIEs[i] is an ASBIE?</w:t>
                        </w:r>
                      </w:p>
                    </w:txbxContent>
                  </v:textbox>
                </v:shape>
                <v:shape id="Text Box 103" o:spid="_x0000_s1267" type="#_x0000_t202" style="position:absolute;left:3727;top:24720;width:23696;height: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" fillcolor="white [3201]" strokeweight=".5pt">
                  <v:textbox>
                    <w:txbxContent>
                      <w:p w14:paraId="3F184846" w14:textId="77777777" w:rsidR="00E55214" w:rsidRDefault="00E55214" w:rsidP="00D9247A">
                        <w:pPr>
                          <w:pStyle w:val="Code"/>
                          <w:spacing w:line="168" w:lineRule="auto"/>
                          <w:jc w:val="center"/>
                        </w:pPr>
                        <w:r>
                          <w:t>n</w:t>
                        </w:r>
                        <w:r w:rsidRPr="00896C0C">
                          <w:t>ode</w:t>
                        </w:r>
                        <w:r>
                          <w:t xml:space="preserve"> = GenerateASBIE(childBIEs[i], gPNode )</w:t>
                        </w:r>
                      </w:p>
                    </w:txbxContent>
                  </v:textbox>
                </v:shape>
                <v:shape id="Text Box 105" o:spid="_x0000_s1268" type="#_x0000_t202" style="position:absolute;left:16246;top:21222;width:2602;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17559B85" w14:textId="77777777" w:rsidR="00E55214" w:rsidRDefault="00E55214" w:rsidP="002E39B6">
                        <w:r>
                          <w:t>Y</w:t>
                        </w:r>
                      </w:p>
                    </w:txbxContent>
                  </v:textbox>
                </v:shape>
                <v:shape id="Text Box 108" o:spid="_x0000_s1269" type="#_x0000_t202" style="position:absolute;left:5992;top:11417;width:1899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" fillcolor="white [3201]" strokeweight=".5pt">
                  <v:textbox>
                    <w:txbxContent>
                      <w:p w14:paraId="791B6735" w14:textId="77777777" w:rsidR="00E55214" w:rsidRDefault="00E55214" w:rsidP="002E39B6">
                        <w:pPr>
                          <w:pStyle w:val="Code"/>
                          <w:jc w:val="center"/>
                        </w:pPr>
                        <w:r>
                          <w:t xml:space="preserve">childBIEs[ ] = QueryChildBIEs(gABIE) </w:t>
                        </w:r>
                      </w:p>
                    </w:txbxContent>
                  </v:textbox>
                </v:shape>
                <v:shape id="Text Box 112" o:spid="_x0000_s1270" type="#_x0000_t202" style="position:absolute;left:3563;top:33118;width:24014;height:2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" fillcolor="white [3201]" strokeweight=".5pt">
                  <v:textbox>
                    <w:txbxContent>
                      <w:p w14:paraId="37179160" w14:textId="77777777" w:rsidR="00E55214" w:rsidRDefault="00E55214" w:rsidP="00896C0C">
                        <w:pPr>
                          <w:pStyle w:val="Code"/>
                          <w:spacing w:line="168" w:lineRule="auto"/>
                          <w:jc w:val="center"/>
                        </w:pPr>
                        <w:r>
                          <w:t>n</w:t>
                        </w:r>
                        <w:r w:rsidRPr="00896C0C">
                          <w:t>ode</w:t>
                        </w:r>
                        <w:r>
                          <w:t xml:space="preserve"> = GenerateASBIEP(anASBIEP, n</w:t>
                        </w:r>
                        <w:r w:rsidRPr="00896C0C">
                          <w:t>ode</w:t>
                        </w:r>
                        <w:r>
                          <w:t>)</w:t>
                        </w:r>
                      </w:p>
                    </w:txbxContent>
                  </v:textbox>
                </v:shape>
                <v:shape id="Straight Arrow Connector 128" o:spid="_x0000_s1271" type="#_x0000_t34" style="position:absolute;left:29114;top:32149;width:23301;height:1487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" adj="23719" filled="t" fillcolor="white [3201]" strokeweight=".5pt">
                  <v:stroke endarrow="open"/>
                </v:shape>
                <v:shape id="Straight Arrow Connector 114" o:spid="_x0000_s1272" type="#_x0000_t32" style="position:absolute;left:15487;top:14025;width:1;height:19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" filled="t" fillcolor="white [3201]" strokeweight=".5pt">
                  <v:stroke endarrow="open"/>
                </v:shape>
                <v:shape id="Straight Arrow Connector 115" o:spid="_x0000_s1273" type="#_x0000_t32" style="position:absolute;left:15575;top:27292;width:1;height:16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" filled="t" fillcolor="white [3201]" strokeweight=".5pt">
                  <v:stroke endarrow="open"/>
                </v:shape>
                <v:shape id="Straight Arrow Connector 120" o:spid="_x0000_s1274" type="#_x0000_t32" style="position:absolute;left:15550;top:39620;width:23;height: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" filled="t" fillcolor="white [3201]" strokeweight=".5pt">
                  <v:stroke endarrow="open"/>
                </v:shape>
                <v:shape id="Text Box 121" o:spid="_x0000_s1275" type="#_x0000_t202" style="position:absolute;left:4579;top:37012;width:21989;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" fillcolor="white [3201]" strokeweight=".5pt">
                  <v:textbox>
                    <w:txbxContent>
                      <w:p w14:paraId="521BEA56" w14:textId="77777777" w:rsidR="00E55214" w:rsidRPr="00DE2F88" w:rsidRDefault="00E55214" w:rsidP="002E39B6">
                        <w:pPr>
                          <w:pStyle w:val="Code"/>
                          <w:jc w:val="center"/>
                        </w:pPr>
                        <w:r>
                          <w:t>anABIE =  QueryTargetABIE(anASBIEP)</w:t>
                        </w:r>
                      </w:p>
                    </w:txbxContent>
                  </v:textbox>
                </v:shape>
                <v:shape id="Straight Arrow Connector 128" o:spid="_x0000_s1276" type="#_x0000_t34" style="position:absolute;left:23354;top:12302;width:12701;height:638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" adj="12191" filled="t" fillcolor="white [3201]" strokeweight=".5pt">
                  <v:stroke endarrow="open"/>
                </v:shape>
                <v:shape id="Text Box 127" o:spid="_x0000_s1277" type="#_x0000_t202" style="position:absolute;left:23354;top:15922;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723AD6BC" w14:textId="77777777" w:rsidR="00E55214" w:rsidRDefault="00E55214" w:rsidP="002E39B6">
                        <w:r>
                          <w:t>N</w:t>
                        </w:r>
                      </w:p>
                    </w:txbxContent>
                  </v:textbox>
                </v:shape>
                <v:shape id="Text Box 81" o:spid="_x0000_s1278" type="#_x0000_t202" style="position:absolute;left:5386;top:41140;width:20328;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FlEwwAAANwAAAAPAAAAZHJzL2Rvd25yZXYueG1sRI9BSwMx&#10;FITvgv8hPMGbzVqo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WHhZRMMAAADcAAAADwAA&#10;AAAAAAAAAAAAAAAHAgAAZHJzL2Rvd25yZXYueG1sUEsFBgAAAAADAAMAtwAAAPcCAAAAAA==&#10;" fillcolor="white [3201]" strokeweight=".5pt">
                  <v:textbox>
                    <w:txbxContent>
                      <w:p w14:paraId="5C9F86C5" w14:textId="77777777" w:rsidR="00E55214" w:rsidRDefault="00E55214" w:rsidP="00D1380E">
                        <w:pPr>
                          <w:pStyle w:val="Code"/>
                        </w:pPr>
                        <w:r>
                          <w:t>node = GenerateABIE(anABIE, node)</w:t>
                        </w:r>
                      </w:p>
                    </w:txbxContent>
                  </v:textbox>
                </v:shape>
                <v:shape id="Text Box 82" o:spid="_x0000_s1279" type="#_x0000_t202" style="position:absolute;left:1975;top:45722;width:2713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02wAAAANwAAAAPAAAAZHJzL2Rvd25yZXYueG1sRE9NawIx&#10;EL0X+h/CFHqr2QqW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KefNNsAAAADcAAAADwAAAAAA&#10;AAAAAAAAAAAHAgAAZHJzL2Rvd25yZXYueG1sUEsFBgAAAAADAAMAtwAAAPQCAAAAAA==&#10;" fillcolor="white [3201]" strokeweight=".5pt">
                  <v:textbox>
                    <w:txbxContent>
                      <w:p w14:paraId="3F0526B8" w14:textId="77777777" w:rsidR="00E55214" w:rsidRDefault="00E55214" w:rsidP="00D1380E">
                        <w:pPr>
                          <w:pStyle w:val="Code"/>
                          <w:jc w:val="center"/>
                        </w:pPr>
                        <w:r>
                          <w:t>node = GenerateBIEs(anABIE, node, gSchemaNode)</w:t>
                        </w:r>
                      </w:p>
                    </w:txbxContent>
                  </v:textbox>
                </v:shape>
                <v:shape id="Straight Arrow Connector 259" o:spid="_x0000_s1280" type="#_x0000_t32" style="position:absolute;left:15570;top:35368;width:3;height:1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" filled="t" fillcolor="white [3201]" strokeweight=".5pt">
                  <v:stroke endarrow="open"/>
                </v:shape>
                <v:shape id="Straight Arrow Connector 260" o:spid="_x0000_s1281" type="#_x0000_t32" style="position:absolute;left:15544;top:43960;width:6;height:1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" filled="t" fillcolor="white [3201]" strokeweight=".5pt">
                  <v:stroke endarrow="open"/>
                </v:shape>
                <v:shape id="Straight Arrow Connector 58" o:spid="_x0000_s1282" type="#_x0000_t34" style="position:absolute;left:21427;top:19792;width:18433;height:123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" filled="t" fillcolor="white [3201]" strokeweight=".5pt">
                  <v:stroke endarrow="open"/>
                </v:shape>
                <v:shape id="Text Box 281" o:spid="_x0000_s1283" type="#_x0000_t202" style="position:absolute;left:3727;top:28990;width:23697;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" fillcolor="white [3201]" strokeweight=".5pt">
                  <v:textbox>
                    <w:txbxContent>
                      <w:p w14:paraId="18BDF6DB" w14:textId="77777777" w:rsidR="00E55214" w:rsidRPr="00B063E4" w:rsidRDefault="00E55214" w:rsidP="002E39B6">
                        <w:pPr>
                          <w:pStyle w:val="Code"/>
                          <w:jc w:val="center"/>
                          <w:rPr>
                            <w:b/>
                            <w:bCs/>
                          </w:rPr>
                        </w:pPr>
                        <w:r w:rsidRPr="00DE2F88">
                          <w:t>anASBIEP</w:t>
                        </w:r>
                        <w:r>
                          <w:rPr>
                            <w:b/>
                            <w:bCs/>
                          </w:rPr>
                          <w:t xml:space="preserve"> = </w:t>
                        </w:r>
                        <w:r>
                          <w:t>QueryAssocToASBIEP(childBIEs[i])</w:t>
                        </w:r>
                      </w:p>
                    </w:txbxContent>
                  </v:textbox>
                </v:shape>
                <v:shape id="Straight Arrow Connector 282" o:spid="_x0000_s1284" type="#_x0000_t32" style="position:absolute;left:15570;top:31598;width:6;height: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" filled="t" fillcolor="white [3201]" strokeweight=".5pt">
                  <v:stroke endarrow="open"/>
                </v:shape>
                <v:shape id="Diamond 283" o:spid="_x0000_s1285" type="#_x0000_t4" style="position:absolute;left:39860;top:29302;width:12555;height:5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" fillcolor="white [3201]" strokeweight=".25pt">
                  <v:textbox inset="0,0,0,0">
                    <w:txbxContent>
                      <w:p w14:paraId="739510DE" w14:textId="77777777" w:rsidR="00E55214" w:rsidRDefault="00E55214" w:rsidP="002E39B6">
                        <w:pPr>
                          <w:pStyle w:val="Code"/>
                          <w:spacing w:line="168" w:lineRule="auto"/>
                          <w:jc w:val="center"/>
                        </w:pPr>
                        <w:r>
                          <w:t>Next childBIE[i]?</w:t>
                        </w:r>
                      </w:p>
                    </w:txbxContent>
                  </v:textbox>
                </v:shape>
                <v:shape id="Text Box 127" o:spid="_x0000_s1286" type="#_x0000_t202" style="position:absolute;left:47055;top:34305;width:3353;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14D40D9E" w14:textId="77777777" w:rsidR="00E55214" w:rsidRDefault="00E55214" w:rsidP="00783CF8">
                        <w:pPr>
                          <w:pStyle w:val="NormalWeb"/>
                          <w:overflowPunct w:val="0"/>
                          <w:spacing w:before="0" w:beforeAutospacing="0" w:after="0" w:afterAutospacing="0"/>
                        </w:pPr>
                        <w:r>
                          <w:rPr>
                            <w:rFonts w:eastAsia="Times New Roman"/>
                            <w:sz w:val="20"/>
                            <w:szCs w:val="20"/>
                          </w:rPr>
                          <w:t>N</w:t>
                        </w:r>
                      </w:p>
                    </w:txbxContent>
                  </v:textbox>
                </v:shape>
                <v:shape id="Straight Arrow Connector 344" o:spid="_x0000_s1287" type="#_x0000_t32" style="position:absolute;left:15487;top:21357;width:88;height:3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" filled="t" fillcolor="white [3201]" strokeweight=".5pt">
                  <v:stroke endarrow="open"/>
                </v:shape>
                <v:shape id="Text Box 491" o:spid="_x0000_s1288" type="#_x0000_t202" style="position:absolute;left:27014;top:5316;width:20514;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" fillcolor="white [3201]" strokeweight=".5pt">
                  <v:textbox>
                    <w:txbxContent>
                      <w:p w14:paraId="7CBEA9E0" w14:textId="77777777" w:rsidR="00E55214" w:rsidRPr="001D743B" w:rsidRDefault="00E55214" w:rsidP="002E39B6">
                        <w:pPr>
                          <w:pStyle w:val="Code"/>
                          <w:jc w:val="center"/>
                        </w:pPr>
                        <w:r>
                          <w:t>Append xsd:any element to the gPNode</w:t>
                        </w:r>
                        <w:r w:rsidRPr="001D743B">
                          <w:t xml:space="preserve"> </w:t>
                        </w:r>
                      </w:p>
                    </w:txbxContent>
                  </v:textbox>
                </v:shape>
                <v:group id="Group 309" o:spid="_x0000_s1289" style="position:absolute;left:7620;top:3934;width:15735;height:5338" coordorigin="30348,25164" coordsize="15734,5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shape id="Diamond 496" o:spid="_x0000_s1290" type="#_x0000_t4" style="position:absolute;left:30348;top:25164;width:15735;height:5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" fillcolor="white [3201]" strokeweight=".25pt">
                    <v:textbox inset="0,0,0,0">
                      <w:txbxContent>
                        <w:p w14:paraId="2DF79584" w14:textId="77777777" w:rsidR="00E55214" w:rsidRDefault="00E55214" w:rsidP="002E39B6">
                          <w:pPr>
                            <w:pStyle w:val="Code"/>
                            <w:spacing w:line="168" w:lineRule="auto"/>
                            <w:jc w:val="center"/>
                          </w:pPr>
                        </w:p>
                      </w:txbxContent>
                    </v:textbox>
                  </v:shape>
                  <v:shape id="Text Box 504" o:spid="_x0000_s1291" type="#_x0000_t202" style="position:absolute;left:31542;top:26274;width:13222;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KAZ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SCO3uDvTDgCcnUHAAD//wMAUEsBAi0AFAAGAAgAAAAhANvh9svuAAAAhQEAABMAAAAAAAAA&#10;AAAAAAAAAAAAAFtDb250ZW50X1R5cGVzXS54bWxQSwECLQAUAAYACAAAACEAWvQsW78AAAAVAQAA&#10;CwAAAAAAAAAAAAAAAAAfAQAAX3JlbHMvLnJlbHNQSwECLQAUAAYACAAAACEADSCgGcYAAADcAAAA&#10;DwAAAAAAAAAAAAAAAAAHAgAAZHJzL2Rvd25yZXYueG1sUEsFBgAAAAADAAMAtwAAAPoCAAAAAA==&#10;" filled="f" stroked="f" strokeweight=".5pt">
                    <v:textbox>
                      <w:txbxContent>
                        <w:p w14:paraId="54DB8AC2" w14:textId="236B8D77" w:rsidR="00E55214" w:rsidRPr="001D743B" w:rsidRDefault="00E55214" w:rsidP="001D743B">
                          <w:pPr>
                            <w:pStyle w:val="Code"/>
                            <w:spacing w:line="168" w:lineRule="auto"/>
                            <w:jc w:val="center"/>
                          </w:pPr>
                          <w:r w:rsidRPr="001D743B">
                            <w:t>gABIE.</w:t>
                          </w:r>
                          <w:r>
                            <w:t>acc</w:t>
                          </w:r>
                          <w:r w:rsidRPr="001D743B">
                            <w:t>.</w:t>
                          </w:r>
                          <w:r>
                            <w:t>den</w:t>
                          </w:r>
                          <w:r w:rsidRPr="001D743B">
                            <w:t xml:space="preserve"> = “Any User Area. Details” </w:t>
                          </w:r>
                        </w:p>
                      </w:txbxContent>
                    </v:textbox>
                  </v:shape>
                </v:group>
                <v:oval id="Oval 509" o:spid="_x0000_s1292" style="position:absolute;left:51705;top:5979;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" fillcolor="black [3213]" strokeweight=".5pt"/>
                <v:shape id="Straight Arrow Connector 537" o:spid="_x0000_s1293" type="#_x0000_t32" style="position:absolute;left:23355;top:6603;width:3659;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" filled="t" fillcolor="white [3201]" strokeweight=".5pt">
                  <v:stroke endarrow="open"/>
                </v:shape>
                <v:shape id="Straight Arrow Connector 538" o:spid="_x0000_s1294" type="#_x0000_t32" style="position:absolute;left:47528;top:6621;width:4177;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" filled="t" fillcolor="white [3201]" strokeweight=".5pt">
                  <v:stroke endarrow="open"/>
                </v:shape>
                <v:shape id="Straight Arrow Connector 546" o:spid="_x0000_s1295" type="#_x0000_t32" style="position:absolute;left:15487;top:9272;width:1;height:2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" filled="t" fillcolor="white [3201]" strokeweight=".5pt">
                  <v:stroke endarrow="open"/>
                </v:shape>
                <v:shape id="Text Box 547" o:spid="_x0000_s1296" type="#_x0000_t202" style="position:absolute;left:23112;top:4621;width:260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" filled="f" stroked="f" strokeweight=".5pt">
                  <v:textbox>
                    <w:txbxContent>
                      <w:p w14:paraId="61434111" w14:textId="77777777" w:rsidR="00E55214" w:rsidRDefault="00E55214" w:rsidP="002E39B6">
                        <w:r>
                          <w:t>Y</w:t>
                        </w:r>
                      </w:p>
                    </w:txbxContent>
                  </v:textbox>
                </v:shape>
                <v:shape id="Text Box 127" o:spid="_x0000_s1297" type="#_x0000_t202" style="position:absolute;left:12975;top:8838;width:3352;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D049D15" w14:textId="77777777" w:rsidR="00E55214" w:rsidRDefault="00E55214" w:rsidP="00783CF8">
                        <w:pPr>
                          <w:pStyle w:val="NormalWeb"/>
                          <w:overflowPunct w:val="0"/>
                          <w:spacing w:before="0" w:beforeAutospacing="0" w:after="0" w:afterAutospacing="0"/>
                        </w:pPr>
                        <w:r>
                          <w:rPr>
                            <w:rFonts w:eastAsia="Times New Roman"/>
                            <w:sz w:val="20"/>
                            <w:szCs w:val="20"/>
                          </w:rPr>
                          <w:t>N</w:t>
                        </w:r>
                      </w:p>
                    </w:txbxContent>
                  </v:textbox>
                </v:shape>
                <w10:anchorlock/>
              </v:group>
            </w:pict>
          </mc:Fallback>
        </mc:AlternateContent>
      </w:r>
    </w:p>
    <w:p w14:paraId="38533AFB" w14:textId="77777777" w:rsidR="009445FF" w:rsidRDefault="009445FF" w:rsidP="007D169A">
      <w:pPr>
        <w:pStyle w:val="Heading4"/>
      </w:pPr>
      <w:bookmarkStart w:id="1046" w:name="_Toc442109015"/>
      <w:r>
        <w:t>QueryTargetABIE(gASBIEP)</w:t>
      </w:r>
      <w:bookmarkEnd w:id="1046"/>
    </w:p>
    <w:p w14:paraId="6C0A8C2B" w14:textId="77777777" w:rsidR="009445FF" w:rsidRDefault="009445FF" w:rsidP="009445FF"/>
    <w:p w14:paraId="6BB0376B" w14:textId="77777777"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14:paraId="624AEFFE" w14:textId="77777777"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14:paraId="6FE5C14E" w14:textId="77777777" w:rsidR="009445FF" w:rsidRDefault="009445FF" w:rsidP="009445FF">
      <w:r>
        <w:t>Return: An ABIE object</w:t>
      </w:r>
    </w:p>
    <w:p w14:paraId="5C35CBF7" w14:textId="77777777" w:rsidR="009445FF" w:rsidRDefault="009445FF" w:rsidP="009445FF"/>
    <w:p w14:paraId="16DE9BAC" w14:textId="77777777" w:rsidR="00DD0AA8" w:rsidRDefault="009445FF" w:rsidP="009445FF">
      <w:r>
        <w:t xml:space="preserve">Return an ABIE object constructed from the foreign key </w:t>
      </w:r>
      <w:r w:rsidR="002366C2" w:rsidRPr="00E7311A">
        <w:rPr>
          <w:rStyle w:val="CodeChar"/>
        </w:rPr>
        <w:t>ASBIEP.Role_Of_ABIE_ID</w:t>
      </w:r>
      <w:r w:rsidR="002366C2">
        <w:t>.</w:t>
      </w:r>
    </w:p>
    <w:p w14:paraId="7506E043" w14:textId="77777777" w:rsidR="00DD0AA8" w:rsidRDefault="00DD0AA8" w:rsidP="00DD0AA8">
      <w:pPr>
        <w:pStyle w:val="Heading4"/>
      </w:pPr>
      <w:bookmarkStart w:id="1047" w:name="_Toc442109016"/>
      <w:r>
        <w:t>QueryChildBIEs(gABIE)</w:t>
      </w:r>
      <w:bookmarkEnd w:id="1047"/>
    </w:p>
    <w:p w14:paraId="23D64ED2" w14:textId="77777777" w:rsidR="00DD0AA8" w:rsidRDefault="00DD0AA8" w:rsidP="00DD0AA8"/>
    <w:p w14:paraId="6F9A9817" w14:textId="77777777"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14:paraId="18C9A757" w14:textId="77777777" w:rsidR="00DD0AA8" w:rsidRDefault="00DD0AA8" w:rsidP="00DD0AA8">
      <w:r>
        <w:t xml:space="preserve">Argument: </w:t>
      </w:r>
      <w:r w:rsidRPr="009C329B">
        <w:rPr>
          <w:rStyle w:val="CodeChar"/>
        </w:rPr>
        <w:t>gABIE</w:t>
      </w:r>
      <w:r>
        <w:t xml:space="preserve"> = the ABIE, from which the retrieved ASBIEs and BBIEs are associated.</w:t>
      </w:r>
    </w:p>
    <w:p w14:paraId="0B256730" w14:textId="77777777" w:rsidR="00DD0AA8" w:rsidRDefault="00DD0AA8" w:rsidP="00DD0AA8">
      <w:r>
        <w:t>Return: An array or a vector object containi</w:t>
      </w:r>
      <w:r w:rsidR="009C329B">
        <w:t>ng the ASBIE</w:t>
      </w:r>
      <w:r>
        <w:t xml:space="preserve"> and BBIE children.</w:t>
      </w:r>
    </w:p>
    <w:p w14:paraId="34F440DB" w14:textId="77777777" w:rsidR="00DD0AA8" w:rsidRDefault="00DD0AA8" w:rsidP="00DD0AA8"/>
    <w:p w14:paraId="1968CFAD" w14:textId="6B7B4537"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its </w:t>
      </w:r>
      <w:r w:rsidR="00CF7449">
        <w:rPr>
          <w:rStyle w:val="CodeChar"/>
        </w:rPr>
        <w:t>max_cardinality</w:t>
      </w:r>
      <w:r w:rsidR="00AD712C" w:rsidRPr="00AD712C">
        <w:rPr>
          <w:rStyle w:val="CodeChar"/>
        </w:rPr>
        <w:t xml:space="preserve"> = 0</w:t>
      </w:r>
      <w:r w:rsidR="00AD712C">
        <w:t xml:space="preserve">. </w:t>
      </w:r>
      <w:r w:rsidR="00CB2A01">
        <w:t xml:space="preserve">Order the ASBIE and BBIE objects/records in the array or vector by the </w:t>
      </w:r>
      <w:r w:rsidR="00CB2A01" w:rsidRPr="00CB2A01">
        <w:rPr>
          <w:rStyle w:val="CodeChar"/>
        </w:rPr>
        <w:t>ASBIE.</w:t>
      </w:r>
      <w:r w:rsidR="0040569A">
        <w:rPr>
          <w:rStyle w:val="CodeChar"/>
        </w:rPr>
        <w:t>seq_key</w:t>
      </w:r>
      <w:r w:rsidR="00CB2A01">
        <w:t xml:space="preserve"> and </w:t>
      </w:r>
      <w:r w:rsidR="00CB2A01" w:rsidRPr="00CB2A01">
        <w:rPr>
          <w:rStyle w:val="CodeChar"/>
        </w:rPr>
        <w:t>BBIE.</w:t>
      </w:r>
      <w:r w:rsidR="0040569A">
        <w:rPr>
          <w:rStyle w:val="CodeChar"/>
        </w:rPr>
        <w:t>seq_key</w:t>
      </w:r>
      <w:r w:rsidR="00CB2A01">
        <w:t>.</w:t>
      </w:r>
    </w:p>
    <w:p w14:paraId="64F3E993" w14:textId="77777777" w:rsidR="00EC6A9C" w:rsidRDefault="00EC6A9C" w:rsidP="00EC6A9C">
      <w:pPr>
        <w:pStyle w:val="Heading4"/>
      </w:pPr>
      <w:bookmarkStart w:id="1048" w:name="_Toc442109017"/>
      <w:r>
        <w:t>GenerateASBIE(gASBIE, gPNode)</w:t>
      </w:r>
      <w:bookmarkEnd w:id="1048"/>
    </w:p>
    <w:p w14:paraId="7C54A269" w14:textId="77777777" w:rsidR="00EC6A9C" w:rsidRDefault="00EC6A9C" w:rsidP="00EC6A9C"/>
    <w:p w14:paraId="55E79991" w14:textId="77777777" w:rsidR="00EC6A9C" w:rsidRDefault="00EC6A9C" w:rsidP="00EC6A9C">
      <w:r>
        <w:t>Description: Create a</w:t>
      </w:r>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14:paraId="30FB4098" w14:textId="77777777"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r w:rsidRPr="009C329B">
        <w:rPr>
          <w:rStyle w:val="CodeChar"/>
        </w:rPr>
        <w:t>gASBIE</w:t>
      </w:r>
      <w:r>
        <w:t>’s content.</w:t>
      </w:r>
    </w:p>
    <w:p w14:paraId="31E9D6CB" w14:textId="77777777" w:rsidR="00EC6A9C" w:rsidRDefault="00EC6A9C" w:rsidP="00EC6A9C">
      <w:r>
        <w:t xml:space="preserve">Return: The created </w:t>
      </w:r>
      <w:r w:rsidR="004C5753">
        <w:t>DOM E</w:t>
      </w:r>
      <w:r>
        <w:t xml:space="preserve">lement node for the </w:t>
      </w:r>
      <w:r w:rsidRPr="009C329B">
        <w:rPr>
          <w:rStyle w:val="CodeChar"/>
        </w:rPr>
        <w:t>gASBIE</w:t>
      </w:r>
      <w:r>
        <w:t>.</w:t>
      </w:r>
    </w:p>
    <w:p w14:paraId="72E1FFD6" w14:textId="77777777" w:rsidR="00EC6A9C" w:rsidRDefault="00EC6A9C" w:rsidP="00EC6A9C"/>
    <w:p w14:paraId="6320A9A1" w14:textId="77777777"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14:paraId="77186D1C" w14:textId="77777777" w:rsidR="00EC6A9C" w:rsidRDefault="00EC6A9C" w:rsidP="00EC6A9C"/>
    <w:tbl>
      <w:tblPr>
        <w:tblStyle w:val="TableGrid"/>
        <w:tblW w:w="0" w:type="auto"/>
        <w:tblLook w:val="04A0" w:firstRow="1" w:lastRow="0" w:firstColumn="1" w:lastColumn="0" w:noHBand="0" w:noVBand="1"/>
      </w:tblPr>
      <w:tblGrid>
        <w:gridCol w:w="2226"/>
        <w:gridCol w:w="7124"/>
      </w:tblGrid>
      <w:tr w:rsidR="00EC6A9C" w:rsidRPr="005606E1" w14:paraId="153C1D5E" w14:textId="77777777" w:rsidTr="00B9231A">
        <w:tc>
          <w:tcPr>
            <w:tcW w:w="2268" w:type="dxa"/>
            <w:tcBorders>
              <w:bottom w:val="single" w:sz="18" w:space="0" w:color="auto"/>
            </w:tcBorders>
          </w:tcPr>
          <w:p w14:paraId="7F1ED363" w14:textId="77777777"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5CA085DB" w14:textId="77777777" w:rsidR="00EC6A9C" w:rsidRPr="005606E1" w:rsidRDefault="004C5753" w:rsidP="00B9231A">
            <w:pPr>
              <w:rPr>
                <w:b/>
                <w:bCs/>
              </w:rPr>
            </w:pPr>
            <w:r>
              <w:rPr>
                <w:b/>
                <w:bCs/>
              </w:rPr>
              <w:t>Node Value</w:t>
            </w:r>
          </w:p>
        </w:tc>
      </w:tr>
      <w:tr w:rsidR="00EC6A9C" w14:paraId="18C4B2D0" w14:textId="77777777" w:rsidTr="00B9231A">
        <w:tc>
          <w:tcPr>
            <w:tcW w:w="2268" w:type="dxa"/>
            <w:tcBorders>
              <w:top w:val="single" w:sz="18" w:space="0" w:color="auto"/>
            </w:tcBorders>
          </w:tcPr>
          <w:p w14:paraId="3E3F6DD3" w14:textId="77777777" w:rsidR="00EC6A9C" w:rsidRDefault="00EC6A9C" w:rsidP="00231C91">
            <w:pPr>
              <w:pStyle w:val="Code"/>
            </w:pPr>
            <w:r>
              <w:t>minOccurs</w:t>
            </w:r>
            <w:r>
              <w:tab/>
            </w:r>
          </w:p>
        </w:tc>
        <w:tc>
          <w:tcPr>
            <w:tcW w:w="7308" w:type="dxa"/>
            <w:tcBorders>
              <w:top w:val="single" w:sz="18" w:space="0" w:color="auto"/>
            </w:tcBorders>
          </w:tcPr>
          <w:p w14:paraId="226506DB" w14:textId="1DBB9C4B" w:rsidR="00EC6A9C" w:rsidRDefault="00EC6A9C" w:rsidP="00B9231A">
            <w:pPr>
              <w:pStyle w:val="Code"/>
            </w:pPr>
            <w:r>
              <w:t>gASBIE.</w:t>
            </w:r>
            <w:r w:rsidR="0040569A">
              <w:t>cardinality_min</w:t>
            </w:r>
          </w:p>
        </w:tc>
      </w:tr>
      <w:tr w:rsidR="004C5753" w14:paraId="7069D22A" w14:textId="77777777" w:rsidTr="005718EF">
        <w:tc>
          <w:tcPr>
            <w:tcW w:w="2268" w:type="dxa"/>
            <w:tcBorders>
              <w:top w:val="single" w:sz="18" w:space="0" w:color="auto"/>
            </w:tcBorders>
          </w:tcPr>
          <w:p w14:paraId="4D0C9254" w14:textId="77777777" w:rsidR="004C5753" w:rsidRDefault="004C5753" w:rsidP="005718EF">
            <w:pPr>
              <w:pStyle w:val="Code"/>
            </w:pPr>
            <w:r>
              <w:t>maxOccurs</w:t>
            </w:r>
            <w:r>
              <w:tab/>
            </w:r>
          </w:p>
        </w:tc>
        <w:tc>
          <w:tcPr>
            <w:tcW w:w="7308" w:type="dxa"/>
            <w:tcBorders>
              <w:top w:val="single" w:sz="18" w:space="0" w:color="auto"/>
            </w:tcBorders>
          </w:tcPr>
          <w:p w14:paraId="76568644" w14:textId="45540FF1" w:rsidR="004C5753" w:rsidRDefault="004C5753" w:rsidP="00525043">
            <w:pPr>
              <w:pStyle w:val="Code"/>
            </w:pPr>
            <w:r>
              <w:t>gASBIE.</w:t>
            </w:r>
            <w:r w:rsidR="0040569A">
              <w:t>cardinality_max</w:t>
            </w:r>
            <w:r>
              <w:t xml:space="preserve">. </w:t>
            </w:r>
            <w:r w:rsidRPr="00231C91">
              <w:rPr>
                <w:rFonts w:ascii="Times New Roman" w:hAnsi="Times New Roman" w:cs="Times New Roman"/>
                <w:sz w:val="20"/>
                <w:szCs w:val="20"/>
              </w:rPr>
              <w:t>If it is</w:t>
            </w:r>
            <w:r>
              <w:t xml:space="preserve"> </w:t>
            </w:r>
            <w:r w:rsidR="00525043">
              <w:t>-1</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14:paraId="1537DD6D" w14:textId="77777777" w:rsidTr="00B9231A">
        <w:tc>
          <w:tcPr>
            <w:tcW w:w="2268" w:type="dxa"/>
            <w:tcBorders>
              <w:top w:val="single" w:sz="18" w:space="0" w:color="auto"/>
            </w:tcBorders>
          </w:tcPr>
          <w:p w14:paraId="26B09204" w14:textId="77777777" w:rsidR="00EC6A9C" w:rsidRDefault="004C5753" w:rsidP="00231C91">
            <w:pPr>
              <w:pStyle w:val="Code"/>
            </w:pPr>
            <w:r>
              <w:t>nillable</w:t>
            </w:r>
            <w:r w:rsidR="00EC6A9C">
              <w:tab/>
            </w:r>
          </w:p>
        </w:tc>
        <w:tc>
          <w:tcPr>
            <w:tcW w:w="7308" w:type="dxa"/>
            <w:tcBorders>
              <w:top w:val="single" w:sz="18" w:space="0" w:color="auto"/>
            </w:tcBorders>
          </w:tcPr>
          <w:p w14:paraId="5EDE6790" w14:textId="77777777" w:rsidR="00EC6A9C" w:rsidRDefault="004C5753" w:rsidP="004C5753">
            <w:pPr>
              <w:pStyle w:val="Code"/>
            </w:pPr>
            <w:r>
              <w:t>If gASBIE.Nillable is null, don’t generate the Attribute node. Otherwise the value is gASBIE.Nillable.</w:t>
            </w:r>
          </w:p>
        </w:tc>
      </w:tr>
    </w:tbl>
    <w:p w14:paraId="1B365779" w14:textId="77777777" w:rsidR="0030337C" w:rsidRDefault="008B296D" w:rsidP="008B296D">
      <w:pPr>
        <w:pStyle w:val="Heading4"/>
      </w:pPr>
      <w:bookmarkStart w:id="1049" w:name="_Toc442109018"/>
      <w:r>
        <w:t>QueryAssocToASBIEP(gASBIE)</w:t>
      </w:r>
      <w:bookmarkEnd w:id="1049"/>
    </w:p>
    <w:p w14:paraId="0EC66B44" w14:textId="77777777" w:rsidR="008B296D" w:rsidRDefault="008B296D" w:rsidP="008B296D"/>
    <w:p w14:paraId="6D0DCCEB" w14:textId="77777777" w:rsidR="008B296D" w:rsidRDefault="008B296D" w:rsidP="008B296D">
      <w:r>
        <w:t xml:space="preserve">Description: Get the ASBIEP, to which </w:t>
      </w:r>
      <w:r w:rsidRPr="009C329B">
        <w:rPr>
          <w:rStyle w:val="CodeChar"/>
        </w:rPr>
        <w:t>gASBIE</w:t>
      </w:r>
      <w:r>
        <w:t xml:space="preserve"> points. </w:t>
      </w:r>
    </w:p>
    <w:p w14:paraId="457B3C92" w14:textId="77777777"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14:paraId="23CF87C7" w14:textId="77777777" w:rsidR="008B296D" w:rsidRDefault="008B296D" w:rsidP="008B296D">
      <w:r>
        <w:t>Return:</w:t>
      </w:r>
      <w:r w:rsidR="009C329B">
        <w:t xml:space="preserve"> The retrieved</w:t>
      </w:r>
      <w:r>
        <w:t xml:space="preserve"> ASBIEP.</w:t>
      </w:r>
    </w:p>
    <w:p w14:paraId="6B98B5DB" w14:textId="77777777" w:rsidR="008B296D" w:rsidRDefault="008B296D" w:rsidP="008B296D"/>
    <w:p w14:paraId="5C858738" w14:textId="77777777"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14:paraId="09A16882" w14:textId="77777777" w:rsidR="008B296D" w:rsidRDefault="008B296D" w:rsidP="008B296D">
      <w:pPr>
        <w:pStyle w:val="Heading4"/>
      </w:pPr>
      <w:bookmarkStart w:id="1050" w:name="_Toc442109019"/>
      <w:r>
        <w:t>GenerateASBIEP(gASBIEP, gElementNode)</w:t>
      </w:r>
      <w:bookmarkEnd w:id="1050"/>
    </w:p>
    <w:p w14:paraId="1032EBB1" w14:textId="77777777" w:rsidR="008B296D" w:rsidRDefault="008B296D" w:rsidP="008B296D"/>
    <w:p w14:paraId="0C889C14" w14:textId="77777777"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14:paraId="6FD85646" w14:textId="77777777" w:rsidR="008B296D" w:rsidRDefault="008B296D" w:rsidP="008B296D">
      <w:r>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14:paraId="59729F4F" w14:textId="77777777"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14:paraId="1D56787C" w14:textId="77777777" w:rsidR="008A3FEA" w:rsidRDefault="008A3FEA" w:rsidP="008B296D"/>
    <w:p w14:paraId="1958FE46" w14:textId="77777777" w:rsidR="008A3FEA" w:rsidRDefault="008A3FEA" w:rsidP="008B296D">
      <w:r>
        <w:t xml:space="preserve">Add the following child </w:t>
      </w:r>
      <w:r w:rsidR="004C5753">
        <w:t>DOM A</w:t>
      </w:r>
      <w:r>
        <w:t xml:space="preserve">ttribute node to the </w:t>
      </w:r>
      <w:r w:rsidRPr="009C329B">
        <w:rPr>
          <w:rStyle w:val="CodeChar"/>
        </w:rPr>
        <w:t>gElementNode</w:t>
      </w:r>
      <w:r>
        <w:t>.</w:t>
      </w:r>
    </w:p>
    <w:p w14:paraId="061F7303" w14:textId="77777777" w:rsidR="008A3FEA" w:rsidRDefault="008A3FEA" w:rsidP="008B296D"/>
    <w:tbl>
      <w:tblPr>
        <w:tblStyle w:val="TableGrid"/>
        <w:tblW w:w="0" w:type="auto"/>
        <w:tblLook w:val="04A0" w:firstRow="1" w:lastRow="0" w:firstColumn="1" w:lastColumn="0" w:noHBand="0" w:noVBand="1"/>
      </w:tblPr>
      <w:tblGrid>
        <w:gridCol w:w="2209"/>
        <w:gridCol w:w="7141"/>
      </w:tblGrid>
      <w:tr w:rsidR="008A3FEA" w:rsidRPr="005606E1" w14:paraId="3F6783AA" w14:textId="77777777" w:rsidTr="00B9231A">
        <w:tc>
          <w:tcPr>
            <w:tcW w:w="2268" w:type="dxa"/>
            <w:tcBorders>
              <w:bottom w:val="single" w:sz="18" w:space="0" w:color="auto"/>
            </w:tcBorders>
          </w:tcPr>
          <w:p w14:paraId="7F8BFAAD" w14:textId="77777777"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381CAEB7" w14:textId="77777777" w:rsidR="008A3FEA" w:rsidRPr="005606E1" w:rsidRDefault="004C5753" w:rsidP="00B9231A">
            <w:pPr>
              <w:rPr>
                <w:b/>
                <w:bCs/>
              </w:rPr>
            </w:pPr>
            <w:r>
              <w:rPr>
                <w:b/>
                <w:bCs/>
              </w:rPr>
              <w:t>Node Value</w:t>
            </w:r>
          </w:p>
        </w:tc>
      </w:tr>
      <w:tr w:rsidR="008A3FEA" w14:paraId="7F1F6D12" w14:textId="77777777" w:rsidTr="00B9231A">
        <w:tc>
          <w:tcPr>
            <w:tcW w:w="2268" w:type="dxa"/>
            <w:tcBorders>
              <w:top w:val="single" w:sz="18" w:space="0" w:color="auto"/>
            </w:tcBorders>
          </w:tcPr>
          <w:p w14:paraId="0132DACB" w14:textId="77777777" w:rsidR="008A3FEA" w:rsidRDefault="008A3FEA" w:rsidP="00B9231A">
            <w:pPr>
              <w:pStyle w:val="Code"/>
            </w:pPr>
            <w:r>
              <w:t>name</w:t>
            </w:r>
            <w:r>
              <w:tab/>
            </w:r>
          </w:p>
        </w:tc>
        <w:tc>
          <w:tcPr>
            <w:tcW w:w="7308" w:type="dxa"/>
            <w:tcBorders>
              <w:top w:val="single" w:sz="18" w:space="0" w:color="auto"/>
            </w:tcBorders>
          </w:tcPr>
          <w:p w14:paraId="17003C8B" w14:textId="77777777" w:rsidR="008A3FEA" w:rsidRDefault="008A3FEA" w:rsidP="00B9231A">
            <w:pPr>
              <w:pStyle w:val="Code"/>
            </w:pPr>
            <w:r>
              <w:t>UpperCamelCase</w:t>
            </w:r>
            <w:r w:rsidR="00507652">
              <w:t>(First(gASBIEP.</w:t>
            </w:r>
            <w:r w:rsidR="00736ABC">
              <w:t>den</w:t>
            </w:r>
            <w:r w:rsidR="00507652">
              <w:t>))</w:t>
            </w:r>
          </w:p>
        </w:tc>
      </w:tr>
    </w:tbl>
    <w:p w14:paraId="73A8494E" w14:textId="77777777" w:rsidR="008A3FEA" w:rsidRDefault="008A3FEA" w:rsidP="008B296D"/>
    <w:p w14:paraId="1A111E03" w14:textId="77777777" w:rsidR="00507652" w:rsidRDefault="00697247" w:rsidP="00697247">
      <w:pPr>
        <w:pStyle w:val="Heading4"/>
      </w:pPr>
      <w:bookmarkStart w:id="1051" w:name="_Toc442109020"/>
      <w:r>
        <w:t>QueryTargetABIE(gASBIEP)</w:t>
      </w:r>
      <w:bookmarkEnd w:id="1051"/>
    </w:p>
    <w:p w14:paraId="1DB9297E" w14:textId="77777777" w:rsidR="00697247" w:rsidRDefault="00697247" w:rsidP="00697247"/>
    <w:p w14:paraId="6379766D" w14:textId="77777777" w:rsidR="009F4E77" w:rsidRDefault="009F4E77" w:rsidP="00697247">
      <w:r>
        <w:lastRenderedPageBreak/>
        <w:t xml:space="preserve">Description: Retrieve the ABIE the </w:t>
      </w:r>
      <w:r w:rsidRPr="009F4E77">
        <w:rPr>
          <w:rStyle w:val="CodeChar"/>
        </w:rPr>
        <w:t>gASBIEP</w:t>
      </w:r>
      <w:r>
        <w:t xml:space="preserve"> qualifies.</w:t>
      </w:r>
    </w:p>
    <w:p w14:paraId="45C12184" w14:textId="77777777" w:rsidR="009F4E77" w:rsidRDefault="009F4E77" w:rsidP="00697247">
      <w:r>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14:paraId="1D2FB0B4" w14:textId="77777777" w:rsidR="009F4E77" w:rsidRDefault="009F4E77" w:rsidP="00697247">
      <w:r>
        <w:t>Return: The retrieved ABIE</w:t>
      </w:r>
      <w:r w:rsidR="004C5753">
        <w:t xml:space="preserve"> object</w:t>
      </w:r>
      <w:r>
        <w:t>.</w:t>
      </w:r>
    </w:p>
    <w:p w14:paraId="499AA482" w14:textId="77777777" w:rsidR="009F4E77" w:rsidRDefault="009F4E77" w:rsidP="00697247"/>
    <w:p w14:paraId="4CA5F521" w14:textId="77777777" w:rsidR="00624429" w:rsidRDefault="009F4E77" w:rsidP="00624429">
      <w:r>
        <w:t xml:space="preserve">Get the ABIE record that matches </w:t>
      </w:r>
      <w:r w:rsidRPr="009F4E77">
        <w:rPr>
          <w:rStyle w:val="CodeChar"/>
        </w:rPr>
        <w:t>gASBIEP.Role_Of_ABIE_ID = ABIE.ABIE_ID</w:t>
      </w:r>
      <w:r>
        <w:t>.</w:t>
      </w:r>
    </w:p>
    <w:p w14:paraId="15B9CE07" w14:textId="77777777" w:rsidR="009F4E77" w:rsidRPr="00A13068" w:rsidRDefault="009F4E77" w:rsidP="009F4E77">
      <w:pPr>
        <w:pStyle w:val="Heading4"/>
      </w:pPr>
      <w:bookmarkStart w:id="1052" w:name="_Toc442109021"/>
      <w:r w:rsidRPr="00A13068">
        <w:t>QueryAssocBDT(gBBIE)</w:t>
      </w:r>
      <w:bookmarkEnd w:id="1052"/>
    </w:p>
    <w:p w14:paraId="1421B09F" w14:textId="77777777" w:rsidR="009F4E77" w:rsidRDefault="009F4E77" w:rsidP="009F4E77"/>
    <w:p w14:paraId="6B818193" w14:textId="77777777" w:rsidR="009F4E77" w:rsidRDefault="009F4E77" w:rsidP="009F4E77">
      <w:r>
        <w:t xml:space="preserve">Description: </w:t>
      </w:r>
      <w:r w:rsidR="003D6C7E">
        <w:t xml:space="preserve">Get the BDT used by the </w:t>
      </w:r>
      <w:r w:rsidR="003D6C7E" w:rsidRPr="00A13068">
        <w:rPr>
          <w:rStyle w:val="CodeChar"/>
        </w:rPr>
        <w:t>gBBIE</w:t>
      </w:r>
      <w:r w:rsidR="003D6C7E">
        <w:t>.</w:t>
      </w:r>
    </w:p>
    <w:p w14:paraId="6254DEFC" w14:textId="77777777"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14:paraId="6CFB49AD" w14:textId="77777777" w:rsidR="003D6C7E" w:rsidRDefault="003D6C7E" w:rsidP="009F4E77">
      <w:r>
        <w:t>Return: The BDT.</w:t>
      </w:r>
    </w:p>
    <w:p w14:paraId="7F4673C5" w14:textId="77777777" w:rsidR="003D6C7E" w:rsidRDefault="003D6C7E" w:rsidP="009F4E77"/>
    <w:p w14:paraId="4CD44B92" w14:textId="77777777" w:rsidR="000959AC" w:rsidRDefault="000959AC" w:rsidP="009F4E77">
      <w:r>
        <w:rPr>
          <w:noProof/>
          <w:lang w:bidi="th-TH"/>
        </w:rPr>
        <mc:AlternateContent>
          <mc:Choice Requires="wpc">
            <w:drawing>
              <wp:inline distT="0" distB="0" distL="0" distR="0" wp14:anchorId="662E1FEC" wp14:editId="128B9DCB">
                <wp:extent cx="3355451" cy="3546282"/>
                <wp:effectExtent l="0" t="0" r="16510" b="1651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86" name="Oval 286"/>
                        <wps:cNvSpPr/>
                        <wps:spPr>
                          <a:xfrm>
                            <a:off x="1484952" y="197265"/>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6" idx="4"/>
                          <a:endCxn id="305" idx="0"/>
                        </wps:cNvCnPr>
                        <wps:spPr>
                          <a:xfrm>
                            <a:off x="1550940" y="329240"/>
                            <a:ext cx="3930" cy="38076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4" name="Straight Arrow Connector 294"/>
                        <wps:cNvCnPr>
                          <a:stCxn id="308" idx="2"/>
                          <a:endCxn id="335" idx="0"/>
                        </wps:cNvCnPr>
                        <wps:spPr>
                          <a:xfrm>
                            <a:off x="1555385" y="2803424"/>
                            <a:ext cx="2986" cy="22386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6" name="Text Box 296"/>
                        <wps:cNvSpPr txBox="1"/>
                        <wps:spPr>
                          <a:xfrm>
                            <a:off x="539405" y="2909566"/>
                            <a:ext cx="1202998"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2B8275" w14:textId="77777777" w:rsidR="00E55214" w:rsidRDefault="00E55214" w:rsidP="000959AC">
                              <w:pPr>
                                <w:pStyle w:val="Code"/>
                                <w:jc w:val="center"/>
                              </w:pPr>
                              <w:r>
                                <w:t>Return aBDT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a:endCxn id="305" idx="0"/>
                        </wps:cNvCnPr>
                        <wps:spPr>
                          <a:xfrm flipH="1" flipV="1">
                            <a:off x="1554870" y="710003"/>
                            <a:ext cx="2089" cy="2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5" name="Text Box 305"/>
                        <wps:cNvSpPr txBox="1"/>
                        <wps:spPr>
                          <a:xfrm>
                            <a:off x="539276" y="710003"/>
                            <a:ext cx="2031188" cy="420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823144" w14:textId="1906F768" w:rsidR="00E55214" w:rsidRDefault="00E55214" w:rsidP="000959AC">
                              <w:pPr>
                                <w:pStyle w:val="Code"/>
                                <w:spacing w:line="168" w:lineRule="auto"/>
                                <w:jc w:val="center"/>
                              </w:pPr>
                              <w:r>
                                <w:t>Get the BCC record where gBBIE.Based_BCC_ID = BCC.bcc_id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509992" y="2268882"/>
                            <a:ext cx="2090785" cy="5345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9C43A4" w14:textId="77777777" w:rsidR="00E55214" w:rsidRDefault="00E55214" w:rsidP="000959AC">
                              <w:pPr>
                                <w:pStyle w:val="Code"/>
                                <w:spacing w:line="168" w:lineRule="auto"/>
                                <w:jc w:val="center"/>
                              </w:pPr>
                              <w:r>
                                <w:t>Get the BDT record from the DT table where BCCP.bdt_id = dt.dt_id, assign it as the aBDT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Straight Arrow Connector 311"/>
                        <wps:cNvCnPr>
                          <a:stCxn id="305" idx="2"/>
                          <a:endCxn id="321" idx="0"/>
                        </wps:cNvCnPr>
                        <wps:spPr>
                          <a:xfrm flipH="1">
                            <a:off x="1550554" y="1130490"/>
                            <a:ext cx="4316" cy="31531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21" name="Text Box 321"/>
                        <wps:cNvSpPr txBox="1"/>
                        <wps:spPr>
                          <a:xfrm>
                            <a:off x="365744" y="1445808"/>
                            <a:ext cx="2369680" cy="369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360117" w14:textId="52CC7C76" w:rsidR="00E55214" w:rsidRPr="00B063E4" w:rsidRDefault="00E55214" w:rsidP="00E46A14">
                              <w:pPr>
                                <w:pStyle w:val="Code"/>
                                <w:spacing w:line="168" w:lineRule="auto"/>
                                <w:jc w:val="center"/>
                                <w:rPr>
                                  <w:b/>
                                  <w:bCs/>
                                </w:rPr>
                              </w:pPr>
                              <w:r>
                                <w:t>Get the BCCP record where BCC.to_bccp_id = BCCP.bccp_id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Straight Arrow Connector 322"/>
                        <wps:cNvCnPr>
                          <a:stCxn id="321" idx="2"/>
                          <a:endCxn id="308" idx="0"/>
                        </wps:cNvCnPr>
                        <wps:spPr>
                          <a:xfrm>
                            <a:off x="1550584" y="1815040"/>
                            <a:ext cx="4801" cy="4538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35" name="Oval 335"/>
                        <wps:cNvSpPr/>
                        <wps:spPr>
                          <a:xfrm>
                            <a:off x="1492648" y="3027292"/>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62E1FEC" id="Canvas 326" o:spid="_x0000_s1298" editas="canvas" style="width:264.2pt;height:279.25pt;mso-position-horizontal-relative:char;mso-position-vertical-relative:line" coordsize="33553,3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">
                <v:shape id="_x0000_s1299" type="#_x0000_t75" style="position:absolute;width:33553;height:35458;visibility:visible;mso-wrap-style:square" stroked="t" strokecolor="black [3213]">
                  <v:fill o:detectmouseclick="t"/>
                  <v:path o:connecttype="none"/>
                </v:shape>
                <v:oval id="Oval 286" o:spid="_x0000_s1300" style="position:absolute;left:14849;top:197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" fillcolor="white [3201]" strokeweight=".5pt"/>
                <v:shape id="Straight Arrow Connector 290" o:spid="_x0000_s1301" type="#_x0000_t32" style="position:absolute;left:15509;top:3292;width:39;height:3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" filled="t" fillcolor="white [3201]" strokeweight=".5pt">
                  <v:stroke endarrow="open"/>
                </v:shape>
                <v:shape id="Straight Arrow Connector 294" o:spid="_x0000_s1302" type="#_x0000_t32" style="position:absolute;left:15553;top:28034;width:30;height:2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" filled="t" fillcolor="white [3201]" strokeweight=".5pt">
                  <v:stroke endarrow="open"/>
                </v:shape>
                <v:shape id="Text Box 296" o:spid="_x0000_s1303" type="#_x0000_t202" style="position:absolute;left:5394;top:29095;width:1203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" filled="f" stroked="f" strokeweight=".5pt">
                  <v:textbox>
                    <w:txbxContent>
                      <w:p w14:paraId="422B8275" w14:textId="77777777" w:rsidR="00E55214" w:rsidRDefault="00E55214" w:rsidP="000959AC">
                        <w:pPr>
                          <w:pStyle w:val="Code"/>
                          <w:jc w:val="center"/>
                        </w:pPr>
                        <w:r>
                          <w:t>Return aBDT</w:t>
                        </w:r>
                      </w:p>
                    </w:txbxContent>
                  </v:textbox>
                </v:shape>
                <v:shape id="Straight Arrow Connector 303" o:spid="_x0000_s1304" type="#_x0000_t32" style="position:absolute;left:15548;top:7100;width:21;height: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" filled="t" fillcolor="white [3201]" strokeweight=".5pt">
                  <v:stroke endarrow="open"/>
                </v:shape>
                <v:shape id="Text Box 305" o:spid="_x0000_s1305" type="#_x0000_t202" style="position:absolute;left:5392;top:7100;width:20312;height:4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" fillcolor="white [3201]" strokeweight=".5pt">
                  <v:textbox>
                    <w:txbxContent>
                      <w:p w14:paraId="08823144" w14:textId="1906F768" w:rsidR="00E55214" w:rsidRDefault="00E55214" w:rsidP="000959AC">
                        <w:pPr>
                          <w:pStyle w:val="Code"/>
                          <w:spacing w:line="168" w:lineRule="auto"/>
                          <w:jc w:val="center"/>
                        </w:pPr>
                        <w:r>
                          <w:t>Get the BCC record where gBBIE.Based_BCC_ID = BCC.bcc_id</w:t>
                        </w:r>
                      </w:p>
                    </w:txbxContent>
                  </v:textbox>
                </v:shape>
                <v:shape id="Text Box 308" o:spid="_x0000_s1306" type="#_x0000_t202" style="position:absolute;left:5099;top:22688;width:20908;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22vwAAANwAAAAPAAAAZHJzL2Rvd25yZXYueG1sRE9NawIx&#10;EL0X+h/CFHqrWS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BMte22vwAAANwAAAAPAAAAAAAA&#10;AAAAAAAAAAcCAABkcnMvZG93bnJldi54bWxQSwUGAAAAAAMAAwC3AAAA8wIAAAAA&#10;" fillcolor="white [3201]" strokeweight=".5pt">
                  <v:textbox>
                    <w:txbxContent>
                      <w:p w14:paraId="339C43A4" w14:textId="77777777" w:rsidR="00E55214" w:rsidRDefault="00E55214" w:rsidP="000959AC">
                        <w:pPr>
                          <w:pStyle w:val="Code"/>
                          <w:spacing w:line="168" w:lineRule="auto"/>
                          <w:jc w:val="center"/>
                        </w:pPr>
                        <w:r>
                          <w:t>Get the BDT record from the DT table where BCCP.bdt_id = dt.dt_id, assign it as the aBDT object</w:t>
                        </w:r>
                      </w:p>
                    </w:txbxContent>
                  </v:textbox>
                </v:shape>
                <v:shape id="Straight Arrow Connector 311" o:spid="_x0000_s1307" type="#_x0000_t32" style="position:absolute;left:15505;top:11304;width:43;height:3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" filled="t" fillcolor="white [3201]" strokeweight=".5pt">
                  <v:stroke endarrow="open"/>
                </v:shape>
                <v:shape id="Text Box 321" o:spid="_x0000_s1308" type="#_x0000_t202" style="position:absolute;left:3657;top:14458;width:23697;height:3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67360117" w14:textId="52CC7C76" w:rsidR="00E55214" w:rsidRPr="00B063E4" w:rsidRDefault="00E55214" w:rsidP="00E46A14">
                        <w:pPr>
                          <w:pStyle w:val="Code"/>
                          <w:spacing w:line="168" w:lineRule="auto"/>
                          <w:jc w:val="center"/>
                          <w:rPr>
                            <w:b/>
                            <w:bCs/>
                          </w:rPr>
                        </w:pPr>
                        <w:r>
                          <w:t>Get the BCCP record where BCC.to_bccp_id = BCCP.bccp_id</w:t>
                        </w:r>
                      </w:p>
                    </w:txbxContent>
                  </v:textbox>
                </v:shape>
                <v:shape id="Straight Arrow Connector 322" o:spid="_x0000_s1309" type="#_x0000_t32" style="position:absolute;left:15505;top:18150;width:48;height:45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" filled="t" fillcolor="white [3201]" strokeweight=".5pt">
                  <v:stroke endarrow="open"/>
                </v:shape>
                <v:oval id="Oval 335" o:spid="_x0000_s1310" style="position:absolute;left:14926;top:30272;width:1314;height:1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" fillcolor="black [3213]" strokeweight=".5pt"/>
                <w10:anchorlock/>
              </v:group>
            </w:pict>
          </mc:Fallback>
        </mc:AlternateContent>
      </w:r>
    </w:p>
    <w:p w14:paraId="0763F563" w14:textId="77777777" w:rsidR="003D6C7E" w:rsidRPr="009F4E77" w:rsidRDefault="003D6C7E" w:rsidP="009F4E77"/>
    <w:p w14:paraId="20C9862C" w14:textId="77777777" w:rsidR="009F4E77" w:rsidRDefault="00214A17" w:rsidP="006C5D3F">
      <w:pPr>
        <w:pStyle w:val="Heading4"/>
      </w:pPr>
      <w:bookmarkStart w:id="1053" w:name="_Toc442109022"/>
      <w:r>
        <w:t>GenerateBBIE(gBBIE, gBDT, gPNode</w:t>
      </w:r>
      <w:r w:rsidR="003E7CC7">
        <w:t>, gSchemaNode</w:t>
      </w:r>
      <w:r>
        <w:t>)</w:t>
      </w:r>
      <w:bookmarkEnd w:id="1053"/>
    </w:p>
    <w:p w14:paraId="6E2D0A17" w14:textId="77777777" w:rsidR="00214A17" w:rsidRDefault="00214A17" w:rsidP="00214A17"/>
    <w:p w14:paraId="50E918D4" w14:textId="77777777"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14:paraId="196A5C41" w14:textId="77777777"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r w:rsidR="007B291F" w:rsidRPr="002F1AB9">
        <w:rPr>
          <w:rStyle w:val="CodeChar"/>
        </w:rPr>
        <w:t>xsd:sequence</w:t>
      </w:r>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14:paraId="2061D7EC" w14:textId="77777777" w:rsidR="00214A17" w:rsidRDefault="00214A17" w:rsidP="00214A17">
      <w:r>
        <w:t>Return:</w:t>
      </w:r>
      <w:r w:rsidR="007B291F">
        <w:t xml:space="preserve"> The generated BBIE </w:t>
      </w:r>
      <w:r w:rsidR="007B291F" w:rsidRPr="002F1AB9">
        <w:rPr>
          <w:rStyle w:val="CodeChar"/>
        </w:rPr>
        <w:t>xsd:element</w:t>
      </w:r>
      <w:r w:rsidR="007B291F">
        <w:t xml:space="preserve"> node</w:t>
      </w:r>
    </w:p>
    <w:p w14:paraId="64A535F3" w14:textId="77777777" w:rsidR="007B291F" w:rsidRDefault="007B291F" w:rsidP="00214A17"/>
    <w:p w14:paraId="3113947A" w14:textId="77777777" w:rsidR="00C47D48" w:rsidRDefault="0096146B" w:rsidP="00214A17">
      <w:r>
        <w:rPr>
          <w:noProof/>
          <w:lang w:bidi="th-TH"/>
        </w:rPr>
        <w:lastRenderedPageBreak/>
        <mc:AlternateContent>
          <mc:Choice Requires="wpc">
            <w:drawing>
              <wp:inline distT="0" distB="0" distL="0" distR="0" wp14:anchorId="11312E4B" wp14:editId="26C9B9E8">
                <wp:extent cx="5932967" cy="8240232"/>
                <wp:effectExtent l="0" t="0" r="10795" b="27940"/>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5" name="Oval 345"/>
                        <wps:cNvSpPr/>
                        <wps:spPr>
                          <a:xfrm>
                            <a:off x="983759" y="60986"/>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xt Box 354"/>
                        <wps:cNvSpPr txBox="1"/>
                        <wps:spPr>
                          <a:xfrm>
                            <a:off x="84630" y="930837"/>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1D3EC8" w14:textId="77777777" w:rsidR="00E55214" w:rsidRDefault="00E55214" w:rsidP="0096146B">
                              <w:pPr>
                                <w:pStyle w:val="Code"/>
                                <w:spacing w:line="168" w:lineRule="auto"/>
                                <w:jc w:val="center"/>
                              </w:pPr>
                              <w:r>
                                <w:t>Create a DOM Element node, eNode, representing the xsd:element, as a child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Straight Arrow Connector 358"/>
                        <wps:cNvCnPr>
                          <a:stCxn id="345" idx="4"/>
                          <a:endCxn id="392" idx="0"/>
                        </wps:cNvCnPr>
                        <wps:spPr>
                          <a:xfrm flipH="1">
                            <a:off x="1049048" y="192961"/>
                            <a:ext cx="699" cy="1678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9" name="Straight Arrow Connector 359"/>
                        <wps:cNvCnPr>
                          <a:stCxn id="413" idx="1"/>
                        </wps:cNvCnPr>
                        <wps:spPr>
                          <a:xfrm flipH="1">
                            <a:off x="2958857" y="7272193"/>
                            <a:ext cx="204144" cy="2577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365" name="Group 365"/>
                        <wpg:cNvGrpSpPr/>
                        <wpg:grpSpPr>
                          <a:xfrm>
                            <a:off x="3465784" y="6269768"/>
                            <a:ext cx="1275886" cy="383214"/>
                            <a:chOff x="825275" y="349724"/>
                            <a:chExt cx="1275886" cy="643667"/>
                          </a:xfrm>
                        </wpg:grpSpPr>
                        <wps:wsp>
                          <wps:cNvPr id="366" name="Diamond 366"/>
                          <wps:cNvSpPr/>
                          <wps:spPr>
                            <a:xfrm>
                              <a:off x="825275" y="349724"/>
                              <a:ext cx="1275886" cy="64366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548E55" w14:textId="77777777" w:rsidR="00E55214" w:rsidRDefault="00E55214"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Text Box 367"/>
                          <wps:cNvSpPr txBox="1"/>
                          <wps:spPr>
                            <a:xfrm>
                              <a:off x="1041312" y="444714"/>
                              <a:ext cx="905685" cy="495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728F30" w14:textId="77777777" w:rsidR="00E55214" w:rsidRDefault="00E55214"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3" name="Text Box 373"/>
                        <wps:cNvSpPr txBox="1"/>
                        <wps:spPr>
                          <a:xfrm>
                            <a:off x="88064" y="1720352"/>
                            <a:ext cx="1756491" cy="11417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30D65E" w14:textId="77777777" w:rsidR="00E55214" w:rsidRDefault="00E55214"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14:paraId="479C945D" w14:textId="77777777" w:rsidR="00E55214" w:rsidRDefault="00E55214"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84602" y="3716708"/>
                            <a:ext cx="1932629" cy="271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FE7AEA" w14:textId="77777777" w:rsidR="00E55214" w:rsidRDefault="00E55214" w:rsidP="0096146B">
                              <w:pPr>
                                <w:pStyle w:val="Code"/>
                                <w:spacing w:line="168" w:lineRule="auto"/>
                                <w:jc w:val="center"/>
                              </w:pPr>
                              <w:r w:rsidRPr="00234106">
                                <w:rPr>
                                  <w:b/>
                                  <w:bCs/>
                                </w:rPr>
                                <w:t>(1)</w:t>
                              </w:r>
                              <w:r>
                                <w:t xml:space="preserve"> Handle nillable, default and 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275184" y="4151297"/>
                            <a:ext cx="1569434" cy="2957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7F6D0D" w14:textId="77777777" w:rsidR="00E55214" w:rsidRDefault="00E55214" w:rsidP="0096146B">
                              <w:pPr>
                                <w:pStyle w:val="Code"/>
                                <w:spacing w:line="168" w:lineRule="auto"/>
                                <w:jc w:val="center"/>
                              </w:pPr>
                              <w:r>
                                <w:t>SCs[ ] = GetBBIESCs(gBBIE)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 name="Diamond 403"/>
                        <wps:cNvSpPr/>
                        <wps:spPr>
                          <a:xfrm>
                            <a:off x="290098" y="5191712"/>
                            <a:ext cx="1557777" cy="32425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38C101" w14:textId="77777777" w:rsidR="00E55214" w:rsidRDefault="00E55214" w:rsidP="0096146B"/>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Text Box 405"/>
                        <wps:cNvSpPr txBox="1"/>
                        <wps:spPr>
                          <a:xfrm>
                            <a:off x="724554" y="55159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87F9E2" w14:textId="77777777" w:rsidR="00E55214" w:rsidRDefault="00E55214"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Text Box 408"/>
                        <wps:cNvSpPr txBox="1"/>
                        <wps:spPr>
                          <a:xfrm>
                            <a:off x="275162" y="6356552"/>
                            <a:ext cx="1607185" cy="4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13296A" w14:textId="77777777" w:rsidR="00E55214" w:rsidRDefault="00E55214" w:rsidP="0096146B">
                              <w:pPr>
                                <w:pStyle w:val="Code"/>
                                <w:spacing w:line="168" w:lineRule="auto"/>
                                <w:jc w:val="center"/>
                              </w:pPr>
                              <w:r>
                                <w:t>clNode = GenerateCodeList(</w:t>
                              </w:r>
                            </w:p>
                            <w:p w14:paraId="62288D90" w14:textId="77777777" w:rsidR="00E55214" w:rsidRDefault="00E55214" w:rsidP="0096146B">
                              <w:pPr>
                                <w:pStyle w:val="Code"/>
                                <w:spacing w:line="168" w:lineRule="auto"/>
                                <w:jc w:val="center"/>
                              </w:pPr>
                              <w:r>
                                <w:t>aCL, gBDT,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wps:spPr>
                          <a:xfrm>
                            <a:off x="275172" y="4603316"/>
                            <a:ext cx="1606958" cy="38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A3BD9E" w14:textId="77777777" w:rsidR="00E55214" w:rsidRDefault="00E55214"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wps:spPr>
                          <a:xfrm>
                            <a:off x="3535021" y="66215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2CBDF1" w14:textId="77777777" w:rsidR="00E55214" w:rsidRDefault="00E55214"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Text Box 413"/>
                        <wps:cNvSpPr txBox="1"/>
                        <wps:spPr>
                          <a:xfrm>
                            <a:off x="3163001" y="7009777"/>
                            <a:ext cx="2285900" cy="5248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B9F150" w14:textId="77777777" w:rsidR="00E55214" w:rsidRDefault="00E55214"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Oval 416"/>
                        <wps:cNvSpPr/>
                        <wps:spPr>
                          <a:xfrm>
                            <a:off x="2828116" y="7473898"/>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17"/>
                        <wps:cNvSpPr txBox="1"/>
                        <wps:spPr>
                          <a:xfrm>
                            <a:off x="3465704" y="7657259"/>
                            <a:ext cx="1752866" cy="363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6C2E8E" w14:textId="77777777" w:rsidR="00E55214" w:rsidRDefault="00E55214" w:rsidP="0096146B">
                              <w:pPr>
                                <w:pStyle w:val="Code"/>
                                <w:spacing w:line="168" w:lineRule="auto"/>
                                <w:jc w:val="center"/>
                              </w:pPr>
                              <w:r>
                                <w:t>eNode = GenerateSCs(gBBIE, eNode, SCs[ ],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Straight Arrow Connector 418"/>
                        <wps:cNvCnPr>
                          <a:stCxn id="417" idx="1"/>
                        </wps:cNvCnPr>
                        <wps:spPr>
                          <a:xfrm flipH="1" flipV="1">
                            <a:off x="2958652" y="7533367"/>
                            <a:ext cx="507052" cy="3056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19" name="Straight Arrow Connector 419"/>
                        <wps:cNvCnPr>
                          <a:stCxn id="366" idx="2"/>
                          <a:endCxn id="421" idx="0"/>
                        </wps:cNvCnPr>
                        <wps:spPr>
                          <a:xfrm rot="5400000">
                            <a:off x="2567115" y="5465990"/>
                            <a:ext cx="349621" cy="27236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0" name="Text Box 420"/>
                        <wps:cNvSpPr txBox="1"/>
                        <wps:spPr>
                          <a:xfrm>
                            <a:off x="2550026" y="3305640"/>
                            <a:ext cx="1616619" cy="702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9DB854" w14:textId="77777777" w:rsidR="00E55214" w:rsidRDefault="00E55214"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wps:spPr>
                          <a:xfrm>
                            <a:off x="290084" y="7002603"/>
                            <a:ext cx="2180127" cy="3717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04A3FA" w14:textId="77777777" w:rsidR="00E55214" w:rsidRDefault="00E55214"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wps:txbx>
                        <wps:bodyPr rot="0" spcFirstLastPara="0" vertOverflow="overflow" horzOverflow="overflow" vert="horz" wrap="square" lIns="18288" tIns="45720" rIns="18288" bIns="45720" numCol="1" spcCol="0" rtlCol="0" fromWordArt="0" anchor="t" anchorCtr="0" forceAA="0" compatLnSpc="1">
                          <a:prstTxWarp prst="textNoShape">
                            <a:avLst/>
                          </a:prstTxWarp>
                          <a:noAutofit/>
                        </wps:bodyPr>
                      </wps:wsp>
                      <wps:wsp>
                        <wps:cNvPr id="423" name="Text Box 423"/>
                        <wps:cNvSpPr txBox="1"/>
                        <wps:spPr>
                          <a:xfrm>
                            <a:off x="319808" y="7658852"/>
                            <a:ext cx="2130859" cy="351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8E3206" w14:textId="77777777" w:rsidR="00E55214" w:rsidRDefault="00E55214"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14:paraId="4B21E154" w14:textId="77777777" w:rsidR="00E55214" w:rsidRDefault="00E55214"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Straight Arrow Connector 419"/>
                        <wps:cNvCnPr>
                          <a:stCxn id="421" idx="2"/>
                          <a:endCxn id="423" idx="0"/>
                        </wps:cNvCnPr>
                        <wps:spPr>
                          <a:xfrm>
                            <a:off x="1380148" y="7374309"/>
                            <a:ext cx="5090" cy="2845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5" name="Straight Arrow Connector 419"/>
                        <wps:cNvCnPr>
                          <a:stCxn id="423" idx="3"/>
                          <a:endCxn id="417" idx="1"/>
                        </wps:cNvCnPr>
                        <wps:spPr>
                          <a:xfrm>
                            <a:off x="2450667" y="7834631"/>
                            <a:ext cx="1015037" cy="441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6" name="Straight Arrow Connector 419"/>
                        <wps:cNvCnPr>
                          <a:stCxn id="366" idx="2"/>
                          <a:endCxn id="413" idx="0"/>
                        </wps:cNvCnPr>
                        <wps:spPr>
                          <a:xfrm rot="16200000" flipH="1">
                            <a:off x="4026442" y="6730267"/>
                            <a:ext cx="356795" cy="20222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7" name="Text Box 375"/>
                        <wps:cNvSpPr txBox="1"/>
                        <wps:spPr>
                          <a:xfrm>
                            <a:off x="669933" y="5252047"/>
                            <a:ext cx="856253" cy="249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0E007C" w14:textId="77777777" w:rsidR="00E55214" w:rsidRDefault="00E55214"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2" name="Group 22"/>
                        <wpg:cNvGrpSpPr/>
                        <wpg:grpSpPr>
                          <a:xfrm>
                            <a:off x="3406752" y="1848561"/>
                            <a:ext cx="1812060" cy="631376"/>
                            <a:chOff x="3354932" y="569722"/>
                            <a:chExt cx="1812060" cy="631376"/>
                          </a:xfrm>
                        </wpg:grpSpPr>
                        <wps:wsp>
                          <wps:cNvPr id="238" name="Diamond 238"/>
                          <wps:cNvSpPr/>
                          <wps:spPr>
                            <a:xfrm>
                              <a:off x="3354932" y="569722"/>
                              <a:ext cx="1812060" cy="631376"/>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6DA8D9" w14:textId="77777777" w:rsidR="00E55214" w:rsidRDefault="00E55214"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0" name="Text Box 375"/>
                          <wps:cNvSpPr txBox="1"/>
                          <wps:spPr>
                            <a:xfrm>
                              <a:off x="3502156" y="642707"/>
                              <a:ext cx="1561880" cy="528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53105" w14:textId="77777777" w:rsidR="00E55214" w:rsidRDefault="00E55214"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14:paraId="4DF6671B" w14:textId="77777777" w:rsidR="00E55214" w:rsidRDefault="00E55214"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bdt_pri_restri_id</w:t>
                                </w:r>
                              </w:p>
                              <w:p w14:paraId="00DE4BEE" w14:textId="77777777" w:rsidR="00E55214" w:rsidRDefault="00E55214"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1" name="Straight Arrow Connector 419"/>
                        <wps:cNvCnPr>
                          <a:stCxn id="238" idx="2"/>
                          <a:endCxn id="350" idx="0"/>
                        </wps:cNvCnPr>
                        <wps:spPr>
                          <a:xfrm flipH="1">
                            <a:off x="3357477" y="2479937"/>
                            <a:ext cx="955305" cy="19557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2" name="Text Box 242"/>
                        <wps:cNvSpPr txBox="1"/>
                        <wps:spPr>
                          <a:xfrm>
                            <a:off x="3386070"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725E19" w14:textId="77777777" w:rsidR="00E55214" w:rsidRDefault="00E55214"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198156" y="3305768"/>
                            <a:ext cx="1598345" cy="694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2C9C23" w14:textId="77777777" w:rsidR="00E55214" w:rsidRDefault="00E55214" w:rsidP="0096146B">
                              <w:pPr>
                                <w:pStyle w:val="Code"/>
                                <w:spacing w:line="168" w:lineRule="auto"/>
                              </w:pPr>
                              <w:r>
                                <w:rPr>
                                  <w:b/>
                                  <w:bCs/>
                                </w:rPr>
                                <w:t xml:space="preserve">(4) </w:t>
                              </w:r>
                              <w:r>
                                <w:t>Add an XML DOM Attribute Node, tNode, representing the ‘type’ attribute as a child of the eNode and set its value.</w:t>
                              </w:r>
                            </w:p>
                            <w:p w14:paraId="6A6EA2AF" w14:textId="77777777" w:rsidR="00E55214" w:rsidRDefault="00E55214" w:rsidP="0096146B">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8" name="Group 348"/>
                        <wpg:cNvGrpSpPr/>
                        <wpg:grpSpPr>
                          <a:xfrm>
                            <a:off x="4288933" y="2670621"/>
                            <a:ext cx="1360544" cy="383214"/>
                            <a:chOff x="3601982" y="191338"/>
                            <a:chExt cx="1360544" cy="383214"/>
                          </a:xfrm>
                        </wpg:grpSpPr>
                        <wps:wsp>
                          <wps:cNvPr id="246" name="Diamond 246"/>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88BFC9" w14:textId="77777777" w:rsidR="00E55214" w:rsidRDefault="00E55214"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Text Box 248"/>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9BA5D8" w14:textId="77777777" w:rsidR="00E55214" w:rsidRDefault="00E55214"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49" name="Straight Arrow Connector 419"/>
                        <wps:cNvCnPr>
                          <a:stCxn id="403" idx="3"/>
                          <a:endCxn id="238" idx="1"/>
                        </wps:cNvCnPr>
                        <wps:spPr>
                          <a:xfrm flipV="1">
                            <a:off x="1847875" y="2172270"/>
                            <a:ext cx="1558877" cy="3181571"/>
                          </a:xfrm>
                          <a:prstGeom prst="bentConnector3">
                            <a:avLst>
                              <a:gd name="adj1" fmla="val 265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0" name="Text Box 250"/>
                        <wps:cNvSpPr txBox="1"/>
                        <wps:spPr>
                          <a:xfrm>
                            <a:off x="1715320" y="509766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7A544D" w14:textId="77777777" w:rsidR="00E55214" w:rsidRDefault="00E55214"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720196" y="240507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E4751C" w14:textId="77777777" w:rsidR="00E55214" w:rsidRDefault="00E55214"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Straight Arrow Connector 419"/>
                        <wps:cNvCnPr>
                          <a:stCxn id="238" idx="2"/>
                          <a:endCxn id="246" idx="0"/>
                        </wps:cNvCnPr>
                        <wps:spPr>
                          <a:xfrm>
                            <a:off x="4312782" y="2479937"/>
                            <a:ext cx="656423" cy="1906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1" name="Straight Arrow Connector 419"/>
                        <wps:cNvCnPr>
                          <a:stCxn id="248" idx="2"/>
                          <a:endCxn id="243" idx="0"/>
                        </wps:cNvCnPr>
                        <wps:spPr>
                          <a:xfrm>
                            <a:off x="4996061" y="3053362"/>
                            <a:ext cx="1268" cy="252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3" name="Text Box 296"/>
                        <wps:cNvSpPr txBox="1"/>
                        <wps:spPr>
                          <a:xfrm>
                            <a:off x="3473878" y="4151290"/>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B8C4E" w14:textId="77777777" w:rsidR="00E55214" w:rsidRPr="00985175" w:rsidRDefault="00E55214" w:rsidP="0096146B">
                              <w:pPr>
                                <w:pStyle w:val="Code"/>
                                <w:spacing w:line="168" w:lineRule="auto"/>
                              </w:pPr>
                              <w:r w:rsidRPr="00985175">
                                <w:t>Return</w:t>
                              </w:r>
                            </w:p>
                            <w:p w14:paraId="75525277" w14:textId="77777777" w:rsidR="00E55214" w:rsidRDefault="00E55214"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Oval 264"/>
                        <wps:cNvSpPr/>
                        <wps:spPr>
                          <a:xfrm>
                            <a:off x="4085449" y="4348411"/>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Arrow Connector 419"/>
                        <wps:cNvCnPr>
                          <a:stCxn id="420" idx="2"/>
                          <a:endCxn id="264" idx="0"/>
                        </wps:cNvCnPr>
                        <wps:spPr>
                          <a:xfrm>
                            <a:off x="3358336" y="4008208"/>
                            <a:ext cx="792518" cy="3402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6" name="Straight Arrow Connector 419"/>
                        <wps:cNvCnPr>
                          <a:stCxn id="243" idx="2"/>
                          <a:endCxn id="264" idx="0"/>
                        </wps:cNvCnPr>
                        <wps:spPr>
                          <a:xfrm flipH="1">
                            <a:off x="4150854" y="4000066"/>
                            <a:ext cx="846475" cy="3483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7" name="Text Box 267"/>
                        <wps:cNvSpPr txBox="1"/>
                        <wps:spPr>
                          <a:xfrm>
                            <a:off x="3114303" y="4532300"/>
                            <a:ext cx="2001623" cy="844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32360A" w14:textId="77777777" w:rsidR="00E55214" w:rsidRDefault="00E55214" w:rsidP="0096146B">
                              <w:pPr>
                                <w:pStyle w:val="Code"/>
                                <w:spacing w:line="168" w:lineRule="auto"/>
                              </w:pPr>
                              <w:r>
                                <w:t>Create the following DOM Element Node  structure  as a child of the eNode xsd:complexType/xsd:simpleContent/</w:t>
                              </w:r>
                            </w:p>
                            <w:p w14:paraId="704FDD18" w14:textId="77777777" w:rsidR="00E55214" w:rsidRDefault="00E55214" w:rsidP="0096146B">
                              <w:pPr>
                                <w:pStyle w:val="Code"/>
                                <w:spacing w:line="168" w:lineRule="auto"/>
                              </w:pPr>
                              <w:r>
                                <w:t>xsd:extension. Let extNode denote the xsd:extension.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3228081" y="5577072"/>
                            <a:ext cx="1769058" cy="512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C79683" w14:textId="77777777" w:rsidR="00E55214" w:rsidRDefault="00E55214"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14:paraId="1CE61155" w14:textId="77777777" w:rsidR="00E55214" w:rsidRDefault="00E55214"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9" name="Group 349"/>
                        <wpg:cNvGrpSpPr/>
                        <wpg:grpSpPr>
                          <a:xfrm>
                            <a:off x="2677205" y="2675512"/>
                            <a:ext cx="1360544" cy="383214"/>
                            <a:chOff x="3601982" y="191338"/>
                            <a:chExt cx="1360544" cy="383214"/>
                          </a:xfrm>
                        </wpg:grpSpPr>
                        <wps:wsp>
                          <wps:cNvPr id="350" name="Diamond 350"/>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614D1A" w14:textId="77777777" w:rsidR="00E55214" w:rsidRDefault="00E55214"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1" name="Text Box 351"/>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3532B1" w14:textId="77777777" w:rsidR="00E55214" w:rsidRDefault="00E55214" w:rsidP="0096146B">
                                <w:pPr>
                                  <w:pStyle w:val="Code"/>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52" name="Text Box 352"/>
                        <wps:cNvSpPr txBox="1"/>
                        <wps:spPr>
                          <a:xfrm>
                            <a:off x="4604623" y="234561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624F6" w14:textId="77777777" w:rsidR="00E55214" w:rsidRDefault="00E55214"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419"/>
                        <wps:cNvCnPr>
                          <a:stCxn id="350" idx="2"/>
                          <a:endCxn id="420" idx="0"/>
                        </wps:cNvCnPr>
                        <wps:spPr>
                          <a:xfrm>
                            <a:off x="3357477" y="3058726"/>
                            <a:ext cx="859" cy="2469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5" name="Text Box 355"/>
                        <wps:cNvSpPr txBox="1"/>
                        <wps:spPr>
                          <a:xfrm>
                            <a:off x="4741669"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E1FD7A" w14:textId="77777777" w:rsidR="00E55214" w:rsidRDefault="00E55214"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Straight Arrow Connector 419"/>
                        <wps:cNvCnPr>
                          <a:stCxn id="350" idx="1"/>
                          <a:endCxn id="267" idx="1"/>
                        </wps:cNvCnPr>
                        <wps:spPr>
                          <a:xfrm rot="10800000" flipH="1" flipV="1">
                            <a:off x="2677205" y="2867118"/>
                            <a:ext cx="437098" cy="2087559"/>
                          </a:xfrm>
                          <a:prstGeom prst="bentConnector3">
                            <a:avLst>
                              <a:gd name="adj1" fmla="val -5229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7" name="Text Box 357"/>
                        <wps:cNvSpPr txBox="1"/>
                        <wps:spPr>
                          <a:xfrm>
                            <a:off x="2286003" y="26249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5F18CD" w14:textId="77777777" w:rsidR="00E55214" w:rsidRDefault="00E55214"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Straight Arrow Connector 419"/>
                        <wps:cNvCnPr>
                          <a:stCxn id="246" idx="3"/>
                          <a:endCxn id="267" idx="3"/>
                        </wps:cNvCnPr>
                        <wps:spPr>
                          <a:xfrm flipH="1">
                            <a:off x="5115926" y="2862228"/>
                            <a:ext cx="533551" cy="2092450"/>
                          </a:xfrm>
                          <a:prstGeom prst="bentConnector3">
                            <a:avLst>
                              <a:gd name="adj1" fmla="val -4284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61" name="Text Box 361"/>
                        <wps:cNvSpPr txBox="1"/>
                        <wps:spPr>
                          <a:xfrm>
                            <a:off x="5484875" y="262501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AA655" w14:textId="77777777" w:rsidR="00E55214" w:rsidRDefault="00E55214"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4300683" y="673288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CABD2C" w14:textId="77777777" w:rsidR="00E55214" w:rsidRDefault="00E55214"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Arrow Connector 419"/>
                        <wps:cNvCnPr>
                          <a:stCxn id="267" idx="2"/>
                          <a:endCxn id="269" idx="0"/>
                        </wps:cNvCnPr>
                        <wps:spPr>
                          <a:xfrm flipH="1">
                            <a:off x="4112590" y="5377056"/>
                            <a:ext cx="2525" cy="200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1" name="Straight Arrow Connector 419"/>
                        <wps:cNvCnPr>
                          <a:stCxn id="269" idx="3"/>
                          <a:endCxn id="417" idx="3"/>
                        </wps:cNvCnPr>
                        <wps:spPr>
                          <a:xfrm>
                            <a:off x="4997139" y="5833294"/>
                            <a:ext cx="221431" cy="2005739"/>
                          </a:xfrm>
                          <a:prstGeom prst="bentConnector3">
                            <a:avLst>
                              <a:gd name="adj1" fmla="val 30013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6" name="Straight Arrow Connector 419"/>
                        <wps:cNvCnPr>
                          <a:endCxn id="373" idx="0"/>
                        </wps:cNvCnPr>
                        <wps:spPr>
                          <a:xfrm>
                            <a:off x="966162" y="1458665"/>
                            <a:ext cx="124" cy="2616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7" name="Straight Arrow Connector 377"/>
                        <wps:cNvCnPr>
                          <a:stCxn id="373" idx="2"/>
                        </wps:cNvCnPr>
                        <wps:spPr>
                          <a:xfrm flipH="1">
                            <a:off x="966188" y="2862064"/>
                            <a:ext cx="98" cy="8537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8" name="Straight Arrow Connector 378"/>
                        <wps:cNvCnPr>
                          <a:stCxn id="375" idx="2"/>
                          <a:endCxn id="409" idx="0"/>
                        </wps:cNvCnPr>
                        <wps:spPr>
                          <a:xfrm>
                            <a:off x="1059901" y="4447028"/>
                            <a:ext cx="18732" cy="15628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5" name="Straight Arrow Connector 395"/>
                        <wps:cNvCnPr>
                          <a:stCxn id="409" idx="2"/>
                          <a:endCxn id="403" idx="0"/>
                        </wps:cNvCnPr>
                        <wps:spPr>
                          <a:xfrm flipH="1">
                            <a:off x="1068987" y="4988916"/>
                            <a:ext cx="9664" cy="202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6" name="Straight Arrow Connector 396"/>
                        <wps:cNvCnPr>
                          <a:stCxn id="374" idx="2"/>
                          <a:endCxn id="375" idx="0"/>
                        </wps:cNvCnPr>
                        <wps:spPr>
                          <a:xfrm>
                            <a:off x="1050894" y="3988678"/>
                            <a:ext cx="9007" cy="1626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7" name="Straight Arrow Connector 397"/>
                        <wps:cNvCnPr>
                          <a:stCxn id="403" idx="2"/>
                        </wps:cNvCnPr>
                        <wps:spPr>
                          <a:xfrm>
                            <a:off x="1068987" y="5515969"/>
                            <a:ext cx="649" cy="2282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02" name="Straight Arrow Connector 402"/>
                        <wps:cNvCnPr>
                          <a:stCxn id="408" idx="3"/>
                          <a:endCxn id="366" idx="1"/>
                        </wps:cNvCnPr>
                        <wps:spPr>
                          <a:xfrm flipV="1">
                            <a:off x="1882347" y="6461375"/>
                            <a:ext cx="1583437" cy="105430"/>
                          </a:xfrm>
                          <a:prstGeom prst="bentConnector3">
                            <a:avLst>
                              <a:gd name="adj1" fmla="val 530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28" name="Group 428"/>
                        <wpg:cNvGrpSpPr/>
                        <wpg:grpSpPr>
                          <a:xfrm>
                            <a:off x="150466" y="5744276"/>
                            <a:ext cx="1838341" cy="397643"/>
                            <a:chOff x="352393" y="4390533"/>
                            <a:chExt cx="1838341" cy="397643"/>
                          </a:xfrm>
                        </wpg:grpSpPr>
                        <wps:wsp>
                          <wps:cNvPr id="410" name="Diamond 410"/>
                          <wps:cNvSpPr/>
                          <wps:spPr>
                            <a:xfrm>
                              <a:off x="352393" y="4390533"/>
                              <a:ext cx="1838341" cy="39764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E52BE6" w14:textId="77777777" w:rsidR="00E55214" w:rsidRDefault="00E55214"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Text Box 375"/>
                          <wps:cNvSpPr txBox="1"/>
                          <wps:spPr>
                            <a:xfrm>
                              <a:off x="493172" y="4487190"/>
                              <a:ext cx="1557491"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E46AB8" w14:textId="77777777" w:rsidR="00E55214" w:rsidRDefault="00E55214"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7" name="Straight Arrow Connector 427"/>
                        <wps:cNvCnPr>
                          <a:stCxn id="410" idx="2"/>
                        </wps:cNvCnPr>
                        <wps:spPr>
                          <a:xfrm flipH="1">
                            <a:off x="1069612" y="6141919"/>
                            <a:ext cx="25" cy="2146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9" name="Text Box 429"/>
                        <wps:cNvSpPr txBox="1"/>
                        <wps:spPr>
                          <a:xfrm>
                            <a:off x="714395" y="614190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2A6744" w14:textId="77777777" w:rsidR="00E55214" w:rsidRDefault="00E55214"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Elbow Connector 430"/>
                        <wps:cNvCnPr>
                          <a:stCxn id="410" idx="3"/>
                          <a:endCxn id="366" idx="1"/>
                        </wps:cNvCnPr>
                        <wps:spPr>
                          <a:xfrm>
                            <a:off x="1988807" y="5943098"/>
                            <a:ext cx="1476977" cy="518277"/>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1" name="Text Box 431"/>
                        <wps:cNvSpPr txBox="1"/>
                        <wps:spPr>
                          <a:xfrm>
                            <a:off x="1753643" y="568773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998167" w14:textId="77777777" w:rsidR="00E55214" w:rsidRDefault="00E55214"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296"/>
                        <wps:cNvSpPr txBox="1"/>
                        <wps:spPr>
                          <a:xfrm>
                            <a:off x="2536702" y="7153554"/>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889A9A" w14:textId="77777777" w:rsidR="00E55214" w:rsidRPr="00985175" w:rsidRDefault="00E55214" w:rsidP="0096146B">
                              <w:pPr>
                                <w:pStyle w:val="Code"/>
                                <w:spacing w:line="168" w:lineRule="auto"/>
                              </w:pPr>
                              <w:r w:rsidRPr="00985175">
                                <w:t>Return</w:t>
                              </w:r>
                            </w:p>
                            <w:p w14:paraId="049FB9CD" w14:textId="77777777" w:rsidR="00E55214" w:rsidRDefault="00E55214"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Diamond 392"/>
                        <wps:cNvSpPr/>
                        <wps:spPr>
                          <a:xfrm>
                            <a:off x="270220" y="360825"/>
                            <a:ext cx="1557655" cy="38366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15F01F" w14:textId="77777777" w:rsidR="00E55214" w:rsidRDefault="00E55214" w:rsidP="0096146B">
                              <w:pPr>
                                <w:pStyle w:val="NormalWeb"/>
                                <w:overflowPunct w:val="0"/>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93" name="Text Box 375"/>
                        <wps:cNvSpPr txBox="1"/>
                        <wps:spPr>
                          <a:xfrm>
                            <a:off x="469757" y="413997"/>
                            <a:ext cx="1180461" cy="309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F1888" w14:textId="77777777" w:rsidR="00E55214" w:rsidRPr="00FC25DB" w:rsidRDefault="00E55214"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14:paraId="2B5CF02D" w14:textId="77777777" w:rsidR="00E55214" w:rsidRDefault="00E55214" w:rsidP="0096146B">
                              <w:pPr>
                                <w:pStyle w:val="NormalWeb"/>
                                <w:overflowPunct w:val="0"/>
                                <w:spacing w:before="0" w:beforeAutospacing="0" w:after="0" w:afterAutospacing="0" w:line="168"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 name="Text Box 406"/>
                        <wps:cNvSpPr txBox="1"/>
                        <wps:spPr>
                          <a:xfrm>
                            <a:off x="2188008" y="65926"/>
                            <a:ext cx="1933110" cy="535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1F16D3" w14:textId="77777777" w:rsidR="00E55214" w:rsidRDefault="00E55214" w:rsidP="0096146B">
                              <w:pPr>
                                <w:pStyle w:val="Code"/>
                                <w:spacing w:line="168" w:lineRule="auto"/>
                                <w:jc w:val="center"/>
                              </w:pPr>
                              <w:r>
                                <w:t>Create a DOM Element node, eNode, representing the xsd:attribute as a sibbling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 name="Text Box 414"/>
                        <wps:cNvSpPr txBox="1"/>
                        <wps:spPr>
                          <a:xfrm>
                            <a:off x="2212510" y="766095"/>
                            <a:ext cx="1932629" cy="954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B2C001" w14:textId="77777777" w:rsidR="00E55214" w:rsidRDefault="00E55214"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14:paraId="007CB32B" w14:textId="77777777" w:rsidR="00E55214" w:rsidRDefault="00E55214"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Straight Arrow Connector 419"/>
                        <wps:cNvCnPr>
                          <a:stCxn id="414" idx="2"/>
                        </wps:cNvCnPr>
                        <wps:spPr>
                          <a:xfrm rot="5400000">
                            <a:off x="1586094" y="2122912"/>
                            <a:ext cx="1995390" cy="1190072"/>
                          </a:xfrm>
                          <a:prstGeom prst="bentConnector3">
                            <a:avLst>
                              <a:gd name="adj1" fmla="val 1419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7" name="Straight Arrow Connector 419"/>
                        <wps:cNvCnPr>
                          <a:stCxn id="392" idx="2"/>
                          <a:endCxn id="354" idx="0"/>
                        </wps:cNvCnPr>
                        <wps:spPr>
                          <a:xfrm>
                            <a:off x="1049048" y="744485"/>
                            <a:ext cx="1897" cy="186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7" name="Straight Arrow Connector 419"/>
                        <wps:cNvCnPr>
                          <a:stCxn id="392" idx="3"/>
                          <a:endCxn id="406" idx="1"/>
                        </wps:cNvCnPr>
                        <wps:spPr>
                          <a:xfrm flipV="1">
                            <a:off x="1827875" y="333629"/>
                            <a:ext cx="360133" cy="2190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8" name="Straight Arrow Connector 419"/>
                        <wps:cNvCnPr>
                          <a:stCxn id="406" idx="2"/>
                          <a:endCxn id="414" idx="0"/>
                        </wps:cNvCnPr>
                        <wps:spPr>
                          <a:xfrm>
                            <a:off x="3154563" y="601331"/>
                            <a:ext cx="24235" cy="1647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4" name="Text Box 384"/>
                        <wps:cNvSpPr txBox="1"/>
                        <wps:spPr>
                          <a:xfrm>
                            <a:off x="1753697" y="26211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DE0BA" w14:textId="77777777" w:rsidR="00E55214" w:rsidRDefault="00E55214"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Text Box 483"/>
                        <wps:cNvSpPr txBox="1"/>
                        <wps:spPr>
                          <a:xfrm>
                            <a:off x="733683" y="703757"/>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678F29" w14:textId="77777777" w:rsidR="00E55214" w:rsidRDefault="00E55214"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1312E4B" id="Canvas 372" o:spid="_x0000_s1311" editas="canvas" style="width:467.15pt;height:648.85pt;mso-position-horizontal-relative:char;mso-position-vertical-relative:line" coordsize="59328,82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">
                <v:shape id="_x0000_s1312" type="#_x0000_t75" style="position:absolute;width:59328;height:82397;visibility:visible;mso-wrap-style:square" stroked="t" strokecolor="black [3213]">
                  <v:fill o:detectmouseclick="t"/>
                  <v:path o:connecttype="none"/>
                </v:shape>
                <v:oval id="Oval 345" o:spid="_x0000_s1313" style="position:absolute;left:9837;top:609;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" fillcolor="white [3201]" strokeweight=".5pt"/>
                <v:shape id="Text Box 354" o:spid="_x0000_s1314" type="#_x0000_t202" style="position:absolute;left:846;top:9308;width:19326;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" fillcolor="white [3201]" strokeweight=".5pt">
                  <v:textbox>
                    <w:txbxContent>
                      <w:p w14:paraId="071D3EC8" w14:textId="77777777" w:rsidR="00E55214" w:rsidRDefault="00E55214" w:rsidP="0096146B">
                        <w:pPr>
                          <w:pStyle w:val="Code"/>
                          <w:spacing w:line="168" w:lineRule="auto"/>
                          <w:jc w:val="center"/>
                        </w:pPr>
                        <w:r>
                          <w:t>Create a DOM Element node, eNode, representing the xsd:element, as a child of the gPNode.</w:t>
                        </w:r>
                      </w:p>
                    </w:txbxContent>
                  </v:textbox>
                </v:shape>
                <v:shape id="Straight Arrow Connector 358" o:spid="_x0000_s1315" type="#_x0000_t32" style="position:absolute;left:10490;top:1929;width:7;height:1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" filled="t" fillcolor="white [3201]" strokeweight=".5pt">
                  <v:stroke endarrow="open"/>
                </v:shape>
                <v:shape id="Straight Arrow Connector 359" o:spid="_x0000_s1316" type="#_x0000_t32" style="position:absolute;left:29588;top:72721;width:2042;height:25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" filled="t" fillcolor="white [3201]" strokeweight=".5pt">
                  <v:stroke endarrow="open"/>
                </v:shape>
                <v:group id="Group 365" o:spid="_x0000_s1317" style="position:absolute;left:34657;top:62697;width:12759;height:3832" coordorigin="8252,3497" coordsize="1275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Diamond 366" o:spid="_x0000_s1318" type="#_x0000_t4" style="position:absolute;left:8252;top:3497;width:12759;height:6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" fillcolor="white [3201]" strokeweight=".25pt">
                    <v:textbox inset="0,0,0,0">
                      <w:txbxContent>
                        <w:p w14:paraId="3E548E55" w14:textId="77777777" w:rsidR="00E55214" w:rsidRDefault="00E55214" w:rsidP="0096146B">
                          <w:pPr>
                            <w:pStyle w:val="Code"/>
                            <w:spacing w:line="168" w:lineRule="auto"/>
                            <w:jc w:val="center"/>
                          </w:pPr>
                        </w:p>
                      </w:txbxContent>
                    </v:textbox>
                  </v:shape>
                  <v:shape id="Text Box 367" o:spid="_x0000_s1319" type="#_x0000_t202" style="position:absolute;left:10413;top:4447;width:9056;height:4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k2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QL+z4QjINd/AAAA//8DAFBLAQItABQABgAIAAAAIQDb4fbL7gAAAIUBAAATAAAAAAAA&#10;AAAAAAAAAAAAAABbQ29udGVudF9UeXBlc10ueG1sUEsBAi0AFAAGAAgAAAAhAFr0LFu/AAAAFQEA&#10;AAsAAAAAAAAAAAAAAAAAHwEAAF9yZWxzLy5yZWxzUEsBAi0AFAAGAAgAAAAhAJZmGTbHAAAA3AAA&#10;AA8AAAAAAAAAAAAAAAAABwIAAGRycy9kb3ducmV2LnhtbFBLBQYAAAAAAwADALcAAAD7AgAAAAA=&#10;" filled="f" stroked="f" strokeweight=".5pt">
                    <v:textbox>
                      <w:txbxContent>
                        <w:p w14:paraId="10728F30" w14:textId="77777777" w:rsidR="00E55214" w:rsidRDefault="00E55214" w:rsidP="0096146B">
                          <w:pPr>
                            <w:pStyle w:val="Code"/>
                            <w:jc w:val="center"/>
                          </w:pPr>
                          <w:r>
                            <w:t>SCs[ ].size = 0?</w:t>
                          </w:r>
                        </w:p>
                      </w:txbxContent>
                    </v:textbox>
                  </v:shape>
                </v:group>
                <v:shape id="Text Box 373" o:spid="_x0000_s1320" type="#_x0000_t202" style="position:absolute;left:880;top:17203;width:17565;height:1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" fillcolor="white [3201]" strokeweight=".5pt">
                  <v:textbox>
                    <w:txbxContent>
                      <w:p w14:paraId="1730D65E" w14:textId="77777777" w:rsidR="00E55214" w:rsidRDefault="00E55214"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14:paraId="479C945D" w14:textId="77777777" w:rsidR="00E55214" w:rsidRDefault="00E55214" w:rsidP="0096146B">
                        <w:pPr>
                          <w:pStyle w:val="Code"/>
                          <w:spacing w:line="168" w:lineRule="auto"/>
                          <w:jc w:val="center"/>
                        </w:pPr>
                      </w:p>
                    </w:txbxContent>
                  </v:textbox>
                </v:shape>
                <v:shape id="Text Box 374" o:spid="_x0000_s1321" type="#_x0000_t202" style="position:absolute;left:846;top:37167;width:19326;height:2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" fillcolor="white [3201]" strokeweight=".5pt">
                  <v:textbox>
                    <w:txbxContent>
                      <w:p w14:paraId="2AFE7AEA" w14:textId="77777777" w:rsidR="00E55214" w:rsidRDefault="00E55214" w:rsidP="0096146B">
                        <w:pPr>
                          <w:pStyle w:val="Code"/>
                          <w:spacing w:line="168" w:lineRule="auto"/>
                          <w:jc w:val="center"/>
                        </w:pPr>
                        <w:r w:rsidRPr="00234106">
                          <w:rPr>
                            <w:b/>
                            <w:bCs/>
                          </w:rPr>
                          <w:t>(1)</w:t>
                        </w:r>
                        <w:r>
                          <w:t xml:space="preserve"> Handle nillable, default and fixed</w:t>
                        </w:r>
                      </w:p>
                    </w:txbxContent>
                  </v:textbox>
                </v:shape>
                <v:shape id="Text Box 375" o:spid="_x0000_s1322" type="#_x0000_t202" style="position:absolute;left:2751;top:41512;width:15695;height:2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" fillcolor="white [3201]" strokeweight=".5pt">
                  <v:textbox>
                    <w:txbxContent>
                      <w:p w14:paraId="3C7F6D0D" w14:textId="77777777" w:rsidR="00E55214" w:rsidRDefault="00E55214" w:rsidP="0096146B">
                        <w:pPr>
                          <w:pStyle w:val="Code"/>
                          <w:spacing w:line="168" w:lineRule="auto"/>
                          <w:jc w:val="center"/>
                        </w:pPr>
                        <w:r>
                          <w:t>SCs[ ] = GetBBIESCs(gBBIE)</w:t>
                        </w:r>
                      </w:p>
                    </w:txbxContent>
                  </v:textbox>
                </v:shape>
                <v:shape id="Diamond 403" o:spid="_x0000_s1323" type="#_x0000_t4" style="position:absolute;left:2900;top:51917;width:15578;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" fillcolor="white [3201]" strokeweight=".25pt">
                  <v:textbox inset="0,0,0,0">
                    <w:txbxContent>
                      <w:p w14:paraId="0A38C101" w14:textId="77777777" w:rsidR="00E55214" w:rsidRDefault="00E55214" w:rsidP="0096146B"/>
                    </w:txbxContent>
                  </v:textbox>
                </v:shape>
                <v:shape id="Text Box 405" o:spid="_x0000_s1324" type="#_x0000_t202" style="position:absolute;left:7245;top:55159;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of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FI0KH8YAAADcAAAA&#10;DwAAAAAAAAAAAAAAAAAHAgAAZHJzL2Rvd25yZXYueG1sUEsFBgAAAAADAAMAtwAAAPoCAAAAAA==&#10;" filled="f" stroked="f" strokeweight=".5pt">
                  <v:textbox>
                    <w:txbxContent>
                      <w:p w14:paraId="4187F9E2" w14:textId="77777777" w:rsidR="00E55214" w:rsidRDefault="00E55214" w:rsidP="0096146B">
                        <w:r>
                          <w:t>N</w:t>
                        </w:r>
                      </w:p>
                    </w:txbxContent>
                  </v:textbox>
                </v:shape>
                <v:shape id="Text Box 408" o:spid="_x0000_s1325" type="#_x0000_t202" style="position:absolute;left:2751;top:63565;width:16072;height:4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DTvwAAANwAAAAPAAAAZHJzL2Rvd25yZXYueG1sRE9NawIx&#10;EL0X+h/CFHqrWY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CMHyDTvwAAANwAAAAPAAAAAAAA&#10;AAAAAAAAAAcCAABkcnMvZG93bnJldi54bWxQSwUGAAAAAAMAAwC3AAAA8wIAAAAA&#10;" fillcolor="white [3201]" strokeweight=".5pt">
                  <v:textbox>
                    <w:txbxContent>
                      <w:p w14:paraId="0813296A" w14:textId="77777777" w:rsidR="00E55214" w:rsidRDefault="00E55214" w:rsidP="0096146B">
                        <w:pPr>
                          <w:pStyle w:val="Code"/>
                          <w:spacing w:line="168" w:lineRule="auto"/>
                          <w:jc w:val="center"/>
                        </w:pPr>
                        <w:r>
                          <w:t>clNode = GenerateCodeList(</w:t>
                        </w:r>
                      </w:p>
                      <w:p w14:paraId="62288D90" w14:textId="77777777" w:rsidR="00E55214" w:rsidRDefault="00E55214" w:rsidP="0096146B">
                        <w:pPr>
                          <w:pStyle w:val="Code"/>
                          <w:spacing w:line="168" w:lineRule="auto"/>
                          <w:jc w:val="center"/>
                        </w:pPr>
                        <w:r>
                          <w:t>aCL, gBDT, gSchemaNode)</w:t>
                        </w:r>
                      </w:p>
                    </w:txbxContent>
                  </v:textbox>
                </v:shape>
                <v:shape id="Text Box 409" o:spid="_x0000_s1326" type="#_x0000_t202" style="position:absolute;left:2751;top:46033;width:16070;height:3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" fillcolor="white [3201]" strokeweight=".5pt">
                  <v:textbox>
                    <w:txbxContent>
                      <w:p w14:paraId="4CA3BD9E" w14:textId="77777777" w:rsidR="00E55214" w:rsidRDefault="00E55214"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v:textbox>
                </v:shape>
                <v:shape id="Text Box 412" o:spid="_x0000_s1327" type="#_x0000_t202" style="position:absolute;left:35350;top:66215;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" filled="f" stroked="f" strokeweight=".5pt">
                  <v:textbox>
                    <w:txbxContent>
                      <w:p w14:paraId="762CBDF1" w14:textId="77777777" w:rsidR="00E55214" w:rsidRDefault="00E55214" w:rsidP="0096146B">
                        <w:r>
                          <w:t>N</w:t>
                        </w:r>
                      </w:p>
                    </w:txbxContent>
                  </v:textbox>
                </v:shape>
                <v:shape id="Text Box 413" o:spid="_x0000_s1328" type="#_x0000_t202" style="position:absolute;left:31630;top:70097;width:22859;height:5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R/wwAAANwAAAAPAAAAZHJzL2Rvd25yZXYueG1sRI9BSwMx&#10;FITvgv8hPMGbzbaW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B2Ikf8MAAADcAAAADwAA&#10;AAAAAAAAAAAAAAAHAgAAZHJzL2Rvd25yZXYueG1sUEsFBgAAAAADAAMAtwAAAPcCAAAAAA==&#10;" fillcolor="white [3201]" strokeweight=".5pt">
                  <v:textbox>
                    <w:txbxContent>
                      <w:p w14:paraId="16B9F150" w14:textId="77777777" w:rsidR="00E55214" w:rsidRDefault="00E55214"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v:textbox>
                </v:shape>
                <v:oval id="Oval 416" o:spid="_x0000_s1329" style="position:absolute;left:28281;top:74738;width:1308;height:1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" fillcolor="black [3213]" strokeweight=".5pt"/>
                <v:shape id="Text Box 417" o:spid="_x0000_s1330" type="#_x0000_t202" style="position:absolute;left:34657;top:76572;width:17528;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" fillcolor="white [3201]" strokeweight=".5pt">
                  <v:textbox>
                    <w:txbxContent>
                      <w:p w14:paraId="0D6C2E8E" w14:textId="77777777" w:rsidR="00E55214" w:rsidRDefault="00E55214" w:rsidP="0096146B">
                        <w:pPr>
                          <w:pStyle w:val="Code"/>
                          <w:spacing w:line="168" w:lineRule="auto"/>
                          <w:jc w:val="center"/>
                        </w:pPr>
                        <w:r>
                          <w:t>eNode = GenerateSCs(gBBIE, eNode, SCs[ ], gSchemaNode)</w:t>
                        </w:r>
                      </w:p>
                    </w:txbxContent>
                  </v:textbox>
                </v:shape>
                <v:shape id="Straight Arrow Connector 418" o:spid="_x0000_s1331" type="#_x0000_t32" style="position:absolute;left:29586;top:75333;width:5071;height:30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" filled="t" fillcolor="white [3201]" strokeweight=".5pt">
                  <v:stroke endarrow="open"/>
                </v:shape>
                <v:shape id="Straight Arrow Connector 419" o:spid="_x0000_s1332" type="#_x0000_t34" style="position:absolute;left:25670;top:54660;width:3497;height:2723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" filled="t" fillcolor="white [3201]" strokeweight=".5pt">
                  <v:stroke endarrow="open"/>
                </v:shape>
                <v:shape id="Text Box 420" o:spid="_x0000_s1333" type="#_x0000_t202" style="position:absolute;left:25500;top:33056;width:16166;height:7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C9DB854" w14:textId="77777777" w:rsidR="00E55214" w:rsidRDefault="00E55214"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v:textbox>
                </v:shape>
                <v:shape id="Text Box 421" o:spid="_x0000_s1334" type="#_x0000_t202" style="position:absolute;left:2900;top:70026;width:21802;height:3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" fillcolor="white [3201]" strokeweight=".5pt">
                  <v:textbox inset="1.44pt,,1.44pt">
                    <w:txbxContent>
                      <w:p w14:paraId="0A04A3FA" w14:textId="77777777" w:rsidR="00E55214" w:rsidRDefault="00E55214"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v:textbox>
                </v:shape>
                <v:shape id="Text Box 423" o:spid="_x0000_s1335" type="#_x0000_t202" style="position:absolute;left:3198;top:76588;width:21308;height:3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" fillcolor="white [3201]" strokeweight=".5pt">
                  <v:textbox>
                    <w:txbxContent>
                      <w:p w14:paraId="558E3206" w14:textId="77777777" w:rsidR="00E55214" w:rsidRDefault="00E55214"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14:paraId="4B21E154" w14:textId="77777777" w:rsidR="00E55214" w:rsidRDefault="00E55214" w:rsidP="0096146B">
                        <w:pPr>
                          <w:pStyle w:val="Code"/>
                          <w:spacing w:line="168" w:lineRule="auto"/>
                          <w:jc w:val="center"/>
                        </w:pPr>
                      </w:p>
                    </w:txbxContent>
                  </v:textbox>
                </v:shape>
                <v:shape id="Straight Arrow Connector 419" o:spid="_x0000_s1336" type="#_x0000_t32" style="position:absolute;left:13801;top:73743;width:51;height:2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" filled="t" fillcolor="white [3201]" strokeweight=".5pt">
                  <v:stroke endarrow="open"/>
                </v:shape>
                <v:shape id="Straight Arrow Connector 419" o:spid="_x0000_s1337" type="#_x0000_t32" style="position:absolute;left:24506;top:78346;width:10151;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" filled="t" fillcolor="white [3201]" strokeweight=".5pt">
                  <v:stroke endarrow="open"/>
                </v:shape>
                <v:shape id="Straight Arrow Connector 419" o:spid="_x0000_s1338" type="#_x0000_t34" style="position:absolute;left:40264;top:67302;width:3568;height:202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" filled="t" fillcolor="white [3201]" strokeweight=".5pt">
                  <v:stroke endarrow="open"/>
                </v:shape>
                <v:shape id="Text Box 375" o:spid="_x0000_s1339" type="#_x0000_t202" style="position:absolute;left:6699;top:52520;width:8562;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m2xwAAANwAAAAPAAAAZHJzL2Rvd25yZXYueG1sRI/Na8JA&#10;FMTvQv+H5RV6001TWi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PM0ObbHAAAA3AAA&#10;AA8AAAAAAAAAAAAAAAAABwIAAGRycy9kb3ducmV2LnhtbFBLBQYAAAAAAwADALcAAAD7AgAAAAA=&#10;" filled="f" stroked="f" strokeweight=".5pt">
                  <v:textbox>
                    <w:txbxContent>
                      <w:p w14:paraId="180E007C" w14:textId="77777777" w:rsidR="00E55214" w:rsidRDefault="00E55214"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v:textbox>
                </v:shape>
                <v:group id="Group 22" o:spid="_x0000_s1340" style="position:absolute;left:34067;top:18485;width:18121;height:6314" coordorigin="33549,5697" coordsize="18120,6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Diamond 238" o:spid="_x0000_s1341" type="#_x0000_t4" style="position:absolute;left:33549;top:5697;width:18120;height:6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" fillcolor="white [3201]" strokeweight=".25pt">
                    <v:textbox inset="0,0,0,0">
                      <w:txbxContent>
                        <w:p w14:paraId="566DA8D9" w14:textId="77777777" w:rsidR="00E55214" w:rsidRDefault="00E55214"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42" type="#_x0000_t202" style="position:absolute;left:35021;top:6427;width:15619;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" filled="f" stroked="f" strokeweight=".5pt">
                    <v:textbox>
                      <w:txbxContent>
                        <w:p w14:paraId="5EC53105" w14:textId="77777777" w:rsidR="00E55214" w:rsidRDefault="00E55214"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14:paraId="4DF6671B" w14:textId="77777777" w:rsidR="00E55214" w:rsidRDefault="00E55214"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bdt_pri_restri_id</w:t>
                          </w:r>
                        </w:p>
                        <w:p w14:paraId="00DE4BEE" w14:textId="77777777" w:rsidR="00E55214" w:rsidRDefault="00E55214"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v:textbox>
                  </v:shape>
                </v:group>
                <v:shape id="Straight Arrow Connector 419" o:spid="_x0000_s1343" type="#_x0000_t32" style="position:absolute;left:33574;top:24799;width:9553;height:19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" filled="t" fillcolor="white [3201]" strokeweight=".5pt">
                  <v:stroke endarrow="open"/>
                </v:shape>
                <v:shape id="Text Box 242" o:spid="_x0000_s1344" type="#_x0000_t202" style="position:absolute;left:33860;top:3063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6C725E19" w14:textId="77777777" w:rsidR="00E55214" w:rsidRDefault="00E55214" w:rsidP="0096146B">
                        <w:r>
                          <w:t>Y</w:t>
                        </w:r>
                      </w:p>
                    </w:txbxContent>
                  </v:textbox>
                </v:shape>
                <v:shape id="Text Box 243" o:spid="_x0000_s1345" type="#_x0000_t202" style="position:absolute;left:41981;top:33057;width:15984;height:6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" fillcolor="white [3201]" strokeweight=".5pt">
                  <v:textbox>
                    <w:txbxContent>
                      <w:p w14:paraId="202C9C23" w14:textId="77777777" w:rsidR="00E55214" w:rsidRDefault="00E55214" w:rsidP="0096146B">
                        <w:pPr>
                          <w:pStyle w:val="Code"/>
                          <w:spacing w:line="168" w:lineRule="auto"/>
                        </w:pPr>
                        <w:r>
                          <w:rPr>
                            <w:b/>
                            <w:bCs/>
                          </w:rPr>
                          <w:t xml:space="preserve">(4) </w:t>
                        </w:r>
                        <w:r>
                          <w:t>Add an XML DOM Attribute Node, tNode, representing the ‘type’ attribute as a child of the eNode and set its value.</w:t>
                        </w:r>
                      </w:p>
                      <w:p w14:paraId="6A6EA2AF" w14:textId="77777777" w:rsidR="00E55214" w:rsidRDefault="00E55214" w:rsidP="0096146B">
                        <w:pPr>
                          <w:pStyle w:val="Code"/>
                          <w:spacing w:line="168" w:lineRule="auto"/>
                        </w:pPr>
                      </w:p>
                    </w:txbxContent>
                  </v:textbox>
                </v:shape>
                <v:group id="Group 348" o:spid="_x0000_s1346" style="position:absolute;left:42889;top:26706;width:13605;height:3832" coordorigin="36019,1913"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Diamond 246" o:spid="_x0000_s1347" type="#_x0000_t4" style="position:absolute;left:36019;top:1913;width:13606;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" fillcolor="white [3201]" strokeweight=".25pt">
                    <v:textbox inset="0,0,0,0">
                      <w:txbxContent>
                        <w:p w14:paraId="6588BFC9" w14:textId="77777777" w:rsidR="00E55214" w:rsidRDefault="00E55214" w:rsidP="0096146B">
                          <w:pPr>
                            <w:pStyle w:val="Code"/>
                            <w:spacing w:line="168" w:lineRule="auto"/>
                            <w:jc w:val="center"/>
                          </w:pPr>
                        </w:p>
                      </w:txbxContent>
                    </v:textbox>
                  </v:shape>
                  <v:shape id="Text Box 248" o:spid="_x0000_s1348" type="#_x0000_t202" style="position:absolute;left:38562;top:278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" filled="f" stroked="f" strokeweight=".5pt">
                    <v:textbox>
                      <w:txbxContent>
                        <w:p w14:paraId="0A9BA5D8" w14:textId="77777777" w:rsidR="00E55214" w:rsidRDefault="00E55214" w:rsidP="0096146B">
                          <w:pPr>
                            <w:pStyle w:val="Code"/>
                            <w:jc w:val="center"/>
                          </w:pPr>
                          <w:r>
                            <w:t>SCs[ ].size = 0?</w:t>
                          </w:r>
                        </w:p>
                      </w:txbxContent>
                    </v:textbox>
                  </v:shape>
                </v:group>
                <v:shape id="Straight Arrow Connector 419" o:spid="_x0000_s1349" type="#_x0000_t34" style="position:absolute;left:18478;top:21722;width:15589;height:318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" adj="5731" filled="t" fillcolor="white [3201]" strokeweight=".5pt">
                  <v:stroke endarrow="open"/>
                </v:shape>
                <v:shape id="Text Box 250" o:spid="_x0000_s1350" type="#_x0000_t202" style="position:absolute;left:17153;top:50976;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" filled="f" stroked="f" strokeweight=".5pt">
                  <v:textbox>
                    <w:txbxContent>
                      <w:p w14:paraId="057A544D" w14:textId="77777777" w:rsidR="00E55214" w:rsidRDefault="00E55214" w:rsidP="0096146B">
                        <w:r>
                          <w:t>Y</w:t>
                        </w:r>
                      </w:p>
                    </w:txbxContent>
                  </v:textbox>
                </v:shape>
                <v:shape id="Text Box 252" o:spid="_x0000_s1351" type="#_x0000_t202" style="position:absolute;left:37201;top:24050;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14:paraId="56E4751C" w14:textId="77777777" w:rsidR="00E55214" w:rsidRDefault="00E55214" w:rsidP="0096146B">
                        <w:r>
                          <w:t>Y</w:t>
                        </w:r>
                      </w:p>
                    </w:txbxContent>
                  </v:textbox>
                </v:shape>
                <v:shape id="Straight Arrow Connector 419" o:spid="_x0000_s1352" type="#_x0000_t32" style="position:absolute;left:43127;top:24799;width:6565;height:1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" filled="t" fillcolor="white [3201]" strokeweight=".5pt">
                  <v:stroke endarrow="open"/>
                </v:shape>
                <v:shape id="Straight Arrow Connector 419" o:spid="_x0000_s1353" type="#_x0000_t32" style="position:absolute;left:49960;top:30533;width:13;height:2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" filled="t" fillcolor="white [3201]" strokeweight=".5pt">
                  <v:stroke endarrow="open"/>
                </v:shape>
                <v:shape id="Text Box 296" o:spid="_x0000_s1354" type="#_x0000_t202" style="position:absolute;left:34738;top:41512;width:641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Co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J+8EKjHAAAA3AAA&#10;AA8AAAAAAAAAAAAAAAAABwIAAGRycy9kb3ducmV2LnhtbFBLBQYAAAAAAwADALcAAAD7AgAAAAA=&#10;" filled="f" stroked="f" strokeweight=".5pt">
                  <v:textbox>
                    <w:txbxContent>
                      <w:p w14:paraId="284B8C4E" w14:textId="77777777" w:rsidR="00E55214" w:rsidRPr="00985175" w:rsidRDefault="00E55214" w:rsidP="0096146B">
                        <w:pPr>
                          <w:pStyle w:val="Code"/>
                          <w:spacing w:line="168" w:lineRule="auto"/>
                        </w:pPr>
                        <w:r w:rsidRPr="00985175">
                          <w:t>Return</w:t>
                        </w:r>
                      </w:p>
                      <w:p w14:paraId="75525277" w14:textId="77777777" w:rsidR="00E55214" w:rsidRDefault="00E55214" w:rsidP="0096146B">
                        <w:pPr>
                          <w:pStyle w:val="Code"/>
                          <w:spacing w:line="168" w:lineRule="auto"/>
                        </w:pPr>
                        <w:r w:rsidRPr="00985175">
                          <w:t>eNode</w:t>
                        </w:r>
                      </w:p>
                    </w:txbxContent>
                  </v:textbox>
                </v:shape>
                <v:oval id="Oval 264" o:spid="_x0000_s1355" style="position:absolute;left:40854;top:43484;width:1308;height:13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" fillcolor="black [3213]" strokeweight=".5pt"/>
                <v:shape id="Straight Arrow Connector 419" o:spid="_x0000_s1356" type="#_x0000_t32" style="position:absolute;left:33583;top:40082;width:7925;height:3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" filled="t" fillcolor="white [3201]" strokeweight=".5pt">
                  <v:stroke endarrow="open"/>
                </v:shape>
                <v:shape id="Straight Arrow Connector 419" o:spid="_x0000_s1357" type="#_x0000_t32" style="position:absolute;left:41508;top:40000;width:8465;height:34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" filled="t" fillcolor="white [3201]" strokeweight=".5pt">
                  <v:stroke endarrow="open"/>
                </v:shape>
                <v:shape id="Text Box 267" o:spid="_x0000_s1358" type="#_x0000_t202" style="position:absolute;left:31143;top:45323;width:20016;height:8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" fillcolor="white [3201]" strokeweight=".5pt">
                  <v:textbox>
                    <w:txbxContent>
                      <w:p w14:paraId="1B32360A" w14:textId="77777777" w:rsidR="00E55214" w:rsidRDefault="00E55214" w:rsidP="0096146B">
                        <w:pPr>
                          <w:pStyle w:val="Code"/>
                          <w:spacing w:line="168" w:lineRule="auto"/>
                        </w:pPr>
                        <w:r>
                          <w:t>Create the following DOM Element Node  structure  as a child of the eNode xsd:complexType/xsd:simpleContent/</w:t>
                        </w:r>
                      </w:p>
                      <w:p w14:paraId="704FDD18" w14:textId="77777777" w:rsidR="00E55214" w:rsidRDefault="00E55214" w:rsidP="0096146B">
                        <w:pPr>
                          <w:pStyle w:val="Code"/>
                          <w:spacing w:line="168" w:lineRule="auto"/>
                        </w:pPr>
                        <w:r>
                          <w:t>xsd:extension. Let extNode denote the xsd:extension.</w:t>
                        </w:r>
                      </w:p>
                    </w:txbxContent>
                  </v:textbox>
                </v:shape>
                <v:shape id="Text Box 269" o:spid="_x0000_s1359" type="#_x0000_t202" style="position:absolute;left:32280;top:55770;width:17691;height:5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" fillcolor="white [3201]" strokeweight=".5pt">
                  <v:textbox>
                    <w:txbxContent>
                      <w:p w14:paraId="6DC79683" w14:textId="77777777" w:rsidR="00E55214" w:rsidRDefault="00E55214"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14:paraId="1CE61155" w14:textId="77777777" w:rsidR="00E55214" w:rsidRDefault="00E55214" w:rsidP="0096146B">
                        <w:pPr>
                          <w:pStyle w:val="Code"/>
                          <w:spacing w:line="168" w:lineRule="auto"/>
                          <w:jc w:val="center"/>
                        </w:pPr>
                      </w:p>
                    </w:txbxContent>
                  </v:textbox>
                </v:shape>
                <v:group id="Group 349" o:spid="_x0000_s1360" style="position:absolute;left:26772;top:26755;width:13605;height:3832" coordorigin="36019,1913"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shape id="Diamond 350" o:spid="_x0000_s1361" type="#_x0000_t4" style="position:absolute;left:36019;top:1913;width:13606;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" fillcolor="white [3201]" strokeweight=".25pt">
                    <v:textbox inset="0,0,0,0">
                      <w:txbxContent>
                        <w:p w14:paraId="78614D1A" w14:textId="77777777" w:rsidR="00E55214" w:rsidRDefault="00E55214" w:rsidP="0096146B">
                          <w:pPr>
                            <w:pStyle w:val="Code"/>
                            <w:spacing w:line="168" w:lineRule="auto"/>
                            <w:jc w:val="center"/>
                          </w:pPr>
                        </w:p>
                      </w:txbxContent>
                    </v:textbox>
                  </v:shape>
                  <v:shape id="Text Box 351" o:spid="_x0000_s1362" type="#_x0000_t202" style="position:absolute;left:38562;top:278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5k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xj+z4QjIFdXAAAA//8DAFBLAQItABQABgAIAAAAIQDb4fbL7gAAAIUBAAATAAAAAAAA&#10;AAAAAAAAAAAAAABbQ29udGVudF9UeXBlc10ueG1sUEsBAi0AFAAGAAgAAAAhAFr0LFu/AAAAFQEA&#10;AAsAAAAAAAAAAAAAAAAAHwEAAF9yZWxzLy5yZWxzUEsBAi0AFAAGAAgAAAAhALiv7mTHAAAA3AAA&#10;AA8AAAAAAAAAAAAAAAAABwIAAGRycy9kb3ducmV2LnhtbFBLBQYAAAAAAwADALcAAAD7AgAAAAA=&#10;" filled="f" stroked="f" strokeweight=".5pt">
                    <v:textbox>
                      <w:txbxContent>
                        <w:p w14:paraId="3D3532B1" w14:textId="77777777" w:rsidR="00E55214" w:rsidRDefault="00E55214" w:rsidP="0096146B">
                          <w:pPr>
                            <w:pStyle w:val="Code"/>
                          </w:pPr>
                          <w:r>
                            <w:t>SCs[ ].size = 0?</w:t>
                          </w:r>
                        </w:p>
                      </w:txbxContent>
                    </v:textbox>
                  </v:shape>
                </v:group>
                <v:shape id="Text Box 352" o:spid="_x0000_s1363" type="#_x0000_t202" style="position:absolute;left:46046;top:23456;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750624F6" w14:textId="77777777" w:rsidR="00E55214" w:rsidRDefault="00E55214" w:rsidP="0096146B">
                        <w:r>
                          <w:t>N</w:t>
                        </w:r>
                      </w:p>
                    </w:txbxContent>
                  </v:textbox>
                </v:shape>
                <v:shape id="Straight Arrow Connector 419" o:spid="_x0000_s1364" type="#_x0000_t32" style="position:absolute;left:33574;top:30587;width:9;height:24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" filled="t" fillcolor="white [3201]" strokeweight=".5pt">
                  <v:stroke endarrow="open"/>
                </v:shape>
                <v:shape id="Text Box 355" o:spid="_x0000_s1365" type="#_x0000_t202" style="position:absolute;left:47416;top:3063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hnxQAAANwAAAAPAAAAZHJzL2Rvd25yZXYueG1sRI9Pi8Iw&#10;FMTvwn6H8Ba8abpK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DHlOhnxQAAANwAAAAP&#10;AAAAAAAAAAAAAAAAAAcCAABkcnMvZG93bnJldi54bWxQSwUGAAAAAAMAAwC3AAAA+QIAAAAA&#10;" filled="f" stroked="f" strokeweight=".5pt">
                  <v:textbox>
                    <w:txbxContent>
                      <w:p w14:paraId="26E1FD7A" w14:textId="77777777" w:rsidR="00E55214" w:rsidRDefault="00E55214" w:rsidP="0096146B">
                        <w:r>
                          <w:t>Y</w:t>
                        </w:r>
                      </w:p>
                    </w:txbxContent>
                  </v:textbox>
                </v:shape>
                <v:shape id="Straight Arrow Connector 419" o:spid="_x0000_s1366" type="#_x0000_t34" style="position:absolute;left:26772;top:28671;width:4371;height:2087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" adj="-11297" filled="t" fillcolor="white [3201]" strokeweight=".5pt">
                  <v:stroke endarrow="open"/>
                </v:shape>
                <v:shape id="Text Box 357" o:spid="_x0000_s1367" type="#_x0000_t202" style="position:absolute;left:22860;top:26249;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OL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n+QL+z4QjINd/AAAA//8DAFBLAQItABQABgAIAAAAIQDb4fbL7gAAAIUBAAATAAAAAAAA&#10;AAAAAAAAAAAAAABbQ29udGVudF9UeXBlc10ueG1sUEsBAi0AFAAGAAgAAAAhAFr0LFu/AAAAFQEA&#10;AAsAAAAAAAAAAAAAAAAAHwEAAF9yZWxzLy5yZWxzUEsBAi0AFAAGAAgAAAAhAFgK04vHAAAA3AAA&#10;AA8AAAAAAAAAAAAAAAAABwIAAGRycy9kb3ducmV2LnhtbFBLBQYAAAAAAwADALcAAAD7AgAAAAA=&#10;" filled="f" stroked="f" strokeweight=".5pt">
                  <v:textbox>
                    <w:txbxContent>
                      <w:p w14:paraId="365F18CD" w14:textId="77777777" w:rsidR="00E55214" w:rsidRDefault="00E55214" w:rsidP="0096146B">
                        <w:r>
                          <w:t>N</w:t>
                        </w:r>
                      </w:p>
                    </w:txbxContent>
                  </v:textbox>
                </v:shape>
                <v:shape id="Straight Arrow Connector 419" o:spid="_x0000_s1368" type="#_x0000_t34" style="position:absolute;left:51159;top:28622;width:5335;height:2092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" adj="-9255" filled="t" fillcolor="white [3201]" strokeweight=".5pt">
                  <v:stroke endarrow="open"/>
                </v:shape>
                <v:shape id="Text Box 361" o:spid="_x0000_s1369" type="#_x0000_t202" style="position:absolute;left:54848;top:26250;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" filled="f" stroked="f" strokeweight=".5pt">
                  <v:textbox>
                    <w:txbxContent>
                      <w:p w14:paraId="3D1AA655" w14:textId="77777777" w:rsidR="00E55214" w:rsidRDefault="00E55214" w:rsidP="0096146B">
                        <w:r>
                          <w:t>N</w:t>
                        </w:r>
                      </w:p>
                    </w:txbxContent>
                  </v:textbox>
                </v:shape>
                <v:shape id="Text Box 362" o:spid="_x0000_s1370" type="#_x0000_t202" style="position:absolute;left:43006;top:67328;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bqu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IYRuq7HAAAA3AAA&#10;AA8AAAAAAAAAAAAAAAAABwIAAGRycy9kb3ducmV2LnhtbFBLBQYAAAAAAwADALcAAAD7AgAAAAA=&#10;" filled="f" stroked="f" strokeweight=".5pt">
                  <v:textbox>
                    <w:txbxContent>
                      <w:p w14:paraId="3FCABD2C" w14:textId="77777777" w:rsidR="00E55214" w:rsidRDefault="00E55214" w:rsidP="0096146B">
                        <w:r>
                          <w:t>Y</w:t>
                        </w:r>
                      </w:p>
                    </w:txbxContent>
                  </v:textbox>
                </v:shape>
                <v:shape id="Straight Arrow Connector 419" o:spid="_x0000_s1371" type="#_x0000_t32" style="position:absolute;left:41125;top:53770;width:2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" filled="t" fillcolor="white [3201]" strokeweight=".5pt">
                  <v:stroke endarrow="open"/>
                </v:shape>
                <v:shape id="Straight Arrow Connector 419" o:spid="_x0000_s1372" type="#_x0000_t34" style="position:absolute;left:49971;top:58332;width:2214;height:200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" adj="64829" filled="t" fillcolor="white [3201]" strokeweight=".5pt">
                  <v:stroke endarrow="open"/>
                </v:shape>
                <v:shape id="Straight Arrow Connector 419" o:spid="_x0000_s1373" type="#_x0000_t32" style="position:absolute;left:9661;top:14586;width:1;height:2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" filled="t" fillcolor="white [3201]" strokeweight=".5pt">
                  <v:stroke endarrow="open"/>
                </v:shape>
                <v:shape id="Straight Arrow Connector 377" o:spid="_x0000_s1374" type="#_x0000_t32" style="position:absolute;left:9661;top:28620;width:1;height:85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" filled="t" fillcolor="white [3201]" strokeweight=".5pt">
                  <v:stroke endarrow="open"/>
                </v:shape>
                <v:shape id="Straight Arrow Connector 378" o:spid="_x0000_s1375" type="#_x0000_t32" style="position:absolute;left:10599;top:44470;width:187;height:15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" filled="t" fillcolor="white [3201]" strokeweight=".5pt">
                  <v:stroke endarrow="open"/>
                </v:shape>
                <v:shape id="Straight Arrow Connector 395" o:spid="_x0000_s1376" type="#_x0000_t32" style="position:absolute;left:10689;top:49889;width:97;height:20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" filled="t" fillcolor="white [3201]" strokeweight=".5pt">
                  <v:stroke endarrow="open"/>
                </v:shape>
                <v:shape id="Straight Arrow Connector 396" o:spid="_x0000_s1377" type="#_x0000_t32" style="position:absolute;left:10508;top:39886;width:91;height:1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" filled="t" fillcolor="white [3201]" strokeweight=".5pt">
                  <v:stroke endarrow="open"/>
                </v:shape>
                <v:shape id="Straight Arrow Connector 397" o:spid="_x0000_s1378" type="#_x0000_t32" style="position:absolute;left:10689;top:55159;width:7;height:22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" filled="t" fillcolor="white [3201]" strokeweight=".5pt">
                  <v:stroke endarrow="open"/>
                </v:shape>
                <v:shape id="Straight Arrow Connector 402" o:spid="_x0000_s1379" type="#_x0000_t34" style="position:absolute;left:18823;top:64613;width:15834;height:105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" adj="11450" filled="t" fillcolor="white [3201]" strokeweight=".5pt">
                  <v:stroke endarrow="open"/>
                </v:shape>
                <v:group id="Group 428" o:spid="_x0000_s1380" style="position:absolute;left:1504;top:57442;width:18384;height:3977" coordorigin="3523,43905" coordsize="18383,3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">
                  <v:shape id="Diamond 410" o:spid="_x0000_s1381" type="#_x0000_t4" style="position:absolute;left:3523;top:43905;width:18384;height:3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" fillcolor="white [3201]" strokeweight=".25pt">
                    <v:textbox inset="0,0,0,0">
                      <w:txbxContent>
                        <w:p w14:paraId="19E52BE6" w14:textId="77777777" w:rsidR="00E55214" w:rsidRDefault="00E55214"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82" type="#_x0000_t202" style="position:absolute;left:4931;top:44871;width:15575;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" filled="f" stroked="f" strokeweight=".5pt">
                    <v:textbox>
                      <w:txbxContent>
                        <w:p w14:paraId="15E46AB8" w14:textId="77777777" w:rsidR="00E55214" w:rsidRDefault="00E55214"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v:textbox>
                  </v:shape>
                </v:group>
                <v:shape id="Straight Arrow Connector 427" o:spid="_x0000_s1383" type="#_x0000_t32" style="position:absolute;left:10696;top:61419;width:0;height:2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" filled="t" fillcolor="white [3201]" strokeweight=".5pt">
                  <v:stroke endarrow="open"/>
                </v:shape>
                <v:shape id="Text Box 429" o:spid="_x0000_s1384" type="#_x0000_t202" style="position:absolute;left:7143;top:6141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" filled="f" stroked="f" strokeweight=".5pt">
                  <v:textbox>
                    <w:txbxContent>
                      <w:p w14:paraId="5E2A6744" w14:textId="77777777" w:rsidR="00E55214" w:rsidRDefault="00E55214" w:rsidP="0096146B">
                        <w:r>
                          <w:t>N</w:t>
                        </w:r>
                      </w:p>
                    </w:txbxContent>
                  </v:textbox>
                </v:shape>
                <v:shape id="Elbow Connector 430" o:spid="_x0000_s1385" type="#_x0000_t34" style="position:absolute;left:19888;top:59430;width:14769;height:51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" filled="t" fillcolor="white [3201]" strokeweight=".5pt">
                  <v:stroke endarrow="open"/>
                </v:shape>
                <v:shape id="Text Box 431" o:spid="_x0000_s1386" type="#_x0000_t202" style="position:absolute;left:17536;top:56877;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" filled="f" stroked="f" strokeweight=".5pt">
                  <v:textbox>
                    <w:txbxContent>
                      <w:p w14:paraId="77998167" w14:textId="77777777" w:rsidR="00E55214" w:rsidRDefault="00E55214" w:rsidP="0096146B">
                        <w:r>
                          <w:t>Y</w:t>
                        </w:r>
                      </w:p>
                    </w:txbxContent>
                  </v:textbox>
                </v:shape>
                <v:shape id="Text Box 296" o:spid="_x0000_s1387" type="#_x0000_t202" style="position:absolute;left:25367;top:71535;width:641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25889A9A" w14:textId="77777777" w:rsidR="00E55214" w:rsidRPr="00985175" w:rsidRDefault="00E55214" w:rsidP="0096146B">
                        <w:pPr>
                          <w:pStyle w:val="Code"/>
                          <w:spacing w:line="168" w:lineRule="auto"/>
                        </w:pPr>
                        <w:r w:rsidRPr="00985175">
                          <w:t>Return</w:t>
                        </w:r>
                      </w:p>
                      <w:p w14:paraId="049FB9CD" w14:textId="77777777" w:rsidR="00E55214" w:rsidRDefault="00E55214" w:rsidP="0096146B">
                        <w:pPr>
                          <w:pStyle w:val="Code"/>
                          <w:spacing w:line="168" w:lineRule="auto"/>
                        </w:pPr>
                        <w:r w:rsidRPr="00985175">
                          <w:t>eNode</w:t>
                        </w:r>
                      </w:p>
                    </w:txbxContent>
                  </v:textbox>
                </v:shape>
                <v:shape id="Diamond 392" o:spid="_x0000_s1388" type="#_x0000_t4" style="position:absolute;left:2702;top:3608;width:15576;height:3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" fillcolor="white [3201]" strokeweight=".25pt">
                  <v:textbox inset="0,0,0,0">
                    <w:txbxContent>
                      <w:p w14:paraId="7E15F01F" w14:textId="77777777" w:rsidR="00E55214" w:rsidRDefault="00E55214" w:rsidP="0096146B">
                        <w:pPr>
                          <w:pStyle w:val="NormalWeb"/>
                          <w:overflowPunct w:val="0"/>
                          <w:spacing w:before="0" w:beforeAutospacing="0" w:after="0" w:afterAutospacing="0"/>
                        </w:pPr>
                      </w:p>
                    </w:txbxContent>
                  </v:textbox>
                </v:shape>
                <v:shape id="Text Box 375" o:spid="_x0000_s1389" type="#_x0000_t202" style="position:absolute;left:4697;top:4139;width:11805;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4EFF1888" w14:textId="77777777" w:rsidR="00E55214" w:rsidRPr="00FC25DB" w:rsidRDefault="00E55214"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14:paraId="2B5CF02D" w14:textId="77777777" w:rsidR="00E55214" w:rsidRDefault="00E55214" w:rsidP="0096146B">
                        <w:pPr>
                          <w:pStyle w:val="NormalWeb"/>
                          <w:overflowPunct w:val="0"/>
                          <w:spacing w:before="0" w:beforeAutospacing="0" w:after="0" w:afterAutospacing="0" w:line="168" w:lineRule="auto"/>
                          <w:jc w:val="center"/>
                        </w:pPr>
                      </w:p>
                    </w:txbxContent>
                  </v:textbox>
                </v:shape>
                <v:shape id="Text Box 406" o:spid="_x0000_s1390" type="#_x0000_t202" style="position:absolute;left:21880;top:659;width:19331;height:5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" fillcolor="white [3201]" strokeweight=".5pt">
                  <v:textbox>
                    <w:txbxContent>
                      <w:p w14:paraId="0F1F16D3" w14:textId="77777777" w:rsidR="00E55214" w:rsidRDefault="00E55214" w:rsidP="0096146B">
                        <w:pPr>
                          <w:pStyle w:val="Code"/>
                          <w:spacing w:line="168" w:lineRule="auto"/>
                          <w:jc w:val="center"/>
                        </w:pPr>
                        <w:r>
                          <w:t>Create a DOM Element node, eNode, representing the xsd:attribute as a sibbling of the gPNode.</w:t>
                        </w:r>
                      </w:p>
                    </w:txbxContent>
                  </v:textbox>
                </v:shape>
                <v:shape id="Text Box 414" o:spid="_x0000_s1391" type="#_x0000_t202" style="position:absolute;left:22125;top:7660;width:19326;height:9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7wLwwAAANwAAAAPAAAAZHJzL2Rvd25yZXYueG1sRI9BawIx&#10;FITvhf6H8Aq91axF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iIu8C8MAAADcAAAADwAA&#10;AAAAAAAAAAAAAAAHAgAAZHJzL2Rvd25yZXYueG1sUEsFBgAAAAADAAMAtwAAAPcCAAAAAA==&#10;" fillcolor="white [3201]" strokeweight=".5pt">
                  <v:textbox>
                    <w:txbxContent>
                      <w:p w14:paraId="4CB2C001" w14:textId="77777777" w:rsidR="00E55214" w:rsidRDefault="00E55214"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14:paraId="007CB32B" w14:textId="77777777" w:rsidR="00E55214" w:rsidRDefault="00E55214" w:rsidP="0096146B">
                        <w:pPr>
                          <w:pStyle w:val="Code"/>
                          <w:spacing w:line="168" w:lineRule="auto"/>
                          <w:jc w:val="center"/>
                        </w:pPr>
                      </w:p>
                    </w:txbxContent>
                  </v:textbox>
                </v:shape>
                <v:shape id="Straight Arrow Connector 419" o:spid="_x0000_s1392" type="#_x0000_t34" style="position:absolute;left:15861;top:21228;width:19954;height:1190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" adj="3066" filled="t" fillcolor="white [3201]" strokeweight=".5pt">
                  <v:stroke endarrow="open"/>
                </v:shape>
                <v:shape id="Straight Arrow Connector 419" o:spid="_x0000_s1393" type="#_x0000_t32" style="position:absolute;left:10490;top:7444;width:19;height:1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" filled="t" fillcolor="white [3201]" strokeweight=".5pt">
                  <v:stroke endarrow="open"/>
                </v:shape>
                <v:shape id="Straight Arrow Connector 419" o:spid="_x0000_s1394" type="#_x0000_t32" style="position:absolute;left:18278;top:3336;width:3602;height:21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" filled="t" fillcolor="white [3201]" strokeweight=".5pt">
                  <v:stroke endarrow="open"/>
                </v:shape>
                <v:shape id="Straight Arrow Connector 419" o:spid="_x0000_s1395" type="#_x0000_t32" style="position:absolute;left:31545;top:6013;width:242;height:16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" filled="t" fillcolor="white [3201]" strokeweight=".5pt">
                  <v:stroke endarrow="open"/>
                </v:shape>
                <v:shape id="Text Box 384" o:spid="_x0000_s1396" type="#_x0000_t202" style="position:absolute;left:17536;top:2621;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" filled="f" stroked="f" strokeweight=".5pt">
                  <v:textbox>
                    <w:txbxContent>
                      <w:p w14:paraId="489DE0BA" w14:textId="77777777" w:rsidR="00E55214" w:rsidRDefault="00E55214" w:rsidP="0096146B">
                        <w:r>
                          <w:t>Y</w:t>
                        </w:r>
                      </w:p>
                    </w:txbxContent>
                  </v:textbox>
                </v:shape>
                <v:shape id="Text Box 483" o:spid="_x0000_s1397" type="#_x0000_t202" style="position:absolute;left:7336;top:7037;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" filled="f" stroked="f" strokeweight=".5pt">
                  <v:textbox>
                    <w:txbxContent>
                      <w:p w14:paraId="38678F29" w14:textId="77777777" w:rsidR="00E55214" w:rsidRDefault="00E55214" w:rsidP="0096146B">
                        <w:r>
                          <w:t>N</w:t>
                        </w:r>
                      </w:p>
                    </w:txbxContent>
                  </v:textbox>
                </v:shape>
                <w10:anchorlock/>
              </v:group>
            </w:pict>
          </mc:Fallback>
        </mc:AlternateContent>
      </w:r>
    </w:p>
    <w:p w14:paraId="5733E70F" w14:textId="77777777" w:rsidR="00647B5A" w:rsidRDefault="00647B5A" w:rsidP="00214A17"/>
    <w:p w14:paraId="7D340303" w14:textId="77777777" w:rsidR="0010379F" w:rsidRDefault="00853F6F" w:rsidP="008F2EBB">
      <w:pPr>
        <w:pStyle w:val="ListParagraph"/>
        <w:numPr>
          <w:ilvl w:val="0"/>
          <w:numId w:val="14"/>
        </w:numPr>
      </w:pPr>
      <w:r>
        <w:t>Add the following logic to deal with nillable, default, and fixed value.</w:t>
      </w:r>
    </w:p>
    <w:p w14:paraId="4F647EC1" w14:textId="77777777" w:rsidR="0010379F" w:rsidRDefault="0010379F" w:rsidP="008F2EBB">
      <w:pPr>
        <w:pStyle w:val="ListParagraph"/>
        <w:numPr>
          <w:ilvl w:val="1"/>
          <w:numId w:val="14"/>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r w:rsidRPr="00E16DAD">
        <w:rPr>
          <w:rStyle w:val="CodeChar"/>
        </w:rPr>
        <w:t>nillable</w:t>
      </w:r>
      <w:r>
        <w:t>”, and node value, “</w:t>
      </w:r>
      <w:r w:rsidRPr="00E16DAD">
        <w:rPr>
          <w:rStyle w:val="CodeChar"/>
        </w:rPr>
        <w:t>true</w:t>
      </w:r>
      <w:r>
        <w:t>”.</w:t>
      </w:r>
      <w:r w:rsidR="005D6D99">
        <w:t xml:space="preserve"> Ignore this flag in case the BBIE is an attribute and log a warning message that this flag is not compatible </w:t>
      </w:r>
      <w:r w:rsidR="000E4334">
        <w:t>for</w:t>
      </w:r>
      <w:r w:rsidR="005D6D99">
        <w:t xml:space="preserve"> the XML schema generation.</w:t>
      </w:r>
    </w:p>
    <w:p w14:paraId="5D5F84E8" w14:textId="77777777" w:rsidR="0010379F" w:rsidRDefault="0010379F" w:rsidP="008F2EBB">
      <w:pPr>
        <w:pStyle w:val="ListParagraph"/>
        <w:numPr>
          <w:ilvl w:val="1"/>
          <w:numId w:val="14"/>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14:paraId="347AAD78" w14:textId="77777777" w:rsidR="00853F6F" w:rsidRDefault="00853F6F" w:rsidP="008F2EBB">
      <w:pPr>
        <w:pStyle w:val="ListParagraph"/>
        <w:numPr>
          <w:ilvl w:val="1"/>
          <w:numId w:val="14"/>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14:paraId="615DB1BA" w14:textId="77777777" w:rsidR="00853F6F" w:rsidRDefault="00853F6F" w:rsidP="008F2EBB">
      <w:pPr>
        <w:pStyle w:val="ListParagraph"/>
        <w:numPr>
          <w:ilvl w:val="1"/>
          <w:numId w:val="14"/>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r w:rsidR="000E4334">
        <w:t xml:space="preserve"> The validation rule should have caught this during the BIE editing.</w:t>
      </w:r>
    </w:p>
    <w:p w14:paraId="6278244E" w14:textId="77777777" w:rsidR="00091624" w:rsidRDefault="00091624" w:rsidP="00091624">
      <w:pPr>
        <w:pStyle w:val="ListParagraph"/>
        <w:ind w:left="360"/>
      </w:pPr>
      <w:r>
        <w:t xml:space="preserve">Note that XSD cannot express the </w:t>
      </w:r>
      <w:r w:rsidRPr="00544C38">
        <w:rPr>
          <w:rStyle w:val="CodeChar"/>
        </w:rPr>
        <w:t>isNull</w:t>
      </w:r>
      <w:r>
        <w:t xml:space="preserve"> option in the BBIE table</w:t>
      </w:r>
      <w:r w:rsidR="001200AF">
        <w:t xml:space="preserve"> (i.e., fix the value to Null)</w:t>
      </w:r>
      <w:r>
        <w:t>, so there is nothing to do for that.</w:t>
      </w:r>
    </w:p>
    <w:p w14:paraId="3615A837" w14:textId="77777777" w:rsidR="001200AF" w:rsidRDefault="001200AF" w:rsidP="00091624">
      <w:pPr>
        <w:pStyle w:val="ListParagraph"/>
        <w:ind w:left="360"/>
      </w:pPr>
    </w:p>
    <w:p w14:paraId="77E324B0" w14:textId="77777777" w:rsidR="001200AF" w:rsidRDefault="001200AF" w:rsidP="00091624">
      <w:pPr>
        <w:pStyle w:val="ListParagraph"/>
        <w:ind w:left="360"/>
      </w:pPr>
      <w:r>
        <w:t xml:space="preserve">In the case that gBBIE is an attribute, it is expected none of the blocks after this block is applied except either block </w:t>
      </w:r>
      <w:r>
        <w:fldChar w:fldCharType="begin"/>
      </w:r>
      <w:r>
        <w:instrText xml:space="preserve"> REF _Ref421645968 \r \h </w:instrText>
      </w:r>
      <w:r>
        <w:fldChar w:fldCharType="separate"/>
      </w:r>
      <w:r w:rsidR="0093447A">
        <w:t>(3)</w:t>
      </w:r>
      <w:r>
        <w:fldChar w:fldCharType="end"/>
      </w:r>
      <w:r>
        <w:t xml:space="preserve">, </w:t>
      </w:r>
      <w:r>
        <w:fldChar w:fldCharType="begin"/>
      </w:r>
      <w:r>
        <w:instrText xml:space="preserve"> REF _Ref421645975 \r \h </w:instrText>
      </w:r>
      <w:r>
        <w:fldChar w:fldCharType="separate"/>
      </w:r>
      <w:r w:rsidR="0093447A">
        <w:t>(4)</w:t>
      </w:r>
      <w:r>
        <w:fldChar w:fldCharType="end"/>
      </w:r>
      <w:r>
        <w:t xml:space="preserve">, or </w:t>
      </w:r>
      <w:r>
        <w:fldChar w:fldCharType="begin"/>
      </w:r>
      <w:r>
        <w:instrText xml:space="preserve"> REF _Ref421645981 \r \h </w:instrText>
      </w:r>
      <w:r>
        <w:fldChar w:fldCharType="separate"/>
      </w:r>
      <w:r w:rsidR="0093447A">
        <w:t>(7)</w:t>
      </w:r>
      <w:r>
        <w:fldChar w:fldCharType="end"/>
      </w:r>
      <w:r>
        <w:t>.</w:t>
      </w:r>
    </w:p>
    <w:p w14:paraId="6003648E" w14:textId="77777777" w:rsidR="005649DD" w:rsidRDefault="00C47D48" w:rsidP="008F2EBB">
      <w:pPr>
        <w:pStyle w:val="ListParagraph"/>
        <w:numPr>
          <w:ilvl w:val="0"/>
          <w:numId w:val="14"/>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w:t>
      </w:r>
      <w:r w:rsidR="002B3165">
        <w:rPr>
          <w:rStyle w:val="CodeChar"/>
        </w:rPr>
        <w:t>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w:t>
      </w:r>
      <w:r w:rsidR="00072832">
        <w:rPr>
          <w:rStyle w:val="CodeChar"/>
        </w:rPr>
        <w:t>bdt_pri_restri</w:t>
      </w:r>
      <w:r w:rsidR="008D3B9E" w:rsidRPr="008D3B9E">
        <w:rPr>
          <w:rStyle w:val="CodeChar"/>
        </w:rPr>
        <w:t>.</w:t>
      </w:r>
      <w:r w:rsidR="002B3165">
        <w:rPr>
          <w:rStyle w:val="CodeChar"/>
        </w:rPr>
        <w:t>code_list_id</w:t>
      </w:r>
      <w:r w:rsidR="008D3B9E">
        <w:t xml:space="preserve">, if it is not null. </w:t>
      </w:r>
      <w:r>
        <w:t xml:space="preserve">Otherwise, </w:t>
      </w:r>
      <w:r w:rsidR="008D3B9E">
        <w:t xml:space="preserve">only if </w:t>
      </w:r>
      <w:r w:rsidR="008D3B9E" w:rsidRPr="008D3B9E">
        <w:rPr>
          <w:rStyle w:val="CodeChar"/>
        </w:rPr>
        <w:t>gBBIE.</w:t>
      </w:r>
      <w:r w:rsidR="002B3165">
        <w:rPr>
          <w:rStyle w:val="CodeChar"/>
        </w:rPr>
        <w:t>code_list_id</w:t>
      </w:r>
      <w:r w:rsidR="008D3B9E">
        <w:t xml:space="preserve"> and </w:t>
      </w:r>
      <w:r w:rsidR="008D3B9E" w:rsidRPr="008D3B9E">
        <w:rPr>
          <w:rStyle w:val="CodeChar"/>
        </w:rPr>
        <w:t>gBBIE.</w:t>
      </w:r>
      <w:r w:rsidR="00072832">
        <w:rPr>
          <w:rStyle w:val="CodeChar"/>
        </w:rPr>
        <w:t>bdt_pri_restri_id</w:t>
      </w:r>
      <w:r w:rsidR="008D3B9E">
        <w:t xml:space="preserve"> are null, </w:t>
      </w:r>
      <w:r>
        <w:t xml:space="preserve">get </w:t>
      </w:r>
      <w:r w:rsidRPr="00925C73">
        <w:rPr>
          <w:rStyle w:val="CodeChar"/>
        </w:rPr>
        <w:t>aCL</w:t>
      </w:r>
      <w:r>
        <w:t xml:space="preserve"> from </w:t>
      </w:r>
      <w:r w:rsidRPr="00925C73">
        <w:rPr>
          <w:rStyle w:val="CodeChar"/>
        </w:rPr>
        <w:t>gBDT.</w:t>
      </w:r>
      <w:r w:rsidR="00072832">
        <w:rPr>
          <w:rStyle w:val="CodeChar"/>
        </w:rPr>
        <w:t>bdt_pri_restri</w:t>
      </w:r>
      <w:r w:rsidRPr="00925C73">
        <w:rPr>
          <w:rStyle w:val="CodeChar"/>
        </w:rPr>
        <w:t>[</w:t>
      </w:r>
      <w:r w:rsidR="00405DFB">
        <w:rPr>
          <w:rStyle w:val="CodeChar"/>
        </w:rPr>
        <w:t>is_default</w:t>
      </w:r>
      <w:r w:rsidRPr="00925C73">
        <w:rPr>
          <w:rStyle w:val="CodeChar"/>
        </w:rPr>
        <w:t xml:space="preserve"> = True].</w:t>
      </w:r>
      <w:r w:rsidR="002B3165">
        <w:rPr>
          <w:rStyle w:val="CodeChar"/>
        </w:rPr>
        <w:t>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 xml:space="preserve">deal with the case where the user assigns a code list at the BIE level or that the default BDT primitive restriction is a code list. This means that if the default BDT primitive restriction is a specific code list, the user can only assign another (more restrictive) code list at the BIE level, i.e., the </w:t>
      </w:r>
      <w:r w:rsidR="00F512D3" w:rsidRPr="00F512D3">
        <w:rPr>
          <w:rStyle w:val="CodeChar"/>
        </w:rPr>
        <w:t>BBIE.</w:t>
      </w:r>
      <w:r w:rsidR="00072832">
        <w:rPr>
          <w:rStyle w:val="CodeChar"/>
        </w:rPr>
        <w:t>bdt_pri_restri_id</w:t>
      </w:r>
      <w:r w:rsidR="00F512D3">
        <w:t xml:space="preserve"> column cannot be used.</w:t>
      </w:r>
    </w:p>
    <w:p w14:paraId="7D3575B9" w14:textId="77777777" w:rsidR="00925C73" w:rsidRDefault="00925C73" w:rsidP="008F2EBB">
      <w:pPr>
        <w:pStyle w:val="ListParagraph"/>
        <w:numPr>
          <w:ilvl w:val="0"/>
          <w:numId w:val="14"/>
        </w:numPr>
      </w:pPr>
      <w:bookmarkStart w:id="1054" w:name="_Ref421645968"/>
      <w:r>
        <w:t xml:space="preserve">Set the </w:t>
      </w:r>
      <w:r w:rsidRPr="00925C73">
        <w:rPr>
          <w:rStyle w:val="CodeChar"/>
        </w:rPr>
        <w:t>tNode</w:t>
      </w:r>
      <w:r>
        <w:t xml:space="preserve"> value to </w:t>
      </w:r>
      <w:r w:rsidRPr="00925C73">
        <w:rPr>
          <w:rStyle w:val="CodeChar"/>
        </w:rPr>
        <w:t xml:space="preserve">gBDT. </w:t>
      </w:r>
      <w:r w:rsidR="00072832">
        <w:rPr>
          <w:rStyle w:val="CodeChar"/>
        </w:rPr>
        <w:t>bdt_pri_restri</w:t>
      </w:r>
      <w:r w:rsidRPr="00925C73">
        <w:rPr>
          <w:rStyle w:val="CodeChar"/>
        </w:rPr>
        <w:t>[</w:t>
      </w:r>
      <w:r w:rsidR="00405DFB">
        <w:rPr>
          <w:rStyle w:val="CodeChar"/>
        </w:rPr>
        <w:t>is_default</w:t>
      </w:r>
      <w:r w:rsidRPr="00925C73">
        <w:rPr>
          <w:rStyle w:val="CodeChar"/>
        </w:rPr>
        <w:t xml:space="preserve"> = True].CDT_Primitive_Expression_Type_Map.</w:t>
      </w:r>
      <w:r>
        <w:rPr>
          <w:rStyle w:val="CodeChar"/>
        </w:rPr>
        <w:br/>
      </w:r>
      <w:r w:rsidR="00300C7F">
        <w:rPr>
          <w:rStyle w:val="CodeChar"/>
        </w:rPr>
        <w:t>xbt</w:t>
      </w:r>
      <w:r w:rsidRPr="00925C73">
        <w:rPr>
          <w:rStyle w:val="CodeChar"/>
        </w:rPr>
        <w:t>.</w:t>
      </w:r>
      <w:r w:rsidR="00300C7F">
        <w:rPr>
          <w:rStyle w:val="CodeChar"/>
        </w:rPr>
        <w:t>builtIn_type</w:t>
      </w:r>
      <w:r>
        <w:t>.</w:t>
      </w:r>
      <w:bookmarkEnd w:id="1054"/>
    </w:p>
    <w:p w14:paraId="06F227C2" w14:textId="77777777" w:rsidR="00925C73" w:rsidRDefault="00925C73" w:rsidP="008F2EBB">
      <w:pPr>
        <w:pStyle w:val="ListParagraph"/>
        <w:numPr>
          <w:ilvl w:val="0"/>
          <w:numId w:val="14"/>
        </w:numPr>
      </w:pPr>
      <w:bookmarkStart w:id="1055" w:name="_Ref421645975"/>
      <w:r>
        <w:t xml:space="preserve">Set its value to </w:t>
      </w:r>
      <w:r w:rsidRPr="00925C73">
        <w:rPr>
          <w:rStyle w:val="CodeChar"/>
        </w:rPr>
        <w:t>gBBIE.</w:t>
      </w:r>
      <w:r w:rsidR="00072832">
        <w:rPr>
          <w:rStyle w:val="CodeChar"/>
        </w:rPr>
        <w:t>bdt_pri_restri</w:t>
      </w:r>
      <w:r w:rsidRPr="00925C73">
        <w:rPr>
          <w:rStyle w:val="CodeChar"/>
        </w:rPr>
        <w:t>.CDT_Primitive_Expression_Type_Map.</w:t>
      </w:r>
      <w:r w:rsidR="00300C7F">
        <w:rPr>
          <w:rStyle w:val="CodeChar"/>
        </w:rPr>
        <w:t>xbt</w:t>
      </w:r>
      <w:r w:rsidRPr="00925C73">
        <w:rPr>
          <w:rStyle w:val="CodeChar"/>
        </w:rPr>
        <w:t>.</w:t>
      </w:r>
      <w:r w:rsidR="00300C7F">
        <w:rPr>
          <w:rStyle w:val="CodeChar"/>
        </w:rPr>
        <w:t>builtIn_type</w:t>
      </w:r>
      <w:r>
        <w:t>.</w:t>
      </w:r>
      <w:bookmarkEnd w:id="1055"/>
    </w:p>
    <w:p w14:paraId="12EBE02C" w14:textId="77777777" w:rsidR="00A5622F" w:rsidRPr="00A5622F" w:rsidRDefault="00A5622F" w:rsidP="008F2EBB">
      <w:pPr>
        <w:pStyle w:val="ListParagraph"/>
        <w:numPr>
          <w:ilvl w:val="0"/>
          <w:numId w:val="14"/>
        </w:numPr>
      </w:pPr>
      <w:r w:rsidRPr="00A5622F">
        <w:t xml:space="preserve">If </w:t>
      </w:r>
      <w:r w:rsidRPr="00A5622F">
        <w:rPr>
          <w:rStyle w:val="CodeChar"/>
        </w:rPr>
        <w:t>gBBIE.</w:t>
      </w:r>
      <w:r w:rsidR="00072832">
        <w:rPr>
          <w:rStyle w:val="CodeChar"/>
        </w:rPr>
        <w:t>bdt_pri_restri_id</w:t>
      </w:r>
      <w:r w:rsidRPr="00A5622F">
        <w:t xml:space="preserve"> is null, set the node value to the </w:t>
      </w:r>
      <w:r w:rsidR="00300C7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14:paraId="7E03AF47" w14:textId="77777777" w:rsidR="00925C73" w:rsidRDefault="00FF61A6" w:rsidP="008F2EBB">
      <w:pPr>
        <w:pStyle w:val="ListParagraph"/>
        <w:numPr>
          <w:ilvl w:val="0"/>
          <w:numId w:val="14"/>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14:paraId="6E6838F1" w14:textId="77777777" w:rsidR="0013079D" w:rsidRDefault="0013079D" w:rsidP="008F2EBB">
      <w:pPr>
        <w:pStyle w:val="ListParagraph"/>
        <w:numPr>
          <w:ilvl w:val="0"/>
          <w:numId w:val="14"/>
        </w:numPr>
      </w:pPr>
      <w:bookmarkStart w:id="1056" w:name="_Ref421645981"/>
      <w:r>
        <w:t xml:space="preserve">Set the value to </w:t>
      </w:r>
      <w:r w:rsidR="00000A2F">
        <w:rPr>
          <w:rStyle w:val="CodeChar"/>
        </w:rPr>
        <w:t>getCodeListTypeName(</w:t>
      </w:r>
      <w:commentRangeStart w:id="1057"/>
      <w:r w:rsidR="00000A2F">
        <w:rPr>
          <w:rStyle w:val="CodeChar"/>
        </w:rPr>
        <w:t>aCL)</w:t>
      </w:r>
      <w:r>
        <w:t>.</w:t>
      </w:r>
      <w:commentRangeEnd w:id="1057"/>
      <w:r w:rsidR="000E4334">
        <w:rPr>
          <w:rStyle w:val="CommentReference"/>
        </w:rPr>
        <w:commentReference w:id="1057"/>
      </w:r>
      <w:bookmarkEnd w:id="1056"/>
    </w:p>
    <w:p w14:paraId="2F5D6306" w14:textId="77777777" w:rsidR="00B756F1" w:rsidRDefault="00B756F1" w:rsidP="009A1A85">
      <w:pPr>
        <w:pStyle w:val="Heading4"/>
      </w:pPr>
      <w:bookmarkStart w:id="1058" w:name="_Toc442109023"/>
      <w:r>
        <w:t>GetBBIEElementName(gBBIE)</w:t>
      </w:r>
      <w:bookmarkEnd w:id="1058"/>
    </w:p>
    <w:p w14:paraId="2CAC9F31" w14:textId="77777777" w:rsidR="00B756F1" w:rsidRDefault="00B756F1" w:rsidP="00B756F1">
      <w:r>
        <w:t xml:space="preserve">Description: Return a string representing the element name of the </w:t>
      </w:r>
      <w:r w:rsidRPr="00B756F1">
        <w:rPr>
          <w:rStyle w:val="CodeChar"/>
        </w:rPr>
        <w:t>gBBIE</w:t>
      </w:r>
      <w:r>
        <w:t>.</w:t>
      </w:r>
    </w:p>
    <w:p w14:paraId="7563F59C" w14:textId="77777777" w:rsidR="00B756F1" w:rsidRDefault="00B756F1" w:rsidP="00B756F1">
      <w:r>
        <w:t xml:space="preserve">Argument: </w:t>
      </w:r>
      <w:r w:rsidRPr="009809CD">
        <w:rPr>
          <w:rStyle w:val="CodeChar"/>
        </w:rPr>
        <w:t>gBBIE</w:t>
      </w:r>
      <w:r>
        <w:t xml:space="preserve"> = the given BBIE for which the element name will be generated.</w:t>
      </w:r>
    </w:p>
    <w:p w14:paraId="16D26792" w14:textId="77777777" w:rsidR="00B756F1" w:rsidRDefault="00B756F1" w:rsidP="00B756F1">
      <w:r>
        <w:t>Return: A string.</w:t>
      </w:r>
    </w:p>
    <w:p w14:paraId="20DC164C" w14:textId="77777777" w:rsidR="00B756F1" w:rsidRDefault="00B756F1" w:rsidP="00B756F1"/>
    <w:p w14:paraId="36501550" w14:textId="55CB0FB8" w:rsidR="00B756F1" w:rsidRPr="009809CD" w:rsidRDefault="00B1138E" w:rsidP="00B756F1">
      <w:r>
        <w:t xml:space="preserve">Trace the </w:t>
      </w:r>
      <w:r w:rsidRPr="00B1138E">
        <w:rPr>
          <w:rStyle w:val="CodeChar"/>
        </w:rPr>
        <w:t>gBBIE</w:t>
      </w:r>
      <w:r>
        <w:t xml:space="preserve"> down through BBIEP and then BCCP. Return </w:t>
      </w:r>
      <w:r w:rsidRPr="00B1138E">
        <w:rPr>
          <w:rStyle w:val="CodeChar"/>
        </w:rPr>
        <w:t>UpperCamelCase(</w:t>
      </w:r>
      <w:r w:rsidR="000F4A6F">
        <w:rPr>
          <w:rStyle w:val="CodeChar"/>
        </w:rPr>
        <w:t>bccp</w:t>
      </w:r>
      <w:r w:rsidRPr="00B1138E">
        <w:rPr>
          <w:rStyle w:val="CodeChar"/>
        </w:rPr>
        <w:t>.</w:t>
      </w:r>
      <w:r w:rsidR="00CF7449">
        <w:rPr>
          <w:rStyle w:val="CodeChar"/>
        </w:rPr>
        <w:t>property_term</w:t>
      </w:r>
      <w:r w:rsidRPr="00B1138E">
        <w:rPr>
          <w:rStyle w:val="CodeChar"/>
        </w:rPr>
        <w:t>)</w:t>
      </w:r>
      <w:r>
        <w:t>.</w:t>
      </w:r>
    </w:p>
    <w:p w14:paraId="394E5E47" w14:textId="77777777" w:rsidR="00B756F1" w:rsidRDefault="00B1138E" w:rsidP="00B1138E">
      <w:pPr>
        <w:pStyle w:val="Heading4"/>
      </w:pPr>
      <w:bookmarkStart w:id="1059" w:name="_Toc442109024"/>
      <w:r>
        <w:t>GetBBIEAttributeName(gBBIE)</w:t>
      </w:r>
      <w:bookmarkEnd w:id="1059"/>
    </w:p>
    <w:p w14:paraId="0E8396D3" w14:textId="77777777" w:rsidR="00B1138E" w:rsidRDefault="00B1138E" w:rsidP="00B1138E">
      <w:r>
        <w:t xml:space="preserve">Description: Return a string representing the attribute name of the </w:t>
      </w:r>
      <w:r w:rsidRPr="00B756F1">
        <w:rPr>
          <w:rStyle w:val="CodeChar"/>
        </w:rPr>
        <w:t>gBBIE</w:t>
      </w:r>
      <w:r>
        <w:t>, in the case that the BBIE is a schema attribute.</w:t>
      </w:r>
    </w:p>
    <w:p w14:paraId="693DC5A3" w14:textId="77777777" w:rsidR="00B1138E" w:rsidRDefault="00B1138E" w:rsidP="00B1138E">
      <w:r>
        <w:t xml:space="preserve">Argument: </w:t>
      </w:r>
      <w:r w:rsidRPr="009809CD">
        <w:rPr>
          <w:rStyle w:val="CodeChar"/>
        </w:rPr>
        <w:t>gBBIE</w:t>
      </w:r>
      <w:r>
        <w:t xml:space="preserve"> = the given BBIE for which the attribute name will be generated.</w:t>
      </w:r>
    </w:p>
    <w:p w14:paraId="01D3E5C5" w14:textId="77777777" w:rsidR="00B1138E" w:rsidRDefault="00B1138E" w:rsidP="00B1138E">
      <w:r>
        <w:t>Return: A string.</w:t>
      </w:r>
    </w:p>
    <w:p w14:paraId="39226B18" w14:textId="77777777" w:rsidR="00B1138E" w:rsidRDefault="00B1138E" w:rsidP="00B1138E"/>
    <w:p w14:paraId="787337DB" w14:textId="718B00CB" w:rsidR="00B1138E" w:rsidRPr="00B1138E" w:rsidRDefault="00B1138E" w:rsidP="00B1138E">
      <w:r>
        <w:lastRenderedPageBreak/>
        <w:t xml:space="preserve">Trace the </w:t>
      </w:r>
      <w:r w:rsidRPr="00B1138E">
        <w:rPr>
          <w:rStyle w:val="CodeChar"/>
        </w:rPr>
        <w:t>gBBIE</w:t>
      </w:r>
      <w:r>
        <w:t xml:space="preserve"> down through BBIEP and then BCCP. Return </w:t>
      </w:r>
      <w:r>
        <w:rPr>
          <w:rStyle w:val="CodeChar"/>
        </w:rPr>
        <w:t>Lower</w:t>
      </w:r>
      <w:r w:rsidRPr="00B1138E">
        <w:rPr>
          <w:rStyle w:val="CodeChar"/>
        </w:rPr>
        <w:t>CamelCase(</w:t>
      </w:r>
      <w:r w:rsidR="000F4A6F">
        <w:rPr>
          <w:rStyle w:val="CodeChar"/>
        </w:rPr>
        <w:t>bccp</w:t>
      </w:r>
      <w:r w:rsidRPr="00B1138E">
        <w:rPr>
          <w:rStyle w:val="CodeChar"/>
        </w:rPr>
        <w:t>.</w:t>
      </w:r>
      <w:r w:rsidR="00CF7449">
        <w:rPr>
          <w:rStyle w:val="CodeChar"/>
        </w:rPr>
        <w:t>property_term</w:t>
      </w:r>
      <w:r w:rsidRPr="00B1138E">
        <w:rPr>
          <w:rStyle w:val="CodeChar"/>
        </w:rPr>
        <w:t>)</w:t>
      </w:r>
      <w:r>
        <w:t>.</w:t>
      </w:r>
    </w:p>
    <w:p w14:paraId="7732CFFB" w14:textId="77777777" w:rsidR="009809CD" w:rsidRDefault="009809CD" w:rsidP="009A1A85">
      <w:pPr>
        <w:pStyle w:val="Heading4"/>
      </w:pPr>
      <w:bookmarkStart w:id="1060" w:name="_Toc442109025"/>
      <w:r>
        <w:t>QueryBBIESCs(gBBIE)</w:t>
      </w:r>
      <w:bookmarkEnd w:id="1060"/>
    </w:p>
    <w:p w14:paraId="7361C119" w14:textId="77777777"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14:paraId="0839D219" w14:textId="77777777"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14:paraId="2D3DBFDB" w14:textId="77777777" w:rsidR="009809CD" w:rsidRDefault="009809CD" w:rsidP="009809CD">
      <w:r>
        <w:t>Return: An array of the SC objects. The array may be empty.</w:t>
      </w:r>
    </w:p>
    <w:p w14:paraId="34F605EF" w14:textId="77777777" w:rsidR="009809CD" w:rsidRDefault="009809CD" w:rsidP="009809CD"/>
    <w:p w14:paraId="5D4E5F57" w14:textId="77777777"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14:paraId="22AC6B51" w14:textId="77777777" w:rsidR="0065791B" w:rsidRDefault="0065791B" w:rsidP="009A1A85">
      <w:pPr>
        <w:pStyle w:val="Heading4"/>
      </w:pPr>
      <w:bookmarkStart w:id="1061" w:name="_Toc442109026"/>
      <w:r>
        <w:t>isCodeListGenerated(gCL)</w:t>
      </w:r>
      <w:bookmarkEnd w:id="1061"/>
    </w:p>
    <w:p w14:paraId="4B9DCCAE" w14:textId="77777777" w:rsidR="0065791B" w:rsidRDefault="0065791B" w:rsidP="0065791B">
      <w:r>
        <w:t xml:space="preserve">Description: Return Boolean indicating whether the code list </w:t>
      </w:r>
      <w:r w:rsidR="005E4BB1">
        <w:t xml:space="preserve">type </w:t>
      </w:r>
      <w:r>
        <w:t>has already been generated, true if generated and false otherwise.</w:t>
      </w:r>
    </w:p>
    <w:p w14:paraId="7FC20945" w14:textId="77777777"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14:paraId="51EAA901" w14:textId="77777777" w:rsidR="0065791B" w:rsidRDefault="0065791B" w:rsidP="0065791B">
      <w:r>
        <w:t xml:space="preserve">Return: Boolean </w:t>
      </w:r>
    </w:p>
    <w:p w14:paraId="32627ED4" w14:textId="77777777" w:rsidR="0065791B" w:rsidRDefault="0065791B" w:rsidP="0065791B"/>
    <w:p w14:paraId="07A86156" w14:textId="77777777" w:rsidR="0065791B" w:rsidRDefault="0065791B" w:rsidP="0065791B">
      <w:r>
        <w:t xml:space="preserve">Check whether the </w:t>
      </w:r>
      <w:r w:rsidR="003D344D" w:rsidRPr="0065791B">
        <w:rPr>
          <w:rStyle w:val="CodeChar"/>
        </w:rPr>
        <w:t>gCL.</w:t>
      </w:r>
      <w:r w:rsidR="002D3A91">
        <w:rPr>
          <w:rStyle w:val="CodeChar"/>
        </w:rPr>
        <w:t>guid</w:t>
      </w:r>
      <w:r w:rsidR="003D344D" w:rsidRPr="0065791B">
        <w:rPr>
          <w:rStyle w:val="CodeChar"/>
        </w:rPr>
        <w:t xml:space="preserve">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14:paraId="61AADD4F" w14:textId="77777777" w:rsidR="00000A2F" w:rsidRDefault="00000A2F" w:rsidP="009A1A85">
      <w:pPr>
        <w:pStyle w:val="Heading4"/>
      </w:pPr>
      <w:bookmarkStart w:id="1062" w:name="_Toc442109027"/>
      <w:r>
        <w:t>GetCodeListTypeName(gCL)</w:t>
      </w:r>
      <w:bookmarkEnd w:id="1062"/>
    </w:p>
    <w:p w14:paraId="72F8FAF6" w14:textId="77777777" w:rsidR="00000A2F" w:rsidRDefault="00000A2F" w:rsidP="00000A2F">
      <w:r>
        <w:t xml:space="preserve">Description: Return the type name of the </w:t>
      </w:r>
      <w:r w:rsidRPr="008402F0">
        <w:rPr>
          <w:rStyle w:val="CodeChar"/>
        </w:rPr>
        <w:t>gCL</w:t>
      </w:r>
      <w:r>
        <w:t xml:space="preserve"> object. </w:t>
      </w:r>
    </w:p>
    <w:p w14:paraId="54C09259" w14:textId="77777777"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14:paraId="7ABB3838" w14:textId="77777777" w:rsidR="00000A2F" w:rsidRDefault="00000A2F" w:rsidP="00000A2F">
      <w:r>
        <w:t xml:space="preserve">Return: A string representing the type name of the </w:t>
      </w:r>
      <w:r w:rsidRPr="008402F0">
        <w:rPr>
          <w:rStyle w:val="CodeChar"/>
        </w:rPr>
        <w:t>gCL</w:t>
      </w:r>
      <w:r>
        <w:t>.</w:t>
      </w:r>
    </w:p>
    <w:p w14:paraId="7B68BF04" w14:textId="77777777" w:rsidR="00000A2F" w:rsidRDefault="00000A2F" w:rsidP="00000A2F"/>
    <w:p w14:paraId="7C74F443" w14:textId="77777777" w:rsidR="00000A2F" w:rsidRDefault="00000A2F" w:rsidP="00000A2F">
      <w:r>
        <w:t xml:space="preserve">Return </w:t>
      </w:r>
      <w:r w:rsidRPr="003A646F">
        <w:rPr>
          <w:rStyle w:val="CodeChar"/>
        </w:rPr>
        <w:t>{ gCL.</w:t>
      </w:r>
      <w:r w:rsidR="00005152">
        <w:rPr>
          <w:rStyle w:val="CodeChar"/>
        </w:rPr>
        <w:t>name</w:t>
      </w:r>
      <w:r w:rsidRPr="003A646F">
        <w:rPr>
          <w:rStyle w:val="CodeChar"/>
        </w:rPr>
        <w:t xml:space="preserve"> + (gCL.</w:t>
      </w:r>
      <w:r w:rsidR="00005152">
        <w:rPr>
          <w:rStyle w:val="CodeChar"/>
        </w:rPr>
        <w:t>name</w:t>
      </w:r>
      <w:r w:rsidRPr="003A646F">
        <w:rPr>
          <w:rStyle w:val="CodeChar"/>
        </w:rPr>
        <w:t>.endsWith(“Code”)? “” : “Code”) + “ContentType” + “_” + gCL.</w:t>
      </w:r>
      <w:r w:rsidR="00BF35FF">
        <w:rPr>
          <w:rStyle w:val="CodeChar"/>
        </w:rPr>
        <w:t>agency_id</w:t>
      </w:r>
      <w:r w:rsidRPr="003A646F">
        <w:rPr>
          <w:rStyle w:val="CodeChar"/>
        </w:rPr>
        <w:t xml:space="preserve"> + “_” + gCL.</w:t>
      </w:r>
      <w:r w:rsidR="00BF35FF">
        <w:rPr>
          <w:rStyle w:val="CodeChar"/>
        </w:rPr>
        <w:t>list_id</w:t>
      </w:r>
      <w:r w:rsidRPr="003A646F">
        <w:rPr>
          <w:rStyle w:val="CodeChar"/>
        </w:rPr>
        <w:t xml:space="preserve"> + “_” + gCL.</w:t>
      </w:r>
      <w:r w:rsidR="00BF35FF">
        <w:rPr>
          <w:rStyle w:val="CodeChar"/>
        </w:rPr>
        <w:t>version_id</w:t>
      </w:r>
      <w:r w:rsidRPr="003A646F">
        <w:rPr>
          <w:rStyle w:val="CodeChar"/>
        </w:rPr>
        <w:t>}</w:t>
      </w:r>
      <w:r>
        <w:t>.</w:t>
      </w:r>
    </w:p>
    <w:p w14:paraId="2DCB9944" w14:textId="77777777" w:rsidR="00000A2F" w:rsidRDefault="00000A2F" w:rsidP="00000A2F"/>
    <w:p w14:paraId="76C380F8" w14:textId="77777777" w:rsidR="00000A2F" w:rsidRPr="00000A2F" w:rsidRDefault="00000A2F" w:rsidP="00000A2F"/>
    <w:p w14:paraId="45379DEF" w14:textId="77777777" w:rsidR="009A1A85" w:rsidRDefault="009A1A85" w:rsidP="009A1A85">
      <w:pPr>
        <w:pStyle w:val="Heading4"/>
      </w:pPr>
      <w:bookmarkStart w:id="1063" w:name="_Ref420485038"/>
      <w:bookmarkStart w:id="1064" w:name="_Toc442109028"/>
      <w:r>
        <w:t>Generate</w:t>
      </w:r>
      <w:r w:rsidR="008B6307">
        <w:t>CodeList</w:t>
      </w:r>
      <w:r w:rsidR="00EC32A6">
        <w:t>(gCL, gBDT</w:t>
      </w:r>
      <w:r w:rsidR="003E080D">
        <w:t xml:space="preserve"> | gSC</w:t>
      </w:r>
      <w:r w:rsidR="00EC32A6">
        <w:t>, gSchemaNode)</w:t>
      </w:r>
      <w:bookmarkEnd w:id="1063"/>
      <w:bookmarkEnd w:id="1064"/>
    </w:p>
    <w:p w14:paraId="01B2ACC6" w14:textId="77777777"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14:paraId="3E9ADE54" w14:textId="77777777"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14:paraId="56501169" w14:textId="77777777" w:rsidR="009A1A85" w:rsidRDefault="009A1A85" w:rsidP="0065791B">
      <w:r>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14:paraId="58B8D245" w14:textId="77777777" w:rsidR="00EC32A6" w:rsidRDefault="00EC32A6" w:rsidP="009A1A85"/>
    <w:p w14:paraId="456774D6" w14:textId="77777777" w:rsidR="009A1A85" w:rsidRDefault="009A1A85" w:rsidP="009A1A85">
      <w:r>
        <w:rPr>
          <w:noProof/>
          <w:lang w:bidi="th-TH"/>
        </w:rPr>
        <w:lastRenderedPageBreak/>
        <mc:AlternateContent>
          <mc:Choice Requires="wpc">
            <w:drawing>
              <wp:inline distT="0" distB="0" distL="0" distR="0" wp14:anchorId="23EDB7C6" wp14:editId="71AFED23">
                <wp:extent cx="5931673" cy="3904091"/>
                <wp:effectExtent l="0" t="0" r="12065" b="20320"/>
                <wp:docPr id="401" name="Canvas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79" name="Oval 379"/>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Arrow Connector 380"/>
                        <wps:cNvCnPr>
                          <a:stCxn id="383" idx="2"/>
                          <a:endCxn id="432"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3" name="Text Box 383"/>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B72137" w14:textId="77777777" w:rsidR="00E55214" w:rsidRDefault="00E55214" w:rsidP="009A1A8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Straight Arrow Connector 128"/>
                        <wps:cNvCnPr>
                          <a:stCxn id="398" idx="2"/>
                          <a:endCxn id="433" idx="0"/>
                        </wps:cNvCnPr>
                        <wps:spPr>
                          <a:xfrm>
                            <a:off x="1545679" y="2888263"/>
                            <a:ext cx="2492" cy="20759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6" name="Straight Arrow Connector 386"/>
                        <wps:cNvCnPr>
                          <a:stCxn id="379" idx="4"/>
                          <a:endCxn id="383"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8" name="Straight Arrow Connector 128"/>
                        <wps:cNvCnPr>
                          <a:stCxn id="433" idx="3"/>
                          <a:endCxn id="399" idx="1"/>
                        </wps:cNvCnPr>
                        <wps:spPr>
                          <a:xfrm flipV="1">
                            <a:off x="2456953" y="597631"/>
                            <a:ext cx="910145" cy="274341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0" name="Straight Arrow Connector 390"/>
                        <wps:cNvCnPr>
                          <a:stCxn id="432" idx="2"/>
                          <a:endCxn id="316"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8" name="Text Box 398"/>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957B123" w14:textId="77777777" w:rsidR="00E55214" w:rsidRDefault="00E55214" w:rsidP="009A1A8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wps:spPr>
                          <a:xfrm>
                            <a:off x="3367098" y="331049"/>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FC7C8D" w14:textId="77777777" w:rsidR="00E55214" w:rsidRDefault="00E55214" w:rsidP="009A1A85">
                              <w:pPr>
                                <w:pStyle w:val="Code"/>
                                <w:spacing w:line="168" w:lineRule="auto"/>
                                <w:jc w:val="center"/>
                              </w:pPr>
                              <w:r>
                                <w:t xml:space="preserve">Get all code_list_value records belonging to gCL where the used_indicator = True. Put them in the gCLVs[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285CDF" w14:textId="77777777" w:rsidR="00E55214" w:rsidRDefault="00E55214" w:rsidP="009A1A85">
                              <w:pPr>
                                <w:pStyle w:val="Code"/>
                                <w:spacing w:line="168" w:lineRule="auto"/>
                                <w:jc w:val="center"/>
                              </w:pPr>
                              <w:r>
                                <w:t>For each gCLVs[i]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60F58C" w14:textId="77777777" w:rsidR="00E55214" w:rsidRDefault="00E55214"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639388" y="3095860"/>
                            <a:ext cx="1817565" cy="490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FBEDE6" w14:textId="77777777" w:rsidR="00E55214" w:rsidRDefault="00E55214" w:rsidP="00B13EEF">
                              <w:pPr>
                                <w:pStyle w:val="Code"/>
                                <w:spacing w:line="168" w:lineRule="auto"/>
                              </w:pPr>
                              <w:r w:rsidRPr="003A646F">
                                <w:rPr>
                                  <w:b/>
                                  <w:bCs/>
                                </w:rPr>
                                <w:t>(3)</w:t>
                              </w:r>
                              <w:r>
                                <w:t xml:space="preserve"> Add a DOM Attribute node, with node name = “base”, as a child of the rtNode, and set its value.</w:t>
                              </w:r>
                            </w:p>
                            <w:p w14:paraId="16E2994D" w14:textId="77777777" w:rsidR="00E55214" w:rsidRDefault="00E55214" w:rsidP="00B13EEF">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B37699" w14:textId="77777777" w:rsidR="00E55214" w:rsidRDefault="00E55214" w:rsidP="009A1A85">
                              <w:pPr>
                                <w:pStyle w:val="Code"/>
                                <w:spacing w:line="168" w:lineRule="auto"/>
                                <w:jc w:val="center"/>
                              </w:pPr>
                              <w:r>
                                <w:t>Create an xsd:enumeration DOM Element node and its child ‘value’DOM Attribute node. Set the Attribute node value to gCLVs[i].value.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Straight Arrow Connector 128"/>
                        <wps:cNvCnPr>
                          <a:stCxn id="399" idx="2"/>
                          <a:endCxn id="400" idx="0"/>
                        </wps:cNvCnPr>
                        <wps:spPr>
                          <a:xfrm>
                            <a:off x="4517237" y="864212"/>
                            <a:ext cx="2425" cy="3429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1" name="Straight Arrow Connector 128"/>
                        <wps:cNvCnPr>
                          <a:stCxn id="400" idx="2"/>
                          <a:endCxn id="435"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272" name="Group 272"/>
                        <wpg:cNvGrpSpPr/>
                        <wpg:grpSpPr>
                          <a:xfrm>
                            <a:off x="3845292" y="2578198"/>
                            <a:ext cx="1360170" cy="382905"/>
                            <a:chOff x="0" y="0"/>
                            <a:chExt cx="1360544" cy="383214"/>
                          </a:xfrm>
                        </wpg:grpSpPr>
                        <wps:wsp>
                          <wps:cNvPr id="273" name="Diamond 273"/>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B6C36D" w14:textId="77777777" w:rsidR="00E55214" w:rsidRDefault="00E55214"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450998" w14:textId="77777777" w:rsidR="00E55214" w:rsidRDefault="00E55214" w:rsidP="00A53D35">
                                <w:pPr>
                                  <w:pStyle w:val="NormalWeb"/>
                                  <w:overflowPunct w:val="0"/>
                                  <w:spacing w:before="0" w:beforeAutospacing="0" w:after="0" w:afterAutospacing="0"/>
                                  <w:jc w:val="center"/>
                                </w:pPr>
                                <w:r>
                                  <w:rPr>
                                    <w:rFonts w:ascii="Cordia New" w:eastAsia="Times New Roman" w:hAnsi="Cordia New" w:cs="Cordia New"/>
                                  </w:rPr>
                                  <w:t>More gCLVs[i]?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75" name="Straight Arrow Connector 128"/>
                        <wps:cNvCnPr>
                          <a:stCxn id="435" idx="2"/>
                          <a:endCxn id="273" idx="0"/>
                        </wps:cNvCnPr>
                        <wps:spPr>
                          <a:xfrm>
                            <a:off x="4518172" y="2372983"/>
                            <a:ext cx="7205" cy="2052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6" name="Oval 276"/>
                        <wps:cNvSpPr/>
                        <wps:spPr>
                          <a:xfrm>
                            <a:off x="4466250" y="3283020"/>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Straight Arrow Connector 128"/>
                        <wps:cNvCnPr>
                          <a:stCxn id="273" idx="2"/>
                          <a:endCxn id="276" idx="0"/>
                        </wps:cNvCnPr>
                        <wps:spPr>
                          <a:xfrm>
                            <a:off x="4525377" y="2961103"/>
                            <a:ext cx="6596" cy="32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7" name="Straight Arrow Connector 128"/>
                        <wps:cNvCnPr>
                          <a:stCxn id="273" idx="1"/>
                          <a:endCxn id="400" idx="1"/>
                        </wps:cNvCnPr>
                        <wps:spPr>
                          <a:xfrm rot="10800000" flipH="1">
                            <a:off x="3845292" y="1328085"/>
                            <a:ext cx="45720" cy="1441566"/>
                          </a:xfrm>
                          <a:prstGeom prst="bentConnector3">
                            <a:avLst>
                              <a:gd name="adj1" fmla="val -131739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9" name="Text Box 289"/>
                        <wps:cNvSpPr txBox="1"/>
                        <wps:spPr>
                          <a:xfrm>
                            <a:off x="3908756" y="3347326"/>
                            <a:ext cx="1257300"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2C57AC" w14:textId="77777777" w:rsidR="00E55214" w:rsidRDefault="00E55214" w:rsidP="009A1A8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840578" y="2465294"/>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F6FFE4" w14:textId="77777777" w:rsidR="00E55214" w:rsidRDefault="00E55214" w:rsidP="009A1A8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4481747" y="296110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17F24" w14:textId="77777777" w:rsidR="00E55214" w:rsidRDefault="00E55214" w:rsidP="009A1A8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61EB" w14:textId="77777777" w:rsidR="00E55214" w:rsidRDefault="00E55214"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traight Arrow Connector 128"/>
                        <wps:cNvCnPr>
                          <a:stCxn id="316" idx="2"/>
                          <a:endCxn id="398"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23EDB7C6" id="Canvas 401" o:spid="_x0000_s1398" editas="canvas" style="width:467.05pt;height:307.4pt;mso-position-horizontal-relative:char;mso-position-vertical-relative:line" coordsize="59315,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">
                <v:shape id="_x0000_s1399" type="#_x0000_t75" style="position:absolute;width:59315;height:39039;visibility:visible;mso-wrap-style:square" stroked="t" strokecolor="black [3213]">
                  <v:fill o:detectmouseclick="t"/>
                  <v:path o:connecttype="none"/>
                </v:shape>
                <v:oval id="Oval 379" o:spid="_x0000_s1400" style="position:absolute;left:14763;top:59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" fillcolor="white [3201]" strokeweight=".5pt"/>
                <v:shape id="Straight Arrow Connector 380" o:spid="_x0000_s1401" type="#_x0000_t32" style="position:absolute;left:15445;top:8523;width:52;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" filled="t" fillcolor="white [3201]" strokeweight=".5pt">
                  <v:stroke endarrow="open"/>
                </v:shape>
                <v:shape id="Text Box 383" o:spid="_x0000_s1402" type="#_x0000_t202" style="position:absolute;left:5782;top:3242;width:19326;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" fillcolor="white [3201]" strokeweight=".5pt">
                  <v:textbox>
                    <w:txbxContent>
                      <w:p w14:paraId="2FB72137" w14:textId="77777777" w:rsidR="00E55214" w:rsidRDefault="00E55214" w:rsidP="009A1A85">
                        <w:pPr>
                          <w:pStyle w:val="Code"/>
                          <w:spacing w:line="168" w:lineRule="auto"/>
                          <w:jc w:val="center"/>
                        </w:pPr>
                        <w:r>
                          <w:t>Create a DOM Element node, stNode, representing the xsd:simpleType, as a child of the gSchemaNode.</w:t>
                        </w:r>
                      </w:p>
                    </w:txbxContent>
                  </v:textbox>
                </v:shape>
                <v:shape id="Straight Arrow Connector 128" o:spid="_x0000_s1403" type="#_x0000_t32" style="position:absolute;left:15456;top:28882;width:25;height:2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" filled="t" fillcolor="white [3201]" strokeweight=".5pt">
                  <v:stroke endarrow="open"/>
                </v:shape>
                <v:shape id="Straight Arrow Connector 386" o:spid="_x0000_s1404" type="#_x0000_t32" style="position:absolute;left:15423;top:1912;width:22;height: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" filled="t" fillcolor="white [3201]" strokeweight=".5pt">
                  <v:stroke endarrow="open"/>
                </v:shape>
                <v:shape id="Straight Arrow Connector 128" o:spid="_x0000_s1405" type="#_x0000_t34" style="position:absolute;left:24569;top:5976;width:9101;height:2743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" filled="t" fillcolor="white [3201]" strokeweight=".5pt">
                  <v:stroke endarrow="open"/>
                </v:shape>
                <v:shape id="Straight Arrow Connector 390" o:spid="_x0000_s1406" type="#_x0000_t32" style="position:absolute;left:15441;top:15107;width:56;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" filled="t" fillcolor="white [3201]" strokeweight=".5pt">
                  <v:stroke endarrow="open"/>
                </v:shape>
                <v:shape id="Text Box 398" o:spid="_x0000_s1407" type="#_x0000_t202" style="position:absolute;left:3576;top:24614;width:2376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" fillcolor="white [3201]" strokeweight=".5pt">
                  <v:textbox>
                    <w:txbxContent>
                      <w:p w14:paraId="5957B123" w14:textId="77777777" w:rsidR="00E55214" w:rsidRDefault="00E55214" w:rsidP="009A1A85">
                        <w:pPr>
                          <w:pStyle w:val="Code"/>
                          <w:spacing w:line="168" w:lineRule="auto"/>
                          <w:jc w:val="center"/>
                        </w:pPr>
                        <w:r>
                          <w:t>Add a DOM Element node, rtNode, representing the xsd:restriction, as a child of the stNode.</w:t>
                        </w:r>
                      </w:p>
                    </w:txbxContent>
                  </v:textbox>
                </v:shape>
                <v:shape id="Text Box 399" o:spid="_x0000_s1408" type="#_x0000_t202" style="position:absolute;left:33670;top:3310;width:23003;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" fillcolor="white [3201]" strokeweight=".5pt">
                  <v:textbox>
                    <w:txbxContent>
                      <w:p w14:paraId="13FC7C8D" w14:textId="77777777" w:rsidR="00E55214" w:rsidRDefault="00E55214" w:rsidP="009A1A85">
                        <w:pPr>
                          <w:pStyle w:val="Code"/>
                          <w:spacing w:line="168" w:lineRule="auto"/>
                          <w:jc w:val="center"/>
                        </w:pPr>
                        <w:r>
                          <w:t xml:space="preserve">Get all code_list_value records belonging to gCL where the used_indicator = True. Put them in the gCLVs[ ]. </w:t>
                        </w:r>
                      </w:p>
                    </w:txbxContent>
                  </v:textbox>
                </v:shape>
                <v:shape id="Text Box 400" o:spid="_x0000_s1409" type="#_x0000_t202" style="position:absolute;left:38910;top:12071;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1C285CDF" w14:textId="77777777" w:rsidR="00E55214" w:rsidRDefault="00E55214" w:rsidP="009A1A85">
                        <w:pPr>
                          <w:pStyle w:val="Code"/>
                          <w:spacing w:line="168" w:lineRule="auto"/>
                          <w:jc w:val="center"/>
                        </w:pPr>
                        <w:r>
                          <w:t>For each gCLVs[i]</w:t>
                        </w:r>
                      </w:p>
                    </w:txbxContent>
                  </v:textbox>
                </v:shape>
                <v:shape id="Text Box 432" o:spid="_x0000_s1410" type="#_x0000_t202" style="position:absolute;left:4406;top:10001;width:22183;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" fillcolor="white [3201]" strokeweight=".5pt">
                  <v:textbox>
                    <w:txbxContent>
                      <w:p w14:paraId="5E60F58C" w14:textId="77777777" w:rsidR="00E55214" w:rsidRDefault="00E55214"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33" o:spid="_x0000_s1411" type="#_x0000_t202" style="position:absolute;left:6393;top:30958;width:18176;height:4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" fillcolor="white [3201]" strokeweight=".5pt">
                  <v:textbox>
                    <w:txbxContent>
                      <w:p w14:paraId="77FBEDE6" w14:textId="77777777" w:rsidR="00E55214" w:rsidRDefault="00E55214" w:rsidP="00B13EEF">
                        <w:pPr>
                          <w:pStyle w:val="Code"/>
                          <w:spacing w:line="168" w:lineRule="auto"/>
                        </w:pPr>
                        <w:r w:rsidRPr="003A646F">
                          <w:rPr>
                            <w:b/>
                            <w:bCs/>
                          </w:rPr>
                          <w:t>(3)</w:t>
                        </w:r>
                        <w:r>
                          <w:t xml:space="preserve"> Add a DOM Attribute node, with node name = “base”, as a child of the rtNode, and set its value.</w:t>
                        </w:r>
                      </w:p>
                      <w:p w14:paraId="16E2994D" w14:textId="77777777" w:rsidR="00E55214" w:rsidRDefault="00E55214" w:rsidP="00B13EEF">
                        <w:pPr>
                          <w:pStyle w:val="Code"/>
                          <w:spacing w:line="168" w:lineRule="auto"/>
                        </w:pPr>
                      </w:p>
                    </w:txbxContent>
                  </v:textbox>
                </v:shape>
                <v:shape id="Text Box 435" o:spid="_x0000_s1412" type="#_x0000_t202" style="position:absolute;left:33680;top:18398;width:23003;height:5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78B37699" w14:textId="77777777" w:rsidR="00E55214" w:rsidRDefault="00E55214" w:rsidP="009A1A85">
                        <w:pPr>
                          <w:pStyle w:val="Code"/>
                          <w:spacing w:line="168" w:lineRule="auto"/>
                          <w:jc w:val="center"/>
                        </w:pPr>
                        <w:r>
                          <w:t>Create an xsd:enumeration DOM Element node and its child ‘value’DOM Attribute node. Set the Attribute node value to gCLVs[i].value.</w:t>
                        </w:r>
                      </w:p>
                    </w:txbxContent>
                  </v:textbox>
                </v:shape>
                <v:shape id="Straight Arrow Connector 128" o:spid="_x0000_s1413" type="#_x0000_t32" style="position:absolute;left:45172;top:8642;width:24;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" filled="t" fillcolor="white [3201]" strokeweight=".5pt">
                  <v:stroke endarrow="open"/>
                </v:shape>
                <v:shape id="Straight Arrow Connector 128" o:spid="_x0000_s1414" type="#_x0000_t32" style="position:absolute;left:45181;top:14490;width:15;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" filled="t" fillcolor="white [3201]" strokeweight=".5pt">
                  <v:stroke endarrow="open"/>
                </v:shape>
                <v:group id="Group 272" o:spid="_x0000_s1415" style="position:absolute;left:38452;top:25781;width:13602;height:3830"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shape id="Diamond 273" o:spid="_x0000_s1416" type="#_x0000_t4" style="position:absolute;width:13605;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" fillcolor="white [3201]" strokeweight=".25pt">
                    <v:textbox inset="0,0,0,0">
                      <w:txbxContent>
                        <w:p w14:paraId="17B6C36D" w14:textId="77777777" w:rsidR="00E55214" w:rsidRDefault="00E55214"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417" type="#_x0000_t202" style="position:absolute;left:2542;top:3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4BxwAAANwAAAAPAAAAZHJzL2Rvd25yZXYueG1sRI/Na8JA&#10;FMTvQv+H5RV6001DWy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JWMHgHHAAAA3AAA&#10;AA8AAAAAAAAAAAAAAAAABwIAAGRycy9kb3ducmV2LnhtbFBLBQYAAAAAAwADALcAAAD7AgAAAAA=&#10;" filled="f" stroked="f" strokeweight=".5pt">
                    <v:textbox>
                      <w:txbxContent>
                        <w:p w14:paraId="50450998" w14:textId="77777777" w:rsidR="00E55214" w:rsidRDefault="00E55214" w:rsidP="00A53D35">
                          <w:pPr>
                            <w:pStyle w:val="NormalWeb"/>
                            <w:overflowPunct w:val="0"/>
                            <w:spacing w:before="0" w:beforeAutospacing="0" w:after="0" w:afterAutospacing="0"/>
                            <w:jc w:val="center"/>
                          </w:pPr>
                          <w:r>
                            <w:rPr>
                              <w:rFonts w:ascii="Cordia New" w:eastAsia="Times New Roman" w:hAnsi="Cordia New" w:cs="Cordia New"/>
                            </w:rPr>
                            <w:t>More gCLVs[i]?</w:t>
                          </w:r>
                        </w:p>
                      </w:txbxContent>
                    </v:textbox>
                  </v:shape>
                </v:group>
                <v:shape id="Straight Arrow Connector 128" o:spid="_x0000_s1418" type="#_x0000_t32" style="position:absolute;left:45181;top:23729;width:72;height:20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" filled="t" fillcolor="white [3201]" strokeweight=".5pt">
                  <v:stroke endarrow="open"/>
                </v:shape>
                <v:oval id="Oval 276" o:spid="_x0000_s1419" style="position:absolute;left:44662;top:3283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" fillcolor="black [3213]" strokeweight=".5pt"/>
                <v:shape id="Straight Arrow Connector 128" o:spid="_x0000_s1420" type="#_x0000_t32" style="position:absolute;left:45253;top:29611;width:66;height:32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" filled="t" fillcolor="white [3201]" strokeweight=".5pt">
                  <v:stroke endarrow="open"/>
                </v:shape>
                <v:shape id="Straight Arrow Connector 128" o:spid="_x0000_s1421" type="#_x0000_t34" style="position:absolute;left:38452;top:13280;width:458;height:1441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" adj="-284556" filled="t" fillcolor="white [3201]" strokeweight=".5pt">
                  <v:stroke endarrow="open"/>
                </v:shape>
                <v:shape id="Text Box 289" o:spid="_x0000_s1422" type="#_x0000_t202" style="position:absolute;left:39087;top:33473;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14:paraId="792C57AC" w14:textId="77777777" w:rsidR="00E55214" w:rsidRDefault="00E55214" w:rsidP="009A1A85">
                        <w:pPr>
                          <w:pStyle w:val="Code"/>
                          <w:spacing w:line="168" w:lineRule="auto"/>
                          <w:jc w:val="center"/>
                        </w:pPr>
                        <w:r>
                          <w:t>Return stNode</w:t>
                        </w:r>
                      </w:p>
                    </w:txbxContent>
                  </v:textbox>
                </v:shape>
                <v:shape id="Text Box 291" o:spid="_x0000_s1423" type="#_x0000_t202" style="position:absolute;left:38405;top:24652;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" filled="f" stroked="f" strokeweight=".5pt">
                  <v:textbox>
                    <w:txbxContent>
                      <w:p w14:paraId="03F6FFE4" w14:textId="77777777" w:rsidR="00E55214" w:rsidRDefault="00E55214" w:rsidP="009A1A85">
                        <w:pPr>
                          <w:pStyle w:val="Code"/>
                          <w:spacing w:line="168" w:lineRule="auto"/>
                          <w:jc w:val="center"/>
                        </w:pPr>
                        <w:r>
                          <w:t>Y</w:t>
                        </w:r>
                      </w:p>
                    </w:txbxContent>
                  </v:textbox>
                </v:shape>
                <v:shape id="Text Box 293" o:spid="_x0000_s1424" type="#_x0000_t202" style="position:absolute;left:44817;top:29611;width:2542;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CPxwAAANwAAAAPAAAAZHJzL2Rvd25yZXYueG1sRI/Na8JA&#10;FMTvBf+H5Qne6saU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KppYI/HAAAA3AAA&#10;AA8AAAAAAAAAAAAAAAAABwIAAGRycy9kb3ducmV2LnhtbFBLBQYAAAAAAwADALcAAAD7AgAAAAA=&#10;" filled="f" stroked="f" strokeweight=".5pt">
                  <v:textbox>
                    <w:txbxContent>
                      <w:p w14:paraId="28417F24" w14:textId="77777777" w:rsidR="00E55214" w:rsidRDefault="00E55214" w:rsidP="009A1A85">
                        <w:pPr>
                          <w:pStyle w:val="Code"/>
                          <w:spacing w:line="168" w:lineRule="auto"/>
                          <w:jc w:val="center"/>
                        </w:pPr>
                        <w:r>
                          <w:t>N</w:t>
                        </w:r>
                      </w:p>
                    </w:txbxContent>
                  </v:textbox>
                </v:shape>
                <v:shape id="Text Box 316" o:spid="_x0000_s1425" type="#_x0000_t202" style="position:absolute;left:4962;top:17016;width:20959;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0qCwwAAANwAAAAPAAAAZHJzL2Rvd25yZXYueG1sRI9BawIx&#10;FITvQv9DeAVvmrUF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179KgsMAAADcAAAADwAA&#10;AAAAAAAAAAAAAAAHAgAAZHJzL2Rvd25yZXYueG1sUEsFBgAAAAADAAMAtwAAAPcCAAAAAA==&#10;" fillcolor="white [3201]" strokeweight=".5pt">
                  <v:textbox>
                    <w:txbxContent>
                      <w:p w14:paraId="580161EB" w14:textId="77777777" w:rsidR="00E55214" w:rsidRDefault="00E55214"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426" type="#_x0000_t32" style="position:absolute;left:15441;top:22343;width:15;height:2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" filled="t" fillcolor="white [3201]" strokeweight=".5pt">
                  <v:stroke endarrow="open"/>
                </v:shape>
                <w10:anchorlock/>
              </v:group>
            </w:pict>
          </mc:Fallback>
        </mc:AlternateContent>
      </w:r>
    </w:p>
    <w:p w14:paraId="2CFA126E" w14:textId="77777777" w:rsidR="00135B14" w:rsidRDefault="00135B14" w:rsidP="009A1A85"/>
    <w:p w14:paraId="10A1D3E4" w14:textId="77777777" w:rsidR="003A646F" w:rsidRDefault="003A646F" w:rsidP="008F2EBB">
      <w:pPr>
        <w:pStyle w:val="ListParagraph"/>
        <w:numPr>
          <w:ilvl w:val="0"/>
          <w:numId w:val="15"/>
        </w:numPr>
      </w:pPr>
      <w:r w:rsidRPr="003A646F">
        <w:t xml:space="preserve">Set its value to </w:t>
      </w:r>
      <w:r w:rsidR="00000A2F">
        <w:rPr>
          <w:rStyle w:val="CodeChar"/>
        </w:rPr>
        <w:t>GetCodeListTypeName(gCL).</w:t>
      </w:r>
    </w:p>
    <w:p w14:paraId="2B4A81B5" w14:textId="77777777" w:rsidR="003A646F" w:rsidRDefault="00824E11" w:rsidP="008F2EBB">
      <w:pPr>
        <w:pStyle w:val="ListParagraph"/>
        <w:numPr>
          <w:ilvl w:val="0"/>
          <w:numId w:val="15"/>
        </w:numPr>
      </w:pPr>
      <w:r>
        <w:t xml:space="preserve">Set its value to </w:t>
      </w:r>
      <w:r w:rsidRPr="00824E11">
        <w:rPr>
          <w:rStyle w:val="CodeChar"/>
        </w:rPr>
        <w:t>gCL.</w:t>
      </w:r>
      <w:r w:rsidR="002D3A91">
        <w:rPr>
          <w:rStyle w:val="CodeChar"/>
        </w:rPr>
        <w:t>guid</w:t>
      </w:r>
      <w:r>
        <w:t>.</w:t>
      </w:r>
    </w:p>
    <w:p w14:paraId="645ED937" w14:textId="77777777" w:rsidR="00135B14" w:rsidRDefault="00135B14" w:rsidP="008F2EBB">
      <w:pPr>
        <w:pStyle w:val="ListParagraph"/>
        <w:numPr>
          <w:ilvl w:val="0"/>
          <w:numId w:val="15"/>
        </w:numPr>
      </w:pPr>
      <w:r>
        <w:t xml:space="preserve">This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14:paraId="25BFF25E" w14:textId="77777777" w:rsidR="00B13EEF" w:rsidRDefault="00B13EEF" w:rsidP="008F2EBB">
      <w:pPr>
        <w:pStyle w:val="ListParagraph"/>
        <w:numPr>
          <w:ilvl w:val="1"/>
          <w:numId w:val="15"/>
        </w:numPr>
      </w:pPr>
      <w:r>
        <w:t xml:space="preserve">In the case of gBDT is given, set the value as follows. Let </w:t>
      </w:r>
      <w:r w:rsidRPr="00B13EEF">
        <w:rPr>
          <w:rStyle w:val="CodeChar"/>
        </w:rPr>
        <w:t>dPrim</w:t>
      </w:r>
      <w:r>
        <w:t xml:space="preserve"> = </w:t>
      </w:r>
      <w:r w:rsidRPr="00B13EEF">
        <w:rPr>
          <w:rStyle w:val="CodeChar"/>
        </w:rPr>
        <w:t>gBDT.</w:t>
      </w:r>
      <w:r w:rsidR="00072832">
        <w:rPr>
          <w:rStyle w:val="CodeChar"/>
        </w:rPr>
        <w:t>bdt_pri_restri</w:t>
      </w:r>
      <w:r w:rsidRPr="00B13EEF">
        <w:rPr>
          <w:rStyle w:val="CodeChar"/>
        </w:rPr>
        <w:b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4FC1BC64" w14:textId="77777777" w:rsidR="00B13EEF" w:rsidRDefault="00B13EEF" w:rsidP="008F2EBB">
      <w:pPr>
        <w:pStyle w:val="ListParagraph"/>
        <w:numPr>
          <w:ilvl w:val="1"/>
          <w:numId w:val="15"/>
        </w:numPr>
      </w:pPr>
      <w:r>
        <w:t xml:space="preserve">In case of the gSC is given, set the value as follows. Let </w:t>
      </w:r>
      <w:r w:rsidRPr="00B13EEF">
        <w:rPr>
          <w:rStyle w:val="CodeChar"/>
        </w:rPr>
        <w:t>dPrim = gSC.</w:t>
      </w:r>
      <w:r w:rsidR="002B3165">
        <w:rPr>
          <w:rStyle w:val="CodeChar"/>
        </w:rPr>
        <w:t>bdt_sc_pri_restri</w:t>
      </w:r>
      <w:r>
        <w:rPr>
          <w:rStyle w:val="CodeChar"/>
        </w:rPr>
        <w:br/>
      </w:r>
      <w:r w:rsidRPr="00B13EEF">
        <w:rPr>
          <w:rStyle w:val="CodeChar"/>
        </w:rP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w:t>
      </w:r>
      <w:r>
        <w:rPr>
          <w:rStyle w:val="CodeChar"/>
        </w:rPr>
        <w:t>SC_</w:t>
      </w:r>
      <w:r w:rsidRPr="00B13EEF">
        <w:rPr>
          <w:rStyle w:val="CodeChar"/>
        </w:rPr>
        <w:t>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566523AA" w14:textId="77777777" w:rsidR="007B291F" w:rsidRDefault="008D6649" w:rsidP="003725C1">
      <w:pPr>
        <w:pStyle w:val="Heading4"/>
      </w:pPr>
      <w:bookmarkStart w:id="1065" w:name="_Toc442109029"/>
      <w:r>
        <w:t>GenerateSCs(</w:t>
      </w:r>
      <w:r w:rsidR="003F06EF">
        <w:t xml:space="preserve">gBBIE, </w:t>
      </w:r>
      <w:r w:rsidR="00F22219">
        <w:t>gBBIE</w:t>
      </w:r>
      <w:r>
        <w:t>Node</w:t>
      </w:r>
      <w:r w:rsidR="00D65ED5">
        <w:t xml:space="preserve">, </w:t>
      </w:r>
      <w:r>
        <w:t>g</w:t>
      </w:r>
      <w:r w:rsidR="00D65ED5">
        <w:t>SCs[ ]</w:t>
      </w:r>
      <w:r w:rsidR="0015642F">
        <w:t>, gSchemaNode</w:t>
      </w:r>
      <w:r w:rsidR="00D65ED5">
        <w:t>)</w:t>
      </w:r>
      <w:bookmarkEnd w:id="1065"/>
    </w:p>
    <w:p w14:paraId="01161AB6" w14:textId="77777777"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14:paraId="480B6573" w14:textId="77777777" w:rsidR="00D65ED5" w:rsidRDefault="00D65ED5" w:rsidP="00D65ED5">
      <w:r>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14:paraId="783FC27E" w14:textId="77777777" w:rsidR="00D65ED5" w:rsidRDefault="00D65ED5" w:rsidP="00D65ED5">
      <w:r>
        <w:t xml:space="preserve">Return: </w:t>
      </w:r>
      <w:r w:rsidR="008D6649">
        <w:t xml:space="preserve">The updated </w:t>
      </w:r>
      <w:r w:rsidR="008D6649" w:rsidRPr="00992376">
        <w:rPr>
          <w:rStyle w:val="CodeChar"/>
        </w:rPr>
        <w:t>gBBIENode</w:t>
      </w:r>
      <w:r w:rsidR="008D6649">
        <w:t>.</w:t>
      </w:r>
    </w:p>
    <w:p w14:paraId="41155FA6" w14:textId="77777777" w:rsidR="00B57D12" w:rsidRDefault="00B57D12" w:rsidP="00D65ED5"/>
    <w:p w14:paraId="6C033127" w14:textId="77777777" w:rsidR="00B57D12" w:rsidRDefault="00B57D12" w:rsidP="00D65ED5">
      <w:r>
        <w:rPr>
          <w:noProof/>
          <w:lang w:bidi="th-TH"/>
        </w:rPr>
        <w:lastRenderedPageBreak/>
        <mc:AlternateContent>
          <mc:Choice Requires="wpc">
            <w:drawing>
              <wp:inline distT="0" distB="0" distL="0" distR="0" wp14:anchorId="05293920" wp14:editId="19813933">
                <wp:extent cx="6003235" cy="6281530"/>
                <wp:effectExtent l="0" t="0" r="17145" b="2413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44" name="Text Box 244"/>
                        <wps:cNvSpPr txBox="1"/>
                        <wps:spPr>
                          <a:xfrm>
                            <a:off x="111314" y="286202"/>
                            <a:ext cx="1924217" cy="532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F08F2F" w14:textId="77777777" w:rsidR="00E55214" w:rsidRDefault="00E55214" w:rsidP="00A03645">
                              <w:pPr>
                                <w:pStyle w:val="Code"/>
                                <w:spacing w:line="168" w:lineRule="auto"/>
                              </w:pPr>
                              <w:r w:rsidRPr="008245A1">
                                <w:rPr>
                                  <w:b/>
                                  <w:bCs/>
                                </w:rPr>
                                <w:t>(1)</w:t>
                              </w:r>
                              <w:r>
                                <w:t xml:space="preserve"> Get the descendant xsd:complexType/ xsd:extension of the gBBBIENode, denote it by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Oval 262"/>
                        <wps:cNvSpPr/>
                        <wps:spPr>
                          <a:xfrm>
                            <a:off x="1011471" y="44396"/>
                            <a:ext cx="123825" cy="1238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a:stCxn id="262" idx="4"/>
                          <a:endCxn id="244" idx="0"/>
                        </wps:cNvCnPr>
                        <wps:spPr>
                          <a:xfrm>
                            <a:off x="1073384" y="168221"/>
                            <a:ext cx="6" cy="1179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Text Box 292"/>
                        <wps:cNvSpPr txBox="1"/>
                        <wps:spPr>
                          <a:xfrm>
                            <a:off x="580857" y="1076220"/>
                            <a:ext cx="990600" cy="218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D7E15" w14:textId="77777777" w:rsidR="00E55214" w:rsidRDefault="00E55214" w:rsidP="00A03645">
                              <w:pPr>
                                <w:pStyle w:val="Code"/>
                                <w:spacing w:line="168" w:lineRule="auto"/>
                              </w:pPr>
                              <w:r>
                                <w:t>For each gSCs[i]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11318" y="1469470"/>
                            <a:ext cx="1924217" cy="539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BF3E45" w14:textId="77777777" w:rsidR="00E55214" w:rsidRDefault="00E55214" w:rsidP="00A03645">
                              <w:pPr>
                                <w:pStyle w:val="Code"/>
                                <w:spacing w:line="168" w:lineRule="auto"/>
                              </w:pPr>
                              <w:r>
                                <w:t>Generate a DOM Element node, aNode, for the xsd:attribute element, as a child of the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352683" y="2847873"/>
                            <a:ext cx="1476376" cy="8309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F4F31E" w14:textId="77777777" w:rsidR="00E55214" w:rsidRDefault="00E55214" w:rsidP="00A03645">
                              <w:pPr>
                                <w:pStyle w:val="Code"/>
                                <w:spacing w:line="168" w:lineRule="auto"/>
                              </w:pPr>
                              <w:r w:rsidRPr="008245A1">
                                <w:rPr>
                                  <w:b/>
                                  <w:bCs/>
                                </w:rPr>
                                <w:t>(2)</w:t>
                              </w:r>
                              <w:r>
                                <w:t xml:space="preserve"> Generate a DOM Attribute node, aNameNode, for the ‘name’ attribute of the xsd:attribute element.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124165" y="2198760"/>
                            <a:ext cx="1924216" cy="352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4A8D44" w14:textId="77777777" w:rsidR="00E55214" w:rsidRDefault="00E55214" w:rsidP="00A03645">
                              <w:pPr>
                                <w:pStyle w:val="Code"/>
                                <w:spacing w:line="168" w:lineRule="auto"/>
                              </w:pPr>
                              <w:r w:rsidRPr="00AF52B6">
                                <w:rPr>
                                  <w:b/>
                                  <w:bCs/>
                                </w:rPr>
                                <w:t>(7)</w:t>
                              </w:r>
                              <w:r>
                                <w:t xml:space="preserve"> Handle gSCs[i]’s default and fixed value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352683" y="3841242"/>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36AD56" w14:textId="77777777" w:rsidR="00E55214" w:rsidRDefault="00E55214" w:rsidP="00A03645">
                              <w:pPr>
                                <w:pStyle w:val="Code"/>
                                <w:spacing w:line="168" w:lineRule="auto"/>
                              </w:pPr>
                              <w:r w:rsidRPr="008245A1">
                                <w:rPr>
                                  <w:b/>
                                  <w:bCs/>
                                </w:rPr>
                                <w:t>(3)</w:t>
                              </w:r>
                              <w:r>
                                <w:t xml:space="preserve"> Get a code list object, aCL,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987320" y="4511625"/>
                            <a:ext cx="2327040" cy="533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C2FBF8" w14:textId="77777777" w:rsidR="00E55214" w:rsidRDefault="00E55214" w:rsidP="00A03645">
                              <w:pPr>
                                <w:pStyle w:val="Code"/>
                                <w:spacing w:line="168" w:lineRule="auto"/>
                              </w:pPr>
                              <w:r>
                                <w:t>Generate a DOM Attribute node, aTypeNode, for the ‘type’ attribute as a child of aNode and set its value to GetCodeListTypeName(aCL).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0"/>
                        <wps:cNvSpPr txBox="1"/>
                        <wps:spPr>
                          <a:xfrm>
                            <a:off x="392439" y="4553931"/>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F9CC8E" w14:textId="77777777" w:rsidR="00E55214" w:rsidRDefault="00E55214"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12" name="Text Box 300"/>
                        <wps:cNvSpPr txBox="1"/>
                        <wps:spPr>
                          <a:xfrm>
                            <a:off x="243434" y="5044834"/>
                            <a:ext cx="1693627" cy="350685"/>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045459" w14:textId="77777777" w:rsidR="00E55214" w:rsidRDefault="00E55214" w:rsidP="0015642F">
                              <w:pPr>
                                <w:pStyle w:val="Code"/>
                                <w:jc w:val="center"/>
                              </w:pPr>
                              <w:r>
                                <w:t>isCodeListGenerated(aCL)?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13" name="Text Box 313"/>
                        <wps:cNvSpPr txBox="1"/>
                        <wps:spPr>
                          <a:xfrm>
                            <a:off x="418357" y="5546795"/>
                            <a:ext cx="1293163" cy="374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A42E4E" w14:textId="77777777" w:rsidR="00E55214" w:rsidRDefault="00E55214" w:rsidP="00A03645">
                              <w:pPr>
                                <w:pStyle w:val="Code"/>
                                <w:spacing w:line="168" w:lineRule="auto"/>
                              </w:pPr>
                              <w:r>
                                <w:t>GenerateCodeList(aCL, gSCs[i],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a:stCxn id="302" idx="2"/>
                          <a:endCxn id="312" idx="0"/>
                        </wps:cNvCnPr>
                        <wps:spPr>
                          <a:xfrm>
                            <a:off x="1076613" y="4863230"/>
                            <a:ext cx="2759" cy="1816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Text Box 319"/>
                        <wps:cNvSpPr txBox="1"/>
                        <wps:spPr>
                          <a:xfrm>
                            <a:off x="803333" y="4832685"/>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D5C7F3" w14:textId="77777777" w:rsidR="00E55214" w:rsidRDefault="00E55214"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a:stCxn id="312" idx="2"/>
                          <a:endCxn id="313" idx="0"/>
                        </wps:cNvCnPr>
                        <wps:spPr>
                          <a:xfrm>
                            <a:off x="1059890" y="5395519"/>
                            <a:ext cx="5049" cy="1512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757287" y="531415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7FE753" w14:textId="77777777" w:rsidR="00E55214" w:rsidRDefault="00E55214"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stCxn id="312" idx="1"/>
                          <a:endCxn id="301" idx="1"/>
                        </wps:cNvCnPr>
                        <wps:spPr>
                          <a:xfrm flipV="1">
                            <a:off x="1937061" y="4778231"/>
                            <a:ext cx="1050259" cy="43849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a:stCxn id="313" idx="3"/>
                          <a:endCxn id="301" idx="2"/>
                        </wps:cNvCnPr>
                        <wps:spPr>
                          <a:xfrm flipV="1">
                            <a:off x="1711520" y="5044836"/>
                            <a:ext cx="2439320" cy="689172"/>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0" name="Text Box 330"/>
                        <wps:cNvSpPr txBox="1"/>
                        <wps:spPr>
                          <a:xfrm>
                            <a:off x="4259082" y="3603713"/>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08614F" w14:textId="77777777" w:rsidR="00E55214" w:rsidRDefault="00E55214"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00"/>
                        <wps:cNvSpPr txBox="1"/>
                        <wps:spPr>
                          <a:xfrm>
                            <a:off x="4514778" y="2028660"/>
                            <a:ext cx="1423283" cy="398677"/>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5FC75D" w14:textId="77777777" w:rsidR="00E55214" w:rsidRDefault="00E55214"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2" name="Text Box 332"/>
                        <wps:cNvSpPr txBox="1"/>
                        <wps:spPr>
                          <a:xfrm>
                            <a:off x="4431569" y="1226868"/>
                            <a:ext cx="1571666" cy="395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DFE64D" w14:textId="77777777" w:rsidR="00E55214" w:rsidRPr="00EC042F" w:rsidRDefault="00E55214" w:rsidP="00A03645">
                              <w:pPr>
                                <w:pStyle w:val="Code"/>
                                <w:spacing w:line="168" w:lineRule="auto"/>
                              </w:pPr>
                              <w:r>
                                <w:t xml:space="preserve">primRestriction = </w:t>
                              </w:r>
                              <w:r>
                                <w:rPr>
                                  <w:rStyle w:val="CodeChar"/>
                                </w:rPr>
                                <w:t>gSCs[i]. DT_SC_Primitive_Rescrition_ID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2953727" y="223751"/>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7C1F71" w14:textId="77777777" w:rsidR="00E55214" w:rsidRDefault="00E55214" w:rsidP="00A03645">
                              <w:pPr>
                                <w:pStyle w:val="Code"/>
                                <w:spacing w:line="168" w:lineRule="auto"/>
                              </w:pPr>
                              <w:r w:rsidRPr="008245A1">
                                <w:rPr>
                                  <w:b/>
                                  <w:bCs/>
                                </w:rPr>
                                <w:t>(4)</w:t>
                              </w:r>
                              <w:r>
                                <w:t xml:space="preserve"> Get an agency id list object, anAL,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00"/>
                        <wps:cNvSpPr txBox="1"/>
                        <wps:spPr>
                          <a:xfrm>
                            <a:off x="2992973" y="904336"/>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88D339" w14:textId="77777777" w:rsidR="00E55214" w:rsidRDefault="00E55214"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36" name="Text Box 300"/>
                        <wps:cNvSpPr txBox="1"/>
                        <wps:spPr>
                          <a:xfrm>
                            <a:off x="2840879" y="1527819"/>
                            <a:ext cx="1693545" cy="350520"/>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B6C035" w14:textId="77777777" w:rsidR="00E55214" w:rsidRDefault="00E55214"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7" name="Text Box 313"/>
                        <wps:cNvSpPr txBox="1"/>
                        <wps:spPr>
                          <a:xfrm>
                            <a:off x="2960187" y="2110714"/>
                            <a:ext cx="1412572"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FFC943" w14:textId="77777777" w:rsidR="00E55214" w:rsidRDefault="00E55214"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stCxn id="334" idx="2"/>
                          <a:endCxn id="336" idx="0"/>
                        </wps:cNvCnPr>
                        <wps:spPr>
                          <a:xfrm flipH="1">
                            <a:off x="3676776" y="1213635"/>
                            <a:ext cx="371" cy="3141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Text Box 319"/>
                        <wps:cNvSpPr txBox="1"/>
                        <wps:spPr>
                          <a:xfrm>
                            <a:off x="3425951" y="1295050"/>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C70345" w14:textId="77777777" w:rsidR="00E55214" w:rsidRDefault="00E55214"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Straight Arrow Connector 340"/>
                        <wps:cNvCnPr>
                          <a:stCxn id="336" idx="2"/>
                          <a:endCxn id="337" idx="0"/>
                        </wps:cNvCnPr>
                        <wps:spPr>
                          <a:xfrm>
                            <a:off x="3657295" y="1878339"/>
                            <a:ext cx="9178" cy="232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Text Box 323"/>
                        <wps:cNvSpPr txBox="1"/>
                        <wps:spPr>
                          <a:xfrm>
                            <a:off x="3354594" y="1878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509D21" w14:textId="77777777" w:rsidR="00E55214" w:rsidRDefault="00E55214"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Straight Arrow Connector 342"/>
                        <wps:cNvCnPr>
                          <a:stCxn id="302" idx="1"/>
                          <a:endCxn id="333" idx="1"/>
                        </wps:cNvCnPr>
                        <wps:spPr>
                          <a:xfrm flipV="1">
                            <a:off x="1811665" y="476198"/>
                            <a:ext cx="1142062" cy="4229337"/>
                          </a:xfrm>
                          <a:prstGeom prst="bentConnector3">
                            <a:avLst>
                              <a:gd name="adj1" fmla="val 3187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a:stCxn id="334" idx="1"/>
                          <a:endCxn id="332" idx="0"/>
                        </wps:cNvCnPr>
                        <wps:spPr>
                          <a:xfrm>
                            <a:off x="4412199" y="1055940"/>
                            <a:ext cx="805203" cy="170928"/>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Text Box 319"/>
                        <wps:cNvSpPr txBox="1"/>
                        <wps:spPr>
                          <a:xfrm>
                            <a:off x="4404759" y="904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4FAB4C" w14:textId="77777777" w:rsidR="00E55214" w:rsidRDefault="00E55214"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a:off x="2444013" y="2710234"/>
                            <a:ext cx="1758519" cy="700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F72BBD" w14:textId="77777777" w:rsidR="00E55214" w:rsidRDefault="00E55214" w:rsidP="00A03645">
                              <w:pPr>
                                <w:pStyle w:val="Code"/>
                                <w:spacing w:line="168" w:lineRule="auto"/>
                              </w:pPr>
                              <w:r>
                                <w:t>Generate a DOM Attribute node, aTypeNode, for the ‘type’ attribute as a child of aNode and set its value to GetAgencyListTypeName(aAL).</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368" name="Straight Arrow Connector 368"/>
                        <wps:cNvCnPr>
                          <a:stCxn id="337" idx="2"/>
                        </wps:cNvCnPr>
                        <wps:spPr>
                          <a:xfrm>
                            <a:off x="3666473" y="2484729"/>
                            <a:ext cx="0" cy="2258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43"/>
                        <wps:cNvCnPr/>
                        <wps:spPr>
                          <a:xfrm>
                            <a:off x="2840879" y="1699362"/>
                            <a:ext cx="0" cy="1010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Text Box 319"/>
                        <wps:cNvSpPr txBox="1"/>
                        <wps:spPr>
                          <a:xfrm>
                            <a:off x="2763022" y="1711123"/>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21756" w14:textId="77777777" w:rsidR="00E55214" w:rsidRDefault="00E55214"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Straight Arrow Connector 343"/>
                        <wps:cNvCnPr>
                          <a:stCxn id="332" idx="2"/>
                          <a:endCxn id="331" idx="0"/>
                        </wps:cNvCnPr>
                        <wps:spPr>
                          <a:xfrm flipH="1">
                            <a:off x="5217280" y="1622069"/>
                            <a:ext cx="122" cy="4065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Text Box 387"/>
                        <wps:cNvSpPr txBox="1"/>
                        <wps:spPr>
                          <a:xfrm>
                            <a:off x="4259114" y="2720114"/>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26B38E" w14:textId="77777777" w:rsidR="00E55214" w:rsidRDefault="00E55214"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Straight Arrow Connector 343"/>
                        <wps:cNvCnPr>
                          <a:stCxn id="331" idx="1"/>
                          <a:endCxn id="330" idx="3"/>
                        </wps:cNvCnPr>
                        <wps:spPr>
                          <a:xfrm flipH="1">
                            <a:off x="5794664" y="2224073"/>
                            <a:ext cx="143397" cy="1699065"/>
                          </a:xfrm>
                          <a:prstGeom prst="bentConnector3">
                            <a:avLst>
                              <a:gd name="adj1" fmla="val 121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43"/>
                        <wps:cNvCnPr>
                          <a:stCxn id="331" idx="1"/>
                          <a:endCxn id="387" idx="3"/>
                        </wps:cNvCnPr>
                        <wps:spPr>
                          <a:xfrm flipH="1">
                            <a:off x="5794696" y="2224073"/>
                            <a:ext cx="143365" cy="815466"/>
                          </a:xfrm>
                          <a:prstGeom prst="bentConnector3">
                            <a:avLst>
                              <a:gd name="adj1" fmla="val 1210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43"/>
                        <wps:cNvCnPr>
                          <a:endCxn id="472" idx="1"/>
                        </wps:cNvCnPr>
                        <wps:spPr>
                          <a:xfrm flipH="1">
                            <a:off x="3899835" y="3862008"/>
                            <a:ext cx="355211" cy="54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Straight Arrow Connector 343"/>
                        <wps:cNvCnPr>
                          <a:stCxn id="301" idx="0"/>
                          <a:endCxn id="472" idx="1"/>
                        </wps:cNvCnPr>
                        <wps:spPr>
                          <a:xfrm rot="16200000" flipV="1">
                            <a:off x="3703245" y="4064029"/>
                            <a:ext cx="644186" cy="25100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7" name="Oval 407"/>
                        <wps:cNvSpPr/>
                        <wps:spPr>
                          <a:xfrm>
                            <a:off x="3248210" y="4198011"/>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343612" y="3970288"/>
                            <a:ext cx="833552" cy="375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43D9B0" w14:textId="77777777" w:rsidR="00E55214" w:rsidRDefault="00E55214" w:rsidP="00A03645">
                              <w:pPr>
                                <w:pStyle w:val="Code"/>
                                <w:spacing w:line="168" w:lineRule="auto"/>
                              </w:pPr>
                              <w:r>
                                <w:t>Return gBBIENode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Straight Arrow Connector 434"/>
                        <wps:cNvCnPr>
                          <a:stCxn id="347" idx="2"/>
                          <a:endCxn id="472" idx="0"/>
                        </wps:cNvCnPr>
                        <wps:spPr>
                          <a:xfrm>
                            <a:off x="3323273" y="3411110"/>
                            <a:ext cx="856" cy="304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6" name="Text Box 436"/>
                        <wps:cNvSpPr txBox="1"/>
                        <wps:spPr>
                          <a:xfrm>
                            <a:off x="5718661" y="2796287"/>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A26B38" w14:textId="77777777" w:rsidR="00E55214" w:rsidRDefault="00E55214"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a:stCxn id="300" idx="2"/>
                          <a:endCxn id="302" idx="0"/>
                        </wps:cNvCnPr>
                        <wps:spPr>
                          <a:xfrm>
                            <a:off x="1090871" y="4346136"/>
                            <a:ext cx="2067" cy="20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9" name="Text Box 439"/>
                        <wps:cNvSpPr txBox="1"/>
                        <wps:spPr>
                          <a:xfrm>
                            <a:off x="1829059" y="4503756"/>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C8B499" w14:textId="77777777" w:rsidR="00E55214" w:rsidRDefault="00E55214"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1829059" y="497774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DC5263" w14:textId="77777777" w:rsidR="00E55214" w:rsidRDefault="00E55214"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Straight Arrow Connector 467"/>
                        <wps:cNvCnPr>
                          <a:stCxn id="298" idx="2"/>
                          <a:endCxn id="300" idx="0"/>
                        </wps:cNvCnPr>
                        <wps:spPr>
                          <a:xfrm>
                            <a:off x="1090871" y="3678864"/>
                            <a:ext cx="0" cy="1623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stCxn id="299" idx="2"/>
                          <a:endCxn id="298" idx="0"/>
                        </wps:cNvCnPr>
                        <wps:spPr>
                          <a:xfrm>
                            <a:off x="1086273" y="2551186"/>
                            <a:ext cx="4598" cy="2966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a:stCxn id="292" idx="2"/>
                          <a:endCxn id="297" idx="0"/>
                        </wps:cNvCnPr>
                        <wps:spPr>
                          <a:xfrm flipH="1">
                            <a:off x="1073427" y="1295054"/>
                            <a:ext cx="2730" cy="1744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a:stCxn id="244" idx="2"/>
                          <a:endCxn id="292" idx="0"/>
                        </wps:cNvCnPr>
                        <wps:spPr>
                          <a:xfrm>
                            <a:off x="1073423" y="818984"/>
                            <a:ext cx="2734" cy="2572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a:stCxn id="297" idx="2"/>
                          <a:endCxn id="299" idx="0"/>
                        </wps:cNvCnPr>
                        <wps:spPr>
                          <a:xfrm>
                            <a:off x="1073427" y="2008503"/>
                            <a:ext cx="12846" cy="19025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2" name="Text Box 300"/>
                        <wps:cNvSpPr txBox="1"/>
                        <wps:spPr>
                          <a:xfrm>
                            <a:off x="2763023" y="3715835"/>
                            <a:ext cx="1136812"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19D843" w14:textId="77777777" w:rsidR="00E55214" w:rsidRDefault="00E55214"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473" name="Straight Arrow Connector 473"/>
                        <wps:cNvCnPr>
                          <a:stCxn id="472" idx="2"/>
                          <a:endCxn id="407" idx="0"/>
                        </wps:cNvCnPr>
                        <wps:spPr>
                          <a:xfrm>
                            <a:off x="3311052" y="4025134"/>
                            <a:ext cx="2881" cy="1728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4" name="Text Box 474"/>
                        <wps:cNvSpPr txBox="1"/>
                        <wps:spPr>
                          <a:xfrm>
                            <a:off x="3074798" y="397697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7E1F39" w14:textId="77777777" w:rsidR="00E55214" w:rsidRDefault="00E55214"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Arrow Connector 342"/>
                        <wps:cNvCnPr>
                          <a:stCxn id="472" idx="3"/>
                          <a:endCxn id="292" idx="3"/>
                        </wps:cNvCnPr>
                        <wps:spPr>
                          <a:xfrm flipH="1" flipV="1">
                            <a:off x="1571457" y="1185637"/>
                            <a:ext cx="1191566" cy="2681802"/>
                          </a:xfrm>
                          <a:prstGeom prst="bentConnector3">
                            <a:avLst>
                              <a:gd name="adj1" fmla="val 368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a:stCxn id="333" idx="2"/>
                          <a:endCxn id="334" idx="0"/>
                        </wps:cNvCnPr>
                        <wps:spPr>
                          <a:xfrm>
                            <a:off x="3691915" y="728645"/>
                            <a:ext cx="1557" cy="175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9" name="Text Box 479"/>
                        <wps:cNvSpPr txBox="1"/>
                        <wps:spPr>
                          <a:xfrm>
                            <a:off x="5736204" y="3709931"/>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51B49" w14:textId="77777777" w:rsidR="00E55214" w:rsidRDefault="00E55214"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Straight Arrow Connector 343"/>
                        <wps:cNvCnPr>
                          <a:stCxn id="387" idx="2"/>
                          <a:endCxn id="481" idx="0"/>
                        </wps:cNvCnPr>
                        <wps:spPr>
                          <a:xfrm rot="5400000">
                            <a:off x="3995583" y="2692657"/>
                            <a:ext cx="365016" cy="1697628"/>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1" name="Rectangle 481"/>
                        <wps:cNvSpPr/>
                        <wps:spPr>
                          <a:xfrm>
                            <a:off x="3279225" y="3723979"/>
                            <a:ext cx="100104" cy="847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2511828" y="364512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54CB76" w14:textId="77777777" w:rsidR="00E55214" w:rsidRDefault="00E55214"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293920" id="Canvas 18" o:spid="_x0000_s1427" editas="canvas" style="width:472.7pt;height:494.6pt;mso-position-horizontal-relative:char;mso-position-vertical-relative:line" coordsize="60026,6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">
                <v:shape id="_x0000_s1428" type="#_x0000_t75" style="position:absolute;width:60026;height:62814;visibility:visible;mso-wrap-style:square" stroked="t">
                  <v:fill o:detectmouseclick="t"/>
                  <v:path o:connecttype="none"/>
                </v:shape>
                <v:shape id="Text Box 244" o:spid="_x0000_s1429" type="#_x0000_t202" style="position:absolute;left:1113;top:2862;width:19242;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" fillcolor="white [3201]" strokeweight=".5pt">
                  <v:textbox>
                    <w:txbxContent>
                      <w:p w14:paraId="1EF08F2F" w14:textId="77777777" w:rsidR="00E55214" w:rsidRDefault="00E55214" w:rsidP="00A03645">
                        <w:pPr>
                          <w:pStyle w:val="Code"/>
                          <w:spacing w:line="168" w:lineRule="auto"/>
                        </w:pPr>
                        <w:r w:rsidRPr="008245A1">
                          <w:rPr>
                            <w:b/>
                            <w:bCs/>
                          </w:rPr>
                          <w:t>(1)</w:t>
                        </w:r>
                        <w:r>
                          <w:t xml:space="preserve"> Get the descendant xsd:complexType/ xsd:extension of the gBBBIENode, denote it by tNode.</w:t>
                        </w:r>
                      </w:p>
                    </w:txbxContent>
                  </v:textbox>
                </v:shape>
                <v:oval id="Oval 262" o:spid="_x0000_s1430" style="position:absolute;left:10114;top:443;width:1238;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" filled="f" strokecolor="black [3213]" strokeweight=".25pt"/>
                <v:shape id="Straight Arrow Connector 270" o:spid="_x0000_s1431" type="#_x0000_t32" style="position:absolute;left:10733;top:1682;width:0;height:1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" strokecolor="black [3213]">
                  <v:stroke endarrow="open"/>
                </v:shape>
                <v:shape id="Text Box 292" o:spid="_x0000_s1432" type="#_x0000_t202" style="position:absolute;left:5808;top:10762;width:9906;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" fillcolor="white [3201]" strokeweight=".5pt">
                  <v:textbox>
                    <w:txbxContent>
                      <w:p w14:paraId="751D7E15" w14:textId="77777777" w:rsidR="00E55214" w:rsidRDefault="00E55214" w:rsidP="00A03645">
                        <w:pPr>
                          <w:pStyle w:val="Code"/>
                          <w:spacing w:line="168" w:lineRule="auto"/>
                        </w:pPr>
                        <w:r>
                          <w:t>For each gSCs[i]</w:t>
                        </w:r>
                      </w:p>
                    </w:txbxContent>
                  </v:textbox>
                </v:shape>
                <v:shape id="Text Box 297" o:spid="_x0000_s1433" type="#_x0000_t202" style="position:absolute;left:1113;top:14694;width:19242;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" fillcolor="white [3201]" strokeweight=".5pt">
                  <v:textbox>
                    <w:txbxContent>
                      <w:p w14:paraId="0EBF3E45" w14:textId="77777777" w:rsidR="00E55214" w:rsidRDefault="00E55214" w:rsidP="00A03645">
                        <w:pPr>
                          <w:pStyle w:val="Code"/>
                          <w:spacing w:line="168" w:lineRule="auto"/>
                        </w:pPr>
                        <w:r>
                          <w:t>Generate a DOM Element node, aNode, for the xsd:attribute element, as a child of the tNode.</w:t>
                        </w:r>
                      </w:p>
                    </w:txbxContent>
                  </v:textbox>
                </v:shape>
                <v:shape id="Text Box 298" o:spid="_x0000_s1434" type="#_x0000_t202" style="position:absolute;left:3526;top:28478;width:14764;height:8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" fillcolor="white [3201]" strokeweight=".5pt">
                  <v:textbox>
                    <w:txbxContent>
                      <w:p w14:paraId="67F4F31E" w14:textId="77777777" w:rsidR="00E55214" w:rsidRDefault="00E55214" w:rsidP="00A03645">
                        <w:pPr>
                          <w:pStyle w:val="Code"/>
                          <w:spacing w:line="168" w:lineRule="auto"/>
                        </w:pPr>
                        <w:r w:rsidRPr="008245A1">
                          <w:rPr>
                            <w:b/>
                            <w:bCs/>
                          </w:rPr>
                          <w:t>(2)</w:t>
                        </w:r>
                        <w:r>
                          <w:t xml:space="preserve"> Generate a DOM Attribute node, aNameNode, for the ‘name’ attribute of the xsd:attribute element. And set its value.</w:t>
                        </w:r>
                      </w:p>
                    </w:txbxContent>
                  </v:textbox>
                </v:shape>
                <v:shape id="Text Box 299" o:spid="_x0000_s1435" type="#_x0000_t202" style="position:absolute;left:1241;top:21987;width:19242;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" fillcolor="white [3201]" strokeweight=".5pt">
                  <v:textbox>
                    <w:txbxContent>
                      <w:p w14:paraId="4C4A8D44" w14:textId="77777777" w:rsidR="00E55214" w:rsidRDefault="00E55214" w:rsidP="00A03645">
                        <w:pPr>
                          <w:pStyle w:val="Code"/>
                          <w:spacing w:line="168" w:lineRule="auto"/>
                        </w:pPr>
                        <w:r w:rsidRPr="00AF52B6">
                          <w:rPr>
                            <w:b/>
                            <w:bCs/>
                          </w:rPr>
                          <w:t>(7)</w:t>
                        </w:r>
                        <w:r>
                          <w:t xml:space="preserve"> Handle gSCs[i]’s default and fixed value options.</w:t>
                        </w:r>
                      </w:p>
                    </w:txbxContent>
                  </v:textbox>
                </v:shape>
                <v:shape id="Text Box 300" o:spid="_x0000_s1436" type="#_x0000_t202" style="position:absolute;left:3526;top:38412;width:14764;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wvwAAANwAAAAPAAAAZHJzL2Rvd25yZXYueG1sRE9NawIx&#10;EL0X+h/CFHqrWS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Cyw+GwvwAAANwAAAAPAAAAAAAA&#10;AAAAAAAAAAcCAABkcnMvZG93bnJldi54bWxQSwUGAAAAAAMAAwC3AAAA8wIAAAAA&#10;" fillcolor="white [3201]" strokeweight=".5pt">
                  <v:textbox>
                    <w:txbxContent>
                      <w:p w14:paraId="0036AD56" w14:textId="77777777" w:rsidR="00E55214" w:rsidRDefault="00E55214" w:rsidP="00A03645">
                        <w:pPr>
                          <w:pStyle w:val="Code"/>
                          <w:spacing w:line="168" w:lineRule="auto"/>
                        </w:pPr>
                        <w:r w:rsidRPr="008245A1">
                          <w:rPr>
                            <w:b/>
                            <w:bCs/>
                          </w:rPr>
                          <w:t>(3)</w:t>
                        </w:r>
                        <w:r>
                          <w:t xml:space="preserve"> Get a code list object, aCL, assigned to the gSCs[i], if any.</w:t>
                        </w:r>
                      </w:p>
                    </w:txbxContent>
                  </v:textbox>
                </v:shape>
                <v:shape id="Text Box 301" o:spid="_x0000_s1437" type="#_x0000_t202" style="position:absolute;left:29873;top:45116;width:23270;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" fillcolor="white [3201]" strokeweight=".5pt">
                  <v:textbox>
                    <w:txbxContent>
                      <w:p w14:paraId="5DC2FBF8" w14:textId="77777777" w:rsidR="00E55214" w:rsidRDefault="00E55214" w:rsidP="00A03645">
                        <w:pPr>
                          <w:pStyle w:val="Code"/>
                          <w:spacing w:line="168" w:lineRule="auto"/>
                        </w:pPr>
                        <w:r>
                          <w:t>Generate a DOM Attribute node, aTypeNode, for the ‘type’ attribute as a child of aNode and set its value to GetCodeListTypeName(aCL).</w:t>
                        </w:r>
                      </w:p>
                    </w:txbxContent>
                  </v:textbox>
                </v:shape>
                <v:shape id="Text Box 300" o:spid="_x0000_s1438" style="position:absolute;left:3924;top:45539;width:14192;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14:paraId="41F9CC8E" w14:textId="77777777" w:rsidR="00E55214" w:rsidRDefault="00E55214"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v:textbox>
                </v:shape>
                <v:shape id="Text Box 300" o:spid="_x0000_s1439" style="position:absolute;left:2434;top:50448;width:16936;height:3507;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" adj="-11796480,,5400" path="m757753,r777470,209535l740093,427489,,209535,757753,xe" fillcolor="white [3201]" strokeweight=".5pt">
                  <v:stroke joinstyle="miter"/>
                  <v:formulas/>
                  <v:path arrowok="t" o:connecttype="custom" o:connectlocs="835938,0;1693627,171889;816456,350685;0,171889;835938,0" o:connectangles="0,0,0,0,0" textboxrect="0,0,1535223,427489"/>
                  <v:textbox inset="0,7.2pt,0">
                    <w:txbxContent>
                      <w:p w14:paraId="71045459" w14:textId="77777777" w:rsidR="00E55214" w:rsidRDefault="00E55214" w:rsidP="0015642F">
                        <w:pPr>
                          <w:pStyle w:val="Code"/>
                          <w:jc w:val="center"/>
                        </w:pPr>
                        <w:r>
                          <w:t>isCodeListGenerated(aCL)?</w:t>
                        </w:r>
                      </w:p>
                    </w:txbxContent>
                  </v:textbox>
                </v:shape>
                <v:shape id="Text Box 313" o:spid="_x0000_s1440" type="#_x0000_t202" style="position:absolute;left:4183;top:55467;width:12932;height:3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kawwAAANwAAAAPAAAAZHJzL2Rvd25yZXYueG1sRI9BawIx&#10;FITvhf6H8Aq91awV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x8jpGsMAAADcAAAADwAA&#10;AAAAAAAAAAAAAAAHAgAAZHJzL2Rvd25yZXYueG1sUEsFBgAAAAADAAMAtwAAAPcCAAAAAA==&#10;" fillcolor="white [3201]" strokeweight=".5pt">
                  <v:textbox>
                    <w:txbxContent>
                      <w:p w14:paraId="76A42E4E" w14:textId="77777777" w:rsidR="00E55214" w:rsidRDefault="00E55214" w:rsidP="00A03645">
                        <w:pPr>
                          <w:pStyle w:val="Code"/>
                          <w:spacing w:line="168" w:lineRule="auto"/>
                        </w:pPr>
                        <w:r>
                          <w:t>GenerateCodeList(aCL, gSCs[i], gSchemaNode)</w:t>
                        </w:r>
                      </w:p>
                    </w:txbxContent>
                  </v:textbox>
                </v:shape>
                <v:shape id="Straight Arrow Connector 318" o:spid="_x0000_s1441" type="#_x0000_t32" style="position:absolute;left:10766;top:48632;width:27;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" strokecolor="black [3213]">
                  <v:stroke endarrow="open"/>
                </v:shape>
                <v:shape id="Text Box 319" o:spid="_x0000_s1442" type="#_x0000_t202" style="position:absolute;left:8033;top:48326;width:251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" filled="f" stroked="f" strokeweight=".5pt">
                  <v:textbox>
                    <w:txbxContent>
                      <w:p w14:paraId="49D5C7F3" w14:textId="77777777" w:rsidR="00E55214" w:rsidRDefault="00E55214" w:rsidP="00A03645">
                        <w:pPr>
                          <w:pStyle w:val="Code"/>
                          <w:spacing w:line="168" w:lineRule="auto"/>
                        </w:pPr>
                        <w:r>
                          <w:t>N</w:t>
                        </w:r>
                      </w:p>
                    </w:txbxContent>
                  </v:textbox>
                </v:shape>
                <v:shape id="Straight Arrow Connector 320" o:spid="_x0000_s1443" type="#_x0000_t32" style="position:absolute;left:10598;top:53955;width:51;height:15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" strokecolor="black [3213]">
                  <v:stroke endarrow="open"/>
                </v:shape>
                <v:shape id="Text Box 323" o:spid="_x0000_s1444" type="#_x0000_t202" style="position:absolute;left:7572;top:53141;width:2512;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b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H83pvXHAAAA3AAA&#10;AA8AAAAAAAAAAAAAAAAABwIAAGRycy9kb3ducmV2LnhtbFBLBQYAAAAAAwADALcAAAD7AgAAAAA=&#10;" filled="f" stroked="f" strokeweight=".5pt">
                  <v:textbox>
                    <w:txbxContent>
                      <w:p w14:paraId="117FE753" w14:textId="77777777" w:rsidR="00E55214" w:rsidRDefault="00E55214" w:rsidP="00A03645">
                        <w:pPr>
                          <w:pStyle w:val="Code"/>
                          <w:spacing w:line="168" w:lineRule="auto"/>
                        </w:pPr>
                        <w:r>
                          <w:t>N</w:t>
                        </w:r>
                      </w:p>
                    </w:txbxContent>
                  </v:textbox>
                </v:shape>
                <v:shape id="Straight Arrow Connector 324" o:spid="_x0000_s1445" type="#_x0000_t34" style="position:absolute;left:19370;top:47782;width:10503;height:438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" strokecolor="black [3213]">
                  <v:stroke endarrow="open"/>
                </v:shape>
                <v:shape id="Straight Arrow Connector 325" o:spid="_x0000_s1446" type="#_x0000_t33" style="position:absolute;left:17115;top:50448;width:24393;height:689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" strokecolor="black [3213]">
                  <v:stroke endarrow="open"/>
                </v:shape>
                <v:shape id="Text Box 330" o:spid="_x0000_s1447" type="#_x0000_t202" style="position:absolute;left:42590;top:36037;width:15356;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" fillcolor="white [3201]" strokeweight=".5pt">
                  <v:textbox>
                    <w:txbxContent>
                      <w:p w14:paraId="3308614F" w14:textId="77777777" w:rsidR="00E55214" w:rsidRDefault="00E55214"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v:textbox>
                </v:shape>
                <v:shape id="Text Box 300" o:spid="_x0000_s1448" style="position:absolute;left:45147;top:20286;width:14233;height:3987;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" adj="-11796480,,5400" path="m757753,r777470,209535l740093,427489,,209535,757753,xe" fillcolor="white [3201]" strokeweight=".5pt">
                  <v:stroke joinstyle="miter"/>
                  <v:formulas/>
                  <v:path arrowok="t" o:connecttype="custom" o:connectlocs="702502,0;1423283,195413;686129,398677;0,195413;702502,0" o:connectangles="0,0,0,0,0" textboxrect="0,0,1535223,427489"/>
                  <v:textbox inset="0,7.2pt,0">
                    <w:txbxContent>
                      <w:p w14:paraId="395FC75D" w14:textId="77777777" w:rsidR="00E55214" w:rsidRDefault="00E55214"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v:textbox>
                </v:shape>
                <v:shape id="Text Box 332" o:spid="_x0000_s1449" type="#_x0000_t202" style="position:absolute;left:44315;top:12268;width:15717;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" fillcolor="white [3201]" strokeweight=".5pt">
                  <v:textbox>
                    <w:txbxContent>
                      <w:p w14:paraId="26DFE64D" w14:textId="77777777" w:rsidR="00E55214" w:rsidRPr="00EC042F" w:rsidRDefault="00E55214" w:rsidP="00A03645">
                        <w:pPr>
                          <w:pStyle w:val="Code"/>
                          <w:spacing w:line="168" w:lineRule="auto"/>
                        </w:pPr>
                        <w:r>
                          <w:t xml:space="preserve">primRestriction = </w:t>
                        </w:r>
                        <w:r>
                          <w:rPr>
                            <w:rStyle w:val="CodeChar"/>
                          </w:rPr>
                          <w:t>gSCs[i]. DT_SC_Primitive_Rescrition_ID</w:t>
                        </w:r>
                      </w:p>
                    </w:txbxContent>
                  </v:textbox>
                </v:shape>
                <v:shape id="Text Box 333" o:spid="_x0000_s1450" type="#_x0000_t202" style="position:absolute;left:29537;top:2237;width:14764;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" fillcolor="white [3201]" strokeweight=".5pt">
                  <v:textbox>
                    <w:txbxContent>
                      <w:p w14:paraId="7C7C1F71" w14:textId="77777777" w:rsidR="00E55214" w:rsidRDefault="00E55214" w:rsidP="00A03645">
                        <w:pPr>
                          <w:pStyle w:val="Code"/>
                          <w:spacing w:line="168" w:lineRule="auto"/>
                        </w:pPr>
                        <w:r w:rsidRPr="008245A1">
                          <w:rPr>
                            <w:b/>
                            <w:bCs/>
                          </w:rPr>
                          <w:t>(4)</w:t>
                        </w:r>
                        <w:r>
                          <w:t xml:space="preserve"> Get an agency id list object, anAL, assigned to the gSCs[i], if any.</w:t>
                        </w:r>
                      </w:p>
                    </w:txbxContent>
                  </v:textbox>
                </v:shape>
                <v:shape id="Text Box 300" o:spid="_x0000_s1451" style="position:absolute;left:29929;top:9043;width:14192;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14:paraId="6588D339" w14:textId="77777777" w:rsidR="00E55214" w:rsidRDefault="00E55214"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v:textbox>
                </v:shape>
                <v:shape id="Text Box 300" o:spid="_x0000_s1452" style="position:absolute;left:28408;top:15278;width:16936;height:3505;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" adj="-11796480,,5400" path="m757753,r777470,209535l740093,427489,,209535,757753,xe" fillcolor="white [3201]" strokeweight=".5pt">
                  <v:stroke joinstyle="miter"/>
                  <v:formulas/>
                  <v:path arrowok="t" o:connecttype="custom" o:connectlocs="835897,0;1693545,171808;816416,350520;0,171808;835897,0" o:connectangles="0,0,0,0,0" textboxrect="0,0,1535223,427489"/>
                  <v:textbox inset="0,7.2pt,0">
                    <w:txbxContent>
                      <w:p w14:paraId="4BB6C035" w14:textId="77777777" w:rsidR="00E55214" w:rsidRDefault="00E55214"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v:textbox>
                </v:shape>
                <v:shape id="Text Box 313" o:spid="_x0000_s1453" type="#_x0000_t202" style="position:absolute;left:29601;top:21107;width:14126;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" fillcolor="white [3201]" strokeweight=".5pt">
                  <v:textbox>
                    <w:txbxContent>
                      <w:p w14:paraId="25FFC943" w14:textId="77777777" w:rsidR="00E55214" w:rsidRDefault="00E55214"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v:textbox>
                </v:shape>
                <v:shape id="Straight Arrow Connector 338" o:spid="_x0000_s1454" type="#_x0000_t32" style="position:absolute;left:36767;top:12136;width:4;height:31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" strokecolor="black [3213]">
                  <v:stroke endarrow="open"/>
                </v:shape>
                <v:shape id="Text Box 319" o:spid="_x0000_s1455" type="#_x0000_t202" style="position:absolute;left:34259;top:12950;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" filled="f" stroked="f" strokeweight=".5pt">
                  <v:textbox>
                    <w:txbxContent>
                      <w:p w14:paraId="7BC70345" w14:textId="77777777" w:rsidR="00E55214" w:rsidRDefault="00E55214"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0" o:spid="_x0000_s1456" type="#_x0000_t32" style="position:absolute;left:36572;top:18783;width:92;height:2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" strokecolor="black [3213]">
                  <v:stroke endarrow="open"/>
                </v:shape>
                <v:shape id="Text Box 323" o:spid="_x0000_s1457" type="#_x0000_t202" style="position:absolute;left:33545;top:18783;width:2509;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" filled="f" stroked="f" strokeweight=".5pt">
                  <v:textbox>
                    <w:txbxContent>
                      <w:p w14:paraId="40509D21" w14:textId="77777777" w:rsidR="00E55214" w:rsidRDefault="00E55214"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2" o:spid="_x0000_s1458" type="#_x0000_t34" style="position:absolute;left:18116;top:4761;width:11421;height:4229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" adj="6886" strokecolor="black [3213]">
                  <v:stroke endarrow="open"/>
                </v:shape>
                <v:shape id="Straight Arrow Connector 343" o:spid="_x0000_s1459" type="#_x0000_t33" style="position:absolute;left:44121;top:10559;width:8053;height:17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" strokecolor="black [3213]">
                  <v:stroke endarrow="open"/>
                </v:shape>
                <v:shape id="Text Box 319" o:spid="_x0000_s1460" type="#_x0000_t202" style="position:absolute;left:44047;top:9043;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" filled="f" stroked="f" strokeweight=".5pt">
                  <v:textbox>
                    <w:txbxContent>
                      <w:p w14:paraId="3C4FAB4C" w14:textId="77777777" w:rsidR="00E55214" w:rsidRDefault="00E55214"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Text Box 347" o:spid="_x0000_s1461" type="#_x0000_t202" style="position:absolute;left:24440;top:27102;width:17585;height:7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" fillcolor="white [3201]" strokeweight=".5pt">
                  <v:textbox inset="3.6pt,,3.6pt">
                    <w:txbxContent>
                      <w:p w14:paraId="4DF72BBD" w14:textId="77777777" w:rsidR="00E55214" w:rsidRDefault="00E55214" w:rsidP="00A03645">
                        <w:pPr>
                          <w:pStyle w:val="Code"/>
                          <w:spacing w:line="168" w:lineRule="auto"/>
                        </w:pPr>
                        <w:r>
                          <w:t>Generate a DOM Attribute node, aTypeNode, for the ‘type’ attribute as a child of aNode and set its value to GetAgencyListTypeName(aAL).</w:t>
                        </w:r>
                      </w:p>
                    </w:txbxContent>
                  </v:textbox>
                </v:shape>
                <v:shape id="Straight Arrow Connector 368" o:spid="_x0000_s1462" type="#_x0000_t32" style="position:absolute;left:36664;top:24847;width:0;height:22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" strokecolor="black [3213]">
                  <v:stroke endarrow="open"/>
                </v:shape>
                <v:shape id="Straight Arrow Connector 343" o:spid="_x0000_s1463" type="#_x0000_t32" style="position:absolute;left:28408;top:16993;width:0;height:101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" strokecolor="black [3213]">
                  <v:stroke endarrow="open"/>
                </v:shape>
                <v:shape id="Text Box 319" o:spid="_x0000_s1464" type="#_x0000_t202" style="position:absolute;left:27630;top:17111;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" filled="f" stroked="f" strokeweight=".5pt">
                  <v:textbox>
                    <w:txbxContent>
                      <w:p w14:paraId="5FE21756" w14:textId="77777777" w:rsidR="00E55214" w:rsidRDefault="00E55214"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Straight Arrow Connector 343" o:spid="_x0000_s1465" type="#_x0000_t32" style="position:absolute;left:52172;top:16220;width:2;height:40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" strokecolor="black [3213]">
                  <v:stroke endarrow="open"/>
                </v:shape>
                <v:shape id="Text Box 387" o:spid="_x0000_s1466" type="#_x0000_t202" style="position:absolute;left:42591;top:27201;width:15355;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" fillcolor="white [3201]" strokeweight=".5pt">
                  <v:textbox>
                    <w:txbxContent>
                      <w:p w14:paraId="2726B38E" w14:textId="77777777" w:rsidR="00E55214" w:rsidRDefault="00E55214"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v:textbox>
                </v:shape>
                <v:shape id="Straight Arrow Connector 343" o:spid="_x0000_s1467" type="#_x0000_t34" style="position:absolute;left:57946;top:22240;width:1434;height:1699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" adj="2614" strokecolor="black [3213]">
                  <v:stroke endarrow="open"/>
                </v:shape>
                <v:shape id="Straight Arrow Connector 343" o:spid="_x0000_s1468" type="#_x0000_t34" style="position:absolute;left:57946;top:22240;width:1434;height:815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" adj="2615" strokecolor="black [3213]">
                  <v:stroke endarrow="open"/>
                </v:shape>
                <v:shape id="Straight Arrow Connector 343" o:spid="_x0000_s1469" type="#_x0000_t32" style="position:absolute;left:38998;top:38620;width:3552;height: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" strokecolor="black [3213]">
                  <v:stroke endarrow="open"/>
                </v:shape>
                <v:shape id="Straight Arrow Connector 343" o:spid="_x0000_s1470" type="#_x0000_t33" style="position:absolute;left:37032;top:40640;width:6442;height:251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" strokecolor="black [3213]">
                  <v:stroke endarrow="open"/>
                </v:shape>
                <v:oval id="Oval 407" o:spid="_x0000_s1471" style="position:absolute;left:32482;top:4198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" fillcolor="black [3213]" strokeweight=".5pt"/>
                <v:shape id="Text Box 422" o:spid="_x0000_s1472" type="#_x0000_t202" style="position:absolute;left:33436;top:39702;width:8335;height: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4LxQAAANwAAAAPAAAAZHJzL2Rvd25yZXYueG1sRI9Pi8Iw&#10;FMTvC/sdwlvwtqYWFe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DQ0c4LxQAAANwAAAAP&#10;AAAAAAAAAAAAAAAAAAcCAABkcnMvZG93bnJldi54bWxQSwUGAAAAAAMAAwC3AAAA+QIAAAAA&#10;" filled="f" stroked="f" strokeweight=".5pt">
                  <v:textbox>
                    <w:txbxContent>
                      <w:p w14:paraId="6043D9B0" w14:textId="77777777" w:rsidR="00E55214" w:rsidRDefault="00E55214" w:rsidP="00A03645">
                        <w:pPr>
                          <w:pStyle w:val="Code"/>
                          <w:spacing w:line="168" w:lineRule="auto"/>
                        </w:pPr>
                        <w:r>
                          <w:t>Return gBBIENode</w:t>
                        </w:r>
                      </w:p>
                    </w:txbxContent>
                  </v:textbox>
                </v:shape>
                <v:shape id="Straight Arrow Connector 434" o:spid="_x0000_s1473" type="#_x0000_t32" style="position:absolute;left:33232;top:34111;width:9;height:30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" strokecolor="black [3213]">
                  <v:stroke endarrow="open"/>
                </v:shape>
                <v:shape id="Text Box 436" o:spid="_x0000_s1474" type="#_x0000_t202" style="position:absolute;left:57186;top:27962;width:251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" filled="f" stroked="f" strokeweight=".5pt">
                  <v:textbox>
                    <w:txbxContent>
                      <w:p w14:paraId="5FA26B38" w14:textId="77777777" w:rsidR="00E55214" w:rsidRDefault="00E55214" w:rsidP="00A03645">
                        <w:pPr>
                          <w:pStyle w:val="Code"/>
                          <w:spacing w:line="168" w:lineRule="auto"/>
                        </w:pPr>
                        <w:r>
                          <w:t>N</w:t>
                        </w:r>
                      </w:p>
                    </w:txbxContent>
                  </v:textbox>
                </v:shape>
                <v:shape id="Straight Arrow Connector 438" o:spid="_x0000_s1475" type="#_x0000_t32" style="position:absolute;left:10908;top:43461;width:21;height:20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" strokecolor="black [3213]">
                  <v:stroke endarrow="open"/>
                </v:shape>
                <v:shape id="Text Box 439" o:spid="_x0000_s1476" type="#_x0000_t202" style="position:absolute;left:18290;top:45037;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" filled="f" stroked="f" strokeweight=".5pt">
                  <v:textbox>
                    <w:txbxContent>
                      <w:p w14:paraId="71C8B499" w14:textId="77777777" w:rsidR="00E55214" w:rsidRDefault="00E55214" w:rsidP="00A03645">
                        <w:pPr>
                          <w:pStyle w:val="Code"/>
                          <w:spacing w:line="168" w:lineRule="auto"/>
                        </w:pPr>
                        <w:r>
                          <w:t>Y</w:t>
                        </w:r>
                      </w:p>
                    </w:txbxContent>
                  </v:textbox>
                </v:shape>
                <v:shape id="Text Box 442" o:spid="_x0000_s1477" type="#_x0000_t202" style="position:absolute;left:18290;top:49777;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iur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ksRwOxOOgFz+AQAA//8DAFBLAQItABQABgAIAAAAIQDb4fbL7gAAAIUBAAATAAAAAAAA&#10;AAAAAAAAAAAAAABbQ29udGVudF9UeXBlc10ueG1sUEsBAi0AFAAGAAgAAAAhAFr0LFu/AAAAFQEA&#10;AAsAAAAAAAAAAAAAAAAAHwEAAF9yZWxzLy5yZWxzUEsBAi0AFAAGAAgAAAAhAA0OK6vHAAAA3AAA&#10;AA8AAAAAAAAAAAAAAAAABwIAAGRycy9kb3ducmV2LnhtbFBLBQYAAAAAAwADALcAAAD7AgAAAAA=&#10;" filled="f" stroked="f" strokeweight=".5pt">
                  <v:textbox>
                    <w:txbxContent>
                      <w:p w14:paraId="1CDC5263" w14:textId="77777777" w:rsidR="00E55214" w:rsidRDefault="00E55214" w:rsidP="00A03645">
                        <w:pPr>
                          <w:pStyle w:val="Code"/>
                          <w:spacing w:line="168" w:lineRule="auto"/>
                        </w:pPr>
                        <w:r>
                          <w:t>Y</w:t>
                        </w:r>
                      </w:p>
                    </w:txbxContent>
                  </v:textbox>
                </v:shape>
                <v:shape id="Straight Arrow Connector 467" o:spid="_x0000_s1478" type="#_x0000_t32" style="position:absolute;left:10908;top:36788;width:0;height:1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" strokecolor="black [3213]">
                  <v:stroke endarrow="open"/>
                </v:shape>
                <v:shape id="Straight Arrow Connector 468" o:spid="_x0000_s1479" type="#_x0000_t32" style="position:absolute;left:10862;top:25511;width:46;height:29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" strokecolor="black [3213]">
                  <v:stroke endarrow="open"/>
                </v:shape>
                <v:shape id="Straight Arrow Connector 469" o:spid="_x0000_s1480" type="#_x0000_t32" style="position:absolute;left:10734;top:12950;width:27;height:1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" strokecolor="black [3213]">
                  <v:stroke endarrow="open"/>
                </v:shape>
                <v:shape id="Straight Arrow Connector 470" o:spid="_x0000_s1481" type="#_x0000_t32" style="position:absolute;left:10734;top:8189;width:27;height:2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" strokecolor="black [3213]">
                  <v:stroke endarrow="open"/>
                </v:shape>
                <v:shape id="Straight Arrow Connector 471" o:spid="_x0000_s1482" type="#_x0000_t32" style="position:absolute;left:10734;top:20085;width:128;height:19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" strokecolor="black [3213]">
                  <v:stroke endarrow="open"/>
                </v:shape>
                <v:shape id="Text Box 300" o:spid="_x0000_s1483" style="position:absolute;left:27630;top:37158;width:11368;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" adj="-11796480,,5400" path="m757753,r777470,209535l740093,427489,,209535,757753,xe" fillcolor="white [3201]" strokeweight=".5pt">
                  <v:stroke joinstyle="miter"/>
                  <v:formulas/>
                  <v:path arrowok="t" o:connecttype="custom" o:connectlocs="561106,0;1136812,151604;548029,309299;0,151604;561106,0" o:connectangles="0,0,0,0,0" textboxrect="0,0,1535223,427489"/>
                  <v:textbox inset="0,7.2pt,0">
                    <w:txbxContent>
                      <w:p w14:paraId="0E19D843" w14:textId="77777777" w:rsidR="00E55214" w:rsidRDefault="00E55214"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v:textbox>
                </v:shape>
                <v:shape id="Straight Arrow Connector 473" o:spid="_x0000_s1484" type="#_x0000_t32" style="position:absolute;left:33110;top:40251;width:29;height:17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" strokecolor="black [3213]">
                  <v:stroke endarrow="open"/>
                </v:shape>
                <v:shape id="Text Box 474" o:spid="_x0000_s1485" type="#_x0000_t202" style="position:absolute;left:30747;top:39769;width:2512;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9z5xwAAANwAAAAPAAAAZHJzL2Rvd25yZXYueG1sRI9Ba8JA&#10;FITvQv/D8gq96aYSW4m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CPH3PnHAAAA3AAA&#10;AA8AAAAAAAAAAAAAAAAABwIAAGRycy9kb3ducmV2LnhtbFBLBQYAAAAAAwADALcAAAD7AgAAAAA=&#10;" filled="f" stroked="f" strokeweight=".5pt">
                  <v:textbox>
                    <w:txbxContent>
                      <w:p w14:paraId="247E1F39" w14:textId="77777777" w:rsidR="00E55214" w:rsidRDefault="00E55214" w:rsidP="00A03645">
                        <w:pPr>
                          <w:pStyle w:val="Code"/>
                          <w:spacing w:line="168" w:lineRule="auto"/>
                        </w:pPr>
                        <w:r>
                          <w:t>N</w:t>
                        </w:r>
                      </w:p>
                    </w:txbxContent>
                  </v:textbox>
                </v:shape>
                <v:shape id="Straight Arrow Connector 342" o:spid="_x0000_s1486" type="#_x0000_t34" style="position:absolute;left:15714;top:11856;width:11916;height:2681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" adj="7967" strokecolor="black [3213]">
                  <v:stroke endarrow="open"/>
                </v:shape>
                <v:shape id="Straight Arrow Connector 476" o:spid="_x0000_s1487" type="#_x0000_t32" style="position:absolute;left:36919;top:7286;width:15;height:17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" strokecolor="black [3213]">
                  <v:stroke endarrow="open"/>
                </v:shape>
                <v:shape id="Text Box 479" o:spid="_x0000_s1488" type="#_x0000_t202" style="position:absolute;left:57362;top:37099;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" filled="f" stroked="f" strokeweight=".5pt">
                  <v:textbox>
                    <w:txbxContent>
                      <w:p w14:paraId="03551B49" w14:textId="77777777" w:rsidR="00E55214" w:rsidRDefault="00E55214" w:rsidP="00A03645">
                        <w:pPr>
                          <w:pStyle w:val="Code"/>
                          <w:spacing w:line="168" w:lineRule="auto"/>
                        </w:pPr>
                        <w:r>
                          <w:t>Y</w:t>
                        </w:r>
                      </w:p>
                    </w:txbxContent>
                  </v:textbox>
                </v:shape>
                <v:shape id="Straight Arrow Connector 343" o:spid="_x0000_s1489" type="#_x0000_t34" style="position:absolute;left:39956;top:26925;width:3650;height:1697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" strokecolor="black [3213]">
                  <v:stroke endarrow="open"/>
                </v:shape>
                <v:rect id="Rectangle 481" o:spid="_x0000_s1490" style="position:absolute;left:32792;top:37239;width:1001;height: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" filled="f" stroked="f" strokeweight="2pt"/>
                <v:shape id="Text Box 482" o:spid="_x0000_s1491" type="#_x0000_t202" style="position:absolute;left:25118;top:36451;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5ExxwAAANwAAAAPAAAAZHJzL2Rvd25yZXYueG1sRI9Pa8JA&#10;FMTvhX6H5RV6qxtDW0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Pa3kTHHAAAA3AAA&#10;AA8AAAAAAAAAAAAAAAAABwIAAGRycy9kb3ducmV2LnhtbFBLBQYAAAAAAwADALcAAAD7AgAAAAA=&#10;" filled="f" stroked="f" strokeweight=".5pt">
                  <v:textbox>
                    <w:txbxContent>
                      <w:p w14:paraId="0D54CB76" w14:textId="77777777" w:rsidR="00E55214" w:rsidRDefault="00E55214" w:rsidP="00A03645">
                        <w:pPr>
                          <w:pStyle w:val="Code"/>
                          <w:spacing w:line="168" w:lineRule="auto"/>
                        </w:pPr>
                        <w:r>
                          <w:t>Y</w:t>
                        </w:r>
                      </w:p>
                    </w:txbxContent>
                  </v:textbox>
                </v:shape>
                <w10:anchorlock/>
              </v:group>
            </w:pict>
          </mc:Fallback>
        </mc:AlternateContent>
      </w:r>
    </w:p>
    <w:p w14:paraId="51819ACE" w14:textId="77777777" w:rsidR="00B57D12" w:rsidRDefault="00B57D12" w:rsidP="00D65ED5"/>
    <w:p w14:paraId="741CB191" w14:textId="77777777" w:rsidR="00B57D12" w:rsidRDefault="00B57D12" w:rsidP="008F2EBB">
      <w:pPr>
        <w:pStyle w:val="ListParagraph"/>
        <w:numPr>
          <w:ilvl w:val="0"/>
          <w:numId w:val="13"/>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14:paraId="0BD4F4A0" w14:textId="77777777" w:rsidR="00FD480F" w:rsidRDefault="00FC6078" w:rsidP="008F2EBB">
      <w:pPr>
        <w:pStyle w:val="ListParagraph"/>
        <w:numPr>
          <w:ilvl w:val="0"/>
          <w:numId w:val="13"/>
        </w:numPr>
      </w:pPr>
      <w:r>
        <w:t xml:space="preserve">In other words, </w:t>
      </w:r>
      <w:r w:rsidRPr="003F06EF">
        <w:rPr>
          <w:rStyle w:val="CodeChar"/>
        </w:rPr>
        <w:t>aNameNode</w:t>
      </w:r>
      <w:r>
        <w:t>’s name is ‘name’.</w:t>
      </w:r>
      <w:r w:rsidR="00DF74B6">
        <w:t xml:space="preserve"> </w:t>
      </w:r>
      <w:r w:rsidR="00102168">
        <w:t>Set the value to</w:t>
      </w:r>
      <w:r w:rsidR="005F3978">
        <w:t>:</w:t>
      </w:r>
    </w:p>
    <w:p w14:paraId="03B955CD" w14:textId="14325CC9" w:rsidR="00FD480F" w:rsidRDefault="00FD480F" w:rsidP="008F2EBB">
      <w:pPr>
        <w:pStyle w:val="ListParagraph"/>
        <w:numPr>
          <w:ilvl w:val="1"/>
          <w:numId w:val="13"/>
        </w:numPr>
      </w:pPr>
      <w:r>
        <w:t xml:space="preserve">If the </w:t>
      </w:r>
      <w:del w:id="1066" w:author="Kulvatunyou, Boonserm (Fed)" w:date="2016-06-18T10:17:00Z">
        <w:r w:rsidR="00530652" w:rsidDel="002B64C1">
          <w:rPr>
            <w:rStyle w:val="CodeChar"/>
          </w:rPr>
          <w:delText>dt_sc</w:delText>
        </w:r>
      </w:del>
      <w:ins w:id="1067" w:author="Kulvatunyou, Boonserm (Fed)" w:date="2016-06-18T10:17:00Z">
        <w:r w:rsidR="002B64C1">
          <w:rPr>
            <w:rStyle w:val="CodeChar"/>
          </w:rPr>
          <w:t>gSCs[i]</w:t>
        </w:r>
      </w:ins>
      <w:r w:rsidRPr="00FD480F">
        <w:rPr>
          <w:rStyle w:val="CodeChar"/>
        </w:rPr>
        <w:t>.</w:t>
      </w:r>
      <w:r w:rsidR="00CF7449">
        <w:rPr>
          <w:rStyle w:val="CodeChar"/>
        </w:rPr>
        <w:t>representation_term</w:t>
      </w:r>
      <w:r>
        <w:t xml:space="preserve"> is </w:t>
      </w:r>
      <w:r w:rsidRPr="00FD480F">
        <w:rPr>
          <w:rStyle w:val="CodeChar"/>
        </w:rPr>
        <w:t>Text</w:t>
      </w:r>
      <w:ins w:id="1068" w:author="Kulvatunyou, Boonserm (Fed)" w:date="2016-06-16T16:56:00Z">
        <w:r w:rsidR="00094AF8">
          <w:rPr>
            <w:rStyle w:val="CodeChar"/>
          </w:rPr>
          <w:t xml:space="preserve"> or </w:t>
        </w:r>
      </w:ins>
      <w:ins w:id="1069" w:author="Kulvatunyou, Boonserm (Fed)" w:date="2016-06-16T17:06:00Z">
        <w:r w:rsidR="006B0C14">
          <w:rPr>
            <w:rStyle w:val="CodeChar"/>
          </w:rPr>
          <w:t>(</w:t>
        </w:r>
      </w:ins>
      <w:ins w:id="1070" w:author="Kulvatunyou, Boonserm (Fed)" w:date="2016-06-18T10:18:00Z">
        <w:r w:rsidR="002B64C1">
          <w:rPr>
            <w:rStyle w:val="CodeChar"/>
          </w:rPr>
          <w:t>gSCs[i]</w:t>
        </w:r>
      </w:ins>
      <w:ins w:id="1071" w:author="Kulvatunyou, Boonserm (Fed)" w:date="2016-06-16T17:06:00Z">
        <w:r w:rsidR="006B0C14">
          <w:rPr>
            <w:rStyle w:val="CodeChar"/>
          </w:rPr>
          <w:t xml:space="preserve">.representation_term is Indicator and </w:t>
        </w:r>
      </w:ins>
      <w:ins w:id="1072" w:author="Kulvatunyou, Boonserm (Fed)" w:date="2016-06-18T10:18:00Z">
        <w:r w:rsidR="002B64C1">
          <w:rPr>
            <w:rStyle w:val="CodeChar"/>
          </w:rPr>
          <w:t>gSCs[i]</w:t>
        </w:r>
      </w:ins>
      <w:ins w:id="1073" w:author="Kulvatunyou, Boonserm (Fed)" w:date="2016-06-16T17:06:00Z">
        <w:r w:rsidR="006B0C14">
          <w:rPr>
            <w:rStyle w:val="CodeChar"/>
          </w:rPr>
          <w:t>.</w:t>
        </w:r>
      </w:ins>
      <w:ins w:id="1074" w:author="Kulvatunyou, Boonserm (Fed)" w:date="2016-06-16T17:07:00Z">
        <w:r w:rsidR="006B0C14">
          <w:rPr>
            <w:rStyle w:val="CodeChar"/>
          </w:rPr>
          <w:t>property_term is equalsIgnoreCase(‘preferred’)</w:t>
        </w:r>
      </w:ins>
      <w:r>
        <w:t>,</w:t>
      </w:r>
      <w:r w:rsidR="00102168">
        <w:t xml:space="preserve"> </w:t>
      </w:r>
      <w:r w:rsidRPr="003F06EF">
        <w:rPr>
          <w:rStyle w:val="CodeChar"/>
        </w:rPr>
        <w:t>LowerCamelCase(gSCs[i]</w:t>
      </w:r>
      <w:del w:id="1075" w:author="Kulvatunyou, Boonserm (Fed)" w:date="2016-06-18T10:18:00Z">
        <w:r w:rsidRPr="003F06EF" w:rsidDel="002B64C1">
          <w:rPr>
            <w:rStyle w:val="CodeChar"/>
          </w:rPr>
          <w:delText>.</w:delText>
        </w:r>
        <w:r w:rsidR="00530652" w:rsidDel="002B64C1">
          <w:rPr>
            <w:rStyle w:val="CodeChar"/>
          </w:rPr>
          <w:delText>dt_sc</w:delText>
        </w:r>
      </w:del>
      <w:r>
        <w:rPr>
          <w:rStyle w:val="CodeChar"/>
        </w:rPr>
        <w:t>.</w:t>
      </w:r>
      <w:r w:rsidR="00CF7449">
        <w:rPr>
          <w:rStyle w:val="CodeChar"/>
        </w:rPr>
        <w:t>property_term</w:t>
      </w:r>
      <w:r w:rsidRPr="003F06EF">
        <w:rPr>
          <w:rStyle w:val="CodeChar"/>
        </w:rPr>
        <w:t>)</w:t>
      </w:r>
    </w:p>
    <w:p w14:paraId="781D4B5F" w14:textId="14182C54" w:rsidR="00FD480F" w:rsidRDefault="00E55214" w:rsidP="008F2EBB">
      <w:pPr>
        <w:pStyle w:val="ListParagraph"/>
        <w:numPr>
          <w:ilvl w:val="1"/>
          <w:numId w:val="13"/>
        </w:numPr>
      </w:pPr>
      <w:ins w:id="1076" w:author="Kulvatunyou, Boonserm (Fed)" w:date="2016-06-18T10:03:00Z">
        <w:r>
          <w:t xml:space="preserve">Else, </w:t>
        </w:r>
      </w:ins>
      <w:del w:id="1077" w:author="Kulvatunyou, Boonserm (Fed)" w:date="2016-06-18T10:03:00Z">
        <w:r w:rsidR="00FD480F" w:rsidDel="00E55214">
          <w:delText>I</w:delText>
        </w:r>
      </w:del>
      <w:ins w:id="1078" w:author="Kulvatunyou, Boonserm (Fed)" w:date="2016-06-18T10:03:00Z">
        <w:r>
          <w:t>i</w:t>
        </w:r>
      </w:ins>
      <w:r w:rsidR="00FD480F">
        <w:t xml:space="preserve">f the </w:t>
      </w:r>
      <w:del w:id="1079" w:author="Kulvatunyou, Boonserm (Fed)" w:date="2016-06-18T10:18:00Z">
        <w:r w:rsidR="00530652" w:rsidDel="002B64C1">
          <w:rPr>
            <w:rStyle w:val="CodeChar"/>
          </w:rPr>
          <w:delText>dt_sc</w:delText>
        </w:r>
      </w:del>
      <w:ins w:id="1080" w:author="Kulvatunyou, Boonserm (Fed)" w:date="2016-06-18T10:18:00Z">
        <w:r w:rsidR="002B64C1">
          <w:rPr>
            <w:rStyle w:val="CodeChar"/>
          </w:rPr>
          <w:t>gSCs[i]</w:t>
        </w:r>
      </w:ins>
      <w:r w:rsidR="00FD480F" w:rsidRPr="00FD480F">
        <w:rPr>
          <w:rStyle w:val="CodeChar"/>
        </w:rPr>
        <w:t>.</w:t>
      </w:r>
      <w:r w:rsidR="00CF7449">
        <w:rPr>
          <w:rStyle w:val="CodeChar"/>
        </w:rPr>
        <w:t>representation_term</w:t>
      </w:r>
      <w:r w:rsidR="00FD480F">
        <w:t xml:space="preserve"> is </w:t>
      </w:r>
      <w:r w:rsidR="00FD480F" w:rsidRPr="00FD480F">
        <w:rPr>
          <w:rStyle w:val="CodeChar"/>
        </w:rPr>
        <w:t>Identifier</w:t>
      </w:r>
      <w:r w:rsidR="00FD480F">
        <w:t xml:space="preserve">, </w:t>
      </w:r>
      <w:ins w:id="1081" w:author="Kulvatunyou, Boonserm (Fed)" w:date="2016-06-18T10:07:00Z">
        <w:r w:rsidRPr="002B64C1">
          <w:rPr>
            <w:rStyle w:val="CodeChar"/>
          </w:rPr>
          <w:t>gSCs[i]</w:t>
        </w:r>
      </w:ins>
      <w:ins w:id="1082" w:author="Kulvatunyou, Boonserm (Fed)" w:date="2016-06-18T10:18:00Z">
        <w:r w:rsidR="002B64C1">
          <w:rPr>
            <w:rStyle w:val="CodeChar"/>
          </w:rPr>
          <w:t>.property_term</w:t>
        </w:r>
      </w:ins>
      <w:ins w:id="1083" w:author="Kulvatunyou, Boonserm (Fed)" w:date="2016-06-18T10:07:00Z">
        <w:r w:rsidRPr="002B64C1">
          <w:rPr>
            <w:rStyle w:val="CodeChar"/>
          </w:rPr>
          <w:t xml:space="preserve"> == (</w:t>
        </w:r>
      </w:ins>
      <w:ins w:id="1084" w:author="Kulvatunyou, Boonserm (Fed)" w:date="2016-06-18T10:08:00Z">
        <w:r w:rsidRPr="002B64C1">
          <w:rPr>
            <w:rStyle w:val="CodeChar"/>
          </w:rPr>
          <w:t>“</w:t>
        </w:r>
      </w:ins>
      <w:ins w:id="1085" w:author="Kulvatunyou, Boonserm (Fed)" w:date="2016-06-18T10:07:00Z">
        <w:r w:rsidRPr="002B64C1">
          <w:rPr>
            <w:rStyle w:val="CodeChar"/>
          </w:rPr>
          <w:t>Identifier</w:t>
        </w:r>
      </w:ins>
      <w:ins w:id="1086" w:author="Kulvatunyou, Boonserm (Fed)" w:date="2016-06-18T10:08:00Z">
        <w:r w:rsidRPr="002B64C1">
          <w:rPr>
            <w:rStyle w:val="CodeChar"/>
          </w:rPr>
          <w:t>”</w:t>
        </w:r>
      </w:ins>
      <w:ins w:id="1087" w:author="Kulvatunyou, Boonserm (Fed)" w:date="2016-06-18T10:07:00Z">
        <w:r w:rsidRPr="002B64C1">
          <w:rPr>
            <w:rStyle w:val="CodeChar"/>
          </w:rPr>
          <w:t>) ?</w:t>
        </w:r>
      </w:ins>
      <w:ins w:id="1088" w:author="Kulvatunyou, Boonserm (Fed)" w:date="2016-06-18T10:09:00Z">
        <w:r w:rsidRPr="002B64C1">
          <w:rPr>
            <w:rStyle w:val="CodeChar"/>
          </w:rPr>
          <w:t xml:space="preserve"> </w:t>
        </w:r>
      </w:ins>
      <w:ins w:id="1089" w:author="Kulvatunyou, Boonserm (Fed)" w:date="2016-06-18T10:10:00Z">
        <w:r w:rsidRPr="002B64C1">
          <w:rPr>
            <w:rStyle w:val="CodeChar"/>
          </w:rPr>
          <w:t xml:space="preserve">“ID” : </w:t>
        </w:r>
      </w:ins>
      <w:ins w:id="1090" w:author="Kulvatunyou, Boonserm (Fed)" w:date="2016-06-18T10:11:00Z">
        <w:r w:rsidR="002B64C1" w:rsidRPr="002B64C1">
          <w:rPr>
            <w:rStyle w:val="CodeChar"/>
          </w:rPr>
          <w:t>(endsWith(</w:t>
        </w:r>
      </w:ins>
      <w:ins w:id="1091" w:author="Kulvatunyou, Boonserm (Fed)" w:date="2016-06-18T10:19:00Z">
        <w:r w:rsidR="002B64C1" w:rsidRPr="002B64C1">
          <w:rPr>
            <w:rStyle w:val="CodeChar"/>
          </w:rPr>
          <w:t>gSCs[i].</w:t>
        </w:r>
        <w:r w:rsidR="002B64C1">
          <w:rPr>
            <w:rStyle w:val="CodeChar"/>
          </w:rPr>
          <w:t>property_term</w:t>
        </w:r>
      </w:ins>
      <w:ins w:id="1092" w:author="Kulvatunyou, Boonserm (Fed)" w:date="2016-06-18T10:20:00Z">
        <w:r w:rsidR="002B64C1">
          <w:rPr>
            <w:rStyle w:val="CodeChar"/>
          </w:rPr>
          <w:t>,</w:t>
        </w:r>
      </w:ins>
      <w:ins w:id="1093" w:author="Kulvatunyou, Boonserm (Fed)" w:date="2016-06-18T10:19:00Z">
        <w:r w:rsidR="002B64C1" w:rsidRPr="002B64C1">
          <w:rPr>
            <w:rStyle w:val="CodeChar"/>
          </w:rPr>
          <w:t xml:space="preserve"> </w:t>
        </w:r>
      </w:ins>
      <w:ins w:id="1094" w:author="Kulvatunyou, Boonserm (Fed)" w:date="2016-06-18T10:11:00Z">
        <w:r w:rsidR="002B64C1" w:rsidRPr="002B64C1">
          <w:rPr>
            <w:rStyle w:val="CodeChar"/>
          </w:rPr>
          <w:t>“Identifier”) ?</w:t>
        </w:r>
      </w:ins>
      <w:ins w:id="1095" w:author="Kulvatunyou, Boonserm (Fed)" w:date="2016-06-18T10:07:00Z">
        <w:r w:rsidRPr="002B64C1">
          <w:rPr>
            <w:rStyle w:val="CodeChar"/>
          </w:rPr>
          <w:t xml:space="preserve"> </w:t>
        </w:r>
      </w:ins>
      <w:del w:id="1096" w:author="Kulvatunyou, Boonserm (Fed)" w:date="2016-06-18T10:08:00Z">
        <w:r w:rsidR="00FD480F" w:rsidRPr="002B64C1" w:rsidDel="00E55214">
          <w:rPr>
            <w:rStyle w:val="CodeChar"/>
          </w:rPr>
          <w:delText>concat</w:delText>
        </w:r>
      </w:del>
      <w:ins w:id="1097" w:author="Kulvatunyou, Boonserm (Fed)" w:date="2016-06-18T10:08:00Z">
        <w:r w:rsidRPr="002B64C1">
          <w:rPr>
            <w:rStyle w:val="CodeChar"/>
          </w:rPr>
          <w:t>replace</w:t>
        </w:r>
      </w:ins>
      <w:r w:rsidR="00FD480F" w:rsidRPr="002B64C1">
        <w:rPr>
          <w:rStyle w:val="CodeChar"/>
        </w:rPr>
        <w:t>(LowerCamelCase(gSCs[i]</w:t>
      </w:r>
      <w:del w:id="1098" w:author="Kulvatunyou, Boonserm (Fed)" w:date="2016-06-18T10:19:00Z">
        <w:r w:rsidR="00FD480F" w:rsidRPr="002B64C1" w:rsidDel="002B64C1">
          <w:rPr>
            <w:rStyle w:val="CodeChar"/>
          </w:rPr>
          <w:delText>.</w:delText>
        </w:r>
        <w:r w:rsidR="00530652" w:rsidRPr="002B64C1" w:rsidDel="002B64C1">
          <w:rPr>
            <w:rStyle w:val="CodeChar"/>
          </w:rPr>
          <w:delText>dt_sc</w:delText>
        </w:r>
      </w:del>
      <w:r w:rsidR="00FD480F" w:rsidRPr="002B64C1">
        <w:rPr>
          <w:rStyle w:val="CodeChar"/>
        </w:rPr>
        <w:t>.</w:t>
      </w:r>
      <w:r w:rsidR="00CF7449" w:rsidRPr="002B64C1">
        <w:rPr>
          <w:rStyle w:val="CodeChar"/>
        </w:rPr>
        <w:t>property_term</w:t>
      </w:r>
      <w:r w:rsidR="00FD480F" w:rsidRPr="002B64C1">
        <w:rPr>
          <w:rStyle w:val="CodeChar"/>
        </w:rPr>
        <w:t xml:space="preserve">), </w:t>
      </w:r>
      <w:ins w:id="1099" w:author="Kulvatunyou, Boonserm (Fed)" w:date="2016-06-18T10:12:00Z">
        <w:r w:rsidR="002B64C1" w:rsidRPr="002B64C1">
          <w:rPr>
            <w:rStyle w:val="CodeChar"/>
          </w:rPr>
          <w:t xml:space="preserve">“Identifier”, </w:t>
        </w:r>
      </w:ins>
      <w:r w:rsidR="00FD480F" w:rsidRPr="002B64C1">
        <w:rPr>
          <w:rStyle w:val="CodeChar"/>
        </w:rPr>
        <w:t>“ID”)</w:t>
      </w:r>
      <w:ins w:id="1100" w:author="Kulvatunyou, Boonserm (Fed)" w:date="2016-06-18T10:12:00Z">
        <w:r w:rsidR="002B64C1" w:rsidRPr="002B64C1">
          <w:rPr>
            <w:rStyle w:val="CodeChar"/>
          </w:rPr>
          <w:t xml:space="preserve"> : con</w:t>
        </w:r>
        <w:r w:rsidR="002B64C1">
          <w:rPr>
            <w:rStyle w:val="CodeChar"/>
          </w:rPr>
          <w:t>cat(LowerCamelCase(gSCs[i]</w:t>
        </w:r>
        <w:r w:rsidR="002B64C1" w:rsidRPr="002B64C1">
          <w:rPr>
            <w:rStyle w:val="CodeChar"/>
          </w:rPr>
          <w:t>.property_term, “ID”))</w:t>
        </w:r>
      </w:ins>
      <w:r w:rsidR="00FD480F">
        <w:t xml:space="preserve">. </w:t>
      </w:r>
    </w:p>
    <w:p w14:paraId="16E17AAB" w14:textId="5738883C" w:rsidR="00102168" w:rsidRDefault="00FD480F" w:rsidP="008F2EBB">
      <w:pPr>
        <w:pStyle w:val="ListParagraph"/>
        <w:numPr>
          <w:ilvl w:val="1"/>
          <w:numId w:val="13"/>
        </w:numPr>
      </w:pPr>
      <w:r>
        <w:lastRenderedPageBreak/>
        <w:t>Else</w:t>
      </w:r>
      <w:ins w:id="1101" w:author="Kulvatunyou, Boonserm (Fed)" w:date="2016-06-18T10:03:00Z">
        <w:r w:rsidR="00E55214">
          <w:t xml:space="preserve">, </w:t>
        </w:r>
      </w:ins>
      <w:ins w:id="1102" w:author="Kulvatunyou, Boonserm (Fed)" w:date="2016-06-18T10:13:00Z">
        <w:r w:rsidR="002B64C1">
          <w:t>endsWith(</w:t>
        </w:r>
      </w:ins>
      <w:ins w:id="1103" w:author="Kulvatunyou, Boonserm (Fed)" w:date="2016-06-18T10:20:00Z">
        <w:r w:rsidR="002B64C1">
          <w:t>gSCs[i].</w:t>
        </w:r>
        <w:r w:rsidR="002B64C1">
          <w:t>property_term, gSCs[i].representation_term)</w:t>
        </w:r>
        <w:r w:rsidR="00153E5F">
          <w:t xml:space="preserve"> ? </w:t>
        </w:r>
      </w:ins>
      <w:ins w:id="1104" w:author="Kulvatunyou, Boonserm (Fed)" w:date="2016-06-18T10:21:00Z">
        <w:r w:rsidR="00153E5F">
          <w:t xml:space="preserve">lowerCamelCase(gSCs[i].property_term) : </w:t>
        </w:r>
      </w:ins>
      <w:del w:id="1105" w:author="Kulvatunyou, Boonserm (Fed)" w:date="2016-06-18T10:03:00Z">
        <w:r w:rsidDel="00E55214">
          <w:delText>,</w:delText>
        </w:r>
        <w:r w:rsidRPr="003F06EF" w:rsidDel="00E55214">
          <w:rPr>
            <w:rStyle w:val="CodeChar"/>
          </w:rPr>
          <w:delText xml:space="preserve"> </w:delText>
        </w:r>
      </w:del>
      <w:r w:rsidR="003F06EF" w:rsidRPr="003F06EF">
        <w:rPr>
          <w:rStyle w:val="CodeChar"/>
        </w:rPr>
        <w:t>concat(LowerCamelCase(</w:t>
      </w:r>
      <w:r w:rsidR="00102168" w:rsidRPr="003F06EF">
        <w:rPr>
          <w:rStyle w:val="CodeChar"/>
        </w:rPr>
        <w:t>gSCs[i]</w:t>
      </w:r>
      <w:r w:rsidR="003F06EF" w:rsidRPr="003F06EF">
        <w:rPr>
          <w:rStyle w:val="CodeChar"/>
        </w:rPr>
        <w:t>.</w:t>
      </w:r>
      <w:del w:id="1106" w:author="Kulvatunyou, Boonserm (Fed)" w:date="2016-06-18T10:22:00Z">
        <w:r w:rsidR="00530652" w:rsidDel="00153E5F">
          <w:rPr>
            <w:rStyle w:val="CodeChar"/>
          </w:rPr>
          <w:delText>dt_sc</w:delText>
        </w:r>
        <w:r w:rsidR="0043522E" w:rsidDel="00153E5F">
          <w:rPr>
            <w:rStyle w:val="CodeChar"/>
          </w:rPr>
          <w:delText>.</w:delText>
        </w:r>
      </w:del>
      <w:r w:rsidR="00CF7449">
        <w:rPr>
          <w:rStyle w:val="CodeChar"/>
        </w:rPr>
        <w:t>property_term</w:t>
      </w:r>
      <w:r w:rsidR="003F06EF" w:rsidRPr="003F06EF">
        <w:rPr>
          <w:rStyle w:val="CodeChar"/>
        </w:rPr>
        <w:t>), UpperCamelCase(gSCs[i].</w:t>
      </w:r>
      <w:del w:id="1107" w:author="Kulvatunyou, Boonserm (Fed)" w:date="2016-06-18T10:22:00Z">
        <w:r w:rsidR="00530652" w:rsidDel="00153E5F">
          <w:rPr>
            <w:rStyle w:val="CodeChar"/>
          </w:rPr>
          <w:delText>dt_sc</w:delText>
        </w:r>
        <w:r w:rsidR="0043522E" w:rsidDel="00153E5F">
          <w:rPr>
            <w:rStyle w:val="CodeChar"/>
          </w:rPr>
          <w:delText>.</w:delText>
        </w:r>
      </w:del>
      <w:bookmarkStart w:id="1108" w:name="_GoBack"/>
      <w:bookmarkEnd w:id="1108"/>
      <w:r w:rsidR="00CF7449">
        <w:rPr>
          <w:rStyle w:val="CodeChar"/>
        </w:rPr>
        <w:t>representation_term</w:t>
      </w:r>
      <w:r w:rsidR="003F06EF" w:rsidRPr="003F06EF">
        <w:rPr>
          <w:rStyle w:val="CodeChar"/>
        </w:rPr>
        <w:t>))</w:t>
      </w:r>
      <w:r w:rsidR="00102168">
        <w:t>.</w:t>
      </w:r>
    </w:p>
    <w:p w14:paraId="632BAF09" w14:textId="77777777" w:rsidR="00DF74B6" w:rsidRDefault="00DF74B6" w:rsidP="008F2EBB">
      <w:pPr>
        <w:pStyle w:val="ListParagraph"/>
        <w:numPr>
          <w:ilvl w:val="0"/>
          <w:numId w:val="13"/>
        </w:numPr>
      </w:pPr>
      <w:r w:rsidRPr="00DF74B6">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w:t>
      </w:r>
      <w:r w:rsidR="002B3165">
        <w:rPr>
          <w:rFonts w:asciiTheme="minorBidi" w:hAnsiTheme="minorBidi"/>
          <w:noProof/>
          <w:sz w:val="24"/>
        </w:rPr>
        <w:t>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w:t>
      </w:r>
      <w:r w:rsidR="002B3165">
        <w:rPr>
          <w:rFonts w:asciiTheme="minorBidi" w:hAnsiTheme="minorBidi"/>
          <w:noProof/>
          <w:sz w:val="24"/>
        </w:rPr>
        <w:t>code_list_id</w:t>
      </w:r>
      <w:r w:rsidR="00041E02">
        <w:t>, if it is not null. Else</w:t>
      </w:r>
      <w:r w:rsidR="008D3B9E">
        <w:t xml:space="preserve"> and only if both </w:t>
      </w:r>
      <w:r w:rsidR="008D3B9E" w:rsidRPr="008D3B9E">
        <w:rPr>
          <w:rStyle w:val="CodeChar"/>
        </w:rPr>
        <w:t>gSCs[i].</w:t>
      </w:r>
      <w:r w:rsidR="002B3165">
        <w:rPr>
          <w:rStyle w:val="CodeChar"/>
        </w:rPr>
        <w:t>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sidR="0015642F">
        <w:rPr>
          <w:rFonts w:asciiTheme="minorBidi" w:hAnsiTheme="minorBidi"/>
          <w:noProof/>
          <w:sz w:val="24"/>
        </w:rPr>
        <w:t>[</w:t>
      </w:r>
      <w:r w:rsidR="00405DFB">
        <w:rPr>
          <w:rFonts w:asciiTheme="minorBidi" w:hAnsiTheme="minorBidi"/>
          <w:noProof/>
          <w:sz w:val="24"/>
        </w:rPr>
        <w:t>is_default</w:t>
      </w:r>
      <w:r w:rsidR="0015642F">
        <w:rPr>
          <w:rFonts w:asciiTheme="minorBidi" w:hAnsiTheme="minorBidi"/>
          <w:noProof/>
          <w:sz w:val="24"/>
        </w:rPr>
        <w:t xml:space="preserve"> = True]</w:t>
      </w:r>
      <w:r w:rsidRPr="00DF74B6">
        <w:rPr>
          <w:rFonts w:asciiTheme="minorBidi" w:hAnsiTheme="minorBidi"/>
          <w:noProof/>
          <w:sz w:val="24"/>
        </w:rPr>
        <w:t>.</w:t>
      </w:r>
      <w:r w:rsidR="002B3165">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93447A">
        <w:t>3.8.1.21</w:t>
      </w:r>
      <w:r w:rsidR="00AA41ED">
        <w:fldChar w:fldCharType="end"/>
      </w:r>
      <w:r w:rsidR="00AA41ED">
        <w:t xml:space="preserve"> </w:t>
      </w:r>
      <w:r w:rsidR="00AA41ED">
        <w:fldChar w:fldCharType="begin"/>
      </w:r>
      <w:r w:rsidR="00AA41ED">
        <w:instrText xml:space="preserve"> REF _Ref420485038 \h </w:instrText>
      </w:r>
      <w:r w:rsidR="00AA41ED">
        <w:fldChar w:fldCharType="separate"/>
      </w:r>
      <w:r w:rsidR="0093447A">
        <w:t>GenerateCodeList(gCL, gBDT | gSC, gSchemaNode)</w:t>
      </w:r>
      <w:r w:rsidR="00AA41ED">
        <w:fldChar w:fldCharType="end"/>
      </w:r>
      <w:r w:rsidR="00F512D3">
        <w:t>” to how the code list and primitive restriction are dealt with.</w:t>
      </w:r>
    </w:p>
    <w:p w14:paraId="1DE6DFF6" w14:textId="77777777" w:rsidR="008245A1" w:rsidRDefault="008245A1" w:rsidP="008F2EBB">
      <w:pPr>
        <w:pStyle w:val="ListParagraph"/>
        <w:numPr>
          <w:ilvl w:val="0"/>
          <w:numId w:val="13"/>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sidR="002B3165">
        <w:rPr>
          <w:rFonts w:asciiTheme="minorBidi" w:hAnsiTheme="minorBidi"/>
          <w:noProof/>
          <w:sz w:val="24"/>
        </w:rPr>
        <w:t>agency_id_list_id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w:t>
      </w:r>
      <w:r w:rsidR="002B3165">
        <w:rPr>
          <w:rFonts w:asciiTheme="minorBidi" w:hAnsiTheme="minorBidi"/>
          <w:noProof/>
          <w:sz w:val="24"/>
        </w:rPr>
        <w:t>agency_id_list_id</w:t>
      </w:r>
      <w:r>
        <w:t>, if it is not null. Else</w:t>
      </w:r>
      <w:r w:rsidR="009C4576">
        <w:t xml:space="preserve"> and only if both </w:t>
      </w:r>
      <w:r w:rsidR="009C4576" w:rsidRPr="008D3B9E">
        <w:rPr>
          <w:rStyle w:val="CodeChar"/>
        </w:rPr>
        <w:t>gSCs[i].</w:t>
      </w:r>
      <w:r w:rsidR="002B3165">
        <w:rPr>
          <w:rStyle w:val="CodeChar"/>
        </w:rPr>
        <w:t>agency_id_list_id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 xml:space="preserve">ting </w:t>
      </w:r>
      <w:r>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Pr>
          <w:rFonts w:asciiTheme="minorBidi" w:hAnsiTheme="minorBidi"/>
          <w:noProof/>
          <w:sz w:val="24"/>
        </w:rPr>
        <w:t>[</w:t>
      </w:r>
      <w:r w:rsidR="00405DFB">
        <w:rPr>
          <w:rFonts w:asciiTheme="minorBidi" w:hAnsiTheme="minorBidi"/>
          <w:noProof/>
          <w:sz w:val="24"/>
        </w:rPr>
        <w:t>is_default</w:t>
      </w:r>
      <w:r>
        <w:rPr>
          <w:rFonts w:asciiTheme="minorBidi" w:hAnsiTheme="minorBidi"/>
          <w:noProof/>
          <w:sz w:val="24"/>
        </w:rPr>
        <w:t xml:space="preserve"> = True]</w:t>
      </w:r>
      <w:r w:rsidR="009C4576">
        <w:rPr>
          <w:rFonts w:asciiTheme="minorBidi" w:hAnsiTheme="minorBidi"/>
          <w:noProof/>
          <w:sz w:val="24"/>
        </w:rPr>
        <w:t>.</w:t>
      </w:r>
      <w:r w:rsidRPr="00DF74B6">
        <w:rPr>
          <w:rFonts w:asciiTheme="minorBidi" w:hAnsiTheme="minorBidi"/>
          <w:noProof/>
          <w:sz w:val="24"/>
        </w:rPr>
        <w:t>.</w:t>
      </w:r>
      <w:r w:rsidR="002B3165">
        <w:rPr>
          <w:rFonts w:asciiTheme="minorBidi" w:hAnsiTheme="minorBidi"/>
          <w:noProof/>
          <w:sz w:val="24"/>
        </w:rPr>
        <w:t>agency_id_list_id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14:paraId="3D2AA53A" w14:textId="77777777" w:rsidR="00EC042F" w:rsidRDefault="00EC042F" w:rsidP="008F2EBB">
      <w:pPr>
        <w:pStyle w:val="ListParagraph"/>
        <w:numPr>
          <w:ilvl w:val="0"/>
          <w:numId w:val="13"/>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30652">
        <w:rPr>
          <w:rStyle w:val="CodeChar"/>
        </w:rPr>
        <w:t>dt_sc</w:t>
      </w:r>
      <w:r w:rsidR="00546767">
        <w:rPr>
          <w:rStyle w:val="CodeChar"/>
        </w:rPr>
        <w:t>.</w:t>
      </w:r>
      <w:r w:rsidR="002B3165">
        <w:rPr>
          <w:rStyle w:val="CodeChar"/>
        </w:rPr>
        <w:t>bdt_sc_pri_restri</w:t>
      </w:r>
      <w:r w:rsidR="00E51D44" w:rsidRPr="00E51D44">
        <w:rPr>
          <w:rStyle w:val="CodeChar"/>
        </w:rPr>
        <w:t>[</w:t>
      </w:r>
      <w:r w:rsidR="00405DFB">
        <w:rPr>
          <w:rStyle w:val="CodeChar"/>
        </w:rPr>
        <w:t>is_default</w:t>
      </w:r>
      <w:r w:rsidR="00E51D44" w:rsidRPr="00E51D44">
        <w:rPr>
          <w:rStyle w:val="CodeChar"/>
        </w:rPr>
        <w:t xml:space="preserve"> = True].</w:t>
      </w:r>
      <w:r w:rsidR="00E51D44">
        <w:rPr>
          <w:rStyle w:val="CodeChar"/>
        </w:rPr>
        <w:t xml:space="preserve"> </w:t>
      </w:r>
      <w:r w:rsidR="00BF2D0E">
        <w:rPr>
          <w:rStyle w:val="CodeChar"/>
        </w:rPr>
        <w:t>cdt_sc_awd_pri_xps_type_map</w:t>
      </w:r>
      <w:r w:rsidR="00E51D44" w:rsidRPr="00E51D44">
        <w:rPr>
          <w:rStyle w:val="CodeChar"/>
        </w:rPr>
        <w:t>.</w:t>
      </w:r>
      <w:r w:rsidR="00300C7F">
        <w:rPr>
          <w:rStyle w:val="CodeChar"/>
        </w:rPr>
        <w:t>xbt</w:t>
      </w:r>
      <w:r w:rsidR="00E51D44" w:rsidRPr="00E51D44">
        <w:rPr>
          <w:rStyle w:val="CodeChar"/>
        </w:rPr>
        <w:t>.</w:t>
      </w:r>
      <w:r w:rsidR="00300C7F">
        <w:rPr>
          <w:rStyle w:val="CodeChar"/>
        </w:rPr>
        <w:t>builtIn_type</w:t>
      </w:r>
      <w:r w:rsidR="00E51D44">
        <w:t>.</w:t>
      </w:r>
    </w:p>
    <w:p w14:paraId="28117924" w14:textId="77777777" w:rsidR="00E51D44" w:rsidRDefault="00E51D44" w:rsidP="008F2EBB">
      <w:pPr>
        <w:pStyle w:val="ListParagraph"/>
        <w:numPr>
          <w:ilvl w:val="0"/>
          <w:numId w:val="13"/>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BF2D0E">
        <w:rPr>
          <w:rStyle w:val="CodeChar"/>
        </w:rPr>
        <w:t>cdt_sc_awd_pri_xps_type_map</w:t>
      </w:r>
      <w:r w:rsidR="00546767" w:rsidRPr="00546767">
        <w:rPr>
          <w:rStyle w:val="CodeChar"/>
        </w:rPr>
        <w:t>.</w:t>
      </w:r>
      <w:r w:rsidR="00300C7F">
        <w:rPr>
          <w:rStyle w:val="CodeChar"/>
        </w:rPr>
        <w:t>xbt</w:t>
      </w:r>
      <w:r w:rsidR="00546767" w:rsidRPr="00546767">
        <w:rPr>
          <w:rStyle w:val="CodeChar"/>
        </w:rPr>
        <w:t>.</w:t>
      </w:r>
      <w:r w:rsidR="00300C7F">
        <w:rPr>
          <w:rStyle w:val="CodeChar"/>
        </w:rPr>
        <w:t>builtIn_type</w:t>
      </w:r>
      <w:r w:rsidR="00546767">
        <w:t>.</w:t>
      </w:r>
    </w:p>
    <w:p w14:paraId="4161101A" w14:textId="77777777" w:rsidR="00AF52B6" w:rsidRDefault="00AF52B6" w:rsidP="008F2EBB">
      <w:pPr>
        <w:pStyle w:val="ListParagraph"/>
        <w:numPr>
          <w:ilvl w:val="0"/>
          <w:numId w:val="13"/>
        </w:numPr>
      </w:pPr>
      <w:r>
        <w:t xml:space="preserve">Handle the default and fixed value options of </w:t>
      </w:r>
      <w:r w:rsidRPr="00AF52B6">
        <w:rPr>
          <w:rStyle w:val="CodeChar"/>
        </w:rPr>
        <w:t>gSC[i]</w:t>
      </w:r>
      <w:r>
        <w:t xml:space="preserve"> as follows.</w:t>
      </w:r>
    </w:p>
    <w:p w14:paraId="43B38DDC" w14:textId="77777777" w:rsidR="00AF52B6" w:rsidRDefault="00AF52B6" w:rsidP="008F2EBB">
      <w:pPr>
        <w:pStyle w:val="ListParagraph"/>
        <w:numPr>
          <w:ilvl w:val="1"/>
          <w:numId w:val="13"/>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14:paraId="5A5617A6" w14:textId="77777777" w:rsidR="00AF52B6" w:rsidRDefault="00AF52B6" w:rsidP="008F2EBB">
      <w:pPr>
        <w:pStyle w:val="ListParagraph"/>
        <w:numPr>
          <w:ilvl w:val="1"/>
          <w:numId w:val="13"/>
        </w:numPr>
      </w:pPr>
      <w:r>
        <w:t xml:space="preserve">If </w:t>
      </w:r>
      <w:r w:rsidRPr="00AF52B6">
        <w:rPr>
          <w:rStyle w:val="CodeChar"/>
        </w:rPr>
        <w:t>gSCs[i].Fixed_Value != null</w:t>
      </w:r>
      <w:r>
        <w:t xml:space="preserve">, add DOM Attribute node as a child of the </w:t>
      </w:r>
      <w:r w:rsidRPr="00AF52B6">
        <w:rPr>
          <w:rStyle w:val="CodeChar"/>
        </w:rPr>
        <w:t>tNode</w:t>
      </w:r>
      <w:r>
        <w:t xml:space="preserve">. Set its value to </w:t>
      </w:r>
      <w:r w:rsidRPr="00AF52B6">
        <w:rPr>
          <w:rStyle w:val="CodeChar"/>
        </w:rPr>
        <w:t>gSCs[i].Fixed_Value</w:t>
      </w:r>
      <w:r>
        <w:t>.</w:t>
      </w:r>
    </w:p>
    <w:p w14:paraId="33D61645" w14:textId="77777777" w:rsidR="00AF52B6" w:rsidRDefault="00AF52B6" w:rsidP="008F2EBB">
      <w:pPr>
        <w:pStyle w:val="ListParagraph"/>
        <w:numPr>
          <w:ilvl w:val="1"/>
          <w:numId w:val="13"/>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14:paraId="37211C2D" w14:textId="77777777" w:rsidR="008D6649" w:rsidRDefault="003A2E42" w:rsidP="003A2E42">
      <w:pPr>
        <w:pStyle w:val="Heading4"/>
      </w:pPr>
      <w:bookmarkStart w:id="1109" w:name="_Toc442109030"/>
      <w:r>
        <w:t>isAgencyListGenerated(gAL)</w:t>
      </w:r>
      <w:bookmarkEnd w:id="1109"/>
    </w:p>
    <w:p w14:paraId="0C42AC4A" w14:textId="77777777" w:rsidR="00916CA7" w:rsidRDefault="00916CA7" w:rsidP="00916CA7">
      <w:r>
        <w:t>Description: Return Boolean indicating whether the agency ID list has already been generated, true if generated and false otherwise.</w:t>
      </w:r>
    </w:p>
    <w:p w14:paraId="74D8405D" w14:textId="77777777" w:rsidR="00916CA7" w:rsidRDefault="00916CA7" w:rsidP="00916CA7">
      <w:r>
        <w:t xml:space="preserve">Argument: </w:t>
      </w:r>
      <w:r w:rsidRPr="00916CA7">
        <w:rPr>
          <w:rStyle w:val="CodeChar"/>
        </w:rPr>
        <w:t>g</w:t>
      </w:r>
      <w:r>
        <w:rPr>
          <w:rStyle w:val="CodeChar"/>
        </w:rPr>
        <w:t>AL</w:t>
      </w:r>
      <w:r>
        <w:t xml:space="preserve"> = the given agency ID list object.</w:t>
      </w:r>
    </w:p>
    <w:p w14:paraId="272A1371" w14:textId="77777777" w:rsidR="00916CA7" w:rsidRDefault="00916CA7" w:rsidP="00916CA7">
      <w:r>
        <w:t xml:space="preserve">Return: Boolean </w:t>
      </w:r>
    </w:p>
    <w:p w14:paraId="1438A002" w14:textId="77777777" w:rsidR="00916CA7" w:rsidRDefault="00916CA7" w:rsidP="00916CA7"/>
    <w:p w14:paraId="5B5F2AEA" w14:textId="77777777" w:rsidR="003A2E42" w:rsidRDefault="00916CA7" w:rsidP="003A2E42">
      <w:r>
        <w:t xml:space="preserve">Check whether the </w:t>
      </w:r>
      <w:r w:rsidRPr="0065791B">
        <w:rPr>
          <w:rStyle w:val="CodeChar"/>
        </w:rPr>
        <w:t>g</w:t>
      </w:r>
      <w:r>
        <w:rPr>
          <w:rStyle w:val="CodeChar"/>
        </w:rPr>
        <w:t>A</w:t>
      </w:r>
      <w:r w:rsidRPr="0065791B">
        <w:rPr>
          <w:rStyle w:val="CodeChar"/>
        </w:rPr>
        <w:t>L.</w:t>
      </w:r>
      <w:r w:rsidR="00BF35FF">
        <w:rPr>
          <w:rStyle w:val="CodeChar"/>
        </w:rPr>
        <w:t>guid</w:t>
      </w:r>
      <w:r w:rsidRPr="0065791B">
        <w:rPr>
          <w:rStyle w:val="CodeChar"/>
        </w:rPr>
        <w:t xml:space="preserve"> </w:t>
      </w:r>
      <w:r w:rsidRPr="0065791B">
        <w:t>already in the</w:t>
      </w:r>
      <w:r w:rsidRPr="0065791B">
        <w:rPr>
          <w:rStyle w:val="CodeChar"/>
        </w:rPr>
        <w:t xml:space="preserve"> </w:t>
      </w:r>
      <w:r>
        <w:rPr>
          <w:rStyle w:val="CodeChar"/>
        </w:rPr>
        <w:t>guidVector</w:t>
      </w:r>
      <w:r w:rsidRPr="0081140F">
        <w:t>. If so return true, otherwise return false.</w:t>
      </w:r>
    </w:p>
    <w:p w14:paraId="6CFE4A11" w14:textId="77777777" w:rsidR="003A2E42" w:rsidRDefault="003A2E42" w:rsidP="003A2E42">
      <w:pPr>
        <w:pStyle w:val="Heading4"/>
      </w:pPr>
      <w:bookmarkStart w:id="1110" w:name="_Toc442109031"/>
      <w:r>
        <w:t>GetAgencyListTypeName(gAL)</w:t>
      </w:r>
      <w:bookmarkEnd w:id="1110"/>
    </w:p>
    <w:p w14:paraId="726C6010" w14:textId="77777777" w:rsidR="003A2E42" w:rsidRPr="003A2E42" w:rsidRDefault="003A2E42" w:rsidP="003A2E42"/>
    <w:p w14:paraId="42AE499D" w14:textId="77777777"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14:paraId="334AD2FE" w14:textId="77777777"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14:paraId="588D34A3" w14:textId="77777777" w:rsidR="008402F0" w:rsidRDefault="008402F0" w:rsidP="008402F0">
      <w:r>
        <w:t xml:space="preserve">Return: A string representing the type name of the </w:t>
      </w:r>
      <w:r w:rsidRPr="008402F0">
        <w:rPr>
          <w:rStyle w:val="CodeChar"/>
        </w:rPr>
        <w:t>g</w:t>
      </w:r>
      <w:r>
        <w:rPr>
          <w:rStyle w:val="CodeChar"/>
        </w:rPr>
        <w:t>A</w:t>
      </w:r>
      <w:r w:rsidRPr="008402F0">
        <w:rPr>
          <w:rStyle w:val="CodeChar"/>
        </w:rPr>
        <w:t>L</w:t>
      </w:r>
      <w:r>
        <w:t>.</w:t>
      </w:r>
    </w:p>
    <w:p w14:paraId="3C292D4D" w14:textId="77777777" w:rsidR="008402F0" w:rsidRDefault="008402F0" w:rsidP="008402F0"/>
    <w:p w14:paraId="12BBC5E2" w14:textId="77777777" w:rsidR="008D6649" w:rsidRDefault="008402F0" w:rsidP="008402F0">
      <w:pPr>
        <w:rPr>
          <w:rStyle w:val="CodeChar"/>
        </w:rPr>
      </w:pPr>
      <w:commentRangeStart w:id="1111"/>
      <w:r>
        <w:t xml:space="preserve">Return </w:t>
      </w:r>
      <w:r w:rsidRPr="003A646F">
        <w:rPr>
          <w:rStyle w:val="CodeChar"/>
        </w:rPr>
        <w:t xml:space="preserve">{ </w:t>
      </w:r>
      <w:r>
        <w:rPr>
          <w:rStyle w:val="CodeChar"/>
        </w:rPr>
        <w:t xml:space="preserve">“clm” + </w:t>
      </w:r>
      <w:r w:rsidR="00E72146">
        <w:rPr>
          <w:rStyle w:val="CodeChar"/>
        </w:rPr>
        <w:t>gAL.</w:t>
      </w:r>
      <w:r w:rsidR="00BF35FF">
        <w:rPr>
          <w:rStyle w:val="CodeChar"/>
        </w:rPr>
        <w:t>agency_id</w:t>
      </w:r>
      <w:r w:rsidR="00E72146">
        <w:rPr>
          <w:rStyle w:val="CodeChar"/>
        </w:rPr>
        <w:t xml:space="preserve"> + gAL.</w:t>
      </w:r>
      <w:r w:rsidR="00BF35FF">
        <w:rPr>
          <w:rStyle w:val="CodeChar"/>
        </w:rPr>
        <w:t>list_id</w:t>
      </w:r>
      <w:r w:rsidR="00E72146">
        <w:rPr>
          <w:rStyle w:val="CodeChar"/>
        </w:rPr>
        <w:t xml:space="preserve">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commentRangeEnd w:id="1111"/>
      <w:r w:rsidR="00A70C9F">
        <w:rPr>
          <w:rStyle w:val="CommentReference"/>
        </w:rPr>
        <w:commentReference w:id="1111"/>
      </w:r>
    </w:p>
    <w:p w14:paraId="48A31996" w14:textId="77777777" w:rsidR="008246D0" w:rsidRDefault="008246D0" w:rsidP="008246D0">
      <w:pPr>
        <w:pStyle w:val="Heading4"/>
      </w:pPr>
      <w:bookmarkStart w:id="1112" w:name="_Toc442109032"/>
      <w:r>
        <w:t>GenerateAgencyList(gAL, gSC, gSchemaNode)</w:t>
      </w:r>
      <w:bookmarkEnd w:id="1112"/>
    </w:p>
    <w:p w14:paraId="341968F5" w14:textId="77777777"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 xml:space="preserve">element </w:t>
      </w:r>
    </w:p>
    <w:p w14:paraId="4DDC5432" w14:textId="77777777"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14:paraId="1896F029" w14:textId="77777777" w:rsidR="008246D0" w:rsidRDefault="008246D0" w:rsidP="008246D0">
      <w:r>
        <w:lastRenderedPageBreak/>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r>
        <w:rPr>
          <w:rStyle w:val="CodeChar"/>
        </w:rPr>
        <w:t>gA</w:t>
      </w:r>
      <w:r w:rsidRPr="0065791B">
        <w:rPr>
          <w:rStyle w:val="CodeChar"/>
        </w:rPr>
        <w:t>L</w:t>
      </w:r>
      <w:r w:rsidRPr="0081140F">
        <w:t>.</w:t>
      </w:r>
    </w:p>
    <w:p w14:paraId="7188213E" w14:textId="77777777" w:rsidR="008246D0" w:rsidRDefault="00820575" w:rsidP="008246D0">
      <w:r>
        <w:rPr>
          <w:noProof/>
          <w:lang w:bidi="th-TH"/>
        </w:rPr>
        <mc:AlternateContent>
          <mc:Choice Requires="wpc">
            <w:drawing>
              <wp:inline distT="0" distB="0" distL="0" distR="0" wp14:anchorId="0D7C1254" wp14:editId="6BD7C7DA">
                <wp:extent cx="5934075" cy="4438651"/>
                <wp:effectExtent l="0" t="0" r="28575" b="19050"/>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1" name="Oval 101"/>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a:stCxn id="125" idx="2"/>
                          <a:endCxn id="449"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5" name="Text Box 125"/>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86C59F" w14:textId="77777777" w:rsidR="00E55214" w:rsidRDefault="00E55214" w:rsidP="0082057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8"/>
                        <wps:cNvCnPr>
                          <a:stCxn id="446" idx="2"/>
                          <a:endCxn id="450" idx="0"/>
                        </wps:cNvCnPr>
                        <wps:spPr>
                          <a:xfrm>
                            <a:off x="1545679" y="2888263"/>
                            <a:ext cx="4107" cy="20759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3" name="Straight Arrow Connector 443"/>
                        <wps:cNvCnPr>
                          <a:stCxn id="101" idx="4"/>
                          <a:endCxn id="125"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4" name="Straight Arrow Connector 128"/>
                        <wps:cNvCnPr>
                          <a:stCxn id="450" idx="3"/>
                          <a:endCxn id="447" idx="1"/>
                        </wps:cNvCnPr>
                        <wps:spPr>
                          <a:xfrm flipV="1">
                            <a:off x="2714625" y="555139"/>
                            <a:ext cx="652473" cy="275400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5" name="Straight Arrow Connector 445"/>
                        <wps:cNvCnPr>
                          <a:stCxn id="449" idx="2"/>
                          <a:endCxn id="464"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6" name="Text Box 446"/>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EFB771" w14:textId="77777777" w:rsidR="00E55214" w:rsidRDefault="00E55214" w:rsidP="0082057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3367098" y="331049"/>
                            <a:ext cx="2300277" cy="448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71C091" w14:textId="77777777" w:rsidR="00E55214" w:rsidRDefault="00E55214" w:rsidP="00820575">
                              <w:pPr>
                                <w:pStyle w:val="Code"/>
                                <w:spacing w:line="168" w:lineRule="auto"/>
                                <w:jc w:val="center"/>
                              </w:pPr>
                              <w:r>
                                <w:t xml:space="preserve">Get all Agency_List_Value records belonging to gAL. Put them in the gALVs[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4242ED" w14:textId="77777777" w:rsidR="00E55214" w:rsidRDefault="00E55214" w:rsidP="00820575">
                              <w:pPr>
                                <w:pStyle w:val="Code"/>
                                <w:spacing w:line="168" w:lineRule="auto"/>
                                <w:jc w:val="center"/>
                              </w:pPr>
                              <w:r>
                                <w:t>For each gALVs[i]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9229DD" w14:textId="77777777" w:rsidR="00E55214" w:rsidRDefault="00E55214"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Text Box 450"/>
                        <wps:cNvSpPr txBox="1"/>
                        <wps:spPr>
                          <a:xfrm>
                            <a:off x="384946" y="3095861"/>
                            <a:ext cx="2329679" cy="42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E64BFE" w14:textId="77777777" w:rsidR="00E55214" w:rsidRDefault="00E55214" w:rsidP="00DB68D7">
                              <w:pPr>
                                <w:pStyle w:val="Code"/>
                                <w:spacing w:line="168" w:lineRule="auto"/>
                                <w:jc w:val="center"/>
                              </w:pPr>
                              <w:r>
                                <w:t>Add a DOM Attribute node, with node name = “base”. Set the node value to “xsd:token”.</w:t>
                              </w:r>
                            </w:p>
                            <w:p w14:paraId="30FE0C91" w14:textId="77777777" w:rsidR="00E55214" w:rsidRDefault="00E55214" w:rsidP="00820575">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94A54E" w14:textId="77777777" w:rsidR="00E55214" w:rsidRDefault="00E55214" w:rsidP="00820575">
                              <w:pPr>
                                <w:pStyle w:val="Code"/>
                                <w:spacing w:line="168" w:lineRule="auto"/>
                                <w:jc w:val="center"/>
                              </w:pPr>
                              <w:r>
                                <w:t>Create an xsd:enumeration DOM Element node and its child ‘value’DOM Attribute node. Set the Attribute node value to gALVs[i].value.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Straight Arrow Connector 128"/>
                        <wps:cNvCnPr>
                          <a:stCxn id="447" idx="2"/>
                          <a:endCxn id="448" idx="0"/>
                        </wps:cNvCnPr>
                        <wps:spPr>
                          <a:xfrm>
                            <a:off x="4517237" y="779228"/>
                            <a:ext cx="2425" cy="427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3" name="Straight Arrow Connector 128"/>
                        <wps:cNvCnPr>
                          <a:stCxn id="448" idx="2"/>
                          <a:endCxn id="451"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54" name="Group 454"/>
                        <wpg:cNvGrpSpPr/>
                        <wpg:grpSpPr>
                          <a:xfrm>
                            <a:off x="3845292" y="2838497"/>
                            <a:ext cx="1360170" cy="382905"/>
                            <a:chOff x="0" y="0"/>
                            <a:chExt cx="1360544" cy="383214"/>
                          </a:xfrm>
                        </wpg:grpSpPr>
                        <wps:wsp>
                          <wps:cNvPr id="455" name="Diamond 455"/>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1E02C9" w14:textId="77777777" w:rsidR="00E55214" w:rsidRDefault="00E55214"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3BA14E" w14:textId="77777777" w:rsidR="00E55214" w:rsidRDefault="00E55214" w:rsidP="00820575">
                                <w:pPr>
                                  <w:pStyle w:val="NormalWeb"/>
                                  <w:overflowPunct w:val="0"/>
                                  <w:spacing w:before="0" w:beforeAutospacing="0" w:after="0" w:afterAutospacing="0"/>
                                  <w:jc w:val="center"/>
                                </w:pPr>
                                <w:r>
                                  <w:rPr>
                                    <w:rFonts w:ascii="Cordia New" w:eastAsia="Times New Roman" w:hAnsi="Cordia New" w:cs="Cordia New"/>
                                  </w:rPr>
                                  <w:t>More gALVs[i]?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57" name="Straight Arrow Connector 128"/>
                        <wps:cNvCnPr>
                          <a:stCxn id="451" idx="2"/>
                          <a:endCxn id="455" idx="0"/>
                        </wps:cNvCnPr>
                        <wps:spPr>
                          <a:xfrm>
                            <a:off x="4518172" y="2372983"/>
                            <a:ext cx="7205" cy="4655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8" name="Oval 458"/>
                        <wps:cNvSpPr/>
                        <wps:spPr>
                          <a:xfrm>
                            <a:off x="4466250" y="388522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128"/>
                        <wps:cNvCnPr>
                          <a:stCxn id="455" idx="2"/>
                          <a:endCxn id="458" idx="0"/>
                        </wps:cNvCnPr>
                        <wps:spPr>
                          <a:xfrm>
                            <a:off x="4525377" y="3221402"/>
                            <a:ext cx="6596" cy="663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0" name="Straight Arrow Connector 128"/>
                        <wps:cNvCnPr>
                          <a:stCxn id="455" idx="1"/>
                          <a:endCxn id="448" idx="1"/>
                        </wps:cNvCnPr>
                        <wps:spPr>
                          <a:xfrm rot="10800000" flipH="1">
                            <a:off x="3845292" y="1328086"/>
                            <a:ext cx="45720" cy="1701865"/>
                          </a:xfrm>
                          <a:prstGeom prst="bentConnector3">
                            <a:avLst>
                              <a:gd name="adj1" fmla="val -12708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1" name="Text Box 461"/>
                        <wps:cNvSpPr txBox="1"/>
                        <wps:spPr>
                          <a:xfrm>
                            <a:off x="3891012" y="4068618"/>
                            <a:ext cx="1257300" cy="24194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AAF6074" w14:textId="77777777" w:rsidR="00E55214" w:rsidRDefault="00E55214" w:rsidP="0082057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3840578" y="272559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A25EF7" w14:textId="77777777" w:rsidR="00E55214" w:rsidRDefault="00E55214" w:rsidP="0082057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4466250" y="3344278"/>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EAB98" w14:textId="77777777" w:rsidR="00E55214" w:rsidRDefault="00E55214" w:rsidP="0082057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DD4854" w14:textId="77777777" w:rsidR="00E55214" w:rsidRDefault="00E55214"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Straight Arrow Connector 128"/>
                        <wps:cNvCnPr>
                          <a:stCxn id="464" idx="2"/>
                          <a:endCxn id="446"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0D7C1254" id="Canvas 466" o:spid="_x0000_s1492" editas="canvas" style="width:467.25pt;height:349.5pt;mso-position-horizontal-relative:char;mso-position-vertical-relative:line" coordsize="59340,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">
                <v:shape id="_x0000_s1493" type="#_x0000_t75" style="position:absolute;width:59340;height:44386;visibility:visible;mso-wrap-style:square" stroked="t" strokecolor="black [3213]">
                  <v:fill o:detectmouseclick="t"/>
                  <v:path o:connecttype="none"/>
                </v:shape>
                <v:oval id="Oval 101" o:spid="_x0000_s1494" style="position:absolute;left:14763;top:59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" fillcolor="white [3201]" strokeweight=".5pt"/>
                <v:shape id="Straight Arrow Connector 104" o:spid="_x0000_s1495" type="#_x0000_t32" style="position:absolute;left:15445;top:8523;width:52;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" filled="t" fillcolor="white [3201]" strokeweight=".5pt">
                  <v:stroke endarrow="open"/>
                </v:shape>
                <v:shape id="Text Box 125" o:spid="_x0000_s1496" type="#_x0000_t202" style="position:absolute;left:5782;top:3242;width:19326;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XCpwAAAANwAAAAPAAAAZHJzL2Rvd25yZXYueG1sRE9NawIx&#10;EL0X+h/CFLzVbAVl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RMVwqcAAAADcAAAADwAAAAAA&#10;AAAAAAAAAAAHAgAAZHJzL2Rvd25yZXYueG1sUEsFBgAAAAADAAMAtwAAAPQCAAAAAA==&#10;" fillcolor="white [3201]" strokeweight=".5pt">
                  <v:textbox>
                    <w:txbxContent>
                      <w:p w14:paraId="7D86C59F" w14:textId="77777777" w:rsidR="00E55214" w:rsidRDefault="00E55214" w:rsidP="00820575">
                        <w:pPr>
                          <w:pStyle w:val="Code"/>
                          <w:spacing w:line="168" w:lineRule="auto"/>
                          <w:jc w:val="center"/>
                        </w:pPr>
                        <w:r>
                          <w:t>Create a DOM Element node, stNode, representing the xsd:simpleType, as a child of the gSchemaNode.</w:t>
                        </w:r>
                      </w:p>
                    </w:txbxContent>
                  </v:textbox>
                </v:shape>
                <v:shape id="Straight Arrow Connector 128" o:spid="_x0000_s1497" type="#_x0000_t32" style="position:absolute;left:15456;top:28882;width:41;height:2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" filled="t" fillcolor="white [3201]" strokeweight=".5pt">
                  <v:stroke endarrow="open"/>
                </v:shape>
                <v:shape id="Straight Arrow Connector 443" o:spid="_x0000_s1498" type="#_x0000_t32" style="position:absolute;left:15423;top:1912;width:22;height: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" filled="t" fillcolor="white [3201]" strokeweight=".5pt">
                  <v:stroke endarrow="open"/>
                </v:shape>
                <v:shape id="Straight Arrow Connector 128" o:spid="_x0000_s1499" type="#_x0000_t34" style="position:absolute;left:27146;top:5551;width:6524;height:2754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" filled="t" fillcolor="white [3201]" strokeweight=".5pt">
                  <v:stroke endarrow="open"/>
                </v:shape>
                <v:shape id="Straight Arrow Connector 445" o:spid="_x0000_s1500" type="#_x0000_t32" style="position:absolute;left:15441;top:15107;width:56;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" filled="t" fillcolor="white [3201]" strokeweight=".5pt">
                  <v:stroke endarrow="open"/>
                </v:shape>
                <v:shape id="Text Box 446" o:spid="_x0000_s1501" type="#_x0000_t202" style="position:absolute;left:3576;top:24614;width:2376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" fillcolor="white [3201]" strokeweight=".5pt">
                  <v:textbox>
                    <w:txbxContent>
                      <w:p w14:paraId="76EFB771" w14:textId="77777777" w:rsidR="00E55214" w:rsidRDefault="00E55214" w:rsidP="00820575">
                        <w:pPr>
                          <w:pStyle w:val="Code"/>
                          <w:spacing w:line="168" w:lineRule="auto"/>
                          <w:jc w:val="center"/>
                        </w:pPr>
                        <w:r>
                          <w:t>Add a DOM Element node, rtNode, representing the xsd:restriction, as a child of the stNode</w:t>
                        </w:r>
                      </w:p>
                    </w:txbxContent>
                  </v:textbox>
                </v:shape>
                <v:shape id="Text Box 447" o:spid="_x0000_s1502" type="#_x0000_t202" style="position:absolute;left:33670;top:3310;width:23003;height:4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" fillcolor="white [3201]" strokeweight=".5pt">
                  <v:textbox>
                    <w:txbxContent>
                      <w:p w14:paraId="4A71C091" w14:textId="77777777" w:rsidR="00E55214" w:rsidRDefault="00E55214" w:rsidP="00820575">
                        <w:pPr>
                          <w:pStyle w:val="Code"/>
                          <w:spacing w:line="168" w:lineRule="auto"/>
                          <w:jc w:val="center"/>
                        </w:pPr>
                        <w:r>
                          <w:t xml:space="preserve">Get all Agency_List_Value records belonging to gAL. Put them in the gALVs[ ]. </w:t>
                        </w:r>
                      </w:p>
                    </w:txbxContent>
                  </v:textbox>
                </v:shape>
                <v:shape id="Text Box 448" o:spid="_x0000_s1503" type="#_x0000_t202" style="position:absolute;left:38910;top:12071;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" fillcolor="white [3201]" strokeweight=".5pt">
                  <v:textbox>
                    <w:txbxContent>
                      <w:p w14:paraId="464242ED" w14:textId="77777777" w:rsidR="00E55214" w:rsidRDefault="00E55214" w:rsidP="00820575">
                        <w:pPr>
                          <w:pStyle w:val="Code"/>
                          <w:spacing w:line="168" w:lineRule="auto"/>
                          <w:jc w:val="center"/>
                        </w:pPr>
                        <w:r>
                          <w:t>For each gALVs[i]</w:t>
                        </w:r>
                      </w:p>
                    </w:txbxContent>
                  </v:textbox>
                </v:shape>
                <v:shape id="Text Box 449" o:spid="_x0000_s1504" type="#_x0000_t202" style="position:absolute;left:4406;top:10001;width:22183;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7E9229DD" w14:textId="77777777" w:rsidR="00E55214" w:rsidRDefault="00E55214"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50" o:spid="_x0000_s1505" type="#_x0000_t202" style="position:absolute;left:3849;top:30958;width:23297;height:4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" fillcolor="white [3201]" strokeweight=".5pt">
                  <v:textbox>
                    <w:txbxContent>
                      <w:p w14:paraId="2FE64BFE" w14:textId="77777777" w:rsidR="00E55214" w:rsidRDefault="00E55214" w:rsidP="00DB68D7">
                        <w:pPr>
                          <w:pStyle w:val="Code"/>
                          <w:spacing w:line="168" w:lineRule="auto"/>
                          <w:jc w:val="center"/>
                        </w:pPr>
                        <w:r>
                          <w:t>Add a DOM Attribute node, with node name = “base”. Set the node value to “xsd:token”.</w:t>
                        </w:r>
                      </w:p>
                      <w:p w14:paraId="30FE0C91" w14:textId="77777777" w:rsidR="00E55214" w:rsidRDefault="00E55214" w:rsidP="00820575">
                        <w:pPr>
                          <w:pStyle w:val="Code"/>
                          <w:spacing w:line="168" w:lineRule="auto"/>
                          <w:jc w:val="center"/>
                        </w:pPr>
                      </w:p>
                    </w:txbxContent>
                  </v:textbox>
                </v:shape>
                <v:shape id="Text Box 451" o:spid="_x0000_s1506" type="#_x0000_t202" style="position:absolute;left:33680;top:18398;width:23003;height:5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" fillcolor="white [3201]" strokeweight=".5pt">
                  <v:textbox>
                    <w:txbxContent>
                      <w:p w14:paraId="1094A54E" w14:textId="77777777" w:rsidR="00E55214" w:rsidRDefault="00E55214" w:rsidP="00820575">
                        <w:pPr>
                          <w:pStyle w:val="Code"/>
                          <w:spacing w:line="168" w:lineRule="auto"/>
                          <w:jc w:val="center"/>
                        </w:pPr>
                        <w:r>
                          <w:t>Create an xsd:enumeration DOM Element node and its child ‘value’DOM Attribute node. Set the Attribute node value to gALVs[i].value.</w:t>
                        </w:r>
                      </w:p>
                    </w:txbxContent>
                  </v:textbox>
                </v:shape>
                <v:shape id="Straight Arrow Connector 128" o:spid="_x0000_s1507" type="#_x0000_t32" style="position:absolute;left:45172;top:7792;width:24;height:42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" filled="t" fillcolor="white [3201]" strokeweight=".5pt">
                  <v:stroke endarrow="open"/>
                </v:shape>
                <v:shape id="Straight Arrow Connector 128" o:spid="_x0000_s1508" type="#_x0000_t32" style="position:absolute;left:45181;top:14490;width:15;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" filled="t" fillcolor="white [3201]" strokeweight=".5pt">
                  <v:stroke endarrow="open"/>
                </v:shape>
                <v:group id="Group 454" o:spid="_x0000_s1509" style="position:absolute;left:38452;top:28384;width:13602;height:3830"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shape id="Diamond 455" o:spid="_x0000_s1510" type="#_x0000_t4" style="position:absolute;width:13605;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" fillcolor="white [3201]" strokeweight=".25pt">
                    <v:textbox inset="0,0,0,0">
                      <w:txbxContent>
                        <w:p w14:paraId="6F1E02C9" w14:textId="77777777" w:rsidR="00E55214" w:rsidRDefault="00E55214"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511" type="#_x0000_t202" style="position:absolute;left:2542;top:3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14:paraId="403BA14E" w14:textId="77777777" w:rsidR="00E55214" w:rsidRDefault="00E55214" w:rsidP="00820575">
                          <w:pPr>
                            <w:pStyle w:val="NormalWeb"/>
                            <w:overflowPunct w:val="0"/>
                            <w:spacing w:before="0" w:beforeAutospacing="0" w:after="0" w:afterAutospacing="0"/>
                            <w:jc w:val="center"/>
                          </w:pPr>
                          <w:r>
                            <w:rPr>
                              <w:rFonts w:ascii="Cordia New" w:eastAsia="Times New Roman" w:hAnsi="Cordia New" w:cs="Cordia New"/>
                            </w:rPr>
                            <w:t>More gALVs[i]?</w:t>
                          </w:r>
                        </w:p>
                      </w:txbxContent>
                    </v:textbox>
                  </v:shape>
                </v:group>
                <v:shape id="Straight Arrow Connector 128" o:spid="_x0000_s1512" type="#_x0000_t32" style="position:absolute;left:45181;top:23729;width:72;height:46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" filled="t" fillcolor="white [3201]" strokeweight=".5pt">
                  <v:stroke endarrow="open"/>
                </v:shape>
                <v:oval id="Oval 458" o:spid="_x0000_s1513" style="position:absolute;left:44662;top:38852;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" fillcolor="black [3213]" strokeweight=".5pt"/>
                <v:shape id="Straight Arrow Connector 128" o:spid="_x0000_s1514" type="#_x0000_t32" style="position:absolute;left:45253;top:32214;width:66;height:6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" filled="t" fillcolor="white [3201]" strokeweight=".5pt">
                  <v:stroke endarrow="open"/>
                </v:shape>
                <v:shape id="Straight Arrow Connector 128" o:spid="_x0000_s1515" type="#_x0000_t34" style="position:absolute;left:38452;top:13280;width:458;height:17019;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" adj="-274500" filled="t" fillcolor="white [3201]" strokeweight=".5pt">
                  <v:stroke endarrow="open"/>
                </v:shape>
                <v:shape id="Text Box 461" o:spid="_x0000_s1516" type="#_x0000_t202" style="position:absolute;left:38910;top:40686;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" filled="f" strokecolor="white [3212]" strokeweight=".5pt">
                  <v:textbox>
                    <w:txbxContent>
                      <w:p w14:paraId="2AAF6074" w14:textId="77777777" w:rsidR="00E55214" w:rsidRDefault="00E55214" w:rsidP="00820575">
                        <w:pPr>
                          <w:pStyle w:val="Code"/>
                          <w:spacing w:line="168" w:lineRule="auto"/>
                          <w:jc w:val="center"/>
                        </w:pPr>
                        <w:r>
                          <w:t>Return StNode</w:t>
                        </w:r>
                      </w:p>
                    </w:txbxContent>
                  </v:textbox>
                </v:shape>
                <v:shape id="Text Box 462" o:spid="_x0000_s1517" type="#_x0000_t202" style="position:absolute;left:38405;top:27255;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3fLxwAAANwAAAAPAAAAZHJzL2Rvd25yZXYueG1sRI/NasMw&#10;EITvgb6D2EJuiVzT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Ea7d8vHAAAA3AAA&#10;AA8AAAAAAAAAAAAAAAAABwIAAGRycy9kb3ducmV2LnhtbFBLBQYAAAAAAwADALcAAAD7AgAAAAA=&#10;" filled="f" stroked="f" strokeweight=".5pt">
                  <v:textbox>
                    <w:txbxContent>
                      <w:p w14:paraId="0CA25EF7" w14:textId="77777777" w:rsidR="00E55214" w:rsidRDefault="00E55214" w:rsidP="00820575">
                        <w:pPr>
                          <w:pStyle w:val="Code"/>
                          <w:spacing w:line="168" w:lineRule="auto"/>
                          <w:jc w:val="center"/>
                        </w:pPr>
                        <w:r>
                          <w:t>Y</w:t>
                        </w:r>
                      </w:p>
                    </w:txbxContent>
                  </v:textbox>
                </v:shape>
                <v:shape id="Text Box 463" o:spid="_x0000_s1518" type="#_x0000_t202" style="position:absolute;left:44662;top:33442;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" filled="f" stroked="f" strokeweight=".5pt">
                  <v:textbox>
                    <w:txbxContent>
                      <w:p w14:paraId="4CFEAB98" w14:textId="77777777" w:rsidR="00E55214" w:rsidRDefault="00E55214" w:rsidP="00820575">
                        <w:pPr>
                          <w:pStyle w:val="Code"/>
                          <w:spacing w:line="168" w:lineRule="auto"/>
                          <w:jc w:val="center"/>
                        </w:pPr>
                        <w:r>
                          <w:t>N</w:t>
                        </w:r>
                      </w:p>
                    </w:txbxContent>
                  </v:textbox>
                </v:shape>
                <v:shape id="Text Box 464" o:spid="_x0000_s1519" type="#_x0000_t202" style="position:absolute;left:4962;top:17016;width:20959;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" fillcolor="white [3201]" strokeweight=".5pt">
                  <v:textbox>
                    <w:txbxContent>
                      <w:p w14:paraId="4EDD4854" w14:textId="77777777" w:rsidR="00E55214" w:rsidRDefault="00E55214"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520" type="#_x0000_t32" style="position:absolute;left:15441;top:22343;width:15;height:2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" filled="t" fillcolor="white [3201]" strokeweight=".5pt">
                  <v:stroke endarrow="open"/>
                </v:shape>
                <w10:anchorlock/>
              </v:group>
            </w:pict>
          </mc:Fallback>
        </mc:AlternateContent>
      </w:r>
    </w:p>
    <w:p w14:paraId="0E704B40" w14:textId="77777777" w:rsidR="003E1735" w:rsidRDefault="003E1735" w:rsidP="008246D0"/>
    <w:p w14:paraId="05039651" w14:textId="77777777" w:rsidR="003E1735" w:rsidRDefault="003E1735" w:rsidP="008F2EBB">
      <w:pPr>
        <w:pStyle w:val="ListParagraph"/>
        <w:numPr>
          <w:ilvl w:val="0"/>
          <w:numId w:val="16"/>
        </w:numPr>
      </w:pPr>
      <w:r>
        <w:t xml:space="preserve">Set its value to </w:t>
      </w:r>
      <w:r w:rsidRPr="003E1735">
        <w:rPr>
          <w:rStyle w:val="CodeChar"/>
        </w:rPr>
        <w:t>GetAgencyListTypeName(gAL)</w:t>
      </w:r>
      <w:r>
        <w:t>.</w:t>
      </w:r>
    </w:p>
    <w:p w14:paraId="75AA6083" w14:textId="77777777" w:rsidR="003E1735" w:rsidRDefault="003E1735" w:rsidP="008F2EBB">
      <w:pPr>
        <w:pStyle w:val="ListParagraph"/>
        <w:numPr>
          <w:ilvl w:val="0"/>
          <w:numId w:val="16"/>
        </w:numPr>
      </w:pPr>
      <w:r>
        <w:t xml:space="preserve">Set its value to </w:t>
      </w:r>
      <w:r w:rsidRPr="003E1735">
        <w:rPr>
          <w:rStyle w:val="CodeChar"/>
        </w:rPr>
        <w:t>gAL.</w:t>
      </w:r>
      <w:r w:rsidR="00BF35FF">
        <w:rPr>
          <w:rStyle w:val="CodeChar"/>
        </w:rPr>
        <w:t>guid</w:t>
      </w:r>
      <w:r>
        <w:t>.</w:t>
      </w:r>
    </w:p>
    <w:p w14:paraId="24457F8C" w14:textId="77777777" w:rsidR="000B1331" w:rsidRDefault="000B1331" w:rsidP="00EF6FC8">
      <w:pPr>
        <w:pStyle w:val="Heading2"/>
      </w:pPr>
      <w:bookmarkStart w:id="1113" w:name="_Ref434246414"/>
      <w:bookmarkStart w:id="1114" w:name="_Toc442109033"/>
      <w:r>
        <w:t>Namespace Management</w:t>
      </w:r>
      <w:bookmarkEnd w:id="1113"/>
      <w:bookmarkEnd w:id="1114"/>
    </w:p>
    <w:p w14:paraId="193ADE60" w14:textId="77777777" w:rsidR="004B261C" w:rsidRPr="004B261C" w:rsidRDefault="001816F4" w:rsidP="004B261C">
      <w:r>
        <w:t xml:space="preserve">A UI should be available for the user to Create and Update a Namespace. </w:t>
      </w:r>
      <w:r w:rsidR="00F14DB5">
        <w:t xml:space="preserve">A namespace can only be deleted when there is no reference. Only the user who is the owner as indcated by the Owner_User_ID column can update or delete the namespace. The user who created the record is the first owner. The owner can assign another user as an owner. Hence, there must be another functionality for the owner to assign a new owner. Changes to the namespace are not tracked with history records. </w:t>
      </w:r>
      <w:r w:rsidR="002737BB">
        <w:t xml:space="preserve">The WHO columns must be properly updated as the record gets created and updated. </w:t>
      </w:r>
      <w:r w:rsidR="00F14DB5">
        <w:t xml:space="preserve">There is no other specific logic to namespace management functionalities. </w:t>
      </w:r>
    </w:p>
    <w:p w14:paraId="0271CB6A" w14:textId="77777777" w:rsidR="00EF6FC8" w:rsidRDefault="00EF6FC8" w:rsidP="00EF6FC8">
      <w:pPr>
        <w:pStyle w:val="Heading2"/>
      </w:pPr>
      <w:bookmarkStart w:id="1115" w:name="_Ref434482614"/>
      <w:bookmarkStart w:id="1116" w:name="_Toc442109034"/>
      <w:r>
        <w:t>Manage CCs and DTs</w:t>
      </w:r>
      <w:bookmarkEnd w:id="1115"/>
      <w:bookmarkEnd w:id="1116"/>
    </w:p>
    <w:p w14:paraId="6295605F" w14:textId="77777777" w:rsidR="00082390" w:rsidRPr="00082390" w:rsidRDefault="00082390" w:rsidP="00082390">
      <w:r>
        <w:t xml:space="preserve">Note: See specifics for management of User Extension Group ACC in </w:t>
      </w:r>
      <w:r>
        <w:fldChar w:fldCharType="begin"/>
      </w:r>
      <w:r>
        <w:instrText xml:space="preserve"> REF _Ref436631127 \r \h </w:instrText>
      </w:r>
      <w:r>
        <w:fldChar w:fldCharType="separate"/>
      </w:r>
      <w:r w:rsidR="0093447A">
        <w:t>3.3.9</w:t>
      </w:r>
      <w:r>
        <w:fldChar w:fldCharType="end"/>
      </w:r>
      <w:r>
        <w:t>.</w:t>
      </w:r>
    </w:p>
    <w:p w14:paraId="179F0591" w14:textId="77777777" w:rsidR="001C6FFA" w:rsidRDefault="001C6FFA" w:rsidP="00C475D2">
      <w:pPr>
        <w:pStyle w:val="Heading3"/>
      </w:pPr>
      <w:bookmarkStart w:id="1117" w:name="_Ref437064337"/>
      <w:bookmarkStart w:id="1118" w:name="_Toc442109035"/>
      <w:bookmarkStart w:id="1119" w:name="_Ref434410462"/>
      <w:r>
        <w:t>Architecture</w:t>
      </w:r>
      <w:r w:rsidR="005F6AE5">
        <w:t xml:space="preserve"> for managing revisions</w:t>
      </w:r>
      <w:bookmarkEnd w:id="1117"/>
      <w:bookmarkEnd w:id="1118"/>
    </w:p>
    <w:p w14:paraId="4AA5491E" w14:textId="77777777" w:rsidR="005F6AE5" w:rsidRDefault="005F6AE5" w:rsidP="005F6AE5">
      <w:pPr>
        <w:pStyle w:val="Heading4"/>
      </w:pPr>
      <w:bookmarkStart w:id="1120" w:name="_Toc442109036"/>
      <w:r>
        <w:t>Current and history records</w:t>
      </w:r>
      <w:bookmarkEnd w:id="1120"/>
    </w:p>
    <w:p w14:paraId="41F2DBA4" w14:textId="77777777" w:rsidR="001C6FFA" w:rsidRDefault="001C6FFA" w:rsidP="005F6AE5">
      <w:pPr>
        <w:spacing w:before="240"/>
      </w:pPr>
      <w:r>
        <w:t xml:space="preserve">Logically, CCs </w:t>
      </w:r>
      <w:r w:rsidR="00D60ED8">
        <w:t xml:space="preserve">revisions and releases </w:t>
      </w:r>
      <w:r>
        <w:t>are managed in two set</w:t>
      </w:r>
      <w:r w:rsidR="00B40BCE">
        <w:t>s</w:t>
      </w:r>
      <w:r>
        <w:t xml:space="preserve"> of records – current and history. This can be viewed as two sets of tables as shown in </w:t>
      </w:r>
      <w:r w:rsidR="004D1864">
        <w:fldChar w:fldCharType="begin"/>
      </w:r>
      <w:r w:rsidR="004D1864">
        <w:instrText xml:space="preserve"> REF _Ref434930893 \h </w:instrText>
      </w:r>
      <w:r w:rsidR="004D1864">
        <w:fldChar w:fldCharType="separate"/>
      </w:r>
      <w:r w:rsidR="0093447A">
        <w:t xml:space="preserve">Figure </w:t>
      </w:r>
      <w:r w:rsidR="0093447A">
        <w:rPr>
          <w:noProof/>
        </w:rPr>
        <w:t>12</w:t>
      </w:r>
      <w:r w:rsidR="004D1864">
        <w:fldChar w:fldCharType="end"/>
      </w:r>
      <w:r>
        <w:t xml:space="preserve"> below. However, both current and history records are implemented with </w:t>
      </w:r>
      <w:r>
        <w:lastRenderedPageBreak/>
        <w:t xml:space="preserve">only a single set of tables; and the current and history records are differentiated by the </w:t>
      </w:r>
      <w:r w:rsidR="00B37A2C">
        <w:rPr>
          <w:rStyle w:val="CodeChar"/>
        </w:rPr>
        <w:t>r</w:t>
      </w:r>
      <w:r w:rsidRPr="00E62AF2">
        <w:rPr>
          <w:rStyle w:val="CodeChar"/>
        </w:rPr>
        <w:t>evision_</w:t>
      </w:r>
      <w:r w:rsidR="00B37A2C">
        <w:rPr>
          <w:rStyle w:val="CodeChar"/>
        </w:rPr>
        <w:t>n</w:t>
      </w:r>
      <w:r w:rsidRPr="00E62AF2">
        <w:rPr>
          <w:rStyle w:val="CodeChar"/>
        </w:rPr>
        <w:t>um</w:t>
      </w:r>
      <w:r>
        <w:t xml:space="preserve"> column. The current record always have a </w:t>
      </w:r>
      <w:r w:rsidR="00B37A2C">
        <w:rPr>
          <w:rStyle w:val="CodeChar"/>
        </w:rPr>
        <w:t>r</w:t>
      </w:r>
      <w:r w:rsidRPr="00E62AF2">
        <w:rPr>
          <w:rStyle w:val="CodeChar"/>
        </w:rPr>
        <w:t>evision_</w:t>
      </w:r>
      <w:r w:rsidR="00B37A2C">
        <w:rPr>
          <w:rStyle w:val="CodeChar"/>
        </w:rPr>
        <w:t>n</w:t>
      </w:r>
      <w:r w:rsidRPr="00E62AF2">
        <w:rPr>
          <w:rStyle w:val="CodeChar"/>
        </w:rPr>
        <w:t>um</w:t>
      </w:r>
      <w:r>
        <w:t xml:space="preserve"> of </w:t>
      </w:r>
      <w:r w:rsidRPr="005F6AE5">
        <w:rPr>
          <w:rStyle w:val="CodeChar"/>
        </w:rPr>
        <w:t>0</w:t>
      </w:r>
      <w:r>
        <w:t xml:space="preserve">, while the history record has a </w:t>
      </w:r>
      <w:r w:rsidR="00B37A2C">
        <w:rPr>
          <w:rStyle w:val="CodeChar"/>
        </w:rPr>
        <w:t>revision_num</w:t>
      </w:r>
      <w:r>
        <w:t xml:space="preserve"> of </w:t>
      </w:r>
      <w:r w:rsidRPr="005F6AE5">
        <w:rPr>
          <w:rStyle w:val="CodeChar"/>
        </w:rPr>
        <w:t>1</w:t>
      </w:r>
      <w:r>
        <w:t xml:space="preserve"> or higher.</w:t>
      </w:r>
      <w:r w:rsidR="004D1864">
        <w:t xml:space="preserve"> The history record always points to its corresponding current </w:t>
      </w:r>
      <w:r w:rsidR="0022458D">
        <w:t xml:space="preserve">(master) </w:t>
      </w:r>
      <w:r w:rsidR="004D1864">
        <w:t>record.</w:t>
      </w:r>
      <w:r w:rsidR="009B1EB1">
        <w:t xml:space="preserve"> </w:t>
      </w:r>
    </w:p>
    <w:p w14:paraId="1CE0F0F5" w14:textId="77777777" w:rsidR="004D1864" w:rsidRDefault="004D1864" w:rsidP="005F6AE5">
      <w:pPr>
        <w:spacing w:before="240"/>
      </w:pPr>
      <w:r>
        <w:rPr>
          <w:noProof/>
          <w:lang w:bidi="th-TH"/>
        </w:rPr>
        <w:drawing>
          <wp:inline distT="0" distB="0" distL="0" distR="0" wp14:anchorId="501ADDE5" wp14:editId="31BF8304">
            <wp:extent cx="5907819" cy="1934593"/>
            <wp:effectExtent l="19050" t="19050" r="17145" b="2794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6230" cy="1934073"/>
                    </a:xfrm>
                    <a:prstGeom prst="rect">
                      <a:avLst/>
                    </a:prstGeom>
                    <a:noFill/>
                    <a:ln>
                      <a:solidFill>
                        <a:schemeClr val="tx1"/>
                      </a:solidFill>
                    </a:ln>
                  </pic:spPr>
                </pic:pic>
              </a:graphicData>
            </a:graphic>
          </wp:inline>
        </w:drawing>
      </w:r>
    </w:p>
    <w:p w14:paraId="7C889A54" w14:textId="77777777" w:rsidR="004D1864" w:rsidRDefault="004D1864" w:rsidP="004D1864">
      <w:pPr>
        <w:pStyle w:val="Caption"/>
      </w:pPr>
      <w:bookmarkStart w:id="1121" w:name="_Ref434930893"/>
      <w:r>
        <w:t xml:space="preserve">Figure </w:t>
      </w:r>
      <w:fldSimple w:instr=" SEQ Figure \* ARABIC ">
        <w:r w:rsidR="0093447A">
          <w:rPr>
            <w:noProof/>
          </w:rPr>
          <w:t>12</w:t>
        </w:r>
      </w:fldSimple>
      <w:bookmarkEnd w:id="1121"/>
      <w:r>
        <w:t xml:space="preserve">: Concepts of current and history records </w:t>
      </w:r>
    </w:p>
    <w:p w14:paraId="1F95729E" w14:textId="77777777" w:rsidR="005F6AE5" w:rsidRDefault="00F900A4" w:rsidP="005F6AE5">
      <w:pPr>
        <w:spacing w:before="240"/>
      </w:pPr>
      <w:r>
        <w:t>Every time</w:t>
      </w:r>
      <w:r w:rsidR="005F6AE5">
        <w:t xml:space="preserve"> there is a change to </w:t>
      </w:r>
      <w:r w:rsidR="00B40BCE">
        <w:t>a</w:t>
      </w:r>
      <w:r w:rsidR="005F6AE5">
        <w:t xml:space="preserve"> CC, a </w:t>
      </w:r>
      <w:r w:rsidR="00A6581A">
        <w:t xml:space="preserve"> new </w:t>
      </w:r>
      <w:r w:rsidR="005F6AE5">
        <w:t>history record</w:t>
      </w:r>
      <w:r w:rsidR="00A6581A">
        <w:t xml:space="preserve"> that is the same as the updated content</w:t>
      </w:r>
      <w:r w:rsidR="005F6AE5">
        <w:t xml:space="preserve"> is inserted. For a new revision,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rsidR="005F6AE5">
        <w:t xml:space="preserve"> is incremented from the latest revision.</w:t>
      </w:r>
      <w:r w:rsidR="00534CF1">
        <w:t xml:space="preserve"> </w:t>
      </w:r>
      <w:r w:rsidR="0022458D">
        <w:t>For every change during</w:t>
      </w:r>
      <w:r w:rsidR="00534CF1">
        <w:t xml:space="preserve"> the </w:t>
      </w:r>
      <w:r w:rsidR="0022458D">
        <w:t>revision</w:t>
      </w:r>
      <w:r w:rsidR="00534CF1">
        <w:t xml:space="preserve">, the history records are inserted with the same </w:t>
      </w:r>
      <w:r w:rsidR="00B37A2C">
        <w:rPr>
          <w:rStyle w:val="CodeChar"/>
        </w:rPr>
        <w:t>r</w:t>
      </w:r>
      <w:r w:rsidR="00534CF1" w:rsidRPr="00534CF1">
        <w:rPr>
          <w:rStyle w:val="CodeChar"/>
        </w:rPr>
        <w:t>evision_</w:t>
      </w:r>
      <w:r w:rsidR="00B37A2C">
        <w:rPr>
          <w:rStyle w:val="CodeChar"/>
        </w:rPr>
        <w:t>n</w:t>
      </w:r>
      <w:r w:rsidR="00534CF1" w:rsidRPr="00534CF1">
        <w:rPr>
          <w:rStyle w:val="CodeChar"/>
        </w:rPr>
        <w:t>um</w:t>
      </w:r>
      <w:r w:rsidR="00534CF1">
        <w:t xml:space="preserve"> but </w:t>
      </w:r>
      <w:r w:rsidR="00DD3203">
        <w:t>the next</w:t>
      </w:r>
      <w:r w:rsidR="00534CF1">
        <w:t xml:space="preserve"> </w:t>
      </w:r>
      <w:r w:rsidR="00B37A2C">
        <w:rPr>
          <w:rStyle w:val="CodeChar"/>
        </w:rPr>
        <w:t>r</w:t>
      </w:r>
      <w:r w:rsidR="00534CF1" w:rsidRPr="00534CF1">
        <w:rPr>
          <w:rStyle w:val="CodeChar"/>
        </w:rPr>
        <w:t>evision_</w:t>
      </w:r>
      <w:r w:rsidR="00B37A2C">
        <w:rPr>
          <w:rStyle w:val="CodeChar"/>
        </w:rPr>
        <w:t>t</w:t>
      </w:r>
      <w:r w:rsidR="00534CF1" w:rsidRPr="00534CF1">
        <w:rPr>
          <w:rStyle w:val="CodeChar"/>
        </w:rPr>
        <w:t>racking_</w:t>
      </w:r>
      <w:r w:rsidR="00B37A2C">
        <w:rPr>
          <w:rStyle w:val="CodeChar"/>
        </w:rPr>
        <w:t>n</w:t>
      </w:r>
      <w:r w:rsidR="00534CF1" w:rsidRPr="00534CF1">
        <w:rPr>
          <w:rStyle w:val="CodeChar"/>
        </w:rPr>
        <w:t>um</w:t>
      </w:r>
      <w:r w:rsidR="00534CF1">
        <w:t>.</w:t>
      </w:r>
      <w:r w:rsidR="0022458D">
        <w:t xml:space="preserve"> The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22458D">
        <w:t xml:space="preserve"> support</w:t>
      </w:r>
      <w:r w:rsidR="00ED5AF6">
        <w:t>s</w:t>
      </w:r>
      <w:r w:rsidR="0022458D">
        <w:t xml:space="preserve"> a m</w:t>
      </w:r>
      <w:r w:rsidR="00A6581A">
        <w:t>e</w:t>
      </w:r>
      <w:r w:rsidR="0022458D">
        <w:t>ch</w:t>
      </w:r>
      <w:r w:rsidR="00A6581A">
        <w:t>a</w:t>
      </w:r>
      <w:r w:rsidR="0022458D">
        <w:t>n</w:t>
      </w:r>
      <w:r w:rsidR="00A6581A">
        <w:t>i</w:t>
      </w:r>
      <w:r w:rsidR="0022458D">
        <w:t>sm for the user to undo his/her changes.</w:t>
      </w:r>
      <w:r w:rsidR="00534CF1">
        <w:t xml:space="preserve"> CCs have </w:t>
      </w:r>
      <w:r w:rsidR="0022458D">
        <w:t xml:space="preserve">a </w:t>
      </w:r>
      <w:r w:rsidR="00534CF1">
        <w:t xml:space="preserve">state </w:t>
      </w:r>
      <w:r w:rsidR="0022458D">
        <w:t>which can be</w:t>
      </w:r>
      <w:r w:rsidR="00534CF1">
        <w:t xml:space="preserve"> Editing, Candidate,</w:t>
      </w:r>
      <w:r w:rsidR="00924F5B">
        <w:t xml:space="preserve"> or</w:t>
      </w:r>
      <w:r w:rsidR="00534CF1">
        <w:t xml:space="preserve"> Published. Once a revision of a CC is published, the history record whose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534CF1">
        <w:t xml:space="preserve"> is </w:t>
      </w:r>
      <w:r w:rsidR="00534CF1" w:rsidRPr="004D1864">
        <w:rPr>
          <w:rStyle w:val="CodeChar"/>
        </w:rPr>
        <w:t>1</w:t>
      </w:r>
      <w:r w:rsidR="00534CF1">
        <w:t xml:space="preserve"> or more is deleted except the highest (latest) one to reflect the final picture of the CC’s revision.</w:t>
      </w:r>
      <w:r w:rsidR="008B066F">
        <w:t xml:space="preserve"> </w:t>
      </w:r>
    </w:p>
    <w:p w14:paraId="435AD2AB" w14:textId="77777777" w:rsidR="00D60ED8" w:rsidRDefault="00D60ED8" w:rsidP="005F6AE5">
      <w:pPr>
        <w:spacing w:before="240"/>
      </w:pPr>
      <w:r>
        <w:t xml:space="preserve">The history record also has a </w:t>
      </w:r>
      <w:r w:rsidR="00B37A2C">
        <w:rPr>
          <w:rStyle w:val="CodeChar"/>
        </w:rPr>
        <w:t>revision_a</w:t>
      </w:r>
      <w:r w:rsidRPr="00D60ED8">
        <w:rPr>
          <w:rStyle w:val="CodeChar"/>
        </w:rPr>
        <w:t>ction</w:t>
      </w:r>
      <w:r>
        <w:t xml:space="preserve"> column, which indicates the database transaction that has happened to the current record. The value can semantically means insert, update, and delete. The purpose of this column is two-fold. First, it supports undoing changes during the revision. The other is to support the release of the CC content. This is particularly important when the action is ‘delete’. When an association is deleted, it is no longer present in the current record. Therefore, the history record indicates that the association </w:t>
      </w:r>
      <w:r w:rsidR="002B2A8A">
        <w:t>no longer exist in releases after the deletion has occurred (</w:t>
      </w:r>
      <w:r>
        <w:t>this work</w:t>
      </w:r>
      <w:r w:rsidR="002B2A8A">
        <w:t>s</w:t>
      </w:r>
      <w:r>
        <w:t xml:space="preserve"> in conjunction with the </w:t>
      </w:r>
      <w:r w:rsidR="00C71A36">
        <w:rPr>
          <w:rStyle w:val="CodeChar"/>
        </w:rPr>
        <w:t>release_id</w:t>
      </w:r>
      <w:r>
        <w:t xml:space="preserve"> column).</w:t>
      </w:r>
    </w:p>
    <w:p w14:paraId="0E50B79A" w14:textId="77777777" w:rsidR="0034329A" w:rsidRDefault="0034329A" w:rsidP="005F6AE5">
      <w:pPr>
        <w:spacing w:before="240"/>
      </w:pPr>
      <w:r>
        <w:t xml:space="preserve">CC tables have a </w:t>
      </w:r>
      <w:r w:rsidR="00C303AD">
        <w:t>common s</w:t>
      </w:r>
      <w:r>
        <w:t xml:space="preserve">et of columns, such as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t xml:space="preserve"> and others discussed above, to keep track of changes, revision, and release. See the data model for the definition of these columns and how they should be populated in general. Unless otherwise specifically </w:t>
      </w:r>
      <w:r w:rsidR="00DD3203">
        <w:t>indicated</w:t>
      </w:r>
      <w:r>
        <w:t xml:space="preserve"> in other subsections of section </w:t>
      </w:r>
      <w:r w:rsidR="00C303AD">
        <w:fldChar w:fldCharType="begin"/>
      </w:r>
      <w:r w:rsidR="00C303AD">
        <w:instrText xml:space="preserve"> REF _Ref434482614 \r \h </w:instrText>
      </w:r>
      <w:r w:rsidR="00C303AD">
        <w:fldChar w:fldCharType="separate"/>
      </w:r>
      <w:r w:rsidR="0093447A">
        <w:t>3.10</w:t>
      </w:r>
      <w:r w:rsidR="00C303AD">
        <w:fldChar w:fldCharType="end"/>
      </w:r>
      <w:r>
        <w:t xml:space="preserve">, explanations in the data model and in this </w:t>
      </w:r>
      <w:r w:rsidR="00C71A36">
        <w:fldChar w:fldCharType="begin"/>
      </w:r>
      <w:r w:rsidR="00C71A36">
        <w:instrText xml:space="preserve"> REF _Ref437064337 \r \h </w:instrText>
      </w:r>
      <w:r w:rsidR="00C71A36">
        <w:fldChar w:fldCharType="separate"/>
      </w:r>
      <w:r w:rsidR="0093447A">
        <w:t>3.10.1</w:t>
      </w:r>
      <w:r w:rsidR="00C71A36">
        <w:fldChar w:fldCharType="end"/>
      </w:r>
      <w:r>
        <w:t xml:space="preserve"> section shall be </w:t>
      </w:r>
      <w:r w:rsidR="00863BBB">
        <w:t>the guideline for populating these revision related columns.</w:t>
      </w:r>
    </w:p>
    <w:p w14:paraId="49A03B61" w14:textId="77777777" w:rsidR="00B225FF" w:rsidRDefault="00B225FF" w:rsidP="00B225FF">
      <w:pPr>
        <w:pStyle w:val="Heading4"/>
      </w:pPr>
      <w:bookmarkStart w:id="1122" w:name="_Toc442109037"/>
      <w:r>
        <w:t>Unit of control and concurrency management</w:t>
      </w:r>
      <w:bookmarkEnd w:id="1122"/>
    </w:p>
    <w:p w14:paraId="2312C711" w14:textId="77777777" w:rsidR="00B225FF" w:rsidRDefault="00B225FF" w:rsidP="00B225FF">
      <w:pPr>
        <w:spacing w:before="240"/>
      </w:pPr>
      <w:r>
        <w:t xml:space="preserve">Because CCs are typically interconnected, this section describes the method to manage the concurrency of accessing entities. </w:t>
      </w:r>
    </w:p>
    <w:p w14:paraId="226B8DF3" w14:textId="77777777" w:rsidR="00B225FF" w:rsidRDefault="00B225FF" w:rsidP="00B225FF">
      <w:pPr>
        <w:spacing w:before="240"/>
      </w:pPr>
      <w:r>
        <w:t>For concurrency control, units of control (or unit of check out) must be first defined. They are as follows:</w:t>
      </w:r>
    </w:p>
    <w:p w14:paraId="133174A7" w14:textId="77777777" w:rsidR="00B225FF" w:rsidRDefault="00B225FF" w:rsidP="00924F5B">
      <w:pPr>
        <w:pStyle w:val="ListParagraph"/>
        <w:numPr>
          <w:ilvl w:val="0"/>
          <w:numId w:val="25"/>
        </w:numPr>
        <w:spacing w:before="240"/>
      </w:pPr>
      <w:r>
        <w:t xml:space="preserve">ACC Unit of Control (UoC): ACC and its child ASCC and BCC are always checked out altogether. This means that their states shall be transitioned together. </w:t>
      </w:r>
    </w:p>
    <w:p w14:paraId="6B54E82F" w14:textId="77777777" w:rsidR="00B225FF" w:rsidRDefault="00B225FF" w:rsidP="00924F5B">
      <w:pPr>
        <w:pStyle w:val="ListParagraph"/>
        <w:numPr>
          <w:ilvl w:val="0"/>
          <w:numId w:val="25"/>
        </w:numPr>
        <w:spacing w:before="240"/>
      </w:pPr>
      <w:r>
        <w:t>ASCCP UoC: An ASCCP can be checked out independently.</w:t>
      </w:r>
    </w:p>
    <w:p w14:paraId="335C31C9" w14:textId="77777777" w:rsidR="00B225FF" w:rsidRDefault="00B225FF" w:rsidP="00924F5B">
      <w:pPr>
        <w:pStyle w:val="ListParagraph"/>
        <w:numPr>
          <w:ilvl w:val="0"/>
          <w:numId w:val="25"/>
        </w:numPr>
        <w:spacing w:before="240"/>
      </w:pPr>
      <w:r>
        <w:t>BCCP UoC: An BCCP can be checked out independently.</w:t>
      </w:r>
    </w:p>
    <w:p w14:paraId="72EEB645" w14:textId="77777777" w:rsidR="00B225FF" w:rsidRDefault="00B225FF" w:rsidP="00924F5B">
      <w:pPr>
        <w:pStyle w:val="ListParagraph"/>
        <w:numPr>
          <w:ilvl w:val="0"/>
          <w:numId w:val="25"/>
        </w:numPr>
        <w:spacing w:before="240"/>
      </w:pPr>
      <w:r>
        <w:t>BDT UoC: A BDT can be checked out independently.</w:t>
      </w:r>
    </w:p>
    <w:p w14:paraId="4AD3757E" w14:textId="77777777" w:rsidR="00B225FF" w:rsidRDefault="00B225FF" w:rsidP="00B225FF">
      <w:pPr>
        <w:spacing w:before="240"/>
      </w:pPr>
      <w:r>
        <w:lastRenderedPageBreak/>
        <w:t xml:space="preserve">Owners of all </w:t>
      </w:r>
      <w:r w:rsidR="00340439">
        <w:t>related</w:t>
      </w:r>
      <w:r>
        <w:t xml:space="preserve"> UoCs must be notified of a state change event associated with these UoCs</w:t>
      </w:r>
      <w:r w:rsidR="00340439">
        <w:t>, so that they can review and ensure consistency of changes</w:t>
      </w:r>
      <w:r>
        <w:t xml:space="preserve">. A mechanism may be created to filter events such that only the owners of UoCs that are directly and indirectly referring and referred to by the UoC generating the event are notified. </w:t>
      </w:r>
    </w:p>
    <w:p w14:paraId="2D4F4980" w14:textId="77777777" w:rsidR="00B225FF" w:rsidRDefault="00B225FF" w:rsidP="00B225FF">
      <w:pPr>
        <w:spacing w:before="240"/>
      </w:pPr>
      <w:r>
        <w:rPr>
          <w:noProof/>
          <w:lang w:bidi="th-TH"/>
        </w:rPr>
        <w:drawing>
          <wp:inline distT="0" distB="0" distL="0" distR="0" wp14:anchorId="1B120EB7" wp14:editId="1ECB494A">
            <wp:extent cx="6048841" cy="3045350"/>
            <wp:effectExtent l="19050" t="19050" r="9525" b="222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54560" cy="3048229"/>
                    </a:xfrm>
                    <a:prstGeom prst="rect">
                      <a:avLst/>
                    </a:prstGeom>
                    <a:noFill/>
                    <a:ln>
                      <a:solidFill>
                        <a:schemeClr val="tx1"/>
                      </a:solidFill>
                    </a:ln>
                  </pic:spPr>
                </pic:pic>
              </a:graphicData>
            </a:graphic>
          </wp:inline>
        </w:drawing>
      </w:r>
    </w:p>
    <w:p w14:paraId="55C38E76" w14:textId="77777777" w:rsidR="00B225FF" w:rsidRDefault="00B225FF" w:rsidP="00B225FF">
      <w:pPr>
        <w:pStyle w:val="Caption"/>
      </w:pPr>
      <w:bookmarkStart w:id="1123" w:name="_Ref435948773"/>
      <w:r>
        <w:t xml:space="preserve">Figure </w:t>
      </w:r>
      <w:fldSimple w:instr=" SEQ Figure \* ARABIC ">
        <w:r w:rsidR="0093447A">
          <w:rPr>
            <w:noProof/>
          </w:rPr>
          <w:t>13</w:t>
        </w:r>
      </w:fldSimple>
      <w:bookmarkEnd w:id="1123"/>
      <w:r>
        <w:t>: Example core components</w:t>
      </w:r>
    </w:p>
    <w:p w14:paraId="4A3D3256" w14:textId="77777777" w:rsidR="00B225FF" w:rsidRDefault="00B225FF" w:rsidP="00B225FF">
      <w:pPr>
        <w:spacing w:before="240"/>
      </w:pPr>
      <w:r>
        <w:t xml:space="preserve">Taking the core components in </w:t>
      </w:r>
      <w:r>
        <w:fldChar w:fldCharType="begin"/>
      </w:r>
      <w:r>
        <w:instrText xml:space="preserve"> REF _Ref435948773 \h </w:instrText>
      </w:r>
      <w:r>
        <w:fldChar w:fldCharType="separate"/>
      </w:r>
      <w:r w:rsidR="0093447A">
        <w:t xml:space="preserve">Figure </w:t>
      </w:r>
      <w:r w:rsidR="0093447A">
        <w:rPr>
          <w:noProof/>
        </w:rPr>
        <w:t>13</w:t>
      </w:r>
      <w:r>
        <w:fldChar w:fldCharType="end"/>
      </w:r>
      <w:r>
        <w:t xml:space="preserve"> as an example, let’s assume that the </w:t>
      </w:r>
      <w:r w:rsidRPr="00FD2D83">
        <w:rPr>
          <w:rStyle w:val="CodeChar"/>
        </w:rPr>
        <w:t>PartyScreenResponseType</w:t>
      </w:r>
      <w:r>
        <w:t xml:space="preserve"> ACC is first checked out into the Editing state by a user – U1. Then, another user, U2, checked out the </w:t>
      </w:r>
      <w:r w:rsidRPr="00FD2D83">
        <w:rPr>
          <w:rStyle w:val="CodeChar"/>
        </w:rPr>
        <w:t>CoordidateType</w:t>
      </w:r>
      <w:r>
        <w:t xml:space="preserve"> ACC into the Editing state. U1 shall be notified of that event.</w:t>
      </w:r>
    </w:p>
    <w:p w14:paraId="28C0F58B" w14:textId="77777777" w:rsidR="00B225FF" w:rsidRDefault="00B225FF" w:rsidP="00B225FF">
      <w:pPr>
        <w:spacing w:before="240"/>
      </w:pPr>
      <w:r>
        <w:t xml:space="preserve">Next, U1 transitioned the </w:t>
      </w:r>
      <w:r w:rsidRPr="00FD2D83">
        <w:rPr>
          <w:rStyle w:val="CodeChar"/>
        </w:rPr>
        <w:t>PartyScreenResponseType</w:t>
      </w:r>
      <w:r>
        <w:t xml:space="preserve"> ACC into the Candidate state. U2 shall be notified of that event. U2 should review the </w:t>
      </w:r>
      <w:r w:rsidRPr="00FD2D83">
        <w:rPr>
          <w:rStyle w:val="CodeChar"/>
        </w:rPr>
        <w:t>PartyScreenResponseType</w:t>
      </w:r>
      <w:r>
        <w:t xml:space="preserve"> ACC to ensure that the changes do not overlap with the changes he was going to make to the </w:t>
      </w:r>
      <w:r w:rsidRPr="00FD2D83">
        <w:rPr>
          <w:rStyle w:val="CodeChar"/>
        </w:rPr>
        <w:t>CoordinateType</w:t>
      </w:r>
      <w:r>
        <w:t xml:space="preserve"> ACC.</w:t>
      </w:r>
    </w:p>
    <w:p w14:paraId="0D98A958" w14:textId="77777777" w:rsidR="00B225FF" w:rsidRDefault="00B225FF" w:rsidP="00B225FF">
      <w:pPr>
        <w:spacing w:before="240"/>
      </w:pPr>
      <w:r>
        <w:t xml:space="preserve">Next, U2 moved the </w:t>
      </w:r>
      <w:r w:rsidRPr="00FD2D83">
        <w:rPr>
          <w:rStyle w:val="CodeChar"/>
        </w:rPr>
        <w:t>CoordinateType</w:t>
      </w:r>
      <w:r>
        <w:t xml:space="preserve"> ACC into the Candidate state. Similarly, U1 shall be notified of the event and review the content in the </w:t>
      </w:r>
      <w:r w:rsidRPr="00FD2D83">
        <w:rPr>
          <w:rStyle w:val="CodeChar"/>
        </w:rPr>
        <w:t>CoordinateType</w:t>
      </w:r>
      <w:r>
        <w:t xml:space="preserve"> ACC to ensure that there would be no overlap with the changes he had made or was going to make to the </w:t>
      </w:r>
      <w:r w:rsidRPr="00FD2D83">
        <w:rPr>
          <w:rStyle w:val="CodeChar"/>
        </w:rPr>
        <w:t>PartyScreenRespsonseType</w:t>
      </w:r>
      <w:r>
        <w:t xml:space="preserve"> ACC.</w:t>
      </w:r>
    </w:p>
    <w:p w14:paraId="34A55243" w14:textId="77777777" w:rsidR="00340439" w:rsidRDefault="00340439" w:rsidP="00D60ED8">
      <w:pPr>
        <w:pStyle w:val="Heading4"/>
      </w:pPr>
      <w:bookmarkStart w:id="1124" w:name="_Toc442109038"/>
      <w:r>
        <w:t>Revision vs. Version</w:t>
      </w:r>
      <w:bookmarkEnd w:id="1124"/>
    </w:p>
    <w:p w14:paraId="45519E25" w14:textId="77777777" w:rsidR="00340439" w:rsidRDefault="00340439" w:rsidP="00340439">
      <w:pPr>
        <w:spacing w:before="240"/>
      </w:pPr>
      <w:r>
        <w:t xml:space="preserve">Each </w:t>
      </w:r>
      <w:r w:rsidR="00E70B1F">
        <w:t>change made to a UoC results in a new revision on the associated entity or entities. However, this does not mean there is a new version of the UoC or those entities yet. Logically, there is no new version until the revision is released or a new BIE is created from the revision. In fact, a new version may be associated with an entity that has not been revised. This is because the revised entity may impact other entities, so, logically, those impacted entities also have a new version.</w:t>
      </w:r>
    </w:p>
    <w:p w14:paraId="672CC80E" w14:textId="77777777" w:rsidR="00B56215" w:rsidRDefault="00B56215" w:rsidP="00B56215">
      <w:pPr>
        <w:spacing w:before="240"/>
      </w:pPr>
      <w:r>
        <w:t>This specification and its corresponding tool has not been designed to allow users to edit content of revisions other than the latest one (in other word, there is no branching support such like in a typical file based CVS system). Only the latest revision can be checked out and edited.</w:t>
      </w:r>
    </w:p>
    <w:p w14:paraId="3C03C064" w14:textId="77777777" w:rsidR="00E62AF2" w:rsidRDefault="00D60ED8" w:rsidP="00D60ED8">
      <w:pPr>
        <w:pStyle w:val="Heading4"/>
      </w:pPr>
      <w:bookmarkStart w:id="1125" w:name="_Toc442109039"/>
      <w:r>
        <w:lastRenderedPageBreak/>
        <w:t>CC states</w:t>
      </w:r>
      <w:bookmarkEnd w:id="1125"/>
    </w:p>
    <w:p w14:paraId="76F8871B" w14:textId="77777777" w:rsidR="00BC1F7F" w:rsidRPr="00BC1F7F" w:rsidRDefault="00BC1F7F" w:rsidP="00BC1F7F">
      <w:pPr>
        <w:pStyle w:val="Heading5"/>
      </w:pPr>
      <w:bookmarkStart w:id="1126" w:name="_Toc442109040"/>
      <w:r>
        <w:t>Revision life-cycle states</w:t>
      </w:r>
      <w:bookmarkEnd w:id="1126"/>
    </w:p>
    <w:p w14:paraId="3763FB4A" w14:textId="77777777" w:rsidR="00006AC1" w:rsidRDefault="00863BBB" w:rsidP="00863BBB">
      <w:pPr>
        <w:spacing w:before="240"/>
      </w:pPr>
      <w:r>
        <w:t xml:space="preserve">All CC </w:t>
      </w:r>
      <w:r w:rsidR="00B225FF">
        <w:t xml:space="preserve">UoCs (hence all CC </w:t>
      </w:r>
      <w:r>
        <w:t>entities</w:t>
      </w:r>
      <w:r w:rsidR="00B225FF">
        <w:t>)</w:t>
      </w:r>
      <w:r>
        <w:t xml:space="preserve"> have a </w:t>
      </w:r>
      <w:r w:rsidRPr="00863BBB">
        <w:rPr>
          <w:rStyle w:val="CodeChar"/>
        </w:rPr>
        <w:t>State</w:t>
      </w:r>
      <w:r>
        <w:t xml:space="preserve"> column that keeps track of its </w:t>
      </w:r>
      <w:r w:rsidR="00BC1F7F">
        <w:t xml:space="preserve">revision </w:t>
      </w:r>
      <w:r>
        <w:t xml:space="preserve">life-cycle. The </w:t>
      </w:r>
      <w:r w:rsidR="00BC1F7F">
        <w:t xml:space="preserve">revision life-cycle </w:t>
      </w:r>
      <w:r>
        <w:t xml:space="preserve">state can be Editing, Candidate, </w:t>
      </w:r>
      <w:r w:rsidR="00BC1F7F">
        <w:t xml:space="preserve">or </w:t>
      </w:r>
      <w:r>
        <w:t xml:space="preserve">Published. </w:t>
      </w:r>
      <w:r w:rsidR="00B225FF">
        <w:t xml:space="preserve">Further details of these states are described below. </w:t>
      </w:r>
    </w:p>
    <w:p w14:paraId="11AC0FB1" w14:textId="77777777" w:rsidR="00863BBB" w:rsidRDefault="00863BBB" w:rsidP="00863BBB">
      <w:pPr>
        <w:spacing w:before="240"/>
      </w:pPr>
      <w:r>
        <w:t xml:space="preserve">Editing </w:t>
      </w:r>
      <w:r w:rsidR="00C303AD">
        <w:t xml:space="preserve">state </w:t>
      </w:r>
      <w:r>
        <w:t xml:space="preserve">means that the </w:t>
      </w:r>
      <w:r w:rsidR="00EB0322">
        <w:t>UoC</w:t>
      </w:r>
      <w:r>
        <w:t xml:space="preserve"> is being edited. At a particular point in time</w:t>
      </w:r>
      <w:r w:rsidR="001540AA">
        <w:t>,</w:t>
      </w:r>
      <w:r w:rsidR="00EB0322">
        <w:t xml:space="preserve"> a UoC </w:t>
      </w:r>
      <w:r>
        <w:t xml:space="preserve">can be edited by only one user designated by the entity’s </w:t>
      </w:r>
      <w:r w:rsidR="00C303AD">
        <w:rPr>
          <w:rStyle w:val="CodeChar"/>
        </w:rPr>
        <w:t>owner_user</w:t>
      </w:r>
      <w:r w:rsidR="00B37A2C">
        <w:rPr>
          <w:rStyle w:val="CodeChar"/>
        </w:rPr>
        <w:t>_id</w:t>
      </w:r>
      <w:r>
        <w:t xml:space="preserve"> column.</w:t>
      </w:r>
      <w:r w:rsidR="001540AA">
        <w:t xml:space="preserve"> The current owner can assign another user as owner to replace him/herself. </w:t>
      </w:r>
      <w:r w:rsidR="00D46611">
        <w:t xml:space="preserve">Changes to the </w:t>
      </w:r>
      <w:r w:rsidR="00EB0322">
        <w:t>UoC</w:t>
      </w:r>
      <w:r w:rsidR="00D46611">
        <w:t xml:space="preserve"> is immediately visible to other users</w:t>
      </w:r>
      <w:r w:rsidR="001540AA">
        <w:t xml:space="preserve">. </w:t>
      </w:r>
    </w:p>
    <w:p w14:paraId="10E2A98F" w14:textId="77777777" w:rsidR="00EB0322" w:rsidRDefault="00EB0322" w:rsidP="00863BBB">
      <w:pPr>
        <w:spacing w:before="240"/>
      </w:pPr>
      <w:r>
        <w:t>The Editing state indicates that the UoC is a work-in-progress. Owners of other related UoCs, particularly those also being edited at the same time, should pay attention to changes to the UoC.</w:t>
      </w:r>
    </w:p>
    <w:p w14:paraId="628F8586" w14:textId="77777777" w:rsidR="001540AA" w:rsidRDefault="001540AA" w:rsidP="00863BBB">
      <w:pPr>
        <w:spacing w:before="240"/>
      </w:pPr>
      <w:r>
        <w:t xml:space="preserve">The owner can move the entity from the Editing to the Candidate state. </w:t>
      </w:r>
      <w:r w:rsidR="009A765B">
        <w:t>The Candidate state facilitate</w:t>
      </w:r>
      <w:r w:rsidR="00A50A0E">
        <w:t>s</w:t>
      </w:r>
      <w:r w:rsidR="009A765B">
        <w:t xml:space="preserve"> </w:t>
      </w:r>
      <w:r w:rsidR="0002031D">
        <w:t>a draft review</w:t>
      </w:r>
      <w:r w:rsidR="00EB0322">
        <w:t xml:space="preserve"> of the content at the level of each UoC</w:t>
      </w:r>
      <w:r w:rsidR="0002031D">
        <w:t xml:space="preserve">. </w:t>
      </w:r>
      <w:r w:rsidR="00EB0322">
        <w:t>At this state, c</w:t>
      </w:r>
      <w:commentRangeStart w:id="1127"/>
      <w:r>
        <w:t>omments may be given by other users</w:t>
      </w:r>
      <w:commentRangeEnd w:id="1127"/>
      <w:r w:rsidR="00EB0322">
        <w:t xml:space="preserve"> and kept for record</w:t>
      </w:r>
      <w:r w:rsidR="00A50A0E">
        <w:rPr>
          <w:rStyle w:val="CommentReference"/>
        </w:rPr>
        <w:commentReference w:id="1127"/>
      </w:r>
      <w:r>
        <w:t xml:space="preserve">. The owner is not allowed to make changes to an entity in the Candidate state; however, he/she can move the </w:t>
      </w:r>
      <w:r w:rsidR="009A765B">
        <w:t>entity</w:t>
      </w:r>
      <w:r>
        <w:t xml:space="preserve"> back to </w:t>
      </w:r>
      <w:r w:rsidR="009A765B">
        <w:t xml:space="preserve">the </w:t>
      </w:r>
      <w:r>
        <w:t xml:space="preserve">Editing </w:t>
      </w:r>
      <w:r w:rsidR="009A765B">
        <w:t xml:space="preserve">state </w:t>
      </w:r>
      <w:r>
        <w:t>to make changes.</w:t>
      </w:r>
    </w:p>
    <w:p w14:paraId="370256D3" w14:textId="77777777" w:rsidR="00C61F25" w:rsidRDefault="00C61F25" w:rsidP="00863BBB">
      <w:pPr>
        <w:spacing w:before="240"/>
      </w:pPr>
      <w:r>
        <w:t>Changes to the UoC during a revision life-cycle is contained within the revision and would not result in a new revision.</w:t>
      </w:r>
    </w:p>
    <w:p w14:paraId="6FC99AC4" w14:textId="77777777" w:rsidR="000575AE" w:rsidRDefault="0002031D" w:rsidP="00863BBB">
      <w:pPr>
        <w:spacing w:before="240"/>
      </w:pPr>
      <w:r>
        <w:t>From the Candidate state, the owner can move the</w:t>
      </w:r>
      <w:r w:rsidR="00705F36">
        <w:t xml:space="preserve"> </w:t>
      </w:r>
      <w:r w:rsidR="0011183F">
        <w:t>UoC</w:t>
      </w:r>
      <w:r w:rsidR="00705F36">
        <w:t xml:space="preserve"> </w:t>
      </w:r>
      <w:r w:rsidR="0011183F">
        <w:t>in</w:t>
      </w:r>
      <w:r w:rsidR="00705F36">
        <w:t xml:space="preserve">to the Published state. </w:t>
      </w:r>
      <w:r w:rsidR="00AA442C">
        <w:t xml:space="preserve">The intent of the Published state is for the owner to indicate that the content of the UoC is </w:t>
      </w:r>
      <w:r w:rsidR="0011183F">
        <w:t>relatively</w:t>
      </w:r>
      <w:r w:rsidR="00AA442C">
        <w:t xml:space="preserve"> more</w:t>
      </w:r>
      <w:r w:rsidR="0011183F">
        <w:t xml:space="preserve"> </w:t>
      </w:r>
      <w:r w:rsidR="00705F36">
        <w:t>stable</w:t>
      </w:r>
      <w:r w:rsidR="00AA442C">
        <w:t xml:space="preserve"> than when it is in the Editing and Candidate states</w:t>
      </w:r>
      <w:r w:rsidR="00705F36">
        <w:t>.</w:t>
      </w:r>
      <w:r w:rsidR="00FE59B3">
        <w:t xml:space="preserve"> </w:t>
      </w:r>
    </w:p>
    <w:p w14:paraId="2443414C" w14:textId="77777777" w:rsidR="00C61F25" w:rsidRDefault="00C61F25" w:rsidP="00863BBB">
      <w:pPr>
        <w:spacing w:before="240"/>
      </w:pPr>
      <w:r>
        <w:t>After a UoC reaches the Published state, any additional change made to the UoC has to be done in a new revision.</w:t>
      </w:r>
    </w:p>
    <w:p w14:paraId="432CD042" w14:textId="77777777" w:rsidR="00BC1F7F" w:rsidRDefault="00BC1F7F" w:rsidP="00BC1F7F">
      <w:pPr>
        <w:pStyle w:val="Heading5"/>
      </w:pPr>
      <w:bookmarkStart w:id="1128" w:name="_Toc442109041"/>
      <w:r>
        <w:t>Deprecated state</w:t>
      </w:r>
      <w:bookmarkEnd w:id="1128"/>
    </w:p>
    <w:p w14:paraId="293E510A" w14:textId="77777777" w:rsidR="00BC1F7F" w:rsidRDefault="00C61F25" w:rsidP="00BA130E">
      <w:pPr>
        <w:spacing w:before="240"/>
      </w:pPr>
      <w:r>
        <w:t xml:space="preserve">Deprecation is a flag indicating the usage life-cycle stage. </w:t>
      </w:r>
      <w:r w:rsidR="00BA130E">
        <w:t xml:space="preserve">Deprecated entities must be restricted from reuse. In other words, no new references to the deprecated entity shall be made. </w:t>
      </w:r>
      <w:r>
        <w:t xml:space="preserve">After the first revision of an entity exists, it may then be marked deprecated in any subsequent revision. </w:t>
      </w:r>
      <w:commentRangeStart w:id="1129"/>
      <w:r w:rsidR="002858A6">
        <w:t>Similarly</w:t>
      </w:r>
      <w:r w:rsidR="00BA130E">
        <w:t>, the entity may be un-deprecated in any subsequent revision.</w:t>
      </w:r>
      <w:commentRangeEnd w:id="1129"/>
      <w:r w:rsidR="00876631">
        <w:rPr>
          <w:rStyle w:val="CommentReference"/>
        </w:rPr>
        <w:commentReference w:id="1129"/>
      </w:r>
      <w:r w:rsidR="00BA130E">
        <w:t xml:space="preserve"> </w:t>
      </w:r>
      <w:r>
        <w:t xml:space="preserve">The deprecated state is marked using the </w:t>
      </w:r>
      <w:r w:rsidRPr="00C61F25">
        <w:rPr>
          <w:rStyle w:val="CodeChar"/>
        </w:rPr>
        <w:t>is_deprecated</w:t>
      </w:r>
      <w:r>
        <w:t xml:space="preserve"> </w:t>
      </w:r>
      <w:commentRangeStart w:id="1130"/>
      <w:r>
        <w:t>column</w:t>
      </w:r>
      <w:commentRangeEnd w:id="1130"/>
      <w:r w:rsidR="009755BD">
        <w:rPr>
          <w:rStyle w:val="CommentReference"/>
        </w:rPr>
        <w:commentReference w:id="1130"/>
      </w:r>
      <w:r>
        <w:t>.</w:t>
      </w:r>
    </w:p>
    <w:p w14:paraId="56B7B709" w14:textId="77777777" w:rsidR="00BC1F7F" w:rsidRDefault="00BC1F7F" w:rsidP="00BC1F7F">
      <w:pPr>
        <w:pStyle w:val="Heading5"/>
      </w:pPr>
      <w:bookmarkStart w:id="1131" w:name="_Toc442109042"/>
      <w:r>
        <w:t>Deleted state</w:t>
      </w:r>
      <w:bookmarkEnd w:id="1131"/>
    </w:p>
    <w:p w14:paraId="60F5BC45" w14:textId="77777777" w:rsidR="001B0DEF" w:rsidRPr="001B0DEF" w:rsidRDefault="00BC1F7F" w:rsidP="001B0DEF">
      <w:r>
        <w:t xml:space="preserve">An ASCC and BCC entities, specifically, can also have a Deleted state, but it is not represented by the </w:t>
      </w:r>
      <w:r w:rsidRPr="00C303AD">
        <w:rPr>
          <w:rStyle w:val="CodeChar"/>
        </w:rPr>
        <w:t>State</w:t>
      </w:r>
      <w:r>
        <w:t xml:space="preserve"> column</w:t>
      </w:r>
      <w:r w:rsidR="00937286">
        <w:t>,</w:t>
      </w:r>
      <w:r w:rsidR="00937286" w:rsidRPr="00937286">
        <w:t xml:space="preserve"> </w:t>
      </w:r>
      <w:r w:rsidR="00937286">
        <w:t xml:space="preserve">but a </w:t>
      </w:r>
      <w:r w:rsidR="00937286" w:rsidRPr="00ED5AF6">
        <w:rPr>
          <w:rStyle w:val="CodeChar"/>
        </w:rPr>
        <w:t>Revision_Action</w:t>
      </w:r>
      <w:r w:rsidR="00937286">
        <w:t xml:space="preserve"> column</w:t>
      </w:r>
      <w:r>
        <w:t>.</w:t>
      </w:r>
      <w:r w:rsidR="00C61F25">
        <w:t xml:space="preserve"> No other kinds of entities can have a Deleted state (once </w:t>
      </w:r>
      <w:r w:rsidR="00937286">
        <w:t>published or referenced</w:t>
      </w:r>
      <w:r w:rsidR="00C61F25">
        <w:t>, they cannot be deleted). Other kinds of entities are implicitly deleted when they are not used in any association</w:t>
      </w:r>
      <w:r w:rsidR="00937286">
        <w:t xml:space="preserve"> or inheritance</w:t>
      </w:r>
      <w:r w:rsidR="00C61F25">
        <w:t xml:space="preserve">. </w:t>
      </w:r>
      <w:r w:rsidR="00937286">
        <w:t>The ASCC or BCC have to first be in Editing state so that a new revision is created before it can be deleted.</w:t>
      </w:r>
    </w:p>
    <w:p w14:paraId="4E448167" w14:textId="77777777" w:rsidR="006466AF" w:rsidRDefault="006466AF" w:rsidP="00D60ED8">
      <w:pPr>
        <w:pStyle w:val="Heading4"/>
      </w:pPr>
      <w:bookmarkStart w:id="1132" w:name="_Toc442109043"/>
      <w:r>
        <w:t>OAGIS developer</w:t>
      </w:r>
      <w:r w:rsidR="00B005BF">
        <w:t xml:space="preserve"> user role,</w:t>
      </w:r>
      <w:r>
        <w:t xml:space="preserve"> End user</w:t>
      </w:r>
      <w:r w:rsidR="00B005BF">
        <w:t xml:space="preserve"> role, Admin user role</w:t>
      </w:r>
      <w:bookmarkEnd w:id="1132"/>
    </w:p>
    <w:p w14:paraId="35251A32" w14:textId="77777777" w:rsidR="00314786" w:rsidRDefault="006466AF" w:rsidP="006466AF">
      <w:pPr>
        <w:spacing w:before="240"/>
      </w:pPr>
      <w:r>
        <w:t xml:space="preserve">There are </w:t>
      </w:r>
      <w:r w:rsidR="00B005BF">
        <w:t>three</w:t>
      </w:r>
      <w:r>
        <w:t xml:space="preserve"> kinds of users in regard to CC</w:t>
      </w:r>
      <w:r w:rsidR="00B005BF">
        <w:t xml:space="preserve"> -</w:t>
      </w:r>
      <w:r>
        <w:t xml:space="preserve"> OAGIS developer</w:t>
      </w:r>
      <w:r w:rsidR="00B005BF">
        <w:t>,</w:t>
      </w:r>
      <w:r>
        <w:t xml:space="preserve"> </w:t>
      </w:r>
      <w:r w:rsidR="00B005BF">
        <w:t>E</w:t>
      </w:r>
      <w:r>
        <w:t>nd user</w:t>
      </w:r>
      <w:r w:rsidR="00B005BF">
        <w:t xml:space="preserve"> and Admin user</w:t>
      </w:r>
      <w:r>
        <w:t xml:space="preserve">. </w:t>
      </w:r>
    </w:p>
    <w:p w14:paraId="6B6AB878" w14:textId="77777777" w:rsidR="00314786" w:rsidRDefault="00B005BF" w:rsidP="006466AF">
      <w:pPr>
        <w:spacing w:before="240"/>
      </w:pPr>
      <w:r>
        <w:t xml:space="preserve">An </w:t>
      </w:r>
      <w:r w:rsidR="006466AF">
        <w:t xml:space="preserve">OAGIS developer is a user who develops and maintains the OAGIS model CC content. </w:t>
      </w:r>
    </w:p>
    <w:p w14:paraId="7833B84B" w14:textId="77777777" w:rsidR="006466AF" w:rsidRDefault="00B005BF" w:rsidP="006466AF">
      <w:pPr>
        <w:spacing w:before="240"/>
      </w:pPr>
      <w:r>
        <w:t xml:space="preserve">An </w:t>
      </w:r>
      <w:r w:rsidR="006466AF">
        <w:t>End user is a user who extends the OAGIS</w:t>
      </w:r>
      <w:r w:rsidR="00F15E37">
        <w:t xml:space="preserve"> model CC content with user CC</w:t>
      </w:r>
      <w:r w:rsidR="00314786">
        <w:t>. E</w:t>
      </w:r>
      <w:r w:rsidR="00F15E37">
        <w:t>nd users also creates BIEs.</w:t>
      </w:r>
    </w:p>
    <w:p w14:paraId="73321A3E" w14:textId="77777777" w:rsidR="00314786" w:rsidRPr="006466AF" w:rsidRDefault="00B005BF" w:rsidP="006466AF">
      <w:pPr>
        <w:spacing w:before="240"/>
      </w:pPr>
      <w:r>
        <w:t xml:space="preserve">An </w:t>
      </w:r>
      <w:r w:rsidR="00314786">
        <w:t xml:space="preserve">Admin user is a user who can </w:t>
      </w:r>
      <w:r>
        <w:t>set up a new user and assign/revoke user</w:t>
      </w:r>
      <w:r w:rsidR="00314786">
        <w:t xml:space="preserve"> roles</w:t>
      </w:r>
      <w:r>
        <w:t xml:space="preserve"> (at this point the Admin User is the user who can have direct access to the database</w:t>
      </w:r>
      <w:r w:rsidR="008A17F6">
        <w:t xml:space="preserve"> as these user management functions are performed in the database</w:t>
      </w:r>
      <w:r>
        <w:t>)</w:t>
      </w:r>
      <w:r w:rsidR="00314786">
        <w:t xml:space="preserve">. </w:t>
      </w:r>
    </w:p>
    <w:p w14:paraId="6425A63F" w14:textId="77777777" w:rsidR="00D60ED8" w:rsidRDefault="00D60ED8" w:rsidP="00D60ED8">
      <w:pPr>
        <w:pStyle w:val="Heading4"/>
      </w:pPr>
      <w:bookmarkStart w:id="1133" w:name="_Toc442109044"/>
      <w:r>
        <w:lastRenderedPageBreak/>
        <w:t>Release management</w:t>
      </w:r>
      <w:bookmarkEnd w:id="1133"/>
    </w:p>
    <w:p w14:paraId="1367A41E" w14:textId="77777777" w:rsidR="00E62AF2" w:rsidRPr="001C6FFA" w:rsidRDefault="001B55CD" w:rsidP="001B55CD">
      <w:pPr>
        <w:spacing w:before="240"/>
      </w:pPr>
      <w:r>
        <w:t>This is a future version feature.</w:t>
      </w:r>
    </w:p>
    <w:p w14:paraId="0A0FD597" w14:textId="77777777" w:rsidR="00287363" w:rsidRDefault="00287363" w:rsidP="00C475D2">
      <w:pPr>
        <w:pStyle w:val="Heading3"/>
      </w:pPr>
      <w:bookmarkStart w:id="1134" w:name="_Toc442109045"/>
      <w:r>
        <w:t>CCs and DTs management home screen</w:t>
      </w:r>
      <w:bookmarkEnd w:id="1134"/>
    </w:p>
    <w:p w14:paraId="1C81A84C" w14:textId="77777777" w:rsidR="00134CF7" w:rsidRPr="00134CF7" w:rsidRDefault="00134CF7" w:rsidP="00BF1481">
      <w:r>
        <w:t xml:space="preserve">The CCs and DTs management home screen is where all the CCs and DTs management functionalities can </w:t>
      </w:r>
      <w:r w:rsidR="00AE207E">
        <w:t xml:space="preserve">be </w:t>
      </w:r>
      <w:r>
        <w:t>invoked. This includes</w:t>
      </w:r>
      <w:r w:rsidR="008E5633">
        <w:t xml:space="preserve"> </w:t>
      </w:r>
      <w:r w:rsidR="008E5633">
        <w:fldChar w:fldCharType="begin"/>
      </w:r>
      <w:r w:rsidR="008E5633">
        <w:instrText xml:space="preserve"> REF _Ref435336589 \r \h </w:instrText>
      </w:r>
      <w:r w:rsidR="008E5633">
        <w:fldChar w:fldCharType="separate"/>
      </w:r>
      <w:r w:rsidR="0093447A">
        <w:t>3.10.4</w:t>
      </w:r>
      <w:r w:rsidR="008E5633">
        <w:fldChar w:fldCharType="end"/>
      </w:r>
      <w:r w:rsidR="008E5633">
        <w:t xml:space="preserve"> </w:t>
      </w:r>
      <w:r w:rsidR="008E5633">
        <w:fldChar w:fldCharType="begin"/>
      </w:r>
      <w:r w:rsidR="008E5633">
        <w:instrText xml:space="preserve"> REF _Ref435336589 \h </w:instrText>
      </w:r>
      <w:r w:rsidR="008E5633">
        <w:fldChar w:fldCharType="separate"/>
      </w:r>
      <w:r w:rsidR="0093447A">
        <w:t>View/Search CCs</w:t>
      </w:r>
      <w:r w:rsidR="008E5633">
        <w:fldChar w:fldCharType="end"/>
      </w:r>
      <w:r w:rsidR="008E5633">
        <w:t xml:space="preserve">, </w:t>
      </w:r>
      <w:r w:rsidR="008E5633">
        <w:fldChar w:fldCharType="begin"/>
      </w:r>
      <w:r w:rsidR="008E5633">
        <w:instrText xml:space="preserve"> REF _Ref435336598 \r \h </w:instrText>
      </w:r>
      <w:r w:rsidR="008E5633">
        <w:fldChar w:fldCharType="separate"/>
      </w:r>
      <w:r w:rsidR="0093447A">
        <w:t>3.10.5</w:t>
      </w:r>
      <w:r w:rsidR="008E5633">
        <w:fldChar w:fldCharType="end"/>
      </w:r>
      <w:r w:rsidR="008E5633">
        <w:t xml:space="preserve"> </w:t>
      </w:r>
      <w:r w:rsidR="008E5633">
        <w:fldChar w:fldCharType="begin"/>
      </w:r>
      <w:r w:rsidR="008E5633">
        <w:instrText xml:space="preserve"> REF _Ref435336598 \h </w:instrText>
      </w:r>
      <w:r w:rsidR="008E5633">
        <w:fldChar w:fldCharType="separate"/>
      </w:r>
      <w:r w:rsidR="0093447A">
        <w:t>Create a new ACC</w:t>
      </w:r>
      <w:r w:rsidR="008E5633">
        <w:fldChar w:fldCharType="end"/>
      </w:r>
      <w:r w:rsidR="008E5633">
        <w:t xml:space="preserve">, </w:t>
      </w:r>
      <w:r w:rsidR="00297BF1">
        <w:fldChar w:fldCharType="begin"/>
      </w:r>
      <w:r w:rsidR="00297BF1">
        <w:instrText xml:space="preserve"> REF _Ref437667828 \r \h </w:instrText>
      </w:r>
      <w:r w:rsidR="00297BF1">
        <w:fldChar w:fldCharType="separate"/>
      </w:r>
      <w:r w:rsidR="0093447A">
        <w:t>3.10.6</w:t>
      </w:r>
      <w:r w:rsidR="00297BF1">
        <w:fldChar w:fldCharType="end"/>
      </w:r>
      <w:r w:rsidR="00297BF1">
        <w:t xml:space="preserve"> </w:t>
      </w:r>
      <w:r w:rsidR="00297BF1">
        <w:fldChar w:fldCharType="begin"/>
      </w:r>
      <w:r w:rsidR="00297BF1">
        <w:instrText xml:space="preserve"> REF _Ref437667828 \h </w:instrText>
      </w:r>
      <w:r w:rsidR="00297BF1">
        <w:fldChar w:fldCharType="separate"/>
      </w:r>
      <w:r w:rsidR="0093447A">
        <w:t>Manage ownership of a UoC</w:t>
      </w:r>
      <w:r w:rsidR="00297BF1">
        <w:fldChar w:fldCharType="end"/>
      </w:r>
      <w:r w:rsidR="00297BF1">
        <w:t xml:space="preserve">, </w:t>
      </w:r>
      <w:r w:rsidR="00297BF1">
        <w:fldChar w:fldCharType="begin"/>
      </w:r>
      <w:r w:rsidR="00297BF1">
        <w:instrText xml:space="preserve"> REF _Ref437667737 \r \h </w:instrText>
      </w:r>
      <w:r w:rsidR="00297BF1">
        <w:fldChar w:fldCharType="separate"/>
      </w:r>
      <w:r w:rsidR="0093447A">
        <w:t>3.10.7</w:t>
      </w:r>
      <w:r w:rsidR="00297BF1">
        <w:fldChar w:fldCharType="end"/>
      </w:r>
      <w:r w:rsidR="00297BF1">
        <w:t xml:space="preserve"> </w:t>
      </w:r>
      <w:r w:rsidR="00297BF1">
        <w:fldChar w:fldCharType="begin"/>
      </w:r>
      <w:r w:rsidR="00297BF1">
        <w:instrText xml:space="preserve"> REF _Ref437667737 \h </w:instrText>
      </w:r>
      <w:r w:rsidR="00297BF1">
        <w:fldChar w:fldCharType="separate"/>
      </w:r>
      <w:r w:rsidR="0093447A">
        <w:t>Create a new revision of an ACC</w:t>
      </w:r>
      <w:r w:rsidR="00297BF1">
        <w:fldChar w:fldCharType="end"/>
      </w:r>
      <w:r w:rsidR="008E5633">
        <w:t xml:space="preserve">, </w:t>
      </w:r>
      <w:r w:rsidR="008E5633">
        <w:fldChar w:fldCharType="begin"/>
      </w:r>
      <w:r w:rsidR="008E5633">
        <w:instrText xml:space="preserve"> REF _Ref435336616 \r \h </w:instrText>
      </w:r>
      <w:r w:rsidR="008E5633">
        <w:fldChar w:fldCharType="separate"/>
      </w:r>
      <w:r w:rsidR="0093447A">
        <w:t>3.10.8</w:t>
      </w:r>
      <w:r w:rsidR="008E5633">
        <w:fldChar w:fldCharType="end"/>
      </w:r>
      <w:r w:rsidR="008E5633">
        <w:t xml:space="preserve"> </w:t>
      </w:r>
      <w:r w:rsidR="008E5633">
        <w:fldChar w:fldCharType="begin"/>
      </w:r>
      <w:r w:rsidR="008E5633">
        <w:instrText xml:space="preserve"> REF _Ref435336616 \h </w:instrText>
      </w:r>
      <w:r w:rsidR="008E5633">
        <w:fldChar w:fldCharType="separate"/>
      </w:r>
      <w:r w:rsidR="0093447A">
        <w:t>Edit an ACC</w:t>
      </w:r>
      <w:r w:rsidR="008E5633">
        <w:fldChar w:fldCharType="end"/>
      </w:r>
      <w:r w:rsidR="008E5633">
        <w:t xml:space="preserve">, </w:t>
      </w:r>
      <w:r w:rsidR="008E5633">
        <w:fldChar w:fldCharType="begin"/>
      </w:r>
      <w:r w:rsidR="008E5633">
        <w:instrText xml:space="preserve"> REF _Ref435336643 \r \h </w:instrText>
      </w:r>
      <w:r w:rsidR="008E5633">
        <w:fldChar w:fldCharType="separate"/>
      </w:r>
      <w:r w:rsidR="0093447A">
        <w:t>3.10.21</w:t>
      </w:r>
      <w:r w:rsidR="008E5633">
        <w:fldChar w:fldCharType="end"/>
      </w:r>
      <w:r w:rsidR="008E5633">
        <w:t xml:space="preserve"> </w:t>
      </w:r>
      <w:r w:rsidR="008E5633">
        <w:fldChar w:fldCharType="begin"/>
      </w:r>
      <w:r w:rsidR="008E5633">
        <w:instrText xml:space="preserve"> REF _Ref435336643 \h </w:instrText>
      </w:r>
      <w:r w:rsidR="008E5633">
        <w:fldChar w:fldCharType="separate"/>
      </w:r>
      <w:r w:rsidR="0093447A">
        <w:t>Create a new ASCCP</w:t>
      </w:r>
      <w:r w:rsidR="008E5633">
        <w:fldChar w:fldCharType="end"/>
      </w:r>
      <w:r w:rsidR="008E5633">
        <w:t xml:space="preserve">, </w:t>
      </w:r>
      <w:r w:rsidR="008E5633">
        <w:fldChar w:fldCharType="begin"/>
      </w:r>
      <w:r w:rsidR="008E5633">
        <w:instrText xml:space="preserve"> REF _Ref435336645 \r \h </w:instrText>
      </w:r>
      <w:r w:rsidR="008E5633">
        <w:fldChar w:fldCharType="separate"/>
      </w:r>
      <w:r w:rsidR="0093447A">
        <w:t>3.10.22</w:t>
      </w:r>
      <w:r w:rsidR="008E5633">
        <w:fldChar w:fldCharType="end"/>
      </w:r>
      <w:r w:rsidR="008E5633">
        <w:t xml:space="preserve"> </w:t>
      </w:r>
      <w:r w:rsidR="008E5633">
        <w:fldChar w:fldCharType="begin"/>
      </w:r>
      <w:r w:rsidR="008E5633">
        <w:instrText xml:space="preserve"> REF _Ref435336645 \h </w:instrText>
      </w:r>
      <w:r w:rsidR="008E5633">
        <w:fldChar w:fldCharType="separate"/>
      </w:r>
      <w:r w:rsidR="0093447A">
        <w:t>Create a new revision of an ASCCP</w:t>
      </w:r>
      <w:r w:rsidR="008E5633">
        <w:fldChar w:fldCharType="end"/>
      </w:r>
      <w:r w:rsidR="008E5633">
        <w:t xml:space="preserve">, </w:t>
      </w:r>
      <w:r w:rsidR="00DF2250">
        <w:fldChar w:fldCharType="begin"/>
      </w:r>
      <w:r w:rsidR="00DF2250">
        <w:instrText xml:space="preserve"> REF _Ref438114348 \r \h </w:instrText>
      </w:r>
      <w:r w:rsidR="00DF2250">
        <w:fldChar w:fldCharType="separate"/>
      </w:r>
      <w:r w:rsidR="00DF2250">
        <w:t>3.10.27</w:t>
      </w:r>
      <w:r w:rsidR="00DF2250">
        <w:fldChar w:fldCharType="end"/>
      </w:r>
      <w:r w:rsidR="00A93B1D">
        <w:t xml:space="preserve"> </w:t>
      </w:r>
      <w:r w:rsidR="00A93B1D">
        <w:fldChar w:fldCharType="begin"/>
      </w:r>
      <w:r w:rsidR="00A93B1D">
        <w:instrText xml:space="preserve"> REF _Ref438114348 \h </w:instrText>
      </w:r>
      <w:r w:rsidR="00A93B1D">
        <w:fldChar w:fldCharType="separate"/>
      </w:r>
      <w:r w:rsidR="00A93B1D">
        <w:t>Create a new BCCP</w:t>
      </w:r>
      <w:r w:rsidR="00A93B1D">
        <w:fldChar w:fldCharType="end"/>
      </w:r>
      <w:r w:rsidR="008E5633">
        <w:t xml:space="preserve">, and </w:t>
      </w:r>
      <w:r w:rsidR="008E5633">
        <w:fldChar w:fldCharType="begin"/>
      </w:r>
      <w:r w:rsidR="008E5633">
        <w:instrText xml:space="preserve"> REF _Ref435336648 \r \h </w:instrText>
      </w:r>
      <w:r w:rsidR="008E5633">
        <w:fldChar w:fldCharType="separate"/>
      </w:r>
      <w:r w:rsidR="0093447A">
        <w:t>3.10.32</w:t>
      </w:r>
      <w:r w:rsidR="008E5633">
        <w:fldChar w:fldCharType="end"/>
      </w:r>
      <w:r w:rsidR="008E5633">
        <w:t xml:space="preserve"> </w:t>
      </w:r>
      <w:r w:rsidR="008E5633">
        <w:fldChar w:fldCharType="begin"/>
      </w:r>
      <w:r w:rsidR="008E5633">
        <w:instrText xml:space="preserve"> REF _Ref435336648 \h </w:instrText>
      </w:r>
      <w:r w:rsidR="008E5633">
        <w:fldChar w:fldCharType="separate"/>
      </w:r>
      <w:r w:rsidR="0093447A">
        <w:t>Create a new revision of a BCCP</w:t>
      </w:r>
      <w:r w:rsidR="008E5633">
        <w:fldChar w:fldCharType="end"/>
      </w:r>
      <w:commentRangeStart w:id="1135"/>
      <w:r w:rsidR="008E5633">
        <w:t>.</w:t>
      </w:r>
      <w:commentRangeEnd w:id="1135"/>
      <w:r w:rsidR="008A17F6">
        <w:rPr>
          <w:rStyle w:val="CommentReference"/>
        </w:rPr>
        <w:commentReference w:id="1135"/>
      </w:r>
    </w:p>
    <w:p w14:paraId="3522260E" w14:textId="77777777" w:rsidR="00C475D2" w:rsidRDefault="00C475D2" w:rsidP="00C475D2">
      <w:pPr>
        <w:pStyle w:val="Heading3"/>
      </w:pPr>
      <w:bookmarkStart w:id="1136" w:name="_Ref434849200"/>
      <w:bookmarkStart w:id="1137" w:name="_Toc442109046"/>
      <w:r>
        <w:t>ACC</w:t>
      </w:r>
      <w:r w:rsidR="00E5752A">
        <w:t xml:space="preserve"> and ASCCP</w:t>
      </w:r>
      <w:r>
        <w:t xml:space="preserve"> </w:t>
      </w:r>
      <w:r w:rsidR="00116141">
        <w:t xml:space="preserve">content </w:t>
      </w:r>
      <w:r>
        <w:t>rendering</w:t>
      </w:r>
      <w:bookmarkEnd w:id="1119"/>
      <w:bookmarkEnd w:id="1136"/>
      <w:bookmarkEnd w:id="1137"/>
    </w:p>
    <w:p w14:paraId="7A1AB4A2" w14:textId="77777777" w:rsidR="00C475D2" w:rsidRDefault="00C475D2" w:rsidP="00C475D2">
      <w:r>
        <w:t xml:space="preserve">The </w:t>
      </w:r>
      <w:r w:rsidR="00F378B5">
        <w:t>tree model</w:t>
      </w:r>
      <w:r>
        <w:t xml:space="preserve"> of the ACC with inheritance maybe rendered such like </w:t>
      </w:r>
      <w:r w:rsidR="00AE207E">
        <w:fldChar w:fldCharType="begin"/>
      </w:r>
      <w:r w:rsidR="00AE207E">
        <w:instrText xml:space="preserve"> REF _Ref437592225 \h </w:instrText>
      </w:r>
      <w:r w:rsidR="00AE207E">
        <w:fldChar w:fldCharType="separate"/>
      </w:r>
      <w:r w:rsidR="0093447A">
        <w:t xml:space="preserve">Figure </w:t>
      </w:r>
      <w:r w:rsidR="0093447A">
        <w:rPr>
          <w:noProof/>
        </w:rPr>
        <w:t>14</w:t>
      </w:r>
      <w:r w:rsidR="00AE207E">
        <w:fldChar w:fldCharType="end"/>
      </w:r>
      <w:r>
        <w:t xml:space="preserve">. The figure illustrates the rendering of the </w:t>
      </w:r>
      <w:r w:rsidR="0088674F" w:rsidRPr="00762F4A">
        <w:rPr>
          <w:rStyle w:val="CodeChar"/>
        </w:rPr>
        <w:t>X ASCCP</w:t>
      </w:r>
      <w:r w:rsidR="0088674F">
        <w:t xml:space="preserve">, </w:t>
      </w:r>
      <w:r w:rsidR="00A95D58">
        <w:t xml:space="preserve">which </w:t>
      </w:r>
      <w:r w:rsidR="00CE5FC0">
        <w:t>u</w:t>
      </w:r>
      <w:r w:rsidR="000C2CFB">
        <w:t>ses</w:t>
      </w:r>
      <w:r w:rsidR="0088674F">
        <w:t xml:space="preserve"> the</w:t>
      </w:r>
      <w:r w:rsidR="00A95D58">
        <w:t xml:space="preserve"> </w:t>
      </w:r>
      <w:r w:rsidRPr="00762F4A">
        <w:rPr>
          <w:rStyle w:val="CodeChar"/>
        </w:rPr>
        <w:t>X</w:t>
      </w:r>
      <w:r w:rsidR="0088674F" w:rsidRPr="00762F4A">
        <w:rPr>
          <w:rStyle w:val="CodeChar"/>
        </w:rPr>
        <w:t xml:space="preserve"> ACC</w:t>
      </w:r>
      <w:r>
        <w:t>, where</w:t>
      </w:r>
      <w:r w:rsidR="00CE5FC0">
        <w:t xml:space="preserve"> the</w:t>
      </w:r>
      <w:r>
        <w:t xml:space="preserve"> </w:t>
      </w:r>
      <w:r w:rsidRPr="00762F4A">
        <w:rPr>
          <w:rStyle w:val="CodeChar"/>
        </w:rPr>
        <w:t xml:space="preserve">X </w:t>
      </w:r>
      <w:r w:rsidR="0088674F" w:rsidRPr="00762F4A">
        <w:rPr>
          <w:rStyle w:val="CodeChar"/>
        </w:rPr>
        <w:t>ACC</w:t>
      </w:r>
      <w:r w:rsidR="0088674F">
        <w:t xml:space="preserve"> </w:t>
      </w:r>
      <w:r>
        <w:t>is based on</w:t>
      </w:r>
      <w:r w:rsidR="00CE5FC0">
        <w:t xml:space="preserve"> the</w:t>
      </w:r>
      <w:r>
        <w:t xml:space="preserve"> </w:t>
      </w:r>
      <w:r w:rsidRPr="00762F4A">
        <w:rPr>
          <w:rStyle w:val="CodeChar"/>
        </w:rPr>
        <w:t>Y</w:t>
      </w:r>
      <w:r w:rsidR="0088674F" w:rsidRPr="00762F4A">
        <w:rPr>
          <w:rStyle w:val="CodeChar"/>
        </w:rPr>
        <w:t xml:space="preserve"> ACC</w:t>
      </w:r>
      <w:r>
        <w:t>, and</w:t>
      </w:r>
      <w:r w:rsidR="00CE5FC0">
        <w:t xml:space="preserve"> the</w:t>
      </w:r>
      <w:r>
        <w:t xml:space="preserve"> </w:t>
      </w:r>
      <w:r w:rsidRPr="00762F4A">
        <w:rPr>
          <w:rStyle w:val="CodeChar"/>
        </w:rPr>
        <w:t xml:space="preserve">Y </w:t>
      </w:r>
      <w:r w:rsidR="0088674F" w:rsidRPr="00762F4A">
        <w:rPr>
          <w:rStyle w:val="CodeChar"/>
        </w:rPr>
        <w:t>ACC</w:t>
      </w:r>
      <w:r w:rsidR="0088674F">
        <w:t xml:space="preserve"> </w:t>
      </w:r>
      <w:r>
        <w:t>is based on</w:t>
      </w:r>
      <w:r w:rsidR="00CE5FC0">
        <w:t xml:space="preserve"> the</w:t>
      </w:r>
      <w:r>
        <w:t xml:space="preserve"> </w:t>
      </w:r>
      <w:r w:rsidRPr="00762F4A">
        <w:rPr>
          <w:rStyle w:val="CodeChar"/>
        </w:rPr>
        <w:t>Z</w:t>
      </w:r>
      <w:r w:rsidR="0088674F" w:rsidRPr="00762F4A">
        <w:rPr>
          <w:rStyle w:val="CodeChar"/>
        </w:rPr>
        <w:t xml:space="preserve"> ACC</w:t>
      </w:r>
      <w:r>
        <w:t>. Each of the ACCs has two children</w:t>
      </w:r>
      <w:r w:rsidR="000C2CFB">
        <w:t xml:space="preserve"> ASCCPs</w:t>
      </w:r>
      <w:r>
        <w:t>.</w:t>
      </w:r>
      <w:r w:rsidR="000C2CFB">
        <w:t xml:space="preserve"> In addition</w:t>
      </w:r>
      <w:r w:rsidR="00CE5FC0">
        <w:t>,</w:t>
      </w:r>
      <w:r w:rsidR="000C2CFB">
        <w:t xml:space="preserve"> the </w:t>
      </w:r>
      <w:r w:rsidR="000C2CFB" w:rsidRPr="00762F4A">
        <w:rPr>
          <w:rStyle w:val="CodeChar"/>
        </w:rPr>
        <w:t xml:space="preserve">Y1 </w:t>
      </w:r>
      <w:r w:rsidR="0088674F" w:rsidRPr="00762F4A">
        <w:rPr>
          <w:rStyle w:val="CodeChar"/>
        </w:rPr>
        <w:t>ASCCP</w:t>
      </w:r>
      <w:r w:rsidR="0088674F">
        <w:t xml:space="preserve"> </w:t>
      </w:r>
      <w:r w:rsidR="00CE5FC0">
        <w:t>uses</w:t>
      </w:r>
      <w:r w:rsidR="000C2CFB">
        <w:t xml:space="preserve"> the </w:t>
      </w:r>
      <w:r w:rsidR="006B50C2">
        <w:rPr>
          <w:rStyle w:val="CodeChar"/>
        </w:rPr>
        <w:t>Y1</w:t>
      </w:r>
      <w:r w:rsidR="0088674F" w:rsidRPr="00762F4A">
        <w:rPr>
          <w:rStyle w:val="CodeChar"/>
        </w:rPr>
        <w:t xml:space="preserve"> ACC</w:t>
      </w:r>
      <w:r w:rsidR="000C2CFB">
        <w:t xml:space="preserve">, but the </w:t>
      </w:r>
      <w:r w:rsidR="006B50C2">
        <w:rPr>
          <w:rStyle w:val="CodeChar"/>
        </w:rPr>
        <w:t>Y1</w:t>
      </w:r>
      <w:r w:rsidR="0088674F" w:rsidRPr="00762F4A">
        <w:rPr>
          <w:rStyle w:val="CodeChar"/>
        </w:rPr>
        <w:t xml:space="preserve"> </w:t>
      </w:r>
      <w:r w:rsidR="000C2CFB" w:rsidRPr="00762F4A">
        <w:rPr>
          <w:rStyle w:val="CodeChar"/>
        </w:rPr>
        <w:t>ACC</w:t>
      </w:r>
      <w:r w:rsidR="000C2CFB">
        <w:t xml:space="preserve"> is based on </w:t>
      </w:r>
      <w:r w:rsidR="0088674F">
        <w:t xml:space="preserve">the </w:t>
      </w:r>
      <w:r w:rsidR="006B50C2">
        <w:rPr>
          <w:rStyle w:val="CodeChar"/>
        </w:rPr>
        <w:t>Y0</w:t>
      </w:r>
      <w:r w:rsidR="0088674F" w:rsidRPr="00762F4A">
        <w:rPr>
          <w:rStyle w:val="CodeChar"/>
        </w:rPr>
        <w:t xml:space="preserve"> </w:t>
      </w:r>
      <w:r w:rsidR="000C2CFB" w:rsidRPr="00762F4A">
        <w:rPr>
          <w:rStyle w:val="CodeChar"/>
        </w:rPr>
        <w:t>ACC</w:t>
      </w:r>
      <w:r w:rsidR="000C2CFB">
        <w:t xml:space="preserve">. </w:t>
      </w:r>
      <w:r w:rsidR="00762F4A">
        <w:t>Basically</w:t>
      </w:r>
      <w:r w:rsidR="00CE5FC0">
        <w:t>,</w:t>
      </w:r>
      <w:r w:rsidR="00762F4A">
        <w:t xml:space="preserve"> the ACC in the bottom </w:t>
      </w:r>
      <w:r w:rsidR="008A17F6">
        <w:t>of the inheritance chain</w:t>
      </w:r>
      <w:r w:rsidR="00762F4A">
        <w:t xml:space="preserve"> is the ACC used by the ASCCP on the left.</w:t>
      </w:r>
    </w:p>
    <w:p w14:paraId="6D90AAFA" w14:textId="77777777" w:rsidR="00C25194" w:rsidRDefault="00C25194" w:rsidP="00C475D2"/>
    <w:p w14:paraId="61FC2A09" w14:textId="77777777" w:rsidR="00C475D2" w:rsidRDefault="00C25194" w:rsidP="00C475D2">
      <w:r>
        <w:t>Note that the Y1 ASCCP</w:t>
      </w:r>
      <w:r w:rsidR="006B50C2">
        <w:t xml:space="preserve"> and ACC</w:t>
      </w:r>
      <w:r>
        <w:t xml:space="preserve"> may be a semantic group, in which case </w:t>
      </w:r>
      <w:r w:rsidR="006B50C2">
        <w:t>they</w:t>
      </w:r>
      <w:r w:rsidR="00CE5FC0">
        <w:t xml:space="preserve"> shall</w:t>
      </w:r>
      <w:r>
        <w:t xml:space="preserve"> be rendered in a different shape</w:t>
      </w:r>
      <w:r w:rsidR="006B50C2">
        <w:t xml:space="preserve"> or color from other types of CCs</w:t>
      </w:r>
      <w:r>
        <w:t>.</w:t>
      </w:r>
      <w:r w:rsidR="008A17F6">
        <w:t xml:space="preserve"> See also </w:t>
      </w:r>
      <w:r w:rsidR="008A17F6">
        <w:fldChar w:fldCharType="begin"/>
      </w:r>
      <w:r w:rsidR="008A17F6">
        <w:instrText xml:space="preserve"> REF _Ref434405977 \h </w:instrText>
      </w:r>
      <w:r w:rsidR="008A17F6">
        <w:fldChar w:fldCharType="separate"/>
      </w:r>
      <w:r w:rsidR="0093447A">
        <w:t xml:space="preserve">Figure </w:t>
      </w:r>
      <w:r w:rsidR="0093447A">
        <w:rPr>
          <w:noProof/>
        </w:rPr>
        <w:t>2</w:t>
      </w:r>
      <w:r w:rsidR="008A17F6">
        <w:fldChar w:fldCharType="end"/>
      </w:r>
      <w:r w:rsidR="008A17F6">
        <w:t xml:space="preserve"> for notations for other situations.</w:t>
      </w:r>
    </w:p>
    <w:p w14:paraId="21E586CB" w14:textId="77777777" w:rsidR="00F811D2" w:rsidRDefault="00F811D2" w:rsidP="00C475D2"/>
    <w:p w14:paraId="7D70E652" w14:textId="77777777" w:rsidR="00F811D2" w:rsidRDefault="00F811D2" w:rsidP="00C475D2">
      <w:r>
        <w:t>Entities in different states may also rendered differently.</w:t>
      </w:r>
    </w:p>
    <w:p w14:paraId="6F40CA0D" w14:textId="77777777" w:rsidR="00CE5FC0" w:rsidRDefault="00CE5FC0" w:rsidP="00C475D2"/>
    <w:p w14:paraId="23945514" w14:textId="77777777" w:rsidR="00C475D2" w:rsidRDefault="00C475D2" w:rsidP="00C475D2">
      <w:r>
        <w:rPr>
          <w:noProof/>
          <w:lang w:bidi="th-TH"/>
        </w:rPr>
        <mc:AlternateContent>
          <mc:Choice Requires="wpc">
            <w:drawing>
              <wp:inline distT="0" distB="0" distL="0" distR="0" wp14:anchorId="77C7684E" wp14:editId="37F98307">
                <wp:extent cx="5748793" cy="3578087"/>
                <wp:effectExtent l="0" t="0" r="23495" b="22860"/>
                <wp:docPr id="314" name="Canvas 3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03" name="Rectangle 603"/>
                        <wps:cNvSpPr/>
                        <wps:spPr>
                          <a:xfrm>
                            <a:off x="1753981" y="2450480"/>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A0C01AF" w14:textId="77777777" w:rsidR="00E55214" w:rsidRDefault="00E55214" w:rsidP="00F378B5">
                              <w:r>
                                <w:t>X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1" name="Rectangle 601"/>
                        <wps:cNvSpPr/>
                        <wps:spPr>
                          <a:xfrm>
                            <a:off x="1753981" y="1366339"/>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0C98C87" w14:textId="77777777" w:rsidR="00E55214" w:rsidRDefault="00E55214" w:rsidP="00F378B5">
                              <w:r>
                                <w:t>Y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Rectangle 328"/>
                        <wps:cNvSpPr/>
                        <wps:spPr>
                          <a:xfrm>
                            <a:off x="1753981" y="232449"/>
                            <a:ext cx="1016810" cy="996286"/>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0B13E3A" w14:textId="77777777" w:rsidR="00E55214" w:rsidRDefault="00E55214" w:rsidP="00F378B5">
                              <w:r>
                                <w:t>Z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Text Box 327"/>
                        <wps:cNvSpPr txBox="1"/>
                        <wps:spPr>
                          <a:xfrm>
                            <a:off x="368848" y="2774883"/>
                            <a:ext cx="5725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8133E7E" w14:textId="77777777" w:rsidR="00E55214" w:rsidRDefault="00E55214">
                              <w:r>
                                <w:t>X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5" name="Text Box 595"/>
                        <wps:cNvSpPr txBox="1"/>
                        <wps:spPr>
                          <a:xfrm>
                            <a:off x="1889136" y="524251"/>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D26098D" w14:textId="77777777" w:rsidR="00E55214" w:rsidRDefault="00E55214">
                              <w:r>
                                <w:t>Z1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6" name="Text Box 596"/>
                        <wps:cNvSpPr txBox="1"/>
                        <wps:spPr>
                          <a:xfrm>
                            <a:off x="1889461" y="905740"/>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2A6BAE8" w14:textId="77777777" w:rsidR="00E55214" w:rsidRDefault="00E55214">
                              <w:r>
                                <w:t>Z2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7" name="Text Box 597"/>
                        <wps:cNvSpPr txBox="1"/>
                        <wps:spPr>
                          <a:xfrm>
                            <a:off x="1889876" y="1576536"/>
                            <a:ext cx="6360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AB938B9" w14:textId="77777777" w:rsidR="00E55214" w:rsidRDefault="00E55214">
                              <w:r>
                                <w:t>Y1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8" name="Text Box 598"/>
                        <wps:cNvSpPr txBox="1"/>
                        <wps:spPr>
                          <a:xfrm>
                            <a:off x="1889607" y="1949411"/>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5D23E83" w14:textId="77777777" w:rsidR="00E55214" w:rsidRDefault="00E55214">
                              <w:r>
                                <w:t>Y2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9" name="Text Box 599"/>
                        <wps:cNvSpPr txBox="1"/>
                        <wps:spPr>
                          <a:xfrm>
                            <a:off x="1889495" y="26769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0A3EDD" w14:textId="77777777" w:rsidR="00E55214" w:rsidRDefault="00E55214">
                              <w:r>
                                <w:t>X1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0" name="Text Box 600"/>
                        <wps:cNvSpPr txBox="1"/>
                        <wps:spPr>
                          <a:xfrm>
                            <a:off x="1889495" y="30104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59EB533" w14:textId="77777777" w:rsidR="00E55214" w:rsidRDefault="00E55214">
                              <w:r>
                                <w:t>X2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8" name="Elbow Connector 608"/>
                        <wps:cNvCnPr>
                          <a:stCxn id="168" idx="6"/>
                          <a:endCxn id="603" idx="1"/>
                        </wps:cNvCnPr>
                        <wps:spPr>
                          <a:xfrm>
                            <a:off x="1435628" y="2902825"/>
                            <a:ext cx="318353" cy="509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9" name="Rectangle 609"/>
                        <wps:cNvSpPr/>
                        <wps:spPr>
                          <a:xfrm>
                            <a:off x="3323416" y="1705038"/>
                            <a:ext cx="941805"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E18D853" w14:textId="77777777" w:rsidR="00E55214" w:rsidRDefault="00E55214" w:rsidP="00F378B5">
                              <w:r>
                                <w:t>Y1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0" name="Text Box 610"/>
                        <wps:cNvSpPr txBox="1"/>
                        <wps:spPr>
                          <a:xfrm>
                            <a:off x="3458147" y="1917179"/>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8CF954E" w14:textId="77777777" w:rsidR="00E55214" w:rsidRDefault="00E55214">
                              <w:r>
                                <w:t>Y11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1" name="Text Box 611"/>
                        <wps:cNvSpPr txBox="1"/>
                        <wps:spPr>
                          <a:xfrm>
                            <a:off x="3458262" y="2291627"/>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B0156D9" w14:textId="77777777" w:rsidR="00E55214" w:rsidRDefault="00E55214">
                              <w:r>
                                <w:t>Y12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2" name="Rectangle 612"/>
                        <wps:cNvSpPr/>
                        <wps:spPr>
                          <a:xfrm>
                            <a:off x="3323270" y="1301477"/>
                            <a:ext cx="941666" cy="25056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752FCD7" w14:textId="77777777" w:rsidR="00E55214" w:rsidRDefault="00E55214" w:rsidP="00F378B5">
                              <w:r>
                                <w:t>Y0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8" name="Elbow Connector 618"/>
                        <wps:cNvCnPr>
                          <a:stCxn id="652" idx="6"/>
                          <a:endCxn id="609" idx="1"/>
                        </wps:cNvCnPr>
                        <wps:spPr>
                          <a:xfrm>
                            <a:off x="3018065" y="1705358"/>
                            <a:ext cx="305351" cy="457115"/>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63" name="Up Arrow 363"/>
                        <wps:cNvSpPr/>
                        <wps:spPr>
                          <a:xfrm>
                            <a:off x="2026988" y="230676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Up Arrow 619"/>
                        <wps:cNvSpPr/>
                        <wps:spPr>
                          <a:xfrm>
                            <a:off x="2026988" y="1228745"/>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Up Arrow 620"/>
                        <wps:cNvSpPr/>
                        <wps:spPr>
                          <a:xfrm>
                            <a:off x="3569185" y="156047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66" name="Group 166"/>
                        <wpg:cNvGrpSpPr/>
                        <wpg:grpSpPr>
                          <a:xfrm>
                            <a:off x="4118720" y="1374151"/>
                            <a:ext cx="79513" cy="79375"/>
                            <a:chOff x="389610" y="403403"/>
                            <a:chExt cx="79513" cy="79375"/>
                          </a:xfrm>
                        </wpg:grpSpPr>
                        <wps:wsp>
                          <wps:cNvPr id="165" name="Straight Connector 165"/>
                          <wps:cNvCnPr/>
                          <wps:spPr>
                            <a:xfrm>
                              <a:off x="389610" y="445273"/>
                              <a:ext cx="7951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4" name="Straight Connector 634"/>
                          <wps:cNvCnPr/>
                          <wps:spPr>
                            <a:xfrm rot="5400000">
                              <a:off x="385810" y="443091"/>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645" name="Straight Connector 645"/>
                        <wps:cNvCnPr/>
                        <wps:spPr>
                          <a:xfrm>
                            <a:off x="2607989" y="330553"/>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7" name="Straight Connector 647"/>
                        <wps:cNvCnPr/>
                        <wps:spPr>
                          <a:xfrm>
                            <a:off x="2608647" y="2556330"/>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8" name="Straight Connector 648"/>
                        <wps:cNvCnPr/>
                        <wps:spPr>
                          <a:xfrm>
                            <a:off x="2608639" y="1453585"/>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9" name="Straight Connector 649"/>
                        <wps:cNvCnPr/>
                        <wps:spPr>
                          <a:xfrm>
                            <a:off x="4125720" y="1789238"/>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g:cNvPr id="177" name="Group 177"/>
                        <wpg:cNvGrpSpPr/>
                        <wpg:grpSpPr>
                          <a:xfrm>
                            <a:off x="1357526" y="2868924"/>
                            <a:ext cx="78136" cy="67802"/>
                            <a:chOff x="701176" y="1912463"/>
                            <a:chExt cx="78136" cy="67802"/>
                          </a:xfrm>
                        </wpg:grpSpPr>
                        <wps:wsp>
                          <wps:cNvPr id="168" name="Oval 168"/>
                          <wps:cNvSpPr/>
                          <wps:spPr>
                            <a:xfrm>
                              <a:off x="701176" y="1912463"/>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Straight Connector 650"/>
                          <wps:cNvCnPr/>
                          <wps:spPr>
                            <a:xfrm>
                              <a:off x="701207" y="1950565"/>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3" name="Straight Connector 183"/>
                        <wps:cNvCnPr>
                          <a:stCxn id="327" idx="3"/>
                          <a:endCxn id="168" idx="2"/>
                        </wps:cNvCnPr>
                        <wps:spPr>
                          <a:xfrm>
                            <a:off x="1084529" y="2902791"/>
                            <a:ext cx="272997" cy="34"/>
                          </a:xfrm>
                          <a:prstGeom prst="line">
                            <a:avLst/>
                          </a:prstGeom>
                        </wps:spPr>
                        <wps:style>
                          <a:lnRef idx="1">
                            <a:schemeClr val="accent1"/>
                          </a:lnRef>
                          <a:fillRef idx="0">
                            <a:schemeClr val="accent1"/>
                          </a:fillRef>
                          <a:effectRef idx="0">
                            <a:schemeClr val="accent1"/>
                          </a:effectRef>
                          <a:fontRef idx="minor">
                            <a:schemeClr val="tx1"/>
                          </a:fontRef>
                        </wps:style>
                        <wps:bodyPr/>
                      </wps:wsp>
                      <wpg:wgp>
                        <wpg:cNvPr id="651" name="Group 651"/>
                        <wpg:cNvGrpSpPr/>
                        <wpg:grpSpPr>
                          <a:xfrm>
                            <a:off x="2939994" y="1671703"/>
                            <a:ext cx="78105" cy="67310"/>
                            <a:chOff x="0" y="0"/>
                            <a:chExt cx="78136" cy="67802"/>
                          </a:xfrm>
                        </wpg:grpSpPr>
                        <wps:wsp>
                          <wps:cNvPr id="652" name="Oval 652"/>
                          <wps:cNvSpPr/>
                          <wps:spPr>
                            <a:xfrm>
                              <a:off x="0" y="0"/>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3" name="Straight Connector 653"/>
                          <wps:cNvCnPr/>
                          <wps:spPr>
                            <a:xfrm>
                              <a:off x="31" y="38102"/>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4" name="Straight Connector 184"/>
                        <wps:cNvCnPr>
                          <a:stCxn id="652" idx="2"/>
                          <a:endCxn id="597" idx="3"/>
                        </wps:cNvCnPr>
                        <wps:spPr>
                          <a:xfrm flipH="1" flipV="1">
                            <a:off x="2525891" y="1702901"/>
                            <a:ext cx="414103" cy="24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5" name="Line Callout 2 185"/>
                        <wps:cNvSpPr/>
                        <wps:spPr>
                          <a:xfrm>
                            <a:off x="3546528" y="55532"/>
                            <a:ext cx="1979143" cy="544716"/>
                          </a:xfrm>
                          <a:prstGeom prst="borderCallout2">
                            <a:avLst>
                              <a:gd name="adj1" fmla="val 12569"/>
                              <a:gd name="adj2" fmla="val -400"/>
                              <a:gd name="adj3" fmla="val 13614"/>
                              <a:gd name="adj4" fmla="val -38474"/>
                              <a:gd name="adj5" fmla="val 42991"/>
                              <a:gd name="adj6" fmla="val -438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1E4BA" w14:textId="77777777" w:rsidR="00E55214" w:rsidRPr="006B50C2" w:rsidRDefault="00E55214" w:rsidP="006B50C2">
                              <w:pPr>
                                <w:rPr>
                                  <w:color w:val="000000" w:themeColor="text1"/>
                                </w:rPr>
                              </w:pPr>
                              <w:r>
                                <w:rPr>
                                  <w:color w:val="000000" w:themeColor="text1"/>
                                </w:rPr>
                                <w:t>Clicking on this collapses the detail children of the ACC. And minus changes to 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 name="Line Callout 2 654"/>
                        <wps:cNvSpPr/>
                        <wps:spPr>
                          <a:xfrm>
                            <a:off x="4029055" y="689568"/>
                            <a:ext cx="1636109" cy="544716"/>
                          </a:xfrm>
                          <a:prstGeom prst="borderCallout2">
                            <a:avLst>
                              <a:gd name="adj1" fmla="val 105250"/>
                              <a:gd name="adj2" fmla="val 45493"/>
                              <a:gd name="adj3" fmla="val 131012"/>
                              <a:gd name="adj4" fmla="val 35437"/>
                              <a:gd name="adj5" fmla="val 135672"/>
                              <a:gd name="adj6" fmla="val 119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0260F" w14:textId="77777777" w:rsidR="00E55214" w:rsidRPr="006B50C2" w:rsidRDefault="00E55214" w:rsidP="006B50C2">
                              <w:pPr>
                                <w:rPr>
                                  <w:color w:val="000000" w:themeColor="text1"/>
                                </w:rPr>
                              </w:pPr>
                              <w:r>
                                <w:rPr>
                                  <w:color w:val="000000" w:themeColor="text1"/>
                                </w:rPr>
                                <w:t>Clicking on this expands the detail children of the ACC. And plus changes to minus.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Line Callout 2 655"/>
                        <wps:cNvSpPr/>
                        <wps:spPr>
                          <a:xfrm>
                            <a:off x="61803" y="975997"/>
                            <a:ext cx="1636109" cy="1021098"/>
                          </a:xfrm>
                          <a:prstGeom prst="borderCallout2">
                            <a:avLst>
                              <a:gd name="adj1" fmla="val 103580"/>
                              <a:gd name="adj2" fmla="val 48577"/>
                              <a:gd name="adj3" fmla="val 115478"/>
                              <a:gd name="adj4" fmla="val 71433"/>
                              <a:gd name="adj5" fmla="val 181487"/>
                              <a:gd name="adj6" fmla="val 81205"/>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FD37F" w14:textId="77777777" w:rsidR="00E55214" w:rsidRPr="006B50C2" w:rsidRDefault="00E55214" w:rsidP="006B50C2">
                              <w:pPr>
                                <w:rPr>
                                  <w:color w:val="000000" w:themeColor="text1"/>
                                </w:rPr>
                              </w:pPr>
                              <w:r>
                                <w:rPr>
                                  <w:color w:val="000000" w:themeColor="text1"/>
                                </w:rPr>
                                <w:t>Clicking on this circle collapses all the ACCs in the inheritance, and minus changes plus in the circle. Clicking on the plus circle expands all the ACCs.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7C7684E" id="Canvas 314" o:spid="_x0000_s1521" editas="canvas" style="width:452.65pt;height:281.75pt;mso-position-horizontal-relative:char;mso-position-vertical-relative:line" coordsize="57486,3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">
                <v:shape id="_x0000_s1522" type="#_x0000_t75" style="position:absolute;width:57486;height:35775;visibility:visible;mso-wrap-style:square" stroked="t" strokecolor="#4f81bd [3204]">
                  <v:fill o:detectmouseclick="t"/>
                  <v:path o:connecttype="none"/>
                </v:shape>
                <v:rect id="Rectangle 603" o:spid="_x0000_s1523" style="position:absolute;left:17539;top:24504;width:1016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3A0C01AF" w14:textId="77777777" w:rsidR="00E55214" w:rsidRDefault="00E55214" w:rsidP="00F378B5">
                        <w:r>
                          <w:t>X ACC</w:t>
                        </w:r>
                      </w:p>
                    </w:txbxContent>
                  </v:textbox>
                </v:rect>
                <v:rect id="Rectangle 601" o:spid="_x0000_s1524" style="position:absolute;left:17539;top:13663;width:1016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0C98C87" w14:textId="77777777" w:rsidR="00E55214" w:rsidRDefault="00E55214" w:rsidP="00F378B5">
                        <w:r>
                          <w:t>Y ACC</w:t>
                        </w:r>
                      </w:p>
                    </w:txbxContent>
                  </v:textbox>
                </v:rect>
                <v:rect id="Rectangle 328" o:spid="_x0000_s1525" style="position:absolute;left:17539;top:2324;width:10168;height: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" fillcolor="#a5d5e2 [1624]" strokecolor="#40a7c2 [3048]">
                  <v:fill color2="#e4f2f6 [504]" rotate="t" angle="180" colors="0 #9eeaff;22938f #bbefff;1 #e4f9ff" focus="100%" type="gradient"/>
                  <v:shadow on="t" color="black" opacity="24903f" origin=",.5" offset="0,.55556mm"/>
                  <v:textbox>
                    <w:txbxContent>
                      <w:p w14:paraId="30B13E3A" w14:textId="77777777" w:rsidR="00E55214" w:rsidRDefault="00E55214" w:rsidP="00F378B5">
                        <w:r>
                          <w:t>Z ACC</w:t>
                        </w:r>
                      </w:p>
                    </w:txbxContent>
                  </v:textbox>
                </v:rect>
                <v:shape id="Text Box 327" o:spid="_x0000_s1526" type="#_x0000_t202" style="position:absolute;left:3688;top:27748;width:5725;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78133E7E" w14:textId="77777777" w:rsidR="00E55214" w:rsidRDefault="00E55214">
                        <w:r>
                          <w:t>X ASCCP</w:t>
                        </w:r>
                      </w:p>
                    </w:txbxContent>
                  </v:textbox>
                </v:shape>
                <v:shape id="Text Box 595" o:spid="_x0000_s1527" type="#_x0000_t202" style="position:absolute;left:18891;top:5242;width:5439;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inset="1.44pt,,1.44pt">
                    <w:txbxContent>
                      <w:p w14:paraId="6D26098D" w14:textId="77777777" w:rsidR="00E55214" w:rsidRDefault="00E55214">
                        <w:r>
                          <w:t>Z1 BCCP</w:t>
                        </w:r>
                      </w:p>
                    </w:txbxContent>
                  </v:textbox>
                </v:shape>
                <v:shape id="Text Box 596" o:spid="_x0000_s1528" type="#_x0000_t202" style="position:absolute;left:18894;top:9057;width:5440;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02A6BAE8" w14:textId="77777777" w:rsidR="00E55214" w:rsidRDefault="00E55214">
                        <w:r>
                          <w:t>Z2 BCCP</w:t>
                        </w:r>
                      </w:p>
                    </w:txbxContent>
                  </v:textbox>
                </v:shape>
                <v:shape id="Text Box 597" o:spid="_x0000_s1529" type="#_x0000_t202" style="position:absolute;left:18898;top:15765;width:6360;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7AB938B9" w14:textId="77777777" w:rsidR="00E55214" w:rsidRDefault="00E55214">
                        <w:r>
                          <w:t>Y1 ASCCP</w:t>
                        </w:r>
                      </w:p>
                    </w:txbxContent>
                  </v:textbox>
                </v:shape>
                <v:shape id="Text Box 598" o:spid="_x0000_s1530" type="#_x0000_t202" style="position:absolute;left:18896;top:19494;width:5579;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inset="1.44pt,,1.44pt">
                    <w:txbxContent>
                      <w:p w14:paraId="65D23E83" w14:textId="77777777" w:rsidR="00E55214" w:rsidRDefault="00E55214">
                        <w:r>
                          <w:t>Y2 BCCP</w:t>
                        </w:r>
                      </w:p>
                    </w:txbxContent>
                  </v:textbox>
                </v:shape>
                <v:shape id="Text Box 599" o:spid="_x0000_s1531" type="#_x0000_t202" style="position:absolute;left:18894;top:26769;width:5580;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350A3EDD" w14:textId="77777777" w:rsidR="00E55214" w:rsidRDefault="00E55214">
                        <w:r>
                          <w:t>X1 BCCP</w:t>
                        </w:r>
                      </w:p>
                    </w:txbxContent>
                  </v:textbox>
                </v:shape>
                <v:shape id="Text Box 600" o:spid="_x0000_s1532" type="#_x0000_t202" style="position:absolute;left:18894;top:30104;width:5580;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" fillcolor="#a7bfde [1620]" strokecolor="#4579b8 [3044]">
                  <v:fill color2="#e4ecf5 [500]" rotate="t" angle="180" colors="0 #a3c4ff;22938f #bfd5ff;1 #e5eeff" focus="100%" type="gradient"/>
                  <v:shadow on="t" color="black" opacity="24903f" origin=",.5" offset="0,.55556mm"/>
                  <v:textbox inset="1.44pt,,1.44pt">
                    <w:txbxContent>
                      <w:p w14:paraId="459EB533" w14:textId="77777777" w:rsidR="00E55214" w:rsidRDefault="00E55214">
                        <w:r>
                          <w:t>X2 BCCP</w:t>
                        </w:r>
                      </w:p>
                    </w:txbxContent>
                  </v:textbox>
                </v:shape>
                <v:shape id="Elbow Connector 608" o:spid="_x0000_s1533" type="#_x0000_t32" style="position:absolute;left:14356;top:29028;width:3183;height: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" strokecolor="#4579b8 [3044]">
                  <v:stroke endarrow="block"/>
                </v:shape>
                <v:rect id="Rectangle 609" o:spid="_x0000_s1534" style="position:absolute;left:33234;top:17050;width:941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5E18D853" w14:textId="77777777" w:rsidR="00E55214" w:rsidRDefault="00E55214" w:rsidP="00F378B5">
                        <w:r>
                          <w:t>Y1 ACC</w:t>
                        </w:r>
                      </w:p>
                    </w:txbxContent>
                  </v:textbox>
                </v:rect>
                <v:shape id="Text Box 610" o:spid="_x0000_s1535" type="#_x0000_t202" style="position:absolute;left:34581;top:19171;width:6214;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" fillcolor="#a7bfde [1620]" strokecolor="#4579b8 [3044]">
                  <v:fill color2="#e4ecf5 [500]" rotate="t" angle="180" colors="0 #a3c4ff;22938f #bfd5ff;1 #e5eeff" focus="100%" type="gradient"/>
                  <v:shadow on="t" color="black" opacity="24903f" origin=",.5" offset="0,.55556mm"/>
                  <v:textbox inset="1.44pt,,1.44pt">
                    <w:txbxContent>
                      <w:p w14:paraId="18CF954E" w14:textId="77777777" w:rsidR="00E55214" w:rsidRDefault="00E55214">
                        <w:r>
                          <w:t>Y11 BCCP</w:t>
                        </w:r>
                      </w:p>
                    </w:txbxContent>
                  </v:textbox>
                </v:shape>
                <v:shape id="Text Box 611" o:spid="_x0000_s1536" type="#_x0000_t202" style="position:absolute;left:34582;top:22916;width:6214;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" fillcolor="#a7bfde [1620]" strokecolor="#4579b8 [3044]">
                  <v:fill color2="#e4ecf5 [500]" rotate="t" angle="180" colors="0 #a3c4ff;22938f #bfd5ff;1 #e5eeff" focus="100%" type="gradient"/>
                  <v:shadow on="t" color="black" opacity="24903f" origin=",.5" offset="0,.55556mm"/>
                  <v:textbox inset="1.44pt,,1.44pt">
                    <w:txbxContent>
                      <w:p w14:paraId="7B0156D9" w14:textId="77777777" w:rsidR="00E55214" w:rsidRDefault="00E55214">
                        <w:r>
                          <w:t>Y12 BCCP</w:t>
                        </w:r>
                      </w:p>
                    </w:txbxContent>
                  </v:textbox>
                </v:shape>
                <v:rect id="Rectangle 612" o:spid="_x0000_s1537" style="position:absolute;left:33232;top:13014;width:941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752FCD7" w14:textId="77777777" w:rsidR="00E55214" w:rsidRDefault="00E55214" w:rsidP="00F378B5">
                        <w:r>
                          <w:t>Y0 ACC</w:t>
                        </w:r>
                      </w:p>
                    </w:txbxContent>
                  </v:textbox>
                </v:rect>
                <v:shape id="Elbow Connector 618" o:spid="_x0000_s1538" type="#_x0000_t34" style="position:absolute;left:30180;top:17053;width:3054;height:457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" strokecolor="#4579b8 [3044]">
                  <v:stroke endarrow="block"/>
                </v:shape>
                <v:shape id="Up Arrow 363" o:spid="_x0000_s1539" type="#_x0000_t68" style="position:absolute;left:20269;top:23067;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" adj="10800" fillcolor="#a5d5e2 [1624]" strokecolor="#40a7c2 [3048]">
                  <v:fill color2="#e4f2f6 [504]" rotate="t" angle="180" colors="0 #9eeaff;22938f #bbefff;1 #e4f9ff" focus="100%" type="gradient"/>
                </v:shape>
                <v:shape id="Up Arrow 619" o:spid="_x0000_s1540" type="#_x0000_t68" style="position:absolute;left:20269;top:12287;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" adj="10800" fillcolor="#a5d5e2 [1624]" strokecolor="#40a7c2 [3048]">
                  <v:fill color2="#e4f2f6 [504]" rotate="t" angle="180" colors="0 #9eeaff;22938f #bbefff;1 #e4f9ff" focus="100%" type="gradient"/>
                </v:shape>
                <v:shape id="Up Arrow 620" o:spid="_x0000_s1541" type="#_x0000_t68" style="position:absolute;left:35691;top:15604;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" adj="10800" fillcolor="#a5d5e2 [1624]" strokecolor="#40a7c2 [3048]">
                  <v:fill color2="#e4f2f6 [504]" rotate="t" angle="180" colors="0 #9eeaff;22938f #bbefff;1 #e4f9ff" focus="100%" type="gradient"/>
                </v:shape>
                <v:group id="Group 166" o:spid="_x0000_s1542" style="position:absolute;left:41187;top:13741;width:795;height:794" coordorigin="389610,403403" coordsize="79513,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line id="Straight Connector 165" o:spid="_x0000_s1543" style="position:absolute;visibility:visible;mso-wrap-style:square" from="389610,445273" to="469123,445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" strokecolor="black [3213]"/>
                  <v:line id="Straight Connector 634" o:spid="_x0000_s1544" style="position:absolute;rotation:90;visibility:visible;mso-wrap-style:square" from="385810,443091" to="465185,443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" strokecolor="black [3213]"/>
                </v:group>
                <v:line id="Straight Connector 645" o:spid="_x0000_s1545" style="position:absolute;visibility:visible;mso-wrap-style:square" from="26079,3305" to="26873,3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" strokecolor="black [3213]"/>
                <v:line id="Straight Connector 647" o:spid="_x0000_s1546" style="position:absolute;visibility:visible;mso-wrap-style:square" from="26086,25563" to="26873,25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" strokecolor="black [3213]"/>
                <v:line id="Straight Connector 648" o:spid="_x0000_s1547" style="position:absolute;visibility:visible;mso-wrap-style:square" from="26086,14535" to="26873,14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" strokecolor="black [3213]"/>
                <v:line id="Straight Connector 649" o:spid="_x0000_s1548" style="position:absolute;visibility:visible;mso-wrap-style:square" from="41257,17892" to="42044,17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" strokecolor="black [3213]"/>
                <v:group id="Group 177" o:spid="_x0000_s1549" style="position:absolute;left:13575;top:28689;width:781;height:678" coordorigin="7011,19124" coordsize="781,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oval id="Oval 168" o:spid="_x0000_s1550" style="position:absolute;left:7011;top:19124;width:781;height: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" fillcolor="white [3212]" strokecolor="black [3213]" strokeweight=".25pt"/>
                  <v:line id="Straight Connector 650" o:spid="_x0000_s1551" style="position:absolute;visibility:visible;mso-wrap-style:square" from="7012,19505" to="7793,1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" strokecolor="black [3213]"/>
                </v:group>
                <v:line id="Straight Connector 183" o:spid="_x0000_s1552" style="position:absolute;visibility:visible;mso-wrap-style:square" from="10845,29027" to="13575,2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" strokecolor="#4579b8 [3044]"/>
                <v:group id="Group 651" o:spid="_x0000_s1553" style="position:absolute;left:29399;top:16717;width:781;height:673" coordsize="78136,67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oval id="Oval 652" o:spid="_x0000_s1554" style="position:absolute;width:78102;height:67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" fillcolor="white [3212]" strokecolor="black [3213]" strokeweight=".25pt"/>
                  <v:line id="Straight Connector 653" o:spid="_x0000_s1555" style="position:absolute;visibility:visible;mso-wrap-style:square" from="31,38102" to="78136,38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" strokecolor="black [3213]"/>
                </v:group>
                <v:line id="Straight Connector 184" o:spid="_x0000_s1556" style="position:absolute;flip:x y;visibility:visible;mso-wrap-style:square" from="25258,17029" to="29399,17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" strokecolor="#4579b8 [3044]"/>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85" o:spid="_x0000_s1557" type="#_x0000_t48" style="position:absolute;left:35465;top:555;width:19791;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" adj="-9472,9286,-8310,2941,-86,2715" fillcolor="white [3212]" strokecolor="black [3213]" strokeweight=".25pt">
                  <v:textbox>
                    <w:txbxContent>
                      <w:p w14:paraId="2851E4BA" w14:textId="77777777" w:rsidR="00E55214" w:rsidRPr="006B50C2" w:rsidRDefault="00E55214" w:rsidP="006B50C2">
                        <w:pPr>
                          <w:rPr>
                            <w:color w:val="000000" w:themeColor="text1"/>
                          </w:rPr>
                        </w:pPr>
                        <w:r>
                          <w:rPr>
                            <w:color w:val="000000" w:themeColor="text1"/>
                          </w:rPr>
                          <w:t>Clicking on this collapses the detail children of the ACC. And minus changes to plus.</w:t>
                        </w:r>
                      </w:p>
                    </w:txbxContent>
                  </v:textbox>
                  <o:callout v:ext="edit" minusy="t"/>
                </v:shape>
                <v:shape id="Line Callout 2 654" o:spid="_x0000_s1558" type="#_x0000_t48" style="position:absolute;left:40290;top:6895;width:16361;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" adj="2582,29305,7654,28299,9826,22734" fillcolor="white [3212]" strokecolor="black [3213]" strokeweight=".25pt">
                  <v:textbox>
                    <w:txbxContent>
                      <w:p w14:paraId="3880260F" w14:textId="77777777" w:rsidR="00E55214" w:rsidRPr="006B50C2" w:rsidRDefault="00E55214" w:rsidP="006B50C2">
                        <w:pPr>
                          <w:rPr>
                            <w:color w:val="000000" w:themeColor="text1"/>
                          </w:rPr>
                        </w:pPr>
                        <w:r>
                          <w:rPr>
                            <w:color w:val="000000" w:themeColor="text1"/>
                          </w:rPr>
                          <w:t>Clicking on this expands the detail children of the ACC. And plus changes to minus.</w:t>
                        </w:r>
                      </w:p>
                    </w:txbxContent>
                  </v:textbox>
                  <o:callout v:ext="edit" minusy="t"/>
                </v:shape>
                <v:shape id="Line Callout 2 655" o:spid="_x0000_s1559" type="#_x0000_t48" style="position:absolute;left:618;top:9759;width:16361;height:10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" adj="17540,39201,15430,24943,10493,22373" fillcolor="white [3212]" strokecolor="black [3213]" strokeweight=".25pt">
                  <v:textbox>
                    <w:txbxContent>
                      <w:p w14:paraId="7D2FD37F" w14:textId="77777777" w:rsidR="00E55214" w:rsidRPr="006B50C2" w:rsidRDefault="00E55214" w:rsidP="006B50C2">
                        <w:pPr>
                          <w:rPr>
                            <w:color w:val="000000" w:themeColor="text1"/>
                          </w:rPr>
                        </w:pPr>
                        <w:r>
                          <w:rPr>
                            <w:color w:val="000000" w:themeColor="text1"/>
                          </w:rPr>
                          <w:t>Clicking on this circle collapses all the ACCs in the inheritance, and minus changes plus in the circle. Clicking on the plus circle expands all the ACCs.</w:t>
                        </w:r>
                      </w:p>
                    </w:txbxContent>
                  </v:textbox>
                  <o:callout v:ext="edit" minusx="t" minusy="t"/>
                </v:shape>
                <w10:anchorlock/>
              </v:group>
            </w:pict>
          </mc:Fallback>
        </mc:AlternateContent>
      </w:r>
    </w:p>
    <w:p w14:paraId="0C909997" w14:textId="77777777" w:rsidR="00CE5FC0" w:rsidRPr="00CE5FC0" w:rsidRDefault="00E5752A" w:rsidP="00CE5FC0">
      <w:pPr>
        <w:pStyle w:val="Caption"/>
      </w:pPr>
      <w:bookmarkStart w:id="1138" w:name="_Ref437592225"/>
      <w:r>
        <w:t xml:space="preserve">Figure </w:t>
      </w:r>
      <w:fldSimple w:instr=" SEQ Figure \* ARABIC ">
        <w:r w:rsidR="0093447A">
          <w:rPr>
            <w:noProof/>
          </w:rPr>
          <w:t>14</w:t>
        </w:r>
      </w:fldSimple>
      <w:bookmarkEnd w:id="1138"/>
      <w:r>
        <w:t>: Rendering of ACC and ASCCP</w:t>
      </w:r>
    </w:p>
    <w:p w14:paraId="2260E79C" w14:textId="77777777" w:rsidR="000E5720" w:rsidRDefault="000E5720" w:rsidP="000E5720">
      <w:pPr>
        <w:pStyle w:val="Heading3"/>
      </w:pPr>
      <w:bookmarkStart w:id="1139" w:name="_Ref435336589"/>
      <w:bookmarkStart w:id="1140" w:name="_Toc442109047"/>
      <w:r>
        <w:t>View</w:t>
      </w:r>
      <w:r w:rsidR="00BF1481">
        <w:t>/Search</w:t>
      </w:r>
      <w:r>
        <w:t xml:space="preserve"> CCs</w:t>
      </w:r>
      <w:bookmarkEnd w:id="1139"/>
      <w:bookmarkEnd w:id="1140"/>
    </w:p>
    <w:p w14:paraId="7AA21686" w14:textId="77777777" w:rsidR="00432D19" w:rsidRDefault="00432D19" w:rsidP="00432D19">
      <w:r>
        <w:t xml:space="preserve">The user should be able to search for a CC across all types of CCs and open it up for viewing. </w:t>
      </w:r>
    </w:p>
    <w:p w14:paraId="3746FE21" w14:textId="77777777" w:rsidR="00432D19" w:rsidRDefault="00432D19" w:rsidP="00432D19">
      <w:pPr>
        <w:spacing w:before="240"/>
      </w:pPr>
      <w:r>
        <w:lastRenderedPageBreak/>
        <w:t xml:space="preserve">The search shall look through both the </w:t>
      </w:r>
      <w:r w:rsidR="007D0B1B" w:rsidRPr="007D0B1B">
        <w:rPr>
          <w:rStyle w:val="CodeChar"/>
        </w:rPr>
        <w:t>object_class_term</w:t>
      </w:r>
      <w:r w:rsidR="007D0B1B">
        <w:t xml:space="preserve">, </w:t>
      </w:r>
      <w:r w:rsidR="007D0B1B" w:rsidRPr="007D0B1B">
        <w:rPr>
          <w:rStyle w:val="CodeChar"/>
        </w:rPr>
        <w:t>property_term</w:t>
      </w:r>
      <w:r w:rsidR="007D0B1B">
        <w:t xml:space="preserve">, and </w:t>
      </w:r>
      <w:r w:rsidR="007D0B1B" w:rsidRPr="007D0B1B">
        <w:rPr>
          <w:rStyle w:val="CodeChar"/>
        </w:rPr>
        <w:t>data_type_term</w:t>
      </w:r>
      <w:r w:rsidR="007D0B1B">
        <w:t xml:space="preserve"> (including the one belonging to the supplementary component)</w:t>
      </w:r>
      <w:r>
        <w:t xml:space="preserve"> and </w:t>
      </w:r>
      <w:r w:rsidR="007D0B1B" w:rsidRPr="007D0B1B">
        <w:rPr>
          <w:rStyle w:val="CodeChar"/>
        </w:rPr>
        <w:t>d</w:t>
      </w:r>
      <w:r w:rsidRPr="007D0B1B">
        <w:rPr>
          <w:rStyle w:val="CodeChar"/>
        </w:rPr>
        <w:t>efinition</w:t>
      </w:r>
      <w:r>
        <w:t xml:space="preserve"> columns to return relevant results.</w:t>
      </w:r>
      <w:r w:rsidR="001F4346">
        <w:t xml:space="preserve"> The system only needs to search the current records.</w:t>
      </w:r>
    </w:p>
    <w:p w14:paraId="398FFDBF" w14:textId="77777777" w:rsidR="00432D19" w:rsidRDefault="00432D19" w:rsidP="00432D19">
      <w:pPr>
        <w:spacing w:before="240"/>
      </w:pPr>
      <w:r>
        <w:t xml:space="preserve">The user should be able to filter out some specific types of CCs. </w:t>
      </w:r>
    </w:p>
    <w:p w14:paraId="64066658" w14:textId="77777777" w:rsidR="00432D19" w:rsidRDefault="00432D19" w:rsidP="00432D19">
      <w:pPr>
        <w:spacing w:before="240"/>
      </w:pPr>
      <w:r>
        <w:t xml:space="preserve">In the case that an ASCC or BCC is selected for viewing, the user should be able to easily navigate to the owner ACC. From an ACC, relevant ASCCPs </w:t>
      </w:r>
      <w:r w:rsidR="001F4346">
        <w:t xml:space="preserve">(those references the ACC) </w:t>
      </w:r>
      <w:r>
        <w:t>should be shown or at least the user should be able to query for them.</w:t>
      </w:r>
    </w:p>
    <w:p w14:paraId="649135A1" w14:textId="77777777" w:rsidR="00432D19" w:rsidRDefault="00432D19" w:rsidP="00432D19">
      <w:pPr>
        <w:spacing w:before="240"/>
      </w:pPr>
      <w:r>
        <w:t xml:space="preserve">In addition to </w:t>
      </w:r>
      <w:r w:rsidR="0023242C">
        <w:t xml:space="preserve">the </w:t>
      </w:r>
      <w:r>
        <w:t>typical CC specifica</w:t>
      </w:r>
      <w:r w:rsidR="00C35D66">
        <w:t xml:space="preserve">tion data fields, current owner, </w:t>
      </w:r>
      <w:r>
        <w:t>state</w:t>
      </w:r>
      <w:r w:rsidR="00C35D66">
        <w:t>, last up</w:t>
      </w:r>
      <w:r w:rsidR="007054D5">
        <w:t>d</w:t>
      </w:r>
      <w:r w:rsidR="00C35D66">
        <w:t>ated by user, and last updated timestamp</w:t>
      </w:r>
      <w:r>
        <w:t xml:space="preserve"> should also be displayed.</w:t>
      </w:r>
    </w:p>
    <w:p w14:paraId="31C33E67" w14:textId="77777777" w:rsidR="00CE5FC0" w:rsidRPr="00432D19" w:rsidRDefault="00B24FDC" w:rsidP="00432D19">
      <w:pPr>
        <w:spacing w:before="240"/>
      </w:pPr>
      <w:r>
        <w:t>The system may show the detail</w:t>
      </w:r>
      <w:r w:rsidR="00044C4E">
        <w:t>/properties</w:t>
      </w:r>
      <w:r>
        <w:t xml:space="preserve"> of an ACC or ASCCP first rather than the whole tree. Only when the user has chosen to open the ACC or ASCCP then </w:t>
      </w:r>
      <w:r w:rsidR="0023242C">
        <w:t>its model</w:t>
      </w:r>
      <w:r>
        <w:t xml:space="preserve"> is shown.</w:t>
      </w:r>
    </w:p>
    <w:p w14:paraId="2A3DB1E3" w14:textId="77777777" w:rsidR="006652C4" w:rsidRDefault="006652C4" w:rsidP="006652C4">
      <w:pPr>
        <w:pStyle w:val="Heading3"/>
      </w:pPr>
      <w:bookmarkStart w:id="1141" w:name="_Ref435336598"/>
      <w:bookmarkStart w:id="1142" w:name="_Toc442109048"/>
      <w:r>
        <w:t>Create a new ACC</w:t>
      </w:r>
      <w:bookmarkEnd w:id="1141"/>
      <w:bookmarkEnd w:id="1142"/>
    </w:p>
    <w:p w14:paraId="1BDE1B59" w14:textId="77777777" w:rsidR="008D7CDB" w:rsidRDefault="00BD5F4A" w:rsidP="002819A7">
      <w:r>
        <w:t xml:space="preserve">To create a new ACC, </w:t>
      </w:r>
      <w:r w:rsidR="002A51CE">
        <w:t xml:space="preserve">if the user is an end user, </w:t>
      </w:r>
      <w:r>
        <w:t xml:space="preserve">the system </w:t>
      </w:r>
      <w:r w:rsidR="002A51CE">
        <w:t xml:space="preserve">needs to ask the user to select a namespace first and then </w:t>
      </w:r>
      <w:r>
        <w:t>create</w:t>
      </w:r>
      <w:r w:rsidR="001F4346">
        <w:t>s</w:t>
      </w:r>
      <w:r>
        <w:t xml:space="preserve"> a blank ACC on the UI. So initially</w:t>
      </w:r>
      <w:r w:rsidR="006F2D31">
        <w:t>,</w:t>
      </w:r>
      <w:r>
        <w:t xml:space="preserve"> the UI would show a tree with a single node on the left pane of the win</w:t>
      </w:r>
      <w:r w:rsidR="00E62E71">
        <w:t>dow with a default A</w:t>
      </w:r>
      <w:r>
        <w:t xml:space="preserve">CC’s </w:t>
      </w:r>
      <w:r w:rsidR="00E62E71">
        <w:t>Object Class Term</w:t>
      </w:r>
      <w:r>
        <w:t xml:space="preserve"> such as “An ACC Object Class Term”. The user can modify properties of the ACC on the right pane of the window. </w:t>
      </w:r>
      <w:r w:rsidR="00AA131B">
        <w:t>See subsections below for how the ACC’s properties shall be populated along with their UI behavior.</w:t>
      </w:r>
    </w:p>
    <w:p w14:paraId="32CBDC8E" w14:textId="77777777" w:rsidR="008D7CDB" w:rsidRDefault="008D7CDB" w:rsidP="002819A7"/>
    <w:p w14:paraId="51D90867" w14:textId="77777777" w:rsidR="001C6FFA" w:rsidRDefault="008D7CDB" w:rsidP="002819A7">
      <w:r>
        <w:t xml:space="preserve">See section </w:t>
      </w:r>
      <w:r>
        <w:fldChar w:fldCharType="begin"/>
      </w:r>
      <w:r>
        <w:instrText xml:space="preserve"> REF _Ref434849200 \r \h </w:instrText>
      </w:r>
      <w:r>
        <w:fldChar w:fldCharType="separate"/>
      </w:r>
      <w:r w:rsidR="0093447A">
        <w:t>3.10.7</w:t>
      </w:r>
      <w:r>
        <w:fldChar w:fldCharType="end"/>
      </w:r>
      <w:r>
        <w:t xml:space="preserve"> for how the ACC should be rendered. </w:t>
      </w:r>
      <w:r w:rsidR="00E62E71">
        <w:t xml:space="preserve">The </w:t>
      </w:r>
      <w:r w:rsidR="001C6FFA">
        <w:t>ACC</w:t>
      </w:r>
      <w:r w:rsidR="00E62E71">
        <w:t>’s</w:t>
      </w:r>
      <w:r w:rsidR="001C6FFA">
        <w:t xml:space="preserve"> current and history records have to be properly created.</w:t>
      </w:r>
    </w:p>
    <w:p w14:paraId="0E2448F0" w14:textId="77777777" w:rsidR="002E7C09" w:rsidRDefault="002E7C09" w:rsidP="002819A7"/>
    <w:p w14:paraId="210ED9C9" w14:textId="77777777" w:rsidR="002819A7" w:rsidRDefault="00827499" w:rsidP="002819A7">
      <w:r>
        <w:t>T</w:t>
      </w:r>
      <w:r w:rsidR="008D7CDB">
        <w:t>he user must be able to</w:t>
      </w:r>
      <w:r w:rsidR="007903EE">
        <w:t xml:space="preserve"> </w:t>
      </w:r>
      <w:r w:rsidR="00EB7F04">
        <w:t>invoke</w:t>
      </w:r>
      <w:r w:rsidR="007903EE">
        <w:t xml:space="preserve"> the following </w:t>
      </w:r>
      <w:r w:rsidR="00EB7F04">
        <w:t xml:space="preserve">functions through the </w:t>
      </w:r>
      <w:r w:rsidR="007903EE">
        <w:t>UI</w:t>
      </w:r>
      <w:r w:rsidR="008A700E">
        <w:t>.</w:t>
      </w:r>
      <w:r w:rsidR="008A700E" w:rsidRPr="008A700E">
        <w:t xml:space="preserve"> </w:t>
      </w:r>
      <w:r w:rsidR="008A700E">
        <w:t>See other subsections for details of these functionalities.</w:t>
      </w:r>
    </w:p>
    <w:p w14:paraId="51C5A925" w14:textId="77777777" w:rsidR="008D7CDB" w:rsidRDefault="008D7CDB" w:rsidP="002819A7"/>
    <w:p w14:paraId="26F6C1F7" w14:textId="77777777" w:rsidR="00827499" w:rsidRDefault="002B2ED6" w:rsidP="008D7CDB">
      <w:pPr>
        <w:pStyle w:val="ListParagraph"/>
        <w:numPr>
          <w:ilvl w:val="0"/>
          <w:numId w:val="19"/>
        </w:numPr>
      </w:pPr>
      <w:r>
        <w:t>Change properties of</w:t>
      </w:r>
      <w:r w:rsidR="00827499">
        <w:t xml:space="preserve"> the ACC</w:t>
      </w:r>
      <w:r>
        <w:t>.</w:t>
      </w:r>
    </w:p>
    <w:p w14:paraId="637BEC2E" w14:textId="77777777" w:rsidR="008D7CDB" w:rsidRDefault="006F2D31" w:rsidP="008D7CDB">
      <w:pPr>
        <w:pStyle w:val="ListParagraph"/>
        <w:numPr>
          <w:ilvl w:val="0"/>
          <w:numId w:val="19"/>
        </w:numPr>
      </w:pPr>
      <w:r>
        <w:t>Append</w:t>
      </w:r>
      <w:r w:rsidR="008D7CDB">
        <w:t xml:space="preserve"> a</w:t>
      </w:r>
      <w:r w:rsidR="008957C4">
        <w:t xml:space="preserve"> child</w:t>
      </w:r>
      <w:r w:rsidR="008D7CDB">
        <w:t xml:space="preserve"> association to the ACC. This may be offered to the user by right clicking on the ACC </w:t>
      </w:r>
      <w:r w:rsidR="00044C4E">
        <w:t>(</w:t>
      </w:r>
      <w:r w:rsidR="008D7CDB">
        <w:t>in the background</w:t>
      </w:r>
      <w:r w:rsidR="00044C4E">
        <w:t>)</w:t>
      </w:r>
      <w:r w:rsidR="008D7CDB">
        <w:t>.</w:t>
      </w:r>
    </w:p>
    <w:p w14:paraId="24209D8B" w14:textId="77777777" w:rsidR="00240D6D" w:rsidRDefault="00240D6D" w:rsidP="00240D6D">
      <w:pPr>
        <w:pStyle w:val="ListParagraph"/>
        <w:numPr>
          <w:ilvl w:val="0"/>
          <w:numId w:val="19"/>
        </w:numPr>
      </w:pPr>
      <w:r>
        <w:t>Insert a child association to the ACC. This may be offered by right clicking on the ASCCP or BCCP where the user wants an association to inserted.</w:t>
      </w:r>
    </w:p>
    <w:p w14:paraId="1248A881" w14:textId="77777777" w:rsidR="008D7CDB" w:rsidRDefault="008957C4" w:rsidP="008D7CDB">
      <w:pPr>
        <w:pStyle w:val="ListParagraph"/>
        <w:numPr>
          <w:ilvl w:val="0"/>
          <w:numId w:val="19"/>
        </w:numPr>
      </w:pPr>
      <w:r>
        <w:t>Delete a child association from the ACC.</w:t>
      </w:r>
      <w:r w:rsidR="008B4A8F">
        <w:t xml:space="preserve"> This may be offered by clicking on a BCCP or an ASCCP that shows properties of both the BCC and BCCP or ASCC and ASCCP. Then a delete function may be offered on the BCC or ASCC property pane. </w:t>
      </w:r>
    </w:p>
    <w:p w14:paraId="08750986" w14:textId="77777777" w:rsidR="00240D6D" w:rsidRDefault="00240D6D" w:rsidP="008D7CDB">
      <w:pPr>
        <w:pStyle w:val="ListParagraph"/>
        <w:numPr>
          <w:ilvl w:val="0"/>
          <w:numId w:val="19"/>
        </w:numPr>
      </w:pPr>
      <w:r>
        <w:t>Discard a child association</w:t>
      </w:r>
    </w:p>
    <w:p w14:paraId="0CFB170D" w14:textId="77777777" w:rsidR="00240D6D" w:rsidRDefault="00240D6D" w:rsidP="00240D6D">
      <w:pPr>
        <w:pStyle w:val="ListParagraph"/>
        <w:numPr>
          <w:ilvl w:val="0"/>
          <w:numId w:val="19"/>
        </w:numPr>
      </w:pPr>
      <w:r>
        <w:t>Change properties of an association. Clicking on the ASCCP or BCCP child of the ACC shall allow the user to edit the association properties.</w:t>
      </w:r>
    </w:p>
    <w:p w14:paraId="17AFF823" w14:textId="77777777" w:rsidR="00240D6D" w:rsidRDefault="00240D6D" w:rsidP="00240D6D">
      <w:pPr>
        <w:pStyle w:val="ListParagraph"/>
        <w:numPr>
          <w:ilvl w:val="0"/>
          <w:numId w:val="19"/>
        </w:numPr>
      </w:pPr>
      <w:r>
        <w:t>Change the position of an association.</w:t>
      </w:r>
    </w:p>
    <w:p w14:paraId="54CF02D9" w14:textId="77777777" w:rsidR="00240D6D" w:rsidRDefault="00240D6D" w:rsidP="00240D6D">
      <w:pPr>
        <w:pStyle w:val="ListParagraph"/>
        <w:numPr>
          <w:ilvl w:val="0"/>
          <w:numId w:val="19"/>
        </w:numPr>
      </w:pPr>
      <w:r>
        <w:t>Make the ACC based on another ACC. This may be offered to the user by right clicking on the ACC in the background.</w:t>
      </w:r>
    </w:p>
    <w:p w14:paraId="24AD1826" w14:textId="77777777" w:rsidR="00240D6D" w:rsidRDefault="00240D6D" w:rsidP="00240D6D">
      <w:pPr>
        <w:pStyle w:val="ListParagraph"/>
        <w:numPr>
          <w:ilvl w:val="0"/>
          <w:numId w:val="19"/>
        </w:numPr>
      </w:pPr>
      <w:r>
        <w:t>Discard an ACC</w:t>
      </w:r>
      <w:r w:rsidR="00A756FD">
        <w:t>.</w:t>
      </w:r>
    </w:p>
    <w:p w14:paraId="1F843110" w14:textId="77777777" w:rsidR="00391B3C" w:rsidRDefault="00391B3C" w:rsidP="008D7CDB">
      <w:pPr>
        <w:pStyle w:val="ListParagraph"/>
        <w:numPr>
          <w:ilvl w:val="0"/>
          <w:numId w:val="19"/>
        </w:numPr>
      </w:pPr>
      <w:r>
        <w:t>Change the ACC state.</w:t>
      </w:r>
    </w:p>
    <w:p w14:paraId="2D5B02B0" w14:textId="77777777" w:rsidR="008957C4" w:rsidRDefault="008957C4" w:rsidP="008D7CDB">
      <w:pPr>
        <w:pStyle w:val="ListParagraph"/>
        <w:numPr>
          <w:ilvl w:val="0"/>
          <w:numId w:val="19"/>
        </w:numPr>
      </w:pPr>
      <w:r>
        <w:t>Create a new ASCCP.</w:t>
      </w:r>
      <w:r w:rsidR="008B4A8F">
        <w:t xml:space="preserve"> This may be offered as a menu item on the page.</w:t>
      </w:r>
    </w:p>
    <w:p w14:paraId="1782E58B" w14:textId="77777777" w:rsidR="00C178DB" w:rsidRDefault="00C178DB" w:rsidP="008D7CDB">
      <w:pPr>
        <w:pStyle w:val="ListParagraph"/>
        <w:numPr>
          <w:ilvl w:val="0"/>
          <w:numId w:val="19"/>
        </w:numPr>
      </w:pPr>
      <w:r>
        <w:t>Create a new revision of an ASCCP. After adding an association to an existing ASCCP that is in published state. The user may wish to modify it.</w:t>
      </w:r>
    </w:p>
    <w:p w14:paraId="13ACC38A" w14:textId="77777777" w:rsidR="00C178DB" w:rsidRDefault="00C178DB" w:rsidP="008D7CDB">
      <w:pPr>
        <w:pStyle w:val="ListParagraph"/>
        <w:numPr>
          <w:ilvl w:val="0"/>
          <w:numId w:val="19"/>
        </w:numPr>
      </w:pPr>
      <w:r>
        <w:t>Create a new BCCP.</w:t>
      </w:r>
      <w:r w:rsidR="00E62E71">
        <w:t xml:space="preserve"> </w:t>
      </w:r>
      <w:r w:rsidR="008B4A8F">
        <w:t>This may be offered as a menu item on the page.</w:t>
      </w:r>
    </w:p>
    <w:p w14:paraId="65D647E4" w14:textId="77777777" w:rsidR="00792D47" w:rsidRDefault="00C178DB" w:rsidP="00792D47">
      <w:pPr>
        <w:pStyle w:val="ListParagraph"/>
        <w:numPr>
          <w:ilvl w:val="0"/>
          <w:numId w:val="19"/>
        </w:numPr>
      </w:pPr>
      <w:r>
        <w:t>Create a new revision of a BCCP. After adding an association to an existing BCCP that is in published state. The user may wish to modify it.</w:t>
      </w:r>
    </w:p>
    <w:p w14:paraId="6890EFF6" w14:textId="77777777" w:rsidR="005E1D61" w:rsidRDefault="005E1D61" w:rsidP="005E1D61">
      <w:pPr>
        <w:pStyle w:val="Heading4"/>
      </w:pPr>
      <w:bookmarkStart w:id="1143" w:name="_Toc442109049"/>
      <w:r>
        <w:lastRenderedPageBreak/>
        <w:t>ACC current record</w:t>
      </w:r>
      <w:bookmarkEnd w:id="1143"/>
    </w:p>
    <w:p w14:paraId="1B528D0E" w14:textId="77777777" w:rsidR="005D2D67" w:rsidRDefault="005D2D67" w:rsidP="005D2D67">
      <w:pPr>
        <w:spacing w:before="240" w:after="240"/>
      </w:pPr>
      <w:r>
        <w:t>Populate the ACC table as follows.</w:t>
      </w:r>
    </w:p>
    <w:tbl>
      <w:tblPr>
        <w:tblStyle w:val="TableGrid"/>
        <w:tblW w:w="0" w:type="auto"/>
        <w:tblLook w:val="04A0" w:firstRow="1" w:lastRow="0" w:firstColumn="1" w:lastColumn="0" w:noHBand="0" w:noVBand="1"/>
      </w:tblPr>
      <w:tblGrid>
        <w:gridCol w:w="4667"/>
        <w:gridCol w:w="2192"/>
        <w:gridCol w:w="2491"/>
      </w:tblGrid>
      <w:tr w:rsidR="005D2D67" w:rsidRPr="00A159CE" w14:paraId="3EAAE955" w14:textId="77777777" w:rsidTr="00EF7498">
        <w:tc>
          <w:tcPr>
            <w:tcW w:w="9576" w:type="dxa"/>
            <w:gridSpan w:val="3"/>
          </w:tcPr>
          <w:p w14:paraId="48FA2003" w14:textId="77777777" w:rsidR="005D2D67" w:rsidRPr="00A159CE" w:rsidRDefault="001B7D2F" w:rsidP="001B7D2F">
            <w:r>
              <w:rPr>
                <w:rStyle w:val="CodeChar"/>
              </w:rPr>
              <w:t>acc</w:t>
            </w:r>
            <w:r w:rsidR="005D2D67" w:rsidRPr="00A159CE">
              <w:rPr>
                <w:rStyle w:val="CodeChar"/>
              </w:rPr>
              <w:t>_</w:t>
            </w:r>
            <w:r>
              <w:rPr>
                <w:rStyle w:val="CodeChar"/>
              </w:rPr>
              <w:t>id</w:t>
            </w:r>
            <w:r w:rsidR="005D2D67" w:rsidRPr="00A159CE">
              <w:t xml:space="preserve"> = Auto-generate database key.</w:t>
            </w:r>
          </w:p>
        </w:tc>
      </w:tr>
      <w:tr w:rsidR="005D2D67" w:rsidRPr="00A159CE" w14:paraId="79526EFC" w14:textId="77777777" w:rsidTr="00EF7498">
        <w:tc>
          <w:tcPr>
            <w:tcW w:w="9576" w:type="dxa"/>
            <w:gridSpan w:val="3"/>
          </w:tcPr>
          <w:p w14:paraId="3DC63E57" w14:textId="77777777" w:rsidR="005D2D67" w:rsidRPr="00A159CE" w:rsidRDefault="001B7D2F" w:rsidP="001B7D2F">
            <w:r>
              <w:rPr>
                <w:rStyle w:val="CodeChar"/>
              </w:rPr>
              <w:t>guid</w:t>
            </w:r>
            <w:r w:rsidR="005D2D67" w:rsidRPr="00A159CE">
              <w:t xml:space="preserve"> = </w:t>
            </w:r>
            <w:r w:rsidR="005D2D67">
              <w:t>Create a new GUID</w:t>
            </w:r>
            <w:r w:rsidR="005D2D67" w:rsidRPr="00A159CE">
              <w:t>.</w:t>
            </w:r>
          </w:p>
        </w:tc>
      </w:tr>
      <w:tr w:rsidR="005D2D67" w:rsidRPr="00A159CE" w14:paraId="35CB1D4B" w14:textId="77777777" w:rsidTr="00EF7498">
        <w:tc>
          <w:tcPr>
            <w:tcW w:w="9576" w:type="dxa"/>
            <w:gridSpan w:val="3"/>
          </w:tcPr>
          <w:p w14:paraId="6A78C283" w14:textId="77777777" w:rsidR="005D2D67" w:rsidRPr="00A159CE" w:rsidRDefault="001B7D2F" w:rsidP="001B7D2F">
            <w:r>
              <w:rPr>
                <w:rStyle w:val="CodeChar"/>
              </w:rPr>
              <w:t>object</w:t>
            </w:r>
            <w:r w:rsidR="005D2D67" w:rsidRPr="00A159CE">
              <w:rPr>
                <w:rStyle w:val="CodeChar"/>
              </w:rPr>
              <w:t>_</w:t>
            </w:r>
            <w:r>
              <w:rPr>
                <w:rStyle w:val="CodeChar"/>
              </w:rPr>
              <w:t>c</w:t>
            </w:r>
            <w:r w:rsidR="005D2D67" w:rsidRPr="00A159CE">
              <w:rPr>
                <w:rStyle w:val="CodeChar"/>
              </w:rPr>
              <w:t>lass_</w:t>
            </w:r>
            <w:r>
              <w:rPr>
                <w:rStyle w:val="CodeChar"/>
              </w:rPr>
              <w:t>t</w:t>
            </w:r>
            <w:r w:rsidR="005D2D67" w:rsidRPr="00A159CE">
              <w:rPr>
                <w:rStyle w:val="CodeChar"/>
              </w:rPr>
              <w:t>erm</w:t>
            </w:r>
            <w:r w:rsidR="005D2D67" w:rsidRPr="00A159CE">
              <w:t xml:space="preserve"> = </w:t>
            </w:r>
            <w:r w:rsidR="005D2D67">
              <w:t xml:space="preserve">Give a default object class term as </w:t>
            </w:r>
            <w:r w:rsidR="005D2D67" w:rsidRPr="005D2D67">
              <w:rPr>
                <w:rStyle w:val="CodeChar"/>
              </w:rPr>
              <w:t>“A new ACC Object”</w:t>
            </w:r>
            <w:r w:rsidR="005D2D67">
              <w:t>. The user can modify this.</w:t>
            </w:r>
          </w:p>
        </w:tc>
      </w:tr>
      <w:tr w:rsidR="005D2D67" w:rsidRPr="00A159CE" w14:paraId="56C78413" w14:textId="77777777" w:rsidTr="00EF7498">
        <w:tc>
          <w:tcPr>
            <w:tcW w:w="9576" w:type="dxa"/>
            <w:gridSpan w:val="3"/>
          </w:tcPr>
          <w:p w14:paraId="4C2F89D5" w14:textId="77777777" w:rsidR="005D2D67" w:rsidRPr="00A159CE" w:rsidRDefault="001B7D2F" w:rsidP="001B7D2F">
            <w:r>
              <w:rPr>
                <w:rStyle w:val="CodeChar"/>
              </w:rPr>
              <w:t>den</w:t>
            </w:r>
            <w:r w:rsidR="005D2D67" w:rsidRPr="004452DB">
              <w:t xml:space="preserve"> =</w:t>
            </w:r>
            <w:r w:rsidR="005D2D67">
              <w:t xml:space="preserve"> </w:t>
            </w:r>
            <w:r>
              <w:rPr>
                <w:rStyle w:val="CodeChar"/>
              </w:rPr>
              <w:t>o</w:t>
            </w:r>
            <w:r w:rsidR="005D2D67" w:rsidRPr="00F17A8F">
              <w:rPr>
                <w:rStyle w:val="CodeChar"/>
              </w:rPr>
              <w:t>bject_</w:t>
            </w:r>
            <w:r>
              <w:rPr>
                <w:rStyle w:val="CodeChar"/>
              </w:rPr>
              <w:t>c</w:t>
            </w:r>
            <w:r w:rsidR="005D2D67" w:rsidRPr="00F17A8F">
              <w:rPr>
                <w:rStyle w:val="CodeChar"/>
              </w:rPr>
              <w:t>lass_</w:t>
            </w:r>
            <w:r>
              <w:rPr>
                <w:rStyle w:val="CodeChar"/>
              </w:rPr>
              <w:t>t</w:t>
            </w:r>
            <w:r w:rsidR="005D2D67" w:rsidRPr="00F17A8F">
              <w:rPr>
                <w:rStyle w:val="CodeChar"/>
              </w:rPr>
              <w:t>erm + “. Details”</w:t>
            </w:r>
            <w:r w:rsidR="005D2D67">
              <w:t>.</w:t>
            </w:r>
            <w:r w:rsidR="00EB2CE0">
              <w:t xml:space="preserve"> Auto-derived. Show the value but uneditable.</w:t>
            </w:r>
          </w:p>
        </w:tc>
      </w:tr>
      <w:tr w:rsidR="005D2D67" w:rsidRPr="00A159CE" w14:paraId="2EC57FCF" w14:textId="77777777" w:rsidTr="00EF7498">
        <w:tc>
          <w:tcPr>
            <w:tcW w:w="9576" w:type="dxa"/>
            <w:gridSpan w:val="3"/>
          </w:tcPr>
          <w:p w14:paraId="3F22A29F" w14:textId="77777777" w:rsidR="005D2D67" w:rsidRPr="00A159CE" w:rsidRDefault="001B7D2F" w:rsidP="005D2D67">
            <w:r>
              <w:rPr>
                <w:rStyle w:val="CodeChar"/>
              </w:rPr>
              <w:t>d</w:t>
            </w:r>
            <w:r w:rsidR="005D2D67" w:rsidRPr="00A159CE">
              <w:rPr>
                <w:rStyle w:val="CodeChar"/>
              </w:rPr>
              <w:t>efinition</w:t>
            </w:r>
            <w:r w:rsidR="005D2D67" w:rsidRPr="00A159CE">
              <w:t xml:space="preserve"> = </w:t>
            </w:r>
            <w:r w:rsidR="005D2D67" w:rsidRPr="005D2D67">
              <w:t>Blank. The user can modify this later.</w:t>
            </w:r>
          </w:p>
        </w:tc>
      </w:tr>
      <w:tr w:rsidR="005D2D67" w:rsidRPr="00A159CE" w14:paraId="4553B229" w14:textId="77777777" w:rsidTr="00EF7498">
        <w:tc>
          <w:tcPr>
            <w:tcW w:w="9576" w:type="dxa"/>
            <w:gridSpan w:val="3"/>
          </w:tcPr>
          <w:p w14:paraId="69C4FE11" w14:textId="77777777" w:rsidR="005D2D67" w:rsidRPr="00A159CE" w:rsidRDefault="001B7D2F" w:rsidP="001B7D2F">
            <w:r>
              <w:rPr>
                <w:rStyle w:val="CodeChar"/>
              </w:rPr>
              <w:t>b</w:t>
            </w:r>
            <w:r w:rsidR="005D2D67" w:rsidRPr="00A159CE">
              <w:rPr>
                <w:rStyle w:val="CodeChar"/>
              </w:rPr>
              <w:t>ased_</w:t>
            </w:r>
            <w:r>
              <w:rPr>
                <w:rStyle w:val="CodeChar"/>
              </w:rPr>
              <w:t>a</w:t>
            </w:r>
            <w:r w:rsidR="000F0EB3">
              <w:rPr>
                <w:rStyle w:val="CodeChar"/>
              </w:rPr>
              <w:t>cc</w:t>
            </w:r>
            <w:r w:rsidR="005D2D67" w:rsidRPr="00A159CE">
              <w:rPr>
                <w:rStyle w:val="CodeChar"/>
              </w:rPr>
              <w:t>_</w:t>
            </w:r>
            <w:r>
              <w:rPr>
                <w:rStyle w:val="CodeChar"/>
              </w:rPr>
              <w:t>id</w:t>
            </w:r>
            <w:r w:rsidR="005D2D67">
              <w:t xml:space="preserve"> = Null.</w:t>
            </w:r>
            <w:r w:rsidR="00EB2CE0">
              <w:t xml:space="preserve"> Don’t show this.</w:t>
            </w:r>
          </w:p>
        </w:tc>
      </w:tr>
      <w:tr w:rsidR="005D2D67" w:rsidRPr="00A159CE" w14:paraId="480F7B0C" w14:textId="77777777" w:rsidTr="00EF7498">
        <w:tc>
          <w:tcPr>
            <w:tcW w:w="9576" w:type="dxa"/>
            <w:gridSpan w:val="3"/>
          </w:tcPr>
          <w:p w14:paraId="36E69C85" w14:textId="77777777" w:rsidR="005D2D67" w:rsidRPr="00A159CE" w:rsidRDefault="001B7D2F" w:rsidP="001B7D2F">
            <w:r>
              <w:rPr>
                <w:rStyle w:val="CodeChar"/>
              </w:rPr>
              <w:t>o</w:t>
            </w:r>
            <w:r w:rsidR="005D2D67" w:rsidRPr="00A159CE">
              <w:rPr>
                <w:rStyle w:val="CodeChar"/>
              </w:rPr>
              <w:t>bject_</w:t>
            </w:r>
            <w:r>
              <w:rPr>
                <w:rStyle w:val="CodeChar"/>
              </w:rPr>
              <w:t>c</w:t>
            </w:r>
            <w:r w:rsidR="005D2D67" w:rsidRPr="00A159CE">
              <w:rPr>
                <w:rStyle w:val="CodeChar"/>
              </w:rPr>
              <w:t>lass_</w:t>
            </w:r>
            <w:r>
              <w:rPr>
                <w:rStyle w:val="CodeChar"/>
              </w:rPr>
              <w:t>q</w:t>
            </w:r>
            <w:r w:rsidR="005D2D67" w:rsidRPr="00A159CE">
              <w:rPr>
                <w:rStyle w:val="CodeChar"/>
              </w:rPr>
              <w:t>ualifier</w:t>
            </w:r>
            <w:r w:rsidR="005D2D67" w:rsidRPr="00A159CE">
              <w:t xml:space="preserve"> = </w:t>
            </w:r>
            <w:r w:rsidR="005D2D67">
              <w:t>Null.</w:t>
            </w:r>
            <w:r w:rsidR="00EB2CE0">
              <w:t xml:space="preserve"> Don’t show this, this is not used at this point.</w:t>
            </w:r>
          </w:p>
        </w:tc>
      </w:tr>
      <w:tr w:rsidR="005D2D67" w:rsidRPr="00A159CE" w14:paraId="65DE5638" w14:textId="77777777" w:rsidTr="00EF7498">
        <w:tc>
          <w:tcPr>
            <w:tcW w:w="9576" w:type="dxa"/>
            <w:gridSpan w:val="3"/>
          </w:tcPr>
          <w:p w14:paraId="14F0684F" w14:textId="77777777" w:rsidR="005D2D67" w:rsidRPr="00A159CE" w:rsidRDefault="001B7D2F" w:rsidP="00AA131B">
            <w:r>
              <w:rPr>
                <w:rStyle w:val="CodeChar"/>
              </w:rPr>
              <w:t>oagis</w:t>
            </w:r>
            <w:r w:rsidR="005D2D67" w:rsidRPr="00A159CE">
              <w:rPr>
                <w:rStyle w:val="CodeChar"/>
              </w:rPr>
              <w:t>_</w:t>
            </w:r>
            <w:r>
              <w:rPr>
                <w:rStyle w:val="CodeChar"/>
              </w:rPr>
              <w:t>c</w:t>
            </w:r>
            <w:r w:rsidR="005D2D67" w:rsidRPr="00A159CE">
              <w:rPr>
                <w:rStyle w:val="CodeChar"/>
              </w:rPr>
              <w:t>omponent_</w:t>
            </w:r>
            <w:r>
              <w:rPr>
                <w:rStyle w:val="CodeChar"/>
              </w:rPr>
              <w:t>t</w:t>
            </w:r>
            <w:r w:rsidR="005D2D67" w:rsidRPr="00A159CE">
              <w:rPr>
                <w:rStyle w:val="CodeChar"/>
              </w:rPr>
              <w:t>ype</w:t>
            </w:r>
            <w:r w:rsidR="005D2D67" w:rsidRPr="00A159CE">
              <w:t xml:space="preserve"> = </w:t>
            </w:r>
            <w:r w:rsidR="00D543D1">
              <w:t xml:space="preserve">Default to </w:t>
            </w:r>
            <w:r w:rsidR="00D543D1" w:rsidRPr="00D543D1">
              <w:rPr>
                <w:rStyle w:val="CodeChar"/>
              </w:rPr>
              <w:t>1</w:t>
            </w:r>
            <w:r w:rsidR="00D543D1">
              <w:t xml:space="preserve">, </w:t>
            </w:r>
            <w:r w:rsidR="00D543D1" w:rsidRPr="00D543D1">
              <w:rPr>
                <w:rStyle w:val="CodeChar"/>
              </w:rPr>
              <w:t>Semantics</w:t>
            </w:r>
            <w:r w:rsidR="00700731">
              <w:rPr>
                <w:rStyle w:val="CodeChar"/>
              </w:rPr>
              <w:t xml:space="preserve">. </w:t>
            </w:r>
            <w:r w:rsidR="00F15E37">
              <w:t>OAGIS developers</w:t>
            </w:r>
            <w:r w:rsidR="00D543D1">
              <w:t xml:space="preserve"> can change </w:t>
            </w:r>
            <w:r w:rsidR="00700731">
              <w:t xml:space="preserve">this </w:t>
            </w:r>
            <w:r w:rsidR="00D543D1">
              <w:t xml:space="preserve">to </w:t>
            </w:r>
            <w:r w:rsidR="00D543D1" w:rsidRPr="00D543D1">
              <w:rPr>
                <w:rStyle w:val="CodeChar"/>
              </w:rPr>
              <w:t>0</w:t>
            </w:r>
            <w:r w:rsidR="00700731">
              <w:rPr>
                <w:rStyle w:val="CodeChar"/>
              </w:rPr>
              <w:t>, 2,</w:t>
            </w:r>
            <w:r w:rsidR="00D543D1" w:rsidRPr="00D543D1">
              <w:rPr>
                <w:rStyle w:val="CodeChar"/>
              </w:rPr>
              <w:t xml:space="preserve"> </w:t>
            </w:r>
            <w:r w:rsidR="00700731" w:rsidRPr="00700731">
              <w:t>or</w:t>
            </w:r>
            <w:r w:rsidR="00700731">
              <w:rPr>
                <w:rStyle w:val="CodeChar"/>
              </w:rPr>
              <w:t xml:space="preserve"> 3</w:t>
            </w:r>
            <w:r w:rsidR="00700731">
              <w:t>. End user</w:t>
            </w:r>
            <w:r w:rsidR="00F15E37">
              <w:t>s</w:t>
            </w:r>
            <w:r w:rsidR="00700731">
              <w:t xml:space="preserve"> cannot assign </w:t>
            </w:r>
            <w:r w:rsidR="00700731" w:rsidRPr="00700731">
              <w:rPr>
                <w:rStyle w:val="CodeChar"/>
              </w:rPr>
              <w:t>2</w:t>
            </w:r>
            <w:r w:rsidR="00700731">
              <w:t xml:space="preserve"> (which is </w:t>
            </w:r>
            <w:r w:rsidR="00700731" w:rsidRPr="00700731">
              <w:rPr>
                <w:rStyle w:val="CodeChar"/>
              </w:rPr>
              <w:t>Extension</w:t>
            </w:r>
            <w:r w:rsidR="00700731">
              <w:t>). S</w:t>
            </w:r>
            <w:r w:rsidR="00D543D1">
              <w:t xml:space="preserve">how the </w:t>
            </w:r>
            <w:r w:rsidR="00AA131B">
              <w:t>text value</w:t>
            </w:r>
            <w:r w:rsidR="00700731">
              <w:t xml:space="preserve"> on the UI not the int value</w:t>
            </w:r>
            <w:r w:rsidR="005D2D67">
              <w:t>.</w:t>
            </w:r>
            <w:r w:rsidR="005D2D67" w:rsidRPr="00A159CE">
              <w:t xml:space="preserve"> </w:t>
            </w:r>
            <w:r w:rsidR="00AA131B">
              <w:t>This field should be a combo box.</w:t>
            </w:r>
          </w:p>
        </w:tc>
      </w:tr>
      <w:tr w:rsidR="005D2D67" w:rsidRPr="00A159CE" w14:paraId="677BA14D" w14:textId="77777777" w:rsidTr="00EF7498">
        <w:tc>
          <w:tcPr>
            <w:tcW w:w="9576" w:type="dxa"/>
            <w:gridSpan w:val="3"/>
          </w:tcPr>
          <w:p w14:paraId="1D9E930A" w14:textId="77777777" w:rsidR="005D2D67" w:rsidRPr="00A159CE" w:rsidRDefault="00700731" w:rsidP="001B7D2F">
            <w:pPr>
              <w:rPr>
                <w:rStyle w:val="CodeChar"/>
              </w:rPr>
            </w:pPr>
            <w:r>
              <w:rPr>
                <w:rStyle w:val="CodeChar"/>
              </w:rPr>
              <w:t>m</w:t>
            </w:r>
            <w:r w:rsidR="005D2D67">
              <w:rPr>
                <w:rStyle w:val="CodeChar"/>
              </w:rPr>
              <w:t xml:space="preserve">odule = </w:t>
            </w:r>
            <w:r w:rsidR="001B7D2F" w:rsidRPr="001B7D2F">
              <w:rPr>
                <w:rStyle w:val="CodeChar"/>
              </w:rPr>
              <w:t>L</w:t>
            </w:r>
            <w:r w:rsidR="00FD1F39" w:rsidRPr="001B7D2F">
              <w:t xml:space="preserve">eave this blank initially and the user </w:t>
            </w:r>
            <w:r w:rsidR="001B7D2F">
              <w:t>can</w:t>
            </w:r>
            <w:r w:rsidR="00FD1F39" w:rsidRPr="001B7D2F">
              <w:t xml:space="preserve"> specify a value</w:t>
            </w:r>
            <w:r w:rsidR="00EF7498" w:rsidRPr="001B7D2F">
              <w:t>.</w:t>
            </w:r>
          </w:p>
        </w:tc>
      </w:tr>
      <w:tr w:rsidR="005D2D67" w:rsidRPr="00A159CE" w14:paraId="37F2EE5D" w14:textId="77777777" w:rsidTr="00EF7498">
        <w:tc>
          <w:tcPr>
            <w:tcW w:w="9576" w:type="dxa"/>
            <w:gridSpan w:val="3"/>
          </w:tcPr>
          <w:p w14:paraId="0CE7E96F" w14:textId="77777777" w:rsidR="005D2D67" w:rsidRPr="00A159CE" w:rsidRDefault="00700731" w:rsidP="00AA131B">
            <w:pPr>
              <w:rPr>
                <w:rStyle w:val="CodeChar"/>
              </w:rPr>
            </w:pPr>
            <w:r>
              <w:rPr>
                <w:rStyle w:val="CodeChar"/>
              </w:rPr>
              <w:t>n</w:t>
            </w:r>
            <w:r w:rsidR="005D2D67">
              <w:rPr>
                <w:rStyle w:val="CodeChar"/>
              </w:rPr>
              <w:t>amespace_</w:t>
            </w:r>
            <w:r>
              <w:rPr>
                <w:rStyle w:val="CodeChar"/>
              </w:rPr>
              <w:t>id</w:t>
            </w:r>
            <w:r w:rsidR="005D2D67">
              <w:rPr>
                <w:rStyle w:val="CodeChar"/>
              </w:rPr>
              <w:t xml:space="preserve"> = </w:t>
            </w:r>
            <w:r w:rsidR="001B7D2F" w:rsidRPr="00700731">
              <w:t>I</w:t>
            </w:r>
            <w:r w:rsidR="00FD1F39" w:rsidRPr="00700731">
              <w:t>f it is a</w:t>
            </w:r>
            <w:r>
              <w:t>n end</w:t>
            </w:r>
            <w:r w:rsidR="00FD1F39" w:rsidRPr="00700731">
              <w:t xml:space="preserve"> user created CC, </w:t>
            </w:r>
            <w:r w:rsidRPr="00700731">
              <w:t xml:space="preserve">the user </w:t>
            </w:r>
            <w:r w:rsidR="00F15E37">
              <w:t>must</w:t>
            </w:r>
            <w:r w:rsidRPr="00700731">
              <w:t xml:space="preserve"> specify </w:t>
            </w:r>
            <w:r w:rsidR="00F15E37">
              <w:t xml:space="preserve">a namespace from </w:t>
            </w:r>
            <w:r w:rsidRPr="00700731">
              <w:t xml:space="preserve">the </w:t>
            </w:r>
            <w:r w:rsidRPr="00700731">
              <w:rPr>
                <w:rStyle w:val="CodeChar"/>
              </w:rPr>
              <w:t>namespace</w:t>
            </w:r>
            <w:r w:rsidRPr="00700731">
              <w:t xml:space="preserve"> table</w:t>
            </w:r>
            <w:r w:rsidR="00AA131B">
              <w:t xml:space="preserve"> (with a combo box or a pop-up windows in case there are many namespaces). A rule shall be enforced that the end user cannot select an OAGIS namespace</w:t>
            </w:r>
            <w:r w:rsidR="008C1373">
              <w:t xml:space="preserve"> (i.e., the </w:t>
            </w:r>
            <w:r w:rsidR="008C1373" w:rsidRPr="008C1373">
              <w:rPr>
                <w:rStyle w:val="CodeChar"/>
              </w:rPr>
              <w:t>namespace.is_std_nmsp</w:t>
            </w:r>
            <w:r w:rsidR="008C1373">
              <w:t xml:space="preserve"> is true)</w:t>
            </w:r>
            <w:r w:rsidR="00AA131B">
              <w:t xml:space="preserve">. </w:t>
            </w:r>
            <w:r w:rsidR="00FD1F39" w:rsidRPr="00700731">
              <w:t>Otherwise</w:t>
            </w:r>
            <w:r w:rsidR="00F15E37">
              <w:t xml:space="preserve"> (for OAGIS developer CC)</w:t>
            </w:r>
            <w:r w:rsidR="00FD1F39" w:rsidRPr="00700731">
              <w:t xml:space="preserve">, label it </w:t>
            </w:r>
            <w:r w:rsidR="00FD1F39" w:rsidRPr="00700731">
              <w:rPr>
                <w:rStyle w:val="CodeChar"/>
              </w:rPr>
              <w:t>“Assigned at the release level”</w:t>
            </w:r>
            <w:r w:rsidR="00FD1F39" w:rsidRPr="00700731">
              <w:t xml:space="preserve"> and make it uneditable.</w:t>
            </w:r>
          </w:p>
        </w:tc>
      </w:tr>
      <w:tr w:rsidR="002D5407" w:rsidRPr="00A159CE" w14:paraId="450F26FB" w14:textId="77777777" w:rsidTr="00EF7498">
        <w:tc>
          <w:tcPr>
            <w:tcW w:w="9576" w:type="dxa"/>
            <w:gridSpan w:val="3"/>
          </w:tcPr>
          <w:p w14:paraId="7DAF319C" w14:textId="77777777" w:rsidR="002D5407" w:rsidRDefault="002D5407" w:rsidP="000A20D9">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ACC is revision 2 or more.</w:t>
            </w:r>
          </w:p>
        </w:tc>
      </w:tr>
      <w:tr w:rsidR="001B586F" w:rsidRPr="00A159CE" w14:paraId="66D826E8" w14:textId="77777777" w:rsidTr="00EF7498">
        <w:tc>
          <w:tcPr>
            <w:tcW w:w="9576" w:type="dxa"/>
            <w:gridSpan w:val="3"/>
          </w:tcPr>
          <w:p w14:paraId="18AE03E5" w14:textId="07D330F8" w:rsidR="001B586F" w:rsidRDefault="001B586F" w:rsidP="001B586F">
            <w:pPr>
              <w:rPr>
                <w:rStyle w:val="CodeChar"/>
              </w:rPr>
            </w:pPr>
            <w:r>
              <w:rPr>
                <w:rStyle w:val="CodeChar"/>
              </w:rPr>
              <w:t>is_abstract = false</w:t>
            </w:r>
            <w:r w:rsidRPr="001B586F">
              <w:t>. Show as a check box. Generally, this check box shall be disabled if the based ACC is not abstract.</w:t>
            </w:r>
          </w:p>
        </w:tc>
      </w:tr>
      <w:tr w:rsidR="00713C4E" w:rsidRPr="00A159CE" w14:paraId="6AB28C91" w14:textId="77777777" w:rsidTr="00713C4E">
        <w:tc>
          <w:tcPr>
            <w:tcW w:w="4783" w:type="dxa"/>
          </w:tcPr>
          <w:p w14:paraId="71574804" w14:textId="77777777" w:rsidR="00713C4E" w:rsidRPr="00A159CE" w:rsidRDefault="00F15E37" w:rsidP="00F15E37">
            <w:r>
              <w:rPr>
                <w:rStyle w:val="CodeChar"/>
              </w:rPr>
              <w:t>c</w:t>
            </w:r>
            <w:r w:rsidR="00713C4E" w:rsidRPr="00A159CE">
              <w:rPr>
                <w:rStyle w:val="CodeChar"/>
              </w:rPr>
              <w:t>reated_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val="restart"/>
            <w:vAlign w:val="center"/>
          </w:tcPr>
          <w:p w14:paraId="3C72C3AE" w14:textId="77777777" w:rsidR="00713C4E" w:rsidRPr="00A159CE" w:rsidRDefault="00713C4E" w:rsidP="00713C4E">
            <w:pPr>
              <w:jc w:val="center"/>
            </w:pPr>
            <w:r>
              <w:t>These are ref</w:t>
            </w:r>
            <w:r w:rsidR="00F15E37">
              <w:t xml:space="preserve">erred to </w:t>
            </w:r>
            <w:r>
              <w:t>as WHO columns.</w:t>
            </w:r>
          </w:p>
        </w:tc>
        <w:tc>
          <w:tcPr>
            <w:tcW w:w="2539" w:type="dxa"/>
            <w:vMerge w:val="restart"/>
            <w:vAlign w:val="center"/>
          </w:tcPr>
          <w:p w14:paraId="19C9B85D" w14:textId="77777777" w:rsidR="00713C4E" w:rsidRPr="00A159CE" w:rsidRDefault="00713C4E" w:rsidP="00EB2CE0">
            <w:pPr>
              <w:jc w:val="center"/>
            </w:pPr>
            <w:r>
              <w:t>These are referred to as History columns.</w:t>
            </w:r>
            <w:r w:rsidR="00EB2CE0">
              <w:t xml:space="preserve"> Show all columns except the</w:t>
            </w:r>
            <w:r w:rsidR="00EB2CE0" w:rsidRPr="00EB2CE0">
              <w:rPr>
                <w:rStyle w:val="CodeChar"/>
              </w:rPr>
              <w:t xml:space="preserve"> current_acc_id</w:t>
            </w:r>
            <w:r w:rsidR="00EB2CE0">
              <w:t>, but they are uneditable.</w:t>
            </w:r>
          </w:p>
        </w:tc>
      </w:tr>
      <w:tr w:rsidR="00713C4E" w:rsidRPr="00A159CE" w14:paraId="58A53BA2" w14:textId="77777777" w:rsidTr="00713C4E">
        <w:tc>
          <w:tcPr>
            <w:tcW w:w="4783" w:type="dxa"/>
          </w:tcPr>
          <w:p w14:paraId="5EC78D23" w14:textId="77777777" w:rsidR="00713C4E" w:rsidRPr="00A159CE" w:rsidRDefault="00F15E37" w:rsidP="00F15E37">
            <w:pPr>
              <w:rPr>
                <w:rStyle w:val="CodeChar"/>
              </w:rPr>
            </w:pPr>
            <w:r>
              <w:rPr>
                <w:rStyle w:val="CodeChar"/>
              </w:rPr>
              <w:t>o</w:t>
            </w:r>
            <w:r w:rsidR="00713C4E">
              <w:rPr>
                <w:rStyle w:val="CodeChar"/>
              </w:rPr>
              <w:t>wner_</w:t>
            </w:r>
            <w:r>
              <w:rPr>
                <w:rStyle w:val="CodeChar"/>
              </w:rPr>
              <w:t>u</w:t>
            </w:r>
            <w:r w:rsidR="00713C4E">
              <w:rPr>
                <w:rStyle w:val="CodeChar"/>
              </w:rPr>
              <w:t>ser_</w:t>
            </w:r>
            <w:r>
              <w:rPr>
                <w:rStyle w:val="CodeChar"/>
              </w:rPr>
              <w:t>id</w:t>
            </w:r>
            <w:r w:rsidR="00713C4E">
              <w:rPr>
                <w:rStyle w:val="CodeChar"/>
              </w:rPr>
              <w:t xml:space="preserve"> = </w:t>
            </w:r>
            <w:r w:rsidR="00713C4E">
              <w:t>The logged in user</w:t>
            </w:r>
            <w:r w:rsidR="00713C4E" w:rsidRPr="00A159CE">
              <w:t>.</w:t>
            </w:r>
          </w:p>
        </w:tc>
        <w:tc>
          <w:tcPr>
            <w:tcW w:w="2254" w:type="dxa"/>
            <w:vMerge/>
          </w:tcPr>
          <w:p w14:paraId="287E5839" w14:textId="77777777" w:rsidR="00713C4E" w:rsidRPr="00A159CE" w:rsidRDefault="00713C4E" w:rsidP="00713C4E">
            <w:pPr>
              <w:rPr>
                <w:rStyle w:val="CodeChar"/>
              </w:rPr>
            </w:pPr>
          </w:p>
        </w:tc>
        <w:tc>
          <w:tcPr>
            <w:tcW w:w="2539" w:type="dxa"/>
            <w:vMerge/>
          </w:tcPr>
          <w:p w14:paraId="120B5AC0" w14:textId="77777777" w:rsidR="00713C4E" w:rsidRPr="00A159CE" w:rsidRDefault="00713C4E" w:rsidP="00713C4E">
            <w:pPr>
              <w:rPr>
                <w:rStyle w:val="CodeChar"/>
              </w:rPr>
            </w:pPr>
          </w:p>
        </w:tc>
      </w:tr>
      <w:tr w:rsidR="00713C4E" w:rsidRPr="00A159CE" w14:paraId="13692CDD" w14:textId="77777777" w:rsidTr="00713C4E">
        <w:tc>
          <w:tcPr>
            <w:tcW w:w="4783" w:type="dxa"/>
          </w:tcPr>
          <w:p w14:paraId="55EDA56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tcPr>
          <w:p w14:paraId="18EFE579" w14:textId="77777777" w:rsidR="00713C4E" w:rsidRPr="00A159CE" w:rsidRDefault="00713C4E" w:rsidP="00713C4E"/>
        </w:tc>
        <w:tc>
          <w:tcPr>
            <w:tcW w:w="2539" w:type="dxa"/>
            <w:vMerge/>
          </w:tcPr>
          <w:p w14:paraId="46430024" w14:textId="77777777" w:rsidR="00713C4E" w:rsidRPr="00A159CE" w:rsidRDefault="00713C4E" w:rsidP="00713C4E"/>
        </w:tc>
      </w:tr>
      <w:tr w:rsidR="00713C4E" w:rsidRPr="00A159CE" w14:paraId="6F0679B3" w14:textId="77777777" w:rsidTr="00713C4E">
        <w:tc>
          <w:tcPr>
            <w:tcW w:w="4783" w:type="dxa"/>
          </w:tcPr>
          <w:p w14:paraId="44EACE36" w14:textId="77777777" w:rsidR="00713C4E" w:rsidRPr="00A159CE" w:rsidRDefault="00F15E37" w:rsidP="00EF7498">
            <w:r>
              <w:rPr>
                <w:rStyle w:val="CodeChar"/>
              </w:rPr>
              <w:t>creation_ti</w:t>
            </w:r>
            <w:r w:rsidR="00713C4E" w:rsidRPr="00A159CE">
              <w:rPr>
                <w:rStyle w:val="CodeChar"/>
              </w:rPr>
              <w:t>mestamp</w:t>
            </w:r>
            <w:r w:rsidR="00713C4E" w:rsidRPr="00A159CE">
              <w:t xml:space="preserve"> = Current time.</w:t>
            </w:r>
          </w:p>
        </w:tc>
        <w:tc>
          <w:tcPr>
            <w:tcW w:w="2254" w:type="dxa"/>
            <w:vMerge/>
          </w:tcPr>
          <w:p w14:paraId="7EF5C2BB" w14:textId="77777777" w:rsidR="00713C4E" w:rsidRPr="00A159CE" w:rsidRDefault="00713C4E" w:rsidP="00713C4E"/>
        </w:tc>
        <w:tc>
          <w:tcPr>
            <w:tcW w:w="2539" w:type="dxa"/>
            <w:vMerge/>
          </w:tcPr>
          <w:p w14:paraId="353C8D53" w14:textId="77777777" w:rsidR="00713C4E" w:rsidRPr="00A159CE" w:rsidRDefault="00713C4E" w:rsidP="00713C4E"/>
        </w:tc>
      </w:tr>
      <w:tr w:rsidR="00713C4E" w:rsidRPr="00A159CE" w14:paraId="38BDF417" w14:textId="77777777" w:rsidTr="00713C4E">
        <w:tc>
          <w:tcPr>
            <w:tcW w:w="4783" w:type="dxa"/>
          </w:tcPr>
          <w:p w14:paraId="6677ABF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pdate_</w:t>
            </w:r>
            <w:r>
              <w:rPr>
                <w:rStyle w:val="CodeChar"/>
              </w:rPr>
              <w:t>t</w:t>
            </w:r>
            <w:r w:rsidR="00713C4E" w:rsidRPr="00A159CE">
              <w:rPr>
                <w:rStyle w:val="CodeChar"/>
              </w:rPr>
              <w:t>imestamp</w:t>
            </w:r>
            <w:r w:rsidR="00713C4E" w:rsidRPr="00A159CE">
              <w:t xml:space="preserve"> </w:t>
            </w:r>
            <w:r w:rsidR="00713C4E">
              <w:t xml:space="preserve">= Same as </w:t>
            </w:r>
            <w:r>
              <w:rPr>
                <w:rStyle w:val="CodeChar"/>
              </w:rPr>
              <w:t>c</w:t>
            </w:r>
            <w:r w:rsidR="00713C4E">
              <w:rPr>
                <w:rStyle w:val="CodeChar"/>
              </w:rPr>
              <w:t>reation_</w:t>
            </w:r>
            <w:r>
              <w:rPr>
                <w:rStyle w:val="CodeChar"/>
              </w:rPr>
              <w:t>t</w:t>
            </w:r>
            <w:r w:rsidR="00713C4E">
              <w:rPr>
                <w:rStyle w:val="CodeChar"/>
              </w:rPr>
              <w:t>imestamp</w:t>
            </w:r>
            <w:r w:rsidR="00713C4E">
              <w:t>.</w:t>
            </w:r>
          </w:p>
        </w:tc>
        <w:tc>
          <w:tcPr>
            <w:tcW w:w="2254" w:type="dxa"/>
            <w:vMerge/>
          </w:tcPr>
          <w:p w14:paraId="180DA204" w14:textId="77777777" w:rsidR="00713C4E" w:rsidRPr="00A159CE" w:rsidRDefault="00713C4E" w:rsidP="00713C4E"/>
        </w:tc>
        <w:tc>
          <w:tcPr>
            <w:tcW w:w="2539" w:type="dxa"/>
            <w:vMerge/>
          </w:tcPr>
          <w:p w14:paraId="5E0D2128" w14:textId="77777777" w:rsidR="00713C4E" w:rsidRPr="00A159CE" w:rsidRDefault="00713C4E" w:rsidP="00713C4E"/>
        </w:tc>
      </w:tr>
      <w:tr w:rsidR="00713C4E" w:rsidRPr="00A159CE" w14:paraId="3521A78C" w14:textId="77777777" w:rsidTr="00713C4E">
        <w:tc>
          <w:tcPr>
            <w:tcW w:w="4783" w:type="dxa"/>
          </w:tcPr>
          <w:p w14:paraId="6A49FA28" w14:textId="77777777" w:rsidR="00713C4E" w:rsidRPr="00A159CE" w:rsidRDefault="00F15E37" w:rsidP="007A6CA8">
            <w:r>
              <w:rPr>
                <w:rStyle w:val="CodeChar"/>
              </w:rPr>
              <w:t>s</w:t>
            </w:r>
            <w:r w:rsidR="00713C4E" w:rsidRPr="00A159CE">
              <w:rPr>
                <w:rStyle w:val="CodeChar"/>
              </w:rPr>
              <w:t>tate</w:t>
            </w:r>
            <w:r w:rsidR="00713C4E" w:rsidRPr="00A159CE">
              <w:t xml:space="preserve"> = </w:t>
            </w:r>
            <w:r w:rsidR="007A6CA8">
              <w:rPr>
                <w:rStyle w:val="CodeChar"/>
              </w:rPr>
              <w:t>1</w:t>
            </w:r>
            <w:r w:rsidR="00713C4E" w:rsidRPr="00A159CE">
              <w:t xml:space="preserve">. </w:t>
            </w:r>
            <w:r w:rsidR="00713C4E" w:rsidRPr="00A159CE">
              <w:rPr>
                <w:b/>
                <w:bCs/>
              </w:rPr>
              <w:t>Note:</w:t>
            </w:r>
            <w:r w:rsidR="00713C4E" w:rsidRPr="00A159CE">
              <w:t xml:space="preserve"> </w:t>
            </w:r>
            <w:r w:rsidR="007A6CA8">
              <w:rPr>
                <w:rStyle w:val="CodeChar"/>
              </w:rPr>
              <w:t>1</w:t>
            </w:r>
            <w:r w:rsidR="00713C4E" w:rsidRPr="00A159CE">
              <w:t xml:space="preserve"> means </w:t>
            </w:r>
            <w:r w:rsidR="00713C4E" w:rsidRPr="00D70BE0">
              <w:rPr>
                <w:rStyle w:val="CodeChar"/>
              </w:rPr>
              <w:t>Editing</w:t>
            </w:r>
            <w:r w:rsidR="00713C4E" w:rsidRPr="00A159CE">
              <w:t>.</w:t>
            </w:r>
          </w:p>
        </w:tc>
        <w:tc>
          <w:tcPr>
            <w:tcW w:w="2254" w:type="dxa"/>
          </w:tcPr>
          <w:p w14:paraId="330ECEA3" w14:textId="77777777" w:rsidR="00713C4E" w:rsidRPr="00A159CE" w:rsidRDefault="00713C4E" w:rsidP="00713C4E"/>
        </w:tc>
        <w:tc>
          <w:tcPr>
            <w:tcW w:w="2539" w:type="dxa"/>
            <w:vMerge/>
          </w:tcPr>
          <w:p w14:paraId="5A1A1197" w14:textId="77777777" w:rsidR="00713C4E" w:rsidRPr="00A159CE" w:rsidRDefault="00713C4E" w:rsidP="00713C4E"/>
        </w:tc>
      </w:tr>
      <w:tr w:rsidR="00713C4E" w:rsidRPr="00A159CE" w14:paraId="7D452647" w14:textId="77777777" w:rsidTr="00713C4E">
        <w:tc>
          <w:tcPr>
            <w:tcW w:w="4783" w:type="dxa"/>
          </w:tcPr>
          <w:p w14:paraId="67256998" w14:textId="77777777" w:rsidR="00713C4E" w:rsidRPr="00A159CE" w:rsidRDefault="00F15E37" w:rsidP="00EF7498">
            <w:pPr>
              <w:rPr>
                <w:rStyle w:val="CodeChar"/>
              </w:rPr>
            </w:pPr>
            <w:r>
              <w:rPr>
                <w:rStyle w:val="CodeChar"/>
              </w:rPr>
              <w:t>r</w:t>
            </w:r>
            <w:r w:rsidR="00B37A2C">
              <w:rPr>
                <w:rStyle w:val="CodeChar"/>
              </w:rPr>
              <w:t>evision_num</w:t>
            </w:r>
            <w:r w:rsidR="00713C4E">
              <w:rPr>
                <w:rStyle w:val="CodeChar"/>
              </w:rPr>
              <w:t xml:space="preserve"> = 0.</w:t>
            </w:r>
          </w:p>
        </w:tc>
        <w:tc>
          <w:tcPr>
            <w:tcW w:w="2254" w:type="dxa"/>
          </w:tcPr>
          <w:p w14:paraId="2150CDDA" w14:textId="77777777" w:rsidR="00713C4E" w:rsidRPr="00A159CE" w:rsidRDefault="00713C4E" w:rsidP="00713C4E">
            <w:pPr>
              <w:rPr>
                <w:rStyle w:val="CodeChar"/>
              </w:rPr>
            </w:pPr>
          </w:p>
        </w:tc>
        <w:tc>
          <w:tcPr>
            <w:tcW w:w="2539" w:type="dxa"/>
            <w:vMerge/>
          </w:tcPr>
          <w:p w14:paraId="33F5F1AC" w14:textId="77777777" w:rsidR="00713C4E" w:rsidRPr="00A159CE" w:rsidRDefault="00713C4E" w:rsidP="00713C4E">
            <w:pPr>
              <w:rPr>
                <w:rStyle w:val="CodeChar"/>
              </w:rPr>
            </w:pPr>
          </w:p>
        </w:tc>
      </w:tr>
      <w:tr w:rsidR="00713C4E" w:rsidRPr="00A159CE" w14:paraId="67DB9FC6" w14:textId="77777777" w:rsidTr="00713C4E">
        <w:tc>
          <w:tcPr>
            <w:tcW w:w="4783" w:type="dxa"/>
          </w:tcPr>
          <w:p w14:paraId="60DA66FB" w14:textId="77777777" w:rsidR="00713C4E" w:rsidRDefault="00C71A36" w:rsidP="00EF7498">
            <w:pPr>
              <w:rPr>
                <w:rStyle w:val="CodeChar"/>
              </w:rPr>
            </w:pPr>
            <w:r>
              <w:rPr>
                <w:rStyle w:val="CodeChar"/>
              </w:rPr>
              <w:t>revision_trackiing_num</w:t>
            </w:r>
            <w:r w:rsidR="00713C4E" w:rsidRPr="00D70BE0">
              <w:t xml:space="preserve"> = </w:t>
            </w:r>
            <w:r w:rsidR="00713C4E">
              <w:rPr>
                <w:rStyle w:val="CodeChar"/>
              </w:rPr>
              <w:t>0.</w:t>
            </w:r>
          </w:p>
        </w:tc>
        <w:tc>
          <w:tcPr>
            <w:tcW w:w="2254" w:type="dxa"/>
          </w:tcPr>
          <w:p w14:paraId="35AD8852" w14:textId="77777777" w:rsidR="00713C4E" w:rsidRDefault="00713C4E" w:rsidP="00713C4E">
            <w:pPr>
              <w:rPr>
                <w:rStyle w:val="CodeChar"/>
              </w:rPr>
            </w:pPr>
          </w:p>
        </w:tc>
        <w:tc>
          <w:tcPr>
            <w:tcW w:w="2539" w:type="dxa"/>
            <w:vMerge/>
          </w:tcPr>
          <w:p w14:paraId="5D538329" w14:textId="77777777" w:rsidR="00713C4E" w:rsidRDefault="00713C4E" w:rsidP="00713C4E">
            <w:pPr>
              <w:rPr>
                <w:rStyle w:val="CodeChar"/>
              </w:rPr>
            </w:pPr>
          </w:p>
        </w:tc>
      </w:tr>
      <w:tr w:rsidR="00713C4E" w:rsidRPr="00A159CE" w14:paraId="718BCC7F" w14:textId="77777777" w:rsidTr="00713C4E">
        <w:tc>
          <w:tcPr>
            <w:tcW w:w="4783" w:type="dxa"/>
          </w:tcPr>
          <w:p w14:paraId="6F8D4DA3" w14:textId="77777777" w:rsidR="00713C4E" w:rsidRDefault="00F15E37" w:rsidP="00F15E37">
            <w:pPr>
              <w:rPr>
                <w:rStyle w:val="CodeChar"/>
              </w:rPr>
            </w:pPr>
            <w:r>
              <w:rPr>
                <w:rStyle w:val="CodeChar"/>
              </w:rPr>
              <w:t>r</w:t>
            </w:r>
            <w:r w:rsidR="00713C4E">
              <w:rPr>
                <w:rStyle w:val="CodeChar"/>
              </w:rPr>
              <w:t>evision_</w:t>
            </w:r>
            <w:r>
              <w:rPr>
                <w:rStyle w:val="CodeChar"/>
              </w:rPr>
              <w:t>a</w:t>
            </w:r>
            <w:r w:rsidR="00713C4E">
              <w:rPr>
                <w:rStyle w:val="CodeChar"/>
              </w:rPr>
              <w:t>ction = Null.</w:t>
            </w:r>
          </w:p>
        </w:tc>
        <w:tc>
          <w:tcPr>
            <w:tcW w:w="2254" w:type="dxa"/>
          </w:tcPr>
          <w:p w14:paraId="1AE856D6" w14:textId="77777777" w:rsidR="00713C4E" w:rsidRDefault="00713C4E" w:rsidP="00713C4E">
            <w:pPr>
              <w:rPr>
                <w:rStyle w:val="CodeChar"/>
              </w:rPr>
            </w:pPr>
          </w:p>
        </w:tc>
        <w:tc>
          <w:tcPr>
            <w:tcW w:w="2539" w:type="dxa"/>
            <w:vMerge/>
          </w:tcPr>
          <w:p w14:paraId="5E580384" w14:textId="77777777" w:rsidR="00713C4E" w:rsidRDefault="00713C4E" w:rsidP="00713C4E">
            <w:pPr>
              <w:rPr>
                <w:rStyle w:val="CodeChar"/>
              </w:rPr>
            </w:pPr>
          </w:p>
        </w:tc>
      </w:tr>
      <w:tr w:rsidR="00713C4E" w:rsidRPr="00A159CE" w14:paraId="4F23855D" w14:textId="77777777" w:rsidTr="00713C4E">
        <w:tc>
          <w:tcPr>
            <w:tcW w:w="4783" w:type="dxa"/>
          </w:tcPr>
          <w:p w14:paraId="1B311368" w14:textId="77777777" w:rsidR="00713C4E" w:rsidRDefault="00C71A36" w:rsidP="00EF7498">
            <w:pPr>
              <w:rPr>
                <w:rStyle w:val="CodeChar"/>
              </w:rPr>
            </w:pPr>
            <w:r>
              <w:rPr>
                <w:rStyle w:val="CodeChar"/>
              </w:rPr>
              <w:t>release_id</w:t>
            </w:r>
            <w:r w:rsidR="00713C4E">
              <w:rPr>
                <w:rStyle w:val="CodeChar"/>
              </w:rPr>
              <w:t xml:space="preserve"> = Null.</w:t>
            </w:r>
          </w:p>
        </w:tc>
        <w:tc>
          <w:tcPr>
            <w:tcW w:w="2254" w:type="dxa"/>
          </w:tcPr>
          <w:p w14:paraId="44C24C94" w14:textId="77777777" w:rsidR="00713C4E" w:rsidRDefault="00713C4E" w:rsidP="00713C4E">
            <w:pPr>
              <w:rPr>
                <w:rStyle w:val="CodeChar"/>
              </w:rPr>
            </w:pPr>
          </w:p>
        </w:tc>
        <w:tc>
          <w:tcPr>
            <w:tcW w:w="2539" w:type="dxa"/>
            <w:vMerge/>
          </w:tcPr>
          <w:p w14:paraId="6D00B4C3" w14:textId="77777777" w:rsidR="00713C4E" w:rsidRDefault="00713C4E" w:rsidP="00713C4E">
            <w:pPr>
              <w:rPr>
                <w:rStyle w:val="CodeChar"/>
              </w:rPr>
            </w:pPr>
          </w:p>
        </w:tc>
      </w:tr>
      <w:tr w:rsidR="00713C4E" w:rsidRPr="00A159CE" w14:paraId="14396948" w14:textId="77777777" w:rsidTr="00713C4E">
        <w:tc>
          <w:tcPr>
            <w:tcW w:w="4783" w:type="dxa"/>
          </w:tcPr>
          <w:p w14:paraId="20C0299D" w14:textId="77777777" w:rsidR="00713C4E" w:rsidRDefault="00F15E37" w:rsidP="00F15E37">
            <w:pPr>
              <w:rPr>
                <w:rStyle w:val="CodeChar"/>
              </w:rPr>
            </w:pPr>
            <w:r>
              <w:rPr>
                <w:rStyle w:val="CodeChar"/>
              </w:rPr>
              <w:t>c</w:t>
            </w:r>
            <w:r w:rsidR="00713C4E">
              <w:rPr>
                <w:rStyle w:val="CodeChar"/>
              </w:rPr>
              <w:t>urrent_</w:t>
            </w:r>
            <w:r>
              <w:rPr>
                <w:rStyle w:val="CodeChar"/>
              </w:rPr>
              <w:t>acc</w:t>
            </w:r>
            <w:r w:rsidR="00713C4E">
              <w:rPr>
                <w:rStyle w:val="CodeChar"/>
              </w:rPr>
              <w:t>_</w:t>
            </w:r>
            <w:r>
              <w:rPr>
                <w:rStyle w:val="CodeChar"/>
              </w:rPr>
              <w:t>id</w:t>
            </w:r>
            <w:r w:rsidR="00713C4E">
              <w:rPr>
                <w:rStyle w:val="CodeChar"/>
              </w:rPr>
              <w:t xml:space="preserve"> = Null.</w:t>
            </w:r>
          </w:p>
        </w:tc>
        <w:tc>
          <w:tcPr>
            <w:tcW w:w="2254" w:type="dxa"/>
          </w:tcPr>
          <w:p w14:paraId="070923EF" w14:textId="77777777" w:rsidR="00713C4E" w:rsidRDefault="00713C4E" w:rsidP="00713C4E">
            <w:pPr>
              <w:rPr>
                <w:rStyle w:val="CodeChar"/>
              </w:rPr>
            </w:pPr>
          </w:p>
        </w:tc>
        <w:tc>
          <w:tcPr>
            <w:tcW w:w="2539" w:type="dxa"/>
            <w:vMerge/>
          </w:tcPr>
          <w:p w14:paraId="04B44EA3" w14:textId="77777777" w:rsidR="00713C4E" w:rsidRDefault="00713C4E" w:rsidP="00713C4E">
            <w:pPr>
              <w:rPr>
                <w:rStyle w:val="CodeChar"/>
              </w:rPr>
            </w:pPr>
          </w:p>
        </w:tc>
      </w:tr>
    </w:tbl>
    <w:p w14:paraId="7988AD1E" w14:textId="77777777" w:rsidR="005E1D61" w:rsidRDefault="005E1D61" w:rsidP="005E1D61">
      <w:pPr>
        <w:pStyle w:val="Heading4"/>
      </w:pPr>
      <w:bookmarkStart w:id="1144" w:name="_Toc442109050"/>
      <w:r>
        <w:t>ACC history record</w:t>
      </w:r>
      <w:bookmarkEnd w:id="1144"/>
    </w:p>
    <w:p w14:paraId="0B66606C" w14:textId="77777777" w:rsidR="004F152C" w:rsidRPr="004F152C" w:rsidRDefault="000B58BA" w:rsidP="000B58BA">
      <w:pPr>
        <w:spacing w:before="240"/>
      </w:pPr>
      <w:r>
        <w:t xml:space="preserve">Follow </w:t>
      </w:r>
      <w:r w:rsidR="000A71BB">
        <w:t xml:space="preserve">the </w:t>
      </w:r>
      <w:r>
        <w:t>general guideline.</w:t>
      </w:r>
    </w:p>
    <w:p w14:paraId="718DC0E9" w14:textId="77777777" w:rsidR="005E1D61" w:rsidRDefault="005E1D61" w:rsidP="005E1D61"/>
    <w:p w14:paraId="662E94E4" w14:textId="77777777" w:rsidR="00297BF1" w:rsidRDefault="00297BF1" w:rsidP="00297BF1">
      <w:pPr>
        <w:pStyle w:val="Heading3"/>
      </w:pPr>
      <w:bookmarkStart w:id="1145" w:name="_Ref437667828"/>
      <w:bookmarkStart w:id="1146" w:name="_Toc442109051"/>
      <w:bookmarkStart w:id="1147" w:name="_Ref435336606"/>
      <w:r>
        <w:t>Manage ownership of a UoC</w:t>
      </w:r>
      <w:bookmarkEnd w:id="1145"/>
      <w:bookmarkEnd w:id="1146"/>
    </w:p>
    <w:p w14:paraId="2412DE8C" w14:textId="77777777" w:rsidR="00136CCB" w:rsidRDefault="00136CCB" w:rsidP="00BF1481">
      <w:r>
        <w:t>Pre-condition:</w:t>
      </w:r>
      <w:r w:rsidR="00670E72">
        <w:t xml:space="preserve"> A UoC can be in any state to change the ownership. </w:t>
      </w:r>
    </w:p>
    <w:p w14:paraId="02F07409" w14:textId="77777777" w:rsidR="00670E72" w:rsidRDefault="00670E72" w:rsidP="00BF1481"/>
    <w:p w14:paraId="5DA02235" w14:textId="77777777" w:rsidR="00670E72" w:rsidRDefault="00670E72" w:rsidP="00BF1481">
      <w:r>
        <w:lastRenderedPageBreak/>
        <w:t>Changing the ownership shall not result in a new revision of the UoC.</w:t>
      </w:r>
    </w:p>
    <w:p w14:paraId="634D3A26" w14:textId="77777777" w:rsidR="00670E72" w:rsidRDefault="00670E72" w:rsidP="00BF1481">
      <w:r>
        <w:t xml:space="preserve">The undo functionality </w:t>
      </w:r>
      <w:r w:rsidR="00C026CD">
        <w:t>shall not revert the ownership.</w:t>
      </w:r>
    </w:p>
    <w:p w14:paraId="24BCAE0E" w14:textId="77777777" w:rsidR="00670E72" w:rsidRDefault="00670E72" w:rsidP="00C026CD">
      <w:pPr>
        <w:spacing w:before="240"/>
      </w:pPr>
      <w:r>
        <w:t xml:space="preserve">The above rules </w:t>
      </w:r>
      <w:r w:rsidR="00F56382">
        <w:t>would</w:t>
      </w:r>
      <w:r>
        <w:t xml:space="preserve"> mean that a new ownership is applied directly on</w:t>
      </w:r>
      <w:r w:rsidR="00BF1481">
        <w:t xml:space="preserve"> the current record upon change without the need to create history records.</w:t>
      </w:r>
      <w:r w:rsidR="004E22F2">
        <w:t xml:space="preserve"> The exception is that the history records associated with the deleted associations, which are part of the ACC UoC, need to be updated with a new owner. </w:t>
      </w:r>
      <w:r w:rsidR="00BF1481">
        <w:t xml:space="preserve"> </w:t>
      </w:r>
      <w:r w:rsidR="00BF1481" w:rsidRPr="00DC2B72">
        <w:rPr>
          <w:b/>
          <w:bCs/>
        </w:rPr>
        <w:t>The undo shall not replace the owner column in the current record</w:t>
      </w:r>
      <w:r w:rsidR="00BF1481">
        <w:t xml:space="preserve">. </w:t>
      </w:r>
    </w:p>
    <w:p w14:paraId="756E184A" w14:textId="77777777" w:rsidR="00C026CD" w:rsidRDefault="00C026CD" w:rsidP="00C026CD">
      <w:pPr>
        <w:spacing w:before="240"/>
      </w:pPr>
      <w:r>
        <w:t>When the user invokes this function, the View/Search CCs UI shall be brought up first. The Search UI shall filter to show on</w:t>
      </w:r>
      <w:r w:rsidR="00DC2B72">
        <w:t>ly</w:t>
      </w:r>
      <w:r>
        <w:t xml:space="preserve"> CCs owned by the logged-in user. Multiple UoCs may be selected to change the ownership in one shot. </w:t>
      </w:r>
    </w:p>
    <w:p w14:paraId="1BA6BA7B" w14:textId="77777777" w:rsidR="00DC2B72" w:rsidRPr="00136CCB" w:rsidRDefault="00DC2B72" w:rsidP="00C026CD">
      <w:pPr>
        <w:spacing w:before="240"/>
      </w:pPr>
      <w:r>
        <w:t xml:space="preserve">Then the UI shall allow the user to search for another user </w:t>
      </w:r>
      <w:r w:rsidR="008B5EF3">
        <w:t xml:space="preserve">as a new </w:t>
      </w:r>
      <w:r w:rsidR="000A71BB">
        <w:t>owner</w:t>
      </w:r>
      <w:r w:rsidR="008B5EF3">
        <w:t xml:space="preserve">. </w:t>
      </w:r>
      <w:r w:rsidR="001E6CDB">
        <w:t>The rules are that i</w:t>
      </w:r>
      <w:r w:rsidR="008B5EF3">
        <w:t>f the current owner is an end user, the new owner has to be an end user as well</w:t>
      </w:r>
      <w:r w:rsidR="001E6CDB">
        <w:t xml:space="preserve">; and </w:t>
      </w:r>
      <w:r w:rsidR="008B5EF3">
        <w:t>if the current owner is an OAGIS developer, the new owner has to also be an OAGIS developer.</w:t>
      </w:r>
      <w:r w:rsidR="002A51CE">
        <w:t xml:space="preserve"> The user search </w:t>
      </w:r>
      <w:r w:rsidR="00DB2123">
        <w:t xml:space="preserve">functionality </w:t>
      </w:r>
      <w:r w:rsidR="002A51CE">
        <w:t xml:space="preserve">should filter </w:t>
      </w:r>
      <w:r w:rsidR="001E6CDB">
        <w:t xml:space="preserve">the </w:t>
      </w:r>
      <w:r w:rsidR="002A51CE">
        <w:t>appropriate type of user for the new owner.</w:t>
      </w:r>
    </w:p>
    <w:p w14:paraId="664CD43A" w14:textId="77777777" w:rsidR="006652C4" w:rsidRDefault="006652C4" w:rsidP="006652C4">
      <w:pPr>
        <w:pStyle w:val="Heading3"/>
      </w:pPr>
      <w:bookmarkStart w:id="1148" w:name="_Ref437667737"/>
      <w:bookmarkStart w:id="1149" w:name="_Toc442109052"/>
      <w:r>
        <w:t>Create a new revision of an ACC</w:t>
      </w:r>
      <w:bookmarkEnd w:id="1147"/>
      <w:bookmarkEnd w:id="1148"/>
      <w:bookmarkEnd w:id="1149"/>
    </w:p>
    <w:p w14:paraId="2C76A337" w14:textId="77777777" w:rsidR="00792D47" w:rsidRDefault="00D55A36" w:rsidP="00792D47">
      <w:r>
        <w:t xml:space="preserve">Pre-condition: ACC must be in the </w:t>
      </w:r>
      <w:r w:rsidR="000A10D1">
        <w:t>P</w:t>
      </w:r>
      <w:r>
        <w:t>ublished state.</w:t>
      </w:r>
      <w:r w:rsidR="00713C4E">
        <w:t xml:space="preserve"> The log-in user has to be the owner of the ACC.</w:t>
      </w:r>
    </w:p>
    <w:p w14:paraId="5E604F44" w14:textId="77777777" w:rsidR="007903EE" w:rsidRDefault="007A5864" w:rsidP="007A5864">
      <w:pPr>
        <w:spacing w:before="240"/>
      </w:pPr>
      <w:r>
        <w:t xml:space="preserve">Get all the </w:t>
      </w:r>
      <w:r w:rsidR="00484321">
        <w:t xml:space="preserve">direct </w:t>
      </w:r>
      <w:r>
        <w:t>child associations including the ASCCs and BCCs in the current record. They need to be checked out along with their parent ACC. Their history columns must be properly updated</w:t>
      </w:r>
      <w:r w:rsidR="00F900A4">
        <w:t xml:space="preserve"> </w:t>
      </w:r>
      <w:r w:rsidR="00F900A4" w:rsidRPr="00435969">
        <w:t xml:space="preserve">(note that the </w:t>
      </w:r>
      <w:r w:rsidR="00F900A4" w:rsidRPr="00435969">
        <w:rPr>
          <w:rStyle w:val="CodeChar"/>
        </w:rPr>
        <w:t>creation_timestamp</w:t>
      </w:r>
      <w:r w:rsidR="00F900A4">
        <w:t xml:space="preserve"> </w:t>
      </w:r>
      <w:r w:rsidR="00435969">
        <w:t>needs to be updated to the current time to reflect the time at which the revision is created</w:t>
      </w:r>
      <w:r w:rsidR="00F900A4">
        <w:t>)</w:t>
      </w:r>
      <w:r>
        <w:t xml:space="preserve"> and the corresponding history records get created before showing the UI for the user to be able to edit the ACC.</w:t>
      </w:r>
      <w:r w:rsidR="00F650ED">
        <w:t xml:space="preserve"> The system needs to ensure that all the database transaction</w:t>
      </w:r>
      <w:r w:rsidR="00435969">
        <w:t>s</w:t>
      </w:r>
      <w:r w:rsidR="00F650ED">
        <w:t xml:space="preserve"> </w:t>
      </w:r>
      <w:r w:rsidR="00435969">
        <w:t>are</w:t>
      </w:r>
      <w:r w:rsidR="00F650ED">
        <w:t xml:space="preserve"> completed before any other action </w:t>
      </w:r>
      <w:r w:rsidR="00F028B9">
        <w:t xml:space="preserve">on the ACC by </w:t>
      </w:r>
      <w:r w:rsidR="00F650ED">
        <w:t>the user.</w:t>
      </w:r>
    </w:p>
    <w:p w14:paraId="2FCDDF30" w14:textId="77777777" w:rsidR="000A10D1" w:rsidRDefault="007903EE" w:rsidP="00844C63">
      <w:pPr>
        <w:spacing w:before="240"/>
      </w:pPr>
      <w:r>
        <w:t xml:space="preserve">On this UI, the user shall be able to </w:t>
      </w:r>
      <w:r w:rsidR="00EB7F04">
        <w:t>invoke all the functions</w:t>
      </w:r>
      <w:r w:rsidR="007A5864">
        <w:t xml:space="preserve"> </w:t>
      </w:r>
      <w:r w:rsidR="00EB7F04">
        <w:t xml:space="preserve">listed in </w:t>
      </w:r>
      <w:r w:rsidR="00EB7F04">
        <w:fldChar w:fldCharType="begin"/>
      </w:r>
      <w:r w:rsidR="00EB7F04">
        <w:instrText xml:space="preserve"> REF _Ref435336598 \r \h </w:instrText>
      </w:r>
      <w:r w:rsidR="00EB7F04">
        <w:fldChar w:fldCharType="separate"/>
      </w:r>
      <w:r w:rsidR="0093447A">
        <w:t>3.10.9</w:t>
      </w:r>
      <w:r w:rsidR="00EB7F04">
        <w:fldChar w:fldCharType="end"/>
      </w:r>
      <w:r w:rsidR="005B1CDD">
        <w:t>.</w:t>
      </w:r>
    </w:p>
    <w:p w14:paraId="07F7F51B" w14:textId="77777777" w:rsidR="00713C4E" w:rsidRPr="00713C4E" w:rsidRDefault="00B53383" w:rsidP="00713C4E">
      <w:pPr>
        <w:spacing w:before="240"/>
      </w:pPr>
      <w:r>
        <w:t xml:space="preserve">This </w:t>
      </w:r>
      <w:r w:rsidR="00CE33CA">
        <w:t>shall</w:t>
      </w:r>
      <w:r>
        <w:t xml:space="preserve"> raise an event that is distributed to </w:t>
      </w:r>
      <w:r w:rsidR="00513A09" w:rsidRPr="00513A09">
        <w:rPr>
          <w:rStyle w:val="CodeChar"/>
        </w:rPr>
        <w:t>BothUoCs</w:t>
      </w:r>
      <w:r>
        <w:t xml:space="preserve">. See </w:t>
      </w:r>
      <w:r w:rsidR="00513A09">
        <w:t xml:space="preserve">more in </w:t>
      </w:r>
      <w:r>
        <w:fldChar w:fldCharType="begin"/>
      </w:r>
      <w:r>
        <w:instrText xml:space="preserve"> REF _Ref437668747 \r \h </w:instrText>
      </w:r>
      <w:r>
        <w:fldChar w:fldCharType="separate"/>
      </w:r>
      <w:r w:rsidR="0093447A">
        <w:t>3.10.41</w:t>
      </w:r>
      <w:r>
        <w:fldChar w:fldCharType="end"/>
      </w:r>
      <w:r>
        <w:t xml:space="preserve"> </w:t>
      </w:r>
      <w:r>
        <w:fldChar w:fldCharType="begin"/>
      </w:r>
      <w:r>
        <w:instrText xml:space="preserve"> REF _Ref437668751 \h </w:instrText>
      </w:r>
      <w:r>
        <w:fldChar w:fldCharType="separate"/>
      </w:r>
      <w:r w:rsidR="0093447A">
        <w:t>Event notification</w:t>
      </w:r>
      <w:r>
        <w:fldChar w:fldCharType="end"/>
      </w:r>
      <w:r>
        <w:t xml:space="preserve">. </w:t>
      </w:r>
      <w:r w:rsidR="007A5864">
        <w:t xml:space="preserve"> </w:t>
      </w:r>
    </w:p>
    <w:p w14:paraId="4E82B6EB" w14:textId="77777777" w:rsidR="006652C4" w:rsidRDefault="006652C4" w:rsidP="006652C4">
      <w:pPr>
        <w:pStyle w:val="Heading3"/>
      </w:pPr>
      <w:bookmarkStart w:id="1150" w:name="_Ref435336616"/>
      <w:bookmarkStart w:id="1151" w:name="_Toc442109053"/>
      <w:r>
        <w:t>Edit an ACC</w:t>
      </w:r>
      <w:bookmarkEnd w:id="1150"/>
      <w:bookmarkEnd w:id="1151"/>
    </w:p>
    <w:p w14:paraId="07B0325C" w14:textId="77777777" w:rsidR="002819A7" w:rsidRDefault="00484321" w:rsidP="002819A7">
      <w:r>
        <w:t>Pre-condition: The ACC must be in the Editing state or Candidate state.</w:t>
      </w:r>
      <w:r w:rsidR="00F56382">
        <w:t xml:space="preserve"> The user is the owner of the ACC UoC.</w:t>
      </w:r>
    </w:p>
    <w:p w14:paraId="0D88B6DC" w14:textId="77777777" w:rsidR="00484321" w:rsidRDefault="00484321" w:rsidP="002819A7"/>
    <w:p w14:paraId="50DBDBAE" w14:textId="77777777" w:rsidR="0089174B" w:rsidRDefault="0089174B" w:rsidP="002819A7">
      <w:r>
        <w:t>This functionality shall be accessible from the View/Search CCs when an ACC is selected and on an ACC node from within a CC content diagram.</w:t>
      </w:r>
    </w:p>
    <w:p w14:paraId="1D87802C" w14:textId="77777777" w:rsidR="0089174B" w:rsidRDefault="0089174B" w:rsidP="002819A7"/>
    <w:p w14:paraId="724CE947" w14:textId="77777777" w:rsidR="00A30886" w:rsidRDefault="00484321" w:rsidP="002819A7">
      <w:r>
        <w:t>If the ACC is in the Candidate state, ask the user to confirm changing the ACC back to the Editing state.</w:t>
      </w:r>
      <w:r w:rsidR="003F4691">
        <w:t xml:space="preserve"> If the user confirm, invoke </w:t>
      </w:r>
      <w:r w:rsidR="00A80FC7">
        <w:fldChar w:fldCharType="begin"/>
      </w:r>
      <w:r w:rsidR="00A80FC7">
        <w:instrText xml:space="preserve"> REF _Ref437927829 \r \h </w:instrText>
      </w:r>
      <w:r w:rsidR="00A80FC7">
        <w:fldChar w:fldCharType="separate"/>
      </w:r>
      <w:r w:rsidR="0093447A">
        <w:t>3.10.24.2</w:t>
      </w:r>
      <w:r w:rsidR="00A80FC7">
        <w:fldChar w:fldCharType="end"/>
      </w:r>
      <w:r w:rsidR="003F4691">
        <w:t xml:space="preserve"> and then render the ACC content diagram for editing. The</w:t>
      </w:r>
      <w:r w:rsidR="008767E3">
        <w:t>n,</w:t>
      </w:r>
      <w:r w:rsidR="003F4691">
        <w:t xml:space="preserve"> user shall be able to invoke all the functions listed </w:t>
      </w:r>
      <w:r w:rsidR="003F4691">
        <w:fldChar w:fldCharType="begin"/>
      </w:r>
      <w:r w:rsidR="003F4691">
        <w:instrText xml:space="preserve"> REF _Ref435336598 \r \h </w:instrText>
      </w:r>
      <w:r w:rsidR="003F4691">
        <w:fldChar w:fldCharType="separate"/>
      </w:r>
      <w:r w:rsidR="0093447A">
        <w:t>3.10.9</w:t>
      </w:r>
      <w:r w:rsidR="003F4691">
        <w:fldChar w:fldCharType="end"/>
      </w:r>
      <w:r w:rsidR="003F4691">
        <w:t>.</w:t>
      </w:r>
    </w:p>
    <w:p w14:paraId="0B9E4C12" w14:textId="77777777" w:rsidR="00827499" w:rsidRDefault="002B2ED6" w:rsidP="00827499">
      <w:pPr>
        <w:pStyle w:val="Heading3"/>
      </w:pPr>
      <w:bookmarkStart w:id="1152" w:name="_Toc442109054"/>
      <w:r>
        <w:t>Change</w:t>
      </w:r>
      <w:r w:rsidR="00827499">
        <w:t xml:space="preserve"> properties of an ACC</w:t>
      </w:r>
      <w:bookmarkEnd w:id="1152"/>
    </w:p>
    <w:p w14:paraId="52D90B01" w14:textId="77777777" w:rsidR="00827499" w:rsidRDefault="00827499" w:rsidP="00827499">
      <w:r>
        <w:t>Pre-condition: The ACC must be in the Editing state.</w:t>
      </w:r>
    </w:p>
    <w:p w14:paraId="6B88159B" w14:textId="77777777" w:rsidR="00827499" w:rsidRPr="00827499" w:rsidRDefault="00827499" w:rsidP="00827499"/>
    <w:p w14:paraId="5EB1B8E4" w14:textId="77777777" w:rsidR="00792D47" w:rsidRDefault="00827499" w:rsidP="00792D47">
      <w:r>
        <w:t>This use case allows</w:t>
      </w:r>
      <w:r w:rsidR="006D21AF">
        <w:t xml:space="preserve"> the user to modify the following</w:t>
      </w:r>
      <w:r>
        <w:t xml:space="preserve"> properties</w:t>
      </w:r>
      <w:r w:rsidR="008A700E">
        <w:t xml:space="preserve"> (data column</w:t>
      </w:r>
      <w:r w:rsidR="00DB2123">
        <w:t>s</w:t>
      </w:r>
      <w:r w:rsidR="008A700E">
        <w:t>)</w:t>
      </w:r>
      <w:r>
        <w:t xml:space="preserve"> of the ACC including</w:t>
      </w:r>
      <w:r w:rsidR="006D21AF">
        <w:t xml:space="preserve"> </w:t>
      </w:r>
      <w:r w:rsidR="006D21AF" w:rsidRPr="008A700E">
        <w:rPr>
          <w:rStyle w:val="CodeChar"/>
        </w:rPr>
        <w:t>object_class_term</w:t>
      </w:r>
      <w:r w:rsidR="006D21AF">
        <w:t xml:space="preserve"> (note that </w:t>
      </w:r>
      <w:r w:rsidR="006D21AF" w:rsidRPr="008A700E">
        <w:rPr>
          <w:rStyle w:val="CodeChar"/>
        </w:rPr>
        <w:t>den</w:t>
      </w:r>
      <w:r w:rsidR="006D21AF">
        <w:t xml:space="preserve"> is derived from the </w:t>
      </w:r>
      <w:r w:rsidR="006D21AF" w:rsidRPr="008A700E">
        <w:rPr>
          <w:rStyle w:val="CodeChar"/>
        </w:rPr>
        <w:t>object</w:t>
      </w:r>
      <w:r w:rsidR="008A700E" w:rsidRPr="008A700E">
        <w:rPr>
          <w:rStyle w:val="CodeChar"/>
        </w:rPr>
        <w:t>_</w:t>
      </w:r>
      <w:r w:rsidR="006D21AF" w:rsidRPr="008A700E">
        <w:rPr>
          <w:rStyle w:val="CodeChar"/>
        </w:rPr>
        <w:t>class_term</w:t>
      </w:r>
      <w:r w:rsidR="006D21AF">
        <w:t xml:space="preserve">), </w:t>
      </w:r>
      <w:r w:rsidR="006D21AF" w:rsidRPr="008A700E">
        <w:rPr>
          <w:rStyle w:val="CodeChar"/>
        </w:rPr>
        <w:t>definition</w:t>
      </w:r>
      <w:r w:rsidR="006D21AF">
        <w:t xml:space="preserve">, </w:t>
      </w:r>
      <w:r w:rsidR="006D21AF" w:rsidRPr="008A700E">
        <w:rPr>
          <w:rStyle w:val="CodeChar"/>
        </w:rPr>
        <w:t>oagis_component_type</w:t>
      </w:r>
      <w:r w:rsidR="006D21AF">
        <w:t xml:space="preserve">, </w:t>
      </w:r>
      <w:r w:rsidR="006D21AF" w:rsidRPr="008A700E">
        <w:rPr>
          <w:rStyle w:val="CodeChar"/>
        </w:rPr>
        <w:t>module</w:t>
      </w:r>
      <w:r w:rsidR="006D21AF">
        <w:t xml:space="preserve">, </w:t>
      </w:r>
      <w:r w:rsidR="006D21AF" w:rsidRPr="008A700E">
        <w:rPr>
          <w:rStyle w:val="CodeChar"/>
        </w:rPr>
        <w:t>namespace_id</w:t>
      </w:r>
      <w:r w:rsidR="008767E3">
        <w:rPr>
          <w:rStyle w:val="CodeChar"/>
        </w:rPr>
        <w:t xml:space="preserve"> </w:t>
      </w:r>
      <w:r w:rsidR="008767E3" w:rsidRPr="008767E3">
        <w:t>(in case of the end user’s ACC</w:t>
      </w:r>
      <w:r w:rsidR="00DB2123">
        <w:t xml:space="preserve"> and the namespace cannot be an OAGIS namespace, i.e., the </w:t>
      </w:r>
      <w:r w:rsidR="00DB2123" w:rsidRPr="00DB2123">
        <w:rPr>
          <w:rStyle w:val="CodeChar"/>
        </w:rPr>
        <w:t>is_std_nmsp = false</w:t>
      </w:r>
      <w:r w:rsidR="008767E3" w:rsidRPr="008767E3">
        <w:t>)</w:t>
      </w:r>
      <w:r w:rsidR="006D21AF">
        <w:t xml:space="preserve">, and </w:t>
      </w:r>
      <w:r w:rsidR="006D21AF" w:rsidRPr="008A700E">
        <w:rPr>
          <w:rStyle w:val="CodeChar"/>
        </w:rPr>
        <w:t>is_deprecated</w:t>
      </w:r>
      <w:r w:rsidR="006D21AF">
        <w:t xml:space="preserve">. </w:t>
      </w:r>
    </w:p>
    <w:p w14:paraId="630EFE15" w14:textId="77777777" w:rsidR="008A700E" w:rsidRDefault="008A700E" w:rsidP="00792D47"/>
    <w:p w14:paraId="5136641D" w14:textId="77777777" w:rsidR="008A700E" w:rsidRDefault="008A700E" w:rsidP="00792D47">
      <w:r>
        <w:lastRenderedPageBreak/>
        <w:t xml:space="preserve">Note that for the permissible values for the </w:t>
      </w:r>
      <w:r w:rsidRPr="008A700E">
        <w:rPr>
          <w:rStyle w:val="CodeChar"/>
        </w:rPr>
        <w:t>oagis_component_type</w:t>
      </w:r>
      <w:r>
        <w:t xml:space="preserve"> depends on the type of users. If it is a developer user, the permissible values are </w:t>
      </w:r>
      <w:r w:rsidRPr="008A700E">
        <w:t>0 = Base, 1 = Semantics, 2 = Extension, 3 = Semantic Group</w:t>
      </w:r>
      <w:r>
        <w:t xml:space="preserve">. If it is an end user, the permissible values are </w:t>
      </w:r>
      <w:r w:rsidRPr="008A700E">
        <w:t xml:space="preserve">0 = Base, 1 = Semantics, </w:t>
      </w:r>
      <w:r>
        <w:t>3 = Semantic Group.</w:t>
      </w:r>
    </w:p>
    <w:p w14:paraId="2EAB895F" w14:textId="77777777" w:rsidR="00827499" w:rsidRDefault="00827499" w:rsidP="00792D47"/>
    <w:p w14:paraId="05C1DD61" w14:textId="77777777" w:rsidR="00827499" w:rsidRDefault="008A700E" w:rsidP="00792D47">
      <w:r>
        <w:t>An ACC can be deprecated through this use case.</w:t>
      </w:r>
    </w:p>
    <w:p w14:paraId="795679DF" w14:textId="77777777" w:rsidR="00827499" w:rsidRDefault="00827499" w:rsidP="00792D47"/>
    <w:p w14:paraId="058E6397" w14:textId="77777777" w:rsidR="00827499" w:rsidRPr="00792D47" w:rsidRDefault="008A700E" w:rsidP="00792D47">
      <w:commentRangeStart w:id="1153"/>
      <w:r>
        <w:t xml:space="preserve">After the user has saved the changes, the </w:t>
      </w:r>
      <w:r w:rsidR="00192E4A">
        <w:t xml:space="preserve">ACC’s </w:t>
      </w:r>
      <w:r>
        <w:t>c</w:t>
      </w:r>
      <w:r w:rsidR="00827499">
        <w:t xml:space="preserve">urrent record </w:t>
      </w:r>
      <w:r w:rsidR="00F87C2D">
        <w:t>shall</w:t>
      </w:r>
      <w:r w:rsidR="00827499">
        <w:t xml:space="preserve"> </w:t>
      </w:r>
      <w:r w:rsidR="00F87C2D">
        <w:t>be</w:t>
      </w:r>
      <w:r w:rsidR="0054369B">
        <w:t xml:space="preserve"> proper</w:t>
      </w:r>
      <w:r w:rsidR="008767E3">
        <w:t>l</w:t>
      </w:r>
      <w:r w:rsidR="0054369B">
        <w:t>y</w:t>
      </w:r>
      <w:r w:rsidR="00F87C2D">
        <w:t xml:space="preserve"> </w:t>
      </w:r>
      <w:r w:rsidR="00827499">
        <w:t>update</w:t>
      </w:r>
      <w:r w:rsidR="00F87C2D">
        <w:t>d</w:t>
      </w:r>
      <w:r>
        <w:t xml:space="preserve"> with these new values</w:t>
      </w:r>
      <w:r w:rsidR="0054369B">
        <w:t xml:space="preserve"> including all the history columns</w:t>
      </w:r>
      <w:r w:rsidR="00827499">
        <w:t xml:space="preserve">. </w:t>
      </w:r>
      <w:r>
        <w:t>And the corresponding h</w:t>
      </w:r>
      <w:r w:rsidR="00827499">
        <w:t xml:space="preserve">istory record </w:t>
      </w:r>
      <w:r w:rsidR="00F87C2D">
        <w:t>shall be</w:t>
      </w:r>
      <w:r w:rsidR="00827499">
        <w:t xml:space="preserve"> created.</w:t>
      </w:r>
      <w:commentRangeEnd w:id="1153"/>
      <w:r w:rsidR="00774EC5">
        <w:rPr>
          <w:rStyle w:val="CommentReference"/>
        </w:rPr>
        <w:commentReference w:id="1153"/>
      </w:r>
    </w:p>
    <w:p w14:paraId="428F49D5" w14:textId="77777777" w:rsidR="008D4B74" w:rsidRDefault="006F2D31" w:rsidP="009E3636">
      <w:pPr>
        <w:pStyle w:val="Heading3"/>
      </w:pPr>
      <w:bookmarkStart w:id="1154" w:name="_Ref434730261"/>
      <w:bookmarkStart w:id="1155" w:name="_Toc442109055"/>
      <w:r>
        <w:t>Append</w:t>
      </w:r>
      <w:r w:rsidR="008D4B74">
        <w:t xml:space="preserve"> a</w:t>
      </w:r>
      <w:r w:rsidR="0060374D">
        <w:t xml:space="preserve"> child</w:t>
      </w:r>
      <w:r w:rsidR="008D4B74">
        <w:t xml:space="preserve"> association to an A</w:t>
      </w:r>
      <w:r w:rsidR="0060374D">
        <w:t>CC</w:t>
      </w:r>
      <w:bookmarkEnd w:id="1154"/>
      <w:bookmarkEnd w:id="1155"/>
    </w:p>
    <w:p w14:paraId="0E105024" w14:textId="77777777" w:rsidR="005D013E" w:rsidRDefault="005D013E" w:rsidP="00792D47">
      <w:r>
        <w:t>Pre-condition: The ACC is in the Editing state. The invoking user is the owner of the ACC.</w:t>
      </w:r>
    </w:p>
    <w:p w14:paraId="22DF2DCD" w14:textId="77777777" w:rsidR="00A441CE" w:rsidRDefault="00A441CE" w:rsidP="000473DA">
      <w:pPr>
        <w:spacing w:before="240"/>
      </w:pPr>
      <w:r>
        <w:t xml:space="preserve">When this use case is invoked, the invoking use case must pass the parent/owner ACC of the association to be created. We’ll refer to the parent ACC as </w:t>
      </w:r>
      <w:r w:rsidRPr="00A441CE">
        <w:rPr>
          <w:rStyle w:val="CodeChar"/>
        </w:rPr>
        <w:t>pACC</w:t>
      </w:r>
      <w:r>
        <w:t>.</w:t>
      </w:r>
      <w:r w:rsidR="00E37518">
        <w:t xml:space="preserve"> </w:t>
      </w:r>
    </w:p>
    <w:p w14:paraId="66ECD834" w14:textId="77777777" w:rsidR="00A441CE" w:rsidRDefault="00A441CE" w:rsidP="00792D47"/>
    <w:p w14:paraId="272F2EB7" w14:textId="77777777" w:rsidR="00374F8A" w:rsidRDefault="00792D47" w:rsidP="00792D47">
      <w:r>
        <w:t>A UI must be brought up for the user to be able to search for an ASCCP</w:t>
      </w:r>
      <w:r w:rsidR="00A441CE">
        <w:t xml:space="preserve"> and BCCP</w:t>
      </w:r>
      <w:r w:rsidR="006559A9">
        <w:t xml:space="preserve">. The search must look through only those (current) records. </w:t>
      </w:r>
      <w:r w:rsidR="00F650ED">
        <w:t>The entities in differing</w:t>
      </w:r>
      <w:r w:rsidR="00C178DB">
        <w:t xml:space="preserve"> states should be shown differently. </w:t>
      </w:r>
      <w:r w:rsidR="00C57B80">
        <w:t xml:space="preserve">Deprecated </w:t>
      </w:r>
      <w:r w:rsidR="00F650ED">
        <w:t xml:space="preserve">entities </w:t>
      </w:r>
      <w:r w:rsidR="00995DD7">
        <w:t>must</w:t>
      </w:r>
      <w:r w:rsidR="00C57B80">
        <w:t xml:space="preserve"> not be shown</w:t>
      </w:r>
      <w:r w:rsidR="00995DD7">
        <w:t xml:space="preserve"> for reuse</w:t>
      </w:r>
      <w:r w:rsidR="00C57B80">
        <w:t xml:space="preserve">. </w:t>
      </w:r>
      <w:r w:rsidR="006559A9">
        <w:t xml:space="preserve">In addition, those records with </w:t>
      </w:r>
      <w:r w:rsidR="006559A9" w:rsidRPr="006559A9">
        <w:rPr>
          <w:rStyle w:val="CodeChar"/>
        </w:rPr>
        <w:t>Reusable_Indicator = False</w:t>
      </w:r>
      <w:r w:rsidR="006559A9">
        <w:t xml:space="preserve"> must be filtered out</w:t>
      </w:r>
      <w:r>
        <w:t xml:space="preserve">. </w:t>
      </w:r>
      <w:r w:rsidR="00374F8A">
        <w:t>Lastly, the system must ensure no self-reference.</w:t>
      </w:r>
    </w:p>
    <w:p w14:paraId="581FE491" w14:textId="77777777" w:rsidR="00792D47" w:rsidRDefault="00792D47" w:rsidP="00374F8A">
      <w:pPr>
        <w:spacing w:before="240"/>
      </w:pPr>
      <w:r>
        <w:t xml:space="preserve">The search must </w:t>
      </w:r>
      <w:r w:rsidR="00D614D7">
        <w:t>look</w:t>
      </w:r>
      <w:r>
        <w:t xml:space="preserve"> through the property term and definition of the ASCCP </w:t>
      </w:r>
      <w:r w:rsidR="00A441CE">
        <w:t xml:space="preserve">and BCCP </w:t>
      </w:r>
      <w:r>
        <w:t xml:space="preserve">as well as </w:t>
      </w:r>
      <w:r w:rsidR="00A441CE">
        <w:t>the object class term and definition</w:t>
      </w:r>
      <w:r>
        <w:t xml:space="preserve"> of the ACC</w:t>
      </w:r>
      <w:r w:rsidR="006559A9">
        <w:t>,</w:t>
      </w:r>
      <w:r>
        <w:t xml:space="preserve"> </w:t>
      </w:r>
      <w:r w:rsidR="006559A9">
        <w:t xml:space="preserve">to which </w:t>
      </w:r>
      <w:r w:rsidR="00A441CE">
        <w:t>the ASCCP</w:t>
      </w:r>
      <w:r>
        <w:t xml:space="preserve"> point</w:t>
      </w:r>
      <w:r w:rsidR="00A441CE">
        <w:t>s</w:t>
      </w:r>
      <w:r w:rsidR="00F650ED">
        <w:t xml:space="preserve"> (note: instead of joining tables, this can be done by just additionally include the ASCCP’s DEN, which should already include the ACC’s object class term, in the search)</w:t>
      </w:r>
      <w:r>
        <w:t>.</w:t>
      </w:r>
      <w:r w:rsidR="006A451B" w:rsidRPr="006A451B">
        <w:t xml:space="preserve"> </w:t>
      </w:r>
      <w:r w:rsidR="006A451B">
        <w:t>The user must be able to select an ASCCP or a BCCP, from which an ASCC or BCC record shall be created, respectively.</w:t>
      </w:r>
      <w:r w:rsidR="006A451B" w:rsidRPr="006A451B">
        <w:t xml:space="preserve"> </w:t>
      </w:r>
      <w:r w:rsidR="006A451B">
        <w:t xml:space="preserve">Let </w:t>
      </w:r>
      <w:r w:rsidR="006A451B" w:rsidRPr="00A441CE">
        <w:rPr>
          <w:rStyle w:val="CodeChar"/>
        </w:rPr>
        <w:t>t</w:t>
      </w:r>
      <w:r w:rsidR="006A451B">
        <w:rPr>
          <w:rStyle w:val="CodeChar"/>
        </w:rPr>
        <w:t>Property</w:t>
      </w:r>
      <w:r w:rsidR="006A451B">
        <w:t xml:space="preserve"> be the target BCCP or ASCCP the user has selected.</w:t>
      </w:r>
    </w:p>
    <w:p w14:paraId="5A907075" w14:textId="77777777" w:rsidR="002E6FAE" w:rsidRDefault="002E6FAE" w:rsidP="00792D47"/>
    <w:p w14:paraId="723713EA" w14:textId="77777777" w:rsidR="00F650ED" w:rsidRDefault="006963F0" w:rsidP="00792D47">
      <w:r>
        <w:t>In this case, it is assumed that the association is added to the end. Therefore, t</w:t>
      </w:r>
      <w:r w:rsidR="002E6FAE">
        <w:t xml:space="preserve">he sequencing key of the new association, </w:t>
      </w:r>
      <w:r w:rsidR="002E6FAE" w:rsidRPr="00E37518">
        <w:rPr>
          <w:rStyle w:val="CodeChar"/>
        </w:rPr>
        <w:t>seqKey</w:t>
      </w:r>
      <w:r w:rsidR="002E6FAE">
        <w:t xml:space="preserve">, </w:t>
      </w:r>
      <w:r>
        <w:t xml:space="preserve">shall be the ACC’s current number of direct associations, ASCC and BCC, plus one. </w:t>
      </w:r>
    </w:p>
    <w:p w14:paraId="4603E8ED" w14:textId="77777777" w:rsidR="00A441CE" w:rsidRDefault="00A441CE" w:rsidP="00A441CE">
      <w:pPr>
        <w:pStyle w:val="Heading4"/>
      </w:pPr>
      <w:bookmarkStart w:id="1156" w:name="_Toc442109056"/>
      <w:r>
        <w:t xml:space="preserve">Populate the ASCC </w:t>
      </w:r>
      <w:r w:rsidR="00D614D7">
        <w:t xml:space="preserve">current </w:t>
      </w:r>
      <w:r>
        <w:t>record</w:t>
      </w:r>
      <w:bookmarkEnd w:id="1156"/>
    </w:p>
    <w:p w14:paraId="1F0B9BC0" w14:textId="77777777" w:rsidR="00A441CE" w:rsidRDefault="00A441CE" w:rsidP="00A441CE"/>
    <w:tbl>
      <w:tblPr>
        <w:tblStyle w:val="TableGrid"/>
        <w:tblW w:w="0" w:type="auto"/>
        <w:tblLook w:val="04A0" w:firstRow="1" w:lastRow="0" w:firstColumn="1" w:lastColumn="0" w:noHBand="0" w:noVBand="1"/>
      </w:tblPr>
      <w:tblGrid>
        <w:gridCol w:w="9350"/>
      </w:tblGrid>
      <w:tr w:rsidR="00A441CE" w14:paraId="3823C52F" w14:textId="77777777" w:rsidTr="00C23433">
        <w:tc>
          <w:tcPr>
            <w:tcW w:w="9576" w:type="dxa"/>
          </w:tcPr>
          <w:p w14:paraId="1B62CB73" w14:textId="77777777" w:rsidR="00A441CE" w:rsidRPr="00496F33" w:rsidRDefault="00064FD5" w:rsidP="00466318">
            <w:pPr>
              <w:rPr>
                <w:rStyle w:val="CodeChar"/>
                <w:rFonts w:ascii="Times New Roman" w:hAnsi="Times New Roman"/>
                <w:noProof w:val="0"/>
                <w:sz w:val="20"/>
              </w:rPr>
            </w:pPr>
            <w:r>
              <w:rPr>
                <w:rStyle w:val="CodeChar"/>
              </w:rPr>
              <w:t>a</w:t>
            </w:r>
            <w:r w:rsidR="00466318">
              <w:rPr>
                <w:rStyle w:val="CodeChar"/>
              </w:rPr>
              <w:t>scc_id</w:t>
            </w:r>
            <w:r w:rsidR="00A441CE">
              <w:t xml:space="preserve"> = </w:t>
            </w:r>
            <w:r w:rsidR="00A441CE" w:rsidRPr="00A159CE">
              <w:t>Auto-generate database key.</w:t>
            </w:r>
          </w:p>
        </w:tc>
      </w:tr>
      <w:tr w:rsidR="00A441CE" w14:paraId="5927ED73" w14:textId="77777777" w:rsidTr="00C23433">
        <w:tc>
          <w:tcPr>
            <w:tcW w:w="9576" w:type="dxa"/>
          </w:tcPr>
          <w:p w14:paraId="4F505DB6" w14:textId="77777777" w:rsidR="00A441CE" w:rsidRPr="00496F33" w:rsidRDefault="00466318" w:rsidP="00C23433">
            <w:pPr>
              <w:rPr>
                <w:rStyle w:val="CodeChar"/>
                <w:rFonts w:ascii="Times New Roman" w:hAnsi="Times New Roman"/>
                <w:noProof w:val="0"/>
                <w:sz w:val="20"/>
              </w:rPr>
            </w:pPr>
            <w:r>
              <w:rPr>
                <w:rStyle w:val="CodeChar"/>
              </w:rPr>
              <w:t>guid</w:t>
            </w:r>
            <w:r w:rsidR="00A441CE" w:rsidRPr="00B74179">
              <w:rPr>
                <w:rStyle w:val="CodeChar"/>
              </w:rPr>
              <w:t xml:space="preserve"> = </w:t>
            </w:r>
            <w:r w:rsidR="00A441CE" w:rsidRPr="00496F33">
              <w:t>Generate a new one.</w:t>
            </w:r>
          </w:p>
        </w:tc>
      </w:tr>
      <w:tr w:rsidR="00A441CE" w14:paraId="3D7327AD" w14:textId="77777777" w:rsidTr="00C23433">
        <w:tc>
          <w:tcPr>
            <w:tcW w:w="9576" w:type="dxa"/>
          </w:tcPr>
          <w:p w14:paraId="6BCD48EA"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in</w:t>
            </w:r>
            <w:r w:rsidR="00A441CE">
              <w:t xml:space="preserve"> = </w:t>
            </w:r>
            <w:r w:rsidR="00E37518">
              <w:t xml:space="preserve">initialize with </w:t>
            </w:r>
            <w:r w:rsidR="00A441CE">
              <w:t>0.</w:t>
            </w:r>
          </w:p>
        </w:tc>
      </w:tr>
      <w:tr w:rsidR="00A441CE" w14:paraId="17796BBB" w14:textId="77777777" w:rsidTr="00C23433">
        <w:tc>
          <w:tcPr>
            <w:tcW w:w="9576" w:type="dxa"/>
          </w:tcPr>
          <w:p w14:paraId="05C5FCA1"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ax</w:t>
            </w:r>
            <w:r w:rsidR="00A441CE">
              <w:t xml:space="preserve"> = </w:t>
            </w:r>
            <w:r w:rsidR="00E37518">
              <w:t xml:space="preserve">initialize with </w:t>
            </w:r>
            <w:r w:rsidR="00A441CE" w:rsidRPr="00C64228">
              <w:rPr>
                <w:rStyle w:val="CodeChar"/>
              </w:rPr>
              <w:t>1</w:t>
            </w:r>
            <w:r w:rsidR="00A441CE">
              <w:t>.</w:t>
            </w:r>
          </w:p>
        </w:tc>
      </w:tr>
      <w:tr w:rsidR="00A441CE" w14:paraId="6D7231A4" w14:textId="77777777" w:rsidTr="00C23433">
        <w:tc>
          <w:tcPr>
            <w:tcW w:w="9576" w:type="dxa"/>
          </w:tcPr>
          <w:p w14:paraId="2826A41A" w14:textId="77777777" w:rsidR="00A441CE" w:rsidRDefault="00466318" w:rsidP="00466318">
            <w:pPr>
              <w:rPr>
                <w:rStyle w:val="CodeChar"/>
              </w:rPr>
            </w:pPr>
            <w:r>
              <w:rPr>
                <w:rStyle w:val="CodeChar"/>
              </w:rPr>
              <w:t>seq</w:t>
            </w:r>
            <w:r w:rsidR="00A441CE" w:rsidRPr="00D409B2">
              <w:rPr>
                <w:rStyle w:val="CodeChar"/>
              </w:rPr>
              <w:t>_</w:t>
            </w:r>
            <w:r>
              <w:rPr>
                <w:rStyle w:val="CodeChar"/>
              </w:rPr>
              <w:t>k</w:t>
            </w:r>
            <w:r w:rsidR="00A441CE" w:rsidRPr="00D409B2">
              <w:rPr>
                <w:rStyle w:val="CodeChar"/>
              </w:rPr>
              <w:t>ey</w:t>
            </w:r>
            <w:r w:rsidR="00A441CE">
              <w:t xml:space="preserve"> = </w:t>
            </w:r>
            <w:r w:rsidR="00E37518">
              <w:rPr>
                <w:rStyle w:val="CodeChar"/>
              </w:rPr>
              <w:t>seqKey</w:t>
            </w:r>
            <w:r w:rsidR="00A441CE">
              <w:t>.</w:t>
            </w:r>
          </w:p>
        </w:tc>
      </w:tr>
      <w:tr w:rsidR="00A441CE" w14:paraId="530C1D5B" w14:textId="77777777" w:rsidTr="00C23433">
        <w:tc>
          <w:tcPr>
            <w:tcW w:w="9576" w:type="dxa"/>
          </w:tcPr>
          <w:p w14:paraId="50E74342" w14:textId="77777777" w:rsidR="00A441CE" w:rsidRPr="00C64228" w:rsidRDefault="00466318" w:rsidP="00466318">
            <w:pPr>
              <w:rPr>
                <w:rStyle w:val="CodeChar"/>
                <w:rFonts w:ascii="Times New Roman" w:hAnsi="Times New Roman"/>
                <w:noProof w:val="0"/>
                <w:sz w:val="20"/>
              </w:rPr>
            </w:pPr>
            <w:r>
              <w:rPr>
                <w:rStyle w:val="CodeChar"/>
              </w:rPr>
              <w:t>f</w:t>
            </w:r>
            <w:r w:rsidR="00A441CE" w:rsidRPr="00D409B2">
              <w:rPr>
                <w:rStyle w:val="CodeChar"/>
              </w:rPr>
              <w:t>rom_</w:t>
            </w:r>
            <w:r>
              <w:rPr>
                <w:rStyle w:val="CodeChar"/>
              </w:rPr>
              <w:t>acc</w:t>
            </w:r>
            <w:r w:rsidR="00A441CE" w:rsidRPr="00D409B2">
              <w:rPr>
                <w:rStyle w:val="CodeChar"/>
              </w:rPr>
              <w:t>_</w:t>
            </w:r>
            <w:r>
              <w:rPr>
                <w:rStyle w:val="CodeChar"/>
              </w:rPr>
              <w:t>id</w:t>
            </w:r>
            <w:r w:rsidR="00A441CE">
              <w:t xml:space="preserve"> = </w:t>
            </w:r>
            <w:r w:rsidR="0060374D" w:rsidRPr="0060374D">
              <w:rPr>
                <w:rStyle w:val="CodeChar"/>
              </w:rPr>
              <w:t>p</w:t>
            </w:r>
            <w:r w:rsidR="00A441CE" w:rsidRPr="00C64228">
              <w:rPr>
                <w:rStyle w:val="CodeChar"/>
              </w:rPr>
              <w:t>ACC</w:t>
            </w:r>
            <w:r w:rsidR="00A441CE">
              <w:rPr>
                <w:rStyle w:val="CodeChar"/>
              </w:rPr>
              <w:t>.</w:t>
            </w:r>
            <w:r>
              <w:rPr>
                <w:rStyle w:val="CodeChar"/>
              </w:rPr>
              <w:t>acc</w:t>
            </w:r>
            <w:r w:rsidR="00A441CE" w:rsidRPr="00C64228">
              <w:rPr>
                <w:rStyle w:val="CodeChar"/>
              </w:rPr>
              <w:t>_</w:t>
            </w:r>
            <w:r>
              <w:rPr>
                <w:rStyle w:val="CodeChar"/>
              </w:rPr>
              <w:t>id</w:t>
            </w:r>
            <w:r w:rsidR="00A441CE">
              <w:t>.</w:t>
            </w:r>
          </w:p>
        </w:tc>
      </w:tr>
      <w:tr w:rsidR="00A441CE" w14:paraId="2DF95982" w14:textId="77777777" w:rsidTr="00C23433">
        <w:tc>
          <w:tcPr>
            <w:tcW w:w="9576" w:type="dxa"/>
          </w:tcPr>
          <w:p w14:paraId="12CF18DC" w14:textId="77777777" w:rsidR="00A441CE" w:rsidRDefault="00466318" w:rsidP="00064FD5">
            <w:pPr>
              <w:rPr>
                <w:rStyle w:val="CodeChar"/>
              </w:rPr>
            </w:pPr>
            <w:r>
              <w:rPr>
                <w:rStyle w:val="CodeChar"/>
              </w:rPr>
              <w:t>t</w:t>
            </w:r>
            <w:r w:rsidR="00A441CE" w:rsidRPr="00D409B2">
              <w:rPr>
                <w:rStyle w:val="CodeChar"/>
              </w:rPr>
              <w:t>o_</w:t>
            </w:r>
            <w:r w:rsidR="00064FD5">
              <w:rPr>
                <w:rStyle w:val="CodeChar"/>
              </w:rPr>
              <w:t>asccp</w:t>
            </w:r>
            <w:r w:rsidR="00A441CE" w:rsidRPr="00D409B2">
              <w:rPr>
                <w:rStyle w:val="CodeChar"/>
              </w:rPr>
              <w:t>_</w:t>
            </w:r>
            <w:r w:rsidR="00064FD5">
              <w:rPr>
                <w:rStyle w:val="CodeChar"/>
              </w:rPr>
              <w:t>id</w:t>
            </w:r>
            <w:r w:rsidR="00A441CE">
              <w:t xml:space="preserve"> = </w:t>
            </w:r>
            <w:r w:rsidR="00064FD5">
              <w:rPr>
                <w:rStyle w:val="CodeChar"/>
              </w:rPr>
              <w:t>asccp</w:t>
            </w:r>
            <w:r w:rsidR="00A441CE" w:rsidRPr="00C64228">
              <w:rPr>
                <w:rStyle w:val="CodeChar"/>
              </w:rPr>
              <w:t>_</w:t>
            </w:r>
            <w:r w:rsidR="00064FD5">
              <w:rPr>
                <w:rStyle w:val="CodeChar"/>
              </w:rPr>
              <w:t>id</w:t>
            </w:r>
            <w:r w:rsidR="00A441CE">
              <w:t xml:space="preserve"> of </w:t>
            </w:r>
            <w:r w:rsidR="0060374D" w:rsidRPr="0060374D">
              <w:rPr>
                <w:rStyle w:val="CodeChar"/>
              </w:rPr>
              <w:t>t</w:t>
            </w:r>
            <w:r w:rsidR="00D614D7">
              <w:rPr>
                <w:rStyle w:val="CodeChar"/>
              </w:rPr>
              <w:t>Property</w:t>
            </w:r>
            <w:r w:rsidR="00A441CE">
              <w:t>.</w:t>
            </w:r>
          </w:p>
        </w:tc>
      </w:tr>
      <w:tr w:rsidR="00A441CE" w14:paraId="57D14C64" w14:textId="77777777" w:rsidTr="00C23433">
        <w:tc>
          <w:tcPr>
            <w:tcW w:w="9576" w:type="dxa"/>
          </w:tcPr>
          <w:p w14:paraId="51EBA2CC" w14:textId="77777777" w:rsidR="00A441CE" w:rsidRDefault="00064FD5" w:rsidP="00064FD5">
            <w:pPr>
              <w:rPr>
                <w:rStyle w:val="CodeChar"/>
              </w:rPr>
            </w:pPr>
            <w:r>
              <w:rPr>
                <w:rStyle w:val="CodeChar"/>
              </w:rPr>
              <w:t>den</w:t>
            </w:r>
            <w:r w:rsidR="00A441CE">
              <w:t xml:space="preserve"> = </w:t>
            </w:r>
            <w:r w:rsidR="0060374D">
              <w:rPr>
                <w:rStyle w:val="CodeChar"/>
              </w:rPr>
              <w:t>p</w:t>
            </w:r>
            <w:r w:rsidR="00A441CE" w:rsidRPr="00B42494">
              <w:rPr>
                <w:rStyle w:val="CodeChar"/>
              </w:rPr>
              <w:t>ACC.</w:t>
            </w:r>
            <w:r>
              <w:rPr>
                <w:rStyle w:val="CodeChar"/>
              </w:rPr>
              <w:t>o</w:t>
            </w:r>
            <w:r w:rsidR="00A441CE" w:rsidRPr="00B42494">
              <w:rPr>
                <w:rStyle w:val="CodeChar"/>
              </w:rPr>
              <w:t>bject_</w:t>
            </w:r>
            <w:r>
              <w:rPr>
                <w:rStyle w:val="CodeChar"/>
              </w:rPr>
              <w:t>c</w:t>
            </w:r>
            <w:r w:rsidR="00A441CE" w:rsidRPr="00B42494">
              <w:rPr>
                <w:rStyle w:val="CodeChar"/>
              </w:rPr>
              <w:t>lass_</w:t>
            </w:r>
            <w:r>
              <w:rPr>
                <w:rStyle w:val="CodeChar"/>
              </w:rPr>
              <w:t>t</w:t>
            </w:r>
            <w:r w:rsidR="00A441CE" w:rsidRPr="00B42494">
              <w:rPr>
                <w:rStyle w:val="CodeChar"/>
              </w:rPr>
              <w:t>erm + “. “</w:t>
            </w:r>
            <w:r w:rsidR="00A441CE">
              <w:t xml:space="preserve"> + </w:t>
            </w:r>
            <w:r w:rsidR="0060374D" w:rsidRPr="0060374D">
              <w:rPr>
                <w:rStyle w:val="CodeChar"/>
              </w:rPr>
              <w:t>t</w:t>
            </w:r>
            <w:r w:rsidR="00D614D7">
              <w:rPr>
                <w:rStyle w:val="CodeChar"/>
              </w:rPr>
              <w:t>Property</w:t>
            </w:r>
            <w:r w:rsidR="00A441CE">
              <w:rPr>
                <w:rStyle w:val="CodeChar"/>
              </w:rPr>
              <w:t>.</w:t>
            </w:r>
            <w:r>
              <w:rPr>
                <w:rStyle w:val="CodeChar"/>
              </w:rPr>
              <w:t>den</w:t>
            </w:r>
          </w:p>
        </w:tc>
      </w:tr>
      <w:tr w:rsidR="00A441CE" w14:paraId="44BD7244" w14:textId="77777777" w:rsidTr="00C23433">
        <w:tc>
          <w:tcPr>
            <w:tcW w:w="9576" w:type="dxa"/>
          </w:tcPr>
          <w:p w14:paraId="136C81D5" w14:textId="77777777" w:rsidR="00A441CE" w:rsidRPr="00B42494" w:rsidRDefault="00064FD5" w:rsidP="0060374D">
            <w:pPr>
              <w:rPr>
                <w:rStyle w:val="CodeChar"/>
                <w:rFonts w:ascii="Times New Roman" w:hAnsi="Times New Roman"/>
                <w:noProof w:val="0"/>
                <w:sz w:val="20"/>
              </w:rPr>
            </w:pPr>
            <w:r>
              <w:rPr>
                <w:rStyle w:val="CodeChar"/>
              </w:rPr>
              <w:t>d</w:t>
            </w:r>
            <w:r w:rsidR="00A441CE" w:rsidRPr="00D409B2">
              <w:rPr>
                <w:rStyle w:val="CodeChar"/>
              </w:rPr>
              <w:t>efinition</w:t>
            </w:r>
            <w:r w:rsidR="00A441CE">
              <w:t xml:space="preserve"> = </w:t>
            </w:r>
            <w:r w:rsidR="0060374D" w:rsidRPr="0060374D">
              <w:t>Null. The user can edit this later on.</w:t>
            </w:r>
          </w:p>
        </w:tc>
      </w:tr>
      <w:tr w:rsidR="00013618" w14:paraId="3F3B88D2" w14:textId="77777777" w:rsidTr="00C23433">
        <w:tc>
          <w:tcPr>
            <w:tcW w:w="9576" w:type="dxa"/>
          </w:tcPr>
          <w:p w14:paraId="32D562C9" w14:textId="77777777" w:rsidR="00013618" w:rsidRDefault="00013618" w:rsidP="00C23433">
            <w:pPr>
              <w:rPr>
                <w:rStyle w:val="CodeChar"/>
              </w:rPr>
            </w:pPr>
            <w:r>
              <w:rPr>
                <w:rStyle w:val="CodeChar"/>
              </w:rPr>
              <w:t>is_deprecated = 0</w:t>
            </w:r>
          </w:p>
        </w:tc>
      </w:tr>
      <w:tr w:rsidR="00A441CE" w14:paraId="1C4FDA43" w14:textId="77777777" w:rsidTr="00C23433">
        <w:tc>
          <w:tcPr>
            <w:tcW w:w="9576" w:type="dxa"/>
          </w:tcPr>
          <w:p w14:paraId="69FCA4EC" w14:textId="77777777" w:rsidR="00A441CE" w:rsidRPr="00446F4C" w:rsidRDefault="00064FD5" w:rsidP="00064FD5">
            <w:pPr>
              <w:rPr>
                <w:rStyle w:val="CodeChar"/>
              </w:rPr>
            </w:pPr>
            <w:r>
              <w:rPr>
                <w:rStyle w:val="CodeChar"/>
              </w:rPr>
              <w:t>c</w:t>
            </w:r>
            <w:r w:rsidR="00A441CE">
              <w:rPr>
                <w:rStyle w:val="CodeChar"/>
              </w:rPr>
              <w:t>reated_</w:t>
            </w:r>
            <w:r>
              <w:rPr>
                <w:rStyle w:val="CodeChar"/>
              </w:rPr>
              <w:t>b</w:t>
            </w:r>
            <w:r w:rsidR="00A441CE">
              <w:rPr>
                <w:rStyle w:val="CodeChar"/>
              </w:rPr>
              <w:t xml:space="preserve">y </w:t>
            </w:r>
            <w:r w:rsidR="00A441CE">
              <w:t>= The logged in user</w:t>
            </w:r>
            <w:r w:rsidR="00A441CE" w:rsidRPr="00A159CE">
              <w:t>.</w:t>
            </w:r>
          </w:p>
        </w:tc>
      </w:tr>
      <w:tr w:rsidR="00A441CE" w14:paraId="295CFCDD" w14:textId="77777777" w:rsidTr="00C23433">
        <w:tc>
          <w:tcPr>
            <w:tcW w:w="9576" w:type="dxa"/>
          </w:tcPr>
          <w:p w14:paraId="3E74FEBA" w14:textId="77777777" w:rsidR="00A441CE" w:rsidRPr="00446F4C" w:rsidRDefault="00064FD5" w:rsidP="00064FD5">
            <w:pPr>
              <w:rPr>
                <w:rStyle w:val="CodeChar"/>
              </w:rPr>
            </w:pPr>
            <w:r>
              <w:rPr>
                <w:rStyle w:val="CodeChar"/>
              </w:rPr>
              <w:t>o</w:t>
            </w:r>
            <w:r w:rsidR="00A441CE">
              <w:rPr>
                <w:rStyle w:val="CodeChar"/>
              </w:rPr>
              <w:t>wner_</w:t>
            </w:r>
            <w:r>
              <w:rPr>
                <w:rStyle w:val="CodeChar"/>
              </w:rPr>
              <w:t>u</w:t>
            </w:r>
            <w:r w:rsidR="00A441CE">
              <w:rPr>
                <w:rStyle w:val="CodeChar"/>
              </w:rPr>
              <w:t>ser_</w:t>
            </w:r>
            <w:r>
              <w:rPr>
                <w:rStyle w:val="CodeChar"/>
              </w:rPr>
              <w:t>id</w:t>
            </w:r>
            <w:r w:rsidR="00A441CE">
              <w:rPr>
                <w:rStyle w:val="CodeChar"/>
              </w:rPr>
              <w:t xml:space="preserve"> </w:t>
            </w:r>
            <w:r w:rsidR="00A441CE">
              <w:t>= The logged in user</w:t>
            </w:r>
            <w:r w:rsidR="00A441CE" w:rsidRPr="00A159CE">
              <w:t>.</w:t>
            </w:r>
          </w:p>
        </w:tc>
      </w:tr>
      <w:tr w:rsidR="00A441CE" w14:paraId="6F668B08" w14:textId="77777777" w:rsidTr="00C23433">
        <w:tc>
          <w:tcPr>
            <w:tcW w:w="9576" w:type="dxa"/>
          </w:tcPr>
          <w:p w14:paraId="6F5D7536" w14:textId="77777777" w:rsidR="00A441CE" w:rsidRPr="00446F4C" w:rsidRDefault="00064FD5" w:rsidP="00064FD5">
            <w:pPr>
              <w:rPr>
                <w:rStyle w:val="CodeChar"/>
              </w:rPr>
            </w:pPr>
            <w:r>
              <w:rPr>
                <w:rStyle w:val="CodeChar"/>
              </w:rPr>
              <w:t>last_updated_b</w:t>
            </w:r>
            <w:r w:rsidR="00A441CE">
              <w:rPr>
                <w:rStyle w:val="CodeChar"/>
              </w:rPr>
              <w:t xml:space="preserve">y </w:t>
            </w:r>
            <w:r w:rsidR="00A441CE">
              <w:t>= The logged in user</w:t>
            </w:r>
            <w:r w:rsidR="00A441CE" w:rsidRPr="00A159CE">
              <w:t>.</w:t>
            </w:r>
          </w:p>
        </w:tc>
      </w:tr>
      <w:tr w:rsidR="00A441CE" w14:paraId="684A57D1" w14:textId="77777777" w:rsidTr="00C23433">
        <w:tc>
          <w:tcPr>
            <w:tcW w:w="9576" w:type="dxa"/>
          </w:tcPr>
          <w:p w14:paraId="4BF099D5" w14:textId="77777777" w:rsidR="00A441CE" w:rsidRDefault="00064FD5" w:rsidP="00064FD5">
            <w:pPr>
              <w:rPr>
                <w:rStyle w:val="CodeChar"/>
              </w:rPr>
            </w:pPr>
            <w:r>
              <w:rPr>
                <w:rStyle w:val="CodeChar"/>
              </w:rPr>
              <w:t>c</w:t>
            </w:r>
            <w:r w:rsidR="00A441CE">
              <w:rPr>
                <w:rStyle w:val="CodeChar"/>
              </w:rPr>
              <w:t>reation_</w:t>
            </w:r>
            <w:r>
              <w:rPr>
                <w:rStyle w:val="CodeChar"/>
              </w:rPr>
              <w:t>t</w:t>
            </w:r>
            <w:r w:rsidR="00A441CE">
              <w:rPr>
                <w:rStyle w:val="CodeChar"/>
              </w:rPr>
              <w:t xml:space="preserve">imestamp = </w:t>
            </w:r>
            <w:r w:rsidR="00A441CE" w:rsidRPr="00225A1E">
              <w:t>Current time.</w:t>
            </w:r>
          </w:p>
        </w:tc>
      </w:tr>
      <w:tr w:rsidR="00A441CE" w14:paraId="3BCB7E58" w14:textId="77777777" w:rsidTr="00C23433">
        <w:tc>
          <w:tcPr>
            <w:tcW w:w="9576" w:type="dxa"/>
          </w:tcPr>
          <w:p w14:paraId="0717EC28" w14:textId="77777777" w:rsidR="00A441CE" w:rsidRDefault="00064FD5" w:rsidP="00064FD5">
            <w:pPr>
              <w:rPr>
                <w:rStyle w:val="CodeChar"/>
              </w:rPr>
            </w:pPr>
            <w:r>
              <w:rPr>
                <w:rStyle w:val="CodeChar"/>
              </w:rPr>
              <w:lastRenderedPageBreak/>
              <w:t>l</w:t>
            </w:r>
            <w:r w:rsidR="00A441CE">
              <w:rPr>
                <w:rStyle w:val="CodeChar"/>
              </w:rPr>
              <w:t>ast_</w:t>
            </w:r>
            <w:r>
              <w:rPr>
                <w:rStyle w:val="CodeChar"/>
              </w:rPr>
              <w:t>u</w:t>
            </w:r>
            <w:r w:rsidR="00A441CE">
              <w:rPr>
                <w:rStyle w:val="CodeChar"/>
              </w:rPr>
              <w:t>pdate_</w:t>
            </w:r>
            <w:r>
              <w:rPr>
                <w:rStyle w:val="CodeChar"/>
              </w:rPr>
              <w:t>t</w:t>
            </w:r>
            <w:r w:rsidR="00A441CE">
              <w:rPr>
                <w:rStyle w:val="CodeChar"/>
              </w:rPr>
              <w:t xml:space="preserve">imestamp </w:t>
            </w:r>
            <w:r w:rsidR="00A441CE">
              <w:t xml:space="preserve">= Same as </w:t>
            </w:r>
            <w:r>
              <w:rPr>
                <w:rStyle w:val="CodeChar"/>
              </w:rPr>
              <w:t>c</w:t>
            </w:r>
            <w:r w:rsidR="00A441CE">
              <w:rPr>
                <w:rStyle w:val="CodeChar"/>
              </w:rPr>
              <w:t>reation_</w:t>
            </w:r>
            <w:r>
              <w:rPr>
                <w:rStyle w:val="CodeChar"/>
              </w:rPr>
              <w:t>t</w:t>
            </w:r>
            <w:r w:rsidR="00A441CE">
              <w:rPr>
                <w:rStyle w:val="CodeChar"/>
              </w:rPr>
              <w:t>imestamp</w:t>
            </w:r>
            <w:r w:rsidR="00A441CE">
              <w:t>.</w:t>
            </w:r>
          </w:p>
        </w:tc>
      </w:tr>
      <w:tr w:rsidR="00A441CE" w14:paraId="7E39929B" w14:textId="77777777" w:rsidTr="00C23433">
        <w:tc>
          <w:tcPr>
            <w:tcW w:w="9576" w:type="dxa"/>
          </w:tcPr>
          <w:p w14:paraId="08BAB836" w14:textId="77777777" w:rsidR="00A441CE" w:rsidRDefault="00064FD5" w:rsidP="007A6CA8">
            <w:pPr>
              <w:rPr>
                <w:rStyle w:val="CodeChar"/>
              </w:rPr>
            </w:pPr>
            <w:r>
              <w:rPr>
                <w:rStyle w:val="CodeChar"/>
              </w:rPr>
              <w:t>s</w:t>
            </w:r>
            <w:r w:rsidR="00A441CE">
              <w:rPr>
                <w:rStyle w:val="CodeChar"/>
              </w:rPr>
              <w:t xml:space="preserve">tate </w:t>
            </w:r>
            <w:r w:rsidR="00A441CE">
              <w:t xml:space="preserve">= </w:t>
            </w:r>
            <w:r w:rsidR="007A6CA8">
              <w:rPr>
                <w:rStyle w:val="CodeChar"/>
              </w:rPr>
              <w:t>1</w:t>
            </w:r>
            <w:r w:rsidR="00A441CE" w:rsidRPr="00A159CE">
              <w:t xml:space="preserve">. </w:t>
            </w:r>
            <w:r w:rsidR="00A441CE" w:rsidRPr="00A159CE">
              <w:rPr>
                <w:b/>
                <w:bCs/>
              </w:rPr>
              <w:t>Note:</w:t>
            </w:r>
            <w:r w:rsidR="00A441CE" w:rsidRPr="00A159CE">
              <w:t xml:space="preserve"> </w:t>
            </w:r>
            <w:r w:rsidR="007A6CA8">
              <w:t>1</w:t>
            </w:r>
            <w:r w:rsidR="00A441CE" w:rsidRPr="00A159CE">
              <w:t xml:space="preserve"> means </w:t>
            </w:r>
            <w:r w:rsidR="0060374D">
              <w:t>editing</w:t>
            </w:r>
            <w:r w:rsidR="00A441CE" w:rsidRPr="00A159CE">
              <w:t>.</w:t>
            </w:r>
          </w:p>
        </w:tc>
      </w:tr>
      <w:tr w:rsidR="00A441CE" w14:paraId="60E352EB" w14:textId="77777777" w:rsidTr="00C23433">
        <w:tc>
          <w:tcPr>
            <w:tcW w:w="9576" w:type="dxa"/>
          </w:tcPr>
          <w:p w14:paraId="01BA3DD9" w14:textId="77777777" w:rsidR="00A441CE" w:rsidRDefault="00B37A2C" w:rsidP="00C23433">
            <w:pPr>
              <w:rPr>
                <w:rStyle w:val="CodeChar"/>
              </w:rPr>
            </w:pPr>
            <w:r>
              <w:rPr>
                <w:rStyle w:val="CodeChar"/>
              </w:rPr>
              <w:t>revision_num</w:t>
            </w:r>
            <w:r w:rsidR="00A441CE">
              <w:rPr>
                <w:rStyle w:val="CodeChar"/>
              </w:rPr>
              <w:t xml:space="preserve"> = 0.</w:t>
            </w:r>
          </w:p>
        </w:tc>
      </w:tr>
      <w:tr w:rsidR="00A441CE" w14:paraId="3754F2E6" w14:textId="77777777" w:rsidTr="00C23433">
        <w:tc>
          <w:tcPr>
            <w:tcW w:w="9576" w:type="dxa"/>
          </w:tcPr>
          <w:p w14:paraId="0BF0FE35" w14:textId="77777777" w:rsidR="00A441CE" w:rsidRDefault="00C71A36" w:rsidP="00C23433">
            <w:pPr>
              <w:rPr>
                <w:rStyle w:val="CodeChar"/>
              </w:rPr>
            </w:pPr>
            <w:r>
              <w:rPr>
                <w:rStyle w:val="CodeChar"/>
              </w:rPr>
              <w:t>revision_trackiing_num</w:t>
            </w:r>
            <w:r w:rsidR="00A441CE">
              <w:rPr>
                <w:rStyle w:val="CodeChar"/>
              </w:rPr>
              <w:t xml:space="preserve"> = 0.</w:t>
            </w:r>
          </w:p>
        </w:tc>
      </w:tr>
      <w:tr w:rsidR="00A441CE" w14:paraId="354CFEC8" w14:textId="77777777" w:rsidTr="00C23433">
        <w:tc>
          <w:tcPr>
            <w:tcW w:w="9576" w:type="dxa"/>
          </w:tcPr>
          <w:p w14:paraId="50F72B82" w14:textId="77777777" w:rsidR="00A441CE" w:rsidRDefault="00064FD5" w:rsidP="00064FD5">
            <w:pPr>
              <w:rPr>
                <w:rStyle w:val="CodeChar"/>
              </w:rPr>
            </w:pPr>
            <w:r>
              <w:rPr>
                <w:rStyle w:val="CodeChar"/>
              </w:rPr>
              <w:t>r</w:t>
            </w:r>
            <w:r w:rsidR="00A441CE">
              <w:rPr>
                <w:rStyle w:val="CodeChar"/>
              </w:rPr>
              <w:t>evision_</w:t>
            </w:r>
            <w:r>
              <w:rPr>
                <w:rStyle w:val="CodeChar"/>
              </w:rPr>
              <w:t>a</w:t>
            </w:r>
            <w:r w:rsidR="00A441CE">
              <w:rPr>
                <w:rStyle w:val="CodeChar"/>
              </w:rPr>
              <w:t>ction = Null.</w:t>
            </w:r>
          </w:p>
        </w:tc>
      </w:tr>
      <w:tr w:rsidR="00A441CE" w14:paraId="0674E197" w14:textId="77777777" w:rsidTr="00C23433">
        <w:tc>
          <w:tcPr>
            <w:tcW w:w="9576" w:type="dxa"/>
          </w:tcPr>
          <w:p w14:paraId="65D70F5A" w14:textId="77777777" w:rsidR="00A441CE" w:rsidRDefault="00C71A36" w:rsidP="00C23433">
            <w:pPr>
              <w:rPr>
                <w:rStyle w:val="CodeChar"/>
              </w:rPr>
            </w:pPr>
            <w:r>
              <w:rPr>
                <w:rStyle w:val="CodeChar"/>
              </w:rPr>
              <w:t>release_id</w:t>
            </w:r>
            <w:r w:rsidR="00A441CE">
              <w:rPr>
                <w:rStyle w:val="CodeChar"/>
              </w:rPr>
              <w:t xml:space="preserve"> = Null.</w:t>
            </w:r>
          </w:p>
        </w:tc>
      </w:tr>
      <w:tr w:rsidR="00A441CE" w14:paraId="70D2B557" w14:textId="77777777" w:rsidTr="00C23433">
        <w:tc>
          <w:tcPr>
            <w:tcW w:w="9576" w:type="dxa"/>
          </w:tcPr>
          <w:p w14:paraId="4CFF14ED" w14:textId="77777777" w:rsidR="00A441CE" w:rsidRDefault="00064FD5" w:rsidP="00064FD5">
            <w:pPr>
              <w:rPr>
                <w:rStyle w:val="CodeChar"/>
              </w:rPr>
            </w:pPr>
            <w:r>
              <w:rPr>
                <w:rStyle w:val="CodeChar"/>
              </w:rPr>
              <w:t>c</w:t>
            </w:r>
            <w:r w:rsidR="00A441CE">
              <w:rPr>
                <w:rStyle w:val="CodeChar"/>
              </w:rPr>
              <w:t>urrent_</w:t>
            </w:r>
            <w:r>
              <w:rPr>
                <w:rStyle w:val="CodeChar"/>
              </w:rPr>
              <w:t>ascc_id</w:t>
            </w:r>
            <w:r w:rsidR="00A441CE">
              <w:rPr>
                <w:rStyle w:val="CodeChar"/>
              </w:rPr>
              <w:t xml:space="preserve"> = Null.</w:t>
            </w:r>
          </w:p>
        </w:tc>
      </w:tr>
    </w:tbl>
    <w:p w14:paraId="5E83C45D" w14:textId="77777777" w:rsidR="00A441CE" w:rsidRDefault="00A441CE" w:rsidP="00A441CE"/>
    <w:p w14:paraId="00110412" w14:textId="77777777" w:rsidR="0060374D" w:rsidRDefault="0060374D" w:rsidP="0060374D">
      <w:pPr>
        <w:pStyle w:val="Heading4"/>
      </w:pPr>
      <w:bookmarkStart w:id="1157" w:name="_Toc442109057"/>
      <w:r>
        <w:t>Populate the ASCC history record</w:t>
      </w:r>
      <w:bookmarkEnd w:id="1157"/>
    </w:p>
    <w:p w14:paraId="27D5E9AD" w14:textId="77777777" w:rsidR="0060374D" w:rsidRDefault="0060374D" w:rsidP="0060374D"/>
    <w:p w14:paraId="54726219" w14:textId="77777777" w:rsidR="0060374D" w:rsidRDefault="0060374D" w:rsidP="0060374D">
      <w:r>
        <w:t>The data should be the same as that in the ASCC current record except below columns.</w:t>
      </w:r>
      <w:r w:rsidR="00013618">
        <w:t xml:space="preserve"> This is according to the general guideline.</w:t>
      </w:r>
    </w:p>
    <w:p w14:paraId="432A2ECD" w14:textId="77777777" w:rsidR="0060374D" w:rsidRDefault="0060374D" w:rsidP="0060374D"/>
    <w:tbl>
      <w:tblPr>
        <w:tblStyle w:val="TableGrid"/>
        <w:tblW w:w="0" w:type="auto"/>
        <w:tblLook w:val="04A0" w:firstRow="1" w:lastRow="0" w:firstColumn="1" w:lastColumn="0" w:noHBand="0" w:noVBand="1"/>
      </w:tblPr>
      <w:tblGrid>
        <w:gridCol w:w="9350"/>
      </w:tblGrid>
      <w:tr w:rsidR="0060374D" w14:paraId="22820430" w14:textId="77777777" w:rsidTr="00C23433">
        <w:tc>
          <w:tcPr>
            <w:tcW w:w="9576" w:type="dxa"/>
          </w:tcPr>
          <w:p w14:paraId="44524085" w14:textId="77777777" w:rsidR="0060374D" w:rsidRPr="00496F33" w:rsidRDefault="00064FD5" w:rsidP="00064FD5">
            <w:pPr>
              <w:rPr>
                <w:rStyle w:val="CodeChar"/>
                <w:rFonts w:ascii="Times New Roman" w:hAnsi="Times New Roman"/>
                <w:noProof w:val="0"/>
                <w:sz w:val="20"/>
              </w:rPr>
            </w:pPr>
            <w:r>
              <w:rPr>
                <w:rStyle w:val="CodeChar"/>
              </w:rPr>
              <w:t>ascc_id</w:t>
            </w:r>
            <w:r w:rsidR="0060374D">
              <w:t xml:space="preserve"> = </w:t>
            </w:r>
            <w:r w:rsidR="0060374D" w:rsidRPr="00A159CE">
              <w:t>Auto-generate database key.</w:t>
            </w:r>
          </w:p>
        </w:tc>
      </w:tr>
      <w:tr w:rsidR="0060374D" w14:paraId="77369012" w14:textId="77777777" w:rsidTr="00C23433">
        <w:tc>
          <w:tcPr>
            <w:tcW w:w="9576" w:type="dxa"/>
          </w:tcPr>
          <w:p w14:paraId="70E75F0E" w14:textId="77777777" w:rsidR="0060374D" w:rsidRDefault="00B37A2C" w:rsidP="00C23433">
            <w:pPr>
              <w:rPr>
                <w:rStyle w:val="CodeChar"/>
              </w:rPr>
            </w:pPr>
            <w:r>
              <w:rPr>
                <w:rStyle w:val="CodeChar"/>
              </w:rPr>
              <w:t>revision_num</w:t>
            </w:r>
            <w:r w:rsidR="0060374D">
              <w:rPr>
                <w:rStyle w:val="CodeChar"/>
              </w:rPr>
              <w:t xml:space="preserve"> = 1.</w:t>
            </w:r>
          </w:p>
        </w:tc>
      </w:tr>
      <w:tr w:rsidR="0060374D" w14:paraId="177878E0" w14:textId="77777777" w:rsidTr="00C23433">
        <w:tc>
          <w:tcPr>
            <w:tcW w:w="9576" w:type="dxa"/>
          </w:tcPr>
          <w:p w14:paraId="034209A4" w14:textId="77777777" w:rsidR="0060374D" w:rsidRDefault="00C71A36" w:rsidP="00C23433">
            <w:pPr>
              <w:rPr>
                <w:rStyle w:val="CodeChar"/>
              </w:rPr>
            </w:pPr>
            <w:r>
              <w:rPr>
                <w:rStyle w:val="CodeChar"/>
              </w:rPr>
              <w:t>revision_trackiing_num</w:t>
            </w:r>
            <w:r w:rsidR="0060374D">
              <w:rPr>
                <w:rStyle w:val="CodeChar"/>
              </w:rPr>
              <w:t xml:space="preserve"> = 1.</w:t>
            </w:r>
          </w:p>
        </w:tc>
      </w:tr>
      <w:tr w:rsidR="0060374D" w14:paraId="40E90CDC" w14:textId="77777777" w:rsidTr="00C23433">
        <w:tc>
          <w:tcPr>
            <w:tcW w:w="9576" w:type="dxa"/>
          </w:tcPr>
          <w:p w14:paraId="03C1E7DF" w14:textId="77777777" w:rsidR="0060374D" w:rsidRDefault="00064FD5" w:rsidP="00C23433">
            <w:pPr>
              <w:rPr>
                <w:rStyle w:val="CodeChar"/>
              </w:rPr>
            </w:pPr>
            <w:r>
              <w:rPr>
                <w:rStyle w:val="CodeChar"/>
              </w:rPr>
              <w:t>r</w:t>
            </w:r>
            <w:r w:rsidR="0060374D">
              <w:rPr>
                <w:rStyle w:val="CodeChar"/>
              </w:rPr>
              <w:t>evision_Action = 1.</w:t>
            </w:r>
          </w:p>
        </w:tc>
      </w:tr>
      <w:tr w:rsidR="0060374D" w14:paraId="4071E619" w14:textId="77777777" w:rsidTr="00C23433">
        <w:tc>
          <w:tcPr>
            <w:tcW w:w="9576" w:type="dxa"/>
          </w:tcPr>
          <w:p w14:paraId="479F2C43" w14:textId="77777777" w:rsidR="0060374D" w:rsidRDefault="00064FD5" w:rsidP="00C23433">
            <w:pPr>
              <w:rPr>
                <w:rStyle w:val="CodeChar"/>
              </w:rPr>
            </w:pPr>
            <w:r>
              <w:rPr>
                <w:rStyle w:val="CodeChar"/>
              </w:rPr>
              <w:t xml:space="preserve">current_ascc_id </w:t>
            </w:r>
            <w:r w:rsidR="0060374D">
              <w:rPr>
                <w:rStyle w:val="CodeChar"/>
              </w:rPr>
              <w:t xml:space="preserve">= </w:t>
            </w:r>
            <w:r>
              <w:rPr>
                <w:rStyle w:val="CodeChar"/>
              </w:rPr>
              <w:t>ascc_id</w:t>
            </w:r>
            <w:r>
              <w:t xml:space="preserve"> </w:t>
            </w:r>
            <w:r w:rsidR="00553672">
              <w:t>of the ASCC</w:t>
            </w:r>
            <w:r w:rsidR="0060374D">
              <w:t xml:space="preserve"> current record.</w:t>
            </w:r>
          </w:p>
        </w:tc>
      </w:tr>
    </w:tbl>
    <w:p w14:paraId="6C952C2A" w14:textId="77777777" w:rsidR="0060374D" w:rsidRDefault="0060374D" w:rsidP="0060374D"/>
    <w:p w14:paraId="31CC345B" w14:textId="77777777" w:rsidR="00D614D7" w:rsidRDefault="00D614D7" w:rsidP="00D614D7">
      <w:pPr>
        <w:pStyle w:val="Heading4"/>
      </w:pPr>
      <w:bookmarkStart w:id="1158" w:name="_Toc442109058"/>
      <w:r>
        <w:t>Populate the BCC current record</w:t>
      </w:r>
      <w:bookmarkEnd w:id="1158"/>
    </w:p>
    <w:p w14:paraId="02014C85" w14:textId="77777777" w:rsidR="00D614D7" w:rsidRDefault="00D614D7" w:rsidP="00D614D7"/>
    <w:p w14:paraId="06E14C68" w14:textId="481F4B49" w:rsidR="00233273" w:rsidRDefault="00AE6471" w:rsidP="00D614D7">
      <w:r>
        <w:t xml:space="preserve">A BCC current record is populated </w:t>
      </w:r>
      <w:r w:rsidRPr="00B7219E">
        <w:t xml:space="preserve">in the same way as the ASCC record. The only different is that the </w:t>
      </w:r>
      <w:r w:rsidR="00B50E17">
        <w:rPr>
          <w:rStyle w:val="CodeChar"/>
        </w:rPr>
        <w:t>entity_type</w:t>
      </w:r>
      <w:r w:rsidRPr="00B7219E">
        <w:t xml:space="preserve"> column needs to be populated, additionally. </w:t>
      </w:r>
      <w:r w:rsidR="006963F0">
        <w:t xml:space="preserve">This will be default to </w:t>
      </w:r>
      <w:r w:rsidR="00B50E17">
        <w:rPr>
          <w:rStyle w:val="CodeChar"/>
        </w:rPr>
        <w:t>entity_type</w:t>
      </w:r>
      <w:r w:rsidR="006963F0" w:rsidRPr="00B7219E">
        <w:rPr>
          <w:rStyle w:val="CodeChar"/>
        </w:rPr>
        <w:t xml:space="preserve"> = 1</w:t>
      </w:r>
      <w:r w:rsidR="00312E73">
        <w:t xml:space="preserve"> (alternatively, a pop-up window can ask the user first to whether he/she would like the BCC to be an attribute if the BCCP (its BDT) has no supplementary component). </w:t>
      </w:r>
    </w:p>
    <w:p w14:paraId="0C3CED35" w14:textId="77777777" w:rsidR="00233273" w:rsidRDefault="00233273" w:rsidP="00D614D7"/>
    <w:p w14:paraId="1864AFF0" w14:textId="570F0912" w:rsidR="00D614D7" w:rsidRDefault="00013618" w:rsidP="00D614D7">
      <w:r w:rsidRPr="00B7219E">
        <w:t>This field should be represented as a check box with a label “Attribute?”. The box</w:t>
      </w:r>
      <w:r w:rsidR="00233273">
        <w:t>, if</w:t>
      </w:r>
      <w:r w:rsidRPr="00B7219E">
        <w:t xml:space="preserve"> unchecked</w:t>
      </w:r>
      <w:r w:rsidR="00233273">
        <w:t>, means</w:t>
      </w:r>
      <w:r w:rsidRPr="00B7219E">
        <w:t xml:space="preserve"> </w:t>
      </w:r>
      <w:r w:rsidR="00B50E17">
        <w:rPr>
          <w:rStyle w:val="CodeChar"/>
        </w:rPr>
        <w:t>entity_type</w:t>
      </w:r>
      <w:r w:rsidRPr="00B7219E">
        <w:rPr>
          <w:rStyle w:val="CodeChar"/>
        </w:rPr>
        <w:t xml:space="preserve"> = 1</w:t>
      </w:r>
      <w:r w:rsidRPr="00B7219E">
        <w:t xml:space="preserve">. If the box is checked, this means </w:t>
      </w:r>
      <w:r w:rsidR="00B50E17">
        <w:rPr>
          <w:rStyle w:val="CodeChar"/>
        </w:rPr>
        <w:t>entity_type</w:t>
      </w:r>
      <w:r w:rsidRPr="00B7219E">
        <w:rPr>
          <w:rStyle w:val="CodeChar"/>
        </w:rPr>
        <w:t xml:space="preserve"> = 0</w:t>
      </w:r>
      <w:r w:rsidR="004D181D" w:rsidRPr="00B7219E">
        <w:rPr>
          <w:rStyle w:val="CodeChar"/>
        </w:rPr>
        <w:t xml:space="preserve"> </w:t>
      </w:r>
      <w:r w:rsidR="004D181D" w:rsidRPr="00B7219E">
        <w:t>(i.e., attribute)</w:t>
      </w:r>
      <w:r w:rsidRPr="00B7219E">
        <w:t>.</w:t>
      </w:r>
      <w:r w:rsidR="004D181D" w:rsidRPr="00B7219E">
        <w:t xml:space="preserve"> </w:t>
      </w:r>
      <w:r w:rsidR="009A0C5B">
        <w:t xml:space="preserve">Toggling this flag results in </w:t>
      </w:r>
      <w:r w:rsidR="00233273">
        <w:t xml:space="preserve">a </w:t>
      </w:r>
      <w:r w:rsidR="009A0C5B">
        <w:t>significant update on the sequencing key data</w:t>
      </w:r>
      <w:r w:rsidR="00233273">
        <w:t xml:space="preserve"> across associations</w:t>
      </w:r>
      <w:r w:rsidR="009A0C5B">
        <w:t xml:space="preserve"> as well as</w:t>
      </w:r>
      <w:r w:rsidR="00233273">
        <w:t xml:space="preserve"> the</w:t>
      </w:r>
      <w:r w:rsidR="009A0C5B">
        <w:t xml:space="preserve"> UI. A confirmation box </w:t>
      </w:r>
      <w:r w:rsidR="000473DA">
        <w:t>shall</w:t>
      </w:r>
      <w:r w:rsidR="009A0C5B">
        <w:t xml:space="preserve"> be presented to the user to confirm the intent to change this flag. </w:t>
      </w:r>
      <w:r w:rsidR="000473DA">
        <w:t>In addition, the user can only toggle this when the BCCP has no supplementary component</w:t>
      </w:r>
      <w:commentRangeStart w:id="1159"/>
      <w:r w:rsidR="000473DA">
        <w:t>.</w:t>
      </w:r>
      <w:commentRangeEnd w:id="1159"/>
      <w:r w:rsidR="000473DA">
        <w:rPr>
          <w:rStyle w:val="CommentReference"/>
        </w:rPr>
        <w:commentReference w:id="1159"/>
      </w:r>
    </w:p>
    <w:p w14:paraId="69BE3C6A" w14:textId="77777777" w:rsidR="00D614D7" w:rsidRDefault="00D614D7" w:rsidP="00D614D7">
      <w:pPr>
        <w:pStyle w:val="Heading4"/>
      </w:pPr>
      <w:bookmarkStart w:id="1160" w:name="_Toc442109059"/>
      <w:r>
        <w:t>Populate the BCC history record</w:t>
      </w:r>
      <w:bookmarkEnd w:id="1160"/>
    </w:p>
    <w:p w14:paraId="4220AA97" w14:textId="77777777" w:rsidR="00D614D7" w:rsidRDefault="00D614D7" w:rsidP="00D614D7"/>
    <w:p w14:paraId="7A3D34E6" w14:textId="32A4B127" w:rsidR="00AE6471" w:rsidRPr="00D614D7" w:rsidRDefault="00AE6471" w:rsidP="00D614D7">
      <w:r>
        <w:t xml:space="preserve">The BCC history record is populated in the same way as the ASCC history record with the exception that the </w:t>
      </w:r>
      <w:r w:rsidR="00B50E17">
        <w:rPr>
          <w:rStyle w:val="CodeChar"/>
        </w:rPr>
        <w:t>current_bcc_id</w:t>
      </w:r>
      <w:r>
        <w:t xml:space="preserve"> column must point to</w:t>
      </w:r>
      <w:r w:rsidR="00425493">
        <w:t xml:space="preserve"> the </w:t>
      </w:r>
      <w:r w:rsidR="001E35F8">
        <w:rPr>
          <w:rStyle w:val="CodeChar"/>
        </w:rPr>
        <w:t>bcc_id</w:t>
      </w:r>
      <w:r w:rsidR="00425493">
        <w:t xml:space="preserve"> of</w:t>
      </w:r>
      <w:r>
        <w:t xml:space="preserve"> the above BCC current record.</w:t>
      </w:r>
    </w:p>
    <w:p w14:paraId="192357CA" w14:textId="77777777" w:rsidR="0060374D" w:rsidRDefault="0060374D" w:rsidP="006652C4">
      <w:pPr>
        <w:pStyle w:val="Heading3"/>
      </w:pPr>
      <w:bookmarkStart w:id="1161" w:name="_Toc442109060"/>
      <w:r>
        <w:t>Insert a child association to an ACC</w:t>
      </w:r>
      <w:bookmarkEnd w:id="1161"/>
    </w:p>
    <w:p w14:paraId="7BEB9A26" w14:textId="77777777" w:rsidR="00013618" w:rsidRDefault="00013618" w:rsidP="003F1E02">
      <w:r>
        <w:t>Pre-condition: The ACC is in the Editing state. The invoking user is the owner of the ACC. The ACC already has at least one child association.</w:t>
      </w:r>
    </w:p>
    <w:p w14:paraId="1885A5BC" w14:textId="77777777" w:rsidR="00013618" w:rsidRDefault="00013618" w:rsidP="003F1E02"/>
    <w:p w14:paraId="5A33CF93" w14:textId="77777777" w:rsidR="00B7219E" w:rsidRDefault="00E37518" w:rsidP="003F1E02">
      <w:r>
        <w:t xml:space="preserve">Similar to the case of </w:t>
      </w:r>
      <w:r>
        <w:fldChar w:fldCharType="begin"/>
      </w:r>
      <w:r>
        <w:instrText xml:space="preserve"> REF _Ref434730261 \h </w:instrText>
      </w:r>
      <w:r>
        <w:fldChar w:fldCharType="separate"/>
      </w:r>
      <w:r w:rsidR="0093447A">
        <w:t>Append a child association to an ACC</w:t>
      </w:r>
      <w:r>
        <w:fldChar w:fldCharType="end"/>
      </w:r>
      <w:r>
        <w:t xml:space="preserve"> </w:t>
      </w:r>
      <w:r w:rsidR="0055550B">
        <w:t xml:space="preserve">use </w:t>
      </w:r>
      <w:r w:rsidR="0071688D">
        <w:t xml:space="preserve">case </w:t>
      </w:r>
      <w:r>
        <w:t xml:space="preserve">in </w:t>
      </w:r>
      <w:r>
        <w:fldChar w:fldCharType="begin"/>
      </w:r>
      <w:r>
        <w:instrText xml:space="preserve"> REF _Ref434730261 \r \h </w:instrText>
      </w:r>
      <w:r>
        <w:fldChar w:fldCharType="separate"/>
      </w:r>
      <w:r w:rsidR="0093447A">
        <w:t>3.10.14</w:t>
      </w:r>
      <w:r>
        <w:fldChar w:fldCharType="end"/>
      </w:r>
      <w:r>
        <w:t xml:space="preserve">, the invoking use case must pass the </w:t>
      </w:r>
      <w:r w:rsidRPr="00D614D7">
        <w:rPr>
          <w:rStyle w:val="CodeChar"/>
        </w:rPr>
        <w:t>pACC</w:t>
      </w:r>
      <w:r>
        <w:t xml:space="preserve"> and </w:t>
      </w:r>
      <w:r w:rsidRPr="00D614D7">
        <w:rPr>
          <w:rStyle w:val="CodeChar"/>
        </w:rPr>
        <w:t>seqKey</w:t>
      </w:r>
      <w:r>
        <w:t xml:space="preserve"> and allow the user to select a </w:t>
      </w:r>
      <w:r w:rsidRPr="00D614D7">
        <w:rPr>
          <w:rStyle w:val="CodeChar"/>
        </w:rPr>
        <w:t>tProperty</w:t>
      </w:r>
      <w:r>
        <w:t>.</w:t>
      </w:r>
      <w:r w:rsidR="0071688D">
        <w:t xml:space="preserve"> </w:t>
      </w:r>
    </w:p>
    <w:p w14:paraId="10AF0FAD" w14:textId="77777777" w:rsidR="006A451B" w:rsidRDefault="00B7219E" w:rsidP="00B7219E">
      <w:pPr>
        <w:spacing w:before="240"/>
      </w:pPr>
      <w:r>
        <w:lastRenderedPageBreak/>
        <w:t xml:space="preserve">In this case, if the additional association is an attribute, there is no need to shift the sequencing key. Therefore, it is better to have the user indicate right away when the new association is a </w:t>
      </w:r>
      <w:r w:rsidRPr="00312E73">
        <w:rPr>
          <w:highlight w:val="yellow"/>
        </w:rPr>
        <w:t xml:space="preserve">BCC </w:t>
      </w:r>
      <w:r w:rsidR="00312E73" w:rsidRPr="00312E73">
        <w:rPr>
          <w:highlight w:val="yellow"/>
        </w:rPr>
        <w:t>with no supplementary component</w:t>
      </w:r>
      <w:r w:rsidR="00312E73">
        <w:t xml:space="preserve"> </w:t>
      </w:r>
      <w:r>
        <w:t xml:space="preserve">to whether he/she wants it to be an attribute. </w:t>
      </w:r>
      <w:r w:rsidR="008A7DB9">
        <w:t xml:space="preserve">If the user indicates that the BCC shall be an attribute, then there is no need to do the sequencing key shifting as below. </w:t>
      </w:r>
      <w:r w:rsidR="0071688D">
        <w:t xml:space="preserve">The corresponding ASCC and BCC current and history records must be created as in </w:t>
      </w:r>
      <w:r w:rsidR="0071688D">
        <w:fldChar w:fldCharType="begin"/>
      </w:r>
      <w:r w:rsidR="0071688D">
        <w:instrText xml:space="preserve"> REF _Ref434730261 \r \h </w:instrText>
      </w:r>
      <w:r w:rsidR="0071688D">
        <w:fldChar w:fldCharType="separate"/>
      </w:r>
      <w:r w:rsidR="0093447A">
        <w:t>3.10.14</w:t>
      </w:r>
      <w:r w:rsidR="0071688D">
        <w:fldChar w:fldCharType="end"/>
      </w:r>
      <w:r w:rsidR="0071688D">
        <w:t xml:space="preserve">. </w:t>
      </w:r>
    </w:p>
    <w:p w14:paraId="26F90816" w14:textId="77777777" w:rsidR="006A451B" w:rsidRDefault="006A451B" w:rsidP="003F1E02"/>
    <w:p w14:paraId="3AB7FC39" w14:textId="77D98557" w:rsidR="0071688D" w:rsidRDefault="008A7DB9" w:rsidP="003F1E02">
      <w:r>
        <w:t>I</w:t>
      </w:r>
      <w:r w:rsidR="006A451B">
        <w:t xml:space="preserve">n the case that the </w:t>
      </w:r>
      <w:r w:rsidR="006A451B" w:rsidRPr="006A451B">
        <w:rPr>
          <w:rStyle w:val="CodeChar"/>
        </w:rPr>
        <w:t>entityType</w:t>
      </w:r>
      <w:r w:rsidR="006A451B">
        <w:t xml:space="preserve"> is not </w:t>
      </w:r>
      <w:r w:rsidR="006A451B" w:rsidRPr="006A451B">
        <w:rPr>
          <w:rStyle w:val="CodeChar"/>
        </w:rPr>
        <w:t>0</w:t>
      </w:r>
      <w:r w:rsidR="006A451B">
        <w:t xml:space="preserve">, </w:t>
      </w:r>
      <w:r w:rsidR="0071688D">
        <w:t xml:space="preserve">the associations having the same sequencing key as the </w:t>
      </w:r>
      <w:r w:rsidR="0071688D" w:rsidRPr="006A451B">
        <w:rPr>
          <w:rStyle w:val="CodeChar"/>
        </w:rPr>
        <w:t>seqKey</w:t>
      </w:r>
      <w:r w:rsidR="0071688D">
        <w:t xml:space="preserve"> and higher must</w:t>
      </w:r>
      <w:r w:rsidR="003122A0">
        <w:t xml:space="preserve"> have</w:t>
      </w:r>
      <w:r w:rsidR="0071688D">
        <w:t xml:space="preserve"> their sequencing key</w:t>
      </w:r>
      <w:r w:rsidR="003122A0">
        <w:t>s</w:t>
      </w:r>
      <w:r w:rsidR="0071688D">
        <w:t xml:space="preserve"> shifted up</w:t>
      </w:r>
      <w:r w:rsidR="003122A0">
        <w:t xml:space="preserve"> by one</w:t>
      </w:r>
      <w:r w:rsidR="0071688D">
        <w:t>.</w:t>
      </w:r>
      <w:r w:rsidR="003122A0">
        <w:t xml:space="preserve"> </w:t>
      </w:r>
      <w:r>
        <w:t>That is, the ASCC and BCC curre</w:t>
      </w:r>
      <w:r w:rsidR="003122A0">
        <w:t xml:space="preserve">nt records must have their </w:t>
      </w:r>
      <w:r w:rsidR="0040569A">
        <w:rPr>
          <w:rStyle w:val="CodeChar"/>
        </w:rPr>
        <w:t>seq_key</w:t>
      </w:r>
      <w:r w:rsidR="003122A0">
        <w:t xml:space="preserve"> column updated; and the corresponding new ASCC and BCC history records created.</w:t>
      </w:r>
      <w:r w:rsidR="00CC1720">
        <w:t xml:space="preserve"> The way to populate the history record is the same as in </w:t>
      </w:r>
      <w:r w:rsidR="00CC1720">
        <w:fldChar w:fldCharType="begin"/>
      </w:r>
      <w:r w:rsidR="00CC1720">
        <w:instrText xml:space="preserve"> REF _Ref434730261 \r \h </w:instrText>
      </w:r>
      <w:r w:rsidR="00CC1720">
        <w:fldChar w:fldCharType="separate"/>
      </w:r>
      <w:r w:rsidR="0093447A">
        <w:t>3.10.14</w:t>
      </w:r>
      <w:r w:rsidR="00CC1720">
        <w:fldChar w:fldCharType="end"/>
      </w:r>
      <w:r w:rsidR="00CC1720">
        <w:t>. For the history rec</w:t>
      </w:r>
      <w:r w:rsidR="00DA26D3">
        <w:t xml:space="preserve">ord, only the </w:t>
      </w:r>
      <w:r w:rsidR="00C71A36">
        <w:rPr>
          <w:rStyle w:val="CodeChar"/>
        </w:rPr>
        <w:t>revision_trackiing_num</w:t>
      </w:r>
      <w:r w:rsidR="00DA26D3">
        <w:t xml:space="preserve"> needs to be incremented and the </w:t>
      </w:r>
      <w:r w:rsidR="00DA26D3" w:rsidRPr="00DA26D3">
        <w:rPr>
          <w:rStyle w:val="CodeChar"/>
        </w:rPr>
        <w:t xml:space="preserve">Revision_Action </w:t>
      </w:r>
      <w:r w:rsidR="00DA26D3">
        <w:t xml:space="preserve">shall be </w:t>
      </w:r>
      <w:r w:rsidR="00DA26D3" w:rsidRPr="006A451B">
        <w:rPr>
          <w:rStyle w:val="CodeChar"/>
        </w:rPr>
        <w:t>2</w:t>
      </w:r>
      <w:r w:rsidR="00DA26D3">
        <w:t xml:space="preserve"> (update).</w:t>
      </w:r>
    </w:p>
    <w:p w14:paraId="3F53F471" w14:textId="77777777" w:rsidR="0055550B" w:rsidRDefault="0055550B" w:rsidP="003F1E02"/>
    <w:p w14:paraId="12D575CF" w14:textId="77777777" w:rsidR="0055550B" w:rsidRDefault="0055550B" w:rsidP="003F1E02">
      <w:r>
        <w:t xml:space="preserve">It should be noted that the </w:t>
      </w:r>
      <w:r>
        <w:fldChar w:fldCharType="begin"/>
      </w:r>
      <w:r>
        <w:instrText xml:space="preserve"> REF _Ref434730261 \h </w:instrText>
      </w:r>
      <w:r>
        <w:fldChar w:fldCharType="separate"/>
      </w:r>
      <w:r w:rsidR="0093447A">
        <w:t>Append a child association to an ACC</w:t>
      </w:r>
      <w:r>
        <w:fldChar w:fldCharType="end"/>
      </w:r>
      <w:r>
        <w:t xml:space="preserve"> use case in </w:t>
      </w:r>
      <w:r>
        <w:fldChar w:fldCharType="begin"/>
      </w:r>
      <w:r>
        <w:instrText xml:space="preserve"> REF _Ref434730261 \r \h </w:instrText>
      </w:r>
      <w:r>
        <w:fldChar w:fldCharType="separate"/>
      </w:r>
      <w:r w:rsidR="0093447A">
        <w:t>3.10.14</w:t>
      </w:r>
      <w:r>
        <w:fldChar w:fldCharType="end"/>
      </w:r>
      <w:r>
        <w:t xml:space="preserve"> may be considered a specific case of this use case where there is no need to do the seque</w:t>
      </w:r>
      <w:r w:rsidR="008A7DB9">
        <w:t>n</w:t>
      </w:r>
      <w:r>
        <w:t>cing key shifting of other associations and the</w:t>
      </w:r>
      <w:r w:rsidR="000A2806">
        <w:t>y</w:t>
      </w:r>
      <w:r>
        <w:t xml:space="preserve"> both may be implemented as a single overloaded function.</w:t>
      </w:r>
    </w:p>
    <w:p w14:paraId="2215491D" w14:textId="77777777" w:rsidR="006652C4" w:rsidRDefault="0060374D" w:rsidP="006652C4">
      <w:pPr>
        <w:pStyle w:val="Heading3"/>
      </w:pPr>
      <w:bookmarkStart w:id="1162" w:name="_Toc442109061"/>
      <w:r>
        <w:t>Delete a child</w:t>
      </w:r>
      <w:r w:rsidR="006652C4">
        <w:t xml:space="preserve"> association from an ACC</w:t>
      </w:r>
      <w:bookmarkEnd w:id="1162"/>
    </w:p>
    <w:p w14:paraId="25A298E1" w14:textId="77777777" w:rsidR="00F93616" w:rsidRDefault="00F93616" w:rsidP="0055550B">
      <w:r>
        <w:t xml:space="preserve">Pre-condition: </w:t>
      </w:r>
      <w:r w:rsidR="007A7BD7">
        <w:t>T</w:t>
      </w:r>
      <w:r>
        <w:t xml:space="preserve">he ACC UoC </w:t>
      </w:r>
      <w:r w:rsidR="007A7BD7">
        <w:t>is</w:t>
      </w:r>
      <w:r>
        <w:t xml:space="preserve"> in the Editing state</w:t>
      </w:r>
      <w:r w:rsidR="007A7BD7">
        <w:t xml:space="preserve"> (it can be implied that the UoC is in Editing state if one of the member of the UoC is in the Editing state)</w:t>
      </w:r>
      <w:r>
        <w:t xml:space="preserve">. </w:t>
      </w:r>
      <w:r w:rsidR="00F56382">
        <w:t>The user is the owner of the ACC UoC.</w:t>
      </w:r>
      <w:r w:rsidR="006A6A5C">
        <w:t xml:space="preserve"> The revision number of the deleted association must be 2 or more.</w:t>
      </w:r>
    </w:p>
    <w:p w14:paraId="69CFC42E" w14:textId="77777777" w:rsidR="00F93616" w:rsidRDefault="00F93616" w:rsidP="0055550B"/>
    <w:p w14:paraId="62A60DBF" w14:textId="77777777" w:rsidR="0055550B" w:rsidRDefault="00CE07AF" w:rsidP="0055550B">
      <w:r>
        <w:t>The invoking use case pass</w:t>
      </w:r>
      <w:r w:rsidR="006700D4">
        <w:t>es the association</w:t>
      </w:r>
      <w:r w:rsidR="00A36E7F">
        <w:t xml:space="preserve">, </w:t>
      </w:r>
      <w:r w:rsidR="00A36E7F" w:rsidRPr="00496E7C">
        <w:rPr>
          <w:rStyle w:val="CodeChar"/>
        </w:rPr>
        <w:t>dAssoc</w:t>
      </w:r>
      <w:r w:rsidR="00A36E7F" w:rsidRPr="00A36E7F">
        <w:t>,</w:t>
      </w:r>
      <w:r w:rsidR="006700D4">
        <w:t xml:space="preserve"> to be deleted. T</w:t>
      </w:r>
      <w:r w:rsidR="00496E7C">
        <w:t>his can be an ASCC or a BCC.</w:t>
      </w:r>
      <w:r w:rsidR="00765A53">
        <w:t xml:space="preserve"> The system shall ask for the user’s confirmation. </w:t>
      </w:r>
      <w:r w:rsidR="00A36E7F">
        <w:t xml:space="preserve">The current record corresponding to the </w:t>
      </w:r>
      <w:r w:rsidR="00A36E7F" w:rsidRPr="00A36E7F">
        <w:rPr>
          <w:rStyle w:val="CodeChar"/>
        </w:rPr>
        <w:t>dAssoc</w:t>
      </w:r>
      <w:r w:rsidR="00A36E7F">
        <w:t xml:space="preserve"> has to be deleted from the ASCC or BCC table</w:t>
      </w:r>
      <w:r w:rsidR="00233273">
        <w:t xml:space="preserve"> and then a</w:t>
      </w:r>
      <w:r w:rsidR="00A36E7F">
        <w:t xml:space="preserve"> his</w:t>
      </w:r>
      <w:r w:rsidR="000A2806">
        <w:t>tory record has to be created.</w:t>
      </w:r>
    </w:p>
    <w:p w14:paraId="176A4DF4" w14:textId="77777777" w:rsidR="000A2806" w:rsidRDefault="000A2806" w:rsidP="0055550B"/>
    <w:p w14:paraId="643D3CE4" w14:textId="77777777" w:rsidR="000A2806" w:rsidRDefault="000A2806" w:rsidP="0055550B">
      <w:r>
        <w:t xml:space="preserve">The history record has to be created similar to that in </w:t>
      </w:r>
      <w:r>
        <w:fldChar w:fldCharType="begin"/>
      </w:r>
      <w:r>
        <w:instrText xml:space="preserve"> REF _Ref434730261 \r \h </w:instrText>
      </w:r>
      <w:r>
        <w:fldChar w:fldCharType="separate"/>
      </w:r>
      <w:r w:rsidR="0093447A">
        <w:t>3.10.14</w:t>
      </w:r>
      <w:r>
        <w:fldChar w:fldCharType="end"/>
      </w:r>
      <w:r>
        <w:t xml:space="preserve"> for ASCC or BCC deletion. </w:t>
      </w:r>
      <w:r w:rsidR="003A73CA">
        <w:t>That is all data are essentially the same as that of the current record. However, t</w:t>
      </w:r>
      <w:r>
        <w:t xml:space="preserve">he </w:t>
      </w:r>
      <w:r w:rsidR="00C71A36">
        <w:rPr>
          <w:rStyle w:val="CodeChar"/>
        </w:rPr>
        <w:t>revision_trackiing_num</w:t>
      </w:r>
      <w:r>
        <w:t xml:space="preserve"> has to be incremented by one from the latest history record</w:t>
      </w:r>
      <w:r w:rsidR="00F93616">
        <w:t>; and</w:t>
      </w:r>
      <w:r>
        <w:t xml:space="preserve"> </w:t>
      </w:r>
      <w:r w:rsidR="00F93616">
        <w:t>t</w:t>
      </w:r>
      <w:r>
        <w:t xml:space="preserve">he </w:t>
      </w:r>
      <w:r w:rsidRPr="000A2806">
        <w:rPr>
          <w:rStyle w:val="CodeChar"/>
        </w:rPr>
        <w:t>Revision_Action</w:t>
      </w:r>
      <w:r>
        <w:t xml:space="preserve"> has to be </w:t>
      </w:r>
      <w:r w:rsidRPr="000A2806">
        <w:rPr>
          <w:rStyle w:val="CodeChar"/>
        </w:rPr>
        <w:t>3</w:t>
      </w:r>
      <w:r>
        <w:t xml:space="preserve"> (delete).</w:t>
      </w:r>
      <w:r w:rsidR="003A73CA">
        <w:t xml:space="preserve"> In addition, the </w:t>
      </w:r>
      <w:r w:rsidR="00127238">
        <w:rPr>
          <w:rStyle w:val="CodeChar"/>
        </w:rPr>
        <w:t>last_update_timestamp</w:t>
      </w:r>
      <w:r w:rsidR="003A73CA">
        <w:t xml:space="preserve"> needs to be the current time.</w:t>
      </w:r>
    </w:p>
    <w:p w14:paraId="1C55D9F6" w14:textId="77777777" w:rsidR="000A2806" w:rsidRDefault="000A2806" w:rsidP="0055550B"/>
    <w:p w14:paraId="249771C2" w14:textId="68F9938C" w:rsidR="00496E7C" w:rsidRDefault="002214D8" w:rsidP="0055550B">
      <w:r>
        <w:t>The</w:t>
      </w:r>
      <w:r w:rsidR="000A2806">
        <w:t xml:space="preserve"> sequencing key</w:t>
      </w:r>
      <w:r>
        <w:t xml:space="preserve"> of the associations after the deleted association has to be updated if the </w:t>
      </w:r>
      <w:r w:rsidR="003A73CA">
        <w:t xml:space="preserve">deleted </w:t>
      </w:r>
      <w:r>
        <w:t xml:space="preserve">association is not a BCC whose </w:t>
      </w:r>
      <w:r w:rsidR="00B50E17">
        <w:rPr>
          <w:rStyle w:val="CodeChar"/>
        </w:rPr>
        <w:t>entity_type</w:t>
      </w:r>
      <w:r>
        <w:t xml:space="preserve"> is </w:t>
      </w:r>
      <w:r w:rsidRPr="002819A7">
        <w:rPr>
          <w:rStyle w:val="CodeChar"/>
        </w:rPr>
        <w:t>0</w:t>
      </w:r>
      <w:r w:rsidR="000A2806">
        <w:t>.</w:t>
      </w:r>
      <w:r w:rsidR="002819A7">
        <w:t xml:space="preserve"> </w:t>
      </w:r>
      <w:commentRangeStart w:id="1163"/>
      <w:r w:rsidR="002819A7">
        <w:t xml:space="preserve">The sequencing key </w:t>
      </w:r>
      <w:commentRangeEnd w:id="1163"/>
      <w:r w:rsidR="00FB7745">
        <w:rPr>
          <w:rStyle w:val="CommentReference"/>
        </w:rPr>
        <w:commentReference w:id="1163"/>
      </w:r>
      <w:r w:rsidR="002819A7">
        <w:t>of the current records have to be reduced by 1 and then t</w:t>
      </w:r>
      <w:r w:rsidR="00F93616">
        <w:t>heir history records shall be</w:t>
      </w:r>
      <w:r w:rsidR="002819A7">
        <w:t xml:space="preserve"> properly created.</w:t>
      </w:r>
    </w:p>
    <w:p w14:paraId="60F3EC93" w14:textId="77777777" w:rsidR="00671877" w:rsidRDefault="00671877" w:rsidP="0055550B"/>
    <w:p w14:paraId="08C7C016" w14:textId="77777777" w:rsidR="00671877" w:rsidRDefault="00671877" w:rsidP="00671877">
      <w:pPr>
        <w:pStyle w:val="Heading3"/>
      </w:pPr>
      <w:bookmarkStart w:id="1164" w:name="_Toc442109062"/>
      <w:r>
        <w:t>Discard a child association from an ACC</w:t>
      </w:r>
      <w:bookmarkEnd w:id="1164"/>
    </w:p>
    <w:p w14:paraId="7220C90E" w14:textId="77777777" w:rsidR="00671877" w:rsidRDefault="00671877" w:rsidP="00671877">
      <w:r>
        <w:t xml:space="preserve">Pre-condition: The ACC UoC is in the Editing state. The user is the owner of the ACC UoC. The </w:t>
      </w:r>
      <w:r w:rsidRPr="00671877">
        <w:rPr>
          <w:rStyle w:val="CodeChar"/>
        </w:rPr>
        <w:t>revision_num</w:t>
      </w:r>
      <w:r>
        <w:t xml:space="preserve"> of the association is 1.</w:t>
      </w:r>
    </w:p>
    <w:p w14:paraId="6ECE1FB6" w14:textId="77777777" w:rsidR="00671877" w:rsidRDefault="00671877" w:rsidP="00671877"/>
    <w:p w14:paraId="74A36C3F" w14:textId="77777777" w:rsidR="00671877" w:rsidRPr="00671877" w:rsidRDefault="00671877" w:rsidP="00671877">
      <w:r>
        <w:t xml:space="preserve">This use case allows the user to permanently delete a newly created association, BCC or ASCC. </w:t>
      </w:r>
      <w:r w:rsidR="00765A53">
        <w:t xml:space="preserve">The system shall ask for the user’s confirmation. </w:t>
      </w:r>
      <w:r>
        <w:t xml:space="preserve">In this case, the current record of the selected BCC or ASCC is deleted without a history record created. </w:t>
      </w:r>
      <w:r w:rsidR="00765A53" w:rsidRPr="00623E60">
        <w:rPr>
          <w:highlight w:val="yellow"/>
        </w:rPr>
        <w:t>The sequencing key of other associations must be updated but no history record created</w:t>
      </w:r>
      <w:r w:rsidR="00765A53">
        <w:t xml:space="preserve">. As a result, the user cannot undo this operation. </w:t>
      </w:r>
      <w:r w:rsidR="00EA1E2B">
        <w:t xml:space="preserve">The reason this cannot be undone is that the semantics of the </w:t>
      </w:r>
      <w:r w:rsidR="00EA1E2B" w:rsidRPr="00E437D2">
        <w:rPr>
          <w:rStyle w:val="CodeChar"/>
        </w:rPr>
        <w:t>revision_action</w:t>
      </w:r>
      <w:r w:rsidR="00EA1E2B">
        <w:t xml:space="preserve"> does not include this case</w:t>
      </w:r>
      <w:r w:rsidR="00E437D2">
        <w:t xml:space="preserve"> unless another possible value is added (however, there will be additional complex logic needed to deal with this, e.g., when publishing the ACC this history record has to be ignored)</w:t>
      </w:r>
      <w:r w:rsidR="00EA1E2B">
        <w:t xml:space="preserve">. </w:t>
      </w:r>
    </w:p>
    <w:p w14:paraId="3C7C92B7" w14:textId="77777777" w:rsidR="006652C4" w:rsidRDefault="00192E4A" w:rsidP="006652C4">
      <w:pPr>
        <w:pStyle w:val="Heading3"/>
      </w:pPr>
      <w:bookmarkStart w:id="1165" w:name="_Toc442109063"/>
      <w:r>
        <w:lastRenderedPageBreak/>
        <w:t>Change properties of</w:t>
      </w:r>
      <w:r w:rsidR="006652C4">
        <w:t xml:space="preserve"> an association</w:t>
      </w:r>
      <w:bookmarkEnd w:id="1165"/>
    </w:p>
    <w:p w14:paraId="12154AA1" w14:textId="77777777" w:rsidR="00B46BD6" w:rsidRDefault="00B46BD6" w:rsidP="003A73CA">
      <w:r>
        <w:t>Pre-condition: The entire ACC UoC</w:t>
      </w:r>
      <w:r w:rsidR="00CD2C61">
        <w:t>, or specifically the association,</w:t>
      </w:r>
      <w:r>
        <w:t xml:space="preserve"> is in the Editing state.</w:t>
      </w:r>
      <w:r w:rsidR="00F56382">
        <w:t xml:space="preserve"> The user is the owner of the UoC.</w:t>
      </w:r>
    </w:p>
    <w:p w14:paraId="55DCB54A" w14:textId="77777777" w:rsidR="00B46BD6" w:rsidRDefault="00B46BD6" w:rsidP="003A73CA"/>
    <w:p w14:paraId="0F23B792" w14:textId="77777777" w:rsidR="003A73CA" w:rsidRDefault="00261697" w:rsidP="003A73CA">
      <w:r>
        <w:t xml:space="preserve">This use case allows the user to modify properties of ASCC and BCC with respect to the following data columns </w:t>
      </w:r>
      <w:r w:rsidRPr="00261697">
        <w:rPr>
          <w:rStyle w:val="CodeChar"/>
        </w:rPr>
        <w:t>cardinality_min</w:t>
      </w:r>
      <w:r>
        <w:t xml:space="preserve">, </w:t>
      </w:r>
      <w:r w:rsidRPr="00261697">
        <w:rPr>
          <w:rStyle w:val="CodeChar"/>
        </w:rPr>
        <w:t>cardinality_max</w:t>
      </w:r>
      <w:r>
        <w:t xml:space="preserve">, </w:t>
      </w:r>
      <w:r w:rsidRPr="00261697">
        <w:rPr>
          <w:rStyle w:val="CodeChar"/>
        </w:rPr>
        <w:t>definition</w:t>
      </w:r>
      <w:r>
        <w:t xml:space="preserve">, and </w:t>
      </w:r>
      <w:r w:rsidRPr="00261697">
        <w:rPr>
          <w:rStyle w:val="CodeChar"/>
        </w:rPr>
        <w:t>is_deprecated</w:t>
      </w:r>
      <w:r>
        <w:t xml:space="preserve">. </w:t>
      </w:r>
      <w:r w:rsidR="00B336EF">
        <w:t>For these cases, the current record of the association is simply updated with the new value</w:t>
      </w:r>
      <w:r w:rsidR="0011182D">
        <w:t xml:space="preserve"> or values</w:t>
      </w:r>
      <w:r w:rsidR="00B336EF">
        <w:t xml:space="preserve"> </w:t>
      </w:r>
      <w:r w:rsidR="0054369B">
        <w:t>including all the history columns</w:t>
      </w:r>
      <w:r w:rsidR="0011182D">
        <w:t xml:space="preserve">. A corresponding new history record needs to also be created with </w:t>
      </w:r>
      <w:r w:rsidR="00C71A36">
        <w:rPr>
          <w:rStyle w:val="CodeChar"/>
        </w:rPr>
        <w:t>revision_trackiing_num</w:t>
      </w:r>
      <w:r w:rsidR="0011182D">
        <w:t xml:space="preserve"> incremented and </w:t>
      </w:r>
      <w:r w:rsidR="0011182D" w:rsidRPr="0011182D">
        <w:rPr>
          <w:rStyle w:val="CodeChar"/>
        </w:rPr>
        <w:t>Revision_Action</w:t>
      </w:r>
      <w:r w:rsidR="0011182D">
        <w:t xml:space="preserve"> = </w:t>
      </w:r>
      <w:r w:rsidR="0011182D" w:rsidRPr="0011182D">
        <w:rPr>
          <w:rStyle w:val="CodeChar"/>
        </w:rPr>
        <w:t>2</w:t>
      </w:r>
      <w:r w:rsidR="0011182D">
        <w:t xml:space="preserve"> (Update).</w:t>
      </w:r>
    </w:p>
    <w:p w14:paraId="68460DCA" w14:textId="77777777" w:rsidR="00261697" w:rsidRDefault="00261697" w:rsidP="003A73CA"/>
    <w:p w14:paraId="628BEF99" w14:textId="77777777" w:rsidR="0074478C" w:rsidRDefault="00261697" w:rsidP="003A73CA">
      <w:r>
        <w:t xml:space="preserve">In addition, the user can change the BCC’s </w:t>
      </w:r>
      <w:r w:rsidRPr="00261697">
        <w:rPr>
          <w:rStyle w:val="CodeChar"/>
        </w:rPr>
        <w:t>entity_type</w:t>
      </w:r>
      <w:r>
        <w:t>.</w:t>
      </w:r>
      <w:r w:rsidR="00B46BD6">
        <w:t xml:space="preserve"> </w:t>
      </w:r>
      <w:r w:rsidR="00F56382">
        <w:t xml:space="preserve">Since this can be a very involving operation, a confirmation to apply the change should be asked from the user first. </w:t>
      </w:r>
      <w:r w:rsidR="0074478C" w:rsidRPr="00B7219E">
        <w:t>When the user switch</w:t>
      </w:r>
      <w:r w:rsidR="0074478C">
        <w:t xml:space="preserve"> the entity type, the sequencing key has to be updated. That is, when switching to being an attribute the sequencing key has to be zero. When switching to being a non-attribute, the sequencing key has to be non-zero – this may be automatically default to the last child. The UI has to also update the content rendering.</w:t>
      </w:r>
      <w:r w:rsidR="00B46BD6">
        <w:t xml:space="preserve"> When switching from being an attribute, the sequencing key of the associations occurring after the BCC has to be decremented by 1.</w:t>
      </w:r>
    </w:p>
    <w:p w14:paraId="2D73AC08" w14:textId="77777777" w:rsidR="00B46BD6" w:rsidRDefault="00B46BD6" w:rsidP="00B46BD6">
      <w:pPr>
        <w:pStyle w:val="Heading3"/>
      </w:pPr>
      <w:bookmarkStart w:id="1166" w:name="_Toc442109064"/>
      <w:r>
        <w:t>Change the position of an association</w:t>
      </w:r>
      <w:bookmarkEnd w:id="1166"/>
    </w:p>
    <w:p w14:paraId="499B7484" w14:textId="77777777" w:rsidR="00B46BD6" w:rsidRDefault="00B46BD6" w:rsidP="00B46BD6">
      <w:r>
        <w:t>Pre-condition: The entire ACC UoC is in the Editing state</w:t>
      </w:r>
      <w:r w:rsidR="00F56382">
        <w:t>. The user is the owner of the UoC.</w:t>
      </w:r>
    </w:p>
    <w:p w14:paraId="6BD1BBF9" w14:textId="77777777" w:rsidR="00B46BD6" w:rsidRDefault="00B46BD6" w:rsidP="003A73CA"/>
    <w:p w14:paraId="68253F5C" w14:textId="77777777" w:rsidR="0011182D" w:rsidRPr="003A73CA" w:rsidRDefault="0011182D" w:rsidP="003A73CA">
      <w:r>
        <w:t xml:space="preserve">The user may change the position (sequencing key) of the association. This is better provided to the user by dragging the association up or down. Since </w:t>
      </w:r>
      <w:r w:rsidR="00822FAC">
        <w:t>changing a position involves updat</w:t>
      </w:r>
      <w:r w:rsidR="001A3E9E">
        <w:t>ing</w:t>
      </w:r>
      <w:r w:rsidR="00822FAC">
        <w:t xml:space="preserve"> several association records, it will be a good idea to ask for the user confirmation first. </w:t>
      </w:r>
      <w:r w:rsidR="003058EF">
        <w:t xml:space="preserve">Alternatively, the position change </w:t>
      </w:r>
      <w:r w:rsidR="00314A0F">
        <w:t>may be</w:t>
      </w:r>
      <w:r w:rsidR="003058EF">
        <w:t xml:space="preserve"> provided in a way that encourages several changes in a single transaction. For example, the user specifically selects a menu to revise association </w:t>
      </w:r>
      <w:r w:rsidR="00847D9A">
        <w:t xml:space="preserve">positions and the system then locks the </w:t>
      </w:r>
      <w:r w:rsidR="00F56382">
        <w:t>screen so that the user can</w:t>
      </w:r>
      <w:r w:rsidR="00847D9A">
        <w:t xml:space="preserve"> make only </w:t>
      </w:r>
      <w:r w:rsidR="00F56382">
        <w:t>position</w:t>
      </w:r>
      <w:r w:rsidR="00847D9A">
        <w:t xml:space="preserve"> changes. Then, the user click on a menu to end the transaction and the system figures out which association positions were changed and correspondingly updated them.</w:t>
      </w:r>
      <w:r w:rsidR="00F56382">
        <w:t xml:space="preserve"> Alternatively, allowing the user to move multiple associations at a time may be effective as well.</w:t>
      </w:r>
    </w:p>
    <w:p w14:paraId="77FC88A8" w14:textId="77777777" w:rsidR="0010602C" w:rsidRDefault="0010602C" w:rsidP="006652C4">
      <w:pPr>
        <w:pStyle w:val="Heading3"/>
      </w:pPr>
      <w:bookmarkStart w:id="1167" w:name="_Ref437868882"/>
      <w:bookmarkStart w:id="1168" w:name="_Toc442109065"/>
      <w:r>
        <w:t>Make an ACC based on another ACC</w:t>
      </w:r>
      <w:bookmarkEnd w:id="1167"/>
      <w:bookmarkEnd w:id="1168"/>
    </w:p>
    <w:p w14:paraId="2E1385E0" w14:textId="090CC733" w:rsidR="00F87C2D" w:rsidRDefault="005B1CDD" w:rsidP="00F87C2D">
      <w:r>
        <w:t>Pre-condition: The user is the owner of the ACC. There is no existing base. The ACC is in the Editing state.</w:t>
      </w:r>
      <w:r w:rsidR="001B586F">
        <w:t xml:space="preserve"> If the ACC is abstract, the based ACC must also be abstract.</w:t>
      </w:r>
    </w:p>
    <w:p w14:paraId="3E03AB21" w14:textId="77777777" w:rsidR="005B1CDD" w:rsidRDefault="005B1CDD" w:rsidP="00F87C2D"/>
    <w:p w14:paraId="2DC8F924" w14:textId="77777777" w:rsidR="00623E60" w:rsidRPr="00623E60" w:rsidRDefault="006A122C" w:rsidP="00623E60">
      <w:r>
        <w:t>In t</w:t>
      </w:r>
      <w:r w:rsidR="00240D6D">
        <w:t>his use case, the user can make</w:t>
      </w:r>
      <w:r>
        <w:t xml:space="preserve"> an ACC </w:t>
      </w:r>
      <w:r w:rsidR="00924487">
        <w:t>base on another ACC and inherit all the associations.</w:t>
      </w:r>
      <w:r w:rsidR="00F95F93">
        <w:t xml:space="preserve"> A UI shall be available for the user to search and select the based ACC. The search criteria is the same as that of the </w:t>
      </w:r>
      <w:r w:rsidR="00A13F56">
        <w:fldChar w:fldCharType="begin"/>
      </w:r>
      <w:r w:rsidR="00A13F56">
        <w:instrText xml:space="preserve"> REF _Ref435336589 \h </w:instrText>
      </w:r>
      <w:r w:rsidR="00A13F56">
        <w:fldChar w:fldCharType="separate"/>
      </w:r>
      <w:r w:rsidR="0093447A">
        <w:t>View/Search CCs</w:t>
      </w:r>
      <w:r w:rsidR="00A13F56">
        <w:fldChar w:fldCharType="end"/>
      </w:r>
      <w:r w:rsidR="00A13F56">
        <w:t xml:space="preserve"> in </w:t>
      </w:r>
      <w:r w:rsidR="00A13F56">
        <w:fldChar w:fldCharType="begin"/>
      </w:r>
      <w:r w:rsidR="00A13F56">
        <w:instrText xml:space="preserve"> REF _Ref435336589 \r \h </w:instrText>
      </w:r>
      <w:r w:rsidR="00A13F56">
        <w:fldChar w:fldCharType="separate"/>
      </w:r>
      <w:r w:rsidR="0093447A">
        <w:t>3.10.8</w:t>
      </w:r>
      <w:r w:rsidR="00A13F56">
        <w:fldChar w:fldCharType="end"/>
      </w:r>
      <w:r w:rsidR="00F95F93">
        <w:t xml:space="preserve">; however, in this case the returning result shall be only </w:t>
      </w:r>
      <w:r w:rsidR="00F95F93" w:rsidRPr="00374F8A">
        <w:t>ACC</w:t>
      </w:r>
      <w:r w:rsidR="00A13F56" w:rsidRPr="00374F8A">
        <w:t xml:space="preserve"> (excluding the current ACC, i.e., no self-reference)</w:t>
      </w:r>
      <w:r w:rsidR="00F95F93">
        <w:t>.</w:t>
      </w:r>
      <w:r>
        <w:t xml:space="preserve"> </w:t>
      </w:r>
      <w:r w:rsidR="00924487">
        <w:t xml:space="preserve">In this case the </w:t>
      </w:r>
      <w:r w:rsidR="00924487" w:rsidRPr="009D666D">
        <w:rPr>
          <w:rStyle w:val="CodeChar"/>
        </w:rPr>
        <w:t>base</w:t>
      </w:r>
      <w:r w:rsidR="009D666D" w:rsidRPr="009D666D">
        <w:rPr>
          <w:rStyle w:val="CodeChar"/>
        </w:rPr>
        <w:t>d</w:t>
      </w:r>
      <w:r w:rsidR="00924487" w:rsidRPr="009D666D">
        <w:rPr>
          <w:rStyle w:val="CodeChar"/>
        </w:rPr>
        <w:t>_acc_id</w:t>
      </w:r>
      <w:r w:rsidR="00924487">
        <w:t xml:space="preserve"> column </w:t>
      </w:r>
      <w:r w:rsidR="00F95F93">
        <w:t xml:space="preserve">in the current record </w:t>
      </w:r>
      <w:r w:rsidR="00924487">
        <w:t xml:space="preserve">needs to be updated </w:t>
      </w:r>
      <w:r w:rsidR="00F95F93">
        <w:t xml:space="preserve">with the selected ACC and so as </w:t>
      </w:r>
      <w:r w:rsidR="00A13F56">
        <w:t xml:space="preserve">its </w:t>
      </w:r>
      <w:r w:rsidR="00924487">
        <w:t>other history columns. The history records need to also be properly created.</w:t>
      </w:r>
    </w:p>
    <w:p w14:paraId="120A9FFD" w14:textId="77777777" w:rsidR="00BA5955" w:rsidRDefault="00BA5955" w:rsidP="00BA5955">
      <w:pPr>
        <w:pStyle w:val="Heading3"/>
      </w:pPr>
      <w:bookmarkStart w:id="1169" w:name="_Toc442109066"/>
      <w:r>
        <w:t>Discard the based ACC relationship</w:t>
      </w:r>
      <w:bookmarkEnd w:id="1169"/>
    </w:p>
    <w:p w14:paraId="3CA87272" w14:textId="77777777" w:rsidR="00BA5955" w:rsidRDefault="00BA5955" w:rsidP="00BA5955">
      <w:r>
        <w:t xml:space="preserve">Pre-condition: The user is the owner of the ACC. The ACC is in the Editing state. There is an existing based ACC. </w:t>
      </w:r>
    </w:p>
    <w:p w14:paraId="253B4879" w14:textId="77777777" w:rsidR="00BA5955" w:rsidRDefault="00BA5955" w:rsidP="00BA5955"/>
    <w:p w14:paraId="6E580140" w14:textId="77777777" w:rsidR="00BA5955" w:rsidRDefault="00BA5955" w:rsidP="00BA5955">
      <w:r>
        <w:t xml:space="preserve">The user can delete the based ACC but the ACC </w:t>
      </w:r>
      <w:r w:rsidR="0040489C">
        <w:t>must never have a base relationship in its previous revision</w:t>
      </w:r>
      <w:r>
        <w:t xml:space="preserve">. </w:t>
      </w:r>
      <w:commentRangeStart w:id="1170"/>
      <w:r>
        <w:t>This operation cannot be undo</w:t>
      </w:r>
      <w:r w:rsidR="00975E6D">
        <w:t>ne</w:t>
      </w:r>
      <w:r>
        <w:t xml:space="preserve"> </w:t>
      </w:r>
      <w:commentRangeEnd w:id="1170"/>
      <w:r w:rsidR="00975E6D">
        <w:rPr>
          <w:rStyle w:val="CommentReference"/>
        </w:rPr>
        <w:commentReference w:id="1170"/>
      </w:r>
      <w:r>
        <w:t>and shall get a confirmation from the user</w:t>
      </w:r>
      <w:r w:rsidR="00975E6D">
        <w:t xml:space="preserve"> before execution</w:t>
      </w:r>
      <w:r>
        <w:t xml:space="preserve">. In this case, the </w:t>
      </w:r>
      <w:r w:rsidRPr="00A13F56">
        <w:rPr>
          <w:rStyle w:val="CodeChar"/>
        </w:rPr>
        <w:t>based_acc_id</w:t>
      </w:r>
      <w:r>
        <w:t xml:space="preserve"> column of the current record needs to be updated to blank and so as its history columns. </w:t>
      </w:r>
      <w:r w:rsidR="00374F8A">
        <w:t>No</w:t>
      </w:r>
      <w:r w:rsidR="00AC5781">
        <w:t xml:space="preserve"> history record shall be created.</w:t>
      </w:r>
    </w:p>
    <w:p w14:paraId="4134F667" w14:textId="77777777" w:rsidR="0040489C" w:rsidRDefault="0040489C" w:rsidP="00BA5955"/>
    <w:p w14:paraId="27DD9487" w14:textId="77777777" w:rsidR="00F27329" w:rsidRPr="00F95F93" w:rsidRDefault="0040489C" w:rsidP="00BA5955">
      <w:r>
        <w:t>This functionality may be offered when the user right-click on the b</w:t>
      </w:r>
      <w:r w:rsidR="003D006D">
        <w:t>ased ACC in the ACC editing UI.</w:t>
      </w:r>
    </w:p>
    <w:p w14:paraId="7A97C0FA" w14:textId="77777777" w:rsidR="00440D71" w:rsidRDefault="00440D71" w:rsidP="00FF39BF">
      <w:pPr>
        <w:pStyle w:val="Heading3"/>
      </w:pPr>
      <w:bookmarkStart w:id="1171" w:name="_Toc442109068"/>
      <w:r>
        <w:lastRenderedPageBreak/>
        <w:t>Discard a revision of an ACC</w:t>
      </w:r>
      <w:bookmarkEnd w:id="1171"/>
    </w:p>
    <w:p w14:paraId="2AD33108" w14:textId="77777777" w:rsidR="0091353E" w:rsidRDefault="0091353E" w:rsidP="0091353E">
      <w:r>
        <w:t xml:space="preserve">Pre-condition: The user is the owner of the ACC’s UoC. The UoC is in the Editing state. </w:t>
      </w:r>
      <w:r w:rsidR="00264A5A">
        <w:t>If the ACC is at revision 1, t</w:t>
      </w:r>
      <w:commentRangeStart w:id="1172"/>
      <w:r>
        <w:t xml:space="preserve">here </w:t>
      </w:r>
      <w:r w:rsidR="00264A5A">
        <w:t>must be</w:t>
      </w:r>
      <w:r>
        <w:t xml:space="preserve"> no reference to the ACC. In other words, t</w:t>
      </w:r>
      <w:r w:rsidR="00264A5A">
        <w:t>here must be no</w:t>
      </w:r>
      <w:r>
        <w:t xml:space="preserve"> ASCCP pointing to the ACC and there </w:t>
      </w:r>
      <w:r w:rsidR="00264A5A">
        <w:t>must be</w:t>
      </w:r>
      <w:r>
        <w:t xml:space="preserve"> no new inheritance relationship to this ACC</w:t>
      </w:r>
      <w:r w:rsidR="00D53A1D">
        <w:t xml:space="preserve"> (no ACC is based on this ACC)</w:t>
      </w:r>
      <w:r>
        <w:t>.</w:t>
      </w:r>
      <w:commentRangeEnd w:id="1172"/>
      <w:r w:rsidR="00883807">
        <w:rPr>
          <w:rStyle w:val="CommentReference"/>
        </w:rPr>
        <w:commentReference w:id="1172"/>
      </w:r>
    </w:p>
    <w:p w14:paraId="030CBD47" w14:textId="77777777" w:rsidR="00440D71" w:rsidRDefault="00440D71" w:rsidP="00440D71"/>
    <w:p w14:paraId="1AC5F734" w14:textId="77777777" w:rsidR="00192DAC" w:rsidRDefault="00192DAC" w:rsidP="00192DAC">
      <w:r>
        <w:t xml:space="preserve">This use case allows the user to discard a newly created revision of an ACC. The whole revision of the ACC UoC will be permanently deleted and cannot be undone. </w:t>
      </w:r>
      <w:r w:rsidR="003C7CC3">
        <w:t xml:space="preserve">A search UI shall come up that allows the user to search and select an ACC to be discarded. </w:t>
      </w:r>
      <w:r>
        <w:t>The system shall ask for the user confirmation to perform the operation.</w:t>
      </w:r>
    </w:p>
    <w:p w14:paraId="37A95864" w14:textId="77777777" w:rsidR="00192DAC" w:rsidRDefault="00192DAC" w:rsidP="00192DAC"/>
    <w:p w14:paraId="76B0BE48" w14:textId="77777777" w:rsidR="00192DAC" w:rsidRDefault="00192DAC" w:rsidP="00192DAC">
      <w:r>
        <w:t>If the revision of the ACC is 1, the ACC current record and all history records shall be deleted. All of its children associations’ current and history records shall also be deleted.</w:t>
      </w:r>
    </w:p>
    <w:p w14:paraId="7580B4B5" w14:textId="77777777" w:rsidR="00192DAC" w:rsidRDefault="00192DAC" w:rsidP="00192DAC"/>
    <w:p w14:paraId="65A17AF6" w14:textId="77777777" w:rsidR="00192DAC" w:rsidRDefault="00192DAC" w:rsidP="00192DAC">
      <w:r>
        <w:t xml:space="preserve">If the revision of the ACC is 2 or more, </w:t>
      </w:r>
      <w:r w:rsidR="00227488">
        <w:t>the ACC current record needs to be retracted to the previous revision w.r.t. the history record. Its child associations have to</w:t>
      </w:r>
      <w:r w:rsidR="00F27329">
        <w:t xml:space="preserve"> be</w:t>
      </w:r>
      <w:r w:rsidR="00227488">
        <w:t xml:space="preserve"> retracted as well. Any new association created during the revision has to be deleted. </w:t>
      </w:r>
      <w:r w:rsidR="00B4055C">
        <w:t xml:space="preserve">Deleted child associations during the revision have to be resurrected. </w:t>
      </w:r>
      <w:r w:rsidR="00227488">
        <w:t>All the history records associated with the current revision of the ACC UoC have to be deleted.</w:t>
      </w:r>
    </w:p>
    <w:p w14:paraId="7EF72F44" w14:textId="77777777" w:rsidR="00227488" w:rsidRDefault="00227488" w:rsidP="00192DAC"/>
    <w:p w14:paraId="6BDD463A" w14:textId="77777777" w:rsidR="00227488" w:rsidRDefault="00227488" w:rsidP="00192DAC">
      <w:r>
        <w:t>This function may be offered on the ACC editing page.</w:t>
      </w:r>
    </w:p>
    <w:p w14:paraId="22DC0919" w14:textId="77777777" w:rsidR="00227488" w:rsidRDefault="00227488" w:rsidP="00192DAC"/>
    <w:p w14:paraId="6E55B874" w14:textId="77777777" w:rsidR="00227488" w:rsidRPr="00440D71" w:rsidRDefault="00227488" w:rsidP="00192DAC">
      <w:r>
        <w:t xml:space="preserve">Event: If the ACC’s revision is 2 or more, an event shall be raised to notify owners of </w:t>
      </w:r>
      <w:r w:rsidR="00513A09" w:rsidRPr="00513A09">
        <w:rPr>
          <w:rStyle w:val="CodeChar"/>
        </w:rPr>
        <w:t>Both</w:t>
      </w:r>
      <w:r w:rsidRPr="00513A09">
        <w:rPr>
          <w:rStyle w:val="CodeChar"/>
        </w:rPr>
        <w:t>UoCs</w:t>
      </w:r>
      <w:r>
        <w:t>.</w:t>
      </w:r>
      <w:r w:rsidR="00F27329">
        <w:t xml:space="preserve"> </w:t>
      </w:r>
    </w:p>
    <w:p w14:paraId="69923911" w14:textId="77777777" w:rsidR="00F87C2D" w:rsidRDefault="00FF39BF" w:rsidP="00FF39BF">
      <w:pPr>
        <w:pStyle w:val="Heading3"/>
      </w:pPr>
      <w:bookmarkStart w:id="1173" w:name="_Toc442109069"/>
      <w:r>
        <w:t>Change the</w:t>
      </w:r>
      <w:r w:rsidR="00E4551A">
        <w:t xml:space="preserve"> state of the ACC UoC</w:t>
      </w:r>
      <w:bookmarkEnd w:id="1173"/>
    </w:p>
    <w:p w14:paraId="29A435FE" w14:textId="77777777" w:rsidR="00C27F45" w:rsidRPr="00C27F45" w:rsidRDefault="00C27F45" w:rsidP="00C27F45">
      <w:r>
        <w:t>The state change operation cannot be undone.</w:t>
      </w:r>
    </w:p>
    <w:p w14:paraId="1BB80B92" w14:textId="77777777" w:rsidR="00975E6D" w:rsidRDefault="00975E6D" w:rsidP="00975E6D">
      <w:pPr>
        <w:pStyle w:val="Heading4"/>
      </w:pPr>
      <w:bookmarkStart w:id="1174" w:name="_Toc442109070"/>
      <w:r>
        <w:t xml:space="preserve">Change from </w:t>
      </w:r>
      <w:r w:rsidR="00F0065F">
        <w:t xml:space="preserve">the </w:t>
      </w:r>
      <w:r>
        <w:t xml:space="preserve">Editing to </w:t>
      </w:r>
      <w:r w:rsidR="00F0065F">
        <w:t xml:space="preserve">the </w:t>
      </w:r>
      <w:r>
        <w:t>Candidate</w:t>
      </w:r>
      <w:r w:rsidR="00C27F45">
        <w:t xml:space="preserve"> state</w:t>
      </w:r>
      <w:bookmarkEnd w:id="1174"/>
    </w:p>
    <w:p w14:paraId="7EA09FA6" w14:textId="77777777" w:rsidR="00FF39BF" w:rsidRDefault="005B1CDD" w:rsidP="00975E6D">
      <w:pPr>
        <w:spacing w:before="240"/>
      </w:pPr>
      <w:r>
        <w:t>Pre-condition:</w:t>
      </w:r>
      <w:r w:rsidR="00975E6D">
        <w:t xml:space="preserve"> </w:t>
      </w:r>
      <w:r w:rsidR="00E4551A">
        <w:t xml:space="preserve">The ACC UoC is in the Editing State. </w:t>
      </w:r>
      <w:r w:rsidR="00AC5781">
        <w:t>The user is the owner of the UoC.</w:t>
      </w:r>
    </w:p>
    <w:p w14:paraId="7319ABAC" w14:textId="77777777" w:rsidR="00C27F45" w:rsidRDefault="005E69EF" w:rsidP="00975E6D">
      <w:pPr>
        <w:spacing w:before="240"/>
      </w:pPr>
      <w:r>
        <w:t xml:space="preserve">The system shall obtain the user’s confirmation before executing this operation. </w:t>
      </w:r>
      <w:r w:rsidR="00C27F45">
        <w:t xml:space="preserve">The </w:t>
      </w:r>
      <w:r w:rsidR="00C27F45" w:rsidRPr="00191A85">
        <w:rPr>
          <w:rStyle w:val="CodeChar"/>
        </w:rPr>
        <w:t>state</w:t>
      </w:r>
      <w:r w:rsidR="00C27F45">
        <w:t xml:space="preserve"> column of the current record of the ACC and of all of its children associations must be updated to the Candidate state. Their history columns shall </w:t>
      </w:r>
      <w:r w:rsidR="00B54C50">
        <w:t xml:space="preserve">also be properly updated. </w:t>
      </w:r>
      <w:commentRangeStart w:id="1175"/>
      <w:r w:rsidR="00C27F45">
        <w:t xml:space="preserve">History records </w:t>
      </w:r>
      <w:r w:rsidR="00B54C50">
        <w:t>shall not be updated except the one about the deleted association</w:t>
      </w:r>
      <w:r w:rsidR="00C27F45">
        <w:t xml:space="preserve">. </w:t>
      </w:r>
      <w:commentRangeEnd w:id="1175"/>
      <w:r w:rsidR="00C6768D">
        <w:rPr>
          <w:rStyle w:val="CommentReference"/>
        </w:rPr>
        <w:commentReference w:id="1175"/>
      </w:r>
      <w:r w:rsidR="00C27F45">
        <w:t xml:space="preserve">The system shall also look for a deleted association in the history record and </w:t>
      </w:r>
      <w:r w:rsidR="00EF49CB">
        <w:t>update it</w:t>
      </w:r>
      <w:r w:rsidR="00C27F45">
        <w:t xml:space="preserve"> with the new state value.</w:t>
      </w:r>
    </w:p>
    <w:p w14:paraId="3ADBD5CD" w14:textId="77777777" w:rsidR="00C27F45" w:rsidRDefault="00C27F45" w:rsidP="00C27F45"/>
    <w:p w14:paraId="1EA5FE1B" w14:textId="77777777" w:rsidR="00C27F45" w:rsidRPr="00F87C2D" w:rsidRDefault="00C27F45" w:rsidP="00C27F45">
      <w:r>
        <w:t>Event:</w:t>
      </w:r>
      <w:r w:rsidR="00F811D2">
        <w:t xml:space="preserve"> An event shall</w:t>
      </w:r>
      <w:r w:rsidR="003D006D">
        <w:t xml:space="preserve"> be raised to notify owners of </w:t>
      </w:r>
      <w:r w:rsidR="00F811D2">
        <w:t xml:space="preserve"> </w:t>
      </w:r>
      <w:r w:rsidR="003D006D" w:rsidRPr="003D006D">
        <w:rPr>
          <w:rStyle w:val="CodeChar"/>
        </w:rPr>
        <w:t>Both</w:t>
      </w:r>
      <w:r w:rsidR="00F811D2" w:rsidRPr="003D006D">
        <w:rPr>
          <w:rStyle w:val="CodeChar"/>
        </w:rPr>
        <w:t>UoCs</w:t>
      </w:r>
      <w:r w:rsidR="00F811D2">
        <w:t>.</w:t>
      </w:r>
    </w:p>
    <w:p w14:paraId="6112031C" w14:textId="77777777" w:rsidR="005B1CDD" w:rsidRDefault="00C27F45" w:rsidP="00C27F45">
      <w:pPr>
        <w:pStyle w:val="Heading4"/>
      </w:pPr>
      <w:bookmarkStart w:id="1176" w:name="_Ref437927829"/>
      <w:bookmarkStart w:id="1177" w:name="_Toc442109071"/>
      <w:r>
        <w:t xml:space="preserve">Change from </w:t>
      </w:r>
      <w:r w:rsidR="00F0065F">
        <w:t xml:space="preserve">the </w:t>
      </w:r>
      <w:r>
        <w:t xml:space="preserve">Candidate to </w:t>
      </w:r>
      <w:r w:rsidR="00F0065F">
        <w:t xml:space="preserve">the </w:t>
      </w:r>
      <w:r>
        <w:t>Editing state</w:t>
      </w:r>
      <w:bookmarkEnd w:id="1176"/>
      <w:bookmarkEnd w:id="1177"/>
    </w:p>
    <w:p w14:paraId="0B0E36F2" w14:textId="77777777" w:rsidR="00F811D2" w:rsidRDefault="00F811D2" w:rsidP="00F811D2">
      <w:pPr>
        <w:spacing w:before="240"/>
      </w:pPr>
      <w:r>
        <w:t xml:space="preserve">Pre-condition: </w:t>
      </w:r>
      <w:r w:rsidR="00C6768D">
        <w:t xml:space="preserve">The ACC UoC is in the Candidate state. The user is the owner of the UoC. </w:t>
      </w:r>
    </w:p>
    <w:p w14:paraId="3B5E995D" w14:textId="77777777" w:rsidR="00C6768D" w:rsidRDefault="005E69EF" w:rsidP="00C6768D">
      <w:pPr>
        <w:spacing w:before="240"/>
      </w:pPr>
      <w:r>
        <w:t xml:space="preserve">The system shall obtain the user’s confirmation before executing this operation. </w:t>
      </w:r>
      <w:r w:rsidR="00C6768D">
        <w:t xml:space="preserve">The </w:t>
      </w:r>
      <w:r w:rsidR="00C6768D" w:rsidRPr="00191A85">
        <w:rPr>
          <w:rStyle w:val="CodeChar"/>
        </w:rPr>
        <w:t>state</w:t>
      </w:r>
      <w:r w:rsidR="00C6768D">
        <w:t xml:space="preserve"> column of the current record of the ACC and of all of its children associations must be updated to the Editing state. Their history columns shall also be properly updated. </w:t>
      </w:r>
      <w:r w:rsidR="00A6191B">
        <w:t>History records shall not be updated except the one about the deleted association. The system shall also look for a deleted association in the history record and update it with the new state value.</w:t>
      </w:r>
    </w:p>
    <w:p w14:paraId="372E4826" w14:textId="77777777" w:rsidR="00C6768D" w:rsidRDefault="00C6768D" w:rsidP="00C6768D"/>
    <w:p w14:paraId="05929899" w14:textId="77777777" w:rsidR="00F811D2" w:rsidRDefault="00C6768D" w:rsidP="00C6768D">
      <w:r>
        <w:t xml:space="preserve">Event: An event shall be raised to notify owners of </w:t>
      </w:r>
      <w:r w:rsidR="003D006D" w:rsidRPr="003D006D">
        <w:rPr>
          <w:rStyle w:val="CodeChar"/>
        </w:rPr>
        <w:t>Both</w:t>
      </w:r>
      <w:r w:rsidRPr="003D006D">
        <w:rPr>
          <w:rStyle w:val="CodeChar"/>
        </w:rPr>
        <w:t>UoCs</w:t>
      </w:r>
      <w:r>
        <w:t>.</w:t>
      </w:r>
    </w:p>
    <w:p w14:paraId="63F4E14C" w14:textId="77777777" w:rsidR="00191A85" w:rsidRDefault="00191A85" w:rsidP="00191A85">
      <w:pPr>
        <w:pStyle w:val="Heading4"/>
      </w:pPr>
      <w:bookmarkStart w:id="1178" w:name="_Toc442109072"/>
      <w:r>
        <w:t>Change from</w:t>
      </w:r>
      <w:r w:rsidR="00F0065F">
        <w:t xml:space="preserve"> the</w:t>
      </w:r>
      <w:r>
        <w:t xml:space="preserve"> Candidate to </w:t>
      </w:r>
      <w:r w:rsidR="00F0065F">
        <w:t xml:space="preserve">the </w:t>
      </w:r>
      <w:r>
        <w:t>Published state</w:t>
      </w:r>
      <w:bookmarkEnd w:id="1178"/>
    </w:p>
    <w:p w14:paraId="447417E5" w14:textId="77777777" w:rsidR="00191A85" w:rsidRPr="00191A85" w:rsidRDefault="00191A85" w:rsidP="00191A85">
      <w:pPr>
        <w:spacing w:before="240"/>
      </w:pPr>
      <w:r>
        <w:t>Pre-condition: The ACC UoC is in the Candidate state. The user is the owner of the UoC.</w:t>
      </w:r>
    </w:p>
    <w:p w14:paraId="34C58CA0" w14:textId="77777777" w:rsidR="0038268E" w:rsidRDefault="00191A85" w:rsidP="0038268E">
      <w:pPr>
        <w:spacing w:before="240"/>
      </w:pPr>
      <w:r>
        <w:lastRenderedPageBreak/>
        <w:t xml:space="preserve">The </w:t>
      </w:r>
      <w:r w:rsidRPr="00191A85">
        <w:rPr>
          <w:rStyle w:val="CodeChar"/>
        </w:rPr>
        <w:t>state</w:t>
      </w:r>
      <w:r>
        <w:t xml:space="preserve"> column of the current record of the ACC and of all of its children associations must be updated to the Published state. Their history columns shall also be properly updated. </w:t>
      </w:r>
      <w:r w:rsidR="00A6191B">
        <w:t xml:space="preserve">History records shall not be updated except the one about the deleted association. The system shall also look for a deleted association in the history record and update it with the new state value. </w:t>
      </w:r>
      <w:r w:rsidR="0038268E">
        <w:t>Then</w:t>
      </w:r>
      <w:r w:rsidR="00003CDF">
        <w:t>,</w:t>
      </w:r>
      <w:r w:rsidR="0038268E">
        <w:t xml:space="preserve"> all </w:t>
      </w:r>
      <w:r>
        <w:t xml:space="preserve">history records of </w:t>
      </w:r>
      <w:r w:rsidR="0038268E">
        <w:t>the ACC and of its children associations</w:t>
      </w:r>
      <w:r w:rsidR="00A6191B">
        <w:t>, except the latest one,</w:t>
      </w:r>
      <w:r w:rsidR="0038268E">
        <w:t xml:space="preserve"> shall be deleted.</w:t>
      </w:r>
    </w:p>
    <w:p w14:paraId="19B0A733" w14:textId="77777777" w:rsidR="0038268E" w:rsidRDefault="0038268E" w:rsidP="0038268E">
      <w:pPr>
        <w:spacing w:before="240"/>
      </w:pPr>
      <w:r>
        <w:t>The system shall indicate to the user that all history of changes for this revision of the ACC will be deleted. The user shall confirm this request.</w:t>
      </w:r>
    </w:p>
    <w:p w14:paraId="290B1789" w14:textId="77777777" w:rsidR="00C1539F" w:rsidRDefault="00191A85" w:rsidP="0038268E">
      <w:pPr>
        <w:spacing w:before="240"/>
      </w:pPr>
      <w:r>
        <w:t xml:space="preserve">Event: An event shall be raised to notify owners of </w:t>
      </w:r>
      <w:r w:rsidR="003D006D" w:rsidRPr="003D006D">
        <w:rPr>
          <w:rStyle w:val="CodeChar"/>
        </w:rPr>
        <w:t>Both</w:t>
      </w:r>
      <w:r w:rsidRPr="003D006D">
        <w:rPr>
          <w:rStyle w:val="CodeChar"/>
        </w:rPr>
        <w:t>UoCs</w:t>
      </w:r>
      <w:r>
        <w:t>.</w:t>
      </w:r>
    </w:p>
    <w:p w14:paraId="2992AB9A" w14:textId="77777777" w:rsidR="006652C4" w:rsidRDefault="006652C4" w:rsidP="006652C4">
      <w:pPr>
        <w:pStyle w:val="Heading3"/>
      </w:pPr>
      <w:bookmarkStart w:id="1179" w:name="_Ref435336643"/>
      <w:bookmarkStart w:id="1180" w:name="_Toc442109073"/>
      <w:r>
        <w:t>Create a new ASCCP</w:t>
      </w:r>
      <w:bookmarkEnd w:id="1179"/>
      <w:bookmarkEnd w:id="1180"/>
    </w:p>
    <w:p w14:paraId="7ACDFBB3" w14:textId="77777777" w:rsidR="000F0EB3" w:rsidRDefault="00DC2B72" w:rsidP="000F0EB3">
      <w:pPr>
        <w:spacing w:before="240"/>
      </w:pPr>
      <w:r>
        <w:t>The UI shall allow the user to search for the ACC</w:t>
      </w:r>
      <w:r w:rsidR="000F0EB3">
        <w:t>,</w:t>
      </w:r>
      <w:r>
        <w:t xml:space="preserve"> on which the ASCCP’s property term will apply. The search criteria is the same as that described in </w:t>
      </w:r>
      <w:r>
        <w:fldChar w:fldCharType="begin"/>
      </w:r>
      <w:r>
        <w:instrText xml:space="preserve"> REF _Ref435336589 \h </w:instrText>
      </w:r>
      <w:r>
        <w:fldChar w:fldCharType="separate"/>
      </w:r>
      <w:r w:rsidR="0093447A">
        <w:t>View/Search CCs</w:t>
      </w:r>
      <w:r>
        <w:fldChar w:fldCharType="end"/>
      </w:r>
      <w:r>
        <w:t xml:space="preserve"> in </w:t>
      </w:r>
      <w:r>
        <w:fldChar w:fldCharType="begin"/>
      </w:r>
      <w:r>
        <w:instrText xml:space="preserve"> REF _Ref435336589 \r \h </w:instrText>
      </w:r>
      <w:r>
        <w:fldChar w:fldCharType="separate"/>
      </w:r>
      <w:r w:rsidR="0093447A">
        <w:t>3.10.8</w:t>
      </w:r>
      <w:r>
        <w:fldChar w:fldCharType="end"/>
      </w:r>
      <w:r>
        <w:t>, except that only ACC</w:t>
      </w:r>
      <w:r w:rsidR="007B63E4">
        <w:t>s</w:t>
      </w:r>
      <w:r>
        <w:t xml:space="preserve"> shall be returned. </w:t>
      </w:r>
      <w:r w:rsidR="000706A2">
        <w:t>Let the select</w:t>
      </w:r>
      <w:r w:rsidR="00AF4284">
        <w:t>ed target</w:t>
      </w:r>
      <w:r w:rsidR="000706A2">
        <w:t xml:space="preserve"> ACC be </w:t>
      </w:r>
      <w:r w:rsidR="000706A2" w:rsidRPr="000706A2">
        <w:rPr>
          <w:rStyle w:val="CodeChar"/>
        </w:rPr>
        <w:t>tACC</w:t>
      </w:r>
      <w:r w:rsidR="000706A2">
        <w:t xml:space="preserve">. </w:t>
      </w:r>
      <w:r>
        <w:t xml:space="preserve">Once the user has selected the </w:t>
      </w:r>
      <w:r w:rsidR="000706A2" w:rsidRPr="000706A2">
        <w:rPr>
          <w:rStyle w:val="CodeChar"/>
        </w:rPr>
        <w:t>t</w:t>
      </w:r>
      <w:r w:rsidRPr="000706A2">
        <w:rPr>
          <w:rStyle w:val="CodeChar"/>
        </w:rPr>
        <w:t>ACC</w:t>
      </w:r>
      <w:r>
        <w:t xml:space="preserve"> an ASCCP current and history record</w:t>
      </w:r>
      <w:r w:rsidR="00AF4284">
        <w:t>s</w:t>
      </w:r>
      <w:r>
        <w:t xml:space="preserve"> shall be created as described below.</w:t>
      </w:r>
      <w:r w:rsidR="000706A2">
        <w:t xml:space="preserve"> </w:t>
      </w:r>
      <w:r w:rsidR="007269CB">
        <w:t xml:space="preserve">The user shall be able to modify ASCCP properties </w:t>
      </w:r>
      <w:r w:rsidR="006C23B0">
        <w:t xml:space="preserve">and save </w:t>
      </w:r>
      <w:r w:rsidR="00AF4284">
        <w:t xml:space="preserve">them </w:t>
      </w:r>
      <w:r w:rsidR="007269CB">
        <w:t>as described below</w:t>
      </w:r>
      <w:r w:rsidR="007B63E4">
        <w:t xml:space="preserve"> and in the </w:t>
      </w:r>
      <w:r w:rsidR="007B63E4">
        <w:fldChar w:fldCharType="begin"/>
      </w:r>
      <w:r w:rsidR="007B63E4">
        <w:instrText xml:space="preserve"> REF _Ref440481023 \h </w:instrText>
      </w:r>
      <w:r w:rsidR="007B63E4">
        <w:fldChar w:fldCharType="separate"/>
      </w:r>
      <w:r w:rsidR="0093447A">
        <w:t>Edit an ASCCP</w:t>
      </w:r>
      <w:r w:rsidR="007B63E4">
        <w:fldChar w:fldCharType="end"/>
      </w:r>
      <w:r w:rsidR="002F1CC2">
        <w:t xml:space="preserve"> use case</w:t>
      </w:r>
      <w:r w:rsidR="007269CB">
        <w:t>.</w:t>
      </w:r>
      <w:r w:rsidR="004147C4">
        <w:t xml:space="preserve"> </w:t>
      </w:r>
      <w:commentRangeStart w:id="1181"/>
      <w:r w:rsidR="006C23B0">
        <w:t>Every save result</w:t>
      </w:r>
      <w:r w:rsidR="00AF4284">
        <w:t>s</w:t>
      </w:r>
      <w:r w:rsidR="006C23B0">
        <w:t xml:space="preserve"> in the current record getting updated and a new history record created. </w:t>
      </w:r>
      <w:commentRangeEnd w:id="1181"/>
      <w:r w:rsidR="006C23B0">
        <w:rPr>
          <w:rStyle w:val="CommentReference"/>
        </w:rPr>
        <w:commentReference w:id="1181"/>
      </w:r>
      <w:r w:rsidR="004147C4">
        <w:t xml:space="preserve">In addition, the user shall be able to invoke the </w:t>
      </w:r>
      <w:r w:rsidR="004147C4">
        <w:fldChar w:fldCharType="begin"/>
      </w:r>
      <w:r w:rsidR="004147C4">
        <w:instrText xml:space="preserve"> REF _Ref437928515 \h </w:instrText>
      </w:r>
      <w:r w:rsidR="004147C4">
        <w:fldChar w:fldCharType="separate"/>
      </w:r>
      <w:r w:rsidR="0093447A">
        <w:t>Change ASCCP state</w:t>
      </w:r>
      <w:r w:rsidR="004147C4">
        <w:fldChar w:fldCharType="end"/>
      </w:r>
      <w:r w:rsidR="004147C4">
        <w:t xml:space="preserve"> functionality in </w:t>
      </w:r>
      <w:r w:rsidR="004147C4">
        <w:fldChar w:fldCharType="begin"/>
      </w:r>
      <w:r w:rsidR="004147C4">
        <w:instrText xml:space="preserve"> REF _Ref437928515 \r \h </w:instrText>
      </w:r>
      <w:r w:rsidR="004147C4">
        <w:fldChar w:fldCharType="separate"/>
      </w:r>
      <w:r w:rsidR="0093447A">
        <w:t>3.10.30</w:t>
      </w:r>
      <w:r w:rsidR="004147C4">
        <w:fldChar w:fldCharType="end"/>
      </w:r>
      <w:r w:rsidR="004147C4">
        <w:t>.</w:t>
      </w:r>
    </w:p>
    <w:p w14:paraId="4B3DEA2D" w14:textId="77777777" w:rsidR="00862391" w:rsidRPr="007054D5" w:rsidRDefault="00862391" w:rsidP="000F0EB3">
      <w:pPr>
        <w:spacing w:before="240"/>
      </w:pPr>
      <w:r>
        <w:t xml:space="preserve">Event: The owner of the </w:t>
      </w:r>
      <w:r w:rsidRPr="00862391">
        <w:rPr>
          <w:rStyle w:val="CodeChar"/>
        </w:rPr>
        <w:t>tACC</w:t>
      </w:r>
      <w:r>
        <w:t xml:space="preserve"> shall be notified.</w:t>
      </w:r>
    </w:p>
    <w:p w14:paraId="214DACC5" w14:textId="77777777" w:rsidR="00E62E71" w:rsidRDefault="00E62E71" w:rsidP="00E62E71">
      <w:pPr>
        <w:pStyle w:val="Heading4"/>
      </w:pPr>
      <w:bookmarkStart w:id="1182" w:name="_Toc442109074"/>
      <w:r>
        <w:t>ASCCP current record</w:t>
      </w:r>
      <w:bookmarkEnd w:id="1182"/>
    </w:p>
    <w:p w14:paraId="3BE9D509" w14:textId="77777777" w:rsidR="000F0EB3" w:rsidRDefault="000F0EB3" w:rsidP="000F0EB3">
      <w:pPr>
        <w:spacing w:before="240" w:after="240"/>
      </w:pPr>
      <w:r>
        <w:t>Populate the A</w:t>
      </w:r>
      <w:r w:rsidR="00466318">
        <w:t>S</w:t>
      </w:r>
      <w:r>
        <w:t>CC</w:t>
      </w:r>
      <w:r w:rsidR="00466318">
        <w:t>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0F0EB3" w:rsidRPr="00A159CE" w14:paraId="24A470D3" w14:textId="77777777" w:rsidTr="004C4B95">
        <w:tc>
          <w:tcPr>
            <w:tcW w:w="9576" w:type="dxa"/>
            <w:gridSpan w:val="3"/>
          </w:tcPr>
          <w:p w14:paraId="149EA173" w14:textId="77777777" w:rsidR="000F0EB3" w:rsidRPr="00A159CE" w:rsidRDefault="000F0EB3" w:rsidP="004C4B95">
            <w:r>
              <w:rPr>
                <w:rStyle w:val="CodeChar"/>
              </w:rPr>
              <w:t>asccp</w:t>
            </w:r>
            <w:r w:rsidRPr="00A159CE">
              <w:rPr>
                <w:rStyle w:val="CodeChar"/>
              </w:rPr>
              <w:t>_</w:t>
            </w:r>
            <w:r>
              <w:rPr>
                <w:rStyle w:val="CodeChar"/>
              </w:rPr>
              <w:t>id</w:t>
            </w:r>
            <w:r w:rsidRPr="00A159CE">
              <w:t xml:space="preserve"> = Auto-generate</w:t>
            </w:r>
            <w:r w:rsidR="00975E2D">
              <w:t>d</w:t>
            </w:r>
            <w:r w:rsidRPr="00A159CE">
              <w:t xml:space="preserve"> database key.</w:t>
            </w:r>
          </w:p>
        </w:tc>
      </w:tr>
      <w:tr w:rsidR="000F0EB3" w:rsidRPr="00A159CE" w14:paraId="4F1FC43D" w14:textId="77777777" w:rsidTr="004C4B95">
        <w:tc>
          <w:tcPr>
            <w:tcW w:w="9576" w:type="dxa"/>
            <w:gridSpan w:val="3"/>
          </w:tcPr>
          <w:p w14:paraId="53892365" w14:textId="77777777" w:rsidR="000F0EB3" w:rsidRPr="00A159CE" w:rsidRDefault="000F0EB3" w:rsidP="004C4B95">
            <w:r>
              <w:rPr>
                <w:rStyle w:val="CodeChar"/>
              </w:rPr>
              <w:t>guid</w:t>
            </w:r>
            <w:r w:rsidRPr="00A159CE">
              <w:t xml:space="preserve"> = </w:t>
            </w:r>
            <w:r>
              <w:t>Create a new GUID</w:t>
            </w:r>
            <w:r w:rsidRPr="00A159CE">
              <w:t>.</w:t>
            </w:r>
          </w:p>
        </w:tc>
      </w:tr>
      <w:tr w:rsidR="000F0EB3" w:rsidRPr="00A159CE" w14:paraId="07122847" w14:textId="77777777" w:rsidTr="004C4B95">
        <w:tc>
          <w:tcPr>
            <w:tcW w:w="9576" w:type="dxa"/>
            <w:gridSpan w:val="3"/>
          </w:tcPr>
          <w:p w14:paraId="10B83D3E" w14:textId="77777777" w:rsidR="000F0EB3" w:rsidRPr="00A159CE" w:rsidRDefault="000F0EB3" w:rsidP="000F0EB3">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Pr="005D2D67">
              <w:rPr>
                <w:rStyle w:val="CodeChar"/>
              </w:rPr>
              <w:t>“A new A</w:t>
            </w:r>
            <w:r>
              <w:rPr>
                <w:rStyle w:val="CodeChar"/>
              </w:rPr>
              <w:t>S</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F0EB3" w:rsidRPr="00A159CE" w14:paraId="358D3404" w14:textId="77777777" w:rsidTr="004C4B95">
        <w:tc>
          <w:tcPr>
            <w:tcW w:w="9576" w:type="dxa"/>
            <w:gridSpan w:val="3"/>
          </w:tcPr>
          <w:p w14:paraId="5E9FDA79" w14:textId="77777777" w:rsidR="000F0EB3" w:rsidRPr="00A159CE" w:rsidRDefault="000F0EB3" w:rsidP="002F1CC2">
            <w:r>
              <w:rPr>
                <w:rStyle w:val="CodeChar"/>
              </w:rPr>
              <w:t>d</w:t>
            </w:r>
            <w:r w:rsidRPr="00A159CE">
              <w:rPr>
                <w:rStyle w:val="CodeChar"/>
              </w:rPr>
              <w:t>efinition</w:t>
            </w:r>
            <w:r w:rsidRPr="00A159CE">
              <w:t xml:space="preserve"> = </w:t>
            </w:r>
            <w:r w:rsidRPr="005D2D67">
              <w:t>Blank. The user can modify this.</w:t>
            </w:r>
          </w:p>
        </w:tc>
      </w:tr>
      <w:tr w:rsidR="000F0EB3" w:rsidRPr="00A159CE" w14:paraId="048572FA" w14:textId="77777777" w:rsidTr="004C4B95">
        <w:tc>
          <w:tcPr>
            <w:tcW w:w="9576" w:type="dxa"/>
            <w:gridSpan w:val="3"/>
          </w:tcPr>
          <w:p w14:paraId="0511520D" w14:textId="77777777" w:rsidR="000F0EB3" w:rsidRPr="00A159CE" w:rsidRDefault="000F0EB3" w:rsidP="000F0EB3">
            <w:r>
              <w:rPr>
                <w:rStyle w:val="CodeChar"/>
              </w:rPr>
              <w:t>role_of</w:t>
            </w:r>
            <w:r w:rsidRPr="00A159CE">
              <w:rPr>
                <w:rStyle w:val="CodeChar"/>
              </w:rPr>
              <w:t>_</w:t>
            </w:r>
            <w:r>
              <w:rPr>
                <w:rStyle w:val="CodeChar"/>
              </w:rPr>
              <w:t>acc</w:t>
            </w:r>
            <w:r w:rsidRPr="00A159CE">
              <w:rPr>
                <w:rStyle w:val="CodeChar"/>
              </w:rPr>
              <w:t>_</w:t>
            </w:r>
            <w:r>
              <w:rPr>
                <w:rStyle w:val="CodeChar"/>
              </w:rPr>
              <w:t>id</w:t>
            </w:r>
            <w:r w:rsidR="00EB2CE0">
              <w:t xml:space="preserve"> = </w:t>
            </w:r>
            <w:r w:rsidR="00EB2CE0" w:rsidRPr="00EB2CE0">
              <w:rPr>
                <w:rStyle w:val="CodeChar"/>
              </w:rPr>
              <w:t>tACC.acc_id</w:t>
            </w:r>
            <w:r>
              <w:t>.</w:t>
            </w:r>
            <w:r w:rsidR="00511972">
              <w:t xml:space="preserve"> Show ACC’s DEN</w:t>
            </w:r>
            <w:r w:rsidR="004938B0">
              <w:t xml:space="preserve"> and GUID</w:t>
            </w:r>
            <w:r w:rsidR="00511972">
              <w:t xml:space="preserve">. The field is uneditable. </w:t>
            </w:r>
          </w:p>
        </w:tc>
      </w:tr>
      <w:tr w:rsidR="000F0EB3" w:rsidRPr="00A159CE" w14:paraId="0BA999E0" w14:textId="77777777" w:rsidTr="004C4B95">
        <w:tc>
          <w:tcPr>
            <w:tcW w:w="9576" w:type="dxa"/>
            <w:gridSpan w:val="3"/>
          </w:tcPr>
          <w:p w14:paraId="0E98816B" w14:textId="77777777" w:rsidR="000F0EB3" w:rsidRPr="00A159CE" w:rsidRDefault="000F0EB3" w:rsidP="00EB2CE0">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sidR="00EB2CE0">
              <w:rPr>
                <w:rStyle w:val="CodeChar"/>
              </w:rPr>
              <w:t xml:space="preserve"> </w:t>
            </w:r>
            <w:r w:rsidRPr="00F17A8F">
              <w:rPr>
                <w:rStyle w:val="CodeChar"/>
              </w:rPr>
              <w:t>”</w:t>
            </w:r>
            <w:r w:rsidR="00EB2CE0">
              <w:rPr>
                <w:rStyle w:val="CodeChar"/>
              </w:rPr>
              <w:t xml:space="preserve"> + tACC.object_class_term</w:t>
            </w:r>
            <w:r w:rsidR="00511972" w:rsidRPr="00511972">
              <w:t>.</w:t>
            </w:r>
            <w:r w:rsidR="00511972">
              <w:t xml:space="preserve"> This is a derived field. Show it but it is uneditable.</w:t>
            </w:r>
          </w:p>
        </w:tc>
      </w:tr>
      <w:tr w:rsidR="000F0EB3" w:rsidRPr="00A159CE" w14:paraId="5E888DFC" w14:textId="77777777" w:rsidTr="004C4B95">
        <w:tc>
          <w:tcPr>
            <w:tcW w:w="9576" w:type="dxa"/>
            <w:gridSpan w:val="3"/>
          </w:tcPr>
          <w:p w14:paraId="0480DC1A" w14:textId="77777777" w:rsidR="000F0EB3" w:rsidRPr="00A159CE" w:rsidRDefault="000F0EB3"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0F0EB3" w:rsidRPr="00A159CE" w14:paraId="408332F1" w14:textId="77777777" w:rsidTr="004C4B95">
        <w:tc>
          <w:tcPr>
            <w:tcW w:w="9576" w:type="dxa"/>
            <w:gridSpan w:val="3"/>
          </w:tcPr>
          <w:p w14:paraId="37BBF3C2" w14:textId="77777777" w:rsidR="000F0EB3" w:rsidRPr="00A159CE" w:rsidRDefault="000F0EB3" w:rsidP="000F0EB3">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t>default the namespace to the same as that of the selected ACC</w:t>
            </w:r>
            <w:r w:rsidRPr="00700731">
              <w:t>.</w:t>
            </w:r>
            <w:r w:rsidR="00511972">
              <w:t xml:space="preserve"> The user can change later</w:t>
            </w:r>
            <w:r w:rsidR="00E50B60">
              <w:t>, but the system needs to ensure the rule that only non-OAGIS namespace is used</w:t>
            </w:r>
            <w:r w:rsidR="00511972">
              <w:t>.</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0F0EB3" w:rsidRPr="00A159CE" w14:paraId="10C99305" w14:textId="77777777" w:rsidTr="004C4B95">
        <w:tc>
          <w:tcPr>
            <w:tcW w:w="9576" w:type="dxa"/>
            <w:gridSpan w:val="3"/>
          </w:tcPr>
          <w:p w14:paraId="04461CC0" w14:textId="77777777" w:rsidR="000F0EB3" w:rsidRDefault="000F0EB3" w:rsidP="004C4B95">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ASCCP is revision 2 or more.</w:t>
            </w:r>
          </w:p>
        </w:tc>
      </w:tr>
      <w:tr w:rsidR="000F0EB3" w:rsidRPr="00A159CE" w14:paraId="60021A62" w14:textId="77777777" w:rsidTr="004C4B95">
        <w:tc>
          <w:tcPr>
            <w:tcW w:w="4783" w:type="dxa"/>
          </w:tcPr>
          <w:p w14:paraId="2019F32C" w14:textId="77777777" w:rsidR="000F0EB3" w:rsidRPr="00A159CE" w:rsidRDefault="000F0EB3"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1E9295FC" w14:textId="77777777" w:rsidR="000F0EB3" w:rsidRPr="00A159CE" w:rsidRDefault="000F0EB3" w:rsidP="004C4B95">
            <w:pPr>
              <w:jc w:val="center"/>
            </w:pPr>
            <w:r>
              <w:t>These are referred to as WHO columns.</w:t>
            </w:r>
          </w:p>
        </w:tc>
        <w:tc>
          <w:tcPr>
            <w:tcW w:w="2539" w:type="dxa"/>
            <w:vMerge w:val="restart"/>
            <w:vAlign w:val="center"/>
          </w:tcPr>
          <w:p w14:paraId="7890A475" w14:textId="77777777" w:rsidR="000F0EB3" w:rsidRPr="00A159CE" w:rsidRDefault="000F0EB3" w:rsidP="004C4B95">
            <w:pPr>
              <w:jc w:val="center"/>
            </w:pPr>
            <w:r>
              <w:t>These are referred to as History columns.</w:t>
            </w:r>
            <w:r w:rsidR="002C54F1">
              <w:t xml:space="preserve"> Show all columns except the</w:t>
            </w:r>
            <w:r w:rsidR="002C54F1" w:rsidRPr="00EB2CE0">
              <w:rPr>
                <w:rStyle w:val="CodeChar"/>
              </w:rPr>
              <w:t xml:space="preserve"> current_acc_id</w:t>
            </w:r>
            <w:r w:rsidR="002C54F1">
              <w:t>, but they are uneditable.</w:t>
            </w:r>
          </w:p>
        </w:tc>
      </w:tr>
      <w:tr w:rsidR="000F0EB3" w:rsidRPr="00A159CE" w14:paraId="77407D07" w14:textId="77777777" w:rsidTr="004C4B95">
        <w:tc>
          <w:tcPr>
            <w:tcW w:w="4783" w:type="dxa"/>
          </w:tcPr>
          <w:p w14:paraId="4BBB016F" w14:textId="77777777" w:rsidR="000F0EB3" w:rsidRPr="00A159CE" w:rsidRDefault="000F0EB3" w:rsidP="004C4B95">
            <w:pPr>
              <w:rPr>
                <w:rStyle w:val="CodeChar"/>
              </w:rPr>
            </w:pPr>
            <w:r>
              <w:rPr>
                <w:rStyle w:val="CodeChar"/>
              </w:rPr>
              <w:t xml:space="preserve">owner_user_id = </w:t>
            </w:r>
            <w:r>
              <w:t>The logged in user</w:t>
            </w:r>
            <w:r w:rsidRPr="00A159CE">
              <w:t>.</w:t>
            </w:r>
          </w:p>
        </w:tc>
        <w:tc>
          <w:tcPr>
            <w:tcW w:w="2254" w:type="dxa"/>
            <w:vMerge/>
          </w:tcPr>
          <w:p w14:paraId="6032E560" w14:textId="77777777" w:rsidR="000F0EB3" w:rsidRPr="00A159CE" w:rsidRDefault="000F0EB3" w:rsidP="004C4B95">
            <w:pPr>
              <w:rPr>
                <w:rStyle w:val="CodeChar"/>
              </w:rPr>
            </w:pPr>
          </w:p>
        </w:tc>
        <w:tc>
          <w:tcPr>
            <w:tcW w:w="2539" w:type="dxa"/>
            <w:vMerge/>
          </w:tcPr>
          <w:p w14:paraId="1B967CDA" w14:textId="77777777" w:rsidR="000F0EB3" w:rsidRPr="00A159CE" w:rsidRDefault="000F0EB3" w:rsidP="004C4B95">
            <w:pPr>
              <w:rPr>
                <w:rStyle w:val="CodeChar"/>
              </w:rPr>
            </w:pPr>
          </w:p>
        </w:tc>
      </w:tr>
      <w:tr w:rsidR="000F0EB3" w:rsidRPr="00A159CE" w14:paraId="788B2E11" w14:textId="77777777" w:rsidTr="004C4B95">
        <w:tc>
          <w:tcPr>
            <w:tcW w:w="4783" w:type="dxa"/>
          </w:tcPr>
          <w:p w14:paraId="00095A7A"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01E0A136" w14:textId="77777777" w:rsidR="000F0EB3" w:rsidRPr="00A159CE" w:rsidRDefault="000F0EB3" w:rsidP="004C4B95"/>
        </w:tc>
        <w:tc>
          <w:tcPr>
            <w:tcW w:w="2539" w:type="dxa"/>
            <w:vMerge/>
          </w:tcPr>
          <w:p w14:paraId="21955283" w14:textId="77777777" w:rsidR="000F0EB3" w:rsidRPr="00A159CE" w:rsidRDefault="000F0EB3" w:rsidP="004C4B95"/>
        </w:tc>
      </w:tr>
      <w:tr w:rsidR="000F0EB3" w:rsidRPr="00A159CE" w14:paraId="42CC500F" w14:textId="77777777" w:rsidTr="004C4B95">
        <w:tc>
          <w:tcPr>
            <w:tcW w:w="4783" w:type="dxa"/>
          </w:tcPr>
          <w:p w14:paraId="0E733EEF" w14:textId="77777777" w:rsidR="000F0EB3" w:rsidRPr="00A159CE" w:rsidRDefault="000F0EB3" w:rsidP="004C4B95">
            <w:r>
              <w:rPr>
                <w:rStyle w:val="CodeChar"/>
              </w:rPr>
              <w:t>creation_ti</w:t>
            </w:r>
            <w:r w:rsidRPr="00A159CE">
              <w:rPr>
                <w:rStyle w:val="CodeChar"/>
              </w:rPr>
              <w:t>mestamp</w:t>
            </w:r>
            <w:r w:rsidRPr="00A159CE">
              <w:t xml:space="preserve"> = Current time.</w:t>
            </w:r>
          </w:p>
        </w:tc>
        <w:tc>
          <w:tcPr>
            <w:tcW w:w="2254" w:type="dxa"/>
            <w:vMerge/>
          </w:tcPr>
          <w:p w14:paraId="76421AEE" w14:textId="77777777" w:rsidR="000F0EB3" w:rsidRPr="00A159CE" w:rsidRDefault="000F0EB3" w:rsidP="004C4B95"/>
        </w:tc>
        <w:tc>
          <w:tcPr>
            <w:tcW w:w="2539" w:type="dxa"/>
            <w:vMerge/>
          </w:tcPr>
          <w:p w14:paraId="611020EF" w14:textId="77777777" w:rsidR="000F0EB3" w:rsidRPr="00A159CE" w:rsidRDefault="000F0EB3" w:rsidP="004C4B95"/>
        </w:tc>
      </w:tr>
      <w:tr w:rsidR="000F0EB3" w:rsidRPr="00A159CE" w14:paraId="52A43C0E" w14:textId="77777777" w:rsidTr="004C4B95">
        <w:tc>
          <w:tcPr>
            <w:tcW w:w="4783" w:type="dxa"/>
          </w:tcPr>
          <w:p w14:paraId="3328241F"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25FE767B" w14:textId="77777777" w:rsidR="000F0EB3" w:rsidRPr="00A159CE" w:rsidRDefault="000F0EB3" w:rsidP="004C4B95"/>
        </w:tc>
        <w:tc>
          <w:tcPr>
            <w:tcW w:w="2539" w:type="dxa"/>
            <w:vMerge/>
          </w:tcPr>
          <w:p w14:paraId="2E140F85" w14:textId="77777777" w:rsidR="000F0EB3" w:rsidRPr="00A159CE" w:rsidRDefault="000F0EB3" w:rsidP="004C4B95"/>
        </w:tc>
      </w:tr>
      <w:tr w:rsidR="000F0EB3" w:rsidRPr="00A159CE" w14:paraId="34BFD649" w14:textId="77777777" w:rsidTr="004C4B95">
        <w:tc>
          <w:tcPr>
            <w:tcW w:w="4783" w:type="dxa"/>
          </w:tcPr>
          <w:p w14:paraId="01A0BDA8" w14:textId="77777777" w:rsidR="000F0EB3" w:rsidRPr="00A159CE" w:rsidRDefault="000F0EB3" w:rsidP="007A6CA8">
            <w:r>
              <w:rPr>
                <w:rStyle w:val="CodeChar"/>
              </w:rPr>
              <w:t>s</w:t>
            </w:r>
            <w:r w:rsidRPr="00A159CE">
              <w:rPr>
                <w:rStyle w:val="CodeChar"/>
              </w:rPr>
              <w:t>tate</w:t>
            </w:r>
            <w:r w:rsidRPr="00A159CE">
              <w:t xml:space="preserve"> = </w:t>
            </w:r>
            <w:r w:rsidR="007A6CA8">
              <w:t>1</w:t>
            </w:r>
            <w:r w:rsidRPr="00A159CE">
              <w:t xml:space="preserve">. </w:t>
            </w:r>
            <w:r w:rsidRPr="00A159CE">
              <w:rPr>
                <w:b/>
                <w:bCs/>
              </w:rPr>
              <w:t>Note:</w:t>
            </w:r>
            <w:r w:rsidRPr="00A159CE">
              <w:t xml:space="preserve"> </w:t>
            </w:r>
            <w:r w:rsidR="007A6CA8">
              <w:rPr>
                <w:rStyle w:val="CodeChar"/>
              </w:rPr>
              <w:t>1</w:t>
            </w:r>
            <w:r w:rsidRPr="00A159CE">
              <w:t xml:space="preserve"> means </w:t>
            </w:r>
            <w:r w:rsidRPr="00D70BE0">
              <w:rPr>
                <w:rStyle w:val="CodeChar"/>
              </w:rPr>
              <w:t>Editing</w:t>
            </w:r>
            <w:r w:rsidRPr="00A159CE">
              <w:t>.</w:t>
            </w:r>
          </w:p>
        </w:tc>
        <w:tc>
          <w:tcPr>
            <w:tcW w:w="2254" w:type="dxa"/>
          </w:tcPr>
          <w:p w14:paraId="0E987DF9" w14:textId="77777777" w:rsidR="000F0EB3" w:rsidRPr="00A159CE" w:rsidRDefault="000F0EB3" w:rsidP="004C4B95"/>
        </w:tc>
        <w:tc>
          <w:tcPr>
            <w:tcW w:w="2539" w:type="dxa"/>
            <w:vMerge/>
          </w:tcPr>
          <w:p w14:paraId="0B2565D2" w14:textId="77777777" w:rsidR="000F0EB3" w:rsidRPr="00A159CE" w:rsidRDefault="000F0EB3" w:rsidP="004C4B95"/>
        </w:tc>
      </w:tr>
      <w:tr w:rsidR="000F0EB3" w:rsidRPr="00A159CE" w14:paraId="7FF3113A" w14:textId="77777777" w:rsidTr="004C4B95">
        <w:tc>
          <w:tcPr>
            <w:tcW w:w="4783" w:type="dxa"/>
          </w:tcPr>
          <w:p w14:paraId="3E8C7810" w14:textId="77777777" w:rsidR="000F0EB3" w:rsidRPr="00A159CE" w:rsidRDefault="000F0EB3" w:rsidP="004C4B95">
            <w:pPr>
              <w:rPr>
                <w:rStyle w:val="CodeChar"/>
              </w:rPr>
            </w:pPr>
            <w:r>
              <w:rPr>
                <w:rStyle w:val="CodeChar"/>
              </w:rPr>
              <w:t>revision_num = 0.</w:t>
            </w:r>
          </w:p>
        </w:tc>
        <w:tc>
          <w:tcPr>
            <w:tcW w:w="2254" w:type="dxa"/>
          </w:tcPr>
          <w:p w14:paraId="2DE6CF39" w14:textId="77777777" w:rsidR="000F0EB3" w:rsidRPr="00A159CE" w:rsidRDefault="000F0EB3" w:rsidP="004C4B95">
            <w:pPr>
              <w:rPr>
                <w:rStyle w:val="CodeChar"/>
              </w:rPr>
            </w:pPr>
          </w:p>
        </w:tc>
        <w:tc>
          <w:tcPr>
            <w:tcW w:w="2539" w:type="dxa"/>
            <w:vMerge/>
          </w:tcPr>
          <w:p w14:paraId="0AA891EE" w14:textId="77777777" w:rsidR="000F0EB3" w:rsidRPr="00A159CE" w:rsidRDefault="000F0EB3" w:rsidP="004C4B95">
            <w:pPr>
              <w:rPr>
                <w:rStyle w:val="CodeChar"/>
              </w:rPr>
            </w:pPr>
          </w:p>
        </w:tc>
      </w:tr>
      <w:tr w:rsidR="000F0EB3" w:rsidRPr="00A159CE" w14:paraId="3E7A4B6A" w14:textId="77777777" w:rsidTr="004C4B95">
        <w:tc>
          <w:tcPr>
            <w:tcW w:w="4783" w:type="dxa"/>
          </w:tcPr>
          <w:p w14:paraId="2AE8DFFF" w14:textId="77777777" w:rsidR="000F0EB3" w:rsidRDefault="003B7204" w:rsidP="004C4B95">
            <w:pPr>
              <w:rPr>
                <w:rStyle w:val="CodeChar"/>
              </w:rPr>
            </w:pPr>
            <w:r>
              <w:rPr>
                <w:rStyle w:val="CodeChar"/>
              </w:rPr>
              <w:lastRenderedPageBreak/>
              <w:t>revision_tracki</w:t>
            </w:r>
            <w:r w:rsidR="000F0EB3">
              <w:rPr>
                <w:rStyle w:val="CodeChar"/>
              </w:rPr>
              <w:t>ng_num</w:t>
            </w:r>
            <w:r w:rsidR="000F0EB3" w:rsidRPr="00D70BE0">
              <w:t xml:space="preserve"> = </w:t>
            </w:r>
            <w:r w:rsidR="000F0EB3">
              <w:rPr>
                <w:rStyle w:val="CodeChar"/>
              </w:rPr>
              <w:t>0.</w:t>
            </w:r>
          </w:p>
        </w:tc>
        <w:tc>
          <w:tcPr>
            <w:tcW w:w="2254" w:type="dxa"/>
          </w:tcPr>
          <w:p w14:paraId="42E61247" w14:textId="77777777" w:rsidR="000F0EB3" w:rsidRDefault="000F0EB3" w:rsidP="004C4B95">
            <w:pPr>
              <w:rPr>
                <w:rStyle w:val="CodeChar"/>
              </w:rPr>
            </w:pPr>
          </w:p>
        </w:tc>
        <w:tc>
          <w:tcPr>
            <w:tcW w:w="2539" w:type="dxa"/>
            <w:vMerge/>
          </w:tcPr>
          <w:p w14:paraId="0F580311" w14:textId="77777777" w:rsidR="000F0EB3" w:rsidRDefault="000F0EB3" w:rsidP="004C4B95">
            <w:pPr>
              <w:rPr>
                <w:rStyle w:val="CodeChar"/>
              </w:rPr>
            </w:pPr>
          </w:p>
        </w:tc>
      </w:tr>
      <w:tr w:rsidR="000F0EB3" w:rsidRPr="00A159CE" w14:paraId="4936EC90" w14:textId="77777777" w:rsidTr="004C4B95">
        <w:tc>
          <w:tcPr>
            <w:tcW w:w="4783" w:type="dxa"/>
          </w:tcPr>
          <w:p w14:paraId="74ABE9BC" w14:textId="77777777" w:rsidR="000F0EB3" w:rsidRDefault="000F0EB3" w:rsidP="004C4B95">
            <w:pPr>
              <w:rPr>
                <w:rStyle w:val="CodeChar"/>
              </w:rPr>
            </w:pPr>
            <w:r>
              <w:rPr>
                <w:rStyle w:val="CodeChar"/>
              </w:rPr>
              <w:lastRenderedPageBreak/>
              <w:t>revision_action = Null.</w:t>
            </w:r>
          </w:p>
        </w:tc>
        <w:tc>
          <w:tcPr>
            <w:tcW w:w="2254" w:type="dxa"/>
          </w:tcPr>
          <w:p w14:paraId="0232D566" w14:textId="77777777" w:rsidR="000F0EB3" w:rsidRDefault="000F0EB3" w:rsidP="004C4B95">
            <w:pPr>
              <w:rPr>
                <w:rStyle w:val="CodeChar"/>
              </w:rPr>
            </w:pPr>
          </w:p>
        </w:tc>
        <w:tc>
          <w:tcPr>
            <w:tcW w:w="2539" w:type="dxa"/>
            <w:vMerge/>
          </w:tcPr>
          <w:p w14:paraId="73316685" w14:textId="77777777" w:rsidR="000F0EB3" w:rsidRDefault="000F0EB3" w:rsidP="004C4B95">
            <w:pPr>
              <w:rPr>
                <w:rStyle w:val="CodeChar"/>
              </w:rPr>
            </w:pPr>
          </w:p>
        </w:tc>
      </w:tr>
      <w:tr w:rsidR="000F0EB3" w:rsidRPr="00A159CE" w14:paraId="44EF4723" w14:textId="77777777" w:rsidTr="004C4B95">
        <w:tc>
          <w:tcPr>
            <w:tcW w:w="4783" w:type="dxa"/>
          </w:tcPr>
          <w:p w14:paraId="5B1E1E9C" w14:textId="77777777" w:rsidR="000F0EB3" w:rsidRDefault="000F0EB3" w:rsidP="004C4B95">
            <w:pPr>
              <w:rPr>
                <w:rStyle w:val="CodeChar"/>
              </w:rPr>
            </w:pPr>
            <w:r>
              <w:rPr>
                <w:rStyle w:val="CodeChar"/>
              </w:rPr>
              <w:t>release_id = Null.</w:t>
            </w:r>
          </w:p>
        </w:tc>
        <w:tc>
          <w:tcPr>
            <w:tcW w:w="2254" w:type="dxa"/>
          </w:tcPr>
          <w:p w14:paraId="2D893FC2" w14:textId="77777777" w:rsidR="000F0EB3" w:rsidRDefault="000F0EB3" w:rsidP="004C4B95">
            <w:pPr>
              <w:rPr>
                <w:rStyle w:val="CodeChar"/>
              </w:rPr>
            </w:pPr>
          </w:p>
        </w:tc>
        <w:tc>
          <w:tcPr>
            <w:tcW w:w="2539" w:type="dxa"/>
            <w:vMerge/>
          </w:tcPr>
          <w:p w14:paraId="055FBD56" w14:textId="77777777" w:rsidR="000F0EB3" w:rsidRDefault="000F0EB3" w:rsidP="004C4B95">
            <w:pPr>
              <w:rPr>
                <w:rStyle w:val="CodeChar"/>
              </w:rPr>
            </w:pPr>
          </w:p>
        </w:tc>
      </w:tr>
      <w:tr w:rsidR="000F0EB3" w:rsidRPr="00A159CE" w14:paraId="4D7DA572" w14:textId="77777777" w:rsidTr="004C4B95">
        <w:tc>
          <w:tcPr>
            <w:tcW w:w="4783" w:type="dxa"/>
          </w:tcPr>
          <w:p w14:paraId="2A88DAB7" w14:textId="77777777" w:rsidR="000F0EB3" w:rsidRDefault="000F0EB3" w:rsidP="004C4B95">
            <w:pPr>
              <w:rPr>
                <w:rStyle w:val="CodeChar"/>
              </w:rPr>
            </w:pPr>
            <w:r>
              <w:rPr>
                <w:rStyle w:val="CodeChar"/>
              </w:rPr>
              <w:t>current_a</w:t>
            </w:r>
            <w:r w:rsidR="00064FD5">
              <w:rPr>
                <w:rStyle w:val="CodeChar"/>
              </w:rPr>
              <w:t>s</w:t>
            </w:r>
            <w:r>
              <w:rPr>
                <w:rStyle w:val="CodeChar"/>
              </w:rPr>
              <w:t>cc</w:t>
            </w:r>
            <w:r w:rsidR="00064FD5">
              <w:rPr>
                <w:rStyle w:val="CodeChar"/>
              </w:rPr>
              <w:t>p</w:t>
            </w:r>
            <w:r>
              <w:rPr>
                <w:rStyle w:val="CodeChar"/>
              </w:rPr>
              <w:t>_id = Null.</w:t>
            </w:r>
          </w:p>
        </w:tc>
        <w:tc>
          <w:tcPr>
            <w:tcW w:w="2254" w:type="dxa"/>
          </w:tcPr>
          <w:p w14:paraId="5F3B5F84" w14:textId="77777777" w:rsidR="000F0EB3" w:rsidRDefault="000F0EB3" w:rsidP="004C4B95">
            <w:pPr>
              <w:rPr>
                <w:rStyle w:val="CodeChar"/>
              </w:rPr>
            </w:pPr>
          </w:p>
        </w:tc>
        <w:tc>
          <w:tcPr>
            <w:tcW w:w="2539" w:type="dxa"/>
            <w:vMerge/>
          </w:tcPr>
          <w:p w14:paraId="03CC3E46" w14:textId="77777777" w:rsidR="000F0EB3" w:rsidRDefault="000F0EB3" w:rsidP="004C4B95">
            <w:pPr>
              <w:rPr>
                <w:rStyle w:val="CodeChar"/>
              </w:rPr>
            </w:pPr>
          </w:p>
        </w:tc>
      </w:tr>
    </w:tbl>
    <w:p w14:paraId="6840F215" w14:textId="77777777" w:rsidR="000F0EB3" w:rsidRDefault="000F0EB3" w:rsidP="00E62E71">
      <w:pPr>
        <w:spacing w:before="240"/>
      </w:pPr>
    </w:p>
    <w:p w14:paraId="1E941082" w14:textId="77777777" w:rsidR="00E62E71" w:rsidRDefault="00E62E71" w:rsidP="00E62E71">
      <w:pPr>
        <w:pStyle w:val="Heading4"/>
      </w:pPr>
      <w:bookmarkStart w:id="1183" w:name="_Toc442109075"/>
      <w:r>
        <w:t>ASCCP history record</w:t>
      </w:r>
      <w:bookmarkEnd w:id="1183"/>
    </w:p>
    <w:p w14:paraId="314A0EE3" w14:textId="77777777" w:rsidR="00E62E71" w:rsidRPr="00E62E71" w:rsidRDefault="00862391" w:rsidP="00862391">
      <w:pPr>
        <w:spacing w:before="240"/>
      </w:pPr>
      <w:r>
        <w:t>Follow the general guideline.</w:t>
      </w:r>
    </w:p>
    <w:p w14:paraId="0129F522" w14:textId="77777777" w:rsidR="006652C4" w:rsidRDefault="006652C4" w:rsidP="006652C4">
      <w:pPr>
        <w:pStyle w:val="Heading3"/>
      </w:pPr>
      <w:bookmarkStart w:id="1184" w:name="_Ref435336645"/>
      <w:bookmarkStart w:id="1185" w:name="_Toc442109076"/>
      <w:r>
        <w:t>Create a new revision of an ASCCP</w:t>
      </w:r>
      <w:bookmarkEnd w:id="1184"/>
      <w:bookmarkEnd w:id="1185"/>
    </w:p>
    <w:p w14:paraId="41ADC496" w14:textId="77777777" w:rsidR="00DC2B72" w:rsidRDefault="00862391" w:rsidP="00DC2B72">
      <w:r>
        <w:t>Pre-condition: The user is an owner of the ASCCP. The ASCCP is in the Published state.</w:t>
      </w:r>
    </w:p>
    <w:p w14:paraId="425B80EA" w14:textId="77777777" w:rsidR="002A37E7" w:rsidRDefault="002A37E7" w:rsidP="00862391">
      <w:pPr>
        <w:spacing w:before="240"/>
      </w:pPr>
      <w:r>
        <w:t>Update the ASCCP current record to the Editing state</w:t>
      </w:r>
      <w:r w:rsidR="00F900A4">
        <w:t xml:space="preserve"> along with its h</w:t>
      </w:r>
      <w:r w:rsidR="00A6581A">
        <w:t xml:space="preserve">istory column </w:t>
      </w:r>
      <w:r w:rsidR="00F900A4">
        <w:t xml:space="preserve">(note that the </w:t>
      </w:r>
      <w:r w:rsidR="00F900A4" w:rsidRPr="00F900A4">
        <w:rPr>
          <w:rStyle w:val="CodeChar"/>
        </w:rPr>
        <w:t>creation_timestamp</w:t>
      </w:r>
      <w:r w:rsidR="00145BBF">
        <w:t xml:space="preserve"> shall be updated to the current time</w:t>
      </w:r>
      <w:r w:rsidR="00F900A4">
        <w:t>)</w:t>
      </w:r>
      <w:r>
        <w:t xml:space="preserve">. Insert a new history record. Bring up a UI so that the user can modify and save the property of the ASCCP as described in </w:t>
      </w:r>
      <w:r>
        <w:fldChar w:fldCharType="begin"/>
      </w:r>
      <w:r>
        <w:instrText xml:space="preserve"> REF _Ref435336643 \r \h </w:instrText>
      </w:r>
      <w:r>
        <w:fldChar w:fldCharType="separate"/>
      </w:r>
      <w:r w:rsidR="003B7204">
        <w:t>3.10.21</w:t>
      </w:r>
      <w:r>
        <w:fldChar w:fldCharType="end"/>
      </w:r>
      <w:r w:rsidR="00145BBF">
        <w:t xml:space="preserve"> and </w:t>
      </w:r>
      <w:r w:rsidR="00145BBF">
        <w:fldChar w:fldCharType="begin"/>
      </w:r>
      <w:r w:rsidR="00145BBF">
        <w:instrText xml:space="preserve"> REF _Ref440481023 \r \h </w:instrText>
      </w:r>
      <w:r w:rsidR="00145BBF">
        <w:fldChar w:fldCharType="separate"/>
      </w:r>
      <w:r w:rsidR="003B7204">
        <w:t>3.10.23</w:t>
      </w:r>
      <w:r w:rsidR="00145BBF">
        <w:fldChar w:fldCharType="end"/>
      </w:r>
      <w:r>
        <w:t>.</w:t>
      </w:r>
      <w:r w:rsidR="002335D8">
        <w:t xml:space="preserve"> Upon saving, properl</w:t>
      </w:r>
      <w:r>
        <w:t>y update the current record and create a new history record of the ASCCP according to the general guideline.</w:t>
      </w:r>
    </w:p>
    <w:p w14:paraId="4B6D6ED1" w14:textId="77777777" w:rsidR="002A37E7" w:rsidRDefault="002A37E7" w:rsidP="00862391"/>
    <w:p w14:paraId="404131A6" w14:textId="77777777" w:rsidR="00862391" w:rsidRPr="00DC2B72" w:rsidRDefault="002A37E7" w:rsidP="00862391">
      <w:r>
        <w:t xml:space="preserve">Event: </w:t>
      </w:r>
      <w:r w:rsidR="00145BBF">
        <w:t xml:space="preserve">The creation shall </w:t>
      </w:r>
      <w:r w:rsidR="00862391">
        <w:t xml:space="preserve">raise an event that is distributed to </w:t>
      </w:r>
      <w:r w:rsidR="003D006D" w:rsidRPr="003D006D">
        <w:rPr>
          <w:rStyle w:val="CodeChar"/>
        </w:rPr>
        <w:t>Both</w:t>
      </w:r>
      <w:r w:rsidR="003B7204" w:rsidRPr="003D006D">
        <w:rPr>
          <w:rStyle w:val="CodeChar"/>
        </w:rPr>
        <w:t>UoCs</w:t>
      </w:r>
      <w:r w:rsidR="00862391">
        <w:t xml:space="preserve">. See </w:t>
      </w:r>
      <w:r w:rsidR="00862391">
        <w:fldChar w:fldCharType="begin"/>
      </w:r>
      <w:r w:rsidR="00862391">
        <w:instrText xml:space="preserve"> REF _Ref437668747 \r \h </w:instrText>
      </w:r>
      <w:r w:rsidR="00862391">
        <w:fldChar w:fldCharType="separate"/>
      </w:r>
      <w:r w:rsidR="0093447A">
        <w:t>3.10.41</w:t>
      </w:r>
      <w:r w:rsidR="00862391">
        <w:fldChar w:fldCharType="end"/>
      </w:r>
      <w:r w:rsidR="00862391">
        <w:t xml:space="preserve"> </w:t>
      </w:r>
      <w:r w:rsidR="00862391">
        <w:fldChar w:fldCharType="begin"/>
      </w:r>
      <w:r w:rsidR="00862391">
        <w:instrText xml:space="preserve"> REF _Ref437668751 \h </w:instrText>
      </w:r>
      <w:r w:rsidR="00862391">
        <w:fldChar w:fldCharType="separate"/>
      </w:r>
      <w:r w:rsidR="0093447A">
        <w:t>Event notification</w:t>
      </w:r>
      <w:r w:rsidR="00862391">
        <w:fldChar w:fldCharType="end"/>
      </w:r>
      <w:r w:rsidR="00862391">
        <w:t>.</w:t>
      </w:r>
    </w:p>
    <w:p w14:paraId="201A9276" w14:textId="77777777" w:rsidR="007054D5" w:rsidRDefault="007054D5" w:rsidP="006652C4">
      <w:pPr>
        <w:pStyle w:val="Heading3"/>
      </w:pPr>
      <w:bookmarkStart w:id="1186" w:name="_Ref440481023"/>
      <w:bookmarkStart w:id="1187" w:name="_Toc442109077"/>
      <w:bookmarkStart w:id="1188" w:name="_Ref435336647"/>
      <w:r>
        <w:t>Edit an ASCCP</w:t>
      </w:r>
      <w:bookmarkEnd w:id="1186"/>
      <w:bookmarkEnd w:id="1187"/>
    </w:p>
    <w:p w14:paraId="36717496" w14:textId="77777777" w:rsidR="00DC2B72" w:rsidRDefault="00A80FC7" w:rsidP="00DC2B72">
      <w:r>
        <w:t>Pre-condition: The ASCCP is in the Editing</w:t>
      </w:r>
      <w:r w:rsidR="00AB0765">
        <w:t xml:space="preserve"> or Candidate</w:t>
      </w:r>
      <w:r>
        <w:t xml:space="preserve"> state. The user is the owner of the ASCCP.</w:t>
      </w:r>
    </w:p>
    <w:p w14:paraId="39926F6A" w14:textId="77777777" w:rsidR="00A80FC7" w:rsidRDefault="00A80FC7" w:rsidP="00DC2B72"/>
    <w:p w14:paraId="41C915F1" w14:textId="77777777" w:rsidR="00A80FC7" w:rsidRPr="00DC2B72" w:rsidRDefault="00AB0765" w:rsidP="00DC2B72">
      <w:r>
        <w:t xml:space="preserve">If the ASCCP is in Candidate state, ask the user to confirm changing it back to the Editing state. Upon confirmation, invoke the functionality in </w:t>
      </w:r>
      <w:r>
        <w:fldChar w:fldCharType="begin"/>
      </w:r>
      <w:r>
        <w:instrText xml:space="preserve"> REF _Ref437930011 \r \h </w:instrText>
      </w:r>
      <w:r>
        <w:fldChar w:fldCharType="separate"/>
      </w:r>
      <w:r w:rsidR="0093447A">
        <w:t>3.10.26.2</w:t>
      </w:r>
      <w:r>
        <w:fldChar w:fldCharType="end"/>
      </w:r>
      <w:r>
        <w:t>. Once the ASCCP is in the Editing state, b</w:t>
      </w:r>
      <w:r w:rsidR="00A80FC7">
        <w:t xml:space="preserve">ring up a UI so that the user can modify and save the property of the ASCCP as described in </w:t>
      </w:r>
      <w:r w:rsidR="00A80FC7">
        <w:fldChar w:fldCharType="begin"/>
      </w:r>
      <w:r w:rsidR="00A80FC7">
        <w:instrText xml:space="preserve"> REF _Ref435336643 \r \h </w:instrText>
      </w:r>
      <w:r w:rsidR="00A80FC7">
        <w:fldChar w:fldCharType="separate"/>
      </w:r>
      <w:r w:rsidR="0093447A">
        <w:t>3.10.21</w:t>
      </w:r>
      <w:r w:rsidR="00A80FC7">
        <w:fldChar w:fldCharType="end"/>
      </w:r>
      <w:r w:rsidR="00A80FC7">
        <w:t>.</w:t>
      </w:r>
      <w:r>
        <w:t xml:space="preserve"> Upon saving, properl</w:t>
      </w:r>
      <w:r w:rsidR="00A80FC7">
        <w:t>y update the current record and create a new history record of the ASCCP according to the general guideline.</w:t>
      </w:r>
      <w:r w:rsidR="0093447A" w:rsidRPr="0093447A">
        <w:t xml:space="preserve"> </w:t>
      </w:r>
      <w:r w:rsidR="0093447A">
        <w:t xml:space="preserve">In addition, the user shall be able to invoke the </w:t>
      </w:r>
      <w:r w:rsidR="0093447A">
        <w:fldChar w:fldCharType="begin"/>
      </w:r>
      <w:r w:rsidR="0093447A">
        <w:instrText xml:space="preserve"> REF _Ref437928515 \h </w:instrText>
      </w:r>
      <w:r w:rsidR="0093447A">
        <w:fldChar w:fldCharType="separate"/>
      </w:r>
      <w:r w:rsidR="0093447A">
        <w:t>Change ASCCP state</w:t>
      </w:r>
      <w:r w:rsidR="0093447A">
        <w:fldChar w:fldCharType="end"/>
      </w:r>
      <w:r w:rsidR="0093447A">
        <w:t xml:space="preserve"> functionality in </w:t>
      </w:r>
      <w:r w:rsidR="0093447A">
        <w:fldChar w:fldCharType="begin"/>
      </w:r>
      <w:r w:rsidR="0093447A">
        <w:instrText xml:space="preserve"> REF _Ref437928515 \r \h </w:instrText>
      </w:r>
      <w:r w:rsidR="0093447A">
        <w:fldChar w:fldCharType="separate"/>
      </w:r>
      <w:r w:rsidR="0093447A">
        <w:t>3.10.26</w:t>
      </w:r>
      <w:r w:rsidR="0093447A">
        <w:fldChar w:fldCharType="end"/>
      </w:r>
      <w:r w:rsidR="0093447A">
        <w:t>.</w:t>
      </w:r>
    </w:p>
    <w:p w14:paraId="5A5B8F9F" w14:textId="77777777" w:rsidR="007054D5" w:rsidRPr="007054D5" w:rsidRDefault="007054D5" w:rsidP="007054D5"/>
    <w:p w14:paraId="05A1B523" w14:textId="77777777" w:rsidR="00836407" w:rsidRDefault="00836407" w:rsidP="00836407">
      <w:pPr>
        <w:pStyle w:val="Heading3"/>
      </w:pPr>
      <w:bookmarkStart w:id="1189" w:name="_Toc442109079"/>
      <w:r>
        <w:t>Discard a revision of an ASCCP</w:t>
      </w:r>
      <w:bookmarkEnd w:id="1189"/>
    </w:p>
    <w:p w14:paraId="27AEA22F" w14:textId="77777777" w:rsidR="00836407" w:rsidRDefault="00836407" w:rsidP="00836407">
      <w:r>
        <w:t xml:space="preserve">Pre-condition: The ASCCP is in the Editing state. The user is the owner of the ASCCP. </w:t>
      </w:r>
      <w:r w:rsidR="00C0425B">
        <w:t xml:space="preserve">If the </w:t>
      </w:r>
      <w:r w:rsidRPr="00A80FC7">
        <w:rPr>
          <w:rStyle w:val="CodeChar"/>
        </w:rPr>
        <w:t>revision_num</w:t>
      </w:r>
      <w:r>
        <w:t xml:space="preserve"> of the ASCCP is 1</w:t>
      </w:r>
      <w:r w:rsidR="00C0425B">
        <w:t xml:space="preserve">, there must be </w:t>
      </w:r>
      <w:r>
        <w:t>no association using the ASCCP.</w:t>
      </w:r>
    </w:p>
    <w:p w14:paraId="7190ADD4" w14:textId="77777777" w:rsidR="00DF2250" w:rsidRDefault="00DF2250" w:rsidP="00C0425B"/>
    <w:p w14:paraId="5669862A" w14:textId="77777777" w:rsidR="00C0425B" w:rsidRDefault="00C0425B" w:rsidP="00C0425B">
      <w:r>
        <w:t xml:space="preserve">The UI should come up that allows the user to search for the ASCCP to </w:t>
      </w:r>
      <w:r w:rsidR="00DF2250">
        <w:t>discard</w:t>
      </w:r>
      <w:r>
        <w:t xml:space="preserve">. The search criteria is similar to that described in </w:t>
      </w:r>
      <w:r>
        <w:fldChar w:fldCharType="begin"/>
      </w:r>
      <w:r>
        <w:instrText xml:space="preserve"> REF _Ref435336589 \r \h </w:instrText>
      </w:r>
      <w:r>
        <w:fldChar w:fldCharType="separate"/>
      </w:r>
      <w:r w:rsidR="0093447A">
        <w:t>3.10.4</w:t>
      </w:r>
      <w:r>
        <w:fldChar w:fldCharType="end"/>
      </w:r>
      <w:r>
        <w:t xml:space="preserve">; however, the result shall filter to ASCCPs. Upon selection, the system check whether the current revision of the ASCCP meets the pre-condition. If not, indicates the unfulfilling condition to the user and return to the previous screen. If so, indicate to the user that the operation cannot be undone and obtain the user confirmation. </w:t>
      </w:r>
    </w:p>
    <w:p w14:paraId="294CE5AE" w14:textId="77777777" w:rsidR="00C0425B" w:rsidRDefault="00C0425B" w:rsidP="00C0425B"/>
    <w:p w14:paraId="061417AF" w14:textId="77777777" w:rsidR="00C0425B" w:rsidRDefault="00C0425B" w:rsidP="00C0425B">
      <w:r>
        <w:t xml:space="preserve">If the </w:t>
      </w:r>
      <w:r w:rsidRPr="00C0425B">
        <w:rPr>
          <w:rStyle w:val="CodeChar"/>
        </w:rPr>
        <w:t>revision_num</w:t>
      </w:r>
      <w:r>
        <w:t xml:space="preserve"> is 1, the current and history records of the ASCCP shall be deleted upon the user’s confirmation.</w:t>
      </w:r>
    </w:p>
    <w:p w14:paraId="4BDD5563" w14:textId="77777777" w:rsidR="00C0425B" w:rsidRDefault="00C0425B" w:rsidP="00C0425B"/>
    <w:p w14:paraId="05219561" w14:textId="77777777" w:rsidR="00C0425B" w:rsidRDefault="00C0425B" w:rsidP="00C0425B">
      <w:r>
        <w:t xml:space="preserve">If the </w:t>
      </w:r>
      <w:r w:rsidRPr="00C0425B">
        <w:rPr>
          <w:rStyle w:val="CodeChar"/>
        </w:rPr>
        <w:t>revision_num</w:t>
      </w:r>
      <w:r>
        <w:t xml:space="preserve"> is higher than 1, the current record of the ASCCP must be reverted to the previous revision according to the history record. Finally, all the history records associated with the discarded revision has to be deleted.</w:t>
      </w:r>
    </w:p>
    <w:p w14:paraId="746C589E" w14:textId="77777777" w:rsidR="00C0425B" w:rsidRDefault="00C0425B" w:rsidP="00C0425B"/>
    <w:p w14:paraId="7B908FF1" w14:textId="77777777" w:rsidR="00C0425B" w:rsidRPr="00836407" w:rsidRDefault="00C0425B" w:rsidP="00836407">
      <w:r>
        <w:lastRenderedPageBreak/>
        <w:t xml:space="preserve">Event: If the </w:t>
      </w:r>
      <w:r w:rsidRPr="00C0425B">
        <w:rPr>
          <w:rStyle w:val="CodeChar"/>
        </w:rPr>
        <w:t>revision_num</w:t>
      </w:r>
      <w:r>
        <w:t xml:space="preserve"> is 1, the owner of the target ACC shall be notified. If the </w:t>
      </w:r>
      <w:r w:rsidRPr="00C0425B">
        <w:rPr>
          <w:rStyle w:val="CodeChar"/>
        </w:rPr>
        <w:t>revision_num</w:t>
      </w:r>
      <w:r>
        <w:t xml:space="preserve"> is higher than 1, an event shall be raised to notify owners of </w:t>
      </w:r>
      <w:r w:rsidR="003D006D" w:rsidRPr="003D006D">
        <w:rPr>
          <w:rStyle w:val="CodeChar"/>
        </w:rPr>
        <w:t>Both</w:t>
      </w:r>
      <w:r w:rsidRPr="003D006D">
        <w:rPr>
          <w:rStyle w:val="CodeChar"/>
        </w:rPr>
        <w:t>UoCs</w:t>
      </w:r>
      <w:r>
        <w:t>.</w:t>
      </w:r>
    </w:p>
    <w:p w14:paraId="73EF1C24" w14:textId="77777777" w:rsidR="00A80FC7" w:rsidRPr="00A80FC7" w:rsidRDefault="00A80FC7" w:rsidP="00A80FC7">
      <w:pPr>
        <w:pStyle w:val="Heading3"/>
      </w:pPr>
      <w:bookmarkStart w:id="1190" w:name="_Ref437928515"/>
      <w:bookmarkStart w:id="1191" w:name="_Toc442109080"/>
      <w:r>
        <w:t xml:space="preserve">Change </w:t>
      </w:r>
      <w:r w:rsidR="004147C4">
        <w:t>ASCCP</w:t>
      </w:r>
      <w:r>
        <w:t xml:space="preserve"> state</w:t>
      </w:r>
      <w:bookmarkEnd w:id="1190"/>
      <w:bookmarkEnd w:id="1191"/>
    </w:p>
    <w:p w14:paraId="37177A34" w14:textId="77777777" w:rsidR="006C23B0" w:rsidRPr="00C27F45" w:rsidRDefault="006C23B0" w:rsidP="006C23B0">
      <w:r>
        <w:t>The state change operation cannot be undone.</w:t>
      </w:r>
    </w:p>
    <w:p w14:paraId="1AB7F0BD" w14:textId="77777777" w:rsidR="006C23B0" w:rsidRDefault="006C23B0" w:rsidP="006C23B0">
      <w:pPr>
        <w:pStyle w:val="Heading4"/>
      </w:pPr>
      <w:bookmarkStart w:id="1192" w:name="_Toc442109081"/>
      <w:r>
        <w:t>Change from Editing to Candidate state</w:t>
      </w:r>
      <w:bookmarkEnd w:id="1192"/>
    </w:p>
    <w:p w14:paraId="1D9B3FF4" w14:textId="77777777" w:rsidR="006C23B0" w:rsidRDefault="006C23B0" w:rsidP="006C23B0">
      <w:pPr>
        <w:spacing w:before="240"/>
      </w:pPr>
      <w:r>
        <w:t>Pre-condition: The ASCCP is in the Editing State. The user is the owner of the ASCCP.</w:t>
      </w:r>
    </w:p>
    <w:p w14:paraId="67F13D71"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AB0765">
        <w:t>S</w:t>
      </w:r>
      <w:r>
        <w:t>CC</w:t>
      </w:r>
      <w:r w:rsidR="00AB0765">
        <w:t>P</w:t>
      </w:r>
      <w:r>
        <w:t xml:space="preserve"> must be updated to the Candidate state. Their history columns shall also be properly updated. </w:t>
      </w:r>
    </w:p>
    <w:p w14:paraId="2CCF1508" w14:textId="77777777" w:rsidR="006C23B0" w:rsidRDefault="006C23B0" w:rsidP="006C23B0"/>
    <w:p w14:paraId="1F66ACD9" w14:textId="77777777" w:rsidR="006C23B0" w:rsidRPr="00F87C2D" w:rsidRDefault="006C23B0" w:rsidP="006C23B0">
      <w:r>
        <w:t xml:space="preserve">Event: An event shall be raised to notify owners of </w:t>
      </w:r>
      <w:r w:rsidR="00625043" w:rsidRPr="00625043">
        <w:rPr>
          <w:rStyle w:val="CodeChar"/>
        </w:rPr>
        <w:t>Both</w:t>
      </w:r>
      <w:r w:rsidRPr="00625043">
        <w:rPr>
          <w:rStyle w:val="CodeChar"/>
        </w:rPr>
        <w:t>UoCs</w:t>
      </w:r>
      <w:r w:rsidR="00625043">
        <w:t xml:space="preserve">. </w:t>
      </w:r>
    </w:p>
    <w:p w14:paraId="4101CB9C" w14:textId="77777777" w:rsidR="006C23B0" w:rsidRDefault="006C23B0" w:rsidP="006C23B0">
      <w:pPr>
        <w:pStyle w:val="Heading4"/>
      </w:pPr>
      <w:bookmarkStart w:id="1193" w:name="_Ref437930011"/>
      <w:bookmarkStart w:id="1194" w:name="_Toc442109082"/>
      <w:r>
        <w:t>Change from Candidate to Editing state</w:t>
      </w:r>
      <w:bookmarkEnd w:id="1193"/>
      <w:bookmarkEnd w:id="1194"/>
    </w:p>
    <w:p w14:paraId="7CED0426" w14:textId="77777777" w:rsidR="006C23B0" w:rsidRDefault="006C23B0" w:rsidP="006C23B0">
      <w:pPr>
        <w:spacing w:before="240"/>
      </w:pPr>
      <w:r>
        <w:t>Pre-condition: The A</w:t>
      </w:r>
      <w:r w:rsidR="003E38FD">
        <w:t>S</w:t>
      </w:r>
      <w:r>
        <w:t>CC</w:t>
      </w:r>
      <w:r w:rsidR="003E38FD">
        <w:t>P</w:t>
      </w:r>
      <w:r>
        <w:t xml:space="preserve"> is in the Candidate state. The user is the owner of the </w:t>
      </w:r>
      <w:r w:rsidR="003E38FD">
        <w:t>ASCCP</w:t>
      </w:r>
      <w:r>
        <w:t xml:space="preserve">. </w:t>
      </w:r>
    </w:p>
    <w:p w14:paraId="2BC515E6"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3E38FD">
        <w:t>S</w:t>
      </w:r>
      <w:r>
        <w:t>CC</w:t>
      </w:r>
      <w:r w:rsidR="003E38FD">
        <w:t>P</w:t>
      </w:r>
      <w:r>
        <w:t xml:space="preserve"> must be updated to the Editing state. Their history columns shall also be properly updated. </w:t>
      </w:r>
    </w:p>
    <w:p w14:paraId="42E5E834" w14:textId="77777777" w:rsidR="006C23B0" w:rsidRDefault="006C23B0" w:rsidP="006C23B0"/>
    <w:p w14:paraId="0909EFF5" w14:textId="77777777" w:rsidR="006C23B0" w:rsidRDefault="006C23B0" w:rsidP="006C23B0">
      <w:r>
        <w:t xml:space="preserve">Event: </w:t>
      </w:r>
      <w:r w:rsidR="00625043">
        <w:t xml:space="preserve">An event shall be raised to notify owners of </w:t>
      </w:r>
      <w:r w:rsidR="00625043" w:rsidRPr="00625043">
        <w:rPr>
          <w:rStyle w:val="CodeChar"/>
        </w:rPr>
        <w:t>BothUoCs</w:t>
      </w:r>
      <w:r w:rsidR="00625043">
        <w:t>.</w:t>
      </w:r>
    </w:p>
    <w:p w14:paraId="5D472E0B" w14:textId="77777777" w:rsidR="006C23B0" w:rsidRDefault="006C23B0" w:rsidP="006C23B0">
      <w:pPr>
        <w:pStyle w:val="Heading4"/>
      </w:pPr>
      <w:bookmarkStart w:id="1195" w:name="_Toc442109083"/>
      <w:r>
        <w:t>Change from Candidate to Published state</w:t>
      </w:r>
      <w:bookmarkEnd w:id="1195"/>
    </w:p>
    <w:p w14:paraId="0EBE4400" w14:textId="77777777" w:rsidR="006C23B0" w:rsidRPr="00191A85" w:rsidRDefault="006C23B0" w:rsidP="006C23B0">
      <w:pPr>
        <w:spacing w:before="240"/>
      </w:pPr>
      <w:r>
        <w:t>Pre-condition: The A</w:t>
      </w:r>
      <w:r w:rsidR="00003CDF">
        <w:t>S</w:t>
      </w:r>
      <w:r>
        <w:t>CC</w:t>
      </w:r>
      <w:r w:rsidR="00003CDF">
        <w:t>P</w:t>
      </w:r>
      <w:r>
        <w:t xml:space="preserve"> is in the Candidate state. The user is the owner of the </w:t>
      </w:r>
      <w:r w:rsidR="00003CDF">
        <w:t>ASCCP</w:t>
      </w:r>
      <w:r>
        <w:t>.</w:t>
      </w:r>
    </w:p>
    <w:p w14:paraId="34436BF9" w14:textId="77777777" w:rsidR="006C23B0" w:rsidRDefault="00FF02DD" w:rsidP="006C23B0">
      <w:pPr>
        <w:spacing w:before="240"/>
      </w:pPr>
      <w:r>
        <w:t>The system shall indicate to the user that all history of changes for this revision of the ASCCP will be deleted. The user shall confirm this request. Upon confirmation, t</w:t>
      </w:r>
      <w:r w:rsidR="006C23B0">
        <w:t xml:space="preserve">he </w:t>
      </w:r>
      <w:r w:rsidR="006C23B0" w:rsidRPr="00191A85">
        <w:rPr>
          <w:rStyle w:val="CodeChar"/>
        </w:rPr>
        <w:t>state</w:t>
      </w:r>
      <w:r w:rsidR="006C23B0">
        <w:t xml:space="preserve"> column of the current record of the A</w:t>
      </w:r>
      <w:r w:rsidR="00003CDF">
        <w:t>S</w:t>
      </w:r>
      <w:r w:rsidR="006C23B0">
        <w:t>CC</w:t>
      </w:r>
      <w:r w:rsidR="00003CDF">
        <w:t>P</w:t>
      </w:r>
      <w:r w:rsidR="006C23B0">
        <w:t xml:space="preserve"> must be updated to the Published state. Their history columns shall also be properly updated. </w:t>
      </w:r>
      <w:r w:rsidR="00003CDF">
        <w:t>A history record of the ASCCP needs to be created accordingly.</w:t>
      </w:r>
      <w:r w:rsidR="006C23B0">
        <w:t xml:space="preserve"> Then</w:t>
      </w:r>
      <w:r w:rsidR="00003CDF">
        <w:t>,</w:t>
      </w:r>
      <w:r w:rsidR="006C23B0">
        <w:t xml:space="preserve"> all prior history records of the A</w:t>
      </w:r>
      <w:r w:rsidR="00003CDF">
        <w:t>S</w:t>
      </w:r>
      <w:r w:rsidR="006C23B0">
        <w:t>CC</w:t>
      </w:r>
      <w:r w:rsidR="00003CDF">
        <w:t>P</w:t>
      </w:r>
      <w:r w:rsidR="006C23B0">
        <w:t xml:space="preserve"> shall be deleted.</w:t>
      </w:r>
    </w:p>
    <w:p w14:paraId="1991FD3C" w14:textId="77777777" w:rsidR="00DC2B72" w:rsidRPr="00DC2B72" w:rsidRDefault="006C23B0" w:rsidP="00003CDF">
      <w:pPr>
        <w:spacing w:before="240"/>
      </w:pPr>
      <w:r>
        <w:t xml:space="preserve">Event: </w:t>
      </w:r>
      <w:r w:rsidR="00625043">
        <w:t xml:space="preserve">An event shall be raised to notify owners of </w:t>
      </w:r>
      <w:r w:rsidR="00625043" w:rsidRPr="00625043">
        <w:rPr>
          <w:rStyle w:val="CodeChar"/>
        </w:rPr>
        <w:t>BothUoCs</w:t>
      </w:r>
      <w:r w:rsidR="00625043">
        <w:t>.</w:t>
      </w:r>
    </w:p>
    <w:p w14:paraId="10ACAF1B" w14:textId="77777777" w:rsidR="006652C4" w:rsidRDefault="006652C4" w:rsidP="006652C4">
      <w:pPr>
        <w:pStyle w:val="Heading3"/>
      </w:pPr>
      <w:bookmarkStart w:id="1196" w:name="_Ref438114348"/>
      <w:bookmarkStart w:id="1197" w:name="_Toc442109084"/>
      <w:r>
        <w:t xml:space="preserve">Create a new </w:t>
      </w:r>
      <w:commentRangeStart w:id="1198"/>
      <w:r>
        <w:t>BCCP</w:t>
      </w:r>
      <w:bookmarkEnd w:id="1188"/>
      <w:bookmarkEnd w:id="1196"/>
      <w:bookmarkEnd w:id="1197"/>
      <w:commentRangeEnd w:id="1198"/>
      <w:r w:rsidR="0038587B">
        <w:rPr>
          <w:rStyle w:val="CommentReference"/>
          <w:b w:val="0"/>
        </w:rPr>
        <w:commentReference w:id="1198"/>
      </w:r>
    </w:p>
    <w:p w14:paraId="4BC65D26" w14:textId="77777777" w:rsidR="00F6381E" w:rsidRDefault="00F6381E" w:rsidP="00F6381E">
      <w:pPr>
        <w:spacing w:before="240"/>
      </w:pPr>
      <w:r>
        <w:t xml:space="preserve">The UI shall allow the user to search for the BDT, on which the BCCP’s property term will apply. The search criteria is the same as that described in </w:t>
      </w:r>
      <w:r>
        <w:fldChar w:fldCharType="begin"/>
      </w:r>
      <w:r>
        <w:instrText xml:space="preserve"> REF _Ref435336589 \h </w:instrText>
      </w:r>
      <w:r>
        <w:fldChar w:fldCharType="separate"/>
      </w:r>
      <w:r w:rsidR="0093447A">
        <w:t>View/Search CCs</w:t>
      </w:r>
      <w:r>
        <w:fldChar w:fldCharType="end"/>
      </w:r>
      <w:r>
        <w:t xml:space="preserve"> in </w:t>
      </w:r>
      <w:r>
        <w:fldChar w:fldCharType="begin"/>
      </w:r>
      <w:r>
        <w:instrText xml:space="preserve"> REF _Ref435336589 \r \h </w:instrText>
      </w:r>
      <w:r>
        <w:fldChar w:fldCharType="separate"/>
      </w:r>
      <w:r w:rsidR="0093447A">
        <w:t>3.10.8</w:t>
      </w:r>
      <w:r>
        <w:fldChar w:fldCharType="end"/>
      </w:r>
      <w:r>
        <w:t xml:space="preserve">, except that only </w:t>
      </w:r>
      <w:r w:rsidR="00AF4284">
        <w:t>BDT</w:t>
      </w:r>
      <w:r>
        <w:t xml:space="preserve"> shall be returned. Let the select</w:t>
      </w:r>
      <w:r w:rsidR="00AF4284">
        <w:t>ed target</w:t>
      </w:r>
      <w:r>
        <w:t xml:space="preserve"> </w:t>
      </w:r>
      <w:r w:rsidR="00AF4284">
        <w:t>BDT</w:t>
      </w:r>
      <w:r>
        <w:t xml:space="preserve"> be </w:t>
      </w:r>
      <w:r w:rsidRPr="000706A2">
        <w:rPr>
          <w:rStyle w:val="CodeChar"/>
        </w:rPr>
        <w:t>t</w:t>
      </w:r>
      <w:r w:rsidR="00AF4284">
        <w:rPr>
          <w:rStyle w:val="CodeChar"/>
        </w:rPr>
        <w:t>BDT</w:t>
      </w:r>
      <w:r>
        <w:t xml:space="preserve">. Once the user has selected the </w:t>
      </w:r>
      <w:r w:rsidRPr="000706A2">
        <w:rPr>
          <w:rStyle w:val="CodeChar"/>
        </w:rPr>
        <w:t>t</w:t>
      </w:r>
      <w:r w:rsidR="00AF4284">
        <w:rPr>
          <w:rStyle w:val="CodeChar"/>
        </w:rPr>
        <w:t>BDT</w:t>
      </w:r>
      <w:r w:rsidR="00AF4284" w:rsidRPr="00AF4284">
        <w:t>,</w:t>
      </w:r>
      <w:r w:rsidRPr="00AF4284">
        <w:t xml:space="preserve"> </w:t>
      </w:r>
      <w:r>
        <w:t>a</w:t>
      </w:r>
      <w:r w:rsidR="00AF4284">
        <w:t xml:space="preserve"> BC</w:t>
      </w:r>
      <w:r>
        <w:t>CP current and history record</w:t>
      </w:r>
      <w:r w:rsidR="00AF4284">
        <w:t>s</w:t>
      </w:r>
      <w:r>
        <w:t xml:space="preserve"> shall be created as described below. The user shall be able to modify </w:t>
      </w:r>
      <w:r w:rsidR="00AF4284">
        <w:t>B</w:t>
      </w:r>
      <w:r>
        <w:t>CCP properties and save</w:t>
      </w:r>
      <w:r w:rsidR="00AF4284">
        <w:t xml:space="preserve"> them</w:t>
      </w:r>
      <w:r>
        <w:t xml:space="preserve"> as described below. Every save result</w:t>
      </w:r>
      <w:r w:rsidR="00AF4284">
        <w:t>s</w:t>
      </w:r>
      <w:r>
        <w:t xml:space="preserve"> in the current record getting updated and a new history record created. In addition, the user shall be able to invoke the</w:t>
      </w:r>
      <w:r w:rsidR="00466318">
        <w:t xml:space="preserve"> </w:t>
      </w:r>
      <w:r w:rsidR="00466318">
        <w:fldChar w:fldCharType="begin"/>
      </w:r>
      <w:r w:rsidR="00466318">
        <w:instrText xml:space="preserve"> REF _Ref438059941 \h </w:instrText>
      </w:r>
      <w:r w:rsidR="00466318">
        <w:fldChar w:fldCharType="separate"/>
      </w:r>
      <w:r w:rsidR="0093447A">
        <w:t>Change BCCP state</w:t>
      </w:r>
      <w:r w:rsidR="00466318">
        <w:fldChar w:fldCharType="end"/>
      </w:r>
      <w:r w:rsidR="00466318">
        <w:t xml:space="preserve"> functionality in </w:t>
      </w:r>
      <w:r w:rsidR="00466318">
        <w:fldChar w:fldCharType="begin"/>
      </w:r>
      <w:r w:rsidR="00466318">
        <w:instrText xml:space="preserve"> REF _Ref438059941 \r \h </w:instrText>
      </w:r>
      <w:r w:rsidR="00466318">
        <w:fldChar w:fldCharType="separate"/>
      </w:r>
      <w:r w:rsidR="0093447A">
        <w:t>3.10.35</w:t>
      </w:r>
      <w:r w:rsidR="00466318">
        <w:fldChar w:fldCharType="end"/>
      </w:r>
      <w:r>
        <w:t>.</w:t>
      </w:r>
    </w:p>
    <w:p w14:paraId="13F05971" w14:textId="77777777" w:rsidR="00F6381E" w:rsidRDefault="00AF4284" w:rsidP="00F6381E">
      <w:pPr>
        <w:pStyle w:val="Heading4"/>
      </w:pPr>
      <w:bookmarkStart w:id="1199" w:name="_Toc442109085"/>
      <w:r>
        <w:t>BCCP</w:t>
      </w:r>
      <w:r w:rsidR="00F6381E">
        <w:t xml:space="preserve"> current record</w:t>
      </w:r>
      <w:bookmarkEnd w:id="1199"/>
    </w:p>
    <w:p w14:paraId="06A40757" w14:textId="77777777" w:rsidR="00F6381E" w:rsidRDefault="00F6381E" w:rsidP="00F6381E">
      <w:pPr>
        <w:spacing w:before="240" w:after="240"/>
      </w:pPr>
      <w:r>
        <w:t xml:space="preserve">Populate the </w:t>
      </w:r>
      <w:r w:rsidR="00F06AD2">
        <w:t>BCCP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F6381E" w:rsidRPr="00A159CE" w14:paraId="4F12D7CD" w14:textId="77777777" w:rsidTr="004C4B95">
        <w:tc>
          <w:tcPr>
            <w:tcW w:w="9576" w:type="dxa"/>
            <w:gridSpan w:val="3"/>
          </w:tcPr>
          <w:p w14:paraId="5DBA4C6D" w14:textId="77777777" w:rsidR="00F6381E" w:rsidRPr="00A159CE" w:rsidRDefault="00466318" w:rsidP="004C4B95">
            <w:r>
              <w:rPr>
                <w:rStyle w:val="CodeChar"/>
              </w:rPr>
              <w:t>b</w:t>
            </w:r>
            <w:r w:rsidR="00F6381E">
              <w:rPr>
                <w:rStyle w:val="CodeChar"/>
              </w:rPr>
              <w:t>ccp</w:t>
            </w:r>
            <w:r w:rsidR="00F6381E" w:rsidRPr="00A159CE">
              <w:rPr>
                <w:rStyle w:val="CodeChar"/>
              </w:rPr>
              <w:t>_</w:t>
            </w:r>
            <w:r w:rsidR="00F6381E">
              <w:rPr>
                <w:rStyle w:val="CodeChar"/>
              </w:rPr>
              <w:t>id</w:t>
            </w:r>
            <w:r w:rsidR="00F6381E" w:rsidRPr="00A159CE">
              <w:t xml:space="preserve"> = Auto-generate</w:t>
            </w:r>
            <w:r w:rsidR="004938B0">
              <w:t>d</w:t>
            </w:r>
            <w:r w:rsidR="00F6381E" w:rsidRPr="00A159CE">
              <w:t xml:space="preserve"> database key.</w:t>
            </w:r>
          </w:p>
        </w:tc>
      </w:tr>
      <w:tr w:rsidR="00F6381E" w:rsidRPr="00A159CE" w14:paraId="57BA37C5" w14:textId="77777777" w:rsidTr="004C4B95">
        <w:tc>
          <w:tcPr>
            <w:tcW w:w="9576" w:type="dxa"/>
            <w:gridSpan w:val="3"/>
          </w:tcPr>
          <w:p w14:paraId="20EDA406" w14:textId="77777777" w:rsidR="00F6381E" w:rsidRPr="00A159CE" w:rsidRDefault="00F6381E" w:rsidP="004C4B95">
            <w:r>
              <w:rPr>
                <w:rStyle w:val="CodeChar"/>
              </w:rPr>
              <w:lastRenderedPageBreak/>
              <w:t>guid</w:t>
            </w:r>
            <w:r w:rsidRPr="00A159CE">
              <w:t xml:space="preserve"> = </w:t>
            </w:r>
            <w:r>
              <w:t>Create a new GUID</w:t>
            </w:r>
            <w:r w:rsidRPr="00A159CE">
              <w:t>.</w:t>
            </w:r>
          </w:p>
        </w:tc>
      </w:tr>
      <w:tr w:rsidR="00F6381E" w:rsidRPr="00A159CE" w14:paraId="2A314505" w14:textId="77777777" w:rsidTr="004C4B95">
        <w:tc>
          <w:tcPr>
            <w:tcW w:w="9576" w:type="dxa"/>
            <w:gridSpan w:val="3"/>
          </w:tcPr>
          <w:p w14:paraId="1DFA663F" w14:textId="77777777" w:rsidR="00F6381E" w:rsidRPr="00A159CE" w:rsidRDefault="00F6381E" w:rsidP="004C4B95">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004938B0">
              <w:rPr>
                <w:rStyle w:val="CodeChar"/>
              </w:rPr>
              <w:t>“A new B</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64FD5" w:rsidRPr="00A159CE" w14:paraId="6F83BFAA" w14:textId="77777777" w:rsidTr="004C4B95">
        <w:tc>
          <w:tcPr>
            <w:tcW w:w="9576" w:type="dxa"/>
            <w:gridSpan w:val="3"/>
          </w:tcPr>
          <w:p w14:paraId="3F31AB41" w14:textId="77777777" w:rsidR="00064FD5" w:rsidRDefault="00064FD5" w:rsidP="004C4B95">
            <w:pPr>
              <w:rPr>
                <w:rStyle w:val="CodeChar"/>
              </w:rPr>
            </w:pPr>
            <w:r>
              <w:rPr>
                <w:rStyle w:val="CodeChar"/>
              </w:rPr>
              <w:t xml:space="preserve">representation_term = </w:t>
            </w:r>
            <w:r w:rsidR="004938B0">
              <w:rPr>
                <w:rStyle w:val="CodeChar"/>
              </w:rPr>
              <w:t>tBDT.data_type_term</w:t>
            </w:r>
          </w:p>
        </w:tc>
      </w:tr>
      <w:tr w:rsidR="00F6381E" w:rsidRPr="00A159CE" w14:paraId="02535295" w14:textId="77777777" w:rsidTr="004C4B95">
        <w:tc>
          <w:tcPr>
            <w:tcW w:w="9576" w:type="dxa"/>
            <w:gridSpan w:val="3"/>
          </w:tcPr>
          <w:p w14:paraId="2C5CE1E8" w14:textId="77777777" w:rsidR="00F6381E" w:rsidRPr="00A159CE" w:rsidRDefault="00064FD5" w:rsidP="004938B0">
            <w:r>
              <w:rPr>
                <w:rStyle w:val="CodeChar"/>
              </w:rPr>
              <w:t>bdt</w:t>
            </w:r>
            <w:r w:rsidR="00F6381E" w:rsidRPr="00A159CE">
              <w:rPr>
                <w:rStyle w:val="CodeChar"/>
              </w:rPr>
              <w:t>_</w:t>
            </w:r>
            <w:r w:rsidR="00F6381E">
              <w:rPr>
                <w:rStyle w:val="CodeChar"/>
              </w:rPr>
              <w:t>id</w:t>
            </w:r>
            <w:r w:rsidR="00F6381E">
              <w:t xml:space="preserve"> = </w:t>
            </w:r>
            <w:r w:rsidR="00F6381E" w:rsidRPr="00EB2CE0">
              <w:rPr>
                <w:rStyle w:val="CodeChar"/>
              </w:rPr>
              <w:t>t</w:t>
            </w:r>
            <w:r w:rsidR="004938B0">
              <w:rPr>
                <w:rStyle w:val="CodeChar"/>
              </w:rPr>
              <w:t>BDT</w:t>
            </w:r>
            <w:r w:rsidR="00F6381E" w:rsidRPr="00EB2CE0">
              <w:rPr>
                <w:rStyle w:val="CodeChar"/>
              </w:rPr>
              <w:t>.</w:t>
            </w:r>
            <w:r w:rsidR="004938B0">
              <w:rPr>
                <w:rStyle w:val="CodeChar"/>
              </w:rPr>
              <w:t>bdt</w:t>
            </w:r>
            <w:r w:rsidR="00F6381E" w:rsidRPr="00EB2CE0">
              <w:rPr>
                <w:rStyle w:val="CodeChar"/>
              </w:rPr>
              <w:t>_id</w:t>
            </w:r>
            <w:r w:rsidR="00F6381E">
              <w:t xml:space="preserve">. Show </w:t>
            </w:r>
            <w:r w:rsidR="004938B0">
              <w:t>BDT</w:t>
            </w:r>
            <w:r w:rsidR="00F6381E">
              <w:t>’s DEN</w:t>
            </w:r>
            <w:r w:rsidR="004938B0">
              <w:t xml:space="preserve"> and GUID</w:t>
            </w:r>
            <w:r w:rsidR="00F6381E">
              <w:t xml:space="preserve">. The field is uneditable. </w:t>
            </w:r>
          </w:p>
        </w:tc>
      </w:tr>
      <w:tr w:rsidR="00F6381E" w:rsidRPr="00A159CE" w14:paraId="2F52D3AF" w14:textId="77777777" w:rsidTr="004C4B95">
        <w:tc>
          <w:tcPr>
            <w:tcW w:w="9576" w:type="dxa"/>
            <w:gridSpan w:val="3"/>
          </w:tcPr>
          <w:p w14:paraId="5193D4AD" w14:textId="77777777" w:rsidR="00F6381E" w:rsidRPr="00A159CE" w:rsidRDefault="00F6381E" w:rsidP="004C4B95">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Pr>
                <w:rStyle w:val="CodeChar"/>
              </w:rPr>
              <w:t xml:space="preserve"> </w:t>
            </w:r>
            <w:r w:rsidRPr="00F17A8F">
              <w:rPr>
                <w:rStyle w:val="CodeChar"/>
              </w:rPr>
              <w:t>”</w:t>
            </w:r>
            <w:r>
              <w:rPr>
                <w:rStyle w:val="CodeChar"/>
              </w:rPr>
              <w:t xml:space="preserve"> + tACC.object_class_term</w:t>
            </w:r>
            <w:r w:rsidRPr="00511972">
              <w:t>.</w:t>
            </w:r>
            <w:r>
              <w:t xml:space="preserve"> This is a derived field. Show it but it is uneditable.</w:t>
            </w:r>
          </w:p>
        </w:tc>
      </w:tr>
      <w:tr w:rsidR="00064FD5" w:rsidRPr="00A159CE" w14:paraId="7B3DBC3C" w14:textId="77777777" w:rsidTr="004C4B95">
        <w:tc>
          <w:tcPr>
            <w:tcW w:w="9576" w:type="dxa"/>
            <w:gridSpan w:val="3"/>
          </w:tcPr>
          <w:p w14:paraId="178F9B19" w14:textId="77777777" w:rsidR="00064FD5" w:rsidRPr="00A159CE" w:rsidRDefault="00064FD5" w:rsidP="004C4B95">
            <w:r>
              <w:rPr>
                <w:rStyle w:val="CodeChar"/>
              </w:rPr>
              <w:t>d</w:t>
            </w:r>
            <w:r w:rsidRPr="00A159CE">
              <w:rPr>
                <w:rStyle w:val="CodeChar"/>
              </w:rPr>
              <w:t>efinition</w:t>
            </w:r>
            <w:r w:rsidRPr="00A159CE">
              <w:t xml:space="preserve"> = </w:t>
            </w:r>
            <w:r w:rsidRPr="005D2D67">
              <w:t>Blank. The user can modify this later.</w:t>
            </w:r>
          </w:p>
        </w:tc>
      </w:tr>
      <w:tr w:rsidR="00F6381E" w:rsidRPr="00A159CE" w14:paraId="5061BAFD" w14:textId="77777777" w:rsidTr="004C4B95">
        <w:tc>
          <w:tcPr>
            <w:tcW w:w="9576" w:type="dxa"/>
            <w:gridSpan w:val="3"/>
          </w:tcPr>
          <w:p w14:paraId="0A6B45CF" w14:textId="77777777" w:rsidR="00F6381E" w:rsidRPr="00A159CE" w:rsidRDefault="00F6381E"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F6381E" w:rsidRPr="00A159CE" w14:paraId="0FAA8C24" w14:textId="77777777" w:rsidTr="004C4B95">
        <w:tc>
          <w:tcPr>
            <w:tcW w:w="9576" w:type="dxa"/>
            <w:gridSpan w:val="3"/>
          </w:tcPr>
          <w:p w14:paraId="504F5CDE" w14:textId="77777777" w:rsidR="00F6381E" w:rsidRPr="00A159CE" w:rsidRDefault="00F6381E" w:rsidP="00860F7E">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rsidR="00860F7E">
              <w:t>leave this blank</w:t>
            </w:r>
            <w:r w:rsidRPr="00700731">
              <w:t>.</w:t>
            </w:r>
            <w:r>
              <w:t xml:space="preserve"> The user can </w:t>
            </w:r>
            <w:r w:rsidR="00860F7E">
              <w:t>specify</w:t>
            </w:r>
            <w:r>
              <w:t xml:space="preserve"> later.</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F6381E" w:rsidRPr="00A159CE" w14:paraId="4949AB9D" w14:textId="77777777" w:rsidTr="004C4B95">
        <w:tc>
          <w:tcPr>
            <w:tcW w:w="9576" w:type="dxa"/>
            <w:gridSpan w:val="3"/>
          </w:tcPr>
          <w:p w14:paraId="1CCEEC3D" w14:textId="77777777" w:rsidR="00F6381E" w:rsidRDefault="00F6381E" w:rsidP="000A20D9">
            <w:pPr>
              <w:rPr>
                <w:rStyle w:val="CodeChar"/>
              </w:rPr>
            </w:pPr>
            <w:r>
              <w:rPr>
                <w:rStyle w:val="CodeChar"/>
              </w:rPr>
              <w:t xml:space="preserve">is_deprecated = false. </w:t>
            </w:r>
            <w:r w:rsidRPr="002C54F1">
              <w:t>Show as a check box.</w:t>
            </w:r>
            <w:r w:rsidR="000A20D9">
              <w:t xml:space="preserve"> This check box shall be enabled only when the BCCP is revision 2 or more.</w:t>
            </w:r>
          </w:p>
        </w:tc>
      </w:tr>
      <w:tr w:rsidR="00F6381E" w:rsidRPr="00A159CE" w14:paraId="66B9A1D9" w14:textId="77777777" w:rsidTr="004C4B95">
        <w:tc>
          <w:tcPr>
            <w:tcW w:w="4783" w:type="dxa"/>
          </w:tcPr>
          <w:p w14:paraId="2A497C81" w14:textId="77777777" w:rsidR="00F6381E" w:rsidRPr="00A159CE" w:rsidRDefault="00F6381E"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603A2BDD" w14:textId="77777777" w:rsidR="00F6381E" w:rsidRPr="00A159CE" w:rsidRDefault="00F6381E" w:rsidP="004C4B95">
            <w:pPr>
              <w:jc w:val="center"/>
            </w:pPr>
            <w:r>
              <w:t>These are referred to as WHO columns.</w:t>
            </w:r>
          </w:p>
        </w:tc>
        <w:tc>
          <w:tcPr>
            <w:tcW w:w="2539" w:type="dxa"/>
            <w:vMerge w:val="restart"/>
            <w:vAlign w:val="center"/>
          </w:tcPr>
          <w:p w14:paraId="32B1B6AC" w14:textId="77777777" w:rsidR="00F6381E" w:rsidRPr="00A159CE" w:rsidRDefault="00F6381E" w:rsidP="004C4B95">
            <w:pPr>
              <w:jc w:val="center"/>
            </w:pPr>
            <w:r>
              <w:t>These are referred to as History columns. Show all columns except the</w:t>
            </w:r>
            <w:r w:rsidRPr="00EB2CE0">
              <w:rPr>
                <w:rStyle w:val="CodeChar"/>
              </w:rPr>
              <w:t xml:space="preserve"> current_acc_id</w:t>
            </w:r>
            <w:r>
              <w:t>, but they are uneditable.</w:t>
            </w:r>
          </w:p>
        </w:tc>
      </w:tr>
      <w:tr w:rsidR="00F6381E" w:rsidRPr="00A159CE" w14:paraId="1EAF451D" w14:textId="77777777" w:rsidTr="004C4B95">
        <w:tc>
          <w:tcPr>
            <w:tcW w:w="4783" w:type="dxa"/>
          </w:tcPr>
          <w:p w14:paraId="7A82F8F7" w14:textId="77777777" w:rsidR="00F6381E" w:rsidRPr="00A159CE" w:rsidRDefault="00F6381E" w:rsidP="004C4B95">
            <w:pPr>
              <w:rPr>
                <w:rStyle w:val="CodeChar"/>
              </w:rPr>
            </w:pPr>
            <w:r>
              <w:rPr>
                <w:rStyle w:val="CodeChar"/>
              </w:rPr>
              <w:t xml:space="preserve">owner_user_id = </w:t>
            </w:r>
            <w:r>
              <w:t>The logged in user</w:t>
            </w:r>
            <w:r w:rsidRPr="00A159CE">
              <w:t>.</w:t>
            </w:r>
          </w:p>
        </w:tc>
        <w:tc>
          <w:tcPr>
            <w:tcW w:w="2254" w:type="dxa"/>
            <w:vMerge/>
          </w:tcPr>
          <w:p w14:paraId="0D961498" w14:textId="77777777" w:rsidR="00F6381E" w:rsidRPr="00A159CE" w:rsidRDefault="00F6381E" w:rsidP="004C4B95">
            <w:pPr>
              <w:rPr>
                <w:rStyle w:val="CodeChar"/>
              </w:rPr>
            </w:pPr>
          </w:p>
        </w:tc>
        <w:tc>
          <w:tcPr>
            <w:tcW w:w="2539" w:type="dxa"/>
            <w:vMerge/>
          </w:tcPr>
          <w:p w14:paraId="51A0BE3F" w14:textId="77777777" w:rsidR="00F6381E" w:rsidRPr="00A159CE" w:rsidRDefault="00F6381E" w:rsidP="004C4B95">
            <w:pPr>
              <w:rPr>
                <w:rStyle w:val="CodeChar"/>
              </w:rPr>
            </w:pPr>
          </w:p>
        </w:tc>
      </w:tr>
      <w:tr w:rsidR="00F6381E" w:rsidRPr="00A159CE" w14:paraId="17CDA66F" w14:textId="77777777" w:rsidTr="004C4B95">
        <w:tc>
          <w:tcPr>
            <w:tcW w:w="4783" w:type="dxa"/>
          </w:tcPr>
          <w:p w14:paraId="44FB354A"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743823DB" w14:textId="77777777" w:rsidR="00F6381E" w:rsidRPr="00A159CE" w:rsidRDefault="00F6381E" w:rsidP="004C4B95"/>
        </w:tc>
        <w:tc>
          <w:tcPr>
            <w:tcW w:w="2539" w:type="dxa"/>
            <w:vMerge/>
          </w:tcPr>
          <w:p w14:paraId="28C48FCE" w14:textId="77777777" w:rsidR="00F6381E" w:rsidRPr="00A159CE" w:rsidRDefault="00F6381E" w:rsidP="004C4B95"/>
        </w:tc>
      </w:tr>
      <w:tr w:rsidR="00F6381E" w:rsidRPr="00A159CE" w14:paraId="03752E1C" w14:textId="77777777" w:rsidTr="004C4B95">
        <w:tc>
          <w:tcPr>
            <w:tcW w:w="4783" w:type="dxa"/>
          </w:tcPr>
          <w:p w14:paraId="4776A692" w14:textId="77777777" w:rsidR="00F6381E" w:rsidRPr="00A159CE" w:rsidRDefault="00F6381E" w:rsidP="004C4B95">
            <w:r>
              <w:rPr>
                <w:rStyle w:val="CodeChar"/>
              </w:rPr>
              <w:t>creation_ti</w:t>
            </w:r>
            <w:r w:rsidRPr="00A159CE">
              <w:rPr>
                <w:rStyle w:val="CodeChar"/>
              </w:rPr>
              <w:t>mestamp</w:t>
            </w:r>
            <w:r w:rsidRPr="00A159CE">
              <w:t xml:space="preserve"> = Current time.</w:t>
            </w:r>
          </w:p>
        </w:tc>
        <w:tc>
          <w:tcPr>
            <w:tcW w:w="2254" w:type="dxa"/>
            <w:vMerge/>
          </w:tcPr>
          <w:p w14:paraId="2DE11C5C" w14:textId="77777777" w:rsidR="00F6381E" w:rsidRPr="00A159CE" w:rsidRDefault="00F6381E" w:rsidP="004C4B95"/>
        </w:tc>
        <w:tc>
          <w:tcPr>
            <w:tcW w:w="2539" w:type="dxa"/>
            <w:vMerge/>
          </w:tcPr>
          <w:p w14:paraId="3009CFC9" w14:textId="77777777" w:rsidR="00F6381E" w:rsidRPr="00A159CE" w:rsidRDefault="00F6381E" w:rsidP="004C4B95"/>
        </w:tc>
      </w:tr>
      <w:tr w:rsidR="00F6381E" w:rsidRPr="00A159CE" w14:paraId="67FBDE86" w14:textId="77777777" w:rsidTr="004C4B95">
        <w:tc>
          <w:tcPr>
            <w:tcW w:w="4783" w:type="dxa"/>
          </w:tcPr>
          <w:p w14:paraId="4176A4B7"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7F99D153" w14:textId="77777777" w:rsidR="00F6381E" w:rsidRPr="00A159CE" w:rsidRDefault="00F6381E" w:rsidP="004C4B95"/>
        </w:tc>
        <w:tc>
          <w:tcPr>
            <w:tcW w:w="2539" w:type="dxa"/>
            <w:vMerge/>
          </w:tcPr>
          <w:p w14:paraId="4B005CFB" w14:textId="77777777" w:rsidR="00F6381E" w:rsidRPr="00A159CE" w:rsidRDefault="00F6381E" w:rsidP="004C4B95"/>
        </w:tc>
      </w:tr>
      <w:tr w:rsidR="00F6381E" w:rsidRPr="00A159CE" w14:paraId="435D9675" w14:textId="77777777" w:rsidTr="004C4B95">
        <w:tc>
          <w:tcPr>
            <w:tcW w:w="4783" w:type="dxa"/>
          </w:tcPr>
          <w:p w14:paraId="4494B69C" w14:textId="77777777" w:rsidR="00F6381E" w:rsidRPr="00A159CE" w:rsidRDefault="00F6381E" w:rsidP="004C4B95">
            <w:r>
              <w:rPr>
                <w:rStyle w:val="CodeChar"/>
              </w:rPr>
              <w:t>s</w:t>
            </w:r>
            <w:r w:rsidRPr="00A159CE">
              <w:rPr>
                <w:rStyle w:val="CodeChar"/>
              </w:rPr>
              <w:t>tate</w:t>
            </w:r>
            <w:r w:rsidRPr="00A159CE">
              <w:t xml:space="preserve"> = </w:t>
            </w:r>
            <w:r w:rsidRPr="00D70BE0">
              <w:rPr>
                <w:rStyle w:val="CodeChar"/>
              </w:rPr>
              <w:t>1</w:t>
            </w:r>
            <w:r w:rsidRPr="00A159CE">
              <w:t xml:space="preserve">. </w:t>
            </w:r>
            <w:r w:rsidRPr="00A159CE">
              <w:rPr>
                <w:b/>
                <w:bCs/>
              </w:rPr>
              <w:t>Note:</w:t>
            </w:r>
            <w:r w:rsidRPr="00A159CE">
              <w:t xml:space="preserve"> </w:t>
            </w:r>
            <w:r w:rsidRPr="00D70BE0">
              <w:rPr>
                <w:rStyle w:val="CodeChar"/>
              </w:rPr>
              <w:t>1</w:t>
            </w:r>
            <w:r w:rsidRPr="00A159CE">
              <w:t xml:space="preserve"> means </w:t>
            </w:r>
            <w:r w:rsidRPr="00D70BE0">
              <w:rPr>
                <w:rStyle w:val="CodeChar"/>
              </w:rPr>
              <w:t>Editing</w:t>
            </w:r>
            <w:r w:rsidRPr="00A159CE">
              <w:t>.</w:t>
            </w:r>
          </w:p>
        </w:tc>
        <w:tc>
          <w:tcPr>
            <w:tcW w:w="2254" w:type="dxa"/>
          </w:tcPr>
          <w:p w14:paraId="182E6926" w14:textId="77777777" w:rsidR="00F6381E" w:rsidRPr="00A159CE" w:rsidRDefault="00F6381E" w:rsidP="004C4B95"/>
        </w:tc>
        <w:tc>
          <w:tcPr>
            <w:tcW w:w="2539" w:type="dxa"/>
            <w:vMerge/>
          </w:tcPr>
          <w:p w14:paraId="47848E8D" w14:textId="77777777" w:rsidR="00F6381E" w:rsidRPr="00A159CE" w:rsidRDefault="00F6381E" w:rsidP="004C4B95"/>
        </w:tc>
      </w:tr>
      <w:tr w:rsidR="00F6381E" w:rsidRPr="00A159CE" w14:paraId="4C549F33" w14:textId="77777777" w:rsidTr="004C4B95">
        <w:tc>
          <w:tcPr>
            <w:tcW w:w="4783" w:type="dxa"/>
          </w:tcPr>
          <w:p w14:paraId="7861DB2B" w14:textId="77777777" w:rsidR="00F6381E" w:rsidRPr="00A159CE" w:rsidRDefault="00F6381E" w:rsidP="004C4B95">
            <w:pPr>
              <w:rPr>
                <w:rStyle w:val="CodeChar"/>
              </w:rPr>
            </w:pPr>
            <w:r>
              <w:rPr>
                <w:rStyle w:val="CodeChar"/>
              </w:rPr>
              <w:t>revision_num = 0.</w:t>
            </w:r>
          </w:p>
        </w:tc>
        <w:tc>
          <w:tcPr>
            <w:tcW w:w="2254" w:type="dxa"/>
          </w:tcPr>
          <w:p w14:paraId="5D220A90" w14:textId="77777777" w:rsidR="00F6381E" w:rsidRPr="00A159CE" w:rsidRDefault="00F6381E" w:rsidP="004C4B95">
            <w:pPr>
              <w:rPr>
                <w:rStyle w:val="CodeChar"/>
              </w:rPr>
            </w:pPr>
          </w:p>
        </w:tc>
        <w:tc>
          <w:tcPr>
            <w:tcW w:w="2539" w:type="dxa"/>
            <w:vMerge/>
          </w:tcPr>
          <w:p w14:paraId="7DFC1F95" w14:textId="77777777" w:rsidR="00F6381E" w:rsidRPr="00A159CE" w:rsidRDefault="00F6381E" w:rsidP="004C4B95">
            <w:pPr>
              <w:rPr>
                <w:rStyle w:val="CodeChar"/>
              </w:rPr>
            </w:pPr>
          </w:p>
        </w:tc>
      </w:tr>
      <w:tr w:rsidR="00F6381E" w:rsidRPr="00A159CE" w14:paraId="3F5F63D6" w14:textId="77777777" w:rsidTr="004C4B95">
        <w:tc>
          <w:tcPr>
            <w:tcW w:w="4783" w:type="dxa"/>
          </w:tcPr>
          <w:p w14:paraId="656C3BF8" w14:textId="77777777" w:rsidR="00F6381E" w:rsidRDefault="00F6381E" w:rsidP="004C4B95">
            <w:pPr>
              <w:rPr>
                <w:rStyle w:val="CodeChar"/>
              </w:rPr>
            </w:pPr>
            <w:r>
              <w:rPr>
                <w:rStyle w:val="CodeChar"/>
              </w:rPr>
              <w:t>revision_trackiing_num</w:t>
            </w:r>
            <w:r w:rsidRPr="00D70BE0">
              <w:t xml:space="preserve"> = </w:t>
            </w:r>
            <w:r>
              <w:rPr>
                <w:rStyle w:val="CodeChar"/>
              </w:rPr>
              <w:t>0.</w:t>
            </w:r>
          </w:p>
        </w:tc>
        <w:tc>
          <w:tcPr>
            <w:tcW w:w="2254" w:type="dxa"/>
          </w:tcPr>
          <w:p w14:paraId="04458E23" w14:textId="77777777" w:rsidR="00F6381E" w:rsidRDefault="00F6381E" w:rsidP="004C4B95">
            <w:pPr>
              <w:rPr>
                <w:rStyle w:val="CodeChar"/>
              </w:rPr>
            </w:pPr>
          </w:p>
        </w:tc>
        <w:tc>
          <w:tcPr>
            <w:tcW w:w="2539" w:type="dxa"/>
            <w:vMerge/>
          </w:tcPr>
          <w:p w14:paraId="7B6A7D8C" w14:textId="77777777" w:rsidR="00F6381E" w:rsidRDefault="00F6381E" w:rsidP="004C4B95">
            <w:pPr>
              <w:rPr>
                <w:rStyle w:val="CodeChar"/>
              </w:rPr>
            </w:pPr>
          </w:p>
        </w:tc>
      </w:tr>
      <w:tr w:rsidR="00F6381E" w:rsidRPr="00A159CE" w14:paraId="3494E9A8" w14:textId="77777777" w:rsidTr="004C4B95">
        <w:tc>
          <w:tcPr>
            <w:tcW w:w="4783" w:type="dxa"/>
          </w:tcPr>
          <w:p w14:paraId="4985EBDF" w14:textId="77777777" w:rsidR="00F6381E" w:rsidRDefault="00F6381E" w:rsidP="004C4B95">
            <w:pPr>
              <w:rPr>
                <w:rStyle w:val="CodeChar"/>
              </w:rPr>
            </w:pPr>
            <w:r>
              <w:rPr>
                <w:rStyle w:val="CodeChar"/>
              </w:rPr>
              <w:t>revision_action = Null.</w:t>
            </w:r>
          </w:p>
        </w:tc>
        <w:tc>
          <w:tcPr>
            <w:tcW w:w="2254" w:type="dxa"/>
          </w:tcPr>
          <w:p w14:paraId="31B6AFC4" w14:textId="77777777" w:rsidR="00F6381E" w:rsidRDefault="00F6381E" w:rsidP="004C4B95">
            <w:pPr>
              <w:rPr>
                <w:rStyle w:val="CodeChar"/>
              </w:rPr>
            </w:pPr>
          </w:p>
        </w:tc>
        <w:tc>
          <w:tcPr>
            <w:tcW w:w="2539" w:type="dxa"/>
            <w:vMerge/>
          </w:tcPr>
          <w:p w14:paraId="4881BF4E" w14:textId="77777777" w:rsidR="00F6381E" w:rsidRDefault="00F6381E" w:rsidP="004C4B95">
            <w:pPr>
              <w:rPr>
                <w:rStyle w:val="CodeChar"/>
              </w:rPr>
            </w:pPr>
          </w:p>
        </w:tc>
      </w:tr>
      <w:tr w:rsidR="00F6381E" w:rsidRPr="00A159CE" w14:paraId="35EF8118" w14:textId="77777777" w:rsidTr="004C4B95">
        <w:tc>
          <w:tcPr>
            <w:tcW w:w="4783" w:type="dxa"/>
          </w:tcPr>
          <w:p w14:paraId="4FD48F19" w14:textId="77777777" w:rsidR="00F6381E" w:rsidRDefault="00F6381E" w:rsidP="004C4B95">
            <w:pPr>
              <w:rPr>
                <w:rStyle w:val="CodeChar"/>
              </w:rPr>
            </w:pPr>
            <w:r>
              <w:rPr>
                <w:rStyle w:val="CodeChar"/>
              </w:rPr>
              <w:t>release_id = Null.</w:t>
            </w:r>
          </w:p>
        </w:tc>
        <w:tc>
          <w:tcPr>
            <w:tcW w:w="2254" w:type="dxa"/>
          </w:tcPr>
          <w:p w14:paraId="28828D59" w14:textId="77777777" w:rsidR="00F6381E" w:rsidRDefault="00F6381E" w:rsidP="004C4B95">
            <w:pPr>
              <w:rPr>
                <w:rStyle w:val="CodeChar"/>
              </w:rPr>
            </w:pPr>
          </w:p>
        </w:tc>
        <w:tc>
          <w:tcPr>
            <w:tcW w:w="2539" w:type="dxa"/>
            <w:vMerge/>
          </w:tcPr>
          <w:p w14:paraId="33754BF3" w14:textId="77777777" w:rsidR="00F6381E" w:rsidRDefault="00F6381E" w:rsidP="004C4B95">
            <w:pPr>
              <w:rPr>
                <w:rStyle w:val="CodeChar"/>
              </w:rPr>
            </w:pPr>
          </w:p>
        </w:tc>
      </w:tr>
      <w:tr w:rsidR="00F6381E" w:rsidRPr="00A159CE" w14:paraId="1668B53B" w14:textId="77777777" w:rsidTr="004C4B95">
        <w:tc>
          <w:tcPr>
            <w:tcW w:w="4783" w:type="dxa"/>
          </w:tcPr>
          <w:p w14:paraId="40384B10" w14:textId="77777777" w:rsidR="00F6381E" w:rsidRDefault="00F6381E" w:rsidP="00064FD5">
            <w:pPr>
              <w:rPr>
                <w:rStyle w:val="CodeChar"/>
              </w:rPr>
            </w:pPr>
            <w:r>
              <w:rPr>
                <w:rStyle w:val="CodeChar"/>
              </w:rPr>
              <w:t>current_</w:t>
            </w:r>
            <w:r w:rsidR="00064FD5">
              <w:rPr>
                <w:rStyle w:val="CodeChar"/>
              </w:rPr>
              <w:t>bccp</w:t>
            </w:r>
            <w:r>
              <w:rPr>
                <w:rStyle w:val="CodeChar"/>
              </w:rPr>
              <w:t>_id = Null.</w:t>
            </w:r>
          </w:p>
        </w:tc>
        <w:tc>
          <w:tcPr>
            <w:tcW w:w="2254" w:type="dxa"/>
          </w:tcPr>
          <w:p w14:paraId="4AA47A61" w14:textId="77777777" w:rsidR="00F6381E" w:rsidRDefault="00F6381E" w:rsidP="004C4B95">
            <w:pPr>
              <w:rPr>
                <w:rStyle w:val="CodeChar"/>
              </w:rPr>
            </w:pPr>
          </w:p>
        </w:tc>
        <w:tc>
          <w:tcPr>
            <w:tcW w:w="2539" w:type="dxa"/>
            <w:vMerge/>
          </w:tcPr>
          <w:p w14:paraId="22F7C5B7" w14:textId="77777777" w:rsidR="00F6381E" w:rsidRDefault="00F6381E" w:rsidP="004C4B95">
            <w:pPr>
              <w:rPr>
                <w:rStyle w:val="CodeChar"/>
              </w:rPr>
            </w:pPr>
          </w:p>
        </w:tc>
      </w:tr>
    </w:tbl>
    <w:p w14:paraId="49FD514E" w14:textId="77777777" w:rsidR="00F6381E" w:rsidRDefault="00AF4284" w:rsidP="00F6381E">
      <w:pPr>
        <w:pStyle w:val="Heading4"/>
      </w:pPr>
      <w:bookmarkStart w:id="1200" w:name="_Toc442109086"/>
      <w:r>
        <w:t>BCCP</w:t>
      </w:r>
      <w:r w:rsidR="00F6381E">
        <w:t xml:space="preserve"> history record</w:t>
      </w:r>
      <w:bookmarkEnd w:id="1200"/>
    </w:p>
    <w:p w14:paraId="1624F202" w14:textId="77777777" w:rsidR="00F6381E" w:rsidRPr="00E62E71" w:rsidRDefault="00F6381E" w:rsidP="00F6381E">
      <w:pPr>
        <w:spacing w:before="240"/>
      </w:pPr>
      <w:r>
        <w:t>Follow the general guideline.</w:t>
      </w:r>
    </w:p>
    <w:p w14:paraId="2264F3F2" w14:textId="77777777" w:rsidR="006652C4" w:rsidRDefault="006652C4" w:rsidP="006652C4">
      <w:pPr>
        <w:pStyle w:val="Heading3"/>
      </w:pPr>
      <w:bookmarkStart w:id="1201" w:name="_Ref435336648"/>
      <w:bookmarkStart w:id="1202" w:name="_Toc442109087"/>
      <w:r>
        <w:t>Create a new revision of a BCCP</w:t>
      </w:r>
      <w:bookmarkEnd w:id="1201"/>
      <w:bookmarkEnd w:id="1202"/>
    </w:p>
    <w:p w14:paraId="15EF4DC1" w14:textId="77777777" w:rsidR="002335D8" w:rsidRDefault="002335D8" w:rsidP="002335D8">
      <w:r>
        <w:t>Pre-condition: The user is an owner of the BCCP. The BCCP is in the Published state.</w:t>
      </w:r>
    </w:p>
    <w:p w14:paraId="1886997E" w14:textId="77777777" w:rsidR="002335D8" w:rsidRDefault="002335D8" w:rsidP="002335D8">
      <w:pPr>
        <w:spacing w:before="240"/>
      </w:pPr>
      <w:r>
        <w:t>Update the BCCP current record to the Editing state</w:t>
      </w:r>
      <w:r w:rsidR="00A6581A">
        <w:t xml:space="preserve"> along with its history columns</w:t>
      </w:r>
      <w:r w:rsidR="00975E2D">
        <w:t>, appropriately</w:t>
      </w:r>
      <w:r>
        <w:t xml:space="preserve">. Insert a </w:t>
      </w:r>
      <w:r w:rsidR="00975E2D">
        <w:t xml:space="preserve">corresponding </w:t>
      </w:r>
      <w:r>
        <w:t xml:space="preserve">new history record. Bring up a UI so that the user can modify and save the property of the BCCP as described in </w:t>
      </w:r>
      <w:r>
        <w:fldChar w:fldCharType="begin"/>
      </w:r>
      <w:r>
        <w:instrText xml:space="preserve"> REF _Ref438114348 \r \h </w:instrText>
      </w:r>
      <w:r>
        <w:fldChar w:fldCharType="separate"/>
      </w:r>
      <w:r w:rsidR="0093447A">
        <w:t>3.10.31</w:t>
      </w:r>
      <w:r>
        <w:fldChar w:fldCharType="end"/>
      </w:r>
      <w:r>
        <w:t>. Upon saving, properly update the current record and create a new history record of the BCCP according to the general guideline.</w:t>
      </w:r>
      <w:r w:rsidR="00975E2D">
        <w:t xml:space="preserve"> In addition, the user shall be able to invoke the </w:t>
      </w:r>
      <w:r w:rsidR="00975E2D">
        <w:fldChar w:fldCharType="begin"/>
      </w:r>
      <w:r w:rsidR="00975E2D">
        <w:instrText xml:space="preserve"> REF _Ref438059941 \h </w:instrText>
      </w:r>
      <w:r w:rsidR="00975E2D">
        <w:fldChar w:fldCharType="separate"/>
      </w:r>
      <w:r w:rsidR="00975E2D">
        <w:t>Change BCCP state</w:t>
      </w:r>
      <w:r w:rsidR="00975E2D">
        <w:fldChar w:fldCharType="end"/>
      </w:r>
      <w:r w:rsidR="00975E2D">
        <w:t xml:space="preserve"> functionality in </w:t>
      </w:r>
      <w:r w:rsidR="00975E2D">
        <w:fldChar w:fldCharType="begin"/>
      </w:r>
      <w:r w:rsidR="00975E2D">
        <w:instrText xml:space="preserve"> REF _Ref438059941 \r \h </w:instrText>
      </w:r>
      <w:r w:rsidR="00975E2D">
        <w:fldChar w:fldCharType="separate"/>
      </w:r>
      <w:r w:rsidR="00975E2D">
        <w:t>3.10.35</w:t>
      </w:r>
      <w:r w:rsidR="00975E2D">
        <w:fldChar w:fldCharType="end"/>
      </w:r>
      <w:r w:rsidR="00975E2D">
        <w:t>.</w:t>
      </w:r>
    </w:p>
    <w:p w14:paraId="7EBB28F9" w14:textId="77777777" w:rsidR="002335D8" w:rsidRDefault="002335D8" w:rsidP="002335D8"/>
    <w:p w14:paraId="6D1FCD1E" w14:textId="77777777" w:rsidR="002335D8" w:rsidRPr="00DC2B72" w:rsidRDefault="002335D8" w:rsidP="002335D8">
      <w:r>
        <w:t>Event: This should raise a</w:t>
      </w:r>
      <w:r w:rsidR="00842102">
        <w:t xml:space="preserve">n event that is distributed to </w:t>
      </w:r>
      <w:r w:rsidR="00842102" w:rsidRPr="00842102">
        <w:rPr>
          <w:rStyle w:val="CodeChar"/>
        </w:rPr>
        <w:t>BothUoCs</w:t>
      </w:r>
      <w:r>
        <w:t xml:space="preserve">. See </w:t>
      </w:r>
      <w:r>
        <w:fldChar w:fldCharType="begin"/>
      </w:r>
      <w:r>
        <w:instrText xml:space="preserve"> REF _Ref437668747 \r \h </w:instrText>
      </w:r>
      <w:r>
        <w:fldChar w:fldCharType="separate"/>
      </w:r>
      <w:r w:rsidR="0093447A">
        <w:t>3.10.41</w:t>
      </w:r>
      <w:r>
        <w:fldChar w:fldCharType="end"/>
      </w:r>
      <w:r>
        <w:t xml:space="preserve"> </w:t>
      </w:r>
      <w:r>
        <w:fldChar w:fldCharType="begin"/>
      </w:r>
      <w:r>
        <w:instrText xml:space="preserve"> REF _Ref437668751 \h </w:instrText>
      </w:r>
      <w:r>
        <w:fldChar w:fldCharType="separate"/>
      </w:r>
      <w:r w:rsidR="0093447A">
        <w:t>Event notification</w:t>
      </w:r>
      <w:r>
        <w:fldChar w:fldCharType="end"/>
      </w:r>
      <w:r>
        <w:t>.</w:t>
      </w:r>
    </w:p>
    <w:p w14:paraId="780CF10E" w14:textId="77777777" w:rsidR="00466318" w:rsidRDefault="00466318" w:rsidP="00466318">
      <w:pPr>
        <w:pStyle w:val="Heading3"/>
      </w:pPr>
      <w:bookmarkStart w:id="1203" w:name="_Toc442109088"/>
      <w:r>
        <w:t>Edit a BCCP</w:t>
      </w:r>
      <w:bookmarkEnd w:id="1203"/>
    </w:p>
    <w:p w14:paraId="23889B5A" w14:textId="77777777" w:rsidR="004C4B95" w:rsidRDefault="004C4B95" w:rsidP="004C4B95">
      <w:r>
        <w:t>Pre-condition: The BCCP is in the Editing or Candidate state. The user is the owner of the BCCP.</w:t>
      </w:r>
    </w:p>
    <w:p w14:paraId="4ABC8983" w14:textId="77777777" w:rsidR="004C4B95" w:rsidRDefault="004C4B95" w:rsidP="004C4B95"/>
    <w:p w14:paraId="3DF43ACF" w14:textId="77777777" w:rsidR="002335D8" w:rsidRPr="002335D8" w:rsidRDefault="004C4B95" w:rsidP="004C4B95">
      <w:r>
        <w:lastRenderedPageBreak/>
        <w:t xml:space="preserve">If the BCCP is in Candidate state, ask the user to confirm changing it back to the Editing state. Upon confirmation, invoke the functionality in </w:t>
      </w:r>
      <w:r>
        <w:fldChar w:fldCharType="begin"/>
      </w:r>
      <w:r>
        <w:instrText xml:space="preserve"> REF _Ref438116554 \r \h </w:instrText>
      </w:r>
      <w:r>
        <w:fldChar w:fldCharType="separate"/>
      </w:r>
      <w:r w:rsidR="0093447A">
        <w:t>3.10.35.2</w:t>
      </w:r>
      <w:r>
        <w:fldChar w:fldCharType="end"/>
      </w:r>
      <w:r>
        <w:t xml:space="preserve">. Once the BCCP is in the Editing state, bring up a UI so that the user can modify and save the property of the BCCP as described in </w:t>
      </w:r>
      <w:r>
        <w:fldChar w:fldCharType="begin"/>
      </w:r>
      <w:r>
        <w:instrText xml:space="preserve"> REF _Ref438114348 \r \h </w:instrText>
      </w:r>
      <w:r>
        <w:fldChar w:fldCharType="separate"/>
      </w:r>
      <w:r w:rsidR="0093447A">
        <w:t>3.10.31</w:t>
      </w:r>
      <w:r>
        <w:fldChar w:fldCharType="end"/>
      </w:r>
      <w:r>
        <w:t>. Upon saving, properly update the current record and create a new history record of the BCCP according to the general guideline.</w:t>
      </w:r>
      <w:r w:rsidR="0002349C">
        <w:t xml:space="preserve"> In addition, the user shall be able to invoke the </w:t>
      </w:r>
      <w:r w:rsidR="0002349C">
        <w:fldChar w:fldCharType="begin"/>
      </w:r>
      <w:r w:rsidR="0002349C">
        <w:instrText xml:space="preserve"> REF _Ref438059941 \h </w:instrText>
      </w:r>
      <w:r w:rsidR="0002349C">
        <w:fldChar w:fldCharType="separate"/>
      </w:r>
      <w:r w:rsidR="0002349C">
        <w:t>Change BCCP state</w:t>
      </w:r>
      <w:r w:rsidR="0002349C">
        <w:fldChar w:fldCharType="end"/>
      </w:r>
      <w:r w:rsidR="0002349C">
        <w:t xml:space="preserve"> functionality in </w:t>
      </w:r>
      <w:r w:rsidR="0002349C">
        <w:fldChar w:fldCharType="begin"/>
      </w:r>
      <w:r w:rsidR="0002349C">
        <w:instrText xml:space="preserve"> REF _Ref438059941 \r \h </w:instrText>
      </w:r>
      <w:r w:rsidR="0002349C">
        <w:fldChar w:fldCharType="separate"/>
      </w:r>
      <w:r w:rsidR="0002349C">
        <w:t>3.10.35</w:t>
      </w:r>
      <w:r w:rsidR="0002349C">
        <w:fldChar w:fldCharType="end"/>
      </w:r>
      <w:r w:rsidR="0002349C">
        <w:t>.</w:t>
      </w:r>
    </w:p>
    <w:p w14:paraId="5D80F755" w14:textId="77777777" w:rsidR="00727282" w:rsidRDefault="00727282" w:rsidP="004C4B95"/>
    <w:p w14:paraId="379D5371" w14:textId="77777777" w:rsidR="00727282" w:rsidRDefault="00727282" w:rsidP="00727282">
      <w:pPr>
        <w:pStyle w:val="Heading3"/>
      </w:pPr>
      <w:r>
        <w:t>Discard a revision of a BCCP</w:t>
      </w:r>
    </w:p>
    <w:p w14:paraId="2996EE8B" w14:textId="77777777" w:rsidR="00727282" w:rsidRDefault="00DF2250" w:rsidP="00727282">
      <w:r>
        <w:t xml:space="preserve">Pre-condition: The BCCP is in the Editing state. The user is the owner of the BCCP. If </w:t>
      </w:r>
      <w:r w:rsidRPr="00A80FC7">
        <w:rPr>
          <w:rStyle w:val="CodeChar"/>
        </w:rPr>
        <w:t>revision_num</w:t>
      </w:r>
      <w:r>
        <w:t xml:space="preserve"> of the BCCP is 1, there is no association using the BCCP.</w:t>
      </w:r>
    </w:p>
    <w:p w14:paraId="1E4A11D5" w14:textId="77777777" w:rsidR="00DF2250" w:rsidRDefault="00DF2250" w:rsidP="00727282"/>
    <w:p w14:paraId="1A9AC8DC" w14:textId="77777777" w:rsidR="00DF2250" w:rsidRDefault="00DF2250" w:rsidP="00DF2250">
      <w:r>
        <w:t xml:space="preserve">The UI should come up that allows the user to search for the BCCP to discard. The search criteria is similar to that described in </w:t>
      </w:r>
      <w:r>
        <w:fldChar w:fldCharType="begin"/>
      </w:r>
      <w:r>
        <w:instrText xml:space="preserve"> REF _Ref435336589 \r \h </w:instrText>
      </w:r>
      <w:r>
        <w:fldChar w:fldCharType="separate"/>
      </w:r>
      <w:r>
        <w:t>3.10.4</w:t>
      </w:r>
      <w:r>
        <w:fldChar w:fldCharType="end"/>
      </w:r>
      <w:r>
        <w:t xml:space="preserve">; however, the result shall filter to </w:t>
      </w:r>
      <w:r w:rsidR="002D46DA">
        <w:t>B</w:t>
      </w:r>
      <w:r>
        <w:t xml:space="preserve">CCPs. Upon selection, the system check whether the current revision of the </w:t>
      </w:r>
      <w:r w:rsidR="002D46DA">
        <w:t>B</w:t>
      </w:r>
      <w:r>
        <w:t xml:space="preserve">CCP meets the pre-condition. If not, indicates the unfulfilling condition to the user and return to the previous screen. If so, indicate to the user that the operation cannot be undone and obtain the user confirmation. </w:t>
      </w:r>
    </w:p>
    <w:p w14:paraId="3F186767" w14:textId="77777777" w:rsidR="00DF2250" w:rsidRDefault="00DF2250" w:rsidP="00DF2250"/>
    <w:p w14:paraId="2643BF33" w14:textId="77777777" w:rsidR="00DF2250" w:rsidRDefault="00DF2250" w:rsidP="00DF2250">
      <w:r>
        <w:t xml:space="preserve">If the </w:t>
      </w:r>
      <w:r w:rsidRPr="00C0425B">
        <w:rPr>
          <w:rStyle w:val="CodeChar"/>
        </w:rPr>
        <w:t>revision_num</w:t>
      </w:r>
      <w:r>
        <w:t xml:space="preserve"> is 1, the current and history records of the </w:t>
      </w:r>
      <w:r w:rsidR="002D46DA">
        <w:t>B</w:t>
      </w:r>
      <w:r>
        <w:t>CCP shall be deleted upon the user’s confirmation.</w:t>
      </w:r>
    </w:p>
    <w:p w14:paraId="100AC6C5" w14:textId="77777777" w:rsidR="00DF2250" w:rsidRDefault="00DF2250" w:rsidP="00DF2250"/>
    <w:p w14:paraId="087832BC" w14:textId="77777777" w:rsidR="00DF2250" w:rsidRDefault="00DF2250" w:rsidP="00DF2250">
      <w:r>
        <w:t xml:space="preserve">If the </w:t>
      </w:r>
      <w:r w:rsidRPr="00C0425B">
        <w:rPr>
          <w:rStyle w:val="CodeChar"/>
        </w:rPr>
        <w:t>revision_num</w:t>
      </w:r>
      <w:r>
        <w:t xml:space="preserve"> is higher than 1, the current record of the </w:t>
      </w:r>
      <w:r w:rsidR="002D46DA">
        <w:t>B</w:t>
      </w:r>
      <w:r>
        <w:t>CCP must be reverted to the previous revision according to the history record. Finally, all the history records associated with the discarded revision has to be deleted.</w:t>
      </w:r>
    </w:p>
    <w:p w14:paraId="063F0E7F" w14:textId="77777777" w:rsidR="00DF2250" w:rsidRDefault="00DF2250" w:rsidP="00DF2250"/>
    <w:p w14:paraId="3C1BDA74" w14:textId="77777777" w:rsidR="00DF2250" w:rsidRPr="00836407" w:rsidRDefault="00DF2250" w:rsidP="00DF2250">
      <w:r>
        <w:t xml:space="preserve">Event: If the </w:t>
      </w:r>
      <w:r w:rsidRPr="00C0425B">
        <w:rPr>
          <w:rStyle w:val="CodeChar"/>
        </w:rPr>
        <w:t>revision_num</w:t>
      </w:r>
      <w:r>
        <w:t xml:space="preserve"> is higher than 1, an event shall be raised to notify owners of both </w:t>
      </w:r>
      <w:r w:rsidR="00860F7E">
        <w:rPr>
          <w:rStyle w:val="CodeChar"/>
        </w:rPr>
        <w:t>Both</w:t>
      </w:r>
      <w:r w:rsidRPr="00C0425B">
        <w:rPr>
          <w:rStyle w:val="CodeChar"/>
        </w:rPr>
        <w:t>UoCs</w:t>
      </w:r>
      <w:r>
        <w:t>.</w:t>
      </w:r>
    </w:p>
    <w:p w14:paraId="13987673" w14:textId="77777777" w:rsidR="00DF2250" w:rsidRPr="00727282" w:rsidRDefault="00DF2250" w:rsidP="00727282"/>
    <w:p w14:paraId="5B04D93E" w14:textId="77777777" w:rsidR="00466318" w:rsidRDefault="00466318" w:rsidP="00466318">
      <w:pPr>
        <w:pStyle w:val="Heading3"/>
      </w:pPr>
      <w:bookmarkStart w:id="1204" w:name="_Ref438059941"/>
      <w:bookmarkStart w:id="1205" w:name="_Toc442109090"/>
      <w:r>
        <w:t>Change BCCP state</w:t>
      </w:r>
      <w:bookmarkEnd w:id="1204"/>
      <w:bookmarkEnd w:id="1205"/>
    </w:p>
    <w:p w14:paraId="640EF397" w14:textId="77777777" w:rsidR="004C4B95" w:rsidRDefault="004C4B95" w:rsidP="004C4B95">
      <w:r>
        <w:t>The state change operation cannot be undone.</w:t>
      </w:r>
    </w:p>
    <w:p w14:paraId="2CA3E06B" w14:textId="77777777" w:rsidR="004C4B95" w:rsidRDefault="004C4B95" w:rsidP="004C4B95">
      <w:pPr>
        <w:pStyle w:val="Heading4"/>
      </w:pPr>
      <w:bookmarkStart w:id="1206" w:name="_Toc442109091"/>
      <w:r>
        <w:t>Change from Editing to Candidate state</w:t>
      </w:r>
      <w:bookmarkEnd w:id="1206"/>
    </w:p>
    <w:p w14:paraId="25E52650" w14:textId="77777777" w:rsidR="004C4B95" w:rsidRDefault="004C4B95" w:rsidP="004C4B95">
      <w:pPr>
        <w:spacing w:before="240"/>
      </w:pPr>
      <w:r>
        <w:t>Pre-condition: The BCCP is in the Editing State. The user is the owner of the BCCP.</w:t>
      </w:r>
    </w:p>
    <w:p w14:paraId="62FBA2CD"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Candidate state. Their history columns shall also be properly updated. </w:t>
      </w:r>
    </w:p>
    <w:p w14:paraId="6AA18735" w14:textId="77777777" w:rsidR="004C4B95" w:rsidRDefault="004C4B95" w:rsidP="004C4B95"/>
    <w:p w14:paraId="51CCFC4E" w14:textId="77777777" w:rsidR="004C4B95" w:rsidRDefault="004C4B95" w:rsidP="004C4B95">
      <w:r>
        <w:t xml:space="preserve">Event: An event shall be raised to notify owners of </w:t>
      </w:r>
      <w:r w:rsidR="00BC4EFC">
        <w:rPr>
          <w:rStyle w:val="CodeChar"/>
        </w:rPr>
        <w:t>Referring</w:t>
      </w:r>
      <w:r w:rsidR="00BC4EFC" w:rsidRPr="00625043">
        <w:rPr>
          <w:rStyle w:val="CodeChar"/>
        </w:rPr>
        <w:t>UoCs</w:t>
      </w:r>
      <w:r w:rsidR="00BC4EFC">
        <w:t>.</w:t>
      </w:r>
    </w:p>
    <w:p w14:paraId="3FF8266F" w14:textId="77777777" w:rsidR="004C4B95" w:rsidRDefault="004C4B95" w:rsidP="004C4B95">
      <w:pPr>
        <w:pStyle w:val="Heading4"/>
      </w:pPr>
      <w:bookmarkStart w:id="1207" w:name="_Ref438116554"/>
      <w:bookmarkStart w:id="1208" w:name="_Toc442109092"/>
      <w:r>
        <w:t>Change from Candidate to Editing state</w:t>
      </w:r>
      <w:bookmarkEnd w:id="1207"/>
      <w:bookmarkEnd w:id="1208"/>
    </w:p>
    <w:p w14:paraId="2DE751F5" w14:textId="77777777" w:rsidR="004C4B95" w:rsidRDefault="004C4B95" w:rsidP="004C4B95">
      <w:pPr>
        <w:spacing w:before="240"/>
      </w:pPr>
      <w:r>
        <w:t xml:space="preserve">Pre-condition: The BCCP is in the Candidate state. The user is the owner of the BCCP. </w:t>
      </w:r>
    </w:p>
    <w:p w14:paraId="1E3FF17B"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Editing state. Their history columns shall also be properly updated. </w:t>
      </w:r>
    </w:p>
    <w:p w14:paraId="161FCE7B" w14:textId="77777777" w:rsidR="004C4B95" w:rsidRDefault="004C4B95" w:rsidP="004C4B95"/>
    <w:p w14:paraId="5D411382" w14:textId="77777777" w:rsidR="004C4B95" w:rsidRDefault="004C4B95" w:rsidP="004C4B95">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4963F5D" w14:textId="77777777" w:rsidR="004C4B95" w:rsidRDefault="004C4B95" w:rsidP="004C4B95">
      <w:pPr>
        <w:pStyle w:val="Heading4"/>
      </w:pPr>
      <w:bookmarkStart w:id="1209" w:name="_Toc442109093"/>
      <w:r>
        <w:t>Change from Candidate to Published state</w:t>
      </w:r>
      <w:bookmarkEnd w:id="1209"/>
    </w:p>
    <w:p w14:paraId="3309A429" w14:textId="77777777" w:rsidR="004C4B95" w:rsidRPr="00191A85" w:rsidRDefault="004C4B95" w:rsidP="004C4B95">
      <w:pPr>
        <w:spacing w:before="240"/>
      </w:pPr>
      <w:r>
        <w:t>Pre-condition: The BCCP is in the Candidate state. The user is the owner of the BCCP.</w:t>
      </w:r>
    </w:p>
    <w:p w14:paraId="13EB766A" w14:textId="77777777" w:rsidR="004C4B95" w:rsidRDefault="00BC4EFC" w:rsidP="004C4B95">
      <w:pPr>
        <w:spacing w:before="240"/>
      </w:pPr>
      <w:r>
        <w:lastRenderedPageBreak/>
        <w:t>The system shall indicate to the user that all history of changes for this revision of the BCCP will be deleted. The user shall confirm this request. Upon confirmation, t</w:t>
      </w:r>
      <w:r w:rsidR="004C4B95">
        <w:t xml:space="preserve">he </w:t>
      </w:r>
      <w:r w:rsidR="004C4B95" w:rsidRPr="00191A85">
        <w:rPr>
          <w:rStyle w:val="CodeChar"/>
        </w:rPr>
        <w:t>state</w:t>
      </w:r>
      <w:r w:rsidR="004C4B95">
        <w:t xml:space="preserve"> column of the current record of the BCCP must be updated to the Published state. Their history columns shall also be properly updated. A history record of the BCCP needs to be created accordingly. Then, all prior history records of the </w:t>
      </w:r>
      <w:r w:rsidR="00C209E9">
        <w:t>B</w:t>
      </w:r>
      <w:r w:rsidR="004C4B95">
        <w:t>CCP shall be deleted.</w:t>
      </w:r>
    </w:p>
    <w:p w14:paraId="4B2A78DB" w14:textId="77777777" w:rsidR="00C209E9" w:rsidRDefault="00C209E9" w:rsidP="00C209E9">
      <w:pPr>
        <w:spacing w:before="240"/>
      </w:pPr>
    </w:p>
    <w:p w14:paraId="376B33D0" w14:textId="77777777" w:rsidR="004C4B95" w:rsidRPr="004C4B95" w:rsidRDefault="004C4B95" w:rsidP="00C209E9">
      <w:pPr>
        <w:spacing w:before="240"/>
      </w:pPr>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6AF8CA1" w14:textId="77777777" w:rsidR="0023242C" w:rsidRDefault="0023242C" w:rsidP="00F11977">
      <w:pPr>
        <w:pStyle w:val="Heading3"/>
      </w:pPr>
      <w:bookmarkStart w:id="1210" w:name="_Toc442109097"/>
      <w:r>
        <w:t>Review a CC</w:t>
      </w:r>
      <w:bookmarkEnd w:id="1210"/>
    </w:p>
    <w:p w14:paraId="37B2BCB4" w14:textId="77777777" w:rsidR="00BC4EFC" w:rsidRDefault="00BC4EFC" w:rsidP="00BC4EFC">
      <w:r>
        <w:t>&lt;This is future functionality.&gt;</w:t>
      </w:r>
    </w:p>
    <w:p w14:paraId="5EFE126A" w14:textId="77777777" w:rsidR="00BC4EFC" w:rsidRDefault="00BC4EFC" w:rsidP="0023242C"/>
    <w:p w14:paraId="54156238" w14:textId="77777777" w:rsidR="0023242C" w:rsidRDefault="0023242C" w:rsidP="0023242C">
      <w:r>
        <w:t>Pre-condition: The CC is in the Candidate state</w:t>
      </w:r>
    </w:p>
    <w:p w14:paraId="5365E5E5" w14:textId="77777777" w:rsidR="00BC4EFC" w:rsidRDefault="00BC4EFC" w:rsidP="0023242C"/>
    <w:p w14:paraId="07315D15" w14:textId="77777777" w:rsidR="00BC4EFC" w:rsidRPr="0023242C" w:rsidRDefault="00BC4EFC" w:rsidP="0023242C">
      <w:r>
        <w:t>This allows users to make comments to the CC.</w:t>
      </w:r>
    </w:p>
    <w:p w14:paraId="0BCCAEC5" w14:textId="77777777" w:rsidR="00F11977" w:rsidRDefault="00F11977" w:rsidP="00F11977">
      <w:pPr>
        <w:pStyle w:val="Heading3"/>
      </w:pPr>
      <w:bookmarkStart w:id="1211" w:name="_Toc442109098"/>
      <w:r>
        <w:t>Undoing</w:t>
      </w:r>
      <w:bookmarkEnd w:id="1211"/>
    </w:p>
    <w:p w14:paraId="465981A0" w14:textId="77777777" w:rsidR="005026AC" w:rsidRDefault="005026AC" w:rsidP="00F93616">
      <w:r>
        <w:t>&lt;This is future functionality.&gt;</w:t>
      </w:r>
    </w:p>
    <w:p w14:paraId="72CEAA98" w14:textId="77777777" w:rsidR="00F93616" w:rsidRPr="00F93616" w:rsidRDefault="00F93616" w:rsidP="00F93616">
      <w:r>
        <w:t xml:space="preserve">I think, due to, association sequencing key shifting, undoing should only be done at the UoC level. So for ACC UoC,  </w:t>
      </w:r>
      <w:r w:rsidR="000F47AE">
        <w:t>the undoing function should only offered at the ACC level. So you cannot undo each association specifically.</w:t>
      </w:r>
    </w:p>
    <w:p w14:paraId="7D737064" w14:textId="77777777" w:rsidR="00F11977" w:rsidRDefault="00F11977" w:rsidP="00F11977"/>
    <w:p w14:paraId="50ABB12D" w14:textId="77777777" w:rsidR="00F11977" w:rsidRDefault="00F11977" w:rsidP="00F11977">
      <w:pPr>
        <w:pStyle w:val="Heading3"/>
      </w:pPr>
      <w:bookmarkStart w:id="1212" w:name="_Ref437668747"/>
      <w:bookmarkStart w:id="1213" w:name="_Ref437668751"/>
      <w:bookmarkStart w:id="1214" w:name="_Toc442109099"/>
      <w:r>
        <w:t xml:space="preserve">Event </w:t>
      </w:r>
      <w:commentRangeStart w:id="1215"/>
      <w:r>
        <w:t>notification</w:t>
      </w:r>
      <w:bookmarkEnd w:id="1212"/>
      <w:bookmarkEnd w:id="1213"/>
      <w:bookmarkEnd w:id="1214"/>
      <w:commentRangeEnd w:id="1215"/>
      <w:r w:rsidR="00EB10A1">
        <w:rPr>
          <w:rStyle w:val="CommentReference"/>
          <w:b w:val="0"/>
        </w:rPr>
        <w:commentReference w:id="1215"/>
      </w:r>
    </w:p>
    <w:p w14:paraId="65B8E722" w14:textId="77777777" w:rsidR="006C6778" w:rsidRDefault="006549A6" w:rsidP="00B24770">
      <w:pPr>
        <w:pStyle w:val="Heading4"/>
      </w:pPr>
      <w:bookmarkStart w:id="1216" w:name="_Toc442109100"/>
      <w:r>
        <w:t>System c</w:t>
      </w:r>
      <w:r w:rsidR="00B24770">
        <w:t>onfigura</w:t>
      </w:r>
      <w:r>
        <w:t>ble</w:t>
      </w:r>
      <w:r w:rsidR="00B24770">
        <w:t xml:space="preserve"> parameters</w:t>
      </w:r>
      <w:bookmarkEnd w:id="1216"/>
    </w:p>
    <w:p w14:paraId="0187F0C0" w14:textId="77777777" w:rsidR="003E4B6F" w:rsidRDefault="006C6778" w:rsidP="006549A6">
      <w:pPr>
        <w:spacing w:before="240"/>
      </w:pPr>
      <w:r w:rsidRPr="006C6778">
        <w:rPr>
          <w:rStyle w:val="CodeChar"/>
        </w:rPr>
        <w:t>Notifi</w:t>
      </w:r>
      <w:r>
        <w:rPr>
          <w:rStyle w:val="CodeChar"/>
        </w:rPr>
        <w:t>cation</w:t>
      </w:r>
      <w:r w:rsidRPr="006C6778">
        <w:rPr>
          <w:rStyle w:val="CodeChar"/>
        </w:rPr>
        <w:t>State</w:t>
      </w:r>
      <w:r>
        <w:t xml:space="preserve">: Possible values are </w:t>
      </w:r>
      <w:r w:rsidRPr="006C6778">
        <w:rPr>
          <w:rStyle w:val="CodeChar"/>
        </w:rPr>
        <w:t>Editing</w:t>
      </w:r>
      <w:r>
        <w:t xml:space="preserve">, </w:t>
      </w:r>
      <w:r w:rsidRPr="006C6778">
        <w:rPr>
          <w:rStyle w:val="CodeChar"/>
        </w:rPr>
        <w:t>Candidate</w:t>
      </w:r>
      <w:r>
        <w:t xml:space="preserve">, </w:t>
      </w:r>
      <w:r w:rsidRPr="006C6778">
        <w:rPr>
          <w:rStyle w:val="CodeChar"/>
        </w:rPr>
        <w:t>Published</w:t>
      </w:r>
      <w:r>
        <w:t xml:space="preserve">. </w:t>
      </w:r>
      <w:r w:rsidR="00AB39E8">
        <w:t>The d</w:t>
      </w:r>
      <w:r>
        <w:t xml:space="preserve">efault value shall be </w:t>
      </w:r>
      <w:r w:rsidRPr="006C6778">
        <w:rPr>
          <w:rStyle w:val="CodeChar"/>
        </w:rPr>
        <w:t>Published</w:t>
      </w:r>
      <w:r>
        <w:t xml:space="preserve">. </w:t>
      </w:r>
    </w:p>
    <w:p w14:paraId="572BB0B8" w14:textId="77777777" w:rsidR="003E4B6F" w:rsidRDefault="006C6778" w:rsidP="003E4B6F">
      <w:pPr>
        <w:pStyle w:val="ListParagraph"/>
        <w:numPr>
          <w:ilvl w:val="0"/>
          <w:numId w:val="21"/>
        </w:numPr>
      </w:pPr>
      <w:r w:rsidRPr="003E4B6F">
        <w:rPr>
          <w:rStyle w:val="CodeChar"/>
        </w:rPr>
        <w:t>Editing</w:t>
      </w:r>
      <w:r>
        <w:t xml:space="preserve"> means only notify owners of related </w:t>
      </w:r>
      <w:r w:rsidR="00C744D2">
        <w:t>UoCs</w:t>
      </w:r>
      <w:r>
        <w:t xml:space="preserve"> that are in the Editing state. </w:t>
      </w:r>
    </w:p>
    <w:p w14:paraId="42275AD0" w14:textId="77777777" w:rsidR="003E4B6F" w:rsidRDefault="006C6778" w:rsidP="003E4B6F">
      <w:pPr>
        <w:pStyle w:val="ListParagraph"/>
        <w:numPr>
          <w:ilvl w:val="0"/>
          <w:numId w:val="21"/>
        </w:numPr>
      </w:pPr>
      <w:r w:rsidRPr="003E4B6F">
        <w:rPr>
          <w:rStyle w:val="CodeChar"/>
        </w:rPr>
        <w:t>Candidate</w:t>
      </w:r>
      <w:r>
        <w:t xml:space="preserve"> means notify owners of related </w:t>
      </w:r>
      <w:r w:rsidR="00C744D2">
        <w:t>UoCs</w:t>
      </w:r>
      <w:r>
        <w:t xml:space="preserve"> that are in the Editing state and </w:t>
      </w:r>
      <w:r w:rsidR="00C744D2">
        <w:t>UoCs</w:t>
      </w:r>
      <w:r>
        <w:t xml:space="preserve"> that are in the Candidate states. </w:t>
      </w:r>
    </w:p>
    <w:p w14:paraId="7AD3A5F1" w14:textId="77777777" w:rsidR="00F532AE" w:rsidRDefault="006C6778" w:rsidP="00F532AE">
      <w:pPr>
        <w:pStyle w:val="ListParagraph"/>
        <w:numPr>
          <w:ilvl w:val="0"/>
          <w:numId w:val="21"/>
        </w:numPr>
      </w:pPr>
      <w:r w:rsidRPr="003E4B6F">
        <w:rPr>
          <w:rStyle w:val="CodeChar"/>
        </w:rPr>
        <w:t>Published</w:t>
      </w:r>
      <w:r>
        <w:t xml:space="preserve"> means notify owners of related </w:t>
      </w:r>
      <w:r w:rsidR="00C744D2">
        <w:t>UoCs</w:t>
      </w:r>
      <w:r>
        <w:t xml:space="preserve"> that are in either of the three states.</w:t>
      </w:r>
    </w:p>
    <w:p w14:paraId="2491FA3A" w14:textId="77777777" w:rsidR="00F532AE" w:rsidRDefault="00F532AE" w:rsidP="00F532AE"/>
    <w:p w14:paraId="0F39374C" w14:textId="77777777" w:rsidR="00513A09" w:rsidRDefault="00513A09" w:rsidP="00513A09">
      <w:r w:rsidRPr="004454FD">
        <w:rPr>
          <w:rStyle w:val="CodeChar"/>
        </w:rPr>
        <w:t>RecentRelation</w:t>
      </w:r>
      <w:r>
        <w:t xml:space="preserve">: Possible values are </w:t>
      </w:r>
      <w:r w:rsidRPr="004454FD">
        <w:rPr>
          <w:rStyle w:val="CodeChar"/>
        </w:rPr>
        <w:t>True</w:t>
      </w:r>
      <w:r>
        <w:t xml:space="preserve"> or </w:t>
      </w:r>
      <w:r w:rsidRPr="004454FD">
        <w:rPr>
          <w:rStyle w:val="CodeChar"/>
        </w:rPr>
        <w:t>False</w:t>
      </w:r>
      <w:r>
        <w:t xml:space="preserve">. </w:t>
      </w:r>
    </w:p>
    <w:p w14:paraId="210B293D" w14:textId="77777777" w:rsidR="00513A09" w:rsidRDefault="00513A09" w:rsidP="00513A09">
      <w:pPr>
        <w:pStyle w:val="ListParagraph"/>
        <w:numPr>
          <w:ilvl w:val="0"/>
          <w:numId w:val="26"/>
        </w:numPr>
      </w:pPr>
      <w:r w:rsidRPr="004454FD">
        <w:rPr>
          <w:rStyle w:val="CodeChar"/>
        </w:rPr>
        <w:t>True</w:t>
      </w:r>
      <w:r>
        <w:t>: Notify owners of UoCs that have just come into a relationship during the current revision of the UoC generating the event.</w:t>
      </w:r>
    </w:p>
    <w:p w14:paraId="4439DFB4" w14:textId="77777777" w:rsidR="00513A09" w:rsidRDefault="00513A09" w:rsidP="00513A09">
      <w:pPr>
        <w:pStyle w:val="ListParagraph"/>
        <w:numPr>
          <w:ilvl w:val="0"/>
          <w:numId w:val="26"/>
        </w:numPr>
      </w:pPr>
      <w:r w:rsidRPr="004454FD">
        <w:rPr>
          <w:rStyle w:val="CodeChar"/>
        </w:rPr>
        <w:t>False</w:t>
      </w:r>
      <w:r>
        <w:t>: Notify related owners without regard to when the relationship was created.</w:t>
      </w:r>
    </w:p>
    <w:p w14:paraId="7B47CE5C" w14:textId="77777777" w:rsidR="00353160" w:rsidRDefault="00353160" w:rsidP="00353160">
      <w:r>
        <w:t xml:space="preserve">To illustrate the case when the parameter is set to </w:t>
      </w:r>
      <w:r w:rsidRPr="00353160">
        <w:rPr>
          <w:rStyle w:val="CodeChar"/>
        </w:rPr>
        <w:t>True</w:t>
      </w:r>
      <w:r>
        <w:t>, take the Address ACC in Figure 15 as an example. Suppose User-1 is making a revision to the ACC. When the user acts on the ACC that triggers an event from that ACC, if there is no new ASCCP based on that ACC then there will be no notification. On the other hand, if before the event occur, another user, User-2, makes a new ASCCP based on that ACC. Then, User-2 will be notified, when the event occurs.</w:t>
      </w:r>
    </w:p>
    <w:p w14:paraId="0CC494B0" w14:textId="77777777" w:rsidR="006549A6" w:rsidRDefault="006549A6" w:rsidP="006549A6">
      <w:pPr>
        <w:pStyle w:val="Heading4"/>
      </w:pPr>
      <w:r>
        <w:t>Notification options</w:t>
      </w:r>
    </w:p>
    <w:p w14:paraId="6C88E1C0" w14:textId="77777777" w:rsidR="006C6778" w:rsidRDefault="006C6778" w:rsidP="006549A6">
      <w:pPr>
        <w:spacing w:before="240"/>
      </w:pPr>
      <w:r w:rsidRPr="006C6778">
        <w:rPr>
          <w:rStyle w:val="CodeChar"/>
        </w:rPr>
        <w:t>Notification</w:t>
      </w:r>
      <w:r w:rsidR="00915639">
        <w:rPr>
          <w:rStyle w:val="CodeChar"/>
        </w:rPr>
        <w:t>Target</w:t>
      </w:r>
      <w:r>
        <w:t xml:space="preserve">: Possible values are </w:t>
      </w:r>
      <w:r w:rsidRPr="003E4B6F">
        <w:rPr>
          <w:rStyle w:val="CodeChar"/>
        </w:rPr>
        <w:t>Referring</w:t>
      </w:r>
      <w:r w:rsidR="00C744D2">
        <w:rPr>
          <w:rStyle w:val="CodeChar"/>
        </w:rPr>
        <w:t>UoCs</w:t>
      </w:r>
      <w:r>
        <w:t xml:space="preserve">, </w:t>
      </w:r>
      <w:r w:rsidRPr="003E4B6F">
        <w:rPr>
          <w:rStyle w:val="CodeChar"/>
        </w:rPr>
        <w:t>Refer</w:t>
      </w:r>
      <w:r w:rsidR="003E4B6F" w:rsidRPr="003E4B6F">
        <w:rPr>
          <w:rStyle w:val="CodeChar"/>
        </w:rPr>
        <w:t>red</w:t>
      </w:r>
      <w:r w:rsidR="003261AD">
        <w:rPr>
          <w:rStyle w:val="CodeChar"/>
        </w:rPr>
        <w:t>By</w:t>
      </w:r>
      <w:r w:rsidR="00C744D2">
        <w:rPr>
          <w:rStyle w:val="CodeChar"/>
        </w:rPr>
        <w:t>UoCs</w:t>
      </w:r>
      <w:r w:rsidR="003E4B6F">
        <w:t xml:space="preserve">, </w:t>
      </w:r>
      <w:r w:rsidR="003E4B6F" w:rsidRPr="003E4B6F">
        <w:rPr>
          <w:rStyle w:val="CodeChar"/>
        </w:rPr>
        <w:t>Both</w:t>
      </w:r>
      <w:r w:rsidR="00C744D2">
        <w:rPr>
          <w:rStyle w:val="CodeChar"/>
        </w:rPr>
        <w:t>UoCs</w:t>
      </w:r>
      <w:r w:rsidR="00915639">
        <w:rPr>
          <w:rStyle w:val="CodeChar"/>
        </w:rPr>
        <w:t>, &lt;An Owner&gt;</w:t>
      </w:r>
      <w:r w:rsidR="003E4B6F">
        <w:t xml:space="preserve">. </w:t>
      </w:r>
      <w:r w:rsidR="00AB39E8">
        <w:t>The d</w:t>
      </w:r>
      <w:r w:rsidR="003E4B6F">
        <w:t xml:space="preserve">efault value shall be </w:t>
      </w:r>
      <w:r w:rsidR="003E4B6F" w:rsidRPr="003E4B6F">
        <w:rPr>
          <w:rStyle w:val="CodeChar"/>
        </w:rPr>
        <w:t>Both</w:t>
      </w:r>
      <w:r w:rsidR="00C744D2">
        <w:rPr>
          <w:rStyle w:val="CodeChar"/>
        </w:rPr>
        <w:t>UoCs</w:t>
      </w:r>
      <w:r w:rsidR="003E4B6F">
        <w:t xml:space="preserve">. </w:t>
      </w:r>
    </w:p>
    <w:p w14:paraId="5A497D55" w14:textId="77777777" w:rsidR="003E4B6F" w:rsidRDefault="00C744D2" w:rsidP="003E4B6F">
      <w:pPr>
        <w:pStyle w:val="ListParagraph"/>
        <w:numPr>
          <w:ilvl w:val="0"/>
          <w:numId w:val="22"/>
        </w:numPr>
      </w:pPr>
      <w:r w:rsidRPr="003E4B6F">
        <w:rPr>
          <w:rStyle w:val="CodeChar"/>
        </w:rPr>
        <w:lastRenderedPageBreak/>
        <w:t>Referring</w:t>
      </w:r>
      <w:r>
        <w:rPr>
          <w:rStyle w:val="CodeChar"/>
        </w:rPr>
        <w:t>UoCs</w:t>
      </w:r>
      <w:r>
        <w:t xml:space="preserve"> </w:t>
      </w:r>
      <w:r w:rsidR="003E4B6F">
        <w:t xml:space="preserve">means the event shall be sent to owners of </w:t>
      </w:r>
      <w:r>
        <w:t>UoCs</w:t>
      </w:r>
      <w:r w:rsidR="003E4B6F">
        <w:t xml:space="preserve"> </w:t>
      </w:r>
      <w:r>
        <w:t xml:space="preserve">that </w:t>
      </w:r>
      <w:r w:rsidR="003E4B6F">
        <w:t>directly and indirectly (ancestors)  re</w:t>
      </w:r>
      <w:r>
        <w:t xml:space="preserve">fers </w:t>
      </w:r>
      <w:r w:rsidR="003E4B6F">
        <w:t xml:space="preserve">to the </w:t>
      </w:r>
      <w:r>
        <w:t>UoC</w:t>
      </w:r>
      <w:r w:rsidR="003E4B6F">
        <w:t xml:space="preserve"> generating the event.</w:t>
      </w:r>
    </w:p>
    <w:p w14:paraId="505A0603" w14:textId="77777777" w:rsidR="003E4B6F" w:rsidRDefault="00C744D2" w:rsidP="003E4B6F">
      <w:pPr>
        <w:pStyle w:val="ListParagraph"/>
        <w:numPr>
          <w:ilvl w:val="0"/>
          <w:numId w:val="22"/>
        </w:numPr>
      </w:pPr>
      <w:r w:rsidRPr="003E4B6F">
        <w:rPr>
          <w:rStyle w:val="CodeChar"/>
        </w:rPr>
        <w:t>Referred</w:t>
      </w:r>
      <w:r w:rsidR="004454FD">
        <w:rPr>
          <w:rStyle w:val="CodeChar"/>
        </w:rPr>
        <w:t>By</w:t>
      </w:r>
      <w:r>
        <w:rPr>
          <w:rStyle w:val="CodeChar"/>
        </w:rPr>
        <w:t>UoCs</w:t>
      </w:r>
      <w:r>
        <w:t xml:space="preserve"> </w:t>
      </w:r>
      <w:r w:rsidR="003E4B6F">
        <w:t xml:space="preserve">means the event shall be sent to owners of </w:t>
      </w:r>
      <w:r>
        <w:t>UoCs</w:t>
      </w:r>
      <w:r w:rsidR="003E4B6F">
        <w:t xml:space="preserve"> </w:t>
      </w:r>
      <w:r>
        <w:t xml:space="preserve">that are </w:t>
      </w:r>
      <w:r w:rsidR="003E4B6F">
        <w:t xml:space="preserve">directly and indirectly (descendants) referenced by the </w:t>
      </w:r>
      <w:r>
        <w:t>UoC</w:t>
      </w:r>
      <w:r w:rsidR="003E4B6F">
        <w:t xml:space="preserve"> generating the event.</w:t>
      </w:r>
    </w:p>
    <w:p w14:paraId="28A57CA7" w14:textId="77777777" w:rsidR="003E4B6F" w:rsidRDefault="00C744D2" w:rsidP="003E4B6F">
      <w:pPr>
        <w:pStyle w:val="ListParagraph"/>
        <w:numPr>
          <w:ilvl w:val="0"/>
          <w:numId w:val="22"/>
        </w:numPr>
      </w:pPr>
      <w:r w:rsidRPr="003E4B6F">
        <w:rPr>
          <w:rStyle w:val="CodeChar"/>
        </w:rPr>
        <w:t>Both</w:t>
      </w:r>
      <w:r>
        <w:rPr>
          <w:rStyle w:val="CodeChar"/>
        </w:rPr>
        <w:t>UoCs</w:t>
      </w:r>
      <w:r>
        <w:t xml:space="preserve"> </w:t>
      </w:r>
      <w:r w:rsidR="003E4B6F">
        <w:t xml:space="preserve">means that the event shall be sent to owners of both </w:t>
      </w:r>
      <w:r w:rsidR="003E4B6F" w:rsidRPr="003E4B6F">
        <w:rPr>
          <w:rStyle w:val="CodeChar"/>
        </w:rPr>
        <w:t>Referring</w:t>
      </w:r>
      <w:r w:rsidR="004454FD">
        <w:rPr>
          <w:rStyle w:val="CodeChar"/>
        </w:rPr>
        <w:t>UoC</w:t>
      </w:r>
      <w:r w:rsidR="003E4B6F" w:rsidRPr="003E4B6F">
        <w:rPr>
          <w:rStyle w:val="CodeChar"/>
        </w:rPr>
        <w:t>s</w:t>
      </w:r>
      <w:r w:rsidR="003E4B6F">
        <w:t xml:space="preserve"> and </w:t>
      </w:r>
      <w:r w:rsidR="003E4B6F" w:rsidRPr="003E4B6F">
        <w:rPr>
          <w:rStyle w:val="CodeChar"/>
        </w:rPr>
        <w:t>ReferredBy</w:t>
      </w:r>
      <w:r w:rsidR="004454FD">
        <w:rPr>
          <w:rStyle w:val="CodeChar"/>
        </w:rPr>
        <w:t>UoC</w:t>
      </w:r>
      <w:r w:rsidR="003E4B6F" w:rsidRPr="003E4B6F">
        <w:rPr>
          <w:rStyle w:val="CodeChar"/>
        </w:rPr>
        <w:t>s</w:t>
      </w:r>
      <w:r w:rsidR="003E4B6F">
        <w:t>.</w:t>
      </w:r>
    </w:p>
    <w:p w14:paraId="6FABEB28" w14:textId="77777777" w:rsidR="00915639" w:rsidRDefault="00915639" w:rsidP="003E4B6F">
      <w:pPr>
        <w:pStyle w:val="ListParagraph"/>
        <w:numPr>
          <w:ilvl w:val="0"/>
          <w:numId w:val="22"/>
        </w:numPr>
      </w:pPr>
      <w:r w:rsidRPr="00915639">
        <w:rPr>
          <w:rStyle w:val="CodeChar"/>
        </w:rPr>
        <w:t>&lt;An Owner&gt;</w:t>
      </w:r>
      <w:r>
        <w:t xml:space="preserve"> means the event shall be sent to the specified owner.</w:t>
      </w:r>
    </w:p>
    <w:p w14:paraId="31694B3A" w14:textId="77777777" w:rsidR="004454FD" w:rsidRDefault="004454FD" w:rsidP="00FD7BB0"/>
    <w:p w14:paraId="2F77C6EA" w14:textId="77777777" w:rsidR="00C744D2" w:rsidRDefault="00C744D2" w:rsidP="00FD7BB0">
      <w:r>
        <w:rPr>
          <w:noProof/>
          <w:lang w:bidi="th-TH"/>
        </w:rPr>
        <w:drawing>
          <wp:inline distT="0" distB="0" distL="0" distR="0" wp14:anchorId="7A2485C5" wp14:editId="662CDBC9">
            <wp:extent cx="5943600" cy="2992080"/>
            <wp:effectExtent l="19050" t="19050" r="19050" b="184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992080"/>
                    </a:xfrm>
                    <a:prstGeom prst="rect">
                      <a:avLst/>
                    </a:prstGeom>
                    <a:noFill/>
                    <a:ln>
                      <a:solidFill>
                        <a:schemeClr val="tx1"/>
                      </a:solidFill>
                    </a:ln>
                  </pic:spPr>
                </pic:pic>
              </a:graphicData>
            </a:graphic>
          </wp:inline>
        </w:drawing>
      </w:r>
    </w:p>
    <w:p w14:paraId="2116C67E" w14:textId="77777777" w:rsidR="001A0BB2" w:rsidRDefault="001A0BB2" w:rsidP="001A0BB2">
      <w:pPr>
        <w:pStyle w:val="Caption"/>
      </w:pPr>
      <w:bookmarkStart w:id="1217" w:name="_Ref442171829"/>
      <w:r>
        <w:t xml:space="preserve">Figure </w:t>
      </w:r>
      <w:fldSimple w:instr=" SEQ Figure \* ARABIC ">
        <w:r w:rsidR="0093447A">
          <w:rPr>
            <w:noProof/>
          </w:rPr>
          <w:t>15</w:t>
        </w:r>
      </w:fldSimple>
      <w:bookmarkEnd w:id="1217"/>
      <w:r>
        <w:t xml:space="preserve">: Example </w:t>
      </w:r>
      <w:r w:rsidR="00725367">
        <w:t>CC</w:t>
      </w:r>
      <w:r>
        <w:t xml:space="preserve"> structure</w:t>
      </w:r>
      <w:r w:rsidR="006549A6">
        <w:t xml:space="preserve"> illustrating a notification chain</w:t>
      </w:r>
    </w:p>
    <w:p w14:paraId="01C98E31" w14:textId="77777777" w:rsidR="00C744D2" w:rsidRDefault="00C744D2" w:rsidP="00FD7BB0"/>
    <w:p w14:paraId="2C60AD0B" w14:textId="77777777" w:rsidR="003E4B6F" w:rsidRDefault="00AB39E8" w:rsidP="00FD7BB0">
      <w:r>
        <w:t>Example</w:t>
      </w:r>
      <w:r w:rsidR="00A7588D">
        <w:t xml:space="preserve"> of related entities.</w:t>
      </w:r>
      <w:r w:rsidR="006549A6">
        <w:t xml:space="preserve"> Consider the example in </w:t>
      </w:r>
      <w:r w:rsidR="006549A6">
        <w:fldChar w:fldCharType="begin"/>
      </w:r>
      <w:r w:rsidR="006549A6">
        <w:instrText xml:space="preserve"> REF _Ref442171829 \h </w:instrText>
      </w:r>
      <w:r w:rsidR="006549A6">
        <w:fldChar w:fldCharType="separate"/>
      </w:r>
      <w:r w:rsidR="006549A6">
        <w:t xml:space="preserve">Figure </w:t>
      </w:r>
      <w:r w:rsidR="006549A6">
        <w:rPr>
          <w:noProof/>
        </w:rPr>
        <w:t>15</w:t>
      </w:r>
      <w:r w:rsidR="006549A6">
        <w:fldChar w:fldCharType="end"/>
      </w:r>
      <w:r w:rsidR="00C744D2">
        <w:t>.</w:t>
      </w:r>
    </w:p>
    <w:p w14:paraId="13DB3E2A" w14:textId="77777777" w:rsidR="00C744D2" w:rsidRDefault="00C744D2" w:rsidP="00FD7BB0"/>
    <w:p w14:paraId="5CECA075" w14:textId="77777777" w:rsidR="00C744D2" w:rsidRDefault="00C744D2" w:rsidP="00FD7BB0">
      <w:r>
        <w:t xml:space="preserve">UoCs related to the </w:t>
      </w:r>
      <w:r w:rsidRPr="00B24770">
        <w:rPr>
          <w:rStyle w:val="CodeChar"/>
        </w:rPr>
        <w:t>AddressType</w:t>
      </w:r>
      <w:r>
        <w:t xml:space="preserve"> ACC UoC include:</w:t>
      </w:r>
    </w:p>
    <w:p w14:paraId="7CD4821D" w14:textId="77777777" w:rsidR="00C744D2" w:rsidRDefault="00C744D2" w:rsidP="00B24770">
      <w:pPr>
        <w:spacing w:before="240"/>
      </w:pPr>
      <w:r>
        <w:t xml:space="preserve">Referring UoCs: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rsidR="00B24770">
        <w:t xml:space="preserve"> and </w:t>
      </w:r>
      <w:r w:rsidRPr="009F3AB9">
        <w:rPr>
          <w:rStyle w:val="CodeChar"/>
        </w:rPr>
        <w:t xml:space="preserve"> AckBOM ASCCP</w:t>
      </w:r>
      <w:r w:rsidR="00B24770">
        <w:rPr>
          <w:rStyle w:val="CodeChar"/>
        </w:rPr>
        <w:t>.</w:t>
      </w:r>
    </w:p>
    <w:p w14:paraId="7F909C06" w14:textId="77777777" w:rsidR="00C744D2" w:rsidRDefault="00C744D2" w:rsidP="00FD7BB0">
      <w:r>
        <w:t xml:space="preserve">Referred By UoCs: </w:t>
      </w:r>
      <w:r w:rsidR="009F3AB9" w:rsidRPr="009F3AB9">
        <w:rPr>
          <w:rStyle w:val="CodeChar"/>
        </w:rPr>
        <w:t>AddressLine1 BCCP</w:t>
      </w:r>
      <w:r w:rsidR="009F3AB9" w:rsidRPr="00B24770">
        <w:t>,</w:t>
      </w:r>
      <w:r w:rsidR="009F3AB9" w:rsidRPr="009F3AB9">
        <w:rPr>
          <w:rStyle w:val="CodeChar"/>
        </w:rPr>
        <w:t xml:space="preserve"> StreetTypeCode BCCP</w:t>
      </w:r>
      <w:r w:rsidR="009F3AB9" w:rsidRPr="00B24770">
        <w:t>,</w:t>
      </w:r>
      <w:r w:rsidR="009F3AB9" w:rsidRPr="009F3AB9">
        <w:rPr>
          <w:rStyle w:val="CodeChar"/>
        </w:rPr>
        <w:t xml:space="preserve"> GeographicalCoordinate ASCCP</w:t>
      </w:r>
      <w:r w:rsidR="009F3AB9" w:rsidRPr="00B24770">
        <w:t>,</w:t>
      </w:r>
      <w:r w:rsidR="009F3AB9" w:rsidRPr="009F3AB9">
        <w:rPr>
          <w:rStyle w:val="CodeChar"/>
        </w:rPr>
        <w:t xml:space="preserve"> CoordinateType ACC</w:t>
      </w:r>
      <w:r w:rsidR="009F3AB9">
        <w:t xml:space="preserve"> (and other ASCCP, ACC, BCCP used by the </w:t>
      </w:r>
      <w:r w:rsidR="009F3AB9" w:rsidRPr="009F3AB9">
        <w:rPr>
          <w:rStyle w:val="CodeChar"/>
        </w:rPr>
        <w:t>CoordinateType ACC</w:t>
      </w:r>
      <w:r w:rsidR="009F3AB9">
        <w:t>)</w:t>
      </w:r>
      <w:r w:rsidR="00B24770">
        <w:t>.</w:t>
      </w:r>
    </w:p>
    <w:p w14:paraId="69BE9E5E" w14:textId="77777777" w:rsidR="00B24770" w:rsidRDefault="00B24770" w:rsidP="00FD7BB0"/>
    <w:p w14:paraId="50CE76A8" w14:textId="77777777" w:rsidR="00B24770" w:rsidRDefault="00B24770" w:rsidP="00FD7BB0">
      <w:r>
        <w:t xml:space="preserve">UoCs related to the </w:t>
      </w:r>
      <w:r w:rsidRPr="00B24770">
        <w:rPr>
          <w:rStyle w:val="CodeChar"/>
        </w:rPr>
        <w:t>StreetTypeCode</w:t>
      </w:r>
      <w:r>
        <w:t xml:space="preserve"> BCCP include:</w:t>
      </w:r>
    </w:p>
    <w:p w14:paraId="1BAAE433" w14:textId="77777777" w:rsidR="00B24770" w:rsidRDefault="00B24770" w:rsidP="00FD7BB0"/>
    <w:p w14:paraId="060131DA" w14:textId="77777777" w:rsidR="00B24770" w:rsidRDefault="00B24770" w:rsidP="00B24770">
      <w:pPr>
        <w:spacing w:before="240"/>
      </w:pPr>
      <w:r>
        <w:t xml:space="preserve">Referring UoCs: </w:t>
      </w:r>
      <w:r w:rsidRPr="00B24770">
        <w:rPr>
          <w:rStyle w:val="CodeChar"/>
        </w:rPr>
        <w:t>AddressType ACC</w:t>
      </w:r>
      <w:r>
        <w:t xml:space="preserve">,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t xml:space="preserve"> and </w:t>
      </w:r>
      <w:r w:rsidRPr="009F3AB9">
        <w:rPr>
          <w:rStyle w:val="CodeChar"/>
        </w:rPr>
        <w:t xml:space="preserve"> AckBOM ASCCP</w:t>
      </w:r>
      <w:r>
        <w:rPr>
          <w:rStyle w:val="CodeChar"/>
        </w:rPr>
        <w:t>.</w:t>
      </w:r>
    </w:p>
    <w:p w14:paraId="76E229F2" w14:textId="77777777" w:rsidR="00B24770" w:rsidRDefault="00B24770" w:rsidP="00B24770">
      <w:r>
        <w:t xml:space="preserve">Referred By UoCs: </w:t>
      </w:r>
      <w:r>
        <w:rPr>
          <w:rStyle w:val="CodeChar"/>
        </w:rPr>
        <w:t>None.</w:t>
      </w:r>
    </w:p>
    <w:p w14:paraId="5D701A21" w14:textId="77777777" w:rsidR="009F3AB9" w:rsidRDefault="009F3AB9" w:rsidP="00FD7BB0"/>
    <w:p w14:paraId="30A74F83" w14:textId="77777777" w:rsidR="009F3AB9" w:rsidRDefault="009F3AB9" w:rsidP="00FD7BB0">
      <w:r>
        <w:t xml:space="preserve">It should be noted that owners of BDTs </w:t>
      </w:r>
      <w:r w:rsidR="00B24770">
        <w:t>are not considered for notification because BDT is considered at the bottom of level of conceptualization and it does not depend on other conceptualizations.</w:t>
      </w:r>
    </w:p>
    <w:p w14:paraId="1DA2212B" w14:textId="77777777" w:rsidR="00A7588D" w:rsidRDefault="00A7588D" w:rsidP="00FD7BB0"/>
    <w:p w14:paraId="6FDF3A85" w14:textId="77777777" w:rsidR="00FD7BB0" w:rsidRPr="00FD7BB0" w:rsidRDefault="003E4B6F" w:rsidP="00FD7BB0">
      <w:r>
        <w:t xml:space="preserve">In the future we may make this more flexible by allowing users to subscribe to entities’ event, so that the user can get notification even if he/she is not the owner of any related entity. </w:t>
      </w:r>
    </w:p>
    <w:p w14:paraId="61D50098" w14:textId="77777777" w:rsidR="006652C4" w:rsidRDefault="000B636E" w:rsidP="000B636E">
      <w:pPr>
        <w:pStyle w:val="Heading4"/>
      </w:pPr>
      <w:bookmarkStart w:id="1218" w:name="_Toc442109101"/>
      <w:r>
        <w:t>Event Data Structure</w:t>
      </w:r>
      <w:bookmarkEnd w:id="1218"/>
    </w:p>
    <w:p w14:paraId="43849FDC" w14:textId="77777777" w:rsidR="00345725" w:rsidRDefault="00B24770" w:rsidP="00345725">
      <w:pPr>
        <w:spacing w:before="240"/>
      </w:pPr>
      <w:r>
        <w:t xml:space="preserve">Event </w:t>
      </w:r>
      <w:r w:rsidR="00345725">
        <w:t>information shall include:</w:t>
      </w:r>
    </w:p>
    <w:p w14:paraId="51F59031" w14:textId="77777777" w:rsidR="00345725" w:rsidRDefault="00345725" w:rsidP="00345725">
      <w:pPr>
        <w:pStyle w:val="ListParagraph"/>
        <w:numPr>
          <w:ilvl w:val="0"/>
          <w:numId w:val="24"/>
        </w:numPr>
        <w:spacing w:before="240"/>
      </w:pPr>
      <w:r>
        <w:t>GUID of the UoCs raising the event (in case of the ACC UoC, GUID of the ACC shall be used).</w:t>
      </w:r>
    </w:p>
    <w:p w14:paraId="54A97666" w14:textId="77777777" w:rsidR="00345725" w:rsidRDefault="00345725" w:rsidP="00345725">
      <w:pPr>
        <w:pStyle w:val="ListParagraph"/>
        <w:numPr>
          <w:ilvl w:val="0"/>
          <w:numId w:val="24"/>
        </w:numPr>
        <w:spacing w:before="240"/>
      </w:pPr>
      <w:r>
        <w:t>Type of the UoCs, i.e., ACC, ASCCP, or BCCP.</w:t>
      </w:r>
    </w:p>
    <w:p w14:paraId="043015A7" w14:textId="77777777" w:rsidR="00345725" w:rsidRDefault="00345725" w:rsidP="00345725">
      <w:pPr>
        <w:pStyle w:val="ListParagraph"/>
        <w:numPr>
          <w:ilvl w:val="0"/>
          <w:numId w:val="24"/>
        </w:numPr>
        <w:spacing w:before="240"/>
      </w:pPr>
      <w:r>
        <w:t>DEN of the UoCs (DEN of the ACC in the case of the ACC UoC).</w:t>
      </w:r>
    </w:p>
    <w:p w14:paraId="43BB5F0A" w14:textId="77777777" w:rsidR="00345725" w:rsidRDefault="00345725" w:rsidP="00345725">
      <w:pPr>
        <w:pStyle w:val="ListParagraph"/>
        <w:numPr>
          <w:ilvl w:val="0"/>
          <w:numId w:val="24"/>
        </w:numPr>
        <w:spacing w:before="240"/>
      </w:pPr>
      <w:r>
        <w:t>Timestamp of the event.</w:t>
      </w:r>
    </w:p>
    <w:p w14:paraId="0639E564" w14:textId="77777777" w:rsidR="00345725" w:rsidRDefault="00345725" w:rsidP="00345725">
      <w:pPr>
        <w:pStyle w:val="ListParagraph"/>
        <w:numPr>
          <w:ilvl w:val="0"/>
          <w:numId w:val="24"/>
        </w:numPr>
        <w:spacing w:before="240"/>
      </w:pPr>
      <w:r>
        <w:t xml:space="preserve">Type of the event which </w:t>
      </w:r>
      <w:r w:rsidR="009D3404">
        <w:t xml:space="preserve">can be “A new revision created”, </w:t>
      </w:r>
      <w:r>
        <w:t>“State Change”</w:t>
      </w:r>
      <w:r w:rsidR="009D3404">
        <w:t>, etc</w:t>
      </w:r>
      <w:r>
        <w:t>. In the case of “State Change”, indicate the from and the destination states.</w:t>
      </w:r>
    </w:p>
    <w:p w14:paraId="7621F03C" w14:textId="77777777" w:rsidR="00345725" w:rsidRDefault="00345725" w:rsidP="00345725">
      <w:pPr>
        <w:pStyle w:val="ListParagraph"/>
        <w:numPr>
          <w:ilvl w:val="0"/>
          <w:numId w:val="24"/>
        </w:numPr>
        <w:spacing w:before="240"/>
      </w:pPr>
      <w:r>
        <w:t>Revision number.</w:t>
      </w:r>
    </w:p>
    <w:p w14:paraId="0F0A35DF" w14:textId="77777777" w:rsidR="00345725" w:rsidRPr="000B636E" w:rsidRDefault="00345725" w:rsidP="00345725">
      <w:pPr>
        <w:pStyle w:val="ListParagraph"/>
        <w:numPr>
          <w:ilvl w:val="0"/>
          <w:numId w:val="24"/>
        </w:numPr>
        <w:spacing w:before="240"/>
      </w:pPr>
      <w:r>
        <w:t>Name and email address of the UoC’s owner.</w:t>
      </w:r>
    </w:p>
    <w:p w14:paraId="15C15A18" w14:textId="77777777" w:rsidR="001463FD" w:rsidRDefault="001463FD" w:rsidP="001463FD">
      <w:pPr>
        <w:pStyle w:val="Heading2"/>
      </w:pPr>
      <w:bookmarkStart w:id="1219" w:name="_Ref405565352"/>
      <w:bookmarkStart w:id="1220" w:name="_Toc442109102"/>
      <w:r>
        <w:t>Generate GUID</w:t>
      </w:r>
      <w:bookmarkEnd w:id="1219"/>
      <w:bookmarkEnd w:id="1220"/>
    </w:p>
    <w:p w14:paraId="35AA1965" w14:textId="77777777" w:rsidR="001463FD" w:rsidRPr="001463FD" w:rsidRDefault="001463FD" w:rsidP="001463FD">
      <w:r w:rsidRPr="00E209B5">
        <w:t>Format of GUID should be configurable in a property file of the application. Maybe we can assume [prefix][delimiter][actual GUID</w:t>
      </w:r>
      <w:r>
        <w:t>].</w:t>
      </w:r>
    </w:p>
    <w:p w14:paraId="599D06E4" w14:textId="77777777" w:rsidR="00EF6FC8" w:rsidRDefault="00EF6FC8" w:rsidP="004B69D1"/>
    <w:p w14:paraId="781E3270" w14:textId="77777777" w:rsidR="004B69D1" w:rsidRDefault="004B69D1" w:rsidP="004B69D1"/>
    <w:p w14:paraId="3981FC2E" w14:textId="77777777" w:rsidR="004B69D1" w:rsidRPr="00EF6FC8" w:rsidRDefault="004B69D1" w:rsidP="004B69D1">
      <w:r>
        <w:t xml:space="preserve">Regarding BDT for code list. This is an </w:t>
      </w:r>
      <w:commentRangeStart w:id="1221"/>
      <w:r>
        <w:t>idea</w:t>
      </w:r>
      <w:commentRangeEnd w:id="1221"/>
      <w:r>
        <w:rPr>
          <w:rStyle w:val="CommentReference"/>
        </w:rPr>
        <w:commentReference w:id="1221"/>
      </w:r>
      <w:r>
        <w:t>.</w:t>
      </w:r>
    </w:p>
    <w:p w14:paraId="4AB4568A" w14:textId="77777777" w:rsidR="00E3560D" w:rsidRPr="00E3560D" w:rsidRDefault="00E3560D" w:rsidP="00EF6FC8"/>
    <w:p w14:paraId="0368C035" w14:textId="77777777" w:rsidR="00E3560D" w:rsidRDefault="00053C8D" w:rsidP="00053C8D">
      <w:pPr>
        <w:pStyle w:val="Heading2"/>
        <w:rPr>
          <w:ins w:id="1222" w:author="Serm Kulvatunyou" w:date="2016-04-25T16:14:00Z"/>
        </w:rPr>
      </w:pPr>
      <w:ins w:id="1223" w:author="Serm Kulvatunyou" w:date="2016-04-25T16:14:00Z">
        <w:r>
          <w:t>Export an OAGIS Model Schema</w:t>
        </w:r>
      </w:ins>
    </w:p>
    <w:p w14:paraId="64A25D16" w14:textId="77777777" w:rsidR="00053C8D" w:rsidRDefault="00053C8D" w:rsidP="00053C8D">
      <w:pPr>
        <w:rPr>
          <w:ins w:id="1224" w:author="Serm Kulvatunyou" w:date="2016-04-25T16:21:00Z"/>
        </w:rPr>
      </w:pPr>
      <w:ins w:id="1225" w:author="Serm Kulvatunyou" w:date="2016-04-25T16:21:00Z">
        <w:r>
          <w:t>Overall flow</w:t>
        </w:r>
        <w:r>
          <w:br/>
        </w:r>
      </w:ins>
    </w:p>
    <w:p w14:paraId="43D9F8CC" w14:textId="77777777" w:rsidR="00053C8D" w:rsidRPr="00053C8D" w:rsidRDefault="00053C8D" w:rsidP="00053C8D">
      <w:ins w:id="1226" w:author="Serm Kulvatunyou" w:date="2016-04-25T16:21:00Z">
        <w:r>
          <w:t>Export</w:t>
        </w:r>
      </w:ins>
    </w:p>
    <w:p w14:paraId="1C2A81DA" w14:textId="77777777" w:rsidR="00C210C4" w:rsidRDefault="007A3A38" w:rsidP="00C210C4">
      <w:pPr>
        <w:pStyle w:val="Heading1"/>
      </w:pPr>
      <w:bookmarkStart w:id="1227" w:name="_Ref409514618"/>
      <w:bookmarkStart w:id="1228" w:name="_Toc442109103"/>
      <w:bookmarkEnd w:id="30"/>
      <w:bookmarkEnd w:id="31"/>
      <w:bookmarkEnd w:id="32"/>
      <w:bookmarkEnd w:id="33"/>
      <w:r>
        <w:lastRenderedPageBreak/>
        <w:t>Configuration</w:t>
      </w:r>
      <w:r w:rsidR="00C210C4">
        <w:t xml:space="preserve"> File</w:t>
      </w:r>
      <w:bookmarkEnd w:id="1227"/>
      <w:bookmarkEnd w:id="1228"/>
    </w:p>
    <w:p w14:paraId="25C45692" w14:textId="77777777" w:rsidR="0004794B" w:rsidRDefault="000D692F" w:rsidP="00E209B5">
      <w:pPr>
        <w:pStyle w:val="Heading2"/>
      </w:pPr>
      <w:bookmarkStart w:id="1229" w:name="_Toc442109104"/>
      <w:bookmarkStart w:id="1230" w:name="_Ref408499636"/>
      <w:r>
        <w:t xml:space="preserve">SQL for </w:t>
      </w:r>
      <w:r w:rsidR="00063568">
        <w:t xml:space="preserve">Top-level </w:t>
      </w:r>
      <w:r>
        <w:t>Concept</w:t>
      </w:r>
      <w:bookmarkEnd w:id="1229"/>
      <w:r w:rsidR="00063568">
        <w:t xml:space="preserve"> </w:t>
      </w:r>
      <w:bookmarkEnd w:id="1230"/>
    </w:p>
    <w:p w14:paraId="7839F8BA" w14:textId="77777777"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14:paraId="6307E1AB" w14:textId="77777777" w:rsidR="00063568" w:rsidRDefault="00063568" w:rsidP="00063568"/>
    <w:p w14:paraId="40693EC1" w14:textId="77777777" w:rsidR="00063568" w:rsidRDefault="00063568" w:rsidP="00063568">
      <w:r>
        <w:t>Example:</w:t>
      </w:r>
    </w:p>
    <w:p w14:paraId="20993F97" w14:textId="77777777" w:rsidR="00063568" w:rsidRDefault="00063568" w:rsidP="00063568"/>
    <w:p w14:paraId="322956A7" w14:textId="12DED932" w:rsidR="00063568" w:rsidRPr="00063568" w:rsidRDefault="00063568" w:rsidP="00063568">
      <w:r w:rsidRPr="00063568">
        <w:rPr>
          <w:rStyle w:val="CodeChar"/>
        </w:rPr>
        <w:t>&lt;topLevelA</w:t>
      </w:r>
      <w:r w:rsidR="003B7956">
        <w:rPr>
          <w:rStyle w:val="CodeChar"/>
        </w:rPr>
        <w:t>sccp</w:t>
      </w:r>
      <w:r w:rsidRPr="00063568">
        <w:rPr>
          <w:rStyle w:val="CodeChar"/>
        </w:rPr>
        <w:t xml:space="preserve">Sql&gt;select * from </w:t>
      </w:r>
      <w:r w:rsidR="00A43A70">
        <w:rPr>
          <w:rStyle w:val="CodeChar"/>
        </w:rPr>
        <w:t>asccp</w:t>
      </w:r>
      <w:r w:rsidRPr="00063568">
        <w:rPr>
          <w:rStyle w:val="CodeChar"/>
        </w:rPr>
        <w:t xml:space="preserve"> where </w:t>
      </w:r>
      <w:r w:rsidR="00C17670">
        <w:rPr>
          <w:rStyle w:val="CodeChar"/>
        </w:rPr>
        <w:t>module</w:t>
      </w:r>
      <w:r w:rsidRPr="00063568">
        <w:rPr>
          <w:rStyle w:val="CodeChar"/>
        </w:rPr>
        <w:t xml:space="preserve"> != “Components” and </w:t>
      </w:r>
      <w:r w:rsidR="00C17670">
        <w:rPr>
          <w:rStyle w:val="CodeChar"/>
        </w:rPr>
        <w:t>module</w:t>
      </w:r>
      <w:r w:rsidRPr="00063568">
        <w:rPr>
          <w:rStyle w:val="CodeChar"/>
        </w:rPr>
        <w:t xml:space="preserve"> != “Meta” and </w:t>
      </w:r>
      <w:r w:rsidR="00C17670">
        <w:rPr>
          <w:rStyle w:val="CodeChar"/>
        </w:rPr>
        <w:t>module</w:t>
      </w:r>
      <w:r w:rsidRPr="00063568">
        <w:rPr>
          <w:rStyle w:val="CodeChar"/>
        </w:rPr>
        <w:t xml:space="preserve"> != “Noun” and </w:t>
      </w:r>
      <w:r w:rsidR="00C17670">
        <w:rPr>
          <w:rStyle w:val="CodeChar"/>
        </w:rPr>
        <w:t>module</w:t>
      </w:r>
      <w:r w:rsidRPr="00063568">
        <w:rPr>
          <w:rStyle w:val="CodeChar"/>
        </w:rPr>
        <w:t xml:space="preserve"> != ‘Extensions’</w:t>
      </w:r>
      <w:r w:rsidRPr="00063568">
        <w:t>.</w:t>
      </w:r>
      <w:r w:rsidRPr="00063568">
        <w:rPr>
          <w:rStyle w:val="CodeChar"/>
        </w:rPr>
        <w:t>&lt;/topLevelA</w:t>
      </w:r>
      <w:r w:rsidR="003B7956">
        <w:rPr>
          <w:rStyle w:val="CodeChar"/>
        </w:rPr>
        <w:t>sccp</w:t>
      </w:r>
      <w:r w:rsidRPr="00063568">
        <w:rPr>
          <w:rStyle w:val="CodeChar"/>
        </w:rPr>
        <w:t>Sql&gt;</w:t>
      </w:r>
    </w:p>
    <w:p w14:paraId="76EE137D" w14:textId="77777777" w:rsidR="00D73389" w:rsidRPr="00E209B5" w:rsidRDefault="00E209B5" w:rsidP="00E209B5">
      <w:pPr>
        <w:pStyle w:val="Heading2"/>
      </w:pPr>
      <w:bookmarkStart w:id="1231" w:name="_Ref408321941"/>
      <w:bookmarkStart w:id="1232" w:name="_Toc442109105"/>
      <w:r>
        <w:t>Exp</w:t>
      </w:r>
      <w:r w:rsidR="00B761C8">
        <w:t>r</w:t>
      </w:r>
      <w:r>
        <w:t>ession type mapping display configuration</w:t>
      </w:r>
      <w:bookmarkEnd w:id="1231"/>
      <w:bookmarkEnd w:id="1232"/>
    </w:p>
    <w:p w14:paraId="266EA5E9" w14:textId="77777777" w:rsidR="00D73389" w:rsidRDefault="00D73389" w:rsidP="00D73389">
      <w:pPr>
        <w:rPr>
          <w:rStyle w:val="CodeChar"/>
        </w:rPr>
      </w:pPr>
    </w:p>
    <w:p w14:paraId="7DDFAD17" w14:textId="77777777"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14:paraId="09003635" w14:textId="77777777"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14:paraId="682C43A0" w14:textId="77777777"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14:paraId="052B500F" w14:textId="77777777" w:rsidR="00D73389" w:rsidRDefault="00E209B5" w:rsidP="00C210C4">
      <w:pPr>
        <w:rPr>
          <w:rStyle w:val="CodeChar"/>
        </w:rPr>
      </w:pPr>
      <w:r>
        <w:rPr>
          <w:rStyle w:val="CodeChar"/>
        </w:rPr>
        <w:t xml:space="preserve">      </w:t>
      </w:r>
      <w:r w:rsidR="00D73389">
        <w:rPr>
          <w:rStyle w:val="CodeChar"/>
        </w:rPr>
        <w:t>&lt;name&gt;</w:t>
      </w:r>
      <w:r w:rsidR="00300C7F">
        <w:rPr>
          <w:rStyle w:val="CodeChar"/>
        </w:rPr>
        <w:t>xbt</w:t>
      </w:r>
      <w:r w:rsidR="00D73389">
        <w:rPr>
          <w:rStyle w:val="CodeChar"/>
        </w:rPr>
        <w:t>&lt;/name&gt;</w:t>
      </w:r>
      <w:r w:rsidRPr="00D22D7B">
        <w:rPr>
          <w:rStyle w:val="CodeChar"/>
          <w:color w:val="FF0000"/>
        </w:rPr>
        <w:t>&lt;!-- name of the table --&gt;</w:t>
      </w:r>
    </w:p>
    <w:p w14:paraId="69AAF762" w14:textId="77777777" w:rsidR="00D73389" w:rsidRDefault="00E209B5" w:rsidP="00C210C4">
      <w:pPr>
        <w:rPr>
          <w:rStyle w:val="CodeChar"/>
        </w:rPr>
      </w:pPr>
      <w:r>
        <w:rPr>
          <w:rStyle w:val="CodeChar"/>
        </w:rPr>
        <w:t xml:space="preserve">      </w:t>
      </w:r>
      <w:r w:rsidR="00D73389">
        <w:rPr>
          <w:rStyle w:val="CodeChar"/>
        </w:rPr>
        <w:t>&lt;primaryKeyColumn&gt;</w:t>
      </w:r>
      <w:r w:rsidR="00300C7F">
        <w:rPr>
          <w:rStyle w:val="CodeChar"/>
        </w:rPr>
        <w:t>xbt_id</w:t>
      </w:r>
      <w:r w:rsidR="00D73389">
        <w:rPr>
          <w:rStyle w:val="CodeChar"/>
        </w:rPr>
        <w:t>&lt;/primaryKeyColumn&gt;</w:t>
      </w:r>
      <w:r w:rsidRPr="00D22D7B">
        <w:rPr>
          <w:rStyle w:val="CodeChar"/>
          <w:color w:val="FF0000"/>
        </w:rPr>
        <w:t>&lt;!-- primary key of the table --&gt;</w:t>
      </w:r>
    </w:p>
    <w:p w14:paraId="5EE163AF" w14:textId="77777777" w:rsidR="00E209B5" w:rsidRDefault="00E209B5" w:rsidP="00C210C4">
      <w:pPr>
        <w:rPr>
          <w:rStyle w:val="CodeChar"/>
        </w:rPr>
      </w:pPr>
      <w:r>
        <w:rPr>
          <w:rStyle w:val="CodeChar"/>
        </w:rPr>
        <w:t xml:space="preserve">      &lt;foreignKeyColumnInMappingTable&gt;</w:t>
      </w:r>
      <w:r w:rsidR="00300C7F">
        <w:rPr>
          <w:rStyle w:val="CodeChar"/>
        </w:rPr>
        <w:t>xbt_id</w:t>
      </w:r>
      <w:r>
        <w:rPr>
          <w:rStyle w:val="CodeChar"/>
        </w:rPr>
        <w:t>&lt;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w:t>
      </w:r>
      <w:r w:rsidR="005C46FF">
        <w:rPr>
          <w:rStyle w:val="CodeChar"/>
          <w:color w:val="FF0000"/>
        </w:rPr>
        <w:t>cdt_awd_pri_xps_type_map</w:t>
      </w:r>
      <w:r w:rsidRPr="00D22D7B">
        <w:rPr>
          <w:rStyle w:val="CodeChar"/>
          <w:color w:val="FF0000"/>
        </w:rPr>
        <w:t xml:space="preserve"> </w:t>
      </w:r>
      <w:r w:rsidR="004D1C50">
        <w:rPr>
          <w:rStyle w:val="CodeChar"/>
          <w:color w:val="FF0000"/>
        </w:rPr>
        <w:t xml:space="preserve">and the </w:t>
      </w:r>
      <w:r w:rsidR="00BF2D0E">
        <w:rPr>
          <w:rStyle w:val="CodeChar"/>
          <w:color w:val="FF0000"/>
        </w:rPr>
        <w:t>cdt_sc_awd_pri_xps_type_map</w:t>
      </w:r>
      <w:r w:rsidR="004D1C50">
        <w:rPr>
          <w:rStyle w:val="CodeChar"/>
          <w:color w:val="FF0000"/>
        </w:rPr>
        <w:t xml:space="preserve">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14:paraId="07BA1ECC" w14:textId="77777777" w:rsidR="00D73389" w:rsidRDefault="00E209B5" w:rsidP="00D73389">
      <w:pPr>
        <w:rPr>
          <w:rStyle w:val="CodeChar"/>
        </w:rPr>
      </w:pPr>
      <w:r>
        <w:rPr>
          <w:rStyle w:val="CodeChar"/>
        </w:rPr>
        <w:t xml:space="preserve">   </w:t>
      </w:r>
      <w:r w:rsidR="00D73389">
        <w:rPr>
          <w:rStyle w:val="CodeChar"/>
        </w:rPr>
        <w:t>&lt;/builtInTypeTable&gt;</w:t>
      </w:r>
    </w:p>
    <w:p w14:paraId="0A3C3302" w14:textId="77777777" w:rsidR="00D73389" w:rsidRDefault="00D73389" w:rsidP="00D73389">
      <w:pPr>
        <w:rPr>
          <w:rStyle w:val="CodeChar"/>
        </w:rPr>
      </w:pPr>
      <w:r>
        <w:rPr>
          <w:rStyle w:val="CodeChar"/>
        </w:rPr>
        <w:t>&lt;/expressionTypeMapping&gt;</w:t>
      </w:r>
    </w:p>
    <w:p w14:paraId="427D7E5C" w14:textId="77777777" w:rsidR="007207A0" w:rsidRDefault="007207A0" w:rsidP="00D73389">
      <w:pPr>
        <w:rPr>
          <w:rStyle w:val="CodeChar"/>
        </w:rPr>
      </w:pPr>
    </w:p>
    <w:p w14:paraId="636576D2" w14:textId="77777777" w:rsidR="0004794B" w:rsidRDefault="0004794B" w:rsidP="00C210C4">
      <w:r>
        <w:t>Another example</w:t>
      </w:r>
    </w:p>
    <w:p w14:paraId="468C499B" w14:textId="77777777" w:rsidR="0004794B" w:rsidRDefault="0004794B" w:rsidP="00C210C4"/>
    <w:p w14:paraId="0EF087B1" w14:textId="77777777" w:rsidR="0004794B" w:rsidRDefault="0004794B" w:rsidP="0004794B">
      <w:pPr>
        <w:rPr>
          <w:rStyle w:val="CodeChar"/>
        </w:rPr>
      </w:pPr>
      <w:r>
        <w:rPr>
          <w:rStyle w:val="CodeChar"/>
        </w:rPr>
        <w:t>&lt;expressionTypeMapping&gt;</w:t>
      </w:r>
    </w:p>
    <w:p w14:paraId="3C92569C" w14:textId="77777777"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14:paraId="5511792F" w14:textId="77777777" w:rsidR="0004794B" w:rsidRDefault="0004794B" w:rsidP="0004794B">
      <w:pPr>
        <w:rPr>
          <w:rStyle w:val="CodeChar"/>
        </w:rPr>
      </w:pPr>
      <w:r>
        <w:rPr>
          <w:rStyle w:val="CodeChar"/>
        </w:rPr>
        <w:t xml:space="preserve">   &lt;builtInTypeTable&gt;</w:t>
      </w:r>
    </w:p>
    <w:p w14:paraId="1A62EA1A" w14:textId="77777777" w:rsidR="0004794B" w:rsidRDefault="0004794B" w:rsidP="0004794B">
      <w:pPr>
        <w:rPr>
          <w:rStyle w:val="CodeChar"/>
        </w:rPr>
      </w:pPr>
      <w:r>
        <w:rPr>
          <w:rStyle w:val="CodeChar"/>
        </w:rPr>
        <w:t xml:space="preserve">      &lt;name&gt;Java_BuiltIn_Type&lt;/name&gt;</w:t>
      </w:r>
    </w:p>
    <w:p w14:paraId="5FBB9BBE" w14:textId="77777777" w:rsidR="0004794B" w:rsidRDefault="0004794B" w:rsidP="0004794B">
      <w:pPr>
        <w:rPr>
          <w:rStyle w:val="CodeChar"/>
        </w:rPr>
      </w:pPr>
      <w:r>
        <w:rPr>
          <w:rStyle w:val="CodeChar"/>
        </w:rPr>
        <w:t xml:space="preserve">      &lt;primaryKeyColumn&gt;Java_Type_ID&lt;/primaryKeyColumn&gt;</w:t>
      </w:r>
    </w:p>
    <w:p w14:paraId="3B52BFFC" w14:textId="77777777" w:rsidR="0004794B" w:rsidRDefault="0004794B" w:rsidP="0004794B">
      <w:pPr>
        <w:rPr>
          <w:rStyle w:val="CodeChar"/>
        </w:rPr>
      </w:pPr>
      <w:r>
        <w:rPr>
          <w:rStyle w:val="CodeChar"/>
        </w:rPr>
        <w:t xml:space="preserve">      &lt;foreignKeyColumnInMappingTable&gt;Mapped_Java_Type_ID&lt;/foreignKeyColumnInMappingTable&gt;</w:t>
      </w:r>
    </w:p>
    <w:p w14:paraId="709BF8F7" w14:textId="77777777" w:rsidR="0004794B" w:rsidRDefault="0004794B" w:rsidP="0004794B">
      <w:pPr>
        <w:rPr>
          <w:rStyle w:val="CodeChar"/>
        </w:rPr>
      </w:pPr>
      <w:r>
        <w:rPr>
          <w:rStyle w:val="CodeChar"/>
        </w:rPr>
        <w:t xml:space="preserve">   &lt;/builtInTypeTable&gt;</w:t>
      </w:r>
    </w:p>
    <w:p w14:paraId="2AAB1471" w14:textId="77777777" w:rsidR="0004794B" w:rsidRDefault="0004794B" w:rsidP="0004794B">
      <w:pPr>
        <w:rPr>
          <w:rStyle w:val="CodeChar"/>
        </w:rPr>
      </w:pPr>
      <w:r>
        <w:rPr>
          <w:rStyle w:val="CodeChar"/>
        </w:rPr>
        <w:t>&lt;/expressionTypeMapping&gt;</w:t>
      </w:r>
    </w:p>
    <w:p w14:paraId="003BFE82" w14:textId="77777777" w:rsidR="00605669" w:rsidRDefault="00605669" w:rsidP="00605669">
      <w:pPr>
        <w:pStyle w:val="Heading2"/>
        <w:rPr>
          <w:rStyle w:val="CodeChar"/>
        </w:rPr>
      </w:pPr>
      <w:bookmarkStart w:id="1233" w:name="_Toc442109106"/>
      <w:r>
        <w:rPr>
          <w:rStyle w:val="CodeChar"/>
        </w:rPr>
        <w:t>UI related variables</w:t>
      </w:r>
      <w:bookmarkEnd w:id="1233"/>
    </w:p>
    <w:p w14:paraId="189F7155" w14:textId="77777777" w:rsidR="00FE759E" w:rsidRDefault="00FE759E" w:rsidP="00605669">
      <w:pPr>
        <w:rPr>
          <w:rStyle w:val="CodeChar"/>
        </w:rPr>
      </w:pPr>
      <w:r>
        <w:rPr>
          <w:rStyle w:val="CodeChar"/>
        </w:rPr>
        <w:t>&lt;UILabels&gt;</w:t>
      </w:r>
    </w:p>
    <w:p w14:paraId="37CB94E2" w14:textId="77777777"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14:paraId="181B837E" w14:textId="77777777" w:rsidR="00B00503" w:rsidRDefault="00B00503" w:rsidP="00B00503">
      <w:pPr>
        <w:rPr>
          <w:rStyle w:val="CodeChar"/>
        </w:rPr>
      </w:pPr>
      <w:r>
        <w:rPr>
          <w:rStyle w:val="CodeChar"/>
        </w:rPr>
        <w:t>ABIEs =Profile BOD2</w:t>
      </w:r>
    </w:p>
    <w:p w14:paraId="72903936" w14:textId="77777777" w:rsidR="00B00503" w:rsidRDefault="00B00503" w:rsidP="00605669">
      <w:pPr>
        <w:rPr>
          <w:rStyle w:val="CodeChar"/>
        </w:rPr>
      </w:pPr>
    </w:p>
    <w:p w14:paraId="21EFAE8D" w14:textId="77777777" w:rsidR="00D7257F" w:rsidRDefault="00D7257F" w:rsidP="00605669">
      <w:pPr>
        <w:rPr>
          <w:rStyle w:val="CodeChar"/>
        </w:rPr>
      </w:pPr>
      <w:r>
        <w:rPr>
          <w:rStyle w:val="CodeChar"/>
        </w:rPr>
        <w:lastRenderedPageBreak/>
        <w:t>&lt;CreateTopLevelABIE&gt;Create a Profile BOD&lt;/CreateTopLevelABIE&gt;</w:t>
      </w:r>
    </w:p>
    <w:p w14:paraId="03081A4A" w14:textId="77777777" w:rsidR="0004794B" w:rsidRDefault="0004794B" w:rsidP="00C210C4"/>
    <w:p w14:paraId="68E52BCC" w14:textId="77777777" w:rsidR="0004794B" w:rsidRDefault="0004794B" w:rsidP="00C210C4"/>
    <w:p w14:paraId="3ACE23AD" w14:textId="77777777" w:rsidR="00D73389" w:rsidRPr="00C210C4" w:rsidRDefault="00D73389" w:rsidP="00C210C4"/>
    <w:p w14:paraId="113B8A47" w14:textId="77777777" w:rsidR="00EB50BD" w:rsidRDefault="00225519" w:rsidP="00EB50BD">
      <w:pPr>
        <w:pStyle w:val="Heading1"/>
      </w:pPr>
      <w:bookmarkStart w:id="1234" w:name="_Toc442109107"/>
      <w:r>
        <w:lastRenderedPageBreak/>
        <w:t>Logical View</w:t>
      </w:r>
      <w:bookmarkEnd w:id="1234"/>
    </w:p>
    <w:p w14:paraId="343484E2" w14:textId="77777777" w:rsidR="00EB50BD" w:rsidRDefault="00225519" w:rsidP="00EB50BD">
      <w:pPr>
        <w:pStyle w:val="Heading2"/>
      </w:pPr>
      <w:bookmarkStart w:id="1235" w:name="_Toc442109108"/>
      <w:r>
        <w:t>Overview</w:t>
      </w:r>
      <w:bookmarkEnd w:id="1235"/>
    </w:p>
    <w:p w14:paraId="5DDAA9B1" w14:textId="77777777" w:rsidR="00D518F0" w:rsidRDefault="00D518F0" w:rsidP="00D518F0">
      <w:pPr>
        <w:pStyle w:val="Heading2"/>
      </w:pPr>
      <w:bookmarkStart w:id="1236" w:name="_Toc492766852"/>
      <w:bookmarkStart w:id="1237" w:name="_Toc110227497"/>
      <w:bookmarkStart w:id="1238" w:name="_Toc442109109"/>
      <w:r>
        <w:t>Design Packages</w:t>
      </w:r>
      <w:bookmarkEnd w:id="1236"/>
      <w:bookmarkEnd w:id="1237"/>
      <w:bookmarkEnd w:id="1238"/>
    </w:p>
    <w:p w14:paraId="28ACD21B" w14:textId="77777777" w:rsidR="00E3071F" w:rsidRDefault="00E3071F" w:rsidP="00E3071F">
      <w:pPr>
        <w:pStyle w:val="Heading1"/>
      </w:pPr>
      <w:bookmarkStart w:id="1239" w:name="_Toc442109110"/>
      <w:r>
        <w:lastRenderedPageBreak/>
        <w:t>Process View</w:t>
      </w:r>
      <w:bookmarkEnd w:id="1239"/>
    </w:p>
    <w:p w14:paraId="09051161" w14:textId="77777777" w:rsidR="00E3071F" w:rsidRDefault="00E3071F" w:rsidP="00E3071F">
      <w:pPr>
        <w:pStyle w:val="Heading1"/>
      </w:pPr>
      <w:bookmarkStart w:id="1240" w:name="_Toc442109111"/>
      <w:r>
        <w:lastRenderedPageBreak/>
        <w:t>Deployment View</w:t>
      </w:r>
      <w:bookmarkEnd w:id="1240"/>
    </w:p>
    <w:p w14:paraId="2278793A" w14:textId="77777777" w:rsidR="00E3071F" w:rsidRDefault="00E3071F" w:rsidP="00E3071F">
      <w:pPr>
        <w:pStyle w:val="Heading1"/>
      </w:pPr>
      <w:bookmarkStart w:id="1241" w:name="_Toc442109112"/>
      <w:r>
        <w:lastRenderedPageBreak/>
        <w:t>Implementation View</w:t>
      </w:r>
      <w:bookmarkEnd w:id="1241"/>
    </w:p>
    <w:p w14:paraId="02CF6863" w14:textId="77777777" w:rsidR="0033077A" w:rsidRDefault="0033077A" w:rsidP="0033077A">
      <w:pPr>
        <w:pStyle w:val="Heading2"/>
      </w:pPr>
      <w:bookmarkStart w:id="1242" w:name="_Toc442109113"/>
      <w:r>
        <w:t>Overview</w:t>
      </w:r>
      <w:bookmarkEnd w:id="1242"/>
    </w:p>
    <w:p w14:paraId="69E447EC" w14:textId="77777777" w:rsidR="0033077A" w:rsidRDefault="0033077A" w:rsidP="0033077A">
      <w:pPr>
        <w:pStyle w:val="Heading2"/>
      </w:pPr>
      <w:bookmarkStart w:id="1243" w:name="_Toc442109114"/>
      <w:r>
        <w:t>Layers</w:t>
      </w:r>
      <w:bookmarkEnd w:id="1243"/>
    </w:p>
    <w:p w14:paraId="75A81E25" w14:textId="77777777" w:rsidR="0033077A" w:rsidRDefault="0033077A" w:rsidP="0033077A">
      <w:pPr>
        <w:pStyle w:val="Heading3"/>
      </w:pPr>
      <w:bookmarkStart w:id="1244" w:name="_Toc442109115"/>
      <w:r>
        <w:t>Presentation Layer</w:t>
      </w:r>
      <w:bookmarkEnd w:id="1244"/>
    </w:p>
    <w:p w14:paraId="4D997A7C" w14:textId="77777777" w:rsidR="0033077A" w:rsidRDefault="0033077A" w:rsidP="0033077A">
      <w:pPr>
        <w:pStyle w:val="Heading3"/>
      </w:pPr>
      <w:bookmarkStart w:id="1245" w:name="_Toc442109116"/>
      <w:r>
        <w:t>Control layer</w:t>
      </w:r>
      <w:bookmarkEnd w:id="1245"/>
    </w:p>
    <w:p w14:paraId="13FCC96E" w14:textId="77777777" w:rsidR="0033077A" w:rsidRDefault="0033077A" w:rsidP="0033077A">
      <w:pPr>
        <w:pStyle w:val="Heading3"/>
      </w:pPr>
      <w:bookmarkStart w:id="1246" w:name="_Toc442109117"/>
      <w:r>
        <w:t>Resource Layer</w:t>
      </w:r>
      <w:bookmarkEnd w:id="1246"/>
    </w:p>
    <w:p w14:paraId="63C84764" w14:textId="77777777" w:rsidR="0033077A" w:rsidRDefault="0033077A" w:rsidP="0033077A">
      <w:pPr>
        <w:pStyle w:val="Heading3"/>
      </w:pPr>
      <w:bookmarkStart w:id="1247" w:name="_Toc442109118"/>
      <w:r>
        <w:t>Domain Layer</w:t>
      </w:r>
      <w:bookmarkEnd w:id="1247"/>
    </w:p>
    <w:p w14:paraId="1567BDA5" w14:textId="77777777" w:rsidR="0033077A" w:rsidRDefault="0033077A" w:rsidP="0033077A">
      <w:pPr>
        <w:pStyle w:val="Heading3"/>
      </w:pPr>
      <w:bookmarkStart w:id="1248" w:name="_Toc442109119"/>
      <w:r>
        <w:t>Common Layer</w:t>
      </w:r>
      <w:bookmarkEnd w:id="1248"/>
    </w:p>
    <w:p w14:paraId="47E30F26" w14:textId="77777777" w:rsidR="00E047B2" w:rsidRDefault="00E047B2" w:rsidP="00E047B2">
      <w:pPr>
        <w:pStyle w:val="Heading1"/>
      </w:pPr>
      <w:bookmarkStart w:id="1249" w:name="_Toc442109120"/>
      <w:r>
        <w:lastRenderedPageBreak/>
        <w:t>Data View</w:t>
      </w:r>
      <w:bookmarkEnd w:id="1249"/>
    </w:p>
    <w:p w14:paraId="6CC90516" w14:textId="77777777"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0" w:author="Serm Kulvatunyou" w:date="2016-02-19T15:06:00Z" w:initials="SK4">
    <w:p w14:paraId="1CA858BA" w14:textId="77777777" w:rsidR="00E55214" w:rsidRDefault="00E55214">
      <w:pPr>
        <w:pStyle w:val="CommentText"/>
      </w:pPr>
      <w:r>
        <w:rPr>
          <w:rStyle w:val="CommentReference"/>
        </w:rPr>
        <w:annotationRef/>
      </w:r>
      <w:r>
        <w:t xml:space="preserve">2016/02/09:Serm: Here only the current record is populated. Need to come back to take care of the history record later. </w:t>
      </w:r>
    </w:p>
  </w:comment>
  <w:comment w:id="104" w:author="Kulvatunyou, Boonserm n." w:date="2016-02-19T15:06:00Z" w:initials="KBn">
    <w:p w14:paraId="01608CB3" w14:textId="77777777" w:rsidR="00E55214" w:rsidRDefault="00E55214">
      <w:pPr>
        <w:pStyle w:val="CommentText"/>
      </w:pPr>
      <w:r>
        <w:rPr>
          <w:rStyle w:val="CommentReference"/>
        </w:rPr>
        <w:annotationRef/>
      </w:r>
      <w:r>
        <w:t>I map Double to both xsd:double and xsd:float. This compatibility is not captured in the types hierarchy.</w:t>
      </w:r>
    </w:p>
  </w:comment>
  <w:comment w:id="105" w:author="Serm Kulvatunyou" w:date="2016-05-27T07:01:00Z" w:initials="KB(">
    <w:p w14:paraId="5ABCA9AE" w14:textId="1AFB31B1" w:rsidR="00E55214" w:rsidRDefault="00E55214">
      <w:pPr>
        <w:pStyle w:val="CommentText"/>
      </w:pPr>
      <w:r>
        <w:rPr>
          <w:rStyle w:val="CommentReference"/>
        </w:rPr>
        <w:annotationRef/>
      </w:r>
      <w:r>
        <w:t>Why did I map all types of Integer explicitly only? It is because OAGIS uses these subtypes directly. If I don’t explicitly map this then I won’t have the precise info to be able to generate the OAGIS model.</w:t>
      </w:r>
    </w:p>
    <w:p w14:paraId="31AE0C2C" w14:textId="7D15C8A6" w:rsidR="00E55214" w:rsidRDefault="00E55214">
      <w:pPr>
        <w:pStyle w:val="CommentText"/>
      </w:pPr>
    </w:p>
    <w:p w14:paraId="47BF923F" w14:textId="584F3272" w:rsidR="00E55214" w:rsidRDefault="00E55214">
      <w:pPr>
        <w:pStyle w:val="CommentText"/>
      </w:pPr>
      <w:r>
        <w:t>The idea is still to allow the user to do restriction based on the xsd built-in type hierarchy, which is why I did not do explicit mapping between the String primitive and all subtypes of the xsd:string. And also when OAGIS uses xsd:string, I usually have it points to 3 CDT primitives, String, NormalizedString, and Token already.</w:t>
      </w:r>
    </w:p>
  </w:comment>
  <w:comment w:id="106" w:author="Kulvatunyou, Boonserm n." w:date="2016-02-19T15:06:00Z" w:initials="KBn">
    <w:p w14:paraId="70025A2F" w14:textId="77777777" w:rsidR="00E55214" w:rsidRDefault="00E55214">
      <w:pPr>
        <w:pStyle w:val="CommentText"/>
      </w:pPr>
      <w:r>
        <w:rPr>
          <w:rStyle w:val="CommentReference"/>
        </w:rPr>
        <w:annotationRef/>
      </w:r>
      <w:r>
        <w:t xml:space="preserve">The pattern type is used in OAGIS. </w:t>
      </w:r>
    </w:p>
  </w:comment>
  <w:comment w:id="112" w:author="Kulvatunyou, Boonserm n." w:date="2016-02-19T15:06:00Z" w:initials="KBn">
    <w:p w14:paraId="254AAEE5" w14:textId="77777777" w:rsidR="00E55214" w:rsidRDefault="00E55214" w:rsidP="003F7F36">
      <w:pPr>
        <w:pStyle w:val="CommentText"/>
      </w:pPr>
      <w:r>
        <w:rPr>
          <w:rStyle w:val="CommentReference"/>
        </w:rPr>
        <w:annotationRef/>
      </w:r>
      <w:r>
        <w:t>Import this as a code list or create a separate set of tables that behave like code list tables?</w:t>
      </w:r>
    </w:p>
    <w:p w14:paraId="3D2442E9" w14:textId="77777777" w:rsidR="00E55214" w:rsidRDefault="00E55214" w:rsidP="003F7F36">
      <w:pPr>
        <w:pStyle w:val="CommentText"/>
      </w:pPr>
    </w:p>
    <w:p w14:paraId="3327B591" w14:textId="77777777" w:rsidR="00E55214" w:rsidRDefault="00E55214" w:rsidP="003F7F36">
      <w:pPr>
        <w:pStyle w:val="CommentText"/>
      </w:pPr>
      <w:r>
        <w:t>Also do we have to deal with ISO20022 folder?</w:t>
      </w:r>
    </w:p>
    <w:p w14:paraId="156D5C1D" w14:textId="77777777" w:rsidR="00E55214" w:rsidRDefault="00E55214" w:rsidP="003F7F36">
      <w:pPr>
        <w:pStyle w:val="CommentText"/>
      </w:pPr>
    </w:p>
    <w:p w14:paraId="1F736F3F" w14:textId="77777777" w:rsidR="00E55214" w:rsidRDefault="00E55214" w:rsidP="003F7F36">
      <w:pPr>
        <w:pStyle w:val="CommentText"/>
      </w:pPr>
      <w:r>
        <w:t>&lt;serm&gt;6/24/2014: Per discussion, the agency_id_list and agency_id_list_value is created to handle this.</w:t>
      </w:r>
    </w:p>
    <w:p w14:paraId="2A7F8BE5" w14:textId="77777777" w:rsidR="00E55214" w:rsidRDefault="00E55214" w:rsidP="003F7F36">
      <w:pPr>
        <w:pStyle w:val="CommentText"/>
      </w:pPr>
    </w:p>
    <w:p w14:paraId="7A269905" w14:textId="77777777" w:rsidR="00E55214" w:rsidRDefault="00E55214" w:rsidP="003F7F36">
      <w:pPr>
        <w:pStyle w:val="CommentText"/>
      </w:pPr>
      <w:r>
        <w:t>We do not need to deal with ISO20022 for now.</w:t>
      </w:r>
    </w:p>
    <w:p w14:paraId="35C943F0" w14:textId="77777777" w:rsidR="00E55214" w:rsidRDefault="00E55214" w:rsidP="003F7F36">
      <w:pPr>
        <w:pStyle w:val="CommentText"/>
      </w:pPr>
      <w:r>
        <w:t>&lt;/serm&gt;</w:t>
      </w:r>
    </w:p>
  </w:comment>
  <w:comment w:id="114" w:author="Kulvatunyou, Boonserm n." w:date="2016-02-19T15:06:00Z" w:initials="KBn">
    <w:p w14:paraId="0540100E" w14:textId="77777777" w:rsidR="00E55214" w:rsidRDefault="00E55214" w:rsidP="00853246">
      <w:pPr>
        <w:pStyle w:val="CommentText"/>
      </w:pPr>
      <w:r>
        <w:rPr>
          <w:rStyle w:val="CommentReference"/>
        </w:rPr>
        <w:annotationRef/>
      </w:r>
      <w:r>
        <w:t>&lt;serm&gt;7/8/2014: I’m ignoring GUID of the xsd:element  here. What would be the issue? There is no element defined in the code list, why here, is it redundant? &lt;/serm&gt;</w:t>
      </w:r>
    </w:p>
    <w:p w14:paraId="05B48F9A" w14:textId="77777777" w:rsidR="00E55214" w:rsidRDefault="00E55214" w:rsidP="00853246">
      <w:pPr>
        <w:pStyle w:val="CommentText"/>
      </w:pPr>
    </w:p>
    <w:p w14:paraId="7AF5C85B" w14:textId="77777777" w:rsidR="00E55214" w:rsidRDefault="00E55214" w:rsidP="00853246">
      <w:pPr>
        <w:pStyle w:val="CommentText"/>
      </w:pPr>
      <w:r>
        <w:t>&lt;serm&gt;4/13/2015: No issue.&lt;/serm&gt;</w:t>
      </w:r>
    </w:p>
    <w:p w14:paraId="42143ADA" w14:textId="77777777" w:rsidR="00E55214" w:rsidRDefault="00E55214">
      <w:pPr>
        <w:pStyle w:val="CommentText"/>
      </w:pPr>
    </w:p>
  </w:comment>
  <w:comment w:id="115" w:author="Kulvatunyou, Boonserm n." w:date="2016-02-19T15:06:00Z" w:initials="KBn">
    <w:p w14:paraId="1D229756" w14:textId="77777777" w:rsidR="00E55214" w:rsidRDefault="00E55214">
      <w:pPr>
        <w:pStyle w:val="CommentText"/>
      </w:pPr>
      <w:r>
        <w:rPr>
          <w:rStyle w:val="CommentReference"/>
        </w:rPr>
        <w:annotationRef/>
      </w:r>
      <w:r>
        <w:t>The “clm” prefix in the name will be hardcoded in the generator.</w:t>
      </w:r>
    </w:p>
  </w:comment>
  <w:comment w:id="128" w:author="Kulvatunyou, Boonserm n." w:date="2016-02-19T15:06:00Z" w:initials="KBn">
    <w:p w14:paraId="5314856C" w14:textId="77777777" w:rsidR="00E55214" w:rsidRDefault="00E55214" w:rsidP="00EE18A6">
      <w:pPr>
        <w:pStyle w:val="CommentText"/>
      </w:pPr>
      <w:r>
        <w:rPr>
          <w:rStyle w:val="CommentReference"/>
        </w:rPr>
        <w:annotationRef/>
      </w:r>
      <w:r>
        <w:t>Validate this with OAG people. Whether the /@name could be tokenized or assembled from other fields in some way?</w:t>
      </w:r>
    </w:p>
    <w:p w14:paraId="554F6F80" w14:textId="77777777" w:rsidR="00E55214" w:rsidRDefault="00E55214" w:rsidP="00EE18A6">
      <w:pPr>
        <w:pStyle w:val="CommentText"/>
      </w:pPr>
    </w:p>
    <w:p w14:paraId="63757796" w14:textId="77777777" w:rsidR="00E55214" w:rsidRDefault="00E55214" w:rsidP="00EE18A6">
      <w:pPr>
        <w:pStyle w:val="CommentText"/>
      </w:pPr>
      <w:r>
        <w:t>&lt;serm&gt;7/21/2014: To confirm with OAG. There is no consistent pattern in the type name, so the name cannot be tokenized or assembled from other columns in the generation. The whole camel case name with ‘ContentType’ truncated at the end will be used. &lt;/serm&gt;</w:t>
      </w:r>
    </w:p>
    <w:p w14:paraId="2C799986" w14:textId="77777777" w:rsidR="00E55214" w:rsidRDefault="00E55214" w:rsidP="00EE18A6">
      <w:pPr>
        <w:pStyle w:val="CommentText"/>
      </w:pPr>
    </w:p>
    <w:p w14:paraId="50036FF6" w14:textId="77777777" w:rsidR="00E55214" w:rsidRDefault="00E55214" w:rsidP="00EE18A6">
      <w:pPr>
        <w:pStyle w:val="CommentText"/>
      </w:pPr>
      <w:r>
        <w:t>&lt;serm&gt;7/28/2014:Resolved. Above proposal is ok.</w:t>
      </w:r>
    </w:p>
  </w:comment>
  <w:comment w:id="129" w:author="Kulvatunyou, Boonserm n." w:date="2016-02-19T15:06:00Z" w:initials="KBn">
    <w:p w14:paraId="2EEB18BE" w14:textId="77777777" w:rsidR="00E55214" w:rsidRDefault="00E55214" w:rsidP="00EE18A6">
      <w:pPr>
        <w:pStyle w:val="CommentText"/>
      </w:pPr>
      <w:r>
        <w:rPr>
          <w:rStyle w:val="CommentReference"/>
        </w:rPr>
        <w:annotationRef/>
      </w:r>
      <w:r>
        <w:t xml:space="preserve">Validate with OAG. How to use the ID already enumerated in the </w:t>
      </w:r>
      <w:r w:rsidRPr="00803FFF">
        <w:t>IdentifierScheme_AgencyIdentification_3055_D08B.xsd</w:t>
      </w:r>
      <w:r>
        <w:t>.</w:t>
      </w:r>
    </w:p>
    <w:p w14:paraId="0C210BD7" w14:textId="77777777" w:rsidR="00E55214" w:rsidRDefault="00E55214" w:rsidP="00EE18A6">
      <w:pPr>
        <w:pStyle w:val="CommentText"/>
      </w:pPr>
    </w:p>
    <w:p w14:paraId="6ACFF046" w14:textId="77777777" w:rsidR="00E55214" w:rsidRDefault="00E55214" w:rsidP="00EE18A6">
      <w:pPr>
        <w:pStyle w:val="CommentText"/>
      </w:pPr>
      <w:r>
        <w:t>&lt;serm&gt;6/18/2014 – Still need to ask whether we expect several kinds of ID list.</w:t>
      </w:r>
    </w:p>
    <w:p w14:paraId="46419DF9" w14:textId="77777777" w:rsidR="00E55214" w:rsidRDefault="00E55214" w:rsidP="00EE18A6">
      <w:pPr>
        <w:pStyle w:val="CommentText"/>
      </w:pPr>
      <w:r>
        <w:t>&lt;serm&gt;7/8/2014: resolved.</w:t>
      </w:r>
    </w:p>
  </w:comment>
  <w:comment w:id="130" w:author="Kulvatunyou, Boonserm n." w:date="2016-02-19T15:06:00Z" w:initials="KBn">
    <w:p w14:paraId="5E562CB3" w14:textId="77777777" w:rsidR="00E55214" w:rsidRDefault="00E55214" w:rsidP="00EE18A6">
      <w:pPr>
        <w:pStyle w:val="CommentText"/>
      </w:pPr>
      <w:r>
        <w:rPr>
          <w:rStyle w:val="CommentReference"/>
        </w:rPr>
        <w:annotationRef/>
      </w:r>
    </w:p>
    <w:p w14:paraId="2AFDC7AA" w14:textId="77777777" w:rsidR="00E55214" w:rsidRDefault="00E55214" w:rsidP="00EE18A6">
      <w:pPr>
        <w:pStyle w:val="CommentText"/>
      </w:pPr>
      <w:r>
        <w:t>&lt;serm&gt;7/8/2014: The Scheme Agency Identification version D08B in OAGIS 10 does not have this. Version D13A has. So we actually need to go back to the agency_id_list table to upgrade or add another agency_id_list for this one?</w:t>
      </w:r>
    </w:p>
    <w:p w14:paraId="64E1892A" w14:textId="77777777" w:rsidR="00E55214" w:rsidRDefault="00E55214" w:rsidP="00EE18A6">
      <w:pPr>
        <w:pStyle w:val="CommentText"/>
      </w:pPr>
    </w:p>
    <w:p w14:paraId="3B580A3E" w14:textId="77777777" w:rsidR="00E55214" w:rsidRDefault="00E55214" w:rsidP="00EE18A6">
      <w:pPr>
        <w:pStyle w:val="CommentText"/>
      </w:pPr>
      <w:r>
        <w:t>&lt;serm&gt;7/17/2014: Resolved. This work will use version 13A and OAGIS will upgrade that in the latter release.&lt;/serm&gt;</w:t>
      </w:r>
    </w:p>
  </w:comment>
  <w:comment w:id="207" w:author="Kulvatunyou, Boonserm n." w:date="2016-02-19T15:06:00Z" w:initials="KBn">
    <w:p w14:paraId="3B8DBB46" w14:textId="77777777" w:rsidR="00E55214" w:rsidRDefault="00E55214">
      <w:pPr>
        <w:pStyle w:val="CommentText"/>
      </w:pPr>
      <w:r>
        <w:rPr>
          <w:rStyle w:val="CommentReference"/>
        </w:rPr>
        <w:annotationRef/>
      </w:r>
      <w:r>
        <w:t>Validate with OAG.</w:t>
      </w:r>
    </w:p>
    <w:p w14:paraId="47564299" w14:textId="77777777" w:rsidR="00E55214" w:rsidRDefault="00E55214">
      <w:pPr>
        <w:pStyle w:val="CommentText"/>
      </w:pPr>
    </w:p>
    <w:p w14:paraId="5345BD13" w14:textId="77777777" w:rsidR="00E55214" w:rsidRDefault="00E55214">
      <w:pPr>
        <w:pStyle w:val="CommentText"/>
      </w:pPr>
      <w:r>
        <w:t>&lt;serm&gt;6/18/2014: Need to iterate this again with OAG. I think Put 1.0 or 10.0 version_num on all entities, i.e., component versioning just started? Currently the default BDT has 1.0 as version number.</w:t>
      </w:r>
    </w:p>
    <w:p w14:paraId="35736568" w14:textId="77777777" w:rsidR="00E55214" w:rsidRDefault="00E55214">
      <w:pPr>
        <w:pStyle w:val="CommentText"/>
      </w:pPr>
    </w:p>
    <w:p w14:paraId="27062904" w14:textId="77777777" w:rsidR="00E55214" w:rsidRDefault="00E55214">
      <w:pPr>
        <w:pStyle w:val="CommentText"/>
      </w:pPr>
      <w:r>
        <w:t>&lt;serm&gt;7/6/2014: Resolved in the meeting to start with 1.0 for all components.</w:t>
      </w:r>
    </w:p>
    <w:p w14:paraId="326036F3" w14:textId="77777777" w:rsidR="00E55214" w:rsidRDefault="00E55214">
      <w:pPr>
        <w:pStyle w:val="CommentText"/>
      </w:pPr>
      <w:r>
        <w:t>&lt;/serm&gt;</w:t>
      </w:r>
    </w:p>
  </w:comment>
  <w:comment w:id="208" w:author="Kulvatunyou, Boonserm n." w:date="2016-02-19T15:06:00Z" w:initials="KBn">
    <w:p w14:paraId="3028E078" w14:textId="77777777" w:rsidR="00E55214" w:rsidRDefault="00E55214">
      <w:pPr>
        <w:pStyle w:val="CommentText"/>
      </w:pPr>
      <w:r>
        <w:rPr>
          <w:rStyle w:val="CommentReference"/>
        </w:rPr>
        <w:annotationRef/>
      </w:r>
      <w:r>
        <w:t>What to do with the number in the name? Keep the UniqueID in the default BDT as another column or put in the DEN? Why having both UniqueID and GUID?</w:t>
      </w:r>
    </w:p>
    <w:p w14:paraId="2B382D6B" w14:textId="77777777" w:rsidR="00E55214" w:rsidRDefault="00E55214">
      <w:pPr>
        <w:pStyle w:val="CommentText"/>
      </w:pPr>
    </w:p>
    <w:p w14:paraId="253322D6" w14:textId="77777777" w:rsidR="00E55214" w:rsidRDefault="00E55214">
      <w:pPr>
        <w:pStyle w:val="CommentText"/>
      </w:pPr>
      <w:r>
        <w:t>&lt;serm&gt;7/6/2014: Resolved  in the meeting. It is okay to keep UUID in the name.&lt;/serm&gt;</w:t>
      </w:r>
    </w:p>
  </w:comment>
  <w:comment w:id="249" w:author="Kulvatunyou, Boonserm n." w:date="2016-02-19T15:06:00Z" w:initials="KBn">
    <w:p w14:paraId="35CC31BA" w14:textId="77777777" w:rsidR="00E55214" w:rsidRDefault="00E55214">
      <w:pPr>
        <w:pStyle w:val="CommentText"/>
      </w:pPr>
      <w:r>
        <w:rPr>
          <w:rStyle w:val="CommentReference"/>
        </w:rPr>
        <w:annotationRef/>
      </w:r>
      <w:r>
        <w:t>&lt;serm&gt;7/22/2014: Reviewed this with OAG.</w:t>
      </w:r>
    </w:p>
    <w:p w14:paraId="759C7912" w14:textId="77777777" w:rsidR="00E55214" w:rsidRDefault="00E55214">
      <w:pPr>
        <w:pStyle w:val="CommentText"/>
      </w:pPr>
    </w:p>
    <w:p w14:paraId="0EDD92D7" w14:textId="77777777" w:rsidR="00E55214" w:rsidRDefault="00E55214">
      <w:pPr>
        <w:pStyle w:val="CommentText"/>
      </w:pPr>
      <w:r>
        <w:t>&lt;serm&gt;10/9/2014 – we went thru these. Mike thought they were reasonable. &lt;/serm&gt;</w:t>
      </w:r>
    </w:p>
  </w:comment>
  <w:comment w:id="251" w:author="Serm Kulvatunyou" w:date="2016-02-19T15:06:00Z" w:initials="SK4">
    <w:p w14:paraId="6556F9C6" w14:textId="77777777" w:rsidR="00E55214" w:rsidRDefault="00E55214">
      <w:pPr>
        <w:pStyle w:val="CommentText"/>
      </w:pPr>
      <w:r>
        <w:rPr>
          <w:rStyle w:val="CommentReference"/>
        </w:rPr>
        <w:annotationRef/>
      </w:r>
      <w:r>
        <w:t>Need to update????</w:t>
      </w:r>
    </w:p>
  </w:comment>
  <w:comment w:id="267" w:author="Serm Kulvatunyou" w:date="2016-02-25T23:31:00Z" w:initials="SK4">
    <w:p w14:paraId="54B91F8F" w14:textId="77777777" w:rsidR="00E55214" w:rsidRDefault="00E55214">
      <w:pPr>
        <w:pStyle w:val="CommentText"/>
        <w:rPr>
          <w:rStyle w:val="CodeChar"/>
        </w:rPr>
      </w:pPr>
      <w:r>
        <w:rPr>
          <w:rStyle w:val="CommentReference"/>
        </w:rPr>
        <w:annotationRef/>
      </w:r>
      <w:r>
        <w:t xml:space="preserve">&lt;serm&gt;2016/02/19: This type is based on NormalizedString; it has been fixed to be based on </w:t>
      </w:r>
      <w:r w:rsidRPr="002D7142">
        <w:rPr>
          <w:rStyle w:val="CodeChar"/>
        </w:rPr>
        <w:t>CodeType_1E7368</w:t>
      </w:r>
      <w:r>
        <w:rPr>
          <w:rStyle w:val="CodeChar"/>
        </w:rPr>
        <w:t>.</w:t>
      </w:r>
    </w:p>
    <w:p w14:paraId="5CFC89BD" w14:textId="77777777" w:rsidR="00E55214" w:rsidRDefault="00E55214" w:rsidP="002D7142"/>
    <w:p w14:paraId="5F3CFADD" w14:textId="77777777" w:rsidR="00E55214" w:rsidRDefault="00E55214" w:rsidP="002D7142">
      <w:r>
        <w:t xml:space="preserve">I think all BCCP using </w:t>
      </w:r>
      <w:r w:rsidRPr="002D7142">
        <w:rPr>
          <w:rStyle w:val="CodeChar"/>
        </w:rPr>
        <w:t>CodeType_1E7368</w:t>
      </w:r>
      <w:r>
        <w:t xml:space="preserve">  shall switch to use the CodeContentType.</w:t>
      </w:r>
    </w:p>
  </w:comment>
  <w:comment w:id="287" w:author="Serm Kulvatunyou" w:date="2016-02-25T23:33:00Z" w:initials="SK4">
    <w:p w14:paraId="4170DD02" w14:textId="77777777" w:rsidR="00E55214" w:rsidRPr="00716258" w:rsidRDefault="00E55214" w:rsidP="00716258">
      <w:pPr>
        <w:pStyle w:val="CommentText"/>
        <w:rPr>
          <w:rFonts w:asciiTheme="minorBidi" w:hAnsiTheme="minorBidi"/>
          <w:noProof/>
          <w:sz w:val="24"/>
        </w:rPr>
      </w:pPr>
      <w:r>
        <w:rPr>
          <w:rStyle w:val="CommentReference"/>
        </w:rPr>
        <w:annotationRef/>
      </w:r>
      <w:r>
        <w:t xml:space="preserve">&lt;serm&gt;2016/02/25/: This type added to match the pattern of the CodeContentType. So that the AgencyIDContentType can be based on this. The AgencyIDContentType is also proposed to be added to function as a BDT, and it should be used in BCCP in place of </w:t>
      </w:r>
      <w:r w:rsidRPr="00716258">
        <w:t>clm63055D08B_AgencyIdentificationContentType</w:t>
      </w:r>
      <w:r>
        <w:t>.</w:t>
      </w:r>
    </w:p>
  </w:comment>
  <w:comment w:id="299" w:author="Kulvatunyou, Boonserm n." w:date="2016-02-19T15:06:00Z" w:initials="KBn">
    <w:p w14:paraId="21DB5EB5" w14:textId="77777777" w:rsidR="00E55214" w:rsidRDefault="00E55214">
      <w:pPr>
        <w:pStyle w:val="CommentText"/>
      </w:pPr>
      <w:r>
        <w:rPr>
          <w:rStyle w:val="CommentReference"/>
        </w:rPr>
        <w:annotationRef/>
      </w:r>
      <w:r>
        <w:t>&lt;serm&gt;7/22/2014: Review this with OAG.</w:t>
      </w:r>
    </w:p>
    <w:p w14:paraId="77CD1C71" w14:textId="77777777" w:rsidR="00E55214" w:rsidRDefault="00E55214">
      <w:pPr>
        <w:pStyle w:val="CommentText"/>
      </w:pPr>
    </w:p>
    <w:p w14:paraId="12C92153" w14:textId="77777777" w:rsidR="00E55214" w:rsidRDefault="00E55214">
      <w:pPr>
        <w:pStyle w:val="CommentText"/>
      </w:pPr>
      <w:r>
        <w:t>&lt;serm&gt;7/29/2014: Add xsd:token primitive. In the future, Mike wants to allow xsd:token on pretty much all types including Amount, Quantity, etc. But the default for those types would be kept as is, e.g., default for Amount is xsd:decimal.</w:t>
      </w:r>
    </w:p>
  </w:comment>
  <w:comment w:id="342" w:author="Serm Kulvatunyou" w:date="2016-02-29T07:37:00Z" w:initials="SK4">
    <w:p w14:paraId="491033CF" w14:textId="77777777" w:rsidR="00E55214" w:rsidRDefault="00E55214">
      <w:pPr>
        <w:pStyle w:val="CommentText"/>
      </w:pPr>
      <w:r>
        <w:rPr>
          <w:rStyle w:val="CommentReference"/>
        </w:rPr>
        <w:annotationRef/>
      </w:r>
      <w:r>
        <w:t>This does not work for those default BDTs that ignore some SCs.</w:t>
      </w:r>
    </w:p>
  </w:comment>
  <w:comment w:id="344" w:author="Serm Kulvatunyou" w:date="2016-02-29T07:41:00Z" w:initials="SK4">
    <w:p w14:paraId="0DA0710E" w14:textId="77777777" w:rsidR="00E55214" w:rsidRDefault="00E55214">
      <w:pPr>
        <w:pStyle w:val="CommentText"/>
      </w:pPr>
      <w:r>
        <w:rPr>
          <w:rStyle w:val="CommentReference"/>
        </w:rPr>
        <w:annotationRef/>
      </w:r>
      <w:r>
        <w:t>Above paragraph is sufficient.</w:t>
      </w:r>
    </w:p>
  </w:comment>
  <w:comment w:id="355" w:author="Serm Kulvatunyou" w:date="2016-03-07T10:55:00Z" w:initials="SK4">
    <w:p w14:paraId="5F1DEC4B" w14:textId="77777777" w:rsidR="00E55214" w:rsidRDefault="00E55214">
      <w:pPr>
        <w:pStyle w:val="CommentText"/>
      </w:pPr>
      <w:r>
        <w:rPr>
          <w:rStyle w:val="CommentReference"/>
        </w:rPr>
        <w:annotationRef/>
      </w:r>
      <w:r>
        <w:t>Need to add columns for holding the SupplementaryComponentValueDomain documentation.?</w:t>
      </w:r>
    </w:p>
  </w:comment>
  <w:comment w:id="406" w:author="Kulvatunyou, Boonserm n." w:date="2016-02-19T15:06:00Z" w:initials="KBn">
    <w:p w14:paraId="19FEDAA8" w14:textId="77777777" w:rsidR="00E55214" w:rsidRDefault="00E55214" w:rsidP="00EC1EC8">
      <w:pPr>
        <w:pStyle w:val="CommentText"/>
      </w:pPr>
      <w:r>
        <w:rPr>
          <w:rStyle w:val="CommentReference"/>
        </w:rPr>
        <w:annotationRef/>
      </w:r>
      <w:r>
        <w:t>&lt;serm&gt;7/22/2014: Need double check with OAG.</w:t>
      </w:r>
    </w:p>
    <w:p w14:paraId="6117179A" w14:textId="77777777" w:rsidR="00E55214" w:rsidRDefault="00E55214" w:rsidP="00EC1EC8">
      <w:pPr>
        <w:pStyle w:val="CommentText"/>
      </w:pPr>
    </w:p>
    <w:p w14:paraId="4DF14E1B" w14:textId="77777777" w:rsidR="00E55214" w:rsidRDefault="00E55214" w:rsidP="00EC1EC8">
      <w:pPr>
        <w:pStyle w:val="CommentText"/>
      </w:pPr>
      <w:r>
        <w:t>&lt;serm&gt;7/29/2014: Resolved. Confirmed.</w:t>
      </w:r>
    </w:p>
    <w:p w14:paraId="3D4E2F82" w14:textId="77777777" w:rsidR="00E55214" w:rsidRDefault="00E55214" w:rsidP="00EC1EC8">
      <w:pPr>
        <w:pStyle w:val="CommentText"/>
      </w:pPr>
    </w:p>
  </w:comment>
  <w:comment w:id="621" w:author="Kulvatunyou, Boonserm n." w:date="2016-02-22T18:47:00Z" w:initials="KBn">
    <w:p w14:paraId="7B8175ED" w14:textId="77777777" w:rsidR="00E55214" w:rsidRDefault="00E55214" w:rsidP="00EA6E95">
      <w:pPr>
        <w:pStyle w:val="CommentText"/>
      </w:pPr>
      <w:r>
        <w:rPr>
          <w:rStyle w:val="CommentReference"/>
        </w:rPr>
        <w:annotationRef/>
      </w:r>
      <w:r>
        <w:t>&lt;serm&gt;7/22/2014: Need double check with OAG.</w:t>
      </w:r>
    </w:p>
    <w:p w14:paraId="3095EDEC" w14:textId="77777777" w:rsidR="00E55214" w:rsidRDefault="00E55214" w:rsidP="00EA6E95">
      <w:pPr>
        <w:pStyle w:val="CommentText"/>
      </w:pPr>
    </w:p>
    <w:p w14:paraId="02D55513" w14:textId="77777777" w:rsidR="00E55214" w:rsidRDefault="00E55214" w:rsidP="00EA6E95">
      <w:pPr>
        <w:pStyle w:val="CommentText"/>
      </w:pPr>
      <w:r>
        <w:t>&lt;serm&gt;7/29/2004: Resolved. Confirmed.</w:t>
      </w:r>
    </w:p>
  </w:comment>
  <w:comment w:id="676" w:author="Serm Kulvatunyou" w:date="2016-02-19T15:06:00Z" w:initials="SK4">
    <w:p w14:paraId="4D2D6150" w14:textId="77777777" w:rsidR="00E55214" w:rsidRDefault="00E55214">
      <w:pPr>
        <w:pStyle w:val="CommentText"/>
      </w:pPr>
      <w:r>
        <w:rPr>
          <w:rStyle w:val="CommentReference"/>
        </w:rPr>
        <w:annotationRef/>
      </w:r>
      <w:r>
        <w:t>&lt;serm&gt;12/08/2015: I made a mistake here. It was “CodeType default BDT” and instead should be “CodeType unqualified BDT”.</w:t>
      </w:r>
    </w:p>
  </w:comment>
  <w:comment w:id="680" w:author="Kulvatunyou, Boonserm n." w:date="2016-02-19T15:06:00Z" w:initials="KBn">
    <w:p w14:paraId="60FB28BB" w14:textId="77777777" w:rsidR="00E55214" w:rsidRDefault="00E55214">
      <w:pPr>
        <w:pStyle w:val="CommentText"/>
      </w:pPr>
      <w:r>
        <w:rPr>
          <w:rStyle w:val="CommentReference"/>
        </w:rPr>
        <w:annotationRef/>
      </w:r>
      <w:r>
        <w:t>&lt;serm&gt;7/22/2014: Need double check with OAG.</w:t>
      </w:r>
    </w:p>
    <w:p w14:paraId="1E5689A5" w14:textId="77777777" w:rsidR="00E55214" w:rsidRDefault="00E55214">
      <w:pPr>
        <w:pStyle w:val="CommentText"/>
      </w:pPr>
    </w:p>
    <w:p w14:paraId="78EB2E25" w14:textId="77777777" w:rsidR="00E55214" w:rsidRDefault="00E55214">
      <w:pPr>
        <w:pStyle w:val="CommentText"/>
      </w:pPr>
      <w:r>
        <w:t>&lt;serm&gt;7/29/2004: Resolved. Confirmed.</w:t>
      </w:r>
    </w:p>
  </w:comment>
  <w:comment w:id="690" w:author="Kulvatunyou, Boonserm n." w:date="2016-02-19T15:06:00Z" w:initials="KBn">
    <w:p w14:paraId="71562BE9" w14:textId="77777777" w:rsidR="00E55214" w:rsidRDefault="00E55214">
      <w:pPr>
        <w:pStyle w:val="CommentText"/>
      </w:pPr>
      <w:r>
        <w:rPr>
          <w:rStyle w:val="CommentReference"/>
        </w:rPr>
        <w:annotationRef/>
      </w:r>
    </w:p>
    <w:p w14:paraId="11DF8E32" w14:textId="77777777" w:rsidR="00E55214" w:rsidRDefault="00E55214">
      <w:pPr>
        <w:pStyle w:val="CommentText"/>
      </w:pPr>
      <w:r>
        <w:t>&lt;serm&gt;7/8/2014: Double check with OAG people that this is not supposed to be just “Amount. Content”. &lt;/serm&gt;</w:t>
      </w:r>
    </w:p>
    <w:p w14:paraId="485ED414" w14:textId="77777777" w:rsidR="00E55214" w:rsidRDefault="00E55214">
      <w:pPr>
        <w:pStyle w:val="CommentText"/>
      </w:pPr>
    </w:p>
    <w:p w14:paraId="78FADAC7" w14:textId="77777777" w:rsidR="00E55214" w:rsidRDefault="00E55214">
      <w:pPr>
        <w:pStyle w:val="CommentText"/>
      </w:pPr>
      <w:r>
        <w:t>&lt;serm&gt;7/17/2014: Mike said it is Open Amount. But he may change his mind. &lt;/serm&gt;</w:t>
      </w:r>
    </w:p>
  </w:comment>
  <w:comment w:id="691" w:author="Kulvatunyou, Boonserm n." w:date="2016-02-19T15:06:00Z" w:initials="KBn">
    <w:p w14:paraId="4AA80A7D" w14:textId="77777777" w:rsidR="00E55214" w:rsidRDefault="00E55214">
      <w:pPr>
        <w:pStyle w:val="CommentText"/>
      </w:pPr>
      <w:r>
        <w:t xml:space="preserve">&lt;serm&gt;7/22/2014: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14:paraId="2BA7438A" w14:textId="77777777" w:rsidR="00E55214" w:rsidRDefault="00E55214">
      <w:pPr>
        <w:pStyle w:val="CommentText"/>
      </w:pPr>
    </w:p>
  </w:comment>
  <w:comment w:id="709" w:author="Kulvatunyou, Boonserm n." w:date="2016-02-22T18:52:00Z" w:initials="KBn">
    <w:p w14:paraId="4AD6CEB6" w14:textId="77777777" w:rsidR="00E55214" w:rsidRDefault="00E55214">
      <w:pPr>
        <w:pStyle w:val="CommentText"/>
      </w:pPr>
      <w:r>
        <w:rPr>
          <w:rStyle w:val="CommentReference"/>
        </w:rPr>
        <w:annotationRef/>
      </w:r>
      <w:r>
        <w:t>&lt;serm&gt;7/22/2014: Review this with OAG.</w:t>
      </w:r>
    </w:p>
    <w:p w14:paraId="2DC50432" w14:textId="77777777" w:rsidR="00E55214" w:rsidRDefault="00E55214">
      <w:pPr>
        <w:pStyle w:val="CommentText"/>
      </w:pPr>
    </w:p>
    <w:p w14:paraId="7A3EB11A" w14:textId="77777777" w:rsidR="00E55214" w:rsidRDefault="00E55214">
      <w:pPr>
        <w:pStyle w:val="CommentText"/>
      </w:pPr>
      <w:r>
        <w:t>&lt;serm&gt;7/29/2014: Resolved.</w:t>
      </w:r>
    </w:p>
    <w:p w14:paraId="521D2276" w14:textId="77777777" w:rsidR="00E55214" w:rsidRDefault="00E55214">
      <w:pPr>
        <w:pStyle w:val="CommentText"/>
      </w:pPr>
      <w:r>
        <w:t>&lt;serm&gt;02/22/2016:Already log this the Git.</w:t>
      </w:r>
    </w:p>
  </w:comment>
  <w:comment w:id="717" w:author="Serm Kulvatunyou" w:date="2016-02-19T15:06:00Z" w:initials="SK4">
    <w:p w14:paraId="42BFF7FC" w14:textId="77777777" w:rsidR="00E55214" w:rsidRDefault="00E55214">
      <w:pPr>
        <w:pStyle w:val="CommentText"/>
      </w:pPr>
      <w:r>
        <w:rPr>
          <w:rStyle w:val="CommentReference"/>
        </w:rPr>
        <w:annotationRef/>
      </w:r>
      <w:r>
        <w:t>&lt;serm&gt;12/8/15: There is no such case like this in OAGIS. Is there a logic to handle this in the import code?</w:t>
      </w:r>
    </w:p>
  </w:comment>
  <w:comment w:id="725" w:author="Serm Kulvatunyou" w:date="2016-06-16T11:21:00Z" w:initials="KB(">
    <w:p w14:paraId="39530445" w14:textId="57077123" w:rsidR="00E55214" w:rsidRDefault="00E55214">
      <w:pPr>
        <w:pStyle w:val="CommentText"/>
      </w:pPr>
      <w:r>
        <w:rPr>
          <w:rStyle w:val="CommentReference"/>
        </w:rPr>
        <w:annotationRef/>
      </w:r>
      <w:r>
        <w:t>There is a problem here. One countryCode points to NormalizedString type. The other points to CodeType_1E7368. This will caz mismatch in model schema generation.</w:t>
      </w:r>
    </w:p>
  </w:comment>
  <w:comment w:id="785" w:author="Kulvatunyou, Boonserm n." w:date="2016-02-19T15:06:00Z" w:initials="KBn">
    <w:p w14:paraId="599966B2" w14:textId="77777777" w:rsidR="00E55214" w:rsidRDefault="00E55214">
      <w:pPr>
        <w:pStyle w:val="CommentText"/>
      </w:pPr>
      <w:r>
        <w:rPr>
          <w:rStyle w:val="CommentReference"/>
        </w:rPr>
        <w:annotationRef/>
      </w:r>
      <w:r>
        <w:t>Or should this be dt.Data_Type_Term.</w:t>
      </w:r>
    </w:p>
    <w:p w14:paraId="6D05A6EF" w14:textId="77777777" w:rsidR="00E55214" w:rsidRDefault="00E55214">
      <w:pPr>
        <w:pStyle w:val="CommentText"/>
      </w:pPr>
    </w:p>
    <w:p w14:paraId="0CE20AB9" w14:textId="77777777" w:rsidR="00E55214" w:rsidRDefault="00E55214">
      <w:pPr>
        <w:pStyle w:val="CommentText"/>
      </w:pPr>
      <w:r>
        <w:t>&lt;serm&gt;7/29/2014: Resolved. Use Data_Type_Term</w:t>
      </w:r>
    </w:p>
  </w:comment>
  <w:comment w:id="786" w:author="Kulvatunyou, Boonserm n." w:date="2016-02-19T15:06:00Z" w:initials="KBn">
    <w:p w14:paraId="56C22443" w14:textId="77777777" w:rsidR="00E55214" w:rsidRDefault="00E55214">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793" w:author="Kulvatunyou, Boonserm n." w:date="2016-02-19T15:06:00Z" w:initials="KBn">
    <w:p w14:paraId="70F5FBFF" w14:textId="77777777" w:rsidR="00E55214" w:rsidRDefault="00E55214">
      <w:pPr>
        <w:pStyle w:val="CommentText"/>
      </w:pPr>
      <w:r>
        <w:rPr>
          <w:rStyle w:val="CommentReference"/>
        </w:rPr>
        <w:annotationRef/>
      </w:r>
      <w:r>
        <w:t>The idea is when an ASCCP is being created, the user specifies the Property Term and the DEN is auto-generated. The Property Term should reflect the full XSD element name. Property Term may get truncated in the DEN.</w:t>
      </w:r>
    </w:p>
  </w:comment>
  <w:comment w:id="803" w:author="Kulvatunyou, Boonserm n." w:date="2016-02-19T15:06:00Z" w:initials="KBn">
    <w:p w14:paraId="27D167CA" w14:textId="77777777" w:rsidR="00E55214" w:rsidRDefault="00E55214">
      <w:pPr>
        <w:pStyle w:val="CommentText"/>
      </w:pPr>
      <w:r>
        <w:rPr>
          <w:rStyle w:val="CommentReference"/>
        </w:rPr>
        <w:annotationRef/>
      </w:r>
      <w:r>
        <w:t>&lt;serm&gt;8/08/2014: Local elements like DataArea and Extension result in the ASCCP and ASCC having the same GUID or should we generate a new one for ASCC?</w:t>
      </w:r>
    </w:p>
    <w:p w14:paraId="2787777E" w14:textId="77777777" w:rsidR="00E55214" w:rsidRDefault="00E55214">
      <w:pPr>
        <w:pStyle w:val="CommentText"/>
      </w:pPr>
      <w:r>
        <w:t>One potential benefit to keep them the same is it can be used as a signal to generate a local-global element. But I think this is not a good rule because a similar rule cannot be made for the other case of local-local. It is better that the NDR rely on the name ‘DataArea’ as an OAGIS specific rule for generating a local-global element.</w:t>
      </w:r>
    </w:p>
    <w:p w14:paraId="12FFDEB7" w14:textId="77777777" w:rsidR="00E55214" w:rsidRDefault="00E55214">
      <w:pPr>
        <w:pStyle w:val="CommentText"/>
      </w:pPr>
    </w:p>
    <w:p w14:paraId="7D0FBFF5" w14:textId="77777777" w:rsidR="00E55214" w:rsidRDefault="00E55214">
      <w:pPr>
        <w:pStyle w:val="CommentText"/>
      </w:pPr>
      <w:r>
        <w:t>&lt;serm&gt;8/21/2014: The GUID of the ASCC associated with the local-global element is decided to be the same as that of the ASCCP. A Reusable_Indicator column is added to the ASCCP to indicate that the ASCCP is a local element and that it is not supposed to be reusable.</w:t>
      </w:r>
    </w:p>
    <w:p w14:paraId="60442405" w14:textId="77777777" w:rsidR="00E55214" w:rsidRDefault="00E55214">
      <w:pPr>
        <w:pStyle w:val="CommentText"/>
      </w:pPr>
      <w:r>
        <w:t>&lt;/serm&gt;</w:t>
      </w:r>
    </w:p>
    <w:p w14:paraId="3126C423" w14:textId="77777777" w:rsidR="00E55214" w:rsidRDefault="00E55214">
      <w:pPr>
        <w:pStyle w:val="CommentText"/>
      </w:pPr>
    </w:p>
  </w:comment>
  <w:comment w:id="808" w:author="Kulvatunyou, Boonserm n." w:date="2016-02-19T15:06:00Z" w:initials="KBn">
    <w:p w14:paraId="373F30E8" w14:textId="77777777" w:rsidR="00E55214" w:rsidRDefault="00E55214">
      <w:pPr>
        <w:pStyle w:val="CommentText"/>
      </w:pPr>
      <w:r>
        <w:rPr>
          <w:rStyle w:val="CommentReference"/>
        </w:rPr>
        <w:annotationRef/>
      </w:r>
      <w:r>
        <w:t xml:space="preserve">&lt;serm&gt;08/08/2014: Or use the same as the BCC? Check with OAG. </w:t>
      </w:r>
    </w:p>
    <w:p w14:paraId="0E4404FB" w14:textId="77777777" w:rsidR="00E55214" w:rsidRDefault="00E55214">
      <w:pPr>
        <w:pStyle w:val="CommentText"/>
      </w:pPr>
    </w:p>
    <w:p w14:paraId="627FDCB6" w14:textId="77777777" w:rsidR="00E55214" w:rsidRDefault="00E55214">
      <w:pPr>
        <w:pStyle w:val="CommentText"/>
      </w:pPr>
      <w:r>
        <w:t>&lt;serm&gt;8/21/2014: The group decided that a new GUID is to be generated for the BCCP. These BCCPs are reusable. The GUID already in the schema represents the unique association GUID.</w:t>
      </w:r>
    </w:p>
  </w:comment>
  <w:comment w:id="929" w:author="Serm Kulvatunyou" w:date="2016-02-19T15:06:00Z" w:initials="SK4">
    <w:p w14:paraId="4DB88178" w14:textId="77777777" w:rsidR="00E55214" w:rsidRDefault="00E55214" w:rsidP="00D362D0">
      <w:pPr>
        <w:pStyle w:val="CommentText"/>
      </w:pPr>
      <w:r>
        <w:rPr>
          <w:rStyle w:val="CommentReference"/>
        </w:rPr>
        <w:annotationRef/>
      </w:r>
      <w:r>
        <w:t>How do we want to handle group.</w:t>
      </w:r>
    </w:p>
    <w:p w14:paraId="3A4BABFD" w14:textId="77777777" w:rsidR="00E55214" w:rsidRDefault="00E55214" w:rsidP="00D362D0">
      <w:pPr>
        <w:pStyle w:val="CommentText"/>
      </w:pPr>
    </w:p>
    <w:p w14:paraId="0411E91F" w14:textId="77777777" w:rsidR="00E55214" w:rsidRDefault="00E55214" w:rsidP="00D362D0">
      <w:pPr>
        <w:pStyle w:val="CommentText"/>
      </w:pPr>
      <w:r>
        <w:t>&lt;serm&gt;4/21/2015: We won’t keep group in the BIE tables and neither will we keep the type hierarchy in the BIE tables.&lt;/serm&gt;</w:t>
      </w:r>
    </w:p>
  </w:comment>
  <w:comment w:id="930" w:author="Serm Kulvatunyou" w:date="2016-02-19T15:06:00Z" w:initials="SK4">
    <w:p w14:paraId="3E29066E" w14:textId="77777777" w:rsidR="00E55214" w:rsidRDefault="00E55214" w:rsidP="00FB19E4">
      <w:pPr>
        <w:pStyle w:val="CommentText"/>
      </w:pPr>
      <w:r>
        <w:rPr>
          <w:rStyle w:val="CommentReference"/>
        </w:rPr>
        <w:annotationRef/>
      </w:r>
      <w:r>
        <w:t>I’m thinking BIE objects should hold references to top-level BIE object for efficiency in the code. This is up to Yunsu.</w:t>
      </w:r>
    </w:p>
  </w:comment>
  <w:comment w:id="938" w:author="Serm Kulvatunyou" w:date="2016-04-29T07:28:00Z" w:initials="KB(">
    <w:p w14:paraId="10061A6A" w14:textId="09D2BB79" w:rsidR="00E55214" w:rsidRDefault="00E55214">
      <w:pPr>
        <w:pStyle w:val="CommentText"/>
      </w:pPr>
      <w:r>
        <w:rPr>
          <w:rStyle w:val="CommentReference"/>
        </w:rPr>
        <w:annotationRef/>
      </w:r>
      <w:r>
        <w:t>&lt;serm&gt;2016/04/29: Maybe we’ll make this configurable to show a camel case form instead.</w:t>
      </w:r>
    </w:p>
  </w:comment>
  <w:comment w:id="939" w:author="Serm Kulvatunyou" w:date="2016-02-19T15:06:00Z" w:initials="SK4">
    <w:p w14:paraId="46E87E55" w14:textId="77777777" w:rsidR="00E55214" w:rsidRDefault="00E55214">
      <w:pPr>
        <w:pStyle w:val="CommentText"/>
      </w:pPr>
      <w:r>
        <w:rPr>
          <w:rStyle w:val="CommentReference"/>
        </w:rPr>
        <w:annotationRef/>
      </w:r>
      <w:r>
        <w:t>Talk more with Yunsu about this.</w:t>
      </w:r>
    </w:p>
  </w:comment>
  <w:comment w:id="966" w:author="Serm Kulvatunyou" w:date="2016-02-19T15:06:00Z" w:initials="SK4">
    <w:p w14:paraId="60434A95" w14:textId="77777777" w:rsidR="00E55214" w:rsidRDefault="00E55214">
      <w:pPr>
        <w:pStyle w:val="CommentText"/>
      </w:pPr>
      <w:r>
        <w:rPr>
          <w:rStyle w:val="CommentReference"/>
        </w:rPr>
        <w:annotationRef/>
      </w:r>
      <w:r>
        <w:t xml:space="preserve">Still not sure if the ASCC and BCC have to have a State column because it is tied to the ACC owner. </w:t>
      </w:r>
    </w:p>
    <w:p w14:paraId="10912FD1" w14:textId="77777777" w:rsidR="00E55214" w:rsidRDefault="00E55214">
      <w:pPr>
        <w:pStyle w:val="CommentText"/>
      </w:pPr>
    </w:p>
    <w:p w14:paraId="2CE417CE" w14:textId="77777777" w:rsidR="00E55214" w:rsidRDefault="00E55214">
      <w:pPr>
        <w:pStyle w:val="CommentText"/>
      </w:pPr>
      <w:r>
        <w:t>Also not sure either, if the ASCC and BCC history records need to be created right away. If some of the associations ended up not changed  then  we have to roll those back. But this is the same for the ACC itself…..so we can just keep it consistent….but performance wise it could be better to not create them right away particularly if the object is big. OTOH if the user insert an association, a lot of associations have to potentially be updated anyway. It may not be so computationally expensive anyway to check which ASCC has or has not changed. I.e., if the ASCC has only one history.</w:t>
      </w:r>
    </w:p>
    <w:p w14:paraId="4571FA20" w14:textId="77777777" w:rsidR="00E55214" w:rsidRDefault="00E55214">
      <w:pPr>
        <w:pStyle w:val="CommentText"/>
      </w:pPr>
    </w:p>
    <w:p w14:paraId="4095719F" w14:textId="77777777" w:rsidR="00E55214" w:rsidRDefault="00E55214">
      <w:pPr>
        <w:pStyle w:val="CommentText"/>
      </w:pPr>
      <w:r>
        <w:t>I decided to still create a history record for all the associations right away because it is easier for the logic when deleting or inserting an association. Plus all the associations are part of  the ACC UoC.</w:t>
      </w:r>
    </w:p>
  </w:comment>
  <w:comment w:id="977" w:author="Serm Kulvatunyou" w:date="2016-02-19T15:06:00Z" w:initials="SK4">
    <w:p w14:paraId="4034ABFD" w14:textId="77777777" w:rsidR="00E55214" w:rsidRDefault="00E55214">
      <w:pPr>
        <w:pStyle w:val="CommentText"/>
      </w:pPr>
      <w:r>
        <w:rPr>
          <w:rStyle w:val="CommentReference"/>
        </w:rPr>
        <w:annotationRef/>
      </w:r>
      <w:r>
        <w:t>Misspell in the table.</w:t>
      </w:r>
    </w:p>
  </w:comment>
  <w:comment w:id="1014" w:author="Serm Kulvatunyou" w:date="2016-02-19T15:06:00Z" w:initials="SK4">
    <w:p w14:paraId="3FB6F0D6" w14:textId="77777777" w:rsidR="00E55214" w:rsidRDefault="00E55214">
      <w:pPr>
        <w:pStyle w:val="CommentText"/>
      </w:pPr>
      <w:r>
        <w:rPr>
          <w:rStyle w:val="CommentReference"/>
        </w:rPr>
        <w:annotationRef/>
      </w:r>
      <w:r>
        <w:t>Note: I’m not sure yet if we need to generate the enumeration type GUID for this and the 3.7.2. We can come back to this when considering the Expression generation.</w:t>
      </w:r>
    </w:p>
  </w:comment>
  <w:comment w:id="1039" w:author="Serm Kulvatunyou" w:date="2016-02-19T15:06:00Z" w:initials="SK4">
    <w:p w14:paraId="6842191B" w14:textId="77777777" w:rsidR="00E55214" w:rsidRDefault="00E55214">
      <w:pPr>
        <w:pStyle w:val="CommentText"/>
      </w:pPr>
      <w:r>
        <w:rPr>
          <w:rStyle w:val="CommentReference"/>
        </w:rPr>
        <w:annotationRef/>
      </w:r>
      <w:r>
        <w:t>Will come back and deal with annotation later.</w:t>
      </w:r>
    </w:p>
  </w:comment>
  <w:comment w:id="1057" w:author="Serm Kulvatunyou" w:date="2016-02-19T15:06:00Z" w:initials="SK4">
    <w:p w14:paraId="4ACA1911" w14:textId="77777777" w:rsidR="00E55214" w:rsidRDefault="00E55214">
      <w:pPr>
        <w:pStyle w:val="CommentText"/>
      </w:pPr>
      <w:r>
        <w:rPr>
          <w:rStyle w:val="CommentReference"/>
        </w:rPr>
        <w:annotationRef/>
      </w:r>
      <w:r>
        <w:t>Note that in this case, the code list simple type is directly used rather than creating a complex type with no attribute, is this okay?</w:t>
      </w:r>
    </w:p>
  </w:comment>
  <w:comment w:id="1111" w:author="Serm Kulvatunyou" w:date="2016-02-19T15:06:00Z" w:initials="SK4">
    <w:p w14:paraId="46308F78" w14:textId="77777777" w:rsidR="00E55214" w:rsidRDefault="00E55214">
      <w:pPr>
        <w:pStyle w:val="CommentText"/>
      </w:pPr>
      <w:r>
        <w:rPr>
          <w:rStyle w:val="CommentReference"/>
        </w:rPr>
        <w:annotationRef/>
      </w:r>
      <w:r>
        <w:t>Make it simpler?</w:t>
      </w:r>
    </w:p>
  </w:comment>
  <w:comment w:id="1127" w:author="Serm Kulvatunyou" w:date="2016-02-19T15:06:00Z" w:initials="SK4">
    <w:p w14:paraId="4FFCD6D1" w14:textId="77777777" w:rsidR="00E55214" w:rsidRDefault="00E55214">
      <w:pPr>
        <w:pStyle w:val="CommentText"/>
      </w:pPr>
      <w:r>
        <w:rPr>
          <w:rStyle w:val="CommentReference"/>
        </w:rPr>
        <w:annotationRef/>
      </w:r>
      <w:r>
        <w:t>Furture feature</w:t>
      </w:r>
    </w:p>
  </w:comment>
  <w:comment w:id="1129" w:author="Serm Kulvatunyou" w:date="2016-02-19T15:06:00Z" w:initials="SK4">
    <w:p w14:paraId="31CA032B" w14:textId="77777777" w:rsidR="00E55214" w:rsidRDefault="00E55214">
      <w:pPr>
        <w:pStyle w:val="CommentText"/>
      </w:pPr>
      <w:r>
        <w:rPr>
          <w:rStyle w:val="CommentReference"/>
        </w:rPr>
        <w:annotationRef/>
      </w:r>
      <w:r>
        <w:t>&lt;Serm&gt;12/11/2015: Should this be allowed?</w:t>
      </w:r>
    </w:p>
  </w:comment>
  <w:comment w:id="1130" w:author="Serm Kulvatunyou" w:date="2016-02-19T15:06:00Z" w:initials="SK4">
    <w:p w14:paraId="2DE84A09" w14:textId="77777777" w:rsidR="00E55214" w:rsidRDefault="00E55214">
      <w:pPr>
        <w:pStyle w:val="CommentText"/>
      </w:pPr>
      <w:r>
        <w:rPr>
          <w:rStyle w:val="CommentReference"/>
        </w:rPr>
        <w:annotationRef/>
      </w:r>
      <w:r>
        <w:t>&lt;serm&gt;12/11/2015:I’m starting to think why do I want to force the check out of the whole ACC and its associations.  The few reasons, which I think are not strictly necessary, are – 1) it is natural to check out whole thing rather than individual association; 2) Putting/managing ownership at each association  level does not seem to make sense. In any case, the data model can support individual check out and ownership management.</w:t>
      </w:r>
    </w:p>
  </w:comment>
  <w:comment w:id="1135" w:author="Serm Kulvatunyou" w:date="2016-02-19T15:06:00Z" w:initials="SK4">
    <w:p w14:paraId="436D04B3" w14:textId="77777777" w:rsidR="00E55214" w:rsidRDefault="00E55214">
      <w:pPr>
        <w:pStyle w:val="CommentText"/>
      </w:pPr>
      <w:r>
        <w:rPr>
          <w:rStyle w:val="CommentReference"/>
        </w:rPr>
        <w:annotationRef/>
      </w:r>
      <w:r>
        <w:t>Data type use cases are to be added later.</w:t>
      </w:r>
    </w:p>
  </w:comment>
  <w:comment w:id="1153" w:author="Serm Kulvatunyou" w:date="2016-02-19T15:06:00Z" w:initials="SK4">
    <w:p w14:paraId="485A212A" w14:textId="77777777" w:rsidR="00E55214" w:rsidRDefault="00E55214">
      <w:pPr>
        <w:pStyle w:val="CommentText"/>
      </w:pPr>
      <w:r>
        <w:rPr>
          <w:rStyle w:val="CommentReference"/>
        </w:rPr>
        <w:annotationRef/>
      </w:r>
      <w:r>
        <w:t>Serm: 2016/01/08: So here, only the ACC history record is created, not its children associations. I’m not sure how would this work with the undo – unless the history records of the whole UoC is created for each saved change. But that would also means that every time an association is edited, the history records of the whole UoC have to be inserted.</w:t>
      </w:r>
    </w:p>
    <w:p w14:paraId="44B735CE" w14:textId="77777777" w:rsidR="00E55214" w:rsidRDefault="00E55214">
      <w:pPr>
        <w:pStyle w:val="CommentText"/>
      </w:pPr>
    </w:p>
    <w:p w14:paraId="4397E8BE" w14:textId="77777777" w:rsidR="00E55214" w:rsidRDefault="00E55214">
      <w:pPr>
        <w:pStyle w:val="CommentText"/>
      </w:pPr>
      <w:r>
        <w:t>Serm: 2016/01/12: I think we will need a column like a Transaction Set ID  to handle undo.</w:t>
      </w:r>
    </w:p>
  </w:comment>
  <w:comment w:id="1159" w:author="Serm Kulvatunyou" w:date="2016-02-19T15:06:00Z" w:initials="SK4">
    <w:p w14:paraId="35C890C0" w14:textId="77777777" w:rsidR="00E55214" w:rsidRDefault="00E55214">
      <w:pPr>
        <w:pStyle w:val="CommentText"/>
      </w:pPr>
      <w:r>
        <w:rPr>
          <w:rStyle w:val="CommentReference"/>
        </w:rPr>
        <w:annotationRef/>
      </w:r>
      <w:r>
        <w:t>2016/01/12: serm: I did think about creating a specific use case for creating an attribute where the search UI will restrict to show only BCCP with no SC, but I didn’t like that idea because if the search only restrict to BCCP with no attribute, it might happen that the user misses the reuse. In other words, there might be an entity that is semantically match what the user is looking for but it is a BCCP with SC or even an ASCCP. It can be said another way that we prefer to maximize the recall.</w:t>
      </w:r>
    </w:p>
  </w:comment>
  <w:comment w:id="1163" w:author="Serm Kulvatunyou" w:date="2016-02-19T15:06:00Z" w:initials="SK4">
    <w:p w14:paraId="6A65D36A" w14:textId="77777777" w:rsidR="00E55214" w:rsidRDefault="00E55214">
      <w:pPr>
        <w:pStyle w:val="CommentText"/>
      </w:pPr>
      <w:r>
        <w:rPr>
          <w:rStyle w:val="CommentReference"/>
        </w:rPr>
        <w:annotationRef/>
      </w:r>
      <w:r>
        <w:t>Serm:2016/01/12 I’m starting to think that in the CC domain, it is better to represent the sequence with the “previous association.”</w:t>
      </w:r>
    </w:p>
  </w:comment>
  <w:comment w:id="1170" w:author="Serm Kulvatunyou" w:date="2016-02-19T15:06:00Z" w:initials="SK4">
    <w:p w14:paraId="5F6C7627" w14:textId="77777777" w:rsidR="00E55214" w:rsidRDefault="00E55214">
      <w:pPr>
        <w:pStyle w:val="CommentText"/>
      </w:pPr>
      <w:r>
        <w:rPr>
          <w:rStyle w:val="CommentReference"/>
        </w:rPr>
        <w:annotationRef/>
      </w:r>
      <w:r>
        <w:t>Serm:2016/01/12:The reason for this is the simplification. Undoing this operation  needs checking to whether the previous based ACC still exists. In addition, it can make the transition into the Published state more complicated.</w:t>
      </w:r>
    </w:p>
  </w:comment>
  <w:comment w:id="1172" w:author="Serm Kulvatunyou" w:date="2016-02-19T15:06:00Z" w:initials="SK4">
    <w:p w14:paraId="5EFD9E8B" w14:textId="77777777" w:rsidR="00E55214" w:rsidRDefault="00E55214">
      <w:pPr>
        <w:pStyle w:val="CommentText"/>
      </w:pPr>
      <w:r>
        <w:rPr>
          <w:rStyle w:val="CommentReference"/>
        </w:rPr>
        <w:annotationRef/>
      </w:r>
      <w:r>
        <w:t>Serm:2016/01/13: Ultimately, we can do away with this constraint because after all a new association  might have been made to an ACC that ultimately uses this ACC during its revision and this constraint does not check for that. However, this constraint is still necessary when the revision number is 1; otherwise, null reference will occur. To alleviate the former situation (unexpected content change to other users), this use case shall generate an event notification at the end.</w:t>
      </w:r>
    </w:p>
  </w:comment>
  <w:comment w:id="1175" w:author="Serm Kulvatunyou" w:date="2016-02-19T15:06:00Z" w:initials="SK4">
    <w:p w14:paraId="42B8154F" w14:textId="77777777" w:rsidR="00E55214" w:rsidRDefault="00E55214">
      <w:pPr>
        <w:pStyle w:val="CommentText"/>
      </w:pPr>
      <w:r>
        <w:rPr>
          <w:rStyle w:val="CommentReference"/>
        </w:rPr>
        <w:annotationRef/>
      </w:r>
      <w:r>
        <w:t xml:space="preserve">Serm:2016/01/13: </w:t>
      </w:r>
    </w:p>
    <w:p w14:paraId="2B16573C" w14:textId="77777777" w:rsidR="00E55214" w:rsidRDefault="00E55214">
      <w:pPr>
        <w:pStyle w:val="CommentText"/>
      </w:pPr>
      <w:r>
        <w:t>Originally, the design was to add a history record. However, I want to make it consistent that if the operation cannot be undone,  there should be no history record created. This change also makes the design consistent with the case of switching the owner. Also, I think it is not so interesting to track the history of state change because state changes are deterministic, i.e., we know what was the previous state.</w:t>
      </w:r>
    </w:p>
    <w:p w14:paraId="131D62FB" w14:textId="77777777" w:rsidR="00E55214" w:rsidRDefault="00E55214">
      <w:pPr>
        <w:pStyle w:val="CommentText"/>
      </w:pPr>
    </w:p>
    <w:p w14:paraId="696AE3EA" w14:textId="77777777" w:rsidR="00E55214" w:rsidRDefault="00E55214">
      <w:pPr>
        <w:pStyle w:val="CommentText"/>
      </w:pPr>
      <w:r>
        <w:t>Here I also start to think whether it is a good design in the association deletion case to remove the record from the current record set. Another design would be to only mark it deleted but still keep it in the current record. This also makes me realize that the ownership change needs to be applied to the deleted association history record as well.</w:t>
      </w:r>
    </w:p>
    <w:p w14:paraId="44B672B5" w14:textId="77777777" w:rsidR="00E55214" w:rsidRDefault="00E55214">
      <w:pPr>
        <w:pStyle w:val="CommentText"/>
      </w:pPr>
    </w:p>
  </w:comment>
  <w:comment w:id="1181" w:author="Serm Kulvatunyou" w:date="2016-02-19T15:06:00Z" w:initials="SK4">
    <w:p w14:paraId="265B5668" w14:textId="77777777" w:rsidR="00E55214" w:rsidRDefault="00E55214">
      <w:pPr>
        <w:pStyle w:val="CommentText"/>
      </w:pPr>
      <w:r>
        <w:rPr>
          <w:rStyle w:val="CommentReference"/>
        </w:rPr>
        <w:annotationRef/>
      </w:r>
      <w:r>
        <w:t>Serm:2016/01/08:May need to come back to think about data validation. In the future, we should also incorporate semantics validation as well. These may be generally captured as post-condition?</w:t>
      </w:r>
    </w:p>
  </w:comment>
  <w:comment w:id="1198" w:author="Serm Kulvatunyou" w:date="2016-02-19T15:06:00Z" w:initials="SK4">
    <w:p w14:paraId="190EA6A8" w14:textId="77777777" w:rsidR="00E55214" w:rsidRDefault="00E55214">
      <w:pPr>
        <w:pStyle w:val="CommentText"/>
      </w:pPr>
      <w:r>
        <w:rPr>
          <w:rStyle w:val="CommentReference"/>
        </w:rPr>
        <w:annotationRef/>
      </w:r>
      <w:r>
        <w:t>We are here in the WG</w:t>
      </w:r>
    </w:p>
  </w:comment>
  <w:comment w:id="1215" w:author="Serm Kulvatunyou" w:date="2016-02-19T15:06:00Z" w:initials="SK4">
    <w:p w14:paraId="621C2A76" w14:textId="77777777" w:rsidR="00E55214" w:rsidRDefault="00E55214">
      <w:pPr>
        <w:pStyle w:val="CommentText"/>
      </w:pPr>
      <w:r>
        <w:rPr>
          <w:rStyle w:val="CommentReference"/>
        </w:rPr>
        <w:annotationRef/>
      </w:r>
      <w:r>
        <w:t>2016/02/13: Serm: In the future we may add the capability to notify previous owners or subscribers.</w:t>
      </w:r>
    </w:p>
  </w:comment>
  <w:comment w:id="1221" w:author="Serm Kulvatunyou" w:date="2016-02-19T15:06:00Z" w:initials="SK4">
    <w:p w14:paraId="6D95C9E1" w14:textId="77777777" w:rsidR="00E55214" w:rsidRDefault="00E55214">
      <w:pPr>
        <w:pStyle w:val="CommentText"/>
      </w:pPr>
      <w:r>
        <w:rPr>
          <w:rStyle w:val="CommentReference"/>
        </w:rPr>
        <w:annotationRef/>
      </w:r>
      <w:r>
        <w:t>The user can directly use the code list at the BIE level, so there is no need to automatically generate BDT for each new code list. The (oag) user should manually create a BDT for a code list that will be used in the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CA858BA" w15:done="0"/>
  <w15:commentEx w15:paraId="01608CB3" w15:done="0"/>
  <w15:commentEx w15:paraId="47BF923F" w15:done="0"/>
  <w15:commentEx w15:paraId="70025A2F" w15:done="0"/>
  <w15:commentEx w15:paraId="35C943F0" w15:done="0"/>
  <w15:commentEx w15:paraId="42143ADA" w15:done="0"/>
  <w15:commentEx w15:paraId="1D229756" w15:done="0"/>
  <w15:commentEx w15:paraId="50036FF6" w15:done="0"/>
  <w15:commentEx w15:paraId="46419DF9" w15:done="0"/>
  <w15:commentEx w15:paraId="3B580A3E" w15:done="0"/>
  <w15:commentEx w15:paraId="326036F3" w15:done="0"/>
  <w15:commentEx w15:paraId="253322D6" w15:done="0"/>
  <w15:commentEx w15:paraId="0EDD92D7" w15:done="0"/>
  <w15:commentEx w15:paraId="6556F9C6" w15:done="0"/>
  <w15:commentEx w15:paraId="5F3CFADD" w15:done="0"/>
  <w15:commentEx w15:paraId="4170DD02" w15:done="0"/>
  <w15:commentEx w15:paraId="12C92153" w15:done="0"/>
  <w15:commentEx w15:paraId="491033CF" w15:done="0"/>
  <w15:commentEx w15:paraId="0DA0710E" w15:done="0"/>
  <w15:commentEx w15:paraId="5F1DEC4B" w15:done="0"/>
  <w15:commentEx w15:paraId="3D4E2F82" w15:done="0"/>
  <w15:commentEx w15:paraId="02D55513" w15:done="0"/>
  <w15:commentEx w15:paraId="4D2D6150" w15:done="0"/>
  <w15:commentEx w15:paraId="78EB2E25" w15:done="0"/>
  <w15:commentEx w15:paraId="78FADAC7" w15:done="0"/>
  <w15:commentEx w15:paraId="2BA7438A" w15:done="0"/>
  <w15:commentEx w15:paraId="521D2276" w15:done="0"/>
  <w15:commentEx w15:paraId="42BFF7FC" w15:done="0"/>
  <w15:commentEx w15:paraId="39530445" w15:done="0"/>
  <w15:commentEx w15:paraId="0CE20AB9" w15:done="0"/>
  <w15:commentEx w15:paraId="56C22443" w15:done="0"/>
  <w15:commentEx w15:paraId="70F5FBFF" w15:done="0"/>
  <w15:commentEx w15:paraId="3126C423" w15:done="0"/>
  <w15:commentEx w15:paraId="627FDCB6" w15:done="0"/>
  <w15:commentEx w15:paraId="0411E91F" w15:done="0"/>
  <w15:commentEx w15:paraId="3E29066E" w15:done="0"/>
  <w15:commentEx w15:paraId="10061A6A" w15:done="0"/>
  <w15:commentEx w15:paraId="46E87E55" w15:done="0"/>
  <w15:commentEx w15:paraId="4095719F" w15:done="0"/>
  <w15:commentEx w15:paraId="4034ABFD" w15:done="0"/>
  <w15:commentEx w15:paraId="3FB6F0D6" w15:done="0"/>
  <w15:commentEx w15:paraId="6842191B" w15:done="0"/>
  <w15:commentEx w15:paraId="4ACA1911" w15:done="0"/>
  <w15:commentEx w15:paraId="46308F78" w15:done="0"/>
  <w15:commentEx w15:paraId="4FFCD6D1" w15:done="0"/>
  <w15:commentEx w15:paraId="31CA032B" w15:done="0"/>
  <w15:commentEx w15:paraId="2DE84A09" w15:done="0"/>
  <w15:commentEx w15:paraId="436D04B3" w15:done="0"/>
  <w15:commentEx w15:paraId="4397E8BE" w15:done="0"/>
  <w15:commentEx w15:paraId="35C890C0" w15:done="0"/>
  <w15:commentEx w15:paraId="6A65D36A" w15:done="0"/>
  <w15:commentEx w15:paraId="5F6C7627" w15:done="0"/>
  <w15:commentEx w15:paraId="5EFD9E8B" w15:done="0"/>
  <w15:commentEx w15:paraId="44B672B5" w15:done="0"/>
  <w15:commentEx w15:paraId="265B5668" w15:done="0"/>
  <w15:commentEx w15:paraId="190EA6A8" w15:done="0"/>
  <w15:commentEx w15:paraId="621C2A76" w15:done="0"/>
  <w15:commentEx w15:paraId="6D95C9E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0CA1EA" w14:textId="77777777" w:rsidR="009F3820" w:rsidRDefault="009F3820" w:rsidP="000A2634">
      <w:r>
        <w:separator/>
      </w:r>
    </w:p>
  </w:endnote>
  <w:endnote w:type="continuationSeparator" w:id="0">
    <w:p w14:paraId="7CABB1ED" w14:textId="77777777" w:rsidR="009F3820" w:rsidRDefault="009F3820"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5EB4B9" w14:textId="77777777" w:rsidR="009F3820" w:rsidRDefault="009F3820" w:rsidP="000A2634">
      <w:r>
        <w:separator/>
      </w:r>
    </w:p>
  </w:footnote>
  <w:footnote w:type="continuationSeparator" w:id="0">
    <w:p w14:paraId="05CEA2A9" w14:textId="77777777" w:rsidR="009F3820" w:rsidRDefault="009F3820" w:rsidP="000A26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15:restartNumberingAfterBreak="0">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1D90E3B"/>
    <w:multiLevelType w:val="hybridMultilevel"/>
    <w:tmpl w:val="A23A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54429D6"/>
    <w:multiLevelType w:val="hybridMultilevel"/>
    <w:tmpl w:val="655CE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A3515A"/>
    <w:multiLevelType w:val="multilevel"/>
    <w:tmpl w:val="62B097D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6" w15:restartNumberingAfterBreak="0">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5D5B28"/>
    <w:multiLevelType w:val="hybridMultilevel"/>
    <w:tmpl w:val="7C228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9" w15:restartNumberingAfterBreak="0">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9B94683"/>
    <w:multiLevelType w:val="hybridMultilevel"/>
    <w:tmpl w:val="0ED8BBE4"/>
    <w:lvl w:ilvl="0" w:tplc="B6903A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3F15C3"/>
    <w:multiLevelType w:val="hybridMultilevel"/>
    <w:tmpl w:val="3A986220"/>
    <w:lvl w:ilvl="0" w:tplc="EB164F76">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DFF22B8"/>
    <w:multiLevelType w:val="hybridMultilevel"/>
    <w:tmpl w:val="5848306C"/>
    <w:lvl w:ilvl="0" w:tplc="3C7230B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7" w15:restartNumberingAfterBreak="0">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90690F"/>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CA19F9"/>
    <w:multiLevelType w:val="hybridMultilevel"/>
    <w:tmpl w:val="351C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D56E1C"/>
    <w:multiLevelType w:val="hybridMultilevel"/>
    <w:tmpl w:val="EF8A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525B4F"/>
    <w:multiLevelType w:val="hybridMultilevel"/>
    <w:tmpl w:val="F9CEEB44"/>
    <w:lvl w:ilvl="0" w:tplc="47FC182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25B8554C">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FEF45F1"/>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6"/>
  </w:num>
  <w:num w:numId="4">
    <w:abstractNumId w:val="1"/>
  </w:num>
  <w:num w:numId="5">
    <w:abstractNumId w:val="0"/>
  </w:num>
  <w:num w:numId="6">
    <w:abstractNumId w:val="6"/>
  </w:num>
  <w:num w:numId="7">
    <w:abstractNumId w:val="25"/>
  </w:num>
  <w:num w:numId="8">
    <w:abstractNumId w:val="9"/>
  </w:num>
  <w:num w:numId="9">
    <w:abstractNumId w:val="12"/>
  </w:num>
  <w:num w:numId="10">
    <w:abstractNumId w:val="20"/>
  </w:num>
  <w:num w:numId="11">
    <w:abstractNumId w:val="23"/>
  </w:num>
  <w:num w:numId="12">
    <w:abstractNumId w:val="17"/>
  </w:num>
  <w:num w:numId="13">
    <w:abstractNumId w:val="22"/>
  </w:num>
  <w:num w:numId="14">
    <w:abstractNumId w:val="10"/>
  </w:num>
  <w:num w:numId="15">
    <w:abstractNumId w:val="3"/>
  </w:num>
  <w:num w:numId="16">
    <w:abstractNumId w:val="15"/>
  </w:num>
  <w:num w:numId="17">
    <w:abstractNumId w:val="7"/>
  </w:num>
  <w:num w:numId="18">
    <w:abstractNumId w:val="11"/>
  </w:num>
  <w:num w:numId="19">
    <w:abstractNumId w:val="14"/>
  </w:num>
  <w:num w:numId="20">
    <w:abstractNumId w:val="24"/>
  </w:num>
  <w:num w:numId="21">
    <w:abstractNumId w:val="21"/>
  </w:num>
  <w:num w:numId="22">
    <w:abstractNumId w:val="4"/>
  </w:num>
  <w:num w:numId="23">
    <w:abstractNumId w:val="19"/>
  </w:num>
  <w:num w:numId="24">
    <w:abstractNumId w:val="13"/>
  </w:num>
  <w:num w:numId="25">
    <w:abstractNumId w:val="18"/>
  </w:num>
  <w:num w:numId="26">
    <w:abstractNumId w:val="2"/>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ulvatunyou, Boonserm (Fed)">
    <w15:presenceInfo w15:providerId="AD" w15:userId="S-1-5-21-1908027396-2059629336-315576832-52830"/>
  </w15:person>
  <w15:person w15:author="Serm Kulvatunyou">
    <w15:presenceInfo w15:providerId="AD" w15:userId="S-1-5-21-1908027396-2059629336-315576832-528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trackRevisions/>
  <w:doNotTrackFormatting/>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0BD"/>
    <w:rsid w:val="00000A2F"/>
    <w:rsid w:val="00001247"/>
    <w:rsid w:val="00003CDF"/>
    <w:rsid w:val="000047FD"/>
    <w:rsid w:val="00005152"/>
    <w:rsid w:val="00005AA1"/>
    <w:rsid w:val="00006AC1"/>
    <w:rsid w:val="00010AA4"/>
    <w:rsid w:val="00012293"/>
    <w:rsid w:val="00013618"/>
    <w:rsid w:val="0001365F"/>
    <w:rsid w:val="0001394D"/>
    <w:rsid w:val="00015656"/>
    <w:rsid w:val="00016807"/>
    <w:rsid w:val="0002031D"/>
    <w:rsid w:val="00021BAE"/>
    <w:rsid w:val="000228BA"/>
    <w:rsid w:val="0002349C"/>
    <w:rsid w:val="000239AA"/>
    <w:rsid w:val="00024172"/>
    <w:rsid w:val="0002491D"/>
    <w:rsid w:val="00024A1F"/>
    <w:rsid w:val="00025339"/>
    <w:rsid w:val="00025A40"/>
    <w:rsid w:val="00026403"/>
    <w:rsid w:val="000264B3"/>
    <w:rsid w:val="00027006"/>
    <w:rsid w:val="000277E6"/>
    <w:rsid w:val="00027883"/>
    <w:rsid w:val="00030FE9"/>
    <w:rsid w:val="000313FF"/>
    <w:rsid w:val="00031B35"/>
    <w:rsid w:val="00041E02"/>
    <w:rsid w:val="00043675"/>
    <w:rsid w:val="00044404"/>
    <w:rsid w:val="00044C4E"/>
    <w:rsid w:val="00044DDC"/>
    <w:rsid w:val="0004738B"/>
    <w:rsid w:val="000473DA"/>
    <w:rsid w:val="0004794B"/>
    <w:rsid w:val="00047E88"/>
    <w:rsid w:val="0005364C"/>
    <w:rsid w:val="00053C8D"/>
    <w:rsid w:val="00053DFA"/>
    <w:rsid w:val="0005411D"/>
    <w:rsid w:val="0005458F"/>
    <w:rsid w:val="00056C42"/>
    <w:rsid w:val="000575AE"/>
    <w:rsid w:val="000606AD"/>
    <w:rsid w:val="00061D51"/>
    <w:rsid w:val="00061DC0"/>
    <w:rsid w:val="00063568"/>
    <w:rsid w:val="00063AB3"/>
    <w:rsid w:val="00063C19"/>
    <w:rsid w:val="00064BF1"/>
    <w:rsid w:val="00064D1F"/>
    <w:rsid w:val="00064FD5"/>
    <w:rsid w:val="00066DFE"/>
    <w:rsid w:val="0006752D"/>
    <w:rsid w:val="00067F39"/>
    <w:rsid w:val="00067FE1"/>
    <w:rsid w:val="00070242"/>
    <w:rsid w:val="000706A2"/>
    <w:rsid w:val="0007108E"/>
    <w:rsid w:val="000713C5"/>
    <w:rsid w:val="00071EC8"/>
    <w:rsid w:val="0007267D"/>
    <w:rsid w:val="00072832"/>
    <w:rsid w:val="00072E1C"/>
    <w:rsid w:val="00073D22"/>
    <w:rsid w:val="00075E2D"/>
    <w:rsid w:val="0007613D"/>
    <w:rsid w:val="00077556"/>
    <w:rsid w:val="00082277"/>
    <w:rsid w:val="00082390"/>
    <w:rsid w:val="0008265C"/>
    <w:rsid w:val="00083AB6"/>
    <w:rsid w:val="0008518E"/>
    <w:rsid w:val="00086E98"/>
    <w:rsid w:val="00087658"/>
    <w:rsid w:val="00087F74"/>
    <w:rsid w:val="00091624"/>
    <w:rsid w:val="00092154"/>
    <w:rsid w:val="00093299"/>
    <w:rsid w:val="00094AF8"/>
    <w:rsid w:val="00095329"/>
    <w:rsid w:val="00095621"/>
    <w:rsid w:val="000959AC"/>
    <w:rsid w:val="00096267"/>
    <w:rsid w:val="00096952"/>
    <w:rsid w:val="00096DC6"/>
    <w:rsid w:val="00097A93"/>
    <w:rsid w:val="000A0929"/>
    <w:rsid w:val="000A10D1"/>
    <w:rsid w:val="000A20D9"/>
    <w:rsid w:val="000A2634"/>
    <w:rsid w:val="000A2806"/>
    <w:rsid w:val="000A2BB4"/>
    <w:rsid w:val="000A2DBE"/>
    <w:rsid w:val="000A4A0E"/>
    <w:rsid w:val="000A5DF5"/>
    <w:rsid w:val="000A68C8"/>
    <w:rsid w:val="000A71BB"/>
    <w:rsid w:val="000A7D41"/>
    <w:rsid w:val="000A7EBC"/>
    <w:rsid w:val="000B01AC"/>
    <w:rsid w:val="000B1331"/>
    <w:rsid w:val="000B58BA"/>
    <w:rsid w:val="000B5A18"/>
    <w:rsid w:val="000B636E"/>
    <w:rsid w:val="000B73E4"/>
    <w:rsid w:val="000C019A"/>
    <w:rsid w:val="000C1917"/>
    <w:rsid w:val="000C195B"/>
    <w:rsid w:val="000C2228"/>
    <w:rsid w:val="000C2CD1"/>
    <w:rsid w:val="000C2CFB"/>
    <w:rsid w:val="000C2E3C"/>
    <w:rsid w:val="000C37E0"/>
    <w:rsid w:val="000C3DBB"/>
    <w:rsid w:val="000C40B1"/>
    <w:rsid w:val="000C4434"/>
    <w:rsid w:val="000C4A03"/>
    <w:rsid w:val="000C68DC"/>
    <w:rsid w:val="000D1A5B"/>
    <w:rsid w:val="000D1DB3"/>
    <w:rsid w:val="000D21A7"/>
    <w:rsid w:val="000D435A"/>
    <w:rsid w:val="000D477D"/>
    <w:rsid w:val="000D5145"/>
    <w:rsid w:val="000D53E4"/>
    <w:rsid w:val="000D541D"/>
    <w:rsid w:val="000D58F6"/>
    <w:rsid w:val="000D608F"/>
    <w:rsid w:val="000D6437"/>
    <w:rsid w:val="000D692F"/>
    <w:rsid w:val="000D781A"/>
    <w:rsid w:val="000D7B60"/>
    <w:rsid w:val="000E1828"/>
    <w:rsid w:val="000E21F6"/>
    <w:rsid w:val="000E2679"/>
    <w:rsid w:val="000E4334"/>
    <w:rsid w:val="000E4FD9"/>
    <w:rsid w:val="000E507A"/>
    <w:rsid w:val="000E5720"/>
    <w:rsid w:val="000E5E34"/>
    <w:rsid w:val="000E5F43"/>
    <w:rsid w:val="000E63C6"/>
    <w:rsid w:val="000E64BC"/>
    <w:rsid w:val="000E6B57"/>
    <w:rsid w:val="000E7E33"/>
    <w:rsid w:val="000F06FB"/>
    <w:rsid w:val="000F0EB3"/>
    <w:rsid w:val="000F3769"/>
    <w:rsid w:val="000F37A1"/>
    <w:rsid w:val="000F47AE"/>
    <w:rsid w:val="000F4A6F"/>
    <w:rsid w:val="000F57F3"/>
    <w:rsid w:val="000F5EDC"/>
    <w:rsid w:val="000F6AB2"/>
    <w:rsid w:val="000F7888"/>
    <w:rsid w:val="000F79E5"/>
    <w:rsid w:val="000F7E30"/>
    <w:rsid w:val="001018E7"/>
    <w:rsid w:val="00102168"/>
    <w:rsid w:val="0010379F"/>
    <w:rsid w:val="00103D85"/>
    <w:rsid w:val="00104B61"/>
    <w:rsid w:val="00105CC4"/>
    <w:rsid w:val="0010602C"/>
    <w:rsid w:val="001060A5"/>
    <w:rsid w:val="00110356"/>
    <w:rsid w:val="00110F95"/>
    <w:rsid w:val="00111040"/>
    <w:rsid w:val="0011182D"/>
    <w:rsid w:val="0011183F"/>
    <w:rsid w:val="00112B28"/>
    <w:rsid w:val="00112CB2"/>
    <w:rsid w:val="00113749"/>
    <w:rsid w:val="00113FC5"/>
    <w:rsid w:val="00114018"/>
    <w:rsid w:val="00116141"/>
    <w:rsid w:val="001200AF"/>
    <w:rsid w:val="00121C2C"/>
    <w:rsid w:val="00126D75"/>
    <w:rsid w:val="00127238"/>
    <w:rsid w:val="0013079D"/>
    <w:rsid w:val="001313D8"/>
    <w:rsid w:val="0013228F"/>
    <w:rsid w:val="00134CF7"/>
    <w:rsid w:val="00135B14"/>
    <w:rsid w:val="00135DB4"/>
    <w:rsid w:val="00136CCB"/>
    <w:rsid w:val="00140327"/>
    <w:rsid w:val="00140B07"/>
    <w:rsid w:val="00140CA5"/>
    <w:rsid w:val="00140D7D"/>
    <w:rsid w:val="001417DE"/>
    <w:rsid w:val="00142086"/>
    <w:rsid w:val="0014329D"/>
    <w:rsid w:val="001436F2"/>
    <w:rsid w:val="00145BBF"/>
    <w:rsid w:val="0014600A"/>
    <w:rsid w:val="001463FD"/>
    <w:rsid w:val="0015097E"/>
    <w:rsid w:val="00150F71"/>
    <w:rsid w:val="00151187"/>
    <w:rsid w:val="001514F1"/>
    <w:rsid w:val="00153682"/>
    <w:rsid w:val="001537DB"/>
    <w:rsid w:val="00153E5F"/>
    <w:rsid w:val="00153F6F"/>
    <w:rsid w:val="001540AA"/>
    <w:rsid w:val="00154D4F"/>
    <w:rsid w:val="001551E4"/>
    <w:rsid w:val="0015642F"/>
    <w:rsid w:val="001571B8"/>
    <w:rsid w:val="00161A5F"/>
    <w:rsid w:val="00163180"/>
    <w:rsid w:val="00163F21"/>
    <w:rsid w:val="0016491E"/>
    <w:rsid w:val="00165211"/>
    <w:rsid w:val="00165B88"/>
    <w:rsid w:val="0016615A"/>
    <w:rsid w:val="00166BB3"/>
    <w:rsid w:val="00166BCA"/>
    <w:rsid w:val="001673D4"/>
    <w:rsid w:val="0016775B"/>
    <w:rsid w:val="00170303"/>
    <w:rsid w:val="00170D39"/>
    <w:rsid w:val="00170FF2"/>
    <w:rsid w:val="0017215B"/>
    <w:rsid w:val="001726C7"/>
    <w:rsid w:val="00172D41"/>
    <w:rsid w:val="00173009"/>
    <w:rsid w:val="00173095"/>
    <w:rsid w:val="00174F9E"/>
    <w:rsid w:val="00175BFE"/>
    <w:rsid w:val="00175FFF"/>
    <w:rsid w:val="001816F4"/>
    <w:rsid w:val="00182170"/>
    <w:rsid w:val="0018282C"/>
    <w:rsid w:val="00182CD0"/>
    <w:rsid w:val="00182E51"/>
    <w:rsid w:val="0018368E"/>
    <w:rsid w:val="00184440"/>
    <w:rsid w:val="00184D2C"/>
    <w:rsid w:val="00184EE5"/>
    <w:rsid w:val="001858C8"/>
    <w:rsid w:val="00185992"/>
    <w:rsid w:val="001873AD"/>
    <w:rsid w:val="001904AE"/>
    <w:rsid w:val="00190F0A"/>
    <w:rsid w:val="00191A85"/>
    <w:rsid w:val="00192DAC"/>
    <w:rsid w:val="00192E4A"/>
    <w:rsid w:val="0019501F"/>
    <w:rsid w:val="00195470"/>
    <w:rsid w:val="00197166"/>
    <w:rsid w:val="001A0BB2"/>
    <w:rsid w:val="001A0FF9"/>
    <w:rsid w:val="001A2727"/>
    <w:rsid w:val="001A3E9E"/>
    <w:rsid w:val="001A404B"/>
    <w:rsid w:val="001A4287"/>
    <w:rsid w:val="001A4818"/>
    <w:rsid w:val="001A65B4"/>
    <w:rsid w:val="001A791F"/>
    <w:rsid w:val="001A7DC9"/>
    <w:rsid w:val="001B0DEF"/>
    <w:rsid w:val="001B0F02"/>
    <w:rsid w:val="001B16CA"/>
    <w:rsid w:val="001B22ED"/>
    <w:rsid w:val="001B438D"/>
    <w:rsid w:val="001B55CD"/>
    <w:rsid w:val="001B586F"/>
    <w:rsid w:val="001B6D23"/>
    <w:rsid w:val="001B7953"/>
    <w:rsid w:val="001B7D2F"/>
    <w:rsid w:val="001C1CB0"/>
    <w:rsid w:val="001C29B5"/>
    <w:rsid w:val="001C33BC"/>
    <w:rsid w:val="001C4049"/>
    <w:rsid w:val="001C6FFA"/>
    <w:rsid w:val="001D0350"/>
    <w:rsid w:val="001D04FD"/>
    <w:rsid w:val="001D0626"/>
    <w:rsid w:val="001D0BCB"/>
    <w:rsid w:val="001D2429"/>
    <w:rsid w:val="001D2935"/>
    <w:rsid w:val="001D3BF2"/>
    <w:rsid w:val="001D4B7B"/>
    <w:rsid w:val="001D4E2C"/>
    <w:rsid w:val="001D5A56"/>
    <w:rsid w:val="001D68CE"/>
    <w:rsid w:val="001D743B"/>
    <w:rsid w:val="001D7499"/>
    <w:rsid w:val="001D760A"/>
    <w:rsid w:val="001D7C61"/>
    <w:rsid w:val="001E0A0B"/>
    <w:rsid w:val="001E2C45"/>
    <w:rsid w:val="001E35F8"/>
    <w:rsid w:val="001E3B65"/>
    <w:rsid w:val="001E51E2"/>
    <w:rsid w:val="001E54AD"/>
    <w:rsid w:val="001E5C89"/>
    <w:rsid w:val="001E643F"/>
    <w:rsid w:val="001E6CDB"/>
    <w:rsid w:val="001F0600"/>
    <w:rsid w:val="001F0A73"/>
    <w:rsid w:val="001F10A4"/>
    <w:rsid w:val="001F13E7"/>
    <w:rsid w:val="001F20D1"/>
    <w:rsid w:val="001F348C"/>
    <w:rsid w:val="001F3B3E"/>
    <w:rsid w:val="001F4346"/>
    <w:rsid w:val="001F6878"/>
    <w:rsid w:val="001F6B1B"/>
    <w:rsid w:val="00201961"/>
    <w:rsid w:val="00202932"/>
    <w:rsid w:val="00203202"/>
    <w:rsid w:val="00204597"/>
    <w:rsid w:val="00205C95"/>
    <w:rsid w:val="002073DD"/>
    <w:rsid w:val="00207824"/>
    <w:rsid w:val="00210590"/>
    <w:rsid w:val="00210591"/>
    <w:rsid w:val="00211350"/>
    <w:rsid w:val="00211736"/>
    <w:rsid w:val="002123C2"/>
    <w:rsid w:val="00212641"/>
    <w:rsid w:val="00212DF9"/>
    <w:rsid w:val="00213305"/>
    <w:rsid w:val="00213CB1"/>
    <w:rsid w:val="00213DEC"/>
    <w:rsid w:val="00214A17"/>
    <w:rsid w:val="002156A8"/>
    <w:rsid w:val="00217719"/>
    <w:rsid w:val="0022001D"/>
    <w:rsid w:val="00220F00"/>
    <w:rsid w:val="002214D8"/>
    <w:rsid w:val="002224A4"/>
    <w:rsid w:val="00223C4A"/>
    <w:rsid w:val="0022458D"/>
    <w:rsid w:val="002249A3"/>
    <w:rsid w:val="00225519"/>
    <w:rsid w:val="00225A1E"/>
    <w:rsid w:val="00226B1A"/>
    <w:rsid w:val="00227488"/>
    <w:rsid w:val="00230C2A"/>
    <w:rsid w:val="00231C91"/>
    <w:rsid w:val="0023242C"/>
    <w:rsid w:val="00233273"/>
    <w:rsid w:val="002332AE"/>
    <w:rsid w:val="002335D8"/>
    <w:rsid w:val="002335FD"/>
    <w:rsid w:val="00234106"/>
    <w:rsid w:val="002366C2"/>
    <w:rsid w:val="00240186"/>
    <w:rsid w:val="002404B9"/>
    <w:rsid w:val="00240550"/>
    <w:rsid w:val="00240782"/>
    <w:rsid w:val="00240D6D"/>
    <w:rsid w:val="00242514"/>
    <w:rsid w:val="00242A63"/>
    <w:rsid w:val="00245C56"/>
    <w:rsid w:val="0024759A"/>
    <w:rsid w:val="00250778"/>
    <w:rsid w:val="002527FF"/>
    <w:rsid w:val="00252D16"/>
    <w:rsid w:val="00253D21"/>
    <w:rsid w:val="002575F6"/>
    <w:rsid w:val="00261697"/>
    <w:rsid w:val="0026252C"/>
    <w:rsid w:val="00262CEC"/>
    <w:rsid w:val="0026309F"/>
    <w:rsid w:val="00263B6B"/>
    <w:rsid w:val="00264A5A"/>
    <w:rsid w:val="002650E4"/>
    <w:rsid w:val="002655AE"/>
    <w:rsid w:val="00265D4F"/>
    <w:rsid w:val="0026607F"/>
    <w:rsid w:val="00267317"/>
    <w:rsid w:val="00267870"/>
    <w:rsid w:val="00271C30"/>
    <w:rsid w:val="00272320"/>
    <w:rsid w:val="002723B0"/>
    <w:rsid w:val="0027293E"/>
    <w:rsid w:val="002730CD"/>
    <w:rsid w:val="002737BB"/>
    <w:rsid w:val="00274271"/>
    <w:rsid w:val="00274978"/>
    <w:rsid w:val="00275C26"/>
    <w:rsid w:val="00276799"/>
    <w:rsid w:val="00276A99"/>
    <w:rsid w:val="002803B5"/>
    <w:rsid w:val="002809A9"/>
    <w:rsid w:val="002814A1"/>
    <w:rsid w:val="0028162A"/>
    <w:rsid w:val="002819A7"/>
    <w:rsid w:val="00281C1B"/>
    <w:rsid w:val="002858A6"/>
    <w:rsid w:val="00285A2F"/>
    <w:rsid w:val="00285DCC"/>
    <w:rsid w:val="00285EEF"/>
    <w:rsid w:val="00286D0A"/>
    <w:rsid w:val="00287363"/>
    <w:rsid w:val="00287E42"/>
    <w:rsid w:val="00291025"/>
    <w:rsid w:val="002912C6"/>
    <w:rsid w:val="002913E8"/>
    <w:rsid w:val="0029278E"/>
    <w:rsid w:val="0029390F"/>
    <w:rsid w:val="00293B39"/>
    <w:rsid w:val="00293EEB"/>
    <w:rsid w:val="00294829"/>
    <w:rsid w:val="00295683"/>
    <w:rsid w:val="00296537"/>
    <w:rsid w:val="00297BF1"/>
    <w:rsid w:val="002A22B1"/>
    <w:rsid w:val="002A23EB"/>
    <w:rsid w:val="002A37E7"/>
    <w:rsid w:val="002A3D59"/>
    <w:rsid w:val="002A51CE"/>
    <w:rsid w:val="002A668E"/>
    <w:rsid w:val="002A6ECF"/>
    <w:rsid w:val="002A75C6"/>
    <w:rsid w:val="002A7896"/>
    <w:rsid w:val="002A7C7A"/>
    <w:rsid w:val="002B066A"/>
    <w:rsid w:val="002B1587"/>
    <w:rsid w:val="002B1768"/>
    <w:rsid w:val="002B2A8A"/>
    <w:rsid w:val="002B2ED6"/>
    <w:rsid w:val="002B3165"/>
    <w:rsid w:val="002B3472"/>
    <w:rsid w:val="002B4998"/>
    <w:rsid w:val="002B6097"/>
    <w:rsid w:val="002B64C1"/>
    <w:rsid w:val="002B660F"/>
    <w:rsid w:val="002B7A61"/>
    <w:rsid w:val="002B7C8C"/>
    <w:rsid w:val="002C0A40"/>
    <w:rsid w:val="002C186D"/>
    <w:rsid w:val="002C41D3"/>
    <w:rsid w:val="002C4DD3"/>
    <w:rsid w:val="002C54F1"/>
    <w:rsid w:val="002C5527"/>
    <w:rsid w:val="002C672F"/>
    <w:rsid w:val="002C7CF0"/>
    <w:rsid w:val="002D0495"/>
    <w:rsid w:val="002D0DE2"/>
    <w:rsid w:val="002D26F5"/>
    <w:rsid w:val="002D379E"/>
    <w:rsid w:val="002D3A91"/>
    <w:rsid w:val="002D3D4B"/>
    <w:rsid w:val="002D46DA"/>
    <w:rsid w:val="002D5407"/>
    <w:rsid w:val="002D5E53"/>
    <w:rsid w:val="002D7142"/>
    <w:rsid w:val="002D7599"/>
    <w:rsid w:val="002E0463"/>
    <w:rsid w:val="002E0DA2"/>
    <w:rsid w:val="002E1464"/>
    <w:rsid w:val="002E273C"/>
    <w:rsid w:val="002E2E46"/>
    <w:rsid w:val="002E39B6"/>
    <w:rsid w:val="002E46A5"/>
    <w:rsid w:val="002E5827"/>
    <w:rsid w:val="002E6CB4"/>
    <w:rsid w:val="002E6FAE"/>
    <w:rsid w:val="002E7C09"/>
    <w:rsid w:val="002F1AB9"/>
    <w:rsid w:val="002F1CC2"/>
    <w:rsid w:val="002F5A6B"/>
    <w:rsid w:val="002F5BF9"/>
    <w:rsid w:val="002F5C8D"/>
    <w:rsid w:val="002F69A2"/>
    <w:rsid w:val="002F6B00"/>
    <w:rsid w:val="002F746E"/>
    <w:rsid w:val="002F7A38"/>
    <w:rsid w:val="00300094"/>
    <w:rsid w:val="00300170"/>
    <w:rsid w:val="00300C7F"/>
    <w:rsid w:val="00301B9A"/>
    <w:rsid w:val="00301FAF"/>
    <w:rsid w:val="0030337C"/>
    <w:rsid w:val="0030351C"/>
    <w:rsid w:val="003037D4"/>
    <w:rsid w:val="00304FDF"/>
    <w:rsid w:val="003058EF"/>
    <w:rsid w:val="00305B24"/>
    <w:rsid w:val="00305BF9"/>
    <w:rsid w:val="00305E73"/>
    <w:rsid w:val="00305F4F"/>
    <w:rsid w:val="0030614E"/>
    <w:rsid w:val="00306246"/>
    <w:rsid w:val="00307C69"/>
    <w:rsid w:val="00310B29"/>
    <w:rsid w:val="003110A6"/>
    <w:rsid w:val="0031188C"/>
    <w:rsid w:val="00312143"/>
    <w:rsid w:val="003122A0"/>
    <w:rsid w:val="00312E73"/>
    <w:rsid w:val="00313452"/>
    <w:rsid w:val="0031466E"/>
    <w:rsid w:val="00314786"/>
    <w:rsid w:val="00314A0F"/>
    <w:rsid w:val="00315B6B"/>
    <w:rsid w:val="00316457"/>
    <w:rsid w:val="0031681A"/>
    <w:rsid w:val="003172B3"/>
    <w:rsid w:val="00317B1F"/>
    <w:rsid w:val="00320BB6"/>
    <w:rsid w:val="0032213F"/>
    <w:rsid w:val="003229D7"/>
    <w:rsid w:val="003239F5"/>
    <w:rsid w:val="0032483F"/>
    <w:rsid w:val="003250C9"/>
    <w:rsid w:val="003259DC"/>
    <w:rsid w:val="003261AD"/>
    <w:rsid w:val="00327046"/>
    <w:rsid w:val="00330663"/>
    <w:rsid w:val="0033077A"/>
    <w:rsid w:val="00330E55"/>
    <w:rsid w:val="0033268B"/>
    <w:rsid w:val="00332CCB"/>
    <w:rsid w:val="00332FD2"/>
    <w:rsid w:val="00333A77"/>
    <w:rsid w:val="00333D21"/>
    <w:rsid w:val="0033677A"/>
    <w:rsid w:val="00337C0A"/>
    <w:rsid w:val="00337D26"/>
    <w:rsid w:val="003402A4"/>
    <w:rsid w:val="00340439"/>
    <w:rsid w:val="0034056B"/>
    <w:rsid w:val="00340902"/>
    <w:rsid w:val="00341B05"/>
    <w:rsid w:val="003428EF"/>
    <w:rsid w:val="0034329A"/>
    <w:rsid w:val="00344670"/>
    <w:rsid w:val="00344770"/>
    <w:rsid w:val="00345725"/>
    <w:rsid w:val="00345EA8"/>
    <w:rsid w:val="003517C5"/>
    <w:rsid w:val="00352E8A"/>
    <w:rsid w:val="00353160"/>
    <w:rsid w:val="00353AB7"/>
    <w:rsid w:val="00354B4B"/>
    <w:rsid w:val="003550A8"/>
    <w:rsid w:val="00356594"/>
    <w:rsid w:val="00356CE0"/>
    <w:rsid w:val="003577BC"/>
    <w:rsid w:val="00357F68"/>
    <w:rsid w:val="00361C87"/>
    <w:rsid w:val="003621DA"/>
    <w:rsid w:val="00364058"/>
    <w:rsid w:val="0036519E"/>
    <w:rsid w:val="00366FD5"/>
    <w:rsid w:val="003705EB"/>
    <w:rsid w:val="0037177A"/>
    <w:rsid w:val="00371997"/>
    <w:rsid w:val="003725C1"/>
    <w:rsid w:val="00373494"/>
    <w:rsid w:val="0037447F"/>
    <w:rsid w:val="00374F8A"/>
    <w:rsid w:val="003767FB"/>
    <w:rsid w:val="00376D8A"/>
    <w:rsid w:val="0038003E"/>
    <w:rsid w:val="00380544"/>
    <w:rsid w:val="0038268E"/>
    <w:rsid w:val="00382EF7"/>
    <w:rsid w:val="00383D33"/>
    <w:rsid w:val="0038490E"/>
    <w:rsid w:val="0038587B"/>
    <w:rsid w:val="00385AAF"/>
    <w:rsid w:val="00387A31"/>
    <w:rsid w:val="00387EF3"/>
    <w:rsid w:val="0039107C"/>
    <w:rsid w:val="00391B3C"/>
    <w:rsid w:val="00393691"/>
    <w:rsid w:val="00393A6C"/>
    <w:rsid w:val="00393D2F"/>
    <w:rsid w:val="0039440D"/>
    <w:rsid w:val="00395CCF"/>
    <w:rsid w:val="00395EA9"/>
    <w:rsid w:val="003965EA"/>
    <w:rsid w:val="00396E5A"/>
    <w:rsid w:val="003A128A"/>
    <w:rsid w:val="003A1C99"/>
    <w:rsid w:val="003A27FD"/>
    <w:rsid w:val="003A2DB6"/>
    <w:rsid w:val="003A2E42"/>
    <w:rsid w:val="003A3F66"/>
    <w:rsid w:val="003A4AEB"/>
    <w:rsid w:val="003A5704"/>
    <w:rsid w:val="003A646F"/>
    <w:rsid w:val="003A66D8"/>
    <w:rsid w:val="003A73CA"/>
    <w:rsid w:val="003A741D"/>
    <w:rsid w:val="003B3D79"/>
    <w:rsid w:val="003B4196"/>
    <w:rsid w:val="003B53E3"/>
    <w:rsid w:val="003B5429"/>
    <w:rsid w:val="003B5DB5"/>
    <w:rsid w:val="003B65C7"/>
    <w:rsid w:val="003B7204"/>
    <w:rsid w:val="003B7956"/>
    <w:rsid w:val="003B7BB2"/>
    <w:rsid w:val="003B7E1D"/>
    <w:rsid w:val="003C092E"/>
    <w:rsid w:val="003C0EA7"/>
    <w:rsid w:val="003C1CAB"/>
    <w:rsid w:val="003C2821"/>
    <w:rsid w:val="003C2A41"/>
    <w:rsid w:val="003C2A52"/>
    <w:rsid w:val="003C63C1"/>
    <w:rsid w:val="003C7CC3"/>
    <w:rsid w:val="003C7F02"/>
    <w:rsid w:val="003D006D"/>
    <w:rsid w:val="003D0385"/>
    <w:rsid w:val="003D146F"/>
    <w:rsid w:val="003D31C5"/>
    <w:rsid w:val="003D344D"/>
    <w:rsid w:val="003D6C7E"/>
    <w:rsid w:val="003E0061"/>
    <w:rsid w:val="003E03DA"/>
    <w:rsid w:val="003E080D"/>
    <w:rsid w:val="003E1735"/>
    <w:rsid w:val="003E1873"/>
    <w:rsid w:val="003E25FA"/>
    <w:rsid w:val="003E26AF"/>
    <w:rsid w:val="003E3587"/>
    <w:rsid w:val="003E38DD"/>
    <w:rsid w:val="003E38FD"/>
    <w:rsid w:val="003E4B6F"/>
    <w:rsid w:val="003E6B3C"/>
    <w:rsid w:val="003E7CC7"/>
    <w:rsid w:val="003F06EF"/>
    <w:rsid w:val="003F08A0"/>
    <w:rsid w:val="003F1E02"/>
    <w:rsid w:val="003F21B9"/>
    <w:rsid w:val="003F2BA1"/>
    <w:rsid w:val="003F35C8"/>
    <w:rsid w:val="003F4691"/>
    <w:rsid w:val="003F6DF5"/>
    <w:rsid w:val="003F7F36"/>
    <w:rsid w:val="00401A07"/>
    <w:rsid w:val="00402CA1"/>
    <w:rsid w:val="004045CA"/>
    <w:rsid w:val="00404617"/>
    <w:rsid w:val="0040489C"/>
    <w:rsid w:val="0040569A"/>
    <w:rsid w:val="00405DED"/>
    <w:rsid w:val="00405DFB"/>
    <w:rsid w:val="00406BA6"/>
    <w:rsid w:val="004105E7"/>
    <w:rsid w:val="004147C4"/>
    <w:rsid w:val="00417E30"/>
    <w:rsid w:val="0042066A"/>
    <w:rsid w:val="00420B87"/>
    <w:rsid w:val="004214E2"/>
    <w:rsid w:val="004232A5"/>
    <w:rsid w:val="0042361A"/>
    <w:rsid w:val="00424B54"/>
    <w:rsid w:val="00424CC9"/>
    <w:rsid w:val="00424E50"/>
    <w:rsid w:val="00424E81"/>
    <w:rsid w:val="00425493"/>
    <w:rsid w:val="00425675"/>
    <w:rsid w:val="00425EA9"/>
    <w:rsid w:val="0042714F"/>
    <w:rsid w:val="00427B12"/>
    <w:rsid w:val="00427C68"/>
    <w:rsid w:val="00430C5B"/>
    <w:rsid w:val="00431031"/>
    <w:rsid w:val="00431B0C"/>
    <w:rsid w:val="00432D19"/>
    <w:rsid w:val="00433681"/>
    <w:rsid w:val="00434260"/>
    <w:rsid w:val="00434A7A"/>
    <w:rsid w:val="0043522E"/>
    <w:rsid w:val="004357CE"/>
    <w:rsid w:val="00435969"/>
    <w:rsid w:val="00435A64"/>
    <w:rsid w:val="00440906"/>
    <w:rsid w:val="004409CB"/>
    <w:rsid w:val="00440D71"/>
    <w:rsid w:val="00442865"/>
    <w:rsid w:val="00443AE8"/>
    <w:rsid w:val="004452DB"/>
    <w:rsid w:val="004454FD"/>
    <w:rsid w:val="00445F3A"/>
    <w:rsid w:val="004468ED"/>
    <w:rsid w:val="00446F4C"/>
    <w:rsid w:val="00447034"/>
    <w:rsid w:val="00450773"/>
    <w:rsid w:val="00450E00"/>
    <w:rsid w:val="00453AFD"/>
    <w:rsid w:val="004545BB"/>
    <w:rsid w:val="00454AAE"/>
    <w:rsid w:val="004552E6"/>
    <w:rsid w:val="004553E0"/>
    <w:rsid w:val="00456A12"/>
    <w:rsid w:val="00456CEC"/>
    <w:rsid w:val="0045772E"/>
    <w:rsid w:val="00457CE3"/>
    <w:rsid w:val="00460CBB"/>
    <w:rsid w:val="00461DD3"/>
    <w:rsid w:val="0046208A"/>
    <w:rsid w:val="00462B64"/>
    <w:rsid w:val="00462E44"/>
    <w:rsid w:val="004637FD"/>
    <w:rsid w:val="00464897"/>
    <w:rsid w:val="00464D83"/>
    <w:rsid w:val="00465776"/>
    <w:rsid w:val="004660A9"/>
    <w:rsid w:val="0046615E"/>
    <w:rsid w:val="00466318"/>
    <w:rsid w:val="00466A2F"/>
    <w:rsid w:val="004676B3"/>
    <w:rsid w:val="00470BFF"/>
    <w:rsid w:val="00470E88"/>
    <w:rsid w:val="00471D22"/>
    <w:rsid w:val="0047227C"/>
    <w:rsid w:val="00472984"/>
    <w:rsid w:val="0047479A"/>
    <w:rsid w:val="004779D1"/>
    <w:rsid w:val="00481724"/>
    <w:rsid w:val="00482531"/>
    <w:rsid w:val="0048363E"/>
    <w:rsid w:val="00483B6E"/>
    <w:rsid w:val="00483C9B"/>
    <w:rsid w:val="00484321"/>
    <w:rsid w:val="00485452"/>
    <w:rsid w:val="00485B2F"/>
    <w:rsid w:val="00485D64"/>
    <w:rsid w:val="0048701D"/>
    <w:rsid w:val="004901A4"/>
    <w:rsid w:val="00491023"/>
    <w:rsid w:val="004938B0"/>
    <w:rsid w:val="00493C6F"/>
    <w:rsid w:val="00493CB9"/>
    <w:rsid w:val="00494218"/>
    <w:rsid w:val="004951CA"/>
    <w:rsid w:val="00496E7C"/>
    <w:rsid w:val="00496F33"/>
    <w:rsid w:val="00497F5C"/>
    <w:rsid w:val="004A04D4"/>
    <w:rsid w:val="004A115B"/>
    <w:rsid w:val="004A11C5"/>
    <w:rsid w:val="004A1A84"/>
    <w:rsid w:val="004A3E76"/>
    <w:rsid w:val="004A47BA"/>
    <w:rsid w:val="004A6752"/>
    <w:rsid w:val="004A7750"/>
    <w:rsid w:val="004A7E7F"/>
    <w:rsid w:val="004B1C03"/>
    <w:rsid w:val="004B261C"/>
    <w:rsid w:val="004B35CF"/>
    <w:rsid w:val="004B69D1"/>
    <w:rsid w:val="004B6BCF"/>
    <w:rsid w:val="004C1056"/>
    <w:rsid w:val="004C2B6B"/>
    <w:rsid w:val="004C2C56"/>
    <w:rsid w:val="004C2FFD"/>
    <w:rsid w:val="004C4B95"/>
    <w:rsid w:val="004C5753"/>
    <w:rsid w:val="004D0382"/>
    <w:rsid w:val="004D13F5"/>
    <w:rsid w:val="004D181D"/>
    <w:rsid w:val="004D1864"/>
    <w:rsid w:val="004D1C50"/>
    <w:rsid w:val="004D6626"/>
    <w:rsid w:val="004E22F2"/>
    <w:rsid w:val="004E2608"/>
    <w:rsid w:val="004E3F7D"/>
    <w:rsid w:val="004E53E7"/>
    <w:rsid w:val="004E619B"/>
    <w:rsid w:val="004F152C"/>
    <w:rsid w:val="004F3218"/>
    <w:rsid w:val="004F35D7"/>
    <w:rsid w:val="004F3713"/>
    <w:rsid w:val="004F43DA"/>
    <w:rsid w:val="004F5647"/>
    <w:rsid w:val="004F67F4"/>
    <w:rsid w:val="004F6B41"/>
    <w:rsid w:val="004F79F6"/>
    <w:rsid w:val="005023B5"/>
    <w:rsid w:val="005026AC"/>
    <w:rsid w:val="00502C5C"/>
    <w:rsid w:val="005032A3"/>
    <w:rsid w:val="00505C10"/>
    <w:rsid w:val="0050733A"/>
    <w:rsid w:val="00507652"/>
    <w:rsid w:val="0051085B"/>
    <w:rsid w:val="00510952"/>
    <w:rsid w:val="00510DCD"/>
    <w:rsid w:val="00511972"/>
    <w:rsid w:val="005123B7"/>
    <w:rsid w:val="00512440"/>
    <w:rsid w:val="0051286D"/>
    <w:rsid w:val="005136B6"/>
    <w:rsid w:val="00513A09"/>
    <w:rsid w:val="00514B05"/>
    <w:rsid w:val="00515891"/>
    <w:rsid w:val="00515F5F"/>
    <w:rsid w:val="00517252"/>
    <w:rsid w:val="00521D18"/>
    <w:rsid w:val="00522491"/>
    <w:rsid w:val="00522FB3"/>
    <w:rsid w:val="00523F98"/>
    <w:rsid w:val="00523FC3"/>
    <w:rsid w:val="00524BE3"/>
    <w:rsid w:val="00525043"/>
    <w:rsid w:val="00526D0C"/>
    <w:rsid w:val="00527961"/>
    <w:rsid w:val="00530652"/>
    <w:rsid w:val="00532155"/>
    <w:rsid w:val="00532E7A"/>
    <w:rsid w:val="005341A5"/>
    <w:rsid w:val="005349C0"/>
    <w:rsid w:val="00534CF1"/>
    <w:rsid w:val="005353C5"/>
    <w:rsid w:val="005373F1"/>
    <w:rsid w:val="005376B5"/>
    <w:rsid w:val="00537CCB"/>
    <w:rsid w:val="005409C5"/>
    <w:rsid w:val="00540DC4"/>
    <w:rsid w:val="00541B21"/>
    <w:rsid w:val="00542E09"/>
    <w:rsid w:val="005431FB"/>
    <w:rsid w:val="0054369B"/>
    <w:rsid w:val="00544C38"/>
    <w:rsid w:val="005454E3"/>
    <w:rsid w:val="00546767"/>
    <w:rsid w:val="005468EE"/>
    <w:rsid w:val="00546C4C"/>
    <w:rsid w:val="00546F13"/>
    <w:rsid w:val="005472B5"/>
    <w:rsid w:val="0054779C"/>
    <w:rsid w:val="00547C5C"/>
    <w:rsid w:val="00550998"/>
    <w:rsid w:val="00550C95"/>
    <w:rsid w:val="00550DC5"/>
    <w:rsid w:val="0055182C"/>
    <w:rsid w:val="0055206F"/>
    <w:rsid w:val="0055234C"/>
    <w:rsid w:val="00553672"/>
    <w:rsid w:val="0055550B"/>
    <w:rsid w:val="00555B4C"/>
    <w:rsid w:val="00556938"/>
    <w:rsid w:val="00556A9C"/>
    <w:rsid w:val="00557678"/>
    <w:rsid w:val="00557BA0"/>
    <w:rsid w:val="00560452"/>
    <w:rsid w:val="005606E1"/>
    <w:rsid w:val="00560761"/>
    <w:rsid w:val="00563A22"/>
    <w:rsid w:val="005649DD"/>
    <w:rsid w:val="00566A15"/>
    <w:rsid w:val="00566B23"/>
    <w:rsid w:val="00567E9B"/>
    <w:rsid w:val="00570165"/>
    <w:rsid w:val="00571764"/>
    <w:rsid w:val="005718EF"/>
    <w:rsid w:val="00572B86"/>
    <w:rsid w:val="0057578F"/>
    <w:rsid w:val="005759B6"/>
    <w:rsid w:val="005763C2"/>
    <w:rsid w:val="00576A68"/>
    <w:rsid w:val="00581424"/>
    <w:rsid w:val="00581CD1"/>
    <w:rsid w:val="00584DD5"/>
    <w:rsid w:val="00585CF4"/>
    <w:rsid w:val="00586621"/>
    <w:rsid w:val="00591402"/>
    <w:rsid w:val="00591B4E"/>
    <w:rsid w:val="00593376"/>
    <w:rsid w:val="0059372A"/>
    <w:rsid w:val="00594C77"/>
    <w:rsid w:val="00595150"/>
    <w:rsid w:val="00595232"/>
    <w:rsid w:val="00596D62"/>
    <w:rsid w:val="005A04AC"/>
    <w:rsid w:val="005A265D"/>
    <w:rsid w:val="005A27CA"/>
    <w:rsid w:val="005A2F2F"/>
    <w:rsid w:val="005A3A4D"/>
    <w:rsid w:val="005A3EF3"/>
    <w:rsid w:val="005A4D10"/>
    <w:rsid w:val="005A50D6"/>
    <w:rsid w:val="005A58D3"/>
    <w:rsid w:val="005A7515"/>
    <w:rsid w:val="005B000B"/>
    <w:rsid w:val="005B1CDD"/>
    <w:rsid w:val="005B260C"/>
    <w:rsid w:val="005B27CD"/>
    <w:rsid w:val="005B3E38"/>
    <w:rsid w:val="005B4016"/>
    <w:rsid w:val="005B4589"/>
    <w:rsid w:val="005B4655"/>
    <w:rsid w:val="005B51EC"/>
    <w:rsid w:val="005B7791"/>
    <w:rsid w:val="005C0F0F"/>
    <w:rsid w:val="005C17D7"/>
    <w:rsid w:val="005C1E08"/>
    <w:rsid w:val="005C1E94"/>
    <w:rsid w:val="005C461E"/>
    <w:rsid w:val="005C46FF"/>
    <w:rsid w:val="005C5335"/>
    <w:rsid w:val="005C6742"/>
    <w:rsid w:val="005C6796"/>
    <w:rsid w:val="005C685B"/>
    <w:rsid w:val="005C6F49"/>
    <w:rsid w:val="005D013E"/>
    <w:rsid w:val="005D0E58"/>
    <w:rsid w:val="005D1009"/>
    <w:rsid w:val="005D2588"/>
    <w:rsid w:val="005D2D67"/>
    <w:rsid w:val="005D546D"/>
    <w:rsid w:val="005D5F43"/>
    <w:rsid w:val="005D6D99"/>
    <w:rsid w:val="005E0232"/>
    <w:rsid w:val="005E1D61"/>
    <w:rsid w:val="005E314C"/>
    <w:rsid w:val="005E48E2"/>
    <w:rsid w:val="005E4BB1"/>
    <w:rsid w:val="005E4E35"/>
    <w:rsid w:val="005E69EF"/>
    <w:rsid w:val="005E7659"/>
    <w:rsid w:val="005E7D68"/>
    <w:rsid w:val="005F0DF6"/>
    <w:rsid w:val="005F3978"/>
    <w:rsid w:val="005F5FC3"/>
    <w:rsid w:val="005F6100"/>
    <w:rsid w:val="005F6AE5"/>
    <w:rsid w:val="005F7A8A"/>
    <w:rsid w:val="006010F9"/>
    <w:rsid w:val="00601F9E"/>
    <w:rsid w:val="00602C97"/>
    <w:rsid w:val="00602D01"/>
    <w:rsid w:val="0060374D"/>
    <w:rsid w:val="00603D95"/>
    <w:rsid w:val="00604D84"/>
    <w:rsid w:val="00605669"/>
    <w:rsid w:val="00605A96"/>
    <w:rsid w:val="00607F7D"/>
    <w:rsid w:val="006105FA"/>
    <w:rsid w:val="00611863"/>
    <w:rsid w:val="006122AE"/>
    <w:rsid w:val="0061367A"/>
    <w:rsid w:val="00613BEB"/>
    <w:rsid w:val="006168AF"/>
    <w:rsid w:val="006168C1"/>
    <w:rsid w:val="006171B2"/>
    <w:rsid w:val="006171EB"/>
    <w:rsid w:val="00617B20"/>
    <w:rsid w:val="0062294D"/>
    <w:rsid w:val="00623619"/>
    <w:rsid w:val="00623E60"/>
    <w:rsid w:val="00624429"/>
    <w:rsid w:val="00625043"/>
    <w:rsid w:val="00625BBF"/>
    <w:rsid w:val="00625DC6"/>
    <w:rsid w:val="00627A46"/>
    <w:rsid w:val="00627BB8"/>
    <w:rsid w:val="00627F7B"/>
    <w:rsid w:val="00632666"/>
    <w:rsid w:val="006337FB"/>
    <w:rsid w:val="00634266"/>
    <w:rsid w:val="00635499"/>
    <w:rsid w:val="00635505"/>
    <w:rsid w:val="00635B3A"/>
    <w:rsid w:val="006427AD"/>
    <w:rsid w:val="006466AF"/>
    <w:rsid w:val="00647A7E"/>
    <w:rsid w:val="00647B5A"/>
    <w:rsid w:val="00652EFD"/>
    <w:rsid w:val="00653762"/>
    <w:rsid w:val="00653BF8"/>
    <w:rsid w:val="006549A6"/>
    <w:rsid w:val="0065544D"/>
    <w:rsid w:val="006559A9"/>
    <w:rsid w:val="00656369"/>
    <w:rsid w:val="0065708D"/>
    <w:rsid w:val="00657575"/>
    <w:rsid w:val="0065791B"/>
    <w:rsid w:val="00661366"/>
    <w:rsid w:val="00662626"/>
    <w:rsid w:val="00663867"/>
    <w:rsid w:val="00665030"/>
    <w:rsid w:val="006652C4"/>
    <w:rsid w:val="00665D46"/>
    <w:rsid w:val="006700D4"/>
    <w:rsid w:val="006706F8"/>
    <w:rsid w:val="00670E72"/>
    <w:rsid w:val="0067181A"/>
    <w:rsid w:val="00671877"/>
    <w:rsid w:val="00672B6F"/>
    <w:rsid w:val="006738E8"/>
    <w:rsid w:val="00675222"/>
    <w:rsid w:val="00680677"/>
    <w:rsid w:val="006808C7"/>
    <w:rsid w:val="00680A3D"/>
    <w:rsid w:val="00680D5B"/>
    <w:rsid w:val="00680F1C"/>
    <w:rsid w:val="00681760"/>
    <w:rsid w:val="00681D92"/>
    <w:rsid w:val="00681FE3"/>
    <w:rsid w:val="00682AA5"/>
    <w:rsid w:val="00683929"/>
    <w:rsid w:val="006845CE"/>
    <w:rsid w:val="00684F21"/>
    <w:rsid w:val="00687143"/>
    <w:rsid w:val="0068781F"/>
    <w:rsid w:val="00691192"/>
    <w:rsid w:val="0069280F"/>
    <w:rsid w:val="00692EB6"/>
    <w:rsid w:val="00693EC1"/>
    <w:rsid w:val="006958B4"/>
    <w:rsid w:val="006962B3"/>
    <w:rsid w:val="006963F0"/>
    <w:rsid w:val="00697247"/>
    <w:rsid w:val="006A0651"/>
    <w:rsid w:val="006A0E82"/>
    <w:rsid w:val="006A122C"/>
    <w:rsid w:val="006A347D"/>
    <w:rsid w:val="006A34E7"/>
    <w:rsid w:val="006A3553"/>
    <w:rsid w:val="006A451B"/>
    <w:rsid w:val="006A5B11"/>
    <w:rsid w:val="006A5FDF"/>
    <w:rsid w:val="006A61F5"/>
    <w:rsid w:val="006A6A5C"/>
    <w:rsid w:val="006A7A32"/>
    <w:rsid w:val="006B0457"/>
    <w:rsid w:val="006B0C14"/>
    <w:rsid w:val="006B1123"/>
    <w:rsid w:val="006B13DA"/>
    <w:rsid w:val="006B1DAB"/>
    <w:rsid w:val="006B275E"/>
    <w:rsid w:val="006B3939"/>
    <w:rsid w:val="006B4BCE"/>
    <w:rsid w:val="006B4D53"/>
    <w:rsid w:val="006B50C2"/>
    <w:rsid w:val="006B557D"/>
    <w:rsid w:val="006B58E0"/>
    <w:rsid w:val="006B6E38"/>
    <w:rsid w:val="006B7430"/>
    <w:rsid w:val="006B779F"/>
    <w:rsid w:val="006C0928"/>
    <w:rsid w:val="006C19AB"/>
    <w:rsid w:val="006C19D5"/>
    <w:rsid w:val="006C23B0"/>
    <w:rsid w:val="006C3584"/>
    <w:rsid w:val="006C381D"/>
    <w:rsid w:val="006C4D86"/>
    <w:rsid w:val="006C5BEF"/>
    <w:rsid w:val="006C5D3F"/>
    <w:rsid w:val="006C6778"/>
    <w:rsid w:val="006C6E10"/>
    <w:rsid w:val="006C6EF3"/>
    <w:rsid w:val="006D0CEB"/>
    <w:rsid w:val="006D177F"/>
    <w:rsid w:val="006D21AF"/>
    <w:rsid w:val="006D225B"/>
    <w:rsid w:val="006D3CEC"/>
    <w:rsid w:val="006D475D"/>
    <w:rsid w:val="006D48B4"/>
    <w:rsid w:val="006D520D"/>
    <w:rsid w:val="006D551D"/>
    <w:rsid w:val="006D679F"/>
    <w:rsid w:val="006D75C3"/>
    <w:rsid w:val="006E0D20"/>
    <w:rsid w:val="006E322C"/>
    <w:rsid w:val="006E4ADB"/>
    <w:rsid w:val="006E6242"/>
    <w:rsid w:val="006E6E44"/>
    <w:rsid w:val="006E7676"/>
    <w:rsid w:val="006F1463"/>
    <w:rsid w:val="006F21BA"/>
    <w:rsid w:val="006F21E0"/>
    <w:rsid w:val="006F2D31"/>
    <w:rsid w:val="006F3CCD"/>
    <w:rsid w:val="006F4209"/>
    <w:rsid w:val="006F4A24"/>
    <w:rsid w:val="006F5637"/>
    <w:rsid w:val="006F6D42"/>
    <w:rsid w:val="00700731"/>
    <w:rsid w:val="007049FA"/>
    <w:rsid w:val="007054D5"/>
    <w:rsid w:val="00705F36"/>
    <w:rsid w:val="007069BC"/>
    <w:rsid w:val="00710B7E"/>
    <w:rsid w:val="00711401"/>
    <w:rsid w:val="00711470"/>
    <w:rsid w:val="00711B71"/>
    <w:rsid w:val="00711DBF"/>
    <w:rsid w:val="00712436"/>
    <w:rsid w:val="0071315C"/>
    <w:rsid w:val="00713289"/>
    <w:rsid w:val="00713C4E"/>
    <w:rsid w:val="00713FFA"/>
    <w:rsid w:val="007142C4"/>
    <w:rsid w:val="00716258"/>
    <w:rsid w:val="0071688D"/>
    <w:rsid w:val="007177FF"/>
    <w:rsid w:val="007201AE"/>
    <w:rsid w:val="007207A0"/>
    <w:rsid w:val="00721FC6"/>
    <w:rsid w:val="00722654"/>
    <w:rsid w:val="00722762"/>
    <w:rsid w:val="00723894"/>
    <w:rsid w:val="00724057"/>
    <w:rsid w:val="00724B0E"/>
    <w:rsid w:val="00724DE5"/>
    <w:rsid w:val="00724F46"/>
    <w:rsid w:val="00725367"/>
    <w:rsid w:val="00725F3C"/>
    <w:rsid w:val="00726509"/>
    <w:rsid w:val="007269CB"/>
    <w:rsid w:val="00726F9D"/>
    <w:rsid w:val="00727282"/>
    <w:rsid w:val="00727977"/>
    <w:rsid w:val="00727D4A"/>
    <w:rsid w:val="00730231"/>
    <w:rsid w:val="007305F2"/>
    <w:rsid w:val="00730EEE"/>
    <w:rsid w:val="00734D10"/>
    <w:rsid w:val="00735C4E"/>
    <w:rsid w:val="00736ABC"/>
    <w:rsid w:val="00743B29"/>
    <w:rsid w:val="0074478C"/>
    <w:rsid w:val="007457FA"/>
    <w:rsid w:val="00747606"/>
    <w:rsid w:val="0075150A"/>
    <w:rsid w:val="0075380B"/>
    <w:rsid w:val="0075422D"/>
    <w:rsid w:val="00754238"/>
    <w:rsid w:val="00756A28"/>
    <w:rsid w:val="00756ABD"/>
    <w:rsid w:val="007601AE"/>
    <w:rsid w:val="00760306"/>
    <w:rsid w:val="00762F4A"/>
    <w:rsid w:val="007641DA"/>
    <w:rsid w:val="00764834"/>
    <w:rsid w:val="00765623"/>
    <w:rsid w:val="007657CC"/>
    <w:rsid w:val="00765A53"/>
    <w:rsid w:val="00766449"/>
    <w:rsid w:val="00770609"/>
    <w:rsid w:val="00770D06"/>
    <w:rsid w:val="00771BCD"/>
    <w:rsid w:val="00772652"/>
    <w:rsid w:val="00774A05"/>
    <w:rsid w:val="00774A3B"/>
    <w:rsid w:val="00774EC5"/>
    <w:rsid w:val="0077543B"/>
    <w:rsid w:val="007755DE"/>
    <w:rsid w:val="00776945"/>
    <w:rsid w:val="007774AC"/>
    <w:rsid w:val="0077776D"/>
    <w:rsid w:val="007820AB"/>
    <w:rsid w:val="007829DF"/>
    <w:rsid w:val="00782AF5"/>
    <w:rsid w:val="00782BC5"/>
    <w:rsid w:val="007830FF"/>
    <w:rsid w:val="00783CF8"/>
    <w:rsid w:val="007842C8"/>
    <w:rsid w:val="00784943"/>
    <w:rsid w:val="00784D6E"/>
    <w:rsid w:val="0078577C"/>
    <w:rsid w:val="00786196"/>
    <w:rsid w:val="00790295"/>
    <w:rsid w:val="007903EE"/>
    <w:rsid w:val="00791521"/>
    <w:rsid w:val="007916D6"/>
    <w:rsid w:val="00792D47"/>
    <w:rsid w:val="00793C40"/>
    <w:rsid w:val="007944F8"/>
    <w:rsid w:val="0079468D"/>
    <w:rsid w:val="0079476F"/>
    <w:rsid w:val="00794814"/>
    <w:rsid w:val="00796EDF"/>
    <w:rsid w:val="007974B1"/>
    <w:rsid w:val="0079775F"/>
    <w:rsid w:val="007A11A2"/>
    <w:rsid w:val="007A239D"/>
    <w:rsid w:val="007A2F9D"/>
    <w:rsid w:val="007A3A38"/>
    <w:rsid w:val="007A3B8F"/>
    <w:rsid w:val="007A485B"/>
    <w:rsid w:val="007A4EF2"/>
    <w:rsid w:val="007A52E1"/>
    <w:rsid w:val="007A5864"/>
    <w:rsid w:val="007A6CA8"/>
    <w:rsid w:val="007A7BD7"/>
    <w:rsid w:val="007B00CF"/>
    <w:rsid w:val="007B2334"/>
    <w:rsid w:val="007B291F"/>
    <w:rsid w:val="007B319F"/>
    <w:rsid w:val="007B3851"/>
    <w:rsid w:val="007B63E4"/>
    <w:rsid w:val="007B65E3"/>
    <w:rsid w:val="007B6801"/>
    <w:rsid w:val="007C0D19"/>
    <w:rsid w:val="007C0D1F"/>
    <w:rsid w:val="007C2AAF"/>
    <w:rsid w:val="007C2F9C"/>
    <w:rsid w:val="007C39AA"/>
    <w:rsid w:val="007C43E7"/>
    <w:rsid w:val="007C600E"/>
    <w:rsid w:val="007D0B1B"/>
    <w:rsid w:val="007D0FF8"/>
    <w:rsid w:val="007D169A"/>
    <w:rsid w:val="007D1E9F"/>
    <w:rsid w:val="007D22F9"/>
    <w:rsid w:val="007D3FB0"/>
    <w:rsid w:val="007D4608"/>
    <w:rsid w:val="007D6ECB"/>
    <w:rsid w:val="007E26AD"/>
    <w:rsid w:val="007E463F"/>
    <w:rsid w:val="007E5864"/>
    <w:rsid w:val="007E6374"/>
    <w:rsid w:val="007E65E7"/>
    <w:rsid w:val="007F054E"/>
    <w:rsid w:val="007F170A"/>
    <w:rsid w:val="007F22A4"/>
    <w:rsid w:val="007F23E9"/>
    <w:rsid w:val="007F42F3"/>
    <w:rsid w:val="007F72C0"/>
    <w:rsid w:val="007F7711"/>
    <w:rsid w:val="00802CD5"/>
    <w:rsid w:val="00803FFF"/>
    <w:rsid w:val="008050EE"/>
    <w:rsid w:val="008053DA"/>
    <w:rsid w:val="00805F82"/>
    <w:rsid w:val="008062AD"/>
    <w:rsid w:val="00807D64"/>
    <w:rsid w:val="00810C66"/>
    <w:rsid w:val="00810CEA"/>
    <w:rsid w:val="0081140F"/>
    <w:rsid w:val="008126CC"/>
    <w:rsid w:val="00814515"/>
    <w:rsid w:val="008146E2"/>
    <w:rsid w:val="00814EDE"/>
    <w:rsid w:val="0081584C"/>
    <w:rsid w:val="00820575"/>
    <w:rsid w:val="008227A1"/>
    <w:rsid w:val="00822FAC"/>
    <w:rsid w:val="008242B3"/>
    <w:rsid w:val="008245A1"/>
    <w:rsid w:val="008246D0"/>
    <w:rsid w:val="00824B59"/>
    <w:rsid w:val="00824E11"/>
    <w:rsid w:val="0082514F"/>
    <w:rsid w:val="008254C4"/>
    <w:rsid w:val="00827499"/>
    <w:rsid w:val="00827FDA"/>
    <w:rsid w:val="008301D9"/>
    <w:rsid w:val="00832239"/>
    <w:rsid w:val="00832799"/>
    <w:rsid w:val="00833F1B"/>
    <w:rsid w:val="00834BED"/>
    <w:rsid w:val="00836407"/>
    <w:rsid w:val="00837183"/>
    <w:rsid w:val="008402F0"/>
    <w:rsid w:val="00840657"/>
    <w:rsid w:val="0084101E"/>
    <w:rsid w:val="00842102"/>
    <w:rsid w:val="00842E45"/>
    <w:rsid w:val="0084497C"/>
    <w:rsid w:val="00844C63"/>
    <w:rsid w:val="00845AE0"/>
    <w:rsid w:val="0084666B"/>
    <w:rsid w:val="00846A44"/>
    <w:rsid w:val="00847D9A"/>
    <w:rsid w:val="0085094A"/>
    <w:rsid w:val="00851B41"/>
    <w:rsid w:val="00851E4F"/>
    <w:rsid w:val="008528C9"/>
    <w:rsid w:val="00853246"/>
    <w:rsid w:val="00853F6F"/>
    <w:rsid w:val="00854BEB"/>
    <w:rsid w:val="00857257"/>
    <w:rsid w:val="0085748A"/>
    <w:rsid w:val="00857DD5"/>
    <w:rsid w:val="00860F7E"/>
    <w:rsid w:val="00860F82"/>
    <w:rsid w:val="00861171"/>
    <w:rsid w:val="00861B7D"/>
    <w:rsid w:val="00862391"/>
    <w:rsid w:val="00862CC7"/>
    <w:rsid w:val="00863931"/>
    <w:rsid w:val="00863969"/>
    <w:rsid w:val="00863BBB"/>
    <w:rsid w:val="00864C94"/>
    <w:rsid w:val="00864DD4"/>
    <w:rsid w:val="0086536F"/>
    <w:rsid w:val="008656FA"/>
    <w:rsid w:val="00865C9E"/>
    <w:rsid w:val="00870BE4"/>
    <w:rsid w:val="00870C98"/>
    <w:rsid w:val="00872225"/>
    <w:rsid w:val="008730A9"/>
    <w:rsid w:val="00874AAE"/>
    <w:rsid w:val="00874ACB"/>
    <w:rsid w:val="00875BD6"/>
    <w:rsid w:val="00875C39"/>
    <w:rsid w:val="00876631"/>
    <w:rsid w:val="0087674F"/>
    <w:rsid w:val="008767E3"/>
    <w:rsid w:val="00876FBD"/>
    <w:rsid w:val="008770DD"/>
    <w:rsid w:val="0087773E"/>
    <w:rsid w:val="00880A84"/>
    <w:rsid w:val="00881E59"/>
    <w:rsid w:val="00882DDC"/>
    <w:rsid w:val="00883807"/>
    <w:rsid w:val="008854FE"/>
    <w:rsid w:val="00885FB7"/>
    <w:rsid w:val="0088674F"/>
    <w:rsid w:val="008869BF"/>
    <w:rsid w:val="0089174B"/>
    <w:rsid w:val="00892B00"/>
    <w:rsid w:val="0089384F"/>
    <w:rsid w:val="00894D28"/>
    <w:rsid w:val="008957C4"/>
    <w:rsid w:val="00896C0C"/>
    <w:rsid w:val="00897263"/>
    <w:rsid w:val="008A05BD"/>
    <w:rsid w:val="008A0AC5"/>
    <w:rsid w:val="008A17F6"/>
    <w:rsid w:val="008A1A76"/>
    <w:rsid w:val="008A1C18"/>
    <w:rsid w:val="008A2886"/>
    <w:rsid w:val="008A3FEA"/>
    <w:rsid w:val="008A56FE"/>
    <w:rsid w:val="008A5D34"/>
    <w:rsid w:val="008A700E"/>
    <w:rsid w:val="008A7DB9"/>
    <w:rsid w:val="008A7F40"/>
    <w:rsid w:val="008B066F"/>
    <w:rsid w:val="008B296D"/>
    <w:rsid w:val="008B2C79"/>
    <w:rsid w:val="008B3A43"/>
    <w:rsid w:val="008B3BDA"/>
    <w:rsid w:val="008B4A8F"/>
    <w:rsid w:val="008B5D4B"/>
    <w:rsid w:val="008B5DDF"/>
    <w:rsid w:val="008B5EF3"/>
    <w:rsid w:val="008B6307"/>
    <w:rsid w:val="008B7D3E"/>
    <w:rsid w:val="008C0627"/>
    <w:rsid w:val="008C0E16"/>
    <w:rsid w:val="008C12CC"/>
    <w:rsid w:val="008C1373"/>
    <w:rsid w:val="008C4671"/>
    <w:rsid w:val="008C46C0"/>
    <w:rsid w:val="008C5924"/>
    <w:rsid w:val="008C6B3A"/>
    <w:rsid w:val="008C70F5"/>
    <w:rsid w:val="008C7A07"/>
    <w:rsid w:val="008C7EDD"/>
    <w:rsid w:val="008D10CA"/>
    <w:rsid w:val="008D263E"/>
    <w:rsid w:val="008D284C"/>
    <w:rsid w:val="008D3B9E"/>
    <w:rsid w:val="008D416D"/>
    <w:rsid w:val="008D43F2"/>
    <w:rsid w:val="008D4601"/>
    <w:rsid w:val="008D4B74"/>
    <w:rsid w:val="008D6649"/>
    <w:rsid w:val="008D7CDB"/>
    <w:rsid w:val="008E05CF"/>
    <w:rsid w:val="008E0F35"/>
    <w:rsid w:val="008E2483"/>
    <w:rsid w:val="008E3266"/>
    <w:rsid w:val="008E36A2"/>
    <w:rsid w:val="008E3DA2"/>
    <w:rsid w:val="008E3E22"/>
    <w:rsid w:val="008E5633"/>
    <w:rsid w:val="008E6027"/>
    <w:rsid w:val="008E7AFE"/>
    <w:rsid w:val="008E7D67"/>
    <w:rsid w:val="008F03F3"/>
    <w:rsid w:val="008F1CA2"/>
    <w:rsid w:val="008F2EBB"/>
    <w:rsid w:val="008F37FB"/>
    <w:rsid w:val="008F4D7E"/>
    <w:rsid w:val="008F5CCC"/>
    <w:rsid w:val="008F60DE"/>
    <w:rsid w:val="00900C8A"/>
    <w:rsid w:val="00901064"/>
    <w:rsid w:val="00901792"/>
    <w:rsid w:val="009030E4"/>
    <w:rsid w:val="00904A3B"/>
    <w:rsid w:val="00904B99"/>
    <w:rsid w:val="00904F4A"/>
    <w:rsid w:val="009053F1"/>
    <w:rsid w:val="009064E6"/>
    <w:rsid w:val="009105FD"/>
    <w:rsid w:val="00910F91"/>
    <w:rsid w:val="009122C5"/>
    <w:rsid w:val="009123D7"/>
    <w:rsid w:val="00912B34"/>
    <w:rsid w:val="0091353E"/>
    <w:rsid w:val="009143E5"/>
    <w:rsid w:val="00915639"/>
    <w:rsid w:val="0091656A"/>
    <w:rsid w:val="00916CA7"/>
    <w:rsid w:val="0092185A"/>
    <w:rsid w:val="00921AFE"/>
    <w:rsid w:val="00923165"/>
    <w:rsid w:val="00924487"/>
    <w:rsid w:val="00924F5B"/>
    <w:rsid w:val="00925C73"/>
    <w:rsid w:val="0092616B"/>
    <w:rsid w:val="009261B2"/>
    <w:rsid w:val="009266C5"/>
    <w:rsid w:val="00926A89"/>
    <w:rsid w:val="00926DF9"/>
    <w:rsid w:val="0093040E"/>
    <w:rsid w:val="0093075D"/>
    <w:rsid w:val="0093447A"/>
    <w:rsid w:val="0093626D"/>
    <w:rsid w:val="00936B8E"/>
    <w:rsid w:val="00937286"/>
    <w:rsid w:val="009445FF"/>
    <w:rsid w:val="0094786E"/>
    <w:rsid w:val="009524A6"/>
    <w:rsid w:val="00953CC3"/>
    <w:rsid w:val="00955027"/>
    <w:rsid w:val="00955F17"/>
    <w:rsid w:val="00956899"/>
    <w:rsid w:val="00956F58"/>
    <w:rsid w:val="00957CA8"/>
    <w:rsid w:val="00957D2B"/>
    <w:rsid w:val="00957E98"/>
    <w:rsid w:val="00957FB4"/>
    <w:rsid w:val="009604A7"/>
    <w:rsid w:val="0096146B"/>
    <w:rsid w:val="0096380E"/>
    <w:rsid w:val="0096457B"/>
    <w:rsid w:val="009674AB"/>
    <w:rsid w:val="00967B7A"/>
    <w:rsid w:val="00970809"/>
    <w:rsid w:val="00970952"/>
    <w:rsid w:val="009755BD"/>
    <w:rsid w:val="00975D8D"/>
    <w:rsid w:val="00975E2D"/>
    <w:rsid w:val="00975E6D"/>
    <w:rsid w:val="009764BC"/>
    <w:rsid w:val="00976657"/>
    <w:rsid w:val="009767F5"/>
    <w:rsid w:val="009809CD"/>
    <w:rsid w:val="00981F22"/>
    <w:rsid w:val="00983AE9"/>
    <w:rsid w:val="00983E86"/>
    <w:rsid w:val="0098467D"/>
    <w:rsid w:val="00984BE4"/>
    <w:rsid w:val="00984D8A"/>
    <w:rsid w:val="00985175"/>
    <w:rsid w:val="00985254"/>
    <w:rsid w:val="00985C7A"/>
    <w:rsid w:val="00987192"/>
    <w:rsid w:val="00987930"/>
    <w:rsid w:val="00991F40"/>
    <w:rsid w:val="00992376"/>
    <w:rsid w:val="009928C3"/>
    <w:rsid w:val="00992C57"/>
    <w:rsid w:val="00993180"/>
    <w:rsid w:val="00993282"/>
    <w:rsid w:val="00994438"/>
    <w:rsid w:val="00994825"/>
    <w:rsid w:val="00995DD7"/>
    <w:rsid w:val="0099753F"/>
    <w:rsid w:val="009A0163"/>
    <w:rsid w:val="009A0C5B"/>
    <w:rsid w:val="009A1A37"/>
    <w:rsid w:val="009A1A85"/>
    <w:rsid w:val="009A21DC"/>
    <w:rsid w:val="009A3321"/>
    <w:rsid w:val="009A3722"/>
    <w:rsid w:val="009A4916"/>
    <w:rsid w:val="009A4F4E"/>
    <w:rsid w:val="009A621C"/>
    <w:rsid w:val="009A6275"/>
    <w:rsid w:val="009A7270"/>
    <w:rsid w:val="009A765B"/>
    <w:rsid w:val="009A76FB"/>
    <w:rsid w:val="009A7B8C"/>
    <w:rsid w:val="009B14A1"/>
    <w:rsid w:val="009B1EB1"/>
    <w:rsid w:val="009B392A"/>
    <w:rsid w:val="009B3ECC"/>
    <w:rsid w:val="009B4070"/>
    <w:rsid w:val="009B620C"/>
    <w:rsid w:val="009B7C92"/>
    <w:rsid w:val="009B7F7B"/>
    <w:rsid w:val="009C0E99"/>
    <w:rsid w:val="009C142C"/>
    <w:rsid w:val="009C329B"/>
    <w:rsid w:val="009C39F8"/>
    <w:rsid w:val="009C3E12"/>
    <w:rsid w:val="009C4576"/>
    <w:rsid w:val="009C614C"/>
    <w:rsid w:val="009C77EE"/>
    <w:rsid w:val="009D0D18"/>
    <w:rsid w:val="009D101A"/>
    <w:rsid w:val="009D3404"/>
    <w:rsid w:val="009D3432"/>
    <w:rsid w:val="009D34D5"/>
    <w:rsid w:val="009D3500"/>
    <w:rsid w:val="009D375E"/>
    <w:rsid w:val="009D4239"/>
    <w:rsid w:val="009D4E82"/>
    <w:rsid w:val="009D5ED3"/>
    <w:rsid w:val="009D666D"/>
    <w:rsid w:val="009D6A07"/>
    <w:rsid w:val="009D7289"/>
    <w:rsid w:val="009D7D21"/>
    <w:rsid w:val="009E0275"/>
    <w:rsid w:val="009E0985"/>
    <w:rsid w:val="009E1465"/>
    <w:rsid w:val="009E262C"/>
    <w:rsid w:val="009E3636"/>
    <w:rsid w:val="009E3E08"/>
    <w:rsid w:val="009F0ACF"/>
    <w:rsid w:val="009F274B"/>
    <w:rsid w:val="009F36CF"/>
    <w:rsid w:val="009F3820"/>
    <w:rsid w:val="009F3AB9"/>
    <w:rsid w:val="009F3EC9"/>
    <w:rsid w:val="009F4E77"/>
    <w:rsid w:val="009F738C"/>
    <w:rsid w:val="00A01448"/>
    <w:rsid w:val="00A025CC"/>
    <w:rsid w:val="00A02BD0"/>
    <w:rsid w:val="00A03645"/>
    <w:rsid w:val="00A048E2"/>
    <w:rsid w:val="00A04A37"/>
    <w:rsid w:val="00A07217"/>
    <w:rsid w:val="00A0785C"/>
    <w:rsid w:val="00A1061B"/>
    <w:rsid w:val="00A12F4D"/>
    <w:rsid w:val="00A13068"/>
    <w:rsid w:val="00A13989"/>
    <w:rsid w:val="00A13F56"/>
    <w:rsid w:val="00A158C7"/>
    <w:rsid w:val="00A159CE"/>
    <w:rsid w:val="00A166BF"/>
    <w:rsid w:val="00A17A97"/>
    <w:rsid w:val="00A20C59"/>
    <w:rsid w:val="00A22ACD"/>
    <w:rsid w:val="00A22EB0"/>
    <w:rsid w:val="00A23507"/>
    <w:rsid w:val="00A24AD6"/>
    <w:rsid w:val="00A2554E"/>
    <w:rsid w:val="00A25EBB"/>
    <w:rsid w:val="00A2716F"/>
    <w:rsid w:val="00A3013B"/>
    <w:rsid w:val="00A30829"/>
    <w:rsid w:val="00A30886"/>
    <w:rsid w:val="00A33BFC"/>
    <w:rsid w:val="00A34247"/>
    <w:rsid w:val="00A34868"/>
    <w:rsid w:val="00A35538"/>
    <w:rsid w:val="00A36E7F"/>
    <w:rsid w:val="00A37061"/>
    <w:rsid w:val="00A406C4"/>
    <w:rsid w:val="00A4345E"/>
    <w:rsid w:val="00A43A70"/>
    <w:rsid w:val="00A440B6"/>
    <w:rsid w:val="00A441CE"/>
    <w:rsid w:val="00A459A9"/>
    <w:rsid w:val="00A459F4"/>
    <w:rsid w:val="00A47861"/>
    <w:rsid w:val="00A50A0E"/>
    <w:rsid w:val="00A5284C"/>
    <w:rsid w:val="00A52860"/>
    <w:rsid w:val="00A53D35"/>
    <w:rsid w:val="00A55B32"/>
    <w:rsid w:val="00A55CFF"/>
    <w:rsid w:val="00A5622F"/>
    <w:rsid w:val="00A56ADE"/>
    <w:rsid w:val="00A57891"/>
    <w:rsid w:val="00A602C0"/>
    <w:rsid w:val="00A61180"/>
    <w:rsid w:val="00A6191B"/>
    <w:rsid w:val="00A63C6D"/>
    <w:rsid w:val="00A64C6C"/>
    <w:rsid w:val="00A6581A"/>
    <w:rsid w:val="00A6619D"/>
    <w:rsid w:val="00A667AA"/>
    <w:rsid w:val="00A66C98"/>
    <w:rsid w:val="00A67B33"/>
    <w:rsid w:val="00A70C9F"/>
    <w:rsid w:val="00A726CF"/>
    <w:rsid w:val="00A756FD"/>
    <w:rsid w:val="00A7588D"/>
    <w:rsid w:val="00A75F73"/>
    <w:rsid w:val="00A777D4"/>
    <w:rsid w:val="00A77D9A"/>
    <w:rsid w:val="00A80FC7"/>
    <w:rsid w:val="00A81318"/>
    <w:rsid w:val="00A81938"/>
    <w:rsid w:val="00A81B9F"/>
    <w:rsid w:val="00A82179"/>
    <w:rsid w:val="00A828E1"/>
    <w:rsid w:val="00A82AF6"/>
    <w:rsid w:val="00A83754"/>
    <w:rsid w:val="00A84459"/>
    <w:rsid w:val="00A8468B"/>
    <w:rsid w:val="00A85206"/>
    <w:rsid w:val="00A85A4F"/>
    <w:rsid w:val="00A85AD2"/>
    <w:rsid w:val="00A87777"/>
    <w:rsid w:val="00A905B5"/>
    <w:rsid w:val="00A916EA"/>
    <w:rsid w:val="00A92FC5"/>
    <w:rsid w:val="00A93121"/>
    <w:rsid w:val="00A93289"/>
    <w:rsid w:val="00A93B1D"/>
    <w:rsid w:val="00A9404A"/>
    <w:rsid w:val="00A942C2"/>
    <w:rsid w:val="00A95D58"/>
    <w:rsid w:val="00A96D38"/>
    <w:rsid w:val="00A9764D"/>
    <w:rsid w:val="00AA05DB"/>
    <w:rsid w:val="00AA129B"/>
    <w:rsid w:val="00AA131B"/>
    <w:rsid w:val="00AA2FD2"/>
    <w:rsid w:val="00AA41ED"/>
    <w:rsid w:val="00AA4216"/>
    <w:rsid w:val="00AA442C"/>
    <w:rsid w:val="00AA48B4"/>
    <w:rsid w:val="00AA5FCE"/>
    <w:rsid w:val="00AA62FE"/>
    <w:rsid w:val="00AB0765"/>
    <w:rsid w:val="00AB0BB3"/>
    <w:rsid w:val="00AB1728"/>
    <w:rsid w:val="00AB196E"/>
    <w:rsid w:val="00AB21D4"/>
    <w:rsid w:val="00AB32A0"/>
    <w:rsid w:val="00AB35CC"/>
    <w:rsid w:val="00AB39E8"/>
    <w:rsid w:val="00AB3F9C"/>
    <w:rsid w:val="00AB5BD3"/>
    <w:rsid w:val="00AC3857"/>
    <w:rsid w:val="00AC4006"/>
    <w:rsid w:val="00AC476A"/>
    <w:rsid w:val="00AC4A3C"/>
    <w:rsid w:val="00AC5253"/>
    <w:rsid w:val="00AC5781"/>
    <w:rsid w:val="00AC5CF4"/>
    <w:rsid w:val="00AC641D"/>
    <w:rsid w:val="00AC6D71"/>
    <w:rsid w:val="00AD0B66"/>
    <w:rsid w:val="00AD2A42"/>
    <w:rsid w:val="00AD38CA"/>
    <w:rsid w:val="00AD4348"/>
    <w:rsid w:val="00AD463E"/>
    <w:rsid w:val="00AD6640"/>
    <w:rsid w:val="00AD712C"/>
    <w:rsid w:val="00AD7378"/>
    <w:rsid w:val="00AE08FB"/>
    <w:rsid w:val="00AE14AC"/>
    <w:rsid w:val="00AE207E"/>
    <w:rsid w:val="00AE271B"/>
    <w:rsid w:val="00AE5CF5"/>
    <w:rsid w:val="00AE5E90"/>
    <w:rsid w:val="00AE6471"/>
    <w:rsid w:val="00AF1544"/>
    <w:rsid w:val="00AF33BC"/>
    <w:rsid w:val="00AF3728"/>
    <w:rsid w:val="00AF4284"/>
    <w:rsid w:val="00AF4654"/>
    <w:rsid w:val="00AF52B6"/>
    <w:rsid w:val="00AF6D91"/>
    <w:rsid w:val="00B0001B"/>
    <w:rsid w:val="00B00503"/>
    <w:rsid w:val="00B005BF"/>
    <w:rsid w:val="00B00969"/>
    <w:rsid w:val="00B0148C"/>
    <w:rsid w:val="00B01507"/>
    <w:rsid w:val="00B0164B"/>
    <w:rsid w:val="00B04C2B"/>
    <w:rsid w:val="00B0584E"/>
    <w:rsid w:val="00B1138E"/>
    <w:rsid w:val="00B138CD"/>
    <w:rsid w:val="00B13D14"/>
    <w:rsid w:val="00B13EEF"/>
    <w:rsid w:val="00B14796"/>
    <w:rsid w:val="00B176DF"/>
    <w:rsid w:val="00B17B5E"/>
    <w:rsid w:val="00B20995"/>
    <w:rsid w:val="00B20F4B"/>
    <w:rsid w:val="00B21222"/>
    <w:rsid w:val="00B215C0"/>
    <w:rsid w:val="00B225FF"/>
    <w:rsid w:val="00B22A2B"/>
    <w:rsid w:val="00B23178"/>
    <w:rsid w:val="00B2376D"/>
    <w:rsid w:val="00B23850"/>
    <w:rsid w:val="00B24770"/>
    <w:rsid w:val="00B24C63"/>
    <w:rsid w:val="00B24FDC"/>
    <w:rsid w:val="00B26A22"/>
    <w:rsid w:val="00B31F03"/>
    <w:rsid w:val="00B32F09"/>
    <w:rsid w:val="00B336EF"/>
    <w:rsid w:val="00B33D42"/>
    <w:rsid w:val="00B346C1"/>
    <w:rsid w:val="00B37A2C"/>
    <w:rsid w:val="00B37C09"/>
    <w:rsid w:val="00B4055C"/>
    <w:rsid w:val="00B40905"/>
    <w:rsid w:val="00B40BCE"/>
    <w:rsid w:val="00B42494"/>
    <w:rsid w:val="00B446A9"/>
    <w:rsid w:val="00B46BD6"/>
    <w:rsid w:val="00B47514"/>
    <w:rsid w:val="00B4754D"/>
    <w:rsid w:val="00B50858"/>
    <w:rsid w:val="00B50E17"/>
    <w:rsid w:val="00B5204D"/>
    <w:rsid w:val="00B52C70"/>
    <w:rsid w:val="00B52DAB"/>
    <w:rsid w:val="00B52EC7"/>
    <w:rsid w:val="00B53383"/>
    <w:rsid w:val="00B5410E"/>
    <w:rsid w:val="00B54C50"/>
    <w:rsid w:val="00B56215"/>
    <w:rsid w:val="00B56263"/>
    <w:rsid w:val="00B56B81"/>
    <w:rsid w:val="00B56FBA"/>
    <w:rsid w:val="00B57453"/>
    <w:rsid w:val="00B57D12"/>
    <w:rsid w:val="00B6028A"/>
    <w:rsid w:val="00B60EBE"/>
    <w:rsid w:val="00B62618"/>
    <w:rsid w:val="00B63935"/>
    <w:rsid w:val="00B63A8B"/>
    <w:rsid w:val="00B63EC5"/>
    <w:rsid w:val="00B640D2"/>
    <w:rsid w:val="00B64992"/>
    <w:rsid w:val="00B65058"/>
    <w:rsid w:val="00B654FB"/>
    <w:rsid w:val="00B66EC6"/>
    <w:rsid w:val="00B67942"/>
    <w:rsid w:val="00B70364"/>
    <w:rsid w:val="00B70AB7"/>
    <w:rsid w:val="00B71C1F"/>
    <w:rsid w:val="00B7219E"/>
    <w:rsid w:val="00B73CEF"/>
    <w:rsid w:val="00B74179"/>
    <w:rsid w:val="00B756F1"/>
    <w:rsid w:val="00B761C8"/>
    <w:rsid w:val="00B779E1"/>
    <w:rsid w:val="00B804B9"/>
    <w:rsid w:val="00B81419"/>
    <w:rsid w:val="00B81F9B"/>
    <w:rsid w:val="00B8251E"/>
    <w:rsid w:val="00B830B6"/>
    <w:rsid w:val="00B83CED"/>
    <w:rsid w:val="00B8404D"/>
    <w:rsid w:val="00B84597"/>
    <w:rsid w:val="00B8530C"/>
    <w:rsid w:val="00B90270"/>
    <w:rsid w:val="00B904E1"/>
    <w:rsid w:val="00B907C0"/>
    <w:rsid w:val="00B91BFA"/>
    <w:rsid w:val="00B9231A"/>
    <w:rsid w:val="00B93C94"/>
    <w:rsid w:val="00B94D43"/>
    <w:rsid w:val="00B96860"/>
    <w:rsid w:val="00B96A81"/>
    <w:rsid w:val="00B96FAB"/>
    <w:rsid w:val="00B974F8"/>
    <w:rsid w:val="00B97C94"/>
    <w:rsid w:val="00BA04E6"/>
    <w:rsid w:val="00BA0733"/>
    <w:rsid w:val="00BA07D6"/>
    <w:rsid w:val="00BA0DFE"/>
    <w:rsid w:val="00BA130E"/>
    <w:rsid w:val="00BA1672"/>
    <w:rsid w:val="00BA1B37"/>
    <w:rsid w:val="00BA25D8"/>
    <w:rsid w:val="00BA3F89"/>
    <w:rsid w:val="00BA4CBE"/>
    <w:rsid w:val="00BA534C"/>
    <w:rsid w:val="00BA5509"/>
    <w:rsid w:val="00BA5955"/>
    <w:rsid w:val="00BA7396"/>
    <w:rsid w:val="00BA7ACF"/>
    <w:rsid w:val="00BA7B76"/>
    <w:rsid w:val="00BB07B7"/>
    <w:rsid w:val="00BB0E66"/>
    <w:rsid w:val="00BB1C2D"/>
    <w:rsid w:val="00BB2333"/>
    <w:rsid w:val="00BB4BCA"/>
    <w:rsid w:val="00BB4D14"/>
    <w:rsid w:val="00BB4F0A"/>
    <w:rsid w:val="00BC1AE0"/>
    <w:rsid w:val="00BC1F7F"/>
    <w:rsid w:val="00BC3C95"/>
    <w:rsid w:val="00BC42F8"/>
    <w:rsid w:val="00BC437D"/>
    <w:rsid w:val="00BC4EFC"/>
    <w:rsid w:val="00BC51AA"/>
    <w:rsid w:val="00BC51B1"/>
    <w:rsid w:val="00BC6D98"/>
    <w:rsid w:val="00BC765D"/>
    <w:rsid w:val="00BD5A34"/>
    <w:rsid w:val="00BD5E4F"/>
    <w:rsid w:val="00BD5F4A"/>
    <w:rsid w:val="00BD6A86"/>
    <w:rsid w:val="00BD78A3"/>
    <w:rsid w:val="00BD7FF7"/>
    <w:rsid w:val="00BE21D3"/>
    <w:rsid w:val="00BE4347"/>
    <w:rsid w:val="00BE4F18"/>
    <w:rsid w:val="00BE54EE"/>
    <w:rsid w:val="00BE5C30"/>
    <w:rsid w:val="00BE69BC"/>
    <w:rsid w:val="00BF0380"/>
    <w:rsid w:val="00BF1481"/>
    <w:rsid w:val="00BF151B"/>
    <w:rsid w:val="00BF2110"/>
    <w:rsid w:val="00BF270A"/>
    <w:rsid w:val="00BF2BA0"/>
    <w:rsid w:val="00BF2BF7"/>
    <w:rsid w:val="00BF2D0E"/>
    <w:rsid w:val="00BF35FF"/>
    <w:rsid w:val="00BF49B8"/>
    <w:rsid w:val="00BF581C"/>
    <w:rsid w:val="00BF5AD3"/>
    <w:rsid w:val="00BF7D5B"/>
    <w:rsid w:val="00C0011D"/>
    <w:rsid w:val="00C00D4F"/>
    <w:rsid w:val="00C01883"/>
    <w:rsid w:val="00C0216D"/>
    <w:rsid w:val="00C026CD"/>
    <w:rsid w:val="00C0395D"/>
    <w:rsid w:val="00C0425B"/>
    <w:rsid w:val="00C06D84"/>
    <w:rsid w:val="00C078B9"/>
    <w:rsid w:val="00C1031C"/>
    <w:rsid w:val="00C10B64"/>
    <w:rsid w:val="00C11F76"/>
    <w:rsid w:val="00C128C0"/>
    <w:rsid w:val="00C12AE0"/>
    <w:rsid w:val="00C1539F"/>
    <w:rsid w:val="00C15410"/>
    <w:rsid w:val="00C158EC"/>
    <w:rsid w:val="00C16B5A"/>
    <w:rsid w:val="00C17670"/>
    <w:rsid w:val="00C178DB"/>
    <w:rsid w:val="00C209E9"/>
    <w:rsid w:val="00C210C4"/>
    <w:rsid w:val="00C21EBC"/>
    <w:rsid w:val="00C23369"/>
    <w:rsid w:val="00C23433"/>
    <w:rsid w:val="00C25194"/>
    <w:rsid w:val="00C268BE"/>
    <w:rsid w:val="00C269CA"/>
    <w:rsid w:val="00C27F45"/>
    <w:rsid w:val="00C303AD"/>
    <w:rsid w:val="00C304C3"/>
    <w:rsid w:val="00C30DCF"/>
    <w:rsid w:val="00C312B5"/>
    <w:rsid w:val="00C3223C"/>
    <w:rsid w:val="00C32282"/>
    <w:rsid w:val="00C3277E"/>
    <w:rsid w:val="00C32F93"/>
    <w:rsid w:val="00C335E3"/>
    <w:rsid w:val="00C34053"/>
    <w:rsid w:val="00C35D66"/>
    <w:rsid w:val="00C365E9"/>
    <w:rsid w:val="00C36B81"/>
    <w:rsid w:val="00C372C9"/>
    <w:rsid w:val="00C41A37"/>
    <w:rsid w:val="00C420EF"/>
    <w:rsid w:val="00C43C7D"/>
    <w:rsid w:val="00C4501A"/>
    <w:rsid w:val="00C45883"/>
    <w:rsid w:val="00C475D2"/>
    <w:rsid w:val="00C47D48"/>
    <w:rsid w:val="00C505B3"/>
    <w:rsid w:val="00C511B1"/>
    <w:rsid w:val="00C514A6"/>
    <w:rsid w:val="00C51886"/>
    <w:rsid w:val="00C52B32"/>
    <w:rsid w:val="00C53A58"/>
    <w:rsid w:val="00C53E2A"/>
    <w:rsid w:val="00C54A32"/>
    <w:rsid w:val="00C560D5"/>
    <w:rsid w:val="00C5613F"/>
    <w:rsid w:val="00C57850"/>
    <w:rsid w:val="00C57B80"/>
    <w:rsid w:val="00C60B2B"/>
    <w:rsid w:val="00C61428"/>
    <w:rsid w:val="00C61BF6"/>
    <w:rsid w:val="00C61F25"/>
    <w:rsid w:val="00C63028"/>
    <w:rsid w:val="00C631CE"/>
    <w:rsid w:val="00C63FBD"/>
    <w:rsid w:val="00C64228"/>
    <w:rsid w:val="00C645B1"/>
    <w:rsid w:val="00C64968"/>
    <w:rsid w:val="00C64FAD"/>
    <w:rsid w:val="00C652E7"/>
    <w:rsid w:val="00C65A7B"/>
    <w:rsid w:val="00C672B9"/>
    <w:rsid w:val="00C6768D"/>
    <w:rsid w:val="00C703D4"/>
    <w:rsid w:val="00C71A36"/>
    <w:rsid w:val="00C72498"/>
    <w:rsid w:val="00C72A86"/>
    <w:rsid w:val="00C7355F"/>
    <w:rsid w:val="00C744D2"/>
    <w:rsid w:val="00C7555F"/>
    <w:rsid w:val="00C75A9D"/>
    <w:rsid w:val="00C807F2"/>
    <w:rsid w:val="00C80E3F"/>
    <w:rsid w:val="00C82038"/>
    <w:rsid w:val="00C822AB"/>
    <w:rsid w:val="00C8390B"/>
    <w:rsid w:val="00C840A8"/>
    <w:rsid w:val="00C8500A"/>
    <w:rsid w:val="00C85787"/>
    <w:rsid w:val="00C858AC"/>
    <w:rsid w:val="00C85DEC"/>
    <w:rsid w:val="00C8725B"/>
    <w:rsid w:val="00C879D6"/>
    <w:rsid w:val="00C903AD"/>
    <w:rsid w:val="00C924C3"/>
    <w:rsid w:val="00C9272C"/>
    <w:rsid w:val="00C9425B"/>
    <w:rsid w:val="00C9519C"/>
    <w:rsid w:val="00C964E4"/>
    <w:rsid w:val="00C96AD7"/>
    <w:rsid w:val="00CA06BA"/>
    <w:rsid w:val="00CA129F"/>
    <w:rsid w:val="00CA2F1C"/>
    <w:rsid w:val="00CA2FF1"/>
    <w:rsid w:val="00CA32BC"/>
    <w:rsid w:val="00CA4A9D"/>
    <w:rsid w:val="00CA660A"/>
    <w:rsid w:val="00CB0B50"/>
    <w:rsid w:val="00CB0C06"/>
    <w:rsid w:val="00CB1A24"/>
    <w:rsid w:val="00CB1F99"/>
    <w:rsid w:val="00CB2A01"/>
    <w:rsid w:val="00CB2F96"/>
    <w:rsid w:val="00CB329F"/>
    <w:rsid w:val="00CB4AE6"/>
    <w:rsid w:val="00CB67C0"/>
    <w:rsid w:val="00CB7203"/>
    <w:rsid w:val="00CB7628"/>
    <w:rsid w:val="00CC1720"/>
    <w:rsid w:val="00CC1B7D"/>
    <w:rsid w:val="00CC26DF"/>
    <w:rsid w:val="00CC514D"/>
    <w:rsid w:val="00CC51C4"/>
    <w:rsid w:val="00CD1BCF"/>
    <w:rsid w:val="00CD1C24"/>
    <w:rsid w:val="00CD2260"/>
    <w:rsid w:val="00CD2C61"/>
    <w:rsid w:val="00CD2FC0"/>
    <w:rsid w:val="00CD3281"/>
    <w:rsid w:val="00CD374C"/>
    <w:rsid w:val="00CD5A7F"/>
    <w:rsid w:val="00CD78B5"/>
    <w:rsid w:val="00CE07AF"/>
    <w:rsid w:val="00CE167E"/>
    <w:rsid w:val="00CE1C17"/>
    <w:rsid w:val="00CE296B"/>
    <w:rsid w:val="00CE33CA"/>
    <w:rsid w:val="00CE3E88"/>
    <w:rsid w:val="00CE4395"/>
    <w:rsid w:val="00CE475D"/>
    <w:rsid w:val="00CE4E70"/>
    <w:rsid w:val="00CE58F8"/>
    <w:rsid w:val="00CE5FC0"/>
    <w:rsid w:val="00CF030D"/>
    <w:rsid w:val="00CF0784"/>
    <w:rsid w:val="00CF1A9C"/>
    <w:rsid w:val="00CF26EE"/>
    <w:rsid w:val="00CF2964"/>
    <w:rsid w:val="00CF4AEC"/>
    <w:rsid w:val="00CF58FF"/>
    <w:rsid w:val="00CF6EB3"/>
    <w:rsid w:val="00CF7449"/>
    <w:rsid w:val="00D039D5"/>
    <w:rsid w:val="00D03B52"/>
    <w:rsid w:val="00D03F8E"/>
    <w:rsid w:val="00D049EA"/>
    <w:rsid w:val="00D058E8"/>
    <w:rsid w:val="00D061DD"/>
    <w:rsid w:val="00D06A12"/>
    <w:rsid w:val="00D06CA5"/>
    <w:rsid w:val="00D11A9E"/>
    <w:rsid w:val="00D11B71"/>
    <w:rsid w:val="00D125C0"/>
    <w:rsid w:val="00D132A5"/>
    <w:rsid w:val="00D132DE"/>
    <w:rsid w:val="00D133B1"/>
    <w:rsid w:val="00D1380E"/>
    <w:rsid w:val="00D145FA"/>
    <w:rsid w:val="00D15BDB"/>
    <w:rsid w:val="00D162F7"/>
    <w:rsid w:val="00D22358"/>
    <w:rsid w:val="00D22D7B"/>
    <w:rsid w:val="00D23123"/>
    <w:rsid w:val="00D234BA"/>
    <w:rsid w:val="00D244B5"/>
    <w:rsid w:val="00D275DC"/>
    <w:rsid w:val="00D3190F"/>
    <w:rsid w:val="00D32705"/>
    <w:rsid w:val="00D34A99"/>
    <w:rsid w:val="00D3568A"/>
    <w:rsid w:val="00D362D0"/>
    <w:rsid w:val="00D3666F"/>
    <w:rsid w:val="00D3691B"/>
    <w:rsid w:val="00D37182"/>
    <w:rsid w:val="00D37E2A"/>
    <w:rsid w:val="00D40217"/>
    <w:rsid w:val="00D409B2"/>
    <w:rsid w:val="00D41E3B"/>
    <w:rsid w:val="00D41F6F"/>
    <w:rsid w:val="00D42E79"/>
    <w:rsid w:val="00D43860"/>
    <w:rsid w:val="00D441AE"/>
    <w:rsid w:val="00D4477B"/>
    <w:rsid w:val="00D46611"/>
    <w:rsid w:val="00D50AF1"/>
    <w:rsid w:val="00D518F0"/>
    <w:rsid w:val="00D53A1D"/>
    <w:rsid w:val="00D543D1"/>
    <w:rsid w:val="00D54D2B"/>
    <w:rsid w:val="00D54FF1"/>
    <w:rsid w:val="00D55A36"/>
    <w:rsid w:val="00D55E7B"/>
    <w:rsid w:val="00D56474"/>
    <w:rsid w:val="00D57AAF"/>
    <w:rsid w:val="00D60ED8"/>
    <w:rsid w:val="00D614D7"/>
    <w:rsid w:val="00D62F7A"/>
    <w:rsid w:val="00D6341D"/>
    <w:rsid w:val="00D634CD"/>
    <w:rsid w:val="00D657CB"/>
    <w:rsid w:val="00D65ED5"/>
    <w:rsid w:val="00D67A15"/>
    <w:rsid w:val="00D70BE0"/>
    <w:rsid w:val="00D7257F"/>
    <w:rsid w:val="00D73389"/>
    <w:rsid w:val="00D750C5"/>
    <w:rsid w:val="00D76666"/>
    <w:rsid w:val="00D77431"/>
    <w:rsid w:val="00D8147D"/>
    <w:rsid w:val="00D81C97"/>
    <w:rsid w:val="00D820CF"/>
    <w:rsid w:val="00D82CF5"/>
    <w:rsid w:val="00D85A9C"/>
    <w:rsid w:val="00D863D9"/>
    <w:rsid w:val="00D8736A"/>
    <w:rsid w:val="00D87C92"/>
    <w:rsid w:val="00D913C7"/>
    <w:rsid w:val="00D9185A"/>
    <w:rsid w:val="00D92086"/>
    <w:rsid w:val="00D9247A"/>
    <w:rsid w:val="00D92A46"/>
    <w:rsid w:val="00D93EBF"/>
    <w:rsid w:val="00D941C4"/>
    <w:rsid w:val="00D9509B"/>
    <w:rsid w:val="00D955E1"/>
    <w:rsid w:val="00DA19F4"/>
    <w:rsid w:val="00DA1AFF"/>
    <w:rsid w:val="00DA252D"/>
    <w:rsid w:val="00DA26D3"/>
    <w:rsid w:val="00DA2A21"/>
    <w:rsid w:val="00DA3534"/>
    <w:rsid w:val="00DA377C"/>
    <w:rsid w:val="00DA5A7A"/>
    <w:rsid w:val="00DA5EA8"/>
    <w:rsid w:val="00DB12E7"/>
    <w:rsid w:val="00DB17E5"/>
    <w:rsid w:val="00DB2123"/>
    <w:rsid w:val="00DB227B"/>
    <w:rsid w:val="00DB2BC1"/>
    <w:rsid w:val="00DB4034"/>
    <w:rsid w:val="00DB56C1"/>
    <w:rsid w:val="00DB68D7"/>
    <w:rsid w:val="00DB6A77"/>
    <w:rsid w:val="00DB714F"/>
    <w:rsid w:val="00DC003B"/>
    <w:rsid w:val="00DC00A2"/>
    <w:rsid w:val="00DC010B"/>
    <w:rsid w:val="00DC0A19"/>
    <w:rsid w:val="00DC1716"/>
    <w:rsid w:val="00DC1C10"/>
    <w:rsid w:val="00DC2B72"/>
    <w:rsid w:val="00DC31F7"/>
    <w:rsid w:val="00DC3BB5"/>
    <w:rsid w:val="00DC4947"/>
    <w:rsid w:val="00DC4D26"/>
    <w:rsid w:val="00DC56A2"/>
    <w:rsid w:val="00DC6C40"/>
    <w:rsid w:val="00DD0098"/>
    <w:rsid w:val="00DD0272"/>
    <w:rsid w:val="00DD0AA8"/>
    <w:rsid w:val="00DD10B9"/>
    <w:rsid w:val="00DD29CA"/>
    <w:rsid w:val="00DD3203"/>
    <w:rsid w:val="00DD3866"/>
    <w:rsid w:val="00DD7161"/>
    <w:rsid w:val="00DE04FF"/>
    <w:rsid w:val="00DE19C3"/>
    <w:rsid w:val="00DE1C4B"/>
    <w:rsid w:val="00DE28EF"/>
    <w:rsid w:val="00DE2EBB"/>
    <w:rsid w:val="00DE2F88"/>
    <w:rsid w:val="00DE2FED"/>
    <w:rsid w:val="00DE5F0E"/>
    <w:rsid w:val="00DF0001"/>
    <w:rsid w:val="00DF1B98"/>
    <w:rsid w:val="00DF2250"/>
    <w:rsid w:val="00DF24F2"/>
    <w:rsid w:val="00DF26EC"/>
    <w:rsid w:val="00DF321C"/>
    <w:rsid w:val="00DF3660"/>
    <w:rsid w:val="00DF37F9"/>
    <w:rsid w:val="00DF46E5"/>
    <w:rsid w:val="00DF5361"/>
    <w:rsid w:val="00DF53A9"/>
    <w:rsid w:val="00DF74B6"/>
    <w:rsid w:val="00DF7589"/>
    <w:rsid w:val="00E014F3"/>
    <w:rsid w:val="00E038F9"/>
    <w:rsid w:val="00E03C07"/>
    <w:rsid w:val="00E047B2"/>
    <w:rsid w:val="00E10158"/>
    <w:rsid w:val="00E10FD7"/>
    <w:rsid w:val="00E11C1E"/>
    <w:rsid w:val="00E12427"/>
    <w:rsid w:val="00E12800"/>
    <w:rsid w:val="00E12A5F"/>
    <w:rsid w:val="00E134E4"/>
    <w:rsid w:val="00E16147"/>
    <w:rsid w:val="00E16AAE"/>
    <w:rsid w:val="00E16DAD"/>
    <w:rsid w:val="00E209B5"/>
    <w:rsid w:val="00E20CFE"/>
    <w:rsid w:val="00E2271A"/>
    <w:rsid w:val="00E23223"/>
    <w:rsid w:val="00E238A4"/>
    <w:rsid w:val="00E26798"/>
    <w:rsid w:val="00E27FC4"/>
    <w:rsid w:val="00E30712"/>
    <w:rsid w:val="00E3071F"/>
    <w:rsid w:val="00E307A4"/>
    <w:rsid w:val="00E30DC7"/>
    <w:rsid w:val="00E332AB"/>
    <w:rsid w:val="00E33377"/>
    <w:rsid w:val="00E3484C"/>
    <w:rsid w:val="00E3560D"/>
    <w:rsid w:val="00E37518"/>
    <w:rsid w:val="00E37F8A"/>
    <w:rsid w:val="00E402B3"/>
    <w:rsid w:val="00E4158A"/>
    <w:rsid w:val="00E41E85"/>
    <w:rsid w:val="00E4251D"/>
    <w:rsid w:val="00E42EE4"/>
    <w:rsid w:val="00E437D2"/>
    <w:rsid w:val="00E44458"/>
    <w:rsid w:val="00E444F9"/>
    <w:rsid w:val="00E44804"/>
    <w:rsid w:val="00E44CAE"/>
    <w:rsid w:val="00E451C1"/>
    <w:rsid w:val="00E4551A"/>
    <w:rsid w:val="00E4596A"/>
    <w:rsid w:val="00E45E30"/>
    <w:rsid w:val="00E463B4"/>
    <w:rsid w:val="00E46A14"/>
    <w:rsid w:val="00E47F75"/>
    <w:rsid w:val="00E50B60"/>
    <w:rsid w:val="00E510F6"/>
    <w:rsid w:val="00E51186"/>
    <w:rsid w:val="00E519CD"/>
    <w:rsid w:val="00E51D44"/>
    <w:rsid w:val="00E52D1C"/>
    <w:rsid w:val="00E53AF6"/>
    <w:rsid w:val="00E54993"/>
    <w:rsid w:val="00E55214"/>
    <w:rsid w:val="00E562EC"/>
    <w:rsid w:val="00E562FE"/>
    <w:rsid w:val="00E5752A"/>
    <w:rsid w:val="00E60542"/>
    <w:rsid w:val="00E605A3"/>
    <w:rsid w:val="00E62A95"/>
    <w:rsid w:val="00E62AF2"/>
    <w:rsid w:val="00E62CCF"/>
    <w:rsid w:val="00E62E71"/>
    <w:rsid w:val="00E63B9D"/>
    <w:rsid w:val="00E63F9B"/>
    <w:rsid w:val="00E6633E"/>
    <w:rsid w:val="00E679E6"/>
    <w:rsid w:val="00E70B1F"/>
    <w:rsid w:val="00E72146"/>
    <w:rsid w:val="00E72305"/>
    <w:rsid w:val="00E725B4"/>
    <w:rsid w:val="00E7311A"/>
    <w:rsid w:val="00E73155"/>
    <w:rsid w:val="00E74D48"/>
    <w:rsid w:val="00E757A7"/>
    <w:rsid w:val="00E77F01"/>
    <w:rsid w:val="00E80DB8"/>
    <w:rsid w:val="00E811BA"/>
    <w:rsid w:val="00E813DC"/>
    <w:rsid w:val="00E8386B"/>
    <w:rsid w:val="00E84EA7"/>
    <w:rsid w:val="00E85607"/>
    <w:rsid w:val="00E86863"/>
    <w:rsid w:val="00E91132"/>
    <w:rsid w:val="00E956EC"/>
    <w:rsid w:val="00E95C66"/>
    <w:rsid w:val="00E960D3"/>
    <w:rsid w:val="00E968E0"/>
    <w:rsid w:val="00E974FC"/>
    <w:rsid w:val="00E979A2"/>
    <w:rsid w:val="00EA0295"/>
    <w:rsid w:val="00EA14B8"/>
    <w:rsid w:val="00EA1E2B"/>
    <w:rsid w:val="00EA371C"/>
    <w:rsid w:val="00EA440F"/>
    <w:rsid w:val="00EA5BF3"/>
    <w:rsid w:val="00EA60D9"/>
    <w:rsid w:val="00EA66FB"/>
    <w:rsid w:val="00EA6E95"/>
    <w:rsid w:val="00EB0322"/>
    <w:rsid w:val="00EB0CF1"/>
    <w:rsid w:val="00EB0F55"/>
    <w:rsid w:val="00EB10A1"/>
    <w:rsid w:val="00EB13B1"/>
    <w:rsid w:val="00EB2CE0"/>
    <w:rsid w:val="00EB4ACA"/>
    <w:rsid w:val="00EB50BD"/>
    <w:rsid w:val="00EB57A7"/>
    <w:rsid w:val="00EB711D"/>
    <w:rsid w:val="00EB739D"/>
    <w:rsid w:val="00EB7F04"/>
    <w:rsid w:val="00EC042F"/>
    <w:rsid w:val="00EC0BCC"/>
    <w:rsid w:val="00EC1EC8"/>
    <w:rsid w:val="00EC25A1"/>
    <w:rsid w:val="00EC27F6"/>
    <w:rsid w:val="00EC32A6"/>
    <w:rsid w:val="00EC3409"/>
    <w:rsid w:val="00EC511D"/>
    <w:rsid w:val="00EC59BF"/>
    <w:rsid w:val="00EC5DB1"/>
    <w:rsid w:val="00EC6A9C"/>
    <w:rsid w:val="00EC6FEF"/>
    <w:rsid w:val="00EC73F4"/>
    <w:rsid w:val="00EC7880"/>
    <w:rsid w:val="00EC7FF5"/>
    <w:rsid w:val="00ED2544"/>
    <w:rsid w:val="00ED2896"/>
    <w:rsid w:val="00ED3D31"/>
    <w:rsid w:val="00ED408D"/>
    <w:rsid w:val="00ED5AF6"/>
    <w:rsid w:val="00EE035D"/>
    <w:rsid w:val="00EE109F"/>
    <w:rsid w:val="00EE18A6"/>
    <w:rsid w:val="00EE243D"/>
    <w:rsid w:val="00EE2A13"/>
    <w:rsid w:val="00EE4917"/>
    <w:rsid w:val="00EE5C21"/>
    <w:rsid w:val="00EE671E"/>
    <w:rsid w:val="00EE7040"/>
    <w:rsid w:val="00EE7B78"/>
    <w:rsid w:val="00EF0B55"/>
    <w:rsid w:val="00EF2559"/>
    <w:rsid w:val="00EF46F5"/>
    <w:rsid w:val="00EF49CB"/>
    <w:rsid w:val="00EF4E76"/>
    <w:rsid w:val="00EF5399"/>
    <w:rsid w:val="00EF548C"/>
    <w:rsid w:val="00EF5AF8"/>
    <w:rsid w:val="00EF6BE9"/>
    <w:rsid w:val="00EF6FC8"/>
    <w:rsid w:val="00EF7498"/>
    <w:rsid w:val="00F0065F"/>
    <w:rsid w:val="00F01BC1"/>
    <w:rsid w:val="00F01ED6"/>
    <w:rsid w:val="00F028B9"/>
    <w:rsid w:val="00F02DA6"/>
    <w:rsid w:val="00F03CFC"/>
    <w:rsid w:val="00F05B5A"/>
    <w:rsid w:val="00F06482"/>
    <w:rsid w:val="00F066A3"/>
    <w:rsid w:val="00F06951"/>
    <w:rsid w:val="00F06AD2"/>
    <w:rsid w:val="00F107D9"/>
    <w:rsid w:val="00F1102E"/>
    <w:rsid w:val="00F11977"/>
    <w:rsid w:val="00F127E5"/>
    <w:rsid w:val="00F1466E"/>
    <w:rsid w:val="00F14DB5"/>
    <w:rsid w:val="00F15E37"/>
    <w:rsid w:val="00F15E64"/>
    <w:rsid w:val="00F16518"/>
    <w:rsid w:val="00F17A8F"/>
    <w:rsid w:val="00F20F71"/>
    <w:rsid w:val="00F210B1"/>
    <w:rsid w:val="00F22219"/>
    <w:rsid w:val="00F22483"/>
    <w:rsid w:val="00F260D8"/>
    <w:rsid w:val="00F266BC"/>
    <w:rsid w:val="00F27329"/>
    <w:rsid w:val="00F31DD7"/>
    <w:rsid w:val="00F323CD"/>
    <w:rsid w:val="00F3558D"/>
    <w:rsid w:val="00F35593"/>
    <w:rsid w:val="00F366FA"/>
    <w:rsid w:val="00F36B15"/>
    <w:rsid w:val="00F36CF1"/>
    <w:rsid w:val="00F378AC"/>
    <w:rsid w:val="00F378B5"/>
    <w:rsid w:val="00F4055F"/>
    <w:rsid w:val="00F40D5B"/>
    <w:rsid w:val="00F419BF"/>
    <w:rsid w:val="00F42E8B"/>
    <w:rsid w:val="00F42F38"/>
    <w:rsid w:val="00F4301F"/>
    <w:rsid w:val="00F43498"/>
    <w:rsid w:val="00F4383A"/>
    <w:rsid w:val="00F452EE"/>
    <w:rsid w:val="00F45598"/>
    <w:rsid w:val="00F46EAD"/>
    <w:rsid w:val="00F50E78"/>
    <w:rsid w:val="00F510DE"/>
    <w:rsid w:val="00F512D3"/>
    <w:rsid w:val="00F52A54"/>
    <w:rsid w:val="00F52A89"/>
    <w:rsid w:val="00F532AE"/>
    <w:rsid w:val="00F54A8C"/>
    <w:rsid w:val="00F54B52"/>
    <w:rsid w:val="00F56382"/>
    <w:rsid w:val="00F60874"/>
    <w:rsid w:val="00F61CDD"/>
    <w:rsid w:val="00F63458"/>
    <w:rsid w:val="00F6381E"/>
    <w:rsid w:val="00F642C9"/>
    <w:rsid w:val="00F64384"/>
    <w:rsid w:val="00F650ED"/>
    <w:rsid w:val="00F67384"/>
    <w:rsid w:val="00F6755D"/>
    <w:rsid w:val="00F67A70"/>
    <w:rsid w:val="00F7000A"/>
    <w:rsid w:val="00F7226A"/>
    <w:rsid w:val="00F7252C"/>
    <w:rsid w:val="00F726CC"/>
    <w:rsid w:val="00F738CB"/>
    <w:rsid w:val="00F74980"/>
    <w:rsid w:val="00F75A95"/>
    <w:rsid w:val="00F76F4A"/>
    <w:rsid w:val="00F77323"/>
    <w:rsid w:val="00F811D2"/>
    <w:rsid w:val="00F82AA2"/>
    <w:rsid w:val="00F83A45"/>
    <w:rsid w:val="00F83B34"/>
    <w:rsid w:val="00F849EB"/>
    <w:rsid w:val="00F84DE4"/>
    <w:rsid w:val="00F85BF9"/>
    <w:rsid w:val="00F85C1D"/>
    <w:rsid w:val="00F86835"/>
    <w:rsid w:val="00F87C2D"/>
    <w:rsid w:val="00F87DDB"/>
    <w:rsid w:val="00F900A4"/>
    <w:rsid w:val="00F91B24"/>
    <w:rsid w:val="00F91C22"/>
    <w:rsid w:val="00F93057"/>
    <w:rsid w:val="00F93334"/>
    <w:rsid w:val="00F93616"/>
    <w:rsid w:val="00F93E65"/>
    <w:rsid w:val="00F94834"/>
    <w:rsid w:val="00F952CB"/>
    <w:rsid w:val="00F9581D"/>
    <w:rsid w:val="00F95F93"/>
    <w:rsid w:val="00F960E5"/>
    <w:rsid w:val="00F96277"/>
    <w:rsid w:val="00F96BB0"/>
    <w:rsid w:val="00FA0330"/>
    <w:rsid w:val="00FA2255"/>
    <w:rsid w:val="00FA2BA2"/>
    <w:rsid w:val="00FA3A72"/>
    <w:rsid w:val="00FA42E5"/>
    <w:rsid w:val="00FA497D"/>
    <w:rsid w:val="00FA5383"/>
    <w:rsid w:val="00FA53D5"/>
    <w:rsid w:val="00FA5ED4"/>
    <w:rsid w:val="00FA715D"/>
    <w:rsid w:val="00FB0B0C"/>
    <w:rsid w:val="00FB19E4"/>
    <w:rsid w:val="00FB1A70"/>
    <w:rsid w:val="00FB35B6"/>
    <w:rsid w:val="00FB3755"/>
    <w:rsid w:val="00FB4916"/>
    <w:rsid w:val="00FB522D"/>
    <w:rsid w:val="00FB56BF"/>
    <w:rsid w:val="00FB68F1"/>
    <w:rsid w:val="00FB7745"/>
    <w:rsid w:val="00FC055C"/>
    <w:rsid w:val="00FC1A68"/>
    <w:rsid w:val="00FC215C"/>
    <w:rsid w:val="00FC25DB"/>
    <w:rsid w:val="00FC4878"/>
    <w:rsid w:val="00FC4F63"/>
    <w:rsid w:val="00FC4F74"/>
    <w:rsid w:val="00FC6078"/>
    <w:rsid w:val="00FC6F82"/>
    <w:rsid w:val="00FC7A6E"/>
    <w:rsid w:val="00FD039C"/>
    <w:rsid w:val="00FD045A"/>
    <w:rsid w:val="00FD19FA"/>
    <w:rsid w:val="00FD1BE1"/>
    <w:rsid w:val="00FD1F39"/>
    <w:rsid w:val="00FD202A"/>
    <w:rsid w:val="00FD2D83"/>
    <w:rsid w:val="00FD2F1B"/>
    <w:rsid w:val="00FD3E09"/>
    <w:rsid w:val="00FD480F"/>
    <w:rsid w:val="00FD4CC4"/>
    <w:rsid w:val="00FD56AC"/>
    <w:rsid w:val="00FD7BB0"/>
    <w:rsid w:val="00FE17A4"/>
    <w:rsid w:val="00FE20DB"/>
    <w:rsid w:val="00FE22E8"/>
    <w:rsid w:val="00FE3C57"/>
    <w:rsid w:val="00FE59B3"/>
    <w:rsid w:val="00FE60E6"/>
    <w:rsid w:val="00FE660F"/>
    <w:rsid w:val="00FE7000"/>
    <w:rsid w:val="00FE759E"/>
    <w:rsid w:val="00FE78E2"/>
    <w:rsid w:val="00FF02DD"/>
    <w:rsid w:val="00FF0D87"/>
    <w:rsid w:val="00FF1CDB"/>
    <w:rsid w:val="00FF1E46"/>
    <w:rsid w:val="00FF39BF"/>
    <w:rsid w:val="00FF3B14"/>
    <w:rsid w:val="00FF3F9E"/>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AF8BB"/>
  <w15:docId w15:val="{4C0E76A6-F57A-42B3-8E9D-4E7AA4A72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17817713">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02977">
      <w:bodyDiv w:val="1"/>
      <w:marLeft w:val="0"/>
      <w:marRight w:val="0"/>
      <w:marTop w:val="0"/>
      <w:marBottom w:val="0"/>
      <w:divBdr>
        <w:top w:val="none" w:sz="0" w:space="0" w:color="auto"/>
        <w:left w:val="none" w:sz="0" w:space="0" w:color="auto"/>
        <w:bottom w:val="none" w:sz="0" w:space="0" w:color="auto"/>
        <w:right w:val="none" w:sz="0" w:space="0" w:color="auto"/>
      </w:divBdr>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3.org/TR/xmlschema-2/" TargetMode="External"/><Relationship Id="rId13" Type="http://schemas.openxmlformats.org/officeDocument/2006/relationships/hyperlink" Target="http://www.unece.org/uncefact/codelist/standard/UNECE_AgencyIdentificationCode_D13A.xsd" TargetMode="External"/><Relationship Id="rId18" Type="http://schemas.openxmlformats.org/officeDocument/2006/relationships/oleObject" Target="embeddings/oleObject2.bin"/><Relationship Id="rId26" Type="http://schemas.openxmlformats.org/officeDocument/2006/relationships/image" Target="media/image6.emf"/><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0.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unece.org/uncefact/codelist/standard/UNECE_AgencyIdentificationCode_D13A.xsd" TargetMode="External"/><Relationship Id="rId17" Type="http://schemas.openxmlformats.org/officeDocument/2006/relationships/oleObject" Target="embeddings/oleObject1.bin"/><Relationship Id="rId25" Type="http://schemas.openxmlformats.org/officeDocument/2006/relationships/package" Target="embeddings/Microsoft_PowerPoint_Slide1.sldx"/><Relationship Id="rId33" Type="http://schemas.openxmlformats.org/officeDocument/2006/relationships/package" Target="embeddings/Microsoft_PowerPoint_Slide5.sldx"/><Relationship Id="rId38"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2.wmf"/><Relationship Id="rId20" Type="http://schemas.openxmlformats.org/officeDocument/2006/relationships/oleObject" Target="embeddings/oleObject3.bin"/><Relationship Id="rId29" Type="http://schemas.openxmlformats.org/officeDocument/2006/relationships/package" Target="embeddings/Microsoft_PowerPoint_Slide3.sldx"/><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oleObject" Target="embeddings/oleObject5.bin"/><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ref" TargetMode="External"/><Relationship Id="rId23" Type="http://schemas.openxmlformats.org/officeDocument/2006/relationships/package" Target="embeddings/Microsoft_PowerPoint_Slide.sldx"/><Relationship Id="rId28" Type="http://schemas.openxmlformats.org/officeDocument/2006/relationships/image" Target="media/image7.emf"/><Relationship Id="rId36" Type="http://schemas.openxmlformats.org/officeDocument/2006/relationships/image" Target="media/image11.emf"/><Relationship Id="rId10" Type="http://schemas.openxmlformats.org/officeDocument/2006/relationships/comments" Target="comments.xml"/><Relationship Id="rId19" Type="http://schemas.openxmlformats.org/officeDocument/2006/relationships/image" Target="media/image3.wmf"/><Relationship Id="rId31" Type="http://schemas.openxmlformats.org/officeDocument/2006/relationships/package" Target="embeddings/Microsoft_PowerPoint_Slide4.sldx"/><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name" TargetMode="External"/><Relationship Id="rId22" Type="http://schemas.openxmlformats.org/officeDocument/2006/relationships/image" Target="media/image4.emf"/><Relationship Id="rId27" Type="http://schemas.openxmlformats.org/officeDocument/2006/relationships/package" Target="embeddings/Microsoft_PowerPoint_Slide2.sldx"/><Relationship Id="rId30" Type="http://schemas.openxmlformats.org/officeDocument/2006/relationships/image" Target="media/image8.emf"/><Relationship Id="rId35" Type="http://schemas.openxmlformats.org/officeDocument/2006/relationships/package" Target="embeddings/Microsoft_PowerPoint_Slide6.sl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4D2B22-6FEA-44D0-AD4E-B11E3756B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19658</TotalTime>
  <Pages>110</Pages>
  <Words>35633</Words>
  <Characters>203114</Characters>
  <Application>Microsoft Office Word</Application>
  <DocSecurity>0</DocSecurity>
  <Lines>1692</Lines>
  <Paragraphs>476</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238271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Kulvatunyou, Boonserm (Fed)</cp:lastModifiedBy>
  <cp:revision>43</cp:revision>
  <dcterms:created xsi:type="dcterms:W3CDTF">2016-04-29T19:46:00Z</dcterms:created>
  <dcterms:modified xsi:type="dcterms:W3CDTF">2016-06-18T14:22:00Z</dcterms:modified>
</cp:coreProperties>
</file>