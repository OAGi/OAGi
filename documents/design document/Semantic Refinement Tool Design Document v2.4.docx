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30BFC9BE" w:rsidR="00EB50BD" w:rsidRDefault="00EB50BD" w:rsidP="00EB50BD">
      <w:pPr>
        <w:pStyle w:val="CoverPageText"/>
      </w:pPr>
      <w:r>
        <w:t>Last Updated:</w:t>
      </w:r>
      <w:r>
        <w:tab/>
      </w:r>
      <w:r>
        <w:fldChar w:fldCharType="begin"/>
      </w:r>
      <w:r>
        <w:instrText xml:space="preserve"> DATE \@ "M/d/yyyy h:mm am/pm" </w:instrText>
      </w:r>
      <w:r>
        <w:fldChar w:fldCharType="separate"/>
      </w:r>
      <w:r w:rsidR="006E0D20">
        <w:rPr>
          <w:noProof/>
        </w:rPr>
        <w:t>6/10/2016 2:53 PM</w:t>
      </w:r>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3" w:name="_Toc442108884"/>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42108885"/>
      <w:r>
        <w:lastRenderedPageBreak/>
        <w:t>Table of Contents</w:t>
      </w:r>
      <w:bookmarkEnd w:id="4"/>
      <w:bookmarkEnd w:id="5"/>
      <w:bookmarkEnd w:id="6"/>
      <w:bookmarkEnd w:id="7"/>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84666B">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84666B">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84666B">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84666B">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84666B">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84666B">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84666B">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84666B">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84666B">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84666B">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84666B">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84666B">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84666B">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42108886"/>
      <w:r>
        <w:lastRenderedPageBreak/>
        <w:t>Introduction</w:t>
      </w:r>
      <w:bookmarkEnd w:id="8"/>
      <w:bookmarkEnd w:id="9"/>
      <w:bookmarkEnd w:id="10"/>
      <w:bookmarkEnd w:id="11"/>
      <w:bookmarkEnd w:id="12"/>
      <w:bookmarkEnd w:id="13"/>
    </w:p>
    <w:p w14:paraId="6D5300E5" w14:textId="77777777" w:rsidR="00EB50BD" w:rsidRDefault="00FA715D" w:rsidP="00EB50BD">
      <w:pPr>
        <w:pStyle w:val="Heading2"/>
      </w:pPr>
      <w:bookmarkStart w:id="14" w:name="_Toc442108887"/>
      <w:bookmarkStart w:id="15" w:name="OLE_LINK9"/>
      <w:bookmarkStart w:id="16" w:name="OLE_LINK10"/>
      <w:r>
        <w:t>Purpose</w:t>
      </w:r>
      <w:bookmarkEnd w:id="14"/>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7" w:name="_Toc442108888"/>
      <w:r>
        <w:t>Scope</w:t>
      </w:r>
      <w:bookmarkEnd w:id="17"/>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18" w:name="_Toc442108889"/>
      <w:r w:rsidRPr="00FA715D">
        <w:t>Definitions, Acronyms and Abbreviations</w:t>
      </w:r>
      <w:bookmarkEnd w:id="18"/>
    </w:p>
    <w:p w14:paraId="22411F0D" w14:textId="77777777" w:rsidR="00307C69" w:rsidRDefault="00307C69" w:rsidP="00307C69">
      <w:pPr>
        <w:pStyle w:val="BodyText"/>
      </w:pPr>
    </w:p>
    <w:p w14:paraId="3750EFF1" w14:textId="77777777" w:rsidR="00307C69" w:rsidRDefault="00307C69" w:rsidP="00307C69">
      <w:pPr>
        <w:pStyle w:val="Heading2"/>
      </w:pPr>
      <w:bookmarkStart w:id="19" w:name="_Toc442108890"/>
      <w:r>
        <w:t>References</w:t>
      </w:r>
      <w:bookmarkEnd w:id="19"/>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5"/>
    <w:bookmarkEnd w:id="16"/>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0" w:name="_Toc143058783"/>
      <w:bookmarkStart w:id="21" w:name="OLE_LINK7"/>
      <w:bookmarkStart w:id="22"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3" w:name="_Toc492766847"/>
      <w:bookmarkStart w:id="24" w:name="_Toc110227484"/>
      <w:bookmarkStart w:id="25" w:name="_Toc442108891"/>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14:paraId="4D143F4D" w14:textId="77777777" w:rsidR="00A667AA" w:rsidRDefault="00203202" w:rsidP="00A667AA">
      <w:pPr>
        <w:pStyle w:val="Heading2"/>
      </w:pPr>
      <w:bookmarkStart w:id="30" w:name="_Toc442108892"/>
      <w:r>
        <w:t>Technical Platform</w:t>
      </w:r>
      <w:bookmarkEnd w:id="30"/>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1" w:name="_Toc442108893"/>
      <w:r>
        <w:t>Security</w:t>
      </w:r>
      <w:bookmarkEnd w:id="31"/>
    </w:p>
    <w:p w14:paraId="43AC6AB2" w14:textId="77777777" w:rsidR="00203202" w:rsidRDefault="00203202" w:rsidP="00203202">
      <w:pPr>
        <w:pStyle w:val="Heading2"/>
      </w:pPr>
      <w:bookmarkStart w:id="32" w:name="_Toc442108894"/>
      <w:r>
        <w:t>Persistence</w:t>
      </w:r>
      <w:bookmarkEnd w:id="32"/>
    </w:p>
    <w:p w14:paraId="48860894" w14:textId="77777777" w:rsidR="00203202" w:rsidRDefault="00203202" w:rsidP="00203202">
      <w:pPr>
        <w:pStyle w:val="Heading2"/>
      </w:pPr>
      <w:bookmarkStart w:id="33" w:name="_Toc442108895"/>
      <w:r>
        <w:t>Reliability/Availability</w:t>
      </w:r>
      <w:bookmarkEnd w:id="33"/>
    </w:p>
    <w:p w14:paraId="5903EE68" w14:textId="77777777" w:rsidR="00203202" w:rsidRDefault="00527961" w:rsidP="00203202">
      <w:pPr>
        <w:pStyle w:val="Heading2"/>
      </w:pPr>
      <w:bookmarkStart w:id="34" w:name="_Toc442108896"/>
      <w:r>
        <w:t>Performance</w:t>
      </w:r>
      <w:bookmarkEnd w:id="34"/>
    </w:p>
    <w:p w14:paraId="06DDE10E" w14:textId="77777777" w:rsidR="00203202" w:rsidRDefault="00527961" w:rsidP="00203202">
      <w:pPr>
        <w:pStyle w:val="Heading2"/>
      </w:pPr>
      <w:bookmarkStart w:id="35" w:name="_Toc442108897"/>
      <w:r>
        <w:t>Internationalization</w:t>
      </w:r>
      <w:bookmarkEnd w:id="35"/>
    </w:p>
    <w:p w14:paraId="090F7E53" w14:textId="77777777" w:rsidR="00027883" w:rsidRPr="00027883" w:rsidRDefault="00027883" w:rsidP="00027883"/>
    <w:p w14:paraId="326DFE62" w14:textId="77777777" w:rsidR="001D760A" w:rsidRDefault="004E2608" w:rsidP="001D760A">
      <w:pPr>
        <w:pStyle w:val="Heading1"/>
      </w:pPr>
      <w:bookmarkStart w:id="36" w:name="_Toc442108898"/>
      <w:r>
        <w:lastRenderedPageBreak/>
        <w:t>Use-Case</w:t>
      </w:r>
      <w:r w:rsidR="00345EA8">
        <w:t xml:space="preserve"> View</w:t>
      </w:r>
      <w:bookmarkEnd w:id="36"/>
    </w:p>
    <w:p w14:paraId="40C4D356" w14:textId="77777777" w:rsidR="001D760A" w:rsidRDefault="00EF6FC8" w:rsidP="001D760A">
      <w:pPr>
        <w:pStyle w:val="Heading2"/>
      </w:pPr>
      <w:bookmarkStart w:id="37" w:name="_Toc442108899"/>
      <w:r>
        <w:t>Import OAGIS 10 Model into the Database</w:t>
      </w:r>
      <w:bookmarkEnd w:id="37"/>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38" w:name="_Toc442108900"/>
      <w:r>
        <w:t>Import OAGIS</w:t>
      </w:r>
      <w:r w:rsidR="0014329D">
        <w:t xml:space="preserve"> Model into the Database</w:t>
      </w:r>
      <w:bookmarkEnd w:id="38"/>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39" w:name="_Toc442108901"/>
      <w:r>
        <w:t>Fix to OAGIS 10.1</w:t>
      </w:r>
      <w:bookmarkEnd w:id="39"/>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0" w:name="_Toc442108902"/>
      <w:bookmarkStart w:id="41" w:name="_Ref442711306"/>
      <w:r>
        <w:t>Create an OAGIS user</w:t>
      </w:r>
      <w:bookmarkEnd w:id="40"/>
      <w:bookmarkEnd w:id="41"/>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2" w:name="_Ref442714265"/>
      <w:bookmarkStart w:id="43" w:name="_Toc442108903"/>
      <w:r>
        <w:t>Populate the namespace table</w:t>
      </w:r>
      <w:bookmarkEnd w:id="42"/>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43B8083A" w:rsidR="00A55B32" w:rsidRDefault="00A55B32" w:rsidP="00170303">
      <w:pPr>
        <w:rPr>
          <w:ins w:id="44" w:author="Kulvatunyou, Boonserm (Fed)" w:date="2016-06-02T10:48:00Z"/>
        </w:rPr>
      </w:pPr>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3296C635" w14:textId="7F6390F5" w:rsidR="003D31C5" w:rsidRDefault="002D379E" w:rsidP="003D31C5">
      <w:pPr>
        <w:pStyle w:val="Heading4"/>
        <w:rPr>
          <w:moveTo w:id="45" w:author="Kulvatunyou, Boonserm (Fed)" w:date="2016-06-02T10:48:00Z"/>
        </w:rPr>
      </w:pPr>
      <w:ins w:id="46" w:author="Kulvatunyou, Boonserm (Fed)" w:date="2016-06-02T11:08:00Z">
        <w:r>
          <w:t xml:space="preserve">Schemas not considered for import and </w:t>
        </w:r>
      </w:ins>
      <w:moveToRangeStart w:id="47" w:author="Kulvatunyou, Boonserm (Fed)" w:date="2016-06-02T10:48:00Z" w:name="move452627860"/>
      <w:moveTo w:id="48" w:author="Kulvatunyou, Boonserm (Fed)" w:date="2016-06-02T10:48:00Z">
        <w:del w:id="49" w:author="Kulvatunyou, Boonserm (Fed)" w:date="2016-06-02T11:08:00Z">
          <w:r w:rsidR="003D31C5" w:rsidDel="002D379E">
            <w:delText>I</w:delText>
          </w:r>
        </w:del>
      </w:moveTo>
      <w:ins w:id="50" w:author="Kulvatunyou, Boonserm (Fed)" w:date="2016-06-02T11:08:00Z">
        <w:r>
          <w:t>i</w:t>
        </w:r>
      </w:ins>
      <w:moveTo w:id="51" w:author="Kulvatunyou, Boonserm (Fed)" w:date="2016-06-02T10:48:00Z">
        <w:r w:rsidR="003D31C5">
          <w:t xml:space="preserve">mport </w:t>
        </w:r>
        <w:del w:id="52" w:author="Kulvatunyou, Boonserm (Fed)" w:date="2016-06-02T11:09:00Z">
          <w:r w:rsidR="003D31C5" w:rsidDel="002D379E">
            <w:delText xml:space="preserve">schemas </w:delText>
          </w:r>
        </w:del>
      </w:moveTo>
      <w:ins w:id="53" w:author="Kulvatunyou, Boonserm (Fed)" w:date="2016-06-02T11:09:00Z">
        <w:r>
          <w:t xml:space="preserve">them </w:t>
        </w:r>
      </w:ins>
      <w:moveTo w:id="54" w:author="Kulvatunyou, Boonserm (Fed)" w:date="2016-06-02T10:48:00Z">
        <w:r w:rsidR="003D31C5">
          <w:t>as blobs</w:t>
        </w:r>
      </w:moveTo>
    </w:p>
    <w:p w14:paraId="5D3EB14D" w14:textId="77777777" w:rsidR="003D31C5" w:rsidRPr="00730231" w:rsidRDefault="003D31C5" w:rsidP="003D31C5">
      <w:pPr>
        <w:overflowPunct/>
        <w:autoSpaceDE/>
        <w:autoSpaceDN/>
        <w:adjustRightInd/>
        <w:textAlignment w:val="auto"/>
        <w:rPr>
          <w:moveTo w:id="55" w:author="Kulvatunyou, Boonserm (Fed)" w:date="2016-06-02T10:48:00Z"/>
          <w:rFonts w:ascii="Arial" w:hAnsi="Arial" w:cs="Arial"/>
          <w:color w:val="000000"/>
          <w:sz w:val="18"/>
          <w:szCs w:val="18"/>
          <w:lang w:bidi="th-TH"/>
        </w:rPr>
      </w:pPr>
    </w:p>
    <w:p w14:paraId="4924B857" w14:textId="657472FD" w:rsidR="003D31C5" w:rsidRDefault="003D31C5" w:rsidP="003D31C5">
      <w:pPr>
        <w:rPr>
          <w:moveTo w:id="56" w:author="Kulvatunyou, Boonserm (Fed)" w:date="2016-06-02T10:48:00Z"/>
        </w:rPr>
      </w:pPr>
      <w:moveTo w:id="57" w:author="Kulvatunyou, Boonserm (Fed)" w:date="2016-06-02T10:48:00Z">
        <w:r>
          <w:t>Schema files that are imported as blobs include:</w:t>
        </w:r>
      </w:moveTo>
    </w:p>
    <w:p w14:paraId="20C0D034" w14:textId="77777777" w:rsidR="003D31C5" w:rsidRDefault="003D31C5" w:rsidP="003D31C5">
      <w:pPr>
        <w:pStyle w:val="ListParagraph"/>
        <w:numPr>
          <w:ilvl w:val="0"/>
          <w:numId w:val="6"/>
        </w:numPr>
        <w:rPr>
          <w:moveTo w:id="58" w:author="Kulvatunyou, Boonserm (Fed)" w:date="2016-06-02T10:48:00Z"/>
        </w:rPr>
      </w:pPr>
      <w:moveTo w:id="59" w:author="Kulvatunyou, Boonserm (Fed)" w:date="2016-06-02T10:48:00Z">
        <w:r>
          <w:t>All files in the folder Model\Platform\2_1\Common\DataTypes</w:t>
        </w:r>
      </w:moveTo>
    </w:p>
    <w:p w14:paraId="20001244" w14:textId="77777777" w:rsidR="003D31C5" w:rsidRDefault="003D31C5" w:rsidP="003D31C5">
      <w:pPr>
        <w:pStyle w:val="ListParagraph"/>
        <w:numPr>
          <w:ilvl w:val="0"/>
          <w:numId w:val="6"/>
        </w:numPr>
        <w:rPr>
          <w:moveTo w:id="60" w:author="Kulvatunyou, Boonserm (Fed)" w:date="2016-06-02T10:48:00Z"/>
        </w:rPr>
      </w:pPr>
      <w:moveTo w:id="61" w:author="Kulvatunyou, Boonserm (Fed)" w:date="2016-06-02T10:48:00Z">
        <w:r>
          <w:t>All files in the folder Model\Platform\2_1\Common\ISO20022</w:t>
        </w:r>
      </w:moveTo>
    </w:p>
    <w:p w14:paraId="3DC97719" w14:textId="3690B754" w:rsidR="003D31C5" w:rsidRDefault="003D31C5" w:rsidP="003D31C5">
      <w:pPr>
        <w:pStyle w:val="ListParagraph"/>
        <w:numPr>
          <w:ilvl w:val="0"/>
          <w:numId w:val="6"/>
        </w:numPr>
        <w:rPr>
          <w:ins w:id="62" w:author="Kulvatunyou, Boonserm (Fed)" w:date="2016-06-02T10:49:00Z"/>
        </w:rPr>
      </w:pPr>
      <w:moveTo w:id="63" w:author="Kulvatunyou, Boonserm (Fed)" w:date="2016-06-02T10:48:00Z">
        <w:r>
          <w:t>Model\Platform\2_1\OAGi-Platform.xsd</w:t>
        </w:r>
      </w:moveTo>
    </w:p>
    <w:p w14:paraId="68D5E702" w14:textId="155850AE" w:rsidR="003D31C5" w:rsidRDefault="003D31C5" w:rsidP="003D31C5">
      <w:pPr>
        <w:pStyle w:val="ListParagraph"/>
        <w:numPr>
          <w:ilvl w:val="0"/>
          <w:numId w:val="6"/>
        </w:numPr>
        <w:rPr>
          <w:moveTo w:id="64" w:author="Kulvatunyou, Boonserm (Fed)" w:date="2016-06-02T10:48:00Z"/>
        </w:rPr>
      </w:pPr>
      <w:ins w:id="65" w:author="Kulvatunyou, Boonserm (Fed)" w:date="2016-06-02T10:49:00Z">
        <w:r>
          <w:t xml:space="preserve">Files whose names ending with ‘IST’ in the </w:t>
        </w:r>
      </w:ins>
      <w:ins w:id="66" w:author="Kulvatunyou, Boonserm (Fed)" w:date="2016-06-02T10:53:00Z">
        <w:r>
          <w:t>Model\</w:t>
        </w:r>
      </w:ins>
      <w:ins w:id="67" w:author="Kulvatunyou, Boonserm (Fed)" w:date="2016-06-02T10:54:00Z">
        <w:r>
          <w:t>BODs and Model\Nouns</w:t>
        </w:r>
      </w:ins>
      <w:ins w:id="68" w:author="Kulvatunyou, Boonserm (Fed)" w:date="2016-06-02T10:53:00Z">
        <w:r>
          <w:t xml:space="preserve"> </w:t>
        </w:r>
      </w:ins>
      <w:ins w:id="69" w:author="Kulvatunyou, Boonserm (Fed)" w:date="2016-06-02T10:51:00Z">
        <w:r>
          <w:t>folders</w:t>
        </w:r>
      </w:ins>
    </w:p>
    <w:moveToRangeEnd w:id="47"/>
    <w:p w14:paraId="06207469" w14:textId="629BADC7" w:rsidR="003D31C5" w:rsidRDefault="003D31C5" w:rsidP="00170303">
      <w:pPr>
        <w:rPr>
          <w:ins w:id="70" w:author="Kulvatunyou, Boonserm (Fed)" w:date="2016-06-02T10:52:00Z"/>
        </w:rPr>
      </w:pPr>
    </w:p>
    <w:p w14:paraId="4922D63D" w14:textId="4B80628D" w:rsidR="00031B35" w:rsidRDefault="00031B35" w:rsidP="00170303">
      <w:pPr>
        <w:rPr>
          <w:ins w:id="71" w:author="Kulvatunyou, Boonserm (Fed)" w:date="2016-06-02T11:00:00Z"/>
        </w:rPr>
      </w:pPr>
      <w:ins w:id="72" w:author="Kulvatunyou, Boonserm (Fed)" w:date="2016-06-02T11:00:00Z">
        <w:r>
          <w:t xml:space="preserve">These files shall be imported into the </w:t>
        </w:r>
        <w:r w:rsidRPr="00031B35">
          <w:rPr>
            <w:rStyle w:val="CodeChar"/>
          </w:rPr>
          <w:t>blob_content</w:t>
        </w:r>
        <w:r>
          <w:t xml:space="preserve"> table.</w:t>
        </w:r>
      </w:ins>
      <w:ins w:id="73" w:author="Kulvatunyou, Boonserm (Fed)" w:date="2016-06-02T11:01:00Z">
        <w:r>
          <w:t xml:space="preserve"> The </w:t>
        </w:r>
        <w:r w:rsidRPr="00031B35">
          <w:rPr>
            <w:rStyle w:val="CodeChar"/>
          </w:rPr>
          <w:t>release_id</w:t>
        </w:r>
        <w:r>
          <w:t xml:space="preserve"> column shall be populated with a foreign key </w:t>
        </w:r>
      </w:ins>
      <w:ins w:id="74" w:author="Kulvatunyou, Boonserm (Fed)" w:date="2016-06-02T11:02:00Z">
        <w:r>
          <w:t xml:space="preserve">pointing </w:t>
        </w:r>
      </w:ins>
      <w:ins w:id="75" w:author="Kulvatunyou, Boonserm (Fed)" w:date="2016-06-02T11:01:00Z">
        <w:r>
          <w:t xml:space="preserve">to </w:t>
        </w:r>
      </w:ins>
      <w:ins w:id="76" w:author="Kulvatunyou, Boonserm (Fed)" w:date="2016-06-02T11:02:00Z">
        <w:r>
          <w:t xml:space="preserve">an appropriate record in </w:t>
        </w:r>
      </w:ins>
      <w:ins w:id="77" w:author="Kulvatunyou, Boonserm (Fed)" w:date="2016-06-02T11:01:00Z">
        <w:r>
          <w:t xml:space="preserve">the </w:t>
        </w:r>
        <w:r w:rsidRPr="00031B35">
          <w:rPr>
            <w:rStyle w:val="CodeChar"/>
          </w:rPr>
          <w:t>release</w:t>
        </w:r>
        <w:r>
          <w:t xml:space="preserve"> table.</w:t>
        </w:r>
      </w:ins>
      <w:ins w:id="78" w:author="Kulvatunyou, Boonserm (Fed)" w:date="2016-06-02T11:03:00Z">
        <w:r>
          <w:t xml:space="preserv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ins>
    </w:p>
    <w:p w14:paraId="0210B4F4" w14:textId="77777777" w:rsidR="00031B35" w:rsidRDefault="00031B35" w:rsidP="00170303">
      <w:pPr>
        <w:rPr>
          <w:ins w:id="79" w:author="Kulvatunyou, Boonserm (Fed)" w:date="2016-06-02T11:00:00Z"/>
        </w:rPr>
      </w:pPr>
    </w:p>
    <w:p w14:paraId="09669146" w14:textId="5881AE83" w:rsidR="003D31C5" w:rsidRDefault="003D31C5" w:rsidP="00170303">
      <w:pPr>
        <w:rPr>
          <w:ins w:id="80" w:author="Kulvatunyou, Boonserm (Fed)" w:date="2016-06-02T10:52:00Z"/>
        </w:rPr>
      </w:pPr>
      <w:ins w:id="81" w:author="Kulvatunyou, Boonserm (Fed)" w:date="2016-06-02T10:52:00Z">
        <w:r w:rsidRPr="00031B35">
          <w:rPr>
            <w:rStyle w:val="CodeChar"/>
          </w:rPr>
          <w:t>Model\Platform\2_1\OAGi-Platform.xsd</w:t>
        </w:r>
      </w:ins>
      <w:ins w:id="82" w:author="Kulvatunyou, Boonserm (Fed)" w:date="2016-06-02T10:53:00Z">
        <w:r>
          <w:t xml:space="preserve">, </w:t>
        </w:r>
      </w:ins>
      <w:ins w:id="83" w:author="Kulvatunyou, Boonserm (Fed)" w:date="2016-06-02T10:52:00Z">
        <w:r>
          <w:t xml:space="preserve">files in </w:t>
        </w:r>
        <w:r w:rsidRPr="00031B35">
          <w:rPr>
            <w:rStyle w:val="CodeChar"/>
          </w:rPr>
          <w:t>Model\Platform\2_1\Common\ISO20022</w:t>
        </w:r>
        <w:r>
          <w:t>,</w:t>
        </w:r>
      </w:ins>
      <w:ins w:id="84" w:author="Kulvatunyou, Boonserm (Fed)" w:date="2016-06-02T10:55:00Z">
        <w:r>
          <w:t xml:space="preserve"> and files ending with </w:t>
        </w:r>
        <w:r w:rsidRPr="00031B35">
          <w:rPr>
            <w:rStyle w:val="CodeChar"/>
          </w:rPr>
          <w:t>‘IST’</w:t>
        </w:r>
        <w:r>
          <w:t xml:space="preserve"> in </w:t>
        </w:r>
        <w:r w:rsidRPr="00031B35">
          <w:rPr>
            <w:rStyle w:val="CodeChar"/>
          </w:rPr>
          <w:t>Model\BODs, and Model\Nouns</w:t>
        </w:r>
        <w:r>
          <w:t xml:space="preserve"> </w:t>
        </w:r>
      </w:ins>
      <w:ins w:id="85" w:author="Kulvatunyou, Boonserm (Fed)" w:date="2016-06-02T10:52:00Z">
        <w:r>
          <w:t>folders shall not be considered in importing logic described in subsequent sections.</w:t>
        </w:r>
      </w:ins>
    </w:p>
    <w:p w14:paraId="2DD67D7B" w14:textId="1898A0F7" w:rsidR="003D31C5" w:rsidRDefault="003D31C5" w:rsidP="00170303">
      <w:pPr>
        <w:rPr>
          <w:ins w:id="86" w:author="Kulvatunyou, Boonserm (Fed)" w:date="2016-06-02T10:56:00Z"/>
        </w:rPr>
      </w:pPr>
    </w:p>
    <w:p w14:paraId="3263EFEF" w14:textId="2DE4CE9A" w:rsidR="003D31C5" w:rsidRPr="00170303" w:rsidRDefault="003D31C5" w:rsidP="00170303">
      <w:ins w:id="87" w:author="Kulvatunyou, Boonserm (Fed)" w:date="2016-06-02T10:56:00Z">
        <w:r w:rsidRPr="00031B35">
          <w:rPr>
            <w:rStyle w:val="CodeChar"/>
          </w:rPr>
          <w:t>Model\Platform\2_1\Common\DataTypes\XMLSchemaBuiltinType_1.xsd</w:t>
        </w:r>
        <w:r>
          <w:t xml:space="preserve"> and </w:t>
        </w:r>
      </w:ins>
      <w:ins w:id="88" w:author="Kulvatunyou, Boonserm (Fed)" w:date="2016-06-02T10:57:00Z">
        <w:r w:rsidRPr="00031B35">
          <w:rPr>
            <w:rStyle w:val="CodeChar"/>
          </w:rPr>
          <w:t>Model\Platform\2_1\Common\DataTypes\XMLSchemaBuiltinType_1_patterns.xsd</w:t>
        </w:r>
        <w:r>
          <w:t xml:space="preserve"> may need to be inspected within the import logic in subsequent sections. </w:t>
        </w:r>
      </w:ins>
      <w:ins w:id="89" w:author="Kulvatunyou, Boonserm (Fed)" w:date="2016-06-02T10:58:00Z">
        <w:r>
          <w:t xml:space="preserve">Their </w:t>
        </w:r>
        <w:r w:rsidR="00031B35">
          <w:t>type and element definitions</w:t>
        </w:r>
        <w:r>
          <w:t xml:space="preserve"> are however not imported</w:t>
        </w:r>
      </w:ins>
      <w:ins w:id="90" w:author="Kulvatunyou, Boonserm (Fed)" w:date="2016-06-02T10:59:00Z">
        <w:r w:rsidR="00031B35">
          <w:t xml:space="preserve"> individual</w:t>
        </w:r>
      </w:ins>
      <w:ins w:id="91" w:author="Kulvatunyou, Boonserm (Fed)" w:date="2016-06-02T11:05:00Z">
        <w:r w:rsidR="00031B35">
          <w:t>ly</w:t>
        </w:r>
      </w:ins>
      <w:ins w:id="92" w:author="Kulvatunyou, Boonserm (Fed)" w:date="2016-06-02T10:59:00Z">
        <w:r w:rsidR="00031B35">
          <w:t xml:space="preserve"> (but only as blobs).</w:t>
        </w:r>
      </w:ins>
    </w:p>
    <w:p w14:paraId="1BF12931" w14:textId="77777777" w:rsidR="00985C7A" w:rsidRDefault="00985C7A" w:rsidP="00985C7A">
      <w:pPr>
        <w:pStyle w:val="Heading4"/>
      </w:pPr>
      <w:r>
        <w:t>Populate CDT data</w:t>
      </w:r>
      <w:bookmarkEnd w:id="43"/>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93" w:name="_Toc442108904"/>
      <w:r>
        <w:rPr>
          <w:rFonts w:eastAsiaTheme="minorEastAsia"/>
        </w:rPr>
        <w:t xml:space="preserve">Populate the </w:t>
      </w:r>
      <w:r w:rsidR="00723894">
        <w:rPr>
          <w:rFonts w:eastAsiaTheme="minorEastAsia"/>
        </w:rPr>
        <w:t>xbt</w:t>
      </w:r>
      <w:r>
        <w:rPr>
          <w:rFonts w:eastAsiaTheme="minorEastAsia"/>
        </w:rPr>
        <w:t xml:space="preserve"> table</w:t>
      </w:r>
      <w:bookmarkEnd w:id="93"/>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94"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94"/>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95"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96"/>
      <w:r w:rsidRPr="003172B3">
        <w:rPr>
          <w:rStyle w:val="IntenseEmphasis"/>
          <w:b/>
          <w:bCs w:val="0"/>
          <w:i/>
          <w:iCs w:val="0"/>
          <w:color w:val="548DD4" w:themeColor="text2" w:themeTint="99"/>
        </w:rPr>
        <w:t>table</w:t>
      </w:r>
      <w:bookmarkEnd w:id="95"/>
      <w:commentRangeEnd w:id="96"/>
      <w:r w:rsidR="00C61BF6">
        <w:rPr>
          <w:rStyle w:val="CommentReference"/>
          <w:b w:val="0"/>
          <w:i w:val="0"/>
          <w:color w:val="auto"/>
        </w:rPr>
        <w:commentReference w:id="96"/>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lastRenderedPageBreak/>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97"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97"/>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98" w:name="_Ref390787662"/>
      <w:bookmarkStart w:id="99" w:name="_Toc442108908"/>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98"/>
      <w:bookmarkEnd w:id="99"/>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lastRenderedPageBreak/>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100"/>
            <w:r>
              <w:t>Double</w:t>
            </w:r>
            <w:commentRangeEnd w:id="100"/>
            <w:r w:rsidR="003A66D8">
              <w:rPr>
                <w:rStyle w:val="CommentReference"/>
              </w:rPr>
              <w:commentReference w:id="100"/>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101"/>
            <w:r>
              <w:t>xsd:</w:t>
            </w:r>
            <w:r w:rsidR="00315B6B">
              <w:t>positiveI</w:t>
            </w:r>
            <w:r>
              <w:t>nteger</w:t>
            </w:r>
            <w:commentRangeEnd w:id="101"/>
            <w:r w:rsidR="0047227C">
              <w:rPr>
                <w:rStyle w:val="CommentReference"/>
              </w:rPr>
              <w:commentReference w:id="101"/>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102"/>
            <w:r>
              <w:t>xsd:token</w:t>
            </w:r>
            <w:commentRangeEnd w:id="102"/>
            <w:r w:rsidR="003C63C1">
              <w:rPr>
                <w:rStyle w:val="CommentReference"/>
              </w:rPr>
              <w:commentReference w:id="102"/>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103"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103"/>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lastRenderedPageBreak/>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104" w:name="_Toc442108910"/>
      <w:r>
        <w:t xml:space="preserve">Populate the </w:t>
      </w:r>
      <w:r w:rsidR="00CF7449">
        <w:t>cdt_sc_awd_pri</w:t>
      </w:r>
      <w:r>
        <w:t xml:space="preserve"> table</w:t>
      </w:r>
      <w:bookmarkEnd w:id="104"/>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105" w:name="_Ref390964089"/>
      <w:bookmarkStart w:id="106" w:name="_Toc442108911"/>
      <w:r>
        <w:t xml:space="preserve">Populate the </w:t>
      </w:r>
      <w:r w:rsidR="00BF2D0E" w:rsidRPr="00BF2D0E">
        <w:t>cdt_sc_awd_pri_xps_type_map</w:t>
      </w:r>
      <w:r>
        <w:t xml:space="preserve"> table</w:t>
      </w:r>
      <w:bookmarkEnd w:id="105"/>
      <w:bookmarkEnd w:id="106"/>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107" w:name="_Toc442108912"/>
      <w:commentRangeStart w:id="108"/>
      <w:r>
        <w:lastRenderedPageBreak/>
        <w:t>Import Identifier Scheme</w:t>
      </w:r>
      <w:commentRangeEnd w:id="108"/>
      <w:r>
        <w:rPr>
          <w:rStyle w:val="CommentReference"/>
          <w:b w:val="0"/>
        </w:rPr>
        <w:commentReference w:id="108"/>
      </w:r>
      <w:bookmarkEnd w:id="107"/>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109" w:name="_Toc442108913"/>
      <w:r>
        <w:t xml:space="preserve">Populate the </w:t>
      </w:r>
      <w:r w:rsidR="002B3165">
        <w:t>agency_id_list</w:t>
      </w:r>
      <w:r>
        <w:t xml:space="preserve"> table</w:t>
      </w:r>
      <w:bookmarkEnd w:id="109"/>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110"/>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111"/>
      <w:r w:rsidR="001D2935" w:rsidRPr="00A83754">
        <w:rPr>
          <w:rStyle w:val="CodeChar"/>
        </w:rPr>
        <w:t>ame</w:t>
      </w:r>
      <w:r w:rsidR="001D2935">
        <w:t xml:space="preserve"> </w:t>
      </w:r>
      <w:commentRangeEnd w:id="111"/>
      <w:r w:rsidR="009261B2">
        <w:rPr>
          <w:rStyle w:val="CommentReference"/>
        </w:rPr>
        <w:commentReference w:id="111"/>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112" w:name="_Toc442108914"/>
      <w:r>
        <w:t xml:space="preserve">Populate the </w:t>
      </w:r>
      <w:r w:rsidR="00BF35FF">
        <w:t>agency_id_list_value</w:t>
      </w:r>
      <w:r>
        <w:t xml:space="preserve"> table</w:t>
      </w:r>
      <w:bookmarkEnd w:id="112"/>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113" w:name="_Toc442108915"/>
      <w:r>
        <w:t xml:space="preserve">Import </w:t>
      </w:r>
      <w:r w:rsidR="003A27FD">
        <w:t>Code Lists</w:t>
      </w:r>
      <w:bookmarkEnd w:id="113"/>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114" w:name="_Toc442108916"/>
      <w:r>
        <w:t xml:space="preserve">Populate </w:t>
      </w:r>
      <w:r w:rsidR="002D3A91">
        <w:t>code_list</w:t>
      </w:r>
      <w:r>
        <w:t xml:space="preserve"> table</w:t>
      </w:r>
      <w:bookmarkEnd w:id="114"/>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w:t>
      </w:r>
      <w:r>
        <w:lastRenderedPageBreak/>
        <w:t xml:space="preserve">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115" w:author="Kulvatunyou, Boonserm (Fed)" w:date="2016-04-29T17:35:00Z">
        <w:r w:rsidR="0092616B">
          <w:rPr>
            <w:rStyle w:val="CodeChar"/>
          </w:rPr>
          <w:t>Code</w:t>
        </w:r>
      </w:ins>
      <w:r w:rsidR="00EE18A6">
        <w:rPr>
          <w:rStyle w:val="CodeChar"/>
        </w:rPr>
        <w:t>EnumerationType”)]/</w:t>
      </w:r>
      <w:r w:rsidR="00EE18A6" w:rsidRPr="00AB0BB3">
        <w:rPr>
          <w:rStyle w:val="CodeChar"/>
        </w:rPr>
        <w:t>@id</w:t>
      </w:r>
      <w:del w:id="116" w:author="Serm Kulvatunyou" w:date="2016-04-25T14:53:00Z">
        <w:r w:rsidR="00C0216D" w:rsidDel="00BC51AA">
          <w:delText xml:space="preserve">. </w:delText>
        </w:r>
      </w:del>
      <w:ins w:id="117" w:author="Serm Kulvatunyou" w:date="2016-04-25T14:53:00Z">
        <w:r w:rsidR="00BC51AA">
          <w:t xml:space="preserve"> (</w:t>
        </w:r>
      </w:ins>
      <w:ins w:id="118" w:author="Serm Kulvatunyou" w:date="2016-04-25T14:54:00Z">
        <w:r w:rsidR="00BC51AA">
          <w:t>T</w:t>
        </w:r>
      </w:ins>
      <w:ins w:id="119" w:author="Serm Kulvatunyou" w:date="2016-04-25T14:53:00Z">
        <w:r w:rsidR="00BC51AA">
          <w:t>here are cases where there is no corresponding enumeration type.</w:t>
        </w:r>
      </w:ins>
      <w:ins w:id="120" w:author="Serm Kulvatunyou" w:date="2016-04-25T14:54:00Z">
        <w:r w:rsidR="00BC51AA">
          <w:t xml:space="preserve"> In such case, it is </w:t>
        </w:r>
        <w:r w:rsidR="00BC51AA" w:rsidRPr="00BC51AA">
          <w:rPr>
            <w:rStyle w:val="CodeChar"/>
          </w:rPr>
          <w:t>null</w:t>
        </w:r>
        <w:r w:rsidR="00BC51AA">
          <w:t>.)</w:t>
        </w:r>
      </w:ins>
      <w:ins w:id="121" w:author="Serm Kulvatunyou" w:date="2016-04-25T14:55:00Z">
        <w:r w:rsidR="00BC51AA">
          <w:t>.</w:t>
        </w:r>
      </w:ins>
      <w:ins w:id="122" w:author="Serm Kulvatunyou" w:date="2016-04-25T14:53:00Z">
        <w:r w:rsidR="00BC51AA">
          <w:t xml:space="preserve"> </w:t>
        </w:r>
      </w:ins>
      <w:r w:rsidR="00C0216D">
        <w:t>Otherwise</w:t>
      </w:r>
      <w:ins w:id="123"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124"/>
      <w:r w:rsidR="00EE18A6">
        <w:t>.</w:t>
      </w:r>
      <w:commentRangeEnd w:id="124"/>
      <w:r w:rsidR="00EE18A6">
        <w:t xml:space="preserve"> Ex. Name of the </w:t>
      </w:r>
      <w:r w:rsidR="00EE18A6">
        <w:rPr>
          <w:rStyle w:val="CommentReference"/>
        </w:rPr>
        <w:commentReference w:id="124"/>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125"/>
      <w:r w:rsidR="00EE18A6">
        <w:t xml:space="preserve"> </w:t>
      </w:r>
      <w:commentRangeEnd w:id="125"/>
      <w:r w:rsidR="00EE18A6">
        <w:rPr>
          <w:rStyle w:val="CommentReference"/>
        </w:rPr>
        <w:commentReference w:id="125"/>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126"/>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126"/>
      <w:r w:rsidR="00EE18A6">
        <w:rPr>
          <w:rStyle w:val="CommentReference"/>
        </w:rPr>
        <w:commentReference w:id="126"/>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77777777" w:rsidR="00EE18A6" w:rsidRDefault="002D3A91" w:rsidP="00EE18A6">
      <w:r>
        <w:rPr>
          <w:rStyle w:val="CodeChar"/>
        </w:rPr>
        <w:t>based_code_list_id</w:t>
      </w:r>
      <w:r w:rsidR="00EE18A6">
        <w:t xml:space="preserve"> = </w:t>
      </w:r>
      <w:del w:id="127" w:author="Serm Kulvatunyou" w:date="2016-04-25T11:27:00Z">
        <w:r w:rsidR="00EE18A6" w:rsidDel="00271C30">
          <w:delText>Empty</w:delText>
        </w:r>
      </w:del>
      <w:ins w:id="128"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129" w:author="Serm Kulvatunyou" w:date="2016-04-25T11:27:00Z">
        <w:r w:rsidR="00271C30">
          <w:t xml:space="preserve">If the </w:t>
        </w:r>
      </w:ins>
      <w:ins w:id="130" w:author="Serm Kulvatunyou" w:date="2016-04-25T12:22:00Z">
        <w:r w:rsidR="00151187" w:rsidRPr="00BC51AA">
          <w:rPr>
            <w:rStyle w:val="CodeChar"/>
          </w:rPr>
          <w:t>&lt;X&gt;CodeContentType</w:t>
        </w:r>
        <w:r w:rsidR="00151187">
          <w:t xml:space="preserve"> is a union and </w:t>
        </w:r>
      </w:ins>
      <w:ins w:id="131" w:author="Serm Kulvatunyou" w:date="2016-04-25T11:28:00Z">
        <w:r w:rsidR="00271C30">
          <w:t>member of the union includes a type</w:t>
        </w:r>
      </w:ins>
      <w:ins w:id="132" w:author="Serm Kulvatunyou" w:date="2016-04-25T12:21:00Z">
        <w:r w:rsidR="00151187">
          <w:t>,</w:t>
        </w:r>
      </w:ins>
      <w:ins w:id="133" w:author="Serm Kulvatunyou" w:date="2016-04-25T11:28:00Z">
        <w:r w:rsidR="00271C30">
          <w:t xml:space="preserve"> which is n</w:t>
        </w:r>
      </w:ins>
      <w:ins w:id="134" w:author="Serm Kulvatunyou" w:date="2016-04-25T12:23:00Z">
        <w:r w:rsidR="00151187">
          <w:t>either</w:t>
        </w:r>
      </w:ins>
      <w:ins w:id="135" w:author="Serm Kulvatunyou" w:date="2016-04-25T11:28:00Z">
        <w:r w:rsidR="00271C30">
          <w:t xml:space="preserve"> </w:t>
        </w:r>
        <w:r w:rsidR="00271C30" w:rsidRPr="00BC51AA">
          <w:rPr>
            <w:rStyle w:val="CodeChar"/>
          </w:rPr>
          <w:t>xsd:token</w:t>
        </w:r>
        <w:r w:rsidR="00271C30">
          <w:t xml:space="preserve"> </w:t>
        </w:r>
      </w:ins>
      <w:ins w:id="136" w:author="Serm Kulvatunyou" w:date="2016-04-25T12:21:00Z">
        <w:r w:rsidR="00151187">
          <w:t>n</w:t>
        </w:r>
      </w:ins>
      <w:ins w:id="137" w:author="Serm Kulvatunyou" w:date="2016-04-25T11:28:00Z">
        <w:r w:rsidR="00271C30">
          <w:t xml:space="preserve">or </w:t>
        </w:r>
      </w:ins>
      <w:ins w:id="138"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139"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140" w:author="Serm Kulvatunyou" w:date="2016-04-25T12:26:00Z">
        <w:r w:rsidR="00151187">
          <w:t xml:space="preserve">the corresponding </w:t>
        </w:r>
        <w:r w:rsidR="00151187" w:rsidRPr="00BC51AA">
          <w:rPr>
            <w:rStyle w:val="CodeChar"/>
          </w:rPr>
          <w:t>code_list.id</w:t>
        </w:r>
        <w:r w:rsidR="00151187">
          <w:t xml:space="preserve">. If the </w:t>
        </w:r>
      </w:ins>
      <w:ins w:id="141" w:author="Serm Kulvatunyou" w:date="2016-04-25T12:27:00Z">
        <w:r w:rsidR="00151187">
          <w:t xml:space="preserve">based </w:t>
        </w:r>
      </w:ins>
      <w:ins w:id="142"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143"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144"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lastRenderedPageBreak/>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145" w:name="_Toc442108917"/>
      <w:r>
        <w:t xml:space="preserve">Populate </w:t>
      </w:r>
      <w:r w:rsidR="00A30829">
        <w:t>code_list_value</w:t>
      </w:r>
      <w:r>
        <w:t xml:space="preserve"> tabl</w:t>
      </w:r>
      <w:r w:rsidR="005763C2">
        <w:t>e</w:t>
      </w:r>
      <w:bookmarkEnd w:id="145"/>
    </w:p>
    <w:p w14:paraId="1858BDAD" w14:textId="77777777" w:rsidR="00C372C9" w:rsidRDefault="00BC51AA" w:rsidP="003F7F36">
      <w:pPr>
        <w:rPr>
          <w:ins w:id="146" w:author="Serm Kulvatunyou" w:date="2016-04-25T15:04:00Z"/>
        </w:rPr>
      </w:pPr>
      <w:ins w:id="147"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48" w:author="Serm Kulvatunyou" w:date="2016-04-25T15:18:00Z">
        <w:r w:rsidR="00E605A3" w:rsidRPr="009F738C">
          <w:rPr>
            <w:rStyle w:val="CodeChar"/>
          </w:rPr>
          <w:t>xsd:enumeration</w:t>
        </w:r>
        <w:r w:rsidR="00E605A3">
          <w:t xml:space="preserve"> elements</w:t>
        </w:r>
      </w:ins>
      <w:ins w:id="149" w:author="Serm Kulvatunyou" w:date="2016-04-25T15:03:00Z">
        <w:r>
          <w:t xml:space="preserve"> </w:t>
        </w:r>
      </w:ins>
      <w:ins w:id="150" w:author="Serm Kulvatunyou" w:date="2016-04-25T15:18:00Z">
        <w:r w:rsidR="00E605A3">
          <w:t>with</w:t>
        </w:r>
      </w:ins>
      <w:ins w:id="151" w:author="Serm Kulvatunyou" w:date="2016-04-25T15:03:00Z">
        <w:r>
          <w:t>in th</w:t>
        </w:r>
      </w:ins>
      <w:ins w:id="152" w:author="Serm Kulvatunyou" w:date="2016-04-25T15:18:00Z">
        <w:r w:rsidR="00E605A3">
          <w:t>at</w:t>
        </w:r>
      </w:ins>
      <w:ins w:id="153" w:author="Serm Kulvatunyou" w:date="2016-04-25T15:03:00Z">
        <w:r>
          <w:t xml:space="preserve"> enumeration type. </w:t>
        </w:r>
      </w:ins>
    </w:p>
    <w:p w14:paraId="1F7147C1" w14:textId="77777777" w:rsidR="00C372C9" w:rsidRDefault="00C372C9" w:rsidP="00C372C9">
      <w:pPr>
        <w:spacing w:before="240"/>
        <w:rPr>
          <w:ins w:id="154" w:author="Serm Kulvatunyou" w:date="2016-04-25T15:06:00Z"/>
        </w:rPr>
      </w:pPr>
      <w:ins w:id="155" w:author="Serm Kulvatunyou" w:date="2016-04-25T15:04:00Z">
        <w:r>
          <w:t xml:space="preserve">Otherwise, check if </w:t>
        </w:r>
        <w:r w:rsidRPr="009F738C">
          <w:rPr>
            <w:rStyle w:val="CodeChar"/>
          </w:rPr>
          <w:t>code_list.based_code_list_id</w:t>
        </w:r>
        <w:r>
          <w:t xml:space="preserve"> is null. </w:t>
        </w:r>
      </w:ins>
      <w:ins w:id="156" w:author="Serm Kulvatunyou" w:date="2016-04-25T15:06:00Z">
        <w:r>
          <w:t xml:space="preserve">If not, </w:t>
        </w:r>
        <w:r w:rsidRPr="009F738C">
          <w:rPr>
            <w:rStyle w:val="CodeChar"/>
          </w:rPr>
          <w:t>code_list_value</w:t>
        </w:r>
        <w:r>
          <w:t xml:space="preserve"> re</w:t>
        </w:r>
        <w:r w:rsidR="00E605A3">
          <w:t xml:space="preserve">cords must be populated </w:t>
        </w:r>
      </w:ins>
      <w:ins w:id="157" w:author="Serm Kulvatunyou" w:date="2016-04-25T15:19:00Z">
        <w:r w:rsidR="00E605A3">
          <w:t>by inheriting all values from that based code list</w:t>
        </w:r>
      </w:ins>
      <w:ins w:id="158" w:author="Serm Kulvatunyou" w:date="2016-04-25T15:06:00Z">
        <w:r>
          <w:t>.</w:t>
        </w:r>
      </w:ins>
    </w:p>
    <w:p w14:paraId="57DA698A" w14:textId="77777777" w:rsidR="00C372C9" w:rsidRDefault="00C372C9" w:rsidP="00C372C9">
      <w:pPr>
        <w:spacing w:before="240"/>
        <w:rPr>
          <w:ins w:id="159" w:author="Serm Kulvatunyou" w:date="2016-04-25T15:12:00Z"/>
        </w:rPr>
      </w:pPr>
      <w:ins w:id="160" w:author="Serm Kulvatunyou" w:date="2016-04-25T15:07:00Z">
        <w:r>
          <w:t xml:space="preserve">Otherwise, check if the corresponding </w:t>
        </w:r>
      </w:ins>
      <w:ins w:id="161" w:author="Serm Kulvatunyou" w:date="2016-04-25T15:28:00Z">
        <w:r w:rsidR="009F738C">
          <w:t xml:space="preserve">type </w:t>
        </w:r>
      </w:ins>
      <w:ins w:id="162" w:author="Serm Kulvatunyou" w:date="2016-04-25T15:08:00Z">
        <w:r>
          <w:t xml:space="preserve">(the </w:t>
        </w:r>
      </w:ins>
      <w:ins w:id="163" w:author="Serm Kulvatunyou" w:date="2016-04-25T15:28:00Z">
        <w:r w:rsidR="009F738C" w:rsidRPr="00923165">
          <w:rPr>
            <w:rStyle w:val="CodeChar"/>
          </w:rPr>
          <w:t>xsd:simpleType</w:t>
        </w:r>
      </w:ins>
      <w:ins w:id="164" w:author="Serm Kulvatunyou" w:date="2016-04-25T15:08:00Z">
        <w:r>
          <w:t xml:space="preserve"> matches the </w:t>
        </w:r>
        <w:r w:rsidRPr="00923165">
          <w:rPr>
            <w:rStyle w:val="CodeChar"/>
          </w:rPr>
          <w:t>code_list.guid</w:t>
        </w:r>
        <w:r>
          <w:t>)</w:t>
        </w:r>
      </w:ins>
      <w:ins w:id="165" w:author="Serm Kulvatunyou" w:date="2016-04-25T15:09:00Z">
        <w:r>
          <w:t xml:space="preserve"> contains a local </w:t>
        </w:r>
        <w:r w:rsidRPr="00923165">
          <w:rPr>
            <w:rStyle w:val="CodeChar"/>
          </w:rPr>
          <w:t>xsd:enumeration</w:t>
        </w:r>
        <w:r>
          <w:t xml:space="preserve">. </w:t>
        </w:r>
      </w:ins>
      <w:ins w:id="166" w:author="Serm Kulvatunyou" w:date="2016-04-25T15:11:00Z">
        <w:r>
          <w:t>i</w:t>
        </w:r>
      </w:ins>
      <w:ins w:id="167" w:author="Serm Kulvatunyou" w:date="2016-04-25T15:09:00Z">
        <w:r>
          <w:t xml:space="preserve">.e., if </w:t>
        </w:r>
      </w:ins>
      <w:ins w:id="168" w:author="Serm Kulvatunyou" w:date="2016-04-25T15:10:00Z">
        <w:r w:rsidRPr="00923165">
          <w:rPr>
            <w:rStyle w:val="CodeChar"/>
          </w:rPr>
          <w:t>count(//xsd:enumeration) &gt;= 1</w:t>
        </w:r>
      </w:ins>
      <w:ins w:id="169" w:author="Serm Kulvatunyou" w:date="2016-04-25T15:11:00Z">
        <w:r>
          <w:t>.</w:t>
        </w:r>
      </w:ins>
      <w:ins w:id="170" w:author="Serm Kulvatunyou" w:date="2016-04-25T15:55:00Z">
        <w:r w:rsidR="00923165">
          <w:t xml:space="preserve"> </w:t>
        </w:r>
      </w:ins>
      <w:ins w:id="171"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72" w:author="Serm Kulvatunyou" w:date="2016-04-25T15:12:00Z">
        <w:r>
          <w:t>element</w:t>
        </w:r>
      </w:ins>
      <w:ins w:id="173" w:author="Serm Kulvatunyou" w:date="2016-04-25T15:11:00Z">
        <w:r>
          <w:t>.</w:t>
        </w:r>
      </w:ins>
    </w:p>
    <w:p w14:paraId="710FB656" w14:textId="77777777" w:rsidR="00C372C9" w:rsidRDefault="00C372C9" w:rsidP="00C372C9">
      <w:pPr>
        <w:spacing w:before="240"/>
        <w:rPr>
          <w:ins w:id="174" w:author="Serm Kulvatunyou" w:date="2016-04-25T15:04:00Z"/>
        </w:rPr>
      </w:pPr>
      <w:ins w:id="175" w:author="Serm Kulvatunyou" w:date="2016-04-25T15:12:00Z">
        <w:r>
          <w:t>Otherwise, there is no record to be populated.</w:t>
        </w:r>
      </w:ins>
    </w:p>
    <w:p w14:paraId="02D2EDF8" w14:textId="77777777" w:rsidR="003F7F36" w:rsidDel="00C372C9" w:rsidRDefault="008C5924" w:rsidP="003F7F36">
      <w:pPr>
        <w:rPr>
          <w:del w:id="176" w:author="Serm Kulvatunyou" w:date="2016-04-25T15:12:00Z"/>
        </w:rPr>
      </w:pPr>
      <w:del w:id="177"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78" w:author="Kulvatunyou, Boonserm (Fed)" w:date="2016-05-03T16:48:00Z">
        <w:r w:rsidR="00464897" w:rsidRPr="00464897" w:rsidDel="00DB227B">
          <w:rPr>
            <w:rStyle w:val="CodeChar"/>
          </w:rPr>
          <w:delText>.//</w:delText>
        </w:r>
      </w:del>
      <w:ins w:id="179"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80" w:author="Kulvatunyou, Boonserm (Fed)" w:date="2016-05-03T16:48:00Z">
        <w:r w:rsidR="00464897" w:rsidRPr="00464897" w:rsidDel="00DB227B">
          <w:rPr>
            <w:rStyle w:val="CodeChar"/>
          </w:rPr>
          <w:delText>.//</w:delText>
        </w:r>
      </w:del>
      <w:ins w:id="181"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82" w:name="_Ref392610753"/>
      <w:bookmarkStart w:id="183" w:name="_Toc442108918"/>
      <w:r>
        <w:t xml:space="preserve">Import </w:t>
      </w:r>
      <w:r w:rsidR="008A5D34">
        <w:t xml:space="preserve">default and </w:t>
      </w:r>
      <w:r w:rsidR="002D5E53">
        <w:t xml:space="preserve">unqualified BDTs from </w:t>
      </w:r>
      <w:r>
        <w:t>Fields</w:t>
      </w:r>
      <w:r w:rsidR="002D5E53">
        <w:t>.xsd</w:t>
      </w:r>
      <w:bookmarkEnd w:id="182"/>
      <w:bookmarkEnd w:id="183"/>
    </w:p>
    <w:p w14:paraId="5F3D0F32" w14:textId="60CCBC08" w:rsidR="0077776D" w:rsidRDefault="0077776D" w:rsidP="0077776D">
      <w:pPr>
        <w:pStyle w:val="Heading5"/>
        <w:rPr>
          <w:ins w:id="184" w:author="Kulvatunyou, Boonserm (Fed)" w:date="2016-05-27T15:07:00Z"/>
        </w:rPr>
      </w:pPr>
      <w:bookmarkStart w:id="185" w:name="_Ref452125410"/>
      <w:ins w:id="186" w:author="Kulvatunyou, Boonserm (Fed)" w:date="2016-05-27T15:07:00Z">
        <w:r>
          <w:t>Import base default and unqualified BDTs</w:t>
        </w:r>
        <w:bookmarkEnd w:id="185"/>
      </w:ins>
    </w:p>
    <w:p w14:paraId="547407CF" w14:textId="3F51EC83" w:rsidR="0002491D" w:rsidRDefault="00EC59BF" w:rsidP="003A27FD">
      <w:r>
        <w:t xml:space="preserve">There are types defined in the </w:t>
      </w:r>
      <w:r w:rsidRPr="00460CBB">
        <w:rPr>
          <w:rStyle w:val="CodeChar"/>
        </w:rPr>
        <w:t>Fields.xsd</w:t>
      </w:r>
      <w:r w:rsidR="00C268BE">
        <w:t xml:space="preserve"> schema</w:t>
      </w:r>
      <w:r>
        <w:t xml:space="preserve"> file </w:t>
      </w:r>
      <w:ins w:id="187" w:author="Serm Kulvatunyou" w:date="2016-02-29T07:06:00Z">
        <w:r w:rsidR="00EC27F6">
          <w:t xml:space="preserve">whose names </w:t>
        </w:r>
      </w:ins>
      <w:del w:id="188" w:author="Serm Kulvatunyou" w:date="2016-02-29T07:06:00Z">
        <w:r w:rsidDel="00EC27F6">
          <w:delText xml:space="preserve">corresponding </w:delText>
        </w:r>
      </w:del>
      <w:ins w:id="189" w:author="Serm Kulvatunyou" w:date="2016-02-29T07:06:00Z">
        <w:r w:rsidR="00EC27F6">
          <w:t xml:space="preserve">corresponds </w:t>
        </w:r>
      </w:ins>
      <w:r>
        <w:t xml:space="preserve">to all CDTs </w:t>
      </w:r>
      <w:ins w:id="190"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91" w:author="Serm Kulvatunyou" w:date="2016-02-29T07:07:00Z">
        <w:r w:rsidR="00EC27F6">
          <w:t xml:space="preserve"> (these are not used in OAGIS 10.1)</w:t>
        </w:r>
      </w:ins>
      <w:del w:id="192"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lastRenderedPageBreak/>
        <w:t>AmountType</w:t>
      </w:r>
      <w:r w:rsidR="00C268BE">
        <w:t xml:space="preserve"> defined. There are </w:t>
      </w:r>
      <w:del w:id="193" w:author="Serm Kulvatunyou" w:date="2016-02-29T07:02:00Z">
        <w:r w:rsidR="00C268BE" w:rsidDel="006F5637">
          <w:delText xml:space="preserve">19 </w:delText>
        </w:r>
      </w:del>
      <w:ins w:id="194" w:author="Serm Kulvatunyou" w:date="2016-02-29T07:02:00Z">
        <w:r w:rsidR="006F5637">
          <w:t xml:space="preserve">20 </w:t>
        </w:r>
      </w:ins>
      <w:r w:rsidR="00AA2FD2">
        <w:t xml:space="preserve">unqualified BDTs corresponding to the </w:t>
      </w:r>
      <w:del w:id="195" w:author="Serm Kulvatunyou" w:date="2016-02-29T07:02:00Z">
        <w:r w:rsidR="00AA2FD2" w:rsidDel="006F5637">
          <w:delText xml:space="preserve">19 </w:delText>
        </w:r>
      </w:del>
      <w:ins w:id="196"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w:t>
      </w:r>
      <w:del w:id="197" w:author="Kulvatunyou, Boonserm (Fed)" w:date="2016-05-27T15:11:00Z">
        <w:r w:rsidR="00C268BE" w:rsidDel="00EF4E76">
          <w:delText>follows</w:delText>
        </w:r>
      </w:del>
      <w:ins w:id="198" w:author="Kulvatunyou, Boonserm (Fed)" w:date="2016-05-27T15:11:00Z">
        <w:r w:rsidR="00EF4E76">
          <w:t xml:space="preserve">described in the </w:t>
        </w:r>
      </w:ins>
      <w:ins w:id="199" w:author="Kulvatunyou, Boonserm (Fed)" w:date="2016-05-27T15:12:00Z">
        <w:r w:rsidR="00EF4E76">
          <w:fldChar w:fldCharType="begin"/>
        </w:r>
        <w:r w:rsidR="00EF4E76">
          <w:instrText xml:space="preserve"> REF _Ref390934801 \r \h </w:instrText>
        </w:r>
      </w:ins>
      <w:r w:rsidR="00EF4E76">
        <w:fldChar w:fldCharType="separate"/>
      </w:r>
      <w:ins w:id="200" w:author="Kulvatunyou, Boonserm (Fed)" w:date="2016-05-27T15:12:00Z">
        <w:r w:rsidR="00EF4E76">
          <w:t>3.1.1.8.2</w:t>
        </w:r>
        <w:r w:rsidR="00EF4E76">
          <w:fldChar w:fldCharType="end"/>
        </w:r>
      </w:ins>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201" w:name="_Ref390934801"/>
      <w:bookmarkStart w:id="202" w:name="_Toc442108919"/>
      <w:r>
        <w:t xml:space="preserve">Populate </w:t>
      </w:r>
      <w:r w:rsidR="008A5D34">
        <w:t xml:space="preserve">BDTs in </w:t>
      </w:r>
      <w:r w:rsidR="00736ABC">
        <w:t>dt</w:t>
      </w:r>
      <w:r>
        <w:t xml:space="preserve"> table.</w:t>
      </w:r>
      <w:bookmarkEnd w:id="201"/>
      <w:bookmarkEnd w:id="202"/>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203"/>
      <w:r w:rsidR="00C268BE">
        <w:t xml:space="preserve"> </w:t>
      </w:r>
      <w:commentRangeEnd w:id="203"/>
      <w:r w:rsidR="00C268BE">
        <w:rPr>
          <w:rStyle w:val="CommentReference"/>
        </w:rPr>
        <w:commentReference w:id="203"/>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204"/>
      <w:r w:rsidR="00C268BE">
        <w:t xml:space="preserve"> </w:t>
      </w:r>
      <w:commentRangeEnd w:id="204"/>
      <w:r w:rsidR="00E47F75">
        <w:rPr>
          <w:rStyle w:val="CommentReference"/>
        </w:rPr>
        <w:commentReference w:id="204"/>
      </w:r>
      <w:r w:rsidR="00C268BE">
        <w:t xml:space="preserve">= </w:t>
      </w:r>
      <w:r w:rsidR="00207824">
        <w:t>Take the type name remove the ‘Type’ substring</w:t>
      </w:r>
      <w:ins w:id="205" w:author="Serm Kulvatunyou" w:date="2016-02-26T16:49:00Z">
        <w:r w:rsidR="00357F68">
          <w:t>, space separate the camel case part</w:t>
        </w:r>
      </w:ins>
      <w:ins w:id="206" w:author="Serm Kulvatunyou" w:date="2016-02-26T16:53:00Z">
        <w:r w:rsidR="00357F68">
          <w:t xml:space="preserve"> (the part that has something like </w:t>
        </w:r>
      </w:ins>
      <w:ins w:id="207" w:author="Serm Kulvatunyou" w:date="2016-02-26T16:58:00Z">
        <w:r w:rsidR="00357F68">
          <w:rPr>
            <w:rStyle w:val="CodeChar"/>
          </w:rPr>
          <w:t>“</w:t>
        </w:r>
      </w:ins>
      <w:ins w:id="208" w:author="Serm Kulvatunyou" w:date="2016-02-26T16:53:00Z">
        <w:r w:rsidR="00357F68" w:rsidRPr="00357F68">
          <w:rPr>
            <w:rStyle w:val="CodeChar"/>
          </w:rPr>
          <w:t>_12E34</w:t>
        </w:r>
      </w:ins>
      <w:ins w:id="209" w:author="Serm Kulvatunyou" w:date="2016-02-26T16:58:00Z">
        <w:r w:rsidR="00357F68">
          <w:rPr>
            <w:rStyle w:val="CodeChar"/>
          </w:rPr>
          <w:t>”</w:t>
        </w:r>
      </w:ins>
      <w:ins w:id="210" w:author="Serm Kulvatunyou" w:date="2016-02-26T16:54:00Z">
        <w:r w:rsidR="00357F68">
          <w:t xml:space="preserve"> must not be space separated</w:t>
        </w:r>
      </w:ins>
      <w:ins w:id="211" w:author="Serm Kulvatunyou" w:date="2016-02-26T16:55:00Z">
        <w:r w:rsidR="00357F68">
          <w:t>)</w:t>
        </w:r>
      </w:ins>
      <w:r w:rsidR="008F60DE">
        <w:t xml:space="preserve">, </w:t>
      </w:r>
      <w:ins w:id="212" w:author="Kulvatunyou, Boonserm (Fed)" w:date="2016-05-24T16:58:00Z">
        <w:r w:rsidR="008F60DE">
          <w:t xml:space="preserve">replace </w:t>
        </w:r>
      </w:ins>
      <w:ins w:id="213" w:author="Kulvatunyou, Boonserm (Fed)" w:date="2016-05-24T16:59:00Z">
        <w:r w:rsidR="008F60DE">
          <w:t>‘</w:t>
        </w:r>
      </w:ins>
      <w:ins w:id="214" w:author="Kulvatunyou, Boonserm (Fed)" w:date="2016-05-24T16:58:00Z">
        <w:r w:rsidR="008F60DE">
          <w:t>ID</w:t>
        </w:r>
      </w:ins>
      <w:ins w:id="215" w:author="Kulvatunyou, Boonserm (Fed)" w:date="2016-05-24T16:59:00Z">
        <w:r w:rsidR="008F60DE">
          <w:t>’</w:t>
        </w:r>
      </w:ins>
      <w:ins w:id="216" w:author="Kulvatunyou, Boonserm (Fed)" w:date="2016-05-24T16:58:00Z">
        <w:r w:rsidR="008F60DE">
          <w:t xml:space="preserve"> with </w:t>
        </w:r>
      </w:ins>
      <w:ins w:id="217" w:author="Kulvatunyou, Boonserm (Fed)" w:date="2016-05-24T16:59:00Z">
        <w:r w:rsidR="008F60DE">
          <w:t>‘</w:t>
        </w:r>
      </w:ins>
      <w:ins w:id="218" w:author="Kulvatunyou, Boonserm (Fed)" w:date="2016-05-24T16:58:00Z">
        <w:r w:rsidR="008F60DE">
          <w:t>Identifier</w:t>
        </w:r>
      </w:ins>
      <w:ins w:id="219" w:author="Kulvatunyou, Boonserm (Fed)" w:date="2016-05-24T16:59:00Z">
        <w:r w:rsidR="008F60DE">
          <w:t>’</w:t>
        </w:r>
      </w:ins>
      <w:r w:rsidR="00207824">
        <w:t xml:space="preserve"> and then concat with </w:t>
      </w:r>
      <w:r w:rsidR="00207824" w:rsidRPr="00357F68">
        <w:rPr>
          <w:rStyle w:val="CodeChar"/>
        </w:rPr>
        <w:t>“. Type”</w:t>
      </w:r>
      <w:r w:rsidR="00C268BE">
        <w:t>.</w:t>
      </w:r>
      <w:ins w:id="220" w:author="Serm Kulvatunyou" w:date="2016-02-26T16:55:00Z">
        <w:r w:rsidR="00357F68">
          <w:t xml:space="preserve"> Ex. if the type name is </w:t>
        </w:r>
      </w:ins>
      <w:ins w:id="221" w:author="Serm Kulvatunyou" w:date="2016-02-26T16:58:00Z">
        <w:r w:rsidR="00357F68">
          <w:rPr>
            <w:rStyle w:val="CodeChar"/>
          </w:rPr>
          <w:t>”A</w:t>
        </w:r>
      </w:ins>
      <w:ins w:id="222" w:author="Serm Kulvatunyou" w:date="2016-02-26T16:55:00Z">
        <w:r w:rsidR="00357F68" w:rsidRPr="00357F68">
          <w:rPr>
            <w:rStyle w:val="CodeChar"/>
          </w:rPr>
          <w:t>mountType_1E7368</w:t>
        </w:r>
      </w:ins>
      <w:ins w:id="223" w:author="Serm Kulvatunyou" w:date="2016-02-26T16:58:00Z">
        <w:r w:rsidR="00357F68">
          <w:rPr>
            <w:rStyle w:val="CodeChar"/>
          </w:rPr>
          <w:t>”</w:t>
        </w:r>
      </w:ins>
      <w:ins w:id="224" w:author="Serm Kulvatunyou" w:date="2016-02-26T16:55:00Z">
        <w:r w:rsidR="00357F68">
          <w:t xml:space="preserve"> then the den shall be </w:t>
        </w:r>
      </w:ins>
      <w:ins w:id="225" w:author="Serm Kulvatunyou" w:date="2016-02-26T16:58:00Z">
        <w:r w:rsidR="00357F68" w:rsidRPr="00357F68">
          <w:rPr>
            <w:rStyle w:val="CodeChar"/>
          </w:rPr>
          <w:t>“</w:t>
        </w:r>
      </w:ins>
      <w:ins w:id="226" w:author="Serm Kulvatunyou" w:date="2016-02-26T16:55:00Z">
        <w:r w:rsidR="00357F68" w:rsidRPr="00357F68">
          <w:rPr>
            <w:rStyle w:val="CodeChar"/>
          </w:rPr>
          <w:t xml:space="preserve">Amount_1E7368. </w:t>
        </w:r>
      </w:ins>
      <w:ins w:id="227" w:author="Serm Kulvatunyou" w:date="2016-02-26T16:56:00Z">
        <w:r w:rsidR="00357F68" w:rsidRPr="00357F68">
          <w:rPr>
            <w:rStyle w:val="CodeChar"/>
          </w:rPr>
          <w:t>Type</w:t>
        </w:r>
      </w:ins>
      <w:ins w:id="228" w:author="Serm Kulvatunyou" w:date="2016-02-26T16:58:00Z">
        <w:r w:rsidR="00357F68" w:rsidRPr="00357F68">
          <w:rPr>
            <w:rStyle w:val="CodeChar"/>
          </w:rPr>
          <w:t>”</w:t>
        </w:r>
      </w:ins>
      <w:ins w:id="229" w:author="Serm Kulvatunyou" w:date="2016-02-26T16:57:00Z">
        <w:r w:rsidR="00357F68">
          <w:t>;</w:t>
        </w:r>
      </w:ins>
      <w:ins w:id="230" w:author="Serm Kulvatunyou" w:date="2016-02-26T16:56:00Z">
        <w:r w:rsidR="00357F68">
          <w:t xml:space="preserve"> if the type name is </w:t>
        </w:r>
        <w:r w:rsidR="00357F68" w:rsidRPr="008E7AFE">
          <w:rPr>
            <w:rStyle w:val="CodeChar"/>
          </w:rPr>
          <w:t>DayDateType</w:t>
        </w:r>
        <w:r w:rsidR="00357F68">
          <w:t xml:space="preserve"> then the den shall be </w:t>
        </w:r>
      </w:ins>
      <w:ins w:id="231" w:author="Serm Kulvatunyou" w:date="2016-02-26T16:58:00Z">
        <w:r w:rsidR="00357F68">
          <w:rPr>
            <w:rStyle w:val="CodeChar"/>
          </w:rPr>
          <w:t>”D</w:t>
        </w:r>
      </w:ins>
      <w:ins w:id="232" w:author="Serm Kulvatunyou" w:date="2016-02-26T16:56:00Z">
        <w:r w:rsidR="00357F68" w:rsidRPr="00357F68">
          <w:rPr>
            <w:rStyle w:val="CodeChar"/>
          </w:rPr>
          <w:t>ay Date. Type</w:t>
        </w:r>
      </w:ins>
      <w:ins w:id="233" w:author="Serm Kulvatunyou" w:date="2016-02-26T16:58:00Z">
        <w:r w:rsidR="00357F68">
          <w:rPr>
            <w:rStyle w:val="CodeChar"/>
          </w:rPr>
          <w:t>”</w:t>
        </w:r>
      </w:ins>
      <w:ins w:id="234" w:author="Serm Kulvatunyou" w:date="2016-02-26T16:57:00Z">
        <w:r w:rsidR="00357F68">
          <w:t xml:space="preserve">; if the type name is </w:t>
        </w:r>
      </w:ins>
      <w:ins w:id="235" w:author="Serm Kulvatunyou" w:date="2016-02-26T16:58:00Z">
        <w:r w:rsidR="00357F68" w:rsidRPr="00357F68">
          <w:rPr>
            <w:rStyle w:val="CodeChar"/>
          </w:rPr>
          <w:t>“</w:t>
        </w:r>
      </w:ins>
      <w:ins w:id="236" w:author="Serm Kulvatunyou" w:date="2016-02-26T16:57:00Z">
        <w:r w:rsidR="00357F68" w:rsidRPr="00357F68">
          <w:rPr>
            <w:rStyle w:val="CodeChar"/>
          </w:rPr>
          <w:t>DayDateType_1234</w:t>
        </w:r>
      </w:ins>
      <w:ins w:id="237" w:author="Serm Kulvatunyou" w:date="2016-02-26T16:58:00Z">
        <w:r w:rsidR="00357F68" w:rsidRPr="00357F68">
          <w:rPr>
            <w:rStyle w:val="CodeChar"/>
          </w:rPr>
          <w:t>”</w:t>
        </w:r>
      </w:ins>
      <w:ins w:id="238" w:author="Serm Kulvatunyou" w:date="2016-02-26T16:57:00Z">
        <w:r w:rsidR="00357F68">
          <w:t xml:space="preserve"> then the den shall be </w:t>
        </w:r>
      </w:ins>
      <w:ins w:id="239" w:author="Serm Kulvatunyou" w:date="2016-02-26T16:58:00Z">
        <w:r w:rsidR="00357F68" w:rsidRPr="00357F68">
          <w:rPr>
            <w:rStyle w:val="CodeChar"/>
          </w:rPr>
          <w:t>“</w:t>
        </w:r>
      </w:ins>
      <w:ins w:id="240" w:author="Serm Kulvatunyou" w:date="2016-02-26T16:57:00Z">
        <w:r w:rsidR="00357F68" w:rsidRPr="00357F68">
          <w:rPr>
            <w:rStyle w:val="CodeChar"/>
          </w:rPr>
          <w:t>Day Date_1234. Type</w:t>
        </w:r>
      </w:ins>
      <w:ins w:id="241" w:author="Serm Kulvatunyou" w:date="2016-02-26T16:58:00Z">
        <w:r w:rsidR="00357F68" w:rsidRPr="00357F68">
          <w:rPr>
            <w:rStyle w:val="CodeChar"/>
          </w:rPr>
          <w:t>”</w:t>
        </w:r>
      </w:ins>
      <w:ins w:id="242"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lastRenderedPageBreak/>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243" w:name="_Ref452125457"/>
      <w:r w:rsidRPr="00CB1F99">
        <w:t>Exceptions</w:t>
      </w:r>
      <w:bookmarkEnd w:id="243"/>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244"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245"/>
      <w:r>
        <w:t xml:space="preserve">Some </w:t>
      </w:r>
      <w:r w:rsidR="002335FD">
        <w:t>modifications</w:t>
      </w:r>
      <w:r>
        <w:t xml:space="preserve"> to </w:t>
      </w:r>
      <w:r w:rsidRPr="00FA3A72">
        <w:rPr>
          <w:rStyle w:val="CodeChar"/>
        </w:rPr>
        <w:t>Fields.xsd</w:t>
      </w:r>
      <w:r>
        <w:t xml:space="preserve"> to do before the import.</w:t>
      </w:r>
      <w:commentRangeEnd w:id="245"/>
      <w:r w:rsidR="00173095">
        <w:rPr>
          <w:rStyle w:val="CommentReference"/>
        </w:rPr>
        <w:commentReference w:id="245"/>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246" w:name="_Ref452125472"/>
      <w:commentRangeStart w:id="247"/>
      <w:r>
        <w:t xml:space="preserve">Additional </w:t>
      </w:r>
      <w:r w:rsidR="002073DD">
        <w:t>default</w:t>
      </w:r>
      <w:r>
        <w:t xml:space="preserve"> BDTs</w:t>
      </w:r>
      <w:commentRangeEnd w:id="247"/>
      <w:r w:rsidR="00087658">
        <w:rPr>
          <w:rStyle w:val="CommentReference"/>
          <w:iCs/>
        </w:rPr>
        <w:commentReference w:id="247"/>
      </w:r>
      <w:bookmarkEnd w:id="246"/>
    </w:p>
    <w:p w14:paraId="201ADB5F" w14:textId="77777777" w:rsidR="006B0457" w:rsidRDefault="006C6E10" w:rsidP="00E23223">
      <w:r>
        <w:t xml:space="preserve">There are additional default BDTs </w:t>
      </w:r>
      <w:ins w:id="248"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249" w:author="Serm Kulvatunyou" w:date="2016-02-25T20:46:00Z">
        <w:r w:rsidR="00190F0A">
          <w:t>complex content</w:t>
        </w:r>
      </w:ins>
      <w:ins w:id="250" w:author="Serm Kulvatunyou" w:date="2016-02-25T20:47:00Z">
        <w:r w:rsidR="00190F0A">
          <w:t xml:space="preserve"> definitions </w:t>
        </w:r>
      </w:ins>
      <w:r>
        <w:t xml:space="preserve">within the </w:t>
      </w:r>
      <w:r w:rsidRPr="0099753F">
        <w:rPr>
          <w:rStyle w:val="CodeChar"/>
        </w:rPr>
        <w:t>Meta.xsd</w:t>
      </w:r>
      <w:ins w:id="251" w:author="Serm Kulvatunyou" w:date="2016-02-29T07:21:00Z">
        <w:r w:rsidR="00AA48B4">
          <w:rPr>
            <w:rStyle w:val="CodeChar"/>
          </w:rPr>
          <w:t xml:space="preserve">, </w:t>
        </w:r>
      </w:ins>
      <w:del w:id="252" w:author="Serm Kulvatunyou" w:date="2016-02-25T20:47:00Z">
        <w:r w:rsidDel="00190F0A">
          <w:delText xml:space="preserve">, </w:delText>
        </w:r>
        <w:r w:rsidRPr="0099753F" w:rsidDel="00190F0A">
          <w:rPr>
            <w:rStyle w:val="CodeChar"/>
          </w:rPr>
          <w:delText>Fields.xsd</w:delText>
        </w:r>
        <w:r w:rsidDel="00190F0A">
          <w:delText>,</w:delText>
        </w:r>
      </w:del>
      <w:del w:id="253"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254" w:author="Serm Kulvatunyou" w:date="2016-02-25T20:47:00Z">
        <w:r w:rsidR="00190F0A">
          <w:t>.</w:t>
        </w:r>
      </w:ins>
      <w:r>
        <w:t xml:space="preserve"> </w:t>
      </w:r>
      <w:del w:id="255"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56" w:author="Serm Kulvatunyou" w:date="2016-02-25T20:50:00Z">
        <w:r w:rsidR="00190F0A">
          <w:t>These three types need to be imported</w:t>
        </w:r>
      </w:ins>
      <w:r w:rsidR="00E91132">
        <w:t xml:space="preserve"> </w:t>
      </w:r>
      <w:del w:id="257" w:author="Serm Kulvatunyou" w:date="2016-02-25T20:50:00Z">
        <w:r w:rsidR="00E91132" w:rsidDel="00190F0A">
          <w:delText>use</w:delText>
        </w:r>
        <w:r w:rsidR="006B0457" w:rsidDel="00190F0A">
          <w:delText xml:space="preserve"> </w:delText>
        </w:r>
      </w:del>
      <w:ins w:id="258" w:author="Serm Kulvatunyou" w:date="2016-02-25T20:50:00Z">
        <w:r w:rsidR="00190F0A">
          <w:t xml:space="preserve">using </w:t>
        </w:r>
      </w:ins>
      <w:r w:rsidR="006B0457">
        <w:t xml:space="preserve">the </w:t>
      </w:r>
      <w:r w:rsidR="006B0457">
        <w:lastRenderedPageBreak/>
        <w:t xml:space="preserve">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59"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rPr>
          <w:ins w:id="260" w:author="Serm Kulvatunyou" w:date="2016-02-19T14:58:00Z"/>
        </w:rPr>
      </w:pPr>
      <w:bookmarkStart w:id="261" w:name="_Ref452125482"/>
      <w:ins w:id="262" w:author="Serm Kulvatunyou" w:date="2016-02-19T14:53:00Z">
        <w:r>
          <w:t xml:space="preserve">Import </w:t>
        </w:r>
      </w:ins>
      <w:commentRangeStart w:id="263"/>
      <w:ins w:id="264" w:author="Serm Kulvatunyou" w:date="2016-02-19T14:58:00Z">
        <w:r>
          <w:t>CodeContentType</w:t>
        </w:r>
      </w:ins>
      <w:commentRangeEnd w:id="263"/>
      <w:ins w:id="265" w:author="Serm Kulvatunyou" w:date="2016-02-19T15:04:00Z">
        <w:r w:rsidR="002D7142">
          <w:rPr>
            <w:rStyle w:val="CommentReference"/>
            <w:iCs/>
          </w:rPr>
          <w:commentReference w:id="263"/>
        </w:r>
      </w:ins>
      <w:bookmarkEnd w:id="261"/>
    </w:p>
    <w:p w14:paraId="707384B7" w14:textId="77777777" w:rsidR="002730CD" w:rsidRDefault="002730CD" w:rsidP="002730CD">
      <w:pPr>
        <w:rPr>
          <w:ins w:id="266" w:author="Serm Kulvatunyou" w:date="2016-02-25T23:24:00Z"/>
        </w:rPr>
      </w:pPr>
      <w:ins w:id="267" w:author="Serm Kulvatunyou" w:date="2016-02-19T14:58:00Z">
        <w:r>
          <w:t xml:space="preserve">The </w:t>
        </w:r>
        <w:r w:rsidRPr="002730CD">
          <w:rPr>
            <w:rStyle w:val="CodeChar"/>
          </w:rPr>
          <w:t>CodeContentType</w:t>
        </w:r>
        <w:r>
          <w:t xml:space="preserve"> shall be imported as an unqualified BDT as described above</w:t>
        </w:r>
      </w:ins>
      <w:ins w:id="268" w:author="Serm Kulvatunyou" w:date="2016-02-19T15:00:00Z">
        <w:r>
          <w:t xml:space="preserve"> (it</w:t>
        </w:r>
      </w:ins>
      <w:ins w:id="269" w:author="Serm Kulvatunyou" w:date="2016-02-19T14:59:00Z">
        <w:r>
          <w:t xml:space="preserve"> is a restriction based on </w:t>
        </w:r>
        <w:r w:rsidRPr="002D7142">
          <w:rPr>
            <w:rStyle w:val="CodeChar"/>
          </w:rPr>
          <w:t>CodeType_1E7368</w:t>
        </w:r>
      </w:ins>
      <w:ins w:id="270" w:author="Serm Kulvatunyou" w:date="2016-02-25T23:23:00Z">
        <w:r w:rsidR="00716258">
          <w:t xml:space="preserve">. </w:t>
        </w:r>
      </w:ins>
      <w:ins w:id="271" w:author="Serm Kulvatunyou" w:date="2016-02-19T15:00:00Z">
        <w:r w:rsidRPr="002D7142">
          <w:rPr>
            <w:rStyle w:val="CodeChar"/>
          </w:rPr>
          <w:t>CodeType_1E7368</w:t>
        </w:r>
        <w:r>
          <w:t xml:space="preserve"> </w:t>
        </w:r>
      </w:ins>
      <w:ins w:id="272" w:author="Serm Kulvatunyou" w:date="2016-02-25T23:23:00Z">
        <w:r w:rsidR="00716258">
          <w:t>should already</w:t>
        </w:r>
      </w:ins>
      <w:ins w:id="273" w:author="Serm Kulvatunyou" w:date="2016-02-19T15:00:00Z">
        <w:r>
          <w:t xml:space="preserve"> be imported </w:t>
        </w:r>
      </w:ins>
      <w:ins w:id="274" w:author="Serm Kulvatunyou" w:date="2016-02-19T15:01:00Z">
        <w:r>
          <w:t xml:space="preserve">per </w:t>
        </w:r>
      </w:ins>
      <w:ins w:id="275" w:author="Serm Kulvatunyou" w:date="2016-02-19T15:00:00Z">
        <w:r>
          <w:t xml:space="preserve">the </w:t>
        </w:r>
      </w:ins>
      <w:ins w:id="276" w:author="Serm Kulvatunyou" w:date="2016-02-25T23:24:00Z">
        <w:r w:rsidR="00716258">
          <w:t>preceding section</w:t>
        </w:r>
      </w:ins>
      <w:ins w:id="277" w:author="Serm Kulvatunyou" w:date="2016-02-19T15:03:00Z">
        <w:r>
          <w:t>.</w:t>
        </w:r>
      </w:ins>
    </w:p>
    <w:p w14:paraId="1AB75213" w14:textId="77777777" w:rsidR="00716258" w:rsidRDefault="00716258" w:rsidP="002730CD">
      <w:pPr>
        <w:rPr>
          <w:ins w:id="278" w:author="Serm Kulvatunyou" w:date="2016-02-25T23:24:00Z"/>
        </w:rPr>
      </w:pPr>
    </w:p>
    <w:p w14:paraId="05D46478" w14:textId="77777777" w:rsidR="00716258" w:rsidRDefault="00716258" w:rsidP="00EF4E76">
      <w:pPr>
        <w:pStyle w:val="Heading5"/>
        <w:rPr>
          <w:ins w:id="279" w:author="Serm Kulvatunyou" w:date="2016-02-25T23:25:00Z"/>
        </w:rPr>
      </w:pPr>
      <w:bookmarkStart w:id="280" w:name="_Ref452125485"/>
      <w:ins w:id="281" w:author="Serm Kulvatunyou" w:date="2016-02-25T23:25:00Z">
        <w:r>
          <w:t xml:space="preserve">Import </w:t>
        </w:r>
      </w:ins>
      <w:ins w:id="282" w:author="Serm Kulvatunyou" w:date="2016-02-25T23:26:00Z">
        <w:r>
          <w:t>ID</w:t>
        </w:r>
      </w:ins>
      <w:commentRangeStart w:id="283"/>
      <w:ins w:id="284" w:author="Serm Kulvatunyou" w:date="2016-02-25T23:25:00Z">
        <w:r>
          <w:t>ContentType</w:t>
        </w:r>
        <w:commentRangeEnd w:id="283"/>
        <w:r>
          <w:rPr>
            <w:rStyle w:val="CommentReference"/>
            <w:iCs/>
          </w:rPr>
          <w:commentReference w:id="283"/>
        </w:r>
        <w:bookmarkEnd w:id="280"/>
      </w:ins>
    </w:p>
    <w:p w14:paraId="401F0099" w14:textId="77777777" w:rsidR="00716258" w:rsidRPr="002730CD" w:rsidRDefault="00716258" w:rsidP="002730CD">
      <w:ins w:id="285" w:author="Serm Kulvatunyou" w:date="2016-02-25T23:25:00Z">
        <w:r>
          <w:t xml:space="preserve">The </w:t>
        </w:r>
      </w:ins>
      <w:ins w:id="286" w:author="Serm Kulvatunyou" w:date="2016-02-25T23:33:00Z">
        <w:r w:rsidR="004A47BA">
          <w:rPr>
            <w:rStyle w:val="CodeChar"/>
          </w:rPr>
          <w:t>ID</w:t>
        </w:r>
      </w:ins>
      <w:ins w:id="287" w:author="Serm Kulvatunyou" w:date="2016-02-25T23:25:00Z">
        <w:r w:rsidRPr="002730CD">
          <w:rPr>
            <w:rStyle w:val="CodeChar"/>
          </w:rPr>
          <w:t>ContentType</w:t>
        </w:r>
        <w:r>
          <w:t xml:space="preserve"> shall be imported as an unqualified BDT as described above (it is a restriction based on </w:t>
        </w:r>
      </w:ins>
      <w:ins w:id="288" w:author="Serm Kulvatunyou" w:date="2016-02-25T23:33:00Z">
        <w:r w:rsidR="004A47BA">
          <w:rPr>
            <w:rStyle w:val="CodeChar"/>
          </w:rPr>
          <w:t>IDType</w:t>
        </w:r>
      </w:ins>
      <w:ins w:id="289" w:author="Serm Kulvatunyou" w:date="2016-02-25T23:25:00Z">
        <w:r w:rsidRPr="002D7142">
          <w:rPr>
            <w:rStyle w:val="CodeChar"/>
          </w:rPr>
          <w:t>_</w:t>
        </w:r>
      </w:ins>
      <w:ins w:id="290" w:author="Serm Kulvatunyou" w:date="2016-02-25T23:33:00Z">
        <w:r w:rsidR="004A47BA">
          <w:rPr>
            <w:rStyle w:val="CodeChar"/>
          </w:rPr>
          <w:t>B3F14E</w:t>
        </w:r>
      </w:ins>
      <w:ins w:id="291" w:author="Serm Kulvatunyou" w:date="2016-02-25T23:25:00Z">
        <w:r>
          <w:t xml:space="preserve">. </w:t>
        </w:r>
      </w:ins>
      <w:ins w:id="292"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93" w:author="Serm Kulvatunyou" w:date="2016-02-25T23:25:00Z">
        <w:r>
          <w:t>should already be imported per the preceding section.</w:t>
        </w:r>
      </w:ins>
    </w:p>
    <w:p w14:paraId="0066BF7C" w14:textId="77777777" w:rsidR="00803FFF" w:rsidRDefault="002D5E53" w:rsidP="002D5E53">
      <w:pPr>
        <w:pStyle w:val="Heading5"/>
      </w:pPr>
      <w:bookmarkStart w:id="294" w:name="_Toc442108920"/>
      <w:r>
        <w:t xml:space="preserve">Populate </w:t>
      </w:r>
      <w:r w:rsidR="00072832">
        <w:t>bdt_pri_restri</w:t>
      </w:r>
      <w:r>
        <w:t xml:space="preserve"> table</w:t>
      </w:r>
      <w:bookmarkEnd w:id="294"/>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DE92301"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95"/>
      <w:r w:rsidR="00CB1F99">
        <w:t>Each BDT</w:t>
      </w:r>
      <w:ins w:id="296" w:author="Kulvatunyou, Boonserm (Fed)" w:date="2016-05-27T15:13:00Z">
        <w:r w:rsidR="00EF4E76">
          <w:t xml:space="preserve"> in </w:t>
        </w:r>
      </w:ins>
      <w:ins w:id="297" w:author="Kulvatunyou, Boonserm (Fed)" w:date="2016-05-27T15:14:00Z">
        <w:r w:rsidR="00EF4E76">
          <w:fldChar w:fldCharType="begin"/>
        </w:r>
        <w:r w:rsidR="00EF4E76">
          <w:instrText xml:space="preserve"> REF _Ref452125410 \r \h </w:instrText>
        </w:r>
      </w:ins>
      <w:r w:rsidR="00EF4E76">
        <w:fldChar w:fldCharType="separate"/>
      </w:r>
      <w:ins w:id="298" w:author="Kulvatunyou, Boonserm (Fed)" w:date="2016-05-27T15:14:00Z">
        <w:r w:rsidR="00EF4E76">
          <w:t>3.1.1.8.1</w:t>
        </w:r>
        <w:r w:rsidR="00EF4E76">
          <w:fldChar w:fldCharType="end"/>
        </w:r>
      </w:ins>
      <w:del w:id="299" w:author="Kulvatunyou, Boonserm (Fed)" w:date="2016-05-27T15:15:00Z">
        <w:r w:rsidR="00CB1F99" w:rsidDel="00EF4E76">
          <w:delText xml:space="preserve">, except those in the Exception subsection of the previous section, </w:delText>
        </w:r>
      </w:del>
      <w:r w:rsidR="00BF5AD3">
        <w:t>will use all the entries from that table per its associated CDT Primitive</w:t>
      </w:r>
      <w:r w:rsidR="00A9764D">
        <w:t>(s)</w:t>
      </w:r>
      <w:r w:rsidR="00BF5AD3">
        <w:t>.</w:t>
      </w:r>
      <w:r w:rsidR="00567E9B">
        <w:t xml:space="preserve"> </w:t>
      </w:r>
      <w:ins w:id="300" w:author="Kulvatunyou, Boonserm (Fed)" w:date="2016-05-27T15:00:00Z">
        <w:r w:rsidR="0077776D">
          <w:t xml:space="preserve">For </w:t>
        </w:r>
      </w:ins>
      <w:del w:id="301" w:author="Kulvatunyou, Boonserm (Fed)" w:date="2016-05-27T15:00:00Z">
        <w:r w:rsidR="00CB1F99" w:rsidDel="0077776D">
          <w:delText>T</w:delText>
        </w:r>
      </w:del>
      <w:ins w:id="302" w:author="Kulvatunyou, Boonserm (Fed)" w:date="2016-05-27T15:00:00Z">
        <w:r w:rsidR="0077776D">
          <w:t>t</w:t>
        </w:r>
      </w:ins>
      <w:r w:rsidR="00CB1F99">
        <w:t xml:space="preserve">hose in the </w:t>
      </w:r>
      <w:ins w:id="303" w:author="Kulvatunyou, Boonserm (Fed)" w:date="2016-05-27T15:15:00Z">
        <w:r w:rsidR="00EF4E76">
          <w:fldChar w:fldCharType="begin"/>
        </w:r>
        <w:r w:rsidR="00EF4E76">
          <w:instrText xml:space="preserve"> REF _Ref452125457 \r \h </w:instrText>
        </w:r>
      </w:ins>
      <w:r w:rsidR="00EF4E76">
        <w:fldChar w:fldCharType="separate"/>
      </w:r>
      <w:ins w:id="304" w:author="Kulvatunyou, Boonserm (Fed)" w:date="2016-05-27T15:15:00Z">
        <w:r w:rsidR="00EF4E76">
          <w:t>3.1.1.8.3</w:t>
        </w:r>
        <w:r w:rsidR="00EF4E76">
          <w:fldChar w:fldCharType="end"/>
        </w:r>
        <w:r w:rsidR="00EF4E76">
          <w:t xml:space="preserve">, </w:t>
        </w:r>
        <w:r w:rsidR="00EF4E76">
          <w:fldChar w:fldCharType="begin"/>
        </w:r>
        <w:r w:rsidR="00EF4E76">
          <w:instrText xml:space="preserve"> REF _Ref452125472 \r \h </w:instrText>
        </w:r>
      </w:ins>
      <w:r w:rsidR="00EF4E76">
        <w:fldChar w:fldCharType="separate"/>
      </w:r>
      <w:ins w:id="305" w:author="Kulvatunyou, Boonserm (Fed)" w:date="2016-05-27T15:15:00Z">
        <w:r w:rsidR="00EF4E76">
          <w:t>3.1.1.8.4</w:t>
        </w:r>
        <w:r w:rsidR="00EF4E76">
          <w:fldChar w:fldCharType="end"/>
        </w:r>
        <w:r w:rsidR="00EF4E76">
          <w:t xml:space="preserve">, </w:t>
        </w:r>
        <w:r w:rsidR="00EF4E76">
          <w:fldChar w:fldCharType="begin"/>
        </w:r>
        <w:r w:rsidR="00EF4E76">
          <w:instrText xml:space="preserve"> REF _Ref452125482 \r \h </w:instrText>
        </w:r>
      </w:ins>
      <w:r w:rsidR="00EF4E76">
        <w:fldChar w:fldCharType="separate"/>
      </w:r>
      <w:ins w:id="306" w:author="Kulvatunyou, Boonserm (Fed)" w:date="2016-05-27T15:15:00Z">
        <w:r w:rsidR="00EF4E76">
          <w:t>3.1.1.8.5</w:t>
        </w:r>
        <w:r w:rsidR="00EF4E76">
          <w:fldChar w:fldCharType="end"/>
        </w:r>
      </w:ins>
      <w:ins w:id="307" w:author="Kulvatunyou, Boonserm (Fed)" w:date="2016-05-27T15:16:00Z">
        <w:r w:rsidR="00EF4E76">
          <w:t xml:space="preserve">, and </w:t>
        </w:r>
      </w:ins>
      <w:ins w:id="308" w:author="Kulvatunyou, Boonserm (Fed)" w:date="2016-05-27T15:15:00Z">
        <w:r w:rsidR="00EF4E76">
          <w:fldChar w:fldCharType="begin"/>
        </w:r>
        <w:r w:rsidR="00EF4E76">
          <w:instrText xml:space="preserve"> REF _Ref452125485 \r \h </w:instrText>
        </w:r>
      </w:ins>
      <w:r w:rsidR="00EF4E76">
        <w:fldChar w:fldCharType="separate"/>
      </w:r>
      <w:ins w:id="309" w:author="Kulvatunyou, Boonserm (Fed)" w:date="2016-05-27T15:15:00Z">
        <w:r w:rsidR="00EF4E76">
          <w:t>3.1.1.8.6</w:t>
        </w:r>
        <w:r w:rsidR="00EF4E76">
          <w:fldChar w:fldCharType="end"/>
        </w:r>
      </w:ins>
      <w:del w:id="310" w:author="Kulvatunyou, Boonserm (Fed)" w:date="2016-05-27T15:16:00Z">
        <w:r w:rsidR="00CB1F99" w:rsidDel="00EF4E76">
          <w:delText>Exception</w:delText>
        </w:r>
      </w:del>
      <w:r w:rsidR="00CB1F99">
        <w:t xml:space="preserve"> section</w:t>
      </w:r>
      <w:ins w:id="311" w:author="Kulvatunyou, Boonserm (Fed)" w:date="2016-05-27T15:16:00Z">
        <w:r w:rsidR="00EF4E76">
          <w:t>s</w:t>
        </w:r>
      </w:ins>
      <w:r w:rsidR="00CB1F99">
        <w:t xml:space="preserve"> </w:t>
      </w:r>
      <w:ins w:id="312" w:author="Kulvatunyou, Boonserm (Fed)" w:date="2016-05-27T11:23:00Z">
        <w:r w:rsidR="001D0350">
          <w:t xml:space="preserve">1) if there is an </w:t>
        </w:r>
        <w:r w:rsidR="001D0350" w:rsidRPr="001D0350">
          <w:rPr>
            <w:rStyle w:val="CodeChar"/>
          </w:rPr>
          <w:t>xsd:union</w:t>
        </w:r>
        <w:r w:rsidR="001D0350">
          <w:t xml:space="preserve"> in the derivation hierarchy, it </w:t>
        </w:r>
      </w:ins>
      <w:ins w:id="313" w:author="Kulvatunyou, Boonserm (Fed)" w:date="2016-05-27T11:24:00Z">
        <w:r w:rsidR="001D0350">
          <w:t>shall</w:t>
        </w:r>
      </w:ins>
      <w:ins w:id="314" w:author="Kulvatunyou, Boonserm (Fed)" w:date="2016-05-27T11:23:00Z">
        <w:r w:rsidR="001D0350">
          <w:t xml:space="preserve"> point to the respective CDT </w:t>
        </w:r>
      </w:ins>
      <w:ins w:id="315" w:author="Kulvatunyou, Boonserm (Fed)" w:date="2016-05-27T11:24:00Z">
        <w:r w:rsidR="001D0350">
          <w:t xml:space="preserve">primitive and </w:t>
        </w:r>
        <w:r w:rsidR="001D0350" w:rsidRPr="001D0350">
          <w:rPr>
            <w:rStyle w:val="CodeChar"/>
          </w:rPr>
          <w:t>xsd:token</w:t>
        </w:r>
        <w:r w:rsidR="001D0350">
          <w:t xml:space="preserve"> or 2) otherwise, it </w:t>
        </w:r>
      </w:ins>
      <w:del w:id="316" w:author="Kulvatunyou, Boonserm (Fed)" w:date="2016-05-27T11:24:00Z">
        <w:r w:rsidR="00CB1F99" w:rsidDel="001D0350">
          <w:delText xml:space="preserve">should </w:delText>
        </w:r>
      </w:del>
      <w:ins w:id="317" w:author="Kulvatunyou, Boonserm (Fed)" w:date="2016-05-27T11:24:00Z">
        <w:r w:rsidR="001D0350">
          <w:t xml:space="preserve">shall </w:t>
        </w:r>
      </w:ins>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95"/>
      <w:r w:rsidR="00CB1F99">
        <w:rPr>
          <w:rStyle w:val="CommentReference"/>
        </w:rPr>
        <w:commentReference w:id="295"/>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66CD2515" w:rsidR="00420B87" w:rsidRDefault="00405DFB" w:rsidP="002D5E53">
      <w:r>
        <w:rPr>
          <w:rStyle w:val="CodeChar"/>
        </w:rPr>
        <w:t>is_default</w:t>
      </w:r>
      <w:r w:rsidR="00420B87">
        <w:t xml:space="preserve"> = </w:t>
      </w:r>
      <w:ins w:id="318" w:author="Kulvatunyou, Boonserm (Fed)" w:date="2016-05-27T15:23:00Z">
        <w:r w:rsidR="00F260D8">
          <w:t xml:space="preserve">For all BDTs </w:t>
        </w:r>
      </w:ins>
      <w:r w:rsidR="002404B9">
        <w:t xml:space="preserve">1) </w:t>
      </w:r>
      <w:del w:id="319" w:author="Kulvatunyou, Boonserm (Fed)" w:date="2016-05-27T15:23:00Z">
        <w:r w:rsidR="003C63C1" w:rsidDel="00F260D8">
          <w:delText>For</w:delText>
        </w:r>
        <w:r w:rsidR="00BF5AD3" w:rsidDel="00F260D8">
          <w:delText xml:space="preserve"> the default BDTs where</w:delText>
        </w:r>
      </w:del>
      <w:ins w:id="320" w:author="Kulvatunyou, Boonserm (Fed)" w:date="2016-05-27T15:23:00Z">
        <w:r w:rsidR="00F260D8">
          <w:t>if</w:t>
        </w:r>
      </w:ins>
      <w:r w:rsidR="00BF5AD3">
        <w:t xml:space="preserve"> there is a </w:t>
      </w:r>
      <w:r w:rsidR="00BF5AD3" w:rsidRPr="00A9764D">
        <w:rPr>
          <w:rStyle w:val="CodeChar"/>
        </w:rPr>
        <w:t>//xsd:union</w:t>
      </w:r>
      <w:del w:id="321" w:author="Kulvatunyou, Boonserm (Fed)" w:date="2016-05-27T15:24:00Z">
        <w:r w:rsidR="00BF5AD3" w:rsidDel="00F260D8">
          <w:delText>,</w:delText>
        </w:r>
      </w:del>
      <w:ins w:id="322" w:author="Kulvatunyou, Boonserm (Fed)" w:date="2016-05-27T15:24:00Z">
        <w:r w:rsidR="00F260D8">
          <w:t xml:space="preserve"> in the derivation hierarchy</w:t>
        </w:r>
      </w:ins>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del w:id="323" w:author="Kulvatunyou, Boonserm (Fed)" w:date="2016-05-27T15:24:00Z">
        <w:r w:rsidR="009D4E82" w:rsidDel="00F260D8">
          <w:delText>For default BDTs where</w:delText>
        </w:r>
      </w:del>
      <w:ins w:id="324" w:author="Kulvatunyou, Boonserm (Fed)" w:date="2016-05-27T15:24:00Z">
        <w:r w:rsidR="00F260D8">
          <w:t>if</w:t>
        </w:r>
      </w:ins>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del w:id="325" w:author="Kulvatunyou, Boonserm (Fed)" w:date="2016-05-27T15:25:00Z">
        <w:r w:rsidR="002404B9" w:rsidDel="00F260D8">
          <w:delText>Use the same logic as in #2 for those BDTs in the Exception</w:delText>
        </w:r>
      </w:del>
      <w:ins w:id="326" w:author="Serm Kulvatunyou" w:date="2016-02-29T07:24:00Z">
        <w:del w:id="327" w:author="Kulvatunyou, Boonserm (Fed)" w:date="2016-05-27T15:25:00Z">
          <w:r w:rsidR="00BA7B76" w:rsidDel="00F260D8">
            <w:delText xml:space="preserve">, Additional default BDTs, </w:delText>
          </w:r>
        </w:del>
      </w:ins>
      <w:ins w:id="328" w:author="Serm Kulvatunyou" w:date="2016-02-29T07:25:00Z">
        <w:del w:id="329" w:author="Kulvatunyou, Boonserm (Fed)" w:date="2016-05-27T15:25:00Z">
          <w:r w:rsidR="00BA7B76" w:rsidDel="00F260D8">
            <w:delText>Import CodeContentType, and Import IDContentType sections</w:delText>
          </w:r>
        </w:del>
      </w:ins>
      <w:del w:id="330" w:author="Kulvatunyou, Boonserm (Fed)" w:date="2016-05-27T15:25:00Z">
        <w:r w:rsidR="00E463B4" w:rsidDel="00F260D8">
          <w:delText>.</w:delText>
        </w:r>
        <w:r w:rsidR="002404B9" w:rsidDel="00F260D8">
          <w:delText xml:space="preserve"> </w:delText>
        </w:r>
      </w:del>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331"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332" w:name="_Toc442108921"/>
      <w:r>
        <w:t xml:space="preserve">Populate </w:t>
      </w:r>
      <w:r w:rsidR="008A5D34">
        <w:t xml:space="preserve">SC in </w:t>
      </w:r>
      <w:r w:rsidR="00530652">
        <w:t>dt_sc</w:t>
      </w:r>
      <w:r>
        <w:t xml:space="preserve"> table</w:t>
      </w:r>
      <w:bookmarkEnd w:id="332"/>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333" w:author="Serm Kulvatunyou" w:date="2016-02-29T07:40:00Z">
        <w:r w:rsidDel="00F76F4A">
          <w:delText>.</w:delText>
        </w:r>
      </w:del>
      <w:ins w:id="334" w:author="Serm Kulvatunyou" w:date="2016-02-29T07:39:00Z">
        <w:r w:rsidR="00F76F4A">
          <w:t xml:space="preserve"> </w:t>
        </w:r>
      </w:ins>
      <w:ins w:id="335" w:author="Serm Kulvatunyou" w:date="2016-02-29T07:40:00Z">
        <w:r w:rsidR="00F76F4A">
          <w:t>d</w:t>
        </w:r>
      </w:ins>
      <w:ins w:id="336"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337" w:author="Serm Kulvatunyou" w:date="2016-02-29T07:39:00Z"/>
        </w:rPr>
      </w:pPr>
      <w:commentRangeStart w:id="338"/>
      <w:del w:id="339"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338"/>
      <w:r w:rsidR="00F76F4A">
        <w:rPr>
          <w:rStyle w:val="CommentReference"/>
        </w:rPr>
        <w:commentReference w:id="338"/>
      </w:r>
    </w:p>
    <w:p w14:paraId="30DAADF8" w14:textId="77777777" w:rsidR="00096267" w:rsidRDefault="00096267" w:rsidP="00864DD4">
      <w:commentRangeStart w:id="340"/>
      <w:del w:id="341"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340"/>
      <w:r w:rsidR="00F76F4A">
        <w:rPr>
          <w:rStyle w:val="CommentReference"/>
        </w:rPr>
        <w:commentReference w:id="340"/>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342" w:author="Serm Kulvatunyou" w:date="2016-03-07T12:55:00Z">
        <w:r w:rsidR="00B31F03">
          <w:t xml:space="preserve">but if the last token is not one of the valid </w:t>
        </w:r>
      </w:ins>
      <w:ins w:id="343" w:author="Serm Kulvatunyou" w:date="2016-03-07T12:56:00Z">
        <w:r w:rsidR="00B31F03">
          <w:t xml:space="preserve">Core Data Type Catalog representation terms then the value shall be ‘Text’. </w:t>
        </w:r>
      </w:ins>
      <w:del w:id="344" w:author="Serm Kulvatunyou" w:date="2016-03-07T12:56:00Z">
        <w:r w:rsidR="00CA2FF1" w:rsidDel="00B31F03">
          <w:delText>e</w:delText>
        </w:r>
      </w:del>
      <w:ins w:id="345" w:author="Serm Kulvatunyou" w:date="2016-03-07T12:56:00Z">
        <w:r w:rsidR="00B31F03">
          <w:t>E</w:t>
        </w:r>
      </w:ins>
      <w:r w:rsidR="00CA2FF1">
        <w:t xml:space="preserve">.g., if </w:t>
      </w:r>
      <w:ins w:id="346"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347" w:author="Serm Kulvatunyou" w:date="2016-03-07T12:56:00Z">
        <w:r w:rsidR="00B31F03" w:rsidRPr="00B31F03">
          <w:t xml:space="preserve">, if </w:t>
        </w:r>
      </w:ins>
      <w:ins w:id="348" w:author="Serm Kulvatunyou" w:date="2016-03-07T12:57:00Z">
        <w:r w:rsidR="00B31F03" w:rsidRPr="00B31F03">
          <w:t xml:space="preserve">the </w:t>
        </w:r>
      </w:ins>
      <w:ins w:id="349" w:author="Serm Kulvatunyou" w:date="2016-03-07T12:56:00Z">
        <w:r w:rsidR="00B31F03" w:rsidRPr="00B31F03">
          <w:t xml:space="preserve">name is </w:t>
        </w:r>
        <w:r w:rsidR="00B31F03">
          <w:rPr>
            <w:rStyle w:val="CodeChar"/>
          </w:rPr>
          <w:t>“expressionLanguage”</w:t>
        </w:r>
      </w:ins>
      <w:ins w:id="350"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351"/>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351"/>
      <w:r w:rsidR="00576A68">
        <w:rPr>
          <w:rStyle w:val="CommentReference"/>
        </w:rPr>
        <w:commentReference w:id="351"/>
      </w:r>
      <w:r w:rsidR="008A5D34">
        <w:rPr>
          <w:rFonts w:ascii="Courier New" w:eastAsiaTheme="minorEastAsia" w:hAnsi="Courier New" w:cs="Courier New"/>
          <w:sz w:val="22"/>
          <w:szCs w:val="22"/>
          <w:lang w:eastAsia="ko-KR" w:bidi="th-TH"/>
        </w:rPr>
        <w:t>=</w:t>
      </w:r>
      <w:r w:rsidR="00485D64">
        <w:t xml:space="preserve"> </w:t>
      </w:r>
      <w:ins w:id="352" w:author="Serm Kulvatunyou" w:date="2016-03-07T10:51:00Z">
        <w:r w:rsidR="00576A68">
          <w:t>For default BDT SC, inherit from the based SC.</w:t>
        </w:r>
      </w:ins>
      <w:ins w:id="353" w:author="Serm Kulvatunyou" w:date="2016-03-07T10:52:00Z">
        <w:r w:rsidR="00576A68">
          <w:t xml:space="preserve"> For unqualified BDT SC, inherit from the based SC for </w:t>
        </w:r>
      </w:ins>
      <w:ins w:id="354" w:author="Serm Kulvatunyou" w:date="2016-03-07T10:53:00Z">
        <w:r w:rsidR="00576A68">
          <w:t xml:space="preserve">an </w:t>
        </w:r>
      </w:ins>
      <w:ins w:id="355" w:author="Serm Kulvatunyou" w:date="2016-03-07T10:52:00Z">
        <w:r w:rsidR="00576A68">
          <w:t xml:space="preserve">inherited SC; </w:t>
        </w:r>
      </w:ins>
      <w:del w:id="356" w:author="Serm Kulvatunyou" w:date="2016-03-07T10:52:00Z">
        <w:r w:rsidR="00CA2FF1" w:rsidDel="00576A68">
          <w:delText>G</w:delText>
        </w:r>
      </w:del>
      <w:ins w:id="357" w:author="Serm Kulvatunyou" w:date="2016-03-07T10:52:00Z">
        <w:r w:rsidR="00576A68">
          <w:t>g</w:t>
        </w:r>
      </w:ins>
      <w:r w:rsidR="00CA2FF1">
        <w:t>et</w:t>
      </w:r>
      <w:r w:rsidR="00485D64">
        <w:t xml:space="preserve"> </w:t>
      </w:r>
      <w:del w:id="358" w:author="Serm Kulvatunyou" w:date="2016-03-07T10:52:00Z">
        <w:r w:rsidR="00485D64" w:rsidDel="00576A68">
          <w:delText xml:space="preserve">this </w:delText>
        </w:r>
      </w:del>
      <w:ins w:id="359" w:author="Serm Kulvatunyou" w:date="2016-03-07T10:52:00Z">
        <w:r w:rsidR="00576A68">
          <w:t xml:space="preserve">it </w:t>
        </w:r>
      </w:ins>
      <w:r w:rsidR="00485D64">
        <w:t xml:space="preserve">from </w:t>
      </w:r>
      <w:r w:rsidR="00485D64" w:rsidRPr="00485D64">
        <w:rPr>
          <w:rStyle w:val="CodeChar"/>
        </w:rPr>
        <w:t>//xsd:attribute/xsd:annotation/xsd:documentation</w:t>
      </w:r>
      <w:ins w:id="360" w:author="Serm Kulvatunyou" w:date="2016-03-07T10:53:00Z">
        <w:r w:rsidR="00576A68" w:rsidRPr="00576A68">
          <w:t xml:space="preserve"> for a new SC</w:t>
        </w:r>
      </w:ins>
      <w:ins w:id="361" w:author="Serm Kulvatunyou" w:date="2016-03-07T10:54:00Z">
        <w:r w:rsidR="00576A68">
          <w:t xml:space="preserve"> – if that </w:t>
        </w:r>
      </w:ins>
      <w:del w:id="362" w:author="Serm Kulvatunyou" w:date="2016-03-07T10:53:00Z">
        <w:r w:rsidR="00485D64" w:rsidRPr="00485D64" w:rsidDel="00576A68">
          <w:rPr>
            <w:rStyle w:val="CodeChar"/>
          </w:rPr>
          <w:delText>/ccts:</w:delText>
        </w:r>
        <w:r w:rsidR="00D77431" w:rsidDel="00576A68">
          <w:rPr>
            <w:rStyle w:val="CodeChar"/>
          </w:rPr>
          <w:delText>Definition</w:delText>
        </w:r>
      </w:del>
      <w:del w:id="363" w:author="Serm Kulvatunyou" w:date="2016-03-07T10:54:00Z">
        <w:r w:rsidR="00485D64" w:rsidDel="00576A68">
          <w:delText>.</w:delText>
        </w:r>
        <w:r w:rsidR="001F13E7" w:rsidDel="00576A68">
          <w:delText xml:space="preserve"> If that</w:delText>
        </w:r>
      </w:del>
      <w:r w:rsidR="001F13E7">
        <w:t xml:space="preserve"> does not exist </w:t>
      </w:r>
      <w:del w:id="364" w:author="Serm Kulvatunyou" w:date="2016-03-07T10:54:00Z">
        <w:r w:rsidR="001F13E7" w:rsidDel="00576A68">
          <w:delText>or blank, get it from the base</w:delText>
        </w:r>
      </w:del>
      <w:ins w:id="365"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366"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367" w:author="Serm Kulvatunyou" w:date="2016-02-29T08:30:00Z">
        <w:r w:rsidR="003F35C8">
          <w:rPr>
            <w:rFonts w:eastAsiaTheme="minorEastAsia"/>
          </w:rPr>
          <w:t xml:space="preserve"> the attribute name corresponds to the existing CDT</w:t>
        </w:r>
      </w:ins>
      <w:ins w:id="368" w:author="Serm Kulvatunyou" w:date="2016-02-29T08:31:00Z">
        <w:r w:rsidR="003F35C8">
          <w:rPr>
            <w:rFonts w:eastAsiaTheme="minorEastAsia"/>
          </w:rPr>
          <w:t>’s SC property term</w:t>
        </w:r>
      </w:ins>
      <w:del w:id="369" w:author="Serm Kulvatunyou" w:date="2016-02-29T08:31:00Z">
        <w:r w:rsidR="00824B59" w:rsidDel="003F35C8">
          <w:rPr>
            <w:rFonts w:eastAsiaTheme="minorEastAsia"/>
          </w:rPr>
          <w:delText xml:space="preserve"> </w:delText>
        </w:r>
      </w:del>
      <w:del w:id="370"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ins w:id="371"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372" w:author="Serm Kulvatunyou" w:date="2016-02-29T08:35:00Z">
        <w:r w:rsidR="003F35C8">
          <w:rPr>
            <w:rStyle w:val="CodeChar"/>
          </w:rPr>
          <w:t>1</w:t>
        </w:r>
      </w:ins>
      <w:ins w:id="373"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374"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375"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376"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377" w:author="Serm Kulvatunyou" w:date="2016-03-04T11:07:00Z">
        <w:r w:rsidR="00C80E3F">
          <w:rPr>
            <w:rFonts w:eastAsiaTheme="minorEastAsia"/>
          </w:rPr>
          <w:t xml:space="preserve"> If an SC is an additional SC defined </w:t>
        </w:r>
      </w:ins>
      <w:ins w:id="378" w:author="Serm Kulvatunyou" w:date="2016-03-04T11:20:00Z">
        <w:r w:rsidR="00874AAE">
          <w:rPr>
            <w:rFonts w:eastAsiaTheme="minorEastAsia"/>
          </w:rPr>
          <w:t xml:space="preserve">in </w:t>
        </w:r>
      </w:ins>
      <w:ins w:id="379"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380" w:name="_Toc442108922"/>
      <w:r>
        <w:t xml:space="preserve">Populate </w:t>
      </w:r>
      <w:r w:rsidR="00CF7449">
        <w:t>cdt_sc_awd_pri</w:t>
      </w:r>
      <w:r>
        <w:t xml:space="preserve"> table</w:t>
      </w:r>
      <w:bookmarkEnd w:id="380"/>
    </w:p>
    <w:p w14:paraId="76521C81" w14:textId="77777777" w:rsidR="007A485B" w:rsidRDefault="007A485B" w:rsidP="007A485B">
      <w:r>
        <w:lastRenderedPageBreak/>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381" w:name="_Toc442108923"/>
      <w:r>
        <w:t xml:space="preserve">Populate </w:t>
      </w:r>
      <w:r w:rsidR="00BF2D0E" w:rsidRPr="00BF2D0E">
        <w:t>cdt_sc_awd_pri_xps_type_map</w:t>
      </w:r>
      <w:r>
        <w:t xml:space="preserve"> table</w:t>
      </w:r>
      <w:bookmarkEnd w:id="381"/>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382" w:name="_Toc442108924"/>
      <w:r>
        <w:t xml:space="preserve">Populate </w:t>
      </w:r>
      <w:r w:rsidR="002B3165">
        <w:t>bdt_sc_pri_restri</w:t>
      </w:r>
      <w:r w:rsidR="00862CC7">
        <w:t xml:space="preserve"> table</w:t>
      </w:r>
      <w:bookmarkEnd w:id="382"/>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del w:id="383" w:author="Serm Kulvatunyou" w:date="2016-03-04T14:27:00Z">
        <w:r w:rsidR="00CF4AEC" w:rsidDel="00B63A8B">
          <w:delText xml:space="preserve">property </w:delText>
        </w:r>
      </w:del>
      <w:ins w:id="384"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lastRenderedPageBreak/>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385"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386" w:author="Serm Kulvatunyou" w:date="2016-03-08T11:33:00Z">
              <w:r w:rsidRPr="009B620C" w:rsidDel="000F57F3">
                <w:rPr>
                  <w:rStyle w:val="CodeChar"/>
                </w:rPr>
                <w:delText>Token</w:delText>
              </w:r>
            </w:del>
            <w:ins w:id="387" w:author="Serm Kulvatunyou" w:date="2016-03-08T11:33:00Z">
              <w:r w:rsidR="000F57F3">
                <w:rPr>
                  <w:rStyle w:val="CodeChar"/>
                </w:rPr>
                <w:t>NormalizedString</w:t>
              </w:r>
            </w:ins>
            <w:r w:rsidRPr="009B620C">
              <w:rPr>
                <w:rStyle w:val="CodeChar"/>
              </w:rPr>
              <w:t>, xsd:</w:t>
            </w:r>
            <w:del w:id="388" w:author="Serm Kulvatunyou" w:date="2016-03-08T11:23:00Z">
              <w:r w:rsidRPr="009B620C" w:rsidDel="002C5527">
                <w:rPr>
                  <w:rStyle w:val="CodeChar"/>
                </w:rPr>
                <w:delText>token</w:delText>
              </w:r>
            </w:del>
            <w:ins w:id="389"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390" w:author="Serm Kulvatunyou" w:date="2016-03-08T11:34:00Z">
              <w:r w:rsidRPr="009B620C" w:rsidDel="000F57F3">
                <w:rPr>
                  <w:rStyle w:val="CodeChar"/>
                </w:rPr>
                <w:delText>Token</w:delText>
              </w:r>
            </w:del>
            <w:ins w:id="391" w:author="Serm Kulvatunyou" w:date="2016-03-08T11:34:00Z">
              <w:r w:rsidR="000F57F3">
                <w:rPr>
                  <w:rStyle w:val="CodeChar"/>
                </w:rPr>
                <w:t>NormalizedString</w:t>
              </w:r>
            </w:ins>
            <w:r w:rsidRPr="009B620C">
              <w:rPr>
                <w:rStyle w:val="CodeChar"/>
              </w:rPr>
              <w:t>, xsd:</w:t>
            </w:r>
            <w:del w:id="392" w:author="Serm Kulvatunyou" w:date="2016-03-08T11:30:00Z">
              <w:r w:rsidRPr="009B620C" w:rsidDel="002C5527">
                <w:rPr>
                  <w:rStyle w:val="CodeChar"/>
                </w:rPr>
                <w:delText>token</w:delText>
              </w:r>
            </w:del>
            <w:ins w:id="393"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94" w:author="Serm Kulvatunyou" w:date="2016-03-08T11:35:00Z">
              <w:r w:rsidRPr="009B620C" w:rsidDel="000F57F3">
                <w:rPr>
                  <w:rStyle w:val="CodeChar"/>
                </w:rPr>
                <w:delText>Text</w:delText>
              </w:r>
            </w:del>
            <w:ins w:id="395" w:author="Serm Kulvatunyou" w:date="2016-03-08T11:35:00Z">
              <w:r w:rsidR="000F57F3">
                <w:rPr>
                  <w:rStyle w:val="CodeChar"/>
                </w:rPr>
                <w:t>NormalizedString</w:t>
              </w:r>
            </w:ins>
            <w:r w:rsidRPr="009B620C">
              <w:rPr>
                <w:rStyle w:val="CodeChar"/>
              </w:rPr>
              <w:t>, xsd:</w:t>
            </w:r>
            <w:del w:id="396" w:author="Serm Kulvatunyou" w:date="2016-03-08T11:32:00Z">
              <w:r w:rsidRPr="009B620C" w:rsidDel="002C5527">
                <w:rPr>
                  <w:rStyle w:val="CodeChar"/>
                </w:rPr>
                <w:delText>string</w:delText>
              </w:r>
            </w:del>
            <w:ins w:id="397"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398" w:name="_Toc442108925"/>
      <w:r>
        <w:t>Import additional BDTs from Meta.xsd</w:t>
      </w:r>
      <w:bookmarkEnd w:id="398"/>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399" w:name="_Toc442108926"/>
      <w:r>
        <w:t xml:space="preserve">Populate the </w:t>
      </w:r>
      <w:r w:rsidR="002B066A">
        <w:t>dt</w:t>
      </w:r>
      <w:r>
        <w:t xml:space="preserve"> table</w:t>
      </w:r>
      <w:bookmarkEnd w:id="399"/>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400"/>
      <w:r>
        <w:t xml:space="preserve">Inherit from the based BDT identified in the </w:t>
      </w:r>
      <w:r>
        <w:rPr>
          <w:rStyle w:val="CodeChar"/>
        </w:rPr>
        <w:t>based_dt_id</w:t>
      </w:r>
      <w:r>
        <w:t xml:space="preserve"> column.</w:t>
      </w:r>
      <w:commentRangeEnd w:id="400"/>
      <w:r>
        <w:rPr>
          <w:rStyle w:val="CommentReference"/>
        </w:rPr>
        <w:commentReference w:id="400"/>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401" w:author="Serm Kulvatunyou" w:date="2016-03-07T10:16:00Z">
        <w:r w:rsidR="007916D6">
          <w:t xml:space="preserve">. It is </w:t>
        </w:r>
        <w:r w:rsidR="007916D6" w:rsidRPr="007916D6">
          <w:t>TextType_0F0ZX1</w:t>
        </w:r>
      </w:ins>
      <w:r w:rsidR="00BE4347">
        <w:t>.</w:t>
      </w:r>
      <w:ins w:id="402"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403"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lastRenderedPageBreak/>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404" w:name="_Toc442108927"/>
      <w:r>
        <w:t xml:space="preserve">Populate </w:t>
      </w:r>
      <w:r w:rsidR="00072832">
        <w:t>bdt_pri_restri</w:t>
      </w:r>
      <w:r>
        <w:t xml:space="preserve"> table</w:t>
      </w:r>
      <w:bookmarkEnd w:id="404"/>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405" w:name="_Toc442108928"/>
      <w:r>
        <w:t xml:space="preserve">Populate SC in the </w:t>
      </w:r>
      <w:r w:rsidR="00530652">
        <w:t>dt_sc</w:t>
      </w:r>
      <w:r>
        <w:t xml:space="preserve"> table</w:t>
      </w:r>
      <w:bookmarkEnd w:id="405"/>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lastRenderedPageBreak/>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406" w:name="_Toc442108929"/>
      <w:r>
        <w:t xml:space="preserve">Populate </w:t>
      </w:r>
      <w:r w:rsidR="00CF7449">
        <w:t>cdt_sc_awd_pri</w:t>
      </w:r>
      <w:r>
        <w:t xml:space="preserve"> table</w:t>
      </w:r>
      <w:bookmarkEnd w:id="406"/>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407" w:author="Kulvatunyou, Boonserm (Fed)" w:date="2016-05-27T07:32:00Z">
        <w:r w:rsidR="00861B7D">
          <w:t xml:space="preserve">For the </w:t>
        </w:r>
      </w:ins>
      <w:ins w:id="408" w:author="Kulvatunyou, Boonserm (Fed)" w:date="2016-05-27T07:33:00Z">
        <w:r w:rsidR="00861B7D">
          <w:t>‘</w:t>
        </w:r>
        <w:r w:rsidR="00861B7D" w:rsidRPr="00861B7D">
          <w:rPr>
            <w:rStyle w:val="CodeChar"/>
          </w:rPr>
          <w:t>actionCode</w:t>
        </w:r>
        <w:r w:rsidR="00861B7D">
          <w:t xml:space="preserve">’ SC, </w:t>
        </w:r>
      </w:ins>
      <w:del w:id="409" w:author="Kulvatunyou, Boonserm (Fed)" w:date="2016-05-27T07:33:00Z">
        <w:r w:rsidR="007D0FF8" w:rsidDel="00861B7D">
          <w:delText>T</w:delText>
        </w:r>
      </w:del>
      <w:ins w:id="410"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411"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412" w:author="Kulvatunyou, Boonserm (Fed)" w:date="2016-05-27T07:34:00Z">
        <w:r w:rsidR="00861B7D">
          <w:t xml:space="preserve"> record pointing to</w:t>
        </w:r>
      </w:ins>
      <w:ins w:id="413"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414" w:name="_Toc442108930"/>
      <w:r>
        <w:t xml:space="preserve">Populate </w:t>
      </w:r>
      <w:r w:rsidR="00BF2D0E">
        <w:t>cdt_sc_awd_pri_xps_type_map</w:t>
      </w:r>
      <w:r>
        <w:t xml:space="preserve"> table</w:t>
      </w:r>
      <w:bookmarkEnd w:id="414"/>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415" w:name="_Toc442108931"/>
      <w:r>
        <w:t xml:space="preserve">Populate the </w:t>
      </w:r>
      <w:r w:rsidR="002B3165">
        <w:t>bdt_sc_pri_restri</w:t>
      </w:r>
      <w:r>
        <w:t xml:space="preserve"> table</w:t>
      </w:r>
      <w:bookmarkEnd w:id="415"/>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lastRenderedPageBreak/>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416" w:author="Kulvatunyou, Boonserm (Fed)" w:date="2016-05-27T07:45:00Z">
              <w:r w:rsidRPr="00863969" w:rsidDel="00C64FAD">
                <w:rPr>
                  <w:rStyle w:val="CodeChar"/>
                </w:rPr>
                <w:delText>token</w:delText>
              </w:r>
            </w:del>
            <w:ins w:id="417"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418"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419" w:name="_Toc442108932"/>
      <w:bookmarkStart w:id="420" w:name="_Ref395176768"/>
      <w:r>
        <w:t>Pseudo functions used for describing the imports</w:t>
      </w:r>
      <w:bookmarkEnd w:id="419"/>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ins w:id="421" w:author="Serm Kulvatunyou" w:date="2016-03-04T13:56:00Z">
        <w:r w:rsidR="008D10CA">
          <w:rPr>
            <w:rStyle w:val="CodeChar"/>
          </w:rPr>
          <w:t xml:space="preserve">, and replace </w:t>
        </w:r>
      </w:ins>
      <w:ins w:id="422" w:author="Serm Kulvatunyou" w:date="2016-03-04T13:57:00Z">
        <w:r w:rsidR="008D10CA">
          <w:rPr>
            <w:rStyle w:val="CodeChar"/>
          </w:rPr>
          <w:t>‘</w:t>
        </w:r>
      </w:ins>
      <w:ins w:id="423" w:author="Serm Kulvatunyou" w:date="2016-03-04T13:56:00Z">
        <w:r w:rsidR="008D10CA">
          <w:rPr>
            <w:rStyle w:val="CodeChar"/>
          </w:rPr>
          <w:t>ID</w:t>
        </w:r>
      </w:ins>
      <w:ins w:id="424"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425" w:author="Serm Kulvatunyou" w:date="2016-03-04T13:57:00Z">
        <w:r w:rsidRPr="0039107C" w:rsidDel="008D10CA">
          <w:rPr>
            <w:rStyle w:val="CodeChar"/>
          </w:rPr>
          <w:delText>ID</w:delText>
        </w:r>
      </w:del>
      <w:ins w:id="426"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427" w:name="_Toc442108933"/>
      <w:r>
        <w:t>Import</w:t>
      </w:r>
      <w:r w:rsidR="00BE4347">
        <w:t xml:space="preserve"> </w:t>
      </w:r>
      <w:r w:rsidR="003A128A">
        <w:t>Qualified BDTs</w:t>
      </w:r>
      <w:bookmarkEnd w:id="420"/>
      <w:bookmarkEnd w:id="427"/>
    </w:p>
    <w:p w14:paraId="38C33752" w14:textId="77777777" w:rsidR="00154D4F" w:rsidRDefault="00154D4F" w:rsidP="00154D4F"/>
    <w:p w14:paraId="342E1FE7" w14:textId="77777777" w:rsidR="00025339" w:rsidRDefault="00025339" w:rsidP="00306246">
      <w:pPr>
        <w:pStyle w:val="Heading5"/>
        <w:rPr>
          <w:ins w:id="428" w:author="Serm Kulvatunyou" w:date="2016-02-19T15:11:00Z"/>
        </w:rPr>
      </w:pPr>
      <w:ins w:id="429" w:author="Serm Kulvatunyou" w:date="2016-02-19T15:07:00Z">
        <w:r>
          <w:t>Import qualified CodeContentType</w:t>
        </w:r>
      </w:ins>
    </w:p>
    <w:p w14:paraId="688AB5F6" w14:textId="77777777" w:rsidR="00025339" w:rsidRDefault="00025339" w:rsidP="00154D4F">
      <w:pPr>
        <w:rPr>
          <w:ins w:id="430" w:author="Serm Kulvatunyou" w:date="2016-02-19T15:11:00Z"/>
        </w:rPr>
      </w:pPr>
    </w:p>
    <w:p w14:paraId="2C737E6D" w14:textId="77777777" w:rsidR="00025339" w:rsidRDefault="00025339" w:rsidP="00154D4F">
      <w:pPr>
        <w:rPr>
          <w:ins w:id="431" w:author="Serm Kulvatunyou" w:date="2016-02-19T16:53:00Z"/>
        </w:rPr>
      </w:pPr>
      <w:ins w:id="432" w:author="Serm Kulvatunyou" w:date="2016-02-19T15:11:00Z">
        <w:r>
          <w:t xml:space="preserve">These </w:t>
        </w:r>
      </w:ins>
      <w:ins w:id="433" w:author="Serm Kulvatunyou" w:date="2016-02-19T16:50:00Z">
        <w:r w:rsidR="00306246">
          <w:t xml:space="preserve">are the </w:t>
        </w:r>
        <w:r w:rsidR="00306246" w:rsidRPr="00306246">
          <w:rPr>
            <w:rStyle w:val="CodeChar"/>
          </w:rPr>
          <w:t>xsd:simpleType</w:t>
        </w:r>
        <w:r w:rsidR="00306246">
          <w:t xml:space="preserve"> </w:t>
        </w:r>
      </w:ins>
      <w:ins w:id="434" w:author="Serm Kulvatunyou" w:date="2016-04-25T15:41:00Z">
        <w:r w:rsidR="00C672B9">
          <w:t xml:space="preserve">in </w:t>
        </w:r>
        <w:r w:rsidR="00C672B9" w:rsidRPr="00C672B9">
          <w:rPr>
            <w:rStyle w:val="CodeChar"/>
          </w:rPr>
          <w:t>Fields.xsd</w:t>
        </w:r>
        <w:r w:rsidR="00C672B9">
          <w:t xml:space="preserve"> </w:t>
        </w:r>
      </w:ins>
      <w:ins w:id="435" w:author="Serm Kulvatunyou" w:date="2016-02-19T16:50:00Z">
        <w:r w:rsidR="00306246">
          <w:t>whose name</w:t>
        </w:r>
      </w:ins>
      <w:ins w:id="436" w:author="Serm Kulvatunyou" w:date="2016-02-19T16:52:00Z">
        <w:r w:rsidR="00306246">
          <w:t>s</w:t>
        </w:r>
      </w:ins>
      <w:ins w:id="437" w:author="Serm Kulvatunyou" w:date="2016-02-19T16:50:00Z">
        <w:r w:rsidR="00306246">
          <w:t xml:space="preserve"> end with </w:t>
        </w:r>
        <w:r w:rsidR="00306246" w:rsidRPr="00306246">
          <w:rPr>
            <w:rStyle w:val="CodeChar"/>
          </w:rPr>
          <w:t>‘CodeContentType’</w:t>
        </w:r>
      </w:ins>
      <w:ins w:id="438" w:author="Serm Kulvatunyou" w:date="2016-02-19T16:51:00Z">
        <w:r w:rsidR="00306246">
          <w:t xml:space="preserve">, except the </w:t>
        </w:r>
        <w:r w:rsidR="00306246" w:rsidRPr="00306246">
          <w:rPr>
            <w:rStyle w:val="CodeChar"/>
          </w:rPr>
          <w:t>‘CodeContentType’</w:t>
        </w:r>
        <w:r w:rsidR="00306246">
          <w:t xml:space="preserve"> itself</w:t>
        </w:r>
      </w:ins>
      <w:ins w:id="439" w:author="Serm Kulvatunyou" w:date="2016-02-19T16:50:00Z">
        <w:r w:rsidR="00306246">
          <w:t>.</w:t>
        </w:r>
      </w:ins>
      <w:ins w:id="440" w:author="Serm Kulvatunyou" w:date="2016-02-19T16:57:00Z">
        <w:r w:rsidR="00306246">
          <w:t xml:space="preserve"> There </w:t>
        </w:r>
      </w:ins>
      <w:ins w:id="441" w:author="Serm Kulvatunyou" w:date="2016-02-26T10:13:00Z">
        <w:r w:rsidR="006C381D">
          <w:t>should be</w:t>
        </w:r>
      </w:ins>
      <w:ins w:id="442" w:author="Serm Kulvatunyou" w:date="2016-02-19T16:57:00Z">
        <w:r w:rsidR="00306246">
          <w:t xml:space="preserve"> 5</w:t>
        </w:r>
      </w:ins>
      <w:ins w:id="443" w:author="Serm Kulvatunyou" w:date="2016-02-26T10:13:00Z">
        <w:r w:rsidR="006C381D">
          <w:t>8</w:t>
        </w:r>
      </w:ins>
      <w:ins w:id="444" w:author="Serm Kulvatunyou" w:date="2016-02-19T16:57:00Z">
        <w:r w:rsidR="00306246">
          <w:t xml:space="preserve"> of these </w:t>
        </w:r>
      </w:ins>
      <w:ins w:id="445" w:author="Serm Kulvatunyou" w:date="2016-02-26T10:13:00Z">
        <w:r w:rsidR="006C381D">
          <w:t xml:space="preserve">(not counting the </w:t>
        </w:r>
        <w:r w:rsidR="006C381D" w:rsidRPr="006C381D">
          <w:rPr>
            <w:rStyle w:val="CodeChar"/>
          </w:rPr>
          <w:t>CodeContentType</w:t>
        </w:r>
        <w:r w:rsidR="006C381D">
          <w:t xml:space="preserve"> itself) </w:t>
        </w:r>
      </w:ins>
      <w:ins w:id="446" w:author="Serm Kulvatunyou" w:date="2016-02-19T16:57:00Z">
        <w:r w:rsidR="00306246">
          <w:t>in OAGIS 10.1.</w:t>
        </w:r>
      </w:ins>
    </w:p>
    <w:p w14:paraId="65C5F031" w14:textId="77777777" w:rsidR="00306246" w:rsidRDefault="00306246" w:rsidP="00154D4F">
      <w:pPr>
        <w:rPr>
          <w:ins w:id="447" w:author="Serm Kulvatunyou" w:date="2016-02-19T16:53:00Z"/>
        </w:rPr>
      </w:pPr>
    </w:p>
    <w:p w14:paraId="759C6469" w14:textId="77777777" w:rsidR="00306246" w:rsidRDefault="00306246" w:rsidP="00306246">
      <w:pPr>
        <w:pStyle w:val="Heading6"/>
        <w:rPr>
          <w:ins w:id="448" w:author="Serm Kulvatunyou" w:date="2016-02-19T16:54:00Z"/>
        </w:rPr>
      </w:pPr>
      <w:ins w:id="449"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450" w:author="Serm Kulvatunyou" w:date="2016-02-19T17:07:00Z"/>
        </w:rPr>
      </w:pPr>
      <w:ins w:id="451" w:author="Serm Kulvatunyou" w:date="2016-02-19T16:58:00Z">
        <w:r>
          <w:t xml:space="preserve">Qualified </w:t>
        </w:r>
        <w:r w:rsidRPr="003A5704">
          <w:rPr>
            <w:rStyle w:val="CodeChar"/>
          </w:rPr>
          <w:t>CodeContentType</w:t>
        </w:r>
        <w:r>
          <w:t xml:space="preserve"> is a </w:t>
        </w:r>
      </w:ins>
      <w:ins w:id="452" w:author="Serm Kulvatunyou" w:date="2016-02-19T16:59:00Z">
        <w:r>
          <w:t xml:space="preserve">qualified </w:t>
        </w:r>
      </w:ins>
      <w:ins w:id="453" w:author="Serm Kulvatunyou" w:date="2016-02-19T16:58:00Z">
        <w:r>
          <w:t xml:space="preserve">BDT based on the </w:t>
        </w:r>
        <w:r w:rsidRPr="003A5704">
          <w:rPr>
            <w:rStyle w:val="CodeChar"/>
          </w:rPr>
          <w:t>CodeContentType</w:t>
        </w:r>
        <w:r>
          <w:t xml:space="preserve"> unqualified BDT</w:t>
        </w:r>
      </w:ins>
      <w:ins w:id="454" w:author="Serm Kulvatunyou" w:date="2016-02-19T17:05:00Z">
        <w:r w:rsidR="003A5704">
          <w:t xml:space="preserve"> imported earlier</w:t>
        </w:r>
      </w:ins>
      <w:ins w:id="455" w:author="Serm Kulvatunyou" w:date="2016-02-19T16:58:00Z">
        <w:r>
          <w:t>.</w:t>
        </w:r>
      </w:ins>
      <w:ins w:id="456"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457" w:author="Serm Kulvatunyou" w:date="2016-02-19T17:07:00Z"/>
        </w:rPr>
      </w:pPr>
    </w:p>
    <w:p w14:paraId="72B9BB2C" w14:textId="77777777" w:rsidR="003A5704" w:rsidRDefault="003A5704" w:rsidP="003A5704">
      <w:pPr>
        <w:rPr>
          <w:ins w:id="458" w:author="Serm Kulvatunyou" w:date="2016-02-19T17:07:00Z"/>
        </w:rPr>
      </w:pPr>
      <w:ins w:id="459" w:author="Serm Kulvatunyou" w:date="2016-02-19T17:07:00Z">
        <w:r>
          <w:rPr>
            <w:rStyle w:val="CodeChar"/>
          </w:rPr>
          <w:t>dt_id</w:t>
        </w:r>
        <w:r>
          <w:t xml:space="preserve"> = Auto-generate database key.</w:t>
        </w:r>
      </w:ins>
    </w:p>
    <w:p w14:paraId="5A4E8C21" w14:textId="77777777" w:rsidR="003A5704" w:rsidRDefault="003A5704" w:rsidP="003A5704">
      <w:pPr>
        <w:rPr>
          <w:ins w:id="460" w:author="Serm Kulvatunyou" w:date="2016-02-19T17:07:00Z"/>
        </w:rPr>
      </w:pPr>
      <w:ins w:id="461"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462" w:author="Serm Kulvatunyou" w:date="2016-02-19T17:07:00Z"/>
        </w:rPr>
      </w:pPr>
      <w:ins w:id="463"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464" w:author="Serm Kulvatunyou" w:date="2016-02-19T17:07:00Z"/>
        </w:rPr>
      </w:pPr>
      <w:ins w:id="465"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466" w:author="Serm Kulvatunyou" w:date="2016-02-19T17:10:00Z"/>
        </w:rPr>
      </w:pPr>
      <w:ins w:id="467" w:author="Serm Kulvatunyou" w:date="2016-02-19T17:07:00Z">
        <w:r>
          <w:rPr>
            <w:rStyle w:val="CodeChar"/>
          </w:rPr>
          <w:t>previous_version_dt_id</w:t>
        </w:r>
        <w:r>
          <w:t xml:space="preserve"> = Leave blank.</w:t>
        </w:r>
      </w:ins>
    </w:p>
    <w:p w14:paraId="2998D385" w14:textId="77777777" w:rsidR="003A5704" w:rsidRDefault="003A5704" w:rsidP="003A5704">
      <w:pPr>
        <w:rPr>
          <w:ins w:id="468" w:author="Serm Kulvatunyou" w:date="2016-02-19T17:18:00Z"/>
        </w:rPr>
      </w:pPr>
      <w:ins w:id="469"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470" w:author="Serm Kulvatunyou" w:date="2016-02-19T17:07:00Z"/>
        </w:rPr>
      </w:pPr>
      <w:ins w:id="471"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472" w:author="Serm Kulvatunyou" w:date="2016-02-19T17:20:00Z">
        <w:r w:rsidR="00556A9C">
          <w:rPr>
            <w:rStyle w:val="CodeChar"/>
          </w:rPr>
          <w:t>CodeContent</w:t>
        </w:r>
      </w:ins>
      <w:ins w:id="473" w:author="Serm Kulvatunyou" w:date="2016-02-19T17:11:00Z">
        <w:r w:rsidRPr="00A158C7">
          <w:rPr>
            <w:rStyle w:val="CodeChar"/>
          </w:rPr>
          <w:t>Type”)</w:t>
        </w:r>
        <w:r>
          <w:rPr>
            <w:rStyle w:val="CodeChar"/>
          </w:rPr>
          <w:t>)</w:t>
        </w:r>
      </w:ins>
      <w:ins w:id="474" w:author="Serm Kulvatunyou" w:date="2016-02-19T17:21:00Z">
        <w:r w:rsidR="00556A9C">
          <w:rPr>
            <w:rStyle w:val="CodeChar"/>
          </w:rPr>
          <w:t xml:space="preserve">. </w:t>
        </w:r>
      </w:ins>
      <w:ins w:id="475" w:author="Serm Kulvatunyou" w:date="2016-02-19T17:11:00Z">
        <w:r>
          <w:t>If this results in a blank string, an exception or warning should be logged.</w:t>
        </w:r>
      </w:ins>
    </w:p>
    <w:p w14:paraId="394B72ED" w14:textId="77777777" w:rsidR="003A5704" w:rsidRDefault="003A5704" w:rsidP="003A5704">
      <w:pPr>
        <w:rPr>
          <w:ins w:id="476" w:author="Serm Kulvatunyou" w:date="2016-02-19T17:07:00Z"/>
        </w:rPr>
      </w:pPr>
      <w:ins w:id="477" w:author="Serm Kulvatunyou" w:date="2016-02-19T17:07:00Z">
        <w:r>
          <w:rPr>
            <w:rStyle w:val="CodeChar"/>
          </w:rPr>
          <w:t>based_dt_id</w:t>
        </w:r>
        <w:r>
          <w:t xml:space="preserve"> =</w:t>
        </w:r>
      </w:ins>
      <w:ins w:id="478"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479"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480" w:author="Serm Kulvatunyou" w:date="2016-02-19T17:07:00Z"/>
        </w:rPr>
      </w:pPr>
      <w:ins w:id="481"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482" w:author="Serm Kulvatunyou" w:date="2016-02-19T17:50:00Z">
        <w:r w:rsidR="00DA252D">
          <w:rPr>
            <w:rStyle w:val="CodeChar"/>
          </w:rPr>
          <w:t>Action_ Code Content</w:t>
        </w:r>
      </w:ins>
      <w:ins w:id="483" w:author="Serm Kulvatunyou" w:date="2016-02-19T17:07:00Z">
        <w:r w:rsidRPr="00112B28">
          <w:rPr>
            <w:rStyle w:val="CodeChar"/>
          </w:rPr>
          <w:t>. Content”</w:t>
        </w:r>
        <w:r>
          <w:t>.</w:t>
        </w:r>
      </w:ins>
    </w:p>
    <w:p w14:paraId="6938B731" w14:textId="77777777" w:rsidR="003A5704" w:rsidRDefault="003A5704" w:rsidP="003A5704">
      <w:pPr>
        <w:rPr>
          <w:ins w:id="484" w:author="Serm Kulvatunyou" w:date="2016-02-19T17:07:00Z"/>
        </w:rPr>
      </w:pPr>
      <w:ins w:id="485"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486" w:author="Serm Kulvatunyou" w:date="2016-02-19T17:07:00Z"/>
        </w:rPr>
      </w:pPr>
      <w:ins w:id="487" w:author="Serm Kulvatunyou" w:date="2016-02-19T17:07:00Z">
        <w:r>
          <w:rPr>
            <w:rStyle w:val="CodeChar"/>
          </w:rPr>
          <w:t>content_component_definition</w:t>
        </w:r>
        <w:r>
          <w:t xml:space="preserve"> = Leave empty.</w:t>
        </w:r>
      </w:ins>
    </w:p>
    <w:p w14:paraId="7B2C6A27" w14:textId="77777777" w:rsidR="003A5704" w:rsidRDefault="003A5704" w:rsidP="003A5704">
      <w:pPr>
        <w:rPr>
          <w:ins w:id="488" w:author="Serm Kulvatunyou" w:date="2016-02-19T17:07:00Z"/>
        </w:rPr>
      </w:pPr>
      <w:ins w:id="489" w:author="Serm Kulvatunyou" w:date="2016-02-19T17:07:00Z">
        <w:r>
          <w:rPr>
            <w:rStyle w:val="CodeChar"/>
          </w:rPr>
          <w:t>revision_doc</w:t>
        </w:r>
        <w:r>
          <w:t xml:space="preserve"> = Leave empty.</w:t>
        </w:r>
      </w:ins>
    </w:p>
    <w:p w14:paraId="71F1630F" w14:textId="77777777" w:rsidR="003A5704" w:rsidRDefault="003A5704" w:rsidP="003A5704">
      <w:pPr>
        <w:rPr>
          <w:ins w:id="490" w:author="Serm Kulvatunyou" w:date="2016-02-19T17:07:00Z"/>
        </w:rPr>
      </w:pPr>
      <w:ins w:id="491"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92" w:author="Serm Kulvatunyou" w:date="2016-02-19T17:19:00Z"/>
        </w:rPr>
      </w:pPr>
      <w:ins w:id="493"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94" w:author="Serm Kulvatunyou" w:date="2016-02-19T17:07:00Z"/>
        </w:rPr>
      </w:pPr>
      <w:ins w:id="495" w:author="Serm Kulvatunyou" w:date="2016-02-19T17:51:00Z">
        <w:r>
          <w:rPr>
            <w:rStyle w:val="CodeChar"/>
          </w:rPr>
          <w:t>o</w:t>
        </w:r>
      </w:ins>
      <w:ins w:id="496" w:author="Serm Kulvatunyou" w:date="2016-02-19T17:19:00Z">
        <w:r w:rsidR="00556A9C" w:rsidRPr="00DA252D">
          <w:rPr>
            <w:rStyle w:val="CodeChar"/>
          </w:rPr>
          <w:t>wner_user_id</w:t>
        </w:r>
        <w:r w:rsidR="00556A9C">
          <w:t xml:space="preserve"> = </w:t>
        </w:r>
      </w:ins>
      <w:ins w:id="497" w:author="Serm Kulvatunyou" w:date="2016-02-19T17:51:00Z">
        <w:r w:rsidRPr="00DA252D">
          <w:rPr>
            <w:rStyle w:val="CodeChar"/>
          </w:rPr>
          <w:t>“oagis”</w:t>
        </w:r>
        <w:r>
          <w:t>.</w:t>
        </w:r>
      </w:ins>
    </w:p>
    <w:p w14:paraId="7BA8D8BC" w14:textId="77777777" w:rsidR="003A5704" w:rsidRDefault="003A5704" w:rsidP="003A5704">
      <w:pPr>
        <w:rPr>
          <w:ins w:id="498" w:author="Serm Kulvatunyou" w:date="2016-02-19T17:07:00Z"/>
        </w:rPr>
      </w:pPr>
      <w:ins w:id="499"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500" w:author="Serm Kulvatunyou" w:date="2016-02-19T17:07:00Z"/>
        </w:rPr>
      </w:pPr>
      <w:ins w:id="501"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502" w:author="Serm Kulvatunyou" w:date="2016-02-19T17:05:00Z"/>
        </w:rPr>
      </w:pPr>
      <w:ins w:id="503"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504" w:author="Serm Kulvatunyou" w:date="2016-02-19T17:20:00Z"/>
        </w:rPr>
      </w:pPr>
      <w:ins w:id="505" w:author="Serm Kulvatunyou" w:date="2016-02-19T17:20:00Z">
        <w:r w:rsidRPr="00EB13B1">
          <w:rPr>
            <w:rStyle w:val="CodeChar"/>
          </w:rPr>
          <w:t>revision_num</w:t>
        </w:r>
        <w:r>
          <w:t xml:space="preserve"> = </w:t>
        </w:r>
        <w:r w:rsidRPr="00EB13B1">
          <w:rPr>
            <w:rStyle w:val="CodeChar"/>
          </w:rPr>
          <w:t>0</w:t>
        </w:r>
        <w:r>
          <w:t>.</w:t>
        </w:r>
      </w:ins>
    </w:p>
    <w:p w14:paraId="48FBB03B" w14:textId="77777777" w:rsidR="00556A9C" w:rsidRDefault="00556A9C" w:rsidP="00556A9C">
      <w:pPr>
        <w:rPr>
          <w:ins w:id="506" w:author="Serm Kulvatunyou" w:date="2016-02-19T17:20:00Z"/>
        </w:rPr>
      </w:pPr>
      <w:ins w:id="507"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508" w:author="Serm Kulvatunyou" w:date="2016-02-19T17:20:00Z"/>
        </w:rPr>
      </w:pPr>
      <w:ins w:id="509"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510" w:author="Serm Kulvatunyou" w:date="2016-02-19T17:20:00Z"/>
        </w:rPr>
      </w:pPr>
      <w:ins w:id="511"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512" w:author="Serm Kulvatunyou" w:date="2016-02-19T17:20:00Z"/>
        </w:rPr>
      </w:pPr>
      <w:ins w:id="513"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514" w:author="Serm Kulvatunyou" w:date="2016-02-19T16:54:00Z"/>
        </w:rPr>
      </w:pPr>
      <w:ins w:id="515"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516" w:author="Serm Kulvatunyou" w:date="2016-02-19T17:51:00Z"/>
        </w:rPr>
      </w:pPr>
      <w:ins w:id="517" w:author="Serm Kulvatunyou" w:date="2016-02-19T16:54:00Z">
        <w:r>
          <w:t>Populate the bdt_pri_restri table</w:t>
        </w:r>
      </w:ins>
      <w:ins w:id="518" w:author="Serm Kulvatunyou" w:date="2016-02-19T16:55:00Z">
        <w:r>
          <w:t xml:space="preserve"> for the qualified CodeContentType</w:t>
        </w:r>
      </w:ins>
    </w:p>
    <w:p w14:paraId="664A899A" w14:textId="77777777" w:rsidR="00DA252D" w:rsidRPr="00864DD4" w:rsidRDefault="00DA252D" w:rsidP="00DA252D">
      <w:pPr>
        <w:rPr>
          <w:ins w:id="519" w:author="Serm Kulvatunyou" w:date="2016-02-19T17:52:00Z"/>
        </w:rPr>
      </w:pPr>
      <w:ins w:id="520" w:author="Serm Kulvatunyou" w:date="2016-02-19T17:52:00Z">
        <w:r>
          <w:t xml:space="preserve">Assign the record from </w:t>
        </w:r>
      </w:ins>
      <w:r w:rsidR="00DE19C3">
        <w:rPr>
          <w:rStyle w:val="CodeChar"/>
        </w:rPr>
        <w:t>cdt_awd_pri_xps_type_map</w:t>
      </w:r>
      <w:ins w:id="521" w:author="Serm Kulvatunyou" w:date="2016-02-19T17:52:00Z">
        <w:r>
          <w:t xml:space="preserve"> or </w:t>
        </w:r>
        <w:r>
          <w:rPr>
            <w:rStyle w:val="CodeChar"/>
          </w:rPr>
          <w:t>code_list</w:t>
        </w:r>
        <w:r>
          <w:t xml:space="preserve"> tables</w:t>
        </w:r>
      </w:ins>
      <w:ins w:id="522" w:author="Serm Kulvatunyou" w:date="2016-02-19T17:53:00Z">
        <w:r>
          <w:t>.</w:t>
        </w:r>
      </w:ins>
    </w:p>
    <w:p w14:paraId="548DBCD3" w14:textId="77777777" w:rsidR="00DA252D" w:rsidRDefault="00DA252D" w:rsidP="00DA252D">
      <w:pPr>
        <w:rPr>
          <w:ins w:id="523"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524" w:author="Serm Kulvatunyou" w:date="2016-02-19T17:52:00Z"/>
        </w:trPr>
        <w:tc>
          <w:tcPr>
            <w:tcW w:w="9576" w:type="dxa"/>
            <w:shd w:val="clear" w:color="auto" w:fill="auto"/>
          </w:tcPr>
          <w:p w14:paraId="5C91C95C" w14:textId="77777777" w:rsidR="00DA252D" w:rsidRPr="000A5DF5" w:rsidRDefault="00DA252D" w:rsidP="00BE4F18">
            <w:pPr>
              <w:rPr>
                <w:ins w:id="525" w:author="Serm Kulvatunyou" w:date="2016-02-19T17:52:00Z"/>
              </w:rPr>
            </w:pPr>
            <w:ins w:id="526" w:author="Serm Kulvatunyou" w:date="2016-02-19T17:52:00Z">
              <w:r w:rsidRPr="000A5DF5">
                <w:rPr>
                  <w:rStyle w:val="CodeChar"/>
                </w:rPr>
                <w:lastRenderedPageBreak/>
                <w:t>bdt_pri_restri_id</w:t>
              </w:r>
              <w:r w:rsidRPr="000A5DF5">
                <w:t xml:space="preserve"> = Auto-generate database key.</w:t>
              </w:r>
            </w:ins>
          </w:p>
        </w:tc>
      </w:tr>
      <w:tr w:rsidR="00DA252D" w:rsidRPr="002A3D59" w14:paraId="38C2DF3E" w14:textId="77777777" w:rsidTr="009C142C">
        <w:trPr>
          <w:trHeight w:val="719"/>
          <w:ins w:id="527" w:author="Serm Kulvatunyou" w:date="2016-02-19T17:52:00Z"/>
        </w:trPr>
        <w:tc>
          <w:tcPr>
            <w:tcW w:w="9576" w:type="dxa"/>
            <w:shd w:val="clear" w:color="auto" w:fill="auto"/>
          </w:tcPr>
          <w:p w14:paraId="323BBCB3" w14:textId="77777777" w:rsidR="00DA252D" w:rsidRPr="000A5DF5" w:rsidRDefault="00DA252D" w:rsidP="00BE4F18">
            <w:pPr>
              <w:rPr>
                <w:ins w:id="528" w:author="Serm Kulvatunyou" w:date="2016-02-19T17:52:00Z"/>
              </w:rPr>
            </w:pPr>
            <w:ins w:id="529"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530" w:author="Serm Kulvatunyou" w:date="2016-02-19T17:52:00Z"/>
        </w:trPr>
        <w:tc>
          <w:tcPr>
            <w:tcW w:w="9576" w:type="dxa"/>
            <w:shd w:val="clear" w:color="auto" w:fill="auto"/>
          </w:tcPr>
          <w:p w14:paraId="26FB1A8D" w14:textId="77777777" w:rsidR="00DA252D" w:rsidRPr="000A5DF5" w:rsidRDefault="00DA252D" w:rsidP="00DA252D">
            <w:pPr>
              <w:rPr>
                <w:ins w:id="531" w:author="Serm Kulvatunyou" w:date="2016-02-19T17:52:00Z"/>
              </w:rPr>
            </w:pPr>
            <w:ins w:id="532"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533"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534" w:author="Serm Kulvatunyou" w:date="2016-02-19T17:52:00Z"/>
        </w:trPr>
        <w:tc>
          <w:tcPr>
            <w:tcW w:w="9576" w:type="dxa"/>
            <w:shd w:val="clear" w:color="auto" w:fill="auto"/>
          </w:tcPr>
          <w:p w14:paraId="63706297" w14:textId="77777777" w:rsidR="00DA252D" w:rsidRPr="000A5DF5" w:rsidRDefault="00DA252D" w:rsidP="00DA252D">
            <w:pPr>
              <w:rPr>
                <w:ins w:id="535" w:author="Serm Kulvatunyou" w:date="2016-02-19T17:52:00Z"/>
                <w:rStyle w:val="CodeChar"/>
              </w:rPr>
            </w:pPr>
            <w:ins w:id="536" w:author="Serm Kulvatunyou" w:date="2016-02-19T17:52:00Z">
              <w:r w:rsidRPr="000A5DF5">
                <w:rPr>
                  <w:rStyle w:val="CodeChar"/>
                </w:rPr>
                <w:t>code_list_id</w:t>
              </w:r>
              <w:r w:rsidRPr="000A5DF5">
                <w:t xml:space="preserve"> = Leave blank </w:t>
              </w:r>
            </w:ins>
            <w:ins w:id="537" w:author="Serm Kulvatunyou" w:date="2016-02-19T17:56:00Z">
              <w:r w:rsidRPr="000A5DF5">
                <w:t>for the record where</w:t>
              </w:r>
            </w:ins>
            <w:ins w:id="538" w:author="Serm Kulvatunyou" w:date="2016-02-19T17:52:00Z">
              <w:r w:rsidRPr="000A5DF5">
                <w:t xml:space="preserve"> the </w:t>
              </w:r>
              <w:r w:rsidRPr="000A5DF5">
                <w:rPr>
                  <w:rStyle w:val="CodeChar"/>
                </w:rPr>
                <w:t>cdt_awd_pri_xps_type_map_id</w:t>
              </w:r>
              <w:r w:rsidRPr="000A5DF5">
                <w:t xml:space="preserve"> column is not empty</w:t>
              </w:r>
            </w:ins>
            <w:ins w:id="539" w:author="Serm Kulvatunyou" w:date="2016-02-19T17:55:00Z">
              <w:r w:rsidRPr="000A5DF5">
                <w:t xml:space="preserve">. Add another record where the </w:t>
              </w:r>
            </w:ins>
            <w:ins w:id="540" w:author="Serm Kulvatunyou" w:date="2016-02-19T17:56:00Z">
              <w:r w:rsidRPr="000A5DF5">
                <w:rPr>
                  <w:rStyle w:val="CodeChar"/>
                </w:rPr>
                <w:t>cdt_awd_pri_xps_type_map_id</w:t>
              </w:r>
              <w:r w:rsidRPr="000A5DF5">
                <w:t xml:space="preserve"> </w:t>
              </w:r>
            </w:ins>
            <w:ins w:id="541" w:author="Serm Kulvatunyou" w:date="2016-02-19T17:55:00Z">
              <w:r w:rsidRPr="000A5DF5">
                <w:t>column is empty</w:t>
              </w:r>
            </w:ins>
            <w:ins w:id="542" w:author="Serm Kulvatunyou" w:date="2016-02-19T17:56:00Z">
              <w:r w:rsidRPr="000A5DF5">
                <w:t>,</w:t>
              </w:r>
            </w:ins>
            <w:ins w:id="543"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544" w:author="Serm Kulvatunyou" w:date="2016-02-19T17:56:00Z">
              <w:r w:rsidRPr="000A5DF5">
                <w:t xml:space="preserve"> </w:t>
              </w:r>
            </w:ins>
          </w:p>
        </w:tc>
      </w:tr>
      <w:tr w:rsidR="00DA252D" w:rsidRPr="002A3D59" w14:paraId="66AF0119" w14:textId="77777777" w:rsidTr="009C142C">
        <w:trPr>
          <w:trHeight w:val="701"/>
          <w:ins w:id="545" w:author="Serm Kulvatunyou" w:date="2016-02-19T17:52:00Z"/>
        </w:trPr>
        <w:tc>
          <w:tcPr>
            <w:tcW w:w="9576" w:type="dxa"/>
            <w:shd w:val="clear" w:color="auto" w:fill="auto"/>
          </w:tcPr>
          <w:p w14:paraId="64E60086" w14:textId="77777777" w:rsidR="00DA252D" w:rsidRPr="000A5DF5" w:rsidRDefault="00DA252D" w:rsidP="00DE19C3">
            <w:pPr>
              <w:rPr>
                <w:ins w:id="546" w:author="Serm Kulvatunyou" w:date="2016-02-19T17:52:00Z"/>
              </w:rPr>
            </w:pPr>
            <w:ins w:id="547" w:author="Serm Kulvatunyou" w:date="2016-02-19T17:52:00Z">
              <w:r w:rsidRPr="000A5DF5">
                <w:rPr>
                  <w:rStyle w:val="CodeChar"/>
                </w:rPr>
                <w:t>is_default</w:t>
              </w:r>
              <w:r w:rsidRPr="000A5DF5">
                <w:t xml:space="preserve"> = Inherit the value from the based DT </w:t>
              </w:r>
            </w:ins>
            <w:ins w:id="548" w:author="Serm Kulvatunyou" w:date="2016-02-19T17:57:00Z">
              <w:r w:rsidRPr="000A5DF5">
                <w:t>for the record where</w:t>
              </w:r>
            </w:ins>
            <w:ins w:id="549" w:author="Serm Kulvatunyou" w:date="2016-02-19T17:52:00Z">
              <w:r w:rsidRPr="000A5DF5">
                <w:t xml:space="preserve"> the </w:t>
              </w:r>
            </w:ins>
            <w:r w:rsidR="00DE19C3">
              <w:rPr>
                <w:rStyle w:val="CodeChar"/>
              </w:rPr>
              <w:t>cdt_awd_pri_xps_type_map_id</w:t>
            </w:r>
            <w:ins w:id="550" w:author="Serm Kulvatunyou" w:date="2016-02-19T17:52:00Z">
              <w:r w:rsidRPr="000A5DF5">
                <w:t xml:space="preserve"> column is not empty</w:t>
              </w:r>
            </w:ins>
            <w:ins w:id="551"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552" w:author="Serm Kulvatunyou" w:date="2016-02-19T17:52:00Z">
              <w:r w:rsidRPr="000A5DF5">
                <w:rPr>
                  <w:rStyle w:val="CodeChar"/>
                </w:rPr>
                <w:t>code_list_id</w:t>
              </w:r>
              <w:r w:rsidRPr="000A5DF5">
                <w:t xml:space="preserve"> column is not empty</w:t>
              </w:r>
            </w:ins>
            <w:ins w:id="553" w:author="Serm Kulvatunyou" w:date="2016-02-19T17:58:00Z">
              <w:r w:rsidRPr="000A5DF5">
                <w:t>,</w:t>
              </w:r>
            </w:ins>
            <w:ins w:id="554"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555" w:author="Serm Kulvatunyou" w:date="2016-02-19T16:55:00Z"/>
        </w:rPr>
      </w:pPr>
    </w:p>
    <w:p w14:paraId="7DB7992E" w14:textId="77777777" w:rsidR="00306246" w:rsidRDefault="00306246" w:rsidP="00306246">
      <w:pPr>
        <w:pStyle w:val="Heading6"/>
        <w:rPr>
          <w:ins w:id="556" w:author="Serm Kulvatunyou" w:date="2016-02-19T17:59:00Z"/>
        </w:rPr>
      </w:pPr>
      <w:ins w:id="557" w:author="Serm Kulvatunyou" w:date="2016-02-19T16:55:00Z">
        <w:r>
          <w:t xml:space="preserve">Populate the </w:t>
        </w:r>
        <w:r w:rsidRPr="009266C5">
          <w:rPr>
            <w:rStyle w:val="CodeChar"/>
          </w:rPr>
          <w:t>dt_sc</w:t>
        </w:r>
        <w:r>
          <w:t xml:space="preserve"> table </w:t>
        </w:r>
      </w:ins>
      <w:ins w:id="558"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559" w:author="Serm Kulvatunyou" w:date="2016-02-19T18:00:00Z"/>
        </w:rPr>
      </w:pPr>
    </w:p>
    <w:p w14:paraId="4E0D2FCA" w14:textId="77777777" w:rsidR="00D4477B" w:rsidRDefault="00D4477B" w:rsidP="00D4477B">
      <w:pPr>
        <w:rPr>
          <w:ins w:id="560" w:author="Serm Kulvatunyou" w:date="2016-02-19T18:00:00Z"/>
        </w:rPr>
      </w:pPr>
      <w:ins w:id="561" w:author="Serm Kulvatunyou" w:date="2016-02-19T18:06:00Z">
        <w:r>
          <w:t xml:space="preserve">These qualified </w:t>
        </w:r>
        <w:r w:rsidRPr="00DE19C3">
          <w:rPr>
            <w:rStyle w:val="CodeChar"/>
          </w:rPr>
          <w:t>CodeContentType</w:t>
        </w:r>
        <w:r>
          <w:t xml:space="preserve"> has no SC </w:t>
        </w:r>
      </w:ins>
      <w:ins w:id="562" w:author="Serm Kulvatunyou" w:date="2016-02-19T18:07:00Z">
        <w:r>
          <w:t>according</w:t>
        </w:r>
      </w:ins>
      <w:ins w:id="563" w:author="Serm Kulvatunyou" w:date="2016-02-19T18:06:00Z">
        <w:r>
          <w:t xml:space="preserve"> </w:t>
        </w:r>
      </w:ins>
      <w:ins w:id="564" w:author="Serm Kulvatunyou" w:date="2016-02-19T18:07:00Z">
        <w:r>
          <w:t xml:space="preserve">to the schema. Therefore, they </w:t>
        </w:r>
      </w:ins>
      <w:ins w:id="565" w:author="Serm Kulvatunyou" w:date="2016-02-19T18:00:00Z">
        <w:r>
          <w:t>inherit</w:t>
        </w:r>
      </w:ins>
      <w:ins w:id="566" w:author="Serm Kulvatunyou" w:date="2016-02-19T18:03:00Z">
        <w:r>
          <w:t>/copy</w:t>
        </w:r>
      </w:ins>
      <w:ins w:id="567" w:author="Serm Kulvatunyou" w:date="2016-02-19T18:00:00Z">
        <w:r>
          <w:t xml:space="preserve"> all SCs from its based BDT, populate rows in this table appropriately for these SCs by copying information from the SCs of the based BDT. </w:t>
        </w:r>
      </w:ins>
      <w:ins w:id="568" w:author="Serm Kulvatunyou" w:date="2016-02-19T18:01:00Z">
        <w:r>
          <w:t xml:space="preserve">The based BDT, </w:t>
        </w:r>
        <w:r w:rsidRPr="00D4477B">
          <w:rPr>
            <w:rStyle w:val="CodeChar"/>
          </w:rPr>
          <w:t>CodeContentType</w:t>
        </w:r>
        <w:r>
          <w:t>,</w:t>
        </w:r>
      </w:ins>
      <w:ins w:id="569" w:author="Serm Kulvatunyou" w:date="2016-02-19T18:02:00Z">
        <w:r>
          <w:t xml:space="preserve"> basically has all its SCs with max cardinality zero, so these qualified BDT also has no SCs</w:t>
        </w:r>
      </w:ins>
      <w:ins w:id="570" w:author="Serm Kulvatunyou" w:date="2016-02-19T18:03:00Z">
        <w:r>
          <w:t xml:space="preserve"> but still need to populate all those records</w:t>
        </w:r>
      </w:ins>
      <w:ins w:id="571" w:author="Serm Kulvatunyou" w:date="2016-02-19T18:02:00Z">
        <w:r>
          <w:t>.</w:t>
        </w:r>
      </w:ins>
      <w:ins w:id="572" w:author="Serm Kulvatunyou" w:date="2016-02-19T18:01:00Z">
        <w:r>
          <w:t xml:space="preserve"> </w:t>
        </w:r>
      </w:ins>
    </w:p>
    <w:p w14:paraId="6AEF42EE" w14:textId="77777777" w:rsidR="00306246" w:rsidRPr="00306246" w:rsidRDefault="00306246" w:rsidP="00306246">
      <w:pPr>
        <w:pStyle w:val="Heading6"/>
        <w:rPr>
          <w:ins w:id="573" w:author="Serm Kulvatunyou" w:date="2016-02-19T16:53:00Z"/>
        </w:rPr>
      </w:pPr>
      <w:ins w:id="574"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575" w:author="Serm Kulvatunyou" w:date="2016-02-19T18:04:00Z"/>
        </w:rPr>
      </w:pPr>
      <w:ins w:id="576" w:author="Serm Kulvatunyou" w:date="2016-02-19T18:05:00Z">
        <w:r>
          <w:t xml:space="preserve">Similar to the previous section, </w:t>
        </w:r>
      </w:ins>
      <w:ins w:id="577" w:author="Serm Kulvatunyou" w:date="2016-02-19T18:07:00Z">
        <w:r>
          <w:t xml:space="preserve">each </w:t>
        </w:r>
      </w:ins>
      <w:ins w:id="578" w:author="Serm Kulvatunyou" w:date="2016-02-19T18:05:00Z">
        <w:r>
          <w:t xml:space="preserve">qualified </w:t>
        </w:r>
        <w:r w:rsidRPr="00D4477B">
          <w:rPr>
            <w:rStyle w:val="CodeChar"/>
          </w:rPr>
          <w:t>CodeContentType</w:t>
        </w:r>
        <w:r>
          <w:t xml:space="preserve"> inherit</w:t>
        </w:r>
      </w:ins>
      <w:ins w:id="579" w:author="Serm Kulvatunyou" w:date="2016-02-19T18:07:00Z">
        <w:r>
          <w:t>s</w:t>
        </w:r>
      </w:ins>
      <w:ins w:id="580" w:author="Serm Kulvatunyou" w:date="2016-02-19T18:05:00Z">
        <w:r>
          <w:t>/cop</w:t>
        </w:r>
      </w:ins>
      <w:ins w:id="581" w:author="Serm Kulvatunyou" w:date="2016-02-19T18:07:00Z">
        <w:r>
          <w:t>ies</w:t>
        </w:r>
      </w:ins>
      <w:ins w:id="582" w:author="Serm Kulvatunyou" w:date="2016-02-19T18:05:00Z">
        <w:r>
          <w:t xml:space="preserve"> all </w:t>
        </w:r>
        <w:r w:rsidRPr="00BE4F18">
          <w:rPr>
            <w:rStyle w:val="CodeChar"/>
          </w:rPr>
          <w:t>bdt_sc_pri_restric</w:t>
        </w:r>
        <w:r>
          <w:t xml:space="preserve"> </w:t>
        </w:r>
      </w:ins>
      <w:ins w:id="583" w:author="Serm Kulvatunyou" w:date="2016-02-19T18:06:00Z">
        <w:r>
          <w:t>records</w:t>
        </w:r>
      </w:ins>
      <w:ins w:id="584" w:author="Serm Kulvatunyou" w:date="2016-02-19T18:05:00Z">
        <w:r>
          <w:t xml:space="preserve"> from its based BDT</w:t>
        </w:r>
      </w:ins>
      <w:ins w:id="585" w:author="Serm Kulvatunyou" w:date="2016-02-19T18:06:00Z">
        <w:r>
          <w:t>.</w:t>
        </w:r>
      </w:ins>
    </w:p>
    <w:p w14:paraId="08944E53" w14:textId="77777777" w:rsidR="00306246" w:rsidRDefault="00306246" w:rsidP="00154D4F">
      <w:pPr>
        <w:rPr>
          <w:ins w:id="586" w:author="Serm Kulvatunyou" w:date="2016-02-19T16:52:00Z"/>
        </w:rPr>
      </w:pPr>
    </w:p>
    <w:p w14:paraId="3C8D7BE0" w14:textId="77777777" w:rsidR="007C2AAF" w:rsidRDefault="007C2AAF" w:rsidP="00BE4F18">
      <w:pPr>
        <w:pStyle w:val="Heading5"/>
        <w:rPr>
          <w:ins w:id="587" w:author="Serm Kulvatunyou" w:date="2016-02-26T00:02:00Z"/>
        </w:rPr>
      </w:pPr>
      <w:ins w:id="588" w:author="Serm Kulvatunyou" w:date="2016-02-26T00:02:00Z">
        <w:r>
          <w:t>Import qualified IDContentType</w:t>
        </w:r>
      </w:ins>
    </w:p>
    <w:p w14:paraId="1AD62348" w14:textId="77777777" w:rsidR="007C2AAF" w:rsidRPr="007C2AAF" w:rsidRDefault="007C2AAF" w:rsidP="007C2AAF">
      <w:pPr>
        <w:rPr>
          <w:ins w:id="589" w:author="Serm Kulvatunyou" w:date="2016-02-26T00:02:00Z"/>
        </w:rPr>
      </w:pPr>
      <w:ins w:id="590"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91" w:author="Serm Kulvatunyou" w:date="2016-02-26T00:08:00Z">
        <w:r>
          <w:t xml:space="preserve">, except in the case of </w:t>
        </w:r>
        <w:r w:rsidRPr="00304FDF">
          <w:rPr>
            <w:rStyle w:val="CodeChar"/>
          </w:rPr>
          <w:t>bdt_pri_restri</w:t>
        </w:r>
        <w:r>
          <w:t xml:space="preserve"> table.</w:t>
        </w:r>
      </w:ins>
      <w:ins w:id="592" w:author="Serm Kulvatunyou" w:date="2016-02-26T00:03:00Z">
        <w:r>
          <w:t xml:space="preserve"> </w:t>
        </w:r>
      </w:ins>
      <w:ins w:id="593"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94" w:author="Serm Kulvatunyou" w:date="2016-02-26T00:10:00Z">
        <w:r>
          <w:t>column has to be populated instead.</w:t>
        </w:r>
      </w:ins>
    </w:p>
    <w:p w14:paraId="24145202" w14:textId="77777777" w:rsidR="00306246" w:rsidRDefault="00BE4F18" w:rsidP="00BE4F18">
      <w:pPr>
        <w:pStyle w:val="Heading5"/>
        <w:rPr>
          <w:ins w:id="595" w:author="Serm Kulvatunyou" w:date="2016-02-19T15:07:00Z"/>
        </w:rPr>
      </w:pPr>
      <w:ins w:id="596" w:author="Serm Kulvatunyou" w:date="2016-02-22T18:41:00Z">
        <w:r>
          <w:t>Import other QBDTs</w:t>
        </w:r>
      </w:ins>
    </w:p>
    <w:p w14:paraId="3A9AC9D4" w14:textId="77777777" w:rsidR="00025339" w:rsidRDefault="00025339" w:rsidP="00154D4F">
      <w:pPr>
        <w:rPr>
          <w:ins w:id="597" w:author="Serm Kulvatunyou" w:date="2016-02-19T15:07:00Z"/>
        </w:rPr>
      </w:pPr>
    </w:p>
    <w:p w14:paraId="5F3D9F35" w14:textId="77777777" w:rsidR="00154D4F" w:rsidRDefault="00970952" w:rsidP="00154D4F">
      <w:r>
        <w:t xml:space="preserve">Import </w:t>
      </w:r>
      <w:del w:id="598" w:author="Serm Kulvatunyou" w:date="2016-02-22T18:41:00Z">
        <w:r w:rsidDel="00BE4F18">
          <w:delText xml:space="preserve">the </w:delText>
        </w:r>
      </w:del>
      <w:ins w:id="599" w:author="Serm Kulvatunyou" w:date="2016-02-22T18:41:00Z">
        <w:r w:rsidR="00BE4F18">
          <w:t xml:space="preserve">other </w:t>
        </w:r>
      </w:ins>
      <w:r w:rsidR="005A50D6">
        <w:t>QBDTs</w:t>
      </w:r>
      <w:r>
        <w:t xml:space="preserve"> </w:t>
      </w:r>
      <w:r w:rsidR="005A50D6">
        <w:t>from</w:t>
      </w:r>
      <w:del w:id="600"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601" w:author="Serm Kulvatunyou" w:date="2016-02-22T18:44:00Z">
        <w:r w:rsidR="005A50D6" w:rsidDel="00BE4F18">
          <w:delText>as other types of DT</w:delText>
        </w:r>
      </w:del>
      <w:ins w:id="602" w:author="Serm Kulvatunyou" w:date="2016-02-22T18:44:00Z">
        <w:r w:rsidR="00BE4F18">
          <w:t>via other sections</w:t>
        </w:r>
      </w:ins>
      <w:r w:rsidR="005A50D6">
        <w:t xml:space="preserve"> earlier. In other words, there is no QBDT declared as a</w:t>
      </w:r>
      <w:ins w:id="603" w:author="Serm Kulvatunyou" w:date="2016-02-22T18:44:00Z">
        <w:r w:rsidR="00BE4F18">
          <w:t>n</w:t>
        </w:r>
      </w:ins>
      <w:r w:rsidR="005A50D6">
        <w:t xml:space="preserve"> </w:t>
      </w:r>
      <w:ins w:id="604"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605"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26B10844" w:rsidR="00395EA9" w:rsidRDefault="00024172" w:rsidP="00395EA9">
      <w:pPr>
        <w:spacing w:before="240"/>
      </w:pPr>
      <w:r>
        <w:lastRenderedPageBreak/>
        <w:t xml:space="preserve">A QBDT </w:t>
      </w:r>
      <w:ins w:id="606"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w:t>
      </w:r>
      <w:del w:id="607" w:author="Kulvatunyou, Boonserm (Fed)" w:date="2016-05-27T18:14:00Z">
        <w:r w:rsidDel="00782BC5">
          <w:delText xml:space="preserve">the default BDTs </w:delText>
        </w:r>
      </w:del>
      <w:r>
        <w:t xml:space="preserve">in </w:t>
      </w:r>
      <w:r>
        <w:fldChar w:fldCharType="begin"/>
      </w:r>
      <w:r>
        <w:instrText xml:space="preserve"> REF _Ref392610753 \r \h </w:instrText>
      </w:r>
      <w:r>
        <w:fldChar w:fldCharType="separate"/>
      </w:r>
      <w:ins w:id="608" w:author="Serm Kulvatunyou" w:date="2016-02-22T18:46:00Z">
        <w:r w:rsidR="00BE4F18">
          <w:t>3.1.1.8</w:t>
        </w:r>
      </w:ins>
      <w:del w:id="609"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610" w:name="_Ref394004585"/>
      <w:bookmarkStart w:id="611" w:name="_Toc442108934"/>
      <w:r>
        <w:t xml:space="preserve">Populate </w:t>
      </w:r>
      <w:r w:rsidR="00B20F4B">
        <w:t xml:space="preserve">a QBDT in </w:t>
      </w:r>
      <w:r>
        <w:t xml:space="preserve">the </w:t>
      </w:r>
      <w:r w:rsidR="002B066A">
        <w:t>dt</w:t>
      </w:r>
      <w:r>
        <w:t xml:space="preserve"> table</w:t>
      </w:r>
      <w:bookmarkEnd w:id="610"/>
      <w:bookmarkEnd w:id="611"/>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612" w:author="Serm Kulvatunyou" w:date="2016-02-22T18:47:00Z"/>
        </w:rPr>
      </w:pPr>
      <w:moveToRangeStart w:id="613" w:author="Serm Kulvatunyou" w:date="2016-02-22T18:47:00Z" w:name="move443930197"/>
      <w:moveTo w:id="614" w:author="Serm Kulvatunyou" w:date="2016-02-22T18:47:00Z">
        <w:r>
          <w:rPr>
            <w:rStyle w:val="CodeChar"/>
          </w:rPr>
          <w:t>data_type_term</w:t>
        </w:r>
        <w:r>
          <w:t xml:space="preserve"> = </w:t>
        </w:r>
        <w:commentRangeStart w:id="615"/>
        <w:r>
          <w:t xml:space="preserve">Inherit from the based BDT identified in the </w:t>
        </w:r>
        <w:r>
          <w:rPr>
            <w:rStyle w:val="CodeChar"/>
          </w:rPr>
          <w:t>based_dt_id</w:t>
        </w:r>
        <w:r>
          <w:t xml:space="preserve"> column.</w:t>
        </w:r>
        <w:commentRangeEnd w:id="615"/>
        <w:r>
          <w:rPr>
            <w:rStyle w:val="CommentReference"/>
          </w:rPr>
          <w:commentReference w:id="615"/>
        </w:r>
      </w:moveTo>
    </w:p>
    <w:p w14:paraId="4510FAEC" w14:textId="77777777" w:rsidR="00EA6E95" w:rsidRDefault="00EA6E95" w:rsidP="00EA6E95">
      <w:pPr>
        <w:rPr>
          <w:moveTo w:id="616" w:author="Serm Kulvatunyou" w:date="2016-02-22T18:48:00Z"/>
        </w:rPr>
      </w:pPr>
      <w:moveToRangeStart w:id="617" w:author="Serm Kulvatunyou" w:date="2016-02-22T18:48:00Z" w:name="move443930212"/>
      <w:moveToRangeEnd w:id="613"/>
      <w:moveTo w:id="618" w:author="Serm Kulvatunyou" w:date="2016-02-22T18:48:00Z">
        <w:r>
          <w:rPr>
            <w:rStyle w:val="CodeChar"/>
          </w:rPr>
          <w:t>qualifier</w:t>
        </w:r>
        <w:r>
          <w:t xml:space="preserve"> = </w:t>
        </w:r>
      </w:moveTo>
      <w:ins w:id="619" w:author="Serm Kulvatunyou" w:date="2016-03-03T14:46:00Z">
        <w:r w:rsidR="00F63458">
          <w:t>I</w:t>
        </w:r>
      </w:ins>
      <w:ins w:id="620"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621" w:author="Serm Kulvatunyou" w:date="2016-03-03T14:50:00Z">
        <w:r w:rsidR="00F63458" w:rsidRPr="00F63458">
          <w:rPr>
            <w:rStyle w:val="CodeChar"/>
          </w:rPr>
          <w:t>qualifier</w:t>
        </w:r>
        <w:r w:rsidR="00F63458">
          <w:t xml:space="preserve"> is </w:t>
        </w:r>
      </w:ins>
      <w:ins w:id="622" w:author="Serm Kulvatunyou" w:date="2016-03-03T15:02:00Z">
        <w:r w:rsidR="0061367A" w:rsidRPr="0061367A">
          <w:rPr>
            <w:rStyle w:val="CodeChar"/>
          </w:rPr>
          <w:t>Space</w:t>
        </w:r>
      </w:ins>
      <w:ins w:id="623" w:author="Serm Kulvatunyou" w:date="2016-03-03T15:03:00Z">
        <w:r w:rsidR="0061367A" w:rsidRPr="0061367A">
          <w:rPr>
            <w:rStyle w:val="CodeChar"/>
          </w:rPr>
          <w:t>Separate(</w:t>
        </w:r>
      </w:ins>
      <w:ins w:id="624" w:author="Serm Kulvatunyou" w:date="2016-03-03T14:45:00Z">
        <w:r w:rsidR="00F63458" w:rsidRPr="0061367A">
          <w:rPr>
            <w:rStyle w:val="CodeChar"/>
          </w:rPr>
          <w:t>substring-before</w:t>
        </w:r>
        <w:r w:rsidR="00F63458" w:rsidRPr="00F63458">
          <w:rPr>
            <w:rStyle w:val="CodeChar"/>
          </w:rPr>
          <w:t>(</w:t>
        </w:r>
      </w:ins>
      <w:ins w:id="625" w:author="Serm Kulvatunyou" w:date="2016-03-03T14:46:00Z">
        <w:r w:rsidR="00F63458" w:rsidRPr="00F63458">
          <w:rPr>
            <w:rStyle w:val="CodeChar"/>
          </w:rPr>
          <w:t>‘Type’)</w:t>
        </w:r>
      </w:ins>
      <w:ins w:id="626" w:author="Serm Kulvatunyou" w:date="2016-03-03T15:03:00Z">
        <w:r w:rsidR="0061367A">
          <w:rPr>
            <w:rStyle w:val="CodeChar"/>
          </w:rPr>
          <w:t>)</w:t>
        </w:r>
      </w:ins>
      <w:ins w:id="627" w:author="Serm Kulvatunyou" w:date="2016-03-03T14:46:00Z">
        <w:r w:rsidR="00F63458">
          <w:t>, else if</w:t>
        </w:r>
      </w:ins>
      <w:ins w:id="628" w:author="Serm Kulvatunyou" w:date="2016-03-03T14:47:00Z">
        <w:r w:rsidR="00F63458">
          <w:t xml:space="preserve"> </w:t>
        </w:r>
      </w:ins>
      <w:ins w:id="629" w:author="Serm Kulvatunyou" w:date="2016-03-02T21:14:00Z">
        <w:r w:rsidR="00C75A9D" w:rsidRPr="00C75A9D">
          <w:rPr>
            <w:rStyle w:val="CodeChar"/>
          </w:rPr>
          <w:t>ends-with(</w:t>
        </w:r>
      </w:ins>
      <w:ins w:id="630"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631" w:author="Serm Kulvatunyou" w:date="2016-03-02T21:12:00Z">
        <w:r w:rsidR="00C75A9D" w:rsidRPr="00C75A9D">
          <w:rPr>
            <w:rStyle w:val="CodeChar"/>
          </w:rPr>
          <w:instrText>./</w:instrText>
        </w:r>
      </w:ins>
      <w:ins w:id="632"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633" w:author="Serm Kulvatunyou" w:date="2016-03-02T21:12:00Z">
        <w:r w:rsidR="00C75A9D" w:rsidRPr="00C75A9D">
          <w:rPr>
            <w:rStyle w:val="CodeChar"/>
          </w:rPr>
          <w:t>./</w:t>
        </w:r>
      </w:ins>
      <w:ins w:id="634"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635" w:author="Serm Kulvatunyou" w:date="2016-03-02T21:14:00Z">
        <w:r w:rsidR="00C75A9D" w:rsidRPr="00C75A9D">
          <w:rPr>
            <w:rStyle w:val="CodeChar"/>
          </w:rPr>
          <w:t>)</w:t>
        </w:r>
      </w:ins>
      <w:ins w:id="636" w:author="Serm Kulvatunyou" w:date="2016-03-03T14:53:00Z">
        <w:r w:rsidR="00F63458">
          <w:rPr>
            <w:rStyle w:val="CodeChar"/>
          </w:rPr>
          <w:t>,</w:t>
        </w:r>
      </w:ins>
      <w:ins w:id="637" w:author="Serm Kulvatunyou" w:date="2016-03-02T21:13:00Z">
        <w:r w:rsidR="00C75A9D">
          <w:t xml:space="preserve"> then </w:t>
        </w:r>
      </w:ins>
      <w:ins w:id="638" w:author="Serm Kulvatunyou" w:date="2016-03-02T21:14:00Z">
        <w:r w:rsidR="00C75A9D" w:rsidRPr="00F63458">
          <w:rPr>
            <w:rStyle w:val="CodeChar"/>
          </w:rPr>
          <w:t>qualifier</w:t>
        </w:r>
        <w:r w:rsidR="00C75A9D">
          <w:t xml:space="preserve"> is </w:t>
        </w:r>
      </w:ins>
      <w:ins w:id="639" w:author="Serm Kulvatunyou" w:date="2016-03-03T15:03:00Z">
        <w:r w:rsidR="0061367A" w:rsidRPr="0061367A">
          <w:rPr>
            <w:rStyle w:val="CodeChar"/>
          </w:rPr>
          <w:t>SpaceSeparate(</w:t>
        </w:r>
      </w:ins>
      <w:ins w:id="640" w:author="Serm Kulvatunyou" w:date="2016-03-02T21:15:00Z">
        <w:r w:rsidR="00C75A9D" w:rsidRPr="0061367A">
          <w:rPr>
            <w:rStyle w:val="CodeChar"/>
          </w:rPr>
          <w:t>substring</w:t>
        </w:r>
        <w:r w:rsidR="00C75A9D" w:rsidRPr="00C75A9D">
          <w:rPr>
            <w:rStyle w:val="CodeChar"/>
          </w:rPr>
          <w:t>-before(</w:t>
        </w:r>
      </w:ins>
      <w:ins w:id="641"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642" w:author="Serm Kulvatunyou" w:date="2016-03-02T21:15:00Z">
        <w:r w:rsidR="00C75A9D" w:rsidRPr="00C75A9D">
          <w:rPr>
            <w:rStyle w:val="CodeChar"/>
          </w:rPr>
          <w:t>,</w:t>
        </w:r>
      </w:ins>
      <w:ins w:id="643" w:author="Serm Kulvatunyou" w:date="2016-03-02T21:14:00Z">
        <w:r w:rsidR="00C75A9D" w:rsidRPr="00C75A9D">
          <w:rPr>
            <w:rStyle w:val="CodeChar"/>
          </w:rPr>
          <w:t xml:space="preserve"> </w:t>
        </w:r>
      </w:ins>
      <w:ins w:id="644" w:author="Serm Kulvatunyou" w:date="2016-03-02T21:15:00Z">
        <w:r w:rsidR="00C75A9D" w:rsidRPr="00C75A9D">
          <w:rPr>
            <w:rStyle w:val="CodeChar"/>
          </w:rPr>
          <w:t>‘</w:t>
        </w:r>
      </w:ins>
      <w:ins w:id="645" w:author="Serm Kulvatunyou" w:date="2016-03-02T21:14:00Z">
        <w:r w:rsidR="00C75A9D" w:rsidRPr="00C75A9D">
          <w:rPr>
            <w:rStyle w:val="CodeChar"/>
          </w:rPr>
          <w:t>CodeType</w:t>
        </w:r>
      </w:ins>
      <w:ins w:id="646" w:author="Serm Kulvatunyou" w:date="2016-03-02T21:15:00Z">
        <w:r w:rsidR="00C75A9D" w:rsidRPr="00C75A9D">
          <w:rPr>
            <w:rStyle w:val="CodeChar"/>
          </w:rPr>
          <w:t>’)</w:t>
        </w:r>
      </w:ins>
      <w:ins w:id="647" w:author="Serm Kulvatunyou" w:date="2016-03-03T15:03:00Z">
        <w:r w:rsidR="0061367A">
          <w:rPr>
            <w:rStyle w:val="CodeChar"/>
          </w:rPr>
          <w:t>)</w:t>
        </w:r>
      </w:ins>
      <w:ins w:id="648" w:author="Serm Kulvatunyou" w:date="2016-03-03T14:48:00Z">
        <w:r w:rsidR="00F63458">
          <w:rPr>
            <w:rStyle w:val="CodeChar"/>
          </w:rPr>
          <w:t xml:space="preserve">, </w:t>
        </w:r>
        <w:r w:rsidR="00F63458">
          <w:t>else</w:t>
        </w:r>
      </w:ins>
      <w:ins w:id="649" w:author="Serm Kulvatunyou" w:date="2016-03-03T14:49:00Z">
        <w:r w:rsidR="00F63458">
          <w:t xml:space="preserve"> </w:t>
        </w:r>
      </w:ins>
      <w:ins w:id="650" w:author="Serm Kulvatunyou" w:date="2016-03-02T21:16:00Z">
        <w:r w:rsidR="00C75A9D" w:rsidRPr="00F63458">
          <w:rPr>
            <w:rStyle w:val="CodeChar"/>
          </w:rPr>
          <w:t>qualifier</w:t>
        </w:r>
        <w:r w:rsidR="00C75A9D">
          <w:t xml:space="preserve"> is </w:t>
        </w:r>
      </w:ins>
      <w:ins w:id="651" w:author="Serm Kulvatunyou" w:date="2016-03-03T15:03:00Z">
        <w:r w:rsidR="0061367A" w:rsidRPr="0061367A">
          <w:rPr>
            <w:rStyle w:val="CodeChar"/>
          </w:rPr>
          <w:t>SpaceSeparate(</w:t>
        </w:r>
      </w:ins>
      <w:ins w:id="652" w:author="Serm Kulvatunyou" w:date="2016-03-03T14:51:00Z">
        <w:r w:rsidR="00F63458" w:rsidRPr="0061367A">
          <w:rPr>
            <w:rStyle w:val="CodeChar"/>
          </w:rPr>
          <w:t>substring-before(</w:t>
        </w:r>
      </w:ins>
      <w:ins w:id="653" w:author="Serm Kulvatunyou" w:date="2016-03-02T21:16:00Z">
        <w:r w:rsidR="00C75A9D" w:rsidRPr="0061367A">
          <w:rPr>
            <w:rStyle w:val="CodeChar"/>
          </w:rPr>
          <w:t xml:space="preserve">substring-before(./@name, </w:t>
        </w:r>
      </w:ins>
      <w:ins w:id="654" w:author="Serm Kulvatunyou" w:date="2016-03-03T14:51:00Z">
        <w:r w:rsidR="00F63458" w:rsidRPr="0061367A">
          <w:rPr>
            <w:rStyle w:val="CodeChar"/>
          </w:rPr>
          <w:t xml:space="preserve">‘Type’), </w:t>
        </w:r>
      </w:ins>
      <w:ins w:id="655" w:author="Serm Kulvatunyou" w:date="2016-03-03T14:56:00Z">
        <w:r w:rsidR="00F63458" w:rsidRPr="0061367A">
          <w:rPr>
            <w:rStyle w:val="CodeChar"/>
          </w:rPr>
          <w:t>UpperCamelCase(</w:t>
        </w:r>
      </w:ins>
      <w:ins w:id="656" w:author="Serm Kulvatunyou" w:date="2016-03-03T14:50:00Z">
        <w:r w:rsidR="00F63458" w:rsidRPr="0061367A">
          <w:rPr>
            <w:rStyle w:val="CodeChar"/>
          </w:rPr>
          <w:t>First(DENxUUID(</w:t>
        </w:r>
      </w:ins>
      <w:ins w:id="657" w:author="Serm Kulvatunyou" w:date="2016-03-03T14:54:00Z">
        <w:r w:rsidR="00F63458" w:rsidRPr="0061367A">
          <w:rPr>
            <w:rStyle w:val="CodeChar"/>
          </w:rPr>
          <w:t>based_dt_id</w:t>
        </w:r>
      </w:ins>
      <w:ins w:id="658" w:author="Serm Kulvatunyou" w:date="2016-03-03T14:52:00Z">
        <w:r w:rsidR="00F63458" w:rsidRPr="0061367A">
          <w:rPr>
            <w:rStyle w:val="CodeChar"/>
          </w:rPr>
          <w:t>)</w:t>
        </w:r>
      </w:ins>
      <w:ins w:id="659" w:author="Serm Kulvatunyou" w:date="2016-03-03T14:54:00Z">
        <w:r w:rsidR="00F63458" w:rsidRPr="0061367A">
          <w:rPr>
            <w:rStyle w:val="CodeChar"/>
          </w:rPr>
          <w:t>)</w:t>
        </w:r>
      </w:ins>
      <w:ins w:id="660" w:author="Serm Kulvatunyou" w:date="2016-03-03T14:56:00Z">
        <w:r w:rsidR="00F63458" w:rsidRPr="0061367A">
          <w:rPr>
            <w:rStyle w:val="CodeChar"/>
          </w:rPr>
          <w:t>)</w:t>
        </w:r>
      </w:ins>
      <w:ins w:id="661" w:author="Serm Kulvatunyou" w:date="2016-03-03T14:54:00Z">
        <w:r w:rsidR="00F63458" w:rsidRPr="0061367A">
          <w:rPr>
            <w:rStyle w:val="CodeChar"/>
          </w:rPr>
          <w:t>)</w:t>
        </w:r>
      </w:ins>
      <w:ins w:id="662" w:author="Serm Kulvatunyou" w:date="2016-03-03T15:03:00Z">
        <w:r w:rsidR="0061367A" w:rsidRPr="0061367A">
          <w:rPr>
            <w:rStyle w:val="CodeChar"/>
          </w:rPr>
          <w:t>)</w:t>
        </w:r>
      </w:ins>
      <w:ins w:id="663" w:author="Serm Kulvatunyou" w:date="2016-03-02T21:16:00Z">
        <w:r w:rsidR="00C75A9D">
          <w:t xml:space="preserve">. </w:t>
        </w:r>
      </w:ins>
      <w:moveTo w:id="664" w:author="Serm Kulvatunyou" w:date="2016-02-22T18:48:00Z">
        <w:del w:id="665"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617"/>
    <w:p w14:paraId="3776F68B" w14:textId="77777777" w:rsidR="00E134E4" w:rsidDel="00EA6E95" w:rsidRDefault="00E134E4" w:rsidP="00E134E4">
      <w:pPr>
        <w:rPr>
          <w:del w:id="666" w:author="Serm Kulvatunyou" w:date="2016-02-22T18:48:00Z"/>
        </w:rPr>
      </w:pPr>
      <w:del w:id="667"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668" w:author="Serm Kulvatunyou" w:date="2016-02-22T18:53:00Z">
        <w:r w:rsidR="00A81318" w:rsidRPr="00EA6E95" w:rsidDel="00EA6E95">
          <w:delText xml:space="preserve">should </w:delText>
        </w:r>
      </w:del>
      <w:ins w:id="669" w:author="Serm Kulvatunyou" w:date="2016-02-22T18:53:00Z">
        <w:r w:rsidR="00EA6E95" w:rsidRPr="00EA6E95">
          <w:t xml:space="preserve">shall </w:t>
        </w:r>
      </w:ins>
      <w:r w:rsidR="00A81318" w:rsidRPr="00EA6E95">
        <w:t xml:space="preserve">point to the </w:t>
      </w:r>
      <w:commentRangeStart w:id="670"/>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670"/>
      <w:r w:rsidR="00C00D4F">
        <w:rPr>
          <w:rStyle w:val="CommentReference"/>
        </w:rPr>
        <w:commentReference w:id="670"/>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671" w:author="Serm Kulvatunyou" w:date="2016-02-22T18:47:00Z"/>
        </w:rPr>
      </w:pPr>
      <w:moveFromRangeStart w:id="672" w:author="Serm Kulvatunyou" w:date="2016-02-22T18:47:00Z" w:name="move443930197"/>
      <w:moveFrom w:id="673" w:author="Serm Kulvatunyou" w:date="2016-02-22T18:47:00Z">
        <w:r w:rsidDel="00EA6E95">
          <w:rPr>
            <w:rStyle w:val="CodeChar"/>
          </w:rPr>
          <w:t>data_type_term</w:t>
        </w:r>
        <w:r w:rsidR="00E134E4" w:rsidDel="00EA6E95">
          <w:t xml:space="preserve"> = </w:t>
        </w:r>
        <w:commentRangeStart w:id="674"/>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674"/>
        <w:r w:rsidR="00A158C7" w:rsidDel="00EA6E95">
          <w:rPr>
            <w:rStyle w:val="CommentReference"/>
          </w:rPr>
          <w:commentReference w:id="674"/>
        </w:r>
      </w:moveFrom>
    </w:p>
    <w:p w14:paraId="6D6CAFF7" w14:textId="77777777" w:rsidR="00E134E4" w:rsidDel="00EA6E95" w:rsidRDefault="00736ABC" w:rsidP="00E134E4">
      <w:pPr>
        <w:rPr>
          <w:moveFrom w:id="675" w:author="Serm Kulvatunyou" w:date="2016-02-22T18:48:00Z"/>
        </w:rPr>
      </w:pPr>
      <w:moveFromRangeStart w:id="676" w:author="Serm Kulvatunyou" w:date="2016-02-22T18:48:00Z" w:name="move443930212"/>
      <w:moveFromRangeEnd w:id="672"/>
      <w:moveFrom w:id="677"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676"/>
    <w:p w14:paraId="7DA794FB" w14:textId="77777777" w:rsidR="00E134E4" w:rsidRDefault="00736ABC" w:rsidP="00E134E4">
      <w:r>
        <w:rPr>
          <w:rStyle w:val="CodeChar"/>
        </w:rPr>
        <w:t>den</w:t>
      </w:r>
      <w:r w:rsidR="00E134E4">
        <w:t xml:space="preserve"> =</w:t>
      </w:r>
      <w:r w:rsidR="00015656">
        <w:t xml:space="preserve"> </w:t>
      </w:r>
      <w:ins w:id="678"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679" w:author="Serm Kulvatunyou" w:date="2016-03-03T15:05:00Z">
        <w:r w:rsidR="0061367A">
          <w:rPr>
            <w:rStyle w:val="CodeChar"/>
          </w:rPr>
          <w:t xml:space="preserve"> </w:t>
        </w:r>
      </w:ins>
      <w:ins w:id="680" w:author="Serm Kulvatunyou" w:date="2016-03-02T21:18:00Z">
        <w:r w:rsidR="00C75A9D" w:rsidRPr="00C75A9D">
          <w:rPr>
            <w:rStyle w:val="CodeChar"/>
          </w:rPr>
          <w:t xml:space="preserve">” + </w:t>
        </w:r>
      </w:ins>
      <w:ins w:id="681" w:author="Serm Kulvatunyou" w:date="2016-03-02T21:19:00Z">
        <w:r w:rsidR="00C75A9D" w:rsidRPr="00C75A9D">
          <w:rPr>
            <w:rStyle w:val="CodeChar"/>
          </w:rPr>
          <w:t>“Code. Type”</w:t>
        </w:r>
        <w:r w:rsidR="00C75A9D">
          <w:t xml:space="preserve">. Otherwise, </w:t>
        </w:r>
      </w:ins>
      <w:ins w:id="682" w:author="Serm Kulvatunyou" w:date="2016-03-02T21:20:00Z">
        <w:r w:rsidR="00C75A9D">
          <w:t>it is</w:t>
        </w:r>
      </w:ins>
      <w:ins w:id="683"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684"/>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684"/>
      <w:r w:rsidR="00061D51">
        <w:rPr>
          <w:rStyle w:val="CommentReference"/>
        </w:rPr>
        <w:commentReference w:id="684"/>
      </w:r>
    </w:p>
    <w:p w14:paraId="4D05A050" w14:textId="77777777" w:rsidR="00E134E4" w:rsidRDefault="00B66EC6" w:rsidP="00E134E4">
      <w:r>
        <w:rPr>
          <w:rStyle w:val="CodeChar"/>
        </w:rPr>
        <w:t>definition</w:t>
      </w:r>
      <w:r w:rsidR="00E134E4">
        <w:t xml:space="preserve"> = </w:t>
      </w:r>
      <w:commentRangeStart w:id="685"/>
      <w:r w:rsidR="00F42F38">
        <w:t xml:space="preserve">Use the value from </w:t>
      </w:r>
      <w:r w:rsidR="00F42F38" w:rsidRPr="00EB739D">
        <w:rPr>
          <w:rStyle w:val="CodeChar"/>
        </w:rPr>
        <w:t>./xsd:annotation/xsd:documentation</w:t>
      </w:r>
      <w:r w:rsidR="00EB739D">
        <w:t xml:space="preserve"> if any</w:t>
      </w:r>
      <w:ins w:id="686" w:author="Serm Kulvatunyou" w:date="2016-02-22T18:56:00Z">
        <w:r w:rsidR="00FC4F74">
          <w:t>,</w:t>
        </w:r>
      </w:ins>
      <w:r w:rsidR="00EB739D">
        <w:t xml:space="preserve"> otherwise leave empty</w:t>
      </w:r>
      <w:r w:rsidR="00E134E4">
        <w:t>.</w:t>
      </w:r>
      <w:commentRangeEnd w:id="685"/>
      <w:r w:rsidR="00EB739D">
        <w:rPr>
          <w:rStyle w:val="CommentReference"/>
        </w:rPr>
        <w:commentReference w:id="685"/>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687"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688"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689"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690" w:author="Serm Kulvatunyou" w:date="2016-02-22T18:50:00Z"/>
        </w:rPr>
      </w:pPr>
      <w:ins w:id="691" w:author="Serm Kulvatunyou" w:date="2016-02-22T18:50:00Z">
        <w:r w:rsidRPr="00EB13B1">
          <w:rPr>
            <w:rStyle w:val="CodeChar"/>
          </w:rPr>
          <w:lastRenderedPageBreak/>
          <w:t>revision_num</w:t>
        </w:r>
        <w:r>
          <w:t xml:space="preserve"> = </w:t>
        </w:r>
        <w:r w:rsidRPr="00EB13B1">
          <w:rPr>
            <w:rStyle w:val="CodeChar"/>
          </w:rPr>
          <w:t>0</w:t>
        </w:r>
        <w:r>
          <w:t>.</w:t>
        </w:r>
      </w:ins>
    </w:p>
    <w:p w14:paraId="58CA6273" w14:textId="77777777" w:rsidR="00EA6E95" w:rsidRDefault="00EA6E95" w:rsidP="00EA6E95">
      <w:pPr>
        <w:rPr>
          <w:ins w:id="692" w:author="Serm Kulvatunyou" w:date="2016-02-22T18:50:00Z"/>
        </w:rPr>
      </w:pPr>
      <w:ins w:id="693"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94" w:author="Serm Kulvatunyou" w:date="2016-02-22T18:50:00Z"/>
        </w:rPr>
      </w:pPr>
      <w:ins w:id="695"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96" w:author="Serm Kulvatunyou" w:date="2016-02-22T18:50:00Z"/>
        </w:rPr>
      </w:pPr>
      <w:ins w:id="697"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698" w:author="Serm Kulvatunyou" w:date="2016-02-22T18:50:00Z"/>
        </w:rPr>
      </w:pPr>
      <w:ins w:id="699"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700" w:author="Serm Kulvatunyou" w:date="2016-02-22T18:50:00Z"/>
        </w:rPr>
      </w:pPr>
      <w:ins w:id="701"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702" w:author="Serm Kulvatunyou" w:date="2016-02-22T18:51:00Z"/>
        </w:rPr>
      </w:pPr>
      <w:commentRangeStart w:id="703"/>
      <w:del w:id="704"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703"/>
        <w:r w:rsidR="00DC4947" w:rsidDel="00EA6E95">
          <w:rPr>
            <w:rStyle w:val="CommentReference"/>
          </w:rPr>
          <w:commentReference w:id="703"/>
        </w:r>
      </w:del>
    </w:p>
    <w:p w14:paraId="0AE1E6E9" w14:textId="77777777" w:rsidR="004409CB" w:rsidDel="00EA6E95" w:rsidRDefault="004409CB" w:rsidP="008F2EBB">
      <w:pPr>
        <w:pStyle w:val="ListParagraph"/>
        <w:numPr>
          <w:ilvl w:val="0"/>
          <w:numId w:val="6"/>
        </w:numPr>
        <w:rPr>
          <w:del w:id="705" w:author="Serm Kulvatunyou" w:date="2016-02-22T18:51:00Z"/>
        </w:rPr>
      </w:pPr>
      <w:del w:id="706"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707" w:name="_Toc442108935"/>
      <w:r>
        <w:t xml:space="preserve">Populate </w:t>
      </w:r>
      <w:r w:rsidR="00072832">
        <w:t>bdt_pri_restri</w:t>
      </w:r>
      <w:r>
        <w:t xml:space="preserve"> table</w:t>
      </w:r>
      <w:bookmarkEnd w:id="707"/>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708" w:author="Serm Kulvatunyou" w:date="2016-02-22T19:00:00Z">
              <w:r w:rsidR="00FC4F74">
                <w:t>3.1.1.5.5</w:t>
              </w:r>
            </w:ins>
            <w:del w:id="709"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710"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711"/>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711"/>
            <w:r w:rsidR="006B275E">
              <w:rPr>
                <w:rStyle w:val="CommentReference"/>
              </w:rPr>
              <w:commentReference w:id="711"/>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712" w:name="_Toc442108936"/>
      <w:r>
        <w:t xml:space="preserve">Populate SC in the </w:t>
      </w:r>
      <w:r w:rsidR="00530652">
        <w:t>dt_sc</w:t>
      </w:r>
      <w:r>
        <w:t xml:space="preserve"> table</w:t>
      </w:r>
      <w:bookmarkEnd w:id="712"/>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lastRenderedPageBreak/>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713"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714"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715" w:name="_Toc442108937"/>
      <w:r>
        <w:t xml:space="preserve">Populate </w:t>
      </w:r>
      <w:r w:rsidR="00CF7449">
        <w:t>cdt_sc_awd_pri</w:t>
      </w:r>
      <w:r>
        <w:t xml:space="preserve"> table</w:t>
      </w:r>
      <w:bookmarkEnd w:id="715"/>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716" w:name="_Toc442108938"/>
      <w:r>
        <w:lastRenderedPageBreak/>
        <w:t xml:space="preserve">Populate </w:t>
      </w:r>
      <w:r w:rsidR="00CF7449">
        <w:t>cdt_sc_awd_pri</w:t>
      </w:r>
      <w:r>
        <w:t>_</w:t>
      </w:r>
      <w:r w:rsidR="00DF46E5">
        <w:t>xps_type_map</w:t>
      </w:r>
      <w:r>
        <w:t xml:space="preserve"> table</w:t>
      </w:r>
      <w:bookmarkEnd w:id="716"/>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717" w:name="_Toc442108939"/>
      <w:r>
        <w:t xml:space="preserve">Populate the </w:t>
      </w:r>
      <w:r w:rsidR="002B3165">
        <w:t>bdt_sc_pri_restri</w:t>
      </w:r>
      <w:r>
        <w:t xml:space="preserve"> table</w:t>
      </w:r>
      <w:bookmarkEnd w:id="717"/>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718"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719" w:author="Serm Kulvatunyou" w:date="2016-02-22T20:45:00Z">
              <w:r w:rsidR="00AD0B66">
                <w:t xml:space="preserve">if the </w:t>
              </w:r>
            </w:ins>
            <w:ins w:id="720"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721" w:author="Serm Kulvatunyou" w:date="2016-02-22T20:46:00Z">
              <w:r w:rsidR="00585CF4" w:rsidRPr="00585CF4" w:rsidDel="00AD0B66">
                <w:delText>p</w:delText>
              </w:r>
            </w:del>
            <w:ins w:id="722" w:author="Serm Kulvatunyou" w:date="2016-02-22T20:46:00Z">
              <w:r w:rsidR="00AD0B66">
                <w:t>P</w:t>
              </w:r>
            </w:ins>
            <w:r w:rsidR="00585CF4" w:rsidRPr="00585CF4">
              <w:t xml:space="preserve">opulate </w:t>
            </w:r>
            <w:ins w:id="723" w:author="Serm Kulvatunyou" w:date="2016-02-22T20:42:00Z">
              <w:r w:rsidR="00406BA6">
                <w:t xml:space="preserve">a </w:t>
              </w:r>
              <w:r w:rsidR="00406BA6">
                <w:lastRenderedPageBreak/>
                <w:t>row</w:t>
              </w:r>
            </w:ins>
            <w:del w:id="724" w:author="Serm Kulvatunyou" w:date="2016-02-22T20:43:00Z">
              <w:r w:rsidR="00585CF4" w:rsidRPr="00585CF4" w:rsidDel="00406BA6">
                <w:delText xml:space="preserve">this </w:delText>
              </w:r>
            </w:del>
            <w:del w:id="725" w:author="Serm Kulvatunyou" w:date="2016-02-22T20:44:00Z">
              <w:r w:rsidR="00585CF4" w:rsidRPr="00585CF4" w:rsidDel="00406BA6">
                <w:delText>column</w:delText>
              </w:r>
            </w:del>
            <w:ins w:id="726" w:author="Serm Kulvatunyou" w:date="2016-02-22T20:52:00Z">
              <w:r w:rsidR="00AD0B66">
                <w:t xml:space="preserve"> where this column has a value</w:t>
              </w:r>
            </w:ins>
            <w:r w:rsidR="00585CF4" w:rsidRPr="00585CF4">
              <w:t xml:space="preserve"> </w:t>
            </w:r>
            <w:r w:rsidR="00E52D1C">
              <w:t xml:space="preserve">if </w:t>
            </w:r>
            <w:del w:id="727"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728" w:author="Serm Kulvatunyou" w:date="2016-02-22T20:40:00Z">
              <w:r w:rsidR="00406BA6">
                <w:rPr>
                  <w:rStyle w:val="CodeChar"/>
                </w:rPr>
                <w:t>substring-before</w:t>
              </w:r>
            </w:ins>
            <w:r w:rsidR="00E52D1C" w:rsidRPr="00585CF4">
              <w:rPr>
                <w:rStyle w:val="CodeChar"/>
              </w:rPr>
              <w:t>(xsd:attribute/@type, ‘CodeContentType’)</w:t>
            </w:r>
            <w:ins w:id="729"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730"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731" w:author="Serm Kulvatunyou" w:date="2016-02-22T20:47:00Z">
              <w:r w:rsidR="00AD0B66" w:rsidRPr="00AD0B66">
                <w:rPr>
                  <w:rStyle w:val="CodeChar"/>
                </w:rPr>
                <w:t>code_list</w:t>
              </w:r>
              <w:r w:rsidR="00AD0B66">
                <w:t xml:space="preserve"> </w:t>
              </w:r>
            </w:ins>
            <w:r w:rsidR="00585CF4" w:rsidRPr="000F5EDC">
              <w:t xml:space="preserve">record where </w:t>
            </w:r>
            <w:del w:id="732"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733" w:author="Serm Kulvatunyou" w:date="2016-02-22T20:50:00Z">
              <w:r w:rsidR="00AD0B66">
                <w:rPr>
                  <w:rStyle w:val="CodeChar"/>
                </w:rPr>
                <w:t xml:space="preserve"> </w:t>
              </w:r>
            </w:ins>
            <w:del w:id="734" w:author="Serm Kulvatunyou" w:date="2016-02-22T20:50:00Z">
              <w:r w:rsidR="00585CF4" w:rsidRPr="000F5EDC" w:rsidDel="00AD0B66">
                <w:rPr>
                  <w:rStyle w:val="CodeChar"/>
                </w:rPr>
                <w:delText xml:space="preserve">, </w:delText>
              </w:r>
            </w:del>
            <w:ins w:id="735"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736" w:author="Serm Kulvatunyou" w:date="2016-02-22T20:50:00Z">
              <w:r w:rsidR="00585CF4" w:rsidRPr="000F5EDC" w:rsidDel="00AD0B66">
                <w:rPr>
                  <w:rStyle w:val="CodeChar"/>
                </w:rPr>
                <w:delText>Code</w:delText>
              </w:r>
            </w:del>
            <w:r w:rsidR="00585CF4" w:rsidRPr="000F5EDC">
              <w:rPr>
                <w:rStyle w:val="CodeChar"/>
              </w:rPr>
              <w:t xml:space="preserve">ContentType’) </w:t>
            </w:r>
            <w:del w:id="737"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lastRenderedPageBreak/>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738"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739" w:author="Serm Kulvatunyou" w:date="2016-02-22T20:51:00Z">
              <w:r w:rsidR="00E52D1C" w:rsidRPr="00585CF4" w:rsidDel="00AD0B66">
                <w:delText xml:space="preserve">populate </w:delText>
              </w:r>
            </w:del>
            <w:ins w:id="740" w:author="Serm Kulvatunyou" w:date="2016-02-22T20:51:00Z">
              <w:r w:rsidR="00AD0B66">
                <w:t>P</w:t>
              </w:r>
              <w:r w:rsidR="00AD0B66" w:rsidRPr="00585CF4">
                <w:t xml:space="preserve">opulate </w:t>
              </w:r>
            </w:ins>
            <w:ins w:id="741" w:author="Serm Kulvatunyou" w:date="2016-02-22T20:52:00Z">
              <w:r w:rsidR="00AD0B66">
                <w:t xml:space="preserve">a row where is column has a value </w:t>
              </w:r>
            </w:ins>
            <w:del w:id="742"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743" w:author="Serm Kulvatunyou" w:date="2016-02-22T20:53:00Z">
              <w:r w:rsidR="00AD0B66">
                <w:t xml:space="preserve">In that row, </w:t>
              </w:r>
            </w:ins>
            <w:del w:id="744" w:author="Serm Kulvatunyou" w:date="2016-02-22T20:53:00Z">
              <w:r w:rsidR="00E52D1C" w:rsidDel="00AD0B66">
                <w:delText>A</w:delText>
              </w:r>
            </w:del>
            <w:ins w:id="745"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746" w:name="_Toc442108940"/>
      <w:r>
        <w:t>Import BCCPs</w:t>
      </w:r>
      <w:bookmarkEnd w:id="746"/>
    </w:p>
    <w:p w14:paraId="0D1C098E" w14:textId="114CEA0E" w:rsidR="00024172" w:rsidRDefault="00024172" w:rsidP="00024172">
      <w:pPr>
        <w:spacing w:before="240"/>
      </w:pPr>
      <w:del w:id="747" w:author="Kulvatunyou, Boonserm (Fed)" w:date="2016-06-01T17:36:00Z">
        <w:r w:rsidDel="008D284C">
          <w:delText xml:space="preserve">Basic Core Component Properties (BCCPs) are in </w:delText>
        </w:r>
        <w:r w:rsidRPr="00015656" w:rsidDel="008D284C">
          <w:rPr>
            <w:rStyle w:val="CodeChar"/>
          </w:rPr>
          <w:delText>Fields.xsd</w:delText>
        </w:r>
        <w:r w:rsidDel="008D284C">
          <w:delText xml:space="preserve"> and </w:delText>
        </w:r>
        <w:r w:rsidRPr="00015656" w:rsidDel="008D284C">
          <w:rPr>
            <w:rStyle w:val="CodeChar"/>
          </w:rPr>
          <w:delText>Meta.xsd</w:delText>
        </w:r>
        <w:r w:rsidDel="008D284C">
          <w:delText xml:space="preserve">. </w:delText>
        </w:r>
      </w:del>
      <w:ins w:id="748" w:author="Kulvatunyou, Boonserm (Fed)" w:date="2016-06-01T17:42:00Z">
        <w:r w:rsidR="00FD4CC4">
          <w:t xml:space="preserve">A </w:t>
        </w:r>
      </w:ins>
      <w:r>
        <w:t>BCCP</w:t>
      </w:r>
      <w:del w:id="749" w:author="Kulvatunyou, Boonserm (Fed)" w:date="2016-06-01T17:42:00Z">
        <w:r w:rsidDel="00FD4CC4">
          <w:delText>s</w:delText>
        </w:r>
      </w:del>
      <w:r>
        <w:t xml:space="preserve"> </w:t>
      </w:r>
      <w:del w:id="750" w:author="Kulvatunyou, Boonserm (Fed)" w:date="2016-06-01T17:42:00Z">
        <w:r w:rsidDel="00FD4CC4">
          <w:delText xml:space="preserve">are </w:delText>
        </w:r>
      </w:del>
      <w:ins w:id="751" w:author="Kulvatunyou, Boonserm (Fed)" w:date="2016-06-01T17:42:00Z">
        <w:r w:rsidR="00FD4CC4">
          <w:t xml:space="preserve">is </w:t>
        </w:r>
      </w:ins>
      <w:r w:rsidRPr="00015656">
        <w:rPr>
          <w:rStyle w:val="CodeChar"/>
        </w:rPr>
        <w:t>xsd:element</w:t>
      </w:r>
      <w:r>
        <w:t xml:space="preserve"> </w:t>
      </w:r>
      <w:del w:id="752" w:author="Kulvatunyou, Boonserm (Fed)" w:date="2016-06-01T17:36:00Z">
        <w:r w:rsidDel="008D284C">
          <w:delText xml:space="preserve">in those files </w:delText>
        </w:r>
      </w:del>
      <w:r>
        <w:t xml:space="preserve">that </w:t>
      </w:r>
      <w:ins w:id="753" w:author="Kulvatunyou, Boonserm (Fed)" w:date="2016-06-01T17:41:00Z">
        <w:r w:rsidR="00FD4CC4">
          <w:t xml:space="preserve">uses a </w:t>
        </w:r>
      </w:ins>
      <w:del w:id="754" w:author="Kulvatunyou, Boonserm (Fed)" w:date="2016-06-01T17:42:00Z">
        <w:r w:rsidDel="00FD4CC4">
          <w:delText xml:space="preserve">are </w:delText>
        </w:r>
      </w:del>
      <w:ins w:id="755" w:author="Kulvatunyou, Boonserm (Fed)" w:date="2016-06-01T17:42:00Z">
        <w:r w:rsidR="00FD4CC4">
          <w:t xml:space="preserve">type, which is </w:t>
        </w:r>
      </w:ins>
      <w:r>
        <w:t>eventually traced down to</w:t>
      </w:r>
      <w:ins w:id="756" w:author="Kulvatunyou, Boonserm (Fed)" w:date="2016-06-01T17:42:00Z">
        <w:r w:rsidR="00FD4CC4">
          <w:t xml:space="preserve"> an </w:t>
        </w:r>
        <w:r w:rsidR="00FD4CC4" w:rsidRPr="00FD4CC4">
          <w:rPr>
            <w:rStyle w:val="CodeChar"/>
          </w:rPr>
          <w:t>xsd:simpleType</w:t>
        </w:r>
        <w:r w:rsidR="00FD4CC4">
          <w:t xml:space="preserve"> or</w:t>
        </w:r>
      </w:ins>
      <w:ins w:id="757" w:author="Kulvatunyou, Boonserm (Fed)" w:date="2016-06-01T17:41:00Z">
        <w:r w:rsidR="00FD4CC4">
          <w:t xml:space="preserve"> </w:t>
        </w:r>
      </w:ins>
      <w:ins w:id="758" w:author="Kulvatunyou, Boonserm (Fed)" w:date="2016-06-01T17:42:00Z">
        <w:r w:rsidR="00FD4CC4">
          <w:t>an</w:t>
        </w:r>
      </w:ins>
      <w:ins w:id="759" w:author="Kulvatunyou, Boonserm (Fed)" w:date="2016-06-01T17:41:00Z">
        <w:r w:rsidR="00FD4CC4">
          <w:t xml:space="preserve"> </w:t>
        </w:r>
        <w:r w:rsidR="00FD4CC4" w:rsidRPr="00FD4CC4">
          <w:rPr>
            <w:rStyle w:val="CodeChar"/>
          </w:rPr>
          <w:t>xsd:complexType</w:t>
        </w:r>
        <w:r w:rsidR="00FD4CC4">
          <w:t xml:space="preserve"> that uses</w:t>
        </w:r>
      </w:ins>
      <w:r>
        <w:t xml:space="preserve">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w:t>
      </w:r>
      <w:ins w:id="760" w:author="Kulvatunyou, Boonserm (Fed)" w:date="2016-06-01T17:41:00Z">
        <w:r w:rsidR="00FD4CC4">
          <w:t xml:space="preserve"> or </w:t>
        </w:r>
      </w:ins>
      <w:ins w:id="761" w:author="Kulvatunyou, Boonserm (Fed)" w:date="2016-06-01T17:36:00Z">
        <w:r w:rsidR="008D284C">
          <w:t xml:space="preserve">. Although most BCCPS are in </w:t>
        </w:r>
        <w:r w:rsidR="008D284C" w:rsidRPr="00FD4CC4">
          <w:rPr>
            <w:rStyle w:val="CodeChar"/>
          </w:rPr>
          <w:t>Fields.</w:t>
        </w:r>
      </w:ins>
      <w:ins w:id="762" w:author="Kulvatunyou, Boonserm (Fed)" w:date="2016-06-01T17:37:00Z">
        <w:r w:rsidR="008D284C" w:rsidRPr="00FD4CC4">
          <w:rPr>
            <w:rStyle w:val="CodeChar"/>
          </w:rPr>
          <w:t>xsd</w:t>
        </w:r>
        <w:r w:rsidR="008D284C">
          <w:t xml:space="preserve"> and </w:t>
        </w:r>
        <w:r w:rsidR="008D284C" w:rsidRPr="00FD4CC4">
          <w:rPr>
            <w:rStyle w:val="CodeChar"/>
          </w:rPr>
          <w:t>Meta.xsd</w:t>
        </w:r>
        <w:r w:rsidR="008D284C">
          <w:t>, we need to prune through other schemas in</w:t>
        </w:r>
      </w:ins>
      <w:ins w:id="763" w:author="Kulvatunyou, Boonserm (Fed)" w:date="2016-06-01T17:39:00Z">
        <w:r w:rsidR="00FD4CC4">
          <w:t>cluding</w:t>
        </w:r>
      </w:ins>
      <w:ins w:id="764" w:author="Kulvatunyou, Boonserm (Fed)" w:date="2016-06-01T17:38:00Z">
        <w:r w:rsidR="008D284C">
          <w:t xml:space="preserve"> the </w:t>
        </w:r>
        <w:r w:rsidR="00FD4CC4" w:rsidRPr="00FD4CC4">
          <w:rPr>
            <w:rStyle w:val="CodeChar"/>
          </w:rPr>
          <w:t>Components.xsd</w:t>
        </w:r>
        <w:r w:rsidR="00FD4CC4">
          <w:t xml:space="preserve"> and </w:t>
        </w:r>
      </w:ins>
      <w:ins w:id="765" w:author="Kulvatunyou, Boonserm (Fed)" w:date="2016-06-01T17:39:00Z">
        <w:r w:rsidR="00FD4CC4">
          <w:t xml:space="preserve">others </w:t>
        </w:r>
      </w:ins>
      <w:ins w:id="766" w:author="Kulvatunyou, Boonserm (Fed)" w:date="2016-06-01T17:38:00Z">
        <w:r w:rsidR="00FD4CC4">
          <w:t xml:space="preserve">in </w:t>
        </w:r>
        <w:r w:rsidR="008D284C">
          <w:t>following folders -</w:t>
        </w:r>
      </w:ins>
      <w:ins w:id="767" w:author="Kulvatunyou, Boonserm (Fed)" w:date="2016-06-01T17:37:00Z">
        <w:r w:rsidR="008D284C">
          <w:t xml:space="preserve">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ins>
      <w:ins w:id="768" w:author="Kulvatunyou, Boonserm (Fed)" w:date="2016-06-01T17:38:00Z">
        <w:r w:rsidR="008D284C" w:rsidRPr="008D284C">
          <w:rPr>
            <w:rStyle w:val="CodeChar"/>
          </w:rPr>
          <w:t>Model/Platform/2_1/Nouns</w:t>
        </w:r>
        <w:r w:rsidR="008D284C">
          <w:t>.</w:t>
        </w:r>
      </w:ins>
      <w:del w:id="769" w:author="Kulvatunyou, Boonserm (Fed)" w:date="2016-06-01T17:39:00Z">
        <w:r w:rsidDel="00FD4CC4">
          <w:delText xml:space="preserve"> (note that all </w:delText>
        </w:r>
        <w:r w:rsidRPr="00015656" w:rsidDel="00FD4CC4">
          <w:rPr>
            <w:rStyle w:val="CodeChar"/>
          </w:rPr>
          <w:delText>xsd:element</w:delText>
        </w:r>
        <w:r w:rsidDel="00FD4CC4">
          <w:delText xml:space="preserve"> in the Fields.xsd are BCCPs; however, not all </w:delText>
        </w:r>
        <w:r w:rsidRPr="00015656" w:rsidDel="00FD4CC4">
          <w:rPr>
            <w:rStyle w:val="CodeChar"/>
          </w:rPr>
          <w:delText>xsd:element</w:delText>
        </w:r>
        <w:r w:rsidDel="00FD4CC4">
          <w:delText xml:space="preserve"> in the </w:delText>
        </w:r>
        <w:r w:rsidRPr="00015656" w:rsidDel="00FD4CC4">
          <w:rPr>
            <w:rStyle w:val="CodeChar"/>
          </w:rPr>
          <w:delText>Meta.xsd</w:delText>
        </w:r>
        <w:r w:rsidDel="00FD4CC4">
          <w:delText xml:space="preserve"> are BCCPs so it is necessary to trace down to whether the </w:delText>
        </w:r>
        <w:r w:rsidRPr="00015656" w:rsidDel="00FD4CC4">
          <w:rPr>
            <w:rStyle w:val="CodeChar"/>
          </w:rPr>
          <w:delText>xsd:element</w:delText>
        </w:r>
        <w:r w:rsidDel="00FD4CC4">
          <w:delText xml:space="preserve"> has a simple content or conversely does not have a complex content).</w:delText>
        </w:r>
      </w:del>
      <w:del w:id="770" w:author="Kulvatunyou, Boonserm (Fed)" w:date="2016-06-01T17:43:00Z">
        <w:r w:rsidDel="00FD4CC4">
          <w:delText xml:space="preserve"> Simple content means a complex type with simple content or simply a  simple type.</w:delText>
        </w:r>
      </w:del>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771" w:name="_Toc442108941"/>
      <w:r>
        <w:t xml:space="preserve">Populate </w:t>
      </w:r>
      <w:r w:rsidR="00E134E4">
        <w:t xml:space="preserve">the </w:t>
      </w:r>
      <w:r>
        <w:t>BCCP table</w:t>
      </w:r>
      <w:bookmarkEnd w:id="771"/>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77777777"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772"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773"/>
      <w:r w:rsidR="00C8390B" w:rsidRPr="00D275DC">
        <w:rPr>
          <w:rStyle w:val="CodeChar"/>
        </w:rPr>
        <w:t>.</w:t>
      </w:r>
      <w:r w:rsidR="00736ABC">
        <w:rPr>
          <w:rStyle w:val="CodeChar"/>
        </w:rPr>
        <w:t>data_type_term</w:t>
      </w:r>
      <w:r w:rsidR="00C8390B">
        <w:t xml:space="preserve"> </w:t>
      </w:r>
      <w:commentRangeEnd w:id="773"/>
      <w:r w:rsidR="00C8390B">
        <w:rPr>
          <w:rStyle w:val="CommentReference"/>
        </w:rPr>
        <w:commentReference w:id="773"/>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lastRenderedPageBreak/>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774"/>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775" w:name="_Toc442108942"/>
      <w:bookmarkStart w:id="776"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r>
        <w:t xml:space="preserve">Import ACCs, ASCCPs, </w:t>
      </w:r>
      <w:ins w:id="777" w:author="Kulvatunyou, Boonserm (Fed)" w:date="2016-06-01T07:47:00Z">
        <w:r w:rsidR="00EA0295">
          <w:t xml:space="preserve">BCCPs, </w:t>
        </w:r>
      </w:ins>
      <w:r w:rsidR="00CA2F1C">
        <w:t xml:space="preserve">BCCs </w:t>
      </w:r>
      <w:r>
        <w:t xml:space="preserve">and ASCCs </w:t>
      </w:r>
      <w:bookmarkEnd w:id="775"/>
      <w:ins w:id="778" w:author="Kulvatunyou, Boonserm (Fed)" w:date="2016-06-01T07:47:00Z">
        <w:r w:rsidR="00EA0295">
          <w:t>top down from BODs</w:t>
        </w:r>
      </w:ins>
      <w:bookmarkEnd w:id="776"/>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779" w:name="_Ref395213533"/>
      <w:bookmarkStart w:id="780" w:name="_Toc442108943"/>
      <w:r>
        <w:t xml:space="preserve">Populate </w:t>
      </w:r>
      <w:r w:rsidR="00D162F7">
        <w:t>the</w:t>
      </w:r>
      <w:r>
        <w:t xml:space="preserve"> ASCCP table</w:t>
      </w:r>
      <w:bookmarkEnd w:id="779"/>
      <w:bookmarkEnd w:id="780"/>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5CD89659" w:rsidR="008C0E16" w:rsidRDefault="001B586F" w:rsidP="001B0F02">
      <w:r>
        <w:rPr>
          <w:rStyle w:val="CodeChar"/>
        </w:rPr>
        <w:lastRenderedPageBreak/>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2ECD00CD"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781"/>
      <w:r w:rsidR="008D43F2">
        <w:rPr>
          <w:rStyle w:val="CodeChar"/>
        </w:rPr>
        <w:t>)</w:t>
      </w:r>
      <w:r w:rsidR="00602D01">
        <w:t>.</w:t>
      </w:r>
      <w:commentRangeEnd w:id="781"/>
      <w:r w:rsidR="000E2679">
        <w:rPr>
          <w:rStyle w:val="CommentReference"/>
        </w:rPr>
        <w:commentReference w:id="781"/>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ins w:id="782" w:author="Kulvatunyou, Boonserm (Fed)" w:date="2016-06-08T08:30:00Z">
        <w:r w:rsidR="008F37FB">
          <w:t>s</w:t>
        </w:r>
      </w:ins>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7CD97B57"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5"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783" w:name="_Ref396313037"/>
      <w:bookmarkStart w:id="784" w:name="_Toc442108944"/>
      <w:r>
        <w:t>Populate the ACC table</w:t>
      </w:r>
      <w:bookmarkEnd w:id="783"/>
      <w:bookmarkEnd w:id="784"/>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05502D09" w:rsidR="00A159CE" w:rsidRPr="00A159CE" w:rsidRDefault="00C17670" w:rsidP="00791521">
            <w:r>
              <w:rPr>
                <w:rStyle w:val="CodeChar"/>
              </w:rPr>
              <w:t>object_class_term</w:t>
            </w:r>
            <w:r w:rsidR="00A159CE" w:rsidRPr="00A159CE">
              <w:t xml:space="preserve"> = </w:t>
            </w:r>
            <w:ins w:id="785" w:author="Kulvatunyou, Boonserm (Fed)" w:date="2016-06-06T12:12:00Z">
              <w:r w:rsidR="00482531">
                <w:t xml:space="preserve">If </w:t>
              </w:r>
              <w:r w:rsidR="00482531" w:rsidRPr="000C7C40">
                <w:rPr>
                  <w:rStyle w:val="CodeChar"/>
                </w:rPr>
                <w:t>ends-with(</w:t>
              </w:r>
              <w:r w:rsidR="00482531" w:rsidRPr="000C7C40">
                <w:rPr>
                  <w:rStyle w:val="CodeChar"/>
                </w:rPr>
                <w:fldChar w:fldCharType="begin"/>
              </w:r>
              <w:r w:rsidR="00482531" w:rsidRPr="000C7C40">
                <w:rPr>
                  <w:rStyle w:val="CodeChar"/>
                </w:rPr>
                <w:instrText xml:space="preserve"> HYPERLINK "mailto:./@name" </w:instrText>
              </w:r>
              <w:r w:rsidR="00482531" w:rsidRPr="000C7C40">
                <w:rPr>
                  <w:rStyle w:val="CodeChar"/>
                </w:rPr>
                <w:fldChar w:fldCharType="separate"/>
              </w:r>
              <w:r w:rsidR="00482531" w:rsidRPr="000C7C40">
                <w:rPr>
                  <w:rStyle w:val="CodeChar"/>
                </w:rPr>
                <w:t>./@name</w:t>
              </w:r>
              <w:r w:rsidR="00482531" w:rsidRPr="000C7C40">
                <w:rPr>
                  <w:rStyle w:val="CodeChar"/>
                </w:rPr>
                <w:fldChar w:fldCharType="end"/>
              </w:r>
              <w:r w:rsidR="00482531" w:rsidRPr="000C7C40">
                <w:rPr>
                  <w:rStyle w:val="CodeChar"/>
                </w:rPr>
                <w:t>, ‘Type’)</w:t>
              </w:r>
              <w:r w:rsidR="00482531">
                <w:t xml:space="preserve">, </w:t>
              </w:r>
            </w:ins>
            <w:r w:rsidR="00A159CE" w:rsidRPr="00A159CE">
              <w:rPr>
                <w:rStyle w:val="CodeChar"/>
              </w:rPr>
              <w:t>SpaceSeparate(substring-before(./@name, ‘Type’))</w:t>
            </w:r>
            <w:r w:rsidR="00A159CE" w:rsidRPr="00A159CE">
              <w:t>.</w:t>
            </w:r>
            <w:ins w:id="786" w:author="Kulvatunyou, Boonserm (Fed)" w:date="2016-06-06T12:12:00Z">
              <w:r w:rsidR="00482531">
                <w:t xml:space="preserve"> Otherwise </w:t>
              </w:r>
              <w:r w:rsidR="00482531" w:rsidRPr="000C7C40">
                <w:rPr>
                  <w:rStyle w:val="CodeChar"/>
                </w:rPr>
                <w:t>SpaceSeparate(./@name)</w:t>
              </w:r>
              <w:r w:rsidR="00482531">
                <w:t>.</w:t>
              </w:r>
            </w:ins>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w:t>
            </w:r>
            <w:r w:rsidR="00A159CE" w:rsidRPr="00A159CE">
              <w:rPr>
                <w:rStyle w:val="CodeChar"/>
              </w:rPr>
              <w:lastRenderedPageBreak/>
              <w:t>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lastRenderedPageBreak/>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ins w:id="787" w:author="Kulvatunyou, Boonserm (Fed)" w:date="2016-06-08T08:42:00Z">
              <w:r w:rsidR="00FC1A68">
                <w:rPr>
                  <w:rStyle w:val="CodeChar"/>
                </w:rPr>
                <w:t xml:space="preserve"> or “User Area”</w:t>
              </w:r>
            </w:ins>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10A82915" w:rsidR="00330E55" w:rsidRDefault="00330E55" w:rsidP="00791521">
            <w:pPr>
              <w:rPr>
                <w:rStyle w:val="CodeChar"/>
              </w:rPr>
            </w:pPr>
            <w:r>
              <w:rPr>
                <w:rStyle w:val="CodeChar"/>
              </w:rPr>
              <w:t>is_abstract = false.</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788" w:name="_Ref395213247"/>
      <w:bookmarkStart w:id="789" w:name="_Toc442108945"/>
      <w:bookmarkStart w:id="790" w:name="_Ref395213166"/>
      <w:r>
        <w:lastRenderedPageBreak/>
        <w:t>Populate the ASCC table</w:t>
      </w:r>
      <w:bookmarkEnd w:id="788"/>
      <w:bookmarkEnd w:id="789"/>
      <w:r>
        <w:t xml:space="preserve"> </w:t>
      </w:r>
      <w:bookmarkEnd w:id="790"/>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791"/>
      <w:r w:rsidR="00B74179" w:rsidRPr="00B74179">
        <w:rPr>
          <w:rStyle w:val="CodeChar"/>
        </w:rPr>
        <w:t xml:space="preserve"> = Get from ./@id</w:t>
      </w:r>
      <w:r w:rsidR="00B74179">
        <w:t>.</w:t>
      </w:r>
      <w:commentRangeEnd w:id="791"/>
      <w:r w:rsidR="00B74179">
        <w:rPr>
          <w:rStyle w:val="CommentReference"/>
        </w:rPr>
        <w:commentReference w:id="791"/>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627C63D2" w14:textId="77777777" w:rsidR="00D162F7" w:rsidRPr="00D162F7" w:rsidRDefault="00D162F7" w:rsidP="00D162F7">
      <w:pPr>
        <w:pStyle w:val="Heading5"/>
      </w:pPr>
      <w:bookmarkStart w:id="792" w:name="_Ref395213226"/>
      <w:bookmarkStart w:id="793" w:name="_Toc442108946"/>
      <w:r>
        <w:t>Populate the BCC table</w:t>
      </w:r>
      <w:bookmarkEnd w:id="792"/>
      <w:bookmarkEnd w:id="793"/>
    </w:p>
    <w:p w14:paraId="590E6D8B" w14:textId="77777777"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5FBC0976" w:rsidR="00B74179" w:rsidRDefault="001E35F8" w:rsidP="003A128A">
      <w:r>
        <w:rPr>
          <w:rStyle w:val="CodeChar"/>
        </w:rPr>
        <w:t>bcc_id</w:t>
      </w:r>
      <w:r w:rsidR="00B74179">
        <w:t xml:space="preserve"> = </w:t>
      </w:r>
      <w:r w:rsidR="001E2C45" w:rsidRPr="00A159CE">
        <w:t>Auto-generate database key.</w:t>
      </w:r>
    </w:p>
    <w:p w14:paraId="51A9B3CA" w14:textId="7E23976B" w:rsidR="00B74179" w:rsidRDefault="00B50E17" w:rsidP="003A128A">
      <w:r>
        <w:rPr>
          <w:rStyle w:val="CodeChar"/>
        </w:rPr>
        <w:t>guid</w:t>
      </w:r>
      <w:r w:rsidR="008854FE">
        <w:t xml:space="preserve"> </w:t>
      </w:r>
      <w:r w:rsidR="00D67A15" w:rsidRPr="00B74179">
        <w:rPr>
          <w:rStyle w:val="CodeChar"/>
        </w:rPr>
        <w:t>= Get from ./@id</w:t>
      </w:r>
      <w:r w:rsidR="00D67A15">
        <w:t>.</w:t>
      </w:r>
      <w:r w:rsidR="008854FE">
        <w:t xml:space="preserve"> </w:t>
      </w:r>
    </w:p>
    <w:p w14:paraId="766326F8" w14:textId="3AAA5D4C" w:rsidR="00BF0380" w:rsidRDefault="0040569A" w:rsidP="00BF0380">
      <w:r>
        <w:rPr>
          <w:rStyle w:val="CodeChar"/>
        </w:rPr>
        <w:lastRenderedPageBreak/>
        <w:t>cardinality_min</w:t>
      </w:r>
      <w:r w:rsidR="008854FE">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4D17D8A2" w:rsidR="00585CF4" w:rsidRDefault="0040569A" w:rsidP="003A128A">
      <w:r>
        <w:rPr>
          <w:rStyle w:val="CodeChar"/>
        </w:rPr>
        <w:t>cardinality_max</w:t>
      </w:r>
      <w:r w:rsidR="008854FE">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51843C7C" w:rsidR="008854FE" w:rsidRDefault="001E35F8" w:rsidP="003A128A">
      <w:r>
        <w:rPr>
          <w:rStyle w:val="CodeChar"/>
        </w:rPr>
        <w:t>to_bccp_id</w:t>
      </w:r>
      <w:r w:rsidR="008854FE">
        <w:t xml:space="preserve"> = </w:t>
      </w:r>
      <w:r w:rsidR="00D67A15">
        <w:t xml:space="preserve">Foreign key to the </w:t>
      </w:r>
      <w:r w:rsidR="000F4A6F">
        <w:rPr>
          <w:rStyle w:val="CodeChar"/>
        </w:rPr>
        <w:t>bccp</w:t>
      </w:r>
      <w:r w:rsidR="00D67A15" w:rsidRPr="005B27CD">
        <w:rPr>
          <w:rStyle w:val="CodeChar"/>
        </w:rPr>
        <w:t>.</w:t>
      </w:r>
      <w:r w:rsidR="00725F3C">
        <w:rPr>
          <w:rStyle w:val="CodeChar"/>
        </w:rPr>
        <w:t>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32B9D1A" w:rsidR="008854FE" w:rsidRDefault="0040569A" w:rsidP="003A128A">
      <w:r>
        <w:rPr>
          <w:rStyle w:val="CodeChar"/>
        </w:rPr>
        <w:t>from_acc_id</w:t>
      </w:r>
      <w:r w:rsidR="008854FE">
        <w:t xml:space="preserve"> = </w:t>
      </w:r>
      <w:r w:rsidR="00D67A15">
        <w:t xml:space="preserve">Foreign key pointing to the </w:t>
      </w:r>
      <w:r w:rsidR="00D67A15" w:rsidRPr="00D67A15">
        <w:rPr>
          <w:rStyle w:val="CodeChar"/>
        </w:rPr>
        <w:t>ACC.</w:t>
      </w:r>
      <w:r w:rsidR="00C17670">
        <w:rPr>
          <w:rStyle w:val="CodeChar"/>
        </w:rPr>
        <w:t>acc_id</w:t>
      </w:r>
      <w:r w:rsidR="00D67A15">
        <w:t xml:space="preserve"> caus</w:t>
      </w:r>
      <w:r w:rsidR="00F452EE">
        <w:t>ing</w:t>
      </w:r>
      <w:r w:rsidR="00D67A15">
        <w:t xml:space="preserve"> the creation of this BCC.</w:t>
      </w:r>
    </w:p>
    <w:p w14:paraId="298FDC13" w14:textId="52A11CEA" w:rsidR="008854FE" w:rsidRDefault="0040569A" w:rsidP="003A128A">
      <w:r>
        <w:rPr>
          <w:rStyle w:val="CodeChar"/>
        </w:rPr>
        <w:t>seq_key</w:t>
      </w:r>
      <w:r w:rsidR="008854FE">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6B698C1" w:rsidR="008854FE" w:rsidRDefault="00B50E17" w:rsidP="003A128A">
      <w:r>
        <w:rPr>
          <w:rStyle w:val="CodeChar"/>
        </w:rPr>
        <w:t>entity_type</w:t>
      </w:r>
      <w:r w:rsidR="008854FE">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5765D22D" w:rsidR="00446F4C" w:rsidRDefault="00736ABC" w:rsidP="003A128A">
      <w:pPr>
        <w:rPr>
          <w:rStyle w:val="CodeChar"/>
        </w:rPr>
      </w:pPr>
      <w:r>
        <w:rPr>
          <w:rStyle w:val="CodeChar"/>
        </w:rPr>
        <w:t>den</w:t>
      </w:r>
      <w:r w:rsidR="00446F4C">
        <w:t xml:space="preserve"> = </w:t>
      </w:r>
      <w:r w:rsidR="00446F4C" w:rsidRPr="00446F4C">
        <w:rPr>
          <w:rStyle w:val="CodeChar"/>
        </w:rPr>
        <w:t>First(ACC(</w:t>
      </w:r>
      <w:r w:rsidR="00B50E17">
        <w:rPr>
          <w:rStyle w:val="CodeChar"/>
        </w:rPr>
        <w:t>from_acc_id</w:t>
      </w:r>
      <w:r w:rsidR="00446F4C" w:rsidRPr="00446F4C">
        <w:rPr>
          <w:rStyle w:val="CodeChar"/>
        </w:rPr>
        <w:t>).</w:t>
      </w:r>
      <w:r>
        <w:rPr>
          <w:rStyle w:val="CodeChar"/>
        </w:rPr>
        <w:t>den</w:t>
      </w:r>
      <w:r w:rsidR="00446F4C" w:rsidRPr="00446F4C">
        <w:rPr>
          <w:rStyle w:val="CodeChar"/>
        </w:rPr>
        <w:t>) + “. “ + BCCP(</w:t>
      </w:r>
      <w:r w:rsidR="00B50E17">
        <w:rPr>
          <w:rStyle w:val="CodeChar"/>
        </w:rPr>
        <w:t>to_bccp_id</w:t>
      </w:r>
      <w:r w:rsidR="00446F4C" w:rsidRPr="00446F4C">
        <w:rPr>
          <w:rStyle w:val="CodeChar"/>
        </w:rPr>
        <w:t>).</w:t>
      </w:r>
      <w:r>
        <w:rPr>
          <w:rStyle w:val="CodeChar"/>
        </w:rPr>
        <w:t>den</w:t>
      </w:r>
    </w:p>
    <w:p w14:paraId="1A728E0B" w14:textId="77777777" w:rsidR="00344770" w:rsidRDefault="00344770" w:rsidP="00344770">
      <w:r>
        <w:rPr>
          <w:rStyle w:val="CodeChar"/>
        </w:rPr>
        <w:t>definition</w:t>
      </w:r>
      <w:r>
        <w:t xml:space="preserve"> = </w:t>
      </w:r>
      <w:r w:rsidRPr="00BF7D5B">
        <w:rPr>
          <w:rStyle w:val="CodeChar"/>
        </w:rPr>
        <w:t>./xsd:annotation/xsd:document</w:t>
      </w:r>
      <w:r>
        <w:t xml:space="preserve"> if exists.</w:t>
      </w:r>
    </w:p>
    <w:p w14:paraId="37C009D9" w14:textId="77777777" w:rsidR="00344770" w:rsidRDefault="00344770" w:rsidP="00344770">
      <w:r w:rsidRPr="002F5A6B">
        <w:rPr>
          <w:rStyle w:val="CodeChar"/>
        </w:rPr>
        <w:t>is_deprecated</w:t>
      </w:r>
      <w:r>
        <w:t xml:space="preserve"> = </w:t>
      </w:r>
      <w:r w:rsidRPr="002F5A6B">
        <w:rPr>
          <w:rStyle w:val="CodeChar"/>
        </w:rPr>
        <w:t>0</w:t>
      </w:r>
      <w:r>
        <w:t>.</w:t>
      </w:r>
    </w:p>
    <w:p w14:paraId="5D46991B" w14:textId="77777777" w:rsidR="00344770" w:rsidRDefault="00344770" w:rsidP="00344770">
      <w:r>
        <w:rPr>
          <w:rStyle w:val="CodeChar"/>
        </w:rPr>
        <w:t>created_by</w:t>
      </w:r>
      <w:r>
        <w:t xml:space="preserve"> = </w:t>
      </w:r>
      <w:r w:rsidRPr="00A159CE">
        <w:rPr>
          <w:rStyle w:val="CodeChar"/>
        </w:rPr>
        <w:t>“oagis”</w:t>
      </w:r>
      <w:r w:rsidRPr="00A159CE">
        <w:t>.</w:t>
      </w:r>
    </w:p>
    <w:p w14:paraId="786C8163" w14:textId="77777777" w:rsidR="00344770" w:rsidRDefault="00344770" w:rsidP="00344770">
      <w:r w:rsidRPr="002F5A6B">
        <w:rPr>
          <w:rStyle w:val="CodeChar"/>
        </w:rPr>
        <w:t>owner_user_id</w:t>
      </w:r>
      <w:r>
        <w:t xml:space="preserve"> = </w:t>
      </w:r>
      <w:r w:rsidRPr="002F5A6B">
        <w:rPr>
          <w:rStyle w:val="CodeChar"/>
        </w:rPr>
        <w:t>“oagis”</w:t>
      </w:r>
      <w:r>
        <w:t>.</w:t>
      </w:r>
    </w:p>
    <w:p w14:paraId="75ACB856" w14:textId="77777777" w:rsidR="00344770" w:rsidRDefault="00344770" w:rsidP="00344770">
      <w:r>
        <w:rPr>
          <w:rStyle w:val="CodeChar"/>
        </w:rPr>
        <w:t>last_updated_by</w:t>
      </w:r>
      <w:r>
        <w:t xml:space="preserve"> = </w:t>
      </w:r>
      <w:r w:rsidRPr="00A159CE">
        <w:rPr>
          <w:rStyle w:val="CodeChar"/>
        </w:rPr>
        <w:t>“oagis”</w:t>
      </w:r>
      <w:r w:rsidRPr="00A159CE">
        <w:t>.</w:t>
      </w:r>
    </w:p>
    <w:p w14:paraId="7E28A15E" w14:textId="77777777" w:rsidR="00344770" w:rsidRDefault="00344770" w:rsidP="00344770">
      <w:r>
        <w:rPr>
          <w:rStyle w:val="CodeChar"/>
        </w:rPr>
        <w:t>creation_timestamp</w:t>
      </w:r>
      <w:r>
        <w:t xml:space="preserve"> = Current time.</w:t>
      </w:r>
    </w:p>
    <w:p w14:paraId="77C3832A" w14:textId="77777777" w:rsidR="00344770" w:rsidRDefault="00344770" w:rsidP="00344770">
      <w:r>
        <w:rPr>
          <w:rStyle w:val="CodeChar"/>
        </w:rPr>
        <w:t>last_update_timestamp</w:t>
      </w:r>
      <w:r>
        <w:t xml:space="preserve"> = Same as </w:t>
      </w:r>
      <w:r>
        <w:rPr>
          <w:rStyle w:val="CodeChar"/>
        </w:rPr>
        <w:t>creation_timestamp</w:t>
      </w:r>
      <w:r>
        <w:t>.</w:t>
      </w:r>
    </w:p>
    <w:p w14:paraId="228BD161" w14:textId="1E824B85" w:rsidR="00344770" w:rsidRDefault="001E35F8" w:rsidP="00344770">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68EC3819" w14:textId="77777777" w:rsidR="00344770" w:rsidRDefault="00344770" w:rsidP="00344770">
      <w:r w:rsidRPr="00EB13B1">
        <w:rPr>
          <w:rStyle w:val="CodeChar"/>
        </w:rPr>
        <w:t>revision_num</w:t>
      </w:r>
      <w:r>
        <w:t xml:space="preserve"> = </w:t>
      </w:r>
      <w:r w:rsidRPr="00EB13B1">
        <w:rPr>
          <w:rStyle w:val="CodeChar"/>
        </w:rPr>
        <w:t>0</w:t>
      </w:r>
      <w:r>
        <w:t>.</w:t>
      </w:r>
    </w:p>
    <w:p w14:paraId="49310A52" w14:textId="77777777" w:rsidR="00344770" w:rsidRDefault="00344770" w:rsidP="00344770">
      <w:r w:rsidRPr="00EB13B1">
        <w:rPr>
          <w:rStyle w:val="CodeChar"/>
        </w:rPr>
        <w:t>revision_tracking_num</w:t>
      </w:r>
      <w:r>
        <w:t xml:space="preserve"> = </w:t>
      </w:r>
      <w:r w:rsidRPr="00EB13B1">
        <w:rPr>
          <w:rStyle w:val="CodeChar"/>
        </w:rPr>
        <w:t>0</w:t>
      </w:r>
      <w:r>
        <w:t>.</w:t>
      </w:r>
    </w:p>
    <w:p w14:paraId="7965D390" w14:textId="77777777" w:rsidR="00344770" w:rsidRDefault="00344770" w:rsidP="00344770">
      <w:r w:rsidRPr="00EB13B1">
        <w:rPr>
          <w:rStyle w:val="CodeChar"/>
        </w:rPr>
        <w:t>revision_action</w:t>
      </w:r>
      <w:r>
        <w:t xml:space="preserve"> = </w:t>
      </w:r>
      <w:r w:rsidRPr="00EB13B1">
        <w:rPr>
          <w:rStyle w:val="CodeChar"/>
        </w:rPr>
        <w:t>null</w:t>
      </w:r>
      <w:r>
        <w:t>.</w:t>
      </w:r>
    </w:p>
    <w:p w14:paraId="52722B1B" w14:textId="77777777" w:rsidR="00344770" w:rsidRDefault="00344770" w:rsidP="00344770">
      <w:r w:rsidRPr="00EB13B1">
        <w:rPr>
          <w:rStyle w:val="CodeChar"/>
        </w:rPr>
        <w:t>release_id</w:t>
      </w:r>
      <w:r>
        <w:t xml:space="preserve"> = </w:t>
      </w:r>
      <w:r w:rsidRPr="00F323CD">
        <w:rPr>
          <w:rStyle w:val="CodeChar"/>
        </w:rPr>
        <w:t>null</w:t>
      </w:r>
      <w:r>
        <w:t>.</w:t>
      </w:r>
    </w:p>
    <w:p w14:paraId="19824015" w14:textId="020E0EA1" w:rsidR="00344770" w:rsidRDefault="00344770" w:rsidP="003A128A">
      <w:r w:rsidRPr="00EB13B1">
        <w:rPr>
          <w:rStyle w:val="CodeChar"/>
        </w:rPr>
        <w:t>current_</w:t>
      </w:r>
      <w:r w:rsidR="001E35F8">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794" w:name="_Ref395279750"/>
      <w:bookmarkStart w:id="795" w:name="_Toc442108947"/>
      <w:r>
        <w:t>Populate the BCCP table for xsd:attribute</w:t>
      </w:r>
      <w:bookmarkEnd w:id="794"/>
      <w:bookmarkEnd w:id="795"/>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796"/>
      <w:r w:rsidR="00791521">
        <w:t>Generate a new GUID</w:t>
      </w:r>
      <w:commentRangeEnd w:id="796"/>
      <w:r w:rsidR="00791521">
        <w:rPr>
          <w:rStyle w:val="CommentReference"/>
        </w:rPr>
        <w:commentReference w:id="796"/>
      </w:r>
      <w:r w:rsidR="00182E51">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797"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lastRenderedPageBreak/>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24096FDB" w:rsidR="00461DD3" w:rsidRDefault="00461DD3" w:rsidP="00182E51">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rPr>
          <w:ins w:id="798" w:author="Kulvatunyou, Boonserm (Fed)" w:date="2016-06-01T07:43:00Z"/>
        </w:rPr>
      </w:pPr>
      <w:ins w:id="799" w:author="Kulvatunyou, Boonserm (Fed)" w:date="2016-06-01T07:43:00Z">
        <w:r>
          <w:t xml:space="preserve">Import other ACCs, ASCCPs, </w:t>
        </w:r>
      </w:ins>
      <w:ins w:id="800" w:author="Kulvatunyou, Boonserm (Fed)" w:date="2016-06-01T07:47:00Z">
        <w:r>
          <w:t xml:space="preserve">BCCPs, </w:t>
        </w:r>
      </w:ins>
      <w:ins w:id="801" w:author="Kulvatunyou, Boonserm (Fed)" w:date="2016-06-01T07:43:00Z">
        <w:r>
          <w:t>BCCs, and ASCCs unused by BODs</w:t>
        </w:r>
      </w:ins>
    </w:p>
    <w:p w14:paraId="12BAF377" w14:textId="48AB45F4" w:rsidR="008D284C" w:rsidRDefault="00EA0295" w:rsidP="00EA0295">
      <w:pPr>
        <w:rPr>
          <w:ins w:id="802" w:author="Kulvatunyou, Boonserm (Fed)" w:date="2016-06-01T17:28:00Z"/>
        </w:rPr>
      </w:pPr>
      <w:ins w:id="803" w:author="Kulvatunyou, Boonserm (Fed)" w:date="2016-06-01T07:45:00Z">
        <w:r>
          <w:t xml:space="preserve">Go through the schema modules </w:t>
        </w:r>
      </w:ins>
      <w:ins w:id="804" w:author="Kulvatunyou, Boonserm (Fed)" w:date="2016-06-01T08:02:00Z">
        <w:r w:rsidR="00CE1C17">
          <w:t xml:space="preserve">indicated below </w:t>
        </w:r>
      </w:ins>
      <w:ins w:id="805" w:author="Kulvatunyou, Boonserm (Fed)" w:date="2016-06-01T07:48:00Z">
        <w:r>
          <w:t xml:space="preserve">to </w:t>
        </w:r>
      </w:ins>
      <w:ins w:id="806" w:author="Kulvatunyou, Boonserm (Fed)" w:date="2016-06-01T07:50:00Z">
        <w:r>
          <w:t>look for</w:t>
        </w:r>
      </w:ins>
      <w:ins w:id="807" w:author="Kulvatunyou, Boonserm (Fed)" w:date="2016-06-01T07:49:00Z">
        <w:r>
          <w:t xml:space="preserve"> </w:t>
        </w:r>
      </w:ins>
      <w:ins w:id="808" w:author="Kulvatunyou, Boonserm (Fed)" w:date="2016-06-01T07:48:00Z">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w:t>
        </w:r>
      </w:ins>
      <w:ins w:id="809" w:author="Kulvatunyou, Boonserm (Fed)" w:date="2016-06-01T07:50:00Z">
        <w:r>
          <w:t xml:space="preserve">The </w:t>
        </w:r>
        <w:r w:rsidRPr="00CE1C17">
          <w:rPr>
            <w:rStyle w:val="CodeChar"/>
          </w:rPr>
          <w:t>xsd:complexType</w:t>
        </w:r>
        <w:r>
          <w:t xml:space="preserve"> shall be imported as an ACC. Its descendants need to also be imported if any of them is not yet in the database as indicated by the GUID.</w:t>
        </w:r>
      </w:ins>
      <w:ins w:id="810" w:author="Kulvatunyou, Boonserm (Fed)" w:date="2016-06-01T07:53:00Z">
        <w:r w:rsidR="00CE1C17">
          <w:t xml:space="preserve"> The logic for importing the ACC </w:t>
        </w:r>
      </w:ins>
      <w:ins w:id="811" w:author="Kulvatunyou, Boonserm (Fed)" w:date="2016-06-01T07:57:00Z">
        <w:r w:rsidR="00CE1C17">
          <w:t xml:space="preserve">shall follow the logic in </w:t>
        </w:r>
      </w:ins>
      <w:ins w:id="812" w:author="Kulvatunyou, Boonserm (Fed)" w:date="2016-06-01T07:58:00Z">
        <w:r w:rsidR="00CE1C17">
          <w:fldChar w:fldCharType="begin"/>
        </w:r>
        <w:r w:rsidR="00CE1C17">
          <w:instrText xml:space="preserve"> REF _Ref452531234 \r \h </w:instrText>
        </w:r>
      </w:ins>
      <w:r w:rsidR="00CE1C17">
        <w:fldChar w:fldCharType="separate"/>
      </w:r>
      <w:ins w:id="813" w:author="Kulvatunyou, Boonserm (Fed)" w:date="2016-06-01T07:58:00Z">
        <w:r w:rsidR="00CE1C17">
          <w:t>3.1.1.13</w:t>
        </w:r>
        <w:r w:rsidR="00CE1C17">
          <w:fldChar w:fldCharType="end"/>
        </w:r>
        <w:r w:rsidR="00CE1C17">
          <w:t xml:space="preserve">. </w:t>
        </w:r>
      </w:ins>
    </w:p>
    <w:p w14:paraId="06BB8C1E" w14:textId="77777777" w:rsidR="008D284C" w:rsidRDefault="008D284C" w:rsidP="00EA0295">
      <w:pPr>
        <w:rPr>
          <w:ins w:id="814" w:author="Kulvatunyou, Boonserm (Fed)" w:date="2016-06-01T17:28:00Z"/>
        </w:rPr>
      </w:pPr>
    </w:p>
    <w:p w14:paraId="448ED169" w14:textId="025C11D9" w:rsidR="00EA0295" w:rsidRDefault="00CE1C17" w:rsidP="00EA0295">
      <w:pPr>
        <w:rPr>
          <w:ins w:id="815" w:author="Kulvatunyou, Boonserm (Fed)" w:date="2016-06-01T08:02:00Z"/>
        </w:rPr>
      </w:pPr>
      <w:ins w:id="816" w:author="Kulvatunyou, Boonserm (Fed)" w:date="2016-06-01T08:00:00Z">
        <w:r>
          <w:t xml:space="preserve">After the ACC has been imported, look for an </w:t>
        </w:r>
        <w:r w:rsidRPr="00CE1C17">
          <w:rPr>
            <w:rStyle w:val="CodeChar"/>
          </w:rPr>
          <w:t>xsd:element</w:t>
        </w:r>
        <w:r>
          <w:t xml:space="preserve"> </w:t>
        </w:r>
      </w:ins>
      <w:ins w:id="817" w:author="Kulvatunyou, Boonserm (Fed)" w:date="2016-06-01T17:28:00Z">
        <w:r w:rsidR="008D284C">
          <w:t>that has not been imported.</w:t>
        </w:r>
      </w:ins>
      <w:ins w:id="818" w:author="Kulvatunyou, Boonserm (Fed)" w:date="2016-06-01T17:30:00Z">
        <w:r w:rsidR="008D284C">
          <w:t xml:space="preserve"> The element can be assumed to be an ASCCP at this point; therefore, follow </w:t>
        </w:r>
      </w:ins>
      <w:ins w:id="819" w:author="Kulvatunyou, Boonserm (Fed)" w:date="2016-06-01T17:31:00Z">
        <w:r w:rsidR="008D284C">
          <w:fldChar w:fldCharType="begin"/>
        </w:r>
        <w:r w:rsidR="008D284C">
          <w:instrText xml:space="preserve"> REF _Ref395213533 \r \h </w:instrText>
        </w:r>
      </w:ins>
      <w:r w:rsidR="008D284C">
        <w:fldChar w:fldCharType="separate"/>
      </w:r>
      <w:ins w:id="820" w:author="Kulvatunyou, Boonserm (Fed)" w:date="2016-06-01T17:31:00Z">
        <w:r w:rsidR="008D284C">
          <w:t>3.1.1.13.1</w:t>
        </w:r>
        <w:r w:rsidR="008D284C">
          <w:fldChar w:fldCharType="end"/>
        </w:r>
        <w:r w:rsidR="008D284C">
          <w:t xml:space="preserve"> to populate the table.</w:t>
        </w:r>
      </w:ins>
      <w:ins w:id="821" w:author="Kulvatunyou, Boonserm (Fed)" w:date="2016-06-01T17:28:00Z">
        <w:r w:rsidR="008D284C">
          <w:t xml:space="preserve">  </w:t>
        </w:r>
      </w:ins>
      <w:ins w:id="822" w:author="Kulvatunyou, Boonserm (Fed)" w:date="2016-06-01T17:32:00Z">
        <w:r w:rsidR="008D284C">
          <w:t xml:space="preserve">At this point the type (or ACC) used by the element should already be in the database. If this is not the case, it is a severe exception (a bug in other part of the code). </w:t>
        </w:r>
      </w:ins>
      <w:ins w:id="823" w:author="Kulvatunyou, Boonserm (Fed)" w:date="2016-06-01T08:31:00Z">
        <w:r w:rsidR="00184EE5">
          <w:t xml:space="preserve">As the ACC </w:t>
        </w:r>
      </w:ins>
      <w:ins w:id="824" w:author="Kulvatunyou, Boonserm (Fed)" w:date="2016-06-01T17:33:00Z">
        <w:r w:rsidR="008D284C">
          <w:t xml:space="preserve">and ASCCP </w:t>
        </w:r>
      </w:ins>
      <w:ins w:id="825" w:author="Kulvatunyou, Boonserm (Fed)" w:date="2016-06-01T08:31:00Z">
        <w:r w:rsidR="00184EE5">
          <w:t>is imported generate a log of ACC</w:t>
        </w:r>
      </w:ins>
      <w:ins w:id="826" w:author="Kulvatunyou, Boonserm (Fed)" w:date="2016-06-01T17:34:00Z">
        <w:r w:rsidR="008D284C">
          <w:t xml:space="preserve"> and ASCCP</w:t>
        </w:r>
      </w:ins>
      <w:ins w:id="827" w:author="Kulvatunyou, Boonserm (Fed)" w:date="2016-06-01T08:31:00Z">
        <w:r w:rsidR="008D284C">
          <w:t xml:space="preserve"> imported this way (I</w:t>
        </w:r>
        <w:r w:rsidR="00184EE5">
          <w:t xml:space="preserve">t is good to know what is not actually used by any </w:t>
        </w:r>
      </w:ins>
      <w:ins w:id="828" w:author="Kulvatunyou, Boonserm (Fed)" w:date="2016-06-01T08:32:00Z">
        <w:r w:rsidR="00184EE5">
          <w:t>BOD</w:t>
        </w:r>
      </w:ins>
      <w:ins w:id="829" w:author="Kulvatunyou, Boonserm (Fed)" w:date="2016-06-01T17:34:00Z">
        <w:r w:rsidR="008D284C">
          <w:t>. It will also indicate an ACC that does not have any ASCCP.</w:t>
        </w:r>
      </w:ins>
      <w:ins w:id="830" w:author="Kulvatunyou, Boonserm (Fed)" w:date="2016-06-01T08:32:00Z">
        <w:r w:rsidR="00184EE5">
          <w:t>).</w:t>
        </w:r>
      </w:ins>
    </w:p>
    <w:p w14:paraId="0B0CD498" w14:textId="064490FB" w:rsidR="00CE1C17" w:rsidRDefault="00CE1C17" w:rsidP="00EA0295">
      <w:pPr>
        <w:rPr>
          <w:ins w:id="831" w:author="Kulvatunyou, Boonserm (Fed)" w:date="2016-06-01T08:02:00Z"/>
        </w:rPr>
      </w:pPr>
    </w:p>
    <w:p w14:paraId="0F7AA4C9" w14:textId="1ED9A0D6" w:rsidR="00CE1C17" w:rsidRDefault="00CE1C17" w:rsidP="00EA0295">
      <w:pPr>
        <w:rPr>
          <w:ins w:id="832" w:author="Kulvatunyou, Boonserm (Fed)" w:date="2016-06-01T08:02:00Z"/>
        </w:rPr>
      </w:pPr>
      <w:ins w:id="833" w:author="Kulvatunyou, Boonserm (Fed)" w:date="2016-06-01T08:02:00Z">
        <w:r>
          <w:t>The schema module to go through includes:</w:t>
        </w:r>
      </w:ins>
    </w:p>
    <w:p w14:paraId="1DFBE84B" w14:textId="6A8DE665" w:rsidR="00CE1C17" w:rsidRDefault="00CE1C17" w:rsidP="00CE1C17">
      <w:pPr>
        <w:pStyle w:val="ListParagraph"/>
        <w:numPr>
          <w:ilvl w:val="0"/>
          <w:numId w:val="6"/>
        </w:numPr>
        <w:rPr>
          <w:ins w:id="834" w:author="Kulvatunyou, Boonserm (Fed)" w:date="2016-06-01T08:03:00Z"/>
        </w:rPr>
      </w:pPr>
      <w:ins w:id="835" w:author="Kulvatunyou, Boonserm (Fed)" w:date="2016-06-01T08:03:00Z">
        <w:r>
          <w:t>Those in Model/BODs folder</w:t>
        </w:r>
      </w:ins>
    </w:p>
    <w:p w14:paraId="60CC93F8" w14:textId="017455B0" w:rsidR="00CE1C17" w:rsidRDefault="00CE1C17" w:rsidP="00CE1C17">
      <w:pPr>
        <w:pStyle w:val="ListParagraph"/>
        <w:numPr>
          <w:ilvl w:val="0"/>
          <w:numId w:val="6"/>
        </w:numPr>
        <w:rPr>
          <w:ins w:id="836" w:author="Kulvatunyou, Boonserm (Fed)" w:date="2016-06-01T08:03:00Z"/>
        </w:rPr>
      </w:pPr>
      <w:ins w:id="837" w:author="Kulvatunyou, Boonserm (Fed)" w:date="2016-06-01T08:03:00Z">
        <w:r>
          <w:t>Those in Model/Nouns folder</w:t>
        </w:r>
      </w:ins>
    </w:p>
    <w:p w14:paraId="6707F157" w14:textId="7253570C" w:rsidR="00CE1C17" w:rsidRDefault="00CE1C17" w:rsidP="00CE1C17">
      <w:pPr>
        <w:pStyle w:val="ListParagraph"/>
        <w:numPr>
          <w:ilvl w:val="0"/>
          <w:numId w:val="6"/>
        </w:numPr>
        <w:rPr>
          <w:ins w:id="838" w:author="Kulvatunyou, Boonserm (Fed)" w:date="2016-06-01T08:03:00Z"/>
        </w:rPr>
      </w:pPr>
      <w:ins w:id="839" w:author="Kulvatunyou, Boonserm (Fed)" w:date="2016-06-01T08:03:00Z">
        <w:r>
          <w:t>Those in Model/Platform/2_1/BODs folder</w:t>
        </w:r>
      </w:ins>
    </w:p>
    <w:p w14:paraId="023F658B" w14:textId="17B2AEA3" w:rsidR="00CE1C17" w:rsidRDefault="00CE1C17" w:rsidP="00CE1C17">
      <w:pPr>
        <w:pStyle w:val="ListParagraph"/>
        <w:numPr>
          <w:ilvl w:val="0"/>
          <w:numId w:val="6"/>
        </w:numPr>
        <w:rPr>
          <w:ins w:id="840" w:author="Kulvatunyou, Boonserm (Fed)" w:date="2016-06-01T08:08:00Z"/>
        </w:rPr>
      </w:pPr>
      <w:ins w:id="841" w:author="Kulvatunyou, Boonserm (Fed)" w:date="2016-06-01T08:04:00Z">
        <w:r>
          <w:t>Those in Model/Platform/2_1/Nouns folder</w:t>
        </w:r>
      </w:ins>
    </w:p>
    <w:p w14:paraId="132DB388" w14:textId="747ED9F4" w:rsidR="007A52E1" w:rsidRDefault="007A52E1" w:rsidP="007A52E1">
      <w:pPr>
        <w:pStyle w:val="ListParagraph"/>
        <w:numPr>
          <w:ilvl w:val="0"/>
          <w:numId w:val="6"/>
        </w:numPr>
        <w:rPr>
          <w:ins w:id="842" w:author="Kulvatunyou, Boonserm (Fed)" w:date="2016-06-01T08:08:00Z"/>
        </w:rPr>
      </w:pPr>
      <w:ins w:id="843" w:author="Kulvatunyou, Boonserm (Fed)" w:date="2016-06-01T08:08:00Z">
        <w:r>
          <w:t>Model/Platform/2_1/Common/Components.xsd</w:t>
        </w:r>
      </w:ins>
    </w:p>
    <w:p w14:paraId="3CB0F26D" w14:textId="02D070BC" w:rsidR="007A52E1" w:rsidRDefault="007A52E1" w:rsidP="007A52E1">
      <w:pPr>
        <w:pStyle w:val="ListParagraph"/>
        <w:numPr>
          <w:ilvl w:val="0"/>
          <w:numId w:val="6"/>
        </w:numPr>
        <w:rPr>
          <w:ins w:id="844" w:author="Kulvatunyou, Boonserm (Fed)" w:date="2016-06-01T08:16:00Z"/>
        </w:rPr>
      </w:pPr>
      <w:ins w:id="845" w:author="Kulvatunyou, Boonserm (Fed)" w:date="2016-06-01T08:08:00Z">
        <w:r>
          <w:t>Model/Platform/2_1/Common/Meta.xsd</w:t>
        </w:r>
      </w:ins>
    </w:p>
    <w:p w14:paraId="266AAC7A" w14:textId="2125537A" w:rsidR="0016491E" w:rsidRDefault="0016491E" w:rsidP="0016491E">
      <w:pPr>
        <w:pStyle w:val="ListParagraph"/>
        <w:numPr>
          <w:ilvl w:val="0"/>
          <w:numId w:val="6"/>
        </w:numPr>
        <w:rPr>
          <w:ins w:id="846" w:author="Kulvatunyou, Boonserm (Fed)" w:date="2016-06-01T08:08:00Z"/>
        </w:rPr>
      </w:pPr>
      <w:ins w:id="847" w:author="Kulvatunyou, Boonserm (Fed)" w:date="2016-06-01T08:16:00Z">
        <w:r>
          <w:t>Model/Platform/2_1/Extension/Extensions.xsd</w:t>
        </w:r>
      </w:ins>
      <w:ins w:id="848" w:author="Kulvatunyou, Boonserm (Fed)" w:date="2016-06-01T17:28:00Z">
        <w:r w:rsidR="008D284C">
          <w:t xml:space="preserve"> </w:t>
        </w:r>
      </w:ins>
      <w:bookmarkStart w:id="849" w:name="_GoBack"/>
      <w:bookmarkEnd w:id="849"/>
    </w:p>
    <w:p w14:paraId="3CE25FD5" w14:textId="539E509A" w:rsidR="007A52E1" w:rsidRDefault="007A52E1" w:rsidP="0016491E">
      <w:pPr>
        <w:rPr>
          <w:ins w:id="850" w:author="Kulvatunyou, Boonserm (Fed)" w:date="2016-06-01T08:22:00Z"/>
        </w:rPr>
      </w:pPr>
    </w:p>
    <w:p w14:paraId="7B870DF7" w14:textId="4802B0C9" w:rsidR="00F6755D" w:rsidRPr="00EA0295" w:rsidRDefault="00F6755D" w:rsidP="0016491E">
      <w:pPr>
        <w:rPr>
          <w:ins w:id="851" w:author="Kulvatunyou, Boonserm (Fed)" w:date="2016-06-01T07:43:00Z"/>
        </w:rPr>
      </w:pPr>
      <w:ins w:id="852" w:author="Kulvatunyou, Boonserm (Fed)" w:date="2016-06-01T08:22:00Z">
        <w:r>
          <w:t>Note: In fact</w:t>
        </w:r>
      </w:ins>
      <w:ins w:id="853" w:author="Kulvatunyou, Boonserm (Fed)" w:date="2016-06-01T08:23:00Z">
        <w:r>
          <w:t>,</w:t>
        </w:r>
      </w:ins>
      <w:ins w:id="854" w:author="Kulvatunyou, Boonserm (Fed)" w:date="2016-06-01T08:22:00Z">
        <w:r>
          <w:t xml:space="preserve"> the whole ACCs, ASCCPs, BCCPs, BCCs, and ASCCs could be imported in the fashion described in this section instead of importing top down from BODs. </w:t>
        </w:r>
      </w:ins>
      <w:ins w:id="855" w:author="Kulvatunyou, Boonserm (Fed)" w:date="2016-06-01T08:24:00Z">
        <w:r>
          <w:t xml:space="preserve">The logic in </w:t>
        </w:r>
        <w:r>
          <w:fldChar w:fldCharType="begin"/>
        </w:r>
        <w:r>
          <w:instrText xml:space="preserve"> REF _Ref452531234 \r \h </w:instrText>
        </w:r>
      </w:ins>
      <w:ins w:id="856" w:author="Kulvatunyou, Boonserm (Fed)" w:date="2016-06-01T08:24:00Z">
        <w:r>
          <w:fldChar w:fldCharType="separate"/>
        </w:r>
        <w:r>
          <w:t>3.1.1.13</w:t>
        </w:r>
        <w:r>
          <w:fldChar w:fldCharType="end"/>
        </w:r>
        <w:r>
          <w:t xml:space="preserve"> was written with this approach in mind. </w:t>
        </w:r>
        <w:r w:rsidR="006808C7">
          <w:t>It was just that it seems natural to start importing from the BOD.</w:t>
        </w:r>
      </w:ins>
    </w:p>
    <w:p w14:paraId="57C4B828" w14:textId="22706C2C" w:rsidR="00882DDC" w:rsidDel="003D31C5" w:rsidRDefault="00CB1A24" w:rsidP="00882DDC">
      <w:pPr>
        <w:pStyle w:val="Heading4"/>
        <w:rPr>
          <w:moveFrom w:id="857" w:author="Kulvatunyou, Boonserm (Fed)" w:date="2016-06-02T10:48:00Z"/>
        </w:rPr>
      </w:pPr>
      <w:moveFromRangeStart w:id="858" w:author="Kulvatunyou, Boonserm (Fed)" w:date="2016-06-02T10:48:00Z" w:name="move452627860"/>
      <w:moveFrom w:id="859" w:author="Kulvatunyou, Boonserm (Fed)" w:date="2016-06-02T10:48:00Z">
        <w:r w:rsidDel="003D31C5">
          <w:t>Import schemas as blobs</w:t>
        </w:r>
      </w:moveFrom>
    </w:p>
    <w:p w14:paraId="30D9CAF9" w14:textId="4DF2947F" w:rsidR="003A27FD" w:rsidRPr="00730231" w:rsidDel="003D31C5" w:rsidRDefault="003A27FD" w:rsidP="003A27FD">
      <w:pPr>
        <w:overflowPunct/>
        <w:autoSpaceDE/>
        <w:autoSpaceDN/>
        <w:adjustRightInd/>
        <w:textAlignment w:val="auto"/>
        <w:rPr>
          <w:moveFrom w:id="860" w:author="Kulvatunyou, Boonserm (Fed)" w:date="2016-06-02T10:48:00Z"/>
          <w:rFonts w:ascii="Arial" w:hAnsi="Arial" w:cs="Arial"/>
          <w:color w:val="000000"/>
          <w:sz w:val="18"/>
          <w:szCs w:val="18"/>
          <w:lang w:bidi="th-TH"/>
        </w:rPr>
      </w:pPr>
    </w:p>
    <w:p w14:paraId="2E4C7046" w14:textId="6A28FF7F" w:rsidR="003A27FD" w:rsidDel="003D31C5" w:rsidRDefault="00CB1A24" w:rsidP="003A27FD">
      <w:pPr>
        <w:rPr>
          <w:moveFrom w:id="861" w:author="Kulvatunyou, Boonserm (Fed)" w:date="2016-06-02T10:48:00Z"/>
        </w:rPr>
      </w:pPr>
      <w:moveFrom w:id="862" w:author="Kulvatunyou, Boonserm (Fed)" w:date="2016-06-02T10:48:00Z">
        <w:r w:rsidDel="003D31C5">
          <w:t>Schema files that are imported as blobs include:</w:t>
        </w:r>
      </w:moveFrom>
    </w:p>
    <w:p w14:paraId="536B5901" w14:textId="12EAA21D" w:rsidR="00CB1A24" w:rsidDel="003D31C5" w:rsidRDefault="004105E7" w:rsidP="004105E7">
      <w:pPr>
        <w:pStyle w:val="ListParagraph"/>
        <w:numPr>
          <w:ilvl w:val="0"/>
          <w:numId w:val="6"/>
        </w:numPr>
        <w:rPr>
          <w:moveFrom w:id="863" w:author="Kulvatunyou, Boonserm (Fed)" w:date="2016-06-02T10:48:00Z"/>
        </w:rPr>
      </w:pPr>
      <w:moveFrom w:id="864" w:author="Kulvatunyou, Boonserm (Fed)" w:date="2016-06-02T10:48:00Z">
        <w:r w:rsidDel="003D31C5">
          <w:t>All files in the folder Model\Platform\2_1\Common\DataTypes</w:t>
        </w:r>
      </w:moveFrom>
    </w:p>
    <w:p w14:paraId="2FB37449" w14:textId="42EB1413" w:rsidR="004105E7" w:rsidDel="003D31C5" w:rsidRDefault="004105E7" w:rsidP="004105E7">
      <w:pPr>
        <w:pStyle w:val="ListParagraph"/>
        <w:numPr>
          <w:ilvl w:val="0"/>
          <w:numId w:val="6"/>
        </w:numPr>
        <w:rPr>
          <w:moveFrom w:id="865" w:author="Kulvatunyou, Boonserm (Fed)" w:date="2016-06-02T10:48:00Z"/>
        </w:rPr>
      </w:pPr>
      <w:moveFrom w:id="866" w:author="Kulvatunyou, Boonserm (Fed)" w:date="2016-06-02T10:48:00Z">
        <w:r w:rsidDel="003D31C5">
          <w:t>All files in the folder Model\Platform\2_1\Common\ISO20022</w:t>
        </w:r>
      </w:moveFrom>
    </w:p>
    <w:p w14:paraId="56B48243" w14:textId="4904442B" w:rsidR="004105E7" w:rsidDel="003D31C5" w:rsidRDefault="004105E7" w:rsidP="004105E7">
      <w:pPr>
        <w:pStyle w:val="ListParagraph"/>
        <w:numPr>
          <w:ilvl w:val="0"/>
          <w:numId w:val="6"/>
        </w:numPr>
        <w:rPr>
          <w:moveFrom w:id="867" w:author="Kulvatunyou, Boonserm (Fed)" w:date="2016-06-02T10:48:00Z"/>
        </w:rPr>
      </w:pPr>
      <w:moveFrom w:id="868" w:author="Kulvatunyou, Boonserm (Fed)" w:date="2016-06-02T10:48:00Z">
        <w:r w:rsidDel="003D31C5">
          <w:t>Model\Platform\2_1\OAGi-Platform.xsd</w:t>
        </w:r>
      </w:moveFrom>
    </w:p>
    <w:p w14:paraId="457C01A6" w14:textId="77777777" w:rsidR="00970952" w:rsidRDefault="00970952" w:rsidP="00970952">
      <w:pPr>
        <w:pStyle w:val="Heading4"/>
      </w:pPr>
      <w:bookmarkStart w:id="869" w:name="_Toc442108949"/>
      <w:moveFromRangeEnd w:id="858"/>
      <w:r>
        <w:lastRenderedPageBreak/>
        <w:t>Import other libraries</w:t>
      </w:r>
      <w:bookmarkEnd w:id="869"/>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870" w:name="_Toc442108950"/>
      <w:r>
        <w:t>Verify the OAGIS 10</w:t>
      </w:r>
      <w:r w:rsidR="000A2BB4">
        <w:t>.1</w:t>
      </w:r>
      <w:r>
        <w:t xml:space="preserve"> Model import</w:t>
      </w:r>
      <w:bookmarkEnd w:id="870"/>
    </w:p>
    <w:p w14:paraId="59CAC8BD" w14:textId="77777777" w:rsidR="00150F71" w:rsidRDefault="00150F71" w:rsidP="00150F71">
      <w:pPr>
        <w:pStyle w:val="Heading4"/>
      </w:pPr>
      <w:bookmarkStart w:id="871" w:name="_Toc442108951"/>
      <w:r>
        <w:t>Checksum verification</w:t>
      </w:r>
      <w:bookmarkEnd w:id="871"/>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r w:rsidR="0084666B">
        <w:fldChar w:fldCharType="begin"/>
      </w:r>
      <w:r w:rsidR="0084666B">
        <w:instrText xml:space="preserve"> SEQ Table \* ARABIC </w:instrText>
      </w:r>
      <w:r w:rsidR="0084666B">
        <w:fldChar w:fldCharType="separate"/>
      </w:r>
      <w:r w:rsidR="0093447A">
        <w:rPr>
          <w:noProof/>
        </w:rPr>
        <w:t>1</w:t>
      </w:r>
      <w:r w:rsidR="0084666B">
        <w:rPr>
          <w:noProof/>
        </w:rPr>
        <w:fldChar w:fldCharType="end"/>
      </w:r>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lastRenderedPageBreak/>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872" w:name="_Toc442108952"/>
      <w:r>
        <w:t>Content verification</w:t>
      </w:r>
      <w:bookmarkEnd w:id="872"/>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873" w:name="_Toc442108953"/>
      <w:r>
        <w:t>Challenges</w:t>
      </w:r>
      <w:bookmarkEnd w:id="873"/>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rPr>
          <w:ins w:id="874" w:author="Kulvatunyou, Boonserm (Fed)" w:date="2016-06-01T08:17:00Z"/>
        </w:rPr>
      </w:pPr>
      <w:r>
        <w:t xml:space="preserve"> </w:t>
      </w:r>
      <w:bookmarkStart w:id="875" w:name="_Toc442108954"/>
      <w:r w:rsidR="00240186">
        <w:t>Methods to address the challenges</w:t>
      </w:r>
      <w:bookmarkEnd w:id="875"/>
    </w:p>
    <w:p w14:paraId="433C95C4" w14:textId="064A551A" w:rsidR="0016491E" w:rsidRDefault="0016491E" w:rsidP="0016491E">
      <w:pPr>
        <w:rPr>
          <w:ins w:id="876" w:author="Kulvatunyou, Boonserm (Fed)" w:date="2016-06-01T08:17:00Z"/>
        </w:rPr>
      </w:pPr>
    </w:p>
    <w:p w14:paraId="6CAF7233" w14:textId="2D90A411" w:rsidR="0016491E" w:rsidRDefault="0016491E" w:rsidP="0016491E">
      <w:pPr>
        <w:pStyle w:val="Heading4"/>
        <w:rPr>
          <w:ins w:id="877" w:author="Kulvatunyou, Boonserm (Fed)" w:date="2016-06-01T08:17:00Z"/>
        </w:rPr>
      </w:pPr>
      <w:ins w:id="878" w:author="Kulvatunyou, Boonserm (Fed)" w:date="2016-06-01T08:17:00Z">
        <w:r>
          <w:lastRenderedPageBreak/>
          <w:t>Verifying the OAGIS Model Export</w:t>
        </w:r>
      </w:ins>
    </w:p>
    <w:p w14:paraId="20F2F299" w14:textId="2351A9EE" w:rsidR="0016491E" w:rsidRDefault="0016491E" w:rsidP="0016491E">
      <w:pPr>
        <w:rPr>
          <w:ins w:id="879" w:author="Kulvatunyou, Boonserm (Fed)" w:date="2016-06-01T08:18:00Z"/>
        </w:rPr>
      </w:pPr>
    </w:p>
    <w:p w14:paraId="0EF0DAD8" w14:textId="7C308398" w:rsidR="0016491E" w:rsidRDefault="0016491E" w:rsidP="0016491E">
      <w:pPr>
        <w:pStyle w:val="ListParagraph"/>
        <w:numPr>
          <w:ilvl w:val="0"/>
          <w:numId w:val="6"/>
        </w:numPr>
        <w:ind w:left="360"/>
        <w:rPr>
          <w:ins w:id="880" w:author="Kulvatunyou, Boonserm (Fed)" w:date="2016-06-01T08:20:00Z"/>
        </w:rPr>
      </w:pPr>
      <w:ins w:id="881" w:author="Kulvatunyou, Boonserm (Fed)" w:date="2016-06-01T08:19:00Z">
        <w:r>
          <w:t xml:space="preserve">The </w:t>
        </w:r>
      </w:ins>
      <w:ins w:id="882" w:author="Kulvatunyou, Boonserm (Fed)" w:date="2016-06-01T08:30:00Z">
        <w:r w:rsidR="00184EE5">
          <w:t xml:space="preserve">generated </w:t>
        </w:r>
      </w:ins>
      <w:ins w:id="883" w:author="Kulvatunyou, Boonserm (Fed)" w:date="2016-06-01T08:19:00Z">
        <w:r>
          <w:t>global Extension elements will</w:t>
        </w:r>
      </w:ins>
      <w:ins w:id="884" w:author="Kulvatunyou, Boonserm (Fed)" w:date="2016-06-01T08:30:00Z">
        <w:r w:rsidR="00184EE5">
          <w:t xml:space="preserve"> likely</w:t>
        </w:r>
      </w:ins>
      <w:ins w:id="885" w:author="Kulvatunyou, Boonserm (Fed)" w:date="2016-06-01T08:19:00Z">
        <w:r>
          <w:t xml:space="preserve"> not have matching GUID with the ones in the schema because the GUID from the local </w:t>
        </w:r>
      </w:ins>
      <w:ins w:id="886" w:author="Kulvatunyou, Boonserm (Fed)" w:date="2016-06-01T08:20:00Z">
        <w:r>
          <w:t xml:space="preserve">extension </w:t>
        </w:r>
      </w:ins>
      <w:ins w:id="887" w:author="Kulvatunyou, Boonserm (Fed)" w:date="2016-06-01T08:19:00Z">
        <w:r>
          <w:t>element</w:t>
        </w:r>
      </w:ins>
      <w:ins w:id="888" w:author="Kulvatunyou, Boonserm (Fed)" w:date="2016-06-01T08:20:00Z">
        <w:r>
          <w:t xml:space="preserve"> is</w:t>
        </w:r>
      </w:ins>
      <w:ins w:id="889" w:author="Kulvatunyou, Boonserm (Fed)" w:date="2016-06-01T08:19:00Z">
        <w:r>
          <w:t xml:space="preserve"> used</w:t>
        </w:r>
      </w:ins>
      <w:ins w:id="890" w:author="Kulvatunyou, Boonserm (Fed)" w:date="2016-06-01T08:20:00Z">
        <w:r>
          <w:t xml:space="preserve"> in the database</w:t>
        </w:r>
      </w:ins>
      <w:ins w:id="891" w:author="Kulvatunyou, Boonserm (Fed)" w:date="2016-06-01T08:19:00Z">
        <w:r>
          <w:t>.</w:t>
        </w:r>
      </w:ins>
    </w:p>
    <w:p w14:paraId="59B6DC4B" w14:textId="5C49BD73" w:rsidR="00AB196E" w:rsidRDefault="00AB196E" w:rsidP="0016491E">
      <w:pPr>
        <w:pStyle w:val="ListParagraph"/>
        <w:numPr>
          <w:ilvl w:val="0"/>
          <w:numId w:val="6"/>
        </w:numPr>
        <w:ind w:left="360"/>
        <w:rPr>
          <w:ins w:id="892" w:author="Kulvatunyou, Boonserm (Fed)" w:date="2016-06-01T17:02:00Z"/>
        </w:rPr>
      </w:pPr>
      <w:ins w:id="893" w:author="Kulvatunyou, Boonserm (Fed)" w:date="2016-06-01T08:20:00Z">
        <w:r>
          <w:t>GUID of some SCs will not match because all SCs in the database are localized so some GUIDs are newly generated in the database.</w:t>
        </w:r>
      </w:ins>
    </w:p>
    <w:p w14:paraId="13F5DED7" w14:textId="52A51FB8" w:rsidR="00D54FF1" w:rsidRPr="0016491E" w:rsidRDefault="00D54FF1" w:rsidP="0016491E">
      <w:pPr>
        <w:pStyle w:val="ListParagraph"/>
        <w:numPr>
          <w:ilvl w:val="0"/>
          <w:numId w:val="6"/>
        </w:numPr>
        <w:ind w:left="360"/>
      </w:pPr>
      <w:ins w:id="894" w:author="Kulvatunyou, Boonserm (Fed)" w:date="2016-06-01T17:02:00Z">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w:t>
        </w:r>
      </w:ins>
      <w:ins w:id="895" w:author="Kulvatunyou, Boonserm (Fed)" w:date="2016-06-01T17:03:00Z">
        <w:r>
          <w:t xml:space="preserve">. The model database does not account for these inconsistencies and cannot generate those </w:t>
        </w:r>
        <w:r w:rsidRPr="00D54FF1">
          <w:rPr>
            <w:rStyle w:val="CodeChar"/>
          </w:rPr>
          <w:t>XyzCodeType</w:t>
        </w:r>
        <w:r>
          <w:t xml:space="preserve"> and </w:t>
        </w:r>
        <w:r w:rsidRPr="00D54FF1">
          <w:rPr>
            <w:rStyle w:val="CodeChar"/>
          </w:rPr>
          <w:t>xsd:element</w:t>
        </w:r>
        <w:r>
          <w:t xml:space="preserve">. </w:t>
        </w:r>
      </w:ins>
      <w:ins w:id="896" w:author="Kulvatunyou, Boonserm (Fed)" w:date="2016-06-01T17:04:00Z">
        <w:r>
          <w:t>None of these is used in any other schema.</w:t>
        </w:r>
      </w:ins>
    </w:p>
    <w:p w14:paraId="597FF422" w14:textId="77777777" w:rsidR="00240186" w:rsidRPr="00240186" w:rsidRDefault="00240186" w:rsidP="00657575"/>
    <w:p w14:paraId="1CC5AEC5" w14:textId="77777777" w:rsidR="00294829" w:rsidRDefault="00294829" w:rsidP="00EF6FC8">
      <w:pPr>
        <w:pStyle w:val="Heading2"/>
      </w:pPr>
      <w:bookmarkStart w:id="897" w:name="_Ref409507777"/>
      <w:bookmarkStart w:id="898" w:name="_Ref409509840"/>
      <w:bookmarkStart w:id="899" w:name="_Ref409510232"/>
      <w:bookmarkStart w:id="900" w:name="_Ref409513278"/>
      <w:bookmarkStart w:id="901" w:name="_Ref409513535"/>
      <w:bookmarkStart w:id="902" w:name="_Ref409513583"/>
      <w:bookmarkStart w:id="903" w:name="_Ref410034266"/>
      <w:bookmarkStart w:id="904" w:name="_Ref410043334"/>
      <w:bookmarkStart w:id="905" w:name="_Ref410044174"/>
      <w:bookmarkStart w:id="906" w:name="_Ref410105192"/>
      <w:bookmarkStart w:id="907" w:name="_Ref410105428"/>
      <w:bookmarkStart w:id="908" w:name="_Ref410111412"/>
      <w:bookmarkStart w:id="909" w:name="_Toc442108955"/>
      <w:r>
        <w:t>Application Home Screen</w:t>
      </w:r>
      <w:bookmarkEnd w:id="897"/>
      <w:bookmarkEnd w:id="898"/>
      <w:bookmarkEnd w:id="899"/>
      <w:bookmarkEnd w:id="900"/>
      <w:bookmarkEnd w:id="901"/>
      <w:bookmarkEnd w:id="902"/>
      <w:bookmarkEnd w:id="903"/>
      <w:bookmarkEnd w:id="904"/>
      <w:bookmarkEnd w:id="905"/>
      <w:bookmarkEnd w:id="906"/>
      <w:bookmarkEnd w:id="907"/>
      <w:bookmarkEnd w:id="908"/>
      <w:bookmarkEnd w:id="909"/>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910" w:name="_Toc442108956"/>
      <w:r w:rsidR="00DD3866">
        <w:t xml:space="preserve">, </w:t>
      </w:r>
      <w:r w:rsidR="00D11B71">
        <w:t xml:space="preserve">Context </w:t>
      </w:r>
      <w:r w:rsidR="00DD3866">
        <w:t xml:space="preserve">Classification </w:t>
      </w:r>
      <w:r w:rsidR="00D11B71">
        <w:t>Scheme Management</w:t>
      </w:r>
      <w:bookmarkEnd w:id="910"/>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911" w:name="_Ref404612009"/>
      <w:bookmarkStart w:id="912" w:name="_Toc442108957"/>
      <w:r>
        <w:lastRenderedPageBreak/>
        <w:t>BIEs Management</w:t>
      </w:r>
      <w:bookmarkEnd w:id="911"/>
      <w:bookmarkEnd w:id="912"/>
    </w:p>
    <w:p w14:paraId="1A16FEEE" w14:textId="77777777" w:rsidR="00FB19E4" w:rsidRDefault="00FB19E4" w:rsidP="00FB19E4">
      <w:pPr>
        <w:pStyle w:val="Heading3"/>
      </w:pPr>
      <w:bookmarkStart w:id="913" w:name="_Toc442108958"/>
      <w:r>
        <w:t>Create a top-level ABIE (a standalone BOD)</w:t>
      </w:r>
      <w:bookmarkEnd w:id="913"/>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40569A" w:rsidRDefault="0040569A"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40569A" w:rsidRDefault="0040569A"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40569A" w:rsidRDefault="0040569A"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40569A" w:rsidRDefault="0040569A"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40569A" w:rsidRDefault="0040569A"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40569A" w:rsidRDefault="0040569A"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40569A" w:rsidRDefault="0040569A"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40569A" w:rsidRDefault="0040569A"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40569A" w:rsidRDefault="0040569A"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40569A" w:rsidRDefault="0040569A"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40569A" w:rsidRDefault="0040569A"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40569A" w:rsidRDefault="0040569A"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40569A" w:rsidRDefault="0040569A"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40569A" w:rsidRDefault="0040569A"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40569A" w:rsidRDefault="0040569A"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40569A" w:rsidRDefault="0040569A"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40569A" w:rsidRDefault="0040569A"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40569A" w:rsidRDefault="0040569A"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914" w:name="_Toc442108959"/>
      <w:r>
        <w:t xml:space="preserve">Select a top-level </w:t>
      </w:r>
      <w:r w:rsidR="000D692F">
        <w:t>concept</w:t>
      </w:r>
      <w:bookmarkEnd w:id="914"/>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4279351A"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915" w:name="_Toc442108960"/>
      <w:r>
        <w:t>Select a business context</w:t>
      </w:r>
      <w:bookmarkEnd w:id="915"/>
    </w:p>
    <w:p w14:paraId="6FE29297" w14:textId="77777777" w:rsidR="00FB19E4" w:rsidRDefault="00FB19E4" w:rsidP="00FB19E4">
      <w:r>
        <w:lastRenderedPageBreak/>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916" w:name="_Toc442108961"/>
      <w:r>
        <w:t>Create uncommitted BIE records/objects</w:t>
      </w:r>
      <w:bookmarkEnd w:id="916"/>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40569A" w:rsidRDefault="0040569A"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40569A" w:rsidRDefault="0040569A"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40569A" w:rsidRDefault="0040569A"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40569A" w:rsidRDefault="0040569A"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40569A" w:rsidRDefault="0040569A"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40569A" w:rsidRDefault="0040569A"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40569A" w:rsidRDefault="0040569A"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40569A" w:rsidRDefault="0040569A"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917"/>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917"/>
      <w:r w:rsidR="00D362D0">
        <w:rPr>
          <w:rStyle w:val="CommentReference"/>
          <w:iCs w:val="0"/>
        </w:rPr>
        <w:commentReference w:id="917"/>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w:t>
      </w:r>
      <w:r>
        <w:lastRenderedPageBreak/>
        <w:t xml:space="preserve">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2pt" o:ole="">
            <v:imagedata r:id="rId16" o:title=""/>
          </v:shape>
          <o:OLEObject Type="Embed" ProgID="Equation.3" ShapeID="_x0000_i1025" DrawAspect="Content" ObjectID="_1527190436"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5pt;height:12pt" o:ole="">
            <v:imagedata r:id="rId16" o:title=""/>
          </v:shape>
          <o:OLEObject Type="Embed" ProgID="Equation.3" ShapeID="_x0000_i1026" DrawAspect="Content" ObjectID="_1527190437"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40569A" w:rsidRDefault="0040569A"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40569A" w:rsidRDefault="0040569A"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40569A" w:rsidRDefault="0040569A"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40569A" w:rsidRDefault="0040569A"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40569A" w:rsidRDefault="0040569A"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40569A" w:rsidRDefault="0040569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40569A" w:rsidRDefault="0040569A"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40569A" w:rsidRDefault="0040569A"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40569A" w:rsidRDefault="0040569A"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40569A" w:rsidRDefault="0040569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40569A" w:rsidRDefault="0040569A"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40569A" w:rsidRDefault="0040569A"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40569A" w:rsidRPr="00B063E4" w:rsidRDefault="0040569A"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40569A" w:rsidRDefault="0040569A"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40569A" w:rsidRDefault="0040569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40569A" w:rsidRDefault="0040569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BBIE[i] = CreateBBIE(</w:t>
                              </w:r>
                              <w:r w:rsidR="00B50E17">
                                <w:rPr>
                                  <w:rFonts w:ascii="Cordia New" w:eastAsia="Times New Roman" w:hAnsi="Cordia New" w:cs="Cordia New"/>
                                </w:rPr>
                                <w:t>assoc</w:t>
                              </w:r>
                              <w:r>
                                <w:rPr>
                                  <w:rFonts w:ascii="Cordia New" w:eastAsia="Times New Roman" w:hAnsi="Cordia New" w:cs="Cordia New"/>
                                </w:rPr>
                                <w:t xml:space="preserve">[i], sk, </w:t>
                              </w:r>
                            </w:p>
                            <w:p w14:paraId="49B47E0C"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40569A" w:rsidRDefault="0040569A"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40569A" w:rsidRDefault="0040569A"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40569A" w:rsidRDefault="0040569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40569A" w:rsidRDefault="0040569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40569A" w:rsidRDefault="0040569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5pt;height:27.75pt" o:ole="">
                                    <v:imagedata r:id="rId19" o:title=""/>
                                  </v:shape>
                                  <o:OLEObject Type="Embed" ProgID="Equation.3" ShapeID="_x0000_i1028" DrawAspect="Content" ObjectID="_1527190446"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40569A" w:rsidRDefault="0040569A"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40569A" w:rsidRDefault="0040569A" w:rsidP="002A7896">
                                <w:pPr>
                                  <w:pStyle w:val="Code"/>
                                  <w:spacing w:line="168" w:lineRule="auto"/>
                                  <w:jc w:val="center"/>
                                </w:pPr>
                                <w:r>
                                  <w:t>assoc[i] is a BCC?</w:t>
                                </w:r>
                              </w:p>
                              <w:p w14:paraId="0F9CBA03" w14:textId="77777777" w:rsidR="0040569A" w:rsidRDefault="0040569A"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40569A" w:rsidRDefault="0040569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40569A" w:rsidRDefault="0040569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h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40569A" w:rsidRDefault="0040569A"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40569A" w:rsidRDefault="0040569A"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40569A" w:rsidRDefault="0040569A"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40569A" w:rsidRDefault="0040569A"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40569A" w:rsidRDefault="0040569A"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40569A" w:rsidRDefault="0040569A"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40569A" w:rsidRDefault="0040569A"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40569A" w:rsidRDefault="0040569A"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40569A" w:rsidRDefault="0040569A"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40569A" w:rsidRDefault="0040569A"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40569A" w:rsidRDefault="0040569A"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40569A" w:rsidRDefault="0040569A"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40569A" w:rsidRPr="00B063E4" w:rsidRDefault="0040569A"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40569A" w:rsidRDefault="0040569A"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40569A" w:rsidRDefault="0040569A"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40569A" w:rsidRDefault="0040569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BBIE[i] = CreateBBIE(</w:t>
                        </w:r>
                        <w:r w:rsidR="00B50E17">
                          <w:rPr>
                            <w:rFonts w:ascii="Cordia New" w:eastAsia="Times New Roman" w:hAnsi="Cordia New" w:cs="Cordia New"/>
                          </w:rPr>
                          <w:t>assoc</w:t>
                        </w:r>
                        <w:r>
                          <w:rPr>
                            <w:rFonts w:ascii="Cordia New" w:eastAsia="Times New Roman" w:hAnsi="Cordia New" w:cs="Cordia New"/>
                          </w:rPr>
                          <w:t xml:space="preserve">[i], sk, </w:t>
                        </w:r>
                      </w:p>
                      <w:p w14:paraId="49B47E0C"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40569A" w:rsidRDefault="0040569A"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40569A" w:rsidRDefault="0040569A"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40569A" w:rsidRDefault="0040569A"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40569A" w:rsidRDefault="0040569A"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40569A" w:rsidRDefault="0040569A"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25pt;height:27.75pt" o:ole="">
                              <v:imagedata r:id="rId21" o:title=""/>
                            </v:shape>
                            <o:OLEObject Type="Embed" ProgID="Equation.3" ShapeID="_x0000_i1028" DrawAspect="Content" ObjectID="_1526914481" r:id="rId22"/>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40569A" w:rsidRDefault="0040569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40569A" w:rsidRDefault="0040569A"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40569A" w:rsidRDefault="0040569A" w:rsidP="002A7896">
                          <w:pPr>
                            <w:pStyle w:val="Code"/>
                            <w:spacing w:line="168" w:lineRule="auto"/>
                            <w:jc w:val="center"/>
                          </w:pPr>
                          <w:r>
                            <w:t>assoc[i] is a BCC?</w:t>
                          </w:r>
                        </w:p>
                        <w:p w14:paraId="0F9CBA03" w14:textId="77777777" w:rsidR="0040569A" w:rsidRDefault="0040569A"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40569A" w:rsidRDefault="0040569A"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40569A" w:rsidRDefault="0040569A"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918"/>
      <w:r>
        <w:t xml:space="preserve">An ABIE object </w:t>
      </w:r>
      <w:commentRangeEnd w:id="918"/>
      <w:r>
        <w:rPr>
          <w:rStyle w:val="CommentReference"/>
        </w:rPr>
        <w:commentReference w:id="918"/>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919"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919"/>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15771079"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3BEF515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w:t>
      </w:r>
      <w:r w:rsidR="000F4A6F">
        <w:rPr>
          <w:rStyle w:val="CodeChar"/>
        </w:rPr>
        <w:t>bccp</w:t>
      </w:r>
      <w:r w:rsidR="004F35D7" w:rsidRPr="00096952">
        <w:rPr>
          <w:rStyle w:val="CodeChar"/>
        </w:rPr>
        <w:t xml:space="preserve">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1ACB16B8"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920"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920"/>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921" w:name="_Ref408466639"/>
      <w:bookmarkStart w:id="922" w:name="_Toc442108962"/>
      <w:bookmarkStart w:id="923" w:name="_Ref408391500"/>
      <w:r>
        <w:t>Edit a top-level ABIE</w:t>
      </w:r>
      <w:bookmarkEnd w:id="921"/>
      <w:bookmarkEnd w:id="922"/>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924" w:name="_Ref408466451"/>
      <w:bookmarkStart w:id="925" w:name="_Toc442108963"/>
      <w:r>
        <w:t>Show</w:t>
      </w:r>
      <w:r w:rsidR="00056C42">
        <w:t xml:space="preserve"> top-level ABIE</w:t>
      </w:r>
      <w:bookmarkEnd w:id="923"/>
      <w:bookmarkEnd w:id="924"/>
      <w:bookmarkEnd w:id="925"/>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926"/>
      <w:r w:rsidR="009D6A07">
        <w:t>All names shown on the UI shall be in the space separated form same as other kinds of components.</w:t>
      </w:r>
      <w:commentRangeEnd w:id="926"/>
      <w:r w:rsidR="009D6A07">
        <w:rPr>
          <w:rStyle w:val="CommentReference"/>
        </w:rPr>
        <w:commentReference w:id="926"/>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927"/>
      <w:r w:rsidR="00647A7E">
        <w:t xml:space="preserve">Use optimistic concurrency control strategy for all these transactions. </w:t>
      </w:r>
      <w:r>
        <w:t xml:space="preserve"> </w:t>
      </w:r>
      <w:commentRangeEnd w:id="927"/>
      <w:r w:rsidR="005E48E2">
        <w:rPr>
          <w:rStyle w:val="CommentReference"/>
        </w:rPr>
        <w:commentReference w:id="927"/>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928" w:name="_Ref408391480"/>
      <w:bookmarkStart w:id="929" w:name="_Ref408391501"/>
      <w:bookmarkStart w:id="930" w:name="_Toc442108964"/>
      <w:r>
        <w:lastRenderedPageBreak/>
        <w:t>Save a top-level ABIE</w:t>
      </w:r>
      <w:bookmarkEnd w:id="928"/>
      <w:bookmarkEnd w:id="929"/>
      <w:bookmarkEnd w:id="930"/>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931" w:name="_Ref408391491"/>
      <w:bookmarkStart w:id="932" w:name="_Toc442108965"/>
      <w:r>
        <w:t>Discard a top-level ABIE</w:t>
      </w:r>
      <w:bookmarkEnd w:id="931"/>
      <w:bookmarkEnd w:id="932"/>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933" w:name="_Ref408391494"/>
      <w:bookmarkStart w:id="934" w:name="_Toc442108966"/>
      <w:r>
        <w:t>Publish a top-level ABIE</w:t>
      </w:r>
      <w:bookmarkEnd w:id="933"/>
      <w:bookmarkEnd w:id="934"/>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935" w:name="_Ref408466748"/>
      <w:bookmarkStart w:id="936" w:name="_Ref408484016"/>
      <w:bookmarkStart w:id="937" w:name="_Toc442108967"/>
      <w:r>
        <w:t>Top-level ABIE search</w:t>
      </w:r>
      <w:bookmarkEnd w:id="935"/>
      <w:r w:rsidR="00DD10B9">
        <w:t xml:space="preserve"> and select</w:t>
      </w:r>
      <w:bookmarkEnd w:id="936"/>
      <w:bookmarkEnd w:id="937"/>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938" w:name="_Ref408467681"/>
      <w:bookmarkStart w:id="939" w:name="_Toc442108968"/>
      <w:r>
        <w:t xml:space="preserve">Copy </w:t>
      </w:r>
      <w:r w:rsidR="009E3636">
        <w:t>a top-level ABIE</w:t>
      </w:r>
      <w:bookmarkEnd w:id="938"/>
      <w:bookmarkEnd w:id="939"/>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940" w:name="_Ref436631127"/>
      <w:bookmarkStart w:id="941" w:name="_Toc442108969"/>
      <w:r>
        <w:t>Extend a top-level ABIE</w:t>
      </w:r>
      <w:bookmarkEnd w:id="940"/>
      <w:bookmarkEnd w:id="941"/>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40569A" w:rsidRPr="00A01448" w:rsidRDefault="0040569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40569A" w:rsidRDefault="0040569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40569A" w:rsidRPr="00A01448" w:rsidRDefault="0040569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40569A" w:rsidRPr="00A01448" w:rsidRDefault="0040569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40569A" w:rsidRDefault="0040569A"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40569A" w:rsidRDefault="0040569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40569A" w:rsidRPr="00A01448" w:rsidRDefault="0040569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942" w:name="_Ref434224643"/>
      <w:r>
        <w:t xml:space="preserve">Figure </w:t>
      </w:r>
      <w:r w:rsidR="0084666B">
        <w:fldChar w:fldCharType="begin"/>
      </w:r>
      <w:r w:rsidR="0084666B">
        <w:instrText xml:space="preserve"> SEQ Figure \* ARABIC </w:instrText>
      </w:r>
      <w:r w:rsidR="0084666B">
        <w:fldChar w:fldCharType="separate"/>
      </w:r>
      <w:r w:rsidR="0093447A">
        <w:rPr>
          <w:noProof/>
        </w:rPr>
        <w:t>1</w:t>
      </w:r>
      <w:r w:rsidR="0084666B">
        <w:rPr>
          <w:noProof/>
        </w:rPr>
        <w:fldChar w:fldCharType="end"/>
      </w:r>
      <w:bookmarkEnd w:id="942"/>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40569A" w:rsidRDefault="0040569A"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40569A" w:rsidRDefault="0040569A"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40569A" w:rsidRDefault="0040569A"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40569A" w:rsidRDefault="0040569A"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40569A" w:rsidRDefault="0040569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40569A" w:rsidRDefault="0040569A"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40569A" w:rsidRDefault="0040569A"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40569A" w:rsidRDefault="0040569A"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40569A" w:rsidRDefault="0040569A"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40569A" w:rsidRDefault="0040569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40569A" w:rsidRDefault="0040569A"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943" w:name="_Ref434405977"/>
      <w:r>
        <w:t xml:space="preserve">Figure </w:t>
      </w:r>
      <w:r w:rsidR="0084666B">
        <w:fldChar w:fldCharType="begin"/>
      </w:r>
      <w:r w:rsidR="0084666B">
        <w:instrText xml:space="preserve"> SEQ Figure \* ARABIC </w:instrText>
      </w:r>
      <w:r w:rsidR="0084666B">
        <w:fldChar w:fldCharType="separate"/>
      </w:r>
      <w:r w:rsidR="0093447A">
        <w:rPr>
          <w:noProof/>
        </w:rPr>
        <w:t>2</w:t>
      </w:r>
      <w:r w:rsidR="0084666B">
        <w:rPr>
          <w:noProof/>
        </w:rPr>
        <w:fldChar w:fldCharType="end"/>
      </w:r>
      <w:bookmarkEnd w:id="943"/>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40569A" w:rsidRDefault="0040569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40569A" w:rsidRPr="005A04AC" w:rsidRDefault="0040569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40569A" w:rsidRDefault="0040569A" w:rsidP="00726F9D">
                              <w:pPr>
                                <w:jc w:val="center"/>
                                <w:rPr>
                                  <w:b/>
                                  <w:bCs/>
                                </w:rPr>
                              </w:pPr>
                              <w:r w:rsidRPr="00726F9D">
                                <w:rPr>
                                  <w:b/>
                                  <w:bCs/>
                                </w:rPr>
                                <w:t>(</w:t>
                              </w:r>
                              <w:r>
                                <w:rPr>
                                  <w:b/>
                                  <w:bCs/>
                                </w:rPr>
                                <w:t>2</w:t>
                              </w:r>
                              <w:r w:rsidRPr="00726F9D">
                                <w:rPr>
                                  <w:b/>
                                  <w:bCs/>
                                </w:rPr>
                                <w:t>)</w:t>
                              </w:r>
                            </w:p>
                            <w:p w14:paraId="6ADFF6DA" w14:textId="77777777" w:rsidR="0040569A" w:rsidRPr="005A04AC" w:rsidRDefault="0040569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40569A" w:rsidRDefault="0040569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40569A" w:rsidRPr="005A04AC" w:rsidRDefault="0040569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40569A" w:rsidRPr="005A04AC" w:rsidRDefault="0040569A">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40569A" w:rsidRPr="005A04AC" w:rsidRDefault="0040569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40569A" w:rsidRPr="005A04AC" w:rsidRDefault="0040569A">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40569A" w:rsidRPr="005A04AC" w:rsidRDefault="0040569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40569A" w:rsidRPr="005A04AC" w:rsidRDefault="0040569A">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40569A" w:rsidRPr="005A04AC" w:rsidRDefault="0040569A"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40569A" w:rsidRPr="005A04AC" w:rsidRDefault="0040569A"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40569A" w:rsidRPr="005A04AC" w:rsidRDefault="0040569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40569A" w:rsidRPr="005A04AC" w:rsidRDefault="0040569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40569A" w:rsidRPr="005A04AC" w:rsidRDefault="0040569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40569A" w:rsidRPr="005A04AC" w:rsidRDefault="0040569A"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40569A" w:rsidRPr="005A04AC" w:rsidRDefault="0040569A"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40569A" w:rsidRPr="005A04AC" w:rsidRDefault="0040569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40569A" w:rsidRPr="005A04AC" w:rsidRDefault="0040569A">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40569A" w:rsidRPr="005A04AC" w:rsidRDefault="0040569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40569A" w:rsidRPr="005A04AC" w:rsidRDefault="0040569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40569A" w:rsidRPr="005A04AC" w:rsidRDefault="0040569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40569A" w:rsidRPr="005A04AC" w:rsidRDefault="0040569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40569A" w:rsidRPr="005A04AC" w:rsidRDefault="0040569A">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40569A" w:rsidRPr="005A04AC" w:rsidRDefault="0040569A"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40569A" w:rsidRDefault="0040569A"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40569A" w:rsidRPr="005A04AC" w:rsidRDefault="0040569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40569A" w:rsidRDefault="0040569A" w:rsidP="00726F9D">
                        <w:pPr>
                          <w:jc w:val="center"/>
                          <w:rPr>
                            <w:b/>
                            <w:bCs/>
                          </w:rPr>
                        </w:pPr>
                        <w:r w:rsidRPr="00726F9D">
                          <w:rPr>
                            <w:b/>
                            <w:bCs/>
                          </w:rPr>
                          <w:t>(</w:t>
                        </w:r>
                        <w:r>
                          <w:rPr>
                            <w:b/>
                            <w:bCs/>
                          </w:rPr>
                          <w:t>2</w:t>
                        </w:r>
                        <w:r w:rsidRPr="00726F9D">
                          <w:rPr>
                            <w:b/>
                            <w:bCs/>
                          </w:rPr>
                          <w:t>)</w:t>
                        </w:r>
                      </w:p>
                      <w:p w14:paraId="6ADFF6DA" w14:textId="77777777" w:rsidR="0040569A" w:rsidRPr="005A04AC" w:rsidRDefault="0040569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40569A" w:rsidRDefault="0040569A"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40569A" w:rsidRPr="005A04AC" w:rsidRDefault="0040569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40569A" w:rsidRPr="005A04AC" w:rsidRDefault="0040569A">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40569A" w:rsidRPr="005A04AC" w:rsidRDefault="0040569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40569A" w:rsidRPr="005A04AC" w:rsidRDefault="0040569A">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40569A" w:rsidRPr="005A04AC" w:rsidRDefault="0040569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40569A" w:rsidRPr="005A04AC" w:rsidRDefault="0040569A">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40569A" w:rsidRPr="005A04AC" w:rsidRDefault="0040569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40569A" w:rsidRPr="005A04AC" w:rsidRDefault="0040569A"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40569A" w:rsidRPr="005A04AC" w:rsidRDefault="0040569A"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40569A" w:rsidRPr="005A04AC" w:rsidRDefault="0040569A"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40569A" w:rsidRPr="005A04AC" w:rsidRDefault="0040569A"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40569A" w:rsidRPr="005A04AC" w:rsidRDefault="0040569A"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40569A" w:rsidRPr="005A04AC" w:rsidRDefault="0040569A"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40569A" w:rsidRPr="005A04AC" w:rsidRDefault="0040569A"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40569A" w:rsidRPr="005A04AC" w:rsidRDefault="0040569A"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40569A" w:rsidRPr="005A04AC" w:rsidRDefault="0040569A">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40569A" w:rsidRPr="005A04AC" w:rsidRDefault="0040569A"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40569A" w:rsidRPr="005A04AC" w:rsidRDefault="0040569A"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40569A" w:rsidRPr="005A04AC" w:rsidRDefault="0040569A"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40569A" w:rsidRPr="005A04AC" w:rsidRDefault="0040569A"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40569A" w:rsidRPr="005A04AC" w:rsidRDefault="0040569A">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40569A" w:rsidRPr="005A04AC" w:rsidRDefault="0040569A"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r w:rsidR="0084666B">
        <w:fldChar w:fldCharType="begin"/>
      </w:r>
      <w:r w:rsidR="0084666B">
        <w:instrText xml:space="preserve"> SEQ Figure \* ARABIC </w:instrText>
      </w:r>
      <w:r w:rsidR="0084666B">
        <w:fldChar w:fldCharType="separate"/>
      </w:r>
      <w:r w:rsidR="0093447A">
        <w:rPr>
          <w:noProof/>
        </w:rPr>
        <w:t>3</w:t>
      </w:r>
      <w:r w:rsidR="0084666B">
        <w:rPr>
          <w:noProof/>
        </w:rPr>
        <w:fldChar w:fldCharType="end"/>
      </w:r>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944" w:name="_Ref431198470"/>
      <w:bookmarkStart w:id="945" w:name="_Toc442108970"/>
      <w:r>
        <w:t xml:space="preserve">Create a New User Extension </w:t>
      </w:r>
      <w:r w:rsidR="0047479A">
        <w:t xml:space="preserve">Group </w:t>
      </w:r>
      <w:r>
        <w:t>ACC</w:t>
      </w:r>
      <w:bookmarkEnd w:id="944"/>
      <w:bookmarkEnd w:id="945"/>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946" w:name="_Toc442108971"/>
      <w:r>
        <w:t xml:space="preserve">Populate an ACC </w:t>
      </w:r>
      <w:r w:rsidR="00395CCF">
        <w:t>cu</w:t>
      </w:r>
      <w:r w:rsidR="006B1123">
        <w:t>r</w:t>
      </w:r>
      <w:r w:rsidR="00395CCF">
        <w:t xml:space="preserve">rent </w:t>
      </w:r>
      <w:r>
        <w:t>record</w:t>
      </w:r>
      <w:bookmarkEnd w:id="946"/>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947" w:name="_Toc442108972"/>
      <w:r>
        <w:t xml:space="preserve">Populate an ASCCP </w:t>
      </w:r>
      <w:r w:rsidR="0015097E">
        <w:t xml:space="preserve">current </w:t>
      </w:r>
      <w:r>
        <w:t>record</w:t>
      </w:r>
      <w:bookmarkEnd w:id="947"/>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948" w:name="_Toc442108973"/>
      <w:r>
        <w:t>Populate an ASCC</w:t>
      </w:r>
      <w:r w:rsidR="0015097E">
        <w:t xml:space="preserve"> current record</w:t>
      </w:r>
      <w:bookmarkEnd w:id="948"/>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949" w:name="_Toc442108974"/>
      <w:r>
        <w:rPr>
          <w:rStyle w:val="CodeChar"/>
        </w:rPr>
        <w:t>Populate an ACC h</w:t>
      </w:r>
      <w:r w:rsidR="00E813DC">
        <w:rPr>
          <w:rStyle w:val="CodeChar"/>
        </w:rPr>
        <w:t>istory Record</w:t>
      </w:r>
      <w:bookmarkEnd w:id="949"/>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950" w:name="_Toc442108975"/>
      <w:r>
        <w:t>Populate an ASCCP history record</w:t>
      </w:r>
      <w:bookmarkEnd w:id="950"/>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951" w:name="_Toc442108976"/>
      <w:r>
        <w:rPr>
          <w:rStyle w:val="CodeChar"/>
        </w:rPr>
        <w:t>Populate an ASCC history record</w:t>
      </w:r>
      <w:bookmarkEnd w:id="951"/>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952" w:name="_Ref431198523"/>
      <w:bookmarkStart w:id="953" w:name="_Toc442108977"/>
      <w:r>
        <w:t xml:space="preserve">Create a New User Extension </w:t>
      </w:r>
      <w:r w:rsidR="00AF4654">
        <w:t xml:space="preserve">Group </w:t>
      </w:r>
      <w:r>
        <w:t>ACC Revision</w:t>
      </w:r>
      <w:bookmarkEnd w:id="952"/>
      <w:bookmarkEnd w:id="953"/>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954"/>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954"/>
      <w:r w:rsidR="00337C0A">
        <w:rPr>
          <w:rStyle w:val="CommentReference"/>
        </w:rPr>
        <w:commentReference w:id="954"/>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955" w:name="_Ref431198980"/>
      <w:bookmarkStart w:id="956" w:name="_Ref439841329"/>
      <w:bookmarkStart w:id="957" w:name="_Toc442108978"/>
      <w:r>
        <w:t xml:space="preserve">Edit User Extension </w:t>
      </w:r>
      <w:r w:rsidR="00AF4654">
        <w:t xml:space="preserve">Group </w:t>
      </w:r>
      <w:r>
        <w:t>ACC</w:t>
      </w:r>
      <w:bookmarkEnd w:id="955"/>
      <w:bookmarkEnd w:id="956"/>
      <w:bookmarkEnd w:id="957"/>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958" w:name="_Toc442108979"/>
      <w:r>
        <w:t>Review User Extension Group ACC</w:t>
      </w:r>
      <w:bookmarkEnd w:id="958"/>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959" w:name="_Ref408391730"/>
      <w:bookmarkStart w:id="960" w:name="_Toc442108980"/>
      <w:r>
        <w:t>Business Context Management</w:t>
      </w:r>
      <w:bookmarkEnd w:id="959"/>
      <w:bookmarkEnd w:id="960"/>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961" w:name="_Ref402764261"/>
      <w:bookmarkStart w:id="962" w:name="_Toc442108981"/>
      <w:r>
        <w:t>Search</w:t>
      </w:r>
      <w:r w:rsidR="00354B4B">
        <w:t xml:space="preserve"> </w:t>
      </w:r>
      <w:r w:rsidR="004232A5">
        <w:t xml:space="preserve">and select a </w:t>
      </w:r>
      <w:r w:rsidR="00354B4B">
        <w:t>business context</w:t>
      </w:r>
      <w:bookmarkEnd w:id="961"/>
      <w:bookmarkEnd w:id="962"/>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963" w:name="_Toc442108982"/>
      <w:r>
        <w:t>Bottom search</w:t>
      </w:r>
      <w:bookmarkEnd w:id="963"/>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964" w:name="_Toc442108983"/>
      <w:r>
        <w:t>Top search</w:t>
      </w:r>
      <w:bookmarkEnd w:id="964"/>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965"/>
      <w:r w:rsidR="00E72305" w:rsidRPr="005C685B">
        <w:rPr>
          <w:rStyle w:val="CodeChar"/>
        </w:rPr>
        <w:t>Business_Context_ID</w:t>
      </w:r>
      <w:commentRangeEnd w:id="965"/>
      <w:r w:rsidR="00E72305" w:rsidRPr="005C685B">
        <w:rPr>
          <w:rStyle w:val="CodeChar"/>
        </w:rPr>
        <w:commentReference w:id="965"/>
      </w:r>
      <w:r w:rsidR="00E72305">
        <w:t>.</w:t>
      </w:r>
    </w:p>
    <w:p w14:paraId="04610BFA" w14:textId="77777777" w:rsidR="00354B4B" w:rsidRDefault="00354B4B" w:rsidP="00354B4B">
      <w:pPr>
        <w:pStyle w:val="Heading3"/>
      </w:pPr>
      <w:bookmarkStart w:id="966" w:name="_Ref408499098"/>
      <w:bookmarkStart w:id="967" w:name="_Ref408499103"/>
      <w:bookmarkStart w:id="968" w:name="_Toc442108984"/>
      <w:r>
        <w:t>Create a business context</w:t>
      </w:r>
      <w:bookmarkEnd w:id="966"/>
      <w:bookmarkEnd w:id="967"/>
      <w:bookmarkEnd w:id="968"/>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75pt;height:109.5pt" o:ole="">
            <v:imagedata r:id="rId23" o:title="" croptop="9385f" cropbottom="15536f" cropleft="3165f" cropright="12641f"/>
          </v:shape>
          <o:OLEObject Type="Embed" ProgID="PowerPoint.Slide.12" ShapeID="_x0000_i1029" DrawAspect="Content" ObjectID="_1527190438" r:id="rId24"/>
        </w:object>
      </w:r>
    </w:p>
    <w:p w14:paraId="694ADD54" w14:textId="77777777" w:rsidR="00AB1728" w:rsidRPr="00FB1A70" w:rsidRDefault="00AB1728" w:rsidP="00AB1728">
      <w:pPr>
        <w:pStyle w:val="Caption"/>
      </w:pPr>
      <w:bookmarkStart w:id="969" w:name="_Ref402704220"/>
      <w:r>
        <w:t xml:space="preserve">Figure </w:t>
      </w:r>
      <w:r w:rsidR="0084666B">
        <w:fldChar w:fldCharType="begin"/>
      </w:r>
      <w:r w:rsidR="0084666B">
        <w:instrText xml:space="preserve"> SEQ Figure \* ARABIC </w:instrText>
      </w:r>
      <w:r w:rsidR="0084666B">
        <w:fldChar w:fldCharType="separate"/>
      </w:r>
      <w:r w:rsidR="0093447A">
        <w:rPr>
          <w:noProof/>
        </w:rPr>
        <w:t>4</w:t>
      </w:r>
      <w:r w:rsidR="0084666B">
        <w:rPr>
          <w:noProof/>
        </w:rPr>
        <w:fldChar w:fldCharType="end"/>
      </w:r>
      <w:bookmarkEnd w:id="969"/>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25pt;height:275.25pt" o:ole="" o:bordertopcolor="this" o:borderleftcolor="this" o:borderbottomcolor="this" o:borderrightcolor="this">
            <v:imagedata r:id="rId25" o:title=""/>
            <w10:bordertop type="single" width="12"/>
            <w10:borderleft type="single" width="12"/>
            <w10:borderbottom type="single" width="12"/>
            <w10:borderright type="single" width="12"/>
          </v:shape>
          <o:OLEObject Type="Embed" ProgID="PowerPoint.Slide.12" ShapeID="_x0000_i1030" DrawAspect="Content" ObjectID="_1527190439" r:id="rId26"/>
        </w:object>
      </w:r>
    </w:p>
    <w:p w14:paraId="517BE0EC" w14:textId="77777777" w:rsidR="00AB1728" w:rsidRDefault="00AB1728" w:rsidP="00AB1728">
      <w:pPr>
        <w:pStyle w:val="Caption"/>
      </w:pPr>
      <w:bookmarkStart w:id="970" w:name="_Ref402704359"/>
      <w:r>
        <w:t xml:space="preserve">Figure </w:t>
      </w:r>
      <w:r w:rsidR="0084666B">
        <w:fldChar w:fldCharType="begin"/>
      </w:r>
      <w:r w:rsidR="0084666B">
        <w:instrText xml:space="preserve"> SEQ Figure \* ARABIC </w:instrText>
      </w:r>
      <w:r w:rsidR="0084666B">
        <w:fldChar w:fldCharType="separate"/>
      </w:r>
      <w:r w:rsidR="0093447A">
        <w:rPr>
          <w:noProof/>
        </w:rPr>
        <w:t>5</w:t>
      </w:r>
      <w:r w:rsidR="0084666B">
        <w:rPr>
          <w:noProof/>
        </w:rPr>
        <w:fldChar w:fldCharType="end"/>
      </w:r>
      <w:bookmarkEnd w:id="970"/>
      <w:r>
        <w:t>: Search and Select Context Value screen</w:t>
      </w:r>
    </w:p>
    <w:p w14:paraId="1870B194" w14:textId="77777777" w:rsidR="00C15410" w:rsidRDefault="00C15410" w:rsidP="00354B4B">
      <w:pPr>
        <w:pStyle w:val="Heading3"/>
      </w:pPr>
      <w:bookmarkStart w:id="971" w:name="_Ref409508188"/>
      <w:bookmarkStart w:id="972" w:name="_Toc442108985"/>
      <w:bookmarkStart w:id="973" w:name="_Ref409506682"/>
      <w:bookmarkStart w:id="974" w:name="_Ref409506728"/>
      <w:r>
        <w:t>Show a business context</w:t>
      </w:r>
      <w:bookmarkEnd w:id="971"/>
      <w:bookmarkEnd w:id="972"/>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2pt;height:180pt" o:ole="">
            <v:imagedata r:id="rId27" o:title="" croptop="9385f" cropbottom="5831f" cropleft="3165f" cropright="8534f"/>
          </v:shape>
          <o:OLEObject Type="Embed" ProgID="PowerPoint.Slide.12" ShapeID="_x0000_i1031" DrawAspect="Content" ObjectID="_1527190440" r:id="rId28"/>
        </w:object>
      </w:r>
    </w:p>
    <w:p w14:paraId="61201FC0" w14:textId="77777777" w:rsidR="00C15410" w:rsidRPr="00FB1A70" w:rsidRDefault="00C15410" w:rsidP="00C15410">
      <w:pPr>
        <w:pStyle w:val="Caption"/>
      </w:pPr>
      <w:bookmarkStart w:id="975" w:name="_Ref409507200"/>
      <w:r>
        <w:t xml:space="preserve">Figure </w:t>
      </w:r>
      <w:r w:rsidR="0084666B">
        <w:fldChar w:fldCharType="begin"/>
      </w:r>
      <w:r w:rsidR="0084666B">
        <w:instrText xml:space="preserve"> SEQ Figure \* ARABIC </w:instrText>
      </w:r>
      <w:r w:rsidR="0084666B">
        <w:fldChar w:fldCharType="separate"/>
      </w:r>
      <w:r w:rsidR="0093447A">
        <w:rPr>
          <w:noProof/>
        </w:rPr>
        <w:t>6</w:t>
      </w:r>
      <w:r w:rsidR="0084666B">
        <w:rPr>
          <w:noProof/>
        </w:rPr>
        <w:fldChar w:fldCharType="end"/>
      </w:r>
      <w:bookmarkEnd w:id="975"/>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976" w:name="_Toc442108986"/>
      <w:r>
        <w:t>Update a business context</w:t>
      </w:r>
      <w:bookmarkEnd w:id="973"/>
      <w:bookmarkEnd w:id="974"/>
      <w:bookmarkEnd w:id="976"/>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977" w:name="_Ref409506708"/>
      <w:bookmarkStart w:id="978" w:name="_Toc442108987"/>
      <w:r>
        <w:t>Discard</w:t>
      </w:r>
      <w:r w:rsidR="00D11B71">
        <w:t xml:space="preserve"> a business context</w:t>
      </w:r>
      <w:bookmarkEnd w:id="977"/>
      <w:bookmarkEnd w:id="978"/>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979" w:name="_Toc442108988"/>
      <w:r>
        <w:t>Context Category Management</w:t>
      </w:r>
      <w:bookmarkEnd w:id="979"/>
    </w:p>
    <w:p w14:paraId="3B18D62B" w14:textId="77777777" w:rsidR="00A82179" w:rsidRDefault="00A82179" w:rsidP="00A82179">
      <w:pPr>
        <w:pStyle w:val="Heading3"/>
      </w:pPr>
      <w:bookmarkStart w:id="980" w:name="_Toc442108989"/>
      <w:r>
        <w:t>Create a context category</w:t>
      </w:r>
      <w:bookmarkEnd w:id="980"/>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981" w:name="_Ref409513652"/>
      <w:bookmarkStart w:id="982" w:name="_Toc442108990"/>
      <w:r>
        <w:t>Search and select a context category</w:t>
      </w:r>
      <w:bookmarkEnd w:id="981"/>
      <w:bookmarkEnd w:id="982"/>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983" w:name="_Toc442108991"/>
      <w:r>
        <w:t>Update a context category</w:t>
      </w:r>
      <w:bookmarkEnd w:id="983"/>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984" w:name="_Ref409513784"/>
      <w:bookmarkStart w:id="985" w:name="_Toc442108992"/>
      <w:r>
        <w:t>Show a context category</w:t>
      </w:r>
      <w:bookmarkEnd w:id="984"/>
      <w:bookmarkEnd w:id="985"/>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5pt;height:115.5pt" o:ole="">
            <v:imagedata r:id="rId29" o:title="" croptop="9385f" cropbottom="23430f" cropleft="3165f" cropright="8534f"/>
          </v:shape>
          <o:OLEObject Type="Embed" ProgID="PowerPoint.Slide.12" ShapeID="_x0000_i1032" DrawAspect="Content" ObjectID="_1527190441" r:id="rId30"/>
        </w:object>
      </w:r>
    </w:p>
    <w:p w14:paraId="75AF4B53" w14:textId="77777777" w:rsidR="00782AF5" w:rsidRDefault="00782AF5" w:rsidP="00782AF5">
      <w:pPr>
        <w:pStyle w:val="Caption"/>
      </w:pPr>
      <w:bookmarkStart w:id="986" w:name="_Ref409514250"/>
      <w:r>
        <w:t xml:space="preserve">Figure </w:t>
      </w:r>
      <w:r w:rsidR="0084666B">
        <w:fldChar w:fldCharType="begin"/>
      </w:r>
      <w:r w:rsidR="0084666B">
        <w:instrText xml:space="preserve"> SEQ </w:instrText>
      </w:r>
      <w:r w:rsidR="0084666B">
        <w:instrText xml:space="preserve">Figure \* ARABIC </w:instrText>
      </w:r>
      <w:r w:rsidR="0084666B">
        <w:fldChar w:fldCharType="separate"/>
      </w:r>
      <w:r w:rsidR="0093447A">
        <w:rPr>
          <w:noProof/>
        </w:rPr>
        <w:t>7</w:t>
      </w:r>
      <w:r w:rsidR="0084666B">
        <w:rPr>
          <w:noProof/>
        </w:rPr>
        <w:fldChar w:fldCharType="end"/>
      </w:r>
      <w:bookmarkEnd w:id="986"/>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987" w:name="_Toc442108993"/>
      <w:r>
        <w:t>Discard</w:t>
      </w:r>
      <w:r w:rsidR="0054779C">
        <w:t xml:space="preserve"> a context category</w:t>
      </w:r>
      <w:bookmarkEnd w:id="987"/>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988" w:name="_Toc442108994"/>
      <w:r>
        <w:t xml:space="preserve">Context </w:t>
      </w:r>
      <w:r w:rsidR="00F67A70">
        <w:t xml:space="preserve">Classification </w:t>
      </w:r>
      <w:r>
        <w:t>Scheme Management</w:t>
      </w:r>
      <w:bookmarkEnd w:id="988"/>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989" w:name="_Ref408498537"/>
      <w:bookmarkStart w:id="990" w:name="_Toc442108995"/>
      <w:r>
        <w:t xml:space="preserve">Create a </w:t>
      </w:r>
      <w:r w:rsidR="00424E50">
        <w:t xml:space="preserve">new </w:t>
      </w:r>
      <w:r>
        <w:t xml:space="preserve">context </w:t>
      </w:r>
      <w:r w:rsidR="00F67A70">
        <w:t xml:space="preserve">classification </w:t>
      </w:r>
      <w:r>
        <w:t>scheme</w:t>
      </w:r>
      <w:bookmarkEnd w:id="989"/>
      <w:bookmarkEnd w:id="990"/>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75pt;height:180pt" o:ole="">
            <v:imagedata r:id="rId31" o:title="" croptop="2499f" cropbottom="7716f" cropleft="3165f" cropright="-1269f"/>
          </v:shape>
          <o:OLEObject Type="Embed" ProgID="PowerPoint.Slide.12" ShapeID="_x0000_i1033" DrawAspect="Content" ObjectID="_1527190442" r:id="rId32"/>
        </w:object>
      </w:r>
    </w:p>
    <w:p w14:paraId="4B4369A9" w14:textId="77777777" w:rsidR="00851B41" w:rsidRPr="00851B41" w:rsidRDefault="00851B41" w:rsidP="00851B41">
      <w:pPr>
        <w:pStyle w:val="Caption"/>
      </w:pPr>
      <w:bookmarkStart w:id="991" w:name="_Ref410042475"/>
      <w:r>
        <w:t xml:space="preserve">Figure </w:t>
      </w:r>
      <w:r w:rsidR="0084666B">
        <w:fldChar w:fldCharType="begin"/>
      </w:r>
      <w:r w:rsidR="0084666B">
        <w:instrText xml:space="preserve"> SEQ Figure \* ARABIC </w:instrText>
      </w:r>
      <w:r w:rsidR="0084666B">
        <w:fldChar w:fldCharType="separate"/>
      </w:r>
      <w:r w:rsidR="0093447A">
        <w:rPr>
          <w:noProof/>
        </w:rPr>
        <w:t>8</w:t>
      </w:r>
      <w:r w:rsidR="0084666B">
        <w:rPr>
          <w:noProof/>
        </w:rPr>
        <w:fldChar w:fldCharType="end"/>
      </w:r>
      <w:bookmarkEnd w:id="991"/>
      <w:r>
        <w:t>. Create a new context scheme UI</w:t>
      </w:r>
    </w:p>
    <w:p w14:paraId="743943C5" w14:textId="77777777" w:rsidR="00851B41" w:rsidRDefault="00851B41" w:rsidP="00FE7000">
      <w:pPr>
        <w:pStyle w:val="Heading3"/>
      </w:pPr>
      <w:bookmarkStart w:id="992" w:name="_Ref410044091"/>
      <w:bookmarkStart w:id="993" w:name="_Toc442108996"/>
      <w:bookmarkStart w:id="994" w:name="_Ref408498540"/>
      <w:r>
        <w:t>Search and select a context</w:t>
      </w:r>
      <w:r w:rsidR="00305BF9">
        <w:t xml:space="preserve"> classification</w:t>
      </w:r>
      <w:r>
        <w:t xml:space="preserve"> scheme</w:t>
      </w:r>
      <w:bookmarkEnd w:id="992"/>
      <w:bookmarkEnd w:id="993"/>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995" w:name="_Toc442108997"/>
      <w:r>
        <w:t xml:space="preserve">Update a </w:t>
      </w:r>
      <w:r w:rsidR="00FE7000">
        <w:t xml:space="preserve">context </w:t>
      </w:r>
      <w:r w:rsidR="00305BF9">
        <w:t xml:space="preserve">classification </w:t>
      </w:r>
      <w:r w:rsidR="00FE7000">
        <w:t>scheme</w:t>
      </w:r>
      <w:bookmarkEnd w:id="995"/>
      <w:r w:rsidR="00FE7000">
        <w:t xml:space="preserve"> </w:t>
      </w:r>
      <w:bookmarkEnd w:id="994"/>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996" w:name="_Ref408498541"/>
      <w:bookmarkStart w:id="997" w:name="_Toc442108998"/>
      <w:r>
        <w:t>Discard</w:t>
      </w:r>
      <w:r w:rsidR="0054779C">
        <w:t xml:space="preserve"> a context </w:t>
      </w:r>
      <w:r w:rsidR="00305BF9">
        <w:t xml:space="preserve">classification </w:t>
      </w:r>
      <w:r w:rsidR="0054779C">
        <w:t>scheme</w:t>
      </w:r>
      <w:bookmarkEnd w:id="996"/>
      <w:bookmarkEnd w:id="997"/>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998" w:name="_Toc442108999"/>
      <w:r>
        <w:t>Code List Management</w:t>
      </w:r>
      <w:bookmarkEnd w:id="998"/>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999" w:name="_Ref408498284"/>
      <w:bookmarkStart w:id="1000" w:name="_Ref410111022"/>
      <w:bookmarkStart w:id="1001" w:name="_Toc442109000"/>
      <w:commentRangeStart w:id="1002"/>
      <w:r>
        <w:t>Create a new BIE code list</w:t>
      </w:r>
      <w:bookmarkEnd w:id="999"/>
      <w:commentRangeEnd w:id="1002"/>
      <w:r w:rsidR="005C461E">
        <w:t xml:space="preserve"> without a base</w:t>
      </w:r>
      <w:r w:rsidR="00B90270">
        <w:rPr>
          <w:rStyle w:val="CommentReference"/>
          <w:b w:val="0"/>
        </w:rPr>
        <w:commentReference w:id="1002"/>
      </w:r>
      <w:bookmarkEnd w:id="1000"/>
      <w:bookmarkEnd w:id="1001"/>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25pt" o:ole="">
            <v:imagedata r:id="rId33" o:title="" croptop="-657f" cropbottom="7716f" cropleft="3165f" cropright="-1269f"/>
          </v:shape>
          <o:OLEObject Type="Embed" ProgID="PowerPoint.Slide.12" ShapeID="_x0000_i1034" DrawAspect="Content" ObjectID="_1527190443" r:id="rId34"/>
        </w:object>
      </w:r>
    </w:p>
    <w:p w14:paraId="19DE1FBC" w14:textId="77777777" w:rsidR="005C461E" w:rsidRDefault="005C461E" w:rsidP="005C461E">
      <w:pPr>
        <w:pStyle w:val="Caption"/>
      </w:pPr>
      <w:bookmarkStart w:id="1003" w:name="_Ref410110764"/>
      <w:r>
        <w:t xml:space="preserve">Figure </w:t>
      </w:r>
      <w:r w:rsidR="0084666B">
        <w:fldChar w:fldCharType="begin"/>
      </w:r>
      <w:r w:rsidR="0084666B">
        <w:instrText xml:space="preserve"> SEQ Figure \* ARABIC </w:instrText>
      </w:r>
      <w:r w:rsidR="0084666B">
        <w:fldChar w:fldCharType="separate"/>
      </w:r>
      <w:r w:rsidR="0093447A">
        <w:rPr>
          <w:noProof/>
        </w:rPr>
        <w:t>9</w:t>
      </w:r>
      <w:r w:rsidR="0084666B">
        <w:rPr>
          <w:noProof/>
        </w:rPr>
        <w:fldChar w:fldCharType="end"/>
      </w:r>
      <w:bookmarkEnd w:id="1003"/>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1004" w:name="_Ref408498291"/>
      <w:bookmarkStart w:id="1005" w:name="_Ref411266629"/>
      <w:bookmarkStart w:id="1006" w:name="_Toc442109001"/>
      <w:r>
        <w:t xml:space="preserve">Create a new BIE code list </w:t>
      </w:r>
      <w:r w:rsidR="005C461E">
        <w:t>from another (</w:t>
      </w:r>
      <w:r>
        <w:t xml:space="preserve">by </w:t>
      </w:r>
      <w:r w:rsidR="0079775F">
        <w:t xml:space="preserve">extension &amp; </w:t>
      </w:r>
      <w:r>
        <w:t>restriction</w:t>
      </w:r>
      <w:bookmarkEnd w:id="1004"/>
      <w:r w:rsidR="005C461E">
        <w:t>)</w:t>
      </w:r>
      <w:bookmarkEnd w:id="1005"/>
      <w:bookmarkEnd w:id="1006"/>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25pt;height:259.5pt" o:ole="">
            <v:imagedata r:id="rId35" o:title="" croptop="-657f" cropbottom="808f" cropleft="3165f" cropright="-1269f"/>
          </v:shape>
          <o:OLEObject Type="Embed" ProgID="PowerPoint.Slide.12" ShapeID="_x0000_i1035" DrawAspect="Content" ObjectID="_1527190444" r:id="rId36"/>
        </w:object>
      </w:r>
    </w:p>
    <w:p w14:paraId="5B2EB143" w14:textId="77777777" w:rsidR="005C461E" w:rsidRDefault="005C461E" w:rsidP="005C461E">
      <w:pPr>
        <w:pStyle w:val="Caption"/>
      </w:pPr>
      <w:bookmarkStart w:id="1007" w:name="_Ref411263376"/>
      <w:r>
        <w:t xml:space="preserve">Figure </w:t>
      </w:r>
      <w:r w:rsidR="0084666B">
        <w:fldChar w:fldCharType="begin"/>
      </w:r>
      <w:r w:rsidR="0084666B">
        <w:instrText xml:space="preserve"> SEQ Figure \* ARABIC </w:instrText>
      </w:r>
      <w:r w:rsidR="0084666B">
        <w:fldChar w:fldCharType="separate"/>
      </w:r>
      <w:r w:rsidR="0093447A">
        <w:rPr>
          <w:noProof/>
        </w:rPr>
        <w:t>10</w:t>
      </w:r>
      <w:r w:rsidR="0084666B">
        <w:rPr>
          <w:noProof/>
        </w:rPr>
        <w:fldChar w:fldCharType="end"/>
      </w:r>
      <w:bookmarkEnd w:id="1007"/>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1008" w:name="_Ref410105368"/>
      <w:bookmarkStart w:id="1009" w:name="_Toc442109002"/>
      <w:r>
        <w:t>Search and select a code list</w:t>
      </w:r>
      <w:bookmarkEnd w:id="1008"/>
      <w:bookmarkEnd w:id="1009"/>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1010" w:name="_Ref408498295"/>
      <w:bookmarkStart w:id="1011" w:name="_Toc442109003"/>
      <w:r>
        <w:t>View/</w:t>
      </w:r>
      <w:r w:rsidR="009E3636">
        <w:t>Edit a BIE code list</w:t>
      </w:r>
      <w:bookmarkEnd w:id="1010"/>
      <w:bookmarkEnd w:id="1011"/>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1012" w:name="_Toc442109004"/>
      <w:r>
        <w:t>Discard a BIE code list</w:t>
      </w:r>
      <w:bookmarkEnd w:id="1012"/>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1013" w:name="_Toc442109005"/>
      <w:r>
        <w:t>Delete a BIE code list</w:t>
      </w:r>
      <w:bookmarkEnd w:id="1013"/>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1014" w:name="_Ref404612029"/>
      <w:bookmarkStart w:id="1015" w:name="_Toc442109006"/>
      <w:r>
        <w:t>Generate a</w:t>
      </w:r>
      <w:r w:rsidR="00FB56BF">
        <w:t xml:space="preserve"> standalone</w:t>
      </w:r>
      <w:r>
        <w:t xml:space="preserve"> </w:t>
      </w:r>
      <w:r w:rsidR="00C23369">
        <w:t>OAGIS Expression</w:t>
      </w:r>
      <w:r w:rsidR="00FB56BF">
        <w:t xml:space="preserve"> for a top-level ABIE</w:t>
      </w:r>
      <w:bookmarkEnd w:id="1014"/>
      <w:bookmarkEnd w:id="1015"/>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5.5pt" o:ole="">
            <v:imagedata r:id="rId37" o:title="" croptop="6171f" cropbottom="6011f" cropleft="2415f" cropright="5426f"/>
          </v:shape>
          <o:OLEObject Type="Embed" ProgID="PowerPoint.Slide.8" ShapeID="_x0000_i1036" DrawAspect="Content" ObjectID="_1527190445" r:id="rId38"/>
        </w:object>
      </w:r>
    </w:p>
    <w:p w14:paraId="6B0A7325" w14:textId="77777777" w:rsidR="00430C5B" w:rsidRDefault="00F85BF9" w:rsidP="00F85BF9">
      <w:pPr>
        <w:pStyle w:val="Caption"/>
      </w:pPr>
      <w:bookmarkStart w:id="1016" w:name="_Ref412472106"/>
      <w:r>
        <w:t xml:space="preserve">Figure </w:t>
      </w:r>
      <w:r w:rsidR="0084666B">
        <w:fldChar w:fldCharType="begin"/>
      </w:r>
      <w:r w:rsidR="0084666B">
        <w:instrText xml:space="preserve"> SEQ Figure \* ARABIC </w:instrText>
      </w:r>
      <w:r w:rsidR="0084666B">
        <w:fldChar w:fldCharType="separate"/>
      </w:r>
      <w:r w:rsidR="0093447A">
        <w:rPr>
          <w:noProof/>
        </w:rPr>
        <w:t>11</w:t>
      </w:r>
      <w:r w:rsidR="0084666B">
        <w:rPr>
          <w:noProof/>
        </w:rPr>
        <w:fldChar w:fldCharType="end"/>
      </w:r>
      <w:bookmarkEnd w:id="1016"/>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1017" w:name="_Toc442109007"/>
      <w:r>
        <w:t>Generate a standalone XML Schema</w:t>
      </w:r>
      <w:bookmarkEnd w:id="1017"/>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1018" w:name="_Toc442109008"/>
      <w:commentRangeStart w:id="1019"/>
      <w:r>
        <w:t>GenerateTopLevel</w:t>
      </w:r>
      <w:r w:rsidR="00EF5399">
        <w:t>ABIE(tlASBIEP</w:t>
      </w:r>
      <w:r w:rsidR="006D520D">
        <w:t>, tlABIEDOM</w:t>
      </w:r>
      <w:r w:rsidR="00EF5399">
        <w:t>)</w:t>
      </w:r>
      <w:commentRangeEnd w:id="1019"/>
      <w:r w:rsidR="00184440">
        <w:rPr>
          <w:rStyle w:val="CommentReference"/>
          <w:b w:val="0"/>
        </w:rPr>
        <w:commentReference w:id="1019"/>
      </w:r>
      <w:bookmarkEnd w:id="1018"/>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40569A" w:rsidRDefault="0040569A"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40569A" w:rsidRDefault="0040569A"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40569A" w:rsidRDefault="0040569A"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40569A" w:rsidRDefault="0040569A"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40569A" w:rsidRDefault="0040569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40569A" w:rsidRDefault="0040569A"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40569A" w:rsidRDefault="0040569A"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40569A" w:rsidRDefault="0040569A"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40569A" w:rsidRDefault="0040569A"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40569A" w:rsidRDefault="0040569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1020" w:name="_Toc442109009"/>
      <w:r>
        <w:t>GenerateTopLevelASBIEP(</w:t>
      </w:r>
      <w:r w:rsidR="00C10B64">
        <w:t>gT</w:t>
      </w:r>
      <w:r>
        <w:t>lASBIEP</w:t>
      </w:r>
      <w:r w:rsidR="00C10B64">
        <w:t xml:space="preserve">, </w:t>
      </w:r>
      <w:r w:rsidR="00F54A8C">
        <w:t>gSchemaNode</w:t>
      </w:r>
      <w:r>
        <w:t>)</w:t>
      </w:r>
      <w:bookmarkEnd w:id="1020"/>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1021" w:name="_Toc442109010"/>
      <w:r>
        <w:t xml:space="preserve">GenerateTopLevelASBIEPAnno(gTlASBIEP, </w:t>
      </w:r>
      <w:r w:rsidR="00A916EA">
        <w:t>gRootENode)</w:t>
      </w:r>
      <w:bookmarkEnd w:id="1021"/>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40569A" w:rsidRDefault="0040569A"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40569A" w:rsidRPr="008B2C79" w:rsidRDefault="0040569A"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40569A" w:rsidRDefault="0040569A"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40569A" w:rsidRDefault="0040569A"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40569A" w:rsidRDefault="0040569A"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40569A" w:rsidRPr="008B2C79" w:rsidRDefault="0040569A"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40569A" w:rsidRDefault="0040569A"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40569A" w:rsidRDefault="0040569A"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1022" w:name="_Toc442109011"/>
      <w:r>
        <w:t>IsAnnoOptionEmpty( )</w:t>
      </w:r>
      <w:bookmarkEnd w:id="1022"/>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1023" w:name="_Toc442109012"/>
      <w:r>
        <w:t>GenerateABIE</w:t>
      </w:r>
      <w:r w:rsidR="009445FF">
        <w:t xml:space="preserve">(gABIE, </w:t>
      </w:r>
      <w:r w:rsidR="006706F8">
        <w:t>g</w:t>
      </w:r>
      <w:r w:rsidR="006C0928">
        <w:t>ASBIEP</w:t>
      </w:r>
      <w:r w:rsidR="006706F8">
        <w:t>E</w:t>
      </w:r>
      <w:r w:rsidR="00652EFD">
        <w:t>lementNode)</w:t>
      </w:r>
      <w:bookmarkEnd w:id="1023"/>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1024" w:name="_Toc442109013"/>
      <w:r>
        <w:t>GenerateABIEsAnno(gABIE, gABIECTypeNode)</w:t>
      </w:r>
      <w:bookmarkEnd w:id="1024"/>
    </w:p>
    <w:p w14:paraId="1919F519" w14:textId="77777777" w:rsidR="006C0928" w:rsidRPr="006C0928" w:rsidRDefault="006C0928" w:rsidP="006C0928"/>
    <w:p w14:paraId="13DC6ED7" w14:textId="77777777" w:rsidR="008E0F35" w:rsidRDefault="008E0F35" w:rsidP="00665030">
      <w:pPr>
        <w:pStyle w:val="Heading4"/>
      </w:pPr>
      <w:bookmarkStart w:id="1025" w:name="_Toc442109014"/>
      <w:r>
        <w:t>GenerateBIEs</w:t>
      </w:r>
      <w:r w:rsidR="007142C4">
        <w:t xml:space="preserve">(gABIE, </w:t>
      </w:r>
      <w:r w:rsidR="00DD0AA8">
        <w:t>gP</w:t>
      </w:r>
      <w:r w:rsidR="00F35593">
        <w:t>Node</w:t>
      </w:r>
      <w:r w:rsidR="00DD0AA8">
        <w:t>, gSchemaNode</w:t>
      </w:r>
      <w:r w:rsidR="007142C4">
        <w:t>)</w:t>
      </w:r>
      <w:bookmarkEnd w:id="1025"/>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40569A" w:rsidRDefault="0040569A"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40569A" w:rsidRDefault="0040569A"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40569A" w:rsidRDefault="0040569A"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40569A" w:rsidRDefault="0040569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40569A" w:rsidRDefault="0040569A"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40569A" w:rsidRDefault="0040569A"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40569A" w:rsidRDefault="0040569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40569A" w:rsidRDefault="0040569A"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40569A" w:rsidRDefault="0040569A"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40569A" w:rsidRPr="00DE2F88" w:rsidRDefault="0040569A"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40569A" w:rsidRDefault="0040569A"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40569A" w:rsidRDefault="0040569A"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40569A" w:rsidRDefault="0040569A"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40569A" w:rsidRPr="00B063E4" w:rsidRDefault="0040569A"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40569A" w:rsidRDefault="0040569A"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40569A" w:rsidRDefault="0040569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40569A" w:rsidRPr="001D743B" w:rsidRDefault="0040569A"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40569A" w:rsidRDefault="0040569A"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40569A" w:rsidRPr="001D743B" w:rsidRDefault="0040569A"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40569A" w:rsidRDefault="0040569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40569A" w:rsidRDefault="0040569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40569A" w:rsidRDefault="0040569A"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40569A" w:rsidRDefault="0040569A"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40569A" w:rsidRDefault="0040569A"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40569A" w:rsidRDefault="0040569A"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40569A" w:rsidRDefault="0040569A"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40569A" w:rsidRDefault="0040569A"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40569A" w:rsidRDefault="0040569A"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40569A" w:rsidRDefault="0040569A"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40569A" w:rsidRDefault="0040569A"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40569A" w:rsidRPr="00DE2F88" w:rsidRDefault="0040569A"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40569A" w:rsidRDefault="0040569A"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40569A" w:rsidRDefault="0040569A"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40569A" w:rsidRDefault="0040569A"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40569A" w:rsidRPr="00B063E4" w:rsidRDefault="0040569A"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40569A" w:rsidRDefault="0040569A"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40569A" w:rsidRDefault="0040569A"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40569A" w:rsidRPr="001D743B" w:rsidRDefault="0040569A"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40569A" w:rsidRDefault="0040569A"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40569A" w:rsidRPr="001D743B" w:rsidRDefault="0040569A"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40569A" w:rsidRDefault="0040569A"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40569A" w:rsidRDefault="0040569A"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1026" w:name="_Toc442109015"/>
      <w:r>
        <w:t>QueryTargetABIE(gASBIEP)</w:t>
      </w:r>
      <w:bookmarkEnd w:id="1026"/>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1027" w:name="_Toc442109016"/>
      <w:r>
        <w:t>QueryChildBIEs(gABIE)</w:t>
      </w:r>
      <w:bookmarkEnd w:id="1027"/>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1028" w:name="_Toc442109017"/>
      <w:r>
        <w:t>GenerateASBIE(gASBIE, gPNode)</w:t>
      </w:r>
      <w:bookmarkEnd w:id="1028"/>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1029" w:name="_Toc442109018"/>
      <w:r>
        <w:t>QueryAssocToASBIEP(gASBIE)</w:t>
      </w:r>
      <w:bookmarkEnd w:id="1029"/>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1030" w:name="_Toc442109019"/>
      <w:r>
        <w:t>GenerateASBIEP(gASBIEP, gElementNode)</w:t>
      </w:r>
      <w:bookmarkEnd w:id="1030"/>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1031" w:name="_Toc442109020"/>
      <w:r>
        <w:t>QueryTargetABIE(gASBIEP)</w:t>
      </w:r>
      <w:bookmarkEnd w:id="1031"/>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1032" w:name="_Toc442109021"/>
      <w:r w:rsidRPr="00A13068">
        <w:t>QueryAssocBDT(gBBIE)</w:t>
      </w:r>
      <w:bookmarkEnd w:id="1032"/>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40569A" w:rsidRDefault="0040569A"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40569A" w:rsidRDefault="0040569A" w:rsidP="000959AC">
                              <w:pPr>
                                <w:pStyle w:val="Code"/>
                                <w:spacing w:line="168" w:lineRule="auto"/>
                                <w:jc w:val="center"/>
                              </w:pPr>
                              <w:r>
                                <w:t>Get the BCC record where gBBIE.Based_BCC_ID = BCC.</w:t>
                              </w:r>
                              <w:r w:rsidR="001E35F8">
                                <w:t>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40569A" w:rsidRDefault="0040569A"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40569A" w:rsidRPr="00B063E4" w:rsidRDefault="0040569A" w:rsidP="00E46A14">
                              <w:pPr>
                                <w:pStyle w:val="Code"/>
                                <w:spacing w:line="168" w:lineRule="auto"/>
                                <w:jc w:val="center"/>
                                <w:rPr>
                                  <w:b/>
                                  <w:bCs/>
                                </w:rPr>
                              </w:pPr>
                              <w:r>
                                <w:t>Get the BCCP record where BCC.</w:t>
                              </w:r>
                              <w:r w:rsidR="00B50E17">
                                <w:t>to_bccp_id</w:t>
                              </w:r>
                              <w:r>
                                <w:t xml:space="preserve">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40569A" w:rsidRDefault="0040569A"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40569A" w:rsidRDefault="0040569A" w:rsidP="000959AC">
                        <w:pPr>
                          <w:pStyle w:val="Code"/>
                          <w:spacing w:line="168" w:lineRule="auto"/>
                          <w:jc w:val="center"/>
                        </w:pPr>
                        <w:r>
                          <w:t>Get the BCC record where gBBIE.Based_BCC_ID = BCC.</w:t>
                        </w:r>
                        <w:r w:rsidR="001E35F8">
                          <w:t>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40569A" w:rsidRDefault="0040569A"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40569A" w:rsidRPr="00B063E4" w:rsidRDefault="0040569A" w:rsidP="00E46A14">
                        <w:pPr>
                          <w:pStyle w:val="Code"/>
                          <w:spacing w:line="168" w:lineRule="auto"/>
                          <w:jc w:val="center"/>
                          <w:rPr>
                            <w:b/>
                            <w:bCs/>
                          </w:rPr>
                        </w:pPr>
                        <w:r>
                          <w:t>Get the BCCP record where BCC.</w:t>
                        </w:r>
                        <w:r w:rsidR="00B50E17">
                          <w:t>to_bccp_id</w:t>
                        </w:r>
                        <w:r>
                          <w:t xml:space="preserve">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1033" w:name="_Toc442109022"/>
      <w:r>
        <w:t>GenerateBBIE(gBBIE, gBDT, gPNode</w:t>
      </w:r>
      <w:r w:rsidR="003E7CC7">
        <w:t>, gSchemaNode</w:t>
      </w:r>
      <w:r>
        <w:t>)</w:t>
      </w:r>
      <w:bookmarkEnd w:id="1033"/>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40569A" w:rsidRDefault="0040569A"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40569A" w:rsidRDefault="0040569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40569A" w:rsidRDefault="0040569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40569A" w:rsidRDefault="0040569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0569A" w:rsidRDefault="0040569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40569A" w:rsidRDefault="0040569A"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40569A" w:rsidRDefault="0040569A"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40569A" w:rsidRDefault="0040569A"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40569A" w:rsidRDefault="0040569A" w:rsidP="0096146B">
                              <w:pPr>
                                <w:pStyle w:val="Code"/>
                                <w:spacing w:line="168" w:lineRule="auto"/>
                                <w:jc w:val="center"/>
                              </w:pPr>
                              <w:r>
                                <w:t>clNode = GenerateCodeList(</w:t>
                              </w:r>
                            </w:p>
                            <w:p w14:paraId="62288D90" w14:textId="77777777" w:rsidR="0040569A" w:rsidRDefault="0040569A"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40569A" w:rsidRDefault="0040569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40569A" w:rsidRDefault="0040569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40569A" w:rsidRDefault="0040569A"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40569A" w:rsidRDefault="0040569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40569A" w:rsidRDefault="0040569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40569A" w:rsidRDefault="0040569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0569A" w:rsidRDefault="0040569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40569A" w:rsidRDefault="0040569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40569A" w:rsidRDefault="0040569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0569A" w:rsidRDefault="0040569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40569A" w:rsidRDefault="0040569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0569A" w:rsidRDefault="0040569A"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40569A" w:rsidRDefault="0040569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40569A" w:rsidRDefault="0040569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40569A" w:rsidRPr="00985175" w:rsidRDefault="0040569A" w:rsidP="0096146B">
                              <w:pPr>
                                <w:pStyle w:val="Code"/>
                                <w:spacing w:line="168" w:lineRule="auto"/>
                              </w:pPr>
                              <w:r w:rsidRPr="00985175">
                                <w:t>Return</w:t>
                              </w:r>
                            </w:p>
                            <w:p w14:paraId="75525277" w14:textId="77777777" w:rsidR="0040569A" w:rsidRDefault="0040569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40569A" w:rsidRDefault="0040569A" w:rsidP="0096146B">
                              <w:pPr>
                                <w:pStyle w:val="Code"/>
                                <w:spacing w:line="168" w:lineRule="auto"/>
                              </w:pPr>
                              <w:r>
                                <w:t>Create the following DOM Element Node  structure  as a child of the eNode xsd:complexType/xsd:simpleContent/</w:t>
                              </w:r>
                            </w:p>
                            <w:p w14:paraId="704FDD18" w14:textId="77777777" w:rsidR="0040569A" w:rsidRDefault="0040569A"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40569A" w:rsidRDefault="0040569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0569A" w:rsidRDefault="0040569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40569A" w:rsidRDefault="0040569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40569A" w:rsidRDefault="0040569A"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40569A" w:rsidRDefault="0040569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40569A" w:rsidRPr="00985175" w:rsidRDefault="0040569A" w:rsidP="0096146B">
                              <w:pPr>
                                <w:pStyle w:val="Code"/>
                                <w:spacing w:line="168" w:lineRule="auto"/>
                              </w:pPr>
                              <w:r w:rsidRPr="00985175">
                                <w:t>Return</w:t>
                              </w:r>
                            </w:p>
                            <w:p w14:paraId="049FB9CD" w14:textId="77777777" w:rsidR="0040569A" w:rsidRDefault="0040569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40569A" w:rsidRDefault="0040569A"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40569A" w:rsidRPr="00FC25DB" w:rsidRDefault="0040569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0569A" w:rsidRDefault="0040569A"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40569A" w:rsidRDefault="0040569A"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40569A" w:rsidRDefault="0040569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0569A" w:rsidRDefault="0040569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40569A" w:rsidRDefault="0040569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40569A" w:rsidRDefault="0040569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40569A" w:rsidRDefault="0040569A"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40569A" w:rsidRDefault="0040569A"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40569A" w:rsidRDefault="0040569A"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40569A" w:rsidRDefault="0040569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40569A" w:rsidRDefault="0040569A"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40569A" w:rsidRDefault="0040569A"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40569A" w:rsidRDefault="0040569A"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40569A" w:rsidRDefault="0040569A"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40569A" w:rsidRDefault="0040569A"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40569A" w:rsidRDefault="0040569A" w:rsidP="0096146B">
                        <w:pPr>
                          <w:pStyle w:val="Code"/>
                          <w:spacing w:line="168" w:lineRule="auto"/>
                          <w:jc w:val="center"/>
                        </w:pPr>
                        <w:r>
                          <w:t>clNode = GenerateCodeList(</w:t>
                        </w:r>
                      </w:p>
                      <w:p w14:paraId="62288D90" w14:textId="77777777" w:rsidR="0040569A" w:rsidRDefault="0040569A"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40569A" w:rsidRDefault="0040569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40569A" w:rsidRDefault="0040569A"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40569A" w:rsidRDefault="0040569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40569A" w:rsidRDefault="0040569A"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40569A" w:rsidRDefault="0040569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40569A" w:rsidRDefault="0040569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40569A" w:rsidRDefault="0040569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40569A" w:rsidRDefault="0040569A"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40569A" w:rsidRDefault="0040569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40569A" w:rsidRDefault="0040569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40569A" w:rsidRDefault="0040569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40569A" w:rsidRDefault="0040569A"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40569A" w:rsidRDefault="0040569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40569A" w:rsidRDefault="0040569A"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40569A" w:rsidRDefault="0040569A"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40569A" w:rsidRDefault="0040569A"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40569A" w:rsidRDefault="0040569A"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40569A" w:rsidRDefault="0040569A"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40569A" w:rsidRPr="00985175" w:rsidRDefault="0040569A" w:rsidP="0096146B">
                        <w:pPr>
                          <w:pStyle w:val="Code"/>
                          <w:spacing w:line="168" w:lineRule="auto"/>
                        </w:pPr>
                        <w:r w:rsidRPr="00985175">
                          <w:t>Return</w:t>
                        </w:r>
                      </w:p>
                      <w:p w14:paraId="75525277" w14:textId="77777777" w:rsidR="0040569A" w:rsidRDefault="0040569A"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40569A" w:rsidRDefault="0040569A" w:rsidP="0096146B">
                        <w:pPr>
                          <w:pStyle w:val="Code"/>
                          <w:spacing w:line="168" w:lineRule="auto"/>
                        </w:pPr>
                        <w:r>
                          <w:t>Create the following DOM Element Node  structure  as a child of the eNode xsd:complexType/xsd:simpleContent/</w:t>
                        </w:r>
                      </w:p>
                      <w:p w14:paraId="704FDD18" w14:textId="77777777" w:rsidR="0040569A" w:rsidRDefault="0040569A"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40569A" w:rsidRDefault="0040569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40569A" w:rsidRDefault="0040569A"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40569A" w:rsidRDefault="0040569A"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40569A" w:rsidRDefault="0040569A"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40569A" w:rsidRDefault="0040569A"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40569A" w:rsidRDefault="0040569A"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40569A" w:rsidRDefault="0040569A"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40569A" w:rsidRDefault="0040569A"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40569A" w:rsidRDefault="0040569A"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40569A" w:rsidRDefault="0040569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40569A" w:rsidRDefault="0040569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40569A" w:rsidRDefault="0040569A"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40569A" w:rsidRDefault="0040569A"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40569A" w:rsidRPr="00985175" w:rsidRDefault="0040569A" w:rsidP="0096146B">
                        <w:pPr>
                          <w:pStyle w:val="Code"/>
                          <w:spacing w:line="168" w:lineRule="auto"/>
                        </w:pPr>
                        <w:r w:rsidRPr="00985175">
                          <w:t>Return</w:t>
                        </w:r>
                      </w:p>
                      <w:p w14:paraId="049FB9CD" w14:textId="77777777" w:rsidR="0040569A" w:rsidRDefault="0040569A"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40569A" w:rsidRDefault="0040569A"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40569A" w:rsidRPr="00FC25DB" w:rsidRDefault="0040569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40569A" w:rsidRDefault="0040569A"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40569A" w:rsidRDefault="0040569A"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40569A" w:rsidRDefault="0040569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40569A" w:rsidRDefault="0040569A"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40569A" w:rsidRDefault="0040569A"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40569A" w:rsidRDefault="0040569A"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1034"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1034"/>
    </w:p>
    <w:p w14:paraId="06F227C2" w14:textId="77777777" w:rsidR="00925C73" w:rsidRDefault="00925C73" w:rsidP="008F2EBB">
      <w:pPr>
        <w:pStyle w:val="ListParagraph"/>
        <w:numPr>
          <w:ilvl w:val="0"/>
          <w:numId w:val="14"/>
        </w:numPr>
      </w:pPr>
      <w:bookmarkStart w:id="1035"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1035"/>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1036" w:name="_Ref421645981"/>
      <w:r>
        <w:t xml:space="preserve">Set the value to </w:t>
      </w:r>
      <w:r w:rsidR="00000A2F">
        <w:rPr>
          <w:rStyle w:val="CodeChar"/>
        </w:rPr>
        <w:t>getCodeListTypeName(</w:t>
      </w:r>
      <w:commentRangeStart w:id="1037"/>
      <w:r w:rsidR="00000A2F">
        <w:rPr>
          <w:rStyle w:val="CodeChar"/>
        </w:rPr>
        <w:t>aCL)</w:t>
      </w:r>
      <w:r>
        <w:t>.</w:t>
      </w:r>
      <w:commentRangeEnd w:id="1037"/>
      <w:r w:rsidR="000E4334">
        <w:rPr>
          <w:rStyle w:val="CommentReference"/>
        </w:rPr>
        <w:commentReference w:id="1037"/>
      </w:r>
      <w:bookmarkEnd w:id="1036"/>
    </w:p>
    <w:p w14:paraId="2F5D6306" w14:textId="77777777" w:rsidR="00B756F1" w:rsidRDefault="00B756F1" w:rsidP="009A1A85">
      <w:pPr>
        <w:pStyle w:val="Heading4"/>
      </w:pPr>
      <w:bookmarkStart w:id="1038" w:name="_Toc442109023"/>
      <w:r>
        <w:t>GetBBIEElementName(gBBIE)</w:t>
      </w:r>
      <w:bookmarkEnd w:id="1038"/>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1039" w:name="_Toc442109024"/>
      <w:r>
        <w:t>GetBBIEAttributeName(gBBIE)</w:t>
      </w:r>
      <w:bookmarkEnd w:id="1039"/>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1040" w:name="_Toc442109025"/>
      <w:r>
        <w:t>QueryBBIESCs(gBBIE)</w:t>
      </w:r>
      <w:bookmarkEnd w:id="1040"/>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1041" w:name="_Toc442109026"/>
      <w:r>
        <w:t>isCodeListGenerated(gCL)</w:t>
      </w:r>
      <w:bookmarkEnd w:id="1041"/>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1042" w:name="_Toc442109027"/>
      <w:r>
        <w:t>GetCodeListTypeName(gCL)</w:t>
      </w:r>
      <w:bookmarkEnd w:id="1042"/>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1043" w:name="_Ref420485038"/>
      <w:bookmarkStart w:id="1044" w:name="_Toc442109028"/>
      <w:r>
        <w:t>Generate</w:t>
      </w:r>
      <w:r w:rsidR="008B6307">
        <w:t>CodeList</w:t>
      </w:r>
      <w:r w:rsidR="00EC32A6">
        <w:t>(gCL, gBDT</w:t>
      </w:r>
      <w:r w:rsidR="003E080D">
        <w:t xml:space="preserve"> | gSC</w:t>
      </w:r>
      <w:r w:rsidR="00EC32A6">
        <w:t>, gSchemaNode)</w:t>
      </w:r>
      <w:bookmarkEnd w:id="1043"/>
      <w:bookmarkEnd w:id="1044"/>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40569A" w:rsidRDefault="0040569A"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40569A" w:rsidRDefault="0040569A"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40569A" w:rsidRDefault="0040569A"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40569A" w:rsidRDefault="0040569A"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40569A" w:rsidRDefault="0040569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40569A" w:rsidRDefault="0040569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0569A" w:rsidRDefault="0040569A"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40569A" w:rsidRDefault="0040569A"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40569A" w:rsidRDefault="0040569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40569A" w:rsidRDefault="0040569A"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40569A" w:rsidRDefault="0040569A"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40569A" w:rsidRDefault="0040569A"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40569A" w:rsidRDefault="0040569A"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40569A" w:rsidRDefault="0040569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40569A" w:rsidRDefault="0040569A"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40569A" w:rsidRDefault="0040569A"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40569A" w:rsidRDefault="0040569A"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40569A" w:rsidRDefault="0040569A"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40569A" w:rsidRDefault="0040569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40569A" w:rsidRDefault="0040569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40569A" w:rsidRDefault="0040569A"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40569A" w:rsidRDefault="0040569A"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40569A" w:rsidRDefault="0040569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40569A" w:rsidRDefault="0040569A"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40569A" w:rsidRDefault="0040569A"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40569A" w:rsidRDefault="0040569A"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40569A" w:rsidRDefault="0040569A"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40569A" w:rsidRDefault="0040569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1045"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1045"/>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40569A" w:rsidRDefault="0040569A"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40569A" w:rsidRDefault="0040569A"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40569A" w:rsidRDefault="0040569A"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40569A" w:rsidRDefault="0040569A"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40569A" w:rsidRDefault="0040569A"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40569A" w:rsidRDefault="0040569A"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40569A" w:rsidRDefault="0040569A"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40569A" w:rsidRDefault="0040569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40569A" w:rsidRDefault="0040569A"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40569A" w:rsidRDefault="0040569A"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40569A" w:rsidRDefault="0040569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40569A" w:rsidRDefault="0040569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40569A" w:rsidRDefault="0040569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40569A" w:rsidRDefault="0040569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40569A" w:rsidRPr="00EC042F" w:rsidRDefault="0040569A"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40569A" w:rsidRDefault="0040569A"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40569A" w:rsidRDefault="0040569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40569A" w:rsidRDefault="0040569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40569A" w:rsidRDefault="0040569A"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40569A" w:rsidRDefault="0040569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40569A" w:rsidRDefault="0040569A"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40569A" w:rsidRDefault="0040569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40569A" w:rsidRDefault="0040569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40569A" w:rsidRDefault="0040569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40569A" w:rsidRDefault="0040569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40569A" w:rsidRDefault="0040569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40569A" w:rsidRDefault="0040569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40569A" w:rsidRDefault="0040569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40569A" w:rsidRDefault="0040569A"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40569A" w:rsidRDefault="0040569A"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40569A" w:rsidRDefault="0040569A"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40569A" w:rsidRDefault="0040569A"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40569A" w:rsidRDefault="0040569A"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40569A" w:rsidRDefault="0040569A"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40569A" w:rsidRDefault="0040569A"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40569A" w:rsidRDefault="0040569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40569A" w:rsidRDefault="0040569A"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40569A" w:rsidRDefault="0040569A"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40569A" w:rsidRDefault="0040569A"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40569A" w:rsidRDefault="0040569A"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40569A" w:rsidRDefault="0040569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40569A" w:rsidRDefault="0040569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40569A" w:rsidRPr="00EC042F" w:rsidRDefault="0040569A"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40569A" w:rsidRDefault="0040569A"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40569A" w:rsidRDefault="0040569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40569A" w:rsidRDefault="0040569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40569A" w:rsidRDefault="0040569A"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40569A" w:rsidRDefault="0040569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40569A" w:rsidRDefault="0040569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40569A" w:rsidRDefault="0040569A"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40569A" w:rsidRDefault="0040569A"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40569A" w:rsidRDefault="0040569A"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40569A" w:rsidRDefault="0040569A"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40569A" w:rsidRDefault="0040569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40569A" w:rsidRDefault="0040569A"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40569A" w:rsidRDefault="0040569A"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40569A" w:rsidRDefault="0040569A"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1046" w:name="_Toc442109030"/>
      <w:r>
        <w:t>isAgencyListGenerated(gAL)</w:t>
      </w:r>
      <w:bookmarkEnd w:id="1046"/>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1047" w:name="_Toc442109031"/>
      <w:r>
        <w:t>GetAgencyListTypeName(gAL)</w:t>
      </w:r>
      <w:bookmarkEnd w:id="1047"/>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1048"/>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1048"/>
      <w:r w:rsidR="00A70C9F">
        <w:rPr>
          <w:rStyle w:val="CommentReference"/>
        </w:rPr>
        <w:commentReference w:id="1048"/>
      </w:r>
    </w:p>
    <w:p w14:paraId="48A31996" w14:textId="77777777" w:rsidR="008246D0" w:rsidRDefault="008246D0" w:rsidP="008246D0">
      <w:pPr>
        <w:pStyle w:val="Heading4"/>
      </w:pPr>
      <w:bookmarkStart w:id="1049" w:name="_Toc442109032"/>
      <w:r>
        <w:t>GenerateAgencyList(gAL, gSC, gSchemaNode)</w:t>
      </w:r>
      <w:bookmarkEnd w:id="1049"/>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40569A" w:rsidRDefault="0040569A"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40569A" w:rsidRDefault="0040569A"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40569A" w:rsidRDefault="0040569A"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40569A" w:rsidRDefault="0040569A"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40569A" w:rsidRDefault="0040569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40569A" w:rsidRDefault="0040569A" w:rsidP="00DB68D7">
                              <w:pPr>
                                <w:pStyle w:val="Code"/>
                                <w:spacing w:line="168" w:lineRule="auto"/>
                                <w:jc w:val="center"/>
                              </w:pPr>
                              <w:r>
                                <w:t>Add a DOM Attribute node, with node name = “base”. Set the node value to “xsd:token”.</w:t>
                              </w:r>
                            </w:p>
                            <w:p w14:paraId="30FE0C91" w14:textId="77777777" w:rsidR="0040569A" w:rsidRDefault="0040569A"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40569A" w:rsidRDefault="0040569A"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40569A" w:rsidRDefault="0040569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40569A" w:rsidRDefault="0040569A"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40569A" w:rsidRDefault="0040569A"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40569A" w:rsidRDefault="0040569A"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40569A" w:rsidRDefault="0040569A"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40569A" w:rsidRDefault="0040569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40569A" w:rsidRDefault="0040569A"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40569A" w:rsidRDefault="0040569A"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40569A" w:rsidRDefault="0040569A"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40569A" w:rsidRDefault="0040569A"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40569A" w:rsidRDefault="0040569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40569A" w:rsidRDefault="0040569A" w:rsidP="00DB68D7">
                        <w:pPr>
                          <w:pStyle w:val="Code"/>
                          <w:spacing w:line="168" w:lineRule="auto"/>
                          <w:jc w:val="center"/>
                        </w:pPr>
                        <w:r>
                          <w:t>Add a DOM Attribute node, with node name = “base”. Set the node value to “xsd:token”.</w:t>
                        </w:r>
                      </w:p>
                      <w:p w14:paraId="30FE0C91" w14:textId="77777777" w:rsidR="0040569A" w:rsidRDefault="0040569A"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40569A" w:rsidRDefault="0040569A"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40569A" w:rsidRDefault="0040569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40569A" w:rsidRDefault="0040569A"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40569A" w:rsidRDefault="0040569A"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40569A" w:rsidRDefault="0040569A"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40569A" w:rsidRDefault="0040569A"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40569A" w:rsidRDefault="0040569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1050" w:name="_Ref434246414"/>
      <w:bookmarkStart w:id="1051" w:name="_Toc442109033"/>
      <w:r>
        <w:t>Namespace Management</w:t>
      </w:r>
      <w:bookmarkEnd w:id="1050"/>
      <w:bookmarkEnd w:id="1051"/>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1052" w:name="_Ref434482614"/>
      <w:bookmarkStart w:id="1053" w:name="_Toc442109034"/>
      <w:r>
        <w:t>Manage CCs and DTs</w:t>
      </w:r>
      <w:bookmarkEnd w:id="1052"/>
      <w:bookmarkEnd w:id="1053"/>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1054" w:name="_Ref437064337"/>
      <w:bookmarkStart w:id="1055" w:name="_Toc442109035"/>
      <w:bookmarkStart w:id="1056" w:name="_Ref434410462"/>
      <w:r>
        <w:t>Architecture</w:t>
      </w:r>
      <w:r w:rsidR="005F6AE5">
        <w:t xml:space="preserve"> for managing revisions</w:t>
      </w:r>
      <w:bookmarkEnd w:id="1054"/>
      <w:bookmarkEnd w:id="1055"/>
    </w:p>
    <w:p w14:paraId="4AA5491E" w14:textId="77777777" w:rsidR="005F6AE5" w:rsidRDefault="005F6AE5" w:rsidP="005F6AE5">
      <w:pPr>
        <w:pStyle w:val="Heading4"/>
      </w:pPr>
      <w:bookmarkStart w:id="1057" w:name="_Toc442109036"/>
      <w:r>
        <w:t>Current and history records</w:t>
      </w:r>
      <w:bookmarkEnd w:id="1057"/>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1058" w:name="_Ref434930893"/>
      <w:r>
        <w:t xml:space="preserve">Figure </w:t>
      </w:r>
      <w:r w:rsidR="0084666B">
        <w:fldChar w:fldCharType="begin"/>
      </w:r>
      <w:r w:rsidR="0084666B">
        <w:instrText xml:space="preserve"> SEQ</w:instrText>
      </w:r>
      <w:r w:rsidR="0084666B">
        <w:instrText xml:space="preserve"> Figure \* ARABIC </w:instrText>
      </w:r>
      <w:r w:rsidR="0084666B">
        <w:fldChar w:fldCharType="separate"/>
      </w:r>
      <w:r w:rsidR="0093447A">
        <w:rPr>
          <w:noProof/>
        </w:rPr>
        <w:t>12</w:t>
      </w:r>
      <w:r w:rsidR="0084666B">
        <w:rPr>
          <w:noProof/>
        </w:rPr>
        <w:fldChar w:fldCharType="end"/>
      </w:r>
      <w:bookmarkEnd w:id="1058"/>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1059" w:name="_Toc442109037"/>
      <w:r>
        <w:t>Unit of control and concurrency management</w:t>
      </w:r>
      <w:bookmarkEnd w:id="1059"/>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1060" w:name="_Ref435948773"/>
      <w:r>
        <w:t xml:space="preserve">Figure </w:t>
      </w:r>
      <w:r w:rsidR="0084666B">
        <w:fldChar w:fldCharType="begin"/>
      </w:r>
      <w:r w:rsidR="0084666B">
        <w:instrText xml:space="preserve"> SEQ Figure \* ARABIC </w:instrText>
      </w:r>
      <w:r w:rsidR="0084666B">
        <w:fldChar w:fldCharType="separate"/>
      </w:r>
      <w:r w:rsidR="0093447A">
        <w:rPr>
          <w:noProof/>
        </w:rPr>
        <w:t>13</w:t>
      </w:r>
      <w:r w:rsidR="0084666B">
        <w:rPr>
          <w:noProof/>
        </w:rPr>
        <w:fldChar w:fldCharType="end"/>
      </w:r>
      <w:bookmarkEnd w:id="1060"/>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1061" w:name="_Toc442109038"/>
      <w:r>
        <w:t>Revision vs. Version</w:t>
      </w:r>
      <w:bookmarkEnd w:id="1061"/>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1062" w:name="_Toc442109039"/>
      <w:r>
        <w:lastRenderedPageBreak/>
        <w:t>CC states</w:t>
      </w:r>
      <w:bookmarkEnd w:id="1062"/>
    </w:p>
    <w:p w14:paraId="76F8871B" w14:textId="77777777" w:rsidR="00BC1F7F" w:rsidRPr="00BC1F7F" w:rsidRDefault="00BC1F7F" w:rsidP="00BC1F7F">
      <w:pPr>
        <w:pStyle w:val="Heading5"/>
      </w:pPr>
      <w:bookmarkStart w:id="1063" w:name="_Toc442109040"/>
      <w:r>
        <w:t>Revision life-cycle states</w:t>
      </w:r>
      <w:bookmarkEnd w:id="1063"/>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1064"/>
      <w:r>
        <w:t>omments may be given by other users</w:t>
      </w:r>
      <w:commentRangeEnd w:id="1064"/>
      <w:r w:rsidR="00EB0322">
        <w:t xml:space="preserve"> and kept for record</w:t>
      </w:r>
      <w:r w:rsidR="00A50A0E">
        <w:rPr>
          <w:rStyle w:val="CommentReference"/>
        </w:rPr>
        <w:commentReference w:id="1064"/>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1065" w:name="_Toc442109041"/>
      <w:r>
        <w:t>Deprecated state</w:t>
      </w:r>
      <w:bookmarkEnd w:id="1065"/>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1066"/>
      <w:r w:rsidR="002858A6">
        <w:t>Similarly</w:t>
      </w:r>
      <w:r w:rsidR="00BA130E">
        <w:t>, the entity may be un-deprecated in any subsequent revision.</w:t>
      </w:r>
      <w:commentRangeEnd w:id="1066"/>
      <w:r w:rsidR="00876631">
        <w:rPr>
          <w:rStyle w:val="CommentReference"/>
        </w:rPr>
        <w:commentReference w:id="1066"/>
      </w:r>
      <w:r w:rsidR="00BA130E">
        <w:t xml:space="preserve"> </w:t>
      </w:r>
      <w:r>
        <w:t xml:space="preserve">The deprecated state is marked using the </w:t>
      </w:r>
      <w:r w:rsidRPr="00C61F25">
        <w:rPr>
          <w:rStyle w:val="CodeChar"/>
        </w:rPr>
        <w:t>is_deprecated</w:t>
      </w:r>
      <w:r>
        <w:t xml:space="preserve"> </w:t>
      </w:r>
      <w:commentRangeStart w:id="1067"/>
      <w:r>
        <w:t>column</w:t>
      </w:r>
      <w:commentRangeEnd w:id="1067"/>
      <w:r w:rsidR="009755BD">
        <w:rPr>
          <w:rStyle w:val="CommentReference"/>
        </w:rPr>
        <w:commentReference w:id="1067"/>
      </w:r>
      <w:r>
        <w:t>.</w:t>
      </w:r>
    </w:p>
    <w:p w14:paraId="56B7B709" w14:textId="77777777" w:rsidR="00BC1F7F" w:rsidRDefault="00BC1F7F" w:rsidP="00BC1F7F">
      <w:pPr>
        <w:pStyle w:val="Heading5"/>
      </w:pPr>
      <w:bookmarkStart w:id="1068" w:name="_Toc442109042"/>
      <w:r>
        <w:t>Deleted state</w:t>
      </w:r>
      <w:bookmarkEnd w:id="1068"/>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1069" w:name="_Toc442109043"/>
      <w:r>
        <w:t>OAGIS developer</w:t>
      </w:r>
      <w:r w:rsidR="00B005BF">
        <w:t xml:space="preserve"> user role,</w:t>
      </w:r>
      <w:r>
        <w:t xml:space="preserve"> End user</w:t>
      </w:r>
      <w:r w:rsidR="00B005BF">
        <w:t xml:space="preserve"> role, Admin user role</w:t>
      </w:r>
      <w:bookmarkEnd w:id="1069"/>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1070" w:name="_Toc442109044"/>
      <w:r>
        <w:lastRenderedPageBreak/>
        <w:t>Release management</w:t>
      </w:r>
      <w:bookmarkEnd w:id="1070"/>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1071" w:name="_Toc442109045"/>
      <w:r>
        <w:t>CCs and DTs management home screen</w:t>
      </w:r>
      <w:bookmarkEnd w:id="1071"/>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1072"/>
      <w:r w:rsidR="008E5633">
        <w:t>.</w:t>
      </w:r>
      <w:commentRangeEnd w:id="1072"/>
      <w:r w:rsidR="008A17F6">
        <w:rPr>
          <w:rStyle w:val="CommentReference"/>
        </w:rPr>
        <w:commentReference w:id="1072"/>
      </w:r>
    </w:p>
    <w:p w14:paraId="3522260E" w14:textId="77777777" w:rsidR="00C475D2" w:rsidRDefault="00C475D2" w:rsidP="00C475D2">
      <w:pPr>
        <w:pStyle w:val="Heading3"/>
      </w:pPr>
      <w:bookmarkStart w:id="1073" w:name="_Ref434849200"/>
      <w:bookmarkStart w:id="1074" w:name="_Toc442109046"/>
      <w:r>
        <w:t>ACC</w:t>
      </w:r>
      <w:r w:rsidR="00E5752A">
        <w:t xml:space="preserve"> and ASCCP</w:t>
      </w:r>
      <w:r>
        <w:t xml:space="preserve"> </w:t>
      </w:r>
      <w:r w:rsidR="00116141">
        <w:t xml:space="preserve">content </w:t>
      </w:r>
      <w:r>
        <w:t>rendering</w:t>
      </w:r>
      <w:bookmarkEnd w:id="1056"/>
      <w:bookmarkEnd w:id="1073"/>
      <w:bookmarkEnd w:id="1074"/>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40569A" w:rsidRDefault="0040569A"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40569A" w:rsidRDefault="0040569A"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40569A" w:rsidRDefault="0040569A"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40569A" w:rsidRDefault="0040569A">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40569A" w:rsidRDefault="0040569A">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40569A" w:rsidRDefault="0040569A">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40569A" w:rsidRDefault="0040569A">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40569A" w:rsidRDefault="0040569A">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40569A" w:rsidRDefault="0040569A">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40569A" w:rsidRDefault="0040569A">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40569A" w:rsidRDefault="0040569A"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40569A" w:rsidRDefault="0040569A">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40569A" w:rsidRDefault="0040569A">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40569A" w:rsidRDefault="0040569A"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40569A" w:rsidRPr="006B50C2" w:rsidRDefault="0040569A"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40569A" w:rsidRPr="006B50C2" w:rsidRDefault="0040569A"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40569A" w:rsidRPr="006B50C2" w:rsidRDefault="0040569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40569A" w:rsidRDefault="0040569A"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40569A" w:rsidRDefault="0040569A"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40569A" w:rsidRDefault="0040569A"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40569A" w:rsidRDefault="0040569A">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40569A" w:rsidRDefault="0040569A">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40569A" w:rsidRDefault="0040569A">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40569A" w:rsidRDefault="0040569A">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40569A" w:rsidRDefault="0040569A">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40569A" w:rsidRDefault="0040569A">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40569A" w:rsidRDefault="0040569A">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40569A" w:rsidRDefault="0040569A"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40569A" w:rsidRDefault="0040569A">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40569A" w:rsidRDefault="0040569A">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40569A" w:rsidRDefault="0040569A"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40569A" w:rsidRPr="006B50C2" w:rsidRDefault="0040569A"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40569A" w:rsidRPr="006B50C2" w:rsidRDefault="0040569A"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40569A" w:rsidRPr="006B50C2" w:rsidRDefault="0040569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1075" w:name="_Ref437592225"/>
      <w:r>
        <w:t xml:space="preserve">Figure </w:t>
      </w:r>
      <w:r w:rsidR="0084666B">
        <w:fldChar w:fldCharType="begin"/>
      </w:r>
      <w:r w:rsidR="0084666B">
        <w:instrText xml:space="preserve"> SEQ Figure \* ARABIC </w:instrText>
      </w:r>
      <w:r w:rsidR="0084666B">
        <w:fldChar w:fldCharType="separate"/>
      </w:r>
      <w:r w:rsidR="0093447A">
        <w:rPr>
          <w:noProof/>
        </w:rPr>
        <w:t>14</w:t>
      </w:r>
      <w:r w:rsidR="0084666B">
        <w:rPr>
          <w:noProof/>
        </w:rPr>
        <w:fldChar w:fldCharType="end"/>
      </w:r>
      <w:bookmarkEnd w:id="1075"/>
      <w:r>
        <w:t>: Rendering of ACC and ASCCP</w:t>
      </w:r>
    </w:p>
    <w:p w14:paraId="2260E79C" w14:textId="77777777" w:rsidR="000E5720" w:rsidRDefault="000E5720" w:rsidP="000E5720">
      <w:pPr>
        <w:pStyle w:val="Heading3"/>
      </w:pPr>
      <w:bookmarkStart w:id="1076" w:name="_Ref435336589"/>
      <w:bookmarkStart w:id="1077" w:name="_Toc442109047"/>
      <w:r>
        <w:t>View</w:t>
      </w:r>
      <w:r w:rsidR="00BF1481">
        <w:t>/Search</w:t>
      </w:r>
      <w:r>
        <w:t xml:space="preserve"> CCs</w:t>
      </w:r>
      <w:bookmarkEnd w:id="1076"/>
      <w:bookmarkEnd w:id="1077"/>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1078" w:name="_Ref435336598"/>
      <w:bookmarkStart w:id="1079" w:name="_Toc442109048"/>
      <w:r>
        <w:t>Create a new ACC</w:t>
      </w:r>
      <w:bookmarkEnd w:id="1078"/>
      <w:bookmarkEnd w:id="1079"/>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1080" w:name="_Toc442109049"/>
      <w:r>
        <w:lastRenderedPageBreak/>
        <w:t>ACC current record</w:t>
      </w:r>
      <w:bookmarkEnd w:id="1080"/>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1081" w:name="_Toc442109050"/>
      <w:r>
        <w:t>ACC history record</w:t>
      </w:r>
      <w:bookmarkEnd w:id="1081"/>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1082" w:name="_Ref437667828"/>
      <w:bookmarkStart w:id="1083" w:name="_Toc442109051"/>
      <w:bookmarkStart w:id="1084" w:name="_Ref435336606"/>
      <w:r>
        <w:t>Manage ownership of a UoC</w:t>
      </w:r>
      <w:bookmarkEnd w:id="1082"/>
      <w:bookmarkEnd w:id="1083"/>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lastRenderedPageBreak/>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1085" w:name="_Ref437667737"/>
      <w:bookmarkStart w:id="1086" w:name="_Toc442109052"/>
      <w:r>
        <w:t>Create a new revision of an ACC</w:t>
      </w:r>
      <w:bookmarkEnd w:id="1084"/>
      <w:bookmarkEnd w:id="1085"/>
      <w:bookmarkEnd w:id="1086"/>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1087" w:name="_Ref435336616"/>
      <w:bookmarkStart w:id="1088" w:name="_Toc442109053"/>
      <w:r>
        <w:t>Edit an ACC</w:t>
      </w:r>
      <w:bookmarkEnd w:id="1087"/>
      <w:bookmarkEnd w:id="1088"/>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1089" w:name="_Toc442109054"/>
      <w:r>
        <w:t>Change</w:t>
      </w:r>
      <w:r w:rsidR="00827499">
        <w:t xml:space="preserve"> properties of an ACC</w:t>
      </w:r>
      <w:bookmarkEnd w:id="1089"/>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lastRenderedPageBreak/>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1090"/>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1090"/>
      <w:r w:rsidR="00774EC5">
        <w:rPr>
          <w:rStyle w:val="CommentReference"/>
        </w:rPr>
        <w:commentReference w:id="1090"/>
      </w:r>
    </w:p>
    <w:p w14:paraId="428F49D5" w14:textId="77777777" w:rsidR="008D4B74" w:rsidRDefault="006F2D31" w:rsidP="009E3636">
      <w:pPr>
        <w:pStyle w:val="Heading3"/>
      </w:pPr>
      <w:bookmarkStart w:id="1091" w:name="_Ref434730261"/>
      <w:bookmarkStart w:id="1092" w:name="_Toc442109055"/>
      <w:r>
        <w:t>Append</w:t>
      </w:r>
      <w:r w:rsidR="008D4B74">
        <w:t xml:space="preserve"> a</w:t>
      </w:r>
      <w:r w:rsidR="0060374D">
        <w:t xml:space="preserve"> child</w:t>
      </w:r>
      <w:r w:rsidR="008D4B74">
        <w:t xml:space="preserve"> association to an A</w:t>
      </w:r>
      <w:r w:rsidR="0060374D">
        <w:t>CC</w:t>
      </w:r>
      <w:bookmarkEnd w:id="1091"/>
      <w:bookmarkEnd w:id="1092"/>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1093" w:name="_Toc442109056"/>
      <w:r>
        <w:t xml:space="preserve">Populate the ASCC </w:t>
      </w:r>
      <w:r w:rsidR="00D614D7">
        <w:t xml:space="preserve">current </w:t>
      </w:r>
      <w:r>
        <w:t>record</w:t>
      </w:r>
      <w:bookmarkEnd w:id="1093"/>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lastRenderedPageBreak/>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1094" w:name="_Toc442109057"/>
      <w:r>
        <w:t>Populate the ASCC history record</w:t>
      </w:r>
      <w:bookmarkEnd w:id="1094"/>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1095" w:name="_Toc442109058"/>
      <w:r>
        <w:t>Populate the BCC current record</w:t>
      </w:r>
      <w:bookmarkEnd w:id="1095"/>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1096"/>
      <w:r w:rsidR="000473DA">
        <w:t>.</w:t>
      </w:r>
      <w:commentRangeEnd w:id="1096"/>
      <w:r w:rsidR="000473DA">
        <w:rPr>
          <w:rStyle w:val="CommentReference"/>
        </w:rPr>
        <w:commentReference w:id="1096"/>
      </w:r>
    </w:p>
    <w:p w14:paraId="69BE3C6A" w14:textId="77777777" w:rsidR="00D614D7" w:rsidRDefault="00D614D7" w:rsidP="00D614D7">
      <w:pPr>
        <w:pStyle w:val="Heading4"/>
      </w:pPr>
      <w:bookmarkStart w:id="1097" w:name="_Toc442109059"/>
      <w:r>
        <w:t>Populate the BCC history record</w:t>
      </w:r>
      <w:bookmarkEnd w:id="1097"/>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1098" w:name="_Toc442109060"/>
      <w:r>
        <w:t>Insert a child association to an ACC</w:t>
      </w:r>
      <w:bookmarkEnd w:id="1098"/>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lastRenderedPageBreak/>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D9855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1099" w:name="_Toc442109061"/>
      <w:r>
        <w:t>Delete a child</w:t>
      </w:r>
      <w:r w:rsidR="006652C4">
        <w:t xml:space="preserve"> association from an ACC</w:t>
      </w:r>
      <w:bookmarkEnd w:id="1099"/>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1100"/>
      <w:r w:rsidR="002819A7">
        <w:t xml:space="preserve">The sequencing key </w:t>
      </w:r>
      <w:commentRangeEnd w:id="1100"/>
      <w:r w:rsidR="00FB7745">
        <w:rPr>
          <w:rStyle w:val="CommentReference"/>
        </w:rPr>
        <w:commentReference w:id="1100"/>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1101" w:name="_Toc442109062"/>
      <w:r>
        <w:t>Discard a child association from an ACC</w:t>
      </w:r>
      <w:bookmarkEnd w:id="1101"/>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1102" w:name="_Toc442109063"/>
      <w:r>
        <w:lastRenderedPageBreak/>
        <w:t>Change properties of</w:t>
      </w:r>
      <w:r w:rsidR="006652C4">
        <w:t xml:space="preserve"> an association</w:t>
      </w:r>
      <w:bookmarkEnd w:id="1102"/>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1103" w:name="_Toc442109064"/>
      <w:r>
        <w:t>Change the position of an association</w:t>
      </w:r>
      <w:bookmarkEnd w:id="1103"/>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1104" w:name="_Ref437868882"/>
      <w:bookmarkStart w:id="1105" w:name="_Toc442109065"/>
      <w:r>
        <w:t>Make an ACC based on another ACC</w:t>
      </w:r>
      <w:bookmarkEnd w:id="1104"/>
      <w:bookmarkEnd w:id="1105"/>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1106" w:name="_Toc442109066"/>
      <w:r>
        <w:t>Discard the based ACC relationship</w:t>
      </w:r>
      <w:bookmarkEnd w:id="1106"/>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1107"/>
      <w:r>
        <w:t>This operation cannot be undo</w:t>
      </w:r>
      <w:r w:rsidR="00975E6D">
        <w:t>ne</w:t>
      </w:r>
      <w:r>
        <w:t xml:space="preserve"> </w:t>
      </w:r>
      <w:commentRangeEnd w:id="1107"/>
      <w:r w:rsidR="00975E6D">
        <w:rPr>
          <w:rStyle w:val="CommentReference"/>
        </w:rPr>
        <w:commentReference w:id="1107"/>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1108" w:name="_Toc442109068"/>
      <w:r>
        <w:lastRenderedPageBreak/>
        <w:t>Discard a revision of an ACC</w:t>
      </w:r>
      <w:bookmarkEnd w:id="1108"/>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1109"/>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1109"/>
      <w:r w:rsidR="00883807">
        <w:rPr>
          <w:rStyle w:val="CommentReference"/>
        </w:rPr>
        <w:commentReference w:id="1109"/>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1110" w:name="_Toc442109069"/>
      <w:r>
        <w:t>Change the</w:t>
      </w:r>
      <w:r w:rsidR="00E4551A">
        <w:t xml:space="preserve"> state of the ACC UoC</w:t>
      </w:r>
      <w:bookmarkEnd w:id="1110"/>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1111" w:name="_Toc442109070"/>
      <w:r>
        <w:t xml:space="preserve">Change from </w:t>
      </w:r>
      <w:r w:rsidR="00F0065F">
        <w:t xml:space="preserve">the </w:t>
      </w:r>
      <w:r>
        <w:t xml:space="preserve">Editing to </w:t>
      </w:r>
      <w:r w:rsidR="00F0065F">
        <w:t xml:space="preserve">the </w:t>
      </w:r>
      <w:r>
        <w:t>Candidate</w:t>
      </w:r>
      <w:r w:rsidR="00C27F45">
        <w:t xml:space="preserve"> state</w:t>
      </w:r>
      <w:bookmarkEnd w:id="1111"/>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1112"/>
      <w:r w:rsidR="00C27F45">
        <w:t xml:space="preserve">History records </w:t>
      </w:r>
      <w:r w:rsidR="00B54C50">
        <w:t>shall not be updated except the one about the deleted association</w:t>
      </w:r>
      <w:r w:rsidR="00C27F45">
        <w:t xml:space="preserve">. </w:t>
      </w:r>
      <w:commentRangeEnd w:id="1112"/>
      <w:r w:rsidR="00C6768D">
        <w:rPr>
          <w:rStyle w:val="CommentReference"/>
        </w:rPr>
        <w:commentReference w:id="1112"/>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1113" w:name="_Ref437927829"/>
      <w:bookmarkStart w:id="1114" w:name="_Toc442109071"/>
      <w:r>
        <w:t xml:space="preserve">Change from </w:t>
      </w:r>
      <w:r w:rsidR="00F0065F">
        <w:t xml:space="preserve">the </w:t>
      </w:r>
      <w:r>
        <w:t xml:space="preserve">Candidate to </w:t>
      </w:r>
      <w:r w:rsidR="00F0065F">
        <w:t xml:space="preserve">the </w:t>
      </w:r>
      <w:r>
        <w:t>Editing state</w:t>
      </w:r>
      <w:bookmarkEnd w:id="1113"/>
      <w:bookmarkEnd w:id="1114"/>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1115" w:name="_Toc442109072"/>
      <w:r>
        <w:t>Change from</w:t>
      </w:r>
      <w:r w:rsidR="00F0065F">
        <w:t xml:space="preserve"> the</w:t>
      </w:r>
      <w:r>
        <w:t xml:space="preserve"> Candidate to </w:t>
      </w:r>
      <w:r w:rsidR="00F0065F">
        <w:t xml:space="preserve">the </w:t>
      </w:r>
      <w:r>
        <w:t>Published state</w:t>
      </w:r>
      <w:bookmarkEnd w:id="1115"/>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lastRenderedPageBreak/>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1116" w:name="_Ref435336643"/>
      <w:bookmarkStart w:id="1117" w:name="_Toc442109073"/>
      <w:r>
        <w:t>Create a new ASCCP</w:t>
      </w:r>
      <w:bookmarkEnd w:id="1116"/>
      <w:bookmarkEnd w:id="1117"/>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1118"/>
      <w:r w:rsidR="006C23B0">
        <w:t>Every save result</w:t>
      </w:r>
      <w:r w:rsidR="00AF4284">
        <w:t>s</w:t>
      </w:r>
      <w:r w:rsidR="006C23B0">
        <w:t xml:space="preserve"> in the current record getting updated and a new history record created. </w:t>
      </w:r>
      <w:commentRangeEnd w:id="1118"/>
      <w:r w:rsidR="006C23B0">
        <w:rPr>
          <w:rStyle w:val="CommentReference"/>
        </w:rPr>
        <w:commentReference w:id="1118"/>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1119" w:name="_Toc442109074"/>
      <w:r>
        <w:t>ASCCP current record</w:t>
      </w:r>
      <w:bookmarkEnd w:id="1119"/>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lastRenderedPageBreak/>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lastRenderedPageBreak/>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1120" w:name="_Toc442109075"/>
      <w:r>
        <w:t>ASCCP history record</w:t>
      </w:r>
      <w:bookmarkEnd w:id="1120"/>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1121" w:name="_Ref435336645"/>
      <w:bookmarkStart w:id="1122" w:name="_Toc442109076"/>
      <w:r>
        <w:t>Create a new revision of an ASCCP</w:t>
      </w:r>
      <w:bookmarkEnd w:id="1121"/>
      <w:bookmarkEnd w:id="1122"/>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1123" w:name="_Ref440481023"/>
      <w:bookmarkStart w:id="1124" w:name="_Toc442109077"/>
      <w:bookmarkStart w:id="1125" w:name="_Ref435336647"/>
      <w:r>
        <w:t>Edit an ASCCP</w:t>
      </w:r>
      <w:bookmarkEnd w:id="1123"/>
      <w:bookmarkEnd w:id="1124"/>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1126" w:name="_Toc442109079"/>
      <w:r>
        <w:t>Discard a revision of an ASCCP</w:t>
      </w:r>
      <w:bookmarkEnd w:id="1126"/>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lastRenderedPageBreak/>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1127" w:name="_Ref437928515"/>
      <w:bookmarkStart w:id="1128" w:name="_Toc442109080"/>
      <w:r>
        <w:t xml:space="preserve">Change </w:t>
      </w:r>
      <w:r w:rsidR="004147C4">
        <w:t>ASCCP</w:t>
      </w:r>
      <w:r>
        <w:t xml:space="preserve"> state</w:t>
      </w:r>
      <w:bookmarkEnd w:id="1127"/>
      <w:bookmarkEnd w:id="1128"/>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1129" w:name="_Toc442109081"/>
      <w:r>
        <w:t>Change from Editing to Candidate state</w:t>
      </w:r>
      <w:bookmarkEnd w:id="1129"/>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1130" w:name="_Ref437930011"/>
      <w:bookmarkStart w:id="1131" w:name="_Toc442109082"/>
      <w:r>
        <w:t>Change from Candidate to Editing state</w:t>
      </w:r>
      <w:bookmarkEnd w:id="1130"/>
      <w:bookmarkEnd w:id="1131"/>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1132" w:name="_Toc442109083"/>
      <w:r>
        <w:t>Change from Candidate to Published state</w:t>
      </w:r>
      <w:bookmarkEnd w:id="1132"/>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1133" w:name="_Ref438114348"/>
      <w:bookmarkStart w:id="1134" w:name="_Toc442109084"/>
      <w:r>
        <w:t xml:space="preserve">Create a new </w:t>
      </w:r>
      <w:commentRangeStart w:id="1135"/>
      <w:r>
        <w:t>BCCP</w:t>
      </w:r>
      <w:bookmarkEnd w:id="1125"/>
      <w:bookmarkEnd w:id="1133"/>
      <w:bookmarkEnd w:id="1134"/>
      <w:commentRangeEnd w:id="1135"/>
      <w:r w:rsidR="0038587B">
        <w:rPr>
          <w:rStyle w:val="CommentReference"/>
          <w:b w:val="0"/>
        </w:rPr>
        <w:commentReference w:id="1135"/>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1136" w:name="_Toc442109085"/>
      <w:r>
        <w:t>BCCP</w:t>
      </w:r>
      <w:r w:rsidR="00F6381E">
        <w:t xml:space="preserve"> current record</w:t>
      </w:r>
      <w:bookmarkEnd w:id="1136"/>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1137" w:name="_Toc442109086"/>
      <w:r>
        <w:t>BCCP</w:t>
      </w:r>
      <w:r w:rsidR="00F6381E">
        <w:t xml:space="preserve"> history record</w:t>
      </w:r>
      <w:bookmarkEnd w:id="1137"/>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1138" w:name="_Ref435336648"/>
      <w:bookmarkStart w:id="1139" w:name="_Toc442109087"/>
      <w:r>
        <w:t>Create a new revision of a BCCP</w:t>
      </w:r>
      <w:bookmarkEnd w:id="1138"/>
      <w:bookmarkEnd w:id="1139"/>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1140" w:name="_Toc442109088"/>
      <w:r>
        <w:t>Edit a BCCP</w:t>
      </w:r>
      <w:bookmarkEnd w:id="1140"/>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lastRenderedPageBreak/>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1141" w:name="_Ref438059941"/>
      <w:bookmarkStart w:id="1142" w:name="_Toc442109090"/>
      <w:r>
        <w:t>Change BCCP state</w:t>
      </w:r>
      <w:bookmarkEnd w:id="1141"/>
      <w:bookmarkEnd w:id="1142"/>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1143" w:name="_Toc442109091"/>
      <w:r>
        <w:t>Change from Editing to Candidate state</w:t>
      </w:r>
      <w:bookmarkEnd w:id="1143"/>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1144" w:name="_Ref438116554"/>
      <w:bookmarkStart w:id="1145" w:name="_Toc442109092"/>
      <w:r>
        <w:t>Change from Candidate to Editing state</w:t>
      </w:r>
      <w:bookmarkEnd w:id="1144"/>
      <w:bookmarkEnd w:id="1145"/>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1146" w:name="_Toc442109093"/>
      <w:r>
        <w:t>Change from Candidate to Published state</w:t>
      </w:r>
      <w:bookmarkEnd w:id="1146"/>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lastRenderedPageBreak/>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1147" w:name="_Toc442109097"/>
      <w:r>
        <w:t>Review a CC</w:t>
      </w:r>
      <w:bookmarkEnd w:id="1147"/>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1148" w:name="_Toc442109098"/>
      <w:r>
        <w:t>Undoing</w:t>
      </w:r>
      <w:bookmarkEnd w:id="1148"/>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1149" w:name="_Ref437668747"/>
      <w:bookmarkStart w:id="1150" w:name="_Ref437668751"/>
      <w:bookmarkStart w:id="1151" w:name="_Toc442109099"/>
      <w:r>
        <w:t xml:space="preserve">Event </w:t>
      </w:r>
      <w:commentRangeStart w:id="1152"/>
      <w:r>
        <w:t>notification</w:t>
      </w:r>
      <w:bookmarkEnd w:id="1149"/>
      <w:bookmarkEnd w:id="1150"/>
      <w:bookmarkEnd w:id="1151"/>
      <w:commentRangeEnd w:id="1152"/>
      <w:r w:rsidR="00EB10A1">
        <w:rPr>
          <w:rStyle w:val="CommentReference"/>
          <w:b w:val="0"/>
        </w:rPr>
        <w:commentReference w:id="1152"/>
      </w:r>
    </w:p>
    <w:p w14:paraId="65B8E722" w14:textId="77777777" w:rsidR="006C6778" w:rsidRDefault="006549A6" w:rsidP="00B24770">
      <w:pPr>
        <w:pStyle w:val="Heading4"/>
      </w:pPr>
      <w:bookmarkStart w:id="1153" w:name="_Toc442109100"/>
      <w:r>
        <w:t>System c</w:t>
      </w:r>
      <w:r w:rsidR="00B24770">
        <w:t>onfigura</w:t>
      </w:r>
      <w:r>
        <w:t>ble</w:t>
      </w:r>
      <w:r w:rsidR="00B24770">
        <w:t xml:space="preserve"> parameters</w:t>
      </w:r>
      <w:bookmarkEnd w:id="1153"/>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lastRenderedPageBreak/>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1154" w:name="_Ref442171829"/>
      <w:r>
        <w:t xml:space="preserve">Figure </w:t>
      </w:r>
      <w:r w:rsidR="0084666B">
        <w:fldChar w:fldCharType="begin"/>
      </w:r>
      <w:r w:rsidR="0084666B">
        <w:instrText xml:space="preserve"> </w:instrText>
      </w:r>
      <w:r w:rsidR="0084666B">
        <w:instrText xml:space="preserve">SEQ Figure \* ARABIC </w:instrText>
      </w:r>
      <w:r w:rsidR="0084666B">
        <w:fldChar w:fldCharType="separate"/>
      </w:r>
      <w:r w:rsidR="0093447A">
        <w:rPr>
          <w:noProof/>
        </w:rPr>
        <w:t>15</w:t>
      </w:r>
      <w:r w:rsidR="0084666B">
        <w:rPr>
          <w:noProof/>
        </w:rPr>
        <w:fldChar w:fldCharType="end"/>
      </w:r>
      <w:bookmarkEnd w:id="1154"/>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1155" w:name="_Toc442109101"/>
      <w:r>
        <w:t>Event Data Structure</w:t>
      </w:r>
      <w:bookmarkEnd w:id="1155"/>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1156" w:name="_Ref405565352"/>
      <w:bookmarkStart w:id="1157" w:name="_Toc442109102"/>
      <w:r>
        <w:t>Generate GUID</w:t>
      </w:r>
      <w:bookmarkEnd w:id="1156"/>
      <w:bookmarkEnd w:id="1157"/>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1158"/>
      <w:r>
        <w:t>idea</w:t>
      </w:r>
      <w:commentRangeEnd w:id="1158"/>
      <w:r>
        <w:rPr>
          <w:rStyle w:val="CommentReference"/>
        </w:rPr>
        <w:commentReference w:id="1158"/>
      </w:r>
      <w:r>
        <w:t>.</w:t>
      </w:r>
    </w:p>
    <w:p w14:paraId="4AB4568A" w14:textId="77777777" w:rsidR="00E3560D" w:rsidRPr="00E3560D" w:rsidRDefault="00E3560D" w:rsidP="00EF6FC8"/>
    <w:p w14:paraId="0368C035" w14:textId="77777777" w:rsidR="00E3560D" w:rsidRDefault="00053C8D" w:rsidP="00053C8D">
      <w:pPr>
        <w:pStyle w:val="Heading2"/>
        <w:rPr>
          <w:ins w:id="1159" w:author="Serm Kulvatunyou" w:date="2016-04-25T16:14:00Z"/>
        </w:rPr>
      </w:pPr>
      <w:ins w:id="1160" w:author="Serm Kulvatunyou" w:date="2016-04-25T16:14:00Z">
        <w:r>
          <w:t>Export an OAGIS Model Schema</w:t>
        </w:r>
      </w:ins>
    </w:p>
    <w:p w14:paraId="64A25D16" w14:textId="77777777" w:rsidR="00053C8D" w:rsidRDefault="00053C8D" w:rsidP="00053C8D">
      <w:pPr>
        <w:rPr>
          <w:ins w:id="1161" w:author="Serm Kulvatunyou" w:date="2016-04-25T16:21:00Z"/>
        </w:rPr>
      </w:pPr>
      <w:ins w:id="1162" w:author="Serm Kulvatunyou" w:date="2016-04-25T16:21:00Z">
        <w:r>
          <w:t>Overall flow</w:t>
        </w:r>
        <w:r>
          <w:br/>
        </w:r>
      </w:ins>
    </w:p>
    <w:p w14:paraId="43D9F8CC" w14:textId="77777777" w:rsidR="00053C8D" w:rsidRPr="00053C8D" w:rsidRDefault="00053C8D" w:rsidP="00053C8D">
      <w:ins w:id="1163" w:author="Serm Kulvatunyou" w:date="2016-04-25T16:21:00Z">
        <w:r>
          <w:t>Export</w:t>
        </w:r>
      </w:ins>
    </w:p>
    <w:p w14:paraId="1C2A81DA" w14:textId="77777777" w:rsidR="00C210C4" w:rsidRDefault="007A3A38" w:rsidP="00C210C4">
      <w:pPr>
        <w:pStyle w:val="Heading1"/>
      </w:pPr>
      <w:bookmarkStart w:id="1164" w:name="_Ref409514618"/>
      <w:bookmarkStart w:id="1165" w:name="_Toc442109103"/>
      <w:bookmarkEnd w:id="26"/>
      <w:bookmarkEnd w:id="27"/>
      <w:bookmarkEnd w:id="28"/>
      <w:bookmarkEnd w:id="29"/>
      <w:r>
        <w:lastRenderedPageBreak/>
        <w:t>Configuration</w:t>
      </w:r>
      <w:r w:rsidR="00C210C4">
        <w:t xml:space="preserve"> File</w:t>
      </w:r>
      <w:bookmarkEnd w:id="1164"/>
      <w:bookmarkEnd w:id="1165"/>
    </w:p>
    <w:p w14:paraId="25C45692" w14:textId="77777777" w:rsidR="0004794B" w:rsidRDefault="000D692F" w:rsidP="00E209B5">
      <w:pPr>
        <w:pStyle w:val="Heading2"/>
      </w:pPr>
      <w:bookmarkStart w:id="1166" w:name="_Toc442109104"/>
      <w:bookmarkStart w:id="1167" w:name="_Ref408499636"/>
      <w:r>
        <w:t xml:space="preserve">SQL for </w:t>
      </w:r>
      <w:r w:rsidR="00063568">
        <w:t xml:space="preserve">Top-level </w:t>
      </w:r>
      <w:r>
        <w:t>Concept</w:t>
      </w:r>
      <w:bookmarkEnd w:id="1166"/>
      <w:r w:rsidR="00063568">
        <w:t xml:space="preserve"> </w:t>
      </w:r>
      <w:bookmarkEnd w:id="1167"/>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1168" w:name="_Ref408321941"/>
      <w:bookmarkStart w:id="1169" w:name="_Toc442109105"/>
      <w:r>
        <w:t>Exp</w:t>
      </w:r>
      <w:r w:rsidR="00B761C8">
        <w:t>r</w:t>
      </w:r>
      <w:r>
        <w:t>ession type mapping display configuration</w:t>
      </w:r>
      <w:bookmarkEnd w:id="1168"/>
      <w:bookmarkEnd w:id="1169"/>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1170" w:name="_Toc442109106"/>
      <w:r>
        <w:rPr>
          <w:rStyle w:val="CodeChar"/>
        </w:rPr>
        <w:t>UI related variables</w:t>
      </w:r>
      <w:bookmarkEnd w:id="1170"/>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1171" w:name="_Toc442109107"/>
      <w:r>
        <w:lastRenderedPageBreak/>
        <w:t>Logical View</w:t>
      </w:r>
      <w:bookmarkEnd w:id="1171"/>
    </w:p>
    <w:p w14:paraId="343484E2" w14:textId="77777777" w:rsidR="00EB50BD" w:rsidRDefault="00225519" w:rsidP="00EB50BD">
      <w:pPr>
        <w:pStyle w:val="Heading2"/>
      </w:pPr>
      <w:bookmarkStart w:id="1172" w:name="_Toc442109108"/>
      <w:r>
        <w:t>Overview</w:t>
      </w:r>
      <w:bookmarkEnd w:id="1172"/>
    </w:p>
    <w:p w14:paraId="5DDAA9B1" w14:textId="77777777" w:rsidR="00D518F0" w:rsidRDefault="00D518F0" w:rsidP="00D518F0">
      <w:pPr>
        <w:pStyle w:val="Heading2"/>
      </w:pPr>
      <w:bookmarkStart w:id="1173" w:name="_Toc492766852"/>
      <w:bookmarkStart w:id="1174" w:name="_Toc110227497"/>
      <w:bookmarkStart w:id="1175" w:name="_Toc442109109"/>
      <w:r>
        <w:t>Design Packages</w:t>
      </w:r>
      <w:bookmarkEnd w:id="1173"/>
      <w:bookmarkEnd w:id="1174"/>
      <w:bookmarkEnd w:id="1175"/>
    </w:p>
    <w:p w14:paraId="28ACD21B" w14:textId="77777777" w:rsidR="00E3071F" w:rsidRDefault="00E3071F" w:rsidP="00E3071F">
      <w:pPr>
        <w:pStyle w:val="Heading1"/>
      </w:pPr>
      <w:bookmarkStart w:id="1176" w:name="_Toc442109110"/>
      <w:r>
        <w:lastRenderedPageBreak/>
        <w:t>Process View</w:t>
      </w:r>
      <w:bookmarkEnd w:id="1176"/>
    </w:p>
    <w:p w14:paraId="09051161" w14:textId="77777777" w:rsidR="00E3071F" w:rsidRDefault="00E3071F" w:rsidP="00E3071F">
      <w:pPr>
        <w:pStyle w:val="Heading1"/>
      </w:pPr>
      <w:bookmarkStart w:id="1177" w:name="_Toc442109111"/>
      <w:r>
        <w:lastRenderedPageBreak/>
        <w:t>Deployment View</w:t>
      </w:r>
      <w:bookmarkEnd w:id="1177"/>
    </w:p>
    <w:p w14:paraId="2278793A" w14:textId="77777777" w:rsidR="00E3071F" w:rsidRDefault="00E3071F" w:rsidP="00E3071F">
      <w:pPr>
        <w:pStyle w:val="Heading1"/>
      </w:pPr>
      <w:bookmarkStart w:id="1178" w:name="_Toc442109112"/>
      <w:r>
        <w:lastRenderedPageBreak/>
        <w:t>Implementation View</w:t>
      </w:r>
      <w:bookmarkEnd w:id="1178"/>
    </w:p>
    <w:p w14:paraId="02CF6863" w14:textId="77777777" w:rsidR="0033077A" w:rsidRDefault="0033077A" w:rsidP="0033077A">
      <w:pPr>
        <w:pStyle w:val="Heading2"/>
      </w:pPr>
      <w:bookmarkStart w:id="1179" w:name="_Toc442109113"/>
      <w:r>
        <w:t>Overview</w:t>
      </w:r>
      <w:bookmarkEnd w:id="1179"/>
    </w:p>
    <w:p w14:paraId="69E447EC" w14:textId="77777777" w:rsidR="0033077A" w:rsidRDefault="0033077A" w:rsidP="0033077A">
      <w:pPr>
        <w:pStyle w:val="Heading2"/>
      </w:pPr>
      <w:bookmarkStart w:id="1180" w:name="_Toc442109114"/>
      <w:r>
        <w:t>Layers</w:t>
      </w:r>
      <w:bookmarkEnd w:id="1180"/>
    </w:p>
    <w:p w14:paraId="75A81E25" w14:textId="77777777" w:rsidR="0033077A" w:rsidRDefault="0033077A" w:rsidP="0033077A">
      <w:pPr>
        <w:pStyle w:val="Heading3"/>
      </w:pPr>
      <w:bookmarkStart w:id="1181" w:name="_Toc442109115"/>
      <w:r>
        <w:t>Presentation Layer</w:t>
      </w:r>
      <w:bookmarkEnd w:id="1181"/>
    </w:p>
    <w:p w14:paraId="4D997A7C" w14:textId="77777777" w:rsidR="0033077A" w:rsidRDefault="0033077A" w:rsidP="0033077A">
      <w:pPr>
        <w:pStyle w:val="Heading3"/>
      </w:pPr>
      <w:bookmarkStart w:id="1182" w:name="_Toc442109116"/>
      <w:r>
        <w:t>Control layer</w:t>
      </w:r>
      <w:bookmarkEnd w:id="1182"/>
    </w:p>
    <w:p w14:paraId="13FCC96E" w14:textId="77777777" w:rsidR="0033077A" w:rsidRDefault="0033077A" w:rsidP="0033077A">
      <w:pPr>
        <w:pStyle w:val="Heading3"/>
      </w:pPr>
      <w:bookmarkStart w:id="1183" w:name="_Toc442109117"/>
      <w:r>
        <w:t>Resource Layer</w:t>
      </w:r>
      <w:bookmarkEnd w:id="1183"/>
    </w:p>
    <w:p w14:paraId="63C84764" w14:textId="77777777" w:rsidR="0033077A" w:rsidRDefault="0033077A" w:rsidP="0033077A">
      <w:pPr>
        <w:pStyle w:val="Heading3"/>
      </w:pPr>
      <w:bookmarkStart w:id="1184" w:name="_Toc442109118"/>
      <w:r>
        <w:t>Domain Layer</w:t>
      </w:r>
      <w:bookmarkEnd w:id="1184"/>
    </w:p>
    <w:p w14:paraId="1567BDA5" w14:textId="77777777" w:rsidR="0033077A" w:rsidRDefault="0033077A" w:rsidP="0033077A">
      <w:pPr>
        <w:pStyle w:val="Heading3"/>
      </w:pPr>
      <w:bookmarkStart w:id="1185" w:name="_Toc442109119"/>
      <w:r>
        <w:t>Common Layer</w:t>
      </w:r>
      <w:bookmarkEnd w:id="1185"/>
    </w:p>
    <w:p w14:paraId="47E30F26" w14:textId="77777777" w:rsidR="00E047B2" w:rsidRDefault="00E047B2" w:rsidP="00E047B2">
      <w:pPr>
        <w:pStyle w:val="Heading1"/>
      </w:pPr>
      <w:bookmarkStart w:id="1186" w:name="_Toc442109120"/>
      <w:r>
        <w:lastRenderedPageBreak/>
        <w:t>Data View</w:t>
      </w:r>
      <w:bookmarkEnd w:id="1186"/>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6" w:author="Serm Kulvatunyou" w:date="2016-02-19T15:06:00Z" w:initials="SK4">
    <w:p w14:paraId="1CA858BA" w14:textId="77777777" w:rsidR="0040569A" w:rsidRDefault="0040569A">
      <w:pPr>
        <w:pStyle w:val="CommentText"/>
      </w:pPr>
      <w:r>
        <w:rPr>
          <w:rStyle w:val="CommentReference"/>
        </w:rPr>
        <w:annotationRef/>
      </w:r>
      <w:r>
        <w:t xml:space="preserve">2016/02/09:Serm: Here only the current record is populated. Need to come back to take care of the history record later. </w:t>
      </w:r>
    </w:p>
  </w:comment>
  <w:comment w:id="100" w:author="Kulvatunyou, Boonserm n." w:date="2016-02-19T15:06:00Z" w:initials="KBn">
    <w:p w14:paraId="01608CB3" w14:textId="77777777" w:rsidR="0040569A" w:rsidRDefault="0040569A">
      <w:pPr>
        <w:pStyle w:val="CommentText"/>
      </w:pPr>
      <w:r>
        <w:rPr>
          <w:rStyle w:val="CommentReference"/>
        </w:rPr>
        <w:annotationRef/>
      </w:r>
      <w:r>
        <w:t>I map Double to both xsd:double and xsd:float. This compatibility is not captured in the types hierarchy.</w:t>
      </w:r>
    </w:p>
  </w:comment>
  <w:comment w:id="101" w:author="Kulvatunyou, Boonserm (Fed)" w:date="2016-05-27T07:01:00Z" w:initials="KB(">
    <w:p w14:paraId="5ABCA9AE" w14:textId="1AFB31B1" w:rsidR="0040569A" w:rsidRDefault="0040569A">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40569A" w:rsidRDefault="0040569A">
      <w:pPr>
        <w:pStyle w:val="CommentText"/>
      </w:pPr>
    </w:p>
    <w:p w14:paraId="47BF923F" w14:textId="584F3272" w:rsidR="0040569A" w:rsidRDefault="0040569A">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102" w:author="Kulvatunyou, Boonserm n." w:date="2016-02-19T15:06:00Z" w:initials="KBn">
    <w:p w14:paraId="70025A2F" w14:textId="77777777" w:rsidR="0040569A" w:rsidRDefault="0040569A">
      <w:pPr>
        <w:pStyle w:val="CommentText"/>
      </w:pPr>
      <w:r>
        <w:rPr>
          <w:rStyle w:val="CommentReference"/>
        </w:rPr>
        <w:annotationRef/>
      </w:r>
      <w:r>
        <w:t xml:space="preserve">The pattern type is used in OAGIS. </w:t>
      </w:r>
    </w:p>
  </w:comment>
  <w:comment w:id="108" w:author="Kulvatunyou, Boonserm n." w:date="2016-02-19T15:06:00Z" w:initials="KBn">
    <w:p w14:paraId="254AAEE5" w14:textId="77777777" w:rsidR="0040569A" w:rsidRDefault="0040569A" w:rsidP="003F7F36">
      <w:pPr>
        <w:pStyle w:val="CommentText"/>
      </w:pPr>
      <w:r>
        <w:rPr>
          <w:rStyle w:val="CommentReference"/>
        </w:rPr>
        <w:annotationRef/>
      </w:r>
      <w:r>
        <w:t>Import this as a code list or create a separate set of tables that behave like code list tables?</w:t>
      </w:r>
    </w:p>
    <w:p w14:paraId="3D2442E9" w14:textId="77777777" w:rsidR="0040569A" w:rsidRDefault="0040569A" w:rsidP="003F7F36">
      <w:pPr>
        <w:pStyle w:val="CommentText"/>
      </w:pPr>
    </w:p>
    <w:p w14:paraId="3327B591" w14:textId="77777777" w:rsidR="0040569A" w:rsidRDefault="0040569A" w:rsidP="003F7F36">
      <w:pPr>
        <w:pStyle w:val="CommentText"/>
      </w:pPr>
      <w:r>
        <w:t>Also do we have to deal with ISO20022 folder?</w:t>
      </w:r>
    </w:p>
    <w:p w14:paraId="156D5C1D" w14:textId="77777777" w:rsidR="0040569A" w:rsidRDefault="0040569A" w:rsidP="003F7F36">
      <w:pPr>
        <w:pStyle w:val="CommentText"/>
      </w:pPr>
    </w:p>
    <w:p w14:paraId="1F736F3F" w14:textId="77777777" w:rsidR="0040569A" w:rsidRDefault="0040569A" w:rsidP="003F7F36">
      <w:pPr>
        <w:pStyle w:val="CommentText"/>
      </w:pPr>
      <w:r>
        <w:t>&lt;serm&gt;6/24/2014: Per discussion, the agency_id_list and agency_id_list_value is created to handle this.</w:t>
      </w:r>
    </w:p>
    <w:p w14:paraId="2A7F8BE5" w14:textId="77777777" w:rsidR="0040569A" w:rsidRDefault="0040569A" w:rsidP="003F7F36">
      <w:pPr>
        <w:pStyle w:val="CommentText"/>
      </w:pPr>
    </w:p>
    <w:p w14:paraId="7A269905" w14:textId="77777777" w:rsidR="0040569A" w:rsidRDefault="0040569A" w:rsidP="003F7F36">
      <w:pPr>
        <w:pStyle w:val="CommentText"/>
      </w:pPr>
      <w:r>
        <w:t>We do not need to deal with ISO20022 for now.</w:t>
      </w:r>
    </w:p>
    <w:p w14:paraId="35C943F0" w14:textId="77777777" w:rsidR="0040569A" w:rsidRDefault="0040569A" w:rsidP="003F7F36">
      <w:pPr>
        <w:pStyle w:val="CommentText"/>
      </w:pPr>
      <w:r>
        <w:t>&lt;/serm&gt;</w:t>
      </w:r>
    </w:p>
  </w:comment>
  <w:comment w:id="110" w:author="Kulvatunyou, Boonserm n." w:date="2016-02-19T15:06:00Z" w:initials="KBn">
    <w:p w14:paraId="0540100E" w14:textId="77777777" w:rsidR="0040569A" w:rsidRDefault="0040569A"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40569A" w:rsidRDefault="0040569A" w:rsidP="00853246">
      <w:pPr>
        <w:pStyle w:val="CommentText"/>
      </w:pPr>
    </w:p>
    <w:p w14:paraId="7AF5C85B" w14:textId="77777777" w:rsidR="0040569A" w:rsidRDefault="0040569A" w:rsidP="00853246">
      <w:pPr>
        <w:pStyle w:val="CommentText"/>
      </w:pPr>
      <w:r>
        <w:t>&lt;serm&gt;4/13/2015: No issue.&lt;/serm&gt;</w:t>
      </w:r>
    </w:p>
    <w:p w14:paraId="42143ADA" w14:textId="77777777" w:rsidR="0040569A" w:rsidRDefault="0040569A">
      <w:pPr>
        <w:pStyle w:val="CommentText"/>
      </w:pPr>
    </w:p>
  </w:comment>
  <w:comment w:id="111" w:author="Kulvatunyou, Boonserm n." w:date="2016-02-19T15:06:00Z" w:initials="KBn">
    <w:p w14:paraId="1D229756" w14:textId="77777777" w:rsidR="0040569A" w:rsidRDefault="0040569A">
      <w:pPr>
        <w:pStyle w:val="CommentText"/>
      </w:pPr>
      <w:r>
        <w:rPr>
          <w:rStyle w:val="CommentReference"/>
        </w:rPr>
        <w:annotationRef/>
      </w:r>
      <w:r>
        <w:t>The “clm” prefix in the name will be hardcoded in the generator.</w:t>
      </w:r>
    </w:p>
  </w:comment>
  <w:comment w:id="124" w:author="Kulvatunyou, Boonserm n." w:date="2016-02-19T15:06:00Z" w:initials="KBn">
    <w:p w14:paraId="5314856C" w14:textId="77777777" w:rsidR="0040569A" w:rsidRDefault="0040569A" w:rsidP="00EE18A6">
      <w:pPr>
        <w:pStyle w:val="CommentText"/>
      </w:pPr>
      <w:r>
        <w:rPr>
          <w:rStyle w:val="CommentReference"/>
        </w:rPr>
        <w:annotationRef/>
      </w:r>
      <w:r>
        <w:t>Validate this with OAG people. Whether the /@name could be tokenized or assembled from other fields in some way?</w:t>
      </w:r>
    </w:p>
    <w:p w14:paraId="554F6F80" w14:textId="77777777" w:rsidR="0040569A" w:rsidRDefault="0040569A" w:rsidP="00EE18A6">
      <w:pPr>
        <w:pStyle w:val="CommentText"/>
      </w:pPr>
    </w:p>
    <w:p w14:paraId="63757796" w14:textId="77777777" w:rsidR="0040569A" w:rsidRDefault="0040569A"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40569A" w:rsidRDefault="0040569A" w:rsidP="00EE18A6">
      <w:pPr>
        <w:pStyle w:val="CommentText"/>
      </w:pPr>
    </w:p>
    <w:p w14:paraId="50036FF6" w14:textId="77777777" w:rsidR="0040569A" w:rsidRDefault="0040569A" w:rsidP="00EE18A6">
      <w:pPr>
        <w:pStyle w:val="CommentText"/>
      </w:pPr>
      <w:r>
        <w:t>&lt;serm&gt;7/28/2014:Resolved. Above proposal is ok.</w:t>
      </w:r>
    </w:p>
  </w:comment>
  <w:comment w:id="125" w:author="Kulvatunyou, Boonserm n." w:date="2016-02-19T15:06:00Z" w:initials="KBn">
    <w:p w14:paraId="2EEB18BE" w14:textId="77777777" w:rsidR="0040569A" w:rsidRDefault="0040569A"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40569A" w:rsidRDefault="0040569A" w:rsidP="00EE18A6">
      <w:pPr>
        <w:pStyle w:val="CommentText"/>
      </w:pPr>
    </w:p>
    <w:p w14:paraId="6ACFF046" w14:textId="77777777" w:rsidR="0040569A" w:rsidRDefault="0040569A" w:rsidP="00EE18A6">
      <w:pPr>
        <w:pStyle w:val="CommentText"/>
      </w:pPr>
      <w:r>
        <w:t>&lt;serm&gt;6/18/2014 – Still need to ask whether we expect several kinds of ID list.</w:t>
      </w:r>
    </w:p>
    <w:p w14:paraId="46419DF9" w14:textId="77777777" w:rsidR="0040569A" w:rsidRDefault="0040569A" w:rsidP="00EE18A6">
      <w:pPr>
        <w:pStyle w:val="CommentText"/>
      </w:pPr>
      <w:r>
        <w:t>&lt;serm&gt;7/8/2014: resolved.</w:t>
      </w:r>
    </w:p>
  </w:comment>
  <w:comment w:id="126" w:author="Kulvatunyou, Boonserm n." w:date="2016-02-19T15:06:00Z" w:initials="KBn">
    <w:p w14:paraId="5E562CB3" w14:textId="77777777" w:rsidR="0040569A" w:rsidRDefault="0040569A" w:rsidP="00EE18A6">
      <w:pPr>
        <w:pStyle w:val="CommentText"/>
      </w:pPr>
      <w:r>
        <w:rPr>
          <w:rStyle w:val="CommentReference"/>
        </w:rPr>
        <w:annotationRef/>
      </w:r>
    </w:p>
    <w:p w14:paraId="2AFDC7AA" w14:textId="77777777" w:rsidR="0040569A" w:rsidRDefault="0040569A"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40569A" w:rsidRDefault="0040569A" w:rsidP="00EE18A6">
      <w:pPr>
        <w:pStyle w:val="CommentText"/>
      </w:pPr>
    </w:p>
    <w:p w14:paraId="3B580A3E" w14:textId="77777777" w:rsidR="0040569A" w:rsidRDefault="0040569A" w:rsidP="00EE18A6">
      <w:pPr>
        <w:pStyle w:val="CommentText"/>
      </w:pPr>
      <w:r>
        <w:t>&lt;serm&gt;7/17/2014: Resolved. This work will use version 13A and OAGIS will upgrade that in the latter release.&lt;/serm&gt;</w:t>
      </w:r>
    </w:p>
  </w:comment>
  <w:comment w:id="203" w:author="Kulvatunyou, Boonserm n." w:date="2016-02-19T15:06:00Z" w:initials="KBn">
    <w:p w14:paraId="3B8DBB46" w14:textId="77777777" w:rsidR="0040569A" w:rsidRDefault="0040569A">
      <w:pPr>
        <w:pStyle w:val="CommentText"/>
      </w:pPr>
      <w:r>
        <w:rPr>
          <w:rStyle w:val="CommentReference"/>
        </w:rPr>
        <w:annotationRef/>
      </w:r>
      <w:r>
        <w:t>Validate with OAG.</w:t>
      </w:r>
    </w:p>
    <w:p w14:paraId="47564299" w14:textId="77777777" w:rsidR="0040569A" w:rsidRDefault="0040569A">
      <w:pPr>
        <w:pStyle w:val="CommentText"/>
      </w:pPr>
    </w:p>
    <w:p w14:paraId="5345BD13" w14:textId="77777777" w:rsidR="0040569A" w:rsidRDefault="0040569A">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40569A" w:rsidRDefault="0040569A">
      <w:pPr>
        <w:pStyle w:val="CommentText"/>
      </w:pPr>
    </w:p>
    <w:p w14:paraId="27062904" w14:textId="77777777" w:rsidR="0040569A" w:rsidRDefault="0040569A">
      <w:pPr>
        <w:pStyle w:val="CommentText"/>
      </w:pPr>
      <w:r>
        <w:t>&lt;serm&gt;7/6/2014: Resolved in the meeting to start with 1.0 for all components.</w:t>
      </w:r>
    </w:p>
    <w:p w14:paraId="326036F3" w14:textId="77777777" w:rsidR="0040569A" w:rsidRDefault="0040569A">
      <w:pPr>
        <w:pStyle w:val="CommentText"/>
      </w:pPr>
      <w:r>
        <w:t>&lt;/serm&gt;</w:t>
      </w:r>
    </w:p>
  </w:comment>
  <w:comment w:id="204" w:author="Kulvatunyou, Boonserm n." w:date="2016-02-19T15:06:00Z" w:initials="KBn">
    <w:p w14:paraId="3028E078" w14:textId="77777777" w:rsidR="0040569A" w:rsidRDefault="0040569A">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40569A" w:rsidRDefault="0040569A">
      <w:pPr>
        <w:pStyle w:val="CommentText"/>
      </w:pPr>
    </w:p>
    <w:p w14:paraId="253322D6" w14:textId="77777777" w:rsidR="0040569A" w:rsidRDefault="0040569A">
      <w:pPr>
        <w:pStyle w:val="CommentText"/>
      </w:pPr>
      <w:r>
        <w:t>&lt;serm&gt;7/6/2014: Resolved  in the meeting. It is okay to keep UUID in the name.&lt;/serm&gt;</w:t>
      </w:r>
    </w:p>
  </w:comment>
  <w:comment w:id="245" w:author="Kulvatunyou, Boonserm n." w:date="2016-02-19T15:06:00Z" w:initials="KBn">
    <w:p w14:paraId="35CC31BA" w14:textId="77777777" w:rsidR="0040569A" w:rsidRDefault="0040569A">
      <w:pPr>
        <w:pStyle w:val="CommentText"/>
      </w:pPr>
      <w:r>
        <w:rPr>
          <w:rStyle w:val="CommentReference"/>
        </w:rPr>
        <w:annotationRef/>
      </w:r>
      <w:r>
        <w:t>&lt;serm&gt;7/22/2014: Reviewed this with OAG.</w:t>
      </w:r>
    </w:p>
    <w:p w14:paraId="759C7912" w14:textId="77777777" w:rsidR="0040569A" w:rsidRDefault="0040569A">
      <w:pPr>
        <w:pStyle w:val="CommentText"/>
      </w:pPr>
    </w:p>
    <w:p w14:paraId="0EDD92D7" w14:textId="77777777" w:rsidR="0040569A" w:rsidRDefault="0040569A">
      <w:pPr>
        <w:pStyle w:val="CommentText"/>
      </w:pPr>
      <w:r>
        <w:t>&lt;serm&gt;10/9/2014 – we went thru these. Mike thought they were reasonable. &lt;/serm&gt;</w:t>
      </w:r>
    </w:p>
  </w:comment>
  <w:comment w:id="247" w:author="Serm Kulvatunyou" w:date="2016-02-19T15:06:00Z" w:initials="SK4">
    <w:p w14:paraId="6556F9C6" w14:textId="77777777" w:rsidR="0040569A" w:rsidRDefault="0040569A">
      <w:pPr>
        <w:pStyle w:val="CommentText"/>
      </w:pPr>
      <w:r>
        <w:rPr>
          <w:rStyle w:val="CommentReference"/>
        </w:rPr>
        <w:annotationRef/>
      </w:r>
      <w:r>
        <w:t>Need to update????</w:t>
      </w:r>
    </w:p>
  </w:comment>
  <w:comment w:id="263" w:author="Serm Kulvatunyou" w:date="2016-02-25T23:31:00Z" w:initials="SK4">
    <w:p w14:paraId="54B91F8F" w14:textId="77777777" w:rsidR="0040569A" w:rsidRDefault="0040569A">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40569A" w:rsidRDefault="0040569A" w:rsidP="002D7142"/>
    <w:p w14:paraId="5F3CFADD" w14:textId="77777777" w:rsidR="0040569A" w:rsidRDefault="0040569A" w:rsidP="002D7142">
      <w:r>
        <w:t xml:space="preserve">I think all BCCP using </w:t>
      </w:r>
      <w:r w:rsidRPr="002D7142">
        <w:rPr>
          <w:rStyle w:val="CodeChar"/>
        </w:rPr>
        <w:t>CodeType_1E7368</w:t>
      </w:r>
      <w:r>
        <w:t xml:space="preserve">  shall switch to use the CodeContentType.</w:t>
      </w:r>
    </w:p>
  </w:comment>
  <w:comment w:id="283" w:author="Serm Kulvatunyou" w:date="2016-02-25T23:33:00Z" w:initials="SK4">
    <w:p w14:paraId="4170DD02" w14:textId="77777777" w:rsidR="0040569A" w:rsidRPr="00716258" w:rsidRDefault="0040569A"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95" w:author="Kulvatunyou, Boonserm n." w:date="2016-02-19T15:06:00Z" w:initials="KBn">
    <w:p w14:paraId="21DB5EB5" w14:textId="77777777" w:rsidR="0040569A" w:rsidRDefault="0040569A">
      <w:pPr>
        <w:pStyle w:val="CommentText"/>
      </w:pPr>
      <w:r>
        <w:rPr>
          <w:rStyle w:val="CommentReference"/>
        </w:rPr>
        <w:annotationRef/>
      </w:r>
      <w:r>
        <w:t>&lt;serm&gt;7/22/2014: Review this with OAG.</w:t>
      </w:r>
    </w:p>
    <w:p w14:paraId="77CD1C71" w14:textId="77777777" w:rsidR="0040569A" w:rsidRDefault="0040569A">
      <w:pPr>
        <w:pStyle w:val="CommentText"/>
      </w:pPr>
    </w:p>
    <w:p w14:paraId="12C92153" w14:textId="77777777" w:rsidR="0040569A" w:rsidRDefault="0040569A">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338" w:author="Serm Kulvatunyou" w:date="2016-02-29T07:37:00Z" w:initials="SK4">
    <w:p w14:paraId="491033CF" w14:textId="77777777" w:rsidR="0040569A" w:rsidRDefault="0040569A">
      <w:pPr>
        <w:pStyle w:val="CommentText"/>
      </w:pPr>
      <w:r>
        <w:rPr>
          <w:rStyle w:val="CommentReference"/>
        </w:rPr>
        <w:annotationRef/>
      </w:r>
      <w:r>
        <w:t>This does not work for those default BDTs that ignore some SCs.</w:t>
      </w:r>
    </w:p>
  </w:comment>
  <w:comment w:id="340" w:author="Serm Kulvatunyou" w:date="2016-02-29T07:41:00Z" w:initials="SK4">
    <w:p w14:paraId="0DA0710E" w14:textId="77777777" w:rsidR="0040569A" w:rsidRDefault="0040569A">
      <w:pPr>
        <w:pStyle w:val="CommentText"/>
      </w:pPr>
      <w:r>
        <w:rPr>
          <w:rStyle w:val="CommentReference"/>
        </w:rPr>
        <w:annotationRef/>
      </w:r>
      <w:r>
        <w:t>Above paragraph is sufficient.</w:t>
      </w:r>
    </w:p>
  </w:comment>
  <w:comment w:id="351" w:author="Serm Kulvatunyou" w:date="2016-03-07T10:55:00Z" w:initials="SK4">
    <w:p w14:paraId="5F1DEC4B" w14:textId="77777777" w:rsidR="0040569A" w:rsidRDefault="0040569A">
      <w:pPr>
        <w:pStyle w:val="CommentText"/>
      </w:pPr>
      <w:r>
        <w:rPr>
          <w:rStyle w:val="CommentReference"/>
        </w:rPr>
        <w:annotationRef/>
      </w:r>
      <w:r>
        <w:t>Need to add columns for holding the SupplementaryComponentValueDomain documentation.?</w:t>
      </w:r>
    </w:p>
  </w:comment>
  <w:comment w:id="400" w:author="Kulvatunyou, Boonserm n." w:date="2016-02-19T15:06:00Z" w:initials="KBn">
    <w:p w14:paraId="19FEDAA8" w14:textId="77777777" w:rsidR="0040569A" w:rsidRDefault="0040569A" w:rsidP="00EC1EC8">
      <w:pPr>
        <w:pStyle w:val="CommentText"/>
      </w:pPr>
      <w:r>
        <w:rPr>
          <w:rStyle w:val="CommentReference"/>
        </w:rPr>
        <w:annotationRef/>
      </w:r>
      <w:r>
        <w:t>&lt;serm&gt;7/22/2014: Need double check with OAG.</w:t>
      </w:r>
    </w:p>
    <w:p w14:paraId="6117179A" w14:textId="77777777" w:rsidR="0040569A" w:rsidRDefault="0040569A" w:rsidP="00EC1EC8">
      <w:pPr>
        <w:pStyle w:val="CommentText"/>
      </w:pPr>
    </w:p>
    <w:p w14:paraId="4DF14E1B" w14:textId="77777777" w:rsidR="0040569A" w:rsidRDefault="0040569A" w:rsidP="00EC1EC8">
      <w:pPr>
        <w:pStyle w:val="CommentText"/>
      </w:pPr>
      <w:r>
        <w:t>&lt;serm&gt;7/29/2014: Resolved. Confirmed.</w:t>
      </w:r>
    </w:p>
    <w:p w14:paraId="3D4E2F82" w14:textId="77777777" w:rsidR="0040569A" w:rsidRDefault="0040569A" w:rsidP="00EC1EC8">
      <w:pPr>
        <w:pStyle w:val="CommentText"/>
      </w:pPr>
    </w:p>
  </w:comment>
  <w:comment w:id="615" w:author="Kulvatunyou, Boonserm n." w:date="2016-02-22T18:47:00Z" w:initials="KBn">
    <w:p w14:paraId="7B8175ED" w14:textId="77777777" w:rsidR="0040569A" w:rsidRDefault="0040569A" w:rsidP="00EA6E95">
      <w:pPr>
        <w:pStyle w:val="CommentText"/>
      </w:pPr>
      <w:r>
        <w:rPr>
          <w:rStyle w:val="CommentReference"/>
        </w:rPr>
        <w:annotationRef/>
      </w:r>
      <w:r>
        <w:t>&lt;serm&gt;7/22/2014: Need double check with OAG.</w:t>
      </w:r>
    </w:p>
    <w:p w14:paraId="3095EDEC" w14:textId="77777777" w:rsidR="0040569A" w:rsidRDefault="0040569A" w:rsidP="00EA6E95">
      <w:pPr>
        <w:pStyle w:val="CommentText"/>
      </w:pPr>
    </w:p>
    <w:p w14:paraId="02D55513" w14:textId="77777777" w:rsidR="0040569A" w:rsidRDefault="0040569A" w:rsidP="00EA6E95">
      <w:pPr>
        <w:pStyle w:val="CommentText"/>
      </w:pPr>
      <w:r>
        <w:t>&lt;serm&gt;7/29/2004: Resolved. Confirmed.</w:t>
      </w:r>
    </w:p>
  </w:comment>
  <w:comment w:id="670" w:author="Serm Kulvatunyou" w:date="2016-02-19T15:06:00Z" w:initials="SK4">
    <w:p w14:paraId="4D2D6150" w14:textId="77777777" w:rsidR="0040569A" w:rsidRDefault="0040569A">
      <w:pPr>
        <w:pStyle w:val="CommentText"/>
      </w:pPr>
      <w:r>
        <w:rPr>
          <w:rStyle w:val="CommentReference"/>
        </w:rPr>
        <w:annotationRef/>
      </w:r>
      <w:r>
        <w:t>&lt;serm&gt;12/08/2015: I made a mistake here. It was “CodeType default BDT” and instead should be “CodeType unqualified BDT”.</w:t>
      </w:r>
    </w:p>
  </w:comment>
  <w:comment w:id="674" w:author="Kulvatunyou, Boonserm n." w:date="2016-02-19T15:06:00Z" w:initials="KBn">
    <w:p w14:paraId="60FB28BB" w14:textId="77777777" w:rsidR="0040569A" w:rsidRDefault="0040569A">
      <w:pPr>
        <w:pStyle w:val="CommentText"/>
      </w:pPr>
      <w:r>
        <w:rPr>
          <w:rStyle w:val="CommentReference"/>
        </w:rPr>
        <w:annotationRef/>
      </w:r>
      <w:r>
        <w:t>&lt;serm&gt;7/22/2014: Need double check with OAG.</w:t>
      </w:r>
    </w:p>
    <w:p w14:paraId="1E5689A5" w14:textId="77777777" w:rsidR="0040569A" w:rsidRDefault="0040569A">
      <w:pPr>
        <w:pStyle w:val="CommentText"/>
      </w:pPr>
    </w:p>
    <w:p w14:paraId="78EB2E25" w14:textId="77777777" w:rsidR="0040569A" w:rsidRDefault="0040569A">
      <w:pPr>
        <w:pStyle w:val="CommentText"/>
      </w:pPr>
      <w:r>
        <w:t>&lt;serm&gt;7/29/2004: Resolved. Confirmed.</w:t>
      </w:r>
    </w:p>
  </w:comment>
  <w:comment w:id="684" w:author="Kulvatunyou, Boonserm n." w:date="2016-02-19T15:06:00Z" w:initials="KBn">
    <w:p w14:paraId="71562BE9" w14:textId="77777777" w:rsidR="0040569A" w:rsidRDefault="0040569A">
      <w:pPr>
        <w:pStyle w:val="CommentText"/>
      </w:pPr>
      <w:r>
        <w:rPr>
          <w:rStyle w:val="CommentReference"/>
        </w:rPr>
        <w:annotationRef/>
      </w:r>
    </w:p>
    <w:p w14:paraId="11DF8E32" w14:textId="77777777" w:rsidR="0040569A" w:rsidRDefault="0040569A">
      <w:pPr>
        <w:pStyle w:val="CommentText"/>
      </w:pPr>
      <w:r>
        <w:t>&lt;serm&gt;7/8/2014: Double check with OAG people that this is not supposed to be just “Amount. Content”. &lt;/serm&gt;</w:t>
      </w:r>
    </w:p>
    <w:p w14:paraId="485ED414" w14:textId="77777777" w:rsidR="0040569A" w:rsidRDefault="0040569A">
      <w:pPr>
        <w:pStyle w:val="CommentText"/>
      </w:pPr>
    </w:p>
    <w:p w14:paraId="78FADAC7" w14:textId="77777777" w:rsidR="0040569A" w:rsidRDefault="0040569A">
      <w:pPr>
        <w:pStyle w:val="CommentText"/>
      </w:pPr>
      <w:r>
        <w:t>&lt;serm&gt;7/17/2014: Mike said it is Open Amount. But he may change his mind. &lt;/serm&gt;</w:t>
      </w:r>
    </w:p>
  </w:comment>
  <w:comment w:id="685" w:author="Kulvatunyou, Boonserm n." w:date="2016-02-19T15:06:00Z" w:initials="KBn">
    <w:p w14:paraId="4AA80A7D" w14:textId="77777777" w:rsidR="0040569A" w:rsidRDefault="0040569A">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40569A" w:rsidRDefault="0040569A">
      <w:pPr>
        <w:pStyle w:val="CommentText"/>
      </w:pPr>
    </w:p>
  </w:comment>
  <w:comment w:id="703" w:author="Kulvatunyou, Boonserm n." w:date="2016-02-22T18:52:00Z" w:initials="KBn">
    <w:p w14:paraId="4AD6CEB6" w14:textId="77777777" w:rsidR="0040569A" w:rsidRDefault="0040569A">
      <w:pPr>
        <w:pStyle w:val="CommentText"/>
      </w:pPr>
      <w:r>
        <w:rPr>
          <w:rStyle w:val="CommentReference"/>
        </w:rPr>
        <w:annotationRef/>
      </w:r>
      <w:r>
        <w:t>&lt;serm&gt;7/22/2014: Review this with OAG.</w:t>
      </w:r>
    </w:p>
    <w:p w14:paraId="2DC50432" w14:textId="77777777" w:rsidR="0040569A" w:rsidRDefault="0040569A">
      <w:pPr>
        <w:pStyle w:val="CommentText"/>
      </w:pPr>
    </w:p>
    <w:p w14:paraId="7A3EB11A" w14:textId="77777777" w:rsidR="0040569A" w:rsidRDefault="0040569A">
      <w:pPr>
        <w:pStyle w:val="CommentText"/>
      </w:pPr>
      <w:r>
        <w:t>&lt;serm&gt;7/29/2014: Resolved.</w:t>
      </w:r>
    </w:p>
    <w:p w14:paraId="521D2276" w14:textId="77777777" w:rsidR="0040569A" w:rsidRDefault="0040569A">
      <w:pPr>
        <w:pStyle w:val="CommentText"/>
      </w:pPr>
      <w:r>
        <w:t>&lt;serm&gt;02/22/2016:Already log this the Git.</w:t>
      </w:r>
    </w:p>
  </w:comment>
  <w:comment w:id="711" w:author="Serm Kulvatunyou" w:date="2016-02-19T15:06:00Z" w:initials="SK4">
    <w:p w14:paraId="42BFF7FC" w14:textId="77777777" w:rsidR="0040569A" w:rsidRDefault="0040569A">
      <w:pPr>
        <w:pStyle w:val="CommentText"/>
      </w:pPr>
      <w:r>
        <w:rPr>
          <w:rStyle w:val="CommentReference"/>
        </w:rPr>
        <w:annotationRef/>
      </w:r>
      <w:r>
        <w:t>&lt;serm&gt;12/8/15: There is no such case like this in OAGIS. Is there a logic to handle this in the import code?</w:t>
      </w:r>
    </w:p>
  </w:comment>
  <w:comment w:id="773" w:author="Kulvatunyou, Boonserm n." w:date="2016-02-19T15:06:00Z" w:initials="KBn">
    <w:p w14:paraId="599966B2" w14:textId="77777777" w:rsidR="0040569A" w:rsidRDefault="0040569A">
      <w:pPr>
        <w:pStyle w:val="CommentText"/>
      </w:pPr>
      <w:r>
        <w:rPr>
          <w:rStyle w:val="CommentReference"/>
        </w:rPr>
        <w:annotationRef/>
      </w:r>
      <w:r>
        <w:t>Or should this be dt.Data_Type_Term.</w:t>
      </w:r>
    </w:p>
    <w:p w14:paraId="6D05A6EF" w14:textId="77777777" w:rsidR="0040569A" w:rsidRDefault="0040569A">
      <w:pPr>
        <w:pStyle w:val="CommentText"/>
      </w:pPr>
    </w:p>
    <w:p w14:paraId="0CE20AB9" w14:textId="77777777" w:rsidR="0040569A" w:rsidRDefault="0040569A">
      <w:pPr>
        <w:pStyle w:val="CommentText"/>
      </w:pPr>
      <w:r>
        <w:t>&lt;serm&gt;7/29/2014: Resolved. Use Data_Type_Term</w:t>
      </w:r>
    </w:p>
  </w:comment>
  <w:comment w:id="774" w:author="Kulvatunyou, Boonserm n." w:date="2016-02-19T15:06:00Z" w:initials="KBn">
    <w:p w14:paraId="56C22443" w14:textId="77777777" w:rsidR="0040569A" w:rsidRDefault="0040569A">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781" w:author="Kulvatunyou, Boonserm n." w:date="2016-02-19T15:06:00Z" w:initials="KBn">
    <w:p w14:paraId="70F5FBFF" w14:textId="77777777" w:rsidR="0040569A" w:rsidRDefault="0040569A">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791" w:author="Kulvatunyou, Boonserm n." w:date="2016-02-19T15:06:00Z" w:initials="KBn">
    <w:p w14:paraId="27D167CA" w14:textId="77777777" w:rsidR="0040569A" w:rsidRDefault="0040569A">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40569A" w:rsidRDefault="0040569A">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40569A" w:rsidRDefault="0040569A">
      <w:pPr>
        <w:pStyle w:val="CommentText"/>
      </w:pPr>
    </w:p>
    <w:p w14:paraId="7D0FBFF5" w14:textId="77777777" w:rsidR="0040569A" w:rsidRDefault="0040569A">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40569A" w:rsidRDefault="0040569A">
      <w:pPr>
        <w:pStyle w:val="CommentText"/>
      </w:pPr>
      <w:r>
        <w:t>&lt;/serm&gt;</w:t>
      </w:r>
    </w:p>
    <w:p w14:paraId="3126C423" w14:textId="77777777" w:rsidR="0040569A" w:rsidRDefault="0040569A">
      <w:pPr>
        <w:pStyle w:val="CommentText"/>
      </w:pPr>
    </w:p>
  </w:comment>
  <w:comment w:id="796" w:author="Kulvatunyou, Boonserm n." w:date="2016-02-19T15:06:00Z" w:initials="KBn">
    <w:p w14:paraId="373F30E8" w14:textId="77777777" w:rsidR="0040569A" w:rsidRDefault="0040569A">
      <w:pPr>
        <w:pStyle w:val="CommentText"/>
      </w:pPr>
      <w:r>
        <w:rPr>
          <w:rStyle w:val="CommentReference"/>
        </w:rPr>
        <w:annotationRef/>
      </w:r>
      <w:r>
        <w:t xml:space="preserve">&lt;serm&gt;08/08/2014: Or use the same as the BCC? Check with OAG. </w:t>
      </w:r>
    </w:p>
    <w:p w14:paraId="0E4404FB" w14:textId="77777777" w:rsidR="0040569A" w:rsidRDefault="0040569A">
      <w:pPr>
        <w:pStyle w:val="CommentText"/>
      </w:pPr>
    </w:p>
    <w:p w14:paraId="627FDCB6" w14:textId="77777777" w:rsidR="0040569A" w:rsidRDefault="0040569A">
      <w:pPr>
        <w:pStyle w:val="CommentText"/>
      </w:pPr>
      <w:r>
        <w:t>&lt;serm&gt;8/21/2014: The group decided that a new GUID is to be generated for the BCCP. These BCCPs are reusable. The GUID already in the schema represents the unique association GUID.</w:t>
      </w:r>
    </w:p>
  </w:comment>
  <w:comment w:id="917" w:author="Serm Kulvatunyou" w:date="2016-02-19T15:06:00Z" w:initials="SK4">
    <w:p w14:paraId="4DB88178" w14:textId="77777777" w:rsidR="0040569A" w:rsidRDefault="0040569A" w:rsidP="00D362D0">
      <w:pPr>
        <w:pStyle w:val="CommentText"/>
      </w:pPr>
      <w:r>
        <w:rPr>
          <w:rStyle w:val="CommentReference"/>
        </w:rPr>
        <w:annotationRef/>
      </w:r>
      <w:r>
        <w:t>How do we want to handle group.</w:t>
      </w:r>
    </w:p>
    <w:p w14:paraId="3A4BABFD" w14:textId="77777777" w:rsidR="0040569A" w:rsidRDefault="0040569A" w:rsidP="00D362D0">
      <w:pPr>
        <w:pStyle w:val="CommentText"/>
      </w:pPr>
    </w:p>
    <w:p w14:paraId="0411E91F" w14:textId="77777777" w:rsidR="0040569A" w:rsidRDefault="0040569A" w:rsidP="00D362D0">
      <w:pPr>
        <w:pStyle w:val="CommentText"/>
      </w:pPr>
      <w:r>
        <w:t>&lt;serm&gt;4/21/2015: We won’t keep group in the BIE tables and neither will we keep the type hierarchy in the BIE tables.&lt;/serm&gt;</w:t>
      </w:r>
    </w:p>
  </w:comment>
  <w:comment w:id="918" w:author="Serm Kulvatunyou" w:date="2016-02-19T15:06:00Z" w:initials="SK4">
    <w:p w14:paraId="3E29066E" w14:textId="77777777" w:rsidR="0040569A" w:rsidRDefault="0040569A" w:rsidP="00FB19E4">
      <w:pPr>
        <w:pStyle w:val="CommentText"/>
      </w:pPr>
      <w:r>
        <w:rPr>
          <w:rStyle w:val="CommentReference"/>
        </w:rPr>
        <w:annotationRef/>
      </w:r>
      <w:r>
        <w:t>I’m thinking BIE objects should hold references to top-level BIE object for efficiency in the code. This is up to Yunsu.</w:t>
      </w:r>
    </w:p>
  </w:comment>
  <w:comment w:id="926" w:author="Kulvatunyou, Boonserm (Fed)" w:date="2016-04-29T07:28:00Z" w:initials="KB(">
    <w:p w14:paraId="10061A6A" w14:textId="09D2BB79" w:rsidR="0040569A" w:rsidRDefault="0040569A">
      <w:pPr>
        <w:pStyle w:val="CommentText"/>
      </w:pPr>
      <w:r>
        <w:rPr>
          <w:rStyle w:val="CommentReference"/>
        </w:rPr>
        <w:annotationRef/>
      </w:r>
      <w:r>
        <w:t>&lt;serm&gt;2016/04/29: Maybe we’ll make this configurable to show a camel case form instead.</w:t>
      </w:r>
    </w:p>
  </w:comment>
  <w:comment w:id="927" w:author="Serm Kulvatunyou" w:date="2016-02-19T15:06:00Z" w:initials="SK4">
    <w:p w14:paraId="46E87E55" w14:textId="77777777" w:rsidR="0040569A" w:rsidRDefault="0040569A">
      <w:pPr>
        <w:pStyle w:val="CommentText"/>
      </w:pPr>
      <w:r>
        <w:rPr>
          <w:rStyle w:val="CommentReference"/>
        </w:rPr>
        <w:annotationRef/>
      </w:r>
      <w:r>
        <w:t>Talk more with Yunsu about this.</w:t>
      </w:r>
    </w:p>
  </w:comment>
  <w:comment w:id="954" w:author="Serm Kulvatunyou" w:date="2016-02-19T15:06:00Z" w:initials="SK4">
    <w:p w14:paraId="60434A95" w14:textId="77777777" w:rsidR="0040569A" w:rsidRDefault="0040569A">
      <w:pPr>
        <w:pStyle w:val="CommentText"/>
      </w:pPr>
      <w:r>
        <w:rPr>
          <w:rStyle w:val="CommentReference"/>
        </w:rPr>
        <w:annotationRef/>
      </w:r>
      <w:r>
        <w:t xml:space="preserve">Still not sure if the ASCC and BCC have to have a State column because it is tied to the ACC owner. </w:t>
      </w:r>
    </w:p>
    <w:p w14:paraId="10912FD1" w14:textId="77777777" w:rsidR="0040569A" w:rsidRDefault="0040569A">
      <w:pPr>
        <w:pStyle w:val="CommentText"/>
      </w:pPr>
    </w:p>
    <w:p w14:paraId="2CE417CE" w14:textId="77777777" w:rsidR="0040569A" w:rsidRDefault="0040569A">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40569A" w:rsidRDefault="0040569A">
      <w:pPr>
        <w:pStyle w:val="CommentText"/>
      </w:pPr>
    </w:p>
    <w:p w14:paraId="4095719F" w14:textId="77777777" w:rsidR="0040569A" w:rsidRDefault="0040569A">
      <w:pPr>
        <w:pStyle w:val="CommentText"/>
      </w:pPr>
      <w:r>
        <w:t>I decided to still create a history record for all the associations right away because it is easier for the logic when deleting or inserting an association. Plus all the associations are part of  the ACC UoC.</w:t>
      </w:r>
    </w:p>
  </w:comment>
  <w:comment w:id="965" w:author="Serm Kulvatunyou" w:date="2016-02-19T15:06:00Z" w:initials="SK4">
    <w:p w14:paraId="4034ABFD" w14:textId="77777777" w:rsidR="0040569A" w:rsidRDefault="0040569A">
      <w:pPr>
        <w:pStyle w:val="CommentText"/>
      </w:pPr>
      <w:r>
        <w:rPr>
          <w:rStyle w:val="CommentReference"/>
        </w:rPr>
        <w:annotationRef/>
      </w:r>
      <w:r>
        <w:t>Misspell in the table.</w:t>
      </w:r>
    </w:p>
  </w:comment>
  <w:comment w:id="1002" w:author="Serm Kulvatunyou" w:date="2016-02-19T15:06:00Z" w:initials="SK4">
    <w:p w14:paraId="3FB6F0D6" w14:textId="77777777" w:rsidR="0040569A" w:rsidRDefault="0040569A">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1019" w:author="Serm Kulvatunyou" w:date="2016-02-19T15:06:00Z" w:initials="SK4">
    <w:p w14:paraId="6842191B" w14:textId="77777777" w:rsidR="0040569A" w:rsidRDefault="0040569A">
      <w:pPr>
        <w:pStyle w:val="CommentText"/>
      </w:pPr>
      <w:r>
        <w:rPr>
          <w:rStyle w:val="CommentReference"/>
        </w:rPr>
        <w:annotationRef/>
      </w:r>
      <w:r>
        <w:t>Will come back and deal with annotation later.</w:t>
      </w:r>
    </w:p>
  </w:comment>
  <w:comment w:id="1037" w:author="Serm Kulvatunyou" w:date="2016-02-19T15:06:00Z" w:initials="SK4">
    <w:p w14:paraId="4ACA1911" w14:textId="77777777" w:rsidR="0040569A" w:rsidRDefault="0040569A">
      <w:pPr>
        <w:pStyle w:val="CommentText"/>
      </w:pPr>
      <w:r>
        <w:rPr>
          <w:rStyle w:val="CommentReference"/>
        </w:rPr>
        <w:annotationRef/>
      </w:r>
      <w:r>
        <w:t>Note that in this case, the code list simple type is directly used rather than creating a complex type with no attribute, is this okay?</w:t>
      </w:r>
    </w:p>
  </w:comment>
  <w:comment w:id="1048" w:author="Serm Kulvatunyou" w:date="2016-02-19T15:06:00Z" w:initials="SK4">
    <w:p w14:paraId="46308F78" w14:textId="77777777" w:rsidR="0040569A" w:rsidRDefault="0040569A">
      <w:pPr>
        <w:pStyle w:val="CommentText"/>
      </w:pPr>
      <w:r>
        <w:rPr>
          <w:rStyle w:val="CommentReference"/>
        </w:rPr>
        <w:annotationRef/>
      </w:r>
      <w:r>
        <w:t>Make it simpler?</w:t>
      </w:r>
    </w:p>
  </w:comment>
  <w:comment w:id="1064" w:author="Serm Kulvatunyou" w:date="2016-02-19T15:06:00Z" w:initials="SK4">
    <w:p w14:paraId="4FFCD6D1" w14:textId="77777777" w:rsidR="0040569A" w:rsidRDefault="0040569A">
      <w:pPr>
        <w:pStyle w:val="CommentText"/>
      </w:pPr>
      <w:r>
        <w:rPr>
          <w:rStyle w:val="CommentReference"/>
        </w:rPr>
        <w:annotationRef/>
      </w:r>
      <w:r>
        <w:t>Furture feature</w:t>
      </w:r>
    </w:p>
  </w:comment>
  <w:comment w:id="1066" w:author="Serm Kulvatunyou" w:date="2016-02-19T15:06:00Z" w:initials="SK4">
    <w:p w14:paraId="31CA032B" w14:textId="77777777" w:rsidR="0040569A" w:rsidRDefault="0040569A">
      <w:pPr>
        <w:pStyle w:val="CommentText"/>
      </w:pPr>
      <w:r>
        <w:rPr>
          <w:rStyle w:val="CommentReference"/>
        </w:rPr>
        <w:annotationRef/>
      </w:r>
      <w:r>
        <w:t>&lt;Serm&gt;12/11/2015: Should this be allowed?</w:t>
      </w:r>
    </w:p>
  </w:comment>
  <w:comment w:id="1067" w:author="Serm Kulvatunyou" w:date="2016-02-19T15:06:00Z" w:initials="SK4">
    <w:p w14:paraId="2DE84A09" w14:textId="77777777" w:rsidR="0040569A" w:rsidRDefault="0040569A">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1072" w:author="Serm Kulvatunyou" w:date="2016-02-19T15:06:00Z" w:initials="SK4">
    <w:p w14:paraId="436D04B3" w14:textId="77777777" w:rsidR="0040569A" w:rsidRDefault="0040569A">
      <w:pPr>
        <w:pStyle w:val="CommentText"/>
      </w:pPr>
      <w:r>
        <w:rPr>
          <w:rStyle w:val="CommentReference"/>
        </w:rPr>
        <w:annotationRef/>
      </w:r>
      <w:r>
        <w:t>Data type use cases are to be added later.</w:t>
      </w:r>
    </w:p>
  </w:comment>
  <w:comment w:id="1090" w:author="Serm Kulvatunyou" w:date="2016-02-19T15:06:00Z" w:initials="SK4">
    <w:p w14:paraId="485A212A" w14:textId="77777777" w:rsidR="0040569A" w:rsidRDefault="0040569A">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40569A" w:rsidRDefault="0040569A">
      <w:pPr>
        <w:pStyle w:val="CommentText"/>
      </w:pPr>
    </w:p>
    <w:p w14:paraId="4397E8BE" w14:textId="77777777" w:rsidR="0040569A" w:rsidRDefault="0040569A">
      <w:pPr>
        <w:pStyle w:val="CommentText"/>
      </w:pPr>
      <w:r>
        <w:t>Serm: 2016/01/12: I think we will need a column like a Transaction Set ID  to handle undo.</w:t>
      </w:r>
    </w:p>
  </w:comment>
  <w:comment w:id="1096" w:author="Serm Kulvatunyou" w:date="2016-02-19T15:06:00Z" w:initials="SK4">
    <w:p w14:paraId="35C890C0" w14:textId="77777777" w:rsidR="0040569A" w:rsidRDefault="0040569A">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1100" w:author="Serm Kulvatunyou" w:date="2016-02-19T15:06:00Z" w:initials="SK4">
    <w:p w14:paraId="6A65D36A" w14:textId="77777777" w:rsidR="0040569A" w:rsidRDefault="0040569A">
      <w:pPr>
        <w:pStyle w:val="CommentText"/>
      </w:pPr>
      <w:r>
        <w:rPr>
          <w:rStyle w:val="CommentReference"/>
        </w:rPr>
        <w:annotationRef/>
      </w:r>
      <w:r>
        <w:t>Serm:2016/01/12 I’m starting to think that in the CC domain, it is better to represent the sequence with the “previous association.”</w:t>
      </w:r>
    </w:p>
  </w:comment>
  <w:comment w:id="1107" w:author="Serm Kulvatunyou" w:date="2016-02-19T15:06:00Z" w:initials="SK4">
    <w:p w14:paraId="5F6C7627" w14:textId="77777777" w:rsidR="0040569A" w:rsidRDefault="0040569A">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1109" w:author="Serm Kulvatunyou" w:date="2016-02-19T15:06:00Z" w:initials="SK4">
    <w:p w14:paraId="5EFD9E8B" w14:textId="77777777" w:rsidR="0040569A" w:rsidRDefault="0040569A">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1112" w:author="Serm Kulvatunyou" w:date="2016-02-19T15:06:00Z" w:initials="SK4">
    <w:p w14:paraId="42B8154F" w14:textId="77777777" w:rsidR="0040569A" w:rsidRDefault="0040569A">
      <w:pPr>
        <w:pStyle w:val="CommentText"/>
      </w:pPr>
      <w:r>
        <w:rPr>
          <w:rStyle w:val="CommentReference"/>
        </w:rPr>
        <w:annotationRef/>
      </w:r>
      <w:r>
        <w:t xml:space="preserve">Serm:2016/01/13: </w:t>
      </w:r>
    </w:p>
    <w:p w14:paraId="2B16573C" w14:textId="77777777" w:rsidR="0040569A" w:rsidRDefault="0040569A">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40569A" w:rsidRDefault="0040569A">
      <w:pPr>
        <w:pStyle w:val="CommentText"/>
      </w:pPr>
    </w:p>
    <w:p w14:paraId="696AE3EA" w14:textId="77777777" w:rsidR="0040569A" w:rsidRDefault="0040569A">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40569A" w:rsidRDefault="0040569A">
      <w:pPr>
        <w:pStyle w:val="CommentText"/>
      </w:pPr>
    </w:p>
  </w:comment>
  <w:comment w:id="1118" w:author="Serm Kulvatunyou" w:date="2016-02-19T15:06:00Z" w:initials="SK4">
    <w:p w14:paraId="265B5668" w14:textId="77777777" w:rsidR="0040569A" w:rsidRDefault="0040569A">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1135" w:author="Serm Kulvatunyou" w:date="2016-02-19T15:06:00Z" w:initials="SK4">
    <w:p w14:paraId="190EA6A8" w14:textId="77777777" w:rsidR="0040569A" w:rsidRDefault="0040569A">
      <w:pPr>
        <w:pStyle w:val="CommentText"/>
      </w:pPr>
      <w:r>
        <w:rPr>
          <w:rStyle w:val="CommentReference"/>
        </w:rPr>
        <w:annotationRef/>
      </w:r>
      <w:r>
        <w:t>We are here in the WG</w:t>
      </w:r>
    </w:p>
  </w:comment>
  <w:comment w:id="1152" w:author="Serm Kulvatunyou" w:date="2016-02-19T15:06:00Z" w:initials="SK4">
    <w:p w14:paraId="621C2A76" w14:textId="77777777" w:rsidR="0040569A" w:rsidRDefault="0040569A">
      <w:pPr>
        <w:pStyle w:val="CommentText"/>
      </w:pPr>
      <w:r>
        <w:rPr>
          <w:rStyle w:val="CommentReference"/>
        </w:rPr>
        <w:annotationRef/>
      </w:r>
      <w:r>
        <w:t>2016/02/13: Serm: In the future we may add the capability to notify previous owners or subscribers.</w:t>
      </w:r>
    </w:p>
  </w:comment>
  <w:comment w:id="1158" w:author="Serm Kulvatunyou" w:date="2016-02-19T15:06:00Z" w:initials="SK4">
    <w:p w14:paraId="6D95C9E1" w14:textId="77777777" w:rsidR="0040569A" w:rsidRDefault="0040569A">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998136" w14:textId="77777777" w:rsidR="0084666B" w:rsidRDefault="0084666B" w:rsidP="000A2634">
      <w:r>
        <w:separator/>
      </w:r>
    </w:p>
  </w:endnote>
  <w:endnote w:type="continuationSeparator" w:id="0">
    <w:p w14:paraId="1E9123B5" w14:textId="77777777" w:rsidR="0084666B" w:rsidRDefault="0084666B"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45676" w14:textId="77777777" w:rsidR="0084666B" w:rsidRDefault="0084666B" w:rsidP="000A2634">
      <w:r>
        <w:separator/>
      </w:r>
    </w:p>
  </w:footnote>
  <w:footnote w:type="continuationSeparator" w:id="0">
    <w:p w14:paraId="2BA0FA7F" w14:textId="77777777" w:rsidR="0084666B" w:rsidRDefault="0084666B"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41E02"/>
    <w:rsid w:val="00043675"/>
    <w:rsid w:val="00044404"/>
    <w:rsid w:val="00044C4E"/>
    <w:rsid w:val="00044DDC"/>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69A"/>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372A"/>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0DF6"/>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66B"/>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37F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1C17"/>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58E8"/>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83"/>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package" Target="embeddings/Microsoft_PowerPoint_Slide1.sldx"/><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30.wmf"/><Relationship Id="rId34" Type="http://schemas.openxmlformats.org/officeDocument/2006/relationships/package" Target="embeddings/Microsoft_PowerPoint_Slide5.sldx"/><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image" Target="media/image7.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package" Target="embeddings/Microsoft_PowerPoint_Slide.sldx"/><Relationship Id="rId32" Type="http://schemas.openxmlformats.org/officeDocument/2006/relationships/package" Target="embeddings/Microsoft_PowerPoint_Slide4.sldx"/><Relationship Id="rId37" Type="http://schemas.openxmlformats.org/officeDocument/2006/relationships/image" Target="media/image11.emf"/><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image" Target="media/image4.emf"/><Relationship Id="rId28" Type="http://schemas.openxmlformats.org/officeDocument/2006/relationships/package" Target="embeddings/Microsoft_PowerPoint_Slide2.sldx"/><Relationship Id="rId36" Type="http://schemas.openxmlformats.org/officeDocument/2006/relationships/package" Target="embeddings/Microsoft_PowerPoint_Slide6.sldx"/><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oleObject" Target="embeddings/oleObject4.bin"/><Relationship Id="rId27" Type="http://schemas.openxmlformats.org/officeDocument/2006/relationships/image" Target="media/image6.emf"/><Relationship Id="rId30" Type="http://schemas.openxmlformats.org/officeDocument/2006/relationships/package" Target="embeddings/Microsoft_PowerPoint_Slide3.sldx"/><Relationship Id="rId35" Type="http://schemas.openxmlformats.org/officeDocument/2006/relationships/image" Target="media/image10.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BCE3F1-A056-4314-88E2-81755ECE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17417</TotalTime>
  <Pages>110</Pages>
  <Words>35553</Words>
  <Characters>202658</Characters>
  <Application>Microsoft Office Word</Application>
  <DocSecurity>0</DocSecurity>
  <Lines>1688</Lines>
  <Paragraphs>475</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36</cp:revision>
  <dcterms:created xsi:type="dcterms:W3CDTF">2016-04-29T19:46:00Z</dcterms:created>
  <dcterms:modified xsi:type="dcterms:W3CDTF">2016-06-12T02:47:00Z</dcterms:modified>
</cp:coreProperties>
</file>