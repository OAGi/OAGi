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ins w:id="3" w:author="Serm Kulvatunyou" w:date="2016-03-04T09:42:00Z">
        <w:r w:rsidR="00C80E3F">
          <w:rPr>
            <w:noProof/>
          </w:rPr>
          <w:t>3/4/2016 9:42 AM</w:t>
        </w:r>
      </w:ins>
      <w:del w:id="4" w:author="Serm Kulvatunyou" w:date="2016-02-26T09:54:00Z">
        <w:r w:rsidR="00523F98" w:rsidDel="006C381D">
          <w:rPr>
            <w:noProof/>
          </w:rPr>
          <w:delText>2/24/2016 1:44 PM</w:delText>
        </w:r>
      </w:del>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5" w:name="_Toc442108884"/>
      <w:r>
        <w:lastRenderedPageBreak/>
        <w:t>Change Tracking</w:t>
      </w:r>
      <w:bookmarkEnd w:id="5"/>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6" w:name="_Toc196586340"/>
      <w:bookmarkStart w:id="7" w:name="_Toc199920521"/>
      <w:bookmarkStart w:id="8" w:name="_Toc201395384"/>
      <w:bookmarkStart w:id="9" w:name="_Toc442108885"/>
      <w:r>
        <w:lastRenderedPageBreak/>
        <w:t>Table of Contents</w:t>
      </w:r>
      <w:bookmarkEnd w:id="6"/>
      <w:bookmarkEnd w:id="7"/>
      <w:bookmarkEnd w:id="8"/>
      <w:bookmarkEnd w:id="9"/>
    </w:p>
    <w:p w:rsidR="0093447A"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42108884" w:history="1">
        <w:r w:rsidR="0093447A" w:rsidRPr="003D6998">
          <w:rPr>
            <w:rStyle w:val="Hyperlink"/>
            <w:noProof/>
          </w:rPr>
          <w:t>Change Tracking</w:t>
        </w:r>
        <w:r w:rsidR="0093447A">
          <w:rPr>
            <w:noProof/>
            <w:webHidden/>
          </w:rPr>
          <w:tab/>
        </w:r>
        <w:r w:rsidR="0093447A">
          <w:rPr>
            <w:noProof/>
            <w:webHidden/>
          </w:rPr>
          <w:fldChar w:fldCharType="begin"/>
        </w:r>
        <w:r w:rsidR="0093447A">
          <w:rPr>
            <w:noProof/>
            <w:webHidden/>
          </w:rPr>
          <w:instrText xml:space="preserve"> PAGEREF _Toc442108884 \h </w:instrText>
        </w:r>
        <w:r w:rsidR="0093447A">
          <w:rPr>
            <w:noProof/>
            <w:webHidden/>
          </w:rPr>
        </w:r>
        <w:r w:rsidR="0093447A">
          <w:rPr>
            <w:noProof/>
            <w:webHidden/>
          </w:rPr>
          <w:fldChar w:fldCharType="separate"/>
        </w:r>
        <w:r w:rsidR="0093447A">
          <w:rPr>
            <w:noProof/>
            <w:webHidden/>
          </w:rPr>
          <w:t>2</w:t>
        </w:r>
        <w:r w:rsidR="0093447A">
          <w:rPr>
            <w:noProof/>
            <w:webHidden/>
          </w:rPr>
          <w:fldChar w:fldCharType="end"/>
        </w:r>
      </w:hyperlink>
    </w:p>
    <w:p w:rsidR="0093447A" w:rsidRDefault="00B63A8B">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42108885" w:history="1">
        <w:r w:rsidR="0093447A" w:rsidRPr="003D6998">
          <w:rPr>
            <w:rStyle w:val="Hyperlink"/>
            <w:noProof/>
          </w:rPr>
          <w:t>Table of Contents</w:t>
        </w:r>
        <w:r w:rsidR="0093447A">
          <w:rPr>
            <w:noProof/>
            <w:webHidden/>
          </w:rPr>
          <w:tab/>
        </w:r>
        <w:r w:rsidR="0093447A">
          <w:rPr>
            <w:noProof/>
            <w:webHidden/>
          </w:rPr>
          <w:fldChar w:fldCharType="begin"/>
        </w:r>
        <w:r w:rsidR="0093447A">
          <w:rPr>
            <w:noProof/>
            <w:webHidden/>
          </w:rPr>
          <w:instrText xml:space="preserve"> PAGEREF _Toc442108885 \h </w:instrText>
        </w:r>
        <w:r w:rsidR="0093447A">
          <w:rPr>
            <w:noProof/>
            <w:webHidden/>
          </w:rPr>
        </w:r>
        <w:r w:rsidR="0093447A">
          <w:rPr>
            <w:noProof/>
            <w:webHidden/>
          </w:rPr>
          <w:fldChar w:fldCharType="separate"/>
        </w:r>
        <w:r w:rsidR="0093447A">
          <w:rPr>
            <w:noProof/>
            <w:webHidden/>
          </w:rPr>
          <w:t>3</w:t>
        </w:r>
        <w:r w:rsidR="0093447A">
          <w:rPr>
            <w:noProof/>
            <w:webHidden/>
          </w:rPr>
          <w:fldChar w:fldCharType="end"/>
        </w:r>
      </w:hyperlink>
    </w:p>
    <w:p w:rsidR="0093447A" w:rsidRDefault="00B63A8B">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86" w:history="1">
        <w:r w:rsidR="0093447A" w:rsidRPr="003D6998">
          <w:rPr>
            <w:rStyle w:val="Hyperlink"/>
            <w:noProof/>
          </w:rPr>
          <w:t>1.</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Introduction</w:t>
        </w:r>
        <w:r w:rsidR="0093447A">
          <w:rPr>
            <w:noProof/>
            <w:webHidden/>
          </w:rPr>
          <w:tab/>
        </w:r>
        <w:r w:rsidR="0093447A">
          <w:rPr>
            <w:noProof/>
            <w:webHidden/>
          </w:rPr>
          <w:fldChar w:fldCharType="begin"/>
        </w:r>
        <w:r w:rsidR="0093447A">
          <w:rPr>
            <w:noProof/>
            <w:webHidden/>
          </w:rPr>
          <w:instrText xml:space="preserve"> PAGEREF _Toc442108886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7" w:history="1">
        <w:r w:rsidR="0093447A" w:rsidRPr="003D6998">
          <w:rPr>
            <w:rStyle w:val="Hyperlink"/>
            <w:noProof/>
          </w:rPr>
          <w:t>1.1</w:t>
        </w:r>
        <w:r w:rsidR="0093447A">
          <w:rPr>
            <w:rFonts w:asciiTheme="minorHAnsi" w:eastAsiaTheme="minorEastAsia" w:hAnsiTheme="minorHAnsi" w:cstheme="minorBidi"/>
            <w:b w:val="0"/>
            <w:bCs w:val="0"/>
            <w:noProof/>
            <w:szCs w:val="28"/>
            <w:lang w:bidi="th-TH"/>
          </w:rPr>
          <w:tab/>
        </w:r>
        <w:r w:rsidR="0093447A" w:rsidRPr="003D6998">
          <w:rPr>
            <w:rStyle w:val="Hyperlink"/>
            <w:noProof/>
          </w:rPr>
          <w:t>Purpose</w:t>
        </w:r>
        <w:r w:rsidR="0093447A">
          <w:rPr>
            <w:noProof/>
            <w:webHidden/>
          </w:rPr>
          <w:tab/>
        </w:r>
        <w:r w:rsidR="0093447A">
          <w:rPr>
            <w:noProof/>
            <w:webHidden/>
          </w:rPr>
          <w:fldChar w:fldCharType="begin"/>
        </w:r>
        <w:r w:rsidR="0093447A">
          <w:rPr>
            <w:noProof/>
            <w:webHidden/>
          </w:rPr>
          <w:instrText xml:space="preserve"> PAGEREF _Toc442108887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8" w:history="1">
        <w:r w:rsidR="0093447A" w:rsidRPr="003D6998">
          <w:rPr>
            <w:rStyle w:val="Hyperlink"/>
            <w:noProof/>
          </w:rPr>
          <w:t>1.2</w:t>
        </w:r>
        <w:r w:rsidR="0093447A">
          <w:rPr>
            <w:rFonts w:asciiTheme="minorHAnsi" w:eastAsiaTheme="minorEastAsia" w:hAnsiTheme="minorHAnsi" w:cstheme="minorBidi"/>
            <w:b w:val="0"/>
            <w:bCs w:val="0"/>
            <w:noProof/>
            <w:szCs w:val="28"/>
            <w:lang w:bidi="th-TH"/>
          </w:rPr>
          <w:tab/>
        </w:r>
        <w:r w:rsidR="0093447A" w:rsidRPr="003D6998">
          <w:rPr>
            <w:rStyle w:val="Hyperlink"/>
            <w:noProof/>
          </w:rPr>
          <w:t>Scope</w:t>
        </w:r>
        <w:r w:rsidR="0093447A">
          <w:rPr>
            <w:noProof/>
            <w:webHidden/>
          </w:rPr>
          <w:tab/>
        </w:r>
        <w:r w:rsidR="0093447A">
          <w:rPr>
            <w:noProof/>
            <w:webHidden/>
          </w:rPr>
          <w:fldChar w:fldCharType="begin"/>
        </w:r>
        <w:r w:rsidR="0093447A">
          <w:rPr>
            <w:noProof/>
            <w:webHidden/>
          </w:rPr>
          <w:instrText xml:space="preserve"> PAGEREF _Toc442108888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9" w:history="1">
        <w:r w:rsidR="0093447A" w:rsidRPr="003D6998">
          <w:rPr>
            <w:rStyle w:val="Hyperlink"/>
            <w:noProof/>
          </w:rPr>
          <w:t>1.3</w:t>
        </w:r>
        <w:r w:rsidR="0093447A">
          <w:rPr>
            <w:rFonts w:asciiTheme="minorHAnsi" w:eastAsiaTheme="minorEastAsia" w:hAnsiTheme="minorHAnsi" w:cstheme="minorBidi"/>
            <w:b w:val="0"/>
            <w:bCs w:val="0"/>
            <w:noProof/>
            <w:szCs w:val="28"/>
            <w:lang w:bidi="th-TH"/>
          </w:rPr>
          <w:tab/>
        </w:r>
        <w:r w:rsidR="0093447A" w:rsidRPr="003D6998">
          <w:rPr>
            <w:rStyle w:val="Hyperlink"/>
            <w:noProof/>
          </w:rPr>
          <w:t>Definitions, Acronyms and Abbreviations</w:t>
        </w:r>
        <w:r w:rsidR="0093447A">
          <w:rPr>
            <w:noProof/>
            <w:webHidden/>
          </w:rPr>
          <w:tab/>
        </w:r>
        <w:r w:rsidR="0093447A">
          <w:rPr>
            <w:noProof/>
            <w:webHidden/>
          </w:rPr>
          <w:fldChar w:fldCharType="begin"/>
        </w:r>
        <w:r w:rsidR="0093447A">
          <w:rPr>
            <w:noProof/>
            <w:webHidden/>
          </w:rPr>
          <w:instrText xml:space="preserve"> PAGEREF _Toc442108889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0" w:history="1">
        <w:r w:rsidR="0093447A" w:rsidRPr="003D6998">
          <w:rPr>
            <w:rStyle w:val="Hyperlink"/>
            <w:noProof/>
          </w:rPr>
          <w:t>1.4</w:t>
        </w:r>
        <w:r w:rsidR="0093447A">
          <w:rPr>
            <w:rFonts w:asciiTheme="minorHAnsi" w:eastAsiaTheme="minorEastAsia" w:hAnsiTheme="minorHAnsi" w:cstheme="minorBidi"/>
            <w:b w:val="0"/>
            <w:bCs w:val="0"/>
            <w:noProof/>
            <w:szCs w:val="28"/>
            <w:lang w:bidi="th-TH"/>
          </w:rPr>
          <w:tab/>
        </w:r>
        <w:r w:rsidR="0093447A" w:rsidRPr="003D6998">
          <w:rPr>
            <w:rStyle w:val="Hyperlink"/>
            <w:noProof/>
          </w:rPr>
          <w:t>References</w:t>
        </w:r>
        <w:r w:rsidR="0093447A">
          <w:rPr>
            <w:noProof/>
            <w:webHidden/>
          </w:rPr>
          <w:tab/>
        </w:r>
        <w:r w:rsidR="0093447A">
          <w:rPr>
            <w:noProof/>
            <w:webHidden/>
          </w:rPr>
          <w:fldChar w:fldCharType="begin"/>
        </w:r>
        <w:r w:rsidR="0093447A">
          <w:rPr>
            <w:noProof/>
            <w:webHidden/>
          </w:rPr>
          <w:instrText xml:space="preserve"> PAGEREF _Toc442108890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63A8B">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1" w:history="1">
        <w:r w:rsidR="0093447A" w:rsidRPr="003D6998">
          <w:rPr>
            <w:rStyle w:val="Hyperlink"/>
            <w:noProof/>
          </w:rPr>
          <w:t>2.</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Architectural Goals and Constraints</w:t>
        </w:r>
        <w:r w:rsidR="0093447A">
          <w:rPr>
            <w:noProof/>
            <w:webHidden/>
          </w:rPr>
          <w:tab/>
        </w:r>
        <w:r w:rsidR="0093447A">
          <w:rPr>
            <w:noProof/>
            <w:webHidden/>
          </w:rPr>
          <w:fldChar w:fldCharType="begin"/>
        </w:r>
        <w:r w:rsidR="0093447A">
          <w:rPr>
            <w:noProof/>
            <w:webHidden/>
          </w:rPr>
          <w:instrText xml:space="preserve"> PAGEREF _Toc442108891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2" w:history="1">
        <w:r w:rsidR="0093447A" w:rsidRPr="003D6998">
          <w:rPr>
            <w:rStyle w:val="Hyperlink"/>
            <w:noProof/>
          </w:rPr>
          <w:t>2.1</w:t>
        </w:r>
        <w:r w:rsidR="0093447A">
          <w:rPr>
            <w:rFonts w:asciiTheme="minorHAnsi" w:eastAsiaTheme="minorEastAsia" w:hAnsiTheme="minorHAnsi" w:cstheme="minorBidi"/>
            <w:b w:val="0"/>
            <w:bCs w:val="0"/>
            <w:noProof/>
            <w:szCs w:val="28"/>
            <w:lang w:bidi="th-TH"/>
          </w:rPr>
          <w:tab/>
        </w:r>
        <w:r w:rsidR="0093447A" w:rsidRPr="003D6998">
          <w:rPr>
            <w:rStyle w:val="Hyperlink"/>
            <w:noProof/>
          </w:rPr>
          <w:t>Technical Platform</w:t>
        </w:r>
        <w:r w:rsidR="0093447A">
          <w:rPr>
            <w:noProof/>
            <w:webHidden/>
          </w:rPr>
          <w:tab/>
        </w:r>
        <w:r w:rsidR="0093447A">
          <w:rPr>
            <w:noProof/>
            <w:webHidden/>
          </w:rPr>
          <w:fldChar w:fldCharType="begin"/>
        </w:r>
        <w:r w:rsidR="0093447A">
          <w:rPr>
            <w:noProof/>
            <w:webHidden/>
          </w:rPr>
          <w:instrText xml:space="preserve"> PAGEREF _Toc442108892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3" w:history="1">
        <w:r w:rsidR="0093447A" w:rsidRPr="003D6998">
          <w:rPr>
            <w:rStyle w:val="Hyperlink"/>
            <w:noProof/>
          </w:rPr>
          <w:t>2.2</w:t>
        </w:r>
        <w:r w:rsidR="0093447A">
          <w:rPr>
            <w:rFonts w:asciiTheme="minorHAnsi" w:eastAsiaTheme="minorEastAsia" w:hAnsiTheme="minorHAnsi" w:cstheme="minorBidi"/>
            <w:b w:val="0"/>
            <w:bCs w:val="0"/>
            <w:noProof/>
            <w:szCs w:val="28"/>
            <w:lang w:bidi="th-TH"/>
          </w:rPr>
          <w:tab/>
        </w:r>
        <w:r w:rsidR="0093447A" w:rsidRPr="003D6998">
          <w:rPr>
            <w:rStyle w:val="Hyperlink"/>
            <w:noProof/>
          </w:rPr>
          <w:t>Security</w:t>
        </w:r>
        <w:r w:rsidR="0093447A">
          <w:rPr>
            <w:noProof/>
            <w:webHidden/>
          </w:rPr>
          <w:tab/>
        </w:r>
        <w:r w:rsidR="0093447A">
          <w:rPr>
            <w:noProof/>
            <w:webHidden/>
          </w:rPr>
          <w:fldChar w:fldCharType="begin"/>
        </w:r>
        <w:r w:rsidR="0093447A">
          <w:rPr>
            <w:noProof/>
            <w:webHidden/>
          </w:rPr>
          <w:instrText xml:space="preserve"> PAGEREF _Toc442108893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4" w:history="1">
        <w:r w:rsidR="0093447A" w:rsidRPr="003D6998">
          <w:rPr>
            <w:rStyle w:val="Hyperlink"/>
            <w:noProof/>
          </w:rPr>
          <w:t>2.3</w:t>
        </w:r>
        <w:r w:rsidR="0093447A">
          <w:rPr>
            <w:rFonts w:asciiTheme="minorHAnsi" w:eastAsiaTheme="minorEastAsia" w:hAnsiTheme="minorHAnsi" w:cstheme="minorBidi"/>
            <w:b w:val="0"/>
            <w:bCs w:val="0"/>
            <w:noProof/>
            <w:szCs w:val="28"/>
            <w:lang w:bidi="th-TH"/>
          </w:rPr>
          <w:tab/>
        </w:r>
        <w:r w:rsidR="0093447A" w:rsidRPr="003D6998">
          <w:rPr>
            <w:rStyle w:val="Hyperlink"/>
            <w:noProof/>
          </w:rPr>
          <w:t>Persistence</w:t>
        </w:r>
        <w:r w:rsidR="0093447A">
          <w:rPr>
            <w:noProof/>
            <w:webHidden/>
          </w:rPr>
          <w:tab/>
        </w:r>
        <w:r w:rsidR="0093447A">
          <w:rPr>
            <w:noProof/>
            <w:webHidden/>
          </w:rPr>
          <w:fldChar w:fldCharType="begin"/>
        </w:r>
        <w:r w:rsidR="0093447A">
          <w:rPr>
            <w:noProof/>
            <w:webHidden/>
          </w:rPr>
          <w:instrText xml:space="preserve"> PAGEREF _Toc442108894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5" w:history="1">
        <w:r w:rsidR="0093447A" w:rsidRPr="003D6998">
          <w:rPr>
            <w:rStyle w:val="Hyperlink"/>
            <w:noProof/>
          </w:rPr>
          <w:t>2.4</w:t>
        </w:r>
        <w:r w:rsidR="0093447A">
          <w:rPr>
            <w:rFonts w:asciiTheme="minorHAnsi" w:eastAsiaTheme="minorEastAsia" w:hAnsiTheme="minorHAnsi" w:cstheme="minorBidi"/>
            <w:b w:val="0"/>
            <w:bCs w:val="0"/>
            <w:noProof/>
            <w:szCs w:val="28"/>
            <w:lang w:bidi="th-TH"/>
          </w:rPr>
          <w:tab/>
        </w:r>
        <w:r w:rsidR="0093447A" w:rsidRPr="003D6998">
          <w:rPr>
            <w:rStyle w:val="Hyperlink"/>
            <w:noProof/>
          </w:rPr>
          <w:t>Reliability/Availability</w:t>
        </w:r>
        <w:r w:rsidR="0093447A">
          <w:rPr>
            <w:noProof/>
            <w:webHidden/>
          </w:rPr>
          <w:tab/>
        </w:r>
        <w:r w:rsidR="0093447A">
          <w:rPr>
            <w:noProof/>
            <w:webHidden/>
          </w:rPr>
          <w:fldChar w:fldCharType="begin"/>
        </w:r>
        <w:r w:rsidR="0093447A">
          <w:rPr>
            <w:noProof/>
            <w:webHidden/>
          </w:rPr>
          <w:instrText xml:space="preserve"> PAGEREF _Toc442108895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6" w:history="1">
        <w:r w:rsidR="0093447A" w:rsidRPr="003D6998">
          <w:rPr>
            <w:rStyle w:val="Hyperlink"/>
            <w:noProof/>
          </w:rPr>
          <w:t>2.5</w:t>
        </w:r>
        <w:r w:rsidR="0093447A">
          <w:rPr>
            <w:rFonts w:asciiTheme="minorHAnsi" w:eastAsiaTheme="minorEastAsia" w:hAnsiTheme="minorHAnsi" w:cstheme="minorBidi"/>
            <w:b w:val="0"/>
            <w:bCs w:val="0"/>
            <w:noProof/>
            <w:szCs w:val="28"/>
            <w:lang w:bidi="th-TH"/>
          </w:rPr>
          <w:tab/>
        </w:r>
        <w:r w:rsidR="0093447A" w:rsidRPr="003D6998">
          <w:rPr>
            <w:rStyle w:val="Hyperlink"/>
            <w:noProof/>
          </w:rPr>
          <w:t>Performance</w:t>
        </w:r>
        <w:r w:rsidR="0093447A">
          <w:rPr>
            <w:noProof/>
            <w:webHidden/>
          </w:rPr>
          <w:tab/>
        </w:r>
        <w:r w:rsidR="0093447A">
          <w:rPr>
            <w:noProof/>
            <w:webHidden/>
          </w:rPr>
          <w:fldChar w:fldCharType="begin"/>
        </w:r>
        <w:r w:rsidR="0093447A">
          <w:rPr>
            <w:noProof/>
            <w:webHidden/>
          </w:rPr>
          <w:instrText xml:space="preserve"> PAGEREF _Toc442108896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7" w:history="1">
        <w:r w:rsidR="0093447A" w:rsidRPr="003D6998">
          <w:rPr>
            <w:rStyle w:val="Hyperlink"/>
            <w:noProof/>
          </w:rPr>
          <w:t>2.6</w:t>
        </w:r>
        <w:r w:rsidR="0093447A">
          <w:rPr>
            <w:rFonts w:asciiTheme="minorHAnsi" w:eastAsiaTheme="minorEastAsia" w:hAnsiTheme="minorHAnsi" w:cstheme="minorBidi"/>
            <w:b w:val="0"/>
            <w:bCs w:val="0"/>
            <w:noProof/>
            <w:szCs w:val="28"/>
            <w:lang w:bidi="th-TH"/>
          </w:rPr>
          <w:tab/>
        </w:r>
        <w:r w:rsidR="0093447A" w:rsidRPr="003D6998">
          <w:rPr>
            <w:rStyle w:val="Hyperlink"/>
            <w:noProof/>
          </w:rPr>
          <w:t>Internationalization</w:t>
        </w:r>
        <w:r w:rsidR="0093447A">
          <w:rPr>
            <w:noProof/>
            <w:webHidden/>
          </w:rPr>
          <w:tab/>
        </w:r>
        <w:r w:rsidR="0093447A">
          <w:rPr>
            <w:noProof/>
            <w:webHidden/>
          </w:rPr>
          <w:fldChar w:fldCharType="begin"/>
        </w:r>
        <w:r w:rsidR="0093447A">
          <w:rPr>
            <w:noProof/>
            <w:webHidden/>
          </w:rPr>
          <w:instrText xml:space="preserve"> PAGEREF _Toc442108897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63A8B">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8" w:history="1">
        <w:r w:rsidR="0093447A" w:rsidRPr="003D6998">
          <w:rPr>
            <w:rStyle w:val="Hyperlink"/>
            <w:noProof/>
          </w:rPr>
          <w:t>3.</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Use-Case View</w:t>
        </w:r>
        <w:r w:rsidR="0093447A">
          <w:rPr>
            <w:noProof/>
            <w:webHidden/>
          </w:rPr>
          <w:tab/>
        </w:r>
        <w:r w:rsidR="0093447A">
          <w:rPr>
            <w:noProof/>
            <w:webHidden/>
          </w:rPr>
          <w:fldChar w:fldCharType="begin"/>
        </w:r>
        <w:r w:rsidR="0093447A">
          <w:rPr>
            <w:noProof/>
            <w:webHidden/>
          </w:rPr>
          <w:instrText xml:space="preserve"> PAGEREF _Toc442108898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9" w:history="1">
        <w:r w:rsidR="0093447A" w:rsidRPr="003D6998">
          <w:rPr>
            <w:rStyle w:val="Hyperlink"/>
            <w:noProof/>
          </w:rPr>
          <w:t>3.1</w:t>
        </w:r>
        <w:r w:rsidR="0093447A">
          <w:rPr>
            <w:rFonts w:asciiTheme="minorHAnsi" w:eastAsiaTheme="minorEastAsia" w:hAnsiTheme="minorHAnsi" w:cstheme="minorBidi"/>
            <w:b w:val="0"/>
            <w:bCs w:val="0"/>
            <w:noProof/>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_Toc442108899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00" w:history="1">
        <w:r w:rsidR="0093447A" w:rsidRPr="003D6998">
          <w:rPr>
            <w:rStyle w:val="Hyperlink"/>
            <w:noProof/>
          </w:rPr>
          <w:t>3.1.1</w:t>
        </w:r>
        <w:r w:rsidR="0093447A">
          <w:rPr>
            <w:rFonts w:asciiTheme="minorHAnsi" w:eastAsiaTheme="minorEastAsia" w:hAnsiTheme="minorHAnsi" w:cstheme="minorBidi"/>
            <w:noProof/>
            <w:sz w:val="22"/>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_Toc442108900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1" w:history="1">
        <w:r w:rsidR="0093447A" w:rsidRPr="003D6998">
          <w:rPr>
            <w:rStyle w:val="Hyperlink"/>
            <w:noProof/>
          </w:rPr>
          <w:t>3.1.1.1</w:t>
        </w:r>
        <w:r w:rsidR="0093447A">
          <w:rPr>
            <w:rFonts w:asciiTheme="minorHAnsi" w:eastAsiaTheme="minorEastAsia" w:hAnsiTheme="minorHAnsi" w:cstheme="minorBidi"/>
            <w:noProof/>
            <w:sz w:val="22"/>
            <w:szCs w:val="28"/>
            <w:lang w:bidi="th-TH"/>
          </w:rPr>
          <w:tab/>
        </w:r>
        <w:r w:rsidR="0093447A" w:rsidRPr="003D6998">
          <w:rPr>
            <w:rStyle w:val="Hyperlink"/>
            <w:noProof/>
          </w:rPr>
          <w:t>Fix to OAGIS 10.1</w:t>
        </w:r>
        <w:r w:rsidR="0093447A">
          <w:rPr>
            <w:noProof/>
            <w:webHidden/>
          </w:rPr>
          <w:tab/>
        </w:r>
        <w:r w:rsidR="0093447A">
          <w:rPr>
            <w:noProof/>
            <w:webHidden/>
          </w:rPr>
          <w:fldChar w:fldCharType="begin"/>
        </w:r>
        <w:r w:rsidR="0093447A">
          <w:rPr>
            <w:noProof/>
            <w:webHidden/>
          </w:rPr>
          <w:instrText xml:space="preserve"> PAGEREF _Toc442108901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2" w:history="1">
        <w:r w:rsidR="0093447A" w:rsidRPr="003D6998">
          <w:rPr>
            <w:rStyle w:val="Hyperlink"/>
            <w:noProof/>
          </w:rPr>
          <w:t>3.1.1.2</w:t>
        </w:r>
        <w:r w:rsidR="0093447A">
          <w:rPr>
            <w:rFonts w:asciiTheme="minorHAnsi" w:eastAsiaTheme="minorEastAsia" w:hAnsiTheme="minorHAnsi" w:cstheme="minorBidi"/>
            <w:noProof/>
            <w:sz w:val="22"/>
            <w:szCs w:val="28"/>
            <w:lang w:bidi="th-TH"/>
          </w:rPr>
          <w:tab/>
        </w:r>
        <w:r w:rsidR="0093447A" w:rsidRPr="003D6998">
          <w:rPr>
            <w:rStyle w:val="Hyperlink"/>
            <w:noProof/>
          </w:rPr>
          <w:t>Create an OAGIS user</w:t>
        </w:r>
        <w:r w:rsidR="0093447A">
          <w:rPr>
            <w:noProof/>
            <w:webHidden/>
          </w:rPr>
          <w:tab/>
        </w:r>
        <w:r w:rsidR="0093447A">
          <w:rPr>
            <w:noProof/>
            <w:webHidden/>
          </w:rPr>
          <w:fldChar w:fldCharType="begin"/>
        </w:r>
        <w:r w:rsidR="0093447A">
          <w:rPr>
            <w:noProof/>
            <w:webHidden/>
          </w:rPr>
          <w:instrText xml:space="preserve"> PAGEREF _Toc442108902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3" w:history="1">
        <w:r w:rsidR="0093447A" w:rsidRPr="003D6998">
          <w:rPr>
            <w:rStyle w:val="Hyperlink"/>
            <w:noProof/>
          </w:rPr>
          <w:t>3.1.1.3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 data</w:t>
        </w:r>
        <w:r w:rsidR="0093447A">
          <w:rPr>
            <w:noProof/>
            <w:webHidden/>
          </w:rPr>
          <w:tab/>
        </w:r>
        <w:r w:rsidR="0093447A">
          <w:rPr>
            <w:noProof/>
            <w:webHidden/>
          </w:rPr>
          <w:fldChar w:fldCharType="begin"/>
        </w:r>
        <w:r w:rsidR="0093447A">
          <w:rPr>
            <w:noProof/>
            <w:webHidden/>
          </w:rPr>
          <w:instrText xml:space="preserve"> PAGEREF _Toc442108903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4" w:history="1">
        <w:r w:rsidR="0093447A" w:rsidRPr="003D6998">
          <w:rPr>
            <w:rStyle w:val="Hyperlink"/>
            <w:noProof/>
          </w:rPr>
          <w:t>3.1.1.3.1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XSD_BuiltIn_Type table</w:t>
        </w:r>
        <w:r w:rsidR="0093447A">
          <w:rPr>
            <w:noProof/>
            <w:webHidden/>
          </w:rPr>
          <w:tab/>
        </w:r>
        <w:r w:rsidR="0093447A">
          <w:rPr>
            <w:noProof/>
            <w:webHidden/>
          </w:rPr>
          <w:fldChar w:fldCharType="begin"/>
        </w:r>
        <w:r w:rsidR="0093447A">
          <w:rPr>
            <w:noProof/>
            <w:webHidden/>
          </w:rPr>
          <w:instrText xml:space="preserve"> PAGEREF _Toc442108904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5" w:history="1">
        <w:r w:rsidR="0093447A" w:rsidRPr="003D6998">
          <w:rPr>
            <w:rStyle w:val="Hyperlink"/>
            <w:noProof/>
          </w:rPr>
          <w:t>3.1.1.3.2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CDT_Primitive table</w:t>
        </w:r>
        <w:r w:rsidR="0093447A">
          <w:rPr>
            <w:noProof/>
            <w:webHidden/>
          </w:rPr>
          <w:tab/>
        </w:r>
        <w:r w:rsidR="0093447A">
          <w:rPr>
            <w:noProof/>
            <w:webHidden/>
          </w:rPr>
          <w:fldChar w:fldCharType="begin"/>
        </w:r>
        <w:r w:rsidR="0093447A">
          <w:rPr>
            <w:noProof/>
            <w:webHidden/>
          </w:rPr>
          <w:instrText xml:space="preserve"> PAGEREF _Toc442108905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6" w:history="1">
        <w:r w:rsidR="0093447A" w:rsidRPr="003D6998">
          <w:rPr>
            <w:rStyle w:val="Hyperlink"/>
            <w:noProof/>
          </w:rPr>
          <w:t>3.1.1.3.3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in the DT table</w:t>
        </w:r>
        <w:r w:rsidR="0093447A">
          <w:rPr>
            <w:noProof/>
            <w:webHidden/>
          </w:rPr>
          <w:tab/>
        </w:r>
        <w:r w:rsidR="0093447A">
          <w:rPr>
            <w:noProof/>
            <w:webHidden/>
          </w:rPr>
          <w:fldChar w:fldCharType="begin"/>
        </w:r>
        <w:r w:rsidR="0093447A">
          <w:rPr>
            <w:noProof/>
            <w:webHidden/>
          </w:rPr>
          <w:instrText xml:space="preserve"> PAGEREF _Toc442108906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7" w:history="1">
        <w:r w:rsidR="0093447A" w:rsidRPr="003D6998">
          <w:rPr>
            <w:rStyle w:val="Hyperlink"/>
            <w:noProof/>
          </w:rPr>
          <w:t>3.1.1.3.4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 table</w:t>
        </w:r>
        <w:r w:rsidR="0093447A">
          <w:rPr>
            <w:noProof/>
            <w:webHidden/>
          </w:rPr>
          <w:tab/>
        </w:r>
        <w:r w:rsidR="0093447A">
          <w:rPr>
            <w:noProof/>
            <w:webHidden/>
          </w:rPr>
          <w:fldChar w:fldCharType="begin"/>
        </w:r>
        <w:r w:rsidR="0093447A">
          <w:rPr>
            <w:noProof/>
            <w:webHidden/>
          </w:rPr>
          <w:instrText xml:space="preserve"> PAGEREF _Toc442108907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8" w:history="1">
        <w:r w:rsidR="0093447A" w:rsidRPr="003D6998">
          <w:rPr>
            <w:rStyle w:val="Hyperlink"/>
            <w:noProof/>
          </w:rPr>
          <w:t>3.1.1.3.5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CDT_Allowed_Primitive_Expression_Type_Map</w:t>
        </w:r>
        <w:r w:rsidR="0093447A">
          <w:rPr>
            <w:noProof/>
            <w:webHidden/>
          </w:rPr>
          <w:tab/>
        </w:r>
        <w:r w:rsidR="0093447A">
          <w:rPr>
            <w:noProof/>
            <w:webHidden/>
          </w:rPr>
          <w:fldChar w:fldCharType="begin"/>
        </w:r>
        <w:r w:rsidR="0093447A">
          <w:rPr>
            <w:noProof/>
            <w:webHidden/>
          </w:rPr>
          <w:instrText xml:space="preserve"> PAGEREF _Toc442108908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9" w:history="1">
        <w:r w:rsidR="0093447A" w:rsidRPr="003D6998">
          <w:rPr>
            <w:rStyle w:val="Hyperlink"/>
            <w:noProof/>
          </w:rPr>
          <w:t>3.1.1.3.6</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supplementary component in the DT_SC table</w:t>
        </w:r>
        <w:r w:rsidR="0093447A">
          <w:rPr>
            <w:noProof/>
            <w:webHidden/>
          </w:rPr>
          <w:tab/>
        </w:r>
        <w:r w:rsidR="0093447A">
          <w:rPr>
            <w:noProof/>
            <w:webHidden/>
          </w:rPr>
          <w:fldChar w:fldCharType="begin"/>
        </w:r>
        <w:r w:rsidR="0093447A">
          <w:rPr>
            <w:noProof/>
            <w:webHidden/>
          </w:rPr>
          <w:instrText xml:space="preserve"> PAGEREF _Toc442108909 \h </w:instrText>
        </w:r>
        <w:r w:rsidR="0093447A">
          <w:rPr>
            <w:noProof/>
            <w:webHidden/>
          </w:rPr>
        </w:r>
        <w:r w:rsidR="0093447A">
          <w:rPr>
            <w:noProof/>
            <w:webHidden/>
          </w:rPr>
          <w:fldChar w:fldCharType="separate"/>
        </w:r>
        <w:r w:rsidR="0093447A">
          <w:rPr>
            <w:noProof/>
            <w:webHidden/>
          </w:rPr>
          <w:t>13</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0" w:history="1">
        <w:r w:rsidR="0093447A" w:rsidRPr="003D6998">
          <w:rPr>
            <w:rStyle w:val="Hyperlink"/>
            <w:noProof/>
          </w:rPr>
          <w:t>3.1.1.3.7</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 table</w:t>
        </w:r>
        <w:r w:rsidR="0093447A">
          <w:rPr>
            <w:noProof/>
            <w:webHidden/>
          </w:rPr>
          <w:tab/>
        </w:r>
        <w:r w:rsidR="0093447A">
          <w:rPr>
            <w:noProof/>
            <w:webHidden/>
          </w:rPr>
          <w:fldChar w:fldCharType="begin"/>
        </w:r>
        <w:r w:rsidR="0093447A">
          <w:rPr>
            <w:noProof/>
            <w:webHidden/>
          </w:rPr>
          <w:instrText xml:space="preserve"> PAGEREF _Toc442108910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1" w:history="1">
        <w:r w:rsidR="0093447A" w:rsidRPr="003D6998">
          <w:rPr>
            <w:rStyle w:val="Hyperlink"/>
            <w:noProof/>
          </w:rPr>
          <w:t>3.1.1.3.8</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_Toc442108911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2" w:history="1">
        <w:r w:rsidR="0093447A" w:rsidRPr="003D6998">
          <w:rPr>
            <w:rStyle w:val="Hyperlink"/>
            <w:noProof/>
          </w:rPr>
          <w:t>3.1.1.4</w:t>
        </w:r>
        <w:r w:rsidR="0093447A">
          <w:rPr>
            <w:rFonts w:asciiTheme="minorHAnsi" w:eastAsiaTheme="minorEastAsia" w:hAnsiTheme="minorHAnsi" w:cstheme="minorBidi"/>
            <w:noProof/>
            <w:sz w:val="22"/>
            <w:szCs w:val="28"/>
            <w:lang w:bidi="th-TH"/>
          </w:rPr>
          <w:tab/>
        </w:r>
        <w:r w:rsidR="0093447A" w:rsidRPr="003D6998">
          <w:rPr>
            <w:rStyle w:val="Hyperlink"/>
            <w:noProof/>
          </w:rPr>
          <w:t>Import Identifier Scheme</w:t>
        </w:r>
        <w:r w:rsidR="0093447A">
          <w:rPr>
            <w:noProof/>
            <w:webHidden/>
          </w:rPr>
          <w:tab/>
        </w:r>
        <w:r w:rsidR="0093447A">
          <w:rPr>
            <w:noProof/>
            <w:webHidden/>
          </w:rPr>
          <w:fldChar w:fldCharType="begin"/>
        </w:r>
        <w:r w:rsidR="0093447A">
          <w:rPr>
            <w:noProof/>
            <w:webHidden/>
          </w:rPr>
          <w:instrText xml:space="preserve"> PAGEREF _Toc442108912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3" w:history="1">
        <w:r w:rsidR="0093447A" w:rsidRPr="003D6998">
          <w:rPr>
            <w:rStyle w:val="Hyperlink"/>
            <w:noProof/>
          </w:rPr>
          <w:t>3.1.1.4.1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 table</w:t>
        </w:r>
        <w:r w:rsidR="0093447A">
          <w:rPr>
            <w:noProof/>
            <w:webHidden/>
          </w:rPr>
          <w:tab/>
        </w:r>
        <w:r w:rsidR="0093447A">
          <w:rPr>
            <w:noProof/>
            <w:webHidden/>
          </w:rPr>
          <w:fldChar w:fldCharType="begin"/>
        </w:r>
        <w:r w:rsidR="0093447A">
          <w:rPr>
            <w:noProof/>
            <w:webHidden/>
          </w:rPr>
          <w:instrText xml:space="preserve"> PAGEREF _Toc442108913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4" w:history="1">
        <w:r w:rsidR="0093447A" w:rsidRPr="003D6998">
          <w:rPr>
            <w:rStyle w:val="Hyperlink"/>
            <w:noProof/>
          </w:rPr>
          <w:t>3.1.1.4.2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Agency_ID_List_Value table</w:t>
        </w:r>
        <w:r w:rsidR="0093447A">
          <w:rPr>
            <w:noProof/>
            <w:webHidden/>
          </w:rPr>
          <w:tab/>
        </w:r>
        <w:r w:rsidR="0093447A">
          <w:rPr>
            <w:noProof/>
            <w:webHidden/>
          </w:rPr>
          <w:fldChar w:fldCharType="begin"/>
        </w:r>
        <w:r w:rsidR="0093447A">
          <w:rPr>
            <w:noProof/>
            <w:webHidden/>
          </w:rPr>
          <w:instrText xml:space="preserve"> PAGEREF _Toc442108914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5" w:history="1">
        <w:r w:rsidR="0093447A" w:rsidRPr="003D6998">
          <w:rPr>
            <w:rStyle w:val="Hyperlink"/>
            <w:noProof/>
          </w:rPr>
          <w:t>3.1.1.5</w:t>
        </w:r>
        <w:r w:rsidR="0093447A">
          <w:rPr>
            <w:rFonts w:asciiTheme="minorHAnsi" w:eastAsiaTheme="minorEastAsia" w:hAnsiTheme="minorHAnsi" w:cstheme="minorBidi"/>
            <w:noProof/>
            <w:sz w:val="22"/>
            <w:szCs w:val="28"/>
            <w:lang w:bidi="th-TH"/>
          </w:rPr>
          <w:tab/>
        </w:r>
        <w:r w:rsidR="0093447A" w:rsidRPr="003D6998">
          <w:rPr>
            <w:rStyle w:val="Hyperlink"/>
            <w:noProof/>
          </w:rPr>
          <w:t>Import Code Lists</w:t>
        </w:r>
        <w:r w:rsidR="0093447A">
          <w:rPr>
            <w:noProof/>
            <w:webHidden/>
          </w:rPr>
          <w:tab/>
        </w:r>
        <w:r w:rsidR="0093447A">
          <w:rPr>
            <w:noProof/>
            <w:webHidden/>
          </w:rPr>
          <w:fldChar w:fldCharType="begin"/>
        </w:r>
        <w:r w:rsidR="0093447A">
          <w:rPr>
            <w:noProof/>
            <w:webHidden/>
          </w:rPr>
          <w:instrText xml:space="preserve"> PAGEREF _Toc442108915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6" w:history="1">
        <w:r w:rsidR="0093447A" w:rsidRPr="003D6998">
          <w:rPr>
            <w:rStyle w:val="Hyperlink"/>
            <w:noProof/>
          </w:rPr>
          <w:t>3.1.1.5.1</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 table</w:t>
        </w:r>
        <w:r w:rsidR="0093447A">
          <w:rPr>
            <w:noProof/>
            <w:webHidden/>
          </w:rPr>
          <w:tab/>
        </w:r>
        <w:r w:rsidR="0093447A">
          <w:rPr>
            <w:noProof/>
            <w:webHidden/>
          </w:rPr>
          <w:fldChar w:fldCharType="begin"/>
        </w:r>
        <w:r w:rsidR="0093447A">
          <w:rPr>
            <w:noProof/>
            <w:webHidden/>
          </w:rPr>
          <w:instrText xml:space="preserve"> PAGEREF _Toc442108916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7" w:history="1">
        <w:r w:rsidR="0093447A" w:rsidRPr="003D6998">
          <w:rPr>
            <w:rStyle w:val="Hyperlink"/>
            <w:noProof/>
          </w:rPr>
          <w:t>3.1.1.5.2</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Code_List_Value table</w:t>
        </w:r>
        <w:r w:rsidR="0093447A">
          <w:rPr>
            <w:noProof/>
            <w:webHidden/>
          </w:rPr>
          <w:tab/>
        </w:r>
        <w:r w:rsidR="0093447A">
          <w:rPr>
            <w:noProof/>
            <w:webHidden/>
          </w:rPr>
          <w:fldChar w:fldCharType="begin"/>
        </w:r>
        <w:r w:rsidR="0093447A">
          <w:rPr>
            <w:noProof/>
            <w:webHidden/>
          </w:rPr>
          <w:instrText xml:space="preserve"> PAGEREF _Toc442108917 \h </w:instrText>
        </w:r>
        <w:r w:rsidR="0093447A">
          <w:rPr>
            <w:noProof/>
            <w:webHidden/>
          </w:rPr>
        </w:r>
        <w:r w:rsidR="0093447A">
          <w:rPr>
            <w:noProof/>
            <w:webHidden/>
          </w:rPr>
          <w:fldChar w:fldCharType="separate"/>
        </w:r>
        <w:r w:rsidR="0093447A">
          <w:rPr>
            <w:noProof/>
            <w:webHidden/>
          </w:rPr>
          <w:t>16</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8" w:history="1">
        <w:r w:rsidR="0093447A" w:rsidRPr="003D6998">
          <w:rPr>
            <w:rStyle w:val="Hyperlink"/>
            <w:noProof/>
          </w:rPr>
          <w:t>3.1.1.6</w:t>
        </w:r>
        <w:r w:rsidR="0093447A">
          <w:rPr>
            <w:rFonts w:asciiTheme="minorHAnsi" w:eastAsiaTheme="minorEastAsia" w:hAnsiTheme="minorHAnsi" w:cstheme="minorBidi"/>
            <w:noProof/>
            <w:sz w:val="22"/>
            <w:szCs w:val="28"/>
            <w:lang w:bidi="th-TH"/>
          </w:rPr>
          <w:tab/>
        </w:r>
        <w:r w:rsidR="0093447A" w:rsidRPr="003D6998">
          <w:rPr>
            <w:rStyle w:val="Hyperlink"/>
            <w:noProof/>
          </w:rPr>
          <w:t>Import default and unqualified BDTs from Fields.xsd</w:t>
        </w:r>
        <w:r w:rsidR="0093447A">
          <w:rPr>
            <w:noProof/>
            <w:webHidden/>
          </w:rPr>
          <w:tab/>
        </w:r>
        <w:r w:rsidR="0093447A">
          <w:rPr>
            <w:noProof/>
            <w:webHidden/>
          </w:rPr>
          <w:fldChar w:fldCharType="begin"/>
        </w:r>
        <w:r w:rsidR="0093447A">
          <w:rPr>
            <w:noProof/>
            <w:webHidden/>
          </w:rPr>
          <w:instrText xml:space="preserve"> PAGEREF _Toc442108918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9" w:history="1">
        <w:r w:rsidR="0093447A" w:rsidRPr="003D6998">
          <w:rPr>
            <w:rStyle w:val="Hyperlink"/>
            <w:noProof/>
          </w:rPr>
          <w:t>3.1.1.6.1</w:t>
        </w:r>
        <w:r w:rsidR="0093447A">
          <w:rPr>
            <w:rFonts w:asciiTheme="minorHAnsi" w:eastAsiaTheme="minorEastAsia" w:hAnsiTheme="minorHAnsi" w:cstheme="minorBidi"/>
            <w:noProof/>
            <w:sz w:val="22"/>
            <w:szCs w:val="28"/>
            <w:lang w:bidi="th-TH"/>
          </w:rPr>
          <w:tab/>
        </w:r>
        <w:r w:rsidR="0093447A" w:rsidRPr="003D6998">
          <w:rPr>
            <w:rStyle w:val="Hyperlink"/>
            <w:noProof/>
          </w:rPr>
          <w:t>Populate BDTs in DT table.</w:t>
        </w:r>
        <w:r w:rsidR="0093447A">
          <w:rPr>
            <w:noProof/>
            <w:webHidden/>
          </w:rPr>
          <w:tab/>
        </w:r>
        <w:r w:rsidR="0093447A">
          <w:rPr>
            <w:noProof/>
            <w:webHidden/>
          </w:rPr>
          <w:fldChar w:fldCharType="begin"/>
        </w:r>
        <w:r w:rsidR="0093447A">
          <w:rPr>
            <w:noProof/>
            <w:webHidden/>
          </w:rPr>
          <w:instrText xml:space="preserve"> PAGEREF _Toc442108919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0" w:history="1">
        <w:r w:rsidR="0093447A" w:rsidRPr="003D6998">
          <w:rPr>
            <w:rStyle w:val="Hyperlink"/>
            <w:noProof/>
          </w:rPr>
          <w:t>3.1.1.6.2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_Toc442108920 \h </w:instrText>
        </w:r>
        <w:r w:rsidR="0093447A">
          <w:rPr>
            <w:noProof/>
            <w:webHidden/>
          </w:rPr>
        </w:r>
        <w:r w:rsidR="0093447A">
          <w:rPr>
            <w:noProof/>
            <w:webHidden/>
          </w:rPr>
          <w:fldChar w:fldCharType="separate"/>
        </w:r>
        <w:r w:rsidR="0093447A">
          <w:rPr>
            <w:noProof/>
            <w:webHidden/>
          </w:rPr>
          <w:t>18</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1" w:history="1">
        <w:r w:rsidR="0093447A" w:rsidRPr="003D6998">
          <w:rPr>
            <w:rStyle w:val="Hyperlink"/>
            <w:noProof/>
          </w:rPr>
          <w:t>3.1.1.6.3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DT_SC table</w:t>
        </w:r>
        <w:r w:rsidR="0093447A">
          <w:rPr>
            <w:noProof/>
            <w:webHidden/>
          </w:rPr>
          <w:tab/>
        </w:r>
        <w:r w:rsidR="0093447A">
          <w:rPr>
            <w:noProof/>
            <w:webHidden/>
          </w:rPr>
          <w:fldChar w:fldCharType="begin"/>
        </w:r>
        <w:r w:rsidR="0093447A">
          <w:rPr>
            <w:noProof/>
            <w:webHidden/>
          </w:rPr>
          <w:instrText xml:space="preserve"> PAGEREF _Toc442108921 \h </w:instrText>
        </w:r>
        <w:r w:rsidR="0093447A">
          <w:rPr>
            <w:noProof/>
            <w:webHidden/>
          </w:rPr>
        </w:r>
        <w:r w:rsidR="0093447A">
          <w:rPr>
            <w:noProof/>
            <w:webHidden/>
          </w:rPr>
          <w:fldChar w:fldCharType="separate"/>
        </w:r>
        <w:r w:rsidR="0093447A">
          <w:rPr>
            <w:noProof/>
            <w:webHidden/>
          </w:rPr>
          <w:t>19</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2" w:history="1">
        <w:r w:rsidR="0093447A" w:rsidRPr="003D6998">
          <w:rPr>
            <w:rStyle w:val="Hyperlink"/>
            <w:noProof/>
          </w:rPr>
          <w:t>3.1.1.6.4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_Toc442108922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3" w:history="1">
        <w:r w:rsidR="0093447A" w:rsidRPr="003D6998">
          <w:rPr>
            <w:rStyle w:val="Hyperlink"/>
            <w:noProof/>
          </w:rPr>
          <w:t>3.1.1.6.5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_Toc442108923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4" w:history="1">
        <w:r w:rsidR="0093447A" w:rsidRPr="003D6998">
          <w:rPr>
            <w:rStyle w:val="Hyperlink"/>
            <w:noProof/>
          </w:rPr>
          <w:t>3.1.1.6.6</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BDT_SC_Primitive_Restriction table</w:t>
        </w:r>
        <w:r w:rsidR="0093447A">
          <w:rPr>
            <w:noProof/>
            <w:webHidden/>
          </w:rPr>
          <w:tab/>
        </w:r>
        <w:r w:rsidR="0093447A">
          <w:rPr>
            <w:noProof/>
            <w:webHidden/>
          </w:rPr>
          <w:fldChar w:fldCharType="begin"/>
        </w:r>
        <w:r w:rsidR="0093447A">
          <w:rPr>
            <w:noProof/>
            <w:webHidden/>
          </w:rPr>
          <w:instrText xml:space="preserve"> PAGEREF _Toc442108924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25" w:history="1">
        <w:r w:rsidR="0093447A" w:rsidRPr="003D6998">
          <w:rPr>
            <w:rStyle w:val="Hyperlink"/>
            <w:noProof/>
          </w:rPr>
          <w:t>3.1.1.7</w:t>
        </w:r>
        <w:r w:rsidR="0093447A">
          <w:rPr>
            <w:rFonts w:asciiTheme="minorHAnsi" w:eastAsiaTheme="minorEastAsia" w:hAnsiTheme="minorHAnsi" w:cstheme="minorBidi"/>
            <w:noProof/>
            <w:sz w:val="22"/>
            <w:szCs w:val="28"/>
            <w:lang w:bidi="th-TH"/>
          </w:rPr>
          <w:tab/>
        </w:r>
        <w:r w:rsidR="0093447A" w:rsidRPr="003D6998">
          <w:rPr>
            <w:rStyle w:val="Hyperlink"/>
            <w:noProof/>
          </w:rPr>
          <w:t>Import additional BDTs from Meta.xsd</w:t>
        </w:r>
        <w:r w:rsidR="0093447A">
          <w:rPr>
            <w:noProof/>
            <w:webHidden/>
          </w:rPr>
          <w:tab/>
        </w:r>
        <w:r w:rsidR="0093447A">
          <w:rPr>
            <w:noProof/>
            <w:webHidden/>
          </w:rPr>
          <w:fldChar w:fldCharType="begin"/>
        </w:r>
        <w:r w:rsidR="0093447A">
          <w:rPr>
            <w:noProof/>
            <w:webHidden/>
          </w:rPr>
          <w:instrText xml:space="preserve"> PAGEREF _Toc442108925 \h </w:instrText>
        </w:r>
        <w:r w:rsidR="0093447A">
          <w:rPr>
            <w:noProof/>
            <w:webHidden/>
          </w:rPr>
        </w:r>
        <w:r w:rsidR="0093447A">
          <w:rPr>
            <w:noProof/>
            <w:webHidden/>
          </w:rPr>
          <w:fldChar w:fldCharType="separate"/>
        </w:r>
        <w:r w:rsidR="0093447A">
          <w:rPr>
            <w:noProof/>
            <w:webHidden/>
          </w:rPr>
          <w:t>21</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6" w:history="1">
        <w:r w:rsidR="0093447A" w:rsidRPr="003D6998">
          <w:rPr>
            <w:rStyle w:val="Hyperlink"/>
            <w:noProof/>
          </w:rPr>
          <w:t>3.1.1.7.1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DT table</w:t>
        </w:r>
        <w:r w:rsidR="0093447A">
          <w:rPr>
            <w:noProof/>
            <w:webHidden/>
          </w:rPr>
          <w:tab/>
        </w:r>
        <w:r w:rsidR="0093447A">
          <w:rPr>
            <w:noProof/>
            <w:webHidden/>
          </w:rPr>
          <w:fldChar w:fldCharType="begin"/>
        </w:r>
        <w:r w:rsidR="0093447A">
          <w:rPr>
            <w:noProof/>
            <w:webHidden/>
          </w:rPr>
          <w:instrText xml:space="preserve"> PAGEREF _Toc442108926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7" w:history="1">
        <w:r w:rsidR="0093447A" w:rsidRPr="003D6998">
          <w:rPr>
            <w:rStyle w:val="Hyperlink"/>
            <w:noProof/>
          </w:rPr>
          <w:t>3.1.1.7.2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_Toc442108927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8" w:history="1">
        <w:r w:rsidR="0093447A" w:rsidRPr="003D6998">
          <w:rPr>
            <w:rStyle w:val="Hyperlink"/>
            <w:noProof/>
          </w:rPr>
          <w:t>3.1.1.7.3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_Toc442108928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9" w:history="1">
        <w:r w:rsidR="0093447A" w:rsidRPr="003D6998">
          <w:rPr>
            <w:rStyle w:val="Hyperlink"/>
            <w:noProof/>
          </w:rPr>
          <w:t>3.1.1.7.4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_Toc442108929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0" w:history="1">
        <w:r w:rsidR="0093447A" w:rsidRPr="003D6998">
          <w:rPr>
            <w:rStyle w:val="Hyperlink"/>
            <w:noProof/>
          </w:rPr>
          <w:t>3.1.1.7.5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_Toc442108930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1" w:history="1">
        <w:r w:rsidR="0093447A" w:rsidRPr="003D6998">
          <w:rPr>
            <w:rStyle w:val="Hyperlink"/>
            <w:noProof/>
          </w:rPr>
          <w:t>3.1.1.7.6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_Toc442108931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2" w:history="1">
        <w:r w:rsidR="0093447A" w:rsidRPr="003D6998">
          <w:rPr>
            <w:rStyle w:val="Hyperlink"/>
            <w:noProof/>
          </w:rPr>
          <w:t>3.1.1.8</w:t>
        </w:r>
        <w:r w:rsidR="0093447A">
          <w:rPr>
            <w:rFonts w:asciiTheme="minorHAnsi" w:eastAsiaTheme="minorEastAsia" w:hAnsiTheme="minorHAnsi" w:cstheme="minorBidi"/>
            <w:noProof/>
            <w:sz w:val="22"/>
            <w:szCs w:val="28"/>
            <w:lang w:bidi="th-TH"/>
          </w:rPr>
          <w:tab/>
        </w:r>
        <w:r w:rsidR="0093447A" w:rsidRPr="003D6998">
          <w:rPr>
            <w:rStyle w:val="Hyperlink"/>
            <w:noProof/>
          </w:rPr>
          <w:t>Pseudo functions used for describing the imports</w:t>
        </w:r>
        <w:r w:rsidR="0093447A">
          <w:rPr>
            <w:noProof/>
            <w:webHidden/>
          </w:rPr>
          <w:tab/>
        </w:r>
        <w:r w:rsidR="0093447A">
          <w:rPr>
            <w:noProof/>
            <w:webHidden/>
          </w:rPr>
          <w:fldChar w:fldCharType="begin"/>
        </w:r>
        <w:r w:rsidR="0093447A">
          <w:rPr>
            <w:noProof/>
            <w:webHidden/>
          </w:rPr>
          <w:instrText xml:space="preserve"> PAGEREF _Toc442108932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3" w:history="1">
        <w:r w:rsidR="0093447A" w:rsidRPr="003D6998">
          <w:rPr>
            <w:rStyle w:val="Hyperlink"/>
            <w:noProof/>
          </w:rPr>
          <w:t>3.1.1.9</w:t>
        </w:r>
        <w:r w:rsidR="0093447A">
          <w:rPr>
            <w:rFonts w:asciiTheme="minorHAnsi" w:eastAsiaTheme="minorEastAsia" w:hAnsiTheme="minorHAnsi" w:cstheme="minorBidi"/>
            <w:noProof/>
            <w:sz w:val="22"/>
            <w:szCs w:val="28"/>
            <w:lang w:bidi="th-TH"/>
          </w:rPr>
          <w:tab/>
        </w:r>
        <w:r w:rsidR="0093447A" w:rsidRPr="003D6998">
          <w:rPr>
            <w:rStyle w:val="Hyperlink"/>
            <w:noProof/>
          </w:rPr>
          <w:t>Import Qualified BDTs</w:t>
        </w:r>
        <w:r w:rsidR="0093447A">
          <w:rPr>
            <w:noProof/>
            <w:webHidden/>
          </w:rPr>
          <w:tab/>
        </w:r>
        <w:r w:rsidR="0093447A">
          <w:rPr>
            <w:noProof/>
            <w:webHidden/>
          </w:rPr>
          <w:fldChar w:fldCharType="begin"/>
        </w:r>
        <w:r w:rsidR="0093447A">
          <w:rPr>
            <w:noProof/>
            <w:webHidden/>
          </w:rPr>
          <w:instrText xml:space="preserve"> PAGEREF _Toc442108933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4" w:history="1">
        <w:r w:rsidR="0093447A" w:rsidRPr="003D6998">
          <w:rPr>
            <w:rStyle w:val="Hyperlink"/>
            <w:noProof/>
          </w:rPr>
          <w:t>3.1.1.9.1</w:t>
        </w:r>
        <w:r w:rsidR="0093447A">
          <w:rPr>
            <w:rFonts w:asciiTheme="minorHAnsi" w:eastAsiaTheme="minorEastAsia" w:hAnsiTheme="minorHAnsi" w:cstheme="minorBidi"/>
            <w:noProof/>
            <w:sz w:val="22"/>
            <w:szCs w:val="28"/>
            <w:lang w:bidi="th-TH"/>
          </w:rPr>
          <w:tab/>
        </w:r>
        <w:r w:rsidR="0093447A" w:rsidRPr="003D6998">
          <w:rPr>
            <w:rStyle w:val="Hyperlink"/>
            <w:noProof/>
          </w:rPr>
          <w:t>Populate a QBDT in the DT table</w:t>
        </w:r>
        <w:r w:rsidR="0093447A">
          <w:rPr>
            <w:noProof/>
            <w:webHidden/>
          </w:rPr>
          <w:tab/>
        </w:r>
        <w:r w:rsidR="0093447A">
          <w:rPr>
            <w:noProof/>
            <w:webHidden/>
          </w:rPr>
          <w:fldChar w:fldCharType="begin"/>
        </w:r>
        <w:r w:rsidR="0093447A">
          <w:rPr>
            <w:noProof/>
            <w:webHidden/>
          </w:rPr>
          <w:instrText xml:space="preserve"> PAGEREF _Toc442108934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5" w:history="1">
        <w:r w:rsidR="0093447A" w:rsidRPr="003D6998">
          <w:rPr>
            <w:rStyle w:val="Hyperlink"/>
            <w:noProof/>
          </w:rPr>
          <w:t>3.1.1.9.2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_Toc442108935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6" w:history="1">
        <w:r w:rsidR="0093447A" w:rsidRPr="003D6998">
          <w:rPr>
            <w:rStyle w:val="Hyperlink"/>
            <w:noProof/>
          </w:rPr>
          <w:t>3.1.1.9.3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_Toc442108936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7" w:history="1">
        <w:r w:rsidR="0093447A" w:rsidRPr="003D6998">
          <w:rPr>
            <w:rStyle w:val="Hyperlink"/>
            <w:noProof/>
          </w:rPr>
          <w:t>3.1.1.9.4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_Toc442108937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8" w:history="1">
        <w:r w:rsidR="0093447A" w:rsidRPr="003D6998">
          <w:rPr>
            <w:rStyle w:val="Hyperlink"/>
            <w:noProof/>
          </w:rPr>
          <w:t>3.1.1.9.5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_Toc442108938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9" w:history="1">
        <w:r w:rsidR="0093447A" w:rsidRPr="003D6998">
          <w:rPr>
            <w:rStyle w:val="Hyperlink"/>
            <w:noProof/>
          </w:rPr>
          <w:t>3.1.1.9.6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_Toc442108939 \h </w:instrText>
        </w:r>
        <w:r w:rsidR="0093447A">
          <w:rPr>
            <w:noProof/>
            <w:webHidden/>
          </w:rPr>
        </w:r>
        <w:r w:rsidR="0093447A">
          <w:rPr>
            <w:noProof/>
            <w:webHidden/>
          </w:rPr>
          <w:fldChar w:fldCharType="separate"/>
        </w:r>
        <w:r w:rsidR="0093447A">
          <w:rPr>
            <w:noProof/>
            <w:webHidden/>
          </w:rPr>
          <w:t>28</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0" w:history="1">
        <w:r w:rsidR="0093447A" w:rsidRPr="003D6998">
          <w:rPr>
            <w:rStyle w:val="Hyperlink"/>
            <w:noProof/>
          </w:rPr>
          <w:t>3.1.1.10</w:t>
        </w:r>
        <w:r w:rsidR="0093447A">
          <w:rPr>
            <w:rFonts w:asciiTheme="minorHAnsi" w:eastAsiaTheme="minorEastAsia" w:hAnsiTheme="minorHAnsi" w:cstheme="minorBidi"/>
            <w:noProof/>
            <w:sz w:val="22"/>
            <w:szCs w:val="28"/>
            <w:lang w:bidi="th-TH"/>
          </w:rPr>
          <w:tab/>
        </w:r>
        <w:r w:rsidR="0093447A" w:rsidRPr="003D6998">
          <w:rPr>
            <w:rStyle w:val="Hyperlink"/>
            <w:noProof/>
          </w:rPr>
          <w:t>Import BCCPs</w:t>
        </w:r>
        <w:r w:rsidR="0093447A">
          <w:rPr>
            <w:noProof/>
            <w:webHidden/>
          </w:rPr>
          <w:tab/>
        </w:r>
        <w:r w:rsidR="0093447A">
          <w:rPr>
            <w:noProof/>
            <w:webHidden/>
          </w:rPr>
          <w:fldChar w:fldCharType="begin"/>
        </w:r>
        <w:r w:rsidR="0093447A">
          <w:rPr>
            <w:noProof/>
            <w:webHidden/>
          </w:rPr>
          <w:instrText xml:space="preserve"> PAGEREF _Toc442108940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rsidR="0093447A" w:rsidRDefault="00B63A8B">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1" w:history="1">
        <w:r w:rsidR="0093447A" w:rsidRPr="003D6998">
          <w:rPr>
            <w:rStyle w:val="Hyperlink"/>
            <w:noProof/>
          </w:rPr>
          <w:t>3.1.1.10.1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w:t>
        </w:r>
        <w:r w:rsidR="0093447A">
          <w:rPr>
            <w:noProof/>
            <w:webHidden/>
          </w:rPr>
          <w:tab/>
        </w:r>
        <w:r w:rsidR="0093447A">
          <w:rPr>
            <w:noProof/>
            <w:webHidden/>
          </w:rPr>
          <w:fldChar w:fldCharType="begin"/>
        </w:r>
        <w:r w:rsidR="0093447A">
          <w:rPr>
            <w:noProof/>
            <w:webHidden/>
          </w:rPr>
          <w:instrText xml:space="preserve"> PAGEREF _Toc442108941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2" w:history="1">
        <w:r w:rsidR="0093447A" w:rsidRPr="003D6998">
          <w:rPr>
            <w:rStyle w:val="Hyperlink"/>
            <w:noProof/>
          </w:rPr>
          <w:t>3.1.1.11</w:t>
        </w:r>
        <w:r w:rsidR="0093447A">
          <w:rPr>
            <w:rFonts w:asciiTheme="minorHAnsi" w:eastAsiaTheme="minorEastAsia" w:hAnsiTheme="minorHAnsi" w:cstheme="minorBidi"/>
            <w:noProof/>
            <w:sz w:val="22"/>
            <w:szCs w:val="28"/>
            <w:lang w:bidi="th-TH"/>
          </w:rPr>
          <w:tab/>
        </w:r>
        <w:r w:rsidR="0093447A" w:rsidRPr="003D6998">
          <w:rPr>
            <w:rStyle w:val="Hyperlink"/>
            <w:noProof/>
          </w:rPr>
          <w:t xml:space="preserve">Import ACCs, ASCCPs, BCCs and ASCCs </w:t>
        </w:r>
        <w:r w:rsidR="0093447A">
          <w:rPr>
            <w:noProof/>
            <w:webHidden/>
          </w:rPr>
          <w:tab/>
        </w:r>
        <w:r w:rsidR="0093447A">
          <w:rPr>
            <w:noProof/>
            <w:webHidden/>
          </w:rPr>
          <w:fldChar w:fldCharType="begin"/>
        </w:r>
        <w:r w:rsidR="0093447A">
          <w:rPr>
            <w:noProof/>
            <w:webHidden/>
          </w:rPr>
          <w:instrText xml:space="preserve"> PAGEREF _Toc442108942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rsidR="0093447A" w:rsidRDefault="00B63A8B">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3" w:history="1">
        <w:r w:rsidR="0093447A" w:rsidRPr="003D6998">
          <w:rPr>
            <w:rStyle w:val="Hyperlink"/>
            <w:noProof/>
          </w:rPr>
          <w:t>3.1.1.11.1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ASCCP table</w:t>
        </w:r>
        <w:r w:rsidR="0093447A">
          <w:rPr>
            <w:noProof/>
            <w:webHidden/>
          </w:rPr>
          <w:tab/>
        </w:r>
        <w:r w:rsidR="0093447A">
          <w:rPr>
            <w:noProof/>
            <w:webHidden/>
          </w:rPr>
          <w:fldChar w:fldCharType="begin"/>
        </w:r>
        <w:r w:rsidR="0093447A">
          <w:rPr>
            <w:noProof/>
            <w:webHidden/>
          </w:rPr>
          <w:instrText xml:space="preserve"> PAGEREF _Toc442108943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rsidR="0093447A" w:rsidRDefault="00B63A8B">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4" w:history="1">
        <w:r w:rsidR="0093447A" w:rsidRPr="003D6998">
          <w:rPr>
            <w:rStyle w:val="Hyperlink"/>
            <w:noProof/>
          </w:rPr>
          <w:t>3.1.1.11.2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ACC table</w:t>
        </w:r>
        <w:r w:rsidR="0093447A">
          <w:rPr>
            <w:noProof/>
            <w:webHidden/>
          </w:rPr>
          <w:tab/>
        </w:r>
        <w:r w:rsidR="0093447A">
          <w:rPr>
            <w:noProof/>
            <w:webHidden/>
          </w:rPr>
          <w:fldChar w:fldCharType="begin"/>
        </w:r>
        <w:r w:rsidR="0093447A">
          <w:rPr>
            <w:noProof/>
            <w:webHidden/>
          </w:rPr>
          <w:instrText xml:space="preserve"> PAGEREF _Toc442108944 \h </w:instrText>
        </w:r>
        <w:r w:rsidR="0093447A">
          <w:rPr>
            <w:noProof/>
            <w:webHidden/>
          </w:rPr>
        </w:r>
        <w:r w:rsidR="0093447A">
          <w:rPr>
            <w:noProof/>
            <w:webHidden/>
          </w:rPr>
          <w:fldChar w:fldCharType="separate"/>
        </w:r>
        <w:r w:rsidR="0093447A">
          <w:rPr>
            <w:noProof/>
            <w:webHidden/>
          </w:rPr>
          <w:t>31</w:t>
        </w:r>
        <w:r w:rsidR="0093447A">
          <w:rPr>
            <w:noProof/>
            <w:webHidden/>
          </w:rPr>
          <w:fldChar w:fldCharType="end"/>
        </w:r>
      </w:hyperlink>
    </w:p>
    <w:p w:rsidR="0093447A" w:rsidRDefault="00B63A8B">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5" w:history="1">
        <w:r w:rsidR="0093447A" w:rsidRPr="003D6998">
          <w:rPr>
            <w:rStyle w:val="Hyperlink"/>
            <w:noProof/>
          </w:rPr>
          <w:t>3.1.1.11.3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table</w:t>
        </w:r>
        <w:r w:rsidR="0093447A">
          <w:rPr>
            <w:noProof/>
            <w:webHidden/>
          </w:rPr>
          <w:tab/>
        </w:r>
        <w:r w:rsidR="0093447A">
          <w:rPr>
            <w:noProof/>
            <w:webHidden/>
          </w:rPr>
          <w:fldChar w:fldCharType="begin"/>
        </w:r>
        <w:r w:rsidR="0093447A">
          <w:rPr>
            <w:noProof/>
            <w:webHidden/>
          </w:rPr>
          <w:instrText xml:space="preserve"> PAGEREF _Toc442108945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rsidR="0093447A" w:rsidRDefault="00B63A8B">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6" w:history="1">
        <w:r w:rsidR="0093447A" w:rsidRPr="003D6998">
          <w:rPr>
            <w:rStyle w:val="Hyperlink"/>
            <w:noProof/>
          </w:rPr>
          <w:t>3.1.1.11.4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table</w:t>
        </w:r>
        <w:r w:rsidR="0093447A">
          <w:rPr>
            <w:noProof/>
            <w:webHidden/>
          </w:rPr>
          <w:tab/>
        </w:r>
        <w:r w:rsidR="0093447A">
          <w:rPr>
            <w:noProof/>
            <w:webHidden/>
          </w:rPr>
          <w:fldChar w:fldCharType="begin"/>
        </w:r>
        <w:r w:rsidR="0093447A">
          <w:rPr>
            <w:noProof/>
            <w:webHidden/>
          </w:rPr>
          <w:instrText xml:space="preserve"> PAGEREF _Toc442108946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rsidR="0093447A" w:rsidRDefault="00B63A8B">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7" w:history="1">
        <w:r w:rsidR="0093447A" w:rsidRPr="003D6998">
          <w:rPr>
            <w:rStyle w:val="Hyperlink"/>
            <w:noProof/>
          </w:rPr>
          <w:t>3.1.1.11.5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 for xsd:attribute</w:t>
        </w:r>
        <w:r w:rsidR="0093447A">
          <w:rPr>
            <w:noProof/>
            <w:webHidden/>
          </w:rPr>
          <w:tab/>
        </w:r>
        <w:r w:rsidR="0093447A">
          <w:rPr>
            <w:noProof/>
            <w:webHidden/>
          </w:rPr>
          <w:fldChar w:fldCharType="begin"/>
        </w:r>
        <w:r w:rsidR="0093447A">
          <w:rPr>
            <w:noProof/>
            <w:webHidden/>
          </w:rPr>
          <w:instrText xml:space="preserve"> PAGEREF _Toc442108947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8" w:history="1">
        <w:r w:rsidR="0093447A" w:rsidRPr="003D6998">
          <w:rPr>
            <w:rStyle w:val="Hyperlink"/>
            <w:noProof/>
          </w:rPr>
          <w:t>3.1.1.12</w:t>
        </w:r>
        <w:r w:rsidR="0093447A">
          <w:rPr>
            <w:rFonts w:asciiTheme="minorHAnsi" w:eastAsiaTheme="minorEastAsia" w:hAnsiTheme="minorHAnsi" w:cstheme="minorBidi"/>
            <w:noProof/>
            <w:sz w:val="22"/>
            <w:szCs w:val="28"/>
            <w:lang w:bidi="th-TH"/>
          </w:rPr>
          <w:tab/>
        </w:r>
        <w:r w:rsidR="0093447A" w:rsidRPr="003D6998">
          <w:rPr>
            <w:rStyle w:val="Hyperlink"/>
            <w:noProof/>
          </w:rPr>
          <w:t>Create ASCCPs for all Extension ACCs</w:t>
        </w:r>
        <w:r w:rsidR="0093447A">
          <w:rPr>
            <w:noProof/>
            <w:webHidden/>
          </w:rPr>
          <w:tab/>
        </w:r>
        <w:r w:rsidR="0093447A">
          <w:rPr>
            <w:noProof/>
            <w:webHidden/>
          </w:rPr>
          <w:fldChar w:fldCharType="begin"/>
        </w:r>
        <w:r w:rsidR="0093447A">
          <w:rPr>
            <w:noProof/>
            <w:webHidden/>
          </w:rPr>
          <w:instrText xml:space="preserve"> PAGEREF _Toc442108948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9" w:history="1">
        <w:r w:rsidR="0093447A" w:rsidRPr="003D6998">
          <w:rPr>
            <w:rStyle w:val="Hyperlink"/>
            <w:noProof/>
          </w:rPr>
          <w:t>3.1.1.13</w:t>
        </w:r>
        <w:r w:rsidR="0093447A">
          <w:rPr>
            <w:rFonts w:asciiTheme="minorHAnsi" w:eastAsiaTheme="minorEastAsia" w:hAnsiTheme="minorHAnsi" w:cstheme="minorBidi"/>
            <w:noProof/>
            <w:sz w:val="22"/>
            <w:szCs w:val="28"/>
            <w:lang w:bidi="th-TH"/>
          </w:rPr>
          <w:tab/>
        </w:r>
        <w:r w:rsidR="0093447A" w:rsidRPr="003D6998">
          <w:rPr>
            <w:rStyle w:val="Hyperlink"/>
            <w:noProof/>
          </w:rPr>
          <w:t>Import other libraries</w:t>
        </w:r>
        <w:r w:rsidR="0093447A">
          <w:rPr>
            <w:noProof/>
            <w:webHidden/>
          </w:rPr>
          <w:tab/>
        </w:r>
        <w:r w:rsidR="0093447A">
          <w:rPr>
            <w:noProof/>
            <w:webHidden/>
          </w:rPr>
          <w:fldChar w:fldCharType="begin"/>
        </w:r>
        <w:r w:rsidR="0093447A">
          <w:rPr>
            <w:noProof/>
            <w:webHidden/>
          </w:rPr>
          <w:instrText xml:space="preserve"> PAGEREF _Toc442108949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0" w:history="1">
        <w:r w:rsidR="0093447A" w:rsidRPr="003D6998">
          <w:rPr>
            <w:rStyle w:val="Hyperlink"/>
            <w:noProof/>
          </w:rPr>
          <w:t>3.1.2</w:t>
        </w:r>
        <w:r w:rsidR="0093447A">
          <w:rPr>
            <w:rFonts w:asciiTheme="minorHAnsi" w:eastAsiaTheme="minorEastAsia" w:hAnsiTheme="minorHAnsi" w:cstheme="minorBidi"/>
            <w:noProof/>
            <w:sz w:val="22"/>
            <w:szCs w:val="28"/>
            <w:lang w:bidi="th-TH"/>
          </w:rPr>
          <w:tab/>
        </w:r>
        <w:r w:rsidR="0093447A" w:rsidRPr="003D6998">
          <w:rPr>
            <w:rStyle w:val="Hyperlink"/>
            <w:noProof/>
          </w:rPr>
          <w:t>Verify the OAGIS 10 Model import</w:t>
        </w:r>
        <w:r w:rsidR="0093447A">
          <w:rPr>
            <w:noProof/>
            <w:webHidden/>
          </w:rPr>
          <w:tab/>
        </w:r>
        <w:r w:rsidR="0093447A">
          <w:rPr>
            <w:noProof/>
            <w:webHidden/>
          </w:rPr>
          <w:fldChar w:fldCharType="begin"/>
        </w:r>
        <w:r w:rsidR="0093447A">
          <w:rPr>
            <w:noProof/>
            <w:webHidden/>
          </w:rPr>
          <w:instrText xml:space="preserve"> PAGEREF _Toc442108950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1" w:history="1">
        <w:r w:rsidR="0093447A" w:rsidRPr="003D6998">
          <w:rPr>
            <w:rStyle w:val="Hyperlink"/>
            <w:noProof/>
          </w:rPr>
          <w:t>3.1.2.1</w:t>
        </w:r>
        <w:r w:rsidR="0093447A">
          <w:rPr>
            <w:rFonts w:asciiTheme="minorHAnsi" w:eastAsiaTheme="minorEastAsia" w:hAnsiTheme="minorHAnsi" w:cstheme="minorBidi"/>
            <w:noProof/>
            <w:sz w:val="22"/>
            <w:szCs w:val="28"/>
            <w:lang w:bidi="th-TH"/>
          </w:rPr>
          <w:tab/>
        </w:r>
        <w:r w:rsidR="0093447A" w:rsidRPr="003D6998">
          <w:rPr>
            <w:rStyle w:val="Hyperlink"/>
            <w:noProof/>
          </w:rPr>
          <w:t>Checksum verification</w:t>
        </w:r>
        <w:r w:rsidR="0093447A">
          <w:rPr>
            <w:noProof/>
            <w:webHidden/>
          </w:rPr>
          <w:tab/>
        </w:r>
        <w:r w:rsidR="0093447A">
          <w:rPr>
            <w:noProof/>
            <w:webHidden/>
          </w:rPr>
          <w:fldChar w:fldCharType="begin"/>
        </w:r>
        <w:r w:rsidR="0093447A">
          <w:rPr>
            <w:noProof/>
            <w:webHidden/>
          </w:rPr>
          <w:instrText xml:space="preserve"> PAGEREF _Toc442108951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2" w:history="1">
        <w:r w:rsidR="0093447A" w:rsidRPr="003D6998">
          <w:rPr>
            <w:rStyle w:val="Hyperlink"/>
            <w:noProof/>
          </w:rPr>
          <w:t>3.1.2.2</w:t>
        </w:r>
        <w:r w:rsidR="0093447A">
          <w:rPr>
            <w:rFonts w:asciiTheme="minorHAnsi" w:eastAsiaTheme="minorEastAsia" w:hAnsiTheme="minorHAnsi" w:cstheme="minorBidi"/>
            <w:noProof/>
            <w:sz w:val="22"/>
            <w:szCs w:val="28"/>
            <w:lang w:bidi="th-TH"/>
          </w:rPr>
          <w:tab/>
        </w:r>
        <w:r w:rsidR="0093447A" w:rsidRPr="003D6998">
          <w:rPr>
            <w:rStyle w:val="Hyperlink"/>
            <w:noProof/>
          </w:rPr>
          <w:t>Content verification</w:t>
        </w:r>
        <w:r w:rsidR="0093447A">
          <w:rPr>
            <w:noProof/>
            <w:webHidden/>
          </w:rPr>
          <w:tab/>
        </w:r>
        <w:r w:rsidR="0093447A">
          <w:rPr>
            <w:noProof/>
            <w:webHidden/>
          </w:rPr>
          <w:fldChar w:fldCharType="begin"/>
        </w:r>
        <w:r w:rsidR="0093447A">
          <w:rPr>
            <w:noProof/>
            <w:webHidden/>
          </w:rPr>
          <w:instrText xml:space="preserve"> PAGEREF _Toc442108952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3" w:history="1">
        <w:r w:rsidR="0093447A" w:rsidRPr="003D6998">
          <w:rPr>
            <w:rStyle w:val="Hyperlink"/>
            <w:noProof/>
          </w:rPr>
          <w:t>3.1.2.3</w:t>
        </w:r>
        <w:r w:rsidR="0093447A">
          <w:rPr>
            <w:rFonts w:asciiTheme="minorHAnsi" w:eastAsiaTheme="minorEastAsia" w:hAnsiTheme="minorHAnsi" w:cstheme="minorBidi"/>
            <w:noProof/>
            <w:sz w:val="22"/>
            <w:szCs w:val="28"/>
            <w:lang w:bidi="th-TH"/>
          </w:rPr>
          <w:tab/>
        </w:r>
        <w:r w:rsidR="0093447A" w:rsidRPr="003D6998">
          <w:rPr>
            <w:rStyle w:val="Hyperlink"/>
            <w:noProof/>
          </w:rPr>
          <w:t>Challenges</w:t>
        </w:r>
        <w:r w:rsidR="0093447A">
          <w:rPr>
            <w:noProof/>
            <w:webHidden/>
          </w:rPr>
          <w:tab/>
        </w:r>
        <w:r w:rsidR="0093447A">
          <w:rPr>
            <w:noProof/>
            <w:webHidden/>
          </w:rPr>
          <w:fldChar w:fldCharType="begin"/>
        </w:r>
        <w:r w:rsidR="0093447A">
          <w:rPr>
            <w:noProof/>
            <w:webHidden/>
          </w:rPr>
          <w:instrText xml:space="preserve"> PAGEREF _Toc442108953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4" w:history="1">
        <w:r w:rsidR="0093447A" w:rsidRPr="003D6998">
          <w:rPr>
            <w:rStyle w:val="Hyperlink"/>
            <w:noProof/>
          </w:rPr>
          <w:t>3.1.2.4</w:t>
        </w:r>
        <w:r w:rsidR="0093447A">
          <w:rPr>
            <w:rFonts w:asciiTheme="minorHAnsi" w:eastAsiaTheme="minorEastAsia" w:hAnsiTheme="minorHAnsi" w:cstheme="minorBidi"/>
            <w:noProof/>
            <w:sz w:val="22"/>
            <w:szCs w:val="28"/>
            <w:lang w:bidi="th-TH"/>
          </w:rPr>
          <w:tab/>
        </w:r>
        <w:r w:rsidR="0093447A" w:rsidRPr="003D6998">
          <w:rPr>
            <w:rStyle w:val="Hyperlink"/>
            <w:noProof/>
          </w:rPr>
          <w:t>Methods to address the challenges</w:t>
        </w:r>
        <w:r w:rsidR="0093447A">
          <w:rPr>
            <w:noProof/>
            <w:webHidden/>
          </w:rPr>
          <w:tab/>
        </w:r>
        <w:r w:rsidR="0093447A">
          <w:rPr>
            <w:noProof/>
            <w:webHidden/>
          </w:rPr>
          <w:fldChar w:fldCharType="begin"/>
        </w:r>
        <w:r w:rsidR="0093447A">
          <w:rPr>
            <w:noProof/>
            <w:webHidden/>
          </w:rPr>
          <w:instrText xml:space="preserve"> PAGEREF _Toc442108954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5" w:history="1">
        <w:r w:rsidR="0093447A" w:rsidRPr="003D6998">
          <w:rPr>
            <w:rStyle w:val="Hyperlink"/>
            <w:noProof/>
          </w:rPr>
          <w:t>3.2</w:t>
        </w:r>
        <w:r w:rsidR="0093447A">
          <w:rPr>
            <w:rFonts w:asciiTheme="minorHAnsi" w:eastAsiaTheme="minorEastAsia" w:hAnsiTheme="minorHAnsi" w:cstheme="minorBidi"/>
            <w:b w:val="0"/>
            <w:bCs w:val="0"/>
            <w:noProof/>
            <w:szCs w:val="28"/>
            <w:lang w:bidi="th-TH"/>
          </w:rPr>
          <w:tab/>
        </w:r>
        <w:r w:rsidR="0093447A" w:rsidRPr="003D6998">
          <w:rPr>
            <w:rStyle w:val="Hyperlink"/>
            <w:noProof/>
          </w:rPr>
          <w:t>Application Home Screen</w:t>
        </w:r>
        <w:r w:rsidR="0093447A">
          <w:rPr>
            <w:noProof/>
            <w:webHidden/>
          </w:rPr>
          <w:tab/>
        </w:r>
        <w:r w:rsidR="0093447A">
          <w:rPr>
            <w:noProof/>
            <w:webHidden/>
          </w:rPr>
          <w:fldChar w:fldCharType="begin"/>
        </w:r>
        <w:r w:rsidR="0093447A">
          <w:rPr>
            <w:noProof/>
            <w:webHidden/>
          </w:rPr>
          <w:instrText xml:space="preserve"> PAGEREF _Toc442108955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6" w:history="1">
        <w:r w:rsidR="0093447A" w:rsidRPr="003D6998">
          <w:rPr>
            <w:rStyle w:val="Hyperlink"/>
            <w:noProof/>
          </w:rPr>
          <w:t>3.2.1</w:t>
        </w:r>
        <w:r w:rsidR="0093447A">
          <w:rPr>
            <w:rFonts w:asciiTheme="minorHAnsi" w:eastAsiaTheme="minorEastAsia" w:hAnsiTheme="minorHAnsi" w:cstheme="minorBidi"/>
            <w:noProof/>
            <w:sz w:val="22"/>
            <w:szCs w:val="28"/>
            <w:lang w:bidi="th-TH"/>
          </w:rPr>
          <w:tab/>
        </w:r>
        <w:r w:rsidR="0093447A" w:rsidRPr="003D6998">
          <w:rPr>
            <w:rStyle w:val="Hyperlink"/>
            <w:noProof/>
          </w:rPr>
          <w:t>Context Scheme Management: Create a new context classification scheme, 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_Toc442108956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7" w:history="1">
        <w:r w:rsidR="0093447A" w:rsidRPr="003D6998">
          <w:rPr>
            <w:rStyle w:val="Hyperlink"/>
            <w:noProof/>
          </w:rPr>
          <w:t>3.3</w:t>
        </w:r>
        <w:r w:rsidR="0093447A">
          <w:rPr>
            <w:rFonts w:asciiTheme="minorHAnsi" w:eastAsiaTheme="minorEastAsia" w:hAnsiTheme="minorHAnsi" w:cstheme="minorBidi"/>
            <w:b w:val="0"/>
            <w:bCs w:val="0"/>
            <w:noProof/>
            <w:szCs w:val="28"/>
            <w:lang w:bidi="th-TH"/>
          </w:rPr>
          <w:tab/>
        </w:r>
        <w:r w:rsidR="0093447A" w:rsidRPr="003D6998">
          <w:rPr>
            <w:rStyle w:val="Hyperlink"/>
            <w:noProof/>
          </w:rPr>
          <w:t>BIEs Management</w:t>
        </w:r>
        <w:r w:rsidR="0093447A">
          <w:rPr>
            <w:noProof/>
            <w:webHidden/>
          </w:rPr>
          <w:tab/>
        </w:r>
        <w:r w:rsidR="0093447A">
          <w:rPr>
            <w:noProof/>
            <w:webHidden/>
          </w:rPr>
          <w:fldChar w:fldCharType="begin"/>
        </w:r>
        <w:r w:rsidR="0093447A">
          <w:rPr>
            <w:noProof/>
            <w:webHidden/>
          </w:rPr>
          <w:instrText xml:space="preserve"> PAGEREF _Toc442108957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8" w:history="1">
        <w:r w:rsidR="0093447A" w:rsidRPr="003D6998">
          <w:rPr>
            <w:rStyle w:val="Hyperlink"/>
            <w:noProof/>
          </w:rPr>
          <w:t>3.3.1</w:t>
        </w:r>
        <w:r w:rsidR="0093447A">
          <w:rPr>
            <w:rFonts w:asciiTheme="minorHAnsi" w:eastAsiaTheme="minorEastAsia" w:hAnsiTheme="minorHAnsi" w:cstheme="minorBidi"/>
            <w:noProof/>
            <w:sz w:val="22"/>
            <w:szCs w:val="28"/>
            <w:lang w:bidi="th-TH"/>
          </w:rPr>
          <w:tab/>
        </w:r>
        <w:r w:rsidR="0093447A" w:rsidRPr="003D6998">
          <w:rPr>
            <w:rStyle w:val="Hyperlink"/>
            <w:noProof/>
          </w:rPr>
          <w:t>Create a top-level ABIE (a standalone BOD)</w:t>
        </w:r>
        <w:r w:rsidR="0093447A">
          <w:rPr>
            <w:noProof/>
            <w:webHidden/>
          </w:rPr>
          <w:tab/>
        </w:r>
        <w:r w:rsidR="0093447A">
          <w:rPr>
            <w:noProof/>
            <w:webHidden/>
          </w:rPr>
          <w:fldChar w:fldCharType="begin"/>
        </w:r>
        <w:r w:rsidR="0093447A">
          <w:rPr>
            <w:noProof/>
            <w:webHidden/>
          </w:rPr>
          <w:instrText xml:space="preserve"> PAGEREF _Toc442108958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59" w:history="1">
        <w:r w:rsidR="0093447A" w:rsidRPr="003D6998">
          <w:rPr>
            <w:rStyle w:val="Hyperlink"/>
            <w:noProof/>
          </w:rPr>
          <w:t>3.3.1.1.1</w:t>
        </w:r>
        <w:r w:rsidR="0093447A">
          <w:rPr>
            <w:rFonts w:asciiTheme="minorHAnsi" w:eastAsiaTheme="minorEastAsia" w:hAnsiTheme="minorHAnsi" w:cstheme="minorBidi"/>
            <w:noProof/>
            <w:sz w:val="22"/>
            <w:szCs w:val="28"/>
            <w:lang w:bidi="th-TH"/>
          </w:rPr>
          <w:tab/>
        </w:r>
        <w:r w:rsidR="0093447A" w:rsidRPr="003D6998">
          <w:rPr>
            <w:rStyle w:val="Hyperlink"/>
            <w:noProof/>
          </w:rPr>
          <w:t>Select a top-level concept</w:t>
        </w:r>
        <w:r w:rsidR="0093447A">
          <w:rPr>
            <w:noProof/>
            <w:webHidden/>
          </w:rPr>
          <w:tab/>
        </w:r>
        <w:r w:rsidR="0093447A">
          <w:rPr>
            <w:noProof/>
            <w:webHidden/>
          </w:rPr>
          <w:fldChar w:fldCharType="begin"/>
        </w:r>
        <w:r w:rsidR="0093447A">
          <w:rPr>
            <w:noProof/>
            <w:webHidden/>
          </w:rPr>
          <w:instrText xml:space="preserve"> PAGEREF _Toc442108959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0" w:history="1">
        <w:r w:rsidR="0093447A" w:rsidRPr="003D6998">
          <w:rPr>
            <w:rStyle w:val="Hyperlink"/>
            <w:noProof/>
          </w:rPr>
          <w:t>3.3.1.1.2</w:t>
        </w:r>
        <w:r w:rsidR="0093447A">
          <w:rPr>
            <w:rFonts w:asciiTheme="minorHAnsi" w:eastAsiaTheme="minorEastAsia" w:hAnsiTheme="minorHAnsi" w:cstheme="minorBidi"/>
            <w:noProof/>
            <w:sz w:val="22"/>
            <w:szCs w:val="28"/>
            <w:lang w:bidi="th-TH"/>
          </w:rPr>
          <w:tab/>
        </w:r>
        <w:r w:rsidR="0093447A" w:rsidRPr="003D6998">
          <w:rPr>
            <w:rStyle w:val="Hyperlink"/>
            <w:noProof/>
          </w:rPr>
          <w:t>Select a business context</w:t>
        </w:r>
        <w:r w:rsidR="0093447A">
          <w:rPr>
            <w:noProof/>
            <w:webHidden/>
          </w:rPr>
          <w:tab/>
        </w:r>
        <w:r w:rsidR="0093447A">
          <w:rPr>
            <w:noProof/>
            <w:webHidden/>
          </w:rPr>
          <w:fldChar w:fldCharType="begin"/>
        </w:r>
        <w:r w:rsidR="0093447A">
          <w:rPr>
            <w:noProof/>
            <w:webHidden/>
          </w:rPr>
          <w:instrText xml:space="preserve"> PAGEREF _Toc442108960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1" w:history="1">
        <w:r w:rsidR="0093447A" w:rsidRPr="003D6998">
          <w:rPr>
            <w:rStyle w:val="Hyperlink"/>
            <w:noProof/>
          </w:rPr>
          <w:t>3.3.1.1.3</w:t>
        </w:r>
        <w:r w:rsidR="0093447A">
          <w:rPr>
            <w:rFonts w:asciiTheme="minorHAnsi" w:eastAsiaTheme="minorEastAsia" w:hAnsiTheme="minorHAnsi" w:cstheme="minorBidi"/>
            <w:noProof/>
            <w:sz w:val="22"/>
            <w:szCs w:val="28"/>
            <w:lang w:bidi="th-TH"/>
          </w:rPr>
          <w:tab/>
        </w:r>
        <w:r w:rsidR="0093447A" w:rsidRPr="003D6998">
          <w:rPr>
            <w:rStyle w:val="Hyperlink"/>
            <w:noProof/>
          </w:rPr>
          <w:t>Create uncommitted BIE records/objects</w:t>
        </w:r>
        <w:r w:rsidR="0093447A">
          <w:rPr>
            <w:noProof/>
            <w:webHidden/>
          </w:rPr>
          <w:tab/>
        </w:r>
        <w:r w:rsidR="0093447A">
          <w:rPr>
            <w:noProof/>
            <w:webHidden/>
          </w:rPr>
          <w:fldChar w:fldCharType="begin"/>
        </w:r>
        <w:r w:rsidR="0093447A">
          <w:rPr>
            <w:noProof/>
            <w:webHidden/>
          </w:rPr>
          <w:instrText xml:space="preserve"> PAGEREF _Toc442108961 \h </w:instrText>
        </w:r>
        <w:r w:rsidR="0093447A">
          <w:rPr>
            <w:noProof/>
            <w:webHidden/>
          </w:rPr>
        </w:r>
        <w:r w:rsidR="0093447A">
          <w:rPr>
            <w:noProof/>
            <w:webHidden/>
          </w:rPr>
          <w:fldChar w:fldCharType="separate"/>
        </w:r>
        <w:r w:rsidR="0093447A">
          <w:rPr>
            <w:noProof/>
            <w:webHidden/>
          </w:rPr>
          <w:t>37</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2" w:history="1">
        <w:r w:rsidR="0093447A" w:rsidRPr="003D6998">
          <w:rPr>
            <w:rStyle w:val="Hyperlink"/>
            <w:noProof/>
          </w:rPr>
          <w:t>3.3.2</w:t>
        </w:r>
        <w:r w:rsidR="0093447A">
          <w:rPr>
            <w:rFonts w:asciiTheme="minorHAnsi" w:eastAsiaTheme="minorEastAsia" w:hAnsiTheme="minorHAnsi" w:cstheme="minorBidi"/>
            <w:noProof/>
            <w:sz w:val="22"/>
            <w:szCs w:val="28"/>
            <w:lang w:bidi="th-TH"/>
          </w:rPr>
          <w:tab/>
        </w:r>
        <w:r w:rsidR="0093447A" w:rsidRPr="003D6998">
          <w:rPr>
            <w:rStyle w:val="Hyperlink"/>
            <w:noProof/>
          </w:rPr>
          <w:t>Edit a top-level ABIE</w:t>
        </w:r>
        <w:r w:rsidR="0093447A">
          <w:rPr>
            <w:noProof/>
            <w:webHidden/>
          </w:rPr>
          <w:tab/>
        </w:r>
        <w:r w:rsidR="0093447A">
          <w:rPr>
            <w:noProof/>
            <w:webHidden/>
          </w:rPr>
          <w:fldChar w:fldCharType="begin"/>
        </w:r>
        <w:r w:rsidR="0093447A">
          <w:rPr>
            <w:noProof/>
            <w:webHidden/>
          </w:rPr>
          <w:instrText xml:space="preserve"> PAGEREF _Toc442108962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3" w:history="1">
        <w:r w:rsidR="0093447A" w:rsidRPr="003D6998">
          <w:rPr>
            <w:rStyle w:val="Hyperlink"/>
            <w:noProof/>
          </w:rPr>
          <w:t>3.3.3</w:t>
        </w:r>
        <w:r w:rsidR="0093447A">
          <w:rPr>
            <w:rFonts w:asciiTheme="minorHAnsi" w:eastAsiaTheme="minorEastAsia" w:hAnsiTheme="minorHAnsi" w:cstheme="minorBidi"/>
            <w:noProof/>
            <w:sz w:val="22"/>
            <w:szCs w:val="28"/>
            <w:lang w:bidi="th-TH"/>
          </w:rPr>
          <w:tab/>
        </w:r>
        <w:r w:rsidR="0093447A" w:rsidRPr="003D6998">
          <w:rPr>
            <w:rStyle w:val="Hyperlink"/>
            <w:noProof/>
          </w:rPr>
          <w:t>Show top-level ABIE</w:t>
        </w:r>
        <w:r w:rsidR="0093447A">
          <w:rPr>
            <w:noProof/>
            <w:webHidden/>
          </w:rPr>
          <w:tab/>
        </w:r>
        <w:r w:rsidR="0093447A">
          <w:rPr>
            <w:noProof/>
            <w:webHidden/>
          </w:rPr>
          <w:fldChar w:fldCharType="begin"/>
        </w:r>
        <w:r w:rsidR="0093447A">
          <w:rPr>
            <w:noProof/>
            <w:webHidden/>
          </w:rPr>
          <w:instrText xml:space="preserve"> PAGEREF _Toc442108963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4" w:history="1">
        <w:r w:rsidR="0093447A" w:rsidRPr="003D6998">
          <w:rPr>
            <w:rStyle w:val="Hyperlink"/>
            <w:noProof/>
          </w:rPr>
          <w:t>3.3.4</w:t>
        </w:r>
        <w:r w:rsidR="0093447A">
          <w:rPr>
            <w:rFonts w:asciiTheme="minorHAnsi" w:eastAsiaTheme="minorEastAsia" w:hAnsiTheme="minorHAnsi" w:cstheme="minorBidi"/>
            <w:noProof/>
            <w:sz w:val="22"/>
            <w:szCs w:val="28"/>
            <w:lang w:bidi="th-TH"/>
          </w:rPr>
          <w:tab/>
        </w:r>
        <w:r w:rsidR="0093447A" w:rsidRPr="003D6998">
          <w:rPr>
            <w:rStyle w:val="Hyperlink"/>
            <w:noProof/>
          </w:rPr>
          <w:t>Save a top-level ABIE</w:t>
        </w:r>
        <w:r w:rsidR="0093447A">
          <w:rPr>
            <w:noProof/>
            <w:webHidden/>
          </w:rPr>
          <w:tab/>
        </w:r>
        <w:r w:rsidR="0093447A">
          <w:rPr>
            <w:noProof/>
            <w:webHidden/>
          </w:rPr>
          <w:fldChar w:fldCharType="begin"/>
        </w:r>
        <w:r w:rsidR="0093447A">
          <w:rPr>
            <w:noProof/>
            <w:webHidden/>
          </w:rPr>
          <w:instrText xml:space="preserve"> PAGEREF _Toc442108964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5" w:history="1">
        <w:r w:rsidR="0093447A" w:rsidRPr="003D6998">
          <w:rPr>
            <w:rStyle w:val="Hyperlink"/>
            <w:noProof/>
          </w:rPr>
          <w:t>3.3.5</w:t>
        </w:r>
        <w:r w:rsidR="0093447A">
          <w:rPr>
            <w:rFonts w:asciiTheme="minorHAnsi" w:eastAsiaTheme="minorEastAsia" w:hAnsiTheme="minorHAnsi" w:cstheme="minorBidi"/>
            <w:noProof/>
            <w:sz w:val="22"/>
            <w:szCs w:val="28"/>
            <w:lang w:bidi="th-TH"/>
          </w:rPr>
          <w:tab/>
        </w:r>
        <w:r w:rsidR="0093447A" w:rsidRPr="003D6998">
          <w:rPr>
            <w:rStyle w:val="Hyperlink"/>
            <w:noProof/>
          </w:rPr>
          <w:t>Discard a top-level ABIE</w:t>
        </w:r>
        <w:r w:rsidR="0093447A">
          <w:rPr>
            <w:noProof/>
            <w:webHidden/>
          </w:rPr>
          <w:tab/>
        </w:r>
        <w:r w:rsidR="0093447A">
          <w:rPr>
            <w:noProof/>
            <w:webHidden/>
          </w:rPr>
          <w:fldChar w:fldCharType="begin"/>
        </w:r>
        <w:r w:rsidR="0093447A">
          <w:rPr>
            <w:noProof/>
            <w:webHidden/>
          </w:rPr>
          <w:instrText xml:space="preserve"> PAGEREF _Toc442108965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6" w:history="1">
        <w:r w:rsidR="0093447A" w:rsidRPr="003D6998">
          <w:rPr>
            <w:rStyle w:val="Hyperlink"/>
            <w:noProof/>
          </w:rPr>
          <w:t>3.3.6</w:t>
        </w:r>
        <w:r w:rsidR="0093447A">
          <w:rPr>
            <w:rFonts w:asciiTheme="minorHAnsi" w:eastAsiaTheme="minorEastAsia" w:hAnsiTheme="minorHAnsi" w:cstheme="minorBidi"/>
            <w:noProof/>
            <w:sz w:val="22"/>
            <w:szCs w:val="28"/>
            <w:lang w:bidi="th-TH"/>
          </w:rPr>
          <w:tab/>
        </w:r>
        <w:r w:rsidR="0093447A" w:rsidRPr="003D6998">
          <w:rPr>
            <w:rStyle w:val="Hyperlink"/>
            <w:noProof/>
          </w:rPr>
          <w:t>Publish a top-level ABIE</w:t>
        </w:r>
        <w:r w:rsidR="0093447A">
          <w:rPr>
            <w:noProof/>
            <w:webHidden/>
          </w:rPr>
          <w:tab/>
        </w:r>
        <w:r w:rsidR="0093447A">
          <w:rPr>
            <w:noProof/>
            <w:webHidden/>
          </w:rPr>
          <w:fldChar w:fldCharType="begin"/>
        </w:r>
        <w:r w:rsidR="0093447A">
          <w:rPr>
            <w:noProof/>
            <w:webHidden/>
          </w:rPr>
          <w:instrText xml:space="preserve"> PAGEREF _Toc442108966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7" w:history="1">
        <w:r w:rsidR="0093447A" w:rsidRPr="003D6998">
          <w:rPr>
            <w:rStyle w:val="Hyperlink"/>
            <w:noProof/>
          </w:rPr>
          <w:t>3.3.7</w:t>
        </w:r>
        <w:r w:rsidR="0093447A">
          <w:rPr>
            <w:rFonts w:asciiTheme="minorHAnsi" w:eastAsiaTheme="minorEastAsia" w:hAnsiTheme="minorHAnsi" w:cstheme="minorBidi"/>
            <w:noProof/>
            <w:sz w:val="22"/>
            <w:szCs w:val="28"/>
            <w:lang w:bidi="th-TH"/>
          </w:rPr>
          <w:tab/>
        </w:r>
        <w:r w:rsidR="0093447A" w:rsidRPr="003D6998">
          <w:rPr>
            <w:rStyle w:val="Hyperlink"/>
            <w:noProof/>
          </w:rPr>
          <w:t>Top-level ABIE search and select</w:t>
        </w:r>
        <w:r w:rsidR="0093447A">
          <w:rPr>
            <w:noProof/>
            <w:webHidden/>
          </w:rPr>
          <w:tab/>
        </w:r>
        <w:r w:rsidR="0093447A">
          <w:rPr>
            <w:noProof/>
            <w:webHidden/>
          </w:rPr>
          <w:fldChar w:fldCharType="begin"/>
        </w:r>
        <w:r w:rsidR="0093447A">
          <w:rPr>
            <w:noProof/>
            <w:webHidden/>
          </w:rPr>
          <w:instrText xml:space="preserve"> PAGEREF _Toc442108967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8" w:history="1">
        <w:r w:rsidR="0093447A" w:rsidRPr="003D6998">
          <w:rPr>
            <w:rStyle w:val="Hyperlink"/>
            <w:noProof/>
          </w:rPr>
          <w:t>3.3.8</w:t>
        </w:r>
        <w:r w:rsidR="0093447A">
          <w:rPr>
            <w:rFonts w:asciiTheme="minorHAnsi" w:eastAsiaTheme="minorEastAsia" w:hAnsiTheme="minorHAnsi" w:cstheme="minorBidi"/>
            <w:noProof/>
            <w:sz w:val="22"/>
            <w:szCs w:val="28"/>
            <w:lang w:bidi="th-TH"/>
          </w:rPr>
          <w:tab/>
        </w:r>
        <w:r w:rsidR="0093447A" w:rsidRPr="003D6998">
          <w:rPr>
            <w:rStyle w:val="Hyperlink"/>
            <w:noProof/>
          </w:rPr>
          <w:t>Copy a top-level ABIE</w:t>
        </w:r>
        <w:r w:rsidR="0093447A">
          <w:rPr>
            <w:noProof/>
            <w:webHidden/>
          </w:rPr>
          <w:tab/>
        </w:r>
        <w:r w:rsidR="0093447A">
          <w:rPr>
            <w:noProof/>
            <w:webHidden/>
          </w:rPr>
          <w:fldChar w:fldCharType="begin"/>
        </w:r>
        <w:r w:rsidR="0093447A">
          <w:rPr>
            <w:noProof/>
            <w:webHidden/>
          </w:rPr>
          <w:instrText xml:space="preserve"> PAGEREF _Toc442108968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9" w:history="1">
        <w:r w:rsidR="0093447A" w:rsidRPr="003D6998">
          <w:rPr>
            <w:rStyle w:val="Hyperlink"/>
            <w:noProof/>
          </w:rPr>
          <w:t>3.3.9</w:t>
        </w:r>
        <w:r w:rsidR="0093447A">
          <w:rPr>
            <w:rFonts w:asciiTheme="minorHAnsi" w:eastAsiaTheme="minorEastAsia" w:hAnsiTheme="minorHAnsi" w:cstheme="minorBidi"/>
            <w:noProof/>
            <w:sz w:val="22"/>
            <w:szCs w:val="28"/>
            <w:lang w:bidi="th-TH"/>
          </w:rPr>
          <w:tab/>
        </w:r>
        <w:r w:rsidR="0093447A" w:rsidRPr="003D6998">
          <w:rPr>
            <w:rStyle w:val="Hyperlink"/>
            <w:noProof/>
          </w:rPr>
          <w:t>Extend a top-level ABIE</w:t>
        </w:r>
        <w:r w:rsidR="0093447A">
          <w:rPr>
            <w:noProof/>
            <w:webHidden/>
          </w:rPr>
          <w:tab/>
        </w:r>
        <w:r w:rsidR="0093447A">
          <w:rPr>
            <w:noProof/>
            <w:webHidden/>
          </w:rPr>
          <w:fldChar w:fldCharType="begin"/>
        </w:r>
        <w:r w:rsidR="0093447A">
          <w:rPr>
            <w:noProof/>
            <w:webHidden/>
          </w:rPr>
          <w:instrText xml:space="preserve"> PAGEREF _Toc442108969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0" w:history="1">
        <w:r w:rsidR="0093447A" w:rsidRPr="003D6998">
          <w:rPr>
            <w:rStyle w:val="Hyperlink"/>
            <w:noProof/>
          </w:rPr>
          <w:t>3.3.9.1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w:t>
        </w:r>
        <w:r w:rsidR="0093447A">
          <w:rPr>
            <w:noProof/>
            <w:webHidden/>
          </w:rPr>
          <w:tab/>
        </w:r>
        <w:r w:rsidR="0093447A">
          <w:rPr>
            <w:noProof/>
            <w:webHidden/>
          </w:rPr>
          <w:fldChar w:fldCharType="begin"/>
        </w:r>
        <w:r w:rsidR="0093447A">
          <w:rPr>
            <w:noProof/>
            <w:webHidden/>
          </w:rPr>
          <w:instrText xml:space="preserve"> PAGEREF _Toc442108970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1" w:history="1">
        <w:r w:rsidR="0093447A" w:rsidRPr="003D6998">
          <w:rPr>
            <w:rStyle w:val="Hyperlink"/>
            <w:noProof/>
          </w:rPr>
          <w:t>3.3.9.1.1</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ACC current record</w:t>
        </w:r>
        <w:r w:rsidR="0093447A">
          <w:rPr>
            <w:noProof/>
            <w:webHidden/>
          </w:rPr>
          <w:tab/>
        </w:r>
        <w:r w:rsidR="0093447A">
          <w:rPr>
            <w:noProof/>
            <w:webHidden/>
          </w:rPr>
          <w:fldChar w:fldCharType="begin"/>
        </w:r>
        <w:r w:rsidR="0093447A">
          <w:rPr>
            <w:noProof/>
            <w:webHidden/>
          </w:rPr>
          <w:instrText xml:space="preserve"> PAGEREF _Toc442108971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2" w:history="1">
        <w:r w:rsidR="0093447A" w:rsidRPr="003D6998">
          <w:rPr>
            <w:rStyle w:val="Hyperlink"/>
            <w:noProof/>
          </w:rPr>
          <w:t>3.3.9.1.2</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current record</w:t>
        </w:r>
        <w:r w:rsidR="0093447A">
          <w:rPr>
            <w:noProof/>
            <w:webHidden/>
          </w:rPr>
          <w:tab/>
        </w:r>
        <w:r w:rsidR="0093447A">
          <w:rPr>
            <w:noProof/>
            <w:webHidden/>
          </w:rPr>
          <w:fldChar w:fldCharType="begin"/>
        </w:r>
        <w:r w:rsidR="0093447A">
          <w:rPr>
            <w:noProof/>
            <w:webHidden/>
          </w:rPr>
          <w:instrText xml:space="preserve"> PAGEREF _Toc442108972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3" w:history="1">
        <w:r w:rsidR="0093447A" w:rsidRPr="003D6998">
          <w:rPr>
            <w:rStyle w:val="Hyperlink"/>
            <w:noProof/>
          </w:rPr>
          <w:t>3.3.9.1.3</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 current record</w:t>
        </w:r>
        <w:r w:rsidR="0093447A">
          <w:rPr>
            <w:noProof/>
            <w:webHidden/>
          </w:rPr>
          <w:tab/>
        </w:r>
        <w:r w:rsidR="0093447A">
          <w:rPr>
            <w:noProof/>
            <w:webHidden/>
          </w:rPr>
          <w:fldChar w:fldCharType="begin"/>
        </w:r>
        <w:r w:rsidR="0093447A">
          <w:rPr>
            <w:noProof/>
            <w:webHidden/>
          </w:rPr>
          <w:instrText xml:space="preserve"> PAGEREF _Toc442108973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rsidR="0093447A" w:rsidRDefault="00B63A8B">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4" w:history="1">
        <w:r w:rsidR="0093447A" w:rsidRPr="003D6998">
          <w:rPr>
            <w:rStyle w:val="Hyperlink"/>
            <w:rFonts w:asciiTheme="minorBidi" w:hAnsiTheme="minorBidi"/>
            <w:noProof/>
          </w:rPr>
          <w:t>3.3.9.1.4</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ACC history Record</w:t>
        </w:r>
        <w:r w:rsidR="0093447A">
          <w:rPr>
            <w:noProof/>
            <w:webHidden/>
          </w:rPr>
          <w:tab/>
        </w:r>
        <w:r w:rsidR="0093447A">
          <w:rPr>
            <w:noProof/>
            <w:webHidden/>
          </w:rPr>
          <w:fldChar w:fldCharType="begin"/>
        </w:r>
        <w:r w:rsidR="0093447A">
          <w:rPr>
            <w:noProof/>
            <w:webHidden/>
          </w:rPr>
          <w:instrText xml:space="preserve"> PAGEREF _Toc442108974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B63A8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5" w:history="1">
        <w:r w:rsidR="0093447A" w:rsidRPr="003D6998">
          <w:rPr>
            <w:rStyle w:val="Hyperlink"/>
            <w:noProof/>
          </w:rPr>
          <w:t>3.3.9.1.5</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history record</w:t>
        </w:r>
        <w:r w:rsidR="0093447A">
          <w:rPr>
            <w:noProof/>
            <w:webHidden/>
          </w:rPr>
          <w:tab/>
        </w:r>
        <w:r w:rsidR="0093447A">
          <w:rPr>
            <w:noProof/>
            <w:webHidden/>
          </w:rPr>
          <w:fldChar w:fldCharType="begin"/>
        </w:r>
        <w:r w:rsidR="0093447A">
          <w:rPr>
            <w:noProof/>
            <w:webHidden/>
          </w:rPr>
          <w:instrText xml:space="preserve"> PAGEREF _Toc442108975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B63A8B">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6" w:history="1">
        <w:r w:rsidR="0093447A" w:rsidRPr="003D6998">
          <w:rPr>
            <w:rStyle w:val="Hyperlink"/>
            <w:rFonts w:asciiTheme="minorBidi" w:hAnsiTheme="minorBidi"/>
            <w:noProof/>
          </w:rPr>
          <w:t>3.3.9.1.6</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ASCC history record</w:t>
        </w:r>
        <w:r w:rsidR="0093447A">
          <w:rPr>
            <w:noProof/>
            <w:webHidden/>
          </w:rPr>
          <w:tab/>
        </w:r>
        <w:r w:rsidR="0093447A">
          <w:rPr>
            <w:noProof/>
            <w:webHidden/>
          </w:rPr>
          <w:fldChar w:fldCharType="begin"/>
        </w:r>
        <w:r w:rsidR="0093447A">
          <w:rPr>
            <w:noProof/>
            <w:webHidden/>
          </w:rPr>
          <w:instrText xml:space="preserve"> PAGEREF _Toc442108976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7" w:history="1">
        <w:r w:rsidR="0093447A" w:rsidRPr="003D6998">
          <w:rPr>
            <w:rStyle w:val="Hyperlink"/>
            <w:noProof/>
          </w:rPr>
          <w:t>3.3.9.2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 Revision</w:t>
        </w:r>
        <w:r w:rsidR="0093447A">
          <w:rPr>
            <w:noProof/>
            <w:webHidden/>
          </w:rPr>
          <w:tab/>
        </w:r>
        <w:r w:rsidR="0093447A">
          <w:rPr>
            <w:noProof/>
            <w:webHidden/>
          </w:rPr>
          <w:fldChar w:fldCharType="begin"/>
        </w:r>
        <w:r w:rsidR="0093447A">
          <w:rPr>
            <w:noProof/>
            <w:webHidden/>
          </w:rPr>
          <w:instrText xml:space="preserve"> PAGEREF _Toc442108977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8" w:history="1">
        <w:r w:rsidR="0093447A" w:rsidRPr="003D6998">
          <w:rPr>
            <w:rStyle w:val="Hyperlink"/>
            <w:noProof/>
          </w:rPr>
          <w:t>3.3.9.3</w:t>
        </w:r>
        <w:r w:rsidR="0093447A">
          <w:rPr>
            <w:rFonts w:asciiTheme="minorHAnsi" w:eastAsiaTheme="minorEastAsia" w:hAnsiTheme="minorHAnsi" w:cstheme="minorBidi"/>
            <w:noProof/>
            <w:sz w:val="22"/>
            <w:szCs w:val="28"/>
            <w:lang w:bidi="th-TH"/>
          </w:rPr>
          <w:tab/>
        </w:r>
        <w:r w:rsidR="0093447A" w:rsidRPr="003D6998">
          <w:rPr>
            <w:rStyle w:val="Hyperlink"/>
            <w:noProof/>
          </w:rPr>
          <w:t>Edit User Extension Group ACC</w:t>
        </w:r>
        <w:r w:rsidR="0093447A">
          <w:rPr>
            <w:noProof/>
            <w:webHidden/>
          </w:rPr>
          <w:tab/>
        </w:r>
        <w:r w:rsidR="0093447A">
          <w:rPr>
            <w:noProof/>
            <w:webHidden/>
          </w:rPr>
          <w:fldChar w:fldCharType="begin"/>
        </w:r>
        <w:r w:rsidR="0093447A">
          <w:rPr>
            <w:noProof/>
            <w:webHidden/>
          </w:rPr>
          <w:instrText xml:space="preserve"> PAGEREF _Toc442108978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9" w:history="1">
        <w:r w:rsidR="0093447A" w:rsidRPr="003D6998">
          <w:rPr>
            <w:rStyle w:val="Hyperlink"/>
            <w:noProof/>
          </w:rPr>
          <w:t>3.3.9.4</w:t>
        </w:r>
        <w:r w:rsidR="0093447A">
          <w:rPr>
            <w:rFonts w:asciiTheme="minorHAnsi" w:eastAsiaTheme="minorEastAsia" w:hAnsiTheme="minorHAnsi" w:cstheme="minorBidi"/>
            <w:noProof/>
            <w:sz w:val="22"/>
            <w:szCs w:val="28"/>
            <w:lang w:bidi="th-TH"/>
          </w:rPr>
          <w:tab/>
        </w:r>
        <w:r w:rsidR="0093447A" w:rsidRPr="003D6998">
          <w:rPr>
            <w:rStyle w:val="Hyperlink"/>
            <w:noProof/>
          </w:rPr>
          <w:t>Review User Extension Group ACC</w:t>
        </w:r>
        <w:r w:rsidR="0093447A">
          <w:rPr>
            <w:noProof/>
            <w:webHidden/>
          </w:rPr>
          <w:tab/>
        </w:r>
        <w:r w:rsidR="0093447A">
          <w:rPr>
            <w:noProof/>
            <w:webHidden/>
          </w:rPr>
          <w:fldChar w:fldCharType="begin"/>
        </w:r>
        <w:r w:rsidR="0093447A">
          <w:rPr>
            <w:noProof/>
            <w:webHidden/>
          </w:rPr>
          <w:instrText xml:space="preserve"> PAGEREF _Toc442108979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0" w:history="1">
        <w:r w:rsidR="0093447A" w:rsidRPr="003D6998">
          <w:rPr>
            <w:rStyle w:val="Hyperlink"/>
            <w:noProof/>
          </w:rPr>
          <w:t>3.4</w:t>
        </w:r>
        <w:r w:rsidR="0093447A">
          <w:rPr>
            <w:rFonts w:asciiTheme="minorHAnsi" w:eastAsiaTheme="minorEastAsia" w:hAnsiTheme="minorHAnsi" w:cstheme="minorBidi"/>
            <w:b w:val="0"/>
            <w:bCs w:val="0"/>
            <w:noProof/>
            <w:szCs w:val="28"/>
            <w:lang w:bidi="th-TH"/>
          </w:rPr>
          <w:tab/>
        </w:r>
        <w:r w:rsidR="0093447A" w:rsidRPr="003D6998">
          <w:rPr>
            <w:rStyle w:val="Hyperlink"/>
            <w:noProof/>
          </w:rPr>
          <w:t>Business Context Management</w:t>
        </w:r>
        <w:r w:rsidR="0093447A">
          <w:rPr>
            <w:noProof/>
            <w:webHidden/>
          </w:rPr>
          <w:tab/>
        </w:r>
        <w:r w:rsidR="0093447A">
          <w:rPr>
            <w:noProof/>
            <w:webHidden/>
          </w:rPr>
          <w:fldChar w:fldCharType="begin"/>
        </w:r>
        <w:r w:rsidR="0093447A">
          <w:rPr>
            <w:noProof/>
            <w:webHidden/>
          </w:rPr>
          <w:instrText xml:space="preserve"> PAGEREF _Toc442108980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1" w:history="1">
        <w:r w:rsidR="0093447A" w:rsidRPr="003D6998">
          <w:rPr>
            <w:rStyle w:val="Hyperlink"/>
            <w:noProof/>
          </w:rPr>
          <w:t>3.4.1</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business context</w:t>
        </w:r>
        <w:r w:rsidR="0093447A">
          <w:rPr>
            <w:noProof/>
            <w:webHidden/>
          </w:rPr>
          <w:tab/>
        </w:r>
        <w:r w:rsidR="0093447A">
          <w:rPr>
            <w:noProof/>
            <w:webHidden/>
          </w:rPr>
          <w:fldChar w:fldCharType="begin"/>
        </w:r>
        <w:r w:rsidR="0093447A">
          <w:rPr>
            <w:noProof/>
            <w:webHidden/>
          </w:rPr>
          <w:instrText xml:space="preserve"> PAGEREF _Toc442108981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2" w:history="1">
        <w:r w:rsidR="0093447A" w:rsidRPr="003D6998">
          <w:rPr>
            <w:rStyle w:val="Hyperlink"/>
            <w:noProof/>
          </w:rPr>
          <w:t>3.4.1.1</w:t>
        </w:r>
        <w:r w:rsidR="0093447A">
          <w:rPr>
            <w:rFonts w:asciiTheme="minorHAnsi" w:eastAsiaTheme="minorEastAsia" w:hAnsiTheme="minorHAnsi" w:cstheme="minorBidi"/>
            <w:noProof/>
            <w:sz w:val="22"/>
            <w:szCs w:val="28"/>
            <w:lang w:bidi="th-TH"/>
          </w:rPr>
          <w:tab/>
        </w:r>
        <w:r w:rsidR="0093447A" w:rsidRPr="003D6998">
          <w:rPr>
            <w:rStyle w:val="Hyperlink"/>
            <w:noProof/>
          </w:rPr>
          <w:t>Bottom search</w:t>
        </w:r>
        <w:r w:rsidR="0093447A">
          <w:rPr>
            <w:noProof/>
            <w:webHidden/>
          </w:rPr>
          <w:tab/>
        </w:r>
        <w:r w:rsidR="0093447A">
          <w:rPr>
            <w:noProof/>
            <w:webHidden/>
          </w:rPr>
          <w:fldChar w:fldCharType="begin"/>
        </w:r>
        <w:r w:rsidR="0093447A">
          <w:rPr>
            <w:noProof/>
            <w:webHidden/>
          </w:rPr>
          <w:instrText xml:space="preserve"> PAGEREF _Toc442108982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3" w:history="1">
        <w:r w:rsidR="0093447A" w:rsidRPr="003D6998">
          <w:rPr>
            <w:rStyle w:val="Hyperlink"/>
            <w:noProof/>
          </w:rPr>
          <w:t>3.4.1.2</w:t>
        </w:r>
        <w:r w:rsidR="0093447A">
          <w:rPr>
            <w:rFonts w:asciiTheme="minorHAnsi" w:eastAsiaTheme="minorEastAsia" w:hAnsiTheme="minorHAnsi" w:cstheme="minorBidi"/>
            <w:noProof/>
            <w:sz w:val="22"/>
            <w:szCs w:val="28"/>
            <w:lang w:bidi="th-TH"/>
          </w:rPr>
          <w:tab/>
        </w:r>
        <w:r w:rsidR="0093447A" w:rsidRPr="003D6998">
          <w:rPr>
            <w:rStyle w:val="Hyperlink"/>
            <w:noProof/>
          </w:rPr>
          <w:t>Top search</w:t>
        </w:r>
        <w:r w:rsidR="0093447A">
          <w:rPr>
            <w:noProof/>
            <w:webHidden/>
          </w:rPr>
          <w:tab/>
        </w:r>
        <w:r w:rsidR="0093447A">
          <w:rPr>
            <w:noProof/>
            <w:webHidden/>
          </w:rPr>
          <w:fldChar w:fldCharType="begin"/>
        </w:r>
        <w:r w:rsidR="0093447A">
          <w:rPr>
            <w:noProof/>
            <w:webHidden/>
          </w:rPr>
          <w:instrText xml:space="preserve"> PAGEREF _Toc442108983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4" w:history="1">
        <w:r w:rsidR="0093447A" w:rsidRPr="003D6998">
          <w:rPr>
            <w:rStyle w:val="Hyperlink"/>
            <w:noProof/>
          </w:rPr>
          <w:t>3.4.2</w:t>
        </w:r>
        <w:r w:rsidR="0093447A">
          <w:rPr>
            <w:rFonts w:asciiTheme="minorHAnsi" w:eastAsiaTheme="minorEastAsia" w:hAnsiTheme="minorHAnsi" w:cstheme="minorBidi"/>
            <w:noProof/>
            <w:sz w:val="22"/>
            <w:szCs w:val="28"/>
            <w:lang w:bidi="th-TH"/>
          </w:rPr>
          <w:tab/>
        </w:r>
        <w:r w:rsidR="0093447A" w:rsidRPr="003D6998">
          <w:rPr>
            <w:rStyle w:val="Hyperlink"/>
            <w:noProof/>
          </w:rPr>
          <w:t>Create a business context</w:t>
        </w:r>
        <w:r w:rsidR="0093447A">
          <w:rPr>
            <w:noProof/>
            <w:webHidden/>
          </w:rPr>
          <w:tab/>
        </w:r>
        <w:r w:rsidR="0093447A">
          <w:rPr>
            <w:noProof/>
            <w:webHidden/>
          </w:rPr>
          <w:fldChar w:fldCharType="begin"/>
        </w:r>
        <w:r w:rsidR="0093447A">
          <w:rPr>
            <w:noProof/>
            <w:webHidden/>
          </w:rPr>
          <w:instrText xml:space="preserve"> PAGEREF _Toc442108984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5" w:history="1">
        <w:r w:rsidR="0093447A" w:rsidRPr="003D6998">
          <w:rPr>
            <w:rStyle w:val="Hyperlink"/>
            <w:noProof/>
          </w:rPr>
          <w:t>3.4.3</w:t>
        </w:r>
        <w:r w:rsidR="0093447A">
          <w:rPr>
            <w:rFonts w:asciiTheme="minorHAnsi" w:eastAsiaTheme="minorEastAsia" w:hAnsiTheme="minorHAnsi" w:cstheme="minorBidi"/>
            <w:noProof/>
            <w:sz w:val="22"/>
            <w:szCs w:val="28"/>
            <w:lang w:bidi="th-TH"/>
          </w:rPr>
          <w:tab/>
        </w:r>
        <w:r w:rsidR="0093447A" w:rsidRPr="003D6998">
          <w:rPr>
            <w:rStyle w:val="Hyperlink"/>
            <w:noProof/>
          </w:rPr>
          <w:t>Show a business context</w:t>
        </w:r>
        <w:r w:rsidR="0093447A">
          <w:rPr>
            <w:noProof/>
            <w:webHidden/>
          </w:rPr>
          <w:tab/>
        </w:r>
        <w:r w:rsidR="0093447A">
          <w:rPr>
            <w:noProof/>
            <w:webHidden/>
          </w:rPr>
          <w:fldChar w:fldCharType="begin"/>
        </w:r>
        <w:r w:rsidR="0093447A">
          <w:rPr>
            <w:noProof/>
            <w:webHidden/>
          </w:rPr>
          <w:instrText xml:space="preserve"> PAGEREF _Toc442108985 \h </w:instrText>
        </w:r>
        <w:r w:rsidR="0093447A">
          <w:rPr>
            <w:noProof/>
            <w:webHidden/>
          </w:rPr>
        </w:r>
        <w:r w:rsidR="0093447A">
          <w:rPr>
            <w:noProof/>
            <w:webHidden/>
          </w:rPr>
          <w:fldChar w:fldCharType="separate"/>
        </w:r>
        <w:r w:rsidR="0093447A">
          <w:rPr>
            <w:noProof/>
            <w:webHidden/>
          </w:rPr>
          <w:t>55</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6" w:history="1">
        <w:r w:rsidR="0093447A" w:rsidRPr="003D6998">
          <w:rPr>
            <w:rStyle w:val="Hyperlink"/>
            <w:noProof/>
          </w:rPr>
          <w:t>3.4.4</w:t>
        </w:r>
        <w:r w:rsidR="0093447A">
          <w:rPr>
            <w:rFonts w:asciiTheme="minorHAnsi" w:eastAsiaTheme="minorEastAsia" w:hAnsiTheme="minorHAnsi" w:cstheme="minorBidi"/>
            <w:noProof/>
            <w:sz w:val="22"/>
            <w:szCs w:val="28"/>
            <w:lang w:bidi="th-TH"/>
          </w:rPr>
          <w:tab/>
        </w:r>
        <w:r w:rsidR="0093447A" w:rsidRPr="003D6998">
          <w:rPr>
            <w:rStyle w:val="Hyperlink"/>
            <w:noProof/>
          </w:rPr>
          <w:t>Update a business context</w:t>
        </w:r>
        <w:r w:rsidR="0093447A">
          <w:rPr>
            <w:noProof/>
            <w:webHidden/>
          </w:rPr>
          <w:tab/>
        </w:r>
        <w:r w:rsidR="0093447A">
          <w:rPr>
            <w:noProof/>
            <w:webHidden/>
          </w:rPr>
          <w:fldChar w:fldCharType="begin"/>
        </w:r>
        <w:r w:rsidR="0093447A">
          <w:rPr>
            <w:noProof/>
            <w:webHidden/>
          </w:rPr>
          <w:instrText xml:space="preserve"> PAGEREF _Toc442108986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7" w:history="1">
        <w:r w:rsidR="0093447A" w:rsidRPr="003D6998">
          <w:rPr>
            <w:rStyle w:val="Hyperlink"/>
            <w:noProof/>
          </w:rPr>
          <w:t>3.4.5</w:t>
        </w:r>
        <w:r w:rsidR="0093447A">
          <w:rPr>
            <w:rFonts w:asciiTheme="minorHAnsi" w:eastAsiaTheme="minorEastAsia" w:hAnsiTheme="minorHAnsi" w:cstheme="minorBidi"/>
            <w:noProof/>
            <w:sz w:val="22"/>
            <w:szCs w:val="28"/>
            <w:lang w:bidi="th-TH"/>
          </w:rPr>
          <w:tab/>
        </w:r>
        <w:r w:rsidR="0093447A" w:rsidRPr="003D6998">
          <w:rPr>
            <w:rStyle w:val="Hyperlink"/>
            <w:noProof/>
          </w:rPr>
          <w:t>Discard a business context</w:t>
        </w:r>
        <w:r w:rsidR="0093447A">
          <w:rPr>
            <w:noProof/>
            <w:webHidden/>
          </w:rPr>
          <w:tab/>
        </w:r>
        <w:r w:rsidR="0093447A">
          <w:rPr>
            <w:noProof/>
            <w:webHidden/>
          </w:rPr>
          <w:fldChar w:fldCharType="begin"/>
        </w:r>
        <w:r w:rsidR="0093447A">
          <w:rPr>
            <w:noProof/>
            <w:webHidden/>
          </w:rPr>
          <w:instrText xml:space="preserve"> PAGEREF _Toc442108987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8" w:history="1">
        <w:r w:rsidR="0093447A" w:rsidRPr="003D6998">
          <w:rPr>
            <w:rStyle w:val="Hyperlink"/>
            <w:noProof/>
          </w:rPr>
          <w:t>3.5</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Category Management</w:t>
        </w:r>
        <w:r w:rsidR="0093447A">
          <w:rPr>
            <w:noProof/>
            <w:webHidden/>
          </w:rPr>
          <w:tab/>
        </w:r>
        <w:r w:rsidR="0093447A">
          <w:rPr>
            <w:noProof/>
            <w:webHidden/>
          </w:rPr>
          <w:fldChar w:fldCharType="begin"/>
        </w:r>
        <w:r w:rsidR="0093447A">
          <w:rPr>
            <w:noProof/>
            <w:webHidden/>
          </w:rPr>
          <w:instrText xml:space="preserve"> PAGEREF _Toc442108988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9" w:history="1">
        <w:r w:rsidR="0093447A" w:rsidRPr="003D6998">
          <w:rPr>
            <w:rStyle w:val="Hyperlink"/>
            <w:noProof/>
          </w:rPr>
          <w:t>3.5.1</w:t>
        </w:r>
        <w:r w:rsidR="0093447A">
          <w:rPr>
            <w:rFonts w:asciiTheme="minorHAnsi" w:eastAsiaTheme="minorEastAsia" w:hAnsiTheme="minorHAnsi" w:cstheme="minorBidi"/>
            <w:noProof/>
            <w:sz w:val="22"/>
            <w:szCs w:val="28"/>
            <w:lang w:bidi="th-TH"/>
          </w:rPr>
          <w:tab/>
        </w:r>
        <w:r w:rsidR="0093447A" w:rsidRPr="003D6998">
          <w:rPr>
            <w:rStyle w:val="Hyperlink"/>
            <w:noProof/>
          </w:rPr>
          <w:t>Create a context category</w:t>
        </w:r>
        <w:r w:rsidR="0093447A">
          <w:rPr>
            <w:noProof/>
            <w:webHidden/>
          </w:rPr>
          <w:tab/>
        </w:r>
        <w:r w:rsidR="0093447A">
          <w:rPr>
            <w:noProof/>
            <w:webHidden/>
          </w:rPr>
          <w:fldChar w:fldCharType="begin"/>
        </w:r>
        <w:r w:rsidR="0093447A">
          <w:rPr>
            <w:noProof/>
            <w:webHidden/>
          </w:rPr>
          <w:instrText xml:space="preserve"> PAGEREF _Toc442108989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0" w:history="1">
        <w:r w:rsidR="0093447A" w:rsidRPr="003D6998">
          <w:rPr>
            <w:rStyle w:val="Hyperlink"/>
            <w:noProof/>
          </w:rPr>
          <w:t>3.5.2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category</w:t>
        </w:r>
        <w:r w:rsidR="0093447A">
          <w:rPr>
            <w:noProof/>
            <w:webHidden/>
          </w:rPr>
          <w:tab/>
        </w:r>
        <w:r w:rsidR="0093447A">
          <w:rPr>
            <w:noProof/>
            <w:webHidden/>
          </w:rPr>
          <w:fldChar w:fldCharType="begin"/>
        </w:r>
        <w:r w:rsidR="0093447A">
          <w:rPr>
            <w:noProof/>
            <w:webHidden/>
          </w:rPr>
          <w:instrText xml:space="preserve"> PAGEREF _Toc442108990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1" w:history="1">
        <w:r w:rsidR="0093447A" w:rsidRPr="003D6998">
          <w:rPr>
            <w:rStyle w:val="Hyperlink"/>
            <w:noProof/>
          </w:rPr>
          <w:t>3.5.3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category</w:t>
        </w:r>
        <w:r w:rsidR="0093447A">
          <w:rPr>
            <w:noProof/>
            <w:webHidden/>
          </w:rPr>
          <w:tab/>
        </w:r>
        <w:r w:rsidR="0093447A">
          <w:rPr>
            <w:noProof/>
            <w:webHidden/>
          </w:rPr>
          <w:fldChar w:fldCharType="begin"/>
        </w:r>
        <w:r w:rsidR="0093447A">
          <w:rPr>
            <w:noProof/>
            <w:webHidden/>
          </w:rPr>
          <w:instrText xml:space="preserve"> PAGEREF _Toc442108991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2" w:history="1">
        <w:r w:rsidR="0093447A" w:rsidRPr="003D6998">
          <w:rPr>
            <w:rStyle w:val="Hyperlink"/>
            <w:noProof/>
          </w:rPr>
          <w:t>3.5.4</w:t>
        </w:r>
        <w:r w:rsidR="0093447A">
          <w:rPr>
            <w:rFonts w:asciiTheme="minorHAnsi" w:eastAsiaTheme="minorEastAsia" w:hAnsiTheme="minorHAnsi" w:cstheme="minorBidi"/>
            <w:noProof/>
            <w:sz w:val="22"/>
            <w:szCs w:val="28"/>
            <w:lang w:bidi="th-TH"/>
          </w:rPr>
          <w:tab/>
        </w:r>
        <w:r w:rsidR="0093447A" w:rsidRPr="003D6998">
          <w:rPr>
            <w:rStyle w:val="Hyperlink"/>
            <w:noProof/>
          </w:rPr>
          <w:t>Show a context category</w:t>
        </w:r>
        <w:r w:rsidR="0093447A">
          <w:rPr>
            <w:noProof/>
            <w:webHidden/>
          </w:rPr>
          <w:tab/>
        </w:r>
        <w:r w:rsidR="0093447A">
          <w:rPr>
            <w:noProof/>
            <w:webHidden/>
          </w:rPr>
          <w:fldChar w:fldCharType="begin"/>
        </w:r>
        <w:r w:rsidR="0093447A">
          <w:rPr>
            <w:noProof/>
            <w:webHidden/>
          </w:rPr>
          <w:instrText xml:space="preserve"> PAGEREF _Toc442108992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3" w:history="1">
        <w:r w:rsidR="0093447A" w:rsidRPr="003D6998">
          <w:rPr>
            <w:rStyle w:val="Hyperlink"/>
            <w:noProof/>
          </w:rPr>
          <w:t>3.5.5</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category</w:t>
        </w:r>
        <w:r w:rsidR="0093447A">
          <w:rPr>
            <w:noProof/>
            <w:webHidden/>
          </w:rPr>
          <w:tab/>
        </w:r>
        <w:r w:rsidR="0093447A">
          <w:rPr>
            <w:noProof/>
            <w:webHidden/>
          </w:rPr>
          <w:fldChar w:fldCharType="begin"/>
        </w:r>
        <w:r w:rsidR="0093447A">
          <w:rPr>
            <w:noProof/>
            <w:webHidden/>
          </w:rPr>
          <w:instrText xml:space="preserve"> PAGEREF _Toc442108993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4" w:history="1">
        <w:r w:rsidR="0093447A" w:rsidRPr="003D6998">
          <w:rPr>
            <w:rStyle w:val="Hyperlink"/>
            <w:noProof/>
          </w:rPr>
          <w:t>3.6</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Classification Scheme Management</w:t>
        </w:r>
        <w:r w:rsidR="0093447A">
          <w:rPr>
            <w:noProof/>
            <w:webHidden/>
          </w:rPr>
          <w:tab/>
        </w:r>
        <w:r w:rsidR="0093447A">
          <w:rPr>
            <w:noProof/>
            <w:webHidden/>
          </w:rPr>
          <w:fldChar w:fldCharType="begin"/>
        </w:r>
        <w:r w:rsidR="0093447A">
          <w:rPr>
            <w:noProof/>
            <w:webHidden/>
          </w:rPr>
          <w:instrText xml:space="preserve"> PAGEREF _Toc442108994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5" w:history="1">
        <w:r w:rsidR="0093447A" w:rsidRPr="003D6998">
          <w:rPr>
            <w:rStyle w:val="Hyperlink"/>
            <w:noProof/>
          </w:rPr>
          <w:t>3.6.1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context classification scheme</w:t>
        </w:r>
        <w:r w:rsidR="0093447A">
          <w:rPr>
            <w:noProof/>
            <w:webHidden/>
          </w:rPr>
          <w:tab/>
        </w:r>
        <w:r w:rsidR="0093447A">
          <w:rPr>
            <w:noProof/>
            <w:webHidden/>
          </w:rPr>
          <w:fldChar w:fldCharType="begin"/>
        </w:r>
        <w:r w:rsidR="0093447A">
          <w:rPr>
            <w:noProof/>
            <w:webHidden/>
          </w:rPr>
          <w:instrText xml:space="preserve"> PAGEREF _Toc442108995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6" w:history="1">
        <w:r w:rsidR="0093447A" w:rsidRPr="003D6998">
          <w:rPr>
            <w:rStyle w:val="Hyperlink"/>
            <w:noProof/>
          </w:rPr>
          <w:t>3.6.2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_Toc442108996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7" w:history="1">
        <w:r w:rsidR="0093447A" w:rsidRPr="003D6998">
          <w:rPr>
            <w:rStyle w:val="Hyperlink"/>
            <w:noProof/>
          </w:rPr>
          <w:t>3.6.3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classification scheme</w:t>
        </w:r>
        <w:r w:rsidR="0093447A">
          <w:rPr>
            <w:noProof/>
            <w:webHidden/>
          </w:rPr>
          <w:tab/>
        </w:r>
        <w:r w:rsidR="0093447A">
          <w:rPr>
            <w:noProof/>
            <w:webHidden/>
          </w:rPr>
          <w:fldChar w:fldCharType="begin"/>
        </w:r>
        <w:r w:rsidR="0093447A">
          <w:rPr>
            <w:noProof/>
            <w:webHidden/>
          </w:rPr>
          <w:instrText xml:space="preserve"> PAGEREF _Toc442108997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8" w:history="1">
        <w:r w:rsidR="0093447A" w:rsidRPr="003D6998">
          <w:rPr>
            <w:rStyle w:val="Hyperlink"/>
            <w:noProof/>
          </w:rPr>
          <w:t>3.6.4</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classification scheme</w:t>
        </w:r>
        <w:r w:rsidR="0093447A">
          <w:rPr>
            <w:noProof/>
            <w:webHidden/>
          </w:rPr>
          <w:tab/>
        </w:r>
        <w:r w:rsidR="0093447A">
          <w:rPr>
            <w:noProof/>
            <w:webHidden/>
          </w:rPr>
          <w:fldChar w:fldCharType="begin"/>
        </w:r>
        <w:r w:rsidR="0093447A">
          <w:rPr>
            <w:noProof/>
            <w:webHidden/>
          </w:rPr>
          <w:instrText xml:space="preserve"> PAGEREF _Toc442108998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9" w:history="1">
        <w:r w:rsidR="0093447A" w:rsidRPr="003D6998">
          <w:rPr>
            <w:rStyle w:val="Hyperlink"/>
            <w:noProof/>
          </w:rPr>
          <w:t>3.7</w:t>
        </w:r>
        <w:r w:rsidR="0093447A">
          <w:rPr>
            <w:rFonts w:asciiTheme="minorHAnsi" w:eastAsiaTheme="minorEastAsia" w:hAnsiTheme="minorHAnsi" w:cstheme="minorBidi"/>
            <w:b w:val="0"/>
            <w:bCs w:val="0"/>
            <w:noProof/>
            <w:szCs w:val="28"/>
            <w:lang w:bidi="th-TH"/>
          </w:rPr>
          <w:tab/>
        </w:r>
        <w:r w:rsidR="0093447A" w:rsidRPr="003D6998">
          <w:rPr>
            <w:rStyle w:val="Hyperlink"/>
            <w:noProof/>
          </w:rPr>
          <w:t>Code List Management</w:t>
        </w:r>
        <w:r w:rsidR="0093447A">
          <w:rPr>
            <w:noProof/>
            <w:webHidden/>
          </w:rPr>
          <w:tab/>
        </w:r>
        <w:r w:rsidR="0093447A">
          <w:rPr>
            <w:noProof/>
            <w:webHidden/>
          </w:rPr>
          <w:fldChar w:fldCharType="begin"/>
        </w:r>
        <w:r w:rsidR="0093447A">
          <w:rPr>
            <w:noProof/>
            <w:webHidden/>
          </w:rPr>
          <w:instrText xml:space="preserve"> PAGEREF _Toc442108999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0" w:history="1">
        <w:r w:rsidR="0093447A" w:rsidRPr="003D6998">
          <w:rPr>
            <w:rStyle w:val="Hyperlink"/>
            <w:noProof/>
          </w:rPr>
          <w:t>3.7.1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without a base</w:t>
        </w:r>
        <w:r w:rsidR="0093447A">
          <w:rPr>
            <w:noProof/>
            <w:webHidden/>
          </w:rPr>
          <w:tab/>
        </w:r>
        <w:r w:rsidR="0093447A">
          <w:rPr>
            <w:noProof/>
            <w:webHidden/>
          </w:rPr>
          <w:fldChar w:fldCharType="begin"/>
        </w:r>
        <w:r w:rsidR="0093447A">
          <w:rPr>
            <w:noProof/>
            <w:webHidden/>
          </w:rPr>
          <w:instrText xml:space="preserve"> PAGEREF _Toc442109000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1" w:history="1">
        <w:r w:rsidR="0093447A" w:rsidRPr="003D6998">
          <w:rPr>
            <w:rStyle w:val="Hyperlink"/>
            <w:noProof/>
          </w:rPr>
          <w:t>3.7.2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from another (by extension &amp; restriction)</w:t>
        </w:r>
        <w:r w:rsidR="0093447A">
          <w:rPr>
            <w:noProof/>
            <w:webHidden/>
          </w:rPr>
          <w:tab/>
        </w:r>
        <w:r w:rsidR="0093447A">
          <w:rPr>
            <w:noProof/>
            <w:webHidden/>
          </w:rPr>
          <w:fldChar w:fldCharType="begin"/>
        </w:r>
        <w:r w:rsidR="0093447A">
          <w:rPr>
            <w:noProof/>
            <w:webHidden/>
          </w:rPr>
          <w:instrText xml:space="preserve"> PAGEREF _Toc442109001 \h </w:instrText>
        </w:r>
        <w:r w:rsidR="0093447A">
          <w:rPr>
            <w:noProof/>
            <w:webHidden/>
          </w:rPr>
        </w:r>
        <w:r w:rsidR="0093447A">
          <w:rPr>
            <w:noProof/>
            <w:webHidden/>
          </w:rPr>
          <w:fldChar w:fldCharType="separate"/>
        </w:r>
        <w:r w:rsidR="0093447A">
          <w:rPr>
            <w:noProof/>
            <w:webHidden/>
          </w:rPr>
          <w:t>60</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2" w:history="1">
        <w:r w:rsidR="0093447A" w:rsidRPr="003D6998">
          <w:rPr>
            <w:rStyle w:val="Hyperlink"/>
            <w:noProof/>
          </w:rPr>
          <w:t>3.7.3</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code list</w:t>
        </w:r>
        <w:r w:rsidR="0093447A">
          <w:rPr>
            <w:noProof/>
            <w:webHidden/>
          </w:rPr>
          <w:tab/>
        </w:r>
        <w:r w:rsidR="0093447A">
          <w:rPr>
            <w:noProof/>
            <w:webHidden/>
          </w:rPr>
          <w:fldChar w:fldCharType="begin"/>
        </w:r>
        <w:r w:rsidR="0093447A">
          <w:rPr>
            <w:noProof/>
            <w:webHidden/>
          </w:rPr>
          <w:instrText xml:space="preserve"> PAGEREF _Toc442109002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3" w:history="1">
        <w:r w:rsidR="0093447A" w:rsidRPr="003D6998">
          <w:rPr>
            <w:rStyle w:val="Hyperlink"/>
            <w:noProof/>
          </w:rPr>
          <w:t>3.7.4</w:t>
        </w:r>
        <w:r w:rsidR="0093447A">
          <w:rPr>
            <w:rFonts w:asciiTheme="minorHAnsi" w:eastAsiaTheme="minorEastAsia" w:hAnsiTheme="minorHAnsi" w:cstheme="minorBidi"/>
            <w:noProof/>
            <w:sz w:val="22"/>
            <w:szCs w:val="28"/>
            <w:lang w:bidi="th-TH"/>
          </w:rPr>
          <w:tab/>
        </w:r>
        <w:r w:rsidR="0093447A" w:rsidRPr="003D6998">
          <w:rPr>
            <w:rStyle w:val="Hyperlink"/>
            <w:noProof/>
          </w:rPr>
          <w:t>View/Edit a BIE code list</w:t>
        </w:r>
        <w:r w:rsidR="0093447A">
          <w:rPr>
            <w:noProof/>
            <w:webHidden/>
          </w:rPr>
          <w:tab/>
        </w:r>
        <w:r w:rsidR="0093447A">
          <w:rPr>
            <w:noProof/>
            <w:webHidden/>
          </w:rPr>
          <w:fldChar w:fldCharType="begin"/>
        </w:r>
        <w:r w:rsidR="0093447A">
          <w:rPr>
            <w:noProof/>
            <w:webHidden/>
          </w:rPr>
          <w:instrText xml:space="preserve"> PAGEREF _Toc442109003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4" w:history="1">
        <w:r w:rsidR="0093447A" w:rsidRPr="003D6998">
          <w:rPr>
            <w:rStyle w:val="Hyperlink"/>
            <w:noProof/>
          </w:rPr>
          <w:t>3.7.5</w:t>
        </w:r>
        <w:r w:rsidR="0093447A">
          <w:rPr>
            <w:rFonts w:asciiTheme="minorHAnsi" w:eastAsiaTheme="minorEastAsia" w:hAnsiTheme="minorHAnsi" w:cstheme="minorBidi"/>
            <w:noProof/>
            <w:sz w:val="22"/>
            <w:szCs w:val="28"/>
            <w:lang w:bidi="th-TH"/>
          </w:rPr>
          <w:tab/>
        </w:r>
        <w:r w:rsidR="0093447A" w:rsidRPr="003D6998">
          <w:rPr>
            <w:rStyle w:val="Hyperlink"/>
            <w:noProof/>
          </w:rPr>
          <w:t>Discard a BIE code list</w:t>
        </w:r>
        <w:r w:rsidR="0093447A">
          <w:rPr>
            <w:noProof/>
            <w:webHidden/>
          </w:rPr>
          <w:tab/>
        </w:r>
        <w:r w:rsidR="0093447A">
          <w:rPr>
            <w:noProof/>
            <w:webHidden/>
          </w:rPr>
          <w:fldChar w:fldCharType="begin"/>
        </w:r>
        <w:r w:rsidR="0093447A">
          <w:rPr>
            <w:noProof/>
            <w:webHidden/>
          </w:rPr>
          <w:instrText xml:space="preserve"> PAGEREF _Toc442109004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5" w:history="1">
        <w:r w:rsidR="0093447A" w:rsidRPr="003D6998">
          <w:rPr>
            <w:rStyle w:val="Hyperlink"/>
            <w:noProof/>
          </w:rPr>
          <w:t>3.7.6</w:t>
        </w:r>
        <w:r w:rsidR="0093447A">
          <w:rPr>
            <w:rFonts w:asciiTheme="minorHAnsi" w:eastAsiaTheme="minorEastAsia" w:hAnsiTheme="minorHAnsi" w:cstheme="minorBidi"/>
            <w:noProof/>
            <w:sz w:val="22"/>
            <w:szCs w:val="28"/>
            <w:lang w:bidi="th-TH"/>
          </w:rPr>
          <w:tab/>
        </w:r>
        <w:r w:rsidR="0093447A" w:rsidRPr="003D6998">
          <w:rPr>
            <w:rStyle w:val="Hyperlink"/>
            <w:noProof/>
          </w:rPr>
          <w:t>Delete a BIE code list</w:t>
        </w:r>
        <w:r w:rsidR="0093447A">
          <w:rPr>
            <w:noProof/>
            <w:webHidden/>
          </w:rPr>
          <w:tab/>
        </w:r>
        <w:r w:rsidR="0093447A">
          <w:rPr>
            <w:noProof/>
            <w:webHidden/>
          </w:rPr>
          <w:fldChar w:fldCharType="begin"/>
        </w:r>
        <w:r w:rsidR="0093447A">
          <w:rPr>
            <w:noProof/>
            <w:webHidden/>
          </w:rPr>
          <w:instrText xml:space="preserve"> PAGEREF _Toc442109005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06" w:history="1">
        <w:r w:rsidR="0093447A" w:rsidRPr="003D6998">
          <w:rPr>
            <w:rStyle w:val="Hyperlink"/>
            <w:noProof/>
          </w:rPr>
          <w:t>3.8</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a standalone OAGIS Expression for a top-level ABIE</w:t>
        </w:r>
        <w:r w:rsidR="0093447A">
          <w:rPr>
            <w:noProof/>
            <w:webHidden/>
          </w:rPr>
          <w:tab/>
        </w:r>
        <w:r w:rsidR="0093447A">
          <w:rPr>
            <w:noProof/>
            <w:webHidden/>
          </w:rPr>
          <w:fldChar w:fldCharType="begin"/>
        </w:r>
        <w:r w:rsidR="0093447A">
          <w:rPr>
            <w:noProof/>
            <w:webHidden/>
          </w:rPr>
          <w:instrText xml:space="preserve"> PAGEREF _Toc442109006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7" w:history="1">
        <w:r w:rsidR="0093447A" w:rsidRPr="003D6998">
          <w:rPr>
            <w:rStyle w:val="Hyperlink"/>
            <w:noProof/>
          </w:rPr>
          <w:t>3.8.1</w:t>
        </w:r>
        <w:r w:rsidR="0093447A">
          <w:rPr>
            <w:rFonts w:asciiTheme="minorHAnsi" w:eastAsiaTheme="minorEastAsia" w:hAnsiTheme="minorHAnsi" w:cstheme="minorBidi"/>
            <w:noProof/>
            <w:sz w:val="22"/>
            <w:szCs w:val="28"/>
            <w:lang w:bidi="th-TH"/>
          </w:rPr>
          <w:tab/>
        </w:r>
        <w:r w:rsidR="0093447A" w:rsidRPr="003D6998">
          <w:rPr>
            <w:rStyle w:val="Hyperlink"/>
            <w:noProof/>
          </w:rPr>
          <w:t>Generate a standalone XML Schema</w:t>
        </w:r>
        <w:r w:rsidR="0093447A">
          <w:rPr>
            <w:noProof/>
            <w:webHidden/>
          </w:rPr>
          <w:tab/>
        </w:r>
        <w:r w:rsidR="0093447A">
          <w:rPr>
            <w:noProof/>
            <w:webHidden/>
          </w:rPr>
          <w:fldChar w:fldCharType="begin"/>
        </w:r>
        <w:r w:rsidR="0093447A">
          <w:rPr>
            <w:noProof/>
            <w:webHidden/>
          </w:rPr>
          <w:instrText xml:space="preserve"> PAGEREF _Toc442109007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8" w:history="1">
        <w:r w:rsidR="0093447A" w:rsidRPr="003D6998">
          <w:rPr>
            <w:rStyle w:val="Hyperlink"/>
            <w:noProof/>
          </w:rPr>
          <w:t>3.8.1.1</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GenerateTopLevelABIE(tlASBIEP, tlABIEDOM)</w:t>
        </w:r>
        <w:r w:rsidR="0093447A">
          <w:rPr>
            <w:noProof/>
            <w:webHidden/>
          </w:rPr>
          <w:tab/>
        </w:r>
        <w:r w:rsidR="0093447A">
          <w:rPr>
            <w:noProof/>
            <w:webHidden/>
          </w:rPr>
          <w:fldChar w:fldCharType="begin"/>
        </w:r>
        <w:r w:rsidR="0093447A">
          <w:rPr>
            <w:noProof/>
            <w:webHidden/>
          </w:rPr>
          <w:instrText xml:space="preserve"> PAGEREF _Toc442109008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9" w:history="1">
        <w:r w:rsidR="0093447A" w:rsidRPr="003D6998">
          <w:rPr>
            <w:rStyle w:val="Hyperlink"/>
            <w:noProof/>
          </w:rPr>
          <w:t>3.8.1.2</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GenerateTopLevelASBIEP(gTlASBIEP, gSchemaNode)</w:t>
        </w:r>
        <w:r w:rsidR="0093447A">
          <w:rPr>
            <w:noProof/>
            <w:webHidden/>
          </w:rPr>
          <w:tab/>
        </w:r>
        <w:r w:rsidR="0093447A">
          <w:rPr>
            <w:noProof/>
            <w:webHidden/>
          </w:rPr>
          <w:fldChar w:fldCharType="begin"/>
        </w:r>
        <w:r w:rsidR="0093447A">
          <w:rPr>
            <w:noProof/>
            <w:webHidden/>
          </w:rPr>
          <w:instrText xml:space="preserve"> PAGEREF _Toc442109009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0" w:history="1">
        <w:r w:rsidR="0093447A" w:rsidRPr="003D6998">
          <w:rPr>
            <w:rStyle w:val="Hyperlink"/>
            <w:noProof/>
          </w:rPr>
          <w:t>3.8.1.3</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GenerateTopLevelASBIEPAnno(gTlASBIEP, gRootENode)</w:t>
        </w:r>
        <w:r w:rsidR="0093447A">
          <w:rPr>
            <w:noProof/>
            <w:webHidden/>
          </w:rPr>
          <w:tab/>
        </w:r>
        <w:r w:rsidR="0093447A">
          <w:rPr>
            <w:noProof/>
            <w:webHidden/>
          </w:rPr>
          <w:fldChar w:fldCharType="begin"/>
        </w:r>
        <w:r w:rsidR="0093447A">
          <w:rPr>
            <w:noProof/>
            <w:webHidden/>
          </w:rPr>
          <w:instrText xml:space="preserve"> PAGEREF _Toc442109010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1" w:history="1">
        <w:r w:rsidR="0093447A" w:rsidRPr="003D6998">
          <w:rPr>
            <w:rStyle w:val="Hyperlink"/>
            <w:noProof/>
          </w:rPr>
          <w:t>3.8.1.4</w:t>
        </w:r>
        <w:r w:rsidR="0093447A">
          <w:rPr>
            <w:rFonts w:asciiTheme="minorHAnsi" w:eastAsiaTheme="minorEastAsia" w:hAnsiTheme="minorHAnsi" w:cstheme="minorBidi"/>
            <w:noProof/>
            <w:sz w:val="22"/>
            <w:szCs w:val="28"/>
            <w:lang w:bidi="th-TH"/>
          </w:rPr>
          <w:tab/>
        </w:r>
        <w:r w:rsidR="0093447A" w:rsidRPr="003D6998">
          <w:rPr>
            <w:rStyle w:val="Hyperlink"/>
            <w:noProof/>
          </w:rPr>
          <w:t>IsAnnoOptionEmpty( )</w:t>
        </w:r>
        <w:r w:rsidR="0093447A">
          <w:rPr>
            <w:noProof/>
            <w:webHidden/>
          </w:rPr>
          <w:tab/>
        </w:r>
        <w:r w:rsidR="0093447A">
          <w:rPr>
            <w:noProof/>
            <w:webHidden/>
          </w:rPr>
          <w:fldChar w:fldCharType="begin"/>
        </w:r>
        <w:r w:rsidR="0093447A">
          <w:rPr>
            <w:noProof/>
            <w:webHidden/>
          </w:rPr>
          <w:instrText xml:space="preserve"> PAGEREF _Toc442109011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2" w:history="1">
        <w:r w:rsidR="0093447A" w:rsidRPr="003D6998">
          <w:rPr>
            <w:rStyle w:val="Hyperlink"/>
            <w:noProof/>
          </w:rPr>
          <w:t>3.8.1.5</w:t>
        </w:r>
        <w:r w:rsidR="0093447A">
          <w:rPr>
            <w:rFonts w:asciiTheme="minorHAnsi" w:eastAsiaTheme="minorEastAsia" w:hAnsiTheme="minorHAnsi" w:cstheme="minorBidi"/>
            <w:noProof/>
            <w:sz w:val="22"/>
            <w:szCs w:val="28"/>
            <w:lang w:bidi="th-TH"/>
          </w:rPr>
          <w:tab/>
        </w:r>
        <w:r w:rsidR="0093447A" w:rsidRPr="003D6998">
          <w:rPr>
            <w:rStyle w:val="Hyperlink"/>
            <w:noProof/>
          </w:rPr>
          <w:t>GenerateABIE(gABIE, gASBIEPElementNode)</w:t>
        </w:r>
        <w:r w:rsidR="0093447A">
          <w:rPr>
            <w:noProof/>
            <w:webHidden/>
          </w:rPr>
          <w:tab/>
        </w:r>
        <w:r w:rsidR="0093447A">
          <w:rPr>
            <w:noProof/>
            <w:webHidden/>
          </w:rPr>
          <w:fldChar w:fldCharType="begin"/>
        </w:r>
        <w:r w:rsidR="0093447A">
          <w:rPr>
            <w:noProof/>
            <w:webHidden/>
          </w:rPr>
          <w:instrText xml:space="preserve"> PAGEREF _Toc442109012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3" w:history="1">
        <w:r w:rsidR="0093447A" w:rsidRPr="003D6998">
          <w:rPr>
            <w:rStyle w:val="Hyperlink"/>
            <w:noProof/>
          </w:rPr>
          <w:t>3.8.1.6</w:t>
        </w:r>
        <w:r w:rsidR="0093447A">
          <w:rPr>
            <w:rFonts w:asciiTheme="minorHAnsi" w:eastAsiaTheme="minorEastAsia" w:hAnsiTheme="minorHAnsi" w:cstheme="minorBidi"/>
            <w:noProof/>
            <w:sz w:val="22"/>
            <w:szCs w:val="28"/>
            <w:lang w:bidi="th-TH"/>
          </w:rPr>
          <w:tab/>
        </w:r>
        <w:r w:rsidR="0093447A" w:rsidRPr="003D6998">
          <w:rPr>
            <w:rStyle w:val="Hyperlink"/>
            <w:noProof/>
          </w:rPr>
          <w:t>GenerateABIEsAnno(gABIE, gABIECTypeNode)</w:t>
        </w:r>
        <w:r w:rsidR="0093447A">
          <w:rPr>
            <w:noProof/>
            <w:webHidden/>
          </w:rPr>
          <w:tab/>
        </w:r>
        <w:r w:rsidR="0093447A">
          <w:rPr>
            <w:noProof/>
            <w:webHidden/>
          </w:rPr>
          <w:fldChar w:fldCharType="begin"/>
        </w:r>
        <w:r w:rsidR="0093447A">
          <w:rPr>
            <w:noProof/>
            <w:webHidden/>
          </w:rPr>
          <w:instrText xml:space="preserve"> PAGEREF _Toc442109013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4" w:history="1">
        <w:r w:rsidR="0093447A" w:rsidRPr="003D6998">
          <w:rPr>
            <w:rStyle w:val="Hyperlink"/>
            <w:noProof/>
          </w:rPr>
          <w:t>3.8.1.7</w:t>
        </w:r>
        <w:r w:rsidR="0093447A">
          <w:rPr>
            <w:rFonts w:asciiTheme="minorHAnsi" w:eastAsiaTheme="minorEastAsia" w:hAnsiTheme="minorHAnsi" w:cstheme="minorBidi"/>
            <w:noProof/>
            <w:sz w:val="22"/>
            <w:szCs w:val="28"/>
            <w:lang w:bidi="th-TH"/>
          </w:rPr>
          <w:tab/>
        </w:r>
        <w:r w:rsidR="0093447A" w:rsidRPr="003D6998">
          <w:rPr>
            <w:rStyle w:val="Hyperlink"/>
            <w:noProof/>
          </w:rPr>
          <w:t>GenerateBIEs(gABIE, gPNode, gSchemaNode)</w:t>
        </w:r>
        <w:r w:rsidR="0093447A">
          <w:rPr>
            <w:noProof/>
            <w:webHidden/>
          </w:rPr>
          <w:tab/>
        </w:r>
        <w:r w:rsidR="0093447A">
          <w:rPr>
            <w:noProof/>
            <w:webHidden/>
          </w:rPr>
          <w:fldChar w:fldCharType="begin"/>
        </w:r>
        <w:r w:rsidR="0093447A">
          <w:rPr>
            <w:noProof/>
            <w:webHidden/>
          </w:rPr>
          <w:instrText xml:space="preserve"> PAGEREF _Toc442109014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5" w:history="1">
        <w:r w:rsidR="0093447A" w:rsidRPr="003D6998">
          <w:rPr>
            <w:rStyle w:val="Hyperlink"/>
            <w:noProof/>
          </w:rPr>
          <w:t>3.8.1.8</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_Toc442109015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rsidR="0093447A" w:rsidRDefault="00B63A8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6" w:history="1">
        <w:r w:rsidR="0093447A" w:rsidRPr="003D6998">
          <w:rPr>
            <w:rStyle w:val="Hyperlink"/>
            <w:noProof/>
          </w:rPr>
          <w:t>3.8.1.9</w:t>
        </w:r>
        <w:r w:rsidR="0093447A">
          <w:rPr>
            <w:rFonts w:asciiTheme="minorHAnsi" w:eastAsiaTheme="minorEastAsia" w:hAnsiTheme="minorHAnsi" w:cstheme="minorBidi"/>
            <w:noProof/>
            <w:sz w:val="22"/>
            <w:szCs w:val="28"/>
            <w:lang w:bidi="th-TH"/>
          </w:rPr>
          <w:tab/>
        </w:r>
        <w:r w:rsidR="0093447A" w:rsidRPr="003D6998">
          <w:rPr>
            <w:rStyle w:val="Hyperlink"/>
            <w:noProof/>
          </w:rPr>
          <w:t>QueryChildBIEs(gABIE)</w:t>
        </w:r>
        <w:r w:rsidR="0093447A">
          <w:rPr>
            <w:noProof/>
            <w:webHidden/>
          </w:rPr>
          <w:tab/>
        </w:r>
        <w:r w:rsidR="0093447A">
          <w:rPr>
            <w:noProof/>
            <w:webHidden/>
          </w:rPr>
          <w:fldChar w:fldCharType="begin"/>
        </w:r>
        <w:r w:rsidR="0093447A">
          <w:rPr>
            <w:noProof/>
            <w:webHidden/>
          </w:rPr>
          <w:instrText xml:space="preserve"> PAGEREF _Toc442109016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7" w:history="1">
        <w:r w:rsidR="0093447A" w:rsidRPr="003D6998">
          <w:rPr>
            <w:rStyle w:val="Hyperlink"/>
            <w:noProof/>
          </w:rPr>
          <w:t>3.8.1.10</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GenerateASBIE(gASBIE, gPNode)</w:t>
        </w:r>
        <w:r w:rsidR="0093447A">
          <w:rPr>
            <w:noProof/>
            <w:webHidden/>
          </w:rPr>
          <w:tab/>
        </w:r>
        <w:r w:rsidR="0093447A">
          <w:rPr>
            <w:noProof/>
            <w:webHidden/>
          </w:rPr>
          <w:fldChar w:fldCharType="begin"/>
        </w:r>
        <w:r w:rsidR="0093447A">
          <w:rPr>
            <w:noProof/>
            <w:webHidden/>
          </w:rPr>
          <w:instrText xml:space="preserve"> PAGEREF _Toc442109017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8" w:history="1">
        <w:r w:rsidR="0093447A" w:rsidRPr="003D6998">
          <w:rPr>
            <w:rStyle w:val="Hyperlink"/>
            <w:noProof/>
          </w:rPr>
          <w:t>3.8.1.11</w:t>
        </w:r>
        <w:r w:rsidR="0093447A">
          <w:rPr>
            <w:rFonts w:asciiTheme="minorHAnsi" w:eastAsiaTheme="minorEastAsia" w:hAnsiTheme="minorHAnsi" w:cstheme="minorBidi"/>
            <w:noProof/>
            <w:sz w:val="22"/>
            <w:szCs w:val="28"/>
            <w:lang w:bidi="th-TH"/>
          </w:rPr>
          <w:tab/>
        </w:r>
        <w:r w:rsidR="0093447A" w:rsidRPr="003D6998">
          <w:rPr>
            <w:rStyle w:val="Hyperlink"/>
            <w:noProof/>
          </w:rPr>
          <w:t>QueryAssocToASBIEP(gASBIE)</w:t>
        </w:r>
        <w:r w:rsidR="0093447A">
          <w:rPr>
            <w:noProof/>
            <w:webHidden/>
          </w:rPr>
          <w:tab/>
        </w:r>
        <w:r w:rsidR="0093447A">
          <w:rPr>
            <w:noProof/>
            <w:webHidden/>
          </w:rPr>
          <w:fldChar w:fldCharType="begin"/>
        </w:r>
        <w:r w:rsidR="0093447A">
          <w:rPr>
            <w:noProof/>
            <w:webHidden/>
          </w:rPr>
          <w:instrText xml:space="preserve"> PAGEREF _Toc442109018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9" w:history="1">
        <w:r w:rsidR="0093447A" w:rsidRPr="003D6998">
          <w:rPr>
            <w:rStyle w:val="Hyperlink"/>
            <w:noProof/>
          </w:rPr>
          <w:t>3.8.1.12</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GenerateASBIEP(gASBIEP, gElementNode)</w:t>
        </w:r>
        <w:r w:rsidR="0093447A">
          <w:rPr>
            <w:noProof/>
            <w:webHidden/>
          </w:rPr>
          <w:tab/>
        </w:r>
        <w:r w:rsidR="0093447A">
          <w:rPr>
            <w:noProof/>
            <w:webHidden/>
          </w:rPr>
          <w:fldChar w:fldCharType="begin"/>
        </w:r>
        <w:r w:rsidR="0093447A">
          <w:rPr>
            <w:noProof/>
            <w:webHidden/>
          </w:rPr>
          <w:instrText xml:space="preserve"> PAGEREF _Toc442109019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0" w:history="1">
        <w:r w:rsidR="0093447A" w:rsidRPr="003D6998">
          <w:rPr>
            <w:rStyle w:val="Hyperlink"/>
            <w:noProof/>
          </w:rPr>
          <w:t>3.8.1.13</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_Toc442109020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1" w:history="1">
        <w:r w:rsidR="0093447A" w:rsidRPr="003D6998">
          <w:rPr>
            <w:rStyle w:val="Hyperlink"/>
            <w:noProof/>
          </w:rPr>
          <w:t>3.8.1.14</w:t>
        </w:r>
        <w:r w:rsidR="0093447A">
          <w:rPr>
            <w:rFonts w:asciiTheme="minorHAnsi" w:eastAsiaTheme="minorEastAsia" w:hAnsiTheme="minorHAnsi" w:cstheme="minorBidi"/>
            <w:noProof/>
            <w:sz w:val="22"/>
            <w:szCs w:val="28"/>
            <w:lang w:bidi="th-TH"/>
          </w:rPr>
          <w:tab/>
        </w:r>
        <w:r w:rsidR="0093447A" w:rsidRPr="003D6998">
          <w:rPr>
            <w:rStyle w:val="Hyperlink"/>
            <w:noProof/>
          </w:rPr>
          <w:t>QueryAssocBDT(gBBIE)</w:t>
        </w:r>
        <w:r w:rsidR="0093447A">
          <w:rPr>
            <w:noProof/>
            <w:webHidden/>
          </w:rPr>
          <w:tab/>
        </w:r>
        <w:r w:rsidR="0093447A">
          <w:rPr>
            <w:noProof/>
            <w:webHidden/>
          </w:rPr>
          <w:fldChar w:fldCharType="begin"/>
        </w:r>
        <w:r w:rsidR="0093447A">
          <w:rPr>
            <w:noProof/>
            <w:webHidden/>
          </w:rPr>
          <w:instrText xml:space="preserve"> PAGEREF _Toc442109021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2" w:history="1">
        <w:r w:rsidR="0093447A" w:rsidRPr="003D6998">
          <w:rPr>
            <w:rStyle w:val="Hyperlink"/>
            <w:noProof/>
          </w:rPr>
          <w:t>3.8.1.15</w:t>
        </w:r>
        <w:r w:rsidR="0093447A">
          <w:rPr>
            <w:rFonts w:asciiTheme="minorHAnsi" w:eastAsiaTheme="minorEastAsia" w:hAnsiTheme="minorHAnsi" w:cstheme="minorBidi"/>
            <w:noProof/>
            <w:sz w:val="22"/>
            <w:szCs w:val="28"/>
            <w:lang w:bidi="th-TH"/>
          </w:rPr>
          <w:tab/>
        </w:r>
        <w:r w:rsidR="0093447A" w:rsidRPr="003D6998">
          <w:rPr>
            <w:rStyle w:val="Hyperlink"/>
            <w:noProof/>
          </w:rPr>
          <w:t>GenerateBBIE(gBBIE, gBDT, gPNode, gSchemaNode)</w:t>
        </w:r>
        <w:r w:rsidR="0093447A">
          <w:rPr>
            <w:noProof/>
            <w:webHidden/>
          </w:rPr>
          <w:tab/>
        </w:r>
        <w:r w:rsidR="0093447A">
          <w:rPr>
            <w:noProof/>
            <w:webHidden/>
          </w:rPr>
          <w:fldChar w:fldCharType="begin"/>
        </w:r>
        <w:r w:rsidR="0093447A">
          <w:rPr>
            <w:noProof/>
            <w:webHidden/>
          </w:rPr>
          <w:instrText xml:space="preserve"> PAGEREF _Toc442109022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3" w:history="1">
        <w:r w:rsidR="0093447A" w:rsidRPr="003D6998">
          <w:rPr>
            <w:rStyle w:val="Hyperlink"/>
            <w:noProof/>
          </w:rPr>
          <w:t>3.8.1.16</w:t>
        </w:r>
        <w:r w:rsidR="0093447A">
          <w:rPr>
            <w:rFonts w:asciiTheme="minorHAnsi" w:eastAsiaTheme="minorEastAsia" w:hAnsiTheme="minorHAnsi" w:cstheme="minorBidi"/>
            <w:noProof/>
            <w:sz w:val="22"/>
            <w:szCs w:val="28"/>
            <w:lang w:bidi="th-TH"/>
          </w:rPr>
          <w:tab/>
        </w:r>
        <w:r w:rsidR="0093447A" w:rsidRPr="003D6998">
          <w:rPr>
            <w:rStyle w:val="Hyperlink"/>
            <w:noProof/>
          </w:rPr>
          <w:t>GetBBIEElementName(gBBIE)</w:t>
        </w:r>
        <w:r w:rsidR="0093447A">
          <w:rPr>
            <w:noProof/>
            <w:webHidden/>
          </w:rPr>
          <w:tab/>
        </w:r>
        <w:r w:rsidR="0093447A">
          <w:rPr>
            <w:noProof/>
            <w:webHidden/>
          </w:rPr>
          <w:fldChar w:fldCharType="begin"/>
        </w:r>
        <w:r w:rsidR="0093447A">
          <w:rPr>
            <w:noProof/>
            <w:webHidden/>
          </w:rPr>
          <w:instrText xml:space="preserve"> PAGEREF _Toc442109023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4" w:history="1">
        <w:r w:rsidR="0093447A" w:rsidRPr="003D6998">
          <w:rPr>
            <w:rStyle w:val="Hyperlink"/>
            <w:noProof/>
          </w:rPr>
          <w:t>3.8.1.17</w:t>
        </w:r>
        <w:r w:rsidR="0093447A">
          <w:rPr>
            <w:rFonts w:asciiTheme="minorHAnsi" w:eastAsiaTheme="minorEastAsia" w:hAnsiTheme="minorHAnsi" w:cstheme="minorBidi"/>
            <w:noProof/>
            <w:sz w:val="22"/>
            <w:szCs w:val="28"/>
            <w:lang w:bidi="th-TH"/>
          </w:rPr>
          <w:tab/>
        </w:r>
        <w:r w:rsidR="0093447A" w:rsidRPr="003D6998">
          <w:rPr>
            <w:rStyle w:val="Hyperlink"/>
            <w:noProof/>
          </w:rPr>
          <w:t>GetBBIEAttributeName(gBBIE)</w:t>
        </w:r>
        <w:r w:rsidR="0093447A">
          <w:rPr>
            <w:noProof/>
            <w:webHidden/>
          </w:rPr>
          <w:tab/>
        </w:r>
        <w:r w:rsidR="0093447A">
          <w:rPr>
            <w:noProof/>
            <w:webHidden/>
          </w:rPr>
          <w:fldChar w:fldCharType="begin"/>
        </w:r>
        <w:r w:rsidR="0093447A">
          <w:rPr>
            <w:noProof/>
            <w:webHidden/>
          </w:rPr>
          <w:instrText xml:space="preserve"> PAGEREF _Toc442109024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5" w:history="1">
        <w:r w:rsidR="0093447A" w:rsidRPr="003D6998">
          <w:rPr>
            <w:rStyle w:val="Hyperlink"/>
            <w:noProof/>
          </w:rPr>
          <w:t>3.8.1.18</w:t>
        </w:r>
        <w:r w:rsidR="0093447A">
          <w:rPr>
            <w:rFonts w:asciiTheme="minorHAnsi" w:eastAsiaTheme="minorEastAsia" w:hAnsiTheme="minorHAnsi" w:cstheme="minorBidi"/>
            <w:noProof/>
            <w:sz w:val="22"/>
            <w:szCs w:val="28"/>
            <w:lang w:bidi="th-TH"/>
          </w:rPr>
          <w:tab/>
        </w:r>
        <w:r w:rsidR="0093447A" w:rsidRPr="003D6998">
          <w:rPr>
            <w:rStyle w:val="Hyperlink"/>
            <w:noProof/>
          </w:rPr>
          <w:t>QueryBBIESCs(gBBIE)</w:t>
        </w:r>
        <w:r w:rsidR="0093447A">
          <w:rPr>
            <w:noProof/>
            <w:webHidden/>
          </w:rPr>
          <w:tab/>
        </w:r>
        <w:r w:rsidR="0093447A">
          <w:rPr>
            <w:noProof/>
            <w:webHidden/>
          </w:rPr>
          <w:fldChar w:fldCharType="begin"/>
        </w:r>
        <w:r w:rsidR="0093447A">
          <w:rPr>
            <w:noProof/>
            <w:webHidden/>
          </w:rPr>
          <w:instrText xml:space="preserve"> PAGEREF _Toc442109025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6" w:history="1">
        <w:r w:rsidR="0093447A" w:rsidRPr="003D6998">
          <w:rPr>
            <w:rStyle w:val="Hyperlink"/>
            <w:noProof/>
          </w:rPr>
          <w:t>3.8.1.19</w:t>
        </w:r>
        <w:r w:rsidR="0093447A">
          <w:rPr>
            <w:rFonts w:asciiTheme="minorHAnsi" w:eastAsiaTheme="minorEastAsia" w:hAnsiTheme="minorHAnsi" w:cstheme="minorBidi"/>
            <w:noProof/>
            <w:sz w:val="22"/>
            <w:szCs w:val="28"/>
            <w:lang w:bidi="th-TH"/>
          </w:rPr>
          <w:tab/>
        </w:r>
        <w:r w:rsidR="0093447A" w:rsidRPr="003D6998">
          <w:rPr>
            <w:rStyle w:val="Hyperlink"/>
            <w:noProof/>
          </w:rPr>
          <w:t>isCodeListGenerated(gCL)</w:t>
        </w:r>
        <w:r w:rsidR="0093447A">
          <w:rPr>
            <w:noProof/>
            <w:webHidden/>
          </w:rPr>
          <w:tab/>
        </w:r>
        <w:r w:rsidR="0093447A">
          <w:rPr>
            <w:noProof/>
            <w:webHidden/>
          </w:rPr>
          <w:fldChar w:fldCharType="begin"/>
        </w:r>
        <w:r w:rsidR="0093447A">
          <w:rPr>
            <w:noProof/>
            <w:webHidden/>
          </w:rPr>
          <w:instrText xml:space="preserve"> PAGEREF _Toc442109026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7" w:history="1">
        <w:r w:rsidR="0093447A" w:rsidRPr="003D6998">
          <w:rPr>
            <w:rStyle w:val="Hyperlink"/>
            <w:noProof/>
          </w:rPr>
          <w:t>3.8.1.20</w:t>
        </w:r>
        <w:r w:rsidR="0093447A">
          <w:rPr>
            <w:rFonts w:asciiTheme="minorHAnsi" w:eastAsiaTheme="minorEastAsia" w:hAnsiTheme="minorHAnsi" w:cstheme="minorBidi"/>
            <w:noProof/>
            <w:sz w:val="22"/>
            <w:szCs w:val="28"/>
            <w:lang w:bidi="th-TH"/>
          </w:rPr>
          <w:tab/>
        </w:r>
        <w:r w:rsidR="0093447A" w:rsidRPr="003D6998">
          <w:rPr>
            <w:rStyle w:val="Hyperlink"/>
            <w:noProof/>
          </w:rPr>
          <w:t>GetCodeListTypeName(gCL)</w:t>
        </w:r>
        <w:r w:rsidR="0093447A">
          <w:rPr>
            <w:noProof/>
            <w:webHidden/>
          </w:rPr>
          <w:tab/>
        </w:r>
        <w:r w:rsidR="0093447A">
          <w:rPr>
            <w:noProof/>
            <w:webHidden/>
          </w:rPr>
          <w:fldChar w:fldCharType="begin"/>
        </w:r>
        <w:r w:rsidR="0093447A">
          <w:rPr>
            <w:noProof/>
            <w:webHidden/>
          </w:rPr>
          <w:instrText xml:space="preserve"> PAGEREF _Toc442109027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8" w:history="1">
        <w:r w:rsidR="0093447A" w:rsidRPr="003D6998">
          <w:rPr>
            <w:rStyle w:val="Hyperlink"/>
            <w:noProof/>
          </w:rPr>
          <w:t>3.8.1.21</w:t>
        </w:r>
        <w:r w:rsidR="0093447A">
          <w:rPr>
            <w:rFonts w:asciiTheme="minorHAnsi" w:eastAsiaTheme="minorEastAsia" w:hAnsiTheme="minorHAnsi" w:cstheme="minorBidi"/>
            <w:noProof/>
            <w:sz w:val="22"/>
            <w:szCs w:val="28"/>
            <w:lang w:bidi="th-TH"/>
          </w:rPr>
          <w:tab/>
        </w:r>
        <w:r w:rsidR="0093447A" w:rsidRPr="003D6998">
          <w:rPr>
            <w:rStyle w:val="Hyperlink"/>
            <w:noProof/>
          </w:rPr>
          <w:t>GenerateCodeList(gCL, gBDT | gSC, gSchemaNode)</w:t>
        </w:r>
        <w:r w:rsidR="0093447A">
          <w:rPr>
            <w:noProof/>
            <w:webHidden/>
          </w:rPr>
          <w:tab/>
        </w:r>
        <w:r w:rsidR="0093447A">
          <w:rPr>
            <w:noProof/>
            <w:webHidden/>
          </w:rPr>
          <w:fldChar w:fldCharType="begin"/>
        </w:r>
        <w:r w:rsidR="0093447A">
          <w:rPr>
            <w:noProof/>
            <w:webHidden/>
          </w:rPr>
          <w:instrText xml:space="preserve"> PAGEREF _Toc442109028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9" w:history="1">
        <w:r w:rsidR="0093447A" w:rsidRPr="003D6998">
          <w:rPr>
            <w:rStyle w:val="Hyperlink"/>
            <w:noProof/>
          </w:rPr>
          <w:t>3.8.1.22</w:t>
        </w:r>
        <w:r w:rsidR="0093447A">
          <w:rPr>
            <w:rFonts w:asciiTheme="minorHAnsi" w:eastAsiaTheme="minorEastAsia" w:hAnsiTheme="minorHAnsi" w:cstheme="minorBidi"/>
            <w:noProof/>
            <w:sz w:val="22"/>
            <w:szCs w:val="28"/>
            <w:lang w:bidi="th-TH"/>
          </w:rPr>
          <w:tab/>
        </w:r>
        <w:r w:rsidR="0093447A" w:rsidRPr="003D6998">
          <w:rPr>
            <w:rStyle w:val="Hyperlink"/>
            <w:noProof/>
          </w:rPr>
          <w:t>GenerateSCs(gBBIE, gBBIENode, gSCs[ ], gSchemaNode)</w:t>
        </w:r>
        <w:r w:rsidR="0093447A">
          <w:rPr>
            <w:noProof/>
            <w:webHidden/>
          </w:rPr>
          <w:tab/>
        </w:r>
        <w:r w:rsidR="0093447A">
          <w:rPr>
            <w:noProof/>
            <w:webHidden/>
          </w:rPr>
          <w:fldChar w:fldCharType="begin"/>
        </w:r>
        <w:r w:rsidR="0093447A">
          <w:rPr>
            <w:noProof/>
            <w:webHidden/>
          </w:rPr>
          <w:instrText xml:space="preserve"> PAGEREF _Toc442109029 \h </w:instrText>
        </w:r>
        <w:r w:rsidR="0093447A">
          <w:rPr>
            <w:noProof/>
            <w:webHidden/>
          </w:rPr>
        </w:r>
        <w:r w:rsidR="0093447A">
          <w:rPr>
            <w:noProof/>
            <w:webHidden/>
          </w:rPr>
          <w:fldChar w:fldCharType="separate"/>
        </w:r>
        <w:r w:rsidR="0093447A">
          <w:rPr>
            <w:noProof/>
            <w:webHidden/>
          </w:rPr>
          <w:t>72</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0" w:history="1">
        <w:r w:rsidR="0093447A" w:rsidRPr="003D6998">
          <w:rPr>
            <w:rStyle w:val="Hyperlink"/>
            <w:noProof/>
          </w:rPr>
          <w:t>3.8.1.23</w:t>
        </w:r>
        <w:r w:rsidR="0093447A">
          <w:rPr>
            <w:rFonts w:asciiTheme="minorHAnsi" w:eastAsiaTheme="minorEastAsia" w:hAnsiTheme="minorHAnsi" w:cstheme="minorBidi"/>
            <w:noProof/>
            <w:sz w:val="22"/>
            <w:szCs w:val="28"/>
            <w:lang w:bidi="th-TH"/>
          </w:rPr>
          <w:tab/>
        </w:r>
        <w:r w:rsidR="0093447A" w:rsidRPr="003D6998">
          <w:rPr>
            <w:rStyle w:val="Hyperlink"/>
            <w:noProof/>
          </w:rPr>
          <w:t>isAgencyListGenerated(gAL)</w:t>
        </w:r>
        <w:r w:rsidR="0093447A">
          <w:rPr>
            <w:noProof/>
            <w:webHidden/>
          </w:rPr>
          <w:tab/>
        </w:r>
        <w:r w:rsidR="0093447A">
          <w:rPr>
            <w:noProof/>
            <w:webHidden/>
          </w:rPr>
          <w:fldChar w:fldCharType="begin"/>
        </w:r>
        <w:r w:rsidR="0093447A">
          <w:rPr>
            <w:noProof/>
            <w:webHidden/>
          </w:rPr>
          <w:instrText xml:space="preserve"> PAGEREF _Toc442109030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1" w:history="1">
        <w:r w:rsidR="0093447A" w:rsidRPr="003D6998">
          <w:rPr>
            <w:rStyle w:val="Hyperlink"/>
            <w:noProof/>
          </w:rPr>
          <w:t>3.8.1.24</w:t>
        </w:r>
        <w:r w:rsidR="0093447A">
          <w:rPr>
            <w:rFonts w:asciiTheme="minorHAnsi" w:eastAsiaTheme="minorEastAsia" w:hAnsiTheme="minorHAnsi" w:cstheme="minorBidi"/>
            <w:noProof/>
            <w:sz w:val="22"/>
            <w:szCs w:val="28"/>
            <w:lang w:bidi="th-TH"/>
          </w:rPr>
          <w:tab/>
        </w:r>
        <w:r w:rsidR="0093447A" w:rsidRPr="003D6998">
          <w:rPr>
            <w:rStyle w:val="Hyperlink"/>
            <w:noProof/>
          </w:rPr>
          <w:t>GetAgencyListTypeName(gAL)</w:t>
        </w:r>
        <w:r w:rsidR="0093447A">
          <w:rPr>
            <w:noProof/>
            <w:webHidden/>
          </w:rPr>
          <w:tab/>
        </w:r>
        <w:r w:rsidR="0093447A">
          <w:rPr>
            <w:noProof/>
            <w:webHidden/>
          </w:rPr>
          <w:fldChar w:fldCharType="begin"/>
        </w:r>
        <w:r w:rsidR="0093447A">
          <w:rPr>
            <w:noProof/>
            <w:webHidden/>
          </w:rPr>
          <w:instrText xml:space="preserve"> PAGEREF _Toc442109031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2" w:history="1">
        <w:r w:rsidR="0093447A" w:rsidRPr="003D6998">
          <w:rPr>
            <w:rStyle w:val="Hyperlink"/>
            <w:noProof/>
          </w:rPr>
          <w:t>3.8.1.25</w:t>
        </w:r>
        <w:r w:rsidR="0093447A">
          <w:rPr>
            <w:rFonts w:asciiTheme="minorHAnsi" w:eastAsiaTheme="minorEastAsia" w:hAnsiTheme="minorHAnsi" w:cstheme="minorBidi"/>
            <w:noProof/>
            <w:sz w:val="22"/>
            <w:szCs w:val="28"/>
            <w:lang w:bidi="th-TH"/>
          </w:rPr>
          <w:tab/>
        </w:r>
        <w:r w:rsidR="0093447A" w:rsidRPr="003D6998">
          <w:rPr>
            <w:rStyle w:val="Hyperlink"/>
            <w:noProof/>
          </w:rPr>
          <w:t>GenerateAgencyList(gAL, gSC, gSchemaNode)</w:t>
        </w:r>
        <w:r w:rsidR="0093447A">
          <w:rPr>
            <w:noProof/>
            <w:webHidden/>
          </w:rPr>
          <w:tab/>
        </w:r>
        <w:r w:rsidR="0093447A">
          <w:rPr>
            <w:noProof/>
            <w:webHidden/>
          </w:rPr>
          <w:fldChar w:fldCharType="begin"/>
        </w:r>
        <w:r w:rsidR="0093447A">
          <w:rPr>
            <w:noProof/>
            <w:webHidden/>
          </w:rPr>
          <w:instrText xml:space="preserve"> PAGEREF _Toc442109032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33" w:history="1">
        <w:r w:rsidR="0093447A" w:rsidRPr="003D6998">
          <w:rPr>
            <w:rStyle w:val="Hyperlink"/>
            <w:noProof/>
          </w:rPr>
          <w:t>3.9</w:t>
        </w:r>
        <w:r w:rsidR="0093447A">
          <w:rPr>
            <w:rFonts w:asciiTheme="minorHAnsi" w:eastAsiaTheme="minorEastAsia" w:hAnsiTheme="minorHAnsi" w:cstheme="minorBidi"/>
            <w:b w:val="0"/>
            <w:bCs w:val="0"/>
            <w:noProof/>
            <w:szCs w:val="28"/>
            <w:lang w:bidi="th-TH"/>
          </w:rPr>
          <w:tab/>
        </w:r>
        <w:r w:rsidR="0093447A" w:rsidRPr="003D6998">
          <w:rPr>
            <w:rStyle w:val="Hyperlink"/>
            <w:noProof/>
          </w:rPr>
          <w:t>Namespace Management</w:t>
        </w:r>
        <w:r w:rsidR="0093447A">
          <w:rPr>
            <w:noProof/>
            <w:webHidden/>
          </w:rPr>
          <w:tab/>
        </w:r>
        <w:r w:rsidR="0093447A">
          <w:rPr>
            <w:noProof/>
            <w:webHidden/>
          </w:rPr>
          <w:fldChar w:fldCharType="begin"/>
        </w:r>
        <w:r w:rsidR="0093447A">
          <w:rPr>
            <w:noProof/>
            <w:webHidden/>
          </w:rPr>
          <w:instrText xml:space="preserve"> PAGEREF _Toc442109033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B63A8B">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034" w:history="1">
        <w:r w:rsidR="0093447A" w:rsidRPr="003D6998">
          <w:rPr>
            <w:rStyle w:val="Hyperlink"/>
            <w:noProof/>
          </w:rPr>
          <w:t>3.10</w:t>
        </w:r>
        <w:r w:rsidR="0093447A">
          <w:rPr>
            <w:rFonts w:asciiTheme="minorHAnsi" w:eastAsiaTheme="minorEastAsia" w:hAnsiTheme="minorHAnsi" w:cstheme="minorBidi"/>
            <w:b w:val="0"/>
            <w:bCs w:val="0"/>
            <w:noProof/>
            <w:szCs w:val="28"/>
            <w:lang w:bidi="th-TH"/>
          </w:rPr>
          <w:tab/>
        </w:r>
        <w:r w:rsidR="0093447A" w:rsidRPr="003D6998">
          <w:rPr>
            <w:rStyle w:val="Hyperlink"/>
            <w:noProof/>
          </w:rPr>
          <w:t>Manage CCs and DTs</w:t>
        </w:r>
        <w:r w:rsidR="0093447A">
          <w:rPr>
            <w:noProof/>
            <w:webHidden/>
          </w:rPr>
          <w:tab/>
        </w:r>
        <w:r w:rsidR="0093447A">
          <w:rPr>
            <w:noProof/>
            <w:webHidden/>
          </w:rPr>
          <w:fldChar w:fldCharType="begin"/>
        </w:r>
        <w:r w:rsidR="0093447A">
          <w:rPr>
            <w:noProof/>
            <w:webHidden/>
          </w:rPr>
          <w:instrText xml:space="preserve"> PAGEREF _Toc442109034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35" w:history="1">
        <w:r w:rsidR="0093447A" w:rsidRPr="003D6998">
          <w:rPr>
            <w:rStyle w:val="Hyperlink"/>
            <w:noProof/>
          </w:rPr>
          <w:t>3.10.1</w:t>
        </w:r>
        <w:r w:rsidR="0093447A">
          <w:rPr>
            <w:rFonts w:asciiTheme="minorHAnsi" w:eastAsiaTheme="minorEastAsia" w:hAnsiTheme="minorHAnsi" w:cstheme="minorBidi"/>
            <w:noProof/>
            <w:sz w:val="22"/>
            <w:szCs w:val="28"/>
            <w:lang w:bidi="th-TH"/>
          </w:rPr>
          <w:tab/>
        </w:r>
        <w:r w:rsidR="0093447A" w:rsidRPr="003D6998">
          <w:rPr>
            <w:rStyle w:val="Hyperlink"/>
            <w:noProof/>
          </w:rPr>
          <w:t>Architecture for managing revisions</w:t>
        </w:r>
        <w:r w:rsidR="0093447A">
          <w:rPr>
            <w:noProof/>
            <w:webHidden/>
          </w:rPr>
          <w:tab/>
        </w:r>
        <w:r w:rsidR="0093447A">
          <w:rPr>
            <w:noProof/>
            <w:webHidden/>
          </w:rPr>
          <w:fldChar w:fldCharType="begin"/>
        </w:r>
        <w:r w:rsidR="0093447A">
          <w:rPr>
            <w:noProof/>
            <w:webHidden/>
          </w:rPr>
          <w:instrText xml:space="preserve"> PAGEREF _Toc442109035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6"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Current and history records</w:t>
        </w:r>
        <w:r w:rsidR="0093447A">
          <w:rPr>
            <w:noProof/>
            <w:webHidden/>
          </w:rPr>
          <w:tab/>
        </w:r>
        <w:r w:rsidR="0093447A">
          <w:rPr>
            <w:noProof/>
            <w:webHidden/>
          </w:rPr>
          <w:fldChar w:fldCharType="begin"/>
        </w:r>
        <w:r w:rsidR="0093447A">
          <w:rPr>
            <w:noProof/>
            <w:webHidden/>
          </w:rPr>
          <w:instrText xml:space="preserve"> PAGEREF _Toc442109036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7"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Unit of control and concurrency management</w:t>
        </w:r>
        <w:r w:rsidR="0093447A">
          <w:rPr>
            <w:noProof/>
            <w:webHidden/>
          </w:rPr>
          <w:tab/>
        </w:r>
        <w:r w:rsidR="0093447A">
          <w:rPr>
            <w:noProof/>
            <w:webHidden/>
          </w:rPr>
          <w:fldChar w:fldCharType="begin"/>
        </w:r>
        <w:r w:rsidR="0093447A">
          <w:rPr>
            <w:noProof/>
            <w:webHidden/>
          </w:rPr>
          <w:instrText xml:space="preserve"> PAGEREF _Toc442109037 \h </w:instrText>
        </w:r>
        <w:r w:rsidR="0093447A">
          <w:rPr>
            <w:noProof/>
            <w:webHidden/>
          </w:rPr>
        </w:r>
        <w:r w:rsidR="0093447A">
          <w:rPr>
            <w:noProof/>
            <w:webHidden/>
          </w:rPr>
          <w:fldChar w:fldCharType="separate"/>
        </w:r>
        <w:r w:rsidR="0093447A">
          <w:rPr>
            <w:noProof/>
            <w:webHidden/>
          </w:rPr>
          <w:t>76</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8"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Revision vs. Version</w:t>
        </w:r>
        <w:r w:rsidR="0093447A">
          <w:rPr>
            <w:noProof/>
            <w:webHidden/>
          </w:rPr>
          <w:tab/>
        </w:r>
        <w:r w:rsidR="0093447A">
          <w:rPr>
            <w:noProof/>
            <w:webHidden/>
          </w:rPr>
          <w:fldChar w:fldCharType="begin"/>
        </w:r>
        <w:r w:rsidR="0093447A">
          <w:rPr>
            <w:noProof/>
            <w:webHidden/>
          </w:rPr>
          <w:instrText xml:space="preserve"> PAGEREF _Toc442109038 \h </w:instrText>
        </w:r>
        <w:r w:rsidR="0093447A">
          <w:rPr>
            <w:noProof/>
            <w:webHidden/>
          </w:rPr>
        </w:r>
        <w:r w:rsidR="0093447A">
          <w:rPr>
            <w:noProof/>
            <w:webHidden/>
          </w:rPr>
          <w:fldChar w:fldCharType="separate"/>
        </w:r>
        <w:r w:rsidR="0093447A">
          <w:rPr>
            <w:noProof/>
            <w:webHidden/>
          </w:rPr>
          <w:t>77</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9"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CC states</w:t>
        </w:r>
        <w:r w:rsidR="0093447A">
          <w:rPr>
            <w:noProof/>
            <w:webHidden/>
          </w:rPr>
          <w:tab/>
        </w:r>
        <w:r w:rsidR="0093447A">
          <w:rPr>
            <w:noProof/>
            <w:webHidden/>
          </w:rPr>
          <w:fldChar w:fldCharType="begin"/>
        </w:r>
        <w:r w:rsidR="0093447A">
          <w:rPr>
            <w:noProof/>
            <w:webHidden/>
          </w:rPr>
          <w:instrText xml:space="preserve"> PAGEREF _Toc442109039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63A8B">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0" w:history="1">
        <w:r w:rsidR="0093447A" w:rsidRPr="003D6998">
          <w:rPr>
            <w:rStyle w:val="Hyperlink"/>
            <w:noProof/>
          </w:rPr>
          <w:t>3.10.1.4.1</w:t>
        </w:r>
        <w:r w:rsidR="0093447A">
          <w:rPr>
            <w:rFonts w:asciiTheme="minorHAnsi" w:eastAsiaTheme="minorEastAsia" w:hAnsiTheme="minorHAnsi" w:cstheme="minorBidi"/>
            <w:noProof/>
            <w:sz w:val="22"/>
            <w:szCs w:val="28"/>
            <w:lang w:bidi="th-TH"/>
          </w:rPr>
          <w:tab/>
        </w:r>
        <w:r w:rsidR="0093447A" w:rsidRPr="003D6998">
          <w:rPr>
            <w:rStyle w:val="Hyperlink"/>
            <w:noProof/>
          </w:rPr>
          <w:t>Revision life-cycle states</w:t>
        </w:r>
        <w:r w:rsidR="0093447A">
          <w:rPr>
            <w:noProof/>
            <w:webHidden/>
          </w:rPr>
          <w:tab/>
        </w:r>
        <w:r w:rsidR="0093447A">
          <w:rPr>
            <w:noProof/>
            <w:webHidden/>
          </w:rPr>
          <w:fldChar w:fldCharType="begin"/>
        </w:r>
        <w:r w:rsidR="0093447A">
          <w:rPr>
            <w:noProof/>
            <w:webHidden/>
          </w:rPr>
          <w:instrText xml:space="preserve"> PAGEREF _Toc442109040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63A8B">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1" w:history="1">
        <w:r w:rsidR="0093447A" w:rsidRPr="003D6998">
          <w:rPr>
            <w:rStyle w:val="Hyperlink"/>
            <w:noProof/>
          </w:rPr>
          <w:t>3.10.1.4.2</w:t>
        </w:r>
        <w:r w:rsidR="0093447A">
          <w:rPr>
            <w:rFonts w:asciiTheme="minorHAnsi" w:eastAsiaTheme="minorEastAsia" w:hAnsiTheme="minorHAnsi" w:cstheme="minorBidi"/>
            <w:noProof/>
            <w:sz w:val="22"/>
            <w:szCs w:val="28"/>
            <w:lang w:bidi="th-TH"/>
          </w:rPr>
          <w:tab/>
        </w:r>
        <w:r w:rsidR="0093447A" w:rsidRPr="003D6998">
          <w:rPr>
            <w:rStyle w:val="Hyperlink"/>
            <w:noProof/>
          </w:rPr>
          <w:t>Deprecated state</w:t>
        </w:r>
        <w:r w:rsidR="0093447A">
          <w:rPr>
            <w:noProof/>
            <w:webHidden/>
          </w:rPr>
          <w:tab/>
        </w:r>
        <w:r w:rsidR="0093447A">
          <w:rPr>
            <w:noProof/>
            <w:webHidden/>
          </w:rPr>
          <w:fldChar w:fldCharType="begin"/>
        </w:r>
        <w:r w:rsidR="0093447A">
          <w:rPr>
            <w:noProof/>
            <w:webHidden/>
          </w:rPr>
          <w:instrText xml:space="preserve"> PAGEREF _Toc442109041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63A8B">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2" w:history="1">
        <w:r w:rsidR="0093447A" w:rsidRPr="003D6998">
          <w:rPr>
            <w:rStyle w:val="Hyperlink"/>
            <w:noProof/>
          </w:rPr>
          <w:t>3.10.1.4.3</w:t>
        </w:r>
        <w:r w:rsidR="0093447A">
          <w:rPr>
            <w:rFonts w:asciiTheme="minorHAnsi" w:eastAsiaTheme="minorEastAsia" w:hAnsiTheme="minorHAnsi" w:cstheme="minorBidi"/>
            <w:noProof/>
            <w:sz w:val="22"/>
            <w:szCs w:val="28"/>
            <w:lang w:bidi="th-TH"/>
          </w:rPr>
          <w:tab/>
        </w:r>
        <w:r w:rsidR="0093447A" w:rsidRPr="003D6998">
          <w:rPr>
            <w:rStyle w:val="Hyperlink"/>
            <w:noProof/>
          </w:rPr>
          <w:t>Deleted state</w:t>
        </w:r>
        <w:r w:rsidR="0093447A">
          <w:rPr>
            <w:noProof/>
            <w:webHidden/>
          </w:rPr>
          <w:tab/>
        </w:r>
        <w:r w:rsidR="0093447A">
          <w:rPr>
            <w:noProof/>
            <w:webHidden/>
          </w:rPr>
          <w:fldChar w:fldCharType="begin"/>
        </w:r>
        <w:r w:rsidR="0093447A">
          <w:rPr>
            <w:noProof/>
            <w:webHidden/>
          </w:rPr>
          <w:instrText xml:space="preserve"> PAGEREF _Toc442109042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3"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OAGIS developer user role, End user role, Admin user role</w:t>
        </w:r>
        <w:r w:rsidR="0093447A">
          <w:rPr>
            <w:noProof/>
            <w:webHidden/>
          </w:rPr>
          <w:tab/>
        </w:r>
        <w:r w:rsidR="0093447A">
          <w:rPr>
            <w:noProof/>
            <w:webHidden/>
          </w:rPr>
          <w:fldChar w:fldCharType="begin"/>
        </w:r>
        <w:r w:rsidR="0093447A">
          <w:rPr>
            <w:noProof/>
            <w:webHidden/>
          </w:rPr>
          <w:instrText xml:space="preserve"> PAGEREF _Toc442109043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4"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Release management</w:t>
        </w:r>
        <w:r w:rsidR="0093447A">
          <w:rPr>
            <w:noProof/>
            <w:webHidden/>
          </w:rPr>
          <w:tab/>
        </w:r>
        <w:r w:rsidR="0093447A">
          <w:rPr>
            <w:noProof/>
            <w:webHidden/>
          </w:rPr>
          <w:fldChar w:fldCharType="begin"/>
        </w:r>
        <w:r w:rsidR="0093447A">
          <w:rPr>
            <w:noProof/>
            <w:webHidden/>
          </w:rPr>
          <w:instrText xml:space="preserve"> PAGEREF _Toc442109044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5" w:history="1">
        <w:r w:rsidR="0093447A" w:rsidRPr="003D6998">
          <w:rPr>
            <w:rStyle w:val="Hyperlink"/>
            <w:noProof/>
          </w:rPr>
          <w:t>3.10.2</w:t>
        </w:r>
        <w:r w:rsidR="0093447A">
          <w:rPr>
            <w:rFonts w:asciiTheme="minorHAnsi" w:eastAsiaTheme="minorEastAsia" w:hAnsiTheme="minorHAnsi" w:cstheme="minorBidi"/>
            <w:noProof/>
            <w:sz w:val="22"/>
            <w:szCs w:val="28"/>
            <w:lang w:bidi="th-TH"/>
          </w:rPr>
          <w:tab/>
        </w:r>
        <w:r w:rsidR="0093447A" w:rsidRPr="003D6998">
          <w:rPr>
            <w:rStyle w:val="Hyperlink"/>
            <w:noProof/>
          </w:rPr>
          <w:t>CCs and DTs management home screen</w:t>
        </w:r>
        <w:r w:rsidR="0093447A">
          <w:rPr>
            <w:noProof/>
            <w:webHidden/>
          </w:rPr>
          <w:tab/>
        </w:r>
        <w:r w:rsidR="0093447A">
          <w:rPr>
            <w:noProof/>
            <w:webHidden/>
          </w:rPr>
          <w:fldChar w:fldCharType="begin"/>
        </w:r>
        <w:r w:rsidR="0093447A">
          <w:rPr>
            <w:noProof/>
            <w:webHidden/>
          </w:rPr>
          <w:instrText xml:space="preserve"> PAGEREF _Toc442109045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6" w:history="1">
        <w:r w:rsidR="0093447A" w:rsidRPr="003D6998">
          <w:rPr>
            <w:rStyle w:val="Hyperlink"/>
            <w:noProof/>
          </w:rPr>
          <w:t>3.10.3</w:t>
        </w:r>
        <w:r w:rsidR="0093447A">
          <w:rPr>
            <w:rFonts w:asciiTheme="minorHAnsi" w:eastAsiaTheme="minorEastAsia" w:hAnsiTheme="minorHAnsi" w:cstheme="minorBidi"/>
            <w:noProof/>
            <w:sz w:val="22"/>
            <w:szCs w:val="28"/>
            <w:lang w:bidi="th-TH"/>
          </w:rPr>
          <w:tab/>
        </w:r>
        <w:r w:rsidR="0093447A" w:rsidRPr="003D6998">
          <w:rPr>
            <w:rStyle w:val="Hyperlink"/>
            <w:noProof/>
          </w:rPr>
          <w:t>ACC and ASCCP content rendering</w:t>
        </w:r>
        <w:r w:rsidR="0093447A">
          <w:rPr>
            <w:noProof/>
            <w:webHidden/>
          </w:rPr>
          <w:tab/>
        </w:r>
        <w:r w:rsidR="0093447A">
          <w:rPr>
            <w:noProof/>
            <w:webHidden/>
          </w:rPr>
          <w:fldChar w:fldCharType="begin"/>
        </w:r>
        <w:r w:rsidR="0093447A">
          <w:rPr>
            <w:noProof/>
            <w:webHidden/>
          </w:rPr>
          <w:instrText xml:space="preserve"> PAGEREF _Toc442109046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7" w:history="1">
        <w:r w:rsidR="0093447A" w:rsidRPr="003D6998">
          <w:rPr>
            <w:rStyle w:val="Hyperlink"/>
            <w:noProof/>
          </w:rPr>
          <w:t>3.10.4</w:t>
        </w:r>
        <w:r w:rsidR="0093447A">
          <w:rPr>
            <w:rFonts w:asciiTheme="minorHAnsi" w:eastAsiaTheme="minorEastAsia" w:hAnsiTheme="minorHAnsi" w:cstheme="minorBidi"/>
            <w:noProof/>
            <w:sz w:val="22"/>
            <w:szCs w:val="28"/>
            <w:lang w:bidi="th-TH"/>
          </w:rPr>
          <w:tab/>
        </w:r>
        <w:r w:rsidR="0093447A" w:rsidRPr="003D6998">
          <w:rPr>
            <w:rStyle w:val="Hyperlink"/>
            <w:noProof/>
          </w:rPr>
          <w:t>View/Search CCs</w:t>
        </w:r>
        <w:r w:rsidR="0093447A">
          <w:rPr>
            <w:noProof/>
            <w:webHidden/>
          </w:rPr>
          <w:tab/>
        </w:r>
        <w:r w:rsidR="0093447A">
          <w:rPr>
            <w:noProof/>
            <w:webHidden/>
          </w:rPr>
          <w:fldChar w:fldCharType="begin"/>
        </w:r>
        <w:r w:rsidR="0093447A">
          <w:rPr>
            <w:noProof/>
            <w:webHidden/>
          </w:rPr>
          <w:instrText xml:space="preserve"> PAGEREF _Toc442109047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8" w:history="1">
        <w:r w:rsidR="0093447A" w:rsidRPr="003D6998">
          <w:rPr>
            <w:rStyle w:val="Hyperlink"/>
            <w:noProof/>
          </w:rPr>
          <w:t>3.10.5</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ACC</w:t>
        </w:r>
        <w:r w:rsidR="0093447A">
          <w:rPr>
            <w:noProof/>
            <w:webHidden/>
          </w:rPr>
          <w:tab/>
        </w:r>
        <w:r w:rsidR="0093447A">
          <w:rPr>
            <w:noProof/>
            <w:webHidden/>
          </w:rPr>
          <w:fldChar w:fldCharType="begin"/>
        </w:r>
        <w:r w:rsidR="0093447A">
          <w:rPr>
            <w:noProof/>
            <w:webHidden/>
          </w:rPr>
          <w:instrText xml:space="preserve"> PAGEREF _Toc442109048 \h </w:instrText>
        </w:r>
        <w:r w:rsidR="0093447A">
          <w:rPr>
            <w:noProof/>
            <w:webHidden/>
          </w:rPr>
        </w:r>
        <w:r w:rsidR="0093447A">
          <w:rPr>
            <w:noProof/>
            <w:webHidden/>
          </w:rPr>
          <w:fldChar w:fldCharType="separate"/>
        </w:r>
        <w:r w:rsidR="0093447A">
          <w:rPr>
            <w:noProof/>
            <w:webHidden/>
          </w:rPr>
          <w:t>80</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9" w:history="1">
        <w:r w:rsidR="0093447A" w:rsidRPr="003D6998">
          <w:rPr>
            <w:rStyle w:val="Hyperlink"/>
            <w:noProof/>
          </w:rPr>
          <w:t>3.10.5.1</w:t>
        </w:r>
        <w:r w:rsidR="0093447A">
          <w:rPr>
            <w:rFonts w:asciiTheme="minorHAnsi" w:eastAsiaTheme="minorEastAsia" w:hAnsiTheme="minorHAnsi" w:cstheme="minorBidi"/>
            <w:noProof/>
            <w:sz w:val="22"/>
            <w:szCs w:val="28"/>
            <w:lang w:bidi="th-TH"/>
          </w:rPr>
          <w:tab/>
        </w:r>
        <w:r w:rsidR="0093447A" w:rsidRPr="003D6998">
          <w:rPr>
            <w:rStyle w:val="Hyperlink"/>
            <w:noProof/>
          </w:rPr>
          <w:t>ACC current record</w:t>
        </w:r>
        <w:r w:rsidR="0093447A">
          <w:rPr>
            <w:noProof/>
            <w:webHidden/>
          </w:rPr>
          <w:tab/>
        </w:r>
        <w:r w:rsidR="0093447A">
          <w:rPr>
            <w:noProof/>
            <w:webHidden/>
          </w:rPr>
          <w:fldChar w:fldCharType="begin"/>
        </w:r>
        <w:r w:rsidR="0093447A">
          <w:rPr>
            <w:noProof/>
            <w:webHidden/>
          </w:rPr>
          <w:instrText xml:space="preserve"> PAGEREF _Toc442109049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0" w:history="1">
        <w:r w:rsidR="0093447A" w:rsidRPr="003D6998">
          <w:rPr>
            <w:rStyle w:val="Hyperlink"/>
            <w:noProof/>
          </w:rPr>
          <w:t>3.10.5.2</w:t>
        </w:r>
        <w:r w:rsidR="0093447A">
          <w:rPr>
            <w:rFonts w:asciiTheme="minorHAnsi" w:eastAsiaTheme="minorEastAsia" w:hAnsiTheme="minorHAnsi" w:cstheme="minorBidi"/>
            <w:noProof/>
            <w:sz w:val="22"/>
            <w:szCs w:val="28"/>
            <w:lang w:bidi="th-TH"/>
          </w:rPr>
          <w:tab/>
        </w:r>
        <w:r w:rsidR="0093447A" w:rsidRPr="003D6998">
          <w:rPr>
            <w:rStyle w:val="Hyperlink"/>
            <w:noProof/>
          </w:rPr>
          <w:t>ACC history record</w:t>
        </w:r>
        <w:r w:rsidR="0093447A">
          <w:rPr>
            <w:noProof/>
            <w:webHidden/>
          </w:rPr>
          <w:tab/>
        </w:r>
        <w:r w:rsidR="0093447A">
          <w:rPr>
            <w:noProof/>
            <w:webHidden/>
          </w:rPr>
          <w:fldChar w:fldCharType="begin"/>
        </w:r>
        <w:r w:rsidR="0093447A">
          <w:rPr>
            <w:noProof/>
            <w:webHidden/>
          </w:rPr>
          <w:instrText xml:space="preserve"> PAGEREF _Toc442109050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1" w:history="1">
        <w:r w:rsidR="0093447A" w:rsidRPr="003D6998">
          <w:rPr>
            <w:rStyle w:val="Hyperlink"/>
            <w:noProof/>
          </w:rPr>
          <w:t>3.10.6</w:t>
        </w:r>
        <w:r w:rsidR="0093447A">
          <w:rPr>
            <w:rFonts w:asciiTheme="minorHAnsi" w:eastAsiaTheme="minorEastAsia" w:hAnsiTheme="minorHAnsi" w:cstheme="minorBidi"/>
            <w:noProof/>
            <w:sz w:val="22"/>
            <w:szCs w:val="28"/>
            <w:lang w:bidi="th-TH"/>
          </w:rPr>
          <w:tab/>
        </w:r>
        <w:r w:rsidR="0093447A" w:rsidRPr="003D6998">
          <w:rPr>
            <w:rStyle w:val="Hyperlink"/>
            <w:noProof/>
          </w:rPr>
          <w:t>Manage ownership of a UoC</w:t>
        </w:r>
        <w:r w:rsidR="0093447A">
          <w:rPr>
            <w:noProof/>
            <w:webHidden/>
          </w:rPr>
          <w:tab/>
        </w:r>
        <w:r w:rsidR="0093447A">
          <w:rPr>
            <w:noProof/>
            <w:webHidden/>
          </w:rPr>
          <w:fldChar w:fldCharType="begin"/>
        </w:r>
        <w:r w:rsidR="0093447A">
          <w:rPr>
            <w:noProof/>
            <w:webHidden/>
          </w:rPr>
          <w:instrText xml:space="preserve"> PAGEREF _Toc442109051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2" w:history="1">
        <w:r w:rsidR="0093447A" w:rsidRPr="003D6998">
          <w:rPr>
            <w:rStyle w:val="Hyperlink"/>
            <w:noProof/>
          </w:rPr>
          <w:t>3.10.7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ACC</w:t>
        </w:r>
        <w:r w:rsidR="0093447A">
          <w:rPr>
            <w:noProof/>
            <w:webHidden/>
          </w:rPr>
          <w:tab/>
        </w:r>
        <w:r w:rsidR="0093447A">
          <w:rPr>
            <w:noProof/>
            <w:webHidden/>
          </w:rPr>
          <w:fldChar w:fldCharType="begin"/>
        </w:r>
        <w:r w:rsidR="0093447A">
          <w:rPr>
            <w:noProof/>
            <w:webHidden/>
          </w:rPr>
          <w:instrText xml:space="preserve"> PAGEREF _Toc442109052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3" w:history="1">
        <w:r w:rsidR="0093447A" w:rsidRPr="003D6998">
          <w:rPr>
            <w:rStyle w:val="Hyperlink"/>
            <w:noProof/>
          </w:rPr>
          <w:t>3.10.8</w:t>
        </w:r>
        <w:r w:rsidR="0093447A">
          <w:rPr>
            <w:rFonts w:asciiTheme="minorHAnsi" w:eastAsiaTheme="minorEastAsia" w:hAnsiTheme="minorHAnsi" w:cstheme="minorBidi"/>
            <w:noProof/>
            <w:sz w:val="22"/>
            <w:szCs w:val="28"/>
            <w:lang w:bidi="th-TH"/>
          </w:rPr>
          <w:tab/>
        </w:r>
        <w:r w:rsidR="0093447A" w:rsidRPr="003D6998">
          <w:rPr>
            <w:rStyle w:val="Hyperlink"/>
            <w:noProof/>
          </w:rPr>
          <w:t>Edit an ACC</w:t>
        </w:r>
        <w:r w:rsidR="0093447A">
          <w:rPr>
            <w:noProof/>
            <w:webHidden/>
          </w:rPr>
          <w:tab/>
        </w:r>
        <w:r w:rsidR="0093447A">
          <w:rPr>
            <w:noProof/>
            <w:webHidden/>
          </w:rPr>
          <w:fldChar w:fldCharType="begin"/>
        </w:r>
        <w:r w:rsidR="0093447A">
          <w:rPr>
            <w:noProof/>
            <w:webHidden/>
          </w:rPr>
          <w:instrText xml:space="preserve"> PAGEREF _Toc442109053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4" w:history="1">
        <w:r w:rsidR="0093447A" w:rsidRPr="003D6998">
          <w:rPr>
            <w:rStyle w:val="Hyperlink"/>
            <w:noProof/>
          </w:rPr>
          <w:t>3.10.9</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ACC</w:t>
        </w:r>
        <w:r w:rsidR="0093447A">
          <w:rPr>
            <w:noProof/>
            <w:webHidden/>
          </w:rPr>
          <w:tab/>
        </w:r>
        <w:r w:rsidR="0093447A">
          <w:rPr>
            <w:noProof/>
            <w:webHidden/>
          </w:rPr>
          <w:fldChar w:fldCharType="begin"/>
        </w:r>
        <w:r w:rsidR="0093447A">
          <w:rPr>
            <w:noProof/>
            <w:webHidden/>
          </w:rPr>
          <w:instrText xml:space="preserve"> PAGEREF _Toc442109054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55" w:history="1">
        <w:r w:rsidR="0093447A" w:rsidRPr="003D6998">
          <w:rPr>
            <w:rStyle w:val="Hyperlink"/>
            <w:noProof/>
          </w:rPr>
          <w:t>3.10.10</w:t>
        </w:r>
        <w:r w:rsidR="0093447A">
          <w:rPr>
            <w:rFonts w:asciiTheme="minorHAnsi" w:eastAsiaTheme="minorEastAsia" w:hAnsiTheme="minorHAnsi" w:cstheme="minorBidi"/>
            <w:noProof/>
            <w:sz w:val="22"/>
            <w:szCs w:val="28"/>
            <w:lang w:bidi="th-TH"/>
          </w:rPr>
          <w:tab/>
        </w:r>
        <w:r w:rsidR="0093447A" w:rsidRPr="003D6998">
          <w:rPr>
            <w:rStyle w:val="Hyperlink"/>
            <w:noProof/>
          </w:rPr>
          <w:t>Append a child association to an ACC</w:t>
        </w:r>
        <w:r w:rsidR="0093447A">
          <w:rPr>
            <w:noProof/>
            <w:webHidden/>
          </w:rPr>
          <w:tab/>
        </w:r>
        <w:r w:rsidR="0093447A">
          <w:rPr>
            <w:noProof/>
            <w:webHidden/>
          </w:rPr>
          <w:fldChar w:fldCharType="begin"/>
        </w:r>
        <w:r w:rsidR="0093447A">
          <w:rPr>
            <w:noProof/>
            <w:webHidden/>
          </w:rPr>
          <w:instrText xml:space="preserve"> PAGEREF _Toc442109055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6" w:history="1">
        <w:r w:rsidR="0093447A" w:rsidRPr="003D6998">
          <w:rPr>
            <w:rStyle w:val="Hyperlink"/>
            <w:noProof/>
          </w:rPr>
          <w:t>3.10.10.1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current record</w:t>
        </w:r>
        <w:r w:rsidR="0093447A">
          <w:rPr>
            <w:noProof/>
            <w:webHidden/>
          </w:rPr>
          <w:tab/>
        </w:r>
        <w:r w:rsidR="0093447A">
          <w:rPr>
            <w:noProof/>
            <w:webHidden/>
          </w:rPr>
          <w:fldChar w:fldCharType="begin"/>
        </w:r>
        <w:r w:rsidR="0093447A">
          <w:rPr>
            <w:noProof/>
            <w:webHidden/>
          </w:rPr>
          <w:instrText xml:space="preserve"> PAGEREF _Toc442109056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7" w:history="1">
        <w:r w:rsidR="0093447A" w:rsidRPr="003D6998">
          <w:rPr>
            <w:rStyle w:val="Hyperlink"/>
            <w:noProof/>
          </w:rPr>
          <w:t>3.10.10.2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history record</w:t>
        </w:r>
        <w:r w:rsidR="0093447A">
          <w:rPr>
            <w:noProof/>
            <w:webHidden/>
          </w:rPr>
          <w:tab/>
        </w:r>
        <w:r w:rsidR="0093447A">
          <w:rPr>
            <w:noProof/>
            <w:webHidden/>
          </w:rPr>
          <w:fldChar w:fldCharType="begin"/>
        </w:r>
        <w:r w:rsidR="0093447A">
          <w:rPr>
            <w:noProof/>
            <w:webHidden/>
          </w:rPr>
          <w:instrText xml:space="preserve"> PAGEREF _Toc442109057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8" w:history="1">
        <w:r w:rsidR="0093447A" w:rsidRPr="003D6998">
          <w:rPr>
            <w:rStyle w:val="Hyperlink"/>
            <w:noProof/>
          </w:rPr>
          <w:t>3.10.10.3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current record</w:t>
        </w:r>
        <w:r w:rsidR="0093447A">
          <w:rPr>
            <w:noProof/>
            <w:webHidden/>
          </w:rPr>
          <w:tab/>
        </w:r>
        <w:r w:rsidR="0093447A">
          <w:rPr>
            <w:noProof/>
            <w:webHidden/>
          </w:rPr>
          <w:fldChar w:fldCharType="begin"/>
        </w:r>
        <w:r w:rsidR="0093447A">
          <w:rPr>
            <w:noProof/>
            <w:webHidden/>
          </w:rPr>
          <w:instrText xml:space="preserve"> PAGEREF _Toc442109058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9" w:history="1">
        <w:r w:rsidR="0093447A" w:rsidRPr="003D6998">
          <w:rPr>
            <w:rStyle w:val="Hyperlink"/>
            <w:noProof/>
          </w:rPr>
          <w:t>3.10.10.4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history record</w:t>
        </w:r>
        <w:r w:rsidR="0093447A">
          <w:rPr>
            <w:noProof/>
            <w:webHidden/>
          </w:rPr>
          <w:tab/>
        </w:r>
        <w:r w:rsidR="0093447A">
          <w:rPr>
            <w:noProof/>
            <w:webHidden/>
          </w:rPr>
          <w:fldChar w:fldCharType="begin"/>
        </w:r>
        <w:r w:rsidR="0093447A">
          <w:rPr>
            <w:noProof/>
            <w:webHidden/>
          </w:rPr>
          <w:instrText xml:space="preserve"> PAGEREF _Toc442109059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0"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Insert a child association to an ACC</w:t>
        </w:r>
        <w:r w:rsidR="0093447A">
          <w:rPr>
            <w:noProof/>
            <w:webHidden/>
          </w:rPr>
          <w:tab/>
        </w:r>
        <w:r w:rsidR="0093447A">
          <w:rPr>
            <w:noProof/>
            <w:webHidden/>
          </w:rPr>
          <w:fldChar w:fldCharType="begin"/>
        </w:r>
        <w:r w:rsidR="0093447A">
          <w:rPr>
            <w:noProof/>
            <w:webHidden/>
          </w:rPr>
          <w:instrText xml:space="preserve"> PAGEREF _Toc442109060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1"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Delete a child association from an ACC</w:t>
        </w:r>
        <w:r w:rsidR="0093447A">
          <w:rPr>
            <w:noProof/>
            <w:webHidden/>
          </w:rPr>
          <w:tab/>
        </w:r>
        <w:r w:rsidR="0093447A">
          <w:rPr>
            <w:noProof/>
            <w:webHidden/>
          </w:rPr>
          <w:fldChar w:fldCharType="begin"/>
        </w:r>
        <w:r w:rsidR="0093447A">
          <w:rPr>
            <w:noProof/>
            <w:webHidden/>
          </w:rPr>
          <w:instrText xml:space="preserve"> PAGEREF _Toc442109061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2"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Discard a child association from an ACC</w:t>
        </w:r>
        <w:r w:rsidR="0093447A">
          <w:rPr>
            <w:noProof/>
            <w:webHidden/>
          </w:rPr>
          <w:tab/>
        </w:r>
        <w:r w:rsidR="0093447A">
          <w:rPr>
            <w:noProof/>
            <w:webHidden/>
          </w:rPr>
          <w:fldChar w:fldCharType="begin"/>
        </w:r>
        <w:r w:rsidR="0093447A">
          <w:rPr>
            <w:noProof/>
            <w:webHidden/>
          </w:rPr>
          <w:instrText xml:space="preserve"> PAGEREF _Toc442109062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3"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association</w:t>
        </w:r>
        <w:r w:rsidR="0093447A">
          <w:rPr>
            <w:noProof/>
            <w:webHidden/>
          </w:rPr>
          <w:tab/>
        </w:r>
        <w:r w:rsidR="0093447A">
          <w:rPr>
            <w:noProof/>
            <w:webHidden/>
          </w:rPr>
          <w:fldChar w:fldCharType="begin"/>
        </w:r>
        <w:r w:rsidR="0093447A">
          <w:rPr>
            <w:noProof/>
            <w:webHidden/>
          </w:rPr>
          <w:instrText xml:space="preserve"> PAGEREF _Toc442109063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4"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Change the position of an association</w:t>
        </w:r>
        <w:r w:rsidR="0093447A">
          <w:rPr>
            <w:noProof/>
            <w:webHidden/>
          </w:rPr>
          <w:tab/>
        </w:r>
        <w:r w:rsidR="0093447A">
          <w:rPr>
            <w:noProof/>
            <w:webHidden/>
          </w:rPr>
          <w:fldChar w:fldCharType="begin"/>
        </w:r>
        <w:r w:rsidR="0093447A">
          <w:rPr>
            <w:noProof/>
            <w:webHidden/>
          </w:rPr>
          <w:instrText xml:space="preserve"> PAGEREF _Toc442109064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5"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Make an ACC based on another ACC</w:t>
        </w:r>
        <w:r w:rsidR="0093447A">
          <w:rPr>
            <w:noProof/>
            <w:webHidden/>
          </w:rPr>
          <w:tab/>
        </w:r>
        <w:r w:rsidR="0093447A">
          <w:rPr>
            <w:noProof/>
            <w:webHidden/>
          </w:rPr>
          <w:fldChar w:fldCharType="begin"/>
        </w:r>
        <w:r w:rsidR="0093447A">
          <w:rPr>
            <w:noProof/>
            <w:webHidden/>
          </w:rPr>
          <w:instrText xml:space="preserve"> PAGEREF _Toc442109065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6" w:history="1">
        <w:r w:rsidR="0093447A" w:rsidRPr="003D6998">
          <w:rPr>
            <w:rStyle w:val="Hyperlink"/>
            <w:noProof/>
          </w:rPr>
          <w:t>3.10.17</w:t>
        </w:r>
        <w:r w:rsidR="0093447A">
          <w:rPr>
            <w:rFonts w:asciiTheme="minorHAnsi" w:eastAsiaTheme="minorEastAsia" w:hAnsiTheme="minorHAnsi" w:cstheme="minorBidi"/>
            <w:noProof/>
            <w:sz w:val="22"/>
            <w:szCs w:val="28"/>
            <w:lang w:bidi="th-TH"/>
          </w:rPr>
          <w:tab/>
        </w:r>
        <w:r w:rsidR="0093447A" w:rsidRPr="003D6998">
          <w:rPr>
            <w:rStyle w:val="Hyperlink"/>
            <w:noProof/>
          </w:rPr>
          <w:t>Discard the based ACC relationship</w:t>
        </w:r>
        <w:r w:rsidR="0093447A">
          <w:rPr>
            <w:noProof/>
            <w:webHidden/>
          </w:rPr>
          <w:tab/>
        </w:r>
        <w:r w:rsidR="0093447A">
          <w:rPr>
            <w:noProof/>
            <w:webHidden/>
          </w:rPr>
          <w:fldChar w:fldCharType="begin"/>
        </w:r>
        <w:r w:rsidR="0093447A">
          <w:rPr>
            <w:noProof/>
            <w:webHidden/>
          </w:rPr>
          <w:instrText xml:space="preserve"> PAGEREF _Toc442109066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7" w:history="1">
        <w:r w:rsidR="0093447A" w:rsidRPr="003D6998">
          <w:rPr>
            <w:rStyle w:val="Hyperlink"/>
            <w:noProof/>
          </w:rPr>
          <w:t>3.10.18</w:t>
        </w:r>
        <w:r w:rsidR="0093447A">
          <w:rPr>
            <w:rFonts w:asciiTheme="minorHAnsi" w:eastAsiaTheme="minorEastAsia" w:hAnsiTheme="minorHAnsi" w:cstheme="minorBidi"/>
            <w:noProof/>
            <w:sz w:val="22"/>
            <w:szCs w:val="28"/>
            <w:lang w:bidi="th-TH"/>
          </w:rPr>
          <w:tab/>
        </w:r>
        <w:r w:rsidR="0093447A" w:rsidRPr="003D6998">
          <w:rPr>
            <w:rStyle w:val="Hyperlink"/>
            <w:noProof/>
          </w:rPr>
          <w:t>Discard an ACC&lt;</w:t>
        </w:r>
        <w:r w:rsidR="0093447A" w:rsidRPr="003D6998">
          <w:rPr>
            <w:rStyle w:val="Hyperlink"/>
            <w:noProof/>
            <w:highlight w:val="yellow"/>
          </w:rPr>
          <w:t>serm&gt;How about discarding a revision?</w:t>
        </w:r>
        <w:r w:rsidR="0093447A">
          <w:rPr>
            <w:noProof/>
            <w:webHidden/>
          </w:rPr>
          <w:tab/>
        </w:r>
        <w:r w:rsidR="0093447A">
          <w:rPr>
            <w:noProof/>
            <w:webHidden/>
          </w:rPr>
          <w:fldChar w:fldCharType="begin"/>
        </w:r>
        <w:r w:rsidR="0093447A">
          <w:rPr>
            <w:noProof/>
            <w:webHidden/>
          </w:rPr>
          <w:instrText xml:space="preserve"> PAGEREF _Toc442109067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8" w:history="1">
        <w:r w:rsidR="0093447A" w:rsidRPr="003D6998">
          <w:rPr>
            <w:rStyle w:val="Hyperlink"/>
            <w:noProof/>
          </w:rPr>
          <w:t>3.10.19</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ACC</w:t>
        </w:r>
        <w:r w:rsidR="0093447A">
          <w:rPr>
            <w:noProof/>
            <w:webHidden/>
          </w:rPr>
          <w:tab/>
        </w:r>
        <w:r w:rsidR="0093447A">
          <w:rPr>
            <w:noProof/>
            <w:webHidden/>
          </w:rPr>
          <w:fldChar w:fldCharType="begin"/>
        </w:r>
        <w:r w:rsidR="0093447A">
          <w:rPr>
            <w:noProof/>
            <w:webHidden/>
          </w:rPr>
          <w:instrText xml:space="preserve"> PAGEREF _Toc442109068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9" w:history="1">
        <w:r w:rsidR="0093447A" w:rsidRPr="003D6998">
          <w:rPr>
            <w:rStyle w:val="Hyperlink"/>
            <w:noProof/>
          </w:rPr>
          <w:t>3.10.20</w:t>
        </w:r>
        <w:r w:rsidR="0093447A">
          <w:rPr>
            <w:rFonts w:asciiTheme="minorHAnsi" w:eastAsiaTheme="minorEastAsia" w:hAnsiTheme="minorHAnsi" w:cstheme="minorBidi"/>
            <w:noProof/>
            <w:sz w:val="22"/>
            <w:szCs w:val="28"/>
            <w:lang w:bidi="th-TH"/>
          </w:rPr>
          <w:tab/>
        </w:r>
        <w:r w:rsidR="0093447A" w:rsidRPr="003D6998">
          <w:rPr>
            <w:rStyle w:val="Hyperlink"/>
            <w:noProof/>
          </w:rPr>
          <w:t>Change the state of the ACC UoC</w:t>
        </w:r>
        <w:r w:rsidR="0093447A">
          <w:rPr>
            <w:noProof/>
            <w:webHidden/>
          </w:rPr>
          <w:tab/>
        </w:r>
        <w:r w:rsidR="0093447A">
          <w:rPr>
            <w:noProof/>
            <w:webHidden/>
          </w:rPr>
          <w:fldChar w:fldCharType="begin"/>
        </w:r>
        <w:r w:rsidR="0093447A">
          <w:rPr>
            <w:noProof/>
            <w:webHidden/>
          </w:rPr>
          <w:instrText xml:space="preserve"> PAGEREF _Toc442109069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0" w:history="1">
        <w:r w:rsidR="0093447A" w:rsidRPr="003D6998">
          <w:rPr>
            <w:rStyle w:val="Hyperlink"/>
            <w:noProof/>
          </w:rPr>
          <w:t>3.10.20.1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Editing to the Candidate state</w:t>
        </w:r>
        <w:r w:rsidR="0093447A">
          <w:rPr>
            <w:noProof/>
            <w:webHidden/>
          </w:rPr>
          <w:tab/>
        </w:r>
        <w:r w:rsidR="0093447A">
          <w:rPr>
            <w:noProof/>
            <w:webHidden/>
          </w:rPr>
          <w:fldChar w:fldCharType="begin"/>
        </w:r>
        <w:r w:rsidR="0093447A">
          <w:rPr>
            <w:noProof/>
            <w:webHidden/>
          </w:rPr>
          <w:instrText xml:space="preserve"> PAGEREF _Toc442109070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1" w:history="1">
        <w:r w:rsidR="0093447A" w:rsidRPr="003D6998">
          <w:rPr>
            <w:rStyle w:val="Hyperlink"/>
            <w:noProof/>
          </w:rPr>
          <w:t>3.10.20.2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Editing state</w:t>
        </w:r>
        <w:r w:rsidR="0093447A">
          <w:rPr>
            <w:noProof/>
            <w:webHidden/>
          </w:rPr>
          <w:tab/>
        </w:r>
        <w:r w:rsidR="0093447A">
          <w:rPr>
            <w:noProof/>
            <w:webHidden/>
          </w:rPr>
          <w:fldChar w:fldCharType="begin"/>
        </w:r>
        <w:r w:rsidR="0093447A">
          <w:rPr>
            <w:noProof/>
            <w:webHidden/>
          </w:rPr>
          <w:instrText xml:space="preserve"> PAGEREF _Toc442109071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2" w:history="1">
        <w:r w:rsidR="0093447A" w:rsidRPr="003D6998">
          <w:rPr>
            <w:rStyle w:val="Hyperlink"/>
            <w:noProof/>
          </w:rPr>
          <w:t>3.10.20.3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Published state</w:t>
        </w:r>
        <w:r w:rsidR="0093447A">
          <w:rPr>
            <w:noProof/>
            <w:webHidden/>
          </w:rPr>
          <w:tab/>
        </w:r>
        <w:r w:rsidR="0093447A">
          <w:rPr>
            <w:noProof/>
            <w:webHidden/>
          </w:rPr>
          <w:fldChar w:fldCharType="begin"/>
        </w:r>
        <w:r w:rsidR="0093447A">
          <w:rPr>
            <w:noProof/>
            <w:webHidden/>
          </w:rPr>
          <w:instrText xml:space="preserve"> PAGEREF _Toc442109072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3" w:history="1">
        <w:r w:rsidR="0093447A" w:rsidRPr="003D6998">
          <w:rPr>
            <w:rStyle w:val="Hyperlink"/>
            <w:noProof/>
          </w:rPr>
          <w:t>3.10.21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ASCCP</w:t>
        </w:r>
        <w:r w:rsidR="0093447A">
          <w:rPr>
            <w:noProof/>
            <w:webHidden/>
          </w:rPr>
          <w:tab/>
        </w:r>
        <w:r w:rsidR="0093447A">
          <w:rPr>
            <w:noProof/>
            <w:webHidden/>
          </w:rPr>
          <w:fldChar w:fldCharType="begin"/>
        </w:r>
        <w:r w:rsidR="0093447A">
          <w:rPr>
            <w:noProof/>
            <w:webHidden/>
          </w:rPr>
          <w:instrText xml:space="preserve"> PAGEREF _Toc442109073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4" w:history="1">
        <w:r w:rsidR="0093447A" w:rsidRPr="003D6998">
          <w:rPr>
            <w:rStyle w:val="Hyperlink"/>
            <w:noProof/>
          </w:rPr>
          <w:t>3.10.21.1</w:t>
        </w:r>
        <w:r w:rsidR="0093447A">
          <w:rPr>
            <w:rFonts w:asciiTheme="minorHAnsi" w:eastAsiaTheme="minorEastAsia" w:hAnsiTheme="minorHAnsi" w:cstheme="minorBidi"/>
            <w:noProof/>
            <w:sz w:val="22"/>
            <w:szCs w:val="28"/>
            <w:lang w:bidi="th-TH"/>
          </w:rPr>
          <w:tab/>
        </w:r>
        <w:r w:rsidR="0093447A" w:rsidRPr="003D6998">
          <w:rPr>
            <w:rStyle w:val="Hyperlink"/>
            <w:noProof/>
          </w:rPr>
          <w:t>ASCCP current record</w:t>
        </w:r>
        <w:r w:rsidR="0093447A">
          <w:rPr>
            <w:noProof/>
            <w:webHidden/>
          </w:rPr>
          <w:tab/>
        </w:r>
        <w:r w:rsidR="0093447A">
          <w:rPr>
            <w:noProof/>
            <w:webHidden/>
          </w:rPr>
          <w:fldChar w:fldCharType="begin"/>
        </w:r>
        <w:r w:rsidR="0093447A">
          <w:rPr>
            <w:noProof/>
            <w:webHidden/>
          </w:rPr>
          <w:instrText xml:space="preserve"> PAGEREF _Toc442109074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5" w:history="1">
        <w:r w:rsidR="0093447A" w:rsidRPr="003D6998">
          <w:rPr>
            <w:rStyle w:val="Hyperlink"/>
            <w:noProof/>
          </w:rPr>
          <w:t>3.10.21.2</w:t>
        </w:r>
        <w:r w:rsidR="0093447A">
          <w:rPr>
            <w:rFonts w:asciiTheme="minorHAnsi" w:eastAsiaTheme="minorEastAsia" w:hAnsiTheme="minorHAnsi" w:cstheme="minorBidi"/>
            <w:noProof/>
            <w:sz w:val="22"/>
            <w:szCs w:val="28"/>
            <w:lang w:bidi="th-TH"/>
          </w:rPr>
          <w:tab/>
        </w:r>
        <w:r w:rsidR="0093447A" w:rsidRPr="003D6998">
          <w:rPr>
            <w:rStyle w:val="Hyperlink"/>
            <w:noProof/>
          </w:rPr>
          <w:t>ASCCP history record</w:t>
        </w:r>
        <w:r w:rsidR="0093447A">
          <w:rPr>
            <w:noProof/>
            <w:webHidden/>
          </w:rPr>
          <w:tab/>
        </w:r>
        <w:r w:rsidR="0093447A">
          <w:rPr>
            <w:noProof/>
            <w:webHidden/>
          </w:rPr>
          <w:fldChar w:fldCharType="begin"/>
        </w:r>
        <w:r w:rsidR="0093447A">
          <w:rPr>
            <w:noProof/>
            <w:webHidden/>
          </w:rPr>
          <w:instrText xml:space="preserve"> PAGEREF _Toc442109075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6" w:history="1">
        <w:r w:rsidR="0093447A" w:rsidRPr="003D6998">
          <w:rPr>
            <w:rStyle w:val="Hyperlink"/>
            <w:noProof/>
          </w:rPr>
          <w:t>3.10.22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ASCCP</w:t>
        </w:r>
        <w:r w:rsidR="0093447A">
          <w:rPr>
            <w:noProof/>
            <w:webHidden/>
          </w:rPr>
          <w:tab/>
        </w:r>
        <w:r w:rsidR="0093447A">
          <w:rPr>
            <w:noProof/>
            <w:webHidden/>
          </w:rPr>
          <w:fldChar w:fldCharType="begin"/>
        </w:r>
        <w:r w:rsidR="0093447A">
          <w:rPr>
            <w:noProof/>
            <w:webHidden/>
          </w:rPr>
          <w:instrText xml:space="preserve"> PAGEREF _Toc442109076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7" w:history="1">
        <w:r w:rsidR="0093447A" w:rsidRPr="003D6998">
          <w:rPr>
            <w:rStyle w:val="Hyperlink"/>
            <w:noProof/>
          </w:rPr>
          <w:t>3.10.23</w:t>
        </w:r>
        <w:r w:rsidR="0093447A">
          <w:rPr>
            <w:rFonts w:asciiTheme="minorHAnsi" w:eastAsiaTheme="minorEastAsia" w:hAnsiTheme="minorHAnsi" w:cstheme="minorBidi"/>
            <w:noProof/>
            <w:sz w:val="22"/>
            <w:szCs w:val="28"/>
            <w:lang w:bidi="th-TH"/>
          </w:rPr>
          <w:tab/>
        </w:r>
        <w:r w:rsidR="0093447A" w:rsidRPr="003D6998">
          <w:rPr>
            <w:rStyle w:val="Hyperlink"/>
            <w:noProof/>
          </w:rPr>
          <w:t>Edit an ASCCP</w:t>
        </w:r>
        <w:r w:rsidR="0093447A">
          <w:rPr>
            <w:noProof/>
            <w:webHidden/>
          </w:rPr>
          <w:tab/>
        </w:r>
        <w:r w:rsidR="0093447A">
          <w:rPr>
            <w:noProof/>
            <w:webHidden/>
          </w:rPr>
          <w:fldChar w:fldCharType="begin"/>
        </w:r>
        <w:r w:rsidR="0093447A">
          <w:rPr>
            <w:noProof/>
            <w:webHidden/>
          </w:rPr>
          <w:instrText xml:space="preserve"> PAGEREF _Toc442109077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8" w:history="1">
        <w:r w:rsidR="0093447A" w:rsidRPr="003D6998">
          <w:rPr>
            <w:rStyle w:val="Hyperlink"/>
            <w:noProof/>
          </w:rPr>
          <w:t>3.10.24</w:t>
        </w:r>
        <w:r w:rsidR="0093447A">
          <w:rPr>
            <w:rFonts w:asciiTheme="minorHAnsi" w:eastAsiaTheme="minorEastAsia" w:hAnsiTheme="minorHAnsi" w:cstheme="minorBidi"/>
            <w:noProof/>
            <w:sz w:val="22"/>
            <w:szCs w:val="28"/>
            <w:lang w:bidi="th-TH"/>
          </w:rPr>
          <w:tab/>
        </w:r>
        <w:r w:rsidR="0093447A" w:rsidRPr="003D6998">
          <w:rPr>
            <w:rStyle w:val="Hyperlink"/>
            <w:noProof/>
          </w:rPr>
          <w:t>Discard an ASCCP</w:t>
        </w:r>
        <w:r w:rsidR="0093447A" w:rsidRPr="003D6998">
          <w:rPr>
            <w:rStyle w:val="Hyperlink"/>
            <w:noProof/>
            <w:highlight w:val="yellow"/>
          </w:rPr>
          <w:t>&lt;serm: To be removed, replaced by the next one&gt;</w:t>
        </w:r>
        <w:r w:rsidR="0093447A">
          <w:rPr>
            <w:noProof/>
            <w:webHidden/>
          </w:rPr>
          <w:tab/>
        </w:r>
        <w:r w:rsidR="0093447A">
          <w:rPr>
            <w:noProof/>
            <w:webHidden/>
          </w:rPr>
          <w:fldChar w:fldCharType="begin"/>
        </w:r>
        <w:r w:rsidR="0093447A">
          <w:rPr>
            <w:noProof/>
            <w:webHidden/>
          </w:rPr>
          <w:instrText xml:space="preserve"> PAGEREF _Toc442109078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9" w:history="1">
        <w:r w:rsidR="0093447A" w:rsidRPr="003D6998">
          <w:rPr>
            <w:rStyle w:val="Hyperlink"/>
            <w:noProof/>
          </w:rPr>
          <w:t>3.10.25</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ASCCP</w:t>
        </w:r>
        <w:r w:rsidR="0093447A">
          <w:rPr>
            <w:noProof/>
            <w:webHidden/>
          </w:rPr>
          <w:tab/>
        </w:r>
        <w:r w:rsidR="0093447A">
          <w:rPr>
            <w:noProof/>
            <w:webHidden/>
          </w:rPr>
          <w:fldChar w:fldCharType="begin"/>
        </w:r>
        <w:r w:rsidR="0093447A">
          <w:rPr>
            <w:noProof/>
            <w:webHidden/>
          </w:rPr>
          <w:instrText xml:space="preserve"> PAGEREF _Toc442109079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0" w:history="1">
        <w:r w:rsidR="0093447A" w:rsidRPr="003D6998">
          <w:rPr>
            <w:rStyle w:val="Hyperlink"/>
            <w:noProof/>
          </w:rPr>
          <w:t>3.10.26</w:t>
        </w:r>
        <w:r w:rsidR="0093447A">
          <w:rPr>
            <w:rFonts w:asciiTheme="minorHAnsi" w:eastAsiaTheme="minorEastAsia" w:hAnsiTheme="minorHAnsi" w:cstheme="minorBidi"/>
            <w:noProof/>
            <w:sz w:val="22"/>
            <w:szCs w:val="28"/>
            <w:lang w:bidi="th-TH"/>
          </w:rPr>
          <w:tab/>
        </w:r>
        <w:r w:rsidR="0093447A" w:rsidRPr="003D6998">
          <w:rPr>
            <w:rStyle w:val="Hyperlink"/>
            <w:noProof/>
          </w:rPr>
          <w:t>Change ASCCP state</w:t>
        </w:r>
        <w:r w:rsidR="0093447A">
          <w:rPr>
            <w:noProof/>
            <w:webHidden/>
          </w:rPr>
          <w:tab/>
        </w:r>
        <w:r w:rsidR="0093447A">
          <w:rPr>
            <w:noProof/>
            <w:webHidden/>
          </w:rPr>
          <w:fldChar w:fldCharType="begin"/>
        </w:r>
        <w:r w:rsidR="0093447A">
          <w:rPr>
            <w:noProof/>
            <w:webHidden/>
          </w:rPr>
          <w:instrText xml:space="preserve"> PAGEREF _Toc442109080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1" w:history="1">
        <w:r w:rsidR="0093447A" w:rsidRPr="003D6998">
          <w:rPr>
            <w:rStyle w:val="Hyperlink"/>
            <w:noProof/>
          </w:rPr>
          <w:t>3.10.26.1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_Toc442109081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2" w:history="1">
        <w:r w:rsidR="0093447A" w:rsidRPr="003D6998">
          <w:rPr>
            <w:rStyle w:val="Hyperlink"/>
            <w:noProof/>
          </w:rPr>
          <w:t>3.10.26.2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_Toc442109082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3" w:history="1">
        <w:r w:rsidR="0093447A" w:rsidRPr="003D6998">
          <w:rPr>
            <w:rStyle w:val="Hyperlink"/>
            <w:noProof/>
          </w:rPr>
          <w:t>3.10.26.3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_Toc442109083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4" w:history="1">
        <w:r w:rsidR="0093447A" w:rsidRPr="003D6998">
          <w:rPr>
            <w:rStyle w:val="Hyperlink"/>
            <w:noProof/>
          </w:rPr>
          <w:t>3.10.27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BCCP</w:t>
        </w:r>
        <w:r w:rsidR="0093447A">
          <w:rPr>
            <w:noProof/>
            <w:webHidden/>
          </w:rPr>
          <w:tab/>
        </w:r>
        <w:r w:rsidR="0093447A">
          <w:rPr>
            <w:noProof/>
            <w:webHidden/>
          </w:rPr>
          <w:fldChar w:fldCharType="begin"/>
        </w:r>
        <w:r w:rsidR="0093447A">
          <w:rPr>
            <w:noProof/>
            <w:webHidden/>
          </w:rPr>
          <w:instrText xml:space="preserve"> PAGEREF _Toc442109084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5" w:history="1">
        <w:r w:rsidR="0093447A" w:rsidRPr="003D6998">
          <w:rPr>
            <w:rStyle w:val="Hyperlink"/>
            <w:noProof/>
          </w:rPr>
          <w:t>3.10.27.1</w:t>
        </w:r>
        <w:r w:rsidR="0093447A">
          <w:rPr>
            <w:rFonts w:asciiTheme="minorHAnsi" w:eastAsiaTheme="minorEastAsia" w:hAnsiTheme="minorHAnsi" w:cstheme="minorBidi"/>
            <w:noProof/>
            <w:sz w:val="22"/>
            <w:szCs w:val="28"/>
            <w:lang w:bidi="th-TH"/>
          </w:rPr>
          <w:tab/>
        </w:r>
        <w:r w:rsidR="0093447A" w:rsidRPr="003D6998">
          <w:rPr>
            <w:rStyle w:val="Hyperlink"/>
            <w:noProof/>
          </w:rPr>
          <w:t>BCCP current record</w:t>
        </w:r>
        <w:r w:rsidR="0093447A">
          <w:rPr>
            <w:noProof/>
            <w:webHidden/>
          </w:rPr>
          <w:tab/>
        </w:r>
        <w:r w:rsidR="0093447A">
          <w:rPr>
            <w:noProof/>
            <w:webHidden/>
          </w:rPr>
          <w:fldChar w:fldCharType="begin"/>
        </w:r>
        <w:r w:rsidR="0093447A">
          <w:rPr>
            <w:noProof/>
            <w:webHidden/>
          </w:rPr>
          <w:instrText xml:space="preserve"> PAGEREF _Toc442109085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6" w:history="1">
        <w:r w:rsidR="0093447A" w:rsidRPr="003D6998">
          <w:rPr>
            <w:rStyle w:val="Hyperlink"/>
            <w:noProof/>
          </w:rPr>
          <w:t>3.10.27.2</w:t>
        </w:r>
        <w:r w:rsidR="0093447A">
          <w:rPr>
            <w:rFonts w:asciiTheme="minorHAnsi" w:eastAsiaTheme="minorEastAsia" w:hAnsiTheme="minorHAnsi" w:cstheme="minorBidi"/>
            <w:noProof/>
            <w:sz w:val="22"/>
            <w:szCs w:val="28"/>
            <w:lang w:bidi="th-TH"/>
          </w:rPr>
          <w:tab/>
        </w:r>
        <w:r w:rsidR="0093447A" w:rsidRPr="003D6998">
          <w:rPr>
            <w:rStyle w:val="Hyperlink"/>
            <w:noProof/>
          </w:rPr>
          <w:t>BCCP history record</w:t>
        </w:r>
        <w:r w:rsidR="0093447A">
          <w:rPr>
            <w:noProof/>
            <w:webHidden/>
          </w:rPr>
          <w:tab/>
        </w:r>
        <w:r w:rsidR="0093447A">
          <w:rPr>
            <w:noProof/>
            <w:webHidden/>
          </w:rPr>
          <w:fldChar w:fldCharType="begin"/>
        </w:r>
        <w:r w:rsidR="0093447A">
          <w:rPr>
            <w:noProof/>
            <w:webHidden/>
          </w:rPr>
          <w:instrText xml:space="preserve"> PAGEREF _Toc442109086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7" w:history="1">
        <w:r w:rsidR="0093447A" w:rsidRPr="003D6998">
          <w:rPr>
            <w:rStyle w:val="Hyperlink"/>
            <w:noProof/>
          </w:rPr>
          <w:t>3.10.28</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 BCCP</w:t>
        </w:r>
        <w:r w:rsidR="0093447A">
          <w:rPr>
            <w:noProof/>
            <w:webHidden/>
          </w:rPr>
          <w:tab/>
        </w:r>
        <w:r w:rsidR="0093447A">
          <w:rPr>
            <w:noProof/>
            <w:webHidden/>
          </w:rPr>
          <w:fldChar w:fldCharType="begin"/>
        </w:r>
        <w:r w:rsidR="0093447A">
          <w:rPr>
            <w:noProof/>
            <w:webHidden/>
          </w:rPr>
          <w:instrText xml:space="preserve"> PAGEREF _Toc442109087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8" w:history="1">
        <w:r w:rsidR="0093447A" w:rsidRPr="003D6998">
          <w:rPr>
            <w:rStyle w:val="Hyperlink"/>
            <w:noProof/>
          </w:rPr>
          <w:t>3.10.29</w:t>
        </w:r>
        <w:r w:rsidR="0093447A">
          <w:rPr>
            <w:rFonts w:asciiTheme="minorHAnsi" w:eastAsiaTheme="minorEastAsia" w:hAnsiTheme="minorHAnsi" w:cstheme="minorBidi"/>
            <w:noProof/>
            <w:sz w:val="22"/>
            <w:szCs w:val="28"/>
            <w:lang w:bidi="th-TH"/>
          </w:rPr>
          <w:tab/>
        </w:r>
        <w:r w:rsidR="0093447A" w:rsidRPr="003D6998">
          <w:rPr>
            <w:rStyle w:val="Hyperlink"/>
            <w:noProof/>
          </w:rPr>
          <w:t>Edit a BCCP</w:t>
        </w:r>
        <w:r w:rsidR="0093447A">
          <w:rPr>
            <w:noProof/>
            <w:webHidden/>
          </w:rPr>
          <w:tab/>
        </w:r>
        <w:r w:rsidR="0093447A">
          <w:rPr>
            <w:noProof/>
            <w:webHidden/>
          </w:rPr>
          <w:fldChar w:fldCharType="begin"/>
        </w:r>
        <w:r w:rsidR="0093447A">
          <w:rPr>
            <w:noProof/>
            <w:webHidden/>
          </w:rPr>
          <w:instrText xml:space="preserve"> PAGEREF _Toc442109088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9" w:history="1">
        <w:r w:rsidR="0093447A" w:rsidRPr="003D6998">
          <w:rPr>
            <w:rStyle w:val="Hyperlink"/>
            <w:noProof/>
          </w:rPr>
          <w:t>3.10.30</w:t>
        </w:r>
        <w:r w:rsidR="0093447A">
          <w:rPr>
            <w:rFonts w:asciiTheme="minorHAnsi" w:eastAsiaTheme="minorEastAsia" w:hAnsiTheme="minorHAnsi" w:cstheme="minorBidi"/>
            <w:noProof/>
            <w:sz w:val="22"/>
            <w:szCs w:val="28"/>
            <w:lang w:bidi="th-TH"/>
          </w:rPr>
          <w:tab/>
        </w:r>
        <w:r w:rsidR="0093447A" w:rsidRPr="003D6998">
          <w:rPr>
            <w:rStyle w:val="Hyperlink"/>
            <w:noProof/>
          </w:rPr>
          <w:t>Discard a BCCP</w:t>
        </w:r>
        <w:r w:rsidR="0093447A">
          <w:rPr>
            <w:noProof/>
            <w:webHidden/>
          </w:rPr>
          <w:tab/>
        </w:r>
        <w:r w:rsidR="0093447A">
          <w:rPr>
            <w:noProof/>
            <w:webHidden/>
          </w:rPr>
          <w:fldChar w:fldCharType="begin"/>
        </w:r>
        <w:r w:rsidR="0093447A">
          <w:rPr>
            <w:noProof/>
            <w:webHidden/>
          </w:rPr>
          <w:instrText xml:space="preserve"> PAGEREF _Toc442109089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0" w:history="1">
        <w:r w:rsidR="0093447A" w:rsidRPr="003D6998">
          <w:rPr>
            <w:rStyle w:val="Hyperlink"/>
            <w:noProof/>
          </w:rPr>
          <w:t>3.10.31</w:t>
        </w:r>
        <w:r w:rsidR="0093447A">
          <w:rPr>
            <w:rFonts w:asciiTheme="minorHAnsi" w:eastAsiaTheme="minorEastAsia" w:hAnsiTheme="minorHAnsi" w:cstheme="minorBidi"/>
            <w:noProof/>
            <w:sz w:val="22"/>
            <w:szCs w:val="28"/>
            <w:lang w:bidi="th-TH"/>
          </w:rPr>
          <w:tab/>
        </w:r>
        <w:r w:rsidR="0093447A" w:rsidRPr="003D6998">
          <w:rPr>
            <w:rStyle w:val="Hyperlink"/>
            <w:noProof/>
          </w:rPr>
          <w:t>Change BCCP state</w:t>
        </w:r>
        <w:r w:rsidR="0093447A">
          <w:rPr>
            <w:noProof/>
            <w:webHidden/>
          </w:rPr>
          <w:tab/>
        </w:r>
        <w:r w:rsidR="0093447A">
          <w:rPr>
            <w:noProof/>
            <w:webHidden/>
          </w:rPr>
          <w:fldChar w:fldCharType="begin"/>
        </w:r>
        <w:r w:rsidR="0093447A">
          <w:rPr>
            <w:noProof/>
            <w:webHidden/>
          </w:rPr>
          <w:instrText xml:space="preserve"> PAGEREF _Toc442109090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1" w:history="1">
        <w:r w:rsidR="0093447A" w:rsidRPr="003D6998">
          <w:rPr>
            <w:rStyle w:val="Hyperlink"/>
            <w:noProof/>
          </w:rPr>
          <w:t>3.10.31.1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_Toc442109091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2" w:history="1">
        <w:r w:rsidR="0093447A" w:rsidRPr="003D6998">
          <w:rPr>
            <w:rStyle w:val="Hyperlink"/>
            <w:noProof/>
          </w:rPr>
          <w:t>3.10.31.2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_Toc442109092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3" w:history="1">
        <w:r w:rsidR="0093447A" w:rsidRPr="003D6998">
          <w:rPr>
            <w:rStyle w:val="Hyperlink"/>
            <w:noProof/>
          </w:rPr>
          <w:t>3.10.31.3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_Toc442109093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4" w:history="1">
        <w:r w:rsidR="0093447A" w:rsidRPr="003D6998">
          <w:rPr>
            <w:rStyle w:val="Hyperlink"/>
            <w:noProof/>
          </w:rPr>
          <w:t>3.10.32</w:t>
        </w:r>
        <w:r w:rsidR="0093447A">
          <w:rPr>
            <w:rFonts w:asciiTheme="minorHAnsi" w:eastAsiaTheme="minorEastAsia" w:hAnsiTheme="minorHAnsi" w:cstheme="minorBidi"/>
            <w:noProof/>
            <w:sz w:val="22"/>
            <w:szCs w:val="28"/>
            <w:lang w:bidi="th-TH"/>
          </w:rPr>
          <w:tab/>
        </w:r>
        <w:r w:rsidR="0093447A" w:rsidRPr="003D6998">
          <w:rPr>
            <w:rStyle w:val="Hyperlink"/>
            <w:noProof/>
          </w:rPr>
          <w:t>Cancel an ACC revision</w:t>
        </w:r>
        <w:r w:rsidR="0093447A">
          <w:rPr>
            <w:noProof/>
            <w:webHidden/>
          </w:rPr>
          <w:tab/>
        </w:r>
        <w:r w:rsidR="0093447A">
          <w:rPr>
            <w:noProof/>
            <w:webHidden/>
          </w:rPr>
          <w:fldChar w:fldCharType="begin"/>
        </w:r>
        <w:r w:rsidR="0093447A">
          <w:rPr>
            <w:noProof/>
            <w:webHidden/>
          </w:rPr>
          <w:instrText xml:space="preserve"> PAGEREF _Toc442109094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5" w:history="1">
        <w:r w:rsidR="0093447A" w:rsidRPr="003D6998">
          <w:rPr>
            <w:rStyle w:val="Hyperlink"/>
            <w:noProof/>
          </w:rPr>
          <w:t>3.10.33</w:t>
        </w:r>
        <w:r w:rsidR="0093447A">
          <w:rPr>
            <w:rFonts w:asciiTheme="minorHAnsi" w:eastAsiaTheme="minorEastAsia" w:hAnsiTheme="minorHAnsi" w:cstheme="minorBidi"/>
            <w:noProof/>
            <w:sz w:val="22"/>
            <w:szCs w:val="28"/>
            <w:lang w:bidi="th-TH"/>
          </w:rPr>
          <w:tab/>
        </w:r>
        <w:r w:rsidR="0093447A" w:rsidRPr="003D6998">
          <w:rPr>
            <w:rStyle w:val="Hyperlink"/>
            <w:noProof/>
          </w:rPr>
          <w:t>Cancel an ASCCP revision&lt;Serm:To be removed. Replaced by Discard a Revision of an ASCCP&gt;</w:t>
        </w:r>
        <w:r w:rsidR="0093447A">
          <w:rPr>
            <w:noProof/>
            <w:webHidden/>
          </w:rPr>
          <w:tab/>
        </w:r>
        <w:r w:rsidR="0093447A">
          <w:rPr>
            <w:noProof/>
            <w:webHidden/>
          </w:rPr>
          <w:fldChar w:fldCharType="begin"/>
        </w:r>
        <w:r w:rsidR="0093447A">
          <w:rPr>
            <w:noProof/>
            <w:webHidden/>
          </w:rPr>
          <w:instrText xml:space="preserve"> PAGEREF _Toc442109095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6" w:history="1">
        <w:r w:rsidR="0093447A" w:rsidRPr="003D6998">
          <w:rPr>
            <w:rStyle w:val="Hyperlink"/>
            <w:noProof/>
          </w:rPr>
          <w:t>3.10.34</w:t>
        </w:r>
        <w:r w:rsidR="0093447A">
          <w:rPr>
            <w:rFonts w:asciiTheme="minorHAnsi" w:eastAsiaTheme="minorEastAsia" w:hAnsiTheme="minorHAnsi" w:cstheme="minorBidi"/>
            <w:noProof/>
            <w:sz w:val="22"/>
            <w:szCs w:val="28"/>
            <w:lang w:bidi="th-TH"/>
          </w:rPr>
          <w:tab/>
        </w:r>
        <w:r w:rsidR="0093447A" w:rsidRPr="003D6998">
          <w:rPr>
            <w:rStyle w:val="Hyperlink"/>
            <w:noProof/>
          </w:rPr>
          <w:t>Cancel a BCCP revision</w:t>
        </w:r>
        <w:r w:rsidR="0093447A">
          <w:rPr>
            <w:noProof/>
            <w:webHidden/>
          </w:rPr>
          <w:tab/>
        </w:r>
        <w:r w:rsidR="0093447A">
          <w:rPr>
            <w:noProof/>
            <w:webHidden/>
          </w:rPr>
          <w:fldChar w:fldCharType="begin"/>
        </w:r>
        <w:r w:rsidR="0093447A">
          <w:rPr>
            <w:noProof/>
            <w:webHidden/>
          </w:rPr>
          <w:instrText xml:space="preserve"> PAGEREF _Toc442109096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7" w:history="1">
        <w:r w:rsidR="0093447A" w:rsidRPr="003D6998">
          <w:rPr>
            <w:rStyle w:val="Hyperlink"/>
            <w:noProof/>
          </w:rPr>
          <w:t>3.10.35</w:t>
        </w:r>
        <w:r w:rsidR="0093447A">
          <w:rPr>
            <w:rFonts w:asciiTheme="minorHAnsi" w:eastAsiaTheme="minorEastAsia" w:hAnsiTheme="minorHAnsi" w:cstheme="minorBidi"/>
            <w:noProof/>
            <w:sz w:val="22"/>
            <w:szCs w:val="28"/>
            <w:lang w:bidi="th-TH"/>
          </w:rPr>
          <w:tab/>
        </w:r>
        <w:r w:rsidR="0093447A" w:rsidRPr="003D6998">
          <w:rPr>
            <w:rStyle w:val="Hyperlink"/>
            <w:noProof/>
          </w:rPr>
          <w:t>Review a CC</w:t>
        </w:r>
        <w:r w:rsidR="0093447A">
          <w:rPr>
            <w:noProof/>
            <w:webHidden/>
          </w:rPr>
          <w:tab/>
        </w:r>
        <w:r w:rsidR="0093447A">
          <w:rPr>
            <w:noProof/>
            <w:webHidden/>
          </w:rPr>
          <w:fldChar w:fldCharType="begin"/>
        </w:r>
        <w:r w:rsidR="0093447A">
          <w:rPr>
            <w:noProof/>
            <w:webHidden/>
          </w:rPr>
          <w:instrText xml:space="preserve"> PAGEREF _Toc442109097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8" w:history="1">
        <w:r w:rsidR="0093447A" w:rsidRPr="003D6998">
          <w:rPr>
            <w:rStyle w:val="Hyperlink"/>
            <w:noProof/>
          </w:rPr>
          <w:t>3.10.36</w:t>
        </w:r>
        <w:r w:rsidR="0093447A">
          <w:rPr>
            <w:rFonts w:asciiTheme="minorHAnsi" w:eastAsiaTheme="minorEastAsia" w:hAnsiTheme="minorHAnsi" w:cstheme="minorBidi"/>
            <w:noProof/>
            <w:sz w:val="22"/>
            <w:szCs w:val="28"/>
            <w:lang w:bidi="th-TH"/>
          </w:rPr>
          <w:tab/>
        </w:r>
        <w:r w:rsidR="0093447A" w:rsidRPr="003D6998">
          <w:rPr>
            <w:rStyle w:val="Hyperlink"/>
            <w:noProof/>
          </w:rPr>
          <w:t>Undoing</w:t>
        </w:r>
        <w:r w:rsidR="0093447A">
          <w:rPr>
            <w:noProof/>
            <w:webHidden/>
          </w:rPr>
          <w:tab/>
        </w:r>
        <w:r w:rsidR="0093447A">
          <w:rPr>
            <w:noProof/>
            <w:webHidden/>
          </w:rPr>
          <w:fldChar w:fldCharType="begin"/>
        </w:r>
        <w:r w:rsidR="0093447A">
          <w:rPr>
            <w:noProof/>
            <w:webHidden/>
          </w:rPr>
          <w:instrText xml:space="preserve"> PAGEREF _Toc442109098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63A8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9" w:history="1">
        <w:r w:rsidR="0093447A" w:rsidRPr="003D6998">
          <w:rPr>
            <w:rStyle w:val="Hyperlink"/>
            <w:noProof/>
          </w:rPr>
          <w:t>3.10.37</w:t>
        </w:r>
        <w:r w:rsidR="0093447A">
          <w:rPr>
            <w:rFonts w:asciiTheme="minorHAnsi" w:eastAsiaTheme="minorEastAsia" w:hAnsiTheme="minorHAnsi" w:cstheme="minorBidi"/>
            <w:noProof/>
            <w:sz w:val="22"/>
            <w:szCs w:val="28"/>
            <w:lang w:bidi="th-TH"/>
          </w:rPr>
          <w:tab/>
        </w:r>
        <w:r w:rsidR="0093447A" w:rsidRPr="003D6998">
          <w:rPr>
            <w:rStyle w:val="Hyperlink"/>
            <w:noProof/>
          </w:rPr>
          <w:t>Event notification</w:t>
        </w:r>
        <w:r w:rsidR="0093447A">
          <w:rPr>
            <w:noProof/>
            <w:webHidden/>
          </w:rPr>
          <w:tab/>
        </w:r>
        <w:r w:rsidR="0093447A">
          <w:rPr>
            <w:noProof/>
            <w:webHidden/>
          </w:rPr>
          <w:fldChar w:fldCharType="begin"/>
        </w:r>
        <w:r w:rsidR="0093447A">
          <w:rPr>
            <w:noProof/>
            <w:webHidden/>
          </w:rPr>
          <w:instrText xml:space="preserve"> PAGEREF _Toc442109099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0" w:history="1">
        <w:r w:rsidR="0093447A" w:rsidRPr="003D6998">
          <w:rPr>
            <w:rStyle w:val="Hyperlink"/>
            <w:noProof/>
          </w:rPr>
          <w:t>3.10.37.1</w:t>
        </w:r>
        <w:r w:rsidR="0093447A">
          <w:rPr>
            <w:rFonts w:asciiTheme="minorHAnsi" w:eastAsiaTheme="minorEastAsia" w:hAnsiTheme="minorHAnsi" w:cstheme="minorBidi"/>
            <w:noProof/>
            <w:sz w:val="22"/>
            <w:szCs w:val="28"/>
            <w:lang w:bidi="th-TH"/>
          </w:rPr>
          <w:tab/>
        </w:r>
        <w:r w:rsidR="0093447A" w:rsidRPr="003D6998">
          <w:rPr>
            <w:rStyle w:val="Hyperlink"/>
            <w:noProof/>
          </w:rPr>
          <w:t>Configurable parameters</w:t>
        </w:r>
        <w:r w:rsidR="0093447A">
          <w:rPr>
            <w:noProof/>
            <w:webHidden/>
          </w:rPr>
          <w:tab/>
        </w:r>
        <w:r w:rsidR="0093447A">
          <w:rPr>
            <w:noProof/>
            <w:webHidden/>
          </w:rPr>
          <w:fldChar w:fldCharType="begin"/>
        </w:r>
        <w:r w:rsidR="0093447A">
          <w:rPr>
            <w:noProof/>
            <w:webHidden/>
          </w:rPr>
          <w:instrText xml:space="preserve"> PAGEREF _Toc442109100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63A8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1" w:history="1">
        <w:r w:rsidR="0093447A" w:rsidRPr="003D6998">
          <w:rPr>
            <w:rStyle w:val="Hyperlink"/>
            <w:noProof/>
          </w:rPr>
          <w:t>3.10.37.2</w:t>
        </w:r>
        <w:r w:rsidR="0093447A">
          <w:rPr>
            <w:rFonts w:asciiTheme="minorHAnsi" w:eastAsiaTheme="minorEastAsia" w:hAnsiTheme="minorHAnsi" w:cstheme="minorBidi"/>
            <w:noProof/>
            <w:sz w:val="22"/>
            <w:szCs w:val="28"/>
            <w:lang w:bidi="th-TH"/>
          </w:rPr>
          <w:tab/>
        </w:r>
        <w:r w:rsidR="0093447A" w:rsidRPr="003D6998">
          <w:rPr>
            <w:rStyle w:val="Hyperlink"/>
            <w:noProof/>
          </w:rPr>
          <w:t>Event Data Structure</w:t>
        </w:r>
        <w:r w:rsidR="0093447A">
          <w:rPr>
            <w:noProof/>
            <w:webHidden/>
          </w:rPr>
          <w:tab/>
        </w:r>
        <w:r w:rsidR="0093447A">
          <w:rPr>
            <w:noProof/>
            <w:webHidden/>
          </w:rPr>
          <w:fldChar w:fldCharType="begin"/>
        </w:r>
        <w:r w:rsidR="0093447A">
          <w:rPr>
            <w:noProof/>
            <w:webHidden/>
          </w:rPr>
          <w:instrText xml:space="preserve"> PAGEREF _Toc442109101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rsidR="0093447A" w:rsidRDefault="00B63A8B">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102" w:history="1">
        <w:r w:rsidR="0093447A" w:rsidRPr="003D6998">
          <w:rPr>
            <w:rStyle w:val="Hyperlink"/>
            <w:noProof/>
          </w:rPr>
          <w:t>3.11</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GUID</w:t>
        </w:r>
        <w:r w:rsidR="0093447A">
          <w:rPr>
            <w:noProof/>
            <w:webHidden/>
          </w:rPr>
          <w:tab/>
        </w:r>
        <w:r w:rsidR="0093447A">
          <w:rPr>
            <w:noProof/>
            <w:webHidden/>
          </w:rPr>
          <w:fldChar w:fldCharType="begin"/>
        </w:r>
        <w:r w:rsidR="0093447A">
          <w:rPr>
            <w:noProof/>
            <w:webHidden/>
          </w:rPr>
          <w:instrText xml:space="preserve"> PAGEREF _Toc442109102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rsidR="0093447A" w:rsidRDefault="00B63A8B">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3" w:history="1">
        <w:r w:rsidR="0093447A" w:rsidRPr="003D6998">
          <w:rPr>
            <w:rStyle w:val="Hyperlink"/>
            <w:noProof/>
          </w:rPr>
          <w:t>4.</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Configuration File</w:t>
        </w:r>
        <w:r w:rsidR="0093447A">
          <w:rPr>
            <w:noProof/>
            <w:webHidden/>
          </w:rPr>
          <w:tab/>
        </w:r>
        <w:r w:rsidR="0093447A">
          <w:rPr>
            <w:noProof/>
            <w:webHidden/>
          </w:rPr>
          <w:fldChar w:fldCharType="begin"/>
        </w:r>
        <w:r w:rsidR="0093447A">
          <w:rPr>
            <w:noProof/>
            <w:webHidden/>
          </w:rPr>
          <w:instrText xml:space="preserve"> PAGEREF _Toc442109103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4" w:history="1">
        <w:r w:rsidR="0093447A" w:rsidRPr="003D6998">
          <w:rPr>
            <w:rStyle w:val="Hyperlink"/>
            <w:noProof/>
          </w:rPr>
          <w:t>4.1</w:t>
        </w:r>
        <w:r w:rsidR="0093447A">
          <w:rPr>
            <w:rFonts w:asciiTheme="minorHAnsi" w:eastAsiaTheme="minorEastAsia" w:hAnsiTheme="minorHAnsi" w:cstheme="minorBidi"/>
            <w:b w:val="0"/>
            <w:bCs w:val="0"/>
            <w:noProof/>
            <w:szCs w:val="28"/>
            <w:lang w:bidi="th-TH"/>
          </w:rPr>
          <w:tab/>
        </w:r>
        <w:r w:rsidR="0093447A" w:rsidRPr="003D6998">
          <w:rPr>
            <w:rStyle w:val="Hyperlink"/>
            <w:noProof/>
          </w:rPr>
          <w:t>SQL for Top-level Concept</w:t>
        </w:r>
        <w:r w:rsidR="0093447A">
          <w:rPr>
            <w:noProof/>
            <w:webHidden/>
          </w:rPr>
          <w:tab/>
        </w:r>
        <w:r w:rsidR="0093447A">
          <w:rPr>
            <w:noProof/>
            <w:webHidden/>
          </w:rPr>
          <w:fldChar w:fldCharType="begin"/>
        </w:r>
        <w:r w:rsidR="0093447A">
          <w:rPr>
            <w:noProof/>
            <w:webHidden/>
          </w:rPr>
          <w:instrText xml:space="preserve"> PAGEREF _Toc442109104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5" w:history="1">
        <w:r w:rsidR="0093447A" w:rsidRPr="003D6998">
          <w:rPr>
            <w:rStyle w:val="Hyperlink"/>
            <w:noProof/>
          </w:rPr>
          <w:t>4.2</w:t>
        </w:r>
        <w:r w:rsidR="0093447A">
          <w:rPr>
            <w:rFonts w:asciiTheme="minorHAnsi" w:eastAsiaTheme="minorEastAsia" w:hAnsiTheme="minorHAnsi" w:cstheme="minorBidi"/>
            <w:b w:val="0"/>
            <w:bCs w:val="0"/>
            <w:noProof/>
            <w:szCs w:val="28"/>
            <w:lang w:bidi="th-TH"/>
          </w:rPr>
          <w:tab/>
        </w:r>
        <w:r w:rsidR="0093447A" w:rsidRPr="003D6998">
          <w:rPr>
            <w:rStyle w:val="Hyperlink"/>
            <w:noProof/>
          </w:rPr>
          <w:t>Expression type mapping display configuration</w:t>
        </w:r>
        <w:r w:rsidR="0093447A">
          <w:rPr>
            <w:noProof/>
            <w:webHidden/>
          </w:rPr>
          <w:tab/>
        </w:r>
        <w:r w:rsidR="0093447A">
          <w:rPr>
            <w:noProof/>
            <w:webHidden/>
          </w:rPr>
          <w:fldChar w:fldCharType="begin"/>
        </w:r>
        <w:r w:rsidR="0093447A">
          <w:rPr>
            <w:noProof/>
            <w:webHidden/>
          </w:rPr>
          <w:instrText xml:space="preserve"> PAGEREF _Toc442109105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6" w:history="1">
        <w:r w:rsidR="0093447A" w:rsidRPr="003D6998">
          <w:rPr>
            <w:rStyle w:val="Hyperlink"/>
            <w:rFonts w:asciiTheme="minorBidi" w:hAnsiTheme="minorBidi"/>
            <w:noProof/>
          </w:rPr>
          <w:t>4.3</w:t>
        </w:r>
        <w:r w:rsidR="0093447A">
          <w:rPr>
            <w:rFonts w:asciiTheme="minorHAnsi" w:eastAsiaTheme="minorEastAsia" w:hAnsiTheme="minorHAnsi" w:cstheme="minorBidi"/>
            <w:b w:val="0"/>
            <w:bCs w:val="0"/>
            <w:noProof/>
            <w:szCs w:val="28"/>
            <w:lang w:bidi="th-TH"/>
          </w:rPr>
          <w:tab/>
        </w:r>
        <w:r w:rsidR="0093447A" w:rsidRPr="003D6998">
          <w:rPr>
            <w:rStyle w:val="Hyperlink"/>
            <w:rFonts w:asciiTheme="minorBidi" w:hAnsiTheme="minorBidi"/>
            <w:noProof/>
          </w:rPr>
          <w:t>UI related variables</w:t>
        </w:r>
        <w:r w:rsidR="0093447A">
          <w:rPr>
            <w:noProof/>
            <w:webHidden/>
          </w:rPr>
          <w:tab/>
        </w:r>
        <w:r w:rsidR="0093447A">
          <w:rPr>
            <w:noProof/>
            <w:webHidden/>
          </w:rPr>
          <w:fldChar w:fldCharType="begin"/>
        </w:r>
        <w:r w:rsidR="0093447A">
          <w:rPr>
            <w:noProof/>
            <w:webHidden/>
          </w:rPr>
          <w:instrText xml:space="preserve"> PAGEREF _Toc442109106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B63A8B">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7" w:history="1">
        <w:r w:rsidR="0093447A" w:rsidRPr="003D6998">
          <w:rPr>
            <w:rStyle w:val="Hyperlink"/>
            <w:noProof/>
          </w:rPr>
          <w:t>5.</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Logical View</w:t>
        </w:r>
        <w:r w:rsidR="0093447A">
          <w:rPr>
            <w:noProof/>
            <w:webHidden/>
          </w:rPr>
          <w:tab/>
        </w:r>
        <w:r w:rsidR="0093447A">
          <w:rPr>
            <w:noProof/>
            <w:webHidden/>
          </w:rPr>
          <w:fldChar w:fldCharType="begin"/>
        </w:r>
        <w:r w:rsidR="0093447A">
          <w:rPr>
            <w:noProof/>
            <w:webHidden/>
          </w:rPr>
          <w:instrText xml:space="preserve"> PAGEREF _Toc442109107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8" w:history="1">
        <w:r w:rsidR="0093447A" w:rsidRPr="003D6998">
          <w:rPr>
            <w:rStyle w:val="Hyperlink"/>
            <w:noProof/>
          </w:rPr>
          <w:t>5.1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_Toc442109108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9" w:history="1">
        <w:r w:rsidR="0093447A" w:rsidRPr="003D6998">
          <w:rPr>
            <w:rStyle w:val="Hyperlink"/>
            <w:noProof/>
          </w:rPr>
          <w:t>5.2</w:t>
        </w:r>
        <w:r w:rsidR="0093447A">
          <w:rPr>
            <w:rFonts w:asciiTheme="minorHAnsi" w:eastAsiaTheme="minorEastAsia" w:hAnsiTheme="minorHAnsi" w:cstheme="minorBidi"/>
            <w:b w:val="0"/>
            <w:bCs w:val="0"/>
            <w:noProof/>
            <w:szCs w:val="28"/>
            <w:lang w:bidi="th-TH"/>
          </w:rPr>
          <w:tab/>
        </w:r>
        <w:r w:rsidR="0093447A" w:rsidRPr="003D6998">
          <w:rPr>
            <w:rStyle w:val="Hyperlink"/>
            <w:noProof/>
          </w:rPr>
          <w:t>Design Packages</w:t>
        </w:r>
        <w:r w:rsidR="0093447A">
          <w:rPr>
            <w:noProof/>
            <w:webHidden/>
          </w:rPr>
          <w:tab/>
        </w:r>
        <w:r w:rsidR="0093447A">
          <w:rPr>
            <w:noProof/>
            <w:webHidden/>
          </w:rPr>
          <w:fldChar w:fldCharType="begin"/>
        </w:r>
        <w:r w:rsidR="0093447A">
          <w:rPr>
            <w:noProof/>
            <w:webHidden/>
          </w:rPr>
          <w:instrText xml:space="preserve"> PAGEREF _Toc442109109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B63A8B">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0" w:history="1">
        <w:r w:rsidR="0093447A" w:rsidRPr="003D6998">
          <w:rPr>
            <w:rStyle w:val="Hyperlink"/>
            <w:noProof/>
          </w:rPr>
          <w:t>6.</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Process View</w:t>
        </w:r>
        <w:r w:rsidR="0093447A">
          <w:rPr>
            <w:noProof/>
            <w:webHidden/>
          </w:rPr>
          <w:tab/>
        </w:r>
        <w:r w:rsidR="0093447A">
          <w:rPr>
            <w:noProof/>
            <w:webHidden/>
          </w:rPr>
          <w:fldChar w:fldCharType="begin"/>
        </w:r>
        <w:r w:rsidR="0093447A">
          <w:rPr>
            <w:noProof/>
            <w:webHidden/>
          </w:rPr>
          <w:instrText xml:space="preserve"> PAGEREF _Toc442109110 \h </w:instrText>
        </w:r>
        <w:r w:rsidR="0093447A">
          <w:rPr>
            <w:noProof/>
            <w:webHidden/>
          </w:rPr>
        </w:r>
        <w:r w:rsidR="0093447A">
          <w:rPr>
            <w:noProof/>
            <w:webHidden/>
          </w:rPr>
          <w:fldChar w:fldCharType="separate"/>
        </w:r>
        <w:r w:rsidR="0093447A">
          <w:rPr>
            <w:noProof/>
            <w:webHidden/>
          </w:rPr>
          <w:t>100</w:t>
        </w:r>
        <w:r w:rsidR="0093447A">
          <w:rPr>
            <w:noProof/>
            <w:webHidden/>
          </w:rPr>
          <w:fldChar w:fldCharType="end"/>
        </w:r>
      </w:hyperlink>
    </w:p>
    <w:p w:rsidR="0093447A" w:rsidRDefault="00B63A8B">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1" w:history="1">
        <w:r w:rsidR="0093447A" w:rsidRPr="003D6998">
          <w:rPr>
            <w:rStyle w:val="Hyperlink"/>
            <w:noProof/>
          </w:rPr>
          <w:t>7.</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Deployment View</w:t>
        </w:r>
        <w:r w:rsidR="0093447A">
          <w:rPr>
            <w:noProof/>
            <w:webHidden/>
          </w:rPr>
          <w:tab/>
        </w:r>
        <w:r w:rsidR="0093447A">
          <w:rPr>
            <w:noProof/>
            <w:webHidden/>
          </w:rPr>
          <w:fldChar w:fldCharType="begin"/>
        </w:r>
        <w:r w:rsidR="0093447A">
          <w:rPr>
            <w:noProof/>
            <w:webHidden/>
          </w:rPr>
          <w:instrText xml:space="preserve"> PAGEREF _Toc442109111 \h </w:instrText>
        </w:r>
        <w:r w:rsidR="0093447A">
          <w:rPr>
            <w:noProof/>
            <w:webHidden/>
          </w:rPr>
        </w:r>
        <w:r w:rsidR="0093447A">
          <w:rPr>
            <w:noProof/>
            <w:webHidden/>
          </w:rPr>
          <w:fldChar w:fldCharType="separate"/>
        </w:r>
        <w:r w:rsidR="0093447A">
          <w:rPr>
            <w:noProof/>
            <w:webHidden/>
          </w:rPr>
          <w:t>101</w:t>
        </w:r>
        <w:r w:rsidR="0093447A">
          <w:rPr>
            <w:noProof/>
            <w:webHidden/>
          </w:rPr>
          <w:fldChar w:fldCharType="end"/>
        </w:r>
      </w:hyperlink>
    </w:p>
    <w:p w:rsidR="0093447A" w:rsidRDefault="00B63A8B">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2" w:history="1">
        <w:r w:rsidR="0093447A" w:rsidRPr="003D6998">
          <w:rPr>
            <w:rStyle w:val="Hyperlink"/>
            <w:noProof/>
          </w:rPr>
          <w:t>8.</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Implementation View</w:t>
        </w:r>
        <w:r w:rsidR="0093447A">
          <w:rPr>
            <w:noProof/>
            <w:webHidden/>
          </w:rPr>
          <w:tab/>
        </w:r>
        <w:r w:rsidR="0093447A">
          <w:rPr>
            <w:noProof/>
            <w:webHidden/>
          </w:rPr>
          <w:fldChar w:fldCharType="begin"/>
        </w:r>
        <w:r w:rsidR="0093447A">
          <w:rPr>
            <w:noProof/>
            <w:webHidden/>
          </w:rPr>
          <w:instrText xml:space="preserve"> PAGEREF _Toc442109112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3" w:history="1">
        <w:r w:rsidR="0093447A" w:rsidRPr="003D6998">
          <w:rPr>
            <w:rStyle w:val="Hyperlink"/>
            <w:noProof/>
          </w:rPr>
          <w:t>8.1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_Toc442109113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63A8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4" w:history="1">
        <w:r w:rsidR="0093447A" w:rsidRPr="003D6998">
          <w:rPr>
            <w:rStyle w:val="Hyperlink"/>
            <w:noProof/>
          </w:rPr>
          <w:t>8.2</w:t>
        </w:r>
        <w:r w:rsidR="0093447A">
          <w:rPr>
            <w:rFonts w:asciiTheme="minorHAnsi" w:eastAsiaTheme="minorEastAsia" w:hAnsiTheme="minorHAnsi" w:cstheme="minorBidi"/>
            <w:b w:val="0"/>
            <w:bCs w:val="0"/>
            <w:noProof/>
            <w:szCs w:val="28"/>
            <w:lang w:bidi="th-TH"/>
          </w:rPr>
          <w:tab/>
        </w:r>
        <w:r w:rsidR="0093447A" w:rsidRPr="003D6998">
          <w:rPr>
            <w:rStyle w:val="Hyperlink"/>
            <w:noProof/>
          </w:rPr>
          <w:t>Layers</w:t>
        </w:r>
        <w:r w:rsidR="0093447A">
          <w:rPr>
            <w:noProof/>
            <w:webHidden/>
          </w:rPr>
          <w:tab/>
        </w:r>
        <w:r w:rsidR="0093447A">
          <w:rPr>
            <w:noProof/>
            <w:webHidden/>
          </w:rPr>
          <w:fldChar w:fldCharType="begin"/>
        </w:r>
        <w:r w:rsidR="0093447A">
          <w:rPr>
            <w:noProof/>
            <w:webHidden/>
          </w:rPr>
          <w:instrText xml:space="preserve"> PAGEREF _Toc442109114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5" w:history="1">
        <w:r w:rsidR="0093447A" w:rsidRPr="003D6998">
          <w:rPr>
            <w:rStyle w:val="Hyperlink"/>
            <w:noProof/>
          </w:rPr>
          <w:t>8.2.1</w:t>
        </w:r>
        <w:r w:rsidR="0093447A">
          <w:rPr>
            <w:rFonts w:asciiTheme="minorHAnsi" w:eastAsiaTheme="minorEastAsia" w:hAnsiTheme="minorHAnsi" w:cstheme="minorBidi"/>
            <w:noProof/>
            <w:sz w:val="22"/>
            <w:szCs w:val="28"/>
            <w:lang w:bidi="th-TH"/>
          </w:rPr>
          <w:tab/>
        </w:r>
        <w:r w:rsidR="0093447A" w:rsidRPr="003D6998">
          <w:rPr>
            <w:rStyle w:val="Hyperlink"/>
            <w:noProof/>
          </w:rPr>
          <w:t>Presentation Layer</w:t>
        </w:r>
        <w:r w:rsidR="0093447A">
          <w:rPr>
            <w:noProof/>
            <w:webHidden/>
          </w:rPr>
          <w:tab/>
        </w:r>
        <w:r w:rsidR="0093447A">
          <w:rPr>
            <w:noProof/>
            <w:webHidden/>
          </w:rPr>
          <w:fldChar w:fldCharType="begin"/>
        </w:r>
        <w:r w:rsidR="0093447A">
          <w:rPr>
            <w:noProof/>
            <w:webHidden/>
          </w:rPr>
          <w:instrText xml:space="preserve"> PAGEREF _Toc442109115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6" w:history="1">
        <w:r w:rsidR="0093447A" w:rsidRPr="003D6998">
          <w:rPr>
            <w:rStyle w:val="Hyperlink"/>
            <w:noProof/>
          </w:rPr>
          <w:t>8.2.2</w:t>
        </w:r>
        <w:r w:rsidR="0093447A">
          <w:rPr>
            <w:rFonts w:asciiTheme="minorHAnsi" w:eastAsiaTheme="minorEastAsia" w:hAnsiTheme="minorHAnsi" w:cstheme="minorBidi"/>
            <w:noProof/>
            <w:sz w:val="22"/>
            <w:szCs w:val="28"/>
            <w:lang w:bidi="th-TH"/>
          </w:rPr>
          <w:tab/>
        </w:r>
        <w:r w:rsidR="0093447A" w:rsidRPr="003D6998">
          <w:rPr>
            <w:rStyle w:val="Hyperlink"/>
            <w:noProof/>
          </w:rPr>
          <w:t>Control layer</w:t>
        </w:r>
        <w:r w:rsidR="0093447A">
          <w:rPr>
            <w:noProof/>
            <w:webHidden/>
          </w:rPr>
          <w:tab/>
        </w:r>
        <w:r w:rsidR="0093447A">
          <w:rPr>
            <w:noProof/>
            <w:webHidden/>
          </w:rPr>
          <w:fldChar w:fldCharType="begin"/>
        </w:r>
        <w:r w:rsidR="0093447A">
          <w:rPr>
            <w:noProof/>
            <w:webHidden/>
          </w:rPr>
          <w:instrText xml:space="preserve"> PAGEREF _Toc442109116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7" w:history="1">
        <w:r w:rsidR="0093447A" w:rsidRPr="003D6998">
          <w:rPr>
            <w:rStyle w:val="Hyperlink"/>
            <w:noProof/>
          </w:rPr>
          <w:t>8.2.3</w:t>
        </w:r>
        <w:r w:rsidR="0093447A">
          <w:rPr>
            <w:rFonts w:asciiTheme="minorHAnsi" w:eastAsiaTheme="minorEastAsia" w:hAnsiTheme="minorHAnsi" w:cstheme="minorBidi"/>
            <w:noProof/>
            <w:sz w:val="22"/>
            <w:szCs w:val="28"/>
            <w:lang w:bidi="th-TH"/>
          </w:rPr>
          <w:tab/>
        </w:r>
        <w:r w:rsidR="0093447A" w:rsidRPr="003D6998">
          <w:rPr>
            <w:rStyle w:val="Hyperlink"/>
            <w:noProof/>
          </w:rPr>
          <w:t>Resource Layer</w:t>
        </w:r>
        <w:r w:rsidR="0093447A">
          <w:rPr>
            <w:noProof/>
            <w:webHidden/>
          </w:rPr>
          <w:tab/>
        </w:r>
        <w:r w:rsidR="0093447A">
          <w:rPr>
            <w:noProof/>
            <w:webHidden/>
          </w:rPr>
          <w:fldChar w:fldCharType="begin"/>
        </w:r>
        <w:r w:rsidR="0093447A">
          <w:rPr>
            <w:noProof/>
            <w:webHidden/>
          </w:rPr>
          <w:instrText xml:space="preserve"> PAGEREF _Toc442109117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8" w:history="1">
        <w:r w:rsidR="0093447A" w:rsidRPr="003D6998">
          <w:rPr>
            <w:rStyle w:val="Hyperlink"/>
            <w:noProof/>
          </w:rPr>
          <w:t>8.2.4</w:t>
        </w:r>
        <w:r w:rsidR="0093447A">
          <w:rPr>
            <w:rFonts w:asciiTheme="minorHAnsi" w:eastAsiaTheme="minorEastAsia" w:hAnsiTheme="minorHAnsi" w:cstheme="minorBidi"/>
            <w:noProof/>
            <w:sz w:val="22"/>
            <w:szCs w:val="28"/>
            <w:lang w:bidi="th-TH"/>
          </w:rPr>
          <w:tab/>
        </w:r>
        <w:r w:rsidR="0093447A" w:rsidRPr="003D6998">
          <w:rPr>
            <w:rStyle w:val="Hyperlink"/>
            <w:noProof/>
          </w:rPr>
          <w:t>Domain Layer</w:t>
        </w:r>
        <w:r w:rsidR="0093447A">
          <w:rPr>
            <w:noProof/>
            <w:webHidden/>
          </w:rPr>
          <w:tab/>
        </w:r>
        <w:r w:rsidR="0093447A">
          <w:rPr>
            <w:noProof/>
            <w:webHidden/>
          </w:rPr>
          <w:fldChar w:fldCharType="begin"/>
        </w:r>
        <w:r w:rsidR="0093447A">
          <w:rPr>
            <w:noProof/>
            <w:webHidden/>
          </w:rPr>
          <w:instrText xml:space="preserve"> PAGEREF _Toc442109118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63A8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9" w:history="1">
        <w:r w:rsidR="0093447A" w:rsidRPr="003D6998">
          <w:rPr>
            <w:rStyle w:val="Hyperlink"/>
            <w:noProof/>
          </w:rPr>
          <w:t>8.2.5</w:t>
        </w:r>
        <w:r w:rsidR="0093447A">
          <w:rPr>
            <w:rFonts w:asciiTheme="minorHAnsi" w:eastAsiaTheme="minorEastAsia" w:hAnsiTheme="minorHAnsi" w:cstheme="minorBidi"/>
            <w:noProof/>
            <w:sz w:val="22"/>
            <w:szCs w:val="28"/>
            <w:lang w:bidi="th-TH"/>
          </w:rPr>
          <w:tab/>
        </w:r>
        <w:r w:rsidR="0093447A" w:rsidRPr="003D6998">
          <w:rPr>
            <w:rStyle w:val="Hyperlink"/>
            <w:noProof/>
          </w:rPr>
          <w:t>Common Layer</w:t>
        </w:r>
        <w:r w:rsidR="0093447A">
          <w:rPr>
            <w:noProof/>
            <w:webHidden/>
          </w:rPr>
          <w:tab/>
        </w:r>
        <w:r w:rsidR="0093447A">
          <w:rPr>
            <w:noProof/>
            <w:webHidden/>
          </w:rPr>
          <w:fldChar w:fldCharType="begin"/>
        </w:r>
        <w:r w:rsidR="0093447A">
          <w:rPr>
            <w:noProof/>
            <w:webHidden/>
          </w:rPr>
          <w:instrText xml:space="preserve"> PAGEREF _Toc442109119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63A8B">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20" w:history="1">
        <w:r w:rsidR="0093447A" w:rsidRPr="003D6998">
          <w:rPr>
            <w:rStyle w:val="Hyperlink"/>
            <w:noProof/>
          </w:rPr>
          <w:t>9.</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Data View</w:t>
        </w:r>
        <w:r w:rsidR="0093447A">
          <w:rPr>
            <w:noProof/>
            <w:webHidden/>
          </w:rPr>
          <w:tab/>
        </w:r>
        <w:r w:rsidR="0093447A">
          <w:rPr>
            <w:noProof/>
            <w:webHidden/>
          </w:rPr>
          <w:fldChar w:fldCharType="begin"/>
        </w:r>
        <w:r w:rsidR="0093447A">
          <w:rPr>
            <w:noProof/>
            <w:webHidden/>
          </w:rPr>
          <w:instrText xml:space="preserve"> PAGEREF _Toc442109120 \h </w:instrText>
        </w:r>
        <w:r w:rsidR="0093447A">
          <w:rPr>
            <w:noProof/>
            <w:webHidden/>
          </w:rPr>
        </w:r>
        <w:r w:rsidR="0093447A">
          <w:rPr>
            <w:noProof/>
            <w:webHidden/>
          </w:rPr>
          <w:fldChar w:fldCharType="separate"/>
        </w:r>
        <w:r w:rsidR="0093447A">
          <w:rPr>
            <w:noProof/>
            <w:webHidden/>
          </w:rPr>
          <w:t>103</w:t>
        </w:r>
        <w:r w:rsidR="0093447A">
          <w:rPr>
            <w:noProof/>
            <w:webHidden/>
          </w:rPr>
          <w:fldChar w:fldCharType="end"/>
        </w:r>
      </w:hyperlink>
    </w:p>
    <w:p w:rsidR="00DE28EF" w:rsidRDefault="00EB50BD" w:rsidP="00EB50BD">
      <w:r>
        <w:fldChar w:fldCharType="end"/>
      </w:r>
    </w:p>
    <w:p w:rsidR="00EB50BD" w:rsidRDefault="00FA715D" w:rsidP="00EB50BD">
      <w:pPr>
        <w:pStyle w:val="Heading1"/>
      </w:pPr>
      <w:bookmarkStart w:id="10" w:name="_Toc171390496"/>
      <w:bookmarkStart w:id="11" w:name="_Toc199920128"/>
      <w:bookmarkStart w:id="12" w:name="_Toc199920564"/>
      <w:bookmarkStart w:id="13" w:name="_Toc201395427"/>
      <w:bookmarkStart w:id="14" w:name="_Ref405565339"/>
      <w:bookmarkStart w:id="15" w:name="_Toc442108886"/>
      <w:r>
        <w:lastRenderedPageBreak/>
        <w:t>Introduction</w:t>
      </w:r>
      <w:bookmarkEnd w:id="10"/>
      <w:bookmarkEnd w:id="11"/>
      <w:bookmarkEnd w:id="12"/>
      <w:bookmarkEnd w:id="13"/>
      <w:bookmarkEnd w:id="14"/>
      <w:bookmarkEnd w:id="15"/>
    </w:p>
    <w:p w:rsidR="00EB50BD" w:rsidRDefault="00FA715D" w:rsidP="00EB50BD">
      <w:pPr>
        <w:pStyle w:val="Heading2"/>
      </w:pPr>
      <w:bookmarkStart w:id="16" w:name="_Toc442108887"/>
      <w:bookmarkStart w:id="17" w:name="OLE_LINK9"/>
      <w:bookmarkStart w:id="18" w:name="OLE_LINK10"/>
      <w:r>
        <w:t>Purpose</w:t>
      </w:r>
      <w:bookmarkEnd w:id="16"/>
    </w:p>
    <w:p w:rsidR="006E7676" w:rsidRDefault="006E7676" w:rsidP="00307C69">
      <w:pPr>
        <w:pStyle w:val="figurecaption"/>
        <w:spacing w:before="240"/>
        <w:jc w:val="left"/>
      </w:pPr>
    </w:p>
    <w:p w:rsidR="001313D8" w:rsidRDefault="00FA715D" w:rsidP="00C65A7B">
      <w:pPr>
        <w:pStyle w:val="Heading2"/>
      </w:pPr>
      <w:bookmarkStart w:id="19" w:name="_Toc442108888"/>
      <w:r>
        <w:t>Scope</w:t>
      </w:r>
      <w:bookmarkEnd w:id="19"/>
    </w:p>
    <w:p w:rsidR="001313D8" w:rsidRPr="001313D8" w:rsidRDefault="001313D8" w:rsidP="00307C69">
      <w:pPr>
        <w:pStyle w:val="BodyText"/>
        <w:ind w:left="0"/>
      </w:pPr>
    </w:p>
    <w:p w:rsidR="00EF46F5" w:rsidRDefault="00FA715D" w:rsidP="00FA715D">
      <w:pPr>
        <w:pStyle w:val="Heading2"/>
      </w:pPr>
      <w:bookmarkStart w:id="20" w:name="_Toc442108889"/>
      <w:r w:rsidRPr="00FA715D">
        <w:t>Definitions, Acronyms and Abbreviations</w:t>
      </w:r>
      <w:bookmarkEnd w:id="20"/>
    </w:p>
    <w:p w:rsidR="00307C69" w:rsidRDefault="00307C69" w:rsidP="00307C69">
      <w:pPr>
        <w:pStyle w:val="BodyText"/>
      </w:pPr>
    </w:p>
    <w:p w:rsidR="00307C69" w:rsidRDefault="00307C69" w:rsidP="00307C69">
      <w:pPr>
        <w:pStyle w:val="Heading2"/>
      </w:pPr>
      <w:bookmarkStart w:id="21" w:name="_Toc442108890"/>
      <w:r>
        <w:t>References</w:t>
      </w:r>
      <w:bookmarkEnd w:id="21"/>
    </w:p>
    <w:p w:rsidR="00307C69" w:rsidRPr="00307C69" w:rsidRDefault="00307C69" w:rsidP="00307C69">
      <w:pPr>
        <w:pStyle w:val="BodyText"/>
      </w:pPr>
    </w:p>
    <w:p w:rsidR="00EB50BD" w:rsidRPr="002238E4" w:rsidRDefault="00EB50BD" w:rsidP="002655AE">
      <w:pPr>
        <w:pStyle w:val="BodyText"/>
        <w:ind w:left="0"/>
        <w:jc w:val="center"/>
      </w:pPr>
    </w:p>
    <w:bookmarkEnd w:id="17"/>
    <w:bookmarkEnd w:id="18"/>
    <w:p w:rsidR="00EB50BD" w:rsidRPr="006B6095" w:rsidRDefault="00EB50BD" w:rsidP="00EB50BD">
      <w:pPr>
        <w:pStyle w:val="BodyText"/>
        <w:ind w:left="-90"/>
      </w:pPr>
    </w:p>
    <w:p w:rsidR="00D941C4" w:rsidRPr="00D941C4" w:rsidRDefault="00D941C4" w:rsidP="00D941C4">
      <w:pPr>
        <w:pStyle w:val="BodyText"/>
        <w:ind w:left="0"/>
        <w:jc w:val="center"/>
      </w:pPr>
      <w:bookmarkStart w:id="22" w:name="_Toc143058783"/>
      <w:bookmarkStart w:id="23" w:name="OLE_LINK7"/>
      <w:bookmarkStart w:id="24"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5" w:name="_Toc492766847"/>
      <w:bookmarkStart w:id="26" w:name="_Toc110227484"/>
      <w:bookmarkStart w:id="27" w:name="_Toc442108891"/>
      <w:bookmarkStart w:id="28" w:name="_Toc196586359"/>
      <w:bookmarkStart w:id="29" w:name="_Toc199920132"/>
      <w:bookmarkStart w:id="30" w:name="_Toc199920568"/>
      <w:bookmarkStart w:id="31" w:name="_Toc201395433"/>
      <w:bookmarkEnd w:id="22"/>
      <w:bookmarkEnd w:id="23"/>
      <w:bookmarkEnd w:id="24"/>
      <w:r>
        <w:lastRenderedPageBreak/>
        <w:t>Architectural Goals and Constraints</w:t>
      </w:r>
      <w:bookmarkEnd w:id="25"/>
      <w:bookmarkEnd w:id="26"/>
      <w:bookmarkEnd w:id="27"/>
    </w:p>
    <w:p w:rsidR="00A667AA" w:rsidRDefault="00203202" w:rsidP="00A667AA">
      <w:pPr>
        <w:pStyle w:val="Heading2"/>
      </w:pPr>
      <w:bookmarkStart w:id="32" w:name="_Toc442108892"/>
      <w:r>
        <w:t>Technical Platform</w:t>
      </w:r>
      <w:bookmarkEnd w:id="32"/>
    </w:p>
    <w:p w:rsidR="00A667AA" w:rsidRDefault="00203202" w:rsidP="00A667AA">
      <w:r>
        <w:t>AAA</w:t>
      </w:r>
    </w:p>
    <w:p w:rsidR="009A76FB" w:rsidRDefault="009A76FB" w:rsidP="00A667AA"/>
    <w:p w:rsidR="00203202" w:rsidRDefault="00203202" w:rsidP="00203202">
      <w:pPr>
        <w:pStyle w:val="Heading2"/>
      </w:pPr>
      <w:bookmarkStart w:id="33" w:name="_Toc442108893"/>
      <w:r>
        <w:t>Security</w:t>
      </w:r>
      <w:bookmarkEnd w:id="33"/>
    </w:p>
    <w:p w:rsidR="00203202" w:rsidRDefault="00203202" w:rsidP="00203202">
      <w:pPr>
        <w:pStyle w:val="Heading2"/>
      </w:pPr>
      <w:bookmarkStart w:id="34" w:name="_Toc442108894"/>
      <w:r>
        <w:t>Persistence</w:t>
      </w:r>
      <w:bookmarkEnd w:id="34"/>
    </w:p>
    <w:p w:rsidR="00203202" w:rsidRDefault="00203202" w:rsidP="00203202">
      <w:pPr>
        <w:pStyle w:val="Heading2"/>
      </w:pPr>
      <w:bookmarkStart w:id="35" w:name="_Toc442108895"/>
      <w:r>
        <w:t>Reliability/Availability</w:t>
      </w:r>
      <w:bookmarkEnd w:id="35"/>
    </w:p>
    <w:p w:rsidR="00203202" w:rsidRDefault="00527961" w:rsidP="00203202">
      <w:pPr>
        <w:pStyle w:val="Heading2"/>
      </w:pPr>
      <w:bookmarkStart w:id="36" w:name="_Toc442108896"/>
      <w:r>
        <w:t>Performance</w:t>
      </w:r>
      <w:bookmarkEnd w:id="36"/>
    </w:p>
    <w:p w:rsidR="00203202" w:rsidRDefault="00527961" w:rsidP="00203202">
      <w:pPr>
        <w:pStyle w:val="Heading2"/>
      </w:pPr>
      <w:bookmarkStart w:id="37" w:name="_Toc442108897"/>
      <w:r>
        <w:t>Internationalization</w:t>
      </w:r>
      <w:bookmarkEnd w:id="37"/>
    </w:p>
    <w:p w:rsidR="00027883" w:rsidRPr="00027883" w:rsidRDefault="00027883" w:rsidP="00027883"/>
    <w:p w:rsidR="001D760A" w:rsidRDefault="004E2608" w:rsidP="001D760A">
      <w:pPr>
        <w:pStyle w:val="Heading1"/>
      </w:pPr>
      <w:bookmarkStart w:id="38" w:name="_Toc442108898"/>
      <w:r>
        <w:lastRenderedPageBreak/>
        <w:t>Use-Case</w:t>
      </w:r>
      <w:r w:rsidR="00345EA8">
        <w:t xml:space="preserve"> View</w:t>
      </w:r>
      <w:bookmarkEnd w:id="38"/>
    </w:p>
    <w:p w:rsidR="001D760A" w:rsidRDefault="00EF6FC8" w:rsidP="001D760A">
      <w:pPr>
        <w:pStyle w:val="Heading2"/>
      </w:pPr>
      <w:bookmarkStart w:id="39" w:name="_Toc442108899"/>
      <w:r>
        <w:t>Import OAGIS 10 Model into the Database</w:t>
      </w:r>
      <w:bookmarkEnd w:id="39"/>
    </w:p>
    <w:p w:rsidR="00802CD5" w:rsidRDefault="00E62CCF" w:rsidP="00802CD5">
      <w:r>
        <w:t>Create a default user with user id</w:t>
      </w:r>
      <w:r w:rsidR="00802CD5">
        <w:t xml:space="preserve"> </w:t>
      </w:r>
      <w:r>
        <w:t>“</w:t>
      </w:r>
      <w:proofErr w:type="spellStart"/>
      <w:r>
        <w:t>O</w:t>
      </w:r>
      <w:r w:rsidR="00802CD5">
        <w:t>AGIS</w:t>
      </w:r>
      <w:r>
        <w:t>User</w:t>
      </w:r>
      <w:proofErr w:type="spellEnd"/>
      <w:r>
        <w:t>”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6C6EF3" w:rsidP="0014329D">
      <w:pPr>
        <w:pStyle w:val="Heading3"/>
      </w:pPr>
      <w:bookmarkStart w:id="40" w:name="_Toc442108900"/>
      <w:r>
        <w:t>Import OAGIS</w:t>
      </w:r>
      <w:r w:rsidR="0014329D">
        <w:t xml:space="preserve"> Model into the Database</w:t>
      </w:r>
      <w:bookmarkEnd w:id="40"/>
    </w:p>
    <w:p w:rsidR="006C6EF3" w:rsidRPr="006C6EF3" w:rsidRDefault="006C6EF3" w:rsidP="006C6EF3">
      <w:r>
        <w:t>The logic described in this section applies to OAGIS 10.1. It is anticipated that the logic will apply to any OAGIS 10.x.</w:t>
      </w:r>
    </w:p>
    <w:p w:rsidR="00586621" w:rsidRDefault="00586621" w:rsidP="00985C7A">
      <w:pPr>
        <w:pStyle w:val="Heading4"/>
      </w:pPr>
      <w:bookmarkStart w:id="41" w:name="_Toc442108901"/>
      <w:r>
        <w:t>Fix to OAGIS 10.1</w:t>
      </w:r>
      <w:bookmarkEnd w:id="41"/>
    </w:p>
    <w:p w:rsidR="00586621" w:rsidRPr="00586621" w:rsidRDefault="00586621" w:rsidP="00586621">
      <w:r>
        <w:t>There are fixes that needs to be done to OAGIS 10.1 before executing the imports</w:t>
      </w:r>
      <w:r w:rsidR="00956899">
        <w:t>. All fixes have been entered as Issues in the GitHub. These are expected to be fixed in OAGIS 10.2.</w:t>
      </w:r>
    </w:p>
    <w:p w:rsidR="0014600A" w:rsidRDefault="0014600A" w:rsidP="00985C7A">
      <w:pPr>
        <w:pStyle w:val="Heading4"/>
      </w:pPr>
      <w:bookmarkStart w:id="42" w:name="_Toc442108902"/>
      <w:bookmarkStart w:id="43" w:name="_Ref442711306"/>
      <w:r>
        <w:t>Create an OAGIS user</w:t>
      </w:r>
      <w:bookmarkEnd w:id="42"/>
      <w:bookmarkEnd w:id="43"/>
    </w:p>
    <w:p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w:t>
      </w:r>
      <w:r>
        <w:t>l</w:t>
      </w:r>
      <w:r>
        <w:t>lows.</w:t>
      </w:r>
    </w:p>
    <w:p w:rsidR="0014600A" w:rsidRDefault="006C6EF3" w:rsidP="0014600A">
      <w:r>
        <w:rPr>
          <w:rStyle w:val="CodeChar"/>
        </w:rPr>
        <w:t>app_user_id</w:t>
      </w:r>
      <w:r w:rsidR="0014600A">
        <w:t xml:space="preserve"> = Auto-generate database key.</w:t>
      </w:r>
    </w:p>
    <w:p w:rsidR="0014600A" w:rsidRDefault="006C6EF3" w:rsidP="0014600A">
      <w:r>
        <w:rPr>
          <w:rStyle w:val="CodeChar"/>
        </w:rPr>
        <w:t xml:space="preserve">login_id </w:t>
      </w:r>
      <w:r w:rsidR="0014600A">
        <w:t xml:space="preserve"> = </w:t>
      </w:r>
      <w:r w:rsidR="0014600A" w:rsidRPr="006C6EF3">
        <w:rPr>
          <w:rStyle w:val="CodeChar"/>
        </w:rPr>
        <w:t>“oagis”</w:t>
      </w:r>
    </w:p>
    <w:p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rsidR="006C6EF3" w:rsidRPr="0014600A" w:rsidRDefault="006C6EF3" w:rsidP="0014600A">
      <w:r w:rsidRPr="006C6EF3">
        <w:rPr>
          <w:rStyle w:val="CodeChar"/>
        </w:rPr>
        <w:t>oagis_developer_indicator</w:t>
      </w:r>
      <w:r>
        <w:t xml:space="preserve"> = </w:t>
      </w:r>
      <w:r w:rsidRPr="006C6EF3">
        <w:rPr>
          <w:rStyle w:val="CodeChar"/>
        </w:rPr>
        <w:t>true</w:t>
      </w:r>
    </w:p>
    <w:p w:rsidR="006C6EF3" w:rsidRDefault="006C6EF3" w:rsidP="00985C7A">
      <w:pPr>
        <w:pStyle w:val="Heading4"/>
      </w:pPr>
      <w:bookmarkStart w:id="44" w:name="_Ref442714265"/>
      <w:bookmarkStart w:id="45" w:name="_Toc442108903"/>
      <w:r>
        <w:t>Populate the namespace table</w:t>
      </w:r>
      <w:bookmarkEnd w:id="44"/>
    </w:p>
    <w:p w:rsidR="006C6EF3" w:rsidRDefault="006C6EF3" w:rsidP="006C6EF3">
      <w:r>
        <w:t xml:space="preserve">Create a record in the </w:t>
      </w:r>
      <w:r w:rsidRPr="0075380B">
        <w:rPr>
          <w:rStyle w:val="CodeChar"/>
        </w:rPr>
        <w:t>namespace</w:t>
      </w:r>
      <w:r>
        <w:t xml:space="preserve"> table as follows.</w:t>
      </w:r>
    </w:p>
    <w:p w:rsidR="0075380B" w:rsidRDefault="0075380B" w:rsidP="006C6EF3">
      <w:r w:rsidRPr="0075380B">
        <w:rPr>
          <w:rStyle w:val="CodeChar"/>
        </w:rPr>
        <w:t>namespace_id</w:t>
      </w:r>
      <w:r>
        <w:t xml:space="preserve"> = Auto-generate database key.</w:t>
      </w:r>
    </w:p>
    <w:p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rsidR="0075380B" w:rsidRDefault="0075380B" w:rsidP="006C6EF3">
      <w:r w:rsidRPr="0075380B">
        <w:rPr>
          <w:rStyle w:val="CodeChar"/>
        </w:rPr>
        <w:t>prefix</w:t>
      </w:r>
      <w:r>
        <w:t xml:space="preserve"> = </w:t>
      </w:r>
      <w:r w:rsidR="00170303" w:rsidRPr="00170303">
        <w:t>Empty string</w:t>
      </w:r>
    </w:p>
    <w:p w:rsidR="0075380B" w:rsidRDefault="0075380B" w:rsidP="006C6EF3">
      <w:r w:rsidRPr="0075380B">
        <w:rPr>
          <w:rStyle w:val="CodeChar"/>
        </w:rPr>
        <w:t>description</w:t>
      </w:r>
      <w:r>
        <w:t xml:space="preserve"> = </w:t>
      </w:r>
      <w:r w:rsidR="00170303">
        <w:t>OAGIS release 10 namespace</w:t>
      </w:r>
    </w:p>
    <w:p w:rsidR="0075380B" w:rsidRDefault="0075380B" w:rsidP="006C6EF3">
      <w:r w:rsidRPr="0075380B">
        <w:rPr>
          <w:rStyle w:val="CodeChar"/>
        </w:rPr>
        <w:t>is_std_nmsp</w:t>
      </w:r>
      <w:r>
        <w:t xml:space="preserve"> = </w:t>
      </w:r>
      <w:r w:rsidR="00170303" w:rsidRPr="00170303">
        <w:rPr>
          <w:rStyle w:val="CodeChar"/>
        </w:rPr>
        <w:t>True</w:t>
      </w:r>
    </w:p>
    <w:p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rsidR="00170303" w:rsidRDefault="00170303" w:rsidP="00985C7A">
      <w:pPr>
        <w:pStyle w:val="Heading4"/>
      </w:pPr>
      <w:r>
        <w:t>Populate the release table</w:t>
      </w:r>
    </w:p>
    <w:p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rsidR="00A55B32" w:rsidRDefault="00A55B32" w:rsidP="00170303">
      <w:r w:rsidRPr="00723894">
        <w:rPr>
          <w:rStyle w:val="CodeChar"/>
        </w:rPr>
        <w:lastRenderedPageBreak/>
        <w:t>release_id</w:t>
      </w:r>
      <w:r>
        <w:t xml:space="preserve"> = </w:t>
      </w:r>
      <w:r w:rsidR="00723894">
        <w:t>Auto-generate database key.</w:t>
      </w:r>
    </w:p>
    <w:p w:rsidR="00A55B32" w:rsidRDefault="00A55B32" w:rsidP="00170303">
      <w:r w:rsidRPr="00723894">
        <w:rPr>
          <w:rStyle w:val="CodeChar"/>
        </w:rPr>
        <w:t>release_num</w:t>
      </w:r>
      <w:r>
        <w:t xml:space="preserve"> = </w:t>
      </w:r>
      <w:r w:rsidR="00723894" w:rsidRPr="00723894">
        <w:rPr>
          <w:rStyle w:val="CodeChar"/>
        </w:rPr>
        <w:t>“10.1”</w:t>
      </w:r>
    </w:p>
    <w:p w:rsidR="00A55B32" w:rsidRDefault="00A55B32" w:rsidP="00170303">
      <w:r w:rsidRPr="00723894">
        <w:rPr>
          <w:rStyle w:val="CodeChar"/>
        </w:rPr>
        <w:t>release_note</w:t>
      </w:r>
      <w:r>
        <w:t xml:space="preserve"> = </w:t>
      </w:r>
      <w:r w:rsidR="00723894">
        <w:t>Copy the text from ReadMe.txt file.</w:t>
      </w:r>
    </w:p>
    <w:p w:rsidR="00A55B32" w:rsidRPr="00170303"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723894">
        <w:t>3.1.1.3</w:t>
      </w:r>
      <w:r w:rsidR="00723894">
        <w:fldChar w:fldCharType="end"/>
      </w:r>
      <w:r w:rsidR="00723894">
        <w:t>.</w:t>
      </w:r>
    </w:p>
    <w:p w:rsidR="00985C7A" w:rsidRDefault="00985C7A" w:rsidP="00985C7A">
      <w:pPr>
        <w:pStyle w:val="Heading4"/>
      </w:pPr>
      <w:r>
        <w:t>Populate CDT data</w:t>
      </w:r>
      <w:bookmarkEnd w:id="45"/>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6" w:name="_Toc442108904"/>
      <w:r>
        <w:rPr>
          <w:rFonts w:eastAsiaTheme="minorEastAsia"/>
        </w:rPr>
        <w:t xml:space="preserve">Populate the </w:t>
      </w:r>
      <w:proofErr w:type="spellStart"/>
      <w:r w:rsidR="00723894">
        <w:rPr>
          <w:rFonts w:eastAsiaTheme="minorEastAsia"/>
        </w:rPr>
        <w:t>xbt</w:t>
      </w:r>
      <w:proofErr w:type="spellEnd"/>
      <w:r>
        <w:rPr>
          <w:rFonts w:eastAsiaTheme="minorEastAsia"/>
        </w:rPr>
        <w:t xml:space="preserve"> table</w:t>
      </w:r>
      <w:bookmarkEnd w:id="46"/>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9"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rsidR="00723894" w:rsidRDefault="00723894" w:rsidP="00627F7B">
      <w:pPr>
        <w:rPr>
          <w:rFonts w:eastAsiaTheme="minorEastAsia"/>
        </w:rPr>
      </w:pPr>
    </w:p>
    <w:p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p>
    <w:p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rsidR="00627F7B" w:rsidRDefault="00627F7B" w:rsidP="008F2EBB">
      <w:pPr>
        <w:pStyle w:val="ListParagraph"/>
        <w:numPr>
          <w:ilvl w:val="0"/>
          <w:numId w:val="6"/>
        </w:numPr>
        <w:rPr>
          <w:rFonts w:eastAsiaTheme="minorEastAsia"/>
        </w:rPr>
      </w:pPr>
      <w:r>
        <w:rPr>
          <w:rFonts w:eastAsiaTheme="minorEastAsia"/>
        </w:rPr>
        <w:t>Use all lower case letters.</w:t>
      </w:r>
    </w:p>
    <w:p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rsidR="00320BB6" w:rsidRDefault="00320BB6" w:rsidP="008F2EBB">
      <w:pPr>
        <w:pStyle w:val="ListParagraph"/>
        <w:numPr>
          <w:ilvl w:val="0"/>
          <w:numId w:val="6"/>
        </w:numPr>
        <w:rPr>
          <w:rFonts w:eastAsiaTheme="minorEastAsia"/>
        </w:rPr>
      </w:pPr>
      <w:r>
        <w:rPr>
          <w:rFonts w:eastAsiaTheme="minorEastAsia"/>
        </w:rPr>
        <w:t>g = Gregorian</w:t>
      </w:r>
    </w:p>
    <w:p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drawing>
          <wp:inline distT="0" distB="0" distL="0" distR="0" wp14:anchorId="3D1BD7DA" wp14:editId="7034970A">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7" w:name="_Toc442108905"/>
      <w:r w:rsidRPr="003172B3">
        <w:rPr>
          <w:rStyle w:val="IntenseEmphasis"/>
          <w:b/>
          <w:bCs w:val="0"/>
          <w:i/>
          <w:iCs w:val="0"/>
          <w:color w:val="548DD4" w:themeColor="text2" w:themeTint="99"/>
        </w:rPr>
        <w:t xml:space="preserve">Populate the </w:t>
      </w:r>
      <w:proofErr w:type="spellStart"/>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proofErr w:type="spellEnd"/>
      <w:r w:rsidRPr="003172B3">
        <w:rPr>
          <w:rStyle w:val="IntenseEmphasis"/>
          <w:b/>
          <w:bCs w:val="0"/>
          <w:i/>
          <w:iCs w:val="0"/>
          <w:color w:val="548DD4" w:themeColor="text2" w:themeTint="99"/>
        </w:rPr>
        <w:t xml:space="preserve"> table</w:t>
      </w:r>
      <w:bookmarkEnd w:id="47"/>
    </w:p>
    <w:p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rsidR="00774A05" w:rsidRPr="003172B3" w:rsidRDefault="00774A05" w:rsidP="00774A05">
      <w:pPr>
        <w:pStyle w:val="Heading5"/>
        <w:rPr>
          <w:rStyle w:val="IntenseEmphasis"/>
          <w:b/>
          <w:bCs w:val="0"/>
          <w:i/>
          <w:iCs w:val="0"/>
          <w:color w:val="548DD4" w:themeColor="text2" w:themeTint="99"/>
        </w:rPr>
      </w:pPr>
      <w:bookmarkStart w:id="48" w:name="_Toc442108906"/>
      <w:r w:rsidRPr="003172B3">
        <w:rPr>
          <w:rStyle w:val="IntenseEmphasis"/>
          <w:b/>
          <w:bCs w:val="0"/>
          <w:i/>
          <w:iCs w:val="0"/>
          <w:color w:val="548DD4" w:themeColor="text2" w:themeTint="99"/>
        </w:rPr>
        <w:t xml:space="preserve">Populate CDTs in the </w:t>
      </w:r>
      <w:proofErr w:type="spellStart"/>
      <w:r w:rsidR="00736ABC">
        <w:rPr>
          <w:rStyle w:val="IntenseEmphasis"/>
          <w:b/>
          <w:bCs w:val="0"/>
          <w:i/>
          <w:iCs w:val="0"/>
          <w:color w:val="548DD4" w:themeColor="text2" w:themeTint="99"/>
        </w:rPr>
        <w:t>dt</w:t>
      </w:r>
      <w:proofErr w:type="spellEnd"/>
      <w:r w:rsidRPr="003172B3">
        <w:rPr>
          <w:rStyle w:val="IntenseEmphasis"/>
          <w:b/>
          <w:bCs w:val="0"/>
          <w:i/>
          <w:iCs w:val="0"/>
          <w:color w:val="548DD4" w:themeColor="text2" w:themeTint="99"/>
        </w:rPr>
        <w:t xml:space="preserve"> </w:t>
      </w:r>
      <w:commentRangeStart w:id="49"/>
      <w:r w:rsidRPr="003172B3">
        <w:rPr>
          <w:rStyle w:val="IntenseEmphasis"/>
          <w:b/>
          <w:bCs w:val="0"/>
          <w:i/>
          <w:iCs w:val="0"/>
          <w:color w:val="548DD4" w:themeColor="text2" w:themeTint="99"/>
        </w:rPr>
        <w:t>table</w:t>
      </w:r>
      <w:bookmarkEnd w:id="48"/>
      <w:commentRangeEnd w:id="49"/>
      <w:r w:rsidR="00C61BF6">
        <w:rPr>
          <w:rStyle w:val="CommentReference"/>
          <w:b w:val="0"/>
          <w:i w:val="0"/>
          <w:color w:val="auto"/>
        </w:rPr>
        <w:commentReference w:id="49"/>
      </w:r>
    </w:p>
    <w:p w:rsidR="00774A05" w:rsidRPr="00E62CCF" w:rsidRDefault="00774A05" w:rsidP="00774A05">
      <w:pPr>
        <w:rPr>
          <w:b/>
          <w:bCs/>
          <w:i/>
          <w:iCs/>
        </w:rPr>
      </w:pPr>
      <w:r w:rsidRPr="00E62CCF">
        <w:lastRenderedPageBreak/>
        <w:t xml:space="preserve">Populate </w:t>
      </w:r>
      <w:r>
        <w:t xml:space="preserve">the </w:t>
      </w:r>
      <w:r w:rsidR="00736ABC">
        <w:rPr>
          <w:rStyle w:val="CodeChar"/>
        </w:rPr>
        <w:t>dt</w:t>
      </w:r>
      <w:r>
        <w:t xml:space="preserve"> table </w:t>
      </w:r>
      <w:r w:rsidRPr="00E62CCF">
        <w:t>with CDT information from the CCTS DTC3 as follows.</w:t>
      </w:r>
    </w:p>
    <w:p w:rsidR="00774A05" w:rsidRDefault="00774A05" w:rsidP="00774A05"/>
    <w:p w:rsidR="00774A05" w:rsidRDefault="00736ABC" w:rsidP="00774A05">
      <w:r>
        <w:rPr>
          <w:rStyle w:val="CodeChar"/>
        </w:rPr>
        <w:t>dt_id</w:t>
      </w:r>
      <w:r w:rsidR="00774A05">
        <w:t xml:space="preserve"> = Auto-generate database key.</w:t>
      </w:r>
    </w:p>
    <w:p w:rsidR="00774A05" w:rsidRDefault="00736ABC" w:rsidP="00774A05">
      <w:r>
        <w:rPr>
          <w:rStyle w:val="CodeChar"/>
        </w:rPr>
        <w:t>guid</w:t>
      </w:r>
      <w:r w:rsidR="00774A05">
        <w:t xml:space="preserve"> is generated one time and then fixed.</w:t>
      </w:r>
    </w:p>
    <w:p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rsidR="00774A05" w:rsidRDefault="00736ABC" w:rsidP="00774A05">
      <w:r>
        <w:rPr>
          <w:rStyle w:val="CodeChar"/>
        </w:rPr>
        <w:t>previous_version_dt_id</w:t>
      </w:r>
      <w:r w:rsidR="00774A05">
        <w:t xml:space="preserve"> = Leave blank.</w:t>
      </w:r>
    </w:p>
    <w:p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rsidR="00774A05" w:rsidRDefault="00736ABC" w:rsidP="00774A05">
      <w:r>
        <w:rPr>
          <w:rStyle w:val="CodeChar"/>
        </w:rPr>
        <w:t>qualifier</w:t>
      </w:r>
      <w:r w:rsidR="00774A05">
        <w:t xml:space="preserve"> = Blank.</w:t>
      </w:r>
    </w:p>
    <w:p w:rsidR="00774A05" w:rsidRDefault="00736ABC" w:rsidP="00774A05">
      <w:r>
        <w:rPr>
          <w:rStyle w:val="CodeChar"/>
        </w:rPr>
        <w:t>based_dt_id</w:t>
      </w:r>
      <w:r w:rsidR="00774A05">
        <w:t xml:space="preserve"> = Blank.</w:t>
      </w:r>
    </w:p>
    <w:p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rsidR="0086536F" w:rsidRDefault="00127238" w:rsidP="00774A05">
      <w:r>
        <w:rPr>
          <w:rStyle w:val="CodeChar"/>
        </w:rPr>
        <w:t>content_component_definition</w:t>
      </w:r>
      <w:r w:rsidR="0086536F">
        <w:t xml:space="preserve"> = Take the value from the CCTS DTC3 in the Definition column of the table in section 4.X.7.</w:t>
      </w:r>
    </w:p>
    <w:p w:rsidR="00774A05" w:rsidRDefault="00127238" w:rsidP="00774A05">
      <w:r>
        <w:rPr>
          <w:rStyle w:val="CodeChar"/>
        </w:rPr>
        <w:t>revision_doc</w:t>
      </w:r>
      <w:r w:rsidR="00774A05">
        <w:t xml:space="preserve"> = Blank.</w:t>
      </w:r>
    </w:p>
    <w:p w:rsidR="00774A05" w:rsidRDefault="00127238" w:rsidP="00774A05">
      <w:r>
        <w:rPr>
          <w:rStyle w:val="CodeChar"/>
        </w:rPr>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rsidR="00774A05" w:rsidRDefault="00127238" w:rsidP="00774A05">
      <w:r>
        <w:rPr>
          <w:rStyle w:val="CodeChar"/>
        </w:rPr>
        <w:t>creation_timestamp</w:t>
      </w:r>
      <w:r w:rsidR="00774A05">
        <w:t xml:space="preserve"> = </w:t>
      </w:r>
      <w:r w:rsidR="00774A05" w:rsidRPr="00112B28">
        <w:t>Current time</w:t>
      </w:r>
      <w:r w:rsidR="00774A05">
        <w:t>.</w:t>
      </w:r>
    </w:p>
    <w:p w:rsidR="00774A05" w:rsidRDefault="00127238" w:rsidP="00774A05">
      <w:r>
        <w:rPr>
          <w:rStyle w:val="CodeChar"/>
        </w:rPr>
        <w:t>last_update_timestamp</w:t>
      </w:r>
      <w:r w:rsidR="00774A05">
        <w:t xml:space="preserve"> = Same as </w:t>
      </w:r>
      <w:r>
        <w:rPr>
          <w:rStyle w:val="CodeChar"/>
        </w:rPr>
        <w:t>creation_timestamp</w:t>
      </w:r>
      <w:r w:rsidR="00774A05">
        <w:t>.</w:t>
      </w:r>
    </w:p>
    <w:p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rsidR="00B66EC6" w:rsidRDefault="00B66EC6" w:rsidP="00774A05">
      <w:r w:rsidRPr="00EB13B1">
        <w:rPr>
          <w:rStyle w:val="CodeChar"/>
        </w:rPr>
        <w:t>revision_action</w:t>
      </w:r>
      <w:r>
        <w:t xml:space="preserve"> = </w:t>
      </w:r>
      <w:r w:rsidR="00EB13B1" w:rsidRPr="00EB13B1">
        <w:rPr>
          <w:rStyle w:val="CodeChar"/>
        </w:rPr>
        <w:t>null</w:t>
      </w:r>
      <w:r w:rsidR="00EB13B1">
        <w:t>.</w:t>
      </w:r>
    </w:p>
    <w:p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rsidR="00B66EC6" w:rsidRDefault="00B66EC6" w:rsidP="00774A05">
      <w:r w:rsidRPr="00EB13B1">
        <w:rPr>
          <w:rStyle w:val="CodeChar"/>
        </w:rPr>
        <w:t>is_deprecated</w:t>
      </w:r>
      <w:r>
        <w:t xml:space="preserve"> = </w:t>
      </w:r>
      <w:r w:rsidR="00F323CD" w:rsidRPr="00F323CD">
        <w:rPr>
          <w:rStyle w:val="CodeChar"/>
        </w:rPr>
        <w:t>false</w:t>
      </w:r>
      <w:r w:rsidR="00F323CD">
        <w:t>.</w:t>
      </w:r>
    </w:p>
    <w:p w:rsidR="00764834" w:rsidRPr="003172B3" w:rsidRDefault="00764834" w:rsidP="00764834">
      <w:pPr>
        <w:pStyle w:val="Heading5"/>
        <w:rPr>
          <w:rStyle w:val="IntenseEmphasis"/>
          <w:b/>
          <w:bCs w:val="0"/>
          <w:i/>
          <w:iCs w:val="0"/>
          <w:color w:val="548DD4" w:themeColor="text2" w:themeTint="99"/>
        </w:rPr>
      </w:pPr>
      <w:bookmarkStart w:id="50" w:name="_Toc442108907"/>
      <w:r w:rsidRPr="003172B3">
        <w:rPr>
          <w:rStyle w:val="IntenseEmphasis"/>
          <w:b/>
          <w:bCs w:val="0"/>
          <w:i/>
          <w:iCs w:val="0"/>
          <w:color w:val="548DD4" w:themeColor="text2" w:themeTint="99"/>
        </w:rPr>
        <w:t xml:space="preserve">Populate the </w:t>
      </w:r>
      <w:proofErr w:type="spellStart"/>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w:t>
      </w:r>
      <w:proofErr w:type="spellEnd"/>
      <w:r w:rsidRPr="003172B3">
        <w:rPr>
          <w:rStyle w:val="IntenseEmphasis"/>
          <w:b/>
          <w:bCs w:val="0"/>
          <w:i/>
          <w:iCs w:val="0"/>
          <w:color w:val="548DD4" w:themeColor="text2" w:themeTint="99"/>
        </w:rPr>
        <w:t xml:space="preserve"> table</w:t>
      </w:r>
      <w:bookmarkEnd w:id="50"/>
    </w:p>
    <w:p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601F9E" w:rsidP="00764834">
      <w:r>
        <w:rPr>
          <w:rStyle w:val="CodeChar"/>
        </w:rPr>
        <w:t>cdt_awd_pri_id</w:t>
      </w:r>
      <w:r w:rsidR="00764834">
        <w:t xml:space="preserve"> = Auto-generate database key.</w:t>
      </w:r>
    </w:p>
    <w:p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rsidR="00DA19F4" w:rsidRDefault="00DA19F4" w:rsidP="00764834">
      <w:r w:rsidRPr="00DA19F4">
        <w:rPr>
          <w:rStyle w:val="CodeChar"/>
        </w:rPr>
        <w:t>is_default</w:t>
      </w:r>
      <w:r>
        <w:t xml:space="preserve"> = </w:t>
      </w:r>
      <w:r w:rsidR="005C46FF">
        <w:t>Indicating a default primitive for the CDT’s Content Component. True for a default primitive, False ot</w:t>
      </w:r>
      <w:r w:rsidR="005C46FF">
        <w:t>h</w:t>
      </w:r>
      <w:r w:rsidR="005C46FF">
        <w:t>erwise.</w:t>
      </w:r>
    </w:p>
    <w:p w:rsidR="00764834" w:rsidRDefault="00764834" w:rsidP="00764834">
      <w:pPr>
        <w:pStyle w:val="Heading5"/>
        <w:rPr>
          <w:rStyle w:val="IntenseEmphasis"/>
          <w:b/>
          <w:bCs w:val="0"/>
          <w:i/>
          <w:iCs w:val="0"/>
          <w:color w:val="548DD4" w:themeColor="text2" w:themeTint="99"/>
        </w:rPr>
      </w:pPr>
      <w:bookmarkStart w:id="51" w:name="_Ref390787662"/>
      <w:bookmarkStart w:id="52" w:name="_Toc442108908"/>
      <w:r w:rsidRPr="003172B3">
        <w:rPr>
          <w:rStyle w:val="IntenseEmphasis"/>
          <w:b/>
          <w:bCs w:val="0"/>
          <w:i/>
          <w:iCs w:val="0"/>
          <w:color w:val="548DD4" w:themeColor="text2" w:themeTint="99"/>
        </w:rPr>
        <w:lastRenderedPageBreak/>
        <w:t xml:space="preserve">Populate the </w:t>
      </w:r>
      <w:proofErr w:type="spellStart"/>
      <w:r w:rsidR="005C46FF">
        <w:rPr>
          <w:rStyle w:val="IntenseEmphasis"/>
          <w:b/>
          <w:bCs w:val="0"/>
          <w:i/>
          <w:iCs w:val="0"/>
          <w:color w:val="548DD4" w:themeColor="text2" w:themeTint="99"/>
        </w:rPr>
        <w:t>cdt_awd_pri_xps_type_map</w:t>
      </w:r>
      <w:bookmarkEnd w:id="51"/>
      <w:bookmarkEnd w:id="52"/>
      <w:proofErr w:type="spellEnd"/>
    </w:p>
    <w:p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rsidR="00B52C70" w:rsidRDefault="00B52C70" w:rsidP="00764834">
      <w:pPr>
        <w:rPr>
          <w:highlight w:val="yellow"/>
        </w:rPr>
      </w:pPr>
    </w:p>
    <w:p w:rsidR="00764834" w:rsidRDefault="00A24AD6" w:rsidP="00764834">
      <w:r>
        <w:rPr>
          <w:rStyle w:val="CodeChar"/>
        </w:rPr>
        <w:t>cdt_awd_pri_xps_type_map_id</w:t>
      </w:r>
      <w:r w:rsidR="00EF6BE9">
        <w:t xml:space="preserve"> = Auto-generate database key.</w:t>
      </w:r>
    </w:p>
    <w:p w:rsidR="003C2821" w:rsidRDefault="00601F9E" w:rsidP="00764834">
      <w:r>
        <w:rPr>
          <w:rStyle w:val="CodeChar"/>
        </w:rPr>
        <w:t>cdt_awd_pri_id</w:t>
      </w:r>
      <w:r w:rsidR="00EF6BE9">
        <w:t xml:space="preserve"> = Foreign key to </w:t>
      </w:r>
      <w:proofErr w:type="spellStart"/>
      <w:r w:rsidR="002B066A">
        <w:rPr>
          <w:rStyle w:val="CodeChar"/>
        </w:rPr>
        <w:t>cdt_awd_pri</w:t>
      </w:r>
      <w:r w:rsidR="00EF6BE9">
        <w:rPr>
          <w:rStyle w:val="IntenseEmphasis"/>
          <w:b w:val="0"/>
          <w:bCs w:val="0"/>
          <w:i w:val="0"/>
          <w:iCs w:val="0"/>
          <w:color w:val="auto"/>
        </w:rPr>
        <w:t>.</w:t>
      </w:r>
      <w:r>
        <w:rPr>
          <w:rStyle w:val="CodeChar"/>
        </w:rPr>
        <w:t>cdt_awd_pri_id</w:t>
      </w:r>
      <w:proofErr w:type="spellEnd"/>
      <w:r w:rsidR="00EF6BE9">
        <w:rPr>
          <w:rStyle w:val="CodeChar"/>
        </w:rPr>
        <w:t>.</w:t>
      </w:r>
      <w:r w:rsidR="00EF6BE9">
        <w:rPr>
          <w:rStyle w:val="IntenseEmphasis"/>
          <w:b w:val="0"/>
          <w:bCs w:val="0"/>
          <w:i w:val="0"/>
          <w:iCs w:val="0"/>
          <w:color w:val="auto"/>
        </w:rPr>
        <w:t xml:space="preserve"> </w:t>
      </w:r>
    </w:p>
    <w:p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w:t>
      </w:r>
      <w:r>
        <w:t>r</w:t>
      </w:r>
      <w:r>
        <w:t>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proofErr w:type="spellStart"/>
            <w:r>
              <w:t>xsd:hexBinary</w:t>
            </w:r>
            <w:proofErr w:type="spellEnd"/>
          </w:p>
        </w:tc>
      </w:tr>
      <w:tr w:rsidR="00EF6BE9" w:rsidTr="008126CC">
        <w:tc>
          <w:tcPr>
            <w:tcW w:w="1908" w:type="dxa"/>
          </w:tcPr>
          <w:p w:rsidR="00EF6BE9" w:rsidRDefault="00466A2F" w:rsidP="00466A2F">
            <w:r>
              <w:t>Boolean</w:t>
            </w:r>
          </w:p>
        </w:tc>
        <w:tc>
          <w:tcPr>
            <w:tcW w:w="2250" w:type="dxa"/>
          </w:tcPr>
          <w:p w:rsidR="00EF6BE9" w:rsidRDefault="00466A2F" w:rsidP="00466A2F">
            <w:proofErr w:type="spellStart"/>
            <w:r>
              <w:t>xsd:boolean</w:t>
            </w:r>
            <w:proofErr w:type="spellEnd"/>
          </w:p>
        </w:tc>
      </w:tr>
      <w:tr w:rsidR="00EF6BE9" w:rsidTr="008126CC">
        <w:tc>
          <w:tcPr>
            <w:tcW w:w="1908" w:type="dxa"/>
          </w:tcPr>
          <w:p w:rsidR="00EF6BE9" w:rsidRDefault="00466A2F" w:rsidP="00466A2F">
            <w:r>
              <w:t>Decimal</w:t>
            </w:r>
          </w:p>
        </w:tc>
        <w:tc>
          <w:tcPr>
            <w:tcW w:w="2250" w:type="dxa"/>
          </w:tcPr>
          <w:p w:rsidR="00EF6BE9" w:rsidRDefault="00466A2F" w:rsidP="00466A2F">
            <w:proofErr w:type="spellStart"/>
            <w:r>
              <w:t>xsd:decimal</w:t>
            </w:r>
            <w:proofErr w:type="spellEnd"/>
          </w:p>
        </w:tc>
      </w:tr>
      <w:tr w:rsidR="003E3587" w:rsidTr="008126CC">
        <w:tc>
          <w:tcPr>
            <w:tcW w:w="1908" w:type="dxa"/>
          </w:tcPr>
          <w:p w:rsidR="003E3587" w:rsidRDefault="003E3587" w:rsidP="00320BB6">
            <w:r>
              <w:t>Double</w:t>
            </w:r>
          </w:p>
        </w:tc>
        <w:tc>
          <w:tcPr>
            <w:tcW w:w="2250" w:type="dxa"/>
          </w:tcPr>
          <w:p w:rsidR="003E3587" w:rsidRDefault="003E3587" w:rsidP="00320BB6">
            <w:proofErr w:type="spellStart"/>
            <w:r>
              <w:t>xsd:double</w:t>
            </w:r>
            <w:proofErr w:type="spellEnd"/>
          </w:p>
        </w:tc>
      </w:tr>
      <w:tr w:rsidR="00AA5FCE" w:rsidTr="008126CC">
        <w:tc>
          <w:tcPr>
            <w:tcW w:w="1908" w:type="dxa"/>
          </w:tcPr>
          <w:p w:rsidR="00AA5FCE" w:rsidRDefault="00AA5FCE" w:rsidP="00320BB6">
            <w:commentRangeStart w:id="53"/>
            <w:r>
              <w:t>Double</w:t>
            </w:r>
            <w:commentRangeEnd w:id="53"/>
            <w:r w:rsidR="003A66D8">
              <w:rPr>
                <w:rStyle w:val="CommentReference"/>
              </w:rPr>
              <w:commentReference w:id="53"/>
            </w:r>
          </w:p>
        </w:tc>
        <w:tc>
          <w:tcPr>
            <w:tcW w:w="2250" w:type="dxa"/>
          </w:tcPr>
          <w:p w:rsidR="00AA5FCE" w:rsidRDefault="00AA5FCE" w:rsidP="003E3587">
            <w:proofErr w:type="spellStart"/>
            <w:r>
              <w:t>xsd:</w:t>
            </w:r>
            <w:r w:rsidR="003E3587">
              <w:t>float</w:t>
            </w:r>
            <w:proofErr w:type="spellEnd"/>
          </w:p>
        </w:tc>
      </w:tr>
      <w:tr w:rsidR="00EF6BE9" w:rsidTr="008126CC">
        <w:tc>
          <w:tcPr>
            <w:tcW w:w="1908" w:type="dxa"/>
          </w:tcPr>
          <w:p w:rsidR="00EF6BE9" w:rsidRDefault="00466A2F" w:rsidP="00466A2F">
            <w:r>
              <w:t>Float</w:t>
            </w:r>
          </w:p>
        </w:tc>
        <w:tc>
          <w:tcPr>
            <w:tcW w:w="2250" w:type="dxa"/>
          </w:tcPr>
          <w:p w:rsidR="00EF6BE9" w:rsidRDefault="00466A2F" w:rsidP="00466A2F">
            <w:proofErr w:type="spellStart"/>
            <w:r>
              <w:t>xsd:float</w:t>
            </w:r>
            <w:proofErr w:type="spellEnd"/>
          </w:p>
        </w:tc>
      </w:tr>
      <w:tr w:rsidR="00315B6B" w:rsidTr="00B9231A">
        <w:tc>
          <w:tcPr>
            <w:tcW w:w="1908" w:type="dxa"/>
          </w:tcPr>
          <w:p w:rsidR="00315B6B" w:rsidRDefault="00315B6B" w:rsidP="00B9231A">
            <w:r>
              <w:t>Integer</w:t>
            </w:r>
          </w:p>
        </w:tc>
        <w:tc>
          <w:tcPr>
            <w:tcW w:w="2250" w:type="dxa"/>
          </w:tcPr>
          <w:p w:rsidR="00315B6B" w:rsidRDefault="00315B6B" w:rsidP="00B9231A">
            <w:proofErr w:type="spellStart"/>
            <w:r>
              <w:t>xsd:integer</w:t>
            </w:r>
            <w:proofErr w:type="spellEnd"/>
          </w:p>
        </w:tc>
      </w:tr>
      <w:tr w:rsidR="00315B6B" w:rsidTr="00B9231A">
        <w:tc>
          <w:tcPr>
            <w:tcW w:w="1908" w:type="dxa"/>
          </w:tcPr>
          <w:p w:rsidR="00315B6B" w:rsidRDefault="00315B6B" w:rsidP="00B9231A">
            <w:r>
              <w:t>Integer</w:t>
            </w:r>
          </w:p>
        </w:tc>
        <w:tc>
          <w:tcPr>
            <w:tcW w:w="2250" w:type="dxa"/>
          </w:tcPr>
          <w:p w:rsidR="00315B6B" w:rsidRDefault="00315B6B" w:rsidP="00315B6B">
            <w:proofErr w:type="spellStart"/>
            <w:r>
              <w:t>xsd:nonNegativeInteger</w:t>
            </w:r>
            <w:proofErr w:type="spellEnd"/>
          </w:p>
        </w:tc>
      </w:tr>
      <w:tr w:rsidR="00EF6BE9" w:rsidTr="008126CC">
        <w:tc>
          <w:tcPr>
            <w:tcW w:w="1908" w:type="dxa"/>
          </w:tcPr>
          <w:p w:rsidR="00EF6BE9" w:rsidRDefault="00466A2F" w:rsidP="00466A2F">
            <w:r>
              <w:t>Integer</w:t>
            </w:r>
          </w:p>
        </w:tc>
        <w:tc>
          <w:tcPr>
            <w:tcW w:w="2250" w:type="dxa"/>
          </w:tcPr>
          <w:p w:rsidR="00EF6BE9" w:rsidRDefault="00466A2F" w:rsidP="00315B6B">
            <w:proofErr w:type="spellStart"/>
            <w:r>
              <w:t>xsd:</w:t>
            </w:r>
            <w:r w:rsidR="00315B6B">
              <w:t>positiveI</w:t>
            </w:r>
            <w:r>
              <w:t>nteger</w:t>
            </w:r>
            <w:proofErr w:type="spellEnd"/>
          </w:p>
        </w:tc>
      </w:tr>
      <w:tr w:rsidR="00EF6BE9" w:rsidTr="008126CC">
        <w:tc>
          <w:tcPr>
            <w:tcW w:w="1908" w:type="dxa"/>
          </w:tcPr>
          <w:p w:rsidR="00EF6BE9" w:rsidRDefault="00466A2F" w:rsidP="00466A2F">
            <w:proofErr w:type="spellStart"/>
            <w:r>
              <w:t>NormalizedString</w:t>
            </w:r>
            <w:proofErr w:type="spellEnd"/>
          </w:p>
        </w:tc>
        <w:tc>
          <w:tcPr>
            <w:tcW w:w="2250" w:type="dxa"/>
          </w:tcPr>
          <w:p w:rsidR="00EF6BE9" w:rsidRDefault="00E451C1" w:rsidP="00E451C1">
            <w:proofErr w:type="spellStart"/>
            <w:r>
              <w:t>xsd:normalizedString</w:t>
            </w:r>
            <w:proofErr w:type="spellEnd"/>
          </w:p>
        </w:tc>
      </w:tr>
      <w:tr w:rsidR="00EF6BE9" w:rsidTr="008126CC">
        <w:tc>
          <w:tcPr>
            <w:tcW w:w="1908" w:type="dxa"/>
          </w:tcPr>
          <w:p w:rsidR="00EF6BE9" w:rsidRDefault="003A66D8" w:rsidP="00466A2F">
            <w:r>
              <w:t>String</w:t>
            </w:r>
          </w:p>
        </w:tc>
        <w:tc>
          <w:tcPr>
            <w:tcW w:w="2250" w:type="dxa"/>
          </w:tcPr>
          <w:p w:rsidR="00EF6BE9" w:rsidRDefault="003A66D8" w:rsidP="00466A2F">
            <w:proofErr w:type="spellStart"/>
            <w:r>
              <w:t>xsd:string</w:t>
            </w:r>
            <w:proofErr w:type="spellEnd"/>
          </w:p>
        </w:tc>
      </w:tr>
      <w:tr w:rsidR="00C53E2A" w:rsidTr="008A5D34">
        <w:tc>
          <w:tcPr>
            <w:tcW w:w="1908" w:type="dxa"/>
          </w:tcPr>
          <w:p w:rsidR="00C53E2A" w:rsidRDefault="00C53E2A" w:rsidP="008A5D34">
            <w:proofErr w:type="spellStart"/>
            <w:r>
              <w:t>TimeDuration</w:t>
            </w:r>
            <w:proofErr w:type="spellEnd"/>
          </w:p>
        </w:tc>
        <w:tc>
          <w:tcPr>
            <w:tcW w:w="2250" w:type="dxa"/>
          </w:tcPr>
          <w:p w:rsidR="00C53E2A" w:rsidRDefault="00C53E2A" w:rsidP="008A5D34">
            <w:commentRangeStart w:id="54"/>
            <w:proofErr w:type="spellStart"/>
            <w:r>
              <w:t>xsd:token</w:t>
            </w:r>
            <w:commentRangeEnd w:id="54"/>
            <w:proofErr w:type="spellEnd"/>
            <w:r w:rsidR="003C63C1">
              <w:rPr>
                <w:rStyle w:val="CommentReference"/>
              </w:rPr>
              <w:commentReference w:id="54"/>
            </w:r>
          </w:p>
        </w:tc>
      </w:tr>
      <w:tr w:rsidR="00EF6BE9" w:rsidTr="008126CC">
        <w:tc>
          <w:tcPr>
            <w:tcW w:w="1908" w:type="dxa"/>
          </w:tcPr>
          <w:p w:rsidR="00EF6BE9" w:rsidRDefault="003A66D8" w:rsidP="00466A2F">
            <w:proofErr w:type="spellStart"/>
            <w:r>
              <w:t>TimeDuration</w:t>
            </w:r>
            <w:proofErr w:type="spellEnd"/>
          </w:p>
        </w:tc>
        <w:tc>
          <w:tcPr>
            <w:tcW w:w="2250" w:type="dxa"/>
          </w:tcPr>
          <w:p w:rsidR="00EF6BE9" w:rsidRDefault="00675222" w:rsidP="00466A2F">
            <w:proofErr w:type="spellStart"/>
            <w:r>
              <w:t>xsd:d</w:t>
            </w:r>
            <w:r w:rsidR="003A66D8">
              <w:t>uration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3A66D8">
            <w:proofErr w:type="spellStart"/>
            <w:r>
              <w:t>xsd:token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466A2F">
            <w:proofErr w:type="spellStart"/>
            <w:r w:rsidRPr="003A66D8">
              <w:t>xsd:dateTime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xsd:date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xsd:gYear</w:t>
            </w:r>
            <w:r>
              <w:t>Month</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xsd:gYear</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w:t>
            </w:r>
            <w:proofErr w:type="spellEnd"/>
          </w:p>
        </w:tc>
      </w:tr>
      <w:tr w:rsidR="00CF2964" w:rsidTr="008126CC">
        <w:tc>
          <w:tcPr>
            <w:tcW w:w="1908" w:type="dxa"/>
          </w:tcPr>
          <w:p w:rsidR="00CF2964" w:rsidRDefault="003A66D8" w:rsidP="00764834">
            <w:r>
              <w:t>Token</w:t>
            </w:r>
          </w:p>
        </w:tc>
        <w:tc>
          <w:tcPr>
            <w:tcW w:w="2250" w:type="dxa"/>
          </w:tcPr>
          <w:p w:rsidR="00CF2964" w:rsidRDefault="005B4655" w:rsidP="00764834">
            <w:proofErr w:type="spellStart"/>
            <w:r>
              <w:t>xsd:token</w:t>
            </w:r>
            <w:proofErr w:type="spellEnd"/>
          </w:p>
        </w:tc>
      </w:tr>
    </w:tbl>
    <w:p w:rsidR="00EF6BE9" w:rsidRPr="003172B3" w:rsidRDefault="00EF6BE9" w:rsidP="00764834"/>
    <w:p w:rsidR="00C365E9" w:rsidRDefault="00110356" w:rsidP="00CF2964">
      <w:r>
        <w:t xml:space="preserve">All CDTs maps to all XSD built-in types according to their primitives and the primitive-to-XSD-built-in-type map in the table above except for the Date and Time CDTs. Date should be mapped to everything in the </w:t>
      </w:r>
      <w:proofErr w:type="spellStart"/>
      <w:r>
        <w:t>Timepoint</w:t>
      </w:r>
      <w:proofErr w:type="spellEnd"/>
      <w:r>
        <w:t xml:space="preserve"> prim</w:t>
      </w:r>
      <w:r>
        <w:t>i</w:t>
      </w:r>
      <w:r>
        <w:t xml:space="preserve">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w:t>
      </w:r>
      <w:proofErr w:type="spellStart"/>
      <w:r>
        <w:t>Timepoint</w:t>
      </w:r>
      <w:proofErr w:type="spellEnd"/>
      <w:r>
        <w:t xml:space="preserve">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2138"/>
      </w:tblGrid>
      <w:tr w:rsidR="00387EF3" w:rsidRPr="00C365E9" w:rsidTr="00387EF3">
        <w:trPr>
          <w:trHeight w:val="300"/>
        </w:trPr>
        <w:tc>
          <w:tcPr>
            <w:tcW w:w="3516" w:type="dxa"/>
            <w:gridSpan w:val="2"/>
            <w:shd w:val="clear" w:color="auto" w:fill="auto"/>
            <w:noWrap/>
            <w:vAlign w:val="bottom"/>
            <w:hideMark/>
          </w:tcPr>
          <w:p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rsidR="00387EF3" w:rsidRPr="00C365E9" w:rsidRDefault="00387EF3" w:rsidP="00C822AB">
            <w:pPr>
              <w:rPr>
                <w:lang w:bidi="th-TH"/>
              </w:rPr>
            </w:pPr>
            <w:r w:rsidRPr="00C365E9">
              <w:rPr>
                <w:lang w:bidi="th-TH"/>
              </w:rPr>
              <w:t>XSD</w:t>
            </w:r>
            <w:r w:rsidR="00C822AB">
              <w:rPr>
                <w:lang w:bidi="th-TH"/>
              </w:rPr>
              <w:t xml:space="preserve"> </w:t>
            </w:r>
            <w:proofErr w:type="spellStart"/>
            <w:r w:rsidRPr="00C365E9">
              <w:rPr>
                <w:lang w:bidi="th-TH"/>
              </w:rPr>
              <w:t>BuiltIn</w:t>
            </w:r>
            <w:proofErr w:type="spellEnd"/>
            <w:r w:rsidR="00C822AB">
              <w:rPr>
                <w:lang w:bidi="th-TH"/>
              </w:rPr>
              <w:t xml:space="preserve"> </w:t>
            </w:r>
            <w:r w:rsidRPr="00C365E9">
              <w:rPr>
                <w:lang w:bidi="th-TH"/>
              </w:rPr>
              <w:t>Type</w:t>
            </w:r>
          </w:p>
        </w:tc>
      </w:tr>
      <w:tr w:rsidR="00387EF3" w:rsidRPr="00C365E9" w:rsidTr="00387EF3">
        <w:trPr>
          <w:trHeight w:val="300"/>
        </w:trPr>
        <w:tc>
          <w:tcPr>
            <w:tcW w:w="1722" w:type="dxa"/>
            <w:shd w:val="clear" w:color="auto" w:fill="auto"/>
            <w:noWrap/>
            <w:vAlign w:val="bottom"/>
            <w:hideMark/>
          </w:tcPr>
          <w:p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xsd:decimal</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lastRenderedPageBreak/>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xsd:double</w:t>
            </w:r>
            <w:proofErr w:type="spellEnd"/>
          </w:p>
        </w:tc>
      </w:tr>
      <w:tr w:rsidR="009B3ECC" w:rsidRPr="00C365E9" w:rsidTr="00747606">
        <w:trPr>
          <w:trHeight w:val="300"/>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rsidR="009B3ECC" w:rsidRPr="00C365E9" w:rsidRDefault="009B3ECC" w:rsidP="00747606">
            <w:pPr>
              <w:rPr>
                <w:color w:val="000000"/>
                <w:lang w:bidi="th-TH"/>
              </w:rPr>
            </w:pPr>
            <w:proofErr w:type="spellStart"/>
            <w:r w:rsidRPr="00C365E9">
              <w:rPr>
                <w:color w:val="000000"/>
                <w:lang w:bidi="th-TH"/>
              </w:rPr>
              <w:t>xsd:float</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xsd:float</w:t>
            </w:r>
            <w:proofErr w:type="spellEnd"/>
          </w:p>
        </w:tc>
      </w:tr>
      <w:tr w:rsidR="009B3ECC" w:rsidRPr="00C365E9" w:rsidTr="00747606">
        <w:trPr>
          <w:trHeight w:val="315"/>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rsidR="009B3ECC" w:rsidRPr="00C365E9" w:rsidRDefault="009B3ECC" w:rsidP="00747606">
            <w:pPr>
              <w:rPr>
                <w:color w:val="000000"/>
                <w:lang w:bidi="th-TH"/>
              </w:rPr>
            </w:pPr>
            <w:proofErr w:type="spellStart"/>
            <w:r w:rsidRPr="00C365E9">
              <w:rPr>
                <w:color w:val="000000"/>
                <w:lang w:bidi="th-TH"/>
              </w:rPr>
              <w:t>xsd:integer</w:t>
            </w:r>
            <w:proofErr w:type="spellEnd"/>
          </w:p>
        </w:tc>
      </w:tr>
      <w:tr w:rsidR="009B3ECC" w:rsidRPr="00C365E9" w:rsidTr="00747606">
        <w:trPr>
          <w:trHeight w:val="315"/>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rsidR="009B3ECC" w:rsidRPr="00C365E9" w:rsidRDefault="009B3ECC" w:rsidP="00747606">
            <w:pPr>
              <w:rPr>
                <w:color w:val="000000"/>
                <w:lang w:bidi="th-TH"/>
              </w:rPr>
            </w:pPr>
            <w:proofErr w:type="spellStart"/>
            <w:r>
              <w:t>xsd:nonNegativeInteger</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9B3ECC" w:rsidP="00C365E9">
            <w:pPr>
              <w:rPr>
                <w:color w:val="000000"/>
                <w:lang w:bidi="th-TH"/>
              </w:rPr>
            </w:pPr>
            <w:proofErr w:type="spellStart"/>
            <w:r>
              <w:t>xsd:positiveInteger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xsd:token</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xsd:date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xsd:gYearMonth</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w:t>
            </w:r>
            <w:proofErr w:type="spellEnd"/>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55" w:name="_Toc44210890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proofErr w:type="spellStart"/>
      <w:r w:rsidR="00530652">
        <w:rPr>
          <w:rStyle w:val="IntenseEmphasis"/>
          <w:b/>
          <w:bCs w:val="0"/>
          <w:i/>
          <w:iCs w:val="0"/>
          <w:color w:val="548DD4" w:themeColor="text2" w:themeTint="99"/>
        </w:rPr>
        <w:t>dt_sc</w:t>
      </w:r>
      <w:proofErr w:type="spellEnd"/>
      <w:r w:rsidRPr="003172B3">
        <w:rPr>
          <w:rStyle w:val="IntenseEmphasis"/>
          <w:b/>
          <w:bCs w:val="0"/>
          <w:i/>
          <w:iCs w:val="0"/>
          <w:color w:val="548DD4" w:themeColor="text2" w:themeTint="99"/>
        </w:rPr>
        <w:t xml:space="preserve"> table</w:t>
      </w:r>
      <w:bookmarkEnd w:id="55"/>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rsidR="009A4916" w:rsidRDefault="00530652" w:rsidP="00985C7A">
      <w:r>
        <w:rPr>
          <w:rStyle w:val="CodeChar"/>
        </w:rPr>
        <w:t>dt_sc_id</w:t>
      </w:r>
      <w:r w:rsidR="009A4916">
        <w:t xml:space="preserve"> = Auto-generate database key.</w:t>
      </w:r>
    </w:p>
    <w:p w:rsidR="000228BA" w:rsidRDefault="00CF7449" w:rsidP="00985C7A">
      <w:r>
        <w:rPr>
          <w:rStyle w:val="CodeChar"/>
        </w:rPr>
        <w:t>guid</w:t>
      </w:r>
      <w:r w:rsidR="000228BA">
        <w:t xml:space="preserve"> = Generate a GUID.</w:t>
      </w:r>
    </w:p>
    <w:p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6" w:name="_Toc442108910"/>
      <w:r>
        <w:t xml:space="preserve">Populate the </w:t>
      </w:r>
      <w:proofErr w:type="spellStart"/>
      <w:r w:rsidR="00CF7449">
        <w:t>cdt_sc_awd_pri</w:t>
      </w:r>
      <w:proofErr w:type="spellEnd"/>
      <w:r>
        <w:t xml:space="preserve"> table</w:t>
      </w:r>
      <w:bookmarkEnd w:id="56"/>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CF7449" w:rsidP="00730231">
      <w:r>
        <w:rPr>
          <w:rStyle w:val="CodeChar"/>
        </w:rPr>
        <w:t>cdt_sc_awd_pri_id</w:t>
      </w:r>
      <w:r w:rsidR="0005411D">
        <w:t xml:space="preserve"> = Auto-generate database key.</w:t>
      </w:r>
    </w:p>
    <w:p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w:t>
      </w:r>
      <w:r w:rsidR="0005411D">
        <w:t>c</w:t>
      </w:r>
      <w:r w:rsidR="0005411D">
        <w:t xml:space="preserve">tion, there is a table where the Allowed Primitive column either has only one allowed primitive or multiples. If there </w:t>
      </w:r>
      <w:r w:rsidR="0005411D">
        <w:lastRenderedPageBreak/>
        <w:t xml:space="preserve">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w:t>
      </w:r>
      <w:r w:rsidR="0005411D">
        <w:t>i</w:t>
      </w:r>
      <w:r w:rsidR="0005411D">
        <w:t>cating which primitive is the default.</w:t>
      </w:r>
    </w:p>
    <w:p w:rsidR="00C4501A" w:rsidRDefault="00C4501A" w:rsidP="00BF2D0E">
      <w:pPr>
        <w:pStyle w:val="Heading5"/>
      </w:pPr>
      <w:bookmarkStart w:id="57" w:name="_Ref390964089"/>
      <w:bookmarkStart w:id="58" w:name="_Toc442108911"/>
      <w:r>
        <w:t xml:space="preserve">Populate the </w:t>
      </w:r>
      <w:proofErr w:type="spellStart"/>
      <w:r w:rsidR="00BF2D0E" w:rsidRPr="00BF2D0E">
        <w:t>cdt_sc_awd_pri_xps_type_map</w:t>
      </w:r>
      <w:proofErr w:type="spellEnd"/>
      <w:r>
        <w:t xml:space="preserve"> table</w:t>
      </w:r>
      <w:bookmarkEnd w:id="57"/>
      <w:bookmarkEnd w:id="58"/>
    </w:p>
    <w:p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BF2D0E" w:rsidP="00C4501A">
      <w:r>
        <w:rPr>
          <w:rStyle w:val="CodeChar"/>
        </w:rPr>
        <w:t>cdt_sc_awd_pri_xps_type_map_id</w:t>
      </w:r>
      <w:r w:rsidR="00C4501A">
        <w:t xml:space="preserve"> = Auto-generate database key.</w:t>
      </w:r>
    </w:p>
    <w:p w:rsidR="00C4501A" w:rsidRDefault="00CF7449" w:rsidP="00C4501A">
      <w:r>
        <w:rPr>
          <w:rStyle w:val="CodeChar"/>
        </w:rPr>
        <w:t>cdt_sc_awd_pri</w:t>
      </w:r>
      <w:r w:rsidR="00C4501A">
        <w:t xml:space="preserve"> = Foreign key to </w:t>
      </w:r>
      <w:proofErr w:type="spellStart"/>
      <w:r>
        <w:rPr>
          <w:rStyle w:val="CodeChar"/>
        </w:rPr>
        <w:t>cdt_sc_awd_pri</w:t>
      </w:r>
      <w:r w:rsidR="00C4501A">
        <w:rPr>
          <w:rStyle w:val="IntenseEmphasis"/>
          <w:b w:val="0"/>
          <w:bCs w:val="0"/>
          <w:i w:val="0"/>
          <w:iCs w:val="0"/>
          <w:color w:val="auto"/>
        </w:rPr>
        <w:t>.</w:t>
      </w:r>
      <w:r>
        <w:rPr>
          <w:rStyle w:val="CodeChar"/>
        </w:rPr>
        <w:t>cdt_sc_awd_pri_id</w:t>
      </w:r>
      <w:proofErr w:type="spellEnd"/>
      <w:r w:rsidR="00C4501A">
        <w:rPr>
          <w:rStyle w:val="CodeChar"/>
        </w:rPr>
        <w:t>.</w:t>
      </w:r>
      <w:r w:rsidR="00C4501A">
        <w:rPr>
          <w:rStyle w:val="IntenseEmphasis"/>
          <w:b w:val="0"/>
          <w:bCs w:val="0"/>
          <w:i w:val="0"/>
          <w:iCs w:val="0"/>
          <w:color w:val="auto"/>
        </w:rPr>
        <w:t xml:space="preserve"> </w:t>
      </w:r>
    </w:p>
    <w:p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rsidR="00EE035D">
        <w:t xml:space="preserve"> to populate the </w:t>
      </w:r>
      <w:r w:rsidR="00300C7F">
        <w:rPr>
          <w:rStyle w:val="CodeChar"/>
        </w:rPr>
        <w:t>xbt_id</w:t>
      </w:r>
      <w:r w:rsidR="00EE035D">
        <w:t xml:space="preserve"> column according to the SC allowed primitives.  </w:t>
      </w:r>
    </w:p>
    <w:p w:rsidR="003F7F36" w:rsidRDefault="003F7F36" w:rsidP="003F7F36">
      <w:pPr>
        <w:pStyle w:val="Heading4"/>
      </w:pPr>
      <w:bookmarkStart w:id="59" w:name="_Toc442108912"/>
      <w:commentRangeStart w:id="60"/>
      <w:r>
        <w:t>Import Identifier Scheme</w:t>
      </w:r>
      <w:commentRangeEnd w:id="60"/>
      <w:r>
        <w:rPr>
          <w:rStyle w:val="CommentReference"/>
          <w:b w:val="0"/>
        </w:rPr>
        <w:commentReference w:id="60"/>
      </w:r>
      <w:bookmarkEnd w:id="59"/>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61" w:name="_Toc442108913"/>
      <w:r>
        <w:t xml:space="preserve">Populate the </w:t>
      </w:r>
      <w:proofErr w:type="spellStart"/>
      <w:r w:rsidR="002B3165">
        <w:t>agency_id_list</w:t>
      </w:r>
      <w:proofErr w:type="spellEnd"/>
      <w:r>
        <w:t xml:space="preserve"> table</w:t>
      </w:r>
      <w:bookmarkEnd w:id="61"/>
    </w:p>
    <w:p w:rsidR="001D2935" w:rsidRDefault="001D2935" w:rsidP="001D2935">
      <w:r>
        <w:t>There is only one record to be created here.</w:t>
      </w:r>
    </w:p>
    <w:p w:rsidR="001D2935" w:rsidRDefault="002B3165" w:rsidP="001D2935">
      <w:r>
        <w:rPr>
          <w:rStyle w:val="CodeChar"/>
        </w:rPr>
        <w:t>agency_id_list_id</w:t>
      </w:r>
      <w:r w:rsidR="001D2935">
        <w:t xml:space="preserve"> = Auto-generate database key.</w:t>
      </w:r>
    </w:p>
    <w:p w:rsidR="001D2935" w:rsidRDefault="00BF35FF" w:rsidP="001D2935">
      <w:r>
        <w:rPr>
          <w:rStyle w:val="CodeChar"/>
        </w:rPr>
        <w:t>guid</w:t>
      </w:r>
      <w:r w:rsidR="00853246" w:rsidRPr="00A83754">
        <w:rPr>
          <w:rStyle w:val="CodeChar"/>
        </w:rPr>
        <w:commentReference w:id="62"/>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rsidR="00853246" w:rsidRDefault="00BF35FF" w:rsidP="001D2935">
      <w:r>
        <w:rPr>
          <w:rStyle w:val="CodeChar"/>
        </w:rPr>
        <w:t>enum_type_guid</w:t>
      </w:r>
      <w:r w:rsidR="00853246">
        <w:t xml:space="preserve"> = </w:t>
      </w:r>
      <w:r w:rsidR="00D06A12" w:rsidRPr="00A83754">
        <w:rPr>
          <w:rStyle w:val="CodeChar"/>
        </w:rPr>
        <w:t>//xsd:simpleType[endsWith(@name, “EnumerationType”)]/@id</w:t>
      </w:r>
    </w:p>
    <w:p w:rsidR="001D2935" w:rsidRDefault="00DD3866" w:rsidP="001D2935">
      <w:r>
        <w:rPr>
          <w:rStyle w:val="CodeChar"/>
        </w:rPr>
        <w:t>n</w:t>
      </w:r>
      <w:commentRangeStart w:id="63"/>
      <w:r w:rsidR="001D2935" w:rsidRPr="00A83754">
        <w:rPr>
          <w:rStyle w:val="CodeChar"/>
        </w:rPr>
        <w:t>ame</w:t>
      </w:r>
      <w:r w:rsidR="001D2935">
        <w:t xml:space="preserve"> </w:t>
      </w:r>
      <w:commentRangeEnd w:id="63"/>
      <w:r w:rsidR="009261B2">
        <w:rPr>
          <w:rStyle w:val="CommentReference"/>
        </w:rPr>
        <w:commentReference w:id="63"/>
      </w:r>
      <w:r w:rsidR="001D2935">
        <w:t>=</w:t>
      </w:r>
      <w:r w:rsidR="00BF2110">
        <w:t xml:space="preserve"> </w:t>
      </w:r>
      <w:r w:rsidR="001D2935">
        <w:t xml:space="preserve"> </w:t>
      </w:r>
      <w:r w:rsidR="00A83754">
        <w:t>“</w:t>
      </w:r>
      <w:r w:rsidR="00A83754" w:rsidRPr="00A83754">
        <w:rPr>
          <w:rStyle w:val="CodeChar"/>
        </w:rPr>
        <w:t>Agency Identification</w:t>
      </w:r>
      <w:r w:rsidR="00A83754">
        <w:t>”.</w:t>
      </w:r>
    </w:p>
    <w:p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This column will need to be popula</w:t>
      </w:r>
      <w:r w:rsidR="00E3484C">
        <w:t>t</w:t>
      </w:r>
      <w:r w:rsidR="00E3484C">
        <w:t xml:space="preserve">ed after populating the </w:t>
      </w:r>
      <w:r>
        <w:rPr>
          <w:rStyle w:val="CodeChar"/>
        </w:rPr>
        <w:t>agency_id_list_value</w:t>
      </w:r>
      <w:r w:rsidR="00E3484C">
        <w:t xml:space="preserve"> table.</w:t>
      </w:r>
    </w:p>
    <w:p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rsidR="00E3484C" w:rsidRDefault="00E3484C" w:rsidP="00E3484C">
      <w:pPr>
        <w:pStyle w:val="Heading5"/>
      </w:pPr>
      <w:bookmarkStart w:id="64" w:name="_Toc442108914"/>
      <w:r>
        <w:t xml:space="preserve">Populate the </w:t>
      </w:r>
      <w:proofErr w:type="spellStart"/>
      <w:r w:rsidR="00BF35FF">
        <w:t>agency_id_list_value</w:t>
      </w:r>
      <w:proofErr w:type="spellEnd"/>
      <w:r>
        <w:t xml:space="preserve"> table</w:t>
      </w:r>
      <w:bookmarkEnd w:id="64"/>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4A04D4" w:rsidP="00E3484C">
      <w:r>
        <w:rPr>
          <w:rStyle w:val="CodeChar"/>
        </w:rPr>
        <w:t>agency_id_list_value_id</w:t>
      </w:r>
      <w:r w:rsidR="00E3484C">
        <w:t xml:space="preserve"> = Auto-generate database key.</w:t>
      </w:r>
    </w:p>
    <w:p w:rsidR="00E3484C" w:rsidRDefault="004A04D4" w:rsidP="00E3484C">
      <w:r>
        <w:rPr>
          <w:rStyle w:val="CodeChar"/>
        </w:rPr>
        <w:lastRenderedPageBreak/>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rsidR="00985C7A" w:rsidRDefault="00985C7A" w:rsidP="00985C7A">
      <w:pPr>
        <w:pStyle w:val="Heading4"/>
      </w:pPr>
      <w:bookmarkStart w:id="65" w:name="_Toc442108915"/>
      <w:r>
        <w:t xml:space="preserve">Import </w:t>
      </w:r>
      <w:r w:rsidR="003A27FD">
        <w:t>Code Lists</w:t>
      </w:r>
      <w:bookmarkEnd w:id="65"/>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rsidR="00EE18A6" w:rsidRDefault="00EE18A6" w:rsidP="00EE18A6">
      <w:pPr>
        <w:pStyle w:val="Heading5"/>
      </w:pPr>
      <w:bookmarkStart w:id="66" w:name="_Toc442108916"/>
      <w:r>
        <w:t xml:space="preserve">Populate </w:t>
      </w:r>
      <w:proofErr w:type="spellStart"/>
      <w:r w:rsidR="002D3A91">
        <w:t>code_list</w:t>
      </w:r>
      <w:proofErr w:type="spellEnd"/>
      <w:r>
        <w:t xml:space="preserve"> table</w:t>
      </w:r>
      <w:bookmarkEnd w:id="66"/>
    </w:p>
    <w:p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rsidR="002D3A91" w:rsidRDefault="002D3A91" w:rsidP="00EE18A6"/>
    <w:p w:rsidR="00EE18A6" w:rsidRDefault="002B3165" w:rsidP="00EE18A6">
      <w:r>
        <w:rPr>
          <w:rStyle w:val="CodeChar"/>
        </w:rPr>
        <w:t>code_list_id</w:t>
      </w:r>
      <w:r w:rsidR="00EE18A6">
        <w:t xml:space="preserve"> = Auto-generate database key.</w:t>
      </w:r>
    </w:p>
    <w:p w:rsidR="00EE18A6" w:rsidRDefault="002D3A91" w:rsidP="00EE18A6">
      <w:r>
        <w:rPr>
          <w:rStyle w:val="CodeChar"/>
        </w:rPr>
        <w:t>guid</w:t>
      </w:r>
      <w:r w:rsidR="00EE18A6">
        <w:t xml:space="preserve"> = ./</w:t>
      </w:r>
      <w:r w:rsidR="00EE18A6" w:rsidRPr="00AB0BB3">
        <w:rPr>
          <w:rStyle w:val="CodeChar"/>
        </w:rPr>
        <w:t>@id</w:t>
      </w:r>
      <w:r w:rsidR="00EE18A6">
        <w:t>.</w:t>
      </w:r>
    </w:p>
    <w:p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proofErr w:type="spellStart"/>
      <w:r w:rsidR="00EE18A6" w:rsidRPr="00AB0BB3">
        <w:rPr>
          <w:rStyle w:val="CodeChar"/>
        </w:rPr>
        <w:t>xsd:simpleType</w:t>
      </w:r>
      <w:proofErr w:type="spellEnd"/>
      <w:r w:rsidR="00EE18A6">
        <w:rPr>
          <w:rStyle w:val="CodeChar"/>
        </w:rPr>
        <w:t>[@name = concat(&lt;X&gt;, “EnumerationType”)]/</w:t>
      </w:r>
      <w:r w:rsidR="00EE18A6" w:rsidRPr="00AB0BB3">
        <w:rPr>
          <w:rStyle w:val="CodeChar"/>
        </w:rPr>
        <w:t>@id</w:t>
      </w:r>
      <w:r w:rsidR="00C0216D">
        <w:t>. Otherwise, leave blank.</w:t>
      </w:r>
    </w:p>
    <w:p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67"/>
      <w:r w:rsidR="00EE18A6">
        <w:t>.</w:t>
      </w:r>
      <w:commentRangeEnd w:id="67"/>
      <w:r w:rsidR="00EE18A6">
        <w:t xml:space="preserve"> Ex. Name of the </w:t>
      </w:r>
      <w:r w:rsidR="00EE18A6">
        <w:rPr>
          <w:rStyle w:val="CommentReference"/>
        </w:rPr>
        <w:commentReference w:id="67"/>
      </w:r>
      <w:r w:rsidR="00EE18A6" w:rsidRPr="00BD78A3">
        <w:t xml:space="preserve"> </w:t>
      </w:r>
      <w:r w:rsidR="00EE18A6" w:rsidRPr="00BD78A3">
        <w:rPr>
          <w:rStyle w:val="CodeChar"/>
        </w:rPr>
        <w:t>oacl_ActionCodeContentType</w:t>
      </w:r>
      <w:r w:rsidR="00EE18A6">
        <w:t xml:space="preserve"> is “</w:t>
      </w:r>
      <w:proofErr w:type="spellStart"/>
      <w:r w:rsidR="00EE18A6" w:rsidRPr="009A7270">
        <w:rPr>
          <w:rStyle w:val="CodeChar"/>
        </w:rPr>
        <w:t>oacl_</w:t>
      </w:r>
      <w:r w:rsidR="00EE18A6">
        <w:rPr>
          <w:rStyle w:val="CodeChar"/>
        </w:rPr>
        <w:t>Action</w:t>
      </w:r>
      <w:r w:rsidR="00EE18A6" w:rsidRPr="00BD78A3">
        <w:rPr>
          <w:rStyle w:val="CodeChar"/>
        </w:rPr>
        <w:t>Code</w:t>
      </w:r>
      <w:proofErr w:type="spellEnd"/>
      <w:r w:rsidR="00EE18A6">
        <w:t>”.</w:t>
      </w:r>
    </w:p>
    <w:p w:rsidR="00EE18A6" w:rsidRDefault="00BF35FF" w:rsidP="00EE18A6">
      <w:r>
        <w:rPr>
          <w:rStyle w:val="CodeChar"/>
        </w:rPr>
        <w:t>list_id</w:t>
      </w:r>
      <w:r w:rsidR="00EE18A6">
        <w:t xml:space="preserve"> = Same as the </w:t>
      </w:r>
      <w:r w:rsidR="002D3A91">
        <w:rPr>
          <w:rStyle w:val="CodeChar"/>
        </w:rPr>
        <w:t>guid</w:t>
      </w:r>
      <w:r w:rsidR="00EE18A6">
        <w:t xml:space="preserve"> for now.</w:t>
      </w:r>
    </w:p>
    <w:p w:rsidR="00EE18A6" w:rsidRDefault="00BF35FF" w:rsidP="00EE18A6">
      <w:r>
        <w:rPr>
          <w:rStyle w:val="CodeChar"/>
        </w:rPr>
        <w:t>agency_id</w:t>
      </w:r>
      <w:commentRangeStart w:id="68"/>
      <w:r w:rsidR="00EE18A6">
        <w:t xml:space="preserve"> </w:t>
      </w:r>
      <w:commentRangeEnd w:id="68"/>
      <w:r w:rsidR="00EE18A6">
        <w:rPr>
          <w:rStyle w:val="CommentReference"/>
        </w:rPr>
        <w:commentReference w:id="68"/>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69"/>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69"/>
      <w:r w:rsidR="00EE18A6">
        <w:rPr>
          <w:rStyle w:val="CommentReference"/>
        </w:rPr>
        <w:commentReference w:id="69"/>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Else the value is the number substring prece</w:t>
      </w:r>
      <w:r w:rsidR="00EE18A6">
        <w:t>d</w:t>
      </w:r>
      <w:r w:rsidR="00EE18A6">
        <w:t xml:space="preserve">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rsidR="002D3A91" w:rsidRDefault="002D3A91" w:rsidP="00EE18A6">
      <w:r>
        <w:rPr>
          <w:rStyle w:val="CodeChar"/>
        </w:rPr>
        <w:t>remark</w:t>
      </w:r>
      <w:r>
        <w:t xml:space="preserve"> = Empty.</w:t>
      </w:r>
    </w:p>
    <w:p w:rsidR="00EE18A6" w:rsidRDefault="002D3A91" w:rsidP="00EE18A6">
      <w:r>
        <w:rPr>
          <w:rStyle w:val="CodeChar"/>
        </w:rPr>
        <w:lastRenderedPageBreak/>
        <w:t>based_code_list_id</w:t>
      </w:r>
      <w:r w:rsidR="00EE18A6">
        <w:t xml:space="preserve"> = Empty.</w:t>
      </w:r>
    </w:p>
    <w:p w:rsidR="00EE18A6" w:rsidRDefault="002D3A91" w:rsidP="00EE18A6">
      <w:r>
        <w:rPr>
          <w:rStyle w:val="CodeChar"/>
        </w:rPr>
        <w:t>extensible_indicator</w:t>
      </w:r>
      <w:r w:rsidR="00EE18A6">
        <w:t xml:space="preserve"> = Default value is </w:t>
      </w:r>
      <w:r w:rsidR="00EE18A6" w:rsidRPr="00AB0BB3">
        <w:rPr>
          <w:rStyle w:val="CodeChar"/>
        </w:rPr>
        <w:t>FALSE</w:t>
      </w:r>
      <w:r w:rsidR="00EE18A6">
        <w:t xml:space="preserve">; however, if </w:t>
      </w:r>
      <w:r w:rsidR="00EE18A6" w:rsidRPr="00AB0BB3">
        <w:rPr>
          <w:rStyle w:val="CodeChar"/>
        </w:rPr>
        <w:t>count(xsd:union) = 1</w:t>
      </w:r>
      <w:r w:rsidR="00EE18A6">
        <w:t xml:space="preserve">, the value must be </w:t>
      </w:r>
      <w:r w:rsidR="00EE18A6" w:rsidRPr="00AB0BB3">
        <w:rPr>
          <w:rStyle w:val="CodeChar"/>
        </w:rPr>
        <w:t>TRUE</w:t>
      </w:r>
      <w:r w:rsidR="00EE18A6">
        <w:t xml:space="preserve">. In other words, the condition indicates that there is a union of the enumerated values and the </w:t>
      </w:r>
      <w:r w:rsidR="00EE18A6" w:rsidRPr="00AB0BB3">
        <w:rPr>
          <w:rStyle w:val="CodeChar"/>
        </w:rPr>
        <w:t>xsd:token</w:t>
      </w:r>
      <w:r w:rsidR="00EE18A6">
        <w:t>.</w:t>
      </w:r>
    </w:p>
    <w:p w:rsidR="00EE18A6" w:rsidRDefault="00127238" w:rsidP="00EE18A6">
      <w:r>
        <w:rPr>
          <w:rStyle w:val="CodeChar"/>
        </w:rPr>
        <w:t>created_by</w:t>
      </w:r>
      <w:r w:rsidR="00EE18A6">
        <w:t xml:space="preserve"> = “</w:t>
      </w:r>
      <w:proofErr w:type="spellStart"/>
      <w:r w:rsidR="00EE18A6" w:rsidRPr="00BA5509">
        <w:rPr>
          <w:rStyle w:val="CodeChar"/>
        </w:rPr>
        <w:t>oagis</w:t>
      </w:r>
      <w:proofErr w:type="spellEnd"/>
      <w:r w:rsidR="00EE18A6">
        <w:t>”.</w:t>
      </w:r>
    </w:p>
    <w:p w:rsidR="00EE18A6" w:rsidRDefault="00127238" w:rsidP="00EE18A6">
      <w:r>
        <w:rPr>
          <w:rStyle w:val="CodeChar"/>
        </w:rPr>
        <w:t>last_updated_by</w:t>
      </w:r>
      <w:r w:rsidR="00EE18A6">
        <w:t xml:space="preserve"> = “</w:t>
      </w:r>
      <w:proofErr w:type="spellStart"/>
      <w:r w:rsidR="00EE18A6" w:rsidRPr="00BA5509">
        <w:rPr>
          <w:rStyle w:val="CodeChar"/>
        </w:rPr>
        <w:t>oagis</w:t>
      </w:r>
      <w:proofErr w:type="spellEnd"/>
      <w:r w:rsidR="00EE18A6">
        <w:t>”.</w:t>
      </w:r>
    </w:p>
    <w:p w:rsidR="00EE18A6" w:rsidRDefault="00127238" w:rsidP="00EE18A6">
      <w:r>
        <w:rPr>
          <w:rStyle w:val="CodeChar"/>
        </w:rPr>
        <w:t>creation_timestamp</w:t>
      </w:r>
      <w:r w:rsidR="00EE18A6">
        <w:t xml:space="preserve"> = </w:t>
      </w:r>
      <w:r w:rsidR="00EE18A6" w:rsidRPr="00112B28">
        <w:t>Current time</w:t>
      </w:r>
      <w:r w:rsidR="00EE18A6">
        <w:t>.</w:t>
      </w:r>
    </w:p>
    <w:p w:rsidR="00EE18A6" w:rsidRDefault="00127238" w:rsidP="00EE18A6">
      <w:r>
        <w:rPr>
          <w:rStyle w:val="CodeChar"/>
        </w:rPr>
        <w:t>last_update_timestamp</w:t>
      </w:r>
      <w:r w:rsidR="00EE18A6">
        <w:t xml:space="preserve"> = Same as </w:t>
      </w:r>
      <w:r>
        <w:rPr>
          <w:rStyle w:val="CodeChar"/>
        </w:rPr>
        <w:t>creation_timestamp</w:t>
      </w:r>
      <w:r w:rsidR="00EE18A6">
        <w:t>.</w:t>
      </w:r>
    </w:p>
    <w:p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rsidR="00EE18A6" w:rsidRDefault="00EE18A6" w:rsidP="00EE18A6"/>
    <w:p w:rsidR="00EE18A6" w:rsidRDefault="00EE18A6" w:rsidP="00EE18A6">
      <w:pPr>
        <w:rPr>
          <w:b/>
          <w:bCs/>
        </w:rPr>
      </w:pPr>
      <w:r w:rsidRPr="001A7DC9">
        <w:rPr>
          <w:b/>
          <w:bCs/>
        </w:rPr>
        <w:t>Note:</w:t>
      </w:r>
      <w:r>
        <w:rPr>
          <w:b/>
          <w:bCs/>
        </w:rPr>
        <w:t xml:space="preserve"> </w:t>
      </w:r>
    </w:p>
    <w:p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rsidR="00C16B5A" w:rsidRDefault="00245C56" w:rsidP="00C16B5A">
      <w:pPr>
        <w:pStyle w:val="Heading5"/>
      </w:pPr>
      <w:bookmarkStart w:id="70" w:name="_Toc442108917"/>
      <w:r>
        <w:t xml:space="preserve">Populate </w:t>
      </w:r>
      <w:proofErr w:type="spellStart"/>
      <w:r w:rsidR="00A30829">
        <w:t>code_list_value</w:t>
      </w:r>
      <w:proofErr w:type="spellEnd"/>
      <w:r>
        <w:t xml:space="preserve"> tabl</w:t>
      </w:r>
      <w:r w:rsidR="005763C2">
        <w:t>e</w:t>
      </w:r>
      <w:bookmarkEnd w:id="70"/>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xsd:simpleType</w:t>
      </w:r>
      <w:r>
        <w:t>.</w:t>
      </w:r>
    </w:p>
    <w:p w:rsidR="008C5924" w:rsidRDefault="008C5924" w:rsidP="003F7F36"/>
    <w:p w:rsidR="003F7F36" w:rsidRDefault="00A30829" w:rsidP="003F7F36">
      <w:r>
        <w:rPr>
          <w:rStyle w:val="CodeChar"/>
        </w:rPr>
        <w:t>code_list_value_id</w:t>
      </w:r>
      <w:r w:rsidR="003F7F36">
        <w:t xml:space="preserve"> = </w:t>
      </w:r>
      <w:r w:rsidR="008C5924">
        <w:t>Auto-generate database key.</w:t>
      </w:r>
    </w:p>
    <w:p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w:t>
      </w:r>
      <w:r w:rsidR="00066DFE">
        <w:t>l</w:t>
      </w:r>
      <w:r w:rsidR="00066DFE">
        <w:t xml:space="preserve">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B66EC6" w:rsidP="003F7F36">
      <w:r>
        <w:rPr>
          <w:rStyle w:val="CodeChar"/>
        </w:rPr>
        <w:t>definition</w:t>
      </w:r>
      <w:r w:rsidR="003F7F36">
        <w:t xml:space="preserve"> = </w:t>
      </w:r>
      <w:r w:rsidR="00464897" w:rsidRPr="00464897">
        <w:rPr>
          <w:rStyle w:val="CodeChar"/>
        </w:rPr>
        <w:t>.//xsd:documentation</w:t>
      </w:r>
      <w:r w:rsidR="00464897">
        <w:t>.</w:t>
      </w:r>
      <w:r w:rsidR="003550A8">
        <w:t xml:space="preserve"> </w:t>
      </w:r>
    </w:p>
    <w:p w:rsidR="00464897" w:rsidRDefault="002D3A91" w:rsidP="003F7F36">
      <w:r>
        <w:rPr>
          <w:rStyle w:val="CodeChar"/>
        </w:rPr>
        <w:t>definition_source</w:t>
      </w:r>
      <w:r w:rsidR="00464897">
        <w:t xml:space="preserve"> = </w:t>
      </w:r>
      <w:r w:rsidR="00464897" w:rsidRPr="00464897">
        <w:rPr>
          <w:rStyle w:val="CodeChar"/>
        </w:rPr>
        <w:t>.//xsd:documentation</w:t>
      </w:r>
      <w:r w:rsidR="00464897">
        <w:rPr>
          <w:rStyle w:val="CodeChar"/>
        </w:rPr>
        <w:t>/@source</w:t>
      </w:r>
      <w:r w:rsidR="00464897">
        <w:t>.</w:t>
      </w:r>
    </w:p>
    <w:p w:rsidR="003F7F36" w:rsidRDefault="00A30829" w:rsidP="003F7F36">
      <w:r>
        <w:rPr>
          <w:rStyle w:val="CodeChar"/>
        </w:rPr>
        <w:t>used_indicator</w:t>
      </w:r>
      <w:r w:rsidR="003F7F36">
        <w:t xml:space="preserve"> = </w:t>
      </w:r>
      <w:r w:rsidR="00464897" w:rsidRPr="00464897">
        <w:rPr>
          <w:rStyle w:val="CodeChar"/>
        </w:rPr>
        <w:t>True</w:t>
      </w:r>
      <w:r w:rsidR="00464897">
        <w:t>.</w:t>
      </w:r>
    </w:p>
    <w:p w:rsidR="0007613D" w:rsidRDefault="00A30829" w:rsidP="0007613D">
      <w:r>
        <w:rPr>
          <w:rStyle w:val="CodeChar"/>
        </w:rPr>
        <w:t>locked_indicator</w:t>
      </w:r>
      <w:r w:rsidR="003F7F36">
        <w:t xml:space="preserve"> = </w:t>
      </w:r>
      <w:r w:rsidR="00464897" w:rsidRPr="00464897">
        <w:rPr>
          <w:rStyle w:val="CodeChar"/>
        </w:rPr>
        <w:t>False</w:t>
      </w:r>
      <w:r w:rsidR="00464897">
        <w:t>.</w:t>
      </w:r>
    </w:p>
    <w:p w:rsidR="00EE18A6" w:rsidRDefault="00A30829" w:rsidP="0007613D">
      <w:r>
        <w:rPr>
          <w:rStyle w:val="CodeChar"/>
        </w:rPr>
        <w:t>extension_Indicator</w:t>
      </w:r>
      <w:r w:rsidR="00EE18A6">
        <w:t xml:space="preserve"> = </w:t>
      </w:r>
      <w:r w:rsidR="00EE18A6" w:rsidRPr="00EE18A6">
        <w:rPr>
          <w:rStyle w:val="CodeChar"/>
        </w:rPr>
        <w:t>False</w:t>
      </w:r>
      <w:r w:rsidR="00EE18A6">
        <w:t>.</w:t>
      </w:r>
    </w:p>
    <w:p w:rsidR="00803FFF" w:rsidRDefault="00803FFF" w:rsidP="00803FFF">
      <w:pPr>
        <w:pStyle w:val="Heading4"/>
      </w:pPr>
      <w:bookmarkStart w:id="71" w:name="_Ref392610753"/>
      <w:bookmarkStart w:id="72" w:name="_Toc442108918"/>
      <w:r>
        <w:t xml:space="preserve">Import </w:t>
      </w:r>
      <w:r w:rsidR="008A5D34">
        <w:t xml:space="preserve">default and </w:t>
      </w:r>
      <w:r w:rsidR="002D5E53">
        <w:t xml:space="preserve">unqualified BDTs from </w:t>
      </w:r>
      <w:r>
        <w:t>Fields</w:t>
      </w:r>
      <w:r w:rsidR="002D5E53">
        <w:t>.xsd</w:t>
      </w:r>
      <w:bookmarkEnd w:id="71"/>
      <w:bookmarkEnd w:id="72"/>
    </w:p>
    <w:p w:rsidR="0002491D" w:rsidRDefault="00EC59BF" w:rsidP="003A27FD">
      <w:r>
        <w:t xml:space="preserve">There are types defined in the </w:t>
      </w:r>
      <w:r w:rsidRPr="00460CBB">
        <w:rPr>
          <w:rStyle w:val="CodeChar"/>
        </w:rPr>
        <w:t>Fields.xsd</w:t>
      </w:r>
      <w:r w:rsidR="00C268BE">
        <w:t xml:space="preserve"> schema</w:t>
      </w:r>
      <w:r>
        <w:t xml:space="preserve"> file </w:t>
      </w:r>
      <w:ins w:id="73" w:author="Serm Kulvatunyou" w:date="2016-02-29T07:06:00Z">
        <w:r w:rsidR="00EC27F6">
          <w:t xml:space="preserve">whose names </w:t>
        </w:r>
      </w:ins>
      <w:del w:id="74" w:author="Serm Kulvatunyou" w:date="2016-02-29T07:06:00Z">
        <w:r w:rsidDel="00EC27F6">
          <w:delText xml:space="preserve">corresponding </w:delText>
        </w:r>
      </w:del>
      <w:ins w:id="75" w:author="Serm Kulvatunyou" w:date="2016-02-29T07:06:00Z">
        <w:r w:rsidR="00EC27F6">
          <w:t xml:space="preserve">corresponds </w:t>
        </w:r>
      </w:ins>
      <w:r>
        <w:t xml:space="preserve">to all CDTs </w:t>
      </w:r>
      <w:ins w:id="76" w:author="Serm Kulvatunyou" w:date="2016-02-29T07:06:00Z">
        <w:r w:rsidR="00EC27F6">
          <w:t xml:space="preserve"> (these types are under the “Data Types” schema comment line) </w:t>
        </w:r>
      </w:ins>
      <w:r w:rsidRPr="00C268BE">
        <w:rPr>
          <w:i/>
          <w:iCs/>
        </w:rPr>
        <w:t>except</w:t>
      </w:r>
      <w:r>
        <w:t xml:space="preserve"> the </w:t>
      </w:r>
      <w:r w:rsidR="00A52860">
        <w:t>Picture, Rate, Ratio</w:t>
      </w:r>
      <w:r>
        <w:t xml:space="preserve"> CDT</w:t>
      </w:r>
      <w:ins w:id="77" w:author="Serm Kulvatunyou" w:date="2016-02-29T07:07:00Z">
        <w:r w:rsidR="00EC27F6">
          <w:t xml:space="preserve"> (these are not used in OAGIS 10.1)</w:t>
        </w:r>
      </w:ins>
      <w:del w:id="78" w:author="Serm Kulvatunyou" w:date="2016-02-29T07:06:00Z">
        <w:r w:rsidR="00460CBB" w:rsidDel="00EC27F6">
          <w:delText xml:space="preserve"> </w:delText>
        </w:r>
        <w:r w:rsidR="00C06D84" w:rsidDel="00EC27F6">
          <w:delText>(these types are under the “Data Types” schema comment line)</w:delText>
        </w:r>
      </w:del>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del w:id="79" w:author="Serm Kulvatunyou" w:date="2016-02-29T07:02:00Z">
        <w:r w:rsidR="00C268BE" w:rsidDel="006F5637">
          <w:delText xml:space="preserve">19 </w:delText>
        </w:r>
      </w:del>
      <w:ins w:id="80" w:author="Serm Kulvatunyou" w:date="2016-02-29T07:02:00Z">
        <w:r w:rsidR="006F5637">
          <w:t xml:space="preserve">20 </w:t>
        </w:r>
      </w:ins>
      <w:r w:rsidR="00AA2FD2">
        <w:t xml:space="preserve">unqualified BDTs corresponding to the </w:t>
      </w:r>
      <w:del w:id="81" w:author="Serm Kulvatunyou" w:date="2016-02-29T07:02:00Z">
        <w:r w:rsidR="00AA2FD2" w:rsidDel="006F5637">
          <w:delText xml:space="preserve">19 </w:delText>
        </w:r>
      </w:del>
      <w:ins w:id="82" w:author="Serm Kulvatunyou" w:date="2016-02-29T07:02:00Z">
        <w:r w:rsidR="006F5637">
          <w:t xml:space="preserve">20 </w:t>
        </w:r>
      </w:ins>
      <w:r w:rsidR="00C268BE">
        <w:t xml:space="preserve">types in the schema file. These </w:t>
      </w:r>
      <w:r w:rsidR="00C268BE">
        <w:lastRenderedPageBreak/>
        <w:t xml:space="preserve">must be imported into the </w:t>
      </w:r>
      <w:r w:rsidR="00736ABC" w:rsidRPr="00736ABC">
        <w:rPr>
          <w:rStyle w:val="CodeChar"/>
        </w:rPr>
        <w:t>dt</w:t>
      </w:r>
      <w:r w:rsidR="00C268BE">
        <w:t xml:space="preserve">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For each of these unqualified BDTs, there will be two BDTs created – one for the unqualified BDT itself and anot</w:t>
      </w:r>
      <w:r>
        <w:t>h</w:t>
      </w:r>
      <w:r>
        <w:t xml:space="preserve">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xsd:complexType</w:t>
      </w:r>
      <w:proofErr w:type="spellEnd"/>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proofErr w:type="spellStart"/>
      <w:r w:rsidRPr="00460CBB">
        <w:rPr>
          <w:rFonts w:ascii="Arial" w:eastAsiaTheme="minorEastAsia" w:hAnsi="Arial" w:cs="Arial"/>
          <w:color w:val="000000"/>
          <w:sz w:val="16"/>
          <w:szCs w:val="16"/>
          <w:highlight w:val="white"/>
          <w:lang w:eastAsia="ko-KR" w:bidi="th-TH"/>
        </w:rPr>
        <w:t>AmountType</w:t>
      </w:r>
      <w:proofErr w:type="spellEnd"/>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xsd:extension</w:t>
      </w:r>
      <w:proofErr w:type="spellEnd"/>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xsd:complexType</w:t>
      </w:r>
      <w:proofErr w:type="spellEnd"/>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83" w:name="_Ref390934801"/>
      <w:bookmarkStart w:id="84" w:name="_Toc442108919"/>
      <w:r>
        <w:t xml:space="preserve">Populate </w:t>
      </w:r>
      <w:r w:rsidR="008A5D34">
        <w:t xml:space="preserve">BDTs in </w:t>
      </w:r>
      <w:proofErr w:type="spellStart"/>
      <w:r w:rsidR="00736ABC">
        <w:t>dt</w:t>
      </w:r>
      <w:proofErr w:type="spellEnd"/>
      <w:r>
        <w:t xml:space="preserve"> table.</w:t>
      </w:r>
      <w:bookmarkEnd w:id="83"/>
      <w:bookmarkEnd w:id="84"/>
    </w:p>
    <w:p w:rsidR="00C268BE" w:rsidRDefault="00736ABC" w:rsidP="00C268BE">
      <w:r>
        <w:rPr>
          <w:rStyle w:val="CodeChar"/>
        </w:rPr>
        <w:t>dt_id</w:t>
      </w:r>
      <w:r w:rsidR="00C268BE">
        <w:t xml:space="preserve"> = Auto-generate database key.</w:t>
      </w:r>
    </w:p>
    <w:p w:rsidR="00C268BE" w:rsidRDefault="00736ABC" w:rsidP="00C268BE">
      <w:r>
        <w:rPr>
          <w:rStyle w:val="CodeChar"/>
        </w:rPr>
        <w:t>guid</w:t>
      </w:r>
      <w:r w:rsidR="00C268BE">
        <w:t xml:space="preserve"> = Get this from @id.</w:t>
      </w:r>
    </w:p>
    <w:p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rsidR="00C268BE" w:rsidRDefault="00736ABC" w:rsidP="00C268BE">
      <w:r>
        <w:rPr>
          <w:rStyle w:val="CodeChar"/>
        </w:rPr>
        <w:t>version_num</w:t>
      </w:r>
      <w:commentRangeStart w:id="85"/>
      <w:r w:rsidR="00C268BE">
        <w:t xml:space="preserve"> </w:t>
      </w:r>
      <w:commentRangeEnd w:id="85"/>
      <w:r w:rsidR="00C268BE">
        <w:rPr>
          <w:rStyle w:val="CommentReference"/>
        </w:rPr>
        <w:commentReference w:id="85"/>
      </w:r>
      <w:r w:rsidR="00C268BE">
        <w:t xml:space="preserve">= </w:t>
      </w:r>
      <w:r w:rsidR="00C268BE" w:rsidRPr="00112B28">
        <w:rPr>
          <w:rStyle w:val="CodeChar"/>
        </w:rPr>
        <w:t>“</w:t>
      </w:r>
      <w:r w:rsidR="00C268BE">
        <w:rPr>
          <w:rStyle w:val="CodeChar"/>
        </w:rPr>
        <w:t>1</w:t>
      </w:r>
      <w:r w:rsidR="00C268BE" w:rsidRPr="00112B28">
        <w:rPr>
          <w:rStyle w:val="CodeChar"/>
        </w:rPr>
        <w:t>.0”</w:t>
      </w:r>
    </w:p>
    <w:p w:rsidR="00C268BE" w:rsidRDefault="00736ABC" w:rsidP="00C268BE">
      <w:r>
        <w:rPr>
          <w:rStyle w:val="CodeChar"/>
        </w:rPr>
        <w:t>previous_version_dt_id</w:t>
      </w:r>
      <w:r w:rsidR="00C268BE">
        <w:t xml:space="preserve"> = Leave blank.</w:t>
      </w:r>
    </w:p>
    <w:p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rsidR="00C268BE" w:rsidRDefault="00736ABC" w:rsidP="00C268BE">
      <w:r>
        <w:rPr>
          <w:rStyle w:val="CodeChar"/>
        </w:rPr>
        <w:t>qualifier</w:t>
      </w:r>
      <w:r w:rsidR="00C268BE">
        <w:t xml:space="preserve"> = Blank.</w:t>
      </w:r>
    </w:p>
    <w:p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rsidR="00C268BE" w:rsidRDefault="00736ABC" w:rsidP="00C268BE">
      <w:r>
        <w:rPr>
          <w:rStyle w:val="CodeChar"/>
        </w:rPr>
        <w:t>den</w:t>
      </w:r>
      <w:commentRangeStart w:id="86"/>
      <w:r w:rsidR="00C268BE">
        <w:t xml:space="preserve"> </w:t>
      </w:r>
      <w:commentRangeEnd w:id="86"/>
      <w:r w:rsidR="00E47F75">
        <w:rPr>
          <w:rStyle w:val="CommentReference"/>
        </w:rPr>
        <w:commentReference w:id="86"/>
      </w:r>
      <w:r w:rsidR="00C268BE">
        <w:t xml:space="preserve">= </w:t>
      </w:r>
      <w:r w:rsidR="00207824">
        <w:t>Take the type name remove the ‘Type’ substring</w:t>
      </w:r>
      <w:ins w:id="87" w:author="Serm Kulvatunyou" w:date="2016-02-26T16:49:00Z">
        <w:r w:rsidR="00357F68">
          <w:t>, space separate the camel case part</w:t>
        </w:r>
      </w:ins>
      <w:ins w:id="88" w:author="Serm Kulvatunyou" w:date="2016-02-26T16:53:00Z">
        <w:r w:rsidR="00357F68">
          <w:t xml:space="preserve"> (the part that has som</w:t>
        </w:r>
        <w:r w:rsidR="00357F68">
          <w:t>e</w:t>
        </w:r>
        <w:r w:rsidR="00357F68">
          <w:t xml:space="preserve">thing like </w:t>
        </w:r>
      </w:ins>
      <w:ins w:id="89" w:author="Serm Kulvatunyou" w:date="2016-02-26T16:58:00Z">
        <w:r w:rsidR="00357F68">
          <w:rPr>
            <w:rStyle w:val="CodeChar"/>
          </w:rPr>
          <w:t>“</w:t>
        </w:r>
      </w:ins>
      <w:ins w:id="90" w:author="Serm Kulvatunyou" w:date="2016-02-26T16:53:00Z">
        <w:r w:rsidR="00357F68" w:rsidRPr="00357F68">
          <w:rPr>
            <w:rStyle w:val="CodeChar"/>
          </w:rPr>
          <w:t>_12E34</w:t>
        </w:r>
      </w:ins>
      <w:ins w:id="91" w:author="Serm Kulvatunyou" w:date="2016-02-26T16:58:00Z">
        <w:r w:rsidR="00357F68">
          <w:rPr>
            <w:rStyle w:val="CodeChar"/>
          </w:rPr>
          <w:t>”</w:t>
        </w:r>
      </w:ins>
      <w:ins w:id="92" w:author="Serm Kulvatunyou" w:date="2016-02-26T16:54:00Z">
        <w:r w:rsidR="00357F68">
          <w:t xml:space="preserve"> must not be space separated</w:t>
        </w:r>
      </w:ins>
      <w:ins w:id="93" w:author="Serm Kulvatunyou" w:date="2016-02-26T16:55:00Z">
        <w:r w:rsidR="00357F68">
          <w:t>)</w:t>
        </w:r>
      </w:ins>
      <w:r w:rsidR="00207824">
        <w:t xml:space="preserve"> and then </w:t>
      </w:r>
      <w:proofErr w:type="spellStart"/>
      <w:r w:rsidR="00207824">
        <w:t>concat</w:t>
      </w:r>
      <w:proofErr w:type="spellEnd"/>
      <w:r w:rsidR="00207824">
        <w:t xml:space="preserve"> with </w:t>
      </w:r>
      <w:r w:rsidR="00207824" w:rsidRPr="00357F68">
        <w:rPr>
          <w:rStyle w:val="CodeChar"/>
        </w:rPr>
        <w:t>“. Type”</w:t>
      </w:r>
      <w:r w:rsidR="00C268BE">
        <w:t>.</w:t>
      </w:r>
      <w:ins w:id="94" w:author="Serm Kulvatunyou" w:date="2016-02-26T16:55:00Z">
        <w:r w:rsidR="00357F68">
          <w:t xml:space="preserve"> Ex. if the type name is </w:t>
        </w:r>
      </w:ins>
      <w:ins w:id="95" w:author="Serm Kulvatunyou" w:date="2016-02-26T16:58:00Z">
        <w:r w:rsidR="00357F68">
          <w:rPr>
            <w:rStyle w:val="CodeChar"/>
          </w:rPr>
          <w:t>”A</w:t>
        </w:r>
      </w:ins>
      <w:ins w:id="96" w:author="Serm Kulvatunyou" w:date="2016-02-26T16:55:00Z">
        <w:r w:rsidR="00357F68" w:rsidRPr="00357F68">
          <w:rPr>
            <w:rStyle w:val="CodeChar"/>
          </w:rPr>
          <w:t>mountType_1E7368</w:t>
        </w:r>
      </w:ins>
      <w:ins w:id="97" w:author="Serm Kulvatunyou" w:date="2016-02-26T16:58:00Z">
        <w:r w:rsidR="00357F68">
          <w:rPr>
            <w:rStyle w:val="CodeChar"/>
          </w:rPr>
          <w:t>”</w:t>
        </w:r>
      </w:ins>
      <w:ins w:id="98" w:author="Serm Kulvatunyou" w:date="2016-02-26T16:55:00Z">
        <w:r w:rsidR="00357F68">
          <w:t xml:space="preserve"> then the den shall be </w:t>
        </w:r>
      </w:ins>
      <w:ins w:id="99" w:author="Serm Kulvatunyou" w:date="2016-02-26T16:58:00Z">
        <w:r w:rsidR="00357F68" w:rsidRPr="00357F68">
          <w:rPr>
            <w:rStyle w:val="CodeChar"/>
          </w:rPr>
          <w:t>“</w:t>
        </w:r>
      </w:ins>
      <w:ins w:id="100" w:author="Serm Kulvatunyou" w:date="2016-02-26T16:55:00Z">
        <w:r w:rsidR="00357F68" w:rsidRPr="00357F68">
          <w:rPr>
            <w:rStyle w:val="CodeChar"/>
          </w:rPr>
          <w:t xml:space="preserve">Amount_1E7368. </w:t>
        </w:r>
      </w:ins>
      <w:ins w:id="101" w:author="Serm Kulvatunyou" w:date="2016-02-26T16:56:00Z">
        <w:r w:rsidR="00357F68" w:rsidRPr="00357F68">
          <w:rPr>
            <w:rStyle w:val="CodeChar"/>
          </w:rPr>
          <w:t>Type</w:t>
        </w:r>
      </w:ins>
      <w:ins w:id="102" w:author="Serm Kulvatunyou" w:date="2016-02-26T16:58:00Z">
        <w:r w:rsidR="00357F68" w:rsidRPr="00357F68">
          <w:rPr>
            <w:rStyle w:val="CodeChar"/>
          </w:rPr>
          <w:t>”</w:t>
        </w:r>
      </w:ins>
      <w:ins w:id="103" w:author="Serm Kulvatunyou" w:date="2016-02-26T16:57:00Z">
        <w:r w:rsidR="00357F68">
          <w:t>;</w:t>
        </w:r>
      </w:ins>
      <w:ins w:id="104" w:author="Serm Kulvatunyou" w:date="2016-02-26T16:56:00Z">
        <w:r w:rsidR="00357F68">
          <w:t xml:space="preserve"> if the type name is </w:t>
        </w:r>
        <w:r w:rsidR="00357F68" w:rsidRPr="008E7AFE">
          <w:rPr>
            <w:rStyle w:val="CodeChar"/>
          </w:rPr>
          <w:t>DayDateType</w:t>
        </w:r>
        <w:r w:rsidR="00357F68">
          <w:t xml:space="preserve"> then the den shall be </w:t>
        </w:r>
      </w:ins>
      <w:ins w:id="105" w:author="Serm Kulvatunyou" w:date="2016-02-26T16:58:00Z">
        <w:r w:rsidR="00357F68">
          <w:rPr>
            <w:rStyle w:val="CodeChar"/>
          </w:rPr>
          <w:t>”D</w:t>
        </w:r>
      </w:ins>
      <w:ins w:id="106" w:author="Serm Kulvatunyou" w:date="2016-02-26T16:56:00Z">
        <w:r w:rsidR="00357F68" w:rsidRPr="00357F68">
          <w:rPr>
            <w:rStyle w:val="CodeChar"/>
          </w:rPr>
          <w:t>ay Date. Type</w:t>
        </w:r>
      </w:ins>
      <w:ins w:id="107" w:author="Serm Kulvatunyou" w:date="2016-02-26T16:58:00Z">
        <w:r w:rsidR="00357F68">
          <w:rPr>
            <w:rStyle w:val="CodeChar"/>
          </w:rPr>
          <w:t>”</w:t>
        </w:r>
      </w:ins>
      <w:ins w:id="108" w:author="Serm Kulvatunyou" w:date="2016-02-26T16:57:00Z">
        <w:r w:rsidR="00357F68">
          <w:t xml:space="preserve">; if the type name is </w:t>
        </w:r>
      </w:ins>
      <w:ins w:id="109" w:author="Serm Kulvatunyou" w:date="2016-02-26T16:58:00Z">
        <w:r w:rsidR="00357F68" w:rsidRPr="00357F68">
          <w:rPr>
            <w:rStyle w:val="CodeChar"/>
          </w:rPr>
          <w:t>“</w:t>
        </w:r>
      </w:ins>
      <w:ins w:id="110" w:author="Serm Kulvatunyou" w:date="2016-02-26T16:57:00Z">
        <w:r w:rsidR="00357F68" w:rsidRPr="00357F68">
          <w:rPr>
            <w:rStyle w:val="CodeChar"/>
          </w:rPr>
          <w:t>DayDateType_1234</w:t>
        </w:r>
      </w:ins>
      <w:ins w:id="111" w:author="Serm Kulvatunyou" w:date="2016-02-26T16:58:00Z">
        <w:r w:rsidR="00357F68" w:rsidRPr="00357F68">
          <w:rPr>
            <w:rStyle w:val="CodeChar"/>
          </w:rPr>
          <w:t>”</w:t>
        </w:r>
      </w:ins>
      <w:ins w:id="112" w:author="Serm Kulvatunyou" w:date="2016-02-26T16:57:00Z">
        <w:r w:rsidR="00357F68">
          <w:t xml:space="preserve"> then the den shall be </w:t>
        </w:r>
      </w:ins>
      <w:ins w:id="113" w:author="Serm Kulvatunyou" w:date="2016-02-26T16:58:00Z">
        <w:r w:rsidR="00357F68" w:rsidRPr="00357F68">
          <w:rPr>
            <w:rStyle w:val="CodeChar"/>
          </w:rPr>
          <w:t>“</w:t>
        </w:r>
      </w:ins>
      <w:ins w:id="114" w:author="Serm Kulvatunyou" w:date="2016-02-26T16:57:00Z">
        <w:r w:rsidR="00357F68" w:rsidRPr="00357F68">
          <w:rPr>
            <w:rStyle w:val="CodeChar"/>
          </w:rPr>
          <w:t>Day Date_1234. Type</w:t>
        </w:r>
      </w:ins>
      <w:ins w:id="115" w:author="Serm Kulvatunyou" w:date="2016-02-26T16:58:00Z">
        <w:r w:rsidR="00357F68" w:rsidRPr="00357F68">
          <w:rPr>
            <w:rStyle w:val="CodeChar"/>
          </w:rPr>
          <w:t>”</w:t>
        </w:r>
      </w:ins>
      <w:ins w:id="116" w:author="Serm Kulvatunyou" w:date="2016-02-26T16:57:00Z">
        <w:r w:rsidR="00357F68">
          <w:t>.</w:t>
        </w:r>
      </w:ins>
    </w:p>
    <w:p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w:t>
      </w:r>
      <w:proofErr w:type="spellStart"/>
      <w:r w:rsidR="004F43DA">
        <w:t>concat</w:t>
      </w:r>
      <w:proofErr w:type="spellEnd"/>
      <w:r w:rsidR="004F43DA">
        <w:t xml:space="preserve">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rsidR="00C268BE" w:rsidRDefault="00127238" w:rsidP="00C268BE">
      <w:r>
        <w:rPr>
          <w:rStyle w:val="CodeChar"/>
        </w:rPr>
        <w:t>revision_doc</w:t>
      </w:r>
      <w:r w:rsidR="00C268BE">
        <w:t xml:space="preserve"> = Blank.</w:t>
      </w:r>
    </w:p>
    <w:p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rsidR="00BD5E4F" w:rsidRDefault="00BD5E4F" w:rsidP="00C268BE">
      <w:r w:rsidRPr="00EB13B1">
        <w:rPr>
          <w:rStyle w:val="CodeChar"/>
        </w:rPr>
        <w:t>owner_user_id</w:t>
      </w:r>
      <w:r>
        <w:t xml:space="preserve"> = </w:t>
      </w:r>
      <w:r w:rsidRPr="00EB13B1">
        <w:rPr>
          <w:rStyle w:val="CodeChar"/>
        </w:rPr>
        <w:t>“oagis”</w:t>
      </w:r>
      <w:r>
        <w:t>.</w:t>
      </w:r>
    </w:p>
    <w:p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rsidR="00C268BE" w:rsidRDefault="00127238" w:rsidP="00C268BE">
      <w:r>
        <w:rPr>
          <w:rStyle w:val="CodeChar"/>
        </w:rPr>
        <w:t>creation_timestamp</w:t>
      </w:r>
      <w:r w:rsidR="00C268BE">
        <w:t xml:space="preserve"> = </w:t>
      </w:r>
      <w:r w:rsidR="00C268BE" w:rsidRPr="00112B28">
        <w:t>Current time</w:t>
      </w:r>
      <w:r w:rsidR="00C268BE">
        <w:t>.</w:t>
      </w:r>
    </w:p>
    <w:p w:rsidR="00C268BE" w:rsidRDefault="00127238" w:rsidP="003A27FD">
      <w:r>
        <w:rPr>
          <w:rStyle w:val="CodeChar"/>
        </w:rPr>
        <w:t>last_update_timestamp</w:t>
      </w:r>
      <w:r w:rsidR="00C268BE">
        <w:t xml:space="preserve"> = Same as </w:t>
      </w:r>
      <w:r>
        <w:rPr>
          <w:rStyle w:val="CodeChar"/>
        </w:rPr>
        <w:t>creation_timestamp</w:t>
      </w:r>
      <w:r w:rsidR="002D5E53">
        <w:t>.</w:t>
      </w:r>
    </w:p>
    <w:p w:rsidR="00BD5E4F" w:rsidRDefault="00BD5E4F" w:rsidP="00BD5E4F">
      <w:r w:rsidRPr="00EB13B1">
        <w:rPr>
          <w:rStyle w:val="CodeChar"/>
        </w:rPr>
        <w:t>revision_num</w:t>
      </w:r>
      <w:r>
        <w:t xml:space="preserve"> = </w:t>
      </w:r>
      <w:r w:rsidRPr="00EB13B1">
        <w:rPr>
          <w:rStyle w:val="CodeChar"/>
        </w:rPr>
        <w:t>0</w:t>
      </w:r>
      <w:r>
        <w:t>.</w:t>
      </w:r>
    </w:p>
    <w:p w:rsidR="00BD5E4F" w:rsidRDefault="00BD5E4F" w:rsidP="00BD5E4F">
      <w:r w:rsidRPr="00EB13B1">
        <w:rPr>
          <w:rStyle w:val="CodeChar"/>
        </w:rPr>
        <w:t>revision_tracking_num</w:t>
      </w:r>
      <w:r>
        <w:t xml:space="preserve"> = </w:t>
      </w:r>
      <w:r w:rsidRPr="00EB13B1">
        <w:rPr>
          <w:rStyle w:val="CodeChar"/>
        </w:rPr>
        <w:t>0</w:t>
      </w:r>
      <w:r>
        <w:t>.</w:t>
      </w:r>
    </w:p>
    <w:p w:rsidR="00BD5E4F" w:rsidRDefault="00BD5E4F" w:rsidP="00BD5E4F">
      <w:r w:rsidRPr="00EB13B1">
        <w:rPr>
          <w:rStyle w:val="CodeChar"/>
        </w:rPr>
        <w:lastRenderedPageBreak/>
        <w:t>revision_action</w:t>
      </w:r>
      <w:r>
        <w:t xml:space="preserve"> = </w:t>
      </w:r>
      <w:r w:rsidRPr="00EB13B1">
        <w:rPr>
          <w:rStyle w:val="CodeChar"/>
        </w:rPr>
        <w:t>null</w:t>
      </w:r>
      <w:r>
        <w:t>.</w:t>
      </w:r>
    </w:p>
    <w:p w:rsidR="00BD5E4F" w:rsidRDefault="00BD5E4F" w:rsidP="00BD5E4F">
      <w:r w:rsidRPr="00EB13B1">
        <w:rPr>
          <w:rStyle w:val="CodeChar"/>
        </w:rPr>
        <w:t>release_id</w:t>
      </w:r>
      <w:r>
        <w:t xml:space="preserve"> = </w:t>
      </w:r>
      <w:r w:rsidRPr="00F323CD">
        <w:rPr>
          <w:rStyle w:val="CodeChar"/>
        </w:rPr>
        <w:t>null</w:t>
      </w:r>
      <w:r>
        <w:t>.</w:t>
      </w:r>
    </w:p>
    <w:p w:rsidR="00BD5E4F" w:rsidRDefault="00BD5E4F" w:rsidP="00BD5E4F">
      <w:r w:rsidRPr="00EB13B1">
        <w:rPr>
          <w:rStyle w:val="CodeChar"/>
        </w:rPr>
        <w:t>current_bdt_id</w:t>
      </w:r>
      <w:r>
        <w:t xml:space="preserve"> = </w:t>
      </w:r>
      <w:r w:rsidRPr="00F323CD">
        <w:rPr>
          <w:rStyle w:val="CodeChar"/>
        </w:rPr>
        <w:t>null</w:t>
      </w:r>
      <w:r>
        <w:t xml:space="preserve">. </w:t>
      </w:r>
    </w:p>
    <w:p w:rsidR="00BD5E4F" w:rsidRDefault="00BD5E4F" w:rsidP="00BD5E4F">
      <w:r w:rsidRPr="00EB13B1">
        <w:rPr>
          <w:rStyle w:val="CodeChar"/>
        </w:rPr>
        <w:t>is_deprecated</w:t>
      </w:r>
      <w:r>
        <w:t xml:space="preserve"> = </w:t>
      </w:r>
      <w:r w:rsidRPr="00F323CD">
        <w:rPr>
          <w:rStyle w:val="CodeChar"/>
        </w:rPr>
        <w:t>false</w:t>
      </w:r>
      <w:r>
        <w:t>.</w:t>
      </w:r>
    </w:p>
    <w:p w:rsidR="004409CB" w:rsidRDefault="004409CB" w:rsidP="003A27FD"/>
    <w:p w:rsidR="00CB1F99" w:rsidRPr="00CB1F99" w:rsidRDefault="00CB1F99" w:rsidP="00E23223">
      <w:pPr>
        <w:pStyle w:val="Heading6"/>
      </w:pPr>
      <w:r w:rsidRPr="00CB1F99">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ins w:id="117" w:author="Serm Kulvatunyou" w:date="2016-02-26T15:12:00Z">
        <w:r w:rsidR="00F01BC1">
          <w:t xml:space="preserve">and do not end with </w:t>
        </w:r>
        <w:r w:rsidR="00F01BC1" w:rsidRPr="00F01BC1">
          <w:rPr>
            <w:rStyle w:val="CodeChar"/>
          </w:rPr>
          <w:t>“IDContentType”</w:t>
        </w:r>
        <w:r w:rsidR="00F01BC1">
          <w:t xml:space="preserve"> </w:t>
        </w:r>
      </w:ins>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rsidR="004409CB" w:rsidRDefault="004409CB" w:rsidP="003A27FD"/>
    <w:p w:rsidR="004409CB" w:rsidRDefault="004409CB" w:rsidP="004409CB">
      <w:commentRangeStart w:id="118"/>
      <w:r>
        <w:t xml:space="preserve">Some </w:t>
      </w:r>
      <w:r w:rsidR="002335FD">
        <w:t>modifications</w:t>
      </w:r>
      <w:r>
        <w:t xml:space="preserve"> to </w:t>
      </w:r>
      <w:r w:rsidRPr="00FA3A72">
        <w:rPr>
          <w:rStyle w:val="CodeChar"/>
        </w:rPr>
        <w:t>Fields.xsd</w:t>
      </w:r>
      <w:r>
        <w:t xml:space="preserve"> to do before the import.</w:t>
      </w:r>
      <w:commentRangeEnd w:id="118"/>
      <w:r w:rsidR="00173095">
        <w:rPr>
          <w:rStyle w:val="CommentReference"/>
        </w:rPr>
        <w:commentReference w:id="118"/>
      </w:r>
      <w:r w:rsidR="002335FD">
        <w:t xml:space="preserve"> </w:t>
      </w:r>
      <w:r w:rsidR="00BD5E4F">
        <w:t>Note that these have been logged in the GitHub Issues and expected to be fixed in 10.2.</w:t>
      </w:r>
    </w:p>
    <w:p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8F2EBB">
      <w:pPr>
        <w:pStyle w:val="ListParagraph"/>
        <w:numPr>
          <w:ilvl w:val="0"/>
          <w:numId w:val="6"/>
        </w:numPr>
      </w:pPr>
      <w:r>
        <w:t>Modify text types</w:t>
      </w:r>
      <w:r w:rsidR="00440906">
        <w:t xml:space="preserve">. </w:t>
      </w:r>
    </w:p>
    <w:p w:rsidR="00371997" w:rsidRDefault="00371997" w:rsidP="008F2EBB">
      <w:pPr>
        <w:pStyle w:val="ListParagraph"/>
        <w:numPr>
          <w:ilvl w:val="1"/>
          <w:numId w:val="6"/>
        </w:numPr>
      </w:pPr>
      <w:r>
        <w:t xml:space="preserve">Add the following types to the </w:t>
      </w:r>
      <w:r w:rsidRPr="00371997">
        <w:t>BusinessDataType_1.xsd</w:t>
      </w:r>
      <w:r>
        <w:t>.</w:t>
      </w:r>
    </w:p>
    <w:p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rsidR="00026403" w:rsidRDefault="00026403" w:rsidP="003A27FD"/>
    <w:p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rsidR="00E23223" w:rsidRDefault="00E23223" w:rsidP="00E23223">
      <w:pPr>
        <w:pStyle w:val="Heading6"/>
      </w:pPr>
      <w:commentRangeStart w:id="119"/>
      <w:r>
        <w:t xml:space="preserve">Additional </w:t>
      </w:r>
      <w:r w:rsidR="002073DD">
        <w:t>default</w:t>
      </w:r>
      <w:r>
        <w:t xml:space="preserve"> BDTs</w:t>
      </w:r>
      <w:commentRangeEnd w:id="119"/>
      <w:r w:rsidR="00087658">
        <w:rPr>
          <w:rStyle w:val="CommentReference"/>
          <w:iCs w:val="0"/>
        </w:rPr>
        <w:commentReference w:id="119"/>
      </w:r>
    </w:p>
    <w:p w:rsidR="006B0457" w:rsidRDefault="006C6E10" w:rsidP="00E23223">
      <w:r>
        <w:t xml:space="preserve">There are additional default BDTs </w:t>
      </w:r>
      <w:ins w:id="120" w:author="Serm Kulvatunyou" w:date="2016-02-25T20:46:00Z">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ins>
      <w:r>
        <w:t xml:space="preserve">used directly in the </w:t>
      </w:r>
      <w:r w:rsidRPr="0099753F">
        <w:rPr>
          <w:rStyle w:val="CodeChar"/>
        </w:rPr>
        <w:t>xsd:attribute</w:t>
      </w:r>
      <w:r>
        <w:t xml:space="preserve"> </w:t>
      </w:r>
      <w:ins w:id="121" w:author="Serm Kulvatunyou" w:date="2016-02-25T20:46:00Z">
        <w:r w:rsidR="00190F0A">
          <w:t>complex content</w:t>
        </w:r>
      </w:ins>
      <w:ins w:id="122" w:author="Serm Kulvatunyou" w:date="2016-02-25T20:47:00Z">
        <w:r w:rsidR="00190F0A">
          <w:t xml:space="preserve"> definitions </w:t>
        </w:r>
      </w:ins>
      <w:r>
        <w:t xml:space="preserve">within the </w:t>
      </w:r>
      <w:r w:rsidRPr="0099753F">
        <w:rPr>
          <w:rStyle w:val="CodeChar"/>
        </w:rPr>
        <w:t>Meta.xsd</w:t>
      </w:r>
      <w:ins w:id="123" w:author="Serm Kulvatunyou" w:date="2016-02-29T07:21:00Z">
        <w:r w:rsidR="00AA48B4">
          <w:rPr>
            <w:rStyle w:val="CodeChar"/>
          </w:rPr>
          <w:t xml:space="preserve">, </w:t>
        </w:r>
      </w:ins>
      <w:del w:id="124" w:author="Serm Kulvatunyou" w:date="2016-02-25T20:47:00Z">
        <w:r w:rsidDel="00190F0A">
          <w:delText xml:space="preserve">, </w:delText>
        </w:r>
        <w:r w:rsidRPr="0099753F" w:rsidDel="00190F0A">
          <w:rPr>
            <w:rStyle w:val="CodeChar"/>
          </w:rPr>
          <w:delText>Fields.xsd</w:delText>
        </w:r>
        <w:r w:rsidDel="00190F0A">
          <w:delText>,</w:delText>
        </w:r>
      </w:del>
      <w:del w:id="125" w:author="Serm Kulvatunyou" w:date="2016-02-29T07:21:00Z">
        <w:r w:rsidDel="00AA48B4">
          <w:delText xml:space="preserve"> </w:delText>
        </w:r>
      </w:del>
      <w:r w:rsidRPr="0099753F">
        <w:rPr>
          <w:rStyle w:val="CodeChar"/>
        </w:rPr>
        <w:t>Components.xsd</w:t>
      </w:r>
      <w:r>
        <w:t xml:space="preserve">, and </w:t>
      </w:r>
      <w:r w:rsidRPr="0099753F">
        <w:rPr>
          <w:rStyle w:val="CodeChar"/>
        </w:rPr>
        <w:t>Noun</w:t>
      </w:r>
      <w:r>
        <w:t xml:space="preserve"> files</w:t>
      </w:r>
      <w:ins w:id="126" w:author="Serm Kulvatunyou" w:date="2016-02-25T20:47:00Z">
        <w:r w:rsidR="00190F0A">
          <w:t>.</w:t>
        </w:r>
      </w:ins>
      <w:r>
        <w:t xml:space="preserve"> </w:t>
      </w:r>
      <w:del w:id="127" w:author="Serm Kulvatunyou" w:date="2016-02-25T20:50:00Z">
        <w:r w:rsidDel="00190F0A">
          <w:delText>(both directly under the Platform and under the Model folders).</w:delText>
        </w:r>
        <w:r w:rsidR="004D6626" w:rsidDel="00190F0A">
          <w:delText xml:space="preserve"> The way to retrieve these types is to run an XPATH query across these files and check one by one whether it has already been imported. The XPATH query to use is </w:delText>
        </w:r>
        <w:r w:rsidR="004D6626" w:rsidRPr="0099753F" w:rsidDel="00190F0A">
          <w:rPr>
            <w:rStyle w:val="CodeChar"/>
          </w:rPr>
          <w:delText>distinct-values(//xsd:attribute/@type)</w:delText>
        </w:r>
        <w:r w:rsidR="004D6626" w:rsidDel="00190F0A">
          <w:delText xml:space="preserve">. </w:delText>
        </w:r>
        <w:r w:rsidR="006B0457" w:rsidDel="00190F0A">
          <w:delText>Check by comparing DEN to whether the type has already been imported</w:delText>
        </w:r>
        <w:r w:rsidR="007601AE" w:rsidDel="00190F0A">
          <w:delText xml:space="preserve"> (note that for the type whose name ends with </w:delText>
        </w:r>
        <w:r w:rsidR="007601AE" w:rsidRPr="007601AE" w:rsidDel="00190F0A">
          <w:rPr>
            <w:rStyle w:val="CodeChar"/>
          </w:rPr>
          <w:delText>‘CodeContentType’</w:delText>
        </w:r>
        <w:r w:rsidR="007601AE" w:rsidDel="00190F0A">
          <w:delText xml:space="preserve">, its </w:delText>
        </w:r>
        <w:r w:rsidR="006A0E82" w:rsidDel="00190F0A">
          <w:delText xml:space="preserve">first part of </w:delText>
        </w:r>
        <w:r w:rsidR="007601AE" w:rsidDel="00190F0A">
          <w:delText xml:space="preserve">DEN is </w:delText>
        </w:r>
        <w:r w:rsidR="007601AE" w:rsidRPr="007601AE" w:rsidDel="00190F0A">
          <w:rPr>
            <w:rStyle w:val="CodeChar"/>
          </w:rPr>
          <w:delText>SpaceSeparate(substring-</w:delText>
        </w:r>
        <w:r w:rsidR="007601AE" w:rsidRPr="00814EDE" w:rsidDel="00190F0A">
          <w:rPr>
            <w:rStyle w:val="CodeChar"/>
            <w:highlight w:val="green"/>
          </w:rPr>
          <w:delText>before(@type))</w:delText>
        </w:r>
        <w:r w:rsidR="007601AE" w:rsidRPr="00814EDE" w:rsidDel="00190F0A">
          <w:rPr>
            <w:highlight w:val="green"/>
          </w:rPr>
          <w:delText>)</w:delText>
        </w:r>
        <w:r w:rsidR="006B0457" w:rsidRPr="00814EDE" w:rsidDel="00190F0A">
          <w:rPr>
            <w:highlight w:val="green"/>
          </w:rPr>
          <w:delText>.</w:delText>
        </w:r>
        <w:r w:rsidR="006B0457" w:rsidDel="00190F0A">
          <w:delText xml:space="preserve"> If not,</w:delText>
        </w:r>
      </w:del>
      <w:ins w:id="128" w:author="Serm Kulvatunyou" w:date="2016-02-25T20:50:00Z">
        <w:r w:rsidR="00190F0A">
          <w:t>These three types need to be imported</w:t>
        </w:r>
      </w:ins>
      <w:r w:rsidR="00E91132">
        <w:t xml:space="preserve"> </w:t>
      </w:r>
      <w:del w:id="129" w:author="Serm Kulvatunyou" w:date="2016-02-25T20:50:00Z">
        <w:r w:rsidR="00E91132" w:rsidDel="00190F0A">
          <w:delText>use</w:delText>
        </w:r>
        <w:r w:rsidR="006B0457" w:rsidDel="00190F0A">
          <w:delText xml:space="preserve"> </w:delText>
        </w:r>
      </w:del>
      <w:ins w:id="130" w:author="Serm Kulvatunyou" w:date="2016-02-25T20:50:00Z">
        <w:r w:rsidR="00190F0A">
          <w:t xml:space="preserve">using </w:t>
        </w:r>
      </w:ins>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rsidR="002073DD" w:rsidRDefault="002073DD" w:rsidP="00E23223"/>
    <w:p w:rsidR="002730CD" w:rsidRDefault="00341B05" w:rsidP="00E23223">
      <w:pPr>
        <w:rPr>
          <w:ins w:id="131" w:author="Serm Kulvatunyou" w:date="2016-02-19T14:53:00Z"/>
        </w:rPr>
      </w:pPr>
      <w:r>
        <w:lastRenderedPageBreak/>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rsidR="002730CD" w:rsidRDefault="002730CD" w:rsidP="002730CD">
      <w:pPr>
        <w:pStyle w:val="Heading6"/>
        <w:rPr>
          <w:ins w:id="132" w:author="Serm Kulvatunyou" w:date="2016-02-19T14:58:00Z"/>
        </w:rPr>
      </w:pPr>
      <w:ins w:id="133" w:author="Serm Kulvatunyou" w:date="2016-02-19T14:53:00Z">
        <w:r>
          <w:t xml:space="preserve">Import </w:t>
        </w:r>
      </w:ins>
      <w:commentRangeStart w:id="134"/>
      <w:proofErr w:type="spellStart"/>
      <w:ins w:id="135" w:author="Serm Kulvatunyou" w:date="2016-02-19T14:58:00Z">
        <w:r>
          <w:t>CodeContentType</w:t>
        </w:r>
      </w:ins>
      <w:commentRangeEnd w:id="134"/>
      <w:proofErr w:type="spellEnd"/>
      <w:ins w:id="136" w:author="Serm Kulvatunyou" w:date="2016-02-19T15:04:00Z">
        <w:r w:rsidR="002D7142">
          <w:rPr>
            <w:rStyle w:val="CommentReference"/>
            <w:iCs w:val="0"/>
          </w:rPr>
          <w:commentReference w:id="134"/>
        </w:r>
      </w:ins>
    </w:p>
    <w:p w:rsidR="002730CD" w:rsidRDefault="002730CD" w:rsidP="002730CD">
      <w:pPr>
        <w:rPr>
          <w:ins w:id="137" w:author="Serm Kulvatunyou" w:date="2016-02-25T23:24:00Z"/>
        </w:rPr>
      </w:pPr>
      <w:ins w:id="138" w:author="Serm Kulvatunyou" w:date="2016-02-19T14:58:00Z">
        <w:r>
          <w:t xml:space="preserve">The </w:t>
        </w:r>
        <w:r w:rsidRPr="002730CD">
          <w:rPr>
            <w:rStyle w:val="CodeChar"/>
          </w:rPr>
          <w:t>CodeContentType</w:t>
        </w:r>
        <w:r>
          <w:t xml:space="preserve"> shall be imported as an unqualified BDT as described above</w:t>
        </w:r>
      </w:ins>
      <w:ins w:id="139" w:author="Serm Kulvatunyou" w:date="2016-02-19T15:00:00Z">
        <w:r>
          <w:t xml:space="preserve"> (it</w:t>
        </w:r>
      </w:ins>
      <w:ins w:id="140" w:author="Serm Kulvatunyou" w:date="2016-02-19T14:59:00Z">
        <w:r>
          <w:t xml:space="preserve"> is a restriction based on </w:t>
        </w:r>
        <w:r w:rsidRPr="002D7142">
          <w:rPr>
            <w:rStyle w:val="CodeChar"/>
          </w:rPr>
          <w:t>CodeType_1E7368</w:t>
        </w:r>
      </w:ins>
      <w:ins w:id="141" w:author="Serm Kulvatunyou" w:date="2016-02-25T23:23:00Z">
        <w:r w:rsidR="00716258">
          <w:t xml:space="preserve">. </w:t>
        </w:r>
      </w:ins>
      <w:ins w:id="142" w:author="Serm Kulvatunyou" w:date="2016-02-19T15:00:00Z">
        <w:r w:rsidRPr="002D7142">
          <w:rPr>
            <w:rStyle w:val="CodeChar"/>
          </w:rPr>
          <w:t>CodeType_1E7368</w:t>
        </w:r>
        <w:r>
          <w:t xml:space="preserve"> </w:t>
        </w:r>
      </w:ins>
      <w:ins w:id="143" w:author="Serm Kulvatunyou" w:date="2016-02-25T23:23:00Z">
        <w:r w:rsidR="00716258">
          <w:t>should already</w:t>
        </w:r>
      </w:ins>
      <w:ins w:id="144" w:author="Serm Kulvatunyou" w:date="2016-02-19T15:00:00Z">
        <w:r>
          <w:t xml:space="preserve"> be imported </w:t>
        </w:r>
      </w:ins>
      <w:ins w:id="145" w:author="Serm Kulvatunyou" w:date="2016-02-19T15:01:00Z">
        <w:r>
          <w:t xml:space="preserve">per </w:t>
        </w:r>
      </w:ins>
      <w:ins w:id="146" w:author="Serm Kulvatunyou" w:date="2016-02-19T15:00:00Z">
        <w:r>
          <w:t xml:space="preserve">the </w:t>
        </w:r>
      </w:ins>
      <w:ins w:id="147" w:author="Serm Kulvatunyou" w:date="2016-02-25T23:24:00Z">
        <w:r w:rsidR="00716258">
          <w:t>preceding section</w:t>
        </w:r>
      </w:ins>
      <w:ins w:id="148" w:author="Serm Kulvatunyou" w:date="2016-02-19T15:03:00Z">
        <w:r>
          <w:t>.</w:t>
        </w:r>
      </w:ins>
    </w:p>
    <w:p w:rsidR="00716258" w:rsidRDefault="00716258" w:rsidP="002730CD">
      <w:pPr>
        <w:rPr>
          <w:ins w:id="149" w:author="Serm Kulvatunyou" w:date="2016-02-25T23:24:00Z"/>
        </w:rPr>
      </w:pPr>
    </w:p>
    <w:p w:rsidR="00716258" w:rsidRDefault="00716258" w:rsidP="00716258">
      <w:pPr>
        <w:pStyle w:val="Heading6"/>
        <w:rPr>
          <w:ins w:id="150" w:author="Serm Kulvatunyou" w:date="2016-02-25T23:25:00Z"/>
        </w:rPr>
      </w:pPr>
      <w:ins w:id="151" w:author="Serm Kulvatunyou" w:date="2016-02-25T23:25:00Z">
        <w:r>
          <w:t xml:space="preserve">Import </w:t>
        </w:r>
      </w:ins>
      <w:proofErr w:type="spellStart"/>
      <w:ins w:id="152" w:author="Serm Kulvatunyou" w:date="2016-02-25T23:26:00Z">
        <w:r>
          <w:t>ID</w:t>
        </w:r>
      </w:ins>
      <w:commentRangeStart w:id="153"/>
      <w:ins w:id="154" w:author="Serm Kulvatunyou" w:date="2016-02-25T23:25:00Z">
        <w:r>
          <w:t>ContentType</w:t>
        </w:r>
        <w:commentRangeEnd w:id="153"/>
        <w:proofErr w:type="spellEnd"/>
        <w:r>
          <w:rPr>
            <w:rStyle w:val="CommentReference"/>
            <w:iCs w:val="0"/>
          </w:rPr>
          <w:commentReference w:id="153"/>
        </w:r>
      </w:ins>
    </w:p>
    <w:p w:rsidR="00716258" w:rsidRPr="002730CD" w:rsidRDefault="00716258" w:rsidP="002730CD">
      <w:ins w:id="155" w:author="Serm Kulvatunyou" w:date="2016-02-25T23:25:00Z">
        <w:r>
          <w:t xml:space="preserve">The </w:t>
        </w:r>
      </w:ins>
      <w:ins w:id="156" w:author="Serm Kulvatunyou" w:date="2016-02-25T23:33:00Z">
        <w:r w:rsidR="004A47BA">
          <w:rPr>
            <w:rStyle w:val="CodeChar"/>
          </w:rPr>
          <w:t>ID</w:t>
        </w:r>
      </w:ins>
      <w:ins w:id="157" w:author="Serm Kulvatunyou" w:date="2016-02-25T23:25:00Z">
        <w:r w:rsidRPr="002730CD">
          <w:rPr>
            <w:rStyle w:val="CodeChar"/>
          </w:rPr>
          <w:t>ContentType</w:t>
        </w:r>
        <w:r>
          <w:t xml:space="preserve"> shall be imported as an unqualified BDT as described above (it is a restriction based on </w:t>
        </w:r>
      </w:ins>
      <w:ins w:id="158" w:author="Serm Kulvatunyou" w:date="2016-02-25T23:33:00Z">
        <w:r w:rsidR="004A47BA">
          <w:rPr>
            <w:rStyle w:val="CodeChar"/>
          </w:rPr>
          <w:t>IDType</w:t>
        </w:r>
      </w:ins>
      <w:ins w:id="159" w:author="Serm Kulvatunyou" w:date="2016-02-25T23:25:00Z">
        <w:r w:rsidRPr="002D7142">
          <w:rPr>
            <w:rStyle w:val="CodeChar"/>
          </w:rPr>
          <w:t>_</w:t>
        </w:r>
      </w:ins>
      <w:ins w:id="160" w:author="Serm Kulvatunyou" w:date="2016-02-25T23:33:00Z">
        <w:r w:rsidR="004A47BA">
          <w:rPr>
            <w:rStyle w:val="CodeChar"/>
          </w:rPr>
          <w:t>B3F14E</w:t>
        </w:r>
      </w:ins>
      <w:ins w:id="161" w:author="Serm Kulvatunyou" w:date="2016-02-25T23:25:00Z">
        <w:r>
          <w:t xml:space="preserve">. </w:t>
        </w:r>
      </w:ins>
      <w:ins w:id="162" w:author="Serm Kulvatunyou" w:date="2016-02-29T10:14:00Z">
        <w:r w:rsidR="00F20F71">
          <w:rPr>
            <w:rStyle w:val="CodeChar"/>
          </w:rPr>
          <w:t>IDType</w:t>
        </w:r>
        <w:r w:rsidR="00F20F71" w:rsidRPr="002D7142">
          <w:rPr>
            <w:rStyle w:val="CodeChar"/>
          </w:rPr>
          <w:t>_</w:t>
        </w:r>
        <w:r w:rsidR="00F20F71">
          <w:rPr>
            <w:rStyle w:val="CodeChar"/>
          </w:rPr>
          <w:t>B3F14E</w:t>
        </w:r>
        <w:r w:rsidR="00F20F71">
          <w:t xml:space="preserve"> </w:t>
        </w:r>
      </w:ins>
      <w:ins w:id="163" w:author="Serm Kulvatunyou" w:date="2016-02-25T23:25:00Z">
        <w:r>
          <w:t>should already be imported per the preceding section.</w:t>
        </w:r>
      </w:ins>
    </w:p>
    <w:p w:rsidR="00803FFF" w:rsidRDefault="002D5E53" w:rsidP="002D5E53">
      <w:pPr>
        <w:pStyle w:val="Heading5"/>
      </w:pPr>
      <w:bookmarkStart w:id="164" w:name="_Toc442108920"/>
      <w:r>
        <w:t xml:space="preserve">Populate </w:t>
      </w:r>
      <w:proofErr w:type="spellStart"/>
      <w:r w:rsidR="00072832">
        <w:t>bdt_pri_restri</w:t>
      </w:r>
      <w:proofErr w:type="spellEnd"/>
      <w:r>
        <w:t xml:space="preserve"> table</w:t>
      </w:r>
      <w:bookmarkEnd w:id="164"/>
    </w:p>
    <w:p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w:t>
      </w:r>
      <w:r w:rsidR="00864DD4">
        <w:t>e</w:t>
      </w:r>
      <w:r w:rsidR="00864DD4">
        <w:t>fault BDTs and unqualified BDTs.</w:t>
      </w:r>
    </w:p>
    <w:p w:rsidR="00420B87" w:rsidRDefault="00420B87" w:rsidP="002D5E53"/>
    <w:p w:rsidR="002D5E53" w:rsidRDefault="00072832" w:rsidP="002D5E53">
      <w:r>
        <w:rPr>
          <w:rStyle w:val="CodeChar"/>
        </w:rPr>
        <w:t>bdt_pri_restri_id</w:t>
      </w:r>
      <w:r w:rsidR="00420B87">
        <w:t xml:space="preserve"> = Auto-generate database key.</w:t>
      </w:r>
    </w:p>
    <w:p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93447A">
        <w:t>3.1.1.3.5</w:t>
      </w:r>
      <w:r w:rsidR="00460CBB">
        <w:fldChar w:fldCharType="end"/>
      </w:r>
      <w:r w:rsidR="00460CBB">
        <w:t xml:space="preserve">. </w:t>
      </w:r>
      <w:commentRangeStart w:id="165"/>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165"/>
      <w:r w:rsidR="00CB1F99">
        <w:rPr>
          <w:rStyle w:val="CommentReference"/>
        </w:rPr>
        <w:commentReference w:id="165"/>
      </w:r>
      <w:r w:rsidR="00567E9B">
        <w:t xml:space="preserve">Each pair of default BDT and unqualified BDT </w:t>
      </w:r>
      <w:r w:rsidR="00CB1F99">
        <w:t>has</w:t>
      </w:r>
      <w:r w:rsidR="00567E9B">
        <w:t xml:space="preserve"> the same set of maps.</w:t>
      </w:r>
    </w:p>
    <w:p w:rsidR="00420B87" w:rsidRDefault="002B3165" w:rsidP="002D5E53">
      <w:r>
        <w:rPr>
          <w:rStyle w:val="CodeChar"/>
        </w:rPr>
        <w:t>code_list_id</w:t>
      </w:r>
      <w:r w:rsidR="00420B87">
        <w:t xml:space="preserve"> = </w:t>
      </w:r>
      <w:r w:rsidR="003C63C1">
        <w:t>Leave blank.</w:t>
      </w:r>
    </w:p>
    <w:p w:rsidR="00420B87" w:rsidRDefault="00405DFB" w:rsidP="002D5E53">
      <w:r>
        <w:rPr>
          <w:rStyle w:val="CodeChar"/>
        </w:rPr>
        <w:t>is_default</w:t>
      </w:r>
      <w:r w:rsidR="00420B87">
        <w:t xml:space="preserve"> = </w:t>
      </w:r>
      <w:r w:rsidR="002404B9">
        <w:t xml:space="preserve">1) </w:t>
      </w:r>
      <w:r w:rsidR="003C63C1">
        <w:t>For</w:t>
      </w:r>
      <w:r w:rsidR="00BF5AD3">
        <w:t xml:space="preserve"> the default BDTs where there is a </w:t>
      </w:r>
      <w:r w:rsidR="00BF5AD3" w:rsidRPr="00A9764D">
        <w:rPr>
          <w:rStyle w:val="CodeChar"/>
        </w:rPr>
        <w:t>//xsd:union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9D4E82">
        <w:t xml:space="preserve">For default BDTs where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ins w:id="166" w:author="Serm Kulvatunyou" w:date="2016-02-29T07:24:00Z">
        <w:r w:rsidR="00BA7B76">
          <w:t xml:space="preserve">, Additional default BDTs, </w:t>
        </w:r>
      </w:ins>
      <w:ins w:id="167" w:author="Serm Kulvatunyou" w:date="2016-02-29T07:25:00Z">
        <w:r w:rsidR="00BA7B76">
          <w:t xml:space="preserve">Import </w:t>
        </w:r>
        <w:proofErr w:type="spellStart"/>
        <w:r w:rsidR="00BA7B76">
          <w:t>CodeContentType</w:t>
        </w:r>
        <w:proofErr w:type="spellEnd"/>
        <w:r w:rsidR="00BA7B76">
          <w:t xml:space="preserve">, and Import </w:t>
        </w:r>
        <w:proofErr w:type="spellStart"/>
        <w:r w:rsidR="00BA7B76">
          <w:t>IDContentType</w:t>
        </w:r>
        <w:proofErr w:type="spellEnd"/>
        <w:r w:rsidR="00BA7B76">
          <w:t xml:space="preserve"> sections</w:t>
        </w:r>
      </w:ins>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w:t>
      </w:r>
      <w:r w:rsidR="00213CB1">
        <w:t>i</w:t>
      </w:r>
      <w:r w:rsidR="00213CB1">
        <w:t xml:space="preserve">fied BDTs, inherit from </w:t>
      </w:r>
      <w:r w:rsidR="006B3939">
        <w:t>their</w:t>
      </w:r>
      <w:r w:rsidR="00213CB1">
        <w:t xml:space="preserve"> base</w:t>
      </w:r>
      <w:ins w:id="168" w:author="Serm Kulvatunyou" w:date="2016-02-29T07:17:00Z">
        <w:r w:rsidR="00AA48B4">
          <w:t>s</w:t>
        </w:r>
      </w:ins>
      <w:r w:rsidR="00213CB1">
        <w:t>.</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w:t>
      </w:r>
      <w:r>
        <w:t>x</w:t>
      </w:r>
      <w:r>
        <w:t>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169" w:name="_Toc442108921"/>
      <w:r>
        <w:t xml:space="preserve">Populate </w:t>
      </w:r>
      <w:r w:rsidR="008A5D34">
        <w:t xml:space="preserve">SC in </w:t>
      </w:r>
      <w:proofErr w:type="spellStart"/>
      <w:r w:rsidR="00530652">
        <w:t>dt_sc</w:t>
      </w:r>
      <w:proofErr w:type="spellEnd"/>
      <w:r>
        <w:t xml:space="preserve"> table</w:t>
      </w:r>
      <w:bookmarkEnd w:id="169"/>
    </w:p>
    <w:p w:rsidR="00864DD4" w:rsidRDefault="00864DD4" w:rsidP="00864DD4">
      <w:r>
        <w:t>Populate the supplementary components for the default BDTs and unqualified BDTs.</w:t>
      </w:r>
    </w:p>
    <w:p w:rsidR="009D4E82" w:rsidRDefault="009D4E82" w:rsidP="00864DD4"/>
    <w:p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del w:id="170" w:author="Serm Kulvatunyou" w:date="2016-02-29T07:40:00Z">
        <w:r w:rsidDel="00F76F4A">
          <w:delText>.</w:delText>
        </w:r>
      </w:del>
      <w:ins w:id="171" w:author="Serm Kulvatunyou" w:date="2016-02-29T07:39:00Z">
        <w:r w:rsidR="00F76F4A">
          <w:t xml:space="preserve"> </w:t>
        </w:r>
      </w:ins>
      <w:ins w:id="172" w:author="Serm Kulvatunyou" w:date="2016-02-29T07:40:00Z">
        <w:r w:rsidR="00F76F4A">
          <w:t>d</w:t>
        </w:r>
      </w:ins>
      <w:ins w:id="173" w:author="Serm Kulvatunyou" w:date="2016-02-29T07:39:00Z">
        <w:r w:rsidR="00F76F4A">
          <w:t>efined within the unqualified BDT itself.</w:t>
        </w:r>
      </w:ins>
    </w:p>
    <w:p w:rsidR="00096267" w:rsidRDefault="00096267" w:rsidP="00864DD4"/>
    <w:p w:rsidR="00F76F4A" w:rsidRDefault="00096267" w:rsidP="00864DD4">
      <w:pPr>
        <w:rPr>
          <w:ins w:id="174" w:author="Serm Kulvatunyou" w:date="2016-02-29T07:39:00Z"/>
        </w:rPr>
      </w:pPr>
      <w:commentRangeStart w:id="175"/>
      <w:del w:id="176" w:author="Serm Kulvatunyou" w:date="2016-02-29T07:35:00Z">
        <w:r w:rsidRPr="00F366FA" w:rsidDel="00F76F4A">
          <w:rPr>
            <w:highlight w:val="yellow"/>
          </w:rPr>
          <w:lastRenderedPageBreak/>
          <w:delText xml:space="preserve">For default BDTs, look for </w:delText>
        </w:r>
        <w:r w:rsidRPr="00F366FA" w:rsidDel="00F76F4A">
          <w:rPr>
            <w:rStyle w:val="CodeChar"/>
            <w:highlight w:val="yellow"/>
          </w:rPr>
          <w:delText>//xsd:attribute</w:delText>
        </w:r>
        <w:r w:rsidRPr="00F366FA" w:rsidDel="00F76F4A">
          <w:rPr>
            <w:highlight w:val="yellow"/>
          </w:rPr>
          <w:delText xml:space="preserve"> elements. Populate a row in this table for each </w:delText>
        </w:r>
        <w:r w:rsidRPr="00F366FA" w:rsidDel="00F76F4A">
          <w:rPr>
            <w:rStyle w:val="CodeChar"/>
            <w:highlight w:val="yellow"/>
          </w:rPr>
          <w:delText>//xsd:attribute</w:delText>
        </w:r>
        <w:r w:rsidRPr="00F366FA" w:rsidDel="00F76F4A">
          <w:rPr>
            <w:highlight w:val="yellow"/>
          </w:rPr>
          <w:delText xml:space="preserve"> of the default BDTs</w:delText>
        </w:r>
        <w:r w:rsidDel="00F76F4A">
          <w:delText xml:space="preserve">. </w:delText>
        </w:r>
      </w:del>
      <w:commentRangeEnd w:id="175"/>
      <w:r w:rsidR="00F76F4A">
        <w:rPr>
          <w:rStyle w:val="CommentReference"/>
        </w:rPr>
        <w:commentReference w:id="175"/>
      </w:r>
    </w:p>
    <w:p w:rsidR="00096267" w:rsidRDefault="00096267" w:rsidP="00864DD4">
      <w:commentRangeStart w:id="177"/>
      <w:del w:id="178" w:author="Serm Kulvatunyou" w:date="2016-02-29T07:40:00Z">
        <w:r w:rsidDel="00F76F4A">
          <w:delText xml:space="preserve">For </w:delText>
        </w:r>
        <w:r w:rsidR="000228BA" w:rsidDel="00F76F4A">
          <w:delText xml:space="preserve">each </w:delText>
        </w:r>
        <w:r w:rsidDel="00F76F4A">
          <w:delText xml:space="preserve">unqualified BDT, </w:delText>
        </w:r>
        <w:r w:rsidR="000228BA" w:rsidDel="00F76F4A">
          <w:delText>inherit all SCs from its based default BDT, i.e., there must be the same number of rows as those SCs for its based default BDT.</w:delText>
        </w:r>
      </w:del>
      <w:commentRangeEnd w:id="177"/>
      <w:r w:rsidR="00F76F4A">
        <w:rPr>
          <w:rStyle w:val="CommentReference"/>
        </w:rPr>
        <w:commentReference w:id="177"/>
      </w:r>
    </w:p>
    <w:p w:rsidR="008A5D34" w:rsidRDefault="00530652" w:rsidP="008A5D34">
      <w:r>
        <w:rPr>
          <w:rStyle w:val="CodeChar"/>
        </w:rPr>
        <w:t>dt_sc_id</w:t>
      </w:r>
      <w:r w:rsidR="008A5D34">
        <w:t xml:space="preserve"> = Auto-generate database key.</w:t>
      </w:r>
    </w:p>
    <w:p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rsidR="008A5D34" w:rsidRDefault="00CF7449" w:rsidP="008A5D34">
      <w:r>
        <w:rPr>
          <w:rStyle w:val="CodeChar"/>
          <w:rFonts w:eastAsiaTheme="minorEastAsia"/>
        </w:rPr>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ins w:id="179" w:author="Serm Kulvatunyou" w:date="2016-03-07T12:55:00Z">
        <w:r w:rsidR="00B31F03">
          <w:t xml:space="preserve">but if the last token is not one of the valid </w:t>
        </w:r>
      </w:ins>
      <w:ins w:id="180" w:author="Serm Kulvatunyou" w:date="2016-03-07T12:56:00Z">
        <w:r w:rsidR="00B31F03">
          <w:t xml:space="preserve">Core Data Type Catalog representation terms then the value shall be ‘Text’. </w:t>
        </w:r>
      </w:ins>
      <w:del w:id="181" w:author="Serm Kulvatunyou" w:date="2016-03-07T12:56:00Z">
        <w:r w:rsidR="00CA2FF1" w:rsidDel="00B31F03">
          <w:delText>e</w:delText>
        </w:r>
      </w:del>
      <w:ins w:id="182" w:author="Serm Kulvatunyou" w:date="2016-03-07T12:56:00Z">
        <w:r w:rsidR="00B31F03">
          <w:t>E</w:t>
        </w:r>
      </w:ins>
      <w:r w:rsidR="00CA2FF1">
        <w:t xml:space="preserve">.g., if </w:t>
      </w:r>
      <w:ins w:id="183" w:author="Serm Kulvatunyou" w:date="2016-03-07T12:57:00Z">
        <w:r w:rsidR="00B31F03">
          <w:t xml:space="preserve">the </w:t>
        </w:r>
      </w:ins>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ins w:id="184" w:author="Serm Kulvatunyou" w:date="2016-03-07T12:56:00Z">
        <w:r w:rsidR="00B31F03" w:rsidRPr="00B31F03">
          <w:t xml:space="preserve">, if </w:t>
        </w:r>
      </w:ins>
      <w:ins w:id="185" w:author="Serm Kulvatunyou" w:date="2016-03-07T12:57:00Z">
        <w:r w:rsidR="00B31F03" w:rsidRPr="00B31F03">
          <w:t xml:space="preserve">the </w:t>
        </w:r>
      </w:ins>
      <w:ins w:id="186" w:author="Serm Kulvatunyou" w:date="2016-03-07T12:56:00Z">
        <w:r w:rsidR="00B31F03" w:rsidRPr="00B31F03">
          <w:t xml:space="preserve">name is </w:t>
        </w:r>
        <w:r w:rsidR="00B31F03">
          <w:rPr>
            <w:rStyle w:val="CodeChar"/>
          </w:rPr>
          <w:t>“expressionLanguage”</w:t>
        </w:r>
      </w:ins>
      <w:ins w:id="187" w:author="Serm Kulvatunyou" w:date="2016-03-07T12:57:00Z">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ins>
      <w:r w:rsidR="00CA2FF1">
        <w:t>.</w:t>
      </w:r>
    </w:p>
    <w:p w:rsidR="008A5D34" w:rsidRDefault="00B66EC6" w:rsidP="008A5D34">
      <w:pPr>
        <w:rPr>
          <w:rFonts w:ascii="Courier New" w:eastAsiaTheme="minorEastAsia" w:hAnsi="Courier New" w:cs="Courier New"/>
          <w:sz w:val="22"/>
          <w:szCs w:val="22"/>
          <w:lang w:eastAsia="ko-KR" w:bidi="th-TH"/>
        </w:rPr>
      </w:pPr>
      <w:commentRangeStart w:id="188"/>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commentRangeEnd w:id="188"/>
      <w:r w:rsidR="00576A68">
        <w:rPr>
          <w:rStyle w:val="CommentReference"/>
        </w:rPr>
        <w:commentReference w:id="188"/>
      </w:r>
      <w:r w:rsidR="008A5D34">
        <w:rPr>
          <w:rFonts w:ascii="Courier New" w:eastAsiaTheme="minorEastAsia" w:hAnsi="Courier New" w:cs="Courier New"/>
          <w:sz w:val="22"/>
          <w:szCs w:val="22"/>
          <w:lang w:eastAsia="ko-KR" w:bidi="th-TH"/>
        </w:rPr>
        <w:t>=</w:t>
      </w:r>
      <w:r w:rsidR="00485D64">
        <w:t xml:space="preserve"> </w:t>
      </w:r>
      <w:ins w:id="189" w:author="Serm Kulvatunyou" w:date="2016-03-07T10:51:00Z">
        <w:r w:rsidR="00576A68">
          <w:t>For default BDT SC, inherit from the based SC.</w:t>
        </w:r>
      </w:ins>
      <w:ins w:id="190" w:author="Serm Kulvatunyou" w:date="2016-03-07T10:52:00Z">
        <w:r w:rsidR="00576A68">
          <w:t xml:space="preserve"> For unqualified BDT SC, inherit from the based SC for </w:t>
        </w:r>
      </w:ins>
      <w:ins w:id="191" w:author="Serm Kulvatunyou" w:date="2016-03-07T10:53:00Z">
        <w:r w:rsidR="00576A68">
          <w:t xml:space="preserve">an </w:t>
        </w:r>
      </w:ins>
      <w:ins w:id="192" w:author="Serm Kulvatunyou" w:date="2016-03-07T10:52:00Z">
        <w:r w:rsidR="00576A68">
          <w:t xml:space="preserve">inherited SC; </w:t>
        </w:r>
      </w:ins>
      <w:del w:id="193" w:author="Serm Kulvatunyou" w:date="2016-03-07T10:52:00Z">
        <w:r w:rsidR="00CA2FF1" w:rsidDel="00576A68">
          <w:delText>G</w:delText>
        </w:r>
      </w:del>
      <w:ins w:id="194" w:author="Serm Kulvatunyou" w:date="2016-03-07T10:52:00Z">
        <w:r w:rsidR="00576A68">
          <w:t>g</w:t>
        </w:r>
      </w:ins>
      <w:r w:rsidR="00CA2FF1">
        <w:t>et</w:t>
      </w:r>
      <w:r w:rsidR="00485D64">
        <w:t xml:space="preserve"> </w:t>
      </w:r>
      <w:del w:id="195" w:author="Serm Kulvatunyou" w:date="2016-03-07T10:52:00Z">
        <w:r w:rsidR="00485D64" w:rsidDel="00576A68">
          <w:delText xml:space="preserve">this </w:delText>
        </w:r>
      </w:del>
      <w:ins w:id="196" w:author="Serm Kulvatunyou" w:date="2016-03-07T10:52:00Z">
        <w:r w:rsidR="00576A68">
          <w:t>it</w:t>
        </w:r>
        <w:r w:rsidR="00576A68">
          <w:t xml:space="preserve"> </w:t>
        </w:r>
      </w:ins>
      <w:r w:rsidR="00485D64">
        <w:t xml:space="preserve">from </w:t>
      </w:r>
      <w:r w:rsidR="00485D64" w:rsidRPr="00485D64">
        <w:rPr>
          <w:rStyle w:val="CodeChar"/>
        </w:rPr>
        <w:t>//xsd:attribute/xsd:annotation/xsd:documentation</w:t>
      </w:r>
      <w:ins w:id="197" w:author="Serm Kulvatunyou" w:date="2016-03-07T10:53:00Z">
        <w:r w:rsidR="00576A68" w:rsidRPr="00576A68">
          <w:t xml:space="preserve"> for a new SC</w:t>
        </w:r>
      </w:ins>
      <w:ins w:id="198" w:author="Serm Kulvatunyou" w:date="2016-03-07T10:54:00Z">
        <w:r w:rsidR="00576A68">
          <w:t xml:space="preserve"> – if that </w:t>
        </w:r>
      </w:ins>
      <w:del w:id="199" w:author="Serm Kulvatunyou" w:date="2016-03-07T10:53:00Z">
        <w:r w:rsidR="00485D64" w:rsidRPr="00485D64" w:rsidDel="00576A68">
          <w:rPr>
            <w:rStyle w:val="CodeChar"/>
          </w:rPr>
          <w:delText>/ccts:</w:delText>
        </w:r>
        <w:r w:rsidR="00D77431" w:rsidDel="00576A68">
          <w:rPr>
            <w:rStyle w:val="CodeChar"/>
          </w:rPr>
          <w:delText>Definition</w:delText>
        </w:r>
      </w:del>
      <w:del w:id="200" w:author="Serm Kulvatunyou" w:date="2016-03-07T10:54:00Z">
        <w:r w:rsidR="00485D64" w:rsidDel="00576A68">
          <w:delText>.</w:delText>
        </w:r>
        <w:r w:rsidR="001F13E7" w:rsidDel="00576A68">
          <w:delText xml:space="preserve"> If that</w:delText>
        </w:r>
      </w:del>
      <w:r w:rsidR="001F13E7">
        <w:t xml:space="preserve"> does not exist </w:t>
      </w:r>
      <w:del w:id="201" w:author="Serm Kulvatunyou" w:date="2016-03-07T10:54:00Z">
        <w:r w:rsidR="001F13E7" w:rsidDel="00576A68">
          <w:delText>or blank, get it from the base</w:delText>
        </w:r>
      </w:del>
      <w:ins w:id="202" w:author="Serm Kulvatunyou" w:date="2016-03-07T10:54:00Z">
        <w:r w:rsidR="00576A68">
          <w:t>leave blank</w:t>
        </w:r>
      </w:ins>
      <w:r w:rsidR="001F13E7">
        <w:t>.</w:t>
      </w:r>
    </w:p>
    <w:p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93447A">
        <w:rPr>
          <w:rFonts w:eastAsiaTheme="minorEastAsia"/>
        </w:rPr>
        <w:t>3.1.1.6.1</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ins w:id="203" w:author="Serm Kulvatunyou" w:date="2016-02-29T08:26:00Z">
        <w:r w:rsidR="003F35C8">
          <w:rPr>
            <w:rFonts w:eastAsiaTheme="minorEastAsia"/>
          </w:rPr>
          <w:t xml:space="preserve">(inherited from the base CDT) </w:t>
        </w:r>
      </w:ins>
      <w:r w:rsidR="00C560D5">
        <w:rPr>
          <w:rFonts w:eastAsiaTheme="minorEastAsia"/>
        </w:rPr>
        <w:t>that has no corr</w:t>
      </w:r>
      <w:r w:rsidR="00C560D5">
        <w:rPr>
          <w:rFonts w:eastAsiaTheme="minorEastAsia"/>
        </w:rPr>
        <w:t>e</w:t>
      </w:r>
      <w:r w:rsidR="00C560D5">
        <w:rPr>
          <w:rFonts w:eastAsiaTheme="minorEastAsia"/>
        </w:rPr>
        <w:t xml:space="preserv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ins w:id="204" w:author="Serm Kulvatunyou" w:date="2016-02-29T08:30:00Z">
        <w:r w:rsidR="003F35C8">
          <w:rPr>
            <w:rFonts w:eastAsiaTheme="minorEastAsia"/>
          </w:rPr>
          <w:t xml:space="preserve"> the attribute name corresponds to the existing CDT</w:t>
        </w:r>
      </w:ins>
      <w:ins w:id="205" w:author="Serm Kulvatunyou" w:date="2016-02-29T08:31:00Z">
        <w:r w:rsidR="003F35C8">
          <w:rPr>
            <w:rFonts w:eastAsiaTheme="minorEastAsia"/>
          </w:rPr>
          <w:t>’s SC property term</w:t>
        </w:r>
      </w:ins>
      <w:del w:id="206" w:author="Serm Kulvatunyou" w:date="2016-02-29T08:31:00Z">
        <w:r w:rsidR="00824B59" w:rsidDel="003F35C8">
          <w:rPr>
            <w:rFonts w:eastAsiaTheme="minorEastAsia"/>
          </w:rPr>
          <w:delText xml:space="preserve"> </w:delText>
        </w:r>
      </w:del>
      <w:del w:id="207" w:author="Serm Kulvatunyou" w:date="2016-02-29T08:30:00Z">
        <w:r w:rsidR="00824B59" w:rsidRPr="00824B59" w:rsidDel="003F35C8">
          <w:rPr>
            <w:rStyle w:val="CodeChar"/>
            <w:rFonts w:eastAsiaTheme="minorEastAsia"/>
          </w:rPr>
          <w:delText>count(//xsd:attribute) &gt; = 1</w:delText>
        </w:r>
      </w:del>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ins w:id="208" w:author="Serm Kulvatunyou" w:date="2016-02-29T08:34:00Z">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ins>
      <w:ins w:id="209" w:author="Serm Kulvatunyou" w:date="2016-02-29T08:35:00Z">
        <w:r w:rsidR="003F35C8">
          <w:rPr>
            <w:rStyle w:val="CodeChar"/>
          </w:rPr>
          <w:t>1</w:t>
        </w:r>
      </w:ins>
      <w:ins w:id="210" w:author="Serm Kulvatunyou" w:date="2016-02-29T08:34:00Z">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ins>
      <w:ins w:id="211" w:author="Serm Kulvatunyou" w:date="2016-02-29T08:35:00Z">
        <w:r w:rsidR="003F35C8">
          <w:rPr>
            <w:rFonts w:eastAsiaTheme="minorEastAsia"/>
          </w:rPr>
          <w:t>For the SC (inherited from the base CDT) that has no corr</w:t>
        </w:r>
        <w:r w:rsidR="003F35C8">
          <w:rPr>
            <w:rFonts w:eastAsiaTheme="minorEastAsia"/>
          </w:rPr>
          <w:t>e</w:t>
        </w:r>
        <w:r w:rsidR="003F35C8">
          <w:rPr>
            <w:rFonts w:eastAsiaTheme="minorEastAsia"/>
          </w:rPr>
          <w:t xml:space="preserv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ins>
      <w:ins w:id="212" w:author="Serm Kulvatunyou" w:date="2016-02-29T08:36:00Z">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ins>
      <w:del w:id="213" w:author="Serm Kulvatunyou" w:date="2016-02-29T08:37:00Z">
        <w:r w:rsidR="002335FD" w:rsidRPr="00FE3C57" w:rsidDel="00993180">
          <w:rPr>
            <w:rFonts w:eastAsiaTheme="minorEastAsia"/>
          </w:rPr>
          <w:delText xml:space="preserve">Set to 1 except for the </w:delText>
        </w:r>
        <w:r w:rsidR="002335FD" w:rsidRPr="00FE3C57" w:rsidDel="00993180">
          <w:rPr>
            <w:rStyle w:val="CodeChar"/>
          </w:rPr>
          <w:delText>NormalizedStringType</w:delText>
        </w:r>
        <w:r w:rsidR="002335FD" w:rsidRPr="00FE3C57" w:rsidDel="00993180">
          <w:rPr>
            <w:rFonts w:eastAsiaTheme="minorEastAsia"/>
          </w:rPr>
          <w:delText xml:space="preserve">, </w:delText>
        </w:r>
        <w:r w:rsidR="002335FD" w:rsidRPr="00FE3C57" w:rsidDel="00993180">
          <w:rPr>
            <w:rStyle w:val="CodeChar"/>
          </w:rPr>
          <w:delText>TokenType</w:delText>
        </w:r>
        <w:r w:rsidR="002335FD" w:rsidRPr="00FE3C57" w:rsidDel="00993180">
          <w:rPr>
            <w:rFonts w:eastAsiaTheme="minorEastAsia"/>
          </w:rPr>
          <w:delText xml:space="preserve">, and </w:delText>
        </w:r>
        <w:r w:rsidR="002335FD" w:rsidRPr="00FE3C57" w:rsidDel="00993180">
          <w:rPr>
            <w:rStyle w:val="CodeChar"/>
          </w:rPr>
          <w:delText>StringType</w:delText>
        </w:r>
        <w:r w:rsidR="009C0E99" w:rsidRPr="00FE3C57" w:rsidDel="00993180">
          <w:rPr>
            <w:rStyle w:val="CodeChar"/>
          </w:rPr>
          <w:delText>.</w:delText>
        </w:r>
        <w:r w:rsidR="002335FD" w:rsidRPr="00FE3C57" w:rsidDel="00993180">
          <w:rPr>
            <w:rFonts w:eastAsiaTheme="minorEastAsia"/>
          </w:rPr>
          <w:delText xml:space="preserve"> </w:delText>
        </w:r>
        <w:r w:rsidR="009C0E99" w:rsidRPr="00FE3C57" w:rsidDel="00993180">
          <w:rPr>
            <w:rFonts w:eastAsiaTheme="minorEastAsia"/>
          </w:rPr>
          <w:delText>S</w:delText>
        </w:r>
        <w:r w:rsidR="002335FD" w:rsidRPr="00FE3C57" w:rsidDel="00993180">
          <w:rPr>
            <w:rFonts w:eastAsiaTheme="minorEastAsia"/>
          </w:rPr>
          <w:delText xml:space="preserve">et to zero for the </w:delText>
        </w:r>
        <w:r w:rsidR="002335FD" w:rsidRPr="00FE3C57" w:rsidDel="00993180">
          <w:rPr>
            <w:rStyle w:val="CodeChar"/>
            <w:rFonts w:eastAsiaTheme="minorEastAsia"/>
          </w:rPr>
          <w:delText>languageCode</w:delText>
        </w:r>
        <w:r w:rsidR="002335FD" w:rsidRPr="00FE3C57" w:rsidDel="00993180">
          <w:rPr>
            <w:rFonts w:eastAsiaTheme="minorEastAsia"/>
          </w:rPr>
          <w:delText xml:space="preserve"> attribute.</w:delText>
        </w:r>
        <w:r w:rsidR="002335FD" w:rsidDel="00993180">
          <w:rPr>
            <w:rFonts w:eastAsiaTheme="minorEastAsia"/>
          </w:rPr>
          <w:delText xml:space="preserve"> </w:delText>
        </w:r>
      </w:del>
    </w:p>
    <w:p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ins w:id="214" w:author="Serm Kulvatunyou" w:date="2016-03-04T11:07:00Z">
        <w:r w:rsidR="00C80E3F">
          <w:rPr>
            <w:rFonts w:eastAsiaTheme="minorEastAsia"/>
          </w:rPr>
          <w:t xml:space="preserve"> If an SC is an additional SC defined </w:t>
        </w:r>
      </w:ins>
      <w:ins w:id="215" w:author="Serm Kulvatunyou" w:date="2016-03-04T11:20:00Z">
        <w:r w:rsidR="00874AAE">
          <w:rPr>
            <w:rFonts w:eastAsiaTheme="minorEastAsia"/>
          </w:rPr>
          <w:t xml:space="preserve">in </w:t>
        </w:r>
      </w:ins>
      <w:ins w:id="216" w:author="Serm Kulvatunyou" w:date="2016-03-04T11:07:00Z">
        <w:r w:rsidR="00C80E3F">
          <w:rPr>
            <w:rFonts w:eastAsiaTheme="minorEastAsia"/>
          </w:rPr>
          <w:t>an unqualified BDT, this column shall be null.</w:t>
        </w:r>
      </w:ins>
    </w:p>
    <w:p w:rsidR="007A485B" w:rsidRDefault="007A485B" w:rsidP="007A485B">
      <w:pPr>
        <w:pStyle w:val="Heading5"/>
      </w:pPr>
      <w:bookmarkStart w:id="217" w:name="_Toc442108922"/>
      <w:r>
        <w:t xml:space="preserve">Populate </w:t>
      </w:r>
      <w:proofErr w:type="spellStart"/>
      <w:r w:rsidR="00CF7449">
        <w:t>cdt_sc_awd_pri</w:t>
      </w:r>
      <w:proofErr w:type="spellEnd"/>
      <w:r>
        <w:t xml:space="preserve"> table</w:t>
      </w:r>
      <w:bookmarkEnd w:id="217"/>
    </w:p>
    <w:p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rsidR="007A485B" w:rsidRPr="003428EF" w:rsidRDefault="007A485B" w:rsidP="007A485B"/>
    <w:p w:rsidR="007A485B" w:rsidRDefault="00CF7449" w:rsidP="007A485B">
      <w:r>
        <w:rPr>
          <w:rStyle w:val="CodeChar"/>
        </w:rPr>
        <w:t>cdt_sc_awd_pri_id</w:t>
      </w:r>
      <w:r w:rsidR="007A485B">
        <w:t xml:space="preserve"> = Auto-generate database key.</w:t>
      </w:r>
    </w:p>
    <w:p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rsidR="007A485B" w:rsidRDefault="00300C7F" w:rsidP="007A485B">
      <w:r>
        <w:rPr>
          <w:rStyle w:val="CodeChar"/>
        </w:rPr>
        <w:lastRenderedPageBreak/>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proofErr w:type="spellStart"/>
      <w:r>
        <w:rPr>
          <w:rStyle w:val="CodeChar"/>
        </w:rPr>
        <w:t>cdt_pri_id</w:t>
      </w:r>
      <w:r w:rsidR="007A485B">
        <w:t>’s</w:t>
      </w:r>
      <w:proofErr w:type="spellEnd"/>
      <w:r w:rsidR="007A485B">
        <w:t xml:space="preserve"> from the </w:t>
      </w:r>
      <w:r w:rsidR="00C822AB">
        <w:rPr>
          <w:rStyle w:val="CodeChar"/>
        </w:rPr>
        <w:t>cdt_awd_pri</w:t>
      </w:r>
      <w:r w:rsidR="007A485B">
        <w:t xml:space="preserve"> table. The look up is done by matching representation term with the data type term (</w:t>
      </w:r>
      <w:proofErr w:type="spellStart"/>
      <w:r w:rsidR="002B066A">
        <w:rPr>
          <w:rStyle w:val="CodeChar"/>
        </w:rPr>
        <w:t>dt</w:t>
      </w:r>
      <w:r w:rsidR="007A485B" w:rsidRPr="00053DFA">
        <w:rPr>
          <w:rStyle w:val="CodeChar"/>
        </w:rPr>
        <w:t>.</w:t>
      </w:r>
      <w:r w:rsidR="00736ABC">
        <w:rPr>
          <w:rStyle w:val="CodeChar"/>
        </w:rPr>
        <w:t>data_type_term</w:t>
      </w:r>
      <w:proofErr w:type="spellEnd"/>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rsidR="007A485B" w:rsidRPr="00CC1B7D" w:rsidRDefault="00405DFB" w:rsidP="007A485B">
      <w:r>
        <w:rPr>
          <w:rStyle w:val="CodeChar"/>
        </w:rPr>
        <w:t>is_default</w:t>
      </w:r>
      <w:r w:rsidR="007A485B">
        <w:t xml:space="preserve"> = Assign the same value obtained from the look up for the previous column.</w:t>
      </w:r>
    </w:p>
    <w:p w:rsidR="007A485B" w:rsidRDefault="007A485B" w:rsidP="00BF2D0E">
      <w:pPr>
        <w:pStyle w:val="Heading5"/>
      </w:pPr>
      <w:bookmarkStart w:id="218" w:name="_Toc442108923"/>
      <w:r>
        <w:t xml:space="preserve">Populate </w:t>
      </w:r>
      <w:proofErr w:type="spellStart"/>
      <w:r w:rsidR="00BF2D0E" w:rsidRPr="00BF2D0E">
        <w:t>cdt_sc_awd_pri_xps_type_map</w:t>
      </w:r>
      <w:proofErr w:type="spellEnd"/>
      <w:r>
        <w:t xml:space="preserve"> table</w:t>
      </w:r>
      <w:bookmarkEnd w:id="218"/>
    </w:p>
    <w:p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7A485B" w:rsidRDefault="007A485B" w:rsidP="007A485B"/>
    <w:p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7A485B" w:rsidRDefault="007A485B" w:rsidP="007A485B">
      <w:pPr>
        <w:rPr>
          <w:highlight w:val="yellow"/>
        </w:rPr>
      </w:pPr>
    </w:p>
    <w:p w:rsidR="007A485B" w:rsidRDefault="00BF2D0E" w:rsidP="007A485B">
      <w:r>
        <w:rPr>
          <w:rStyle w:val="CodeChar"/>
        </w:rPr>
        <w:t>cdt_sc_awd_pri_xps_type_map_id</w:t>
      </w:r>
      <w:r w:rsidR="007A485B">
        <w:t xml:space="preserve"> = Auto-generate database key.</w:t>
      </w:r>
    </w:p>
    <w:p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rsidR="007A485B" w:rsidRDefault="007A485B" w:rsidP="007A485B"/>
    <w:p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727D4A">
        <w:t>3.1.1.5.5</w:t>
      </w:r>
      <w:r>
        <w:fldChar w:fldCharType="end"/>
      </w:r>
      <w:r>
        <w:t xml:space="preserve"> to populate the </w:t>
      </w:r>
      <w:r w:rsidR="00300C7F">
        <w:rPr>
          <w:rStyle w:val="CodeChar"/>
        </w:rPr>
        <w:t>xbt_id</w:t>
      </w:r>
      <w:r>
        <w:t xml:space="preserve"> column according to the SC allowed primitives.  </w:t>
      </w:r>
    </w:p>
    <w:p w:rsidR="00864DD4" w:rsidRDefault="005F5FC3" w:rsidP="005F5FC3">
      <w:pPr>
        <w:pStyle w:val="Heading5"/>
      </w:pPr>
      <w:bookmarkStart w:id="219" w:name="_Toc442108924"/>
      <w:r>
        <w:t xml:space="preserve">Populate </w:t>
      </w:r>
      <w:proofErr w:type="spellStart"/>
      <w:r w:rsidR="002B3165">
        <w:t>bdt_sc_pri_restri</w:t>
      </w:r>
      <w:proofErr w:type="spellEnd"/>
      <w:r w:rsidR="00862CC7">
        <w:t xml:space="preserve"> table</w:t>
      </w:r>
      <w:bookmarkEnd w:id="219"/>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w:t>
      </w:r>
      <w:r w:rsidR="00E12A5F">
        <w:t>l</w:t>
      </w:r>
      <w:r w:rsidR="00E12A5F">
        <w:t>ified BDTs.</w:t>
      </w:r>
    </w:p>
    <w:p w:rsidR="00E12A5F" w:rsidRDefault="00E12A5F" w:rsidP="005F5FC3"/>
    <w:p w:rsidR="00E12A5F" w:rsidRDefault="002B3165" w:rsidP="005F5FC3">
      <w:r>
        <w:rPr>
          <w:rStyle w:val="CodeChar"/>
        </w:rPr>
        <w:t>bdt_sc_pri_restri_id</w:t>
      </w:r>
      <w:r w:rsidR="00E12A5F">
        <w:t xml:space="preserve"> = </w:t>
      </w:r>
      <w:r w:rsidR="00DC003B">
        <w:t>Auto-generate database key.</w:t>
      </w:r>
    </w:p>
    <w:p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93447A">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w:t>
      </w:r>
      <w:del w:id="220" w:author="Serm Kulvatunyou" w:date="2016-03-04T14:27:00Z">
        <w:r w:rsidR="00CF4AEC" w:rsidDel="00B63A8B">
          <w:delText xml:space="preserve">property </w:delText>
        </w:r>
      </w:del>
      <w:ins w:id="221" w:author="Serm Kulvatunyou" w:date="2016-03-04T14:27:00Z">
        <w:r w:rsidR="00B63A8B">
          <w:t xml:space="preserve">representation </w:t>
        </w:r>
      </w:ins>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w:t>
      </w:r>
      <w:r w:rsidR="007974B1">
        <w:t>t</w:t>
      </w:r>
      <w:r w:rsidR="007974B1">
        <w:t>tribute name contains ‘</w:t>
      </w:r>
      <w:proofErr w:type="spellStart"/>
      <w:r w:rsidR="007974B1" w:rsidRPr="006F3CCD">
        <w:rPr>
          <w:rStyle w:val="CodeChar"/>
        </w:rPr>
        <w:t>AgencyID</w:t>
      </w:r>
      <w:proofErr w:type="spellEnd"/>
      <w:r w:rsidR="007974B1">
        <w:t>’ and the type associated with the attribute is an agency ID list.</w:t>
      </w:r>
    </w:p>
    <w:p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rsidR="00613BEB" w:rsidRDefault="00613BEB" w:rsidP="00567E9B"/>
    <w:p w:rsidR="00613BEB" w:rsidRDefault="00613BEB" w:rsidP="00613BEB">
      <w:r w:rsidRPr="00047E88">
        <w:t>If attribute name contains ‘</w:t>
      </w:r>
      <w:proofErr w:type="spellStart"/>
      <w:r w:rsidRPr="00047E88">
        <w:rPr>
          <w:rStyle w:val="CodeChar"/>
        </w:rPr>
        <w:t>AgencyID</w:t>
      </w:r>
      <w:proofErr w:type="spellEnd"/>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rsidR="00613BEB" w:rsidRDefault="00613BEB" w:rsidP="00567E9B"/>
    <w:p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405DFB">
        <w:rPr>
          <w:rStyle w:val="CodeChar"/>
        </w:rPr>
        <w:t>is_default</w:t>
      </w:r>
      <w:r w:rsidR="00E038F9">
        <w:t xml:space="preserve"> column. </w:t>
      </w:r>
      <w:r w:rsidR="00E038F9" w:rsidRPr="00585CF4">
        <w:t xml:space="preserve">If </w:t>
      </w:r>
      <w:r w:rsidR="00E038F9" w:rsidRPr="00585CF4">
        <w:rPr>
          <w:rStyle w:val="CodeChar"/>
        </w:rPr>
        <w:t>xsd:attribute/@type = ‘Number</w:t>
      </w:r>
      <w:r w:rsidR="00047E88">
        <w:rPr>
          <w:rStyle w:val="CodeChar"/>
        </w:rPr>
        <w:t>Type</w:t>
      </w:r>
      <w:r w:rsidR="00E038F9" w:rsidRPr="00585CF4">
        <w:rPr>
          <w:rStyle w:val="CodeChar"/>
        </w:rPr>
        <w:t xml:space="preserve">_B98233’ </w:t>
      </w:r>
      <w:r w:rsidR="00E038F9" w:rsidRPr="00F93057">
        <w:t>is</w:t>
      </w:r>
      <w:r w:rsidR="00E038F9" w:rsidRPr="00585CF4">
        <w:rPr>
          <w:rStyle w:val="CodeChar"/>
        </w:rPr>
        <w:t xml:space="preserve"> true</w:t>
      </w:r>
      <w:r w:rsidR="00E038F9" w:rsidRPr="00585CF4">
        <w:t xml:space="preserve">, set </w:t>
      </w:r>
      <w:r w:rsidR="00405DFB">
        <w:rPr>
          <w:rStyle w:val="CodeChar"/>
        </w:rPr>
        <w:t>is_default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rsidR="00613BEB" w:rsidRDefault="00613BEB" w:rsidP="00567E9B"/>
    <w:p w:rsidR="00567E9B" w:rsidRDefault="002B3165" w:rsidP="00567E9B">
      <w:r>
        <w:rPr>
          <w:rStyle w:val="CodeChar"/>
        </w:rPr>
        <w:lastRenderedPageBreak/>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w:t>
      </w:r>
      <w:r w:rsidR="004C2C56">
        <w:t>b</w:t>
      </w:r>
      <w:r w:rsidR="004C2C56">
        <w:t>ute is determined to be a code list as described in the previous column</w:t>
      </w:r>
      <w:r w:rsidR="00567E9B">
        <w:t>.</w:t>
      </w:r>
    </w:p>
    <w:p w:rsidR="007974B1" w:rsidRDefault="007974B1" w:rsidP="00567E9B">
      <w:r>
        <w:t xml:space="preserve">If the type </w:t>
      </w:r>
    </w:p>
    <w:p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rsidR="00E60542" w:rsidRDefault="00405DFB" w:rsidP="00385AAF">
      <w:r>
        <w:rPr>
          <w:rStyle w:val="CodeChar"/>
        </w:rPr>
        <w:t>is_default</w:t>
      </w:r>
      <w:r w:rsidR="00567E9B">
        <w:t xml:space="preserve"> =</w:t>
      </w:r>
      <w:r w:rsidR="002B660F">
        <w:t xml:space="preserve"> </w:t>
      </w:r>
      <w:r w:rsidR="00E60542">
        <w:t xml:space="preserve">Follow the table below for setting the </w:t>
      </w:r>
      <w:r>
        <w:rPr>
          <w:rStyle w:val="CodeChar"/>
        </w:rPr>
        <w:t>is_default</w:t>
      </w:r>
      <w:r w:rsidR="00E60542">
        <w:t xml:space="preserve"> value.</w:t>
      </w:r>
      <w:ins w:id="222" w:author="Serm Kulvatunyou" w:date="2016-03-08T11:37:00Z">
        <w:r w:rsidR="000F57F3">
          <w:t xml:space="preserve"> Except the </w:t>
        </w:r>
      </w:ins>
    </w:p>
    <w:p w:rsidR="00E60542" w:rsidRDefault="00E60542" w:rsidP="00385AAF"/>
    <w:tbl>
      <w:tblPr>
        <w:tblStyle w:val="TableGrid"/>
        <w:tblW w:w="0" w:type="auto"/>
        <w:tblLook w:val="04A0" w:firstRow="1" w:lastRow="0" w:firstColumn="1" w:lastColumn="0" w:noHBand="0" w:noVBand="1"/>
      </w:tblPr>
      <w:tblGrid>
        <w:gridCol w:w="2874"/>
        <w:gridCol w:w="6684"/>
      </w:tblGrid>
      <w:tr w:rsidR="00D41F6F" w:rsidTr="00D41F6F">
        <w:tc>
          <w:tcPr>
            <w:tcW w:w="2874" w:type="dxa"/>
          </w:tcPr>
          <w:p w:rsidR="00D41F6F" w:rsidRDefault="00D41F6F" w:rsidP="00385AAF">
            <w:r>
              <w:t>SC Representation Term</w:t>
            </w:r>
          </w:p>
        </w:tc>
        <w:tc>
          <w:tcPr>
            <w:tcW w:w="6684" w:type="dxa"/>
          </w:tcPr>
          <w:p w:rsidR="00D41F6F" w:rsidRDefault="002B066A" w:rsidP="00E60542">
            <w:r>
              <w:t xml:space="preserve">The map [CDT Primitive, XSD </w:t>
            </w:r>
            <w:proofErr w:type="spellStart"/>
            <w:r>
              <w:t>BuiltI</w:t>
            </w:r>
            <w:r w:rsidR="00D41F6F">
              <w:t>n</w:t>
            </w:r>
            <w:proofErr w:type="spellEnd"/>
            <w:r w:rsidR="00D41F6F">
              <w:t xml:space="preserve"> Type] derived from the </w:t>
            </w:r>
            <w:r w:rsidR="002B3165">
              <w:rPr>
                <w:rStyle w:val="CodeChar"/>
              </w:rPr>
              <w:t>cdt_sc_awd_pri_xps_type_map_id</w:t>
            </w:r>
            <w:r w:rsidR="00D41F6F">
              <w:t xml:space="preserve"> </w:t>
            </w:r>
          </w:p>
        </w:tc>
      </w:tr>
      <w:tr w:rsidR="00D41F6F" w:rsidTr="00D41F6F">
        <w:tc>
          <w:tcPr>
            <w:tcW w:w="2874" w:type="dxa"/>
          </w:tcPr>
          <w:p w:rsidR="00D41F6F" w:rsidRDefault="00D41F6F" w:rsidP="00385AAF">
            <w:r>
              <w:t>Code</w:t>
            </w:r>
          </w:p>
        </w:tc>
        <w:tc>
          <w:tcPr>
            <w:tcW w:w="6684" w:type="dxa"/>
          </w:tcPr>
          <w:p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rsidTr="00D41F6F">
        <w:tc>
          <w:tcPr>
            <w:tcW w:w="2874" w:type="dxa"/>
          </w:tcPr>
          <w:p w:rsidR="00D41F6F" w:rsidRDefault="00D41F6F" w:rsidP="00385AAF">
            <w:r>
              <w:t>Identifier</w:t>
            </w:r>
          </w:p>
        </w:tc>
        <w:tc>
          <w:tcPr>
            <w:tcW w:w="6684" w:type="dxa"/>
          </w:tcPr>
          <w:p w:rsidR="00D41F6F" w:rsidRDefault="00D41F6F" w:rsidP="000F57F3">
            <w:r>
              <w:t>True on [</w:t>
            </w:r>
            <w:proofErr w:type="spellStart"/>
            <w:del w:id="223" w:author="Serm Kulvatunyou" w:date="2016-03-08T11:33:00Z">
              <w:r w:rsidRPr="009B620C" w:rsidDel="000F57F3">
                <w:rPr>
                  <w:rStyle w:val="CodeChar"/>
                </w:rPr>
                <w:delText>Token</w:delText>
              </w:r>
            </w:del>
            <w:ins w:id="224" w:author="Serm Kulvatunyou" w:date="2016-03-08T11:33:00Z">
              <w:r w:rsidR="000F57F3">
                <w:rPr>
                  <w:rStyle w:val="CodeChar"/>
                </w:rPr>
                <w:t>NormalizedString</w:t>
              </w:r>
            </w:ins>
            <w:proofErr w:type="spellEnd"/>
            <w:r w:rsidRPr="009B620C">
              <w:rPr>
                <w:rStyle w:val="CodeChar"/>
              </w:rPr>
              <w:t>, xsd:</w:t>
            </w:r>
            <w:del w:id="225" w:author="Serm Kulvatunyou" w:date="2016-03-08T11:23:00Z">
              <w:r w:rsidRPr="009B620C" w:rsidDel="002C5527">
                <w:rPr>
                  <w:rStyle w:val="CodeChar"/>
                </w:rPr>
                <w:delText>token</w:delText>
              </w:r>
            </w:del>
            <w:ins w:id="226" w:author="Serm Kulvatunyou" w:date="2016-03-08T11:23:00Z">
              <w:r w:rsidR="002C5527">
                <w:rPr>
                  <w:rStyle w:val="CodeChar"/>
                </w:rPr>
                <w:t>normalizedString</w:t>
              </w:r>
            </w:ins>
            <w:r>
              <w:t>], false on all other rows</w:t>
            </w:r>
          </w:p>
        </w:tc>
      </w:tr>
      <w:tr w:rsidR="00D41F6F" w:rsidTr="00D41F6F">
        <w:tc>
          <w:tcPr>
            <w:tcW w:w="2874" w:type="dxa"/>
          </w:tcPr>
          <w:p w:rsidR="00D41F6F" w:rsidRDefault="00D41F6F" w:rsidP="00385AAF">
            <w:r>
              <w:t>Name</w:t>
            </w:r>
          </w:p>
        </w:tc>
        <w:tc>
          <w:tcPr>
            <w:tcW w:w="6684" w:type="dxa"/>
          </w:tcPr>
          <w:p w:rsidR="00D41F6F" w:rsidRDefault="005468EE" w:rsidP="000F57F3">
            <w:r>
              <w:t>True on [</w:t>
            </w:r>
            <w:proofErr w:type="spellStart"/>
            <w:del w:id="227" w:author="Serm Kulvatunyou" w:date="2016-03-08T11:34:00Z">
              <w:r w:rsidRPr="009B620C" w:rsidDel="000F57F3">
                <w:rPr>
                  <w:rStyle w:val="CodeChar"/>
                </w:rPr>
                <w:delText>Token</w:delText>
              </w:r>
            </w:del>
            <w:ins w:id="228" w:author="Serm Kulvatunyou" w:date="2016-03-08T11:34:00Z">
              <w:r w:rsidR="000F57F3">
                <w:rPr>
                  <w:rStyle w:val="CodeChar"/>
                </w:rPr>
                <w:t>NormalizedString</w:t>
              </w:r>
            </w:ins>
            <w:proofErr w:type="spellEnd"/>
            <w:r w:rsidRPr="009B620C">
              <w:rPr>
                <w:rStyle w:val="CodeChar"/>
              </w:rPr>
              <w:t>, xsd:</w:t>
            </w:r>
            <w:del w:id="229" w:author="Serm Kulvatunyou" w:date="2016-03-08T11:30:00Z">
              <w:r w:rsidRPr="009B620C" w:rsidDel="002C5527">
                <w:rPr>
                  <w:rStyle w:val="CodeChar"/>
                </w:rPr>
                <w:delText>token</w:delText>
              </w:r>
            </w:del>
            <w:ins w:id="230" w:author="Serm Kulvatunyou" w:date="2016-03-08T11:30:00Z">
              <w:r w:rsidR="002C5527">
                <w:rPr>
                  <w:rStyle w:val="CodeChar"/>
                </w:rPr>
                <w:t>normalizedString</w:t>
              </w:r>
            </w:ins>
            <w:r>
              <w:t>], false on all other rows</w:t>
            </w:r>
          </w:p>
        </w:tc>
      </w:tr>
      <w:tr w:rsidR="00D41F6F" w:rsidTr="00D41F6F">
        <w:tc>
          <w:tcPr>
            <w:tcW w:w="2874" w:type="dxa"/>
          </w:tcPr>
          <w:p w:rsidR="00D41F6F" w:rsidRDefault="005468EE" w:rsidP="00385AAF">
            <w:r>
              <w:t>Indicator</w:t>
            </w:r>
          </w:p>
        </w:tc>
        <w:tc>
          <w:tcPr>
            <w:tcW w:w="6684" w:type="dxa"/>
          </w:tcPr>
          <w:p w:rsidR="00D41F6F" w:rsidRDefault="005468EE" w:rsidP="00385AAF">
            <w:r>
              <w:t>True on [</w:t>
            </w:r>
            <w:r w:rsidRPr="009B620C">
              <w:rPr>
                <w:rStyle w:val="CodeChar"/>
              </w:rPr>
              <w:t>Boolean, xsd:boolean</w:t>
            </w:r>
            <w:r>
              <w:t>], false on all other rows</w:t>
            </w:r>
          </w:p>
        </w:tc>
      </w:tr>
      <w:tr w:rsidR="00D41F6F" w:rsidTr="00D41F6F">
        <w:tc>
          <w:tcPr>
            <w:tcW w:w="2874" w:type="dxa"/>
          </w:tcPr>
          <w:p w:rsidR="00D41F6F" w:rsidRDefault="005468EE" w:rsidP="00385AAF">
            <w:r>
              <w:t>Value</w:t>
            </w:r>
          </w:p>
        </w:tc>
        <w:tc>
          <w:tcPr>
            <w:tcW w:w="6684" w:type="dxa"/>
          </w:tcPr>
          <w:p w:rsidR="00D41F6F" w:rsidRDefault="005468EE" w:rsidP="00385AAF">
            <w:r>
              <w:t>True on [</w:t>
            </w:r>
            <w:r w:rsidRPr="009B620C">
              <w:rPr>
                <w:rStyle w:val="CodeChar"/>
              </w:rPr>
              <w:t>Decimal, xsd:decimal</w:t>
            </w:r>
            <w:r>
              <w:t>], false on all other rows</w:t>
            </w:r>
          </w:p>
        </w:tc>
      </w:tr>
      <w:tr w:rsidR="00A85A4F" w:rsidTr="00B756F1">
        <w:tc>
          <w:tcPr>
            <w:tcW w:w="2874" w:type="dxa"/>
          </w:tcPr>
          <w:p w:rsidR="00A85A4F" w:rsidRDefault="00A85A4F" w:rsidP="00B756F1">
            <w:r>
              <w:t>Text</w:t>
            </w:r>
          </w:p>
        </w:tc>
        <w:tc>
          <w:tcPr>
            <w:tcW w:w="6684" w:type="dxa"/>
          </w:tcPr>
          <w:p w:rsidR="00A85A4F" w:rsidRDefault="00A85A4F" w:rsidP="000F57F3">
            <w:r>
              <w:t>True on [</w:t>
            </w:r>
            <w:proofErr w:type="spellStart"/>
            <w:del w:id="231" w:author="Serm Kulvatunyou" w:date="2016-03-08T11:35:00Z">
              <w:r w:rsidRPr="009B620C" w:rsidDel="000F57F3">
                <w:rPr>
                  <w:rStyle w:val="CodeChar"/>
                </w:rPr>
                <w:delText>Text</w:delText>
              </w:r>
            </w:del>
            <w:ins w:id="232" w:author="Serm Kulvatunyou" w:date="2016-03-08T11:35:00Z">
              <w:r w:rsidR="000F57F3">
                <w:rPr>
                  <w:rStyle w:val="CodeChar"/>
                </w:rPr>
                <w:t>NormalizedString</w:t>
              </w:r>
            </w:ins>
            <w:proofErr w:type="spellEnd"/>
            <w:r w:rsidRPr="009B620C">
              <w:rPr>
                <w:rStyle w:val="CodeChar"/>
              </w:rPr>
              <w:t>, xsd:</w:t>
            </w:r>
            <w:del w:id="233" w:author="Serm Kulvatunyou" w:date="2016-03-08T11:32:00Z">
              <w:r w:rsidRPr="009B620C" w:rsidDel="002C5527">
                <w:rPr>
                  <w:rStyle w:val="CodeChar"/>
                </w:rPr>
                <w:delText>string</w:delText>
              </w:r>
            </w:del>
            <w:ins w:id="234" w:author="Serm Kulvatunyou" w:date="2016-03-08T11:32:00Z">
              <w:r w:rsidR="002C5527">
                <w:rPr>
                  <w:rStyle w:val="CodeChar"/>
                </w:rPr>
                <w:t>normalizedString</w:t>
              </w:r>
            </w:ins>
            <w:r>
              <w:t>], false on all other rows</w:t>
            </w:r>
          </w:p>
        </w:tc>
      </w:tr>
      <w:tr w:rsidR="00A85A4F" w:rsidTr="00B756F1">
        <w:tc>
          <w:tcPr>
            <w:tcW w:w="2874" w:type="dxa"/>
          </w:tcPr>
          <w:p w:rsidR="00A85A4F" w:rsidRDefault="009F274B" w:rsidP="00B756F1">
            <w:r>
              <w:t>Number</w:t>
            </w:r>
          </w:p>
        </w:tc>
        <w:tc>
          <w:tcPr>
            <w:tcW w:w="6684" w:type="dxa"/>
          </w:tcPr>
          <w:p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rsidTr="00B756F1">
        <w:tc>
          <w:tcPr>
            <w:tcW w:w="2874" w:type="dxa"/>
          </w:tcPr>
          <w:p w:rsidR="00A85A4F" w:rsidRDefault="009F274B" w:rsidP="00B756F1">
            <w:r>
              <w:t>Date Time</w:t>
            </w:r>
          </w:p>
        </w:tc>
        <w:tc>
          <w:tcPr>
            <w:tcW w:w="6684" w:type="dxa"/>
          </w:tcPr>
          <w:p w:rsidR="00A85A4F" w:rsidRDefault="00A85A4F" w:rsidP="00D55E7B">
            <w:r>
              <w:t>True on [</w:t>
            </w:r>
            <w:proofErr w:type="spellStart"/>
            <w:r w:rsidR="009F274B" w:rsidRPr="009B620C">
              <w:rPr>
                <w:rStyle w:val="CodeChar"/>
              </w:rPr>
              <w:t>Timepoint</w:t>
            </w:r>
            <w:proofErr w:type="spellEnd"/>
            <w:r w:rsidRPr="009B620C">
              <w:rPr>
                <w:rStyle w:val="CodeChar"/>
              </w:rPr>
              <w:t>, xsd:</w:t>
            </w:r>
            <w:r w:rsidR="00D55E7B" w:rsidRPr="009B620C">
              <w:rPr>
                <w:rStyle w:val="CodeChar"/>
              </w:rPr>
              <w:t>token</w:t>
            </w:r>
            <w:r>
              <w:t>], false on all other rows</w:t>
            </w:r>
          </w:p>
        </w:tc>
      </w:tr>
    </w:tbl>
    <w:p w:rsidR="00555B4C" w:rsidRDefault="00555B4C" w:rsidP="00385AAF"/>
    <w:p w:rsidR="00BE4347" w:rsidRDefault="00BE4347" w:rsidP="00BE4347">
      <w:pPr>
        <w:pStyle w:val="Heading4"/>
      </w:pPr>
      <w:bookmarkStart w:id="235" w:name="_Toc442108925"/>
      <w:r>
        <w:t>Import additional BDTs from Meta.xsd</w:t>
      </w:r>
      <w:bookmarkEnd w:id="235"/>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bookmarkStart w:id="236" w:name="_Toc442108926"/>
      <w:r>
        <w:t xml:space="preserve">Populate the </w:t>
      </w:r>
      <w:proofErr w:type="spellStart"/>
      <w:r w:rsidR="002B066A">
        <w:t>dt</w:t>
      </w:r>
      <w:proofErr w:type="spellEnd"/>
      <w:r>
        <w:t xml:space="preserve"> table</w:t>
      </w:r>
      <w:bookmarkEnd w:id="236"/>
    </w:p>
    <w:p w:rsidR="00BE4347" w:rsidRDefault="00736ABC" w:rsidP="00BE4347">
      <w:r>
        <w:rPr>
          <w:rStyle w:val="CodeChar"/>
        </w:rPr>
        <w:t>dt_id</w:t>
      </w:r>
      <w:r w:rsidR="00BE4347">
        <w:t xml:space="preserve"> = Auto-generate database key.</w:t>
      </w:r>
    </w:p>
    <w:p w:rsidR="00BE4347" w:rsidRDefault="00736ABC" w:rsidP="00BE4347">
      <w:r>
        <w:rPr>
          <w:rStyle w:val="CodeChar"/>
        </w:rPr>
        <w:t>guid</w:t>
      </w:r>
      <w:r w:rsidR="00BE4347">
        <w:t xml:space="preserve"> = Get it from </w:t>
      </w:r>
      <w:r w:rsidR="00BE4347" w:rsidRPr="002809A9">
        <w:rPr>
          <w:rStyle w:val="CodeChar"/>
        </w:rPr>
        <w:t>/@id</w:t>
      </w:r>
      <w:r w:rsidR="00BE4347">
        <w:t>.</w:t>
      </w:r>
    </w:p>
    <w:p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rsidR="00BE4347" w:rsidRDefault="00736ABC" w:rsidP="00BE4347">
      <w:r>
        <w:rPr>
          <w:rStyle w:val="CodeChar"/>
        </w:rPr>
        <w:t>previous_version_dt_id</w:t>
      </w:r>
      <w:r w:rsidR="00BE4347">
        <w:t xml:space="preserve"> = Leave blank.</w:t>
      </w:r>
    </w:p>
    <w:p w:rsidR="00EC1EC8" w:rsidRDefault="00EC1EC8" w:rsidP="00EC1EC8">
      <w:r>
        <w:rPr>
          <w:rStyle w:val="CodeChar"/>
        </w:rPr>
        <w:t>data_type_term</w:t>
      </w:r>
      <w:r>
        <w:t xml:space="preserve"> = </w:t>
      </w:r>
      <w:commentRangeStart w:id="237"/>
      <w:r>
        <w:t xml:space="preserve">Inherit from the based BDT identified in the </w:t>
      </w:r>
      <w:r>
        <w:rPr>
          <w:rStyle w:val="CodeChar"/>
        </w:rPr>
        <w:t>based_dt_id</w:t>
      </w:r>
      <w:r>
        <w:t xml:space="preserve"> column.</w:t>
      </w:r>
      <w:commentRangeEnd w:id="237"/>
      <w:r>
        <w:rPr>
          <w:rStyle w:val="CommentReference"/>
        </w:rPr>
        <w:commentReference w:id="237"/>
      </w:r>
    </w:p>
    <w:p w:rsidR="00EC1EC8" w:rsidRDefault="00EC1EC8" w:rsidP="00EC1EC8">
      <w:r>
        <w:rPr>
          <w:rStyle w:val="CodeChar"/>
        </w:rPr>
        <w:t>qualifier</w:t>
      </w:r>
      <w:r>
        <w:t xml:space="preserve"> = Leave blank.</w:t>
      </w:r>
    </w:p>
    <w:p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ins w:id="238" w:author="Serm Kulvatunyou" w:date="2016-03-07T10:16:00Z">
        <w:r w:rsidR="007916D6">
          <w:t xml:space="preserve">. It is </w:t>
        </w:r>
        <w:r w:rsidR="007916D6" w:rsidRPr="007916D6">
          <w:t>TextType_0F0ZX1</w:t>
        </w:r>
      </w:ins>
      <w:r w:rsidR="00BE4347">
        <w:t>.</w:t>
      </w:r>
      <w:ins w:id="239" w:author="Serm Kulvatunyou" w:date="2016-03-07T10:17:00Z">
        <w:r w:rsidR="007916D6">
          <w:t xml:space="preserve"> The reason is that the name does not conform to the QBDT naming rule, so it should be based on a default BDT instead.</w:t>
        </w:r>
      </w:ins>
    </w:p>
    <w:p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del w:id="240" w:author="Serm Kulvatunyou" w:date="2016-03-04T13:58:00Z">
        <w:r w:rsidR="00B57453" w:rsidDel="008D10CA">
          <w:rPr>
            <w:rStyle w:val="CodeChar"/>
          </w:rPr>
          <w:delText xml:space="preserve"> </w:delText>
        </w:r>
        <w:r w:rsidR="00E956EC" w:rsidRPr="00E956EC" w:rsidDel="008D10CA">
          <w:delText>and replace</w:delText>
        </w:r>
        <w:r w:rsidR="00E956EC" w:rsidDel="008D10CA">
          <w:rPr>
            <w:rStyle w:val="CodeChar"/>
          </w:rPr>
          <w:delText xml:space="preserve"> “ID” </w:delText>
        </w:r>
        <w:r w:rsidR="00E956EC" w:rsidRPr="00E956EC" w:rsidDel="008D10CA">
          <w:delText>with</w:delText>
        </w:r>
        <w:r w:rsidR="00E956EC" w:rsidDel="008D10CA">
          <w:rPr>
            <w:rStyle w:val="CodeChar"/>
          </w:rPr>
          <w:delText xml:space="preserve"> “Identifier”</w:delText>
        </w:r>
      </w:del>
      <w:r w:rsidR="00BE4347">
        <w:t>.</w:t>
      </w:r>
    </w:p>
    <w:p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rsidR="00BE4347" w:rsidRDefault="00127238" w:rsidP="00BE4347">
      <w:r>
        <w:rPr>
          <w:rStyle w:val="CodeChar"/>
        </w:rPr>
        <w:t>content_component_definition</w:t>
      </w:r>
      <w:r w:rsidR="00BE4347">
        <w:t xml:space="preserve"> = Leave empty.</w:t>
      </w:r>
    </w:p>
    <w:p w:rsidR="00BE4347" w:rsidRDefault="00127238" w:rsidP="00BE4347">
      <w:r>
        <w:rPr>
          <w:rStyle w:val="CodeChar"/>
        </w:rPr>
        <w:t>revision_doc</w:t>
      </w:r>
      <w:r w:rsidR="00BE4347">
        <w:t xml:space="preserve"> = Leave empty.</w:t>
      </w:r>
    </w:p>
    <w:p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rsidR="00BE4347" w:rsidRDefault="00127238" w:rsidP="00BE4347">
      <w:r>
        <w:rPr>
          <w:rStyle w:val="CodeChar"/>
        </w:rPr>
        <w:lastRenderedPageBreak/>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rsidR="00BE4347" w:rsidRDefault="00127238" w:rsidP="00BE4347">
      <w:r>
        <w:rPr>
          <w:rStyle w:val="CodeChar"/>
        </w:rPr>
        <w:t>creation_timestamp</w:t>
      </w:r>
      <w:r w:rsidR="00BE4347">
        <w:t xml:space="preserve"> = </w:t>
      </w:r>
      <w:r w:rsidR="00BE4347" w:rsidRPr="00112B28">
        <w:t>Current time</w:t>
      </w:r>
      <w:r w:rsidR="00BE4347">
        <w:t>.</w:t>
      </w:r>
    </w:p>
    <w:p w:rsidR="00BE4347" w:rsidRDefault="00127238" w:rsidP="00BE4347">
      <w:r>
        <w:rPr>
          <w:rStyle w:val="CodeChar"/>
        </w:rPr>
        <w:t>last_update_timestamp</w:t>
      </w:r>
      <w:r w:rsidR="00BE4347">
        <w:t xml:space="preserve"> = Same as </w:t>
      </w:r>
      <w:r>
        <w:rPr>
          <w:rStyle w:val="CodeChar"/>
        </w:rPr>
        <w:t>creation_timestamp</w:t>
      </w:r>
      <w:r w:rsidR="00BE4347">
        <w:t>.</w:t>
      </w:r>
    </w:p>
    <w:p w:rsidR="00AE08FB" w:rsidRDefault="00AE08FB" w:rsidP="00AE08FB">
      <w:r w:rsidRPr="00EB13B1">
        <w:rPr>
          <w:rStyle w:val="CodeChar"/>
        </w:rPr>
        <w:t>revision_num</w:t>
      </w:r>
      <w:r>
        <w:t xml:space="preserve"> = </w:t>
      </w:r>
      <w:r w:rsidRPr="00EB13B1">
        <w:rPr>
          <w:rStyle w:val="CodeChar"/>
        </w:rPr>
        <w:t>0</w:t>
      </w:r>
      <w:r>
        <w:t>.</w:t>
      </w:r>
    </w:p>
    <w:p w:rsidR="00AE08FB" w:rsidRDefault="00AE08FB" w:rsidP="00AE08FB">
      <w:r w:rsidRPr="00EB13B1">
        <w:rPr>
          <w:rStyle w:val="CodeChar"/>
        </w:rPr>
        <w:t>revision_tracking_num</w:t>
      </w:r>
      <w:r>
        <w:t xml:space="preserve"> = </w:t>
      </w:r>
      <w:r w:rsidRPr="00EB13B1">
        <w:rPr>
          <w:rStyle w:val="CodeChar"/>
        </w:rPr>
        <w:t>0</w:t>
      </w:r>
      <w:r>
        <w:t>.</w:t>
      </w:r>
    </w:p>
    <w:p w:rsidR="00AE08FB" w:rsidRDefault="00AE08FB" w:rsidP="00AE08FB">
      <w:r w:rsidRPr="00EB13B1">
        <w:rPr>
          <w:rStyle w:val="CodeChar"/>
        </w:rPr>
        <w:t>revision_action</w:t>
      </w:r>
      <w:r>
        <w:t xml:space="preserve"> = </w:t>
      </w:r>
      <w:r w:rsidRPr="00EB13B1">
        <w:rPr>
          <w:rStyle w:val="CodeChar"/>
        </w:rPr>
        <w:t>null</w:t>
      </w:r>
      <w:r>
        <w:t>.</w:t>
      </w:r>
    </w:p>
    <w:p w:rsidR="00AE08FB" w:rsidRDefault="00AE08FB" w:rsidP="00AE08FB">
      <w:r w:rsidRPr="00EB13B1">
        <w:rPr>
          <w:rStyle w:val="CodeChar"/>
        </w:rPr>
        <w:t>release_id</w:t>
      </w:r>
      <w:r>
        <w:t xml:space="preserve"> = </w:t>
      </w:r>
      <w:r w:rsidRPr="00F323CD">
        <w:rPr>
          <w:rStyle w:val="CodeChar"/>
        </w:rPr>
        <w:t>null</w:t>
      </w:r>
      <w:r>
        <w:t>.</w:t>
      </w:r>
    </w:p>
    <w:p w:rsidR="00AE08FB" w:rsidRDefault="00AE08FB" w:rsidP="00AE08FB">
      <w:r w:rsidRPr="00EB13B1">
        <w:rPr>
          <w:rStyle w:val="CodeChar"/>
        </w:rPr>
        <w:t>current_bdt_id</w:t>
      </w:r>
      <w:r>
        <w:t xml:space="preserve"> = </w:t>
      </w:r>
      <w:r w:rsidRPr="00F323CD">
        <w:rPr>
          <w:rStyle w:val="CodeChar"/>
        </w:rPr>
        <w:t>null</w:t>
      </w:r>
      <w:r>
        <w:t xml:space="preserve">. </w:t>
      </w:r>
    </w:p>
    <w:p w:rsidR="00AE08FB" w:rsidRDefault="00AE08FB" w:rsidP="00AE08FB">
      <w:r w:rsidRPr="00EB13B1">
        <w:rPr>
          <w:rStyle w:val="CodeChar"/>
        </w:rPr>
        <w:t>is_deprecated</w:t>
      </w:r>
      <w:r>
        <w:t xml:space="preserve"> = </w:t>
      </w:r>
      <w:r w:rsidRPr="00F323CD">
        <w:rPr>
          <w:rStyle w:val="CodeChar"/>
        </w:rPr>
        <w:t>false</w:t>
      </w:r>
      <w:r>
        <w:t>.</w:t>
      </w:r>
    </w:p>
    <w:p w:rsidR="00AE08FB" w:rsidRDefault="00AE08FB" w:rsidP="00BE4347"/>
    <w:p w:rsidR="00555B4C" w:rsidRDefault="00555B4C" w:rsidP="00BE4347"/>
    <w:p w:rsidR="00555B4C" w:rsidRDefault="00555B4C" w:rsidP="00BE4347">
      <w:r w:rsidRPr="00555B4C">
        <w:rPr>
          <w:b/>
          <w:bCs/>
        </w:rPr>
        <w:t>Note</w:t>
      </w:r>
      <w:r>
        <w:t>:</w:t>
      </w:r>
    </w:p>
    <w:p w:rsidR="00555B4C" w:rsidRDefault="00555B4C" w:rsidP="008F2EBB">
      <w:pPr>
        <w:pStyle w:val="ListParagraph"/>
        <w:numPr>
          <w:ilvl w:val="0"/>
          <w:numId w:val="7"/>
        </w:numPr>
      </w:pPr>
      <w:r>
        <w:t>Current version does not have a column to capture the schema module the BDT lives in. This will be done later.</w:t>
      </w:r>
    </w:p>
    <w:p w:rsidR="00BE4347" w:rsidRDefault="00BE4347" w:rsidP="00BE4347">
      <w:pPr>
        <w:pStyle w:val="Heading5"/>
      </w:pPr>
      <w:bookmarkStart w:id="241" w:name="_Toc442108927"/>
      <w:r>
        <w:t xml:space="preserve">Populate </w:t>
      </w:r>
      <w:proofErr w:type="spellStart"/>
      <w:r w:rsidR="00072832">
        <w:t>bdt_pri_restri</w:t>
      </w:r>
      <w:proofErr w:type="spellEnd"/>
      <w:r>
        <w:t xml:space="preserve"> table</w:t>
      </w:r>
      <w:bookmarkEnd w:id="241"/>
    </w:p>
    <w:p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072832" w:rsidP="00DE04FF">
            <w:r>
              <w:rPr>
                <w:rStyle w:val="CodeChar"/>
              </w:rPr>
              <w:t>bdt_pri_restri_id</w:t>
            </w:r>
            <w:r w:rsidR="00BE4347" w:rsidRPr="002A3D59">
              <w:t xml:space="preserve"> = Auto-generate database key.</w:t>
            </w:r>
          </w:p>
        </w:tc>
      </w:tr>
      <w:tr w:rsidR="00BE4347" w:rsidRPr="002A3D59" w:rsidTr="00DE04FF">
        <w:trPr>
          <w:trHeight w:val="719"/>
        </w:trPr>
        <w:tc>
          <w:tcPr>
            <w:tcW w:w="9576" w:type="dxa"/>
          </w:tcPr>
          <w:p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rsidTr="00DE04FF">
        <w:trPr>
          <w:trHeight w:val="728"/>
        </w:trPr>
        <w:tc>
          <w:tcPr>
            <w:tcW w:w="9576" w:type="dxa"/>
          </w:tcPr>
          <w:p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93447A">
              <w:t>3.1.1.3.5</w:t>
            </w:r>
            <w:r w:rsidR="00BE4347" w:rsidRPr="002A3D59">
              <w:fldChar w:fldCharType="end"/>
            </w:r>
            <w:r w:rsidR="00BE4347" w:rsidRPr="002A3D59">
              <w:t xml:space="preserve">. </w:t>
            </w:r>
            <w:r w:rsidR="00BE4347">
              <w:t>Inherit all the maps for the Text default BDT.</w:t>
            </w:r>
          </w:p>
        </w:tc>
      </w:tr>
      <w:tr w:rsidR="00BE4347" w:rsidRPr="002A3D59" w:rsidTr="00DE04FF">
        <w:trPr>
          <w:trHeight w:val="431"/>
        </w:trPr>
        <w:tc>
          <w:tcPr>
            <w:tcW w:w="9576" w:type="dxa"/>
          </w:tcPr>
          <w:p w:rsidR="00BE4347" w:rsidRPr="002A3D59" w:rsidRDefault="002B3165" w:rsidP="00DE04FF">
            <w:pPr>
              <w:rPr>
                <w:rStyle w:val="CodeChar"/>
              </w:rPr>
            </w:pPr>
            <w:r>
              <w:rPr>
                <w:rStyle w:val="CodeChar"/>
              </w:rPr>
              <w:t>code_list_id</w:t>
            </w:r>
            <w:r w:rsidR="00BE4347">
              <w:t xml:space="preserve"> = Leave blank.</w:t>
            </w:r>
          </w:p>
        </w:tc>
      </w:tr>
      <w:tr w:rsidR="00BE4347" w:rsidRPr="002A3D59" w:rsidTr="00DE04FF">
        <w:trPr>
          <w:trHeight w:val="449"/>
        </w:trPr>
        <w:tc>
          <w:tcPr>
            <w:tcW w:w="9576" w:type="dxa"/>
          </w:tcPr>
          <w:p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rsidR="00BE4347" w:rsidRDefault="00BE4347" w:rsidP="00BE4347"/>
    <w:p w:rsidR="00BE4347" w:rsidRDefault="00BE4347" w:rsidP="00BE4347">
      <w:pPr>
        <w:pStyle w:val="Heading5"/>
      </w:pPr>
      <w:bookmarkStart w:id="242" w:name="_Toc442108928"/>
      <w:r>
        <w:t xml:space="preserve">Populate SC in the </w:t>
      </w:r>
      <w:proofErr w:type="spellStart"/>
      <w:r w:rsidR="00530652">
        <w:t>dt_sc</w:t>
      </w:r>
      <w:proofErr w:type="spellEnd"/>
      <w:r>
        <w:t xml:space="preserve"> table</w:t>
      </w:r>
      <w:bookmarkEnd w:id="242"/>
    </w:p>
    <w:p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530652" w:rsidP="00BE4347">
      <w:r>
        <w:rPr>
          <w:rStyle w:val="CodeChar"/>
        </w:rPr>
        <w:t>dt_sc_id</w:t>
      </w:r>
      <w:r w:rsidR="00BE4347">
        <w:t xml:space="preserve"> = Auto-generate database key.</w:t>
      </w:r>
    </w:p>
    <w:p w:rsidR="00BE4347" w:rsidRDefault="00530652" w:rsidP="00BE4347">
      <w:r>
        <w:rPr>
          <w:rStyle w:val="CodeChar"/>
        </w:rPr>
        <w:t>guid</w:t>
      </w:r>
      <w:r w:rsidR="00BE4347">
        <w:t xml:space="preserve"> = Take the value from .//</w:t>
      </w:r>
      <w:proofErr w:type="spellStart"/>
      <w:r w:rsidR="00BE4347" w:rsidRPr="00293EEB">
        <w:rPr>
          <w:rStyle w:val="CodeChar"/>
        </w:rPr>
        <w:t>xsd:attribute</w:t>
      </w:r>
      <w:proofErr w:type="spellEnd"/>
      <w:r w:rsidR="00BE4347" w:rsidRPr="00293EEB">
        <w:rPr>
          <w:rStyle w:val="CodeChar"/>
        </w:rPr>
        <w:t>/@id</w:t>
      </w:r>
      <w:r w:rsidR="00BE4347">
        <w:rPr>
          <w:rStyle w:val="CodeChar"/>
        </w:rPr>
        <w:t>.</w:t>
      </w:r>
    </w:p>
    <w:p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rsidR="000E1828" w:rsidRPr="000E1828" w:rsidRDefault="00B66EC6" w:rsidP="00BE4347">
      <w:r>
        <w:rPr>
          <w:rStyle w:val="CodeChar"/>
          <w:rFonts w:eastAsiaTheme="minorEastAsia"/>
        </w:rPr>
        <w:lastRenderedPageBreak/>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w:t>
      </w:r>
      <w:r w:rsidR="00BE4347">
        <w:rPr>
          <w:rFonts w:eastAsiaTheme="minorEastAsia"/>
        </w:rPr>
        <w:t>b</w:t>
      </w:r>
      <w:r w:rsidR="00BE4347">
        <w:rPr>
          <w:rFonts w:eastAsiaTheme="minorEastAsia"/>
        </w:rPr>
        <w:t xml:space="preserve">ute does not exist, it means 0. </w:t>
      </w:r>
    </w:p>
    <w:p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w:t>
      </w:r>
      <w:r w:rsidR="00BE4347">
        <w:rPr>
          <w:rFonts w:eastAsiaTheme="minorEastAsia"/>
        </w:rPr>
        <w:t>b</w:t>
      </w:r>
      <w:r w:rsidR="00BE4347">
        <w:rPr>
          <w:rFonts w:eastAsiaTheme="minorEastAsia"/>
        </w:rPr>
        <w:t xml:space="preserve">ute does not exist, it means 1. </w:t>
      </w:r>
    </w:p>
    <w:p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rsidR="000A7D41" w:rsidRDefault="000A7D41" w:rsidP="00BE4347">
      <w:pPr>
        <w:pStyle w:val="Heading5"/>
      </w:pPr>
      <w:bookmarkStart w:id="243" w:name="_Toc442108929"/>
      <w:r>
        <w:t xml:space="preserve">Populate </w:t>
      </w:r>
      <w:proofErr w:type="spellStart"/>
      <w:r w:rsidR="00CF7449">
        <w:t>cdt_sc_awd_pri</w:t>
      </w:r>
      <w:proofErr w:type="spellEnd"/>
      <w:r>
        <w:t xml:space="preserve"> table</w:t>
      </w:r>
      <w:bookmarkEnd w:id="243"/>
    </w:p>
    <w:p w:rsidR="000A7D41" w:rsidRDefault="000A7D41" w:rsidP="000A7D41">
      <w:r>
        <w:t>Note that this section and the next section are needed because there is an attribute extension for each of these BDTs from Meta.xsd.</w:t>
      </w:r>
    </w:p>
    <w:p w:rsidR="00604D84" w:rsidRPr="003428EF" w:rsidRDefault="00604D84" w:rsidP="00604D84"/>
    <w:p w:rsidR="00604D84" w:rsidRDefault="00CF7449" w:rsidP="00604D84">
      <w:r>
        <w:rPr>
          <w:rStyle w:val="CodeChar"/>
        </w:rPr>
        <w:t>cdt_sc_awd_pri_id</w:t>
      </w:r>
      <w:r w:rsidR="00604D84">
        <w:t xml:space="preserve"> = Auto-generate database key.</w:t>
      </w:r>
    </w:p>
    <w:p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proofErr w:type="spellStart"/>
      <w:r w:rsidR="007D0FF8" w:rsidRPr="00F419BF">
        <w:rPr>
          <w:rStyle w:val="CodeChar"/>
        </w:rPr>
        <w:t>actionCode</w:t>
      </w:r>
      <w:proofErr w:type="spellEnd"/>
      <w:r w:rsidR="007D0FF8">
        <w:t>’ and ‘</w:t>
      </w:r>
      <w:proofErr w:type="spellStart"/>
      <w:r w:rsidR="007D0FF8" w:rsidRPr="00F419BF">
        <w:rPr>
          <w:rStyle w:val="CodeChar"/>
        </w:rPr>
        <w:t>expressionLanguage</w:t>
      </w:r>
      <w:proofErr w:type="spellEnd"/>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405DFB" w:rsidP="00604D84">
      <w:r>
        <w:rPr>
          <w:rStyle w:val="CodeChar"/>
        </w:rPr>
        <w:t>is_default</w:t>
      </w:r>
      <w:r w:rsidR="00604D84">
        <w:t xml:space="preserve"> = </w:t>
      </w:r>
      <w:r w:rsidR="007D0FF8">
        <w:t xml:space="preserve">The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244" w:name="_Toc442108930"/>
      <w:r>
        <w:t xml:space="preserve">Populate </w:t>
      </w:r>
      <w:proofErr w:type="spellStart"/>
      <w:r w:rsidR="00BF2D0E">
        <w:t>cdt_sc_awd_pri_xps_type_map</w:t>
      </w:r>
      <w:proofErr w:type="spellEnd"/>
      <w:r>
        <w:t xml:space="preserve"> table</w:t>
      </w:r>
      <w:bookmarkEnd w:id="244"/>
    </w:p>
    <w:p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proofErr w:type="spellStart"/>
      <w:r w:rsidR="00CF7449">
        <w:rPr>
          <w:rStyle w:val="CodeChar"/>
        </w:rPr>
        <w:t>cdt_sc_awd_pri</w:t>
      </w:r>
      <w:proofErr w:type="spellEnd"/>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BF2D0E" w:rsidP="00086E98">
      <w:r>
        <w:rPr>
          <w:rStyle w:val="CodeChar"/>
        </w:rPr>
        <w:t>cdt_sc_awd_pri_xps_type_map_id</w:t>
      </w:r>
      <w:r w:rsidR="00086E98">
        <w:t xml:space="preserve"> = Auto-generate database key.</w:t>
      </w:r>
    </w:p>
    <w:p w:rsidR="00086E98" w:rsidRDefault="00CF7449" w:rsidP="00086E98">
      <w:r>
        <w:rPr>
          <w:rStyle w:val="CodeChar"/>
        </w:rPr>
        <w:t>cdt_sc_awd_pri</w:t>
      </w:r>
      <w:r w:rsidR="00086E98">
        <w:t xml:space="preserve"> = Foreign key to </w:t>
      </w:r>
      <w:proofErr w:type="spellStart"/>
      <w:r>
        <w:rPr>
          <w:rStyle w:val="CodeChar"/>
        </w:rPr>
        <w:t>cdt_sc_awd_pri</w:t>
      </w:r>
      <w:r w:rsidR="00086E98">
        <w:rPr>
          <w:rStyle w:val="IntenseEmphasis"/>
          <w:b w:val="0"/>
          <w:bCs w:val="0"/>
          <w:i w:val="0"/>
          <w:iCs w:val="0"/>
          <w:color w:val="auto"/>
        </w:rPr>
        <w:t>.</w:t>
      </w:r>
      <w:r>
        <w:rPr>
          <w:rStyle w:val="CodeChar"/>
        </w:rPr>
        <w:t>cdt_sc_awd_pri_id</w:t>
      </w:r>
      <w:proofErr w:type="spellEnd"/>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rsidR="00BE4347" w:rsidRDefault="00BE4347" w:rsidP="00BE4347">
      <w:pPr>
        <w:pStyle w:val="Heading5"/>
      </w:pPr>
      <w:bookmarkStart w:id="245" w:name="_Toc442108931"/>
      <w:r>
        <w:t xml:space="preserve">Populate the </w:t>
      </w:r>
      <w:proofErr w:type="spellStart"/>
      <w:r w:rsidR="002B3165">
        <w:t>bdt_sc_pri_restri</w:t>
      </w:r>
      <w:proofErr w:type="spellEnd"/>
      <w:r>
        <w:t xml:space="preserve"> table</w:t>
      </w:r>
      <w:bookmarkEnd w:id="245"/>
    </w:p>
    <w:p w:rsidR="00BE4347" w:rsidRDefault="00BE4347" w:rsidP="00BE4347">
      <w:r>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2B3165" w:rsidP="00DE04FF">
            <w:r>
              <w:rPr>
                <w:rStyle w:val="CodeChar"/>
              </w:rPr>
              <w:t>bdt_sc_pri_restri_id</w:t>
            </w:r>
            <w:r w:rsidR="00BE4347" w:rsidRPr="00585CF4">
              <w:t xml:space="preserve"> = Auto-generate database key.</w:t>
            </w:r>
          </w:p>
        </w:tc>
      </w:tr>
      <w:tr w:rsidR="00BE4347" w:rsidRPr="00585CF4" w:rsidTr="00DE04FF">
        <w:tc>
          <w:tcPr>
            <w:tcW w:w="9576" w:type="dxa"/>
          </w:tcPr>
          <w:p w:rsidR="00BE4347" w:rsidRPr="00585CF4" w:rsidRDefault="002B3165" w:rsidP="00DE04FF">
            <w:r>
              <w:rPr>
                <w:rStyle w:val="CodeChar"/>
              </w:rPr>
              <w:t>bdt_sc_id</w:t>
            </w:r>
            <w:r w:rsidR="00BE4347"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proofErr w:type="spellStart"/>
            <w:r w:rsidR="00BF2D0E">
              <w:rPr>
                <w:rStyle w:val="CodeChar"/>
              </w:rPr>
              <w:t>cdt_sc_awd_pri_xps_type_map_id</w:t>
            </w:r>
            <w:r>
              <w:t>’s</w:t>
            </w:r>
            <w:proofErr w:type="spellEnd"/>
            <w:r>
              <w:t xml:space="preserve">,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proofErr w:type="spellStart"/>
            <w:r w:rsidR="00BF2D0E">
              <w:rPr>
                <w:rStyle w:val="CodeChar"/>
              </w:rPr>
              <w:t>cdt_sc_awd_pri_xps_type_map_id</w:t>
            </w:r>
            <w:r>
              <w:t>’s</w:t>
            </w:r>
            <w:proofErr w:type="spellEnd"/>
            <w:r>
              <w:t xml:space="preserve"> from the previous se</w:t>
            </w:r>
            <w:r>
              <w:t>c</w:t>
            </w:r>
            <w:r>
              <w:lastRenderedPageBreak/>
              <w:t xml:space="preserve">tion and set the </w:t>
            </w:r>
            <w:r w:rsidR="00405DFB">
              <w:rPr>
                <w:rStyle w:val="CodeChar"/>
              </w:rPr>
              <w:t>is_default</w:t>
            </w:r>
            <w:r>
              <w:t xml:space="preserve"> to true on the map to </w:t>
            </w:r>
            <w:r w:rsidRPr="00863969">
              <w:rPr>
                <w:rStyle w:val="CodeChar"/>
              </w:rPr>
              <w:t>xsd:token</w:t>
            </w:r>
            <w:r w:rsidR="00C505B3">
              <w:t>.</w:t>
            </w:r>
            <w:r>
              <w:t xml:space="preserve">  </w:t>
            </w:r>
          </w:p>
          <w:p w:rsidR="00793C40" w:rsidRDefault="00793C40" w:rsidP="00790295"/>
          <w:p w:rsidR="00BE4347" w:rsidRPr="00C703D4" w:rsidRDefault="00793C40" w:rsidP="00833F1B">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points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rsidTr="00DE04FF">
        <w:tc>
          <w:tcPr>
            <w:tcW w:w="9576" w:type="dxa"/>
          </w:tcPr>
          <w:p w:rsidR="00BE4347" w:rsidRPr="00A13989" w:rsidRDefault="002B3165" w:rsidP="00DE04FF">
            <w:r>
              <w:rPr>
                <w:rStyle w:val="CodeChar"/>
              </w:rPr>
              <w:lastRenderedPageBreak/>
              <w:t>agency_id_list_id</w:t>
            </w:r>
            <w:r w:rsidR="00BE4347" w:rsidRPr="006B13DA">
              <w:t xml:space="preserve"> = Leave blank</w:t>
            </w:r>
            <w:r w:rsidR="00BE4347">
              <w:rPr>
                <w:rStyle w:val="CodeChar"/>
              </w:rPr>
              <w:t>.</w:t>
            </w:r>
          </w:p>
        </w:tc>
      </w:tr>
    </w:tbl>
    <w:p w:rsidR="0048363E" w:rsidRDefault="0048363E" w:rsidP="00ED2544">
      <w:pPr>
        <w:pStyle w:val="Heading4"/>
      </w:pPr>
      <w:bookmarkStart w:id="246" w:name="_Toc442108932"/>
      <w:bookmarkStart w:id="247" w:name="_Ref395176768"/>
      <w:r>
        <w:t>Pseudo functions used for describing the imports</w:t>
      </w:r>
      <w:bookmarkEnd w:id="246"/>
    </w:p>
    <w:p w:rsidR="0048363E" w:rsidRDefault="0048363E" w:rsidP="0048363E">
      <w:pPr>
        <w:spacing w:before="240"/>
      </w:pPr>
      <w:r>
        <w:t>Assume there are following functions.</w:t>
      </w:r>
    </w:p>
    <w:p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It removes space and the u</w:t>
      </w:r>
      <w:r>
        <w:t>n</w:t>
      </w:r>
      <w:r>
        <w:t xml:space="preserve">derscore character. It also abbreviates ‘Identifier’ to ‘ID’. Ex. </w:t>
      </w:r>
      <w:r w:rsidRPr="008A3FEA">
        <w:rPr>
          <w:rStyle w:val="CodeChar"/>
        </w:rPr>
        <w:t>UpperCamelCase(“Type Code”) = “TypeCode”</w:t>
      </w:r>
      <w:r>
        <w:rPr>
          <w:rStyle w:val="CodeChar"/>
        </w:rPr>
        <w:t>, UpperCamelCase(“List Identifier”) = “ListID”</w:t>
      </w:r>
      <w:r>
        <w:t>.</w:t>
      </w:r>
    </w:p>
    <w:p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ins w:id="248" w:author="Serm Kulvatunyou" w:date="2016-03-04T13:56:00Z">
        <w:r w:rsidR="008D10CA">
          <w:rPr>
            <w:rStyle w:val="CodeChar"/>
          </w:rPr>
          <w:t xml:space="preserve">, and replace </w:t>
        </w:r>
      </w:ins>
      <w:ins w:id="249" w:author="Serm Kulvatunyou" w:date="2016-03-04T13:57:00Z">
        <w:r w:rsidR="008D10CA">
          <w:rPr>
            <w:rStyle w:val="CodeChar"/>
          </w:rPr>
          <w:t>‘</w:t>
        </w:r>
      </w:ins>
      <w:ins w:id="250" w:author="Serm Kulvatunyou" w:date="2016-03-04T13:56:00Z">
        <w:r w:rsidR="008D10CA">
          <w:rPr>
            <w:rStyle w:val="CodeChar"/>
          </w:rPr>
          <w:t>ID</w:t>
        </w:r>
      </w:ins>
      <w:ins w:id="251" w:author="Serm Kulvatunyou" w:date="2016-03-04T13:57:00Z">
        <w:r w:rsidR="008D10CA">
          <w:rPr>
            <w:rStyle w:val="CodeChar"/>
          </w:rPr>
          <w:t>’ with ‘Identifier’</w:t>
        </w:r>
      </w:ins>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del w:id="252" w:author="Serm Kulvatunyou" w:date="2016-03-04T13:57:00Z">
        <w:r w:rsidRPr="0039107C" w:rsidDel="008D10CA">
          <w:rPr>
            <w:rStyle w:val="CodeChar"/>
          </w:rPr>
          <w:delText>ID</w:delText>
        </w:r>
      </w:del>
      <w:ins w:id="253" w:author="Serm Kulvatunyou" w:date="2016-03-04T13:57:00Z">
        <w:r w:rsidR="008D10CA">
          <w:rPr>
            <w:rStyle w:val="CodeChar"/>
          </w:rPr>
          <w:t>Identifier</w:t>
        </w:r>
      </w:ins>
      <w:r w:rsidRPr="0039107C">
        <w:rPr>
          <w:rStyle w:val="CodeChar"/>
        </w:rPr>
        <w:t>”</w:t>
      </w:r>
      <w:r>
        <w:t>.</w:t>
      </w:r>
    </w:p>
    <w:p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w:t>
      </w:r>
      <w:r>
        <w:t>l</w:t>
      </w:r>
      <w:r>
        <w:t>umn.</w:t>
      </w:r>
    </w:p>
    <w:p w:rsidR="00E12A5F" w:rsidRDefault="00970952" w:rsidP="00ED2544">
      <w:pPr>
        <w:pStyle w:val="Heading4"/>
      </w:pPr>
      <w:bookmarkStart w:id="254" w:name="_Toc442108933"/>
      <w:r>
        <w:t>Import</w:t>
      </w:r>
      <w:r w:rsidR="00BE4347">
        <w:t xml:space="preserve"> </w:t>
      </w:r>
      <w:r w:rsidR="003A128A">
        <w:t>Qualified BDTs</w:t>
      </w:r>
      <w:bookmarkEnd w:id="247"/>
      <w:bookmarkEnd w:id="254"/>
    </w:p>
    <w:p w:rsidR="00154D4F" w:rsidRDefault="00154D4F" w:rsidP="00154D4F"/>
    <w:p w:rsidR="00025339" w:rsidRDefault="00025339" w:rsidP="00306246">
      <w:pPr>
        <w:pStyle w:val="Heading5"/>
        <w:rPr>
          <w:ins w:id="255" w:author="Serm Kulvatunyou" w:date="2016-02-19T15:11:00Z"/>
        </w:rPr>
      </w:pPr>
      <w:ins w:id="256" w:author="Serm Kulvatunyou" w:date="2016-02-19T15:07:00Z">
        <w:r>
          <w:t xml:space="preserve">Import qualified </w:t>
        </w:r>
        <w:proofErr w:type="spellStart"/>
        <w:r>
          <w:t>CodeContentType</w:t>
        </w:r>
      </w:ins>
      <w:proofErr w:type="spellEnd"/>
    </w:p>
    <w:p w:rsidR="00025339" w:rsidRDefault="00025339" w:rsidP="00154D4F">
      <w:pPr>
        <w:rPr>
          <w:ins w:id="257" w:author="Serm Kulvatunyou" w:date="2016-02-19T15:11:00Z"/>
        </w:rPr>
      </w:pPr>
    </w:p>
    <w:p w:rsidR="00025339" w:rsidRDefault="00025339" w:rsidP="00154D4F">
      <w:pPr>
        <w:rPr>
          <w:ins w:id="258" w:author="Serm Kulvatunyou" w:date="2016-02-19T16:53:00Z"/>
        </w:rPr>
      </w:pPr>
      <w:ins w:id="259" w:author="Serm Kulvatunyou" w:date="2016-02-19T15:11:00Z">
        <w:r>
          <w:t xml:space="preserve">These </w:t>
        </w:r>
      </w:ins>
      <w:ins w:id="260" w:author="Serm Kulvatunyou" w:date="2016-02-19T16:50:00Z">
        <w:r w:rsidR="00306246">
          <w:t xml:space="preserve">are the </w:t>
        </w:r>
        <w:r w:rsidR="00306246" w:rsidRPr="00306246">
          <w:rPr>
            <w:rStyle w:val="CodeChar"/>
          </w:rPr>
          <w:t>xsd:simpleType</w:t>
        </w:r>
        <w:r w:rsidR="00306246">
          <w:t xml:space="preserve"> whose name</w:t>
        </w:r>
      </w:ins>
      <w:ins w:id="261" w:author="Serm Kulvatunyou" w:date="2016-02-19T16:52:00Z">
        <w:r w:rsidR="00306246">
          <w:t>s</w:t>
        </w:r>
      </w:ins>
      <w:ins w:id="262" w:author="Serm Kulvatunyou" w:date="2016-02-19T16:50:00Z">
        <w:r w:rsidR="00306246">
          <w:t xml:space="preserve"> end with </w:t>
        </w:r>
        <w:r w:rsidR="00306246" w:rsidRPr="00306246">
          <w:rPr>
            <w:rStyle w:val="CodeChar"/>
          </w:rPr>
          <w:t>‘CodeContentType’</w:t>
        </w:r>
      </w:ins>
      <w:ins w:id="263" w:author="Serm Kulvatunyou" w:date="2016-02-19T16:51:00Z">
        <w:r w:rsidR="00306246">
          <w:t xml:space="preserve">, except the </w:t>
        </w:r>
        <w:r w:rsidR="00306246" w:rsidRPr="00306246">
          <w:rPr>
            <w:rStyle w:val="CodeChar"/>
          </w:rPr>
          <w:t>‘CodeContentType’</w:t>
        </w:r>
        <w:r w:rsidR="00306246">
          <w:t xml:space="preserve"> itself</w:t>
        </w:r>
      </w:ins>
      <w:ins w:id="264" w:author="Serm Kulvatunyou" w:date="2016-02-19T16:50:00Z">
        <w:r w:rsidR="00306246">
          <w:t>.</w:t>
        </w:r>
      </w:ins>
      <w:ins w:id="265" w:author="Serm Kulvatunyou" w:date="2016-02-19T16:57:00Z">
        <w:r w:rsidR="00306246">
          <w:t xml:space="preserve"> There </w:t>
        </w:r>
      </w:ins>
      <w:ins w:id="266" w:author="Serm Kulvatunyou" w:date="2016-02-26T10:13:00Z">
        <w:r w:rsidR="006C381D">
          <w:t>should be</w:t>
        </w:r>
      </w:ins>
      <w:ins w:id="267" w:author="Serm Kulvatunyou" w:date="2016-02-19T16:57:00Z">
        <w:r w:rsidR="00306246">
          <w:t xml:space="preserve"> 5</w:t>
        </w:r>
      </w:ins>
      <w:ins w:id="268" w:author="Serm Kulvatunyou" w:date="2016-02-26T10:13:00Z">
        <w:r w:rsidR="006C381D">
          <w:t>8</w:t>
        </w:r>
      </w:ins>
      <w:ins w:id="269" w:author="Serm Kulvatunyou" w:date="2016-02-19T16:57:00Z">
        <w:r w:rsidR="00306246">
          <w:t xml:space="preserve"> of these </w:t>
        </w:r>
      </w:ins>
      <w:ins w:id="270" w:author="Serm Kulvatunyou" w:date="2016-02-26T10:13:00Z">
        <w:r w:rsidR="006C381D">
          <w:t xml:space="preserve">(not counting the </w:t>
        </w:r>
        <w:r w:rsidR="006C381D" w:rsidRPr="006C381D">
          <w:rPr>
            <w:rStyle w:val="CodeChar"/>
          </w:rPr>
          <w:t>CodeContentType</w:t>
        </w:r>
        <w:r w:rsidR="006C381D">
          <w:t xml:space="preserve"> itself) </w:t>
        </w:r>
      </w:ins>
      <w:ins w:id="271" w:author="Serm Kulvatunyou" w:date="2016-02-19T16:57:00Z">
        <w:r w:rsidR="00306246">
          <w:t>in OAGIS 10.1.</w:t>
        </w:r>
      </w:ins>
    </w:p>
    <w:p w:rsidR="00306246" w:rsidRDefault="00306246" w:rsidP="00154D4F">
      <w:pPr>
        <w:rPr>
          <w:ins w:id="272" w:author="Serm Kulvatunyou" w:date="2016-02-19T16:53:00Z"/>
        </w:rPr>
      </w:pPr>
    </w:p>
    <w:p w:rsidR="00306246" w:rsidRDefault="00306246" w:rsidP="00306246">
      <w:pPr>
        <w:pStyle w:val="Heading6"/>
        <w:rPr>
          <w:ins w:id="273" w:author="Serm Kulvatunyou" w:date="2016-02-19T16:54:00Z"/>
        </w:rPr>
      </w:pPr>
      <w:ins w:id="274" w:author="Serm Kulvatunyou" w:date="2016-02-19T16:53:00Z">
        <w:r>
          <w:lastRenderedPageBreak/>
          <w:t xml:space="preserve">Populate the qualified </w:t>
        </w:r>
        <w:proofErr w:type="spellStart"/>
        <w:r>
          <w:t>CodeContentType</w:t>
        </w:r>
        <w:proofErr w:type="spellEnd"/>
        <w:r>
          <w:t xml:space="preserve"> in the </w:t>
        </w:r>
        <w:proofErr w:type="spellStart"/>
        <w:r>
          <w:t>dt</w:t>
        </w:r>
        <w:proofErr w:type="spellEnd"/>
        <w:r>
          <w:t xml:space="preserve"> table</w:t>
        </w:r>
      </w:ins>
    </w:p>
    <w:p w:rsidR="00306246" w:rsidRDefault="00306246" w:rsidP="00306246">
      <w:pPr>
        <w:rPr>
          <w:ins w:id="275" w:author="Serm Kulvatunyou" w:date="2016-02-19T17:07:00Z"/>
        </w:rPr>
      </w:pPr>
      <w:ins w:id="276" w:author="Serm Kulvatunyou" w:date="2016-02-19T16:58:00Z">
        <w:r>
          <w:t xml:space="preserve">Qualified </w:t>
        </w:r>
        <w:r w:rsidRPr="003A5704">
          <w:rPr>
            <w:rStyle w:val="CodeChar"/>
          </w:rPr>
          <w:t>CodeContentType</w:t>
        </w:r>
        <w:r>
          <w:t xml:space="preserve"> is a </w:t>
        </w:r>
      </w:ins>
      <w:ins w:id="277" w:author="Serm Kulvatunyou" w:date="2016-02-19T16:59:00Z">
        <w:r>
          <w:t xml:space="preserve">qualified </w:t>
        </w:r>
      </w:ins>
      <w:ins w:id="278" w:author="Serm Kulvatunyou" w:date="2016-02-19T16:58:00Z">
        <w:r>
          <w:t xml:space="preserve">BDT based on the </w:t>
        </w:r>
        <w:r w:rsidRPr="003A5704">
          <w:rPr>
            <w:rStyle w:val="CodeChar"/>
          </w:rPr>
          <w:t>CodeContentType</w:t>
        </w:r>
        <w:r>
          <w:t xml:space="preserve"> unqualified BDT</w:t>
        </w:r>
      </w:ins>
      <w:ins w:id="279" w:author="Serm Kulvatunyou" w:date="2016-02-19T17:05:00Z">
        <w:r w:rsidR="003A5704">
          <w:t xml:space="preserve"> imported earlier</w:t>
        </w:r>
      </w:ins>
      <w:ins w:id="280" w:author="Serm Kulvatunyou" w:date="2016-02-19T16:58:00Z">
        <w:r>
          <w:t>.</w:t>
        </w:r>
      </w:ins>
      <w:ins w:id="281" w:author="Serm Kulvatunyou" w:date="2016-02-19T17:05:00Z">
        <w:r w:rsidR="003A5704">
          <w:t xml:space="preserve"> For each type populate the </w:t>
        </w:r>
        <w:r w:rsidR="003A5704" w:rsidRPr="003A5704">
          <w:rPr>
            <w:rStyle w:val="CodeChar"/>
          </w:rPr>
          <w:t>dt</w:t>
        </w:r>
        <w:r w:rsidR="003A5704">
          <w:t xml:space="preserve"> table as follows.</w:t>
        </w:r>
      </w:ins>
    </w:p>
    <w:p w:rsidR="003A5704" w:rsidRDefault="003A5704" w:rsidP="00306246">
      <w:pPr>
        <w:rPr>
          <w:ins w:id="282" w:author="Serm Kulvatunyou" w:date="2016-02-19T17:07:00Z"/>
        </w:rPr>
      </w:pPr>
    </w:p>
    <w:p w:rsidR="003A5704" w:rsidRDefault="003A5704" w:rsidP="003A5704">
      <w:pPr>
        <w:rPr>
          <w:ins w:id="283" w:author="Serm Kulvatunyou" w:date="2016-02-19T17:07:00Z"/>
        </w:rPr>
      </w:pPr>
      <w:ins w:id="284" w:author="Serm Kulvatunyou" w:date="2016-02-19T17:07:00Z">
        <w:r>
          <w:rPr>
            <w:rStyle w:val="CodeChar"/>
          </w:rPr>
          <w:t>dt_id</w:t>
        </w:r>
        <w:r>
          <w:t xml:space="preserve"> = Auto-generate database key.</w:t>
        </w:r>
      </w:ins>
    </w:p>
    <w:p w:rsidR="003A5704" w:rsidRDefault="003A5704" w:rsidP="003A5704">
      <w:pPr>
        <w:rPr>
          <w:ins w:id="285" w:author="Serm Kulvatunyou" w:date="2016-02-19T17:07:00Z"/>
        </w:rPr>
      </w:pPr>
      <w:ins w:id="286" w:author="Serm Kulvatunyou" w:date="2016-02-19T17:07:00Z">
        <w:r>
          <w:rPr>
            <w:rStyle w:val="CodeChar"/>
          </w:rPr>
          <w:t>guid</w:t>
        </w:r>
        <w:r>
          <w:t xml:space="preserve"> = Get it from </w:t>
        </w:r>
        <w:r w:rsidRPr="002809A9">
          <w:rPr>
            <w:rStyle w:val="CodeChar"/>
          </w:rPr>
          <w:t>/@id</w:t>
        </w:r>
        <w:r>
          <w:t>.</w:t>
        </w:r>
      </w:ins>
    </w:p>
    <w:p w:rsidR="003A5704" w:rsidRDefault="003A5704" w:rsidP="003A5704">
      <w:pPr>
        <w:rPr>
          <w:ins w:id="287" w:author="Serm Kulvatunyou" w:date="2016-02-19T17:07:00Z"/>
        </w:rPr>
      </w:pPr>
      <w:ins w:id="288" w:author="Serm Kulvatunyou" w:date="2016-02-19T17:07:00Z">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ins>
    </w:p>
    <w:p w:rsidR="003A5704" w:rsidRDefault="003A5704" w:rsidP="003A5704">
      <w:pPr>
        <w:rPr>
          <w:ins w:id="289" w:author="Serm Kulvatunyou" w:date="2016-02-19T17:07:00Z"/>
        </w:rPr>
      </w:pPr>
      <w:ins w:id="290" w:author="Serm Kulvatunyou" w:date="2016-02-19T17:07:00Z">
        <w:r>
          <w:rPr>
            <w:rStyle w:val="CodeChar"/>
          </w:rPr>
          <w:t>version_num</w:t>
        </w:r>
        <w:r>
          <w:t xml:space="preserve"> = </w:t>
        </w:r>
        <w:r w:rsidRPr="00112B28">
          <w:rPr>
            <w:rStyle w:val="CodeChar"/>
          </w:rPr>
          <w:t>“</w:t>
        </w:r>
        <w:r>
          <w:rPr>
            <w:rStyle w:val="CodeChar"/>
          </w:rPr>
          <w:t>1</w:t>
        </w:r>
        <w:r w:rsidRPr="00112B28">
          <w:rPr>
            <w:rStyle w:val="CodeChar"/>
          </w:rPr>
          <w:t>.0”</w:t>
        </w:r>
      </w:ins>
    </w:p>
    <w:p w:rsidR="003A5704" w:rsidRDefault="003A5704" w:rsidP="003A5704">
      <w:pPr>
        <w:rPr>
          <w:ins w:id="291" w:author="Serm Kulvatunyou" w:date="2016-02-19T17:10:00Z"/>
        </w:rPr>
      </w:pPr>
      <w:ins w:id="292" w:author="Serm Kulvatunyou" w:date="2016-02-19T17:07:00Z">
        <w:r>
          <w:rPr>
            <w:rStyle w:val="CodeChar"/>
          </w:rPr>
          <w:t>previous_version_dt_id</w:t>
        </w:r>
        <w:r>
          <w:t xml:space="preserve"> = Leave blank.</w:t>
        </w:r>
      </w:ins>
    </w:p>
    <w:p w:rsidR="003A5704" w:rsidRDefault="003A5704" w:rsidP="003A5704">
      <w:pPr>
        <w:rPr>
          <w:ins w:id="293" w:author="Serm Kulvatunyou" w:date="2016-02-19T17:18:00Z"/>
        </w:rPr>
      </w:pPr>
      <w:ins w:id="294" w:author="Serm Kulvatunyou" w:date="2016-02-19T17:18:00Z">
        <w:r>
          <w:rPr>
            <w:rStyle w:val="CodeChar"/>
          </w:rPr>
          <w:t>data_type_term</w:t>
        </w:r>
        <w:r>
          <w:t xml:space="preserve"> = Inherit from the based BDT identified in the </w:t>
        </w:r>
        <w:r>
          <w:rPr>
            <w:rStyle w:val="CodeChar"/>
          </w:rPr>
          <w:t>based_dt_id</w:t>
        </w:r>
        <w:r>
          <w:t xml:space="preserve"> column.</w:t>
        </w:r>
      </w:ins>
    </w:p>
    <w:p w:rsidR="003A5704" w:rsidRDefault="003A5704" w:rsidP="003A5704">
      <w:pPr>
        <w:rPr>
          <w:ins w:id="295" w:author="Serm Kulvatunyou" w:date="2016-02-19T17:07:00Z"/>
        </w:rPr>
      </w:pPr>
      <w:ins w:id="296" w:author="Serm Kulvatunyou" w:date="2016-02-19T17:11:00Z">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ins>
      <w:ins w:id="297" w:author="Serm Kulvatunyou" w:date="2016-02-19T17:20:00Z">
        <w:r w:rsidR="00556A9C">
          <w:rPr>
            <w:rStyle w:val="CodeChar"/>
          </w:rPr>
          <w:t>CodeContent</w:t>
        </w:r>
      </w:ins>
      <w:ins w:id="298" w:author="Serm Kulvatunyou" w:date="2016-02-19T17:11:00Z">
        <w:r w:rsidRPr="00A158C7">
          <w:rPr>
            <w:rStyle w:val="CodeChar"/>
          </w:rPr>
          <w:t>Type”)</w:t>
        </w:r>
        <w:r>
          <w:rPr>
            <w:rStyle w:val="CodeChar"/>
          </w:rPr>
          <w:t>)</w:t>
        </w:r>
      </w:ins>
      <w:ins w:id="299" w:author="Serm Kulvatunyou" w:date="2016-02-19T17:21:00Z">
        <w:r w:rsidR="00556A9C">
          <w:rPr>
            <w:rStyle w:val="CodeChar"/>
          </w:rPr>
          <w:t xml:space="preserve">. </w:t>
        </w:r>
      </w:ins>
      <w:ins w:id="300" w:author="Serm Kulvatunyou" w:date="2016-02-19T17:11:00Z">
        <w:r>
          <w:t>If this results in a blank string, an exception or warning should be logged.</w:t>
        </w:r>
      </w:ins>
    </w:p>
    <w:p w:rsidR="003A5704" w:rsidRDefault="003A5704" w:rsidP="003A5704">
      <w:pPr>
        <w:rPr>
          <w:ins w:id="301" w:author="Serm Kulvatunyou" w:date="2016-02-19T17:07:00Z"/>
        </w:rPr>
      </w:pPr>
      <w:ins w:id="302" w:author="Serm Kulvatunyou" w:date="2016-02-19T17:07:00Z">
        <w:r>
          <w:rPr>
            <w:rStyle w:val="CodeChar"/>
          </w:rPr>
          <w:t>based_dt_id</w:t>
        </w:r>
        <w:r>
          <w:t xml:space="preserve"> =</w:t>
        </w:r>
      </w:ins>
      <w:ins w:id="303" w:author="Serm Kulvatunyou" w:date="2016-02-19T17:22:00Z">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ins>
      <w:ins w:id="304" w:author="Serm Kulvatunyou" w:date="2016-02-19T17:07:00Z">
        <w:r>
          <w:t>.</w:t>
        </w:r>
      </w:ins>
    </w:p>
    <w:p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rsidR="003A5704" w:rsidRDefault="003A5704" w:rsidP="003A5704">
      <w:pPr>
        <w:rPr>
          <w:ins w:id="305" w:author="Serm Kulvatunyou" w:date="2016-02-19T17:07:00Z"/>
        </w:rPr>
      </w:pPr>
      <w:ins w:id="306" w:author="Serm Kulvatunyou" w:date="2016-02-19T17:07:00Z">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ins>
      <w:ins w:id="307" w:author="Serm Kulvatunyou" w:date="2016-02-19T17:50:00Z">
        <w:r w:rsidR="00DA252D">
          <w:rPr>
            <w:rStyle w:val="CodeChar"/>
          </w:rPr>
          <w:t>Action_ Code Content</w:t>
        </w:r>
      </w:ins>
      <w:ins w:id="308" w:author="Serm Kulvatunyou" w:date="2016-02-19T17:07:00Z">
        <w:r w:rsidRPr="00112B28">
          <w:rPr>
            <w:rStyle w:val="CodeChar"/>
          </w:rPr>
          <w:t>. Content”</w:t>
        </w:r>
        <w:r>
          <w:t>.</w:t>
        </w:r>
      </w:ins>
    </w:p>
    <w:p w:rsidR="003A5704" w:rsidRDefault="003A5704" w:rsidP="003A5704">
      <w:pPr>
        <w:rPr>
          <w:ins w:id="309" w:author="Serm Kulvatunyou" w:date="2016-02-19T17:07:00Z"/>
        </w:rPr>
      </w:pPr>
      <w:ins w:id="310" w:author="Serm Kulvatunyou" w:date="2016-02-19T17:07:00Z">
        <w:r>
          <w:rPr>
            <w:rStyle w:val="CodeChar"/>
          </w:rPr>
          <w:t>definition</w:t>
        </w:r>
        <w:r>
          <w:t xml:space="preserve"> = Use the value from </w:t>
        </w:r>
        <w:r w:rsidRPr="00EB739D">
          <w:rPr>
            <w:rStyle w:val="CodeChar"/>
          </w:rPr>
          <w:t>./xsd:annotation/xsd:documentation</w:t>
        </w:r>
        <w:r>
          <w:t xml:space="preserve"> if any otherwise leave empty.</w:t>
        </w:r>
      </w:ins>
    </w:p>
    <w:p w:rsidR="003A5704" w:rsidRDefault="003A5704" w:rsidP="003A5704">
      <w:pPr>
        <w:rPr>
          <w:ins w:id="311" w:author="Serm Kulvatunyou" w:date="2016-02-19T17:07:00Z"/>
        </w:rPr>
      </w:pPr>
      <w:ins w:id="312" w:author="Serm Kulvatunyou" w:date="2016-02-19T17:07:00Z">
        <w:r>
          <w:rPr>
            <w:rStyle w:val="CodeChar"/>
          </w:rPr>
          <w:t>content_component_definition</w:t>
        </w:r>
        <w:r>
          <w:t xml:space="preserve"> = Leave empty.</w:t>
        </w:r>
      </w:ins>
    </w:p>
    <w:p w:rsidR="003A5704" w:rsidRDefault="003A5704" w:rsidP="003A5704">
      <w:pPr>
        <w:rPr>
          <w:ins w:id="313" w:author="Serm Kulvatunyou" w:date="2016-02-19T17:07:00Z"/>
        </w:rPr>
      </w:pPr>
      <w:ins w:id="314" w:author="Serm Kulvatunyou" w:date="2016-02-19T17:07:00Z">
        <w:r>
          <w:rPr>
            <w:rStyle w:val="CodeChar"/>
          </w:rPr>
          <w:t>revision_doc</w:t>
        </w:r>
        <w:r>
          <w:t xml:space="preserve"> = Leave empty.</w:t>
        </w:r>
      </w:ins>
    </w:p>
    <w:p w:rsidR="003A5704" w:rsidRDefault="003A5704" w:rsidP="003A5704">
      <w:pPr>
        <w:rPr>
          <w:ins w:id="315" w:author="Serm Kulvatunyou" w:date="2016-02-19T17:07:00Z"/>
        </w:rPr>
      </w:pPr>
      <w:ins w:id="316" w:author="Serm Kulvatunyou" w:date="2016-02-19T17:07:00Z">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ins>
    </w:p>
    <w:p w:rsidR="003A5704" w:rsidRDefault="003A5704" w:rsidP="003A5704">
      <w:pPr>
        <w:rPr>
          <w:ins w:id="317" w:author="Serm Kulvatunyou" w:date="2016-02-19T17:19:00Z"/>
        </w:rPr>
      </w:pPr>
      <w:ins w:id="318" w:author="Serm Kulvatunyou" w:date="2016-02-19T17:07:00Z">
        <w:r>
          <w:rPr>
            <w:rStyle w:val="CodeChar"/>
          </w:rPr>
          <w:t>created_by</w:t>
        </w:r>
        <w:r>
          <w:t xml:space="preserve"> = </w:t>
        </w:r>
        <w:r w:rsidRPr="00112B28">
          <w:rPr>
            <w:rStyle w:val="CodeChar"/>
          </w:rPr>
          <w:t>“</w:t>
        </w:r>
        <w:r>
          <w:rPr>
            <w:rStyle w:val="CodeChar"/>
          </w:rPr>
          <w:t>oagis</w:t>
        </w:r>
        <w:r w:rsidRPr="00112B28">
          <w:rPr>
            <w:rStyle w:val="CodeChar"/>
          </w:rPr>
          <w:t>”</w:t>
        </w:r>
        <w:r>
          <w:t>.</w:t>
        </w:r>
      </w:ins>
    </w:p>
    <w:p w:rsidR="00556A9C" w:rsidRDefault="00DA252D" w:rsidP="003A5704">
      <w:pPr>
        <w:rPr>
          <w:ins w:id="319" w:author="Serm Kulvatunyou" w:date="2016-02-19T17:07:00Z"/>
        </w:rPr>
      </w:pPr>
      <w:ins w:id="320" w:author="Serm Kulvatunyou" w:date="2016-02-19T17:51:00Z">
        <w:r>
          <w:rPr>
            <w:rStyle w:val="CodeChar"/>
          </w:rPr>
          <w:t>o</w:t>
        </w:r>
      </w:ins>
      <w:ins w:id="321" w:author="Serm Kulvatunyou" w:date="2016-02-19T17:19:00Z">
        <w:r w:rsidR="00556A9C" w:rsidRPr="00DA252D">
          <w:rPr>
            <w:rStyle w:val="CodeChar"/>
          </w:rPr>
          <w:t>wner_user_id</w:t>
        </w:r>
        <w:r w:rsidR="00556A9C">
          <w:t xml:space="preserve"> = </w:t>
        </w:r>
      </w:ins>
      <w:ins w:id="322" w:author="Serm Kulvatunyou" w:date="2016-02-19T17:51:00Z">
        <w:r w:rsidRPr="00DA252D">
          <w:rPr>
            <w:rStyle w:val="CodeChar"/>
          </w:rPr>
          <w:t>“oagis”</w:t>
        </w:r>
        <w:r>
          <w:t>.</w:t>
        </w:r>
      </w:ins>
    </w:p>
    <w:p w:rsidR="003A5704" w:rsidRDefault="003A5704" w:rsidP="003A5704">
      <w:pPr>
        <w:rPr>
          <w:ins w:id="323" w:author="Serm Kulvatunyou" w:date="2016-02-19T17:07:00Z"/>
        </w:rPr>
      </w:pPr>
      <w:ins w:id="324" w:author="Serm Kulvatunyou" w:date="2016-02-19T17:07:00Z">
        <w:r>
          <w:rPr>
            <w:rStyle w:val="CodeChar"/>
          </w:rPr>
          <w:t>last_updated_by</w:t>
        </w:r>
        <w:r>
          <w:t xml:space="preserve"> = </w:t>
        </w:r>
        <w:r w:rsidRPr="00112B28">
          <w:rPr>
            <w:rStyle w:val="CodeChar"/>
          </w:rPr>
          <w:t>“</w:t>
        </w:r>
        <w:r>
          <w:rPr>
            <w:rStyle w:val="CodeChar"/>
          </w:rPr>
          <w:t>oagis</w:t>
        </w:r>
        <w:r w:rsidRPr="00112B28">
          <w:rPr>
            <w:rStyle w:val="CodeChar"/>
          </w:rPr>
          <w:t>”</w:t>
        </w:r>
        <w:r>
          <w:t>.</w:t>
        </w:r>
      </w:ins>
    </w:p>
    <w:p w:rsidR="003A5704" w:rsidRDefault="003A5704" w:rsidP="003A5704">
      <w:pPr>
        <w:rPr>
          <w:ins w:id="325" w:author="Serm Kulvatunyou" w:date="2016-02-19T17:07:00Z"/>
        </w:rPr>
      </w:pPr>
      <w:ins w:id="326" w:author="Serm Kulvatunyou" w:date="2016-02-19T17:07:00Z">
        <w:r>
          <w:rPr>
            <w:rStyle w:val="CodeChar"/>
          </w:rPr>
          <w:t>creation_timestamp</w:t>
        </w:r>
        <w:r>
          <w:t xml:space="preserve"> = </w:t>
        </w:r>
        <w:r w:rsidRPr="00112B28">
          <w:t>Current time</w:t>
        </w:r>
        <w:r>
          <w:t>.</w:t>
        </w:r>
      </w:ins>
    </w:p>
    <w:p w:rsidR="003A5704" w:rsidRDefault="003A5704" w:rsidP="003A5704">
      <w:pPr>
        <w:rPr>
          <w:ins w:id="327" w:author="Serm Kulvatunyou" w:date="2016-02-19T17:05:00Z"/>
        </w:rPr>
      </w:pPr>
      <w:ins w:id="328" w:author="Serm Kulvatunyou" w:date="2016-02-19T17:07:00Z">
        <w:r>
          <w:rPr>
            <w:rStyle w:val="CodeChar"/>
          </w:rPr>
          <w:t>last_update_timestamp</w:t>
        </w:r>
        <w:r>
          <w:t xml:space="preserve"> = Same as </w:t>
        </w:r>
        <w:r>
          <w:rPr>
            <w:rStyle w:val="CodeChar"/>
          </w:rPr>
          <w:t>creation_timestamp</w:t>
        </w:r>
        <w:r>
          <w:t>.</w:t>
        </w:r>
      </w:ins>
    </w:p>
    <w:p w:rsidR="00556A9C" w:rsidRDefault="00556A9C" w:rsidP="00556A9C">
      <w:pPr>
        <w:rPr>
          <w:ins w:id="329" w:author="Serm Kulvatunyou" w:date="2016-02-19T17:20:00Z"/>
        </w:rPr>
      </w:pPr>
      <w:ins w:id="330" w:author="Serm Kulvatunyou" w:date="2016-02-19T17:20:00Z">
        <w:r w:rsidRPr="00EB13B1">
          <w:rPr>
            <w:rStyle w:val="CodeChar"/>
          </w:rPr>
          <w:t>revision_num</w:t>
        </w:r>
        <w:r>
          <w:t xml:space="preserve"> = </w:t>
        </w:r>
        <w:r w:rsidRPr="00EB13B1">
          <w:rPr>
            <w:rStyle w:val="CodeChar"/>
          </w:rPr>
          <w:t>0</w:t>
        </w:r>
        <w:r>
          <w:t>.</w:t>
        </w:r>
      </w:ins>
    </w:p>
    <w:p w:rsidR="00556A9C" w:rsidRDefault="00556A9C" w:rsidP="00556A9C">
      <w:pPr>
        <w:rPr>
          <w:ins w:id="331" w:author="Serm Kulvatunyou" w:date="2016-02-19T17:20:00Z"/>
        </w:rPr>
      </w:pPr>
      <w:ins w:id="332" w:author="Serm Kulvatunyou" w:date="2016-02-19T17:20:00Z">
        <w:r w:rsidRPr="00EB13B1">
          <w:rPr>
            <w:rStyle w:val="CodeChar"/>
          </w:rPr>
          <w:t>revision_tracking_num</w:t>
        </w:r>
        <w:r>
          <w:t xml:space="preserve"> = </w:t>
        </w:r>
        <w:r w:rsidRPr="00EB13B1">
          <w:rPr>
            <w:rStyle w:val="CodeChar"/>
          </w:rPr>
          <w:t>0</w:t>
        </w:r>
        <w:r>
          <w:t>.</w:t>
        </w:r>
      </w:ins>
    </w:p>
    <w:p w:rsidR="00556A9C" w:rsidRDefault="00556A9C" w:rsidP="00556A9C">
      <w:pPr>
        <w:rPr>
          <w:ins w:id="333" w:author="Serm Kulvatunyou" w:date="2016-02-19T17:20:00Z"/>
        </w:rPr>
      </w:pPr>
      <w:ins w:id="334" w:author="Serm Kulvatunyou" w:date="2016-02-19T17:20:00Z">
        <w:r w:rsidRPr="00EB13B1">
          <w:rPr>
            <w:rStyle w:val="CodeChar"/>
          </w:rPr>
          <w:t>revision_action</w:t>
        </w:r>
        <w:r>
          <w:t xml:space="preserve"> = </w:t>
        </w:r>
        <w:r w:rsidRPr="00EB13B1">
          <w:rPr>
            <w:rStyle w:val="CodeChar"/>
          </w:rPr>
          <w:t>null</w:t>
        </w:r>
        <w:r>
          <w:t>.</w:t>
        </w:r>
      </w:ins>
    </w:p>
    <w:p w:rsidR="00556A9C" w:rsidRDefault="00556A9C" w:rsidP="00556A9C">
      <w:pPr>
        <w:rPr>
          <w:ins w:id="335" w:author="Serm Kulvatunyou" w:date="2016-02-19T17:20:00Z"/>
        </w:rPr>
      </w:pPr>
      <w:ins w:id="336" w:author="Serm Kulvatunyou" w:date="2016-02-19T17:20:00Z">
        <w:r w:rsidRPr="00EB13B1">
          <w:rPr>
            <w:rStyle w:val="CodeChar"/>
          </w:rPr>
          <w:t>release_id</w:t>
        </w:r>
        <w:r>
          <w:t xml:space="preserve"> = </w:t>
        </w:r>
        <w:r w:rsidRPr="00F323CD">
          <w:rPr>
            <w:rStyle w:val="CodeChar"/>
          </w:rPr>
          <w:t>null</w:t>
        </w:r>
        <w:r>
          <w:t>.</w:t>
        </w:r>
      </w:ins>
    </w:p>
    <w:p w:rsidR="00556A9C" w:rsidRDefault="00556A9C" w:rsidP="00556A9C">
      <w:pPr>
        <w:rPr>
          <w:ins w:id="337" w:author="Serm Kulvatunyou" w:date="2016-02-19T17:20:00Z"/>
        </w:rPr>
      </w:pPr>
      <w:ins w:id="338" w:author="Serm Kulvatunyou" w:date="2016-02-19T17:20:00Z">
        <w:r w:rsidRPr="00EB13B1">
          <w:rPr>
            <w:rStyle w:val="CodeChar"/>
          </w:rPr>
          <w:t>current_bdt_id</w:t>
        </w:r>
        <w:r>
          <w:t xml:space="preserve"> = </w:t>
        </w:r>
        <w:r w:rsidRPr="00F323CD">
          <w:rPr>
            <w:rStyle w:val="CodeChar"/>
          </w:rPr>
          <w:t>null</w:t>
        </w:r>
        <w:r>
          <w:t xml:space="preserve">. </w:t>
        </w:r>
      </w:ins>
    </w:p>
    <w:p w:rsidR="003A5704" w:rsidRDefault="00556A9C" w:rsidP="00556A9C">
      <w:pPr>
        <w:rPr>
          <w:ins w:id="339" w:author="Serm Kulvatunyou" w:date="2016-02-19T16:54:00Z"/>
        </w:rPr>
      </w:pPr>
      <w:ins w:id="340" w:author="Serm Kulvatunyou" w:date="2016-02-19T17:20:00Z">
        <w:r w:rsidRPr="00EB13B1">
          <w:rPr>
            <w:rStyle w:val="CodeChar"/>
          </w:rPr>
          <w:t>is_deprecated</w:t>
        </w:r>
        <w:r>
          <w:t xml:space="preserve"> = </w:t>
        </w:r>
        <w:r w:rsidRPr="00F323CD">
          <w:rPr>
            <w:rStyle w:val="CodeChar"/>
          </w:rPr>
          <w:t>false</w:t>
        </w:r>
        <w:r>
          <w:t>.</w:t>
        </w:r>
      </w:ins>
    </w:p>
    <w:p w:rsidR="00306246" w:rsidRDefault="00306246" w:rsidP="00306246">
      <w:pPr>
        <w:pStyle w:val="Heading6"/>
        <w:rPr>
          <w:ins w:id="341" w:author="Serm Kulvatunyou" w:date="2016-02-19T17:51:00Z"/>
        </w:rPr>
      </w:pPr>
      <w:ins w:id="342" w:author="Serm Kulvatunyou" w:date="2016-02-19T16:54:00Z">
        <w:r>
          <w:t xml:space="preserve">Populate the </w:t>
        </w:r>
        <w:proofErr w:type="spellStart"/>
        <w:r>
          <w:t>bdt_pri_restri</w:t>
        </w:r>
        <w:proofErr w:type="spellEnd"/>
        <w:r>
          <w:t xml:space="preserve"> table</w:t>
        </w:r>
      </w:ins>
      <w:ins w:id="343" w:author="Serm Kulvatunyou" w:date="2016-02-19T16:55:00Z">
        <w:r>
          <w:t xml:space="preserve"> for the qualified </w:t>
        </w:r>
        <w:proofErr w:type="spellStart"/>
        <w:r>
          <w:t>CodeContentType</w:t>
        </w:r>
      </w:ins>
      <w:proofErr w:type="spellEnd"/>
    </w:p>
    <w:p w:rsidR="00DA252D" w:rsidRPr="00864DD4" w:rsidRDefault="00DA252D" w:rsidP="00DA252D">
      <w:pPr>
        <w:rPr>
          <w:ins w:id="344" w:author="Serm Kulvatunyou" w:date="2016-02-19T17:52:00Z"/>
        </w:rPr>
      </w:pPr>
      <w:ins w:id="345" w:author="Serm Kulvatunyou" w:date="2016-02-19T17:52:00Z">
        <w:r>
          <w:t xml:space="preserve">Assign the record from </w:t>
        </w:r>
      </w:ins>
      <w:r w:rsidR="00DE19C3">
        <w:rPr>
          <w:rStyle w:val="CodeChar"/>
        </w:rPr>
        <w:t>cdt_awd_pri_xps_type_map</w:t>
      </w:r>
      <w:ins w:id="346" w:author="Serm Kulvatunyou" w:date="2016-02-19T17:52:00Z">
        <w:r>
          <w:t xml:space="preserve"> or </w:t>
        </w:r>
        <w:r>
          <w:rPr>
            <w:rStyle w:val="CodeChar"/>
          </w:rPr>
          <w:t>code_list</w:t>
        </w:r>
        <w:r>
          <w:t xml:space="preserve"> tables</w:t>
        </w:r>
      </w:ins>
      <w:ins w:id="347" w:author="Serm Kulvatunyou" w:date="2016-02-19T17:53:00Z">
        <w:r>
          <w:t>.</w:t>
        </w:r>
      </w:ins>
    </w:p>
    <w:p w:rsidR="00DA252D" w:rsidRDefault="00DA252D" w:rsidP="00DA252D">
      <w:pPr>
        <w:rPr>
          <w:ins w:id="348" w:author="Serm Kulvatunyou" w:date="2016-02-19T17:52:00Z"/>
        </w:rPr>
      </w:pPr>
    </w:p>
    <w:tbl>
      <w:tblPr>
        <w:tblStyle w:val="TableGrid"/>
        <w:tblW w:w="0" w:type="auto"/>
        <w:tblLook w:val="04A0" w:firstRow="1" w:lastRow="0" w:firstColumn="1" w:lastColumn="0" w:noHBand="0" w:noVBand="1"/>
      </w:tblPr>
      <w:tblGrid>
        <w:gridCol w:w="9576"/>
      </w:tblGrid>
      <w:tr w:rsidR="00DA252D" w:rsidRPr="002A3D59" w:rsidTr="00BE4F18">
        <w:trPr>
          <w:trHeight w:val="485"/>
          <w:ins w:id="349" w:author="Serm Kulvatunyou" w:date="2016-02-19T17:52:00Z"/>
        </w:trPr>
        <w:tc>
          <w:tcPr>
            <w:tcW w:w="9576" w:type="dxa"/>
          </w:tcPr>
          <w:p w:rsidR="00DA252D" w:rsidRPr="000A5DF5" w:rsidRDefault="00DA252D" w:rsidP="00BE4F18">
            <w:pPr>
              <w:rPr>
                <w:ins w:id="350" w:author="Serm Kulvatunyou" w:date="2016-02-19T17:52:00Z"/>
              </w:rPr>
            </w:pPr>
            <w:ins w:id="351" w:author="Serm Kulvatunyou" w:date="2016-02-19T17:52:00Z">
              <w:r w:rsidRPr="000A5DF5">
                <w:rPr>
                  <w:rStyle w:val="CodeChar"/>
                </w:rPr>
                <w:t>bdt_pri_restri_id</w:t>
              </w:r>
              <w:r w:rsidRPr="000A5DF5">
                <w:t xml:space="preserve"> = Auto-generate database key.</w:t>
              </w:r>
            </w:ins>
          </w:p>
        </w:tc>
      </w:tr>
      <w:tr w:rsidR="00DA252D" w:rsidRPr="002A3D59" w:rsidTr="00BE4F18">
        <w:trPr>
          <w:trHeight w:val="719"/>
          <w:ins w:id="352" w:author="Serm Kulvatunyou" w:date="2016-02-19T17:52:00Z"/>
        </w:trPr>
        <w:tc>
          <w:tcPr>
            <w:tcW w:w="9576" w:type="dxa"/>
          </w:tcPr>
          <w:p w:rsidR="00DA252D" w:rsidRPr="000A5DF5" w:rsidRDefault="00DA252D" w:rsidP="00BE4F18">
            <w:pPr>
              <w:rPr>
                <w:ins w:id="353" w:author="Serm Kulvatunyou" w:date="2016-02-19T17:52:00Z"/>
              </w:rPr>
            </w:pPr>
            <w:ins w:id="354" w:author="Serm Kulvatunyou" w:date="2016-02-19T17:52:00Z">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ins>
          </w:p>
        </w:tc>
      </w:tr>
      <w:tr w:rsidR="00DA252D" w:rsidRPr="002A3D59" w:rsidTr="00DA252D">
        <w:trPr>
          <w:trHeight w:val="782"/>
          <w:ins w:id="355" w:author="Serm Kulvatunyou" w:date="2016-02-19T17:52:00Z"/>
        </w:trPr>
        <w:tc>
          <w:tcPr>
            <w:tcW w:w="9576" w:type="dxa"/>
          </w:tcPr>
          <w:p w:rsidR="00DA252D" w:rsidRPr="000A5DF5" w:rsidRDefault="00DA252D" w:rsidP="00DA252D">
            <w:pPr>
              <w:rPr>
                <w:ins w:id="356" w:author="Serm Kulvatunyou" w:date="2016-02-19T17:52:00Z"/>
              </w:rPr>
            </w:pPr>
            <w:ins w:id="357" w:author="Serm Kulvatunyou" w:date="2016-02-19T17:52:00Z">
              <w:r w:rsidRPr="000A5DF5">
                <w:rPr>
                  <w:rStyle w:val="CodeChar"/>
                </w:rPr>
                <w:lastRenderedPageBreak/>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ins>
            <w:ins w:id="358" w:author="Serm Kulvatunyou" w:date="2016-02-19T17:52:00Z">
              <w:r w:rsidRPr="000A5DF5">
                <w:fldChar w:fldCharType="separate"/>
              </w:r>
              <w:r w:rsidRPr="000A5DF5">
                <w:t>3.1.1.3.5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ins>
          </w:p>
        </w:tc>
      </w:tr>
      <w:tr w:rsidR="00DA252D" w:rsidRPr="002A3D59" w:rsidTr="00DA252D">
        <w:trPr>
          <w:trHeight w:val="1061"/>
          <w:ins w:id="359" w:author="Serm Kulvatunyou" w:date="2016-02-19T17:52:00Z"/>
        </w:trPr>
        <w:tc>
          <w:tcPr>
            <w:tcW w:w="9576" w:type="dxa"/>
          </w:tcPr>
          <w:p w:rsidR="00DA252D" w:rsidRPr="000A5DF5" w:rsidRDefault="00DA252D" w:rsidP="00DA252D">
            <w:pPr>
              <w:rPr>
                <w:ins w:id="360" w:author="Serm Kulvatunyou" w:date="2016-02-19T17:52:00Z"/>
                <w:rStyle w:val="CodeChar"/>
              </w:rPr>
            </w:pPr>
            <w:ins w:id="361" w:author="Serm Kulvatunyou" w:date="2016-02-19T17:52:00Z">
              <w:r w:rsidRPr="000A5DF5">
                <w:rPr>
                  <w:rStyle w:val="CodeChar"/>
                </w:rPr>
                <w:t>code_list_id</w:t>
              </w:r>
              <w:r w:rsidRPr="000A5DF5">
                <w:t xml:space="preserve"> = Leave blank </w:t>
              </w:r>
            </w:ins>
            <w:ins w:id="362" w:author="Serm Kulvatunyou" w:date="2016-02-19T17:56:00Z">
              <w:r w:rsidRPr="000A5DF5">
                <w:t>for the record where</w:t>
              </w:r>
            </w:ins>
            <w:ins w:id="363" w:author="Serm Kulvatunyou" w:date="2016-02-19T17:52:00Z">
              <w:r w:rsidRPr="000A5DF5">
                <w:t xml:space="preserve"> the </w:t>
              </w:r>
              <w:r w:rsidRPr="000A5DF5">
                <w:rPr>
                  <w:rStyle w:val="CodeChar"/>
                </w:rPr>
                <w:t>cdt_awd_pri_xps_type_map_id</w:t>
              </w:r>
              <w:r w:rsidRPr="000A5DF5">
                <w:t xml:space="preserve"> column is not empty</w:t>
              </w:r>
            </w:ins>
            <w:ins w:id="364" w:author="Serm Kulvatunyou" w:date="2016-02-19T17:55:00Z">
              <w:r w:rsidRPr="000A5DF5">
                <w:t xml:space="preserve">. Add another record where the </w:t>
              </w:r>
            </w:ins>
            <w:ins w:id="365" w:author="Serm Kulvatunyou" w:date="2016-02-19T17:56:00Z">
              <w:r w:rsidRPr="000A5DF5">
                <w:rPr>
                  <w:rStyle w:val="CodeChar"/>
                </w:rPr>
                <w:t>cdt_awd_pri_xps_type_map_id</w:t>
              </w:r>
              <w:r w:rsidRPr="000A5DF5">
                <w:t xml:space="preserve"> </w:t>
              </w:r>
            </w:ins>
            <w:ins w:id="366" w:author="Serm Kulvatunyou" w:date="2016-02-19T17:55:00Z">
              <w:r w:rsidRPr="000A5DF5">
                <w:t>column is empty</w:t>
              </w:r>
            </w:ins>
            <w:ins w:id="367" w:author="Serm Kulvatunyou" w:date="2016-02-19T17:56:00Z">
              <w:r w:rsidRPr="000A5DF5">
                <w:t>,</w:t>
              </w:r>
            </w:ins>
            <w:ins w:id="368" w:author="Serm Kulvatunyou" w:date="2016-02-19T17:55:00Z">
              <w:r w:rsidRPr="000A5DF5">
                <w:t xml:space="preserve"> but this column is populated with the </w:t>
              </w:r>
              <w:r w:rsidRPr="000A5DF5">
                <w:rPr>
                  <w:rStyle w:val="CodeChar"/>
                </w:rPr>
                <w:t>code_list_id</w:t>
              </w:r>
              <w:r w:rsidRPr="000A5DF5">
                <w:t xml:space="preserve"> according to the code list the type is based on the schema.</w:t>
              </w:r>
            </w:ins>
            <w:ins w:id="369" w:author="Serm Kulvatunyou" w:date="2016-02-19T17:56:00Z">
              <w:r w:rsidRPr="000A5DF5">
                <w:t xml:space="preserve"> </w:t>
              </w:r>
            </w:ins>
          </w:p>
        </w:tc>
      </w:tr>
      <w:tr w:rsidR="00DA252D" w:rsidRPr="002A3D59" w:rsidTr="00BE4F18">
        <w:trPr>
          <w:trHeight w:val="701"/>
          <w:ins w:id="370" w:author="Serm Kulvatunyou" w:date="2016-02-19T17:52:00Z"/>
        </w:trPr>
        <w:tc>
          <w:tcPr>
            <w:tcW w:w="9576" w:type="dxa"/>
          </w:tcPr>
          <w:p w:rsidR="00DA252D" w:rsidRPr="000A5DF5" w:rsidRDefault="00DA252D" w:rsidP="00DE19C3">
            <w:pPr>
              <w:rPr>
                <w:ins w:id="371" w:author="Serm Kulvatunyou" w:date="2016-02-19T17:52:00Z"/>
              </w:rPr>
            </w:pPr>
            <w:ins w:id="372" w:author="Serm Kulvatunyou" w:date="2016-02-19T17:52:00Z">
              <w:r w:rsidRPr="000A5DF5">
                <w:rPr>
                  <w:rStyle w:val="CodeChar"/>
                </w:rPr>
                <w:t>is_default</w:t>
              </w:r>
              <w:r w:rsidRPr="000A5DF5">
                <w:t xml:space="preserve"> = Inherit the value from the based DT </w:t>
              </w:r>
            </w:ins>
            <w:ins w:id="373" w:author="Serm Kulvatunyou" w:date="2016-02-19T17:57:00Z">
              <w:r w:rsidRPr="000A5DF5">
                <w:t>for the record where</w:t>
              </w:r>
            </w:ins>
            <w:ins w:id="374" w:author="Serm Kulvatunyou" w:date="2016-02-19T17:52:00Z">
              <w:r w:rsidRPr="000A5DF5">
                <w:t xml:space="preserve"> the </w:t>
              </w:r>
            </w:ins>
            <w:r w:rsidR="00DE19C3">
              <w:rPr>
                <w:rStyle w:val="CodeChar"/>
              </w:rPr>
              <w:t>cdt_awd_pri_xps_type_map_id</w:t>
            </w:r>
            <w:ins w:id="375" w:author="Serm Kulvatunyou" w:date="2016-02-19T17:52:00Z">
              <w:r w:rsidRPr="000A5DF5">
                <w:t xml:space="preserve"> column is not empty</w:t>
              </w:r>
            </w:ins>
            <w:ins w:id="376" w:author="Serm Kulvatunyou" w:date="2016-02-19T17:58:00Z">
              <w:r w:rsidRPr="000A5DF5">
                <w:t xml:space="preserve"> (basically it will be true on the map to the </w:t>
              </w:r>
              <w:r w:rsidRPr="000A5DF5">
                <w:rPr>
                  <w:rStyle w:val="CodeChar"/>
                </w:rPr>
                <w:t>xsd:token</w:t>
              </w:r>
              <w:r w:rsidRPr="000A5DF5">
                <w:t xml:space="preserve">). For the record where </w:t>
              </w:r>
            </w:ins>
            <w:ins w:id="377" w:author="Serm Kulvatunyou" w:date="2016-02-19T17:52:00Z">
              <w:r w:rsidRPr="000A5DF5">
                <w:rPr>
                  <w:rStyle w:val="CodeChar"/>
                </w:rPr>
                <w:t>code_list_id</w:t>
              </w:r>
              <w:r w:rsidRPr="000A5DF5">
                <w:t xml:space="preserve"> column is not empty</w:t>
              </w:r>
            </w:ins>
            <w:ins w:id="378" w:author="Serm Kulvatunyou" w:date="2016-02-19T17:58:00Z">
              <w:r w:rsidRPr="000A5DF5">
                <w:t>,</w:t>
              </w:r>
            </w:ins>
            <w:ins w:id="379" w:author="Serm Kulvatunyou" w:date="2016-02-19T17:52:00Z">
              <w:r w:rsidRPr="000A5DF5">
                <w:t xml:space="preserve"> set </w:t>
              </w:r>
            </w:ins>
            <w:r w:rsidRPr="000A5DF5">
              <w:t xml:space="preserve">the value to </w:t>
            </w:r>
            <w:r w:rsidRPr="000A5DF5">
              <w:rPr>
                <w:rStyle w:val="CodeChar"/>
              </w:rPr>
              <w:t>‘False’</w:t>
            </w:r>
            <w:r w:rsidRPr="000A5DF5">
              <w:t>.</w:t>
            </w:r>
          </w:p>
        </w:tc>
      </w:tr>
    </w:tbl>
    <w:p w:rsidR="00DA252D" w:rsidRPr="00DA252D" w:rsidRDefault="00DA252D" w:rsidP="00DA252D">
      <w:pPr>
        <w:rPr>
          <w:ins w:id="380" w:author="Serm Kulvatunyou" w:date="2016-02-19T16:55:00Z"/>
        </w:rPr>
      </w:pPr>
    </w:p>
    <w:p w:rsidR="00306246" w:rsidRDefault="00306246" w:rsidP="00306246">
      <w:pPr>
        <w:pStyle w:val="Heading6"/>
        <w:rPr>
          <w:ins w:id="381" w:author="Serm Kulvatunyou" w:date="2016-02-19T17:59:00Z"/>
        </w:rPr>
      </w:pPr>
      <w:ins w:id="382" w:author="Serm Kulvatunyou" w:date="2016-02-19T16:55:00Z">
        <w:r>
          <w:t xml:space="preserve">Populate the </w:t>
        </w:r>
        <w:proofErr w:type="spellStart"/>
        <w:r>
          <w:t>dt_sc</w:t>
        </w:r>
        <w:proofErr w:type="spellEnd"/>
        <w:r>
          <w:t xml:space="preserve"> table </w:t>
        </w:r>
      </w:ins>
      <w:ins w:id="383" w:author="Serm Kulvatunyou" w:date="2016-02-19T16:56:00Z">
        <w:r>
          <w:t xml:space="preserve">for the qualified </w:t>
        </w:r>
        <w:proofErr w:type="spellStart"/>
        <w:r>
          <w:t>CodeContentType</w:t>
        </w:r>
      </w:ins>
      <w:proofErr w:type="spellEnd"/>
    </w:p>
    <w:p w:rsidR="00D4477B" w:rsidRDefault="00D4477B" w:rsidP="00D4477B">
      <w:pPr>
        <w:rPr>
          <w:ins w:id="384" w:author="Serm Kulvatunyou" w:date="2016-02-19T18:00:00Z"/>
        </w:rPr>
      </w:pPr>
    </w:p>
    <w:p w:rsidR="00D4477B" w:rsidRDefault="00D4477B" w:rsidP="00D4477B">
      <w:pPr>
        <w:rPr>
          <w:ins w:id="385" w:author="Serm Kulvatunyou" w:date="2016-02-19T18:00:00Z"/>
        </w:rPr>
      </w:pPr>
      <w:ins w:id="386" w:author="Serm Kulvatunyou" w:date="2016-02-19T18:06:00Z">
        <w:r>
          <w:t xml:space="preserve">These qualified </w:t>
        </w:r>
        <w:r w:rsidRPr="00DE19C3">
          <w:rPr>
            <w:rStyle w:val="CodeChar"/>
          </w:rPr>
          <w:t>CodeContentType</w:t>
        </w:r>
        <w:r>
          <w:t xml:space="preserve"> has no SC </w:t>
        </w:r>
      </w:ins>
      <w:ins w:id="387" w:author="Serm Kulvatunyou" w:date="2016-02-19T18:07:00Z">
        <w:r>
          <w:t>according</w:t>
        </w:r>
      </w:ins>
      <w:ins w:id="388" w:author="Serm Kulvatunyou" w:date="2016-02-19T18:06:00Z">
        <w:r>
          <w:t xml:space="preserve"> </w:t>
        </w:r>
      </w:ins>
      <w:ins w:id="389" w:author="Serm Kulvatunyou" w:date="2016-02-19T18:07:00Z">
        <w:r>
          <w:t xml:space="preserve">to the schema. Therefore, they </w:t>
        </w:r>
      </w:ins>
      <w:ins w:id="390" w:author="Serm Kulvatunyou" w:date="2016-02-19T18:00:00Z">
        <w:r>
          <w:t>inherit</w:t>
        </w:r>
      </w:ins>
      <w:ins w:id="391" w:author="Serm Kulvatunyou" w:date="2016-02-19T18:03:00Z">
        <w:r>
          <w:t>/copy</w:t>
        </w:r>
      </w:ins>
      <w:ins w:id="392" w:author="Serm Kulvatunyou" w:date="2016-02-19T18:00:00Z">
        <w:r>
          <w:t xml:space="preserve"> all SCs from its based BDT, populate rows in this table appropriately for these SCs by copying information from the SCs of the based BDT. </w:t>
        </w:r>
      </w:ins>
      <w:ins w:id="393" w:author="Serm Kulvatunyou" w:date="2016-02-19T18:01:00Z">
        <w:r>
          <w:t xml:space="preserve">The based BDT, </w:t>
        </w:r>
        <w:r w:rsidRPr="00D4477B">
          <w:rPr>
            <w:rStyle w:val="CodeChar"/>
          </w:rPr>
          <w:t>CodeContentType</w:t>
        </w:r>
        <w:r>
          <w:t>,</w:t>
        </w:r>
      </w:ins>
      <w:ins w:id="394" w:author="Serm Kulvatunyou" w:date="2016-02-19T18:02:00Z">
        <w:r>
          <w:t xml:space="preserve"> basically has all its SCs with max cardinality zero, so these qualified BDT also has no SCs</w:t>
        </w:r>
      </w:ins>
      <w:ins w:id="395" w:author="Serm Kulvatunyou" w:date="2016-02-19T18:03:00Z">
        <w:r>
          <w:t xml:space="preserve"> but still need to populate all those records</w:t>
        </w:r>
      </w:ins>
      <w:ins w:id="396" w:author="Serm Kulvatunyou" w:date="2016-02-19T18:02:00Z">
        <w:r>
          <w:t>.</w:t>
        </w:r>
      </w:ins>
      <w:ins w:id="397" w:author="Serm Kulvatunyou" w:date="2016-02-19T18:01:00Z">
        <w:r>
          <w:t xml:space="preserve"> </w:t>
        </w:r>
      </w:ins>
    </w:p>
    <w:p w:rsidR="00306246" w:rsidRPr="00306246" w:rsidRDefault="00306246" w:rsidP="00306246">
      <w:pPr>
        <w:pStyle w:val="Heading6"/>
        <w:rPr>
          <w:ins w:id="398" w:author="Serm Kulvatunyou" w:date="2016-02-19T16:53:00Z"/>
        </w:rPr>
      </w:pPr>
      <w:ins w:id="399" w:author="Serm Kulvatunyou" w:date="2016-02-19T16:57:00Z">
        <w:r>
          <w:t xml:space="preserve">Populate the </w:t>
        </w:r>
        <w:proofErr w:type="spellStart"/>
        <w:r>
          <w:t>bdt_sc_pri_restri</w:t>
        </w:r>
        <w:proofErr w:type="spellEnd"/>
        <w:r>
          <w:t xml:space="preserve"> table the qualified </w:t>
        </w:r>
        <w:proofErr w:type="spellStart"/>
        <w:r>
          <w:t>CodeContentType</w:t>
        </w:r>
      </w:ins>
      <w:proofErr w:type="spellEnd"/>
    </w:p>
    <w:p w:rsidR="00D4477B" w:rsidRDefault="00D4477B" w:rsidP="00D4477B">
      <w:pPr>
        <w:rPr>
          <w:ins w:id="400" w:author="Serm Kulvatunyou" w:date="2016-02-19T18:04:00Z"/>
        </w:rPr>
      </w:pPr>
      <w:ins w:id="401" w:author="Serm Kulvatunyou" w:date="2016-02-19T18:05:00Z">
        <w:r>
          <w:t xml:space="preserve">Similar to the previous section, </w:t>
        </w:r>
      </w:ins>
      <w:ins w:id="402" w:author="Serm Kulvatunyou" w:date="2016-02-19T18:07:00Z">
        <w:r>
          <w:t xml:space="preserve">each </w:t>
        </w:r>
      </w:ins>
      <w:ins w:id="403" w:author="Serm Kulvatunyou" w:date="2016-02-19T18:05:00Z">
        <w:r>
          <w:t xml:space="preserve">qualified </w:t>
        </w:r>
        <w:r w:rsidRPr="00D4477B">
          <w:rPr>
            <w:rStyle w:val="CodeChar"/>
          </w:rPr>
          <w:t>CodeContentType</w:t>
        </w:r>
        <w:r>
          <w:t xml:space="preserve"> inherit</w:t>
        </w:r>
      </w:ins>
      <w:ins w:id="404" w:author="Serm Kulvatunyou" w:date="2016-02-19T18:07:00Z">
        <w:r>
          <w:t>s</w:t>
        </w:r>
      </w:ins>
      <w:ins w:id="405" w:author="Serm Kulvatunyou" w:date="2016-02-19T18:05:00Z">
        <w:r>
          <w:t>/cop</w:t>
        </w:r>
      </w:ins>
      <w:ins w:id="406" w:author="Serm Kulvatunyou" w:date="2016-02-19T18:07:00Z">
        <w:r>
          <w:t>ies</w:t>
        </w:r>
      </w:ins>
      <w:ins w:id="407" w:author="Serm Kulvatunyou" w:date="2016-02-19T18:05:00Z">
        <w:r>
          <w:t xml:space="preserve"> all </w:t>
        </w:r>
        <w:r w:rsidRPr="00BE4F18">
          <w:rPr>
            <w:rStyle w:val="CodeChar"/>
          </w:rPr>
          <w:t>bdt_sc_pri_restric</w:t>
        </w:r>
        <w:r>
          <w:t xml:space="preserve"> </w:t>
        </w:r>
      </w:ins>
      <w:ins w:id="408" w:author="Serm Kulvatunyou" w:date="2016-02-19T18:06:00Z">
        <w:r>
          <w:t>records</w:t>
        </w:r>
      </w:ins>
      <w:ins w:id="409" w:author="Serm Kulvatunyou" w:date="2016-02-19T18:05:00Z">
        <w:r>
          <w:t xml:space="preserve"> from its based BDT</w:t>
        </w:r>
      </w:ins>
      <w:ins w:id="410" w:author="Serm Kulvatunyou" w:date="2016-02-19T18:06:00Z">
        <w:r>
          <w:t>.</w:t>
        </w:r>
      </w:ins>
    </w:p>
    <w:p w:rsidR="00306246" w:rsidRDefault="00306246" w:rsidP="00154D4F">
      <w:pPr>
        <w:rPr>
          <w:ins w:id="411" w:author="Serm Kulvatunyou" w:date="2016-02-19T16:52:00Z"/>
        </w:rPr>
      </w:pPr>
    </w:p>
    <w:p w:rsidR="007C2AAF" w:rsidRDefault="007C2AAF" w:rsidP="00BE4F18">
      <w:pPr>
        <w:pStyle w:val="Heading5"/>
        <w:rPr>
          <w:ins w:id="412" w:author="Serm Kulvatunyou" w:date="2016-02-26T00:02:00Z"/>
        </w:rPr>
      </w:pPr>
      <w:ins w:id="413" w:author="Serm Kulvatunyou" w:date="2016-02-26T00:02:00Z">
        <w:r>
          <w:t xml:space="preserve">Import qualified </w:t>
        </w:r>
        <w:proofErr w:type="spellStart"/>
        <w:r>
          <w:t>IDContentType</w:t>
        </w:r>
        <w:proofErr w:type="spellEnd"/>
      </w:ins>
    </w:p>
    <w:p w:rsidR="007C2AAF" w:rsidRPr="007C2AAF" w:rsidRDefault="007C2AAF" w:rsidP="007C2AAF">
      <w:pPr>
        <w:rPr>
          <w:ins w:id="414" w:author="Serm Kulvatunyou" w:date="2016-02-26T00:02:00Z"/>
        </w:rPr>
      </w:pPr>
      <w:ins w:id="415" w:author="Serm Kulvatunyou" w:date="2016-02-26T00:03:00Z">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ins>
      <w:ins w:id="416" w:author="Serm Kulvatunyou" w:date="2016-02-26T00:08:00Z">
        <w:r>
          <w:t xml:space="preserve">, except in the case of </w:t>
        </w:r>
        <w:r w:rsidRPr="00304FDF">
          <w:rPr>
            <w:rStyle w:val="CodeChar"/>
          </w:rPr>
          <w:t>bdt_pri_restri</w:t>
        </w:r>
        <w:r>
          <w:t xml:space="preserve"> table.</w:t>
        </w:r>
      </w:ins>
      <w:ins w:id="417" w:author="Serm Kulvatunyou" w:date="2016-02-26T00:03:00Z">
        <w:r>
          <w:t xml:space="preserve"> </w:t>
        </w:r>
      </w:ins>
      <w:ins w:id="418" w:author="Serm Kulvatunyou" w:date="2016-02-26T00:09:00Z">
        <w:r>
          <w:t xml:space="preserve">Where the </w:t>
        </w:r>
        <w:r w:rsidRPr="007C2AAF">
          <w:rPr>
            <w:rStyle w:val="CodeChar"/>
          </w:rPr>
          <w:t>code_list_id</w:t>
        </w:r>
        <w:r>
          <w:t xml:space="preserve"> is populated, the </w:t>
        </w:r>
        <w:r w:rsidRPr="007C2AAF">
          <w:rPr>
            <w:rStyle w:val="CodeChar"/>
          </w:rPr>
          <w:t>agency_id_list_id</w:t>
        </w:r>
        <w:r>
          <w:t xml:space="preserve"> </w:t>
        </w:r>
      </w:ins>
      <w:ins w:id="419" w:author="Serm Kulvatunyou" w:date="2016-02-26T00:10:00Z">
        <w:r>
          <w:t>co</w:t>
        </w:r>
        <w:r>
          <w:t>l</w:t>
        </w:r>
        <w:r>
          <w:t>umn has to be populated instead.</w:t>
        </w:r>
      </w:ins>
    </w:p>
    <w:p w:rsidR="00306246" w:rsidRDefault="00BE4F18" w:rsidP="00BE4F18">
      <w:pPr>
        <w:pStyle w:val="Heading5"/>
        <w:rPr>
          <w:ins w:id="420" w:author="Serm Kulvatunyou" w:date="2016-02-19T15:07:00Z"/>
        </w:rPr>
      </w:pPr>
      <w:ins w:id="421" w:author="Serm Kulvatunyou" w:date="2016-02-22T18:41:00Z">
        <w:r>
          <w:t>Import other QBDTs</w:t>
        </w:r>
      </w:ins>
    </w:p>
    <w:p w:rsidR="00025339" w:rsidRDefault="00025339" w:rsidP="00154D4F">
      <w:pPr>
        <w:rPr>
          <w:ins w:id="422" w:author="Serm Kulvatunyou" w:date="2016-02-19T15:07:00Z"/>
        </w:rPr>
      </w:pPr>
    </w:p>
    <w:p w:rsidR="00154D4F" w:rsidRDefault="00970952" w:rsidP="00154D4F">
      <w:r>
        <w:t xml:space="preserve">Import </w:t>
      </w:r>
      <w:del w:id="423" w:author="Serm Kulvatunyou" w:date="2016-02-22T18:41:00Z">
        <w:r w:rsidDel="00BE4F18">
          <w:delText xml:space="preserve">the </w:delText>
        </w:r>
      </w:del>
      <w:ins w:id="424" w:author="Serm Kulvatunyou" w:date="2016-02-22T18:41:00Z">
        <w:r w:rsidR="00BE4F18">
          <w:t xml:space="preserve">other </w:t>
        </w:r>
      </w:ins>
      <w:r w:rsidR="005A50D6">
        <w:t>QBDTs</w:t>
      </w:r>
      <w:r>
        <w:t xml:space="preserve"> </w:t>
      </w:r>
      <w:r w:rsidR="005A50D6">
        <w:t>from</w:t>
      </w:r>
      <w:del w:id="425" w:author="Serm Kulvatunyou" w:date="2016-02-22T18:41:00Z">
        <w:r w:rsidDel="00BE4F18">
          <w:delText xml:space="preserve"> the</w:delText>
        </w:r>
      </w:del>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del w:id="426" w:author="Serm Kulvatunyou" w:date="2016-02-22T18:44:00Z">
        <w:r w:rsidR="005A50D6" w:rsidDel="00BE4F18">
          <w:delText>as other types of DT</w:delText>
        </w:r>
      </w:del>
      <w:ins w:id="427" w:author="Serm Kulvatunyou" w:date="2016-02-22T18:44:00Z">
        <w:r w:rsidR="00BE4F18">
          <w:t>via other sections</w:t>
        </w:r>
      </w:ins>
      <w:r w:rsidR="005A50D6">
        <w:t xml:space="preserve"> earlier. In other words, there is no QBDT d</w:t>
      </w:r>
      <w:r w:rsidR="005A50D6">
        <w:t>e</w:t>
      </w:r>
      <w:r w:rsidR="005A50D6">
        <w:t>clared as a</w:t>
      </w:r>
      <w:ins w:id="428" w:author="Serm Kulvatunyou" w:date="2016-02-22T18:44:00Z">
        <w:r w:rsidR="00BE4F18">
          <w:t>n</w:t>
        </w:r>
      </w:ins>
      <w:r w:rsidR="005A50D6">
        <w:t xml:space="preserve"> </w:t>
      </w:r>
      <w:ins w:id="429" w:author="Serm Kulvatunyou" w:date="2016-02-22T18:44:00Z">
        <w:r w:rsidR="00BE4F18" w:rsidRPr="00BE4F18">
          <w:rPr>
            <w:rStyle w:val="CodeChar"/>
          </w:rPr>
          <w:t>xsd:</w:t>
        </w:r>
      </w:ins>
      <w:r w:rsidR="005A50D6" w:rsidRPr="00BE4F18">
        <w:rPr>
          <w:rStyle w:val="CodeChar"/>
        </w:rPr>
        <w:t>simpleType</w:t>
      </w:r>
      <w:r w:rsidR="005A50D6">
        <w:t>)</w:t>
      </w:r>
    </w:p>
    <w:p w:rsidR="00024172" w:rsidRDefault="00024172" w:rsidP="00024172">
      <w:pPr>
        <w:spacing w:before="240"/>
      </w:pPr>
      <w:r w:rsidRPr="00481724">
        <w:t>In principle, multiple new BDTs may be necessary, i.e., a new QBDT may be basing on another new QBDT. Pop</w:t>
      </w:r>
      <w:r w:rsidRPr="00481724">
        <w:t>u</w:t>
      </w:r>
      <w:r w:rsidRPr="00481724">
        <w:t>late</w:t>
      </w:r>
      <w:del w:id="430" w:author="Serm Kulvatunyou" w:date="2016-02-22T18:45:00Z">
        <w:r w:rsidRPr="00481724" w:rsidDel="00BE4F18">
          <w:delText xml:space="preserve"> </w:delText>
        </w:r>
        <w:r w:rsidRPr="00603D95" w:rsidDel="00BE4F18">
          <w:rPr>
            <w:highlight w:val="yellow"/>
          </w:rPr>
          <w:delText>the BCCP table</w:delText>
        </w:r>
        <w:r w:rsidRPr="00481724" w:rsidDel="00BE4F18">
          <w:delText xml:space="preserve"> and</w:delText>
        </w:r>
      </w:del>
      <w:r w:rsidRPr="00481724">
        <w:t xml:space="preserve"> DT related tables (for the new QBDT) as follows.</w:t>
      </w:r>
    </w:p>
    <w:p w:rsidR="00395EA9" w:rsidRDefault="00024172" w:rsidP="00395EA9">
      <w:pPr>
        <w:spacing w:before="240"/>
      </w:pPr>
      <w:r>
        <w:t xml:space="preserve">A QBDT </w:t>
      </w:r>
      <w:ins w:id="431" w:author="Serm Kulvatunyou" w:date="2016-02-22T18:45:00Z">
        <w:r w:rsidR="00BE4F18">
          <w:t xml:space="preserve">applicable to the logic in this section </w:t>
        </w:r>
      </w:ins>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ins w:id="432" w:author="Serm Kulvatunyou" w:date="2016-02-22T18:46:00Z">
        <w:r w:rsidR="00BE4F18">
          <w:t>3.1.1.8</w:t>
        </w:r>
      </w:ins>
      <w:del w:id="433" w:author="Serm Kulvatunyou" w:date="2016-02-22T18:46:00Z">
        <w:r w:rsidR="0093447A" w:rsidDel="00BE4F18">
          <w:delText>3.1.1.6</w:delText>
        </w:r>
      </w:del>
      <w:r>
        <w:fldChar w:fldCharType="end"/>
      </w:r>
      <w:r>
        <w:t xml:space="preserve">) in the </w:t>
      </w:r>
      <w:r w:rsidRPr="00FA3A72">
        <w:rPr>
          <w:rStyle w:val="CodeChar"/>
        </w:rPr>
        <w:t>Fields.xsd</w:t>
      </w:r>
      <w:r>
        <w:t xml:space="preserve">. </w:t>
      </w:r>
      <w:r w:rsidR="00395EA9">
        <w:t>So this DT import needs to happen after all earlier DT imports.</w:t>
      </w:r>
    </w:p>
    <w:p w:rsidR="00024172" w:rsidRDefault="00024172" w:rsidP="00395EA9">
      <w:pPr>
        <w:spacing w:before="240"/>
      </w:pPr>
      <w:r>
        <w:t xml:space="preserve">XPATH expressions below assume </w:t>
      </w:r>
      <w:r w:rsidRPr="00015656">
        <w:rPr>
          <w:rStyle w:val="CodeChar"/>
        </w:rPr>
        <w:t>xsd:complexType</w:t>
      </w:r>
      <w:r>
        <w:t xml:space="preserve"> is the context.</w:t>
      </w:r>
    </w:p>
    <w:p w:rsidR="00E134E4" w:rsidRDefault="00E134E4" w:rsidP="00BE4F18">
      <w:pPr>
        <w:pStyle w:val="Heading6"/>
      </w:pPr>
      <w:bookmarkStart w:id="434" w:name="_Ref394004585"/>
      <w:bookmarkStart w:id="435" w:name="_Toc442108934"/>
      <w:r>
        <w:lastRenderedPageBreak/>
        <w:t xml:space="preserve">Populate </w:t>
      </w:r>
      <w:r w:rsidR="00B20F4B">
        <w:t xml:space="preserve">a QBDT in </w:t>
      </w:r>
      <w:r>
        <w:t xml:space="preserve">the </w:t>
      </w:r>
      <w:proofErr w:type="spellStart"/>
      <w:r w:rsidR="002B066A">
        <w:t>dt</w:t>
      </w:r>
      <w:proofErr w:type="spellEnd"/>
      <w:r>
        <w:t xml:space="preserve"> table</w:t>
      </w:r>
      <w:bookmarkEnd w:id="434"/>
      <w:bookmarkEnd w:id="435"/>
    </w:p>
    <w:p w:rsidR="00E134E4" w:rsidRDefault="00736ABC" w:rsidP="00E134E4">
      <w:r>
        <w:rPr>
          <w:rStyle w:val="CodeChar"/>
        </w:rPr>
        <w:t>dt_id</w:t>
      </w:r>
      <w:r w:rsidR="00E134E4">
        <w:t xml:space="preserve"> = Auto-generate database key.</w:t>
      </w:r>
    </w:p>
    <w:p w:rsidR="00E134E4" w:rsidRDefault="00736ABC" w:rsidP="00E134E4">
      <w:r>
        <w:rPr>
          <w:rStyle w:val="CodeChar"/>
        </w:rPr>
        <w:t>guid</w:t>
      </w:r>
      <w:r w:rsidR="00B20F4B">
        <w:t xml:space="preserve"> = Get it from </w:t>
      </w:r>
      <w:r w:rsidR="00B20F4B" w:rsidRPr="002809A9">
        <w:rPr>
          <w:rStyle w:val="CodeChar"/>
        </w:rPr>
        <w:t>/@id</w:t>
      </w:r>
      <w:r w:rsidR="00E134E4">
        <w:t>.</w:t>
      </w:r>
    </w:p>
    <w:p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rsidR="00E134E4" w:rsidRDefault="00736ABC" w:rsidP="00E134E4">
      <w:r>
        <w:rPr>
          <w:rStyle w:val="CodeChar"/>
        </w:rPr>
        <w:t>previous_version_dt_id</w:t>
      </w:r>
      <w:r w:rsidR="00E134E4">
        <w:t xml:space="preserve"> = Leave blank.</w:t>
      </w:r>
    </w:p>
    <w:p w:rsidR="00EA6E95" w:rsidRDefault="00EA6E95" w:rsidP="00EA6E95">
      <w:pPr>
        <w:rPr>
          <w:moveTo w:id="436" w:author="Serm Kulvatunyou" w:date="2016-02-22T18:47:00Z"/>
        </w:rPr>
      </w:pPr>
      <w:moveToRangeStart w:id="437" w:author="Serm Kulvatunyou" w:date="2016-02-22T18:47:00Z" w:name="move443930197"/>
      <w:moveTo w:id="438" w:author="Serm Kulvatunyou" w:date="2016-02-22T18:47:00Z">
        <w:r>
          <w:rPr>
            <w:rStyle w:val="CodeChar"/>
          </w:rPr>
          <w:t>data_type_term</w:t>
        </w:r>
        <w:r>
          <w:t xml:space="preserve"> = </w:t>
        </w:r>
        <w:commentRangeStart w:id="439"/>
        <w:r>
          <w:t xml:space="preserve">Inherit from the based BDT identified in the </w:t>
        </w:r>
        <w:r>
          <w:rPr>
            <w:rStyle w:val="CodeChar"/>
          </w:rPr>
          <w:t>based_dt_id</w:t>
        </w:r>
        <w:r>
          <w:t xml:space="preserve"> column.</w:t>
        </w:r>
        <w:commentRangeEnd w:id="439"/>
        <w:r>
          <w:rPr>
            <w:rStyle w:val="CommentReference"/>
          </w:rPr>
          <w:commentReference w:id="439"/>
        </w:r>
      </w:moveTo>
    </w:p>
    <w:p w:rsidR="00EA6E95" w:rsidRDefault="00EA6E95" w:rsidP="00EA6E95">
      <w:pPr>
        <w:rPr>
          <w:moveTo w:id="440" w:author="Serm Kulvatunyou" w:date="2016-02-22T18:48:00Z"/>
        </w:rPr>
      </w:pPr>
      <w:moveToRangeStart w:id="441" w:author="Serm Kulvatunyou" w:date="2016-02-22T18:48:00Z" w:name="move443930212"/>
      <w:moveToRangeEnd w:id="437"/>
      <w:moveTo w:id="442" w:author="Serm Kulvatunyou" w:date="2016-02-22T18:48:00Z">
        <w:r>
          <w:rPr>
            <w:rStyle w:val="CodeChar"/>
          </w:rPr>
          <w:t>qualifier</w:t>
        </w:r>
        <w:r>
          <w:t xml:space="preserve"> = </w:t>
        </w:r>
      </w:moveTo>
      <w:ins w:id="443" w:author="Serm Kulvatunyou" w:date="2016-03-03T14:46:00Z">
        <w:r w:rsidR="00F63458">
          <w:t>I</w:t>
        </w:r>
      </w:ins>
      <w:ins w:id="444" w:author="Serm Kulvatunyou" w:date="2016-03-03T14:45:00Z">
        <w:r w:rsidR="00F63458">
          <w:t xml:space="preserve">f </w:t>
        </w:r>
        <w:r w:rsidR="00F63458" w:rsidRPr="00F63458">
          <w:rPr>
            <w:rStyle w:val="CodeChar"/>
          </w:rPr>
          <w:t>data_type_term</w:t>
        </w:r>
        <w:r w:rsidR="00F63458">
          <w:t xml:space="preserve"> is </w:t>
        </w:r>
        <w:r w:rsidR="00F63458" w:rsidRPr="00F63458">
          <w:rPr>
            <w:rStyle w:val="CodeChar"/>
          </w:rPr>
          <w:t>‘Text’</w:t>
        </w:r>
        <w:r w:rsidR="00F63458">
          <w:t xml:space="preserve">, </w:t>
        </w:r>
      </w:ins>
      <w:ins w:id="445" w:author="Serm Kulvatunyou" w:date="2016-03-03T14:50:00Z">
        <w:r w:rsidR="00F63458" w:rsidRPr="00F63458">
          <w:rPr>
            <w:rStyle w:val="CodeChar"/>
          </w:rPr>
          <w:t>qualifier</w:t>
        </w:r>
        <w:r w:rsidR="00F63458">
          <w:t xml:space="preserve"> is </w:t>
        </w:r>
      </w:ins>
      <w:ins w:id="446" w:author="Serm Kulvatunyou" w:date="2016-03-03T15:02:00Z">
        <w:r w:rsidR="0061367A" w:rsidRPr="0061367A">
          <w:rPr>
            <w:rStyle w:val="CodeChar"/>
          </w:rPr>
          <w:t>Space</w:t>
        </w:r>
      </w:ins>
      <w:ins w:id="447" w:author="Serm Kulvatunyou" w:date="2016-03-03T15:03:00Z">
        <w:r w:rsidR="0061367A" w:rsidRPr="0061367A">
          <w:rPr>
            <w:rStyle w:val="CodeChar"/>
          </w:rPr>
          <w:t>Separate(</w:t>
        </w:r>
      </w:ins>
      <w:ins w:id="448" w:author="Serm Kulvatunyou" w:date="2016-03-03T14:45:00Z">
        <w:r w:rsidR="00F63458" w:rsidRPr="0061367A">
          <w:rPr>
            <w:rStyle w:val="CodeChar"/>
          </w:rPr>
          <w:t>substring-before</w:t>
        </w:r>
        <w:r w:rsidR="00F63458" w:rsidRPr="00F63458">
          <w:rPr>
            <w:rStyle w:val="CodeChar"/>
          </w:rPr>
          <w:t>(</w:t>
        </w:r>
      </w:ins>
      <w:ins w:id="449" w:author="Serm Kulvatunyou" w:date="2016-03-03T14:46:00Z">
        <w:r w:rsidR="00F63458" w:rsidRPr="00F63458">
          <w:rPr>
            <w:rStyle w:val="CodeChar"/>
          </w:rPr>
          <w:t>‘Type’)</w:t>
        </w:r>
      </w:ins>
      <w:ins w:id="450" w:author="Serm Kulvatunyou" w:date="2016-03-03T15:03:00Z">
        <w:r w:rsidR="0061367A">
          <w:rPr>
            <w:rStyle w:val="CodeChar"/>
          </w:rPr>
          <w:t>)</w:t>
        </w:r>
      </w:ins>
      <w:ins w:id="451" w:author="Serm Kulvatunyou" w:date="2016-03-03T14:46:00Z">
        <w:r w:rsidR="00F63458">
          <w:t>, else if</w:t>
        </w:r>
      </w:ins>
      <w:ins w:id="452" w:author="Serm Kulvatunyou" w:date="2016-03-03T14:47:00Z">
        <w:r w:rsidR="00F63458">
          <w:t xml:space="preserve"> </w:t>
        </w:r>
      </w:ins>
      <w:ins w:id="453" w:author="Serm Kulvatunyou" w:date="2016-03-02T21:14:00Z">
        <w:r w:rsidR="00C75A9D" w:rsidRPr="00C75A9D">
          <w:rPr>
            <w:rStyle w:val="CodeChar"/>
          </w:rPr>
          <w:t>ends-with(</w:t>
        </w:r>
      </w:ins>
      <w:ins w:id="454" w:author="Serm Kulvatunyou" w:date="2016-03-02T21:13:00Z">
        <w:r w:rsidR="00C75A9D" w:rsidRPr="00C75A9D">
          <w:rPr>
            <w:rStyle w:val="CodeChar"/>
          </w:rPr>
          <w:fldChar w:fldCharType="begin"/>
        </w:r>
        <w:r w:rsidR="00C75A9D" w:rsidRPr="00C75A9D">
          <w:rPr>
            <w:rStyle w:val="CodeChar"/>
          </w:rPr>
          <w:instrText xml:space="preserve"> HYPERLINK "mailto:</w:instrText>
        </w:r>
      </w:ins>
      <w:ins w:id="455" w:author="Serm Kulvatunyou" w:date="2016-03-02T21:12:00Z">
        <w:r w:rsidR="00C75A9D" w:rsidRPr="00C75A9D">
          <w:rPr>
            <w:rStyle w:val="CodeChar"/>
          </w:rPr>
          <w:instrText>./</w:instrText>
        </w:r>
      </w:ins>
      <w:ins w:id="456" w:author="Serm Kulvatunyou" w:date="2016-03-02T21:13:00Z">
        <w:r w:rsidR="00C75A9D" w:rsidRPr="00C75A9D">
          <w:rPr>
            <w:rStyle w:val="CodeChar"/>
          </w:rPr>
          <w:instrText xml:space="preserve">extension/@base" </w:instrText>
        </w:r>
        <w:r w:rsidR="00C75A9D" w:rsidRPr="00C75A9D">
          <w:rPr>
            <w:rStyle w:val="CodeChar"/>
          </w:rPr>
          <w:fldChar w:fldCharType="separate"/>
        </w:r>
      </w:ins>
      <w:ins w:id="457" w:author="Serm Kulvatunyou" w:date="2016-03-02T21:12:00Z">
        <w:r w:rsidR="00C75A9D" w:rsidRPr="00C75A9D">
          <w:rPr>
            <w:rStyle w:val="CodeChar"/>
          </w:rPr>
          <w:t>./</w:t>
        </w:r>
      </w:ins>
      <w:ins w:id="458" w:author="Serm Kulvatunyou" w:date="2016-03-02T21:13:00Z">
        <w:r w:rsidR="00C75A9D" w:rsidRPr="00C75A9D">
          <w:rPr>
            <w:rStyle w:val="CodeChar"/>
          </w:rPr>
          <w:t>/xsd:extension/@base</w:t>
        </w:r>
        <w:r w:rsidR="00C75A9D" w:rsidRPr="00C75A9D">
          <w:rPr>
            <w:rStyle w:val="CodeChar"/>
          </w:rPr>
          <w:fldChar w:fldCharType="end"/>
        </w:r>
        <w:r w:rsidR="00C75A9D" w:rsidRPr="00C75A9D">
          <w:rPr>
            <w:rStyle w:val="CodeChar"/>
          </w:rPr>
          <w:t>, ‘CodeContentType’</w:t>
        </w:r>
      </w:ins>
      <w:ins w:id="459" w:author="Serm Kulvatunyou" w:date="2016-03-02T21:14:00Z">
        <w:r w:rsidR="00C75A9D" w:rsidRPr="00C75A9D">
          <w:rPr>
            <w:rStyle w:val="CodeChar"/>
          </w:rPr>
          <w:t>)</w:t>
        </w:r>
      </w:ins>
      <w:ins w:id="460" w:author="Serm Kulvatunyou" w:date="2016-03-03T14:53:00Z">
        <w:r w:rsidR="00F63458">
          <w:rPr>
            <w:rStyle w:val="CodeChar"/>
          </w:rPr>
          <w:t>,</w:t>
        </w:r>
      </w:ins>
      <w:ins w:id="461" w:author="Serm Kulvatunyou" w:date="2016-03-02T21:13:00Z">
        <w:r w:rsidR="00C75A9D">
          <w:t xml:space="preserve"> then </w:t>
        </w:r>
      </w:ins>
      <w:ins w:id="462" w:author="Serm Kulvatunyou" w:date="2016-03-02T21:14:00Z">
        <w:r w:rsidR="00C75A9D" w:rsidRPr="00F63458">
          <w:rPr>
            <w:rStyle w:val="CodeChar"/>
          </w:rPr>
          <w:t>qualifier</w:t>
        </w:r>
        <w:r w:rsidR="00C75A9D">
          <w:t xml:space="preserve"> is </w:t>
        </w:r>
      </w:ins>
      <w:ins w:id="463" w:author="Serm Kulvatunyou" w:date="2016-03-03T15:03:00Z">
        <w:r w:rsidR="0061367A" w:rsidRPr="0061367A">
          <w:rPr>
            <w:rStyle w:val="CodeChar"/>
          </w:rPr>
          <w:t>SpaceSeparate(</w:t>
        </w:r>
      </w:ins>
      <w:ins w:id="464" w:author="Serm Kulvatunyou" w:date="2016-03-02T21:15:00Z">
        <w:r w:rsidR="00C75A9D" w:rsidRPr="0061367A">
          <w:rPr>
            <w:rStyle w:val="CodeChar"/>
          </w:rPr>
          <w:t>substring</w:t>
        </w:r>
        <w:r w:rsidR="00C75A9D" w:rsidRPr="00C75A9D">
          <w:rPr>
            <w:rStyle w:val="CodeChar"/>
          </w:rPr>
          <w:t>-before(</w:t>
        </w:r>
      </w:ins>
      <w:ins w:id="465" w:author="Serm Kulvatunyou" w:date="2016-03-02T21:14:00Z">
        <w:r w:rsidR="00C75A9D" w:rsidRPr="00C75A9D">
          <w:rPr>
            <w:rStyle w:val="CodeChar"/>
          </w:rPr>
          <w:fldChar w:fldCharType="begin"/>
        </w:r>
        <w:r w:rsidR="00C75A9D" w:rsidRPr="00C75A9D">
          <w:rPr>
            <w:rStyle w:val="CodeChar"/>
          </w:rPr>
          <w:instrText xml:space="preserve"> HYPERLINK "mailto:./@name" </w:instrText>
        </w:r>
        <w:r w:rsidR="00C75A9D" w:rsidRPr="00C75A9D">
          <w:rPr>
            <w:rStyle w:val="CodeChar"/>
          </w:rPr>
          <w:fldChar w:fldCharType="separate"/>
        </w:r>
        <w:r w:rsidR="00C75A9D" w:rsidRPr="00C75A9D">
          <w:rPr>
            <w:rStyle w:val="CodeChar"/>
          </w:rPr>
          <w:t>./@name</w:t>
        </w:r>
        <w:r w:rsidR="00C75A9D" w:rsidRPr="00C75A9D">
          <w:rPr>
            <w:rStyle w:val="CodeChar"/>
          </w:rPr>
          <w:fldChar w:fldCharType="end"/>
        </w:r>
      </w:ins>
      <w:ins w:id="466" w:author="Serm Kulvatunyou" w:date="2016-03-02T21:15:00Z">
        <w:r w:rsidR="00C75A9D" w:rsidRPr="00C75A9D">
          <w:rPr>
            <w:rStyle w:val="CodeChar"/>
          </w:rPr>
          <w:t>,</w:t>
        </w:r>
      </w:ins>
      <w:ins w:id="467" w:author="Serm Kulvatunyou" w:date="2016-03-02T21:14:00Z">
        <w:r w:rsidR="00C75A9D" w:rsidRPr="00C75A9D">
          <w:rPr>
            <w:rStyle w:val="CodeChar"/>
          </w:rPr>
          <w:t xml:space="preserve"> </w:t>
        </w:r>
      </w:ins>
      <w:ins w:id="468" w:author="Serm Kulvatunyou" w:date="2016-03-02T21:15:00Z">
        <w:r w:rsidR="00C75A9D" w:rsidRPr="00C75A9D">
          <w:rPr>
            <w:rStyle w:val="CodeChar"/>
          </w:rPr>
          <w:t>‘</w:t>
        </w:r>
      </w:ins>
      <w:ins w:id="469" w:author="Serm Kulvatunyou" w:date="2016-03-02T21:14:00Z">
        <w:r w:rsidR="00C75A9D" w:rsidRPr="00C75A9D">
          <w:rPr>
            <w:rStyle w:val="CodeChar"/>
          </w:rPr>
          <w:t>CodeType</w:t>
        </w:r>
      </w:ins>
      <w:ins w:id="470" w:author="Serm Kulvatunyou" w:date="2016-03-02T21:15:00Z">
        <w:r w:rsidR="00C75A9D" w:rsidRPr="00C75A9D">
          <w:rPr>
            <w:rStyle w:val="CodeChar"/>
          </w:rPr>
          <w:t>’)</w:t>
        </w:r>
      </w:ins>
      <w:ins w:id="471" w:author="Serm Kulvatunyou" w:date="2016-03-03T15:03:00Z">
        <w:r w:rsidR="0061367A">
          <w:rPr>
            <w:rStyle w:val="CodeChar"/>
          </w:rPr>
          <w:t>)</w:t>
        </w:r>
      </w:ins>
      <w:ins w:id="472" w:author="Serm Kulvatunyou" w:date="2016-03-03T14:48:00Z">
        <w:r w:rsidR="00F63458">
          <w:rPr>
            <w:rStyle w:val="CodeChar"/>
          </w:rPr>
          <w:t xml:space="preserve">, </w:t>
        </w:r>
        <w:r w:rsidR="00F63458">
          <w:t>else</w:t>
        </w:r>
      </w:ins>
      <w:ins w:id="473" w:author="Serm Kulvatunyou" w:date="2016-03-03T14:49:00Z">
        <w:r w:rsidR="00F63458">
          <w:t xml:space="preserve"> </w:t>
        </w:r>
      </w:ins>
      <w:ins w:id="474" w:author="Serm Kulvatunyou" w:date="2016-03-02T21:16:00Z">
        <w:r w:rsidR="00C75A9D" w:rsidRPr="00F63458">
          <w:rPr>
            <w:rStyle w:val="CodeChar"/>
          </w:rPr>
          <w:t>qualifier</w:t>
        </w:r>
        <w:r w:rsidR="00C75A9D">
          <w:t xml:space="preserve"> is </w:t>
        </w:r>
      </w:ins>
      <w:ins w:id="475" w:author="Serm Kulvatunyou" w:date="2016-03-03T15:03:00Z">
        <w:r w:rsidR="0061367A" w:rsidRPr="0061367A">
          <w:rPr>
            <w:rStyle w:val="CodeChar"/>
          </w:rPr>
          <w:t>SpaceSeparate(</w:t>
        </w:r>
      </w:ins>
      <w:ins w:id="476" w:author="Serm Kulvatunyou" w:date="2016-03-03T14:51:00Z">
        <w:r w:rsidR="00F63458" w:rsidRPr="0061367A">
          <w:rPr>
            <w:rStyle w:val="CodeChar"/>
          </w:rPr>
          <w:t>substring-before(</w:t>
        </w:r>
      </w:ins>
      <w:ins w:id="477" w:author="Serm Kulvatunyou" w:date="2016-03-02T21:16:00Z">
        <w:r w:rsidR="00C75A9D" w:rsidRPr="0061367A">
          <w:rPr>
            <w:rStyle w:val="CodeChar"/>
          </w:rPr>
          <w:t xml:space="preserve">substring-before(./@name, </w:t>
        </w:r>
      </w:ins>
      <w:ins w:id="478" w:author="Serm Kulvatunyou" w:date="2016-03-03T14:51:00Z">
        <w:r w:rsidR="00F63458" w:rsidRPr="0061367A">
          <w:rPr>
            <w:rStyle w:val="CodeChar"/>
          </w:rPr>
          <w:t xml:space="preserve">‘Type’), </w:t>
        </w:r>
      </w:ins>
      <w:ins w:id="479" w:author="Serm Kulvatunyou" w:date="2016-03-03T14:56:00Z">
        <w:r w:rsidR="00F63458" w:rsidRPr="0061367A">
          <w:rPr>
            <w:rStyle w:val="CodeChar"/>
          </w:rPr>
          <w:t>UpperCamelCase(</w:t>
        </w:r>
      </w:ins>
      <w:ins w:id="480" w:author="Serm Kulvatunyou" w:date="2016-03-03T14:50:00Z">
        <w:r w:rsidR="00F63458" w:rsidRPr="0061367A">
          <w:rPr>
            <w:rStyle w:val="CodeChar"/>
          </w:rPr>
          <w:t>First(DENxUUID(</w:t>
        </w:r>
      </w:ins>
      <w:ins w:id="481" w:author="Serm Kulvatunyou" w:date="2016-03-03T14:54:00Z">
        <w:r w:rsidR="00F63458" w:rsidRPr="0061367A">
          <w:rPr>
            <w:rStyle w:val="CodeChar"/>
          </w:rPr>
          <w:t>based_dt_id</w:t>
        </w:r>
      </w:ins>
      <w:ins w:id="482" w:author="Serm Kulvatunyou" w:date="2016-03-03T14:52:00Z">
        <w:r w:rsidR="00F63458" w:rsidRPr="0061367A">
          <w:rPr>
            <w:rStyle w:val="CodeChar"/>
          </w:rPr>
          <w:t>)</w:t>
        </w:r>
      </w:ins>
      <w:ins w:id="483" w:author="Serm Kulvatunyou" w:date="2016-03-03T14:54:00Z">
        <w:r w:rsidR="00F63458" w:rsidRPr="0061367A">
          <w:rPr>
            <w:rStyle w:val="CodeChar"/>
          </w:rPr>
          <w:t>)</w:t>
        </w:r>
      </w:ins>
      <w:ins w:id="484" w:author="Serm Kulvatunyou" w:date="2016-03-03T14:56:00Z">
        <w:r w:rsidR="00F63458" w:rsidRPr="0061367A">
          <w:rPr>
            <w:rStyle w:val="CodeChar"/>
          </w:rPr>
          <w:t>)</w:t>
        </w:r>
      </w:ins>
      <w:ins w:id="485" w:author="Serm Kulvatunyou" w:date="2016-03-03T14:54:00Z">
        <w:r w:rsidR="00F63458" w:rsidRPr="0061367A">
          <w:rPr>
            <w:rStyle w:val="CodeChar"/>
          </w:rPr>
          <w:t>)</w:t>
        </w:r>
      </w:ins>
      <w:ins w:id="486" w:author="Serm Kulvatunyou" w:date="2016-03-03T15:03:00Z">
        <w:r w:rsidR="0061367A" w:rsidRPr="0061367A">
          <w:rPr>
            <w:rStyle w:val="CodeChar"/>
          </w:rPr>
          <w:t>)</w:t>
        </w:r>
      </w:ins>
      <w:ins w:id="487" w:author="Serm Kulvatunyou" w:date="2016-03-02T21:16:00Z">
        <w:r w:rsidR="00C75A9D">
          <w:t xml:space="preserve">. </w:t>
        </w:r>
      </w:ins>
      <w:moveTo w:id="488" w:author="Serm Kulvatunyou" w:date="2016-02-22T18:48:00Z">
        <w:del w:id="489" w:author="Serm Kulvatunyou" w:date="2016-03-02T21:17:00Z">
          <w:r w:rsidRPr="00A158C7" w:rsidDel="00C75A9D">
            <w:rPr>
              <w:rStyle w:val="CodeChar"/>
            </w:rPr>
            <w:delText>SpaceSeparate(</w:delText>
          </w:r>
          <w:r w:rsidDel="00C75A9D">
            <w:rPr>
              <w:rStyle w:val="CodeChar"/>
            </w:rPr>
            <w:delText>substring-before(</w:delText>
          </w:r>
          <w:r w:rsidRPr="00A158C7" w:rsidDel="00C75A9D">
            <w:rPr>
              <w:rStyle w:val="CodeChar"/>
            </w:rPr>
            <w:delText>/@name</w:delText>
          </w:r>
          <w:r w:rsidDel="00C75A9D">
            <w:rPr>
              <w:rStyle w:val="CodeChar"/>
            </w:rPr>
            <w:delText>,</w:delText>
          </w:r>
          <w:r w:rsidRPr="00A158C7" w:rsidDel="00C75A9D">
            <w:rPr>
              <w:rStyle w:val="CodeChar"/>
            </w:rPr>
            <w:delText xml:space="preserve"> “Type”)</w:delText>
          </w:r>
          <w:r w:rsidDel="00C75A9D">
            <w:rPr>
              <w:rStyle w:val="CodeChar"/>
            </w:rPr>
            <w:delText>)</w:delText>
          </w:r>
          <w:r w:rsidRPr="002809A9" w:rsidDel="00C75A9D">
            <w:rPr>
              <w:rStyle w:val="CodeChar"/>
            </w:rPr>
            <w:delText xml:space="preserve"> – </w:delText>
          </w:r>
          <w:r w:rsidDel="00C75A9D">
            <w:rPr>
              <w:rStyle w:val="CodeChar"/>
            </w:rPr>
            <w:delText>First(</w:delText>
          </w:r>
          <w:r w:rsidRPr="002809A9" w:rsidDel="00C75A9D">
            <w:rPr>
              <w:rStyle w:val="CodeChar"/>
            </w:rPr>
            <w:delText>DEN</w:delText>
          </w:r>
          <w:r w:rsidDel="00C75A9D">
            <w:rPr>
              <w:rStyle w:val="CodeChar"/>
            </w:rPr>
            <w:delText>xUUID</w:delText>
          </w:r>
          <w:r w:rsidRPr="002809A9" w:rsidDel="00C75A9D">
            <w:rPr>
              <w:rStyle w:val="CodeChar"/>
            </w:rPr>
            <w:delText>(</w:delText>
          </w:r>
          <w:r w:rsidDel="00C75A9D">
            <w:rPr>
              <w:rStyle w:val="CodeChar"/>
            </w:rPr>
            <w:delText>based_dt_id</w:delText>
          </w:r>
          <w:r w:rsidRPr="002809A9" w:rsidDel="00C75A9D">
            <w:rPr>
              <w:rStyle w:val="CodeChar"/>
            </w:rPr>
            <w:delText>)</w:delText>
          </w:r>
          <w:r w:rsidDel="00C75A9D">
            <w:rPr>
              <w:rStyle w:val="CodeChar"/>
            </w:rPr>
            <w:delText>)</w:delText>
          </w:r>
          <w:r w:rsidDel="00C75A9D">
            <w:delText xml:space="preserve">. </w:delText>
          </w:r>
        </w:del>
        <w:r>
          <w:t>If this results in a blank string, an exce</w:t>
        </w:r>
        <w:r>
          <w:t>p</w:t>
        </w:r>
        <w:r>
          <w:t>tion or warning should be logged.</w:t>
        </w:r>
      </w:moveTo>
    </w:p>
    <w:moveToRangeEnd w:id="441"/>
    <w:p w:rsidR="00E134E4" w:rsidDel="00EA6E95" w:rsidRDefault="00E134E4" w:rsidP="00E134E4">
      <w:pPr>
        <w:rPr>
          <w:del w:id="490" w:author="Serm Kulvatunyou" w:date="2016-02-22T18:48:00Z"/>
        </w:rPr>
      </w:pPr>
      <w:del w:id="491" w:author="Serm Kulvatunyou" w:date="2016-02-22T18:48:00Z">
        <w:r w:rsidRPr="00112B28" w:rsidDel="00EA6E95">
          <w:rPr>
            <w:rStyle w:val="CodeChar"/>
          </w:rPr>
          <w:delText>Revision_Type</w:delText>
        </w:r>
        <w:r w:rsidDel="00EA6E95">
          <w:delText xml:space="preserve"> = “0” (note: 0 means NEW).</w:delText>
        </w:r>
      </w:del>
    </w:p>
    <w:p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rsidR="00CB0C06">
        <w:t>.</w:t>
      </w:r>
      <w:r w:rsidR="001571B8">
        <w:t xml:space="preserve"> </w:t>
      </w:r>
      <w:r w:rsidR="00A81318">
        <w:t xml:space="preserve">If the base is a code </w:t>
      </w:r>
      <w:r w:rsidR="00A81318" w:rsidRPr="00EA6E95">
        <w:t xml:space="preserve">content type, then this column </w:t>
      </w:r>
      <w:del w:id="492" w:author="Serm Kulvatunyou" w:date="2016-02-22T18:53:00Z">
        <w:r w:rsidR="00A81318" w:rsidRPr="00EA6E95" w:rsidDel="00EA6E95">
          <w:delText xml:space="preserve">should </w:delText>
        </w:r>
      </w:del>
      <w:ins w:id="493" w:author="Serm Kulvatunyou" w:date="2016-02-22T18:53:00Z">
        <w:r w:rsidR="00EA6E95" w:rsidRPr="00EA6E95">
          <w:t xml:space="preserve">shall </w:t>
        </w:r>
      </w:ins>
      <w:r w:rsidR="00A81318" w:rsidRPr="00EA6E95">
        <w:t xml:space="preserve">point to the </w:t>
      </w:r>
      <w:commentRangeStart w:id="494"/>
      <w:r w:rsidR="00A81318" w:rsidRPr="00EA6E95">
        <w:rPr>
          <w:rStyle w:val="CodeChar"/>
        </w:rPr>
        <w:t>CodeType</w:t>
      </w:r>
      <w:r w:rsidR="00A81318" w:rsidRPr="00EA6E95">
        <w:t xml:space="preserve"> </w:t>
      </w:r>
      <w:r w:rsidR="00C128C0">
        <w:rPr>
          <w:highlight w:val="red"/>
        </w:rPr>
        <w:t>unqualified</w:t>
      </w:r>
      <w:r w:rsidR="00A81318" w:rsidRPr="00C00D4F">
        <w:rPr>
          <w:highlight w:val="red"/>
        </w:rPr>
        <w:t xml:space="preserve"> BDT</w:t>
      </w:r>
      <w:commentRangeEnd w:id="494"/>
      <w:r w:rsidR="00C00D4F">
        <w:rPr>
          <w:rStyle w:val="CommentReference"/>
        </w:rPr>
        <w:commentReference w:id="494"/>
      </w:r>
      <w:r w:rsidR="00A81318">
        <w:t xml:space="preserve">.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rsidR="00E134E4" w:rsidDel="00EA6E95" w:rsidRDefault="00736ABC" w:rsidP="00E134E4">
      <w:pPr>
        <w:rPr>
          <w:moveFrom w:id="495" w:author="Serm Kulvatunyou" w:date="2016-02-22T18:47:00Z"/>
        </w:rPr>
      </w:pPr>
      <w:moveFromRangeStart w:id="496" w:author="Serm Kulvatunyou" w:date="2016-02-22T18:47:00Z" w:name="move443930197"/>
      <w:moveFrom w:id="497" w:author="Serm Kulvatunyou" w:date="2016-02-22T18:47:00Z">
        <w:r w:rsidDel="00EA6E95">
          <w:rPr>
            <w:rStyle w:val="CodeChar"/>
          </w:rPr>
          <w:t>data_type_term</w:t>
        </w:r>
        <w:r w:rsidR="00E134E4" w:rsidDel="00EA6E95">
          <w:t xml:space="preserve"> = </w:t>
        </w:r>
        <w:commentRangeStart w:id="498"/>
        <w:r w:rsidR="002809A9" w:rsidDel="00EA6E95">
          <w:t xml:space="preserve">Inherit from the based BDT identified in the </w:t>
        </w:r>
        <w:r w:rsidDel="00EA6E95">
          <w:rPr>
            <w:rStyle w:val="CodeChar"/>
          </w:rPr>
          <w:t>based_dt_id</w:t>
        </w:r>
        <w:r w:rsidR="002809A9" w:rsidDel="00EA6E95">
          <w:t xml:space="preserve"> column</w:t>
        </w:r>
        <w:r w:rsidR="00E134E4" w:rsidDel="00EA6E95">
          <w:t>.</w:t>
        </w:r>
        <w:commentRangeEnd w:id="498"/>
        <w:r w:rsidR="00A158C7" w:rsidDel="00EA6E95">
          <w:rPr>
            <w:rStyle w:val="CommentReference"/>
          </w:rPr>
          <w:commentReference w:id="498"/>
        </w:r>
      </w:moveFrom>
    </w:p>
    <w:p w:rsidR="00E134E4" w:rsidDel="00EA6E95" w:rsidRDefault="00736ABC" w:rsidP="00E134E4">
      <w:pPr>
        <w:rPr>
          <w:moveFrom w:id="499" w:author="Serm Kulvatunyou" w:date="2016-02-22T18:48:00Z"/>
        </w:rPr>
      </w:pPr>
      <w:moveFromRangeStart w:id="500" w:author="Serm Kulvatunyou" w:date="2016-02-22T18:48:00Z" w:name="move443930212"/>
      <w:moveFromRangeEnd w:id="496"/>
      <w:moveFrom w:id="501" w:author="Serm Kulvatunyou" w:date="2016-02-22T18:48:00Z">
        <w:r w:rsidDel="00EA6E95">
          <w:rPr>
            <w:rStyle w:val="CodeChar"/>
          </w:rPr>
          <w:t>qualifier</w:t>
        </w:r>
        <w:r w:rsidR="00E134E4" w:rsidDel="00EA6E95">
          <w:t xml:space="preserve"> = </w:t>
        </w:r>
        <w:r w:rsidR="00A158C7" w:rsidRPr="00A158C7" w:rsidDel="00EA6E95">
          <w:rPr>
            <w:rStyle w:val="CodeChar"/>
          </w:rPr>
          <w:t>SpaceSeparate(</w:t>
        </w:r>
        <w:r w:rsidR="00CE296B" w:rsidDel="00EA6E95">
          <w:rPr>
            <w:rStyle w:val="CodeChar"/>
          </w:rPr>
          <w:t>substring-before(</w:t>
        </w:r>
        <w:r w:rsidR="002809A9" w:rsidRPr="00A158C7" w:rsidDel="00EA6E95">
          <w:rPr>
            <w:rStyle w:val="CodeChar"/>
          </w:rPr>
          <w:t>/@name</w:t>
        </w:r>
        <w:r w:rsidR="00CE296B" w:rsidDel="00EA6E95">
          <w:rPr>
            <w:rStyle w:val="CodeChar"/>
          </w:rPr>
          <w:t>,</w:t>
        </w:r>
        <w:r w:rsidR="002809A9" w:rsidRPr="00A158C7" w:rsidDel="00EA6E95">
          <w:rPr>
            <w:rStyle w:val="CodeChar"/>
          </w:rPr>
          <w:t xml:space="preserve"> “Type”</w:t>
        </w:r>
        <w:r w:rsidR="00A158C7" w:rsidRPr="00A158C7" w:rsidDel="00EA6E95">
          <w:rPr>
            <w:rStyle w:val="CodeChar"/>
          </w:rPr>
          <w:t>)</w:t>
        </w:r>
        <w:r w:rsidR="00CE296B" w:rsidDel="00EA6E95">
          <w:rPr>
            <w:rStyle w:val="CodeChar"/>
          </w:rPr>
          <w:t>)</w:t>
        </w:r>
        <w:r w:rsidR="002809A9" w:rsidRPr="002809A9" w:rsidDel="00EA6E95">
          <w:rPr>
            <w:rStyle w:val="CodeChar"/>
          </w:rPr>
          <w:t xml:space="preserve"> – </w:t>
        </w:r>
        <w:r w:rsidR="00B804B9" w:rsidDel="00EA6E95">
          <w:rPr>
            <w:rStyle w:val="CodeChar"/>
          </w:rPr>
          <w:t>First(</w:t>
        </w:r>
        <w:r w:rsidR="002809A9" w:rsidRPr="002809A9" w:rsidDel="00EA6E95">
          <w:rPr>
            <w:rStyle w:val="CodeChar"/>
          </w:rPr>
          <w:t>DEN</w:t>
        </w:r>
        <w:r w:rsidR="00F54B52" w:rsidDel="00EA6E95">
          <w:rPr>
            <w:rStyle w:val="CodeChar"/>
          </w:rPr>
          <w:t>xUUID</w:t>
        </w:r>
        <w:r w:rsidR="002809A9" w:rsidRPr="002809A9" w:rsidDel="00EA6E95">
          <w:rPr>
            <w:rStyle w:val="CodeChar"/>
          </w:rPr>
          <w:t>(</w:t>
        </w:r>
        <w:r w:rsidDel="00EA6E95">
          <w:rPr>
            <w:rStyle w:val="CodeChar"/>
          </w:rPr>
          <w:t>based_dt_id</w:t>
        </w:r>
        <w:r w:rsidR="002809A9" w:rsidRPr="002809A9" w:rsidDel="00EA6E95">
          <w:rPr>
            <w:rStyle w:val="CodeChar"/>
          </w:rPr>
          <w:t>)</w:t>
        </w:r>
        <w:r w:rsidR="00B804B9" w:rsidDel="00EA6E95">
          <w:rPr>
            <w:rStyle w:val="CodeChar"/>
          </w:rPr>
          <w:t>)</w:t>
        </w:r>
        <w:r w:rsidR="00E134E4" w:rsidDel="00EA6E95">
          <w:t>.</w:t>
        </w:r>
        <w:r w:rsidR="00A158C7" w:rsidDel="00EA6E95">
          <w:t xml:space="preserve"> If this results in a blank string, an exception or warning should be logged.</w:t>
        </w:r>
      </w:moveFrom>
    </w:p>
    <w:moveFromRangeEnd w:id="500"/>
    <w:p w:rsidR="00E134E4" w:rsidRDefault="00736ABC" w:rsidP="00E134E4">
      <w:r>
        <w:rPr>
          <w:rStyle w:val="CodeChar"/>
        </w:rPr>
        <w:t>den</w:t>
      </w:r>
      <w:r w:rsidR="00E134E4">
        <w:t xml:space="preserve"> =</w:t>
      </w:r>
      <w:r w:rsidR="00015656">
        <w:t xml:space="preserve"> </w:t>
      </w:r>
      <w:ins w:id="502" w:author="Serm Kulvatunyou" w:date="2016-03-02T21:18:00Z">
        <w:r w:rsidR="00C75A9D">
          <w:t xml:space="preserve">if </w:t>
        </w:r>
        <w:r w:rsidR="00C75A9D" w:rsidRPr="00C75A9D">
          <w:rPr>
            <w:rStyle w:val="CodeChar"/>
          </w:rPr>
          <w:t>ends-with(</w:t>
        </w:r>
        <w:r w:rsidR="00C75A9D" w:rsidRPr="00C75A9D">
          <w:rPr>
            <w:rStyle w:val="CodeChar"/>
          </w:rPr>
          <w:fldChar w:fldCharType="begin"/>
        </w:r>
        <w:r w:rsidR="00C75A9D" w:rsidRPr="00C75A9D">
          <w:rPr>
            <w:rStyle w:val="CodeChar"/>
          </w:rPr>
          <w:instrText xml:space="preserve"> HYPERLINK "mailto:./extension/@base" </w:instrText>
        </w:r>
        <w:r w:rsidR="00C75A9D" w:rsidRPr="00C75A9D">
          <w:rPr>
            <w:rStyle w:val="CodeChar"/>
          </w:rPr>
          <w:fldChar w:fldCharType="separate"/>
        </w:r>
        <w:r w:rsidR="00C75A9D" w:rsidRPr="00C75A9D">
          <w:rPr>
            <w:rStyle w:val="CodeChar"/>
          </w:rPr>
          <w:t>.//xsd:extension/@base</w:t>
        </w:r>
        <w:r w:rsidR="00C75A9D" w:rsidRPr="00C75A9D">
          <w:rPr>
            <w:rStyle w:val="CodeChar"/>
          </w:rPr>
          <w:fldChar w:fldCharType="end"/>
        </w:r>
        <w:r w:rsidR="00C75A9D" w:rsidRPr="00C75A9D">
          <w:rPr>
            <w:rStyle w:val="CodeChar"/>
          </w:rPr>
          <w:t>, ‘CodeContentType’)</w:t>
        </w:r>
        <w:r w:rsidR="00C75A9D">
          <w:t xml:space="preserve"> then den is </w:t>
        </w:r>
        <w:r w:rsidR="00C75A9D" w:rsidRPr="00C75A9D">
          <w:rPr>
            <w:rStyle w:val="CodeChar"/>
          </w:rPr>
          <w:t>qualifier + “_</w:t>
        </w:r>
      </w:ins>
      <w:ins w:id="503" w:author="Serm Kulvatunyou" w:date="2016-03-03T15:05:00Z">
        <w:r w:rsidR="0061367A">
          <w:rPr>
            <w:rStyle w:val="CodeChar"/>
          </w:rPr>
          <w:t xml:space="preserve"> </w:t>
        </w:r>
      </w:ins>
      <w:ins w:id="504" w:author="Serm Kulvatunyou" w:date="2016-03-02T21:18:00Z">
        <w:r w:rsidR="00C75A9D" w:rsidRPr="00C75A9D">
          <w:rPr>
            <w:rStyle w:val="CodeChar"/>
          </w:rPr>
          <w:t xml:space="preserve">” + </w:t>
        </w:r>
      </w:ins>
      <w:ins w:id="505" w:author="Serm Kulvatunyou" w:date="2016-03-02T21:19:00Z">
        <w:r w:rsidR="00C75A9D" w:rsidRPr="00C75A9D">
          <w:rPr>
            <w:rStyle w:val="CodeChar"/>
          </w:rPr>
          <w:t>“Code. Type”</w:t>
        </w:r>
        <w:r w:rsidR="00C75A9D">
          <w:t xml:space="preserve">. Otherwise, </w:t>
        </w:r>
      </w:ins>
      <w:ins w:id="506" w:author="Serm Kulvatunyou" w:date="2016-03-02T21:20:00Z">
        <w:r w:rsidR="00C75A9D">
          <w:t>it is</w:t>
        </w:r>
      </w:ins>
      <w:ins w:id="507" w:author="Serm Kulvatunyou" w:date="2016-03-02T21:18:00Z">
        <w:r w:rsidR="00C75A9D">
          <w:rPr>
            <w:rStyle w:val="CodeChar"/>
          </w:rPr>
          <w:t xml:space="preserve"> </w:t>
        </w:r>
      </w:ins>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508"/>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508"/>
      <w:r w:rsidR="00061D51">
        <w:rPr>
          <w:rStyle w:val="CommentReference"/>
        </w:rPr>
        <w:commentReference w:id="508"/>
      </w:r>
    </w:p>
    <w:p w:rsidR="00E134E4" w:rsidRDefault="00B66EC6" w:rsidP="00E134E4">
      <w:r>
        <w:rPr>
          <w:rStyle w:val="CodeChar"/>
        </w:rPr>
        <w:t>definition</w:t>
      </w:r>
      <w:r w:rsidR="00E134E4">
        <w:t xml:space="preserve"> = </w:t>
      </w:r>
      <w:commentRangeStart w:id="509"/>
      <w:r w:rsidR="00F42F38">
        <w:t xml:space="preserve">Use the value from </w:t>
      </w:r>
      <w:r w:rsidR="00F42F38" w:rsidRPr="00EB739D">
        <w:rPr>
          <w:rStyle w:val="CodeChar"/>
        </w:rPr>
        <w:t>./xsd:annotation/xsd:documentation</w:t>
      </w:r>
      <w:r w:rsidR="00EB739D">
        <w:t xml:space="preserve"> if any</w:t>
      </w:r>
      <w:ins w:id="510" w:author="Serm Kulvatunyou" w:date="2016-02-22T18:56:00Z">
        <w:r w:rsidR="00FC4F74">
          <w:t>,</w:t>
        </w:r>
      </w:ins>
      <w:r w:rsidR="00EB739D">
        <w:t xml:space="preserve"> otherwise leave empty</w:t>
      </w:r>
      <w:r w:rsidR="00E134E4">
        <w:t>.</w:t>
      </w:r>
      <w:commentRangeEnd w:id="509"/>
      <w:r w:rsidR="00EB739D">
        <w:rPr>
          <w:rStyle w:val="CommentReference"/>
        </w:rPr>
        <w:commentReference w:id="509"/>
      </w:r>
    </w:p>
    <w:p w:rsidR="00E134E4" w:rsidRDefault="00127238" w:rsidP="00E134E4">
      <w:r>
        <w:rPr>
          <w:rStyle w:val="CodeChar"/>
        </w:rPr>
        <w:t>content_component_definition</w:t>
      </w:r>
      <w:r w:rsidR="00E134E4">
        <w:t xml:space="preserve"> =</w:t>
      </w:r>
      <w:r w:rsidR="00EB739D">
        <w:t xml:space="preserve"> Leave empty</w:t>
      </w:r>
      <w:r w:rsidR="00E134E4">
        <w:t>.</w:t>
      </w:r>
    </w:p>
    <w:p w:rsidR="00E134E4" w:rsidRDefault="00127238" w:rsidP="00E134E4">
      <w:r>
        <w:rPr>
          <w:rStyle w:val="CodeChar"/>
        </w:rPr>
        <w:t>revision_doc</w:t>
      </w:r>
      <w:r w:rsidR="00E134E4">
        <w:t xml:space="preserve"> = </w:t>
      </w:r>
      <w:r w:rsidR="00EB739D">
        <w:t>Leave empty</w:t>
      </w:r>
      <w:r w:rsidR="00E134E4">
        <w:t>.</w:t>
      </w:r>
    </w:p>
    <w:p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rsidR="00E134E4" w:rsidRDefault="00127238" w:rsidP="00E134E4">
      <w:pPr>
        <w:rPr>
          <w:ins w:id="511" w:author="Serm Kulvatunyou" w:date="2016-02-22T18:49:00Z"/>
        </w:rPr>
      </w:pPr>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rsidR="00EA6E95" w:rsidRDefault="00EA6E95" w:rsidP="00E134E4">
      <w:ins w:id="512" w:author="Serm Kulvatunyou" w:date="2016-02-22T18:49:00Z">
        <w:r>
          <w:rPr>
            <w:rStyle w:val="CodeChar"/>
          </w:rPr>
          <w:t>o</w:t>
        </w:r>
        <w:r w:rsidRPr="00DA252D">
          <w:rPr>
            <w:rStyle w:val="CodeChar"/>
          </w:rPr>
          <w:t>wner_user_id</w:t>
        </w:r>
        <w:r>
          <w:t xml:space="preserve"> = </w:t>
        </w:r>
        <w:r w:rsidRPr="00DA252D">
          <w:rPr>
            <w:rStyle w:val="CodeChar"/>
          </w:rPr>
          <w:t>“oagis”</w:t>
        </w:r>
        <w:r>
          <w:t>.</w:t>
        </w:r>
      </w:ins>
    </w:p>
    <w:p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rsidR="00E134E4" w:rsidRDefault="00127238" w:rsidP="00E134E4">
      <w:r>
        <w:rPr>
          <w:rStyle w:val="CodeChar"/>
        </w:rPr>
        <w:t>creation_timestamp</w:t>
      </w:r>
      <w:r w:rsidR="00E134E4">
        <w:t xml:space="preserve"> = </w:t>
      </w:r>
      <w:r w:rsidR="00E134E4" w:rsidRPr="00112B28">
        <w:t>Current time</w:t>
      </w:r>
      <w:r w:rsidR="00E134E4">
        <w:t>.</w:t>
      </w:r>
    </w:p>
    <w:p w:rsidR="00267317" w:rsidRDefault="00127238" w:rsidP="004409CB">
      <w:pPr>
        <w:rPr>
          <w:ins w:id="513" w:author="Serm Kulvatunyou" w:date="2016-02-22T18:50:00Z"/>
        </w:rPr>
      </w:pPr>
      <w:r>
        <w:rPr>
          <w:rStyle w:val="CodeChar"/>
        </w:rPr>
        <w:t>last_update_timestamp</w:t>
      </w:r>
      <w:r w:rsidR="00E134E4">
        <w:t xml:space="preserve"> = Same as </w:t>
      </w:r>
      <w:r>
        <w:rPr>
          <w:rStyle w:val="CodeChar"/>
        </w:rPr>
        <w:t>creation_timestamp</w:t>
      </w:r>
      <w:r w:rsidR="00E134E4">
        <w:t>.</w:t>
      </w:r>
    </w:p>
    <w:p w:rsidR="00EA6E95" w:rsidRDefault="00EA6E95" w:rsidP="00EA6E95">
      <w:pPr>
        <w:rPr>
          <w:ins w:id="514" w:author="Serm Kulvatunyou" w:date="2016-02-22T18:50:00Z"/>
        </w:rPr>
      </w:pPr>
      <w:ins w:id="515" w:author="Serm Kulvatunyou" w:date="2016-02-22T18:50:00Z">
        <w:r w:rsidRPr="00EB13B1">
          <w:rPr>
            <w:rStyle w:val="CodeChar"/>
          </w:rPr>
          <w:t>revision_num</w:t>
        </w:r>
        <w:r>
          <w:t xml:space="preserve"> = </w:t>
        </w:r>
        <w:r w:rsidRPr="00EB13B1">
          <w:rPr>
            <w:rStyle w:val="CodeChar"/>
          </w:rPr>
          <w:t>0</w:t>
        </w:r>
        <w:r>
          <w:t>.</w:t>
        </w:r>
      </w:ins>
    </w:p>
    <w:p w:rsidR="00EA6E95" w:rsidRDefault="00EA6E95" w:rsidP="00EA6E95">
      <w:pPr>
        <w:rPr>
          <w:ins w:id="516" w:author="Serm Kulvatunyou" w:date="2016-02-22T18:50:00Z"/>
        </w:rPr>
      </w:pPr>
      <w:ins w:id="517" w:author="Serm Kulvatunyou" w:date="2016-02-22T18:50:00Z">
        <w:r w:rsidRPr="00EB13B1">
          <w:rPr>
            <w:rStyle w:val="CodeChar"/>
          </w:rPr>
          <w:t>revision_tracking_num</w:t>
        </w:r>
        <w:r>
          <w:t xml:space="preserve"> = </w:t>
        </w:r>
        <w:r w:rsidRPr="00EB13B1">
          <w:rPr>
            <w:rStyle w:val="CodeChar"/>
          </w:rPr>
          <w:t>0</w:t>
        </w:r>
        <w:r>
          <w:t>.</w:t>
        </w:r>
      </w:ins>
    </w:p>
    <w:p w:rsidR="00EA6E95" w:rsidRDefault="00EA6E95" w:rsidP="00EA6E95">
      <w:pPr>
        <w:rPr>
          <w:ins w:id="518" w:author="Serm Kulvatunyou" w:date="2016-02-22T18:50:00Z"/>
        </w:rPr>
      </w:pPr>
      <w:ins w:id="519" w:author="Serm Kulvatunyou" w:date="2016-02-22T18:50:00Z">
        <w:r w:rsidRPr="00EB13B1">
          <w:rPr>
            <w:rStyle w:val="CodeChar"/>
          </w:rPr>
          <w:t>revision_action</w:t>
        </w:r>
        <w:r>
          <w:t xml:space="preserve"> = </w:t>
        </w:r>
        <w:r w:rsidRPr="00EB13B1">
          <w:rPr>
            <w:rStyle w:val="CodeChar"/>
          </w:rPr>
          <w:t>null</w:t>
        </w:r>
        <w:r>
          <w:t>.</w:t>
        </w:r>
      </w:ins>
    </w:p>
    <w:p w:rsidR="00EA6E95" w:rsidRDefault="00EA6E95" w:rsidP="00EA6E95">
      <w:pPr>
        <w:rPr>
          <w:ins w:id="520" w:author="Serm Kulvatunyou" w:date="2016-02-22T18:50:00Z"/>
        </w:rPr>
      </w:pPr>
      <w:ins w:id="521" w:author="Serm Kulvatunyou" w:date="2016-02-22T18:50:00Z">
        <w:r w:rsidRPr="00EB13B1">
          <w:rPr>
            <w:rStyle w:val="CodeChar"/>
          </w:rPr>
          <w:t>release_id</w:t>
        </w:r>
        <w:r>
          <w:t xml:space="preserve"> = </w:t>
        </w:r>
        <w:r w:rsidRPr="00F323CD">
          <w:rPr>
            <w:rStyle w:val="CodeChar"/>
          </w:rPr>
          <w:t>null</w:t>
        </w:r>
        <w:r>
          <w:t>.</w:t>
        </w:r>
      </w:ins>
    </w:p>
    <w:p w:rsidR="00EA6E95" w:rsidRDefault="00EA6E95" w:rsidP="00EA6E95">
      <w:pPr>
        <w:rPr>
          <w:ins w:id="522" w:author="Serm Kulvatunyou" w:date="2016-02-22T18:50:00Z"/>
        </w:rPr>
      </w:pPr>
      <w:ins w:id="523" w:author="Serm Kulvatunyou" w:date="2016-02-22T18:50:00Z">
        <w:r w:rsidRPr="00EB13B1">
          <w:rPr>
            <w:rStyle w:val="CodeChar"/>
          </w:rPr>
          <w:t>current_bdt_id</w:t>
        </w:r>
        <w:r>
          <w:t xml:space="preserve"> = </w:t>
        </w:r>
        <w:r w:rsidRPr="00F323CD">
          <w:rPr>
            <w:rStyle w:val="CodeChar"/>
          </w:rPr>
          <w:t>null</w:t>
        </w:r>
        <w:r>
          <w:t xml:space="preserve">. </w:t>
        </w:r>
      </w:ins>
    </w:p>
    <w:p w:rsidR="00EA6E95" w:rsidRDefault="00EA6E95" w:rsidP="00EA6E95">
      <w:pPr>
        <w:rPr>
          <w:ins w:id="524" w:author="Serm Kulvatunyou" w:date="2016-02-22T18:50:00Z"/>
        </w:rPr>
      </w:pPr>
      <w:ins w:id="525" w:author="Serm Kulvatunyou" w:date="2016-02-22T18:50:00Z">
        <w:r w:rsidRPr="00EB13B1">
          <w:rPr>
            <w:rStyle w:val="CodeChar"/>
          </w:rPr>
          <w:lastRenderedPageBreak/>
          <w:t>is_deprecated</w:t>
        </w:r>
        <w:r>
          <w:t xml:space="preserve"> = </w:t>
        </w:r>
        <w:r w:rsidRPr="00F323CD">
          <w:rPr>
            <w:rStyle w:val="CodeChar"/>
          </w:rPr>
          <w:t>false</w:t>
        </w:r>
        <w:r>
          <w:t>.</w:t>
        </w:r>
      </w:ins>
    </w:p>
    <w:p w:rsidR="00EA6E95" w:rsidRDefault="00EA6E95" w:rsidP="004409CB"/>
    <w:p w:rsidR="004409CB" w:rsidRDefault="004409CB" w:rsidP="004409CB"/>
    <w:p w:rsidR="004409CB" w:rsidDel="00EA6E95" w:rsidRDefault="004409CB" w:rsidP="004409CB">
      <w:pPr>
        <w:rPr>
          <w:del w:id="526" w:author="Serm Kulvatunyou" w:date="2016-02-22T18:51:00Z"/>
        </w:rPr>
      </w:pPr>
      <w:commentRangeStart w:id="527"/>
      <w:del w:id="528" w:author="Serm Kulvatunyou" w:date="2016-02-22T18:51:00Z">
        <w:r w:rsidDel="00EA6E95">
          <w:delText xml:space="preserve">Some fixes to </w:delText>
        </w:r>
        <w:r w:rsidRPr="00FA3A72" w:rsidDel="00EA6E95">
          <w:rPr>
            <w:rStyle w:val="CodeChar"/>
          </w:rPr>
          <w:delText>Fields.xsd</w:delText>
        </w:r>
        <w:r w:rsidDel="00EA6E95">
          <w:delText xml:space="preserve"> to do before the import.</w:delText>
        </w:r>
        <w:commentRangeEnd w:id="527"/>
        <w:r w:rsidR="00DC4947" w:rsidDel="00EA6E95">
          <w:rPr>
            <w:rStyle w:val="CommentReference"/>
          </w:rPr>
          <w:commentReference w:id="527"/>
        </w:r>
      </w:del>
    </w:p>
    <w:p w:rsidR="004409CB" w:rsidDel="00EA6E95" w:rsidRDefault="004409CB" w:rsidP="008F2EBB">
      <w:pPr>
        <w:pStyle w:val="ListParagraph"/>
        <w:numPr>
          <w:ilvl w:val="0"/>
          <w:numId w:val="6"/>
        </w:numPr>
        <w:rPr>
          <w:del w:id="529" w:author="Serm Kulvatunyou" w:date="2016-02-22T18:51:00Z"/>
        </w:rPr>
      </w:pPr>
      <w:del w:id="530" w:author="Serm Kulvatunyou" w:date="2016-02-22T18:51:00Z">
        <w:r w:rsidDel="00EA6E95">
          <w:delText xml:space="preserve">Change the </w:delText>
        </w:r>
        <w:r w:rsidRPr="00FA3A72" w:rsidDel="00EA6E95">
          <w:rPr>
            <w:rStyle w:val="CodeChar"/>
          </w:rPr>
          <w:delText>RecordFieldValueType</w:delText>
        </w:r>
        <w:r w:rsidDel="00EA6E95">
          <w:delText xml:space="preserve"> to extend </w:delText>
        </w:r>
        <w:r w:rsidRPr="00FA3A72" w:rsidDel="00EA6E95">
          <w:rPr>
            <w:rStyle w:val="CodeChar"/>
          </w:rPr>
          <w:delText>ValueType</w:delText>
        </w:r>
        <w:r w:rsidDel="00EA6E95">
          <w:delText>.</w:delText>
        </w:r>
      </w:del>
    </w:p>
    <w:p w:rsidR="006427AD" w:rsidRDefault="006427AD" w:rsidP="00356594">
      <w:pPr>
        <w:pStyle w:val="Heading6"/>
      </w:pPr>
      <w:bookmarkStart w:id="531" w:name="_Toc442108935"/>
      <w:r>
        <w:t xml:space="preserve">Populate </w:t>
      </w:r>
      <w:proofErr w:type="spellStart"/>
      <w:r w:rsidR="00072832">
        <w:t>bdt_pri_restri</w:t>
      </w:r>
      <w:proofErr w:type="spellEnd"/>
      <w:r>
        <w:t xml:space="preserve"> table</w:t>
      </w:r>
      <w:bookmarkEnd w:id="531"/>
    </w:p>
    <w:p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072832" w:rsidP="00DC1716">
            <w:r>
              <w:rPr>
                <w:rStyle w:val="CodeChar"/>
              </w:rPr>
              <w:t>bdt_pri_restri_id</w:t>
            </w:r>
            <w:r w:rsidR="002A3D59" w:rsidRPr="002A3D59">
              <w:t xml:space="preserve"> = Auto-generate database key.</w:t>
            </w:r>
          </w:p>
        </w:tc>
      </w:tr>
      <w:tr w:rsidR="002A3D59" w:rsidRPr="002A3D59" w:rsidTr="002A3D59">
        <w:trPr>
          <w:trHeight w:val="719"/>
        </w:trPr>
        <w:tc>
          <w:tcPr>
            <w:tcW w:w="9576" w:type="dxa"/>
          </w:tcPr>
          <w:p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rsidTr="002A3D59">
        <w:trPr>
          <w:trHeight w:val="1781"/>
        </w:trPr>
        <w:tc>
          <w:tcPr>
            <w:tcW w:w="9576" w:type="dxa"/>
          </w:tcPr>
          <w:p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ins w:id="532" w:author="Serm Kulvatunyou" w:date="2016-02-22T19:00:00Z">
              <w:r w:rsidR="00FC4F74">
                <w:t>3.1.1.5.5</w:t>
              </w:r>
            </w:ins>
            <w:del w:id="533" w:author="Serm Kulvatunyou" w:date="2016-02-22T19:00:00Z">
              <w:r w:rsidR="0093447A" w:rsidDel="00FC4F74">
                <w:delText>3.1.1.3.5</w:delText>
              </w:r>
            </w:del>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ins w:id="534" w:author="Serm Kulvatunyou" w:date="2016-02-22T19:02:00Z">
              <w:r w:rsidR="00FC4F74">
                <w:t>.</w:t>
              </w:r>
            </w:ins>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rsidTr="002A3D59">
        <w:trPr>
          <w:trHeight w:val="1790"/>
        </w:trPr>
        <w:tc>
          <w:tcPr>
            <w:tcW w:w="9576" w:type="dxa"/>
          </w:tcPr>
          <w:p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535"/>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535"/>
            <w:r w:rsidR="006B275E">
              <w:rPr>
                <w:rStyle w:val="CommentReference"/>
              </w:rPr>
              <w:commentReference w:id="535"/>
            </w:r>
          </w:p>
        </w:tc>
      </w:tr>
      <w:tr w:rsidR="002A3D59" w:rsidRPr="002A3D59" w:rsidTr="002A3D59">
        <w:trPr>
          <w:trHeight w:val="701"/>
        </w:trPr>
        <w:tc>
          <w:tcPr>
            <w:tcW w:w="9576" w:type="dxa"/>
          </w:tcPr>
          <w:p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proofErr w:type="spellStart"/>
            <w:r w:rsidR="002B3165">
              <w:rPr>
                <w:rStyle w:val="CodeChar"/>
              </w:rPr>
              <w:t>code_list_id</w:t>
            </w:r>
            <w:proofErr w:type="spellEnd"/>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rsidR="00330663" w:rsidRDefault="00330663" w:rsidP="00330663"/>
    <w:p w:rsidR="006427AD" w:rsidRDefault="006427AD" w:rsidP="00356594">
      <w:pPr>
        <w:pStyle w:val="Heading6"/>
      </w:pPr>
      <w:bookmarkStart w:id="536" w:name="_Toc442108936"/>
      <w:r>
        <w:t xml:space="preserve">Populate SC in the </w:t>
      </w:r>
      <w:proofErr w:type="spellStart"/>
      <w:r w:rsidR="00530652">
        <w:t>dt_sc</w:t>
      </w:r>
      <w:proofErr w:type="spellEnd"/>
      <w:r>
        <w:t xml:space="preserve"> table</w:t>
      </w:r>
      <w:bookmarkEnd w:id="536"/>
    </w:p>
    <w:p w:rsidR="00872225" w:rsidRDefault="00872225" w:rsidP="00872225">
      <w:r>
        <w:t>Populate the supplementary components for the qualified BDTs.</w:t>
      </w:r>
    </w:p>
    <w:p w:rsidR="00872225" w:rsidRDefault="00872225" w:rsidP="00872225"/>
    <w:p w:rsidR="00872225" w:rsidRDefault="00E27FC4" w:rsidP="00872225">
      <w:r>
        <w:t>Qualified BDTs inherit all SCs from its based BDT, populate rows in this table appropriately for these SCs</w:t>
      </w:r>
      <w:r w:rsidR="00994825">
        <w:t xml:space="preserve"> by cop</w:t>
      </w:r>
      <w:r w:rsidR="00994825">
        <w:t>y</w:t>
      </w:r>
      <w:r w:rsidR="00994825">
        <w:t>ing information from the SCs of the based BDT</w:t>
      </w:r>
      <w:r>
        <w:t xml:space="preserve">. </w:t>
      </w:r>
      <w:r w:rsidR="00994825">
        <w:t>In addition, a</w:t>
      </w:r>
      <w:r>
        <w:t xml:space="preserve"> qualified BDT may extend the base with </w:t>
      </w:r>
      <w:r w:rsidR="005E7659">
        <w:t>new</w:t>
      </w:r>
      <w:r>
        <w:t xml:space="preserve"> attri</w:t>
      </w:r>
      <w:r>
        <w:t>b</w:t>
      </w:r>
      <w:r>
        <w:t xml:space="preserve">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(r</w:t>
      </w:r>
      <w:r>
        <w:t>e</w:t>
      </w:r>
      <w:r>
        <w:t xml:space="preserv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w:t>
      </w:r>
      <w:r w:rsidR="00994825">
        <w:t>t</w:t>
      </w:r>
      <w:r w:rsidR="00994825">
        <w:t xml:space="preserve">tribute. </w:t>
      </w:r>
    </w:p>
    <w:p w:rsidR="00994825" w:rsidRDefault="00994825" w:rsidP="00872225"/>
    <w:p w:rsidR="00872225" w:rsidRDefault="00530652" w:rsidP="00872225">
      <w:r>
        <w:rPr>
          <w:rStyle w:val="CodeChar"/>
        </w:rPr>
        <w:t>dt_sc_id</w:t>
      </w:r>
      <w:r w:rsidR="00872225">
        <w:t xml:space="preserve"> = Auto-generate database key.</w:t>
      </w:r>
    </w:p>
    <w:p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del w:id="537" w:author="Serm Kulvatunyou" w:date="2016-02-22T19:49:00Z">
        <w:r w:rsidR="00285DCC" w:rsidRPr="007974B1" w:rsidDel="00A56ADE">
          <w:rPr>
            <w:highlight w:val="green"/>
          </w:rPr>
          <w:delText>unquali</w:delText>
        </w:r>
        <w:r w:rsidR="00285DCC" w:rsidDel="00A56ADE">
          <w:rPr>
            <w:highlight w:val="green"/>
          </w:rPr>
          <w:delText xml:space="preserve">fied </w:delText>
        </w:r>
        <w:r w:rsidR="00285DCC" w:rsidRPr="00285DCC" w:rsidDel="00A56ADE">
          <w:rPr>
            <w:highlight w:val="green"/>
          </w:rPr>
          <w:delText xml:space="preserve">BDTs </w:delText>
        </w:r>
        <w:r w:rsidR="00872225" w:rsidRPr="00285DCC" w:rsidDel="00A56ADE">
          <w:rPr>
            <w:highlight w:val="green"/>
          </w:rPr>
          <w:delText xml:space="preserve">for </w:delText>
        </w:r>
      </w:del>
      <w:r w:rsidR="005E7659" w:rsidRPr="00285DCC">
        <w:rPr>
          <w:highlight w:val="green"/>
        </w:rPr>
        <w:t xml:space="preserve">copied </w:t>
      </w:r>
      <w:r w:rsidR="00A02BD0" w:rsidRPr="00285DCC">
        <w:rPr>
          <w:highlight w:val="green"/>
        </w:rPr>
        <w:t>over SC</w:t>
      </w:r>
      <w:r w:rsidR="00872225" w:rsidRPr="00285DCC">
        <w:rPr>
          <w:highlight w:val="green"/>
        </w:rPr>
        <w:t>.</w:t>
      </w:r>
    </w:p>
    <w:p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w:t>
      </w:r>
      <w:r w:rsidR="004C1056">
        <w:lastRenderedPageBreak/>
        <w:t xml:space="preserve">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w:t>
      </w:r>
      <w:r w:rsidR="00F510DE">
        <w:t>e</w:t>
      </w:r>
      <w:r w:rsidR="00F510DE">
        <w:t xml:space="preserv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del w:id="538" w:author="Serm Kulvatunyou" w:date="2016-02-22T20:18:00Z">
        <w:r w:rsidR="00872225" w:rsidDel="0081584C">
          <w:rPr>
            <w:rFonts w:eastAsiaTheme="minorEastAsia"/>
          </w:rPr>
          <w:delText xml:space="preserve"> (</w:delText>
        </w:r>
        <w:r w:rsidR="00872225" w:rsidDel="0081584C">
          <w:rPr>
            <w:rFonts w:eastAsiaTheme="minorEastAsia"/>
          </w:rPr>
          <w:fldChar w:fldCharType="begin"/>
        </w:r>
        <w:r w:rsidR="00872225" w:rsidDel="0081584C">
          <w:rPr>
            <w:rFonts w:eastAsiaTheme="minorEastAsia"/>
          </w:rPr>
          <w:delInstrText xml:space="preserve"> REF _Ref390934801 \r \h </w:delInstrText>
        </w:r>
        <w:r w:rsidR="00872225" w:rsidDel="0081584C">
          <w:rPr>
            <w:rFonts w:eastAsiaTheme="minorEastAsia"/>
          </w:rPr>
        </w:r>
        <w:r w:rsidR="00872225" w:rsidDel="0081584C">
          <w:rPr>
            <w:rFonts w:eastAsiaTheme="minorEastAsia"/>
          </w:rPr>
          <w:fldChar w:fldCharType="separate"/>
        </w:r>
        <w:r w:rsidR="0081584C" w:rsidDel="0081584C">
          <w:rPr>
            <w:rFonts w:eastAsiaTheme="minorEastAsia"/>
          </w:rPr>
          <w:delText>3.1.1.8.1</w:delText>
        </w:r>
        <w:r w:rsidR="00872225" w:rsidDel="0081584C">
          <w:rPr>
            <w:rFonts w:eastAsiaTheme="minorEastAsia"/>
          </w:rPr>
          <w:fldChar w:fldCharType="end"/>
        </w:r>
        <w:r w:rsidR="00872225" w:rsidDel="0081584C">
          <w:rPr>
            <w:rFonts w:eastAsiaTheme="minorEastAsia"/>
          </w:rPr>
          <w:delText>)</w:delText>
        </w:r>
      </w:del>
      <w:r w:rsidR="00872225" w:rsidRPr="00B0001B">
        <w:rPr>
          <w:rFonts w:eastAsiaTheme="minorEastAsia"/>
        </w:rPr>
        <w:t>.</w:t>
      </w:r>
      <w:r w:rsidR="00872225">
        <w:t xml:space="preserve"> </w:t>
      </w:r>
    </w:p>
    <w:p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w:t>
      </w:r>
      <w:r w:rsidR="009C0E99">
        <w:rPr>
          <w:rFonts w:eastAsiaTheme="minorEastAsia"/>
        </w:rPr>
        <w:t>l</w:t>
      </w:r>
      <w:r w:rsidR="009C0E99">
        <w:rPr>
          <w:rFonts w:eastAsiaTheme="minorEastAsia"/>
        </w:rPr>
        <w:t xml:space="preserve">umn is blank. </w:t>
      </w:r>
    </w:p>
    <w:p w:rsidR="00CD1BCF" w:rsidRDefault="00CD1BCF" w:rsidP="0081584C">
      <w:pPr>
        <w:pStyle w:val="Heading6"/>
      </w:pPr>
      <w:bookmarkStart w:id="539" w:name="_Toc442108937"/>
      <w:r>
        <w:t xml:space="preserve">Populate </w:t>
      </w:r>
      <w:proofErr w:type="spellStart"/>
      <w:r w:rsidR="00CF7449">
        <w:t>cdt_sc_awd_pri</w:t>
      </w:r>
      <w:proofErr w:type="spellEnd"/>
      <w:r>
        <w:t xml:space="preserve"> table</w:t>
      </w:r>
      <w:bookmarkEnd w:id="539"/>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CF7449" w:rsidP="00005AA1">
      <w:r>
        <w:rPr>
          <w:rStyle w:val="CodeChar"/>
        </w:rPr>
        <w:t>cdt_sc_awd_pri_id</w:t>
      </w:r>
      <w:r w:rsidR="00005AA1">
        <w:t xml:space="preserve"> = Auto-generate database key.</w:t>
      </w:r>
    </w:p>
    <w:p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proofErr w:type="spellStart"/>
      <w:r>
        <w:rPr>
          <w:rStyle w:val="CodeChar"/>
        </w:rPr>
        <w:t>cdt_pri_id</w:t>
      </w:r>
      <w:r w:rsidR="00BF2BF7">
        <w:t>’s</w:t>
      </w:r>
      <w:proofErr w:type="spellEnd"/>
      <w:r w:rsidR="00BF2BF7">
        <w:t xml:space="preserve"> from the </w:t>
      </w:r>
      <w:r w:rsidR="00C822AB">
        <w:rPr>
          <w:rStyle w:val="CodeChar"/>
        </w:rPr>
        <w:t>cdt_awd_pri</w:t>
      </w:r>
      <w:r w:rsidR="00053DFA">
        <w:t xml:space="preserve"> table. The look up is done by matching representation term with the data type term (</w:t>
      </w:r>
      <w:proofErr w:type="spellStart"/>
      <w:r w:rsidR="00053DFA" w:rsidRPr="00053DFA">
        <w:rPr>
          <w:rStyle w:val="CodeChar"/>
        </w:rPr>
        <w:t>DT.</w:t>
      </w:r>
      <w:r w:rsidR="00736ABC">
        <w:rPr>
          <w:rStyle w:val="CodeChar"/>
        </w:rPr>
        <w:t>data_type_term</w:t>
      </w:r>
      <w:proofErr w:type="spellEnd"/>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rsidR="00CD1BCF" w:rsidRDefault="00CD1BCF" w:rsidP="0081584C">
      <w:pPr>
        <w:pStyle w:val="Heading6"/>
      </w:pPr>
      <w:bookmarkStart w:id="540" w:name="_Toc442108938"/>
      <w:r>
        <w:t xml:space="preserve">Populate </w:t>
      </w:r>
      <w:proofErr w:type="spellStart"/>
      <w:r w:rsidR="00CF7449">
        <w:t>cdt_sc_awd_pri</w:t>
      </w:r>
      <w:r>
        <w:t>_</w:t>
      </w:r>
      <w:r w:rsidR="00DF46E5">
        <w:t>xps_type_map</w:t>
      </w:r>
      <w:proofErr w:type="spellEnd"/>
      <w:r>
        <w:t xml:space="preserve"> table</w:t>
      </w:r>
      <w:bookmarkEnd w:id="540"/>
    </w:p>
    <w:p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BF2D0E" w:rsidP="001D0626">
      <w:r>
        <w:rPr>
          <w:rStyle w:val="CodeChar"/>
        </w:rPr>
        <w:lastRenderedPageBreak/>
        <w:t>cdt_sc_awd_pri_xps_type_map_id</w:t>
      </w:r>
      <w:r w:rsidR="001D0626">
        <w:t xml:space="preserve"> = Auto-generate database key.</w:t>
      </w:r>
    </w:p>
    <w:p w:rsidR="001D0626" w:rsidRDefault="00CF7449" w:rsidP="001D0626">
      <w:r>
        <w:rPr>
          <w:rStyle w:val="CodeChar"/>
        </w:rPr>
        <w:t>cdt_sc_awd_pri</w:t>
      </w:r>
      <w:r w:rsidR="001D0626">
        <w:t xml:space="preserve"> = Foreign key to </w:t>
      </w:r>
      <w:proofErr w:type="spellStart"/>
      <w:r>
        <w:rPr>
          <w:rStyle w:val="CodeChar"/>
        </w:rPr>
        <w:t>cdt_sc_awd_pri</w:t>
      </w:r>
      <w:r w:rsidR="001D0626">
        <w:rPr>
          <w:rStyle w:val="IntenseEmphasis"/>
          <w:b w:val="0"/>
          <w:bCs w:val="0"/>
          <w:i w:val="0"/>
          <w:iCs w:val="0"/>
          <w:color w:val="auto"/>
        </w:rPr>
        <w:t>.</w:t>
      </w:r>
      <w:r>
        <w:rPr>
          <w:rStyle w:val="CodeChar"/>
        </w:rPr>
        <w:t>cdt_sc_awd_pri_id</w:t>
      </w:r>
      <w:proofErr w:type="spellEnd"/>
      <w:r w:rsidR="001D0626">
        <w:rPr>
          <w:rStyle w:val="CodeChar"/>
        </w:rPr>
        <w:t>.</w:t>
      </w:r>
      <w:r w:rsidR="001D0626">
        <w:rPr>
          <w:rStyle w:val="IntenseEmphasis"/>
          <w:b w:val="0"/>
          <w:bCs w:val="0"/>
          <w:i w:val="0"/>
          <w:iCs w:val="0"/>
          <w:color w:val="auto"/>
        </w:rPr>
        <w:t xml:space="preserve"> </w:t>
      </w:r>
    </w:p>
    <w:p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rsidR="001D0626" w:rsidRDefault="001D0626" w:rsidP="001D0626"/>
    <w:p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the SC allowed primitives.  </w:t>
      </w:r>
    </w:p>
    <w:p w:rsidR="00CC1B7D" w:rsidRPr="00CC1B7D" w:rsidRDefault="00CC1B7D" w:rsidP="00CC1B7D"/>
    <w:p w:rsidR="006427AD" w:rsidRDefault="006427AD" w:rsidP="0081584C">
      <w:pPr>
        <w:pStyle w:val="Heading6"/>
      </w:pPr>
      <w:bookmarkStart w:id="541" w:name="_Toc442108939"/>
      <w:r>
        <w:t xml:space="preserve">Populate the </w:t>
      </w:r>
      <w:proofErr w:type="spellStart"/>
      <w:r w:rsidR="002B3165">
        <w:t>bdt_sc_pri_restri</w:t>
      </w:r>
      <w:proofErr w:type="spellEnd"/>
      <w:r>
        <w:t xml:space="preserve"> table</w:t>
      </w:r>
      <w:bookmarkEnd w:id="541"/>
    </w:p>
    <w:p w:rsidR="00A13989" w:rsidRDefault="00A13989" w:rsidP="00A13989">
      <w:r>
        <w:t>This table assigns the CDT primitive and map XSD built-in type combination to the QBDTs</w:t>
      </w:r>
      <w:r w:rsidR="00546F13">
        <w:t>’ SCs</w:t>
      </w:r>
      <w:r>
        <w:t>.</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2B3165" w:rsidP="00DE04FF">
            <w:r>
              <w:rPr>
                <w:rStyle w:val="CodeChar"/>
              </w:rPr>
              <w:t>bdt_sc_pri_restri_id</w:t>
            </w:r>
            <w:r w:rsidR="00585CF4" w:rsidRPr="00585CF4">
              <w:t xml:space="preserve"> = Auto-generate database key.</w:t>
            </w:r>
          </w:p>
        </w:tc>
      </w:tr>
      <w:tr w:rsidR="00585CF4" w:rsidRPr="00585CF4" w:rsidTr="00585CF4">
        <w:tc>
          <w:tcPr>
            <w:tcW w:w="9576" w:type="dxa"/>
          </w:tcPr>
          <w:p w:rsidR="00585CF4" w:rsidRPr="00585CF4" w:rsidRDefault="002B3165" w:rsidP="00DE04FF">
            <w:r>
              <w:rPr>
                <w:rStyle w:val="CodeChar"/>
              </w:rPr>
              <w:t>bdt_sc_id</w:t>
            </w:r>
            <w:r w:rsidR="00585CF4" w:rsidRPr="00585CF4">
              <w:t xml:space="preserve"> = Foreign key to the QBDT’s SC.</w:t>
            </w:r>
          </w:p>
        </w:tc>
      </w:tr>
      <w:tr w:rsidR="00585CF4" w:rsidRPr="00585CF4" w:rsidTr="00585CF4">
        <w:tc>
          <w:tcPr>
            <w:tcW w:w="9576" w:type="dxa"/>
          </w:tcPr>
          <w:p w:rsidR="00585CF4" w:rsidRPr="00585CF4" w:rsidRDefault="002B3165" w:rsidP="008A7F40">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w:t>
            </w:r>
            <w:del w:id="542" w:author="Serm Kulvatunyou" w:date="2016-02-22T20:26:00Z">
              <w:r w:rsidR="00585CF4" w:rsidRPr="00585CF4" w:rsidDel="008A7F40">
                <w:delText xml:space="preserve"> in se</w:delText>
              </w:r>
              <w:r w:rsidR="00585CF4" w:rsidRPr="00585CF4" w:rsidDel="008A7F40">
                <w:delText>c</w:delText>
              </w:r>
              <w:r w:rsidR="00585CF4" w:rsidRPr="00585CF4" w:rsidDel="008A7F40">
                <w:delText xml:space="preserve">tion </w:delText>
              </w:r>
              <w:r w:rsidR="00585CF4" w:rsidRPr="00585CF4" w:rsidDel="008A7F40">
                <w:fldChar w:fldCharType="begin"/>
              </w:r>
              <w:r w:rsidR="00585CF4" w:rsidRPr="00585CF4" w:rsidDel="008A7F40">
                <w:delInstrText xml:space="preserve"> REF _Ref390964089 \r \h </w:delInstrText>
              </w:r>
              <w:r w:rsidR="00585CF4" w:rsidRPr="00585CF4" w:rsidDel="008A7F40">
                <w:fldChar w:fldCharType="separate"/>
              </w:r>
              <w:r w:rsidR="008A7F40" w:rsidDel="008A7F40">
                <w:delText>3.1.1.5.8</w:delText>
              </w:r>
              <w:r w:rsidR="00585CF4" w:rsidRPr="00585CF4" w:rsidDel="008A7F40">
                <w:fldChar w:fldCharType="end"/>
              </w:r>
            </w:del>
            <w:r w:rsidR="00585CF4" w:rsidRPr="00585CF4">
              <w:t xml:space="preserv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Then u</w:t>
            </w:r>
            <w:r w:rsidR="00585CF4" w:rsidRPr="00585CF4">
              <w:t>se the following rules</w:t>
            </w:r>
            <w:r w:rsidR="00C312B5">
              <w:t xml:space="preserve"> to </w:t>
            </w:r>
            <w:r w:rsidR="00DF53A9">
              <w:t xml:space="preserve">set the </w:t>
            </w:r>
            <w:r w:rsidR="00405DFB">
              <w:rPr>
                <w:rStyle w:val="CodeChar"/>
              </w:rPr>
              <w:t>is_default</w:t>
            </w:r>
            <w:r w:rsidR="00DF53A9">
              <w:t xml:space="preserve"> column. </w:t>
            </w:r>
            <w:r w:rsidR="00585CF4" w:rsidRPr="00585CF4">
              <w:t xml:space="preserve">If </w:t>
            </w:r>
            <w:r w:rsidR="00585CF4" w:rsidRPr="00585CF4">
              <w:rPr>
                <w:rStyle w:val="CodeChar"/>
              </w:rPr>
              <w:t xml:space="preserve">xsd:attribute/@type = ‘Number_B98233’ </w:t>
            </w:r>
            <w:r w:rsidR="00F93057" w:rsidRPr="00F93057">
              <w:t>is</w:t>
            </w:r>
            <w:r w:rsidR="00585CF4" w:rsidRPr="00585CF4">
              <w:rPr>
                <w:rStyle w:val="CodeChar"/>
              </w:rPr>
              <w:t xml:space="preserve"> true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w:t>
            </w:r>
            <w:r w:rsidR="0034056B">
              <w:t>, which</w:t>
            </w:r>
            <w:r w:rsidR="00DF53A9">
              <w:t xml:space="preserve"> points to the Number CDT primitive and</w:t>
            </w:r>
            <w:r w:rsidR="00585CF4" w:rsidRPr="00585CF4">
              <w:t xml:space="preserve"> </w:t>
            </w:r>
            <w:r w:rsidR="00585CF4" w:rsidRPr="00585CF4">
              <w:rPr>
                <w:rStyle w:val="CodeChar"/>
              </w:rPr>
              <w:t>xsd:integer</w:t>
            </w:r>
            <w:r w:rsidR="00585CF4" w:rsidRPr="00585CF4">
              <w:t xml:space="preserve"> map. Else if </w:t>
            </w:r>
            <w:r w:rsidR="00585CF4" w:rsidRPr="00585CF4">
              <w:rPr>
                <w:rStyle w:val="CodeChar"/>
              </w:rPr>
              <w:t>xsd:attribute/@type = (‘CodeType_1E7368’ or ‘CodeContentType’) or xsd:attribute/@name = ‘countryCode’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DF53A9">
              <w:t>row</w:t>
            </w:r>
            <w:r w:rsidR="0034056B">
              <w:t>, which</w:t>
            </w:r>
            <w:r w:rsidR="00DF53A9">
              <w:t xml:space="preserve"> points to the </w:t>
            </w:r>
            <w:r w:rsidR="001B7953">
              <w:t xml:space="preserve">Token CDT primitive and </w:t>
            </w:r>
            <w:r w:rsidR="00585CF4" w:rsidRPr="00585CF4">
              <w:rPr>
                <w:rStyle w:val="CodeChar"/>
              </w:rPr>
              <w:t>xsd:token</w:t>
            </w:r>
            <w:r w:rsidR="001B7953">
              <w:t xml:space="preserve"> map.</w:t>
            </w:r>
            <w:r w:rsidR="00585CF4" w:rsidRPr="00585CF4">
              <w:t xml:space="preserve"> Else if </w:t>
            </w:r>
            <w:r w:rsidR="00585CF4" w:rsidRPr="00585CF4">
              <w:rPr>
                <w:rStyle w:val="CodeChar"/>
              </w:rPr>
              <w:t>xsd:attribute/@type = ‘StringType’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00585CF4" w:rsidRPr="00585CF4">
              <w:t xml:space="preserve">the </w:t>
            </w:r>
            <w:r w:rsidR="00585CF4" w:rsidRPr="00585CF4">
              <w:rPr>
                <w:rStyle w:val="CodeChar"/>
              </w:rPr>
              <w:t>xsd:string</w:t>
            </w:r>
            <w:r w:rsidR="001B7953">
              <w:t xml:space="preserve"> primitive map.</w:t>
            </w:r>
            <w:r w:rsidR="00585CF4" w:rsidRPr="00585CF4">
              <w:t xml:space="preserve"> Else if </w:t>
            </w:r>
            <w:r w:rsidR="00585CF4" w:rsidRPr="00585CF4">
              <w:rPr>
                <w:rStyle w:val="CodeChar"/>
              </w:rPr>
              <w:t>xsd:attribut</w:t>
            </w:r>
            <w:r w:rsidR="00546C4C">
              <w:rPr>
                <w:rStyle w:val="CodeChar"/>
              </w:rPr>
              <w:t>e/@type = ‘NormalizedStri</w:t>
            </w:r>
            <w:r w:rsidR="00585CF4" w:rsidRPr="00585CF4">
              <w:rPr>
                <w:rStyle w:val="CodeChar"/>
              </w:rPr>
              <w:t>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w:t>
            </w:r>
            <w:r w:rsidR="00955027">
              <w:t xml:space="preserve"> the </w:t>
            </w:r>
            <w:r w:rsidR="00DF53A9">
              <w:t>row</w:t>
            </w:r>
            <w:r w:rsidR="0034056B">
              <w:t>, which</w:t>
            </w:r>
            <w:r w:rsidR="00DF53A9">
              <w:t xml:space="preserve"> points to the </w:t>
            </w:r>
            <w:r w:rsidR="00955027">
              <w:t>String CDT pri</w:t>
            </w:r>
            <w:r w:rsidR="00955027">
              <w:t>m</w:t>
            </w:r>
            <w:r w:rsidR="00955027">
              <w:t>itive and</w:t>
            </w:r>
            <w:r w:rsidR="00585CF4" w:rsidRPr="00585CF4">
              <w:t xml:space="preserve"> </w:t>
            </w:r>
            <w:r w:rsidR="00585CF4" w:rsidRPr="00585CF4">
              <w:rPr>
                <w:rStyle w:val="CodeChar"/>
              </w:rPr>
              <w:t>xsd:string</w:t>
            </w:r>
            <w:r w:rsidR="00955027">
              <w:t xml:space="preserve"> map.</w:t>
            </w:r>
            <w:r w:rsidR="00585CF4" w:rsidRPr="00585CF4">
              <w:t xml:space="preserve"> Else if </w:t>
            </w:r>
            <w:r w:rsidR="00585CF4" w:rsidRPr="00585CF4">
              <w:rPr>
                <w:rStyle w:val="CodeChar"/>
              </w:rPr>
              <w:t>xsd:attribute/@name = ‘listID’ or ‘listVersionID’ or ‘unitCodeListVersionID’</w:t>
            </w:r>
            <w:r w:rsidR="00DF53A9">
              <w:t xml:space="preserve">, </w:t>
            </w:r>
            <w:r w:rsidR="00585CF4" w:rsidRPr="0034056B">
              <w:t xml:space="preserve">set </w:t>
            </w:r>
            <w:r w:rsidR="00405DFB">
              <w:rPr>
                <w:rStyle w:val="CodeChar"/>
              </w:rPr>
              <w:t>is_default</w:t>
            </w:r>
            <w:r w:rsidR="00585CF4" w:rsidRPr="0034056B">
              <w:t xml:space="preserve"> to </w:t>
            </w:r>
            <w:r w:rsidR="00585CF4" w:rsidRPr="0034056B">
              <w:rPr>
                <w:rStyle w:val="CodeChar"/>
              </w:rPr>
              <w:t>true</w:t>
            </w:r>
            <w:r w:rsidR="00585CF4" w:rsidRPr="0034056B">
              <w:t xml:space="preserve"> on the </w:t>
            </w:r>
            <w:r w:rsidR="00DF53A9" w:rsidRPr="0034056B">
              <w:t>row</w:t>
            </w:r>
            <w:r w:rsidR="0034056B" w:rsidRPr="0034056B">
              <w:t>, which</w:t>
            </w:r>
            <w:r w:rsidR="00DF53A9" w:rsidRPr="0034056B">
              <w:t xml:space="preserve"> points to the </w:t>
            </w:r>
            <w:proofErr w:type="spellStart"/>
            <w:r w:rsidR="00DF53A9" w:rsidRPr="0034056B">
              <w:t>NormalizedString</w:t>
            </w:r>
            <w:proofErr w:type="spellEnd"/>
            <w:r w:rsidR="000D1A5B" w:rsidRPr="0034056B">
              <w:t xml:space="preserve"> CDT primitive and </w:t>
            </w:r>
            <w:r w:rsidR="00585CF4" w:rsidRPr="0034056B">
              <w:rPr>
                <w:rStyle w:val="CodeChar"/>
              </w:rPr>
              <w:t>xsd:</w:t>
            </w:r>
            <w:r w:rsidR="00DF53A9" w:rsidRPr="0034056B">
              <w:rPr>
                <w:rStyle w:val="CodeChar"/>
              </w:rPr>
              <w:t>normalizedString</w:t>
            </w:r>
            <w:r w:rsidR="000D1A5B" w:rsidRPr="0034056B">
              <w:t xml:space="preserve"> map</w:t>
            </w:r>
            <w:r w:rsidR="000D1A5B">
              <w:t>.</w:t>
            </w:r>
            <w:r w:rsidR="00585CF4" w:rsidRPr="00585CF4">
              <w:t xml:space="preserve"> Else if </w:t>
            </w:r>
            <w:r w:rsidR="00585CF4" w:rsidRPr="00585CF4">
              <w:rPr>
                <w:rStyle w:val="CodeChar"/>
              </w:rPr>
              <w:t>xsd:attribute/@type = ‘DateTimeType’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w:t>
            </w:r>
            <w:r w:rsidR="00DF53A9">
              <w:t xml:space="preserve">points to </w:t>
            </w:r>
            <w:proofErr w:type="spellStart"/>
            <w:r w:rsidR="00DF53A9">
              <w:t>TimePoint</w:t>
            </w:r>
            <w:proofErr w:type="spellEnd"/>
            <w:r w:rsidR="00DF53A9">
              <w:t xml:space="preserve"> CDT primitive and the </w:t>
            </w:r>
            <w:r w:rsidR="00585CF4" w:rsidRPr="00585CF4">
              <w:rPr>
                <w:rStyle w:val="CodeChar"/>
              </w:rPr>
              <w:t>xsd:token</w:t>
            </w:r>
            <w:r w:rsidR="00DF53A9">
              <w:t xml:space="preserve"> map.</w:t>
            </w:r>
            <w:r w:rsidR="00585CF4" w:rsidRPr="00585CF4">
              <w:t xml:space="preserve"> Else if </w:t>
            </w:r>
            <w:r w:rsidR="00585CF4" w:rsidRPr="00585CF4">
              <w:rPr>
                <w:rStyle w:val="CodeChar"/>
              </w:rPr>
              <w:t>xsd:attribute/@type = ‘IndicatorType’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 that points to the Boolean CDT primitive and</w:t>
            </w:r>
            <w:r w:rsidR="00585CF4" w:rsidRPr="00585CF4">
              <w:t xml:space="preserve"> </w:t>
            </w:r>
            <w:r w:rsidR="00585CF4" w:rsidRPr="00585CF4">
              <w:rPr>
                <w:rStyle w:val="CodeChar"/>
              </w:rPr>
              <w:t>xsd:boolean</w:t>
            </w:r>
            <w:r w:rsidR="00DF53A9">
              <w:t xml:space="preserve"> map.</w:t>
            </w:r>
            <w:r w:rsidR="00585CF4" w:rsidRPr="00585CF4">
              <w:t xml:space="preserve"> Else if </w:t>
            </w:r>
            <w:r w:rsidR="00585CF4" w:rsidRPr="00585CF4">
              <w:rPr>
                <w:rStyle w:val="CodeChar"/>
              </w:rPr>
              <w:t>xsd:attribute/@type = ‘ValueType_E7171E’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34056B">
              <w:t xml:space="preserve">row, which points to the </w:t>
            </w:r>
            <w:proofErr w:type="spellStart"/>
            <w:r w:rsidR="0034056B">
              <w:t>NormalizedString</w:t>
            </w:r>
            <w:proofErr w:type="spellEnd"/>
            <w:r w:rsidR="0034056B">
              <w:t xml:space="preserve"> CDT primitive and </w:t>
            </w:r>
            <w:r w:rsidR="00585CF4" w:rsidRPr="00585CF4">
              <w:rPr>
                <w:rStyle w:val="CodeChar"/>
              </w:rPr>
              <w:t>xsd:normalizedString</w:t>
            </w:r>
            <w:r w:rsidR="0034056B">
              <w:t xml:space="preserve"> map.</w:t>
            </w:r>
            <w:r w:rsidR="00585CF4" w:rsidRPr="00585CF4">
              <w:t xml:space="preserve"> Else if </w:t>
            </w:r>
            <w:r w:rsidR="00585CF4" w:rsidRPr="00585CF4">
              <w:rPr>
                <w:rStyle w:val="CodeChar"/>
              </w:rPr>
              <w:t>xsd:attribute/@name = ‘name’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points to the </w:t>
            </w:r>
            <w:proofErr w:type="spellStart"/>
            <w:r w:rsidR="0034056B">
              <w:t>NormalizedString</w:t>
            </w:r>
            <w:proofErr w:type="spellEnd"/>
            <w:r w:rsidR="0034056B">
              <w:t xml:space="preserve"> CDT primitive and </w:t>
            </w:r>
            <w:r w:rsidR="0034056B" w:rsidRPr="00585CF4">
              <w:rPr>
                <w:rStyle w:val="CodeChar"/>
              </w:rPr>
              <w:t>xsd:normalizedString</w:t>
            </w:r>
            <w:r w:rsidR="0034056B">
              <w:t xml:space="preserve"> map</w:t>
            </w:r>
            <w:r w:rsidR="00585CF4" w:rsidRPr="00585CF4">
              <w:t xml:space="preserve">. Else if </w:t>
            </w:r>
            <w:r w:rsidR="00585CF4" w:rsidRPr="00585CF4">
              <w:rPr>
                <w:rStyle w:val="CodeChar"/>
              </w:rPr>
              <w:t>contains(xsd:attribute/@type, ‘CodeContentType’)</w:t>
            </w:r>
            <w:r w:rsidR="00585CF4" w:rsidRPr="00585CF4">
              <w:t xml:space="preserve"> is </w:t>
            </w:r>
            <w:r w:rsidR="00585CF4" w:rsidRPr="00585CF4">
              <w:rPr>
                <w:rStyle w:val="CodeChar"/>
              </w:rPr>
              <w:t>true</w:t>
            </w:r>
            <w:r w:rsidR="00585CF4" w:rsidRPr="00585CF4">
              <w:t xml:space="preserve"> or </w:t>
            </w:r>
            <w:r w:rsidR="00585CF4" w:rsidRPr="00585CF4">
              <w:rPr>
                <w:rStyle w:val="CodeChar"/>
              </w:rPr>
              <w:t>xsd:attribute/@name = ‘listAgencyID’</w:t>
            </w:r>
            <w:r w:rsidR="00585CF4" w:rsidRPr="00585CF4">
              <w:t xml:space="preserve">, </w:t>
            </w:r>
            <w:r w:rsidR="00A70C9F">
              <w:t xml:space="preserve">set </w:t>
            </w:r>
            <w:r w:rsidR="00405DFB">
              <w:rPr>
                <w:rStyle w:val="CodeChar"/>
              </w:rPr>
              <w:t>is_default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r w:rsidR="00A70C9F" w:rsidRPr="008A7F40">
              <w:rPr>
                <w:rStyle w:val="CodeChar"/>
              </w:rPr>
              <w:t>xsd:token</w:t>
            </w:r>
            <w:r w:rsidR="00A70C9F">
              <w:t xml:space="preserve"> map</w:t>
            </w:r>
            <w:r w:rsidR="00546C4C">
              <w:t xml:space="preserve">; </w:t>
            </w:r>
            <w:r w:rsidR="006B557D">
              <w:t xml:space="preserve">and </w:t>
            </w:r>
            <w:r w:rsidR="00546C4C">
              <w:t xml:space="preserve">populate an additional record using </w:t>
            </w:r>
            <w:r w:rsidR="00585CF4" w:rsidRPr="00585CF4">
              <w:t xml:space="preserve">the </w:t>
            </w:r>
            <w:r>
              <w:rPr>
                <w:rStyle w:val="CodeChar"/>
              </w:rPr>
              <w:t>code_list_id</w:t>
            </w:r>
            <w:r w:rsidR="00585CF4" w:rsidRPr="00585CF4">
              <w:t xml:space="preserve"> or </w:t>
            </w:r>
            <w:r>
              <w:rPr>
                <w:rStyle w:val="CodeChar"/>
              </w:rPr>
              <w:t>agency_id_list_id</w:t>
            </w:r>
            <w:r w:rsidR="00585CF4" w:rsidRPr="00585CF4">
              <w:t xml:space="preserve"> column </w:t>
            </w:r>
            <w:r w:rsidR="00546C4C">
              <w:t xml:space="preserve">as described below (this additional record will have </w:t>
            </w:r>
            <w:r w:rsidR="00405DFB">
              <w:rPr>
                <w:rStyle w:val="CodeChar"/>
              </w:rPr>
              <w:t>is_default</w:t>
            </w:r>
            <w:r w:rsidR="00546C4C">
              <w:t xml:space="preserve"> set to </w:t>
            </w:r>
            <w:r w:rsidR="00A70C9F">
              <w:rPr>
                <w:rStyle w:val="CodeChar"/>
              </w:rPr>
              <w:t>false</w:t>
            </w:r>
            <w:r w:rsidR="00546C4C">
              <w:t>)</w:t>
            </w:r>
            <w:r w:rsidR="00585CF4" w:rsidRPr="00585CF4">
              <w:t xml:space="preserve">. </w:t>
            </w:r>
          </w:p>
        </w:tc>
      </w:tr>
      <w:tr w:rsidR="00585CF4" w:rsidRPr="00585CF4" w:rsidTr="00585CF4">
        <w:tc>
          <w:tcPr>
            <w:tcW w:w="9576" w:type="dxa"/>
          </w:tcPr>
          <w:p w:rsidR="00585CF4" w:rsidRPr="00585CF4" w:rsidRDefault="002B3165" w:rsidP="00AD0B66">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ins w:id="543" w:author="Serm Kulvatunyou" w:date="2016-02-22T20:45:00Z">
              <w:r w:rsidR="00AD0B66">
                <w:t xml:space="preserve">if the </w:t>
              </w:r>
            </w:ins>
            <w:ins w:id="544" w:author="Serm Kulvatunyou" w:date="2016-02-22T20:46:00Z">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 xml:space="preserve">this row shall be empty. </w:t>
              </w:r>
            </w:ins>
            <w:del w:id="545" w:author="Serm Kulvatunyou" w:date="2016-02-22T20:46:00Z">
              <w:r w:rsidR="00585CF4" w:rsidRPr="00585CF4" w:rsidDel="00AD0B66">
                <w:delText>p</w:delText>
              </w:r>
            </w:del>
            <w:ins w:id="546" w:author="Serm Kulvatunyou" w:date="2016-02-22T20:46:00Z">
              <w:r w:rsidR="00AD0B66">
                <w:t>P</w:t>
              </w:r>
            </w:ins>
            <w:r w:rsidR="00585CF4" w:rsidRPr="00585CF4">
              <w:t xml:space="preserve">opulate </w:t>
            </w:r>
            <w:ins w:id="547" w:author="Serm Kulvatunyou" w:date="2016-02-22T20:42:00Z">
              <w:r w:rsidR="00406BA6">
                <w:t>a row</w:t>
              </w:r>
            </w:ins>
            <w:del w:id="548" w:author="Serm Kulvatunyou" w:date="2016-02-22T20:43:00Z">
              <w:r w:rsidR="00585CF4" w:rsidRPr="00585CF4" w:rsidDel="00406BA6">
                <w:delText xml:space="preserve">this </w:delText>
              </w:r>
            </w:del>
            <w:del w:id="549" w:author="Serm Kulvatunyou" w:date="2016-02-22T20:44:00Z">
              <w:r w:rsidR="00585CF4" w:rsidRPr="00585CF4" w:rsidDel="00406BA6">
                <w:delText>column</w:delText>
              </w:r>
            </w:del>
            <w:ins w:id="550" w:author="Serm Kulvatunyou" w:date="2016-02-22T20:52:00Z">
              <w:r w:rsidR="00AD0B66">
                <w:t xml:space="preserve"> where this column has a value</w:t>
              </w:r>
            </w:ins>
            <w:r w:rsidR="00585CF4" w:rsidRPr="00585CF4">
              <w:t xml:space="preserve"> </w:t>
            </w:r>
            <w:r w:rsidR="00E52D1C">
              <w:t xml:space="preserve">if </w:t>
            </w:r>
            <w:del w:id="551" w:author="Serm Kulvatunyou" w:date="2016-02-22T20:40:00Z">
              <w:r w:rsidR="00E52D1C" w:rsidDel="00406BA6">
                <w:delText xml:space="preserve">the characteristics of the </w:delText>
              </w:r>
              <w:r w:rsidR="00E52D1C" w:rsidRPr="00E52D1C" w:rsidDel="00406BA6">
                <w:rPr>
                  <w:rStyle w:val="CodeChar"/>
                </w:rPr>
                <w:delText>xsd:attribute</w:delText>
              </w:r>
              <w:r w:rsidR="00E52D1C" w:rsidDel="00406BA6">
                <w:delText xml:space="preserve"> fall thru the IF clauses d</w:delText>
              </w:r>
              <w:r w:rsidR="00E52D1C" w:rsidDel="00406BA6">
                <w:delText>e</w:delText>
              </w:r>
              <w:r w:rsidR="00E52D1C" w:rsidDel="00406BA6">
                <w:delText xml:space="preserve">scribed above and </w:delText>
              </w:r>
              <w:r w:rsidR="00E52D1C" w:rsidRPr="00585CF4" w:rsidDel="00406BA6">
                <w:rPr>
                  <w:rStyle w:val="CodeChar"/>
                </w:rPr>
                <w:delText>contains</w:delText>
              </w:r>
            </w:del>
            <w:ins w:id="552" w:author="Serm Kulvatunyou" w:date="2016-02-22T20:40:00Z">
              <w:r w:rsidR="00406BA6">
                <w:rPr>
                  <w:rStyle w:val="CodeChar"/>
                </w:rPr>
                <w:t>substring-before</w:t>
              </w:r>
            </w:ins>
            <w:r w:rsidR="00E52D1C" w:rsidRPr="00585CF4">
              <w:rPr>
                <w:rStyle w:val="CodeChar"/>
              </w:rPr>
              <w:t>(xsd:attribute/@type, ‘CodeContentType’)</w:t>
            </w:r>
            <w:ins w:id="553" w:author="Serm Kulvatunyou" w:date="2016-02-22T20:41:00Z">
              <w:r w:rsidR="00406BA6">
                <w:rPr>
                  <w:rStyle w:val="CodeChar"/>
                </w:rPr>
                <w:t xml:space="preserve"> != ‘’</w:t>
              </w:r>
            </w:ins>
            <w:r w:rsidR="00E52D1C" w:rsidRPr="00585CF4">
              <w:t xml:space="preserve"> is </w:t>
            </w:r>
            <w:r w:rsidR="00E52D1C" w:rsidRPr="00585CF4">
              <w:rPr>
                <w:rStyle w:val="CodeChar"/>
              </w:rPr>
              <w:t>true</w:t>
            </w:r>
            <w:r w:rsidR="00585CF4" w:rsidRPr="00585CF4">
              <w:t xml:space="preserve">. </w:t>
            </w:r>
            <w:ins w:id="554" w:author="Serm Kulvatunyou" w:date="2016-02-22T20:44:00Z">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ins>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 </w:t>
            </w:r>
            <w:ins w:id="555" w:author="Serm Kulvatunyou" w:date="2016-02-22T20:47:00Z">
              <w:r w:rsidR="00AD0B66" w:rsidRPr="00AD0B66">
                <w:rPr>
                  <w:rStyle w:val="CodeChar"/>
                </w:rPr>
                <w:t>code_list</w:t>
              </w:r>
              <w:r w:rsidR="00AD0B66">
                <w:t xml:space="preserve"> </w:t>
              </w:r>
            </w:ins>
            <w:r w:rsidR="00585CF4" w:rsidRPr="000F5EDC">
              <w:t xml:space="preserve">record where </w:t>
            </w:r>
            <w:del w:id="556" w:author="Serm Kulvatunyou" w:date="2016-02-22T20:50:00Z">
              <w:r w:rsidR="00585CF4" w:rsidRPr="000F5EDC" w:rsidDel="00AD0B66">
                <w:rPr>
                  <w:rStyle w:val="CodeChar"/>
                </w:rPr>
                <w:delText>contains(</w:delText>
              </w:r>
            </w:del>
            <w:r w:rsidR="002D3A91">
              <w:rPr>
                <w:rStyle w:val="CodeChar"/>
              </w:rPr>
              <w:t>code_list</w:t>
            </w:r>
            <w:r w:rsidR="00585CF4" w:rsidRPr="000F5EDC">
              <w:rPr>
                <w:rStyle w:val="CodeChar"/>
              </w:rPr>
              <w:t>.</w:t>
            </w:r>
            <w:r w:rsidR="00DD3866">
              <w:rPr>
                <w:rStyle w:val="CodeChar"/>
              </w:rPr>
              <w:t>name</w:t>
            </w:r>
            <w:ins w:id="557" w:author="Serm Kulvatunyou" w:date="2016-02-22T20:50:00Z">
              <w:r w:rsidR="00AD0B66">
                <w:rPr>
                  <w:rStyle w:val="CodeChar"/>
                </w:rPr>
                <w:t xml:space="preserve"> </w:t>
              </w:r>
            </w:ins>
            <w:del w:id="558" w:author="Serm Kulvatunyou" w:date="2016-02-22T20:50:00Z">
              <w:r w:rsidR="00585CF4" w:rsidRPr="000F5EDC" w:rsidDel="00AD0B66">
                <w:rPr>
                  <w:rStyle w:val="CodeChar"/>
                </w:rPr>
                <w:delText xml:space="preserve">, </w:delText>
              </w:r>
            </w:del>
            <w:ins w:id="559" w:author="Serm Kulvatunyou" w:date="2016-02-22T20:50:00Z">
              <w:r w:rsidR="00AD0B66">
                <w:rPr>
                  <w:rStyle w:val="CodeChar"/>
                </w:rPr>
                <w:t>=</w:t>
              </w:r>
              <w:r w:rsidR="00AD0B66" w:rsidRPr="000F5EDC">
                <w:rPr>
                  <w:rStyle w:val="CodeChar"/>
                </w:rPr>
                <w:t xml:space="preserve"> </w:t>
              </w:r>
            </w:ins>
            <w:r w:rsidR="00585CF4" w:rsidRPr="000F5EDC">
              <w:rPr>
                <w:rStyle w:val="CodeChar"/>
              </w:rPr>
              <w:t>substring-before(xsd:attribute/@type, ‘</w:t>
            </w:r>
            <w:del w:id="560" w:author="Serm Kulvatunyou" w:date="2016-02-22T20:50:00Z">
              <w:r w:rsidR="00585CF4" w:rsidRPr="000F5EDC" w:rsidDel="00AD0B66">
                <w:rPr>
                  <w:rStyle w:val="CodeChar"/>
                </w:rPr>
                <w:delText>Code</w:delText>
              </w:r>
            </w:del>
            <w:r w:rsidR="00585CF4" w:rsidRPr="000F5EDC">
              <w:rPr>
                <w:rStyle w:val="CodeChar"/>
              </w:rPr>
              <w:t xml:space="preserve">ContentType’) </w:t>
            </w:r>
            <w:del w:id="561" w:author="Serm Kulvatunyou" w:date="2016-02-22T20:51:00Z">
              <w:r w:rsidR="00585CF4" w:rsidRPr="000F5EDC" w:rsidDel="00AD0B66">
                <w:rPr>
                  <w:rStyle w:val="CodeChar"/>
                </w:rPr>
                <w:delText>= true</w:delText>
              </w:r>
              <w:r w:rsidR="00585CF4" w:rsidRPr="000F5EDC" w:rsidDel="00AD0B66">
                <w:delText xml:space="preserve"> </w:delText>
              </w:r>
            </w:del>
            <w:r w:rsidR="00585CF4" w:rsidRPr="000F5EDC">
              <w:t xml:space="preserve">and set the </w:t>
            </w:r>
            <w:r w:rsidR="00405DFB">
              <w:rPr>
                <w:rStyle w:val="CodeChar"/>
              </w:rPr>
              <w:t>is_default</w:t>
            </w:r>
            <w:r w:rsidR="00585CF4" w:rsidRPr="000F5EDC">
              <w:t xml:space="preserve"> to </w:t>
            </w:r>
            <w:r w:rsidR="00A70C9F" w:rsidRPr="000F5EDC">
              <w:rPr>
                <w:rStyle w:val="CodeChar"/>
              </w:rPr>
              <w:t>false</w:t>
            </w:r>
            <w:r w:rsidR="00585CF4" w:rsidRPr="000F5EDC">
              <w:t>.</w:t>
            </w:r>
          </w:p>
        </w:tc>
      </w:tr>
      <w:tr w:rsidR="00585CF4" w:rsidRPr="00A13989" w:rsidTr="00E52D1C">
        <w:trPr>
          <w:trHeight w:val="1448"/>
        </w:trPr>
        <w:tc>
          <w:tcPr>
            <w:tcW w:w="9576" w:type="dxa"/>
          </w:tcPr>
          <w:p w:rsidR="00585CF4" w:rsidRPr="00A13989" w:rsidRDefault="002B3165" w:rsidP="00AD0B66">
            <w:r>
              <w:rPr>
                <w:rStyle w:val="CodeChar"/>
              </w:rPr>
              <w:lastRenderedPageBreak/>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ins w:id="562" w:author="Serm Kulvatunyou" w:date="2016-02-22T20:51:00Z">
              <w:r w:rsidR="00AD0B66" w:rsidRPr="00585CF4">
                <w:t xml:space="preserve">,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ins>
            <w:del w:id="563" w:author="Serm Kulvatunyou" w:date="2016-02-22T20:51:00Z">
              <w:r w:rsidR="00E52D1C" w:rsidRPr="00585CF4" w:rsidDel="00AD0B66">
                <w:delText xml:space="preserve">populate </w:delText>
              </w:r>
            </w:del>
            <w:ins w:id="564" w:author="Serm Kulvatunyou" w:date="2016-02-22T20:51:00Z">
              <w:r w:rsidR="00AD0B66">
                <w:t>P</w:t>
              </w:r>
              <w:r w:rsidR="00AD0B66" w:rsidRPr="00585CF4">
                <w:t xml:space="preserve">opulate </w:t>
              </w:r>
            </w:ins>
            <w:ins w:id="565" w:author="Serm Kulvatunyou" w:date="2016-02-22T20:52:00Z">
              <w:r w:rsidR="00AD0B66">
                <w:t xml:space="preserve">a row where is column has a value </w:t>
              </w:r>
            </w:ins>
            <w:del w:id="566" w:author="Serm Kulvatunyou" w:date="2016-02-22T20:53:00Z">
              <w:r w:rsidR="00E52D1C" w:rsidRPr="00585CF4" w:rsidDel="00AD0B66">
                <w:delText xml:space="preserve">this column </w:delText>
              </w:r>
              <w:r w:rsidR="00E52D1C" w:rsidDel="00AD0B66">
                <w:delText xml:space="preserve">if the characteristics of the </w:delText>
              </w:r>
              <w:r w:rsidR="00E52D1C" w:rsidRPr="00E52D1C" w:rsidDel="00AD0B66">
                <w:rPr>
                  <w:rStyle w:val="CodeChar"/>
                </w:rPr>
                <w:delText>xsd:attribute</w:delText>
              </w:r>
              <w:r w:rsidR="00E52D1C" w:rsidDel="00AD0B66">
                <w:delText xml:space="preserve"> fall thru the IF clauses d</w:delText>
              </w:r>
              <w:r w:rsidR="00E52D1C" w:rsidDel="00AD0B66">
                <w:delText>e</w:delText>
              </w:r>
              <w:r w:rsidR="00E52D1C" w:rsidDel="00AD0B66">
                <w:delText xml:space="preserve">scribed above and </w:delText>
              </w:r>
            </w:del>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w:t>
            </w:r>
            <w:ins w:id="567" w:author="Serm Kulvatunyou" w:date="2016-02-22T20:53:00Z">
              <w:r w:rsidR="00AD0B66">
                <w:t xml:space="preserve">In that row, </w:t>
              </w:r>
            </w:ins>
            <w:del w:id="568" w:author="Serm Kulvatunyou" w:date="2016-02-22T20:53:00Z">
              <w:r w:rsidR="00E52D1C" w:rsidDel="00AD0B66">
                <w:delText>A</w:delText>
              </w:r>
            </w:del>
            <w:ins w:id="569" w:author="Serm Kulvatunyou" w:date="2016-02-22T20:53:00Z">
              <w:r w:rsidR="00AD0B66">
                <w:t>a</w:t>
              </w:r>
            </w:ins>
            <w:r w:rsidR="00585CF4" w:rsidRPr="00585CF4">
              <w:t xml:space="preserve">ssign the only </w:t>
            </w:r>
            <w:r>
              <w:rPr>
                <w:rStyle w:val="CodeChar"/>
              </w:rPr>
              <w:t>agency_id_list</w:t>
            </w:r>
            <w:r w:rsidR="00585CF4" w:rsidRPr="00585CF4">
              <w:rPr>
                <w:rStyle w:val="CodeChar"/>
              </w:rPr>
              <w:t>.</w:t>
            </w:r>
            <w:r>
              <w:rPr>
                <w:rStyle w:val="CodeChar"/>
              </w:rPr>
              <w:t>agency_id_list_id</w:t>
            </w:r>
            <w:r w:rsidR="00585CF4" w:rsidRPr="00585CF4">
              <w:t xml:space="preserve"> value there is in the </w:t>
            </w:r>
            <w:r>
              <w:rPr>
                <w:rStyle w:val="CodeChar"/>
              </w:rPr>
              <w:t>agency_id_list</w:t>
            </w:r>
            <w:r w:rsidR="00585CF4" w:rsidRPr="00585CF4">
              <w:t xml:space="preserve"> table and set the </w:t>
            </w:r>
            <w:r w:rsidR="00405DFB">
              <w:rPr>
                <w:rStyle w:val="CodeChar"/>
              </w:rPr>
              <w:t>is_default</w:t>
            </w:r>
            <w:r w:rsidR="00585CF4" w:rsidRPr="00585CF4">
              <w:t xml:space="preserve"> to </w:t>
            </w:r>
            <w:r w:rsidR="00A70C9F">
              <w:rPr>
                <w:rStyle w:val="CodeChar"/>
              </w:rPr>
              <w:t>false</w:t>
            </w:r>
            <w:r w:rsidR="00585CF4" w:rsidRPr="00585CF4">
              <w:t xml:space="preserve">. </w:t>
            </w:r>
          </w:p>
        </w:tc>
      </w:tr>
    </w:tbl>
    <w:p w:rsidR="00A13989" w:rsidRDefault="00024172" w:rsidP="00024172">
      <w:pPr>
        <w:pStyle w:val="Heading4"/>
      </w:pPr>
      <w:bookmarkStart w:id="570" w:name="_Toc442108940"/>
      <w:r>
        <w:t>Import BCCPs</w:t>
      </w:r>
      <w:bookmarkEnd w:id="570"/>
    </w:p>
    <w:p w:rsidR="00024172" w:rsidRDefault="00024172" w:rsidP="00024172">
      <w:pPr>
        <w:spacing w:before="240"/>
      </w:pPr>
      <w:r>
        <w:t xml:space="preserve">Basic Core Component Properties (BCCPs) are in </w:t>
      </w:r>
      <w:r w:rsidRPr="00015656">
        <w:rPr>
          <w:rStyle w:val="CodeChar"/>
        </w:rPr>
        <w:t>Fields.xsd</w:t>
      </w:r>
      <w:r>
        <w:t xml:space="preserve"> and </w:t>
      </w:r>
      <w:r w:rsidRPr="00015656">
        <w:rPr>
          <w:rStyle w:val="CodeChar"/>
        </w:rPr>
        <w:t>Meta.xsd</w:t>
      </w:r>
      <w:r>
        <w:t xml:space="preserve">. BCCPs are </w:t>
      </w:r>
      <w:r w:rsidRPr="00015656">
        <w:rPr>
          <w:rStyle w:val="CodeChar"/>
        </w:rPr>
        <w:t>xsd:element</w:t>
      </w:r>
      <w:r>
        <w:t xml:space="preserve"> in those files that are eventually traced down to </w:t>
      </w:r>
      <w:r w:rsidRPr="00015656">
        <w:rPr>
          <w:rStyle w:val="CodeChar"/>
        </w:rPr>
        <w:t>xsd:simpleContent</w:t>
      </w:r>
      <w:r>
        <w:t xml:space="preserve"> through the type </w:t>
      </w:r>
      <w:r w:rsidRPr="00015656">
        <w:rPr>
          <w:rStyle w:val="CodeChar"/>
        </w:rPr>
        <w:t>xsd:extension</w:t>
      </w:r>
      <w:r>
        <w:t xml:space="preserve"> chain (or </w:t>
      </w:r>
      <w:r w:rsidRPr="00015656">
        <w:rPr>
          <w:rStyle w:val="CodeChar"/>
        </w:rPr>
        <w:t>xsd:restriction</w:t>
      </w:r>
      <w:r>
        <w:t xml:space="preserve">, although I think </w:t>
      </w:r>
      <w:r w:rsidRPr="00015656">
        <w:rPr>
          <w:rStyle w:val="CodeChar"/>
        </w:rPr>
        <w:t>xsd:restriction</w:t>
      </w:r>
      <w:r>
        <w:t xml:space="preserve"> is not used at all) (note that all </w:t>
      </w:r>
      <w:r w:rsidRPr="00015656">
        <w:rPr>
          <w:rStyle w:val="CodeChar"/>
        </w:rPr>
        <w:t>xsd:element</w:t>
      </w:r>
      <w:r>
        <w:t xml:space="preserve"> in the Fields.xsd are BCCPs; however, not all </w:t>
      </w:r>
      <w:r w:rsidRPr="00015656">
        <w:rPr>
          <w:rStyle w:val="CodeChar"/>
        </w:rPr>
        <w:t>xsd:element</w:t>
      </w:r>
      <w:r>
        <w:t xml:space="preserve"> in the </w:t>
      </w:r>
      <w:r w:rsidRPr="00015656">
        <w:rPr>
          <w:rStyle w:val="CodeChar"/>
        </w:rPr>
        <w:t>Meta.xsd</w:t>
      </w:r>
      <w:r>
        <w:t xml:space="preserve"> are BCCPs so it is necessary to trace down to whether the </w:t>
      </w:r>
      <w:r w:rsidRPr="00015656">
        <w:rPr>
          <w:rStyle w:val="CodeChar"/>
        </w:rPr>
        <w:t>xsd:element</w:t>
      </w:r>
      <w:r>
        <w:t xml:space="preserve"> has a simple content or conversely does not have a complex content). Simple content means a complex type with simple content or simply a  simple type.</w:t>
      </w:r>
    </w:p>
    <w:p w:rsidR="00024172" w:rsidRDefault="00024172" w:rsidP="00024172"/>
    <w:p w:rsidR="00024172"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rsidR="000F7888" w:rsidRDefault="000F7888" w:rsidP="000F7888">
      <w:pPr>
        <w:pStyle w:val="Heading5"/>
      </w:pPr>
      <w:bookmarkStart w:id="571" w:name="_Toc442108941"/>
      <w:r>
        <w:t xml:space="preserve">Populate </w:t>
      </w:r>
      <w:r w:rsidR="00E134E4">
        <w:t xml:space="preserve">the </w:t>
      </w:r>
      <w:r>
        <w:t>BCCP table</w:t>
      </w:r>
      <w:bookmarkEnd w:id="571"/>
    </w:p>
    <w:p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del w:id="572" w:author="Serm Kulvatunyou" w:date="2016-03-04T13:56:00Z">
        <w:r w:rsidR="00981F22" w:rsidRPr="00981F22" w:rsidDel="008D10CA">
          <w:delText xml:space="preserve"> and then replace the</w:delText>
        </w:r>
        <w:r w:rsidR="00981F22" w:rsidDel="008D10CA">
          <w:rPr>
            <w:rStyle w:val="CodeChar"/>
          </w:rPr>
          <w:delText xml:space="preserve"> “ID” </w:delText>
        </w:r>
        <w:r w:rsidR="00981F22" w:rsidRPr="00981F22" w:rsidDel="008D10CA">
          <w:delText xml:space="preserve">token with </w:delText>
        </w:r>
        <w:r w:rsidR="00791521" w:rsidRPr="00791521" w:rsidDel="008D10CA">
          <w:rPr>
            <w:rStyle w:val="CodeChar"/>
          </w:rPr>
          <w:delText>“</w:delText>
        </w:r>
        <w:r w:rsidR="00981F22" w:rsidRPr="00791521" w:rsidDel="008D10CA">
          <w:rPr>
            <w:rStyle w:val="CodeChar"/>
          </w:rPr>
          <w:delText>Identifier</w:delText>
        </w:r>
        <w:r w:rsidR="00791521" w:rsidRPr="00791521" w:rsidDel="008D10CA">
          <w:rPr>
            <w:rStyle w:val="CodeChar"/>
          </w:rPr>
          <w:delText>”</w:delText>
        </w:r>
      </w:del>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CF7449" w:rsidP="00E134E4">
      <w:r>
        <w:rPr>
          <w:rStyle w:val="CodeChar"/>
        </w:rPr>
        <w:t>representation_term</w:t>
      </w:r>
      <w:r w:rsidR="00BE4347">
        <w:t xml:space="preserve"> = Get from the </w:t>
      </w:r>
      <w:r w:rsidR="002B066A">
        <w:rPr>
          <w:rStyle w:val="CodeChar"/>
        </w:rPr>
        <w:t>dt</w:t>
      </w:r>
      <w:commentRangeStart w:id="573"/>
      <w:r w:rsidR="00C8390B" w:rsidRPr="00D275DC">
        <w:rPr>
          <w:rStyle w:val="CodeChar"/>
        </w:rPr>
        <w:t>.</w:t>
      </w:r>
      <w:r w:rsidR="00736ABC">
        <w:rPr>
          <w:rStyle w:val="CodeChar"/>
        </w:rPr>
        <w:t>data_type_term</w:t>
      </w:r>
      <w:r w:rsidR="00C8390B">
        <w:t xml:space="preserve"> </w:t>
      </w:r>
      <w:commentRangeEnd w:id="573"/>
      <w:r w:rsidR="00C8390B">
        <w:rPr>
          <w:rStyle w:val="CommentReference"/>
        </w:rPr>
        <w:commentReference w:id="573"/>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(altern</w:t>
      </w:r>
      <w:r w:rsidR="002A23EB" w:rsidRPr="002A23EB">
        <w:t>a</w:t>
      </w:r>
      <w:r w:rsidR="002A23EB" w:rsidRPr="002A23EB">
        <w:t xml:space="preserve">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574"/>
      </w:r>
      <w:r w:rsidR="00981F22">
        <w:t>.</w:t>
      </w:r>
      <w:r w:rsidR="000E2679">
        <w:t xml:space="preserve"> Truncate the ending part of the </w:t>
      </w:r>
      <w:r w:rsidR="00CF7449">
        <w:rPr>
          <w:rStyle w:val="CodeChar"/>
        </w:rPr>
        <w:t>property_term</w:t>
      </w:r>
      <w:r w:rsidR="000E2679">
        <w:t xml:space="preserve"> that overlaps with the b</w:t>
      </w:r>
      <w:r w:rsidR="000E2679">
        <w:t>e</w:t>
      </w:r>
      <w:r w:rsidR="000E2679">
        <w:t xml:space="preserv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rsidR="00981F22" w:rsidRDefault="00127238" w:rsidP="00981F22">
      <w:r>
        <w:rPr>
          <w:rStyle w:val="CodeChar"/>
        </w:rPr>
        <w:t>creation_timestamp</w:t>
      </w:r>
      <w:r w:rsidR="00981F22">
        <w:t xml:space="preserve"> = </w:t>
      </w:r>
      <w:r w:rsidR="00981F22" w:rsidRPr="00112B28">
        <w:t>Current time</w:t>
      </w:r>
      <w:r w:rsidR="00981F22">
        <w:t>.</w:t>
      </w:r>
    </w:p>
    <w:p w:rsidR="00981F22" w:rsidRDefault="00127238" w:rsidP="00981F22">
      <w:r>
        <w:rPr>
          <w:rStyle w:val="CodeChar"/>
        </w:rPr>
        <w:t>last_update_timestamp</w:t>
      </w:r>
      <w:r w:rsidR="00981F22">
        <w:t xml:space="preserve"> = Same as </w:t>
      </w:r>
      <w:r>
        <w:rPr>
          <w:rStyle w:val="CodeChar"/>
        </w:rPr>
        <w:t>creation_timestamp</w:t>
      </w:r>
      <w:r w:rsidR="00981F22">
        <w:t>.</w:t>
      </w:r>
    </w:p>
    <w:p w:rsidR="00E134E4" w:rsidRDefault="00DE04FF" w:rsidP="00DE04FF">
      <w:pPr>
        <w:pStyle w:val="Heading4"/>
      </w:pPr>
      <w:bookmarkStart w:id="575" w:name="_Toc442108942"/>
      <w:r>
        <w:lastRenderedPageBreak/>
        <w:t xml:space="preserve">Import ACCs, ASCCPs, </w:t>
      </w:r>
      <w:r w:rsidR="00CA2F1C">
        <w:t xml:space="preserve">BCCs </w:t>
      </w:r>
      <w:r>
        <w:t xml:space="preserve">and ASCCs </w:t>
      </w:r>
      <w:bookmarkEnd w:id="575"/>
    </w:p>
    <w:p w:rsidR="00356CE0" w:rsidRDefault="00356CE0" w:rsidP="00546F13"/>
    <w:p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93447A">
        <w:t>3.1.1.8</w:t>
      </w:r>
      <w:r>
        <w:fldChar w:fldCharType="end"/>
      </w:r>
      <w:r>
        <w:t xml:space="preserve"> for non-</w:t>
      </w:r>
      <w:proofErr w:type="spellStart"/>
      <w:r>
        <w:t>xpath</w:t>
      </w:r>
      <w:proofErr w:type="spellEnd"/>
      <w:r>
        <w:t xml:space="preserve">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w:t>
      </w:r>
      <w:r w:rsidRPr="00602D01">
        <w:t>a</w:t>
      </w:r>
      <w:r w:rsidRPr="00602D01">
        <w:t xml:space="preserve">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576" w:name="_Ref395213533"/>
      <w:bookmarkStart w:id="577" w:name="_Toc442108943"/>
      <w:r>
        <w:t xml:space="preserve">Populate </w:t>
      </w:r>
      <w:r w:rsidR="00D162F7">
        <w:t>the</w:t>
      </w:r>
      <w:r>
        <w:t xml:space="preserve"> ASCCP table</w:t>
      </w:r>
      <w:bookmarkEnd w:id="576"/>
      <w:bookmarkEnd w:id="577"/>
    </w:p>
    <w:p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93447A">
        <w:t>3.1.1.11.2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rsidR="00602D01" w:rsidRDefault="00736ABC" w:rsidP="001B0F02">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First(ACC(Role_Of_ACC_ID).</w:t>
      </w:r>
      <w:r>
        <w:rPr>
          <w:rStyle w:val="CodeChar"/>
        </w:rPr>
        <w:t>den</w:t>
      </w:r>
      <w:commentRangeStart w:id="578"/>
      <w:r w:rsidR="008D43F2">
        <w:rPr>
          <w:rStyle w:val="CodeChar"/>
        </w:rPr>
        <w:t>)</w:t>
      </w:r>
      <w:r w:rsidR="00602D01">
        <w:t>.</w:t>
      </w:r>
      <w:commentRangeEnd w:id="578"/>
      <w:r w:rsidR="000E2679">
        <w:rPr>
          <w:rStyle w:val="CommentReference"/>
        </w:rPr>
        <w:commentReference w:id="578"/>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rsidR="008C0E16" w:rsidRDefault="00127238" w:rsidP="001B0F02">
      <w:r>
        <w:rPr>
          <w:rStyle w:val="CodeChar"/>
        </w:rPr>
        <w:t>created_by</w:t>
      </w:r>
      <w:r w:rsidR="008C0E16">
        <w:t xml:space="preserve"> = </w:t>
      </w:r>
      <w:r w:rsidR="00936B8E" w:rsidRPr="00A159CE">
        <w:rPr>
          <w:rStyle w:val="CodeChar"/>
        </w:rPr>
        <w:t>“oagis”</w:t>
      </w:r>
      <w:r w:rsidR="00936B8E" w:rsidRPr="00A159CE">
        <w:t>.</w:t>
      </w:r>
    </w:p>
    <w:p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rsidR="008C0E16" w:rsidRDefault="00127238" w:rsidP="001B0F02">
      <w:r>
        <w:rPr>
          <w:rStyle w:val="CodeChar"/>
        </w:rPr>
        <w:t>creation_timestamp</w:t>
      </w:r>
      <w:r w:rsidR="008C0E16">
        <w:t xml:space="preserve"> = </w:t>
      </w:r>
      <w:r w:rsidR="00936B8E">
        <w:t>Current time.</w:t>
      </w:r>
    </w:p>
    <w:p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r w:rsidRPr="00C9519C">
        <w:rPr>
          <w:rStyle w:val="CodeChar"/>
        </w:rPr>
        <w:t>count(</w:t>
      </w:r>
      <w:hyperlink r:id="rId15" w:history="1">
        <w:r w:rsidR="00FF3F9E" w:rsidRPr="00484F2C">
          <w:rPr>
            <w:rStyle w:val="Hyperlink"/>
            <w:rFonts w:asciiTheme="minorBidi" w:hAnsiTheme="minorBidi"/>
            <w:sz w:val="24"/>
          </w:rPr>
          <w:t>./@ref</w:t>
        </w:r>
      </w:hyperlink>
      <w:r w:rsidRPr="00C9519C">
        <w:rPr>
          <w:rStyle w:val="CodeChar"/>
        </w:rPr>
        <w:t>) = 0</w:t>
      </w:r>
      <w:r>
        <w:t>).</w:t>
      </w:r>
    </w:p>
    <w:p w:rsidR="00B32F09" w:rsidRDefault="004A11C5" w:rsidP="004A11C5">
      <w:pPr>
        <w:pStyle w:val="Heading5"/>
      </w:pPr>
      <w:bookmarkStart w:id="579" w:name="_Ref396313037"/>
      <w:bookmarkStart w:id="580" w:name="_Toc442108944"/>
      <w:r>
        <w:t>Populate the ACC table</w:t>
      </w:r>
      <w:bookmarkEnd w:id="579"/>
      <w:bookmarkEnd w:id="580"/>
    </w:p>
    <w:p w:rsidR="00442865" w:rsidRPr="00442865" w:rsidRDefault="00442865" w:rsidP="00442865">
      <w:r>
        <w:lastRenderedPageBreak/>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736ABC" w:rsidP="004452DB">
            <w:r>
              <w:rPr>
                <w:rStyle w:val="CodeChar"/>
              </w:rPr>
              <w:t>den</w:t>
            </w:r>
            <w:r w:rsidR="00A159CE" w:rsidRPr="004452DB">
              <w:t xml:space="preserve"> = </w:t>
            </w:r>
            <w:r w:rsidR="00A159CE" w:rsidRPr="004452DB">
              <w:rPr>
                <w:rStyle w:val="CodeChar"/>
              </w:rPr>
              <w:t>Object_Class_Term</w:t>
            </w:r>
            <w:r w:rsidR="004452DB">
              <w:rPr>
                <w:rStyle w:val="CodeChar"/>
              </w:rPr>
              <w:t xml:space="preserve"> + “. Details”</w:t>
            </w:r>
            <w:r w:rsidR="00A159CE" w:rsidRPr="004452DB">
              <w:t>.</w:t>
            </w:r>
            <w:r w:rsidR="002F5C8D">
              <w:t xml:space="preserve"> </w:t>
            </w:r>
          </w:p>
        </w:tc>
      </w:tr>
      <w:tr w:rsidR="00A159CE" w:rsidRPr="00A159CE" w:rsidTr="00A159CE">
        <w:tc>
          <w:tcPr>
            <w:tcW w:w="9576" w:type="dxa"/>
          </w:tcPr>
          <w:p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w:t>
            </w:r>
            <w:r w:rsidR="00736ABC">
              <w:rPr>
                <w:rStyle w:val="CodeChar"/>
              </w:rPr>
              <w:t>den</w:t>
            </w:r>
            <w:r w:rsidR="00AD2A42" w:rsidRPr="00AD2A42">
              <w:rPr>
                <w:rStyle w:val="CodeChar"/>
              </w:rPr>
              <w:t>)</w:t>
            </w:r>
            <w:r w:rsidRPr="00A159CE">
              <w:t xml:space="preserve"> matches </w:t>
            </w:r>
            <w:r w:rsidRPr="00A159CE">
              <w:rPr>
                <w:rStyle w:val="CodeChar"/>
              </w:rPr>
              <w:t>SpaceSeparate(substring-before(./@base, “Type”))</w:t>
            </w:r>
            <w:r w:rsidRPr="00A159CE">
              <w:t>. If there is no match, it means that the ACC has not been created. Therefore, cascade to create that ACC first.</w:t>
            </w:r>
          </w:p>
        </w:tc>
      </w:tr>
      <w:tr w:rsidR="00A159CE" w:rsidRPr="00A159CE" w:rsidTr="00A159CE">
        <w:tc>
          <w:tcPr>
            <w:tcW w:w="9576" w:type="dxa"/>
          </w:tcPr>
          <w:p w:rsidR="00A159CE" w:rsidRPr="00A159CE" w:rsidRDefault="00A159CE" w:rsidP="00791521">
            <w:r w:rsidRPr="00A159CE">
              <w:rPr>
                <w:rStyle w:val="CodeChar"/>
              </w:rPr>
              <w:t>Object_Class_</w:t>
            </w:r>
            <w:r w:rsidR="00736ABC">
              <w:rPr>
                <w:rStyle w:val="CodeChar"/>
              </w:rPr>
              <w:t>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00736ABC">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00736ABC">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rsidTr="00A159CE">
        <w:tc>
          <w:tcPr>
            <w:tcW w:w="9576" w:type="dxa"/>
          </w:tcPr>
          <w:p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rsidTr="00A159CE">
        <w:tc>
          <w:tcPr>
            <w:tcW w:w="9576" w:type="dxa"/>
          </w:tcPr>
          <w:p w:rsidR="00A159CE" w:rsidRPr="00A159CE" w:rsidRDefault="00127238" w:rsidP="00791521">
            <w:r>
              <w:rPr>
                <w:rStyle w:val="CodeChar"/>
              </w:rPr>
              <w:t>creation_timestamp</w:t>
            </w:r>
            <w:r w:rsidR="00A159CE" w:rsidRPr="00A159CE">
              <w:t xml:space="preserve"> = Current time.</w:t>
            </w:r>
          </w:p>
        </w:tc>
      </w:tr>
      <w:tr w:rsidR="00A159CE" w:rsidRPr="00A159CE" w:rsidTr="00A159CE">
        <w:tc>
          <w:tcPr>
            <w:tcW w:w="9576" w:type="dxa"/>
          </w:tcPr>
          <w:p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rsidTr="00A159CE">
        <w:tc>
          <w:tcPr>
            <w:tcW w:w="9576" w:type="dxa"/>
          </w:tcPr>
          <w:p w:rsidR="00A159CE" w:rsidRPr="00A159CE" w:rsidRDefault="00A159CE" w:rsidP="007A6CA8">
            <w:r w:rsidRPr="00A159CE">
              <w:rPr>
                <w:rStyle w:val="CodeChar"/>
              </w:rPr>
              <w:t>State</w:t>
            </w:r>
            <w:r w:rsidRPr="00A159CE">
              <w:t xml:space="preserve"> = </w:t>
            </w:r>
            <w:r w:rsidR="007A6CA8">
              <w:rPr>
                <w:rStyle w:val="CodeChar"/>
              </w:rPr>
              <w:t>3</w:t>
            </w:r>
            <w:r w:rsidRPr="00A159CE">
              <w:t xml:space="preserve">. </w:t>
            </w:r>
            <w:r w:rsidRPr="00A159CE">
              <w:rPr>
                <w:b/>
                <w:bCs/>
              </w:rPr>
              <w:t>Note:</w:t>
            </w:r>
            <w:r w:rsidRPr="00A159CE">
              <w:t xml:space="preserve"> </w:t>
            </w:r>
            <w:r w:rsidR="007A6CA8">
              <w:t>3</w:t>
            </w:r>
            <w:r w:rsidRPr="00A159CE">
              <w:t xml:space="preserve">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93447A">
        <w:t>3.1.1.11.3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93447A">
        <w:t>3.1.1.11.4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93447A">
        <w:t>3.1.1.8</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93447A">
        <w:t>3.1.1.11.1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93447A">
        <w:t>3.1.1.11.3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93447A">
        <w:t>3.1.1.11.1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93447A">
        <w:t>3.1.1.11.3</w:t>
      </w:r>
      <w:r w:rsidR="00A67B33">
        <w:fldChar w:fldCharType="end"/>
      </w:r>
      <w:r w:rsidR="00A67B33">
        <w:t>)</w:t>
      </w:r>
      <w:r>
        <w:t>.</w:t>
      </w:r>
      <w:r w:rsidR="00A67B33">
        <w:t xml:space="preserve"> Note: OAG uses </w:t>
      </w:r>
      <w:r w:rsidR="003B5DB5">
        <w:t>mainly global el</w:t>
      </w:r>
      <w:r w:rsidR="003B5DB5">
        <w:t>e</w:t>
      </w:r>
      <w:r w:rsidR="003B5DB5">
        <w:t xml:space="preserve">ments. It uses </w:t>
      </w:r>
      <w:r w:rsidR="00A67B33">
        <w:t>only local-global (local element and global type</w:t>
      </w:r>
      <w:r w:rsidR="003B5DB5">
        <w:t xml:space="preserve">) for the </w:t>
      </w:r>
      <w:proofErr w:type="spellStart"/>
      <w:r w:rsidR="003B5DB5">
        <w:t>DataArea</w:t>
      </w:r>
      <w:proofErr w:type="spellEnd"/>
      <w:r w:rsidR="003B5DB5">
        <w:t xml:space="preserve">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rsidR="00522491" w:rsidRDefault="00522491" w:rsidP="004A11C5"/>
    <w:p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93447A">
        <w:t>3.1.1.11.4</w:t>
      </w:r>
      <w:r w:rsidR="00A67B33">
        <w:fldChar w:fldCharType="end"/>
      </w:r>
      <w:r w:rsidR="00A67B33">
        <w:t>)</w:t>
      </w:r>
      <w:r>
        <w:t>.</w:t>
      </w:r>
    </w:p>
    <w:p w:rsidR="00A67B33" w:rsidRDefault="00A67B33" w:rsidP="004A11C5"/>
    <w:p w:rsidR="00A67B33" w:rsidRDefault="00A67B33" w:rsidP="004A11C5">
      <w:r>
        <w:lastRenderedPageBreak/>
        <w:t>Notice the dependency to other sections, this means that each of these sections should be written as a routine so that they can be recursively called.</w:t>
      </w:r>
    </w:p>
    <w:p w:rsidR="0039440D" w:rsidRDefault="00D162F7" w:rsidP="0039440D">
      <w:pPr>
        <w:pStyle w:val="Heading5"/>
      </w:pPr>
      <w:bookmarkStart w:id="581" w:name="_Ref395213247"/>
      <w:bookmarkStart w:id="582" w:name="_Toc442108945"/>
      <w:bookmarkStart w:id="583" w:name="_Ref395213166"/>
      <w:r>
        <w:t>Populate the ASCC table</w:t>
      </w:r>
      <w:bookmarkEnd w:id="581"/>
      <w:bookmarkEnd w:id="582"/>
      <w:r>
        <w:t xml:space="preserve"> </w:t>
      </w:r>
      <w:bookmarkEnd w:id="583"/>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584"/>
      <w:r w:rsidRPr="00B74179">
        <w:rPr>
          <w:rStyle w:val="CodeChar"/>
        </w:rPr>
        <w:t>ASCC_GUID = Get from ./@id</w:t>
      </w:r>
      <w:r>
        <w:t>.</w:t>
      </w:r>
      <w:commentRangeEnd w:id="584"/>
      <w:r>
        <w:rPr>
          <w:rStyle w:val="CommentReference"/>
        </w:rPr>
        <w:commentReference w:id="584"/>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t>Sequencing_Key</w:t>
      </w:r>
      <w:r>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w:t>
      </w:r>
      <w:r w:rsidR="00B97C94">
        <w:t>t</w:t>
      </w:r>
      <w:r w:rsidR="00B97C94">
        <w:t xml:space="preserve">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736ABC" w:rsidP="00D162F7">
      <w:r>
        <w:rPr>
          <w:rStyle w:val="CodeChar"/>
        </w:rPr>
        <w:t>den</w:t>
      </w:r>
      <w:r w:rsidR="00446F4C">
        <w:t xml:space="preserve"> =</w:t>
      </w:r>
      <w:r w:rsidR="00383D33">
        <w:t xml:space="preserve"> </w:t>
      </w:r>
      <w:r w:rsidR="00446F4C" w:rsidRPr="00446F4C">
        <w:rPr>
          <w:rStyle w:val="CodeChar"/>
        </w:rPr>
        <w:t>First(ACC(Assoc_From_ACC_ID).</w:t>
      </w:r>
      <w:r>
        <w:rPr>
          <w:rStyle w:val="CodeChar"/>
        </w:rPr>
        <w:t>den</w:t>
      </w:r>
      <w:r w:rsidR="00446F4C" w:rsidRPr="00446F4C">
        <w:rPr>
          <w:rStyle w:val="CodeChar"/>
        </w:rPr>
        <w:t>)</w:t>
      </w:r>
      <w:r w:rsidR="00446F4C">
        <w:rPr>
          <w:rStyle w:val="CodeChar"/>
        </w:rPr>
        <w:t xml:space="preserve"> + “. “ + ASCCP(</w:t>
      </w:r>
      <w:r w:rsidR="00446F4C" w:rsidRPr="00D409B2">
        <w:rPr>
          <w:rStyle w:val="CodeChar"/>
        </w:rPr>
        <w:t>Assoc_To_A</w:t>
      </w:r>
      <w:r w:rsidR="00446F4C">
        <w:rPr>
          <w:rStyle w:val="CodeChar"/>
        </w:rPr>
        <w:t>S</w:t>
      </w:r>
      <w:r w:rsidR="00446F4C" w:rsidRPr="00D409B2">
        <w:rPr>
          <w:rStyle w:val="CodeChar"/>
        </w:rPr>
        <w:t>CC</w:t>
      </w:r>
      <w:r w:rsidR="00446F4C">
        <w:rPr>
          <w:rStyle w:val="CodeChar"/>
        </w:rPr>
        <w:t>P</w:t>
      </w:r>
      <w:r w:rsidR="00446F4C" w:rsidRPr="00D409B2">
        <w:rPr>
          <w:rStyle w:val="CodeChar"/>
        </w:rPr>
        <w:t>_ID</w:t>
      </w:r>
      <w:r w:rsidR="00446F4C">
        <w:rPr>
          <w:rStyle w:val="CodeChar"/>
        </w:rPr>
        <w:t>).</w:t>
      </w:r>
      <w:r>
        <w:rPr>
          <w:rStyle w:val="CodeChar"/>
        </w:rPr>
        <w:t>den</w:t>
      </w:r>
    </w:p>
    <w:p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585" w:name="_Ref395213226"/>
      <w:bookmarkStart w:id="586" w:name="_Toc442108946"/>
      <w:r>
        <w:t>Populate the BCC table</w:t>
      </w:r>
      <w:bookmarkEnd w:id="585"/>
      <w:bookmarkEnd w:id="586"/>
    </w:p>
    <w:p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D441AE">
        <w:t>3.1.1.13.5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lastRenderedPageBreak/>
        <w:t>Sequencing_</w:t>
      </w:r>
      <w:r w:rsidR="00F96BB0">
        <w:rPr>
          <w:rStyle w:val="CodeChar"/>
        </w:rPr>
        <w:t>K</w:t>
      </w:r>
      <w:r w:rsidRPr="005B27CD">
        <w:rPr>
          <w:rStyle w:val="CodeChar"/>
        </w:rPr>
        <w:t>ey</w:t>
      </w:r>
      <w:r>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736ABC" w:rsidP="003A128A">
      <w:r>
        <w:rPr>
          <w:rStyle w:val="CodeChar"/>
        </w:rPr>
        <w:t>den</w:t>
      </w:r>
      <w:r w:rsidR="00446F4C">
        <w:t xml:space="preserve"> = </w:t>
      </w:r>
      <w:r w:rsidR="00446F4C" w:rsidRPr="00446F4C">
        <w:rPr>
          <w:rStyle w:val="CodeChar"/>
        </w:rPr>
        <w:t>First(ACC(Assoc_To_BCCP_ID).</w:t>
      </w:r>
      <w:r>
        <w:rPr>
          <w:rStyle w:val="CodeChar"/>
        </w:rPr>
        <w:t>den</w:t>
      </w:r>
      <w:r w:rsidR="00446F4C" w:rsidRPr="00446F4C">
        <w:rPr>
          <w:rStyle w:val="CodeChar"/>
        </w:rPr>
        <w:t>) + “. “ + BCCP(Assoc_To_BCCP_ID).</w:t>
      </w:r>
      <w:r>
        <w:rPr>
          <w:rStyle w:val="CodeChar"/>
        </w:rPr>
        <w:t>den</w:t>
      </w:r>
    </w:p>
    <w:p w:rsidR="008854FE" w:rsidRDefault="007A4EF2" w:rsidP="007A4EF2">
      <w:pPr>
        <w:pStyle w:val="Heading5"/>
      </w:pPr>
      <w:bookmarkStart w:id="587" w:name="_Ref395279750"/>
      <w:bookmarkStart w:id="588" w:name="_Toc442108947"/>
      <w:r>
        <w:t xml:space="preserve">Populate the BCCP table for </w:t>
      </w:r>
      <w:proofErr w:type="spellStart"/>
      <w:r>
        <w:t>xsd:attribute</w:t>
      </w:r>
      <w:bookmarkEnd w:id="587"/>
      <w:bookmarkEnd w:id="588"/>
      <w:proofErr w:type="spellEnd"/>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589"/>
      <w:r w:rsidR="00791521">
        <w:t>Generate a new GUID</w:t>
      </w:r>
      <w:commentRangeEnd w:id="589"/>
      <w:r w:rsidR="00791521">
        <w:rPr>
          <w:rStyle w:val="CommentReference"/>
        </w:rPr>
        <w:commentReference w:id="589"/>
      </w:r>
      <w:r>
        <w:t>.</w:t>
      </w:r>
    </w:p>
    <w:p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del w:id="590" w:author="Serm Kulvatunyou" w:date="2016-03-04T13:59:00Z">
        <w:r w:rsidR="00182E51" w:rsidRPr="00981F22" w:rsidDel="008D10CA">
          <w:delText xml:space="preserve"> and then replace the</w:delText>
        </w:r>
        <w:r w:rsidR="00182E51" w:rsidDel="008D10CA">
          <w:rPr>
            <w:rStyle w:val="CodeChar"/>
          </w:rPr>
          <w:delText xml:space="preserve"> “ID” </w:delText>
        </w:r>
        <w:r w:rsidR="00182E51" w:rsidRPr="00981F22" w:rsidDel="008D10CA">
          <w:delText xml:space="preserve">token with </w:delText>
        </w:r>
        <w:r w:rsidR="00791521" w:rsidRPr="00791521" w:rsidDel="008D10CA">
          <w:rPr>
            <w:rStyle w:val="CodeChar"/>
          </w:rPr>
          <w:delText>“</w:delText>
        </w:r>
        <w:r w:rsidR="00182E51" w:rsidRPr="00791521" w:rsidDel="008D10CA">
          <w:rPr>
            <w:rStyle w:val="CodeChar"/>
          </w:rPr>
          <w:delText>Identifier</w:delText>
        </w:r>
        <w:r w:rsidR="00791521" w:rsidRPr="00791521" w:rsidDel="008D10CA">
          <w:rPr>
            <w:rStyle w:val="CodeChar"/>
          </w:rPr>
          <w:delText>”</w:delText>
        </w:r>
      </w:del>
      <w:r w:rsidR="00182E51">
        <w:t xml:space="preserve">. </w:t>
      </w:r>
    </w:p>
    <w:p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rsidR="00AC4006" w:rsidRDefault="00CF7449" w:rsidP="00182E51">
      <w:r>
        <w:rPr>
          <w:rStyle w:val="CodeChar"/>
        </w:rPr>
        <w:t>representation_term</w:t>
      </w:r>
      <w:r w:rsidR="00AC4006">
        <w:t xml:space="preserve"> = Get from the </w:t>
      </w:r>
      <w:r w:rsidR="002B066A">
        <w:rPr>
          <w:rStyle w:val="CodeChar"/>
        </w:rPr>
        <w:t>dt</w:t>
      </w:r>
      <w:r w:rsidR="00AC4006" w:rsidRPr="00D275DC">
        <w:rPr>
          <w:rStyle w:val="CodeChar"/>
        </w:rPr>
        <w:t>.</w:t>
      </w:r>
      <w:r w:rsidR="00736ABC">
        <w:rPr>
          <w:rStyle w:val="CodeChar"/>
        </w:rPr>
        <w:t>data_type_term</w:t>
      </w:r>
      <w:r w:rsidR="00AC4006">
        <w:t xml:space="preserve"> of the associated BDT found in the previous column.</w:t>
      </w:r>
    </w:p>
    <w:p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rsidR="00182E51" w:rsidRDefault="00127238" w:rsidP="00182E51">
      <w:r>
        <w:rPr>
          <w:rStyle w:val="CodeChar"/>
        </w:rPr>
        <w:t>creation_timestamp</w:t>
      </w:r>
      <w:r w:rsidR="00182E51">
        <w:t xml:space="preserve"> = </w:t>
      </w:r>
      <w:r w:rsidR="00182E51" w:rsidRPr="00112B28">
        <w:t>Current time</w:t>
      </w:r>
      <w:r w:rsidR="00182E51">
        <w:t>.</w:t>
      </w:r>
    </w:p>
    <w:p w:rsidR="008854FE" w:rsidRDefault="00127238" w:rsidP="00182E51">
      <w:r>
        <w:rPr>
          <w:rStyle w:val="CodeChar"/>
        </w:rPr>
        <w:t>last_update_timestamp</w:t>
      </w:r>
      <w:r w:rsidR="00182E51">
        <w:t xml:space="preserve"> = Same as </w:t>
      </w:r>
      <w:r>
        <w:rPr>
          <w:rStyle w:val="CodeChar"/>
        </w:rPr>
        <w:t>creation_timestamp</w:t>
      </w:r>
      <w:r w:rsidR="00182E51">
        <w:t>.</w:t>
      </w:r>
    </w:p>
    <w:p w:rsidR="00882DDC" w:rsidRDefault="00882DDC" w:rsidP="00882DDC">
      <w:pPr>
        <w:pStyle w:val="Heading4"/>
      </w:pPr>
      <w:bookmarkStart w:id="591" w:name="_Toc442108948"/>
      <w:commentRangeStart w:id="592"/>
      <w:r>
        <w:t>Create ASCCPs for all Extension ACCs</w:t>
      </w:r>
      <w:commentRangeEnd w:id="592"/>
      <w:r w:rsidR="00BA3F89">
        <w:rPr>
          <w:rStyle w:val="CommentReference"/>
          <w:b w:val="0"/>
        </w:rPr>
        <w:commentReference w:id="592"/>
      </w:r>
      <w:bookmarkEnd w:id="591"/>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Default="00882DDC" w:rsidP="003A27FD">
      <w:r>
        <w:t>This is a place holder. This can be done later when we want to export the OAGIS model.</w:t>
      </w:r>
    </w:p>
    <w:p w:rsidR="00970952" w:rsidRDefault="00970952" w:rsidP="00970952">
      <w:pPr>
        <w:pStyle w:val="Heading4"/>
      </w:pPr>
      <w:bookmarkStart w:id="593" w:name="_Toc442108949"/>
      <w:r>
        <w:t>Import other libraries</w:t>
      </w:r>
      <w:bookmarkEnd w:id="593"/>
    </w:p>
    <w:p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rsidR="0014329D" w:rsidRDefault="0014329D" w:rsidP="0014329D">
      <w:pPr>
        <w:pStyle w:val="Heading3"/>
      </w:pPr>
      <w:bookmarkStart w:id="594" w:name="_Toc442108950"/>
      <w:r>
        <w:t>Verify the OAGIS 10</w:t>
      </w:r>
      <w:r w:rsidR="000A2BB4">
        <w:t>.1</w:t>
      </w:r>
      <w:r>
        <w:t xml:space="preserve"> Model import</w:t>
      </w:r>
      <w:bookmarkEnd w:id="594"/>
    </w:p>
    <w:p w:rsidR="00150F71" w:rsidRDefault="00150F71" w:rsidP="00150F71">
      <w:pPr>
        <w:pStyle w:val="Heading4"/>
      </w:pPr>
      <w:bookmarkStart w:id="595" w:name="_Toc442108951"/>
      <w:r>
        <w:t>Checksum verification</w:t>
      </w:r>
      <w:bookmarkEnd w:id="595"/>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t xml:space="preserve">Table </w:t>
      </w:r>
      <w:fldSimple w:instr=" SEQ Table \* ARABIC ">
        <w:r w:rsidR="0093447A">
          <w:rPr>
            <w:noProof/>
          </w:rPr>
          <w:t>1</w:t>
        </w:r>
      </w:fldSimple>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FE660F">
        <w:tc>
          <w:tcPr>
            <w:tcW w:w="983" w:type="dxa"/>
          </w:tcPr>
          <w:p w:rsidR="00571764" w:rsidRPr="0033677A" w:rsidRDefault="0033677A" w:rsidP="00150F71">
            <w:pPr>
              <w:rPr>
                <w:b/>
                <w:bCs/>
              </w:rPr>
            </w:pPr>
            <w:r w:rsidRPr="0033677A">
              <w:rPr>
                <w:b/>
                <w:bCs/>
              </w:rPr>
              <w:t>Quantity</w:t>
            </w:r>
          </w:p>
        </w:tc>
        <w:tc>
          <w:tcPr>
            <w:tcW w:w="3919"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FE660F">
        <w:tc>
          <w:tcPr>
            <w:tcW w:w="983" w:type="dxa"/>
          </w:tcPr>
          <w:p w:rsidR="00FF3B14" w:rsidRDefault="00FF3B14" w:rsidP="00E45E30">
            <w:r>
              <w:t xml:space="preserve">3657 </w:t>
            </w:r>
          </w:p>
        </w:tc>
        <w:tc>
          <w:tcPr>
            <w:tcW w:w="3919"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FE660F">
        <w:tc>
          <w:tcPr>
            <w:tcW w:w="983" w:type="dxa"/>
          </w:tcPr>
          <w:p w:rsidR="00276799" w:rsidRDefault="009C3E12" w:rsidP="00E45E30">
            <w:pPr>
              <w:tabs>
                <w:tab w:val="left" w:pos="680"/>
              </w:tabs>
            </w:pPr>
            <w:r>
              <w:t>4268</w:t>
            </w:r>
            <w:r w:rsidR="00276799">
              <w:t xml:space="preserve"> </w:t>
            </w:r>
          </w:p>
        </w:tc>
        <w:tc>
          <w:tcPr>
            <w:tcW w:w="3919" w:type="dxa"/>
          </w:tcPr>
          <w:p w:rsidR="00571764" w:rsidRDefault="00571764" w:rsidP="00150F71">
            <w:r>
              <w:t>Number of ASCCP and BCCP. Elements in OAGIS.xsd and OAGIS-Nouns.xsd are e</w:t>
            </w:r>
            <w:r>
              <w:t>x</w:t>
            </w:r>
            <w:r>
              <w:t xml:space="preserve">cluded. Global elements in Extensions.xsd are </w:t>
            </w:r>
            <w:r>
              <w:lastRenderedPageBreak/>
              <w:t>excluded because they are never used. Local elements are included. Attributes cannot be included in the number (although they should be).</w:t>
            </w:r>
          </w:p>
        </w:tc>
        <w:tc>
          <w:tcPr>
            <w:tcW w:w="4674" w:type="dxa"/>
          </w:tcPr>
          <w:p w:rsidR="00571764" w:rsidRDefault="00F05B5A" w:rsidP="00276799">
            <w:pPr>
              <w:pStyle w:val="Code"/>
            </w:pPr>
            <w:r>
              <w:lastRenderedPageBreak/>
              <w:t>count(</w:t>
            </w:r>
            <w:r w:rsidR="00571764">
              <w:t>xsd:schema/xsd:element</w:t>
            </w:r>
            <w:r>
              <w:t>) + count(//xsd:element[count(@name) = 1</w:t>
            </w:r>
            <w:r w:rsidR="00267870">
              <w:t xml:space="preserve"> and name(..) != </w:t>
            </w:r>
            <w:r w:rsidR="00D56474" w:rsidRPr="0087773E">
              <w:rPr>
                <w:rFonts w:eastAsiaTheme="minorEastAsia"/>
                <w:highlight w:val="white"/>
              </w:rPr>
              <w:lastRenderedPageBreak/>
              <w:t>'</w:t>
            </w:r>
            <w:r w:rsidR="00267870">
              <w:t>xsd:schema</w:t>
            </w:r>
            <w:r w:rsidR="00D56474" w:rsidRPr="0087773E">
              <w:rPr>
                <w:rFonts w:eastAsiaTheme="minorEastAsia"/>
                <w:highlight w:val="white"/>
              </w:rPr>
              <w:t>'</w:t>
            </w:r>
            <w:r>
              <w:t>])</w:t>
            </w:r>
          </w:p>
        </w:tc>
      </w:tr>
      <w:tr w:rsidR="00571764" w:rsidTr="00FE660F">
        <w:tc>
          <w:tcPr>
            <w:tcW w:w="983" w:type="dxa"/>
          </w:tcPr>
          <w:p w:rsidR="00623619" w:rsidRDefault="00623619" w:rsidP="00E45E30">
            <w:r>
              <w:lastRenderedPageBreak/>
              <w:t>7</w:t>
            </w:r>
            <w:r w:rsidR="00E45E30">
              <w:t>164</w:t>
            </w:r>
          </w:p>
        </w:tc>
        <w:tc>
          <w:tcPr>
            <w:tcW w:w="3919" w:type="dxa"/>
          </w:tcPr>
          <w:p w:rsidR="00571764" w:rsidRDefault="00F05B5A" w:rsidP="00F05B5A">
            <w:r>
              <w:t>Number of ASCC and BCC. Exclude element references in OAGIS.xsd and OAGIS-Nouns.xsd. Local elements are included. A</w:t>
            </w:r>
            <w:r>
              <w:t>t</w:t>
            </w:r>
            <w:r>
              <w: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rsidTr="00FE660F">
        <w:tc>
          <w:tcPr>
            <w:tcW w:w="983" w:type="dxa"/>
          </w:tcPr>
          <w:p w:rsidR="00D955E1" w:rsidRDefault="00D955E1" w:rsidP="00E45E30">
            <w:r>
              <w:t>23</w:t>
            </w:r>
          </w:p>
        </w:tc>
        <w:tc>
          <w:tcPr>
            <w:tcW w:w="3919" w:type="dxa"/>
          </w:tcPr>
          <w:p w:rsidR="00D955E1" w:rsidRDefault="00D955E1" w:rsidP="00F05B5A">
            <w:r>
              <w:t>Number of CDT</w:t>
            </w:r>
          </w:p>
        </w:tc>
        <w:tc>
          <w:tcPr>
            <w:tcW w:w="4674" w:type="dxa"/>
          </w:tcPr>
          <w:p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rsidTr="00FE660F">
        <w:tc>
          <w:tcPr>
            <w:tcW w:w="983" w:type="dxa"/>
          </w:tcPr>
          <w:p w:rsidR="00FE660F" w:rsidRDefault="00FE660F" w:rsidP="00F366FA">
            <w:r>
              <w:t>24</w:t>
            </w:r>
          </w:p>
        </w:tc>
        <w:tc>
          <w:tcPr>
            <w:tcW w:w="3919" w:type="dxa"/>
          </w:tcPr>
          <w:p w:rsidR="00FE660F" w:rsidRDefault="00FE660F" w:rsidP="00F366FA">
            <w:r>
              <w:t>Number of XSD built-in type</w:t>
            </w:r>
          </w:p>
        </w:tc>
        <w:tc>
          <w:tcPr>
            <w:tcW w:w="4674" w:type="dxa"/>
          </w:tcPr>
          <w:p w:rsidR="00FE660F" w:rsidRDefault="00FE660F" w:rsidP="00F366FA">
            <w:pPr>
              <w:pStyle w:val="Code"/>
              <w:rPr>
                <w:rFonts w:eastAsiaTheme="minorEastAsia"/>
                <w:highlight w:val="white"/>
              </w:rPr>
            </w:pPr>
            <w:r>
              <w:rPr>
                <w:rFonts w:eastAsiaTheme="minorEastAsia"/>
                <w:highlight w:val="white"/>
              </w:rPr>
              <w:t>Manufally counted.</w:t>
            </w:r>
          </w:p>
        </w:tc>
      </w:tr>
      <w:tr w:rsidR="00D955E1" w:rsidTr="00FE660F">
        <w:tc>
          <w:tcPr>
            <w:tcW w:w="983" w:type="dxa"/>
          </w:tcPr>
          <w:p w:rsidR="00D955E1" w:rsidRDefault="00FE660F" w:rsidP="00E45E30">
            <w:r>
              <w:t>395</w:t>
            </w:r>
          </w:p>
        </w:tc>
        <w:tc>
          <w:tcPr>
            <w:tcW w:w="3919" w:type="dxa"/>
          </w:tcPr>
          <w:p w:rsidR="00D955E1" w:rsidRDefault="00FE660F" w:rsidP="00FE660F">
            <w:r>
              <w:t>Number agency id value</w:t>
            </w:r>
          </w:p>
        </w:tc>
        <w:tc>
          <w:tcPr>
            <w:tcW w:w="4674" w:type="dxa"/>
          </w:tcPr>
          <w:p w:rsidR="00D955E1" w:rsidRDefault="00FE660F" w:rsidP="0087773E">
            <w:pPr>
              <w:pStyle w:val="Code"/>
              <w:rPr>
                <w:rFonts w:eastAsiaTheme="minorEastAsia"/>
                <w:highlight w:val="white"/>
              </w:rPr>
            </w:pPr>
            <w:r>
              <w:rPr>
                <w:rFonts w:eastAsiaTheme="minorEastAsia"/>
                <w:highlight w:val="white"/>
              </w:rPr>
              <w:t>count(//xsd:enumeration)</w:t>
            </w:r>
          </w:p>
        </w:tc>
      </w:tr>
    </w:tbl>
    <w:p w:rsidR="00150F71" w:rsidRDefault="00150F71" w:rsidP="00150F71"/>
    <w:p w:rsidR="00571764" w:rsidRDefault="0033677A" w:rsidP="00150F71">
      <w:r>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596" w:name="_Toc442108952"/>
      <w:r>
        <w:t>Content verification</w:t>
      </w:r>
      <w:bookmarkEnd w:id="596"/>
    </w:p>
    <w:p w:rsidR="00150F71" w:rsidRDefault="00150F71" w:rsidP="008A0AC5"/>
    <w:p w:rsidR="00DC1C10" w:rsidRDefault="00DC1C10" w:rsidP="008A0AC5">
      <w:r>
        <w:t xml:space="preserve">The </w:t>
      </w:r>
      <w:proofErr w:type="spellStart"/>
      <w:r>
        <w:t>xbt</w:t>
      </w:r>
      <w:proofErr w:type="spellEnd"/>
      <w:r>
        <w:t xml:space="preserve"> table </w:t>
      </w:r>
      <w:r w:rsidR="000A2BB4">
        <w:t>was</w:t>
      </w:r>
      <w:r>
        <w:t xml:space="preserve"> manually verified.</w:t>
      </w:r>
    </w:p>
    <w:p w:rsidR="00523F98" w:rsidRDefault="00523F98" w:rsidP="008A0AC5"/>
    <w:p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rsidR="000A2BB4" w:rsidRDefault="000A2BB4" w:rsidP="008A0AC5"/>
    <w:p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rsidR="00FE660F" w:rsidRDefault="00FE660F" w:rsidP="008A0AC5"/>
    <w:p w:rsidR="00FE660F" w:rsidRDefault="00FE660F" w:rsidP="008A0AC5">
      <w:r>
        <w:lastRenderedPageBreak/>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rsidR="0006752D" w:rsidRDefault="0006752D" w:rsidP="008A0AC5"/>
    <w:p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rsidR="0006752D" w:rsidRDefault="0006752D" w:rsidP="008A0AC5"/>
    <w:p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rsidR="00FE660F" w:rsidRDefault="00FE660F"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bookmarkStart w:id="597" w:name="_Toc442108953"/>
      <w:r>
        <w:t>Challenges</w:t>
      </w:r>
      <w:bookmarkEnd w:id="597"/>
    </w:p>
    <w:p w:rsidR="00001247" w:rsidRDefault="00001247" w:rsidP="008F2EBB">
      <w:pPr>
        <w:pStyle w:val="ListParagraph"/>
        <w:numPr>
          <w:ilvl w:val="0"/>
          <w:numId w:val="9"/>
        </w:numPr>
      </w:pPr>
      <w:r>
        <w:t>If there is an error, possible causes can come one or more of the three sources:</w:t>
      </w:r>
    </w:p>
    <w:p w:rsidR="008A0AC5" w:rsidRDefault="00001247" w:rsidP="008F2EBB">
      <w:pPr>
        <w:pStyle w:val="ListParagraph"/>
        <w:numPr>
          <w:ilvl w:val="1"/>
          <w:numId w:val="9"/>
        </w:numPr>
      </w:pPr>
      <w:r>
        <w:t>The OAGIS import code</w:t>
      </w:r>
    </w:p>
    <w:p w:rsidR="00001247" w:rsidRDefault="00001247" w:rsidP="008F2EBB">
      <w:pPr>
        <w:pStyle w:val="ListParagraph"/>
        <w:numPr>
          <w:ilvl w:val="1"/>
          <w:numId w:val="9"/>
        </w:numPr>
      </w:pPr>
      <w:r>
        <w:t>The standalone export code</w:t>
      </w:r>
    </w:p>
    <w:p w:rsidR="00001247" w:rsidRDefault="00001247" w:rsidP="008F2EBB">
      <w:pPr>
        <w:pStyle w:val="ListParagraph"/>
        <w:numPr>
          <w:ilvl w:val="1"/>
          <w:numId w:val="9"/>
        </w:numPr>
      </w:pPr>
      <w:r>
        <w:t>The standalone schema generator code which generates the standalone schemas in the OAGIS di</w:t>
      </w:r>
      <w:r>
        <w:t>s</w:t>
      </w:r>
      <w:r>
        <w:t>tribution</w:t>
      </w:r>
    </w:p>
    <w:p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rsidR="0036519E" w:rsidRDefault="0036519E" w:rsidP="008F2EBB">
      <w:pPr>
        <w:pStyle w:val="ListParagraph"/>
        <w:numPr>
          <w:ilvl w:val="0"/>
          <w:numId w:val="9"/>
        </w:numPr>
      </w:pPr>
      <w:r>
        <w:t>The attribute declaration is also order insignificant.</w:t>
      </w:r>
    </w:p>
    <w:p w:rsidR="00240186" w:rsidRDefault="0036519E" w:rsidP="008F2EBB">
      <w:pPr>
        <w:pStyle w:val="ListParagraph"/>
        <w:numPr>
          <w:ilvl w:val="0"/>
          <w:numId w:val="9"/>
        </w:numPr>
      </w:pPr>
      <w:r>
        <w:t>Export logic for documentation may be different (more advance) than the documentation generated in the distribution schemas.</w:t>
      </w:r>
    </w:p>
    <w:p w:rsidR="00001247" w:rsidRDefault="0036519E" w:rsidP="00240186">
      <w:pPr>
        <w:pStyle w:val="Heading4"/>
      </w:pPr>
      <w:r>
        <w:t xml:space="preserve"> </w:t>
      </w:r>
      <w:bookmarkStart w:id="598" w:name="_Toc442108954"/>
      <w:r w:rsidR="00240186">
        <w:t>Methods to address the challenges</w:t>
      </w:r>
      <w:bookmarkEnd w:id="598"/>
    </w:p>
    <w:p w:rsidR="00240186" w:rsidRPr="00240186" w:rsidRDefault="00240186" w:rsidP="00657575"/>
    <w:p w:rsidR="00294829" w:rsidRDefault="00294829" w:rsidP="00EF6FC8">
      <w:pPr>
        <w:pStyle w:val="Heading2"/>
      </w:pPr>
      <w:bookmarkStart w:id="599" w:name="_Ref409507777"/>
      <w:bookmarkStart w:id="600" w:name="_Ref409509840"/>
      <w:bookmarkStart w:id="601" w:name="_Ref409510232"/>
      <w:bookmarkStart w:id="602" w:name="_Ref409513278"/>
      <w:bookmarkStart w:id="603" w:name="_Ref409513535"/>
      <w:bookmarkStart w:id="604" w:name="_Ref409513583"/>
      <w:bookmarkStart w:id="605" w:name="_Ref410034266"/>
      <w:bookmarkStart w:id="606" w:name="_Ref410043334"/>
      <w:bookmarkStart w:id="607" w:name="_Ref410044174"/>
      <w:bookmarkStart w:id="608" w:name="_Ref410105192"/>
      <w:bookmarkStart w:id="609" w:name="_Ref410105428"/>
      <w:bookmarkStart w:id="610" w:name="_Ref410111412"/>
      <w:bookmarkStart w:id="611" w:name="_Toc442108955"/>
      <w:r>
        <w:t>Application Home Screen</w:t>
      </w:r>
      <w:bookmarkEnd w:id="599"/>
      <w:bookmarkEnd w:id="600"/>
      <w:bookmarkEnd w:id="601"/>
      <w:bookmarkEnd w:id="602"/>
      <w:bookmarkEnd w:id="603"/>
      <w:bookmarkEnd w:id="604"/>
      <w:bookmarkEnd w:id="605"/>
      <w:bookmarkEnd w:id="606"/>
      <w:bookmarkEnd w:id="607"/>
      <w:bookmarkEnd w:id="608"/>
      <w:bookmarkEnd w:id="609"/>
      <w:bookmarkEnd w:id="610"/>
      <w:bookmarkEnd w:id="611"/>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4779C" w:rsidRDefault="005B3E38" w:rsidP="00294829">
      <w:r>
        <w:t>BIEs Management</w:t>
      </w:r>
      <w:r w:rsidR="00DD3866">
        <w:t xml:space="preserve"> use cases, </w:t>
      </w:r>
      <w:r w:rsidR="00D11B71">
        <w:t>Context Category Management</w:t>
      </w:r>
      <w:r w:rsidR="00DD3866">
        <w:t xml:space="preserve"> use cases</w:t>
      </w:r>
      <w:bookmarkStart w:id="612" w:name="_Toc442108956"/>
      <w:r w:rsidR="00DD3866">
        <w:t xml:space="preserve">, </w:t>
      </w:r>
      <w:r w:rsidR="00D11B71">
        <w:t xml:space="preserve">Context </w:t>
      </w:r>
      <w:r w:rsidR="00DD3866">
        <w:t xml:space="preserve">Classification </w:t>
      </w:r>
      <w:r w:rsidR="00D11B71">
        <w:t>Scheme Management</w:t>
      </w:r>
      <w:bookmarkEnd w:id="612"/>
      <w:r w:rsidR="00DD3866">
        <w:t xml:space="preserve"> use cases, </w:t>
      </w:r>
      <w:r w:rsidR="0054779C">
        <w:t>Code List Management</w:t>
      </w:r>
      <w:r w:rsidR="00DD3866">
        <w:t xml:space="preserve"> use cases</w:t>
      </w:r>
      <w:r w:rsidR="0054779C">
        <w:t>.</w:t>
      </w:r>
    </w:p>
    <w:p w:rsidR="005B3E38" w:rsidRDefault="005B3E38" w:rsidP="00294829"/>
    <w:p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w:t>
      </w:r>
      <w:bookmarkStart w:id="613" w:name="_GoBack"/>
      <w:bookmarkEnd w:id="613"/>
      <w:r>
        <w:t>tandalone BOD.</w:t>
      </w:r>
    </w:p>
    <w:p w:rsidR="00EF6FC8" w:rsidRDefault="00EF6FC8" w:rsidP="00EF6FC8">
      <w:pPr>
        <w:pStyle w:val="Heading2"/>
      </w:pPr>
      <w:bookmarkStart w:id="614" w:name="_Ref404612009"/>
      <w:bookmarkStart w:id="615" w:name="_Toc442108957"/>
      <w:r>
        <w:lastRenderedPageBreak/>
        <w:t>BIEs Management</w:t>
      </w:r>
      <w:bookmarkEnd w:id="614"/>
      <w:bookmarkEnd w:id="615"/>
    </w:p>
    <w:p w:rsidR="00FB19E4" w:rsidRDefault="00FB19E4" w:rsidP="00FB19E4">
      <w:pPr>
        <w:pStyle w:val="Heading3"/>
      </w:pPr>
      <w:bookmarkStart w:id="616" w:name="_Toc442108958"/>
      <w:r>
        <w:t>Create a top-level ABIE (a standalone BOD)</w:t>
      </w:r>
      <w:bookmarkEnd w:id="616"/>
    </w:p>
    <w:p w:rsidR="00FB19E4" w:rsidRDefault="00FB19E4" w:rsidP="00FB19E4">
      <w:r>
        <w:rPr>
          <w:noProof/>
          <w:lang w:bidi="th-TH"/>
        </w:rPr>
        <mc:AlternateContent>
          <mc:Choice Requires="wpc">
            <w:drawing>
              <wp:inline distT="0" distB="0" distL="0" distR="0" wp14:anchorId="657D360C" wp14:editId="0F8F6937">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FB19E4">
                              <w:pPr>
                                <w:jc w:val="center"/>
                              </w:pPr>
                              <w:r>
                                <w:t>Create unco</w:t>
                              </w:r>
                              <w:r>
                                <w:t>m</w:t>
                              </w:r>
                              <w:r>
                                <w:t>mitted BIE re</w:t>
                              </w:r>
                              <w:r>
                                <w:t>c</w:t>
                              </w:r>
                              <w:r>
                                <w:t>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B63A8B" w:rsidRDefault="00B63A8B"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B63A8B" w:rsidRDefault="00B63A8B"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B63A8B" w:rsidRDefault="00B63A8B"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B63A8B" w:rsidRDefault="00B63A8B"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B63A8B" w:rsidRDefault="00B63A8B"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B63A8B" w:rsidRDefault="00B63A8B"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B63A8B" w:rsidRDefault="00B63A8B"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B63A8B" w:rsidRDefault="00B63A8B" w:rsidP="00FB19E4">
                        <w:pPr>
                          <w:jc w:val="center"/>
                        </w:pPr>
                        <w:r>
                          <w:t>Create unco</w:t>
                        </w:r>
                        <w:r>
                          <w:t>m</w:t>
                        </w:r>
                        <w:r>
                          <w:t>mitted BIE re</w:t>
                        </w:r>
                        <w:r>
                          <w:t>c</w:t>
                        </w:r>
                        <w:r>
                          <w:t>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B63A8B" w:rsidRDefault="00B63A8B"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t xml:space="preserve">Go to the </w:t>
      </w:r>
      <w:r>
        <w:fldChar w:fldCharType="begin"/>
      </w:r>
      <w:r>
        <w:instrText xml:space="preserve"> REF _Ref408391730 \h </w:instrText>
      </w:r>
      <w:r>
        <w:fldChar w:fldCharType="separate"/>
      </w:r>
      <w:r w:rsidR="0093447A">
        <w:t>Business Context Management</w:t>
      </w:r>
      <w:r>
        <w:fldChar w:fldCharType="end"/>
      </w:r>
      <w:r>
        <w:t xml:space="preserve"> and </w:t>
      </w:r>
      <w:r>
        <w:fldChar w:fldCharType="begin"/>
      </w:r>
      <w:r>
        <w:instrText xml:space="preserve"> REF _Ref408466451 \h </w:instrText>
      </w:r>
      <w:r>
        <w:fldChar w:fldCharType="separate"/>
      </w:r>
      <w:r w:rsidR="0093447A">
        <w:t>Show top-level ABIE</w:t>
      </w:r>
      <w:r>
        <w:fldChar w:fldCharType="end"/>
      </w:r>
      <w:r>
        <w:t xml:space="preserve"> sections for more detail.</w:t>
      </w:r>
    </w:p>
    <w:p w:rsidR="00FB19E4" w:rsidRDefault="00FB19E4" w:rsidP="00FB19E4">
      <w:pPr>
        <w:pStyle w:val="Heading5"/>
      </w:pPr>
      <w:bookmarkStart w:id="617" w:name="_Toc442108959"/>
      <w:r>
        <w:t xml:space="preserve">Select a top-level </w:t>
      </w:r>
      <w:r w:rsidR="000D692F">
        <w:t>concept</w:t>
      </w:r>
      <w:bookmarkEnd w:id="617"/>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w:t>
      </w:r>
      <w:r w:rsidRPr="00063568">
        <w:t>n</w:t>
      </w:r>
      <w:r w:rsidRPr="00063568">
        <w:t>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93447A">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618" w:name="_Toc442108960"/>
      <w:r>
        <w:t>Select a business context</w:t>
      </w:r>
      <w:bookmarkEnd w:id="618"/>
    </w:p>
    <w:p w:rsidR="00FB19E4" w:rsidRDefault="00FB19E4" w:rsidP="00FB19E4">
      <w:r>
        <w:lastRenderedPageBreak/>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93447A">
        <w:t>3.4.1</w:t>
      </w:r>
      <w:r>
        <w:fldChar w:fldCharType="end"/>
      </w:r>
      <w:r>
        <w:t xml:space="preserve"> </w:t>
      </w:r>
      <w:r>
        <w:fldChar w:fldCharType="begin"/>
      </w:r>
      <w:r>
        <w:instrText xml:space="preserve"> REF _Ref402764261 \h </w:instrText>
      </w:r>
      <w:r>
        <w:fldChar w:fldCharType="separate"/>
      </w:r>
      <w:r w:rsidR="0093447A">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93447A">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93447A">
        <w:t>Create a business context</w:t>
      </w:r>
      <w:r w:rsidR="001F0600">
        <w:fldChar w:fldCharType="end"/>
      </w:r>
      <w:r>
        <w:t xml:space="preserve">. </w:t>
      </w:r>
    </w:p>
    <w:p w:rsidR="00FB19E4" w:rsidRDefault="00FB19E4" w:rsidP="00FB19E4">
      <w:pPr>
        <w:pStyle w:val="Heading5"/>
      </w:pPr>
      <w:bookmarkStart w:id="619" w:name="_Toc442108961"/>
      <w:r>
        <w:t>Create uncommitted BIE records/objects</w:t>
      </w:r>
      <w:bookmarkEnd w:id="619"/>
    </w:p>
    <w:p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mc:AlternateContent>
          <mc:Choice Requires="wpc">
            <w:drawing>
              <wp:inline distT="0" distB="0" distL="0" distR="0" wp14:anchorId="0BC42A51" wp14:editId="7F9815E7">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B63A8B" w:rsidRDefault="00B63A8B"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B63A8B" w:rsidRDefault="00B63A8B"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B63A8B" w:rsidRDefault="00B63A8B"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B63A8B" w:rsidRDefault="00B63A8B"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commentRangeStart w:id="620"/>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620"/>
      <w:r w:rsidR="00D362D0">
        <w:rPr>
          <w:rStyle w:val="CommentReference"/>
          <w:iCs w:val="0"/>
        </w:rPr>
        <w:commentReference w:id="620"/>
      </w:r>
    </w:p>
    <w:p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proofErr w:type="spellStart"/>
      <w:r w:rsidR="00515891">
        <w:rPr>
          <w:rStyle w:val="CodeChar"/>
        </w:rPr>
        <w:t>g</w:t>
      </w:r>
      <w:r w:rsidRPr="0096457B">
        <w:rPr>
          <w:rStyle w:val="CodeChar"/>
        </w:rPr>
        <w:t>ACC</w:t>
      </w:r>
      <w:r>
        <w:t>’s</w:t>
      </w:r>
      <w:proofErr w:type="spellEnd"/>
      <w:r>
        <w:t xml:space="preserve">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rsidR="00A57891" w:rsidRDefault="00A57891" w:rsidP="00FB19E4"/>
    <w:p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rsidR="00814515" w:rsidRDefault="00814515" w:rsidP="00FB19E4"/>
    <w:p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w:t>
      </w:r>
      <w:r>
        <w:t>i</w:t>
      </w:r>
      <w:r>
        <w:t xml:space="preserve">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w:t>
      </w:r>
      <w:r>
        <w:lastRenderedPageBreak/>
        <w:t xml:space="preserve">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rsidR="00814515" w:rsidRDefault="00814515" w:rsidP="00FB19E4"/>
    <w:p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rsidR="005136B6" w:rsidRDefault="005136B6" w:rsidP="00A57891"/>
    <w:p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w:t>
      </w:r>
      <w:r w:rsidR="00C3277E">
        <w:t>n</w:t>
      </w:r>
      <w:r w:rsidR="00C3277E">
        <w:t>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v:shape id="_x0000_i1025" type="#_x0000_t75" style="width:43.5pt;height:12pt" o:ole="">
            <v:imagedata r:id="rId16" o:title=""/>
          </v:shape>
          <o:OLEObject Type="Embed" ProgID="Equation.3" ShapeID="_x0000_i1025" DrawAspect="Content" ObjectID="_1518975379" r:id="rId17"/>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v:shape id="_x0000_i1026" type="#_x0000_t75" style="width:43.5pt;height:12pt" o:ole="">
            <v:imagedata r:id="rId16" o:title=""/>
          </v:shape>
          <o:OLEObject Type="Embed" ProgID="Equation.3" ShapeID="_x0000_i1026" DrawAspect="Content" ObjectID="_1518975380" r:id="rId18"/>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w:t>
      </w:r>
      <w:r w:rsidR="00FD045A">
        <w:t>d</w:t>
      </w:r>
      <w:r w:rsidR="00FD045A">
        <w:t>ing the BCCs that are an attribute</w:t>
      </w:r>
      <w:r w:rsidR="00AA62FE">
        <w:t>.</w:t>
      </w:r>
    </w:p>
    <w:p w:rsidR="00FB19E4" w:rsidRDefault="00D362D0" w:rsidP="00FB19E4">
      <w:r>
        <w:rPr>
          <w:noProof/>
          <w:lang w:bidi="th-TH"/>
        </w:rPr>
        <w:lastRenderedPageBreak/>
        <mc:AlternateContent>
          <mc:Choice Requires="wpc">
            <w:drawing>
              <wp:inline distT="0" distB="0" distL="0" distR="0" wp14:anchorId="34029C46" wp14:editId="63320344">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Pr="00B063E4" w:rsidRDefault="00B63A8B"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pPr>
                                <w:pStyle w:val="NormalWeb"/>
                                <w:overflowPunct w:val="0"/>
                                <w:spacing w:before="0" w:beforeAutospacing="0" w:after="0" w:afterAutospacing="0"/>
                                <w:jc w:val="center"/>
                              </w:pPr>
                              <w:proofErr w:type="spellStart"/>
                              <w:r>
                                <w:rPr>
                                  <w:rFonts w:ascii="Cordia New" w:eastAsia="Times New Roman" w:hAnsi="Cordia New" w:cs="Cordia New"/>
                                </w:rPr>
                                <w:t>assoc</w:t>
                              </w:r>
                              <w:proofErr w:type="spellEnd"/>
                              <w:r>
                                <w:rPr>
                                  <w:rFonts w:ascii="Cordia New" w:eastAsia="Times New Roman" w:hAnsi="Cordia New" w:cs="Cordia New"/>
                                </w:rPr>
                                <w:t xml:space="preserve">[ ] = </w:t>
                              </w:r>
                              <w:proofErr w:type="spellStart"/>
                              <w:r>
                                <w:rPr>
                                  <w:rFonts w:ascii="Cordia New" w:eastAsia="Times New Roman" w:hAnsi="Cordia New" w:cs="Cordia New"/>
                                </w:rPr>
                                <w:t>QueryChildAssoc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428350" y="1831011"/>
                            <a:ext cx="1667883"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w:t>
                              </w:r>
                              <w:proofErr w:type="spell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
                            <w:p w:rsidR="00B63A8B" w:rsidRDefault="00B63A8B" w:rsidP="00D362D0">
                              <w:pPr>
                                <w:pStyle w:val="NormalWeb"/>
                                <w:overflowPunct w:val="0"/>
                                <w:spacing w:before="0" w:beforeAutospacing="0" w:after="0" w:afterAutospacing="0"/>
                                <w:jc w:val="center"/>
                              </w:pP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pPr>
                                <w:pStyle w:val="NormalWeb"/>
                                <w:overflowPunct w:val="0"/>
                                <w:spacing w:before="0" w:beforeAutospacing="0" w:after="0" w:afterAutospacing="0"/>
                                <w:jc w:val="center"/>
                              </w:pPr>
                              <w:proofErr w:type="spellStart"/>
                              <w:r>
                                <w:rPr>
                                  <w:rFonts w:ascii="Cordia New" w:eastAsia="Times New Roman" w:hAnsi="Cordia New" w:cs="Cordia New"/>
                                </w:rPr>
                                <w:t>aBCCP</w:t>
                              </w:r>
                              <w:proofErr w:type="spellEnd"/>
                              <w:r>
                                <w:rPr>
                                  <w:rFonts w:ascii="Cordia New" w:eastAsia="Times New Roman" w:hAnsi="Cordia New" w:cs="Cordia New"/>
                                </w:rPr>
                                <w:t xml:space="preserve"> = </w:t>
                              </w:r>
                              <w:proofErr w:type="spellStart"/>
                              <w:r>
                                <w:rPr>
                                  <w:rFonts w:ascii="Cordia New" w:eastAsia="Times New Roman" w:hAnsi="Cordia New" w:cs="Cordia New"/>
                                </w:rPr>
                                <w:t>QueryBCCP</w:t>
                              </w:r>
                              <w:proofErr w:type="spellEnd"/>
                              <w:r>
                                <w:rPr>
                                  <w:rFonts w:ascii="Cordia New" w:eastAsia="Times New Roman" w:hAnsi="Cordia New" w:cs="Cordia New"/>
                                </w:rPr>
                                <w:t>(</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pPr>
                                <w:pStyle w:val="NormalWeb"/>
                                <w:overflowPunct w:val="0"/>
                                <w:spacing w:before="0" w:beforeAutospacing="0" w:after="0" w:afterAutospacing="0"/>
                                <w:jc w:val="center"/>
                              </w:pPr>
                              <w:proofErr w:type="spellStart"/>
                              <w:r>
                                <w:rPr>
                                  <w:rFonts w:ascii="Cordia New" w:eastAsia="Times New Roman" w:hAnsi="Cordia New" w:cs="Cordia New"/>
                                </w:rPr>
                                <w:t>aBBIEP</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w:t>
                              </w:r>
                              <w:proofErr w:type="spellStart"/>
                              <w:r>
                                <w:rPr>
                                  <w:rFonts w:ascii="Cordia New" w:eastAsia="Times New Roman" w:hAnsi="Cordia New" w:cs="Cordia New"/>
                                </w:rPr>
                                <w:t>aBCCP</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5" type="#_x0000_t75" style="width:124.5pt;height:27.75pt" o:ole="">
                                    <v:imagedata r:id="rId19" o:title=""/>
                                  </v:shape>
                                  <o:OLEObject Type="Embed" ProgID="Equation.3" ShapeID="_x0000_i1035" DrawAspect="Content" ObjectID="_1518975389" r:id="rId20"/>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pPr>
                                <w:pStyle w:val="NormalWeb"/>
                                <w:overflowPunct w:val="0"/>
                                <w:spacing w:before="0" w:beforeAutospacing="0" w:after="0" w:afterAutospacing="0"/>
                                <w:jc w:val="center"/>
                              </w:pPr>
                              <w:r>
                                <w:rPr>
                                  <w:rFonts w:ascii="Cordia New" w:eastAsia="Times New Roman" w:hAnsi="Cordia New" w:cs="Cordia New"/>
                                </w:rPr>
                                <w:t xml:space="preserve">For each </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2A7896">
                                <w:pPr>
                                  <w:pStyle w:val="Code"/>
                                  <w:spacing w:line="168" w:lineRule="auto"/>
                                  <w:jc w:val="center"/>
                                </w:pPr>
                                <w:r>
                                  <w:t>assoc[i] is a BCC?</w:t>
                                </w:r>
                              </w:p>
                              <w:p w:rsidR="00B63A8B" w:rsidRDefault="00B63A8B"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flipH="1">
                            <a:off x="4262292" y="1615559"/>
                            <a:ext cx="2818" cy="2154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a:off x="4262292" y="2325327"/>
                            <a:ext cx="1201" cy="2855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oW8YA&#10;AADcAAAADwAAAGRycy9kb3ducmV2LnhtbESPQU/DMAyF70j8h8hIXBBLx2GC0mxCk5iq3TbgwM1q&#10;vLajcUKSbd1+/XxA4mbrPb/3uVqMblBHiqn3bGA6KUARN9723Br4/Hh/fAaVMrLFwTMZOFOCxfz2&#10;psLS+hNv6LjNrZIQTiUa6HIOpdap6chhmvhALNrOR4dZ1thqG/Ek4W7QT0Ux0w57loYOAy07an62&#10;B2cgfE03l/CyrvdxsKu69uH3YfltzP3d+PYKKtOY/81/17UV/JngyzMygZ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0oW8YAAADcAAAADwAAAAAAAAAAAAAAAACYAgAAZHJz&#10;L2Rvd25yZXYueG1sUEsFBgAAAAAEAAQA9QAAAIsDAAAAAA==&#10;" fillcolor="white [3201]" strokeweight=".5pt"/>
                <v:oval id="Oval 163" o:spid="_x0000_s1063" style="position:absolute;left:13357;top:5734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NsIA&#10;AADcAAAADwAAAGRycy9kb3ducmV2LnhtbERPTYvCMBC9C/sfwgh7s6kKItUoIiy4sKxYZRdvQzO2&#10;xWZSmmjbf28Ewds83ucs152pxJ0aV1pWMI5iEMSZ1SXnCk7Hr9EchPPIGivLpKAnB+vVx2CJibYt&#10;H+ie+lyEEHYJKii8rxMpXVaQQRfZmjhwF9sY9AE2udQNtiHcVHISxzNpsOTQUGBN24Kya3ozCg7l&#10;/vs3lfrWX6f65/w33vT/l1apz2G3WYDw1Pm3+OXe6TB/No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Ik2wgAAANwAAAAPAAAAAAAAAAAAAAAAAJgCAABkcnMvZG93&#10;bnJldi54bWxQSwUGAAAAAAQABAD1AAAAhwMAAAAA&#10;" fillcolor="black [3213]" strokeweight=".5pt"/>
                <v:shape id="Straight Arrow Connector 164" o:spid="_x0000_s1064" type="#_x0000_t32" style="position:absolute;left:14347;top:2514;width:11;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80V8AAAADcAAAADwAAAGRycy9kb3ducmV2LnhtbERPTYvCMBC9L/gfwgje1lQRV6pRRNil&#10;eNNVwdvQjG2xmdQm2uqvN4LgbR7vc2aL1pTiRrUrLCsY9CMQxKnVBWcKdv+/3xMQziNrLC2Tgjs5&#10;WMw7XzOMtW14Q7etz0QIYRejgtz7KpbSpTkZdH1bEQfuZGuDPsA6k7rGJoSbUg6jaCwNFhwacqxo&#10;lVN63l6Ngone6wPvV396nTXDxzFJ8PJjlep12+UUhKfWf8Rvd6LD/PEIXs+EC+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vNFfAAAAA3AAAAA8AAAAAAAAAAAAAAAAA&#10;oQIAAGRycy9kb3ducmV2LnhtbFBLBQYAAAAABAAEAPkAAACOAw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B5x8QAAADcAAAADwAAAGRycy9kb3ducmV2LnhtbERPTWvCQBC9F/wPywi91Y2FRkldg1oM&#10;hYJUY6HHITtNotnZmF01/fddQehtHu9zZmlvGnGhztWWFYxHEQjiwuqaSwX7fP00BeE8ssbGMin4&#10;JQfpfPAww0TbK2/psvOlCCHsElRQed8mUrqiIoNuZFviwP3YzqAPsCul7vAawk0jn6MolgZrDg0V&#10;trSqqDjuzkbB9+FtE9cf+OL3X8tz8WmzPD9lSj0O+8UrCE+9/xff3e86zI8ncHsmXC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QHnHxAAAANwAAAAPAAAAAAAAAAAA&#10;AAAAAKECAABkcnMvZG93bnJldi54bWxQSwUGAAAAAAQABAD5AAAAkgM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jAFMEAAADcAAAADwAAAGRycy9kb3ducmV2LnhtbERPTYvCMBC9L/gfwgh7WTR1ZUWrUUQR&#10;9mp3BY9jM7bFZFKaWNt/vxGEvc3jfc5q01kjWmp85VjBZJyAIM6drrhQ8PtzGM1B+ICs0TgmBT15&#10;2KwHbytMtXvwkdosFCKGsE9RQRlCnUrp85Is+rGriSN3dY3FEGFTSN3gI4ZbIz+TZCYtVhwbSqxp&#10;V1J+y+5Wgdlvv7z+OCQm6y7naZ/J06JvlXofdtsliEBd+Be/3N86zp8t4PlMvE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mMAUwQAAANwAAAAPAAAAAAAAAAAAAAAA&#10;AKECAABkcnMvZG93bnJldi54bWxQSwUGAAAAAAQABAD5AAAAjwMAAAAA&#10;" filled="t" fillcolor="white [3201]" strokeweight=".5pt">
                  <v:stroke endarrow="open"/>
                </v:shape>
                <v:shape id="Text Box 170" o:spid="_x0000_s1067" type="#_x0000_t202" style="position:absolute;left:29318;top:50996;width:26792;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rsidR="00B63A8B" w:rsidRDefault="00B63A8B"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rsidR="00B63A8B" w:rsidRDefault="00B63A8B"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MAA&#10;AADcAAAADwAAAGRycy9kb3ducmV2LnhtbERPTWsCMRC9F/ofwhS81Ww96LoapS22FDxVS8/DZkyC&#10;m8mSpOv23zeC0Ns83uest6PvxEAxucAKnqYVCOI2aMdGwdfx7bEGkTKyxi4wKfilBNvN/d0aGx0u&#10;/EnDIRtRQjg1qMDm3DdSptaSxzQNPXHhTiF6zAVGI3XESwn3nZxV1Vx6dFwaLPb0aqk9H368gt2L&#10;WZq2xmh3tXZuGL9Pe/Ou1ORhfF6ByDTmf/HN/aHL/MUMrs+U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HwMAAAADcAAAADwAAAAAAAAAAAAAAAACYAgAAZHJzL2Rvd25y&#10;ZXYueG1sUEsFBgAAAAAEAAQA9QAAAIUDAAAAAA==&#10;" fillcolor="white [3201]" strokeweight=".5pt">
                  <v:textbox>
                    <w:txbxContent>
                      <w:p w:rsidR="00B63A8B" w:rsidRDefault="00B63A8B"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B63A8B" w:rsidRDefault="00B63A8B"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B63A8B" w:rsidRDefault="00B63A8B"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xczMEAAADcAAAADwAAAGRycy9kb3ducmV2LnhtbERPTWvCQBC9C/0PyxS8iG5ssdrUVaQi&#10;eDVW8Dhmp0no7mzIrjH5911B8DaP9znLdWeNaKnxlWMF00kCgjh3uuJCwc9xN16A8AFZo3FMCnry&#10;sF69DJaYanfjA7VZKEQMYZ+igjKEOpXS5yVZ9BNXE0fu1zUWQ4RNIXWDtxhujXxLkg9pseLYUGJN&#10;3yXlf9nVKjDbzczr0S4xWXc5v/eZPH32rVLD127zBSJQF57ih3uv4/z5DO7Px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FzMwQAAANwAAAAPAAAAAAAAAAAAAAAA&#10;AKECAABkcnMvZG93bnJldi54bWxQSwUGAAAAAAQABAD5AAAAjwM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7Cu8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7Cu8IAAADcAAAADwAAAAAAAAAAAAAA&#10;AAChAgAAZHJzL2Rvd25yZXYueG1sUEsFBgAAAAAEAAQA+QAAAJADA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zUsUAAADcAAAADwAAAGRycy9kb3ducmV2LnhtbESPQUvDQBCF70L/wzKCFzGbKlaN3ZZS&#10;KfRq2oLHMTsmwd3ZkN2myb/vHARvM7w3732zXI/eqYH62AY2MM9yUMRVsC3XBo6H3cMrqJiQLbrA&#10;ZGCiCOvV7GaJhQ0X/qShTLWSEI4FGmhS6gqtY9WQx5iFjli0n9B7TLL2tbY9XiTcO/2Y5wvtsWVp&#10;aLCjbUPVb3n2BtzH5jna+13uyvH762kq9eltGoy5ux0376ASjenf/He9t4L/IrTyjEy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3zUsUAAADcAAAADwAAAAAAAAAA&#10;AAAAAAChAgAAZHJzL2Rvd25yZXYueG1sUEsFBgAAAAAEAAQA+QAAAJMDA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4kcYAAADcAAAADwAAAGRycy9kb3ducmV2LnhtbERPTWvCQBC9F/wPywi9lLppD9VEVxFL&#10;oQUVm5Zab0N2mgSzs2F3G+O/7wpCb/N4nzNb9KYRHTlfW1bwMEpAEBdW11wq+Px4uZ+A8AFZY2OZ&#10;FJzJw2I+uJlhpu2J36nLQyliCPsMFVQhtJmUvqjIoB/ZljhyP9YZDBG6UmqHpxhuGvmYJE/SYM2x&#10;ocKWVhUVx/zXKPh63u/6/HC423wvJ+Num7YuXb8pdTvsl1MQgfrwL766X3WcP07h8ky8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yuJHGAAAA3AAAAA8AAAAAAAAA&#10;AAAAAAAAoQIAAGRycy9kb3ducmV2LnhtbFBLBQYAAAAABAAEAPkAAACUAwAAAAA=&#10;" adj="-20826" filled="t" fillcolor="white [3201]" strokeweight=".5pt">
                  <v:stroke endarrow="open"/>
                </v:shape>
                <v:shape id="Text Box 180" o:spid="_x0000_s1076" type="#_x0000_t202" style="position:absolute;left:15536;top:56240;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B63A8B" w:rsidRDefault="00B63A8B" w:rsidP="00D362D0">
                        <w:r>
                          <w:t>N</w:t>
                        </w:r>
                      </w:p>
                    </w:txbxContent>
                  </v:textbox>
                </v:shape>
                <v:shape id="Text Box 181" o:spid="_x0000_s1077" type="#_x0000_t202" style="position:absolute;left:29898;top:41508;width:25586;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B63A8B" w:rsidRDefault="00B63A8B"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0n8EAAADcAAAADwAAAGRycy9kb3ducmV2LnhtbERPTYvCMBC9L/gfwgheFk11WdFqFFGE&#10;vdpdwePYjG0xmZQm1vbfbxaEvc3jfc5621kjWmp85VjBdJKAIM6drrhQ8PN9HC9A+ICs0TgmBT15&#10;2G4Gb2tMtXvyidosFCKGsE9RQRlCnUrp85Is+omriSN3c43FEGFTSN3gM4ZbI2dJMpcWK44NJda0&#10;Lym/Zw+rwBx2n16/HxOTddfLR5/J87JvlRoNu90KRKAu/Itf7i8d5y9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MLSfwQAAANwAAAAPAAAAAAAAAAAAAAAA&#10;AKECAABkcnMvZG93bnJldi54bWxQSwUGAAAAAAQABAD5AAAAjwM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J9M8EAAADcAAAADwAAAGRycy9kb3ducmV2LnhtbERPS4vCMBC+L/gfwgjeNNWD1q5RRFCK&#10;t/UFexua2bZsM6lNtHV/vRGEvc3H95zFqjOVuFPjSssKxqMIBHFmdcm5gtNxO4xBOI+ssbJMCh7k&#10;YLXsfSww0bblL7offC5CCLsEFRTe14mULivIoBvZmjhwP7Yx6ANscqkbbEO4qeQkiqbSYMmhocCa&#10;NgVlv4ebURDrs77webPT+7yd/H2nKV5nVqlBv1t/gvDU+X/x253qMD+ew+uZc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n0zwQAAANwAAAAPAAAAAAAAAAAAAAAA&#10;AKECAABkcnMvZG93bnJldi54bWxQSwUGAAAAAAQABAD5AAAAjwMAAAAA&#10;" filled="t" fillcolor="white [3201]" strokeweight=".5pt">
                  <v:stroke endarrow="open"/>
                </v:shape>
                <v:shape id="Diamond 190" o:spid="_x0000_s1080" type="#_x0000_t4" style="position:absolute;left:6469;top:9343;width:15735;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IrccA&#10;AADcAAAADwAAAGRycy9kb3ducmV2LnhtbESPQWvCQBCF70L/wzKFXqRu6qHY1FWkVPBioRqxxzE7&#10;JrHZ2ZjdmvTfOwfB2wzvzXvfTOe9q9WF2lB5NvAySkAR595WXBjItsvnCagQkS3WnsnAPwWYzx4G&#10;U0yt7/ibLptYKAnhkKKBMsYm1TrkJTkMI98Qi3b0rcMoa1to22In4a7W4yR51Q4rloYSG/ooKf/d&#10;/DkDy916n+3Pp91nfgpfi2y4Oqy7H2OeHvvFO6hIfbybb9crK/hv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yK3HAAAA3AAAAA8AAAAAAAAAAAAAAAAAmAIAAGRy&#10;cy9kb3ducmV2LnhtbFBLBQYAAAAABAAEAPUAAACMAwAAAAA=&#10;" fillcolor="white [3201]" strokeweight=".25pt">
                  <v:textbox inset="0,0,0,0">
                    <w:txbxContent>
                      <w:p w:rsidR="00B63A8B" w:rsidRDefault="00B63A8B"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B63A8B" w:rsidRDefault="00B63A8B"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B63A8B" w:rsidRDefault="00B63A8B" w:rsidP="00D362D0">
                        <w:r>
                          <w:t>Y</w:t>
                        </w:r>
                      </w:p>
                    </w:txbxContent>
                  </v:textbox>
                </v:shape>
                <v:shape id="Text Box 194" o:spid="_x0000_s1083" type="#_x0000_t202" style="position:absolute;left:5543;top:4616;width:1760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c1cAA&#10;AADcAAAADwAAAGRycy9kb3ducmV2LnhtbERPTUsDMRC9C/6HMII3m1VE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c1cAAAADcAAAADwAAAAAAAAAAAAAAAACYAgAAZHJzL2Rvd25y&#10;ZXYueG1sUEsFBgAAAAAEAAQA9QAAAIUDAAAAAA==&#10;" fillcolor="white [3201]" strokeweight=".5pt">
                  <v:textbox>
                    <w:txbxContent>
                      <w:p w:rsidR="00B63A8B" w:rsidRDefault="00B63A8B"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q5TsAA&#10;AADcAAAADwAAAGRycy9kb3ducmV2LnhtbERPTUsDMRC9C/6HMII3m1VQ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q5TsAAAADcAAAADwAAAAAAAAAAAAAAAACYAgAAZHJzL2Rvd25y&#10;ZXYueG1sUEsFBgAAAAAEAAQA9QAAAIUDAAAAAA==&#10;" fillcolor="white [3201]" strokeweight=".5pt">
                  <v:textbox>
                    <w:txbxContent>
                      <w:p w:rsidR="00B63A8B" w:rsidRDefault="00B63A8B"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1tdMAAAADcAAAADwAAAGRycy9kb3ducmV2LnhtbERPTYvCMBC9C/6HMII3TS1YtBpFBMGL&#10;wroiHodmbIrNpDRR6783wsLe5vE+Z7nubC2e1PrKsYLJOAFBXDhdcang/LsbzUD4gKyxdkwK3uRh&#10;ver3lphr9+Ifep5CKWII+xwVmBCaXEpfGLLox64hjtzNtRZDhG0pdYuvGG5rmSZJJi1WHBsMNrQ1&#10;VNxPD6vgcN3jLk2P89pkm6mfXc9NeUmUGg66zQJEoC78i//cex3nzzP4PhMv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dbXTAAAAA3AAAAA8AAAAAAAAAAAAAAAAA&#10;oQIAAGRycy9kb3ducmV2LnhtbFBLBQYAAAAABAAEAPkAAACOAw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aB8EAAADcAAAADwAAAGRycy9kb3ducmV2LnhtbERPS4vCMBC+L/gfwgje1lQPPqpRRNil&#10;eNNVwdvQjG2xmdQm2uqvN4Kwt/n4njNftqYUd6pdYVnBoB+BIE6tLjhTsP/7+Z6AcB5ZY2mZFDzI&#10;wXLR+ZpjrG3DW7rvfCZCCLsYFeTeV7GULs3JoOvbijhwZ1sb9AHWmdQ1NiHclHIYRSNpsODQkGNF&#10;65zSy+5mFEz0QR/5sP7Vm6wZPk9JgtexVarXbVczEJ5a/y/+uBMd5k/H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NoHwQAAANwAAAAPAAAAAAAAAAAAAAAA&#10;AKECAABkcnMvZG93bnJldi54bWxQSwUGAAAAAAQABAD5AAAAjwM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VqMQAAADcAAAADwAAAGRycy9kb3ducmV2LnhtbESPQWvCQBCF7wX/wzKCl1I3Wio1uopU&#10;hF6bVuhxmh2T4O5syG5j8u+dQ6G3Gd6b977Z7gfvVE9dbAIbWMwzUMRlsA1XBr4+T0+voGJCtugC&#10;k4GRIux3k4ct5jbc+IP6IlVKQjjmaKBOqc21jmVNHuM8tMSiXULnMcnaVdp2eJNw7/Qyy1baY8PS&#10;UGNLbzWV1+LXG3DHw0u0j6fMFcPP9/NY6PN67I2ZTYfDBlSiIf2b/67freCvhVaekQn07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RWoxAAAANwAAAAPAAAAAAAAAAAA&#10;AAAAAKECAABkcnMvZG93bnJldi54bWxQSwUGAAAAAAQABAD5AAAAkgM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vr7sEAAADcAAAADwAAAGRycy9kb3ducmV2LnhtbERPS4vCMBC+L/gfwgje1lQPPqpRRNil&#10;eFNXwdvQjG2xmdQm2uqvN4Kwt/n4njNftqYUd6pdYVnBoB+BIE6tLjhT8Lf/+Z6AcB5ZY2mZFDzI&#10;wXLR+ZpjrG3DW7rvfCZCCLsYFeTeV7GULs3JoOvbijhwZ1sb9AHWmdQ1NiHclHIYRSNpsODQkGNF&#10;65zSy+5mFEz0QR/5sP7Vm6wZPk9JgtexVarXbVczEJ5a/y/+uBMd5k+n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e+vuwQAAANwAAAAPAAAAAAAAAAAAAAAA&#10;AKECAABkcnMvZG93bnJldi54bWxQSwUGAAAAAAQABAD5AAAAjwMAAAAA&#10;" filled="t" fillcolor="white [3201]" strokeweight=".5pt">
                  <v:stroke endarrow="open"/>
                </v:shape>
                <v:shape id="Text Box 200" o:spid="_x0000_s1089" type="#_x0000_t202" style="position:absolute;left:6110;top:25720;width:1583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B63A8B" w:rsidRPr="00B063E4" w:rsidRDefault="00B63A8B"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UeV8cAAADcAAAADwAAAGRycy9kb3ducmV2LnhtbESPQWvCQBSE74L/YXmFXkrd6MGG1E0o&#10;oiWVghh76e2RfSbB7Ns0u8b033eFgsdhZr5hVtloWjFQ7xrLCuazCARxaXXDlYKv4/Y5BuE8ssbW&#10;Min4JQdZOp2sMNH2ygcaCl+JAGGXoILa+y6R0pU1GXQz2xEH72R7gz7IvpK6x2uAm1YuomgpDTYc&#10;FmrsaF1TeS4uRsF7fvk0+90mHn42y/zpZRuP3x+xUo8P49srCE+jv4f/27lWsIjmcDs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R5XxwAAANwAAAAPAAAAAAAA&#10;AAAAAAAAAKECAABkcnMvZG93bnJldi54bWxQSwUGAAAAAAQABAD5AAAAlQMAAAAA&#10;" adj="-262732" filled="t" fillcolor="white [3201]" strokeweight=".5pt">
                  <v:stroke endarrow="open"/>
                </v:shape>
                <v:shape id="Text Box 202" o:spid="_x0000_s1091" type="#_x0000_t202" style="position:absolute;left:9138;top:51737;width:975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B63A8B" w:rsidRDefault="00B63A8B"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Tvi8YAAADcAAAADwAAAGRycy9kb3ducmV2LnhtbESPQWvCQBSE70L/w/IKvemmFsVGVylp&#10;BYt4SFIK3h7ZZxKafRuy2yT+e7cg9DjMzDfMZjeaRvTUudqygudZBIK4sLrmUsFXvp+uQDiPrLGx&#10;TAqu5GC3fZhsMNZ24JT6zJciQNjFqKDyvo2ldEVFBt3MtsTBu9jOoA+yK6XucAhw08h5FC2lwZrD&#10;QoUtJRUVP9mvUbA41vnror/oJFt9vn+cUv9dnk9KPT2Ob2sQnkb/H763D1rBPHqBvzPhCMjt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U74vGAAAA3AAAAA8AAAAAAAAA&#10;AAAAAAAAoQIAAGRycy9kb3ducmV2LnhtbFBLBQYAAAAABAAEAPkAAACUAwAAAAA=&#10;" adj="57188" filled="t" fillcolor="white [3201]" strokeweight=".5pt">
                  <v:stroke endarrow="open"/>
                </v:shape>
                <v:shape id="Text Box 204" o:spid="_x0000_s1093" type="#_x0000_t202" style="position:absolute;left:21673;top:97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B63A8B" w:rsidRDefault="00B63A8B" w:rsidP="00D362D0">
                        <w:r>
                          <w:t>N</w:t>
                        </w:r>
                      </w:p>
                    </w:txbxContent>
                  </v:textbox>
                </v:shape>
                <v:shape id="Text Box 81" o:spid="_x0000_s1094" type="#_x0000_t202" style="position:absolute;left:3295;top:36785;width:21412;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B63A8B" w:rsidRDefault="00B63A8B" w:rsidP="00D362D0">
                        <w:pPr>
                          <w:pStyle w:val="NormalWeb"/>
                          <w:overflowPunct w:val="0"/>
                          <w:spacing w:before="0" w:beforeAutospacing="0" w:after="0" w:afterAutospacing="0"/>
                          <w:jc w:val="center"/>
                        </w:pPr>
                        <w:proofErr w:type="spellStart"/>
                        <w:r>
                          <w:rPr>
                            <w:rFonts w:ascii="Cordia New" w:eastAsia="Times New Roman" w:hAnsi="Cordia New" w:cs="Cordia New"/>
                          </w:rPr>
                          <w:t>assoc</w:t>
                        </w:r>
                        <w:proofErr w:type="spellEnd"/>
                        <w:r>
                          <w:rPr>
                            <w:rFonts w:ascii="Cordia New" w:eastAsia="Times New Roman" w:hAnsi="Cordia New" w:cs="Cordia New"/>
                          </w:rPr>
                          <w:t xml:space="preserve">[ ] = </w:t>
                        </w:r>
                        <w:proofErr w:type="spellStart"/>
                        <w:r>
                          <w:rPr>
                            <w:rFonts w:ascii="Cordia New" w:eastAsia="Times New Roman" w:hAnsi="Cordia New" w:cs="Cordia New"/>
                          </w:rPr>
                          <w:t>QueryChildAssoc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v:textbox>
                </v:shape>
                <v:shape id="Straight Arrow Connector 208" o:spid="_x0000_s1095" type="#_x0000_t32" style="position:absolute;left:13992;top:39604;width:9;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i6jsAAAADcAAAADwAAAGRycy9kb3ducmV2LnhtbERPTYvCMBC9L/gfwgje1tQeVKqxSMGl&#10;eNNdBW9DM7bFZlKbrK3+enNY2OPjfa/TwTTiQZ2rLSuYTSMQxIXVNZcKfr53n0sQziNrbCyTgic5&#10;SDejjzUm2vZ8oMfRlyKEsEtQQeV9m0jpiooMuqltiQN3tZ1BH2BXSt1hH8JNI+MomkuDNYeGClvK&#10;Kipux1+jYKlP+syn7Evvyz5+XfIc7wur1GQ8bFcgPA3+X/znzrWCOAprw5lwBOTm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Yuo7AAAAA3AAAAA8AAAAAAAAAAAAAAAAA&#10;oQIAAGRycy9kb3ducmV2LnhtbFBLBQYAAAAABAAEAPkAAACOAw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EyMQAAADcAAAADwAAAGRycy9kb3ducmV2LnhtbESPQWsCMRSE74X+h/AEL0WTKi11axRR&#10;BK9uW+jxuXndXUxelk1cd/+9EYQeh5n5hlmue2dFR22oPWt4nSoQxIU3NZcavr/2kw8QISIbtJ5J&#10;w0AB1qvnpyVmxl/5SF0eS5EgHDLUUMXYZFKGoiKHYeob4uT9+dZhTLItpWnxmuDOyplS79JhzWmh&#10;woa2FRXn/OI02N3mLZiXvbJ5f/qdD7n8WQyd1uNRv/kEEamP/+FH+2A0zNQC7mfS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kTIxAAAANwAAAAPAAAAAAAAAAAA&#10;AAAAAKECAABkcnMvZG93bnJldi54bWxQSwUGAAAAAAQABAD5AAAAkgMAAAAA&#10;" filled="t" fillcolor="white [3201]" strokeweight=".5pt">
                  <v:stroke endarrow="open"/>
                </v:shape>
                <v:shape id="Text Box 210" o:spid="_x0000_s1097" type="#_x0000_t202" style="position:absolute;left:34283;top:18310;width:16679;height:4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48L8A&#10;AADcAAAADwAAAGRycy9kb3ducmV2LnhtbERPTWsCMRC9F/ofwhS81aweZLs1ihaVgqdq6XnYjEno&#10;ZrIk6br+e3MoeHy87+V69J0YKCYXWMFsWoEgboN2bBR8n/evNYiUkTV2gUnBjRKsV89PS2x0uPIX&#10;DadsRAnh1KACm3PfSJlaSx7TNPTEhbuE6DEXGI3UEa8l3HdyXlUL6dFxabDY04el9vf05xXstubN&#10;tDVGu6u1c8P4czmag1KTl3HzDiLTmB/if/enVjCflfn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3jwvwAAANwAAAAPAAAAAAAAAAAAAAAAAJgCAABkcnMvZG93bnJl&#10;di54bWxQSwUGAAAAAAQABAD1AAAAhAMAAAAA&#10;" fillcolor="white [3201]" strokeweight=".5pt">
                  <v:textbox>
                    <w:txbxContent>
                      <w:p w:rsidR="00B63A8B" w:rsidRDefault="00B63A8B"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w:t>
                        </w:r>
                        <w:proofErr w:type="spell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
                      <w:p w:rsidR="00B63A8B" w:rsidRDefault="00B63A8B" w:rsidP="00D362D0">
                        <w:pPr>
                          <w:pStyle w:val="NormalWeb"/>
                          <w:overflowPunct w:val="0"/>
                          <w:spacing w:before="0" w:beforeAutospacing="0" w:after="0" w:afterAutospacing="0"/>
                          <w:jc w:val="center"/>
                        </w:pP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v:textbox>
                </v:shape>
                <v:shape id="Text Box 211" o:spid="_x0000_s1098" type="#_x0000_t202" style="position:absolute;left:32778;top:8642;width:19653;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da8IA&#10;AADcAAAADwAAAGRycy9kb3ducmV2LnhtbESPQUsDMRSE74L/ITyhN5vdHmS7Ni0qVQqeWsXzY/Oa&#10;BDcvSxK323/fCIUeh5n5hlltJt+LkWJygRXU8woEcRe0Y6Pg++v9sQGRMrLGPjApOFOCzfr+boWt&#10;Dife03jIRhQIpxYV2JyHVsrUWfKY5mEgLt4xRI+5yGikjngqcN/LRVU9SY+Oy4LFgd4sdb+HP69g&#10;+2qWpmsw2m2jnRunn+On+VBq9jC9PIPINOVb+NreaQWLuob/M+UI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91rwgAAANwAAAAPAAAAAAAAAAAAAAAAAJgCAABkcnMvZG93&#10;bnJldi54bWxQSwUGAAAAAAQABAD1AAAAhwMAAAAA&#10;" fillcolor="white [3201]" strokeweight=".5pt">
                  <v:textbox>
                    <w:txbxContent>
                      <w:p w:rsidR="00B63A8B" w:rsidRDefault="00B63A8B" w:rsidP="00D362D0">
                        <w:pPr>
                          <w:pStyle w:val="NormalWeb"/>
                          <w:overflowPunct w:val="0"/>
                          <w:spacing w:before="0" w:beforeAutospacing="0" w:after="0" w:afterAutospacing="0"/>
                          <w:jc w:val="center"/>
                        </w:pPr>
                        <w:proofErr w:type="spellStart"/>
                        <w:r>
                          <w:rPr>
                            <w:rFonts w:ascii="Cordia New" w:eastAsia="Times New Roman" w:hAnsi="Cordia New" w:cs="Cordia New"/>
                          </w:rPr>
                          <w:t>aBCCP</w:t>
                        </w:r>
                        <w:proofErr w:type="spellEnd"/>
                        <w:r>
                          <w:rPr>
                            <w:rFonts w:ascii="Cordia New" w:eastAsia="Times New Roman" w:hAnsi="Cordia New" w:cs="Cordia New"/>
                          </w:rPr>
                          <w:t xml:space="preserve"> = </w:t>
                        </w:r>
                        <w:proofErr w:type="spellStart"/>
                        <w:r>
                          <w:rPr>
                            <w:rFonts w:ascii="Cordia New" w:eastAsia="Times New Roman" w:hAnsi="Cordia New" w:cs="Cordia New"/>
                          </w:rPr>
                          <w:t>QueryBCCP</w:t>
                        </w:r>
                        <w:proofErr w:type="spellEnd"/>
                        <w:r>
                          <w:rPr>
                            <w:rFonts w:ascii="Cordia New" w:eastAsia="Times New Roman" w:hAnsi="Cordia New" w:cs="Cordia New"/>
                          </w:rPr>
                          <w:t>(</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Text Box 212" o:spid="_x0000_s1099" type="#_x0000_t202" style="position:absolute;left:31945;top:13552;width:2141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DHMIA&#10;AADcAAAADwAAAGRycy9kb3ducmV2LnhtbESPQUsDMRSE74L/ITzBm812D7LdNi1VqgieWqXnx+Y1&#10;Cd28LEncrv/eCIUeh5n5hlltJt+LkWJygRXMZxUI4i5ox0bB99fbUwMiZWSNfWBS8EsJNuv7uxW2&#10;Olx4T+MhG1EgnFpUYHMeWilTZ8ljmoWBuHinED3mIqOROuKlwH0v66p6lh4dlwWLA71a6s6HH69g&#10;92IWpmsw2l2jnRun4+nTvCv1+DBtlyAyTfkWvrY/tIJ6X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UMcwgAAANwAAAAPAAAAAAAAAAAAAAAAAJgCAABkcnMvZG93&#10;bnJldi54bWxQSwUGAAAAAAQABAD1AAAAhwMAAAAA&#10;" fillcolor="white [3201]" strokeweight=".5pt">
                  <v:textbox>
                    <w:txbxContent>
                      <w:p w:rsidR="00B63A8B" w:rsidRDefault="00B63A8B" w:rsidP="00D362D0">
                        <w:pPr>
                          <w:pStyle w:val="NormalWeb"/>
                          <w:overflowPunct w:val="0"/>
                          <w:spacing w:before="0" w:beforeAutospacing="0" w:after="0" w:afterAutospacing="0"/>
                          <w:jc w:val="center"/>
                        </w:pPr>
                        <w:proofErr w:type="spellStart"/>
                        <w:r>
                          <w:rPr>
                            <w:rFonts w:ascii="Cordia New" w:eastAsia="Times New Roman" w:hAnsi="Cordia New" w:cs="Cordia New"/>
                          </w:rPr>
                          <w:t>aBBIEP</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w:t>
                        </w:r>
                        <w:proofErr w:type="spellStart"/>
                        <w:r>
                          <w:rPr>
                            <w:rFonts w:ascii="Cordia New" w:eastAsia="Times New Roman" w:hAnsi="Cordia New" w:cs="Cordia New"/>
                          </w:rPr>
                          <w:t>aBCCP</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v:textbox>
                </v:shape>
                <v:shape id="Straight Arrow Connector 213" o:spid="_x0000_s1100" type="#_x0000_t32" style="position:absolute;left:42605;top:11246;width:46;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8QAAADcAAAADwAAAGRycy9kb3ducmV2LnhtbESPQWvCQBSE7wX/w/IKvRTdqFQ0ZiNi&#10;EXptVPD4zD6T0N23IbuNyb/vFgo9DjPzDZPtBmtET51vHCuYzxIQxKXTDVcKzqfjdA3CB2SNxjEp&#10;GMnDLp88ZZhq9+BP6otQiQhhn6KCOoQ2ldKXNVn0M9cSR+/uOoshyq6SusNHhFsjF0mykhYbjgs1&#10;tnSoqfwqvq0C875/8/r1mJhiuF2XYyEvm7FX6uV52G9BBBrCf/iv/aEVLOZL+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X/xAAAANwAAAAPAAAAAAAAAAAA&#10;AAAAAKECAABkcnMvZG93bnJldi54bWxQSwUGAAAAAAQABAD5AAAAkgM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wmVsMAAADcAAAADwAAAGRycy9kb3ducmV2LnhtbESPQYvCMBSE7wv+h/AEb2tqEVeqUURQ&#10;ird1V8Hbo3m2xealNtHW/fVGEPY4zMw3zHzZmUrcqXGlZQWjYQSCOLO65FzB78/mcwrCeWSNlWVS&#10;8CAHy0XvY46Jti1/033vcxEg7BJUUHhfJ1K6rCCDbmhr4uCdbWPQB9nkUjfYBripZBxFE2mw5LBQ&#10;YE3rgrLL/mYUTPVBH/mw3upd3sZ/pzTF65dVatDvVjMQnjr/H363U60gHo3h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MJlbDAAAA3AAAAA8AAAAAAAAAAAAA&#10;AAAAoQIAAGRycy9kb3ducmV2LnhtbFBLBQYAAAAABAAEAPkAAACRAwAAAAA=&#10;" filled="t" fillcolor="white [3201]" strokeweight=".5pt">
                  <v:stroke endarrow="open"/>
                </v:shape>
                <v:shape id="Text Box 215" o:spid="_x0000_s1102" type="#_x0000_t202" style="position:absolute;left:2559;top:46568;width:22785;height:2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baMMA&#10;AADcAAAADwAAAGRycy9kb3ducmV2LnhtbESPQWsCMRSE74X+h/AKvdWsQmW7GsUWWwqeqsXzY/NM&#10;gpuXJUnX7b9vBKHHYWa+YZbr0XdioJhcYAXTSQWCuA3asVHwfXh/qkGkjKyxC0wKfinBenV/t8RG&#10;hwt/0bDPRhQIpwYV2Jz7RsrUWvKYJqEnLt4pRI+5yGikjngpcN/JWVXNpUfHZcFiT2+W2vP+xyvY&#10;vpoX09YY7bbWzg3j8bQzH0o9PoybBYhMY/4P39qfWsFs+gz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baMMAAADcAAAADwAAAAAAAAAAAAAAAACYAgAAZHJzL2Rv&#10;d25yZXYueG1sUEsFBgAAAAAEAAQA9QAAAIgDAAAAAA==&#10;" fillcolor="white [3201]" strokeweight=".5pt">
                  <v:textbox>
                    <w:txbxContent>
                      <w:p w:rsidR="00B63A8B" w:rsidRDefault="00B63A8B"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FH8IA&#10;AADcAAAADwAAAGRycy9kb3ducmV2LnhtbESPQWsCMRSE74X+h/AKvdWsHmRdjaLFloIntfT82DyT&#10;4OZlSdJ1++8bodDjMDPfMKvN6DsxUEwusILppAJB3Abt2Cj4PL+91CBSRtbYBSYFP5Rgs358WGGj&#10;w42PNJyyEQXCqUEFNue+kTK1ljymSeiJi3cJ0WMuMhqpI94K3HdyVlVz6dFxWbDY06ul9nr69gr2&#10;O7MwbY3R7mvt3DB+XQ7mXannp3G7BJFpzP/hv/aHVjCbzu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kUfwgAAANwAAAAPAAAAAAAAAAAAAAAAAJgCAABkcnMvZG93&#10;bnJldi54bWxQSwUGAAAAAAQABAD1AAAAhwMAAAAA&#10;" fillcolor="white [3201]" strokeweight=".5pt">
                  <v:textbox>
                    <w:txbxContent>
                      <w:p w:rsidR="00B63A8B" w:rsidRDefault="00B63A8B"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JVQ8UAAADcAAAADwAAAGRycy9kb3ducmV2LnhtbESPzWrDMBCE74W+g9hCb43sUOLgRgn9&#10;IdBT2rg99LhYa1tUWhlJSZy3jwKFHoeZ+YZZbSZnxZFCNJ4VlLMCBHHrteFewffX9mEJIiZkjdYz&#10;KThThM369maFtfYn3tOxSb3IEI41KhhSGmspYzuQwzjzI3H2Oh8cpixDL3XAU4Y7K+dFsZAODeeF&#10;AUd6Haj9bQ5OgfnZHnafb10X2qq0lXs8v9gPo9T93fT8BCLRlP7Df+13rWBeVnA9k4+AX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5JVQ8UAAADcAAAADwAAAAAAAAAA&#10;AAAAAAChAgAAZHJzL2Rvd25yZXYueG1sUEsFBgAAAAAEAAQA+QAAAJMDA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JyMMAAADcAAAADwAAAGRycy9kb3ducmV2LnhtbESPQYvCMBSE7wv+h/AEb2tqD+pWo4ig&#10;FG/rroK3R/Nsi81LbaKt++uNIOxxmJlvmPmyM5W4U+NKywpGwwgEcWZ1ybmC35/N5xSE88gaK8uk&#10;4EEOlovexxwTbVv+pvve5yJA2CWooPC+TqR0WUEG3dDWxME728agD7LJpW6wDXBTyTiKxtJgyWGh&#10;wJrWBWWX/c0omOqDPvJhvdW7vI3/TmmK14lVatDvVjMQnjr/H363U60gHn3B6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NicjDAAAA3AAAAA8AAAAAAAAAAAAA&#10;AAAAoQIAAGRycy9kb3ducmV2LnhtbFBLBQYAAAAABAAEAPkAAACRAwAAAAA=&#10;" filled="t" fillcolor="white [3201]" strokeweight=".5pt">
                  <v:stroke endarrow="open"/>
                </v:shape>
                <v:shape id="Text Box 221" o:spid="_x0000_s1106" type="#_x0000_t202" style="position:absolute;left:33834;top:24853;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B63A8B" w:rsidRDefault="00B63A8B" w:rsidP="00D362D0">
                        <w:r>
                          <w:t>Y</w:t>
                        </w:r>
                      </w:p>
                    </w:txbxContent>
                  </v:textbox>
                </v:shape>
                <v:shape id="Text Box 222" o:spid="_x0000_s1107" type="#_x0000_t202" style="position:absolute;left:6111;top:50493;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B63A8B" w:rsidRDefault="00B63A8B" w:rsidP="00D362D0">
                        <w:r>
                          <w:t>Y</w:t>
                        </w:r>
                      </w:p>
                    </w:txbxContent>
                  </v:textbox>
                </v:shape>
                <v:shape id="Straight Arrow Connector 225" o:spid="_x0000_s1108" type="#_x0000_t35" style="position:absolute;left:25344;top:3535;width:16967;height:443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hApMUAAADcAAAADwAAAGRycy9kb3ducmV2LnhtbESPQWvCQBSE7wX/w/KE3urG0BRJXaUo&#10;AU+CVsTja/aZhGbfhuxuEv99t1DocZiZb5j1djKtGKh3jWUFy0UCgri0uuFKweWzeFmBcB5ZY2uZ&#10;FDzIwXYze1pjru3IJxrOvhIRwi5HBbX3XS6lK2sy6Ba2I47e3fYGfZR9JXWPY4SbVqZJ8iYNNhwX&#10;auxoV1P5fQ5GQZsV4ei/XrNrmE7hcL+M+/2tUup5Pn28g/A0+f/wX/ugFaRpBr9n4hG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hApMUAAADcAAAADwAAAAAAAAAA&#10;AAAAAAChAgAAZHJzL2Rvd25yZXYueG1sUEsFBgAAAAAEAAQA+QAAAJMDA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B63A8B" w:rsidRDefault="00B63A8B" w:rsidP="00D362D0">
                        <w:r>
                          <w:t>N</w:t>
                        </w:r>
                      </w:p>
                    </w:txbxContent>
                  </v:textbox>
                </v:shape>
                <v:shape id="Text Box 81" o:spid="_x0000_s1110" type="#_x0000_t202" style="position:absolute;left:4073;top:29863;width:19869;height:3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HR4cQA&#10;AADcAAAADwAAAGRycy9kb3ducmV2LnhtbESPQWvCQBSE74X+h+UVvIjZKKGsMatoaSGXHqri+ZF9&#10;JsHs25BdTfrvu4VCj8PMfMMUu8l24kGDbx1rWCYpCOLKmZZrDefTx0KB8AHZYOeYNHyTh932+anA&#10;3LiRv+hxDLWIEPY5amhC6HMpfdWQRZ+4njh6VzdYDFEOtTQDjhFuO7lK01dpseW40GBPbw1Vt+Pd&#10;aih7nstDZg+T+ny/l0rNbxdPWs9epv0GRKAp/If/2qXRkKk1/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R0eHEAAAA3AAAAA8AAAAAAAAAAAAAAAAAmAIAAGRycy9k&#10;b3ducmV2LnhtbFBLBQYAAAAABAAEAPUAAACJAwAAAAA=&#10;" fillcolor="white [3201]" strokeweight=".5pt">
                  <v:textbox inset="0,0,0,0">
                    <w:txbxContent>
                      <w:p w:rsidR="00B63A8B" w:rsidRDefault="00B63A8B"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5" type="#_x0000_t75" style="width:124.5pt;height:27.75pt" o:ole="">
                              <v:imagedata r:id="rId19" o:title=""/>
                            </v:shape>
                            <o:OLEObject Type="Embed" ProgID="Equation.3" ShapeID="_x0000_i1035" DrawAspect="Content" ObjectID="_1518975389" r:id="rId21"/>
                          </w:object>
                        </w:r>
                      </w:p>
                    </w:txbxContent>
                  </v:textbox>
                </v:shape>
                <v:shape id="Straight Arrow Connector 490" o:spid="_x0000_s1111" type="#_x0000_t32" style="position:absolute;left:14001;top:33443;width:6;height:33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h98EAAADcAAAADwAAAGRycy9kb3ducmV2LnhtbERPy4rCMBTdD/gP4QruNFVk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H3wQAAANwAAAAPAAAAAAAAAAAAAAAA&#10;AKECAABkcnMvZG93bnJldi54bWxQSwUGAAAAAAQABAD5AAAAjwMAAAAA&#10;" filled="t" fillcolor="white [3201]" strokeweight=".5pt">
                  <v:stroke endarrow="open"/>
                </v:shape>
                <v:shape id="Text Box 82" o:spid="_x0000_s1112" type="#_x0000_t202" style="position:absolute;left:4670;top:41513;width:1864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mwzMMA&#10;AADcAAAADwAAAGRycy9kb3ducmV2LnhtbESPQUsDMRSE74L/ITzBm81abNmuTYuWWgo9tYrnx+Y1&#10;CW5eliRu139vCoLHYWa+YZbr0XdioJhcYAWPkwoEcRu0Y6Pg4/3toQaRMrLGLjAp+KEE69XtzRIb&#10;HS58pOGUjSgQTg0qsDn3jZSpteQxTUJPXLxziB5zkdFIHfFS4L6T06qaS4+Oy4LFnjaW2q/Tt1ew&#10;fTUL09YY7bbWzg3j5/lgdkrd340vzyAyjfk//NfeawWzxR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mwzMMAAADcAAAADwAAAAAAAAAAAAAAAACYAgAAZHJzL2Rv&#10;d25yZXYueG1sUEsFBgAAAAAEAAQA9QAAAIgDAAAAAA==&#10;" fillcolor="white [3201]" strokeweight=".5pt">
                  <v:textbox>
                    <w:txbxContent>
                      <w:p w:rsidR="00B63A8B" w:rsidRDefault="00B63A8B" w:rsidP="00D362D0">
                        <w:pPr>
                          <w:pStyle w:val="NormalWeb"/>
                          <w:overflowPunct w:val="0"/>
                          <w:spacing w:before="0" w:beforeAutospacing="0" w:after="0" w:afterAutospacing="0"/>
                          <w:jc w:val="center"/>
                        </w:pPr>
                        <w:r>
                          <w:rPr>
                            <w:rFonts w:ascii="Cordia New" w:eastAsia="Times New Roman" w:hAnsi="Cordia New" w:cs="Cordia New"/>
                          </w:rPr>
                          <w:t xml:space="preserve">For each </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1..n</w:t>
                        </w:r>
                      </w:p>
                    </w:txbxContent>
                  </v:textbox>
                </v:shape>
                <v:group id="Group 271" o:spid="_x0000_s1113" style="position:absolute;left:34444;top:3535;width:15734;height:3043" coordorigin="8361,43970" coordsize="15734,30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shape id="Diamond 602" o:spid="_x0000_s1114" type="#_x0000_t4" style="position:absolute;left:8361;top:43970;width:15734;height:3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6ro8cA&#10;AADcAAAADwAAAGRycy9kb3ducmV2LnhtbESPQWvCQBSE74X+h+UVeil1Yw6hpK4iouAlhdqIHp/Z&#10;ZxLNvk2z2yT9992C4HGYmW+Y2WI0jeipc7VlBdNJBIK4sLrmUkH+tXl9A+E8ssbGMin4JQeL+ePD&#10;DFNtB/6kfudLESDsUlRQed+mUrqiIoNuYlvi4J1tZ9AH2ZVSdzgEuGlkHEWJNFhzWKiwpVVFxXX3&#10;YxRs9tkhP3xf9uvi4j6W+cv2lA1HpZ6fxuU7CE+jv4dv7a1WkEQx/J8JR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uq6PHAAAA3AAAAA8AAAAAAAAAAAAAAAAAmAIAAGRy&#10;cy9kb3ducmV2LnhtbFBLBQYAAAAABAAEAPUAAACMAwAAAAA=&#10;" fillcolor="white [3201]" strokeweight=".25pt">
                    <v:textbox inset="0,0,0,0">
                      <w:txbxContent>
                        <w:p w:rsidR="00B63A8B" w:rsidRDefault="00B63A8B"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Eym8cA&#10;AADcAAAADwAAAGRycy9kb3ducmV2LnhtbESPQWvCQBSE70L/w/IKvenGQINNXUUCoUXsweilt9fs&#10;Mwlm36bZrYn++m6h4HGYmW+Y5Xo0rbhQ7xrLCuazCARxaXXDlYLjIZ8uQDiPrLG1TAqu5GC9epgs&#10;MdV24D1dCl+JAGGXooLa+y6V0pU1GXQz2xEH72R7gz7IvpK6xyHATSvjKEqkwYbDQo0dZTWV5+LH&#10;KNhm+Qfuv2KzuLXZ2+606b6Pn89KPT2Om1cQnkZ/D/+337WCJH6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xMpvHAAAA3AAAAA8AAAAAAAAAAAAAAAAAmAIAAGRy&#10;cy9kb3ducmV2LnhtbFBLBQYAAAAABAAEAPUAAACMAwAAAAA=&#10;" filled="f" stroked="f" strokeweight=".5pt">
                    <v:textbox>
                      <w:txbxContent>
                        <w:p w:rsidR="00B63A8B" w:rsidRDefault="00B63A8B" w:rsidP="002A7896">
                          <w:pPr>
                            <w:pStyle w:val="Code"/>
                            <w:spacing w:line="168" w:lineRule="auto"/>
                            <w:jc w:val="center"/>
                          </w:pPr>
                          <w:r>
                            <w:t>assoc[i] is a BCC?</w:t>
                          </w:r>
                        </w:p>
                        <w:p w:rsidR="00B63A8B" w:rsidRDefault="00B63A8B" w:rsidP="00D362D0">
                          <w:pPr>
                            <w:pStyle w:val="Code"/>
                            <w:jc w:val="center"/>
                          </w:pPr>
                        </w:p>
                      </w:txbxContent>
                    </v:textbox>
                  </v:shape>
                </v:group>
                <v:shape id="Straight Arrow Connector 630" o:spid="_x0000_s1116" type="#_x0000_t32" style="position:absolute;left:42622;top:16155;width:29;height:2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3QLMIAAADcAAAADwAAAGRycy9kb3ducmV2LnhtbERPTWuDQBC9B/Iflin0lqxNwYrNKiHQ&#10;Ir01jYHcBneqEnfWuFu1/fXdQyDHx/ve5rPpxEiDay0reFpHIIgrq1uuFRy/3lYJCOeRNXaWScEv&#10;Ociz5WKLqbYTf9J48LUIIexSVNB436dSuqohg25te+LAfdvBoA9wqKUecArhppObKIqlwZZDQ4M9&#10;7RuqLocfoyDRpT5xuX/XH/W0+TsXBV5frFKPD/PuFYSn2d/FN3ehFcTPYX44E46Az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43QLMIAAADcAAAADwAAAAAAAAAAAAAA&#10;AAChAgAAZHJzL2Rvd25yZXYueG1sUEsFBgAAAAAEAAQA+QAAAJADAAAAAA==&#10;" filled="t" fillcolor="white [3201]" strokeweight=".5pt">
                  <v:stroke endarrow="open"/>
                </v:shape>
                <v:shape id="Straight Arrow Connector 631" o:spid="_x0000_s1117" type="#_x0000_t32" style="position:absolute;left:42622;top:23253;width:12;height:2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uasMAAADcAAAADwAAAGRycy9kb3ducmV2LnhtbESPQWvCQBSE74L/YXlCL1I3KpUaXUUU&#10;oVejQo+v2WcS3H0bsmtM/n23IPQ4zMw3zHrbWSNaanzlWMF0koAgzp2uuFBwOR/fP0H4gKzROCYF&#10;PXnYboaDNabaPflEbRYKESHsU1RQhlCnUvq8JIt+4mri6N1cYzFE2RRSN/iMcGvkLEkW0mLFcaHE&#10;mvYl5ffsYRWYw+7D6/ExMVn38z3vM3ld9q1Sb6NutwIRqAv/4Vf7SytYzKfwdyYe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3LmrDAAAA3AAAAA8AAAAAAAAAAAAA&#10;AAAAoQIAAGRycy9kb3ducmV2LnhtbFBLBQYAAAAABAAEAPkAAACRAwAAAAA=&#10;" filled="t" fillcolor="white [3201]" strokeweight=".5pt">
                  <v:stroke endarrow="open"/>
                </v:shape>
                <v:shape id="Text Box 632" o:spid="_x0000_s1118" type="#_x0000_t202" style="position:absolute;left:42634;top:5939;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N8cA&#10;AADcAAAADwAAAGRycy9kb3ducmV2LnhtbESPzWrDMBCE74G+g9hCbolcl4bgRjHGYFJCesjPpbet&#10;tbFNrZVrKY7Tp68KhRyHmfmGWaWjacVAvWssK3iaRyCIS6sbrhScjsVsCcJ5ZI2tZVJwIwfp+mGy&#10;wkTbK+9pOPhKBAi7BBXU3neJlK6syaCb2444eGfbG/RB9pXUPV4D3LQyjqKFNNhwWKixo7ym8utw&#10;MQq2efGO+8/YLH/afLM7Z9336eNFqenjmL2C8DT6e/i//aYVLJ5j+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MNjfHAAAA3AAAAA8AAAAAAAAAAAAAAAAAmAIAAGRy&#10;cy9kb3ducmV2LnhtbFBLBQYAAAAABAAEAPUAAACMAwAAAAA=&#10;" filled="f" stroked="f" strokeweight=".5pt">
                  <v:textbox>
                    <w:txbxContent>
                      <w:p w:rsidR="00B63A8B" w:rsidRDefault="00B63A8B" w:rsidP="00D362D0">
                        <w:r>
                          <w:t>Y</w:t>
                        </w:r>
                      </w:p>
                    </w:txbxContent>
                  </v:textbox>
                </v:shape>
                <v:shape id="Text Box 633" o:spid="_x0000_s1119" type="#_x0000_t202" style="position:absolute;left:49746;top:2601;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TrMUA&#10;AADcAAAADwAAAGRycy9kb3ducmV2LnhtbESPQYvCMBSE78L+h/AWvGmqslKqUaQgK6IHXS97ezbP&#10;tti8dJuodX+9EQSPw8x8w0znranElRpXWlYw6EcgiDOrS84VHH6WvRiE88gaK8uk4E4O5rOPzhQT&#10;bW+8o+ve5yJA2CWooPC+TqR0WUEGXd/WxME72cagD7LJpW7wFuCmksMoGkuDJYeFAmtKC8rO+4tR&#10;sE6XW9wdhyb+r9LvzWlR/x1+v5TqfraLCQhPrX+HX+2VVjAeje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JOsxQAAANwAAAAPAAAAAAAAAAAAAAAAAJgCAABkcnMv&#10;ZG93bnJldi54bWxQSwUGAAAAAAQABAD1AAAAigMAAAAA&#10;" filled="f" stroked="f" strokeweight=".5pt">
                  <v:textbox>
                    <w:txbxContent>
                      <w:p w:rsidR="00B63A8B" w:rsidRDefault="00B63A8B" w:rsidP="00D362D0">
                        <w:r>
                          <w:t>N</w:t>
                        </w:r>
                      </w:p>
                    </w:txbxContent>
                  </v:textbox>
                </v:shape>
                <v:shape id="Freeform 284" o:spid="_x0000_s1120" style="position:absolute;left:18902;top:28757;width:23854;height:24490;visibility:visible;mso-wrap-style:square;v-text-anchor:middle" coordsize="2385391,244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IpU8QA&#10;AADcAAAADwAAAGRycy9kb3ducmV2LnhtbESPwWrDMBBE74H+g9hCb4lcUxzjRgmlxW3IJSTNByzW&#10;xnZqrYyk2u7fV4FAjsPMvGFWm8l0YiDnW8sKnhcJCOLK6pZrBafvcp6D8AFZY2eZFPyRh836YbbC&#10;QtuRDzQcQy0ihH2BCpoQ+kJKXzVk0C9sTxy9s3UGQ5SultrhGOGmk2mSZNJgy3GhwZ7eG6p+jr9G&#10;Qf45fOX4cTm1u32ZOUyG5cR7pZ4ep7dXEIGmcA/f2lutIM1f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iKVPEAAAA3AAAAA8AAAAAAAAAAAAAAAAAmAIAAGRycy9k&#10;b3ducmV2LnhtbFBLBQYAAAAABAAEAPUAAACJAw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rsidR="00FB19E4" w:rsidRDefault="00FB19E4" w:rsidP="00FB19E4"/>
    <w:p w:rsidR="00837183" w:rsidRDefault="00837183" w:rsidP="00FB19E4">
      <w:pPr>
        <w:pStyle w:val="Heading6"/>
      </w:pPr>
      <w:r>
        <w:t xml:space="preserve">Function: </w:t>
      </w:r>
      <w:r w:rsidRPr="00837183">
        <w:rPr>
          <w:rStyle w:val="CodeChar"/>
        </w:rPr>
        <w:t>QueryChildAssoc(gACC)</w:t>
      </w:r>
    </w:p>
    <w:p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w:t>
      </w:r>
      <w:r w:rsidR="000239AA">
        <w:t>o</w:t>
      </w:r>
      <w:r w:rsidR="000239AA">
        <w:t>ciations within groups (including nested groups) but not the association between the ACC and the group or between nested groups.</w:t>
      </w:r>
    </w:p>
    <w:p w:rsidR="00837183" w:rsidRDefault="00837183" w:rsidP="00837183">
      <w:r>
        <w:t xml:space="preserve">Argument: </w:t>
      </w:r>
      <w:r w:rsidRPr="00837183">
        <w:rPr>
          <w:rStyle w:val="CodeChar"/>
        </w:rPr>
        <w:t>gACC</w:t>
      </w:r>
      <w:r>
        <w:t xml:space="preserve"> = a given ACC.</w:t>
      </w:r>
    </w:p>
    <w:p w:rsidR="00837183" w:rsidRPr="00837183" w:rsidRDefault="00837183" w:rsidP="00837183">
      <w:r>
        <w:t>Return: An array of associations</w:t>
      </w:r>
      <w:r w:rsidR="00A23507">
        <w:t xml:space="preserve"> ordered based on the sequencing key</w:t>
      </w:r>
      <w:r>
        <w:t>.</w:t>
      </w:r>
    </w:p>
    <w:p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621"/>
      <w:r>
        <w:t xml:space="preserve">An ABIE object </w:t>
      </w:r>
      <w:commentRangeEnd w:id="621"/>
      <w:r>
        <w:rPr>
          <w:rStyle w:val="CommentReference"/>
        </w:rPr>
        <w:commentReference w:id="621"/>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r w:rsidRPr="005D0E58">
        <w:rPr>
          <w:rStyle w:val="CodeChar"/>
        </w:rPr>
        <w:t>bc</w:t>
      </w:r>
      <w:r>
        <w:t>.</w:t>
      </w:r>
    </w:p>
    <w:p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r w:rsidRPr="003621DA">
        <w:rPr>
          <w:rStyle w:val="CodeChar"/>
        </w:rPr>
        <w:t>State</w:t>
      </w:r>
      <w:r>
        <w:t xml:space="preserve"> = </w:t>
      </w:r>
      <w:r w:rsidRPr="00860F82">
        <w:t xml:space="preserve"> </w:t>
      </w:r>
      <w:r>
        <w:t>“</w:t>
      </w:r>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rsidR="00FB19E4" w:rsidRDefault="00127238" w:rsidP="00FB19E4">
      <w:r>
        <w:rPr>
          <w:rStyle w:val="CodeChar"/>
        </w:rPr>
        <w:t>last_update_timestamp</w:t>
      </w:r>
      <w:r w:rsidR="00FB19E4">
        <w:t xml:space="preserve"> =  Same as </w:t>
      </w:r>
      <w:r>
        <w:rPr>
          <w:rStyle w:val="CodeChar"/>
        </w:rPr>
        <w:t>creation_timestamp</w:t>
      </w:r>
      <w:r w:rsidR="00FB19E4">
        <w:t>.</w:t>
      </w:r>
    </w:p>
    <w:p w:rsidR="00FB19E4" w:rsidRDefault="00FB19E4" w:rsidP="00FB19E4">
      <w:pPr>
        <w:pStyle w:val="Heading6"/>
      </w:pPr>
      <w:r>
        <w:lastRenderedPageBreak/>
        <w:t xml:space="preserve">Function: </w:t>
      </w:r>
      <w:r>
        <w:rPr>
          <w:rStyle w:val="CodeChar"/>
        </w:rPr>
        <w:t>QueryTopLevelASCCP(tlACC)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r w:rsidRPr="00595232">
        <w:rPr>
          <w:rStyle w:val="CodeChar"/>
        </w:rPr>
        <w:t>QueryASCC(gACC)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r w:rsidRPr="00595232">
        <w:rPr>
          <w:rStyle w:val="CodeChar"/>
        </w:rPr>
        <w:t>QueryBCC(gACC)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r w:rsidRPr="00595232">
        <w:rPr>
          <w:rStyle w:val="CodeChar"/>
        </w:rPr>
        <w:t>QueryBCCP(gBCC)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48701D" w:rsidRDefault="0048701D" w:rsidP="00FB19E4">
      <w:r w:rsidRPr="00393A6C">
        <w:rPr>
          <w:rStyle w:val="CodeChar"/>
        </w:rPr>
        <w:t>Sequencing_Key</w:t>
      </w:r>
      <w:r>
        <w:t xml:space="preserve"> = </w:t>
      </w:r>
      <w:r w:rsidR="00393A6C" w:rsidRPr="00393A6C">
        <w:rPr>
          <w:rStyle w:val="CodeChar"/>
        </w:rPr>
        <w:t>seqKey</w:t>
      </w:r>
      <w:r w:rsidR="00393A6C">
        <w:t>.</w:t>
      </w:r>
    </w:p>
    <w:p w:rsidR="00FB19E4" w:rsidRDefault="00FB19E4" w:rsidP="00FB19E4">
      <w:r w:rsidRPr="002814A1">
        <w:rPr>
          <w:rStyle w:val="CodeChar"/>
        </w:rPr>
        <w:t>Cardinality_Min</w:t>
      </w:r>
      <w:r>
        <w:t xml:space="preserve"> = </w:t>
      </w:r>
      <w:r w:rsidR="00F60874">
        <w:t xml:space="preserve">Inherit from the </w:t>
      </w:r>
      <w:r w:rsidR="00F60874" w:rsidRPr="00F60874">
        <w:rPr>
          <w:rStyle w:val="CodeChar"/>
        </w:rPr>
        <w:t>gASCC</w:t>
      </w:r>
      <w:r w:rsidR="00F60874">
        <w:t>. The user can change this later.</w:t>
      </w:r>
    </w:p>
    <w:p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2D3A91" w:rsidP="00FB19E4">
      <w:r>
        <w:rPr>
          <w:rStyle w:val="CodeChar"/>
        </w:rPr>
        <w:lastRenderedPageBreak/>
        <w:t>remark</w:t>
      </w:r>
      <w:r w:rsidR="00FB19E4">
        <w:t xml:space="preserve"> = Blank.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pPr>
        <w:pStyle w:val="Heading6"/>
      </w:pPr>
      <w:bookmarkStart w:id="622"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622"/>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BCCP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BCCP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rsidR="00393A6C" w:rsidRDefault="00393A6C" w:rsidP="00FB19E4">
      <w:r w:rsidRPr="00393A6C">
        <w:rPr>
          <w:rStyle w:val="CodeChar"/>
        </w:rPr>
        <w:t>Sequencing_Key</w:t>
      </w:r>
      <w:r>
        <w:t xml:space="preserve"> = </w:t>
      </w:r>
      <w:r w:rsidRPr="00393A6C">
        <w:rPr>
          <w:rStyle w:val="CodeChar"/>
        </w:rPr>
        <w:t>seqKey</w:t>
      </w:r>
    </w:p>
    <w:p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rsidR="00FB19E4" w:rsidRDefault="00FB19E4" w:rsidP="00FB19E4">
      <w:pPr>
        <w:rPr>
          <w:rStyle w:val="CodeChar"/>
        </w:rPr>
      </w:pPr>
      <w:r>
        <w:rPr>
          <w:rStyle w:val="CodeChar"/>
        </w:rPr>
        <w:t>Default = null.</w:t>
      </w:r>
    </w:p>
    <w:p w:rsidR="00FB19E4" w:rsidRDefault="00FB19E4" w:rsidP="00FB19E4">
      <w:r w:rsidRPr="007F72C0">
        <w:rPr>
          <w:rStyle w:val="CodeChar"/>
        </w:rPr>
        <w:t>isNillable</w:t>
      </w:r>
      <w:r>
        <w:t xml:space="preserve"> =  </w:t>
      </w:r>
      <w:r w:rsidRPr="006C19D5">
        <w:rPr>
          <w:rStyle w:val="CodeChar"/>
        </w:rPr>
        <w:t>0</w:t>
      </w:r>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r w:rsidRPr="007830FF">
        <w:rPr>
          <w:rStyle w:val="CodeChar"/>
        </w:rPr>
        <w:t>isNull</w:t>
      </w:r>
      <w:r>
        <w:t xml:space="preserve"> = </w:t>
      </w:r>
      <w:r w:rsidRPr="00312143">
        <w:rPr>
          <w:rStyle w:val="CodeChar"/>
        </w:rPr>
        <w:t>0</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bookmarkStart w:id="623"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623"/>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lastRenderedPageBreak/>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Pr="00FB19E4" w:rsidRDefault="00FB19E4" w:rsidP="00FB19E4"/>
    <w:p w:rsidR="003A1C99" w:rsidRDefault="003A1C99" w:rsidP="003A1C99">
      <w:pPr>
        <w:pStyle w:val="Heading3"/>
      </w:pPr>
      <w:bookmarkStart w:id="624" w:name="_Ref408466639"/>
      <w:bookmarkStart w:id="625" w:name="_Toc442108962"/>
      <w:bookmarkStart w:id="626" w:name="_Ref408391500"/>
      <w:r>
        <w:t>Edit a top-level ABIE</w:t>
      </w:r>
      <w:bookmarkEnd w:id="624"/>
      <w:bookmarkEnd w:id="625"/>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93447A">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93447A">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93447A">
        <w:t>Show top-level ABIE</w:t>
      </w:r>
      <w:r>
        <w:fldChar w:fldCharType="end"/>
      </w:r>
      <w:r>
        <w:t xml:space="preserve"> section in </w:t>
      </w:r>
      <w:r>
        <w:fldChar w:fldCharType="begin"/>
      </w:r>
      <w:r>
        <w:instrText xml:space="preserve"> REF _Ref408466451 \r \h  \* MERGEFORMAT </w:instrText>
      </w:r>
      <w:r>
        <w:fldChar w:fldCharType="separate"/>
      </w:r>
      <w:r w:rsidR="0093447A">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rsidR="00056C42" w:rsidRDefault="003A1C99" w:rsidP="0077543B">
      <w:pPr>
        <w:pStyle w:val="Heading3"/>
      </w:pPr>
      <w:bookmarkStart w:id="627" w:name="_Ref408466451"/>
      <w:bookmarkStart w:id="628" w:name="_Toc442108963"/>
      <w:r>
        <w:t>Show</w:t>
      </w:r>
      <w:r w:rsidR="00056C42">
        <w:t xml:space="preserve"> top-level ABIE</w:t>
      </w:r>
      <w:bookmarkEnd w:id="626"/>
      <w:bookmarkEnd w:id="627"/>
      <w:bookmarkEnd w:id="628"/>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8F2EBB">
      <w:pPr>
        <w:pStyle w:val="ListParagraph"/>
        <w:numPr>
          <w:ilvl w:val="0"/>
          <w:numId w:val="11"/>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w:t>
      </w:r>
      <w:proofErr w:type="spellStart"/>
      <w:r w:rsidR="00EC511D">
        <w:t>Nillable</w:t>
      </w:r>
      <w:proofErr w:type="spellEnd"/>
      <w:r w:rsidR="00EC511D">
        <w:t>,</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w:t>
      </w:r>
      <w:proofErr w:type="spellStart"/>
      <w:r w:rsidR="00550DC5">
        <w:t>Nillable</w:t>
      </w:r>
      <w:proofErr w:type="spellEnd"/>
      <w:r w:rsidR="00550DC5">
        <w:t xml:space="preserve">, and Business Term </w:t>
      </w:r>
      <w:r w:rsidR="00663867">
        <w:t>field</w:t>
      </w:r>
      <w:r w:rsidR="00550DC5">
        <w:t>s</w:t>
      </w:r>
      <w:r w:rsidR="00663867">
        <w:t xml:space="preserve"> which do not exist in the CC. </w:t>
      </w:r>
    </w:p>
    <w:p w:rsidR="00653BF8" w:rsidRDefault="00653BF8" w:rsidP="00653BF8"/>
    <w:p w:rsidR="009E3636" w:rsidRDefault="009E3636" w:rsidP="008F2EBB">
      <w:pPr>
        <w:pStyle w:val="ListParagraph"/>
        <w:numPr>
          <w:ilvl w:val="0"/>
          <w:numId w:val="11"/>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w:t>
      </w:r>
      <w:proofErr w:type="spellStart"/>
      <w:r>
        <w:t>Nillable</w:t>
      </w:r>
      <w:proofErr w:type="spellEnd"/>
      <w:r>
        <w:t xml:space="preserv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w:t>
      </w:r>
      <w:proofErr w:type="spellStart"/>
      <w:r w:rsidRPr="00840657">
        <w:t>isNull</w:t>
      </w:r>
      <w:proofErr w:type="spellEnd"/>
      <w:r w:rsidRPr="00840657">
        <w:t xml:space="preserve">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proofErr w:type="spellStart"/>
      <w:r w:rsidR="00550DC5">
        <w:t>Nillable</w:t>
      </w:r>
      <w:proofErr w:type="spellEnd"/>
      <w:r w:rsidR="00550DC5">
        <w:t xml:space="preserv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w:t>
      </w:r>
      <w:r w:rsidR="007A3A38">
        <w:t>m</w:t>
      </w:r>
      <w:r w:rsidR="007A3A38">
        <w:t>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The co</w:t>
      </w:r>
      <w:r w:rsidR="00BC3C95">
        <w:t>n</w:t>
      </w:r>
      <w:r w:rsidR="00BC3C95">
        <w:t xml:space="preserve">figuration file should be inspected for this information. See section </w:t>
      </w:r>
      <w:r w:rsidR="003C2A52">
        <w:fldChar w:fldCharType="begin"/>
      </w:r>
      <w:r w:rsidR="003C2A52">
        <w:instrText xml:space="preserve"> REF _Ref408321941 \r \h </w:instrText>
      </w:r>
      <w:r w:rsidR="003C2A52">
        <w:fldChar w:fldCharType="separate"/>
      </w:r>
      <w:r w:rsidR="0093447A">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93447A">
        <w:t>Expression type mapping display configur</w:t>
      </w:r>
      <w:r w:rsidR="0093447A">
        <w:t>a</w:t>
      </w:r>
      <w:r w:rsidR="0093447A">
        <w:t>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rsidR="00B761C8" w:rsidRPr="006168AF" w:rsidRDefault="00B761C8" w:rsidP="00653BF8">
      <w:pPr>
        <w:rPr>
          <w:highlight w:val="yellow"/>
        </w:rPr>
      </w:pPr>
    </w:p>
    <w:p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w:t>
      </w:r>
      <w:r w:rsidR="00BB1C2D" w:rsidRPr="006168AF">
        <w:rPr>
          <w:highlight w:val="yellow"/>
        </w:rPr>
        <w:t>c</w:t>
      </w:r>
      <w:r w:rsidR="00BB1C2D" w:rsidRPr="006168AF">
        <w:rPr>
          <w:highlight w:val="yellow"/>
        </w:rPr>
        <w:t>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w:t>
      </w:r>
      <w:r w:rsidR="007207A0" w:rsidRPr="006168AF">
        <w:rPr>
          <w:highlight w:val="yellow"/>
        </w:rPr>
        <w:t>a</w:t>
      </w:r>
      <w:r w:rsidR="007207A0" w:rsidRPr="006168AF">
        <w:rPr>
          <w:highlight w:val="yellow"/>
        </w:rPr>
        <w:lastRenderedPageBreak/>
        <w:t>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w:t>
      </w:r>
      <w:r w:rsidR="007207A0" w:rsidRPr="006168AF">
        <w:rPr>
          <w:highlight w:val="yellow"/>
        </w:rPr>
        <w:t>e</w:t>
      </w:r>
      <w:r w:rsidR="007207A0" w:rsidRPr="006168AF">
        <w:rPr>
          <w:highlight w:val="yellow"/>
        </w:rPr>
        <w:t xml:space="preserv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rsidR="007207A0" w:rsidRDefault="007207A0" w:rsidP="00653BF8"/>
    <w:p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proofErr w:type="spellStart"/>
      <w:r w:rsidR="00072832">
        <w:rPr>
          <w:rStyle w:val="CodeChar"/>
        </w:rPr>
        <w:t>bdt_pri_restri</w:t>
      </w:r>
      <w:r w:rsidR="00772652">
        <w:t>.</w:t>
      </w:r>
      <w:r w:rsidR="00405DFB">
        <w:rPr>
          <w:rStyle w:val="CodeChar"/>
        </w:rPr>
        <w:t>is_default</w:t>
      </w:r>
      <w:proofErr w:type="spellEnd"/>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r w:rsidR="00B96860">
        <w:t>The SC name shown on the UI shall be in the space separated form same as other kinds of components. The name shall be a concaten</w:t>
      </w:r>
      <w:r w:rsidR="00B96860">
        <w:t>a</w:t>
      </w:r>
      <w:r w:rsidR="00B96860">
        <w:t>tion of the property term and the representation term (with a space in between) except when the representation term is ‘Text’ it is dropped.</w:t>
      </w:r>
    </w:p>
    <w:p w:rsidR="00B96860" w:rsidRDefault="00B96860" w:rsidP="00653BF8"/>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93447A">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93447A">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93447A">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93447A">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93447A">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93447A">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93447A">
        <w:t>3.3.6</w:t>
      </w:r>
      <w:r w:rsidR="005A2F2F">
        <w:fldChar w:fldCharType="end"/>
      </w:r>
      <w:r w:rsidR="00647A7E">
        <w:t xml:space="preserve">. </w:t>
      </w:r>
      <w:commentRangeStart w:id="629"/>
      <w:r w:rsidR="00647A7E">
        <w:t xml:space="preserve">Use optimistic concurrency control strategy for all these transactions. </w:t>
      </w:r>
      <w:r>
        <w:t xml:space="preserve"> </w:t>
      </w:r>
      <w:commentRangeEnd w:id="629"/>
      <w:r w:rsidR="005E48E2">
        <w:rPr>
          <w:rStyle w:val="CommentReference"/>
        </w:rPr>
        <w:commentReference w:id="629"/>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93447A">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630" w:name="_Ref408391480"/>
      <w:bookmarkStart w:id="631" w:name="_Ref408391501"/>
      <w:bookmarkStart w:id="632" w:name="_Toc442108964"/>
      <w:r>
        <w:t>Save a top-level ABIE</w:t>
      </w:r>
      <w:bookmarkEnd w:id="630"/>
      <w:bookmarkEnd w:id="631"/>
      <w:bookmarkEnd w:id="632"/>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w:t>
      </w:r>
      <w:r w:rsidR="003A3F66">
        <w:t>e</w:t>
      </w:r>
      <w:r w:rsidR="003A3F66">
        <w:t>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633" w:name="_Ref408391491"/>
      <w:bookmarkStart w:id="634" w:name="_Toc442108965"/>
      <w:r>
        <w:lastRenderedPageBreak/>
        <w:t>Discard a top-level ABIE</w:t>
      </w:r>
      <w:bookmarkEnd w:id="633"/>
      <w:bookmarkEnd w:id="634"/>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93447A">
        <w:t>A</w:t>
      </w:r>
      <w:r w:rsidR="0093447A">
        <w:t>p</w:t>
      </w:r>
      <w:r w:rsidR="0093447A">
        <w:t>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635" w:name="_Ref408391494"/>
      <w:bookmarkStart w:id="636" w:name="_Toc442108966"/>
      <w:r>
        <w:t>Publish a top-level ABIE</w:t>
      </w:r>
      <w:bookmarkEnd w:id="635"/>
      <w:bookmarkEnd w:id="636"/>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93447A">
        <w:t>Application Home Screen</w:t>
      </w:r>
      <w:r>
        <w:fldChar w:fldCharType="end"/>
      </w:r>
      <w:r>
        <w:t xml:space="preserve"> upon successful commit.</w:t>
      </w:r>
    </w:p>
    <w:p w:rsidR="003A1C99" w:rsidRDefault="00B138CD" w:rsidP="009E3636">
      <w:pPr>
        <w:pStyle w:val="Heading3"/>
      </w:pPr>
      <w:bookmarkStart w:id="637" w:name="_Ref408466748"/>
      <w:bookmarkStart w:id="638" w:name="_Ref408484016"/>
      <w:bookmarkStart w:id="639" w:name="_Toc442108967"/>
      <w:r>
        <w:t>Top-level ABIE search</w:t>
      </w:r>
      <w:bookmarkEnd w:id="637"/>
      <w:r w:rsidR="00DD10B9">
        <w:t xml:space="preserve"> and select</w:t>
      </w:r>
      <w:bookmarkEnd w:id="638"/>
      <w:bookmarkEnd w:id="639"/>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w:t>
      </w:r>
      <w:r>
        <w:t>i</w:t>
      </w:r>
      <w:r>
        <w:t>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640" w:name="_Ref408467681"/>
      <w:bookmarkStart w:id="641" w:name="_Toc442108968"/>
      <w:r>
        <w:t xml:space="preserve">Copy </w:t>
      </w:r>
      <w:r w:rsidR="009E3636">
        <w:t>a top-level ABIE</w:t>
      </w:r>
      <w:bookmarkEnd w:id="640"/>
      <w:bookmarkEnd w:id="641"/>
    </w:p>
    <w:p w:rsidR="00DB6A77" w:rsidRDefault="00DD10B9" w:rsidP="00DB6A77">
      <w:r>
        <w:t xml:space="preserve">This should invoke the </w:t>
      </w:r>
      <w:r>
        <w:fldChar w:fldCharType="begin"/>
      </w:r>
      <w:r>
        <w:instrText xml:space="preserve"> REF _Ref408484016 \h </w:instrText>
      </w:r>
      <w:r>
        <w:fldChar w:fldCharType="separate"/>
      </w:r>
      <w:r w:rsidR="0093447A">
        <w:t>Top-level ABIE search and select</w:t>
      </w:r>
      <w:r>
        <w:fldChar w:fldCharType="end"/>
      </w:r>
      <w:r>
        <w:t xml:space="preserve"> in section </w:t>
      </w:r>
      <w:r>
        <w:fldChar w:fldCharType="begin"/>
      </w:r>
      <w:r>
        <w:instrText xml:space="preserve"> REF _Ref408466748 \r \h </w:instrText>
      </w:r>
      <w:r>
        <w:fldChar w:fldCharType="separate"/>
      </w:r>
      <w:r w:rsidR="0093447A">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93447A">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93447A">
        <w:t>3.3.3</w:t>
      </w:r>
      <w:r w:rsidR="00DB6A77">
        <w:fldChar w:fldCharType="end"/>
      </w:r>
      <w:r w:rsidR="00DB6A77">
        <w:t xml:space="preserve"> with the new top-level ABIE.</w:t>
      </w:r>
    </w:p>
    <w:p w:rsidR="00DB6A77" w:rsidRDefault="00DB6A77" w:rsidP="00DB6A77"/>
    <w:p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2C4DD3" w:rsidRDefault="002C4DD3" w:rsidP="002C4DD3">
      <w:pPr>
        <w:pStyle w:val="Heading3"/>
      </w:pPr>
      <w:bookmarkStart w:id="642" w:name="_Ref436631127"/>
      <w:bookmarkStart w:id="643" w:name="_Toc442108969"/>
      <w:r>
        <w:t>Extend a top-level ABIE</w:t>
      </w:r>
      <w:bookmarkEnd w:id="642"/>
      <w:bookmarkEnd w:id="643"/>
    </w:p>
    <w:p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w:t>
      </w:r>
      <w:r w:rsidR="00760306">
        <w:t>x</w:t>
      </w:r>
      <w:r w:rsidR="00760306">
        <w:t>tension from the BIE editing window.</w:t>
      </w:r>
    </w:p>
    <w:p w:rsidR="00BC437D" w:rsidRDefault="00BC437D" w:rsidP="002C4DD3"/>
    <w:p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93447A">
        <w:t xml:space="preserve">Figure </w:t>
      </w:r>
      <w:r w:rsidR="0093447A">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w:t>
      </w:r>
      <w:r w:rsidR="00D061DD">
        <w:t>e</w:t>
      </w:r>
      <w:r w:rsidR="00D061DD">
        <w:t>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rsidR="00A01448" w:rsidRDefault="00A01448" w:rsidP="002C4DD3">
      <w:r>
        <w:rPr>
          <w:noProof/>
          <w:lang w:bidi="th-TH"/>
        </w:rPr>
        <w:lastRenderedPageBreak/>
        <mc:AlternateContent>
          <mc:Choice Requires="wpc">
            <w:drawing>
              <wp:inline distT="0" distB="0" distL="0" distR="0" wp14:anchorId="07A71F97" wp14:editId="3173A4F8">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rsidR="00B63A8B" w:rsidRPr="00A01448" w:rsidRDefault="00B63A8B"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B63A8B" w:rsidRDefault="00B63A8B" w:rsidP="00A01448">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B63A8B" w:rsidRDefault="00B63A8B" w:rsidP="00A01448">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B63A8B" w:rsidRDefault="00B63A8B"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B63A8B" w:rsidRDefault="00B63A8B"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B63A8B" w:rsidRDefault="00B63A8B"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B63A8B" w:rsidRDefault="00B63A8B" w:rsidP="00A01448">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B63A8B" w:rsidRDefault="00B63A8B"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rsidR="00B63A8B" w:rsidRDefault="00B63A8B"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B63A8B" w:rsidRPr="00A01448" w:rsidRDefault="00B63A8B"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 xml:space="preserve">Note: AA standards for </w:t>
                              </w:r>
                              <w:proofErr w:type="spellStart"/>
                              <w:r>
                                <w:rPr>
                                  <w:rFonts w:asciiTheme="minorHAnsi" w:hAnsi="Calibri" w:cstheme="minorBidi"/>
                                  <w:color w:val="000000" w:themeColor="dark1"/>
                                  <w:kern w:val="24"/>
                                  <w:sz w:val="22"/>
                                  <w:szCs w:val="22"/>
                                </w:rPr>
                                <w:t>ApplicationArea</w:t>
                              </w:r>
                              <w:proofErr w:type="spellEnd"/>
                            </w:p>
                          </w:txbxContent>
                        </wps:txbx>
                        <wps:bodyPr wrap="square" rtlCol="0">
                          <a:spAutoFit/>
                        </wps:bodyPr>
                      </wps:wsp>
                    </wpc:wpc>
                  </a:graphicData>
                </a:graphic>
              </wp:inline>
            </w:drawing>
          </mc:Choice>
          <mc:Fallback>
            <w:pict>
              <v:group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LeMMA&#10;AADcAAAADwAAAGRycy9kb3ducmV2LnhtbESPT2sCMRTE70K/Q3gFb5pVXJGtUUQs9Nr4hx4fm+fu&#10;4uZl2USN/fRNQfA4zMxvmOU62lbcqPeNYwWTcQaCuHSm4UrBYf85WoDwAdlg65gUPMjDevU2WGJh&#10;3J2/6aZDJRKEfYEK6hC6Qkpf1mTRj11HnLyz6y2GJPtKmh7vCW5bOc2yubTYcFqosaNtTeVFX62C&#10;H30ud3OOD3nK4++s2V2PWpNSw/e4+QARKIZX+Nn+MgryfAL/Z9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mLeMMAAADcAAAADwAAAAAAAAAAAAAAAACYAgAAZHJzL2Rv&#10;d25yZXYueG1sUEsFBgAAAAAEAAQA9QAAAIgDAAAAAA==&#10;" fillcolor="white [3201]" strokecolor="#4f81bd [3204]" strokeweight="2pt">
                  <v:textbox style="mso-fit-shape-to-text:t">
                    <w:txbxContent>
                      <w:p w:rsidR="00B63A8B" w:rsidRPr="00A01448" w:rsidRDefault="00B63A8B"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cok8UAAADcAAAADwAAAGRycy9kb3ducmV2LnhtbESP3WrCQBSE7wu+w3IKvZG6MaKU1FVU&#10;EAQLNVHvj9mTH8yeDdmtxrfvFoReDjPzDTNf9qYRN+pcbVnBeBSBIM6trrlUcDpu3z9AOI+ssbFM&#10;Ch7kYLkYvMwx0fbOKd0yX4oAYZeggsr7NpHS5RUZdCPbEgevsJ1BH2RXSt3hPcBNI+MomkmDNYeF&#10;ClvaVJRfsx+j4PtrcnaXeF3Ee5udDmlRD4trptTba7/6BOGp9//hZ3unFUynMfydC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Bcok8UAAADcAAAADwAAAAAAAAAA&#10;AAAAAAChAgAAZHJzL2Rvd25yZXYueG1sUEsFBgAAAAAEAAQA+QAAAJMDAAAAAA==&#10;" strokecolor="#4f81bd [3204]">
                  <v:stroke endarrow="block"/>
                </v:shape>
                <v:shape id="Elbow Connector 553" o:spid="_x0000_s1125" type="#_x0000_t33" style="position:absolute;left:-1014;top:15994;width:1093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uNCMYAAADcAAAADwAAAGRycy9kb3ducmV2LnhtbESP3WrCQBSE74W+w3IKvSm6aUQpaTbS&#10;FgoFBU2q96fZkx/Mng3Zrca3d4WCl8PMfMOkq9F04kSDay0reJlFIIhLq1uuFex/vqavIJxH1thZ&#10;JgUXcrDKHiYpJtqeOadT4WsRIOwSVNB43ydSurIhg25me+LgVXYw6IMcaqkHPAe46WQcRUtpsOWw&#10;0GBPnw2Vx+LPKNhu5gf3G39U8doW+11etc/VsVDq6XF8fwPhafT38H/7WytYLOZwOxOOgMy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bjQjGAAAA3AAAAA8AAAAAAAAA&#10;AAAAAAAAoQIAAGRycy9kb3ducmV2LnhtbFBLBQYAAAAABAAEAPkAAACUAwAAAAA=&#10;" strokecolor="#4f81bd [3204]">
                  <v:stroke endarrow="block"/>
                </v:shape>
                <v:oval id="Oval 554" o:spid="_x0000_s1126" style="position:absolute;left:2610;top:10491;width:1252;height:1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SQ8UA&#10;AADcAAAADwAAAGRycy9kb3ducmV2LnhtbESPS2vDMBCE74X8B7GB3hI5aZy2juUQCimFXPIo5LpY&#10;6wexVsZSbOffV4VCj8PMfMOk29E0oqfO1ZYVLOYRCOLc6ppLBd+X/ewNhPPIGhvLpOBBDrbZ5CnF&#10;RNuBT9SffSkChF2CCirv20RKl1dk0M1tSxy8wnYGfZBdKXWHQ4CbRi6jaC0N1hwWKmzpo6L8dr4b&#10;BfvrcTm8717xZeVk/zjE/bX4LJR6no67DQhPo/8P/7W/tII4XsHvmX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FJDxQAAANwAAAAPAAAAAAAAAAAAAAAAAJgCAABkcnMv&#10;ZG93bnJldi54bWxQSwUGAAAAAAQABAD1AAAAigMAAAAA&#10;" filled="f" strokecolor="#4f81bd [3204]" strokeweight="2pt"/>
                <v:shape id="TextBox 22" o:spid="_x0000_s1127" type="#_x0000_t202" style="position:absolute;left:1800;top:8956;width:7861;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1MQA&#10;AADcAAAADwAAAGRycy9kb3ducmV2LnhtbESPT4vCMBTE7wt+h/AEb2tqJXXpGkUEQTwI65/72+Zt&#10;W2xeShNr/fZmYWGPw8z8hlmuB9uInjpfO9YwmyYgiAtnai41XM679w8QPiAbbByThid5WK9Gb0vM&#10;jXvwF/WnUIoIYZ+jhiqENpfSFxVZ9FPXEkfvx3UWQ5RdKU2Hjwi3jUyTJJMWa44LFba0rai4ne5W&#10;wzz0+++nOqeH626ussUhzY6p1XoyHjafIAIN4T/8194bDU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vxtTEAAAA3AAAAA8AAAAAAAAAAAAAAAAAmAIAAGRycy9k&#10;b3ducmV2LnhtbFBLBQYAAAAABAAEAPUAAACJAwAAAAA=&#10;" fillcolor="white [3201]" strokecolor="#4f81bd [3204]" strokeweight="2pt">
                  <v:textbox style="mso-fit-shape-to-text:t">
                    <w:txbxContent>
                      <w:p w:rsidR="00B63A8B" w:rsidRDefault="00B63A8B" w:rsidP="00A01448">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v:textbox>
                </v:shape>
                <v:shape id="Straight Arrow Connector 23" o:spid="_x0000_s1128" type="#_x0000_t34" style="position:absolute;left:20583;top:17888;width:3597;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2McUAAADcAAAADwAAAGRycy9kb3ducmV2LnhtbESPT2sCMRTE70K/Q3gFL6JZi3+3RilK&#10;wWNrF8HbY/O6uzR52SbR3X77plDwOMzMb5jNrrdG3MiHxrGC6SQDQVw63XCloPh4Ha9AhIis0Tgm&#10;BT8UYLd9GGww167jd7qdYiUShEOOCuoY21zKUNZkMUxcS5y8T+ctxiR9JbXHLsGtkU9ZtpAWG04L&#10;Nba0r6n8Ol2tgmM03syKy+HtuzsX07W77mfLkVLDx/7lGUSkPt7D/+2jVjCfL+D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2McUAAADcAAAADwAAAAAAAAAA&#10;AAAAAAChAgAAZHJzL2Rvd25yZXYueG1sUEsFBgAAAAAEAAQA+QAAAJMDAAAAAA==&#10;" adj="9368" strokecolor="#4579b8 [3044]">
                  <v:stroke endarrow="block"/>
                </v:shape>
                <v:shape id="TextBox 26" o:spid="_x0000_s1129" type="#_x0000_t202" style="position:absolute;left:5672;top:21294;width:7843;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H9OMMA&#10;AADcAAAADwAAAGRycy9kb3ducmV2LnhtbESPQYvCMBSE7wv7H8Jb8LamW2mVahQRBPEgaHfvz+bZ&#10;lm1eShNr/fdGEDwOM/MNs1gNphE9da62rOBnHIEgLqyuuVTwm2+/ZyCcR9bYWCYFd3KwWn5+LDDT&#10;9sZH6k++FAHCLkMFlfdtJqUrKjLoxrYlDt7FdgZ9kF0pdYe3ADeNjKMolQZrDgsVtrSpqPg/XY2C&#10;ie9353uSx/u/7SRJp/s4PcRGqdHXsJ6D8DT4d/jV3mkFSTKF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H9OMMAAADcAAAADwAAAAAAAAAAAAAAAACYAgAAZHJzL2Rv&#10;d25yZXYueG1sUEsFBgAAAAAEAAQA9QAAAIgDAAAAAA==&#10;" fillcolor="white [3201]" strokecolor="#4f81bd [3204]" strokeweight="2pt">
                  <v:textbox style="mso-fit-shape-to-text:t">
                    <w:txbxContent>
                      <w:p w:rsidR="00B63A8B" w:rsidRDefault="00B63A8B" w:rsidP="00A01448">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v:textbox>
                </v:shape>
                <v:shape id="Elbow Connector 558" o:spid="_x0000_s1130" type="#_x0000_t34" style="position:absolute;left:9314;top:11876;width:3598;height:269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tj88EAAADcAAAADwAAAGRycy9kb3ducmV2LnhtbERPTYvCMBC9L/gfwgheRNMVFalG0YKL&#10;J9EqnodmbKvNpDRZ291fvzkIe3y879WmM5V4UeNKywo+xxEI4szqknMF18t+tADhPLLGyjIp+CEH&#10;m3XvY4Wxti2f6ZX6XIQQdjEqKLyvYyldVpBBN7Y1ceDutjHoA2xyqRtsQ7ip5CSK5tJgyaGhwJqS&#10;grJn+m0UnCzef29ft4R5kezax3HfToeVUoN+t12C8NT5f/HbfdAKZrOwNpwJR0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O2PzwQAAANwAAAAPAAAAAAAAAAAAAAAA&#10;AKECAABkcnMvZG93bnJldi54bWxQSwUGAAAAAAQABAD5AAAAjwMAAAAA&#10;" strokecolor="#4579b8 [3044]">
                  <v:stroke endarrow="block"/>
                </v:shape>
                <v:shape id="TextBox 35" o:spid="_x0000_s1131" type="#_x0000_t202" style="position:absolute;left:5672;top:13184;width:384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LM0cMA&#10;AADcAAAADwAAAGRycy9kb3ducmV2LnhtbESPQYvCMBSE7wv+h/AEb2tqpV2tRhFBEA8Lq+v92Tzb&#10;YvNSmljrvzfCwh6HmfmGWa57U4uOWldZVjAZRyCIc6srLhT8nnafMxDOI2usLZOCJzlYrwYfS8y0&#10;ffAPdUdfiABhl6GC0vsmk9LlJRl0Y9sQB+9qW4M+yLaQusVHgJtaxlGUSoMVh4USG9qWlN+Od6Ng&#10;6rv95Zmc4sN5N03Sr0OcfsdGqdGw3yxAeOr9f/ivvdcKkmQO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LM0cMAAADcAAAADwAAAAAAAAAAAAAAAACYAgAAZHJzL2Rv&#10;d25yZXYueG1sUEsFBgAAAAAEAAQA9QAAAIgDAAAAAA==&#10;" fillcolor="white [3201]" strokecolor="#4f81bd [3204]" strokeweight="2pt">
                  <v:textbox style="mso-fit-shape-to-text:t">
                    <w:txbxContent>
                      <w:p w:rsidR="00B63A8B" w:rsidRDefault="00B63A8B"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v8cEA&#10;AADcAAAADwAAAGRycy9kb3ducmV2LnhtbERPy4rCMBTdC/MP4Qqzs6mVVuk0yiAI4kLwtb/T3GnL&#10;NDelibX+/WQhuDycd7EZTSsG6l1jWcE8ikEQl1Y3XCm4XnazFQjnkTW2lknBkxxs1h+TAnNtH3yi&#10;4ewrEULY5aig9r7LpXRlTQZdZDviwP3a3qAPsK+k7vERwk0rkzjOpMGGQ0ONHW1rKv/Od6Ng4Yf9&#10;zzO9JIfbbpFmy0OSHROj1Od0/P4C4Wn0b/HLvdcK0izMD2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0r/HBAAAA3AAAAA8AAAAAAAAAAAAAAAAAmAIAAGRycy9kb3du&#10;cmV2LnhtbFBLBQYAAAAABAAEAPUAAACGAwAAAAA=&#10;" fillcolor="white [3201]" strokecolor="#4f81bd [3204]" strokeweight="2pt">
                  <v:textbox style="mso-fit-shape-to-text:t">
                    <w:txbxContent>
                      <w:p w:rsidR="00B63A8B" w:rsidRDefault="00B63A8B"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gKasQA&#10;AADcAAAADwAAAGRycy9kb3ducmV2LnhtbESPQWuDQBSE74X+h+UVcmvWKNpisgmlEAgeCjHt/cV9&#10;UYn7VtyNmn/fLRRyHGbmG2azm00nRhpca1nBahmBIK6sbrlW8H3av76DcB5ZY2eZFNzJwW77/LTB&#10;XNuJjzSWvhYBwi5HBY33fS6lqxoy6Ja2Jw7exQ4GfZBDLfWAU4CbTsZRlEmDLYeFBnv6bKi6ljej&#10;IPHj4XxPT3Hxs0/S7K2Is6/YKLV4mT/WIDzN/hH+bx+0gjRbwd+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4CmrEAAAA3AAAAA8AAAAAAAAAAAAAAAAAmAIAAGRycy9k&#10;b3ducmV2LnhtbFBLBQYAAAAABAAEAPUAAACJAwAAAAA=&#10;" fillcolor="white [3201]" strokecolor="#4f81bd [3204]" strokeweight="2pt">
                  <v:textbox style="mso-fit-shape-to-text:t">
                    <w:txbxContent>
                      <w:p w:rsidR="00B63A8B" w:rsidRDefault="00B63A8B"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UHcQA&#10;AADcAAAADwAAAGRycy9kb3ducmV2LnhtbESPT4vCMBTE7wt+h/AEb2tqpHXpGkUEQTwI65/72+Zt&#10;W2xeShNr/fZmYWGPw8z8hlmuB9uInjpfO9YwmyYgiAtnai41XM679w8QPiAbbByThid5WK9Gb0vM&#10;jXvwF/WnUIoIYZ+jhiqENpfSFxVZ9FPXEkfvx3UWQ5RdKU2Hjwi3jVRJkkmLNceFClvaVlTcTner&#10;YR76/fczPavDdTdPs8VBZUdltZ6Mh80niEBD+A//tfdGQ5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qlB3EAAAA3AAAAA8AAAAAAAAAAAAAAAAAmAIAAGRycy9k&#10;b3ducmV2LnhtbFBLBQYAAAAABAAEAPUAAACJAwAAAAA=&#10;" fillcolor="white [3201]" strokecolor="#4f81bd [3204]" strokeweight="2pt">
                  <v:textbox style="mso-fit-shape-to-text:t">
                    <w:txbxContent>
                      <w:p w:rsidR="00B63A8B" w:rsidRDefault="00B63A8B" w:rsidP="00A01448">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v:textbox>
                </v:shape>
                <v:shape id="Straight Arrow Connector 563" o:spid="_x0000_s1135" type="#_x0000_t32" style="position:absolute;left:9314;top:14569;width:4019;height:1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IZxMYAAADcAAAADwAAAGRycy9kb3ducmV2LnhtbESPW2vCQBSE3wv+h+UIvhTdqDWW1FVE&#10;EK8vXgp9PGSPSTB7NmRXTf99Vyj4OMzMN8xk1phS3Kl2hWUF/V4Egji1uuBMwfm07H6CcB5ZY2mZ&#10;FPySg9m09TbBRNsHH+h+9JkIEHYJKsi9rxIpXZqTQdezFXHwLrY26IOsM6lrfAS4KeUgimJpsOCw&#10;kGNFi5zS6/FmFCyG4+33++ZjFeOe/Y4H681o+6NUp93Mv0B4avwr/N9eawWjeAjPM+EI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CGcTGAAAA3AAAAA8AAAAAAAAA&#10;AAAAAAAAoQIAAGRycy9kb3ducmV2LnhtbFBLBQYAAAAABAAEAPkAAACUAwAAAAA=&#10;" strokecolor="#4579b8 [3044]">
                  <v:stroke endarrow="block"/>
                </v:shape>
                <v:line id="Straight Connector 564" o:spid="_x0000_s1136" style="position:absolute;visibility:visible;mso-wrap-style:square" from="14796,14696" to="16875,14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gAxcQAAADcAAAADwAAAGRycy9kb3ducmV2LnhtbESP3WrCQBSE7wu+w3IE7+rGkgaNriKF&#10;SGqv/HmAQ/aYBLNnQ3Zj4tu7hUIvh5n5htnsRtOIB3WutqxgMY9AEBdW11wquF6y9yUI55E1NpZJ&#10;wZMc7LaTtw2m2g58osfZlyJA2KWooPK+TaV0RUUG3dy2xMG72c6gD7Irpe5wCHDTyI8oSqTBmsNC&#10;hS19VVTcz71RkB1/4sHl+col7be/Z3F/OPa9UrPpuF+D8DT6//BfO9cKPpMYfs+EIyC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2ADFxAAAANwAAAAPAAAAAAAAAAAA&#10;AAAAAKECAABkcnMvZG93bnJldi54bWxQSwUGAAAAAAQABAD5AAAAkgMAAAAA&#10;" strokecolor="#4579b8 [3044]">
                  <v:stroke dashstyle="dash"/>
                </v:line>
                <v:shape id="Straight Arrow Connector 23" o:spid="_x0000_s1137" type="#_x0000_t34" style="position:absolute;left:20838;top:14304;width:2757;height:358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YG0MUAAADcAAAADwAAAGRycy9kb3ducmV2LnhtbESPQWvCQBSE74L/YXlCL6KbFhMkuooG&#10;UjyVaovnR/aZpM2+DdltkvbXdwsFj8PMfMNs96NpRE+dqy0reFxGIIgLq2suFby/5Ys1COeRNTaW&#10;ScE3OdjvppMtptoOfKb+4ksRIOxSVFB536ZSuqIig25pW+Lg3Wxn0AfZlVJ3OAS4aeRTFCXSYM1h&#10;ocKWsoqKz8uXUfBq8fZzfb5mzOvsOHy85MNq3ij1MBsPGxCeRn8P/7dPWkGcxPB3JhwBu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YG0MUAAADcAAAADwAAAAAAAAAA&#10;AAAAAAChAgAAZHJzL2Rvd25yZXYueG1sUEsFBgAAAAAEAAQA+QAAAJMDAAAAAA==&#10;" strokecolor="#4579b8 [3044]">
                  <v:stroke endarrow="block"/>
                </v:shape>
                <v:shape id="Straight Arrow Connector 566" o:spid="_x0000_s1138" type="#_x0000_t32" style="position:absolute;left:20838;top:17888;width:29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6XMUAAADcAAAADwAAAGRycy9kb3ducmV2LnhtbESPT2vCQBTE74LfYXmCF9FNrcYSXUWE&#10;Uv9d1BZ6fGSfSWj2bchuNX57VxA8DjPzG2a2aEwpLlS7wrKCt0EEgji1uuBMwffps/8BwnlkjaVl&#10;UnAjB4t5uzXDRNsrH+hy9JkIEHYJKsi9rxIpXZqTQTewFXHwzrY26IOsM6lrvAa4KeUwimJpsOCw&#10;kGNFq5zSv+O/UbB6n2x/epvRV4x79jserjfj7a9S3U6znILw1PhX+NleawXjOIbHmXA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W6XMUAAADcAAAADwAAAAAAAAAA&#10;AAAAAAChAgAAZHJzL2Rvd25yZXYueG1sUEsFBgAAAAAEAAQA+QAAAJMDAAAAAA==&#10;" strokecolor="#4579b8 [3044]">
                  <v:stroke endarrow="block"/>
                </v:shape>
                <v:line id="Straight Connector 567" o:spid="_x0000_s1139" style="position:absolute;visibility:visible;mso-wrap-style:square" from="25190,21294" to="27269,21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qessQAAADcAAAADwAAAGRycy9kb3ducmV2LnhtbESP0WrCQBRE3wv9h+UWfKubljTV1DUU&#10;IRL1SesHXLLXJJi9G7IbE/++KxT6OMzMGWaVTaYVN+pdY1nB2zwCQVxa3XCl4PyTvy5AOI+ssbVM&#10;Cu7kIFs/P60w1XbkI91OvhIBwi5FBbX3XSqlK2sy6Oa2Iw7exfYGfZB9JXWPY4CbVr5HUSINNhwW&#10;auxoU1N5PQ1GQb4/xKMriqVLup2/5vGw3Q+DUrOX6fsLhKfJ/4f/2oVW8JF8wuN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Cp6yxAAAANwAAAAPAAAAAAAAAAAA&#10;AAAAAKECAABkcnMvZG93bnJldi54bWxQSwUGAAAAAAQABAD5AAAAkgMAAAAA&#10;" strokecolor="#4579b8 [3044]">
                  <v:stroke dashstyle="dash"/>
                </v:line>
                <v:shape id="TextBox 67" o:spid="_x0000_s1140" type="#_x0000_t202" style="position:absolute;left:23820;top:16503;width:7087;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j98EA&#10;AADcAAAADwAAAGRycy9kb3ducmV2LnhtbERPy4rCMBTdC/MP4Qqzs6mVVuk0yiAI4kLwtb/T3GnL&#10;NDelibX+/WQhuDycd7EZTSsG6l1jWcE8ikEQl1Y3XCm4XnazFQjnkTW2lknBkxxs1h+TAnNtH3yi&#10;4ewrEULY5aig9r7LpXRlTQZdZDviwP3a3qAPsK+k7vERwk0rkzjOpMGGQ0ONHW1rKv/Od6Ng4Yf9&#10;zzO9JIfbbpFmy0OSHROj1Od0/P4C4Wn0b/HLvdcK0iysDW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Co/fBAAAA3AAAAA8AAAAAAAAAAAAAAAAAmAIAAGRycy9kb3du&#10;cmV2LnhtbFBLBQYAAAAABAAEAPUAAACGAwAAAAA=&#10;" fillcolor="white [3201]" strokecolor="#4f81bd [3204]" strokeweight="2pt">
                  <v:textbox style="mso-fit-shape-to-text:t">
                    <w:txbxContent>
                      <w:p w:rsidR="00B63A8B" w:rsidRDefault="00B63A8B"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VdcQAAADcAAAADwAAAGRycy9kb3ducmV2LnhtbESPQYvCMBCF78L+hzALXkRTBYtWoxRh&#10;RfBk3T14G5qxLTaTbhNr/fdGWNjj48373rz1tje16Kh1lWUF00kEgji3uuJCwff5a7wA4Tyyxtoy&#10;KXiSg+3mY7DGRNsHn6jLfCEChF2CCkrvm0RKl5dk0E1sQxy8q20N+iDbQuoWHwFuajmLolgarDg0&#10;lNjQrqT8lt1NeIN/0iyKu+x3n04Xh0u94+OoUmr42acrEJ56/3/8lz5oBfN4Ce8xgQBy8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NV1xAAAANwAAAAPAAAAAAAAAAAA&#10;AAAAAKECAABkcnMvZG93bnJldi54bWxQSwUGAAAAAAQABAD5AAAAkgM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nIcQAAADcAAAADwAAAGRycy9kb3ducmV2LnhtbERPXWvCMBR9F/Yfwh3szabTaUc1iihj&#10;EwXRjYFvl+balDU3tcm0+/fLg+Dj4XxP552txYVaXzlW8JykIIgLpysuFXx9vvVfQfiArLF2TAr+&#10;yMN89tCbYq7dlfd0OYRSxBD2OSowITS5lL4wZNEnriGO3Mm1FkOEbSl1i9cYbms5SNOxtFhxbDDY&#10;0NJQ8XP4tQpW6++X7Nydd8P3o9kWNMyOg8VGqafHbjEBEagLd/HN/aEVjLI4P56JR0DO/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SGchxAAAANwAAAAPAAAAAAAAAAAA&#10;AAAAAKECAABkcnMvZG93bnJldi54bWxQSwUGAAAAAAQABAD5AAAAkgMAAAAA&#10;" strokecolor="black [3040]">
                  <v:stroke endarrow="open"/>
                </v:shape>
                <v:shape id="TextBox 79" o:spid="_x0000_s1143" type="#_x0000_t202" style="position:absolute;left:31724;top:2941;width:17805;height:7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8/8UA&#10;AADcAAAADwAAAGRycy9kb3ducmV2LnhtbESPQWvCQBSE7wX/w/KE3nTXgrFGV5GKoFiQpkLx9sg+&#10;k2D2bchuNf57tyD0OMzMN8x82dlaXKn1lWMNo6ECQZw7U3Gh4fi9GbyD8AHZYO2YNNzJw3LRe5lj&#10;atyNv+iahUJECPsUNZQhNKmUPi/Joh+6hjh6Z9daDFG2hTQt3iLc1vJNqURarDgulNjQR0n5Jfu1&#10;Gk4qU+vukPwkcnzfTSfTy775PGr92u9WMxCBuvAffra3RsN4MoK/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vz/xQAAANwAAAAPAAAAAAAAAAAAAAAAAJgCAABkcnMv&#10;ZG93bnJldi54bWxQSwUGAAAAAAQABAD1AAAAigMAAAAA&#10;" fillcolor="white [3201]" strokecolor="black [3200]" strokeweight="2pt">
                  <v:textbox style="mso-fit-shape-to-text:t">
                    <w:txbxContent>
                      <w:p w:rsidR="00B63A8B" w:rsidRDefault="00B63A8B"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B63A8B" w:rsidRPr="00A01448" w:rsidRDefault="00B63A8B"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 xml:space="preserve">Note: AA standards for </w:t>
                        </w:r>
                        <w:proofErr w:type="spellStart"/>
                        <w:r>
                          <w:rPr>
                            <w:rFonts w:asciiTheme="minorHAnsi" w:hAnsi="Calibri" w:cstheme="minorBidi"/>
                            <w:color w:val="000000" w:themeColor="dark1"/>
                            <w:kern w:val="24"/>
                            <w:sz w:val="22"/>
                            <w:szCs w:val="22"/>
                          </w:rPr>
                          <w:t>ApplicationArea</w:t>
                        </w:r>
                        <w:proofErr w:type="spellEnd"/>
                      </w:p>
                    </w:txbxContent>
                  </v:textbox>
                </v:shape>
                <w10:anchorlock/>
              </v:group>
            </w:pict>
          </mc:Fallback>
        </mc:AlternateContent>
      </w:r>
    </w:p>
    <w:p w:rsidR="00A01448" w:rsidRDefault="00A01448" w:rsidP="00A01448">
      <w:pPr>
        <w:pStyle w:val="Caption"/>
      </w:pPr>
      <w:bookmarkStart w:id="644" w:name="_Ref434224643"/>
      <w:r>
        <w:t xml:space="preserve">Figure </w:t>
      </w:r>
      <w:fldSimple w:instr=" SEQ Figure \* ARABIC ">
        <w:r w:rsidR="0093447A">
          <w:rPr>
            <w:noProof/>
          </w:rPr>
          <w:t>1</w:t>
        </w:r>
      </w:fldSimple>
      <w:bookmarkEnd w:id="644"/>
      <w:r>
        <w:t>: Starting point on the BIE page for the user extension</w:t>
      </w:r>
    </w:p>
    <w:p w:rsidR="00505C10" w:rsidRDefault="00505C10" w:rsidP="002C4DD3"/>
    <w:p w:rsidR="0016775B" w:rsidRDefault="0016775B" w:rsidP="002C4DD3"/>
    <w:p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rsidR="008B3BDA" w:rsidRDefault="008B3BDA" w:rsidP="002C4DD3"/>
    <w:p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rsidR="00557678" w:rsidRDefault="00557678" w:rsidP="002C4DD3"/>
    <w:p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93447A">
        <w:t xml:space="preserve">Figure </w:t>
      </w:r>
      <w:r w:rsidR="0093447A">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rsidR="009B4070" w:rsidRDefault="009B4070" w:rsidP="009B4070">
      <w:r>
        <w:rPr>
          <w:noProof/>
          <w:lang w:bidi="th-TH"/>
        </w:rPr>
        <w:lastRenderedPageBreak/>
        <mc:AlternateContent>
          <mc:Choice Requires="wpc">
            <w:drawing>
              <wp:inline distT="0" distB="0" distL="0" distR="0" wp14:anchorId="3C8C9204" wp14:editId="77CA67B6">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rsidR="00B63A8B" w:rsidRDefault="00B63A8B"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63A8B" w:rsidRDefault="00B63A8B"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63A8B" w:rsidRDefault="00B63A8B"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63A8B" w:rsidRDefault="00B63A8B"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r>
                                <w:rPr>
                                  <w:rFonts w:asciiTheme="minorHAnsi" w:hAnsi="Calibri" w:cstheme="minorBidi"/>
                                  <w:color w:val="000000" w:themeColor="dark1"/>
                                  <w:kern w:val="24"/>
                                </w:rPr>
                                <w:t xml:space="preserve">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63A8B" w:rsidRDefault="00B63A8B"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63A8B" w:rsidRDefault="00B63A8B"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63A8B" w:rsidRDefault="00B63A8B" w:rsidP="009B4070">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63A8B" w:rsidRDefault="00B63A8B"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63A8B" w:rsidRDefault="00B63A8B"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63A8B" w:rsidRDefault="00B63A8B"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63A8B" w:rsidRDefault="00B63A8B"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63A8B" w:rsidRDefault="00B63A8B"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63A8B" w:rsidRDefault="00B63A8B" w:rsidP="009B4070">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63A8B" w:rsidRDefault="00B63A8B"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rsidR="00B63A8B" w:rsidRDefault="00B63A8B" w:rsidP="009B4070">
                              <w:pPr>
                                <w:pStyle w:val="NormalWeb"/>
                                <w:spacing w:before="0" w:beforeAutospacing="0" w:after="0" w:afterAutospacing="0"/>
                              </w:pPr>
                              <w:proofErr w:type="spellStart"/>
                              <w:r>
                                <w:rPr>
                                  <w:rFonts w:asciiTheme="minorHAnsi" w:hAnsi="Calibri" w:cstheme="minorBidi"/>
                                  <w:color w:val="000000" w:themeColor="dark1"/>
                                  <w:kern w:val="24"/>
                                </w:rPr>
                                <w:t>IoTID</w:t>
                              </w:r>
                              <w:proofErr w:type="spellEnd"/>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rsidR="00B63A8B" w:rsidRDefault="00B63A8B" w:rsidP="009B4070">
                              <w:pPr>
                                <w:pStyle w:val="NormalWeb"/>
                                <w:spacing w:before="0" w:beforeAutospacing="0" w:after="0" w:afterAutospacing="0"/>
                              </w:pPr>
                              <w:proofErr w:type="spellStart"/>
                              <w:r>
                                <w:rPr>
                                  <w:rFonts w:asciiTheme="minorHAnsi" w:hAnsi="Calibri" w:cstheme="minorBidi"/>
                                  <w:color w:val="000000" w:themeColor="dark1"/>
                                  <w:kern w:val="24"/>
                                </w:rPr>
                                <w:t>BrokerID</w:t>
                              </w:r>
                              <w:proofErr w:type="spellEnd"/>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rsidR="00B63A8B" w:rsidRDefault="00B63A8B"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rsidR="00B63A8B" w:rsidRDefault="00B63A8B"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SDssMA&#10;AADcAAAADwAAAGRycy9kb3ducmV2LnhtbERPy2rCQBTdC/2H4Qrd6cRCY42O0gYEKe1C62t5yVwz&#10;oZk7ITM18e87C8Hl4bwXq97W4kqtrxwrmIwTEMSF0xWXCvY/69EbCB+QNdaOScGNPKyWT4MFZtp1&#10;vKXrLpQihrDPUIEJocmk9IUhi37sGuLIXVxrMUTYllK32MVwW8uXJEmlxYpjg8GGckPF7+7PKvgo&#10;z992/fWaHqdduH3ODvnGnHKlnof9+xxEoD48xHf3RitIp3F+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SDss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B63A8B" w:rsidRDefault="00B63A8B" w:rsidP="009B4070">
                        <w:r>
                          <w:t>AA User Extension Group ACC</w:t>
                        </w:r>
                      </w:p>
                    </w:txbxContent>
                  </v:textbox>
                </v:rect>
                <v:rect id="Rectangle 364" o:spid="_x0000_s1147" style="position:absolute;left:32454;top:20426;width:13360;height:9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w8YA&#10;AADcAAAADwAAAGRycy9kb3ducmV2LnhtbESPQWsCMRSE74X+h/AKvUjNVstStkYpgmApHrorxeNj&#10;89xENy/LJur23xuh4HGYmW+Y2WJwrThTH6xnBa/jDARx7bXlRsG2Wr28gwgRWWPrmRT8UYDF/PFh&#10;hoX2F/6hcxkbkSAcClRgYuwKKUNtyGEY+444eXvfO4xJ9o3UPV4S3LVykmW5dGg5LRjsaGmoPpYn&#10;p+Bgze4LR1VbLg/bUWV/df692yj1/DR8foCINMR7+L+91gqm+Rv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w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B63A8B" w:rsidRDefault="00B63A8B" w:rsidP="009B4070">
                        <w:r>
                          <w:t>AA Extension ACC</w:t>
                        </w:r>
                      </w:p>
                    </w:txbxContent>
                  </v:textbox>
                </v:rect>
                <v:shape id="TextBox 5" o:spid="_x0000_s1148" type="#_x0000_t202" style="position:absolute;left:508;top:30706;width:7703;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5OMMA&#10;AADcAAAADwAAAGRycy9kb3ducmV2LnhtbESPT4vCMBTE7wt+h/AEb2vqn9WlaxQRBNHTqgf39rZ5&#10;tsXmpTSxxm9vBMHjMDO/YWaLYCrRUuNKywoG/QQEcWZ1ybmC42H9+Q3CeWSNlWVScCcHi3nnY4ap&#10;tjf+pXbvcxEh7FJUUHhfp1K6rCCDrm9r4uidbWPQR9nkUjd4i3BTyWGSTKTBkuNCgTWtCsou+6tR&#10;sGEch2v4M/l6eDJhut2N6vZfqV43LH9AeAr+HX61N1rBJPmC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l5O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B63A8B" w:rsidRDefault="00B63A8B"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v:textbox>
                </v:shape>
                <v:shape id="TextBox 5" o:spid="_x0000_s1149" type="#_x0000_t202" style="position:absolute;left:10932;top:28191;width:9582;height:7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j7l8YA&#10;AADcAAAADwAAAGRycy9kb3ducmV2LnhtbESPQWvCQBSE74L/YXmF3nQ3bRFJXUWklh5awZhDj4/s&#10;M4nNvg3Z1aT99V1B8DjMzDfMYjXYRlyo87VjDclUgSAunKm51JAftpM5CB+QDTaOScMveVgtx6MF&#10;psb1vKdLFkoRIexT1FCF0KZS+qIii37qWuLoHV1nMUTZldJ02Ee4beSTUjNpsea4UGFLm4qKn+xs&#10;NWTlLld/n+or2dL3cHo5r9/efa/148OwfgURaAj38K39YTTMkme4no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j7l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B63A8B" w:rsidRDefault="00B63A8B"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r>
                          <w:rPr>
                            <w:rFonts w:asciiTheme="minorHAnsi" w:hAnsi="Calibri" w:cstheme="minorBidi"/>
                            <w:color w:val="000000" w:themeColor="dark1"/>
                            <w:kern w:val="24"/>
                          </w:rPr>
                          <w:t xml:space="preserve"> ACC</w:t>
                        </w:r>
                      </w:p>
                    </w:txbxContent>
                  </v:textbox>
                </v:shape>
                <v:shape id="TextBox 5" o:spid="_x0000_s1150" type="#_x0000_t202" style="position:absolute;left:12353;top:18194;width:7544;height:73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uhn8QA&#10;AADcAAAADwAAAGRycy9kb3ducmV2LnhtbESP3YrCMBSE7xd8h3AE7zRV8K8aRRYWXBZxV0W8PDTH&#10;ttqclCba+vZGEPZymJlvmPmyMYW4U+Vyywr6vQgEcWJ1zqmCw/6rOwHhPLLGwjIpeJCD5aL1McdY&#10;25r/6L7zqQgQdjEqyLwvYyldkpFB17MlcfDOtjLog6xSqSusA9wUchBFI2kw57CQYUmfGSXX3c0o&#10;qL9PU/+7sUcyp/HlHB1oO/ghpTrtZjUD4anx/+F3e60VjPpDeJ0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7oZ/EAAAA3A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B63A8B" w:rsidRDefault="00B63A8B"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JxksMA&#10;AADcAAAADwAAAGRycy9kb3ducmV2LnhtbESPT4vCMBTE78J+h/AW9qapf+hKNcoiCLKe1D3o7dk8&#10;27LNS2lijd/eCILHYWZ+w8yXwdSio9ZVlhUMBwkI4tzqigsFf4d1fwrCeWSNtWVScCcHy8VHb46Z&#10;tjfeUbf3hYgQdhkqKL1vMildXpJBN7ANcfQutjXoo2wLqVu8Rbip5ShJUmmw4rhQYkOrkvL//dUo&#10;2DBOwjWcTLEeHU34/t2Om+6s1Ndn+JmB8BT8O/xqb7SCdJj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Jxk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B63A8B" w:rsidRDefault="00B63A8B"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X5O8IAAADcAAAADwAAAGRycy9kb3ducmV2LnhtbESPzYoCMRCE78K+Q+gFb5pRRGU0yrIg&#10;6E1nBa/tpOdHJ50xiTq+vVlY2GNRVV9Ry3VnGvEg52vLCkbDBARxbnXNpYLjz2YwB+EDssbGMil4&#10;kYf16qO3xFTbJx/okYVSRAj7FBVUIbSplD6vyKAf2pY4eoV1BkOUrpTa4TPCTSPHSTKVBmuOCxW2&#10;9F1Rfs3uRsHsfMt2r9vkeGHHrrB7vu+Kk1L9z+5rASJQF/7Df+2tVjAdzeD3TDw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2X5O8IAAADcAAAADwAAAAAAAAAAAAAA&#10;AAChAgAAZHJzL2Rvd25yZXYueG1sUEsFBgAAAAAEAAQA+QAAAJADAAAAAA==&#10;" strokecolor="#4f81bd [3204]">
                  <v:stroke endarrow="block"/>
                </v:shape>
                <v:shape id="TextBox 7" o:spid="_x0000_s1153" type="#_x0000_t202" style="position:absolute;left:11995;top:32608;width:7900;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DbXMUA&#10;AADcAAAADwAAAGRycy9kb3ducmV2LnhtbESPQWsCMRSE70L/Q3iFXkSztiiyGkUFoRQvqz3U23Pz&#10;3F3cvKybVGN/fSMIHoeZ+YaZzoOpxYVaV1lWMOgnIIhzqysuFHzv1r0xCOeRNdaWScGNHMxnL50p&#10;ptpeOaPL1hciQtilqKD0vkmldHlJBl3fNsTRO9rWoI+yLaRu8RrhppbvSTKSBiuOCyU2tCopP21/&#10;jYJNHuzfuXswZHmzHx6XWfb1E5R6ew2LCQhPwT/Dj/anVjD6GML9TDwC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Ntc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B63A8B" w:rsidRDefault="00B63A8B" w:rsidP="009B4070">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cYFcMA&#10;AADcAAAADwAAAGRycy9kb3ducmV2LnhtbESPT4vCMBTE7wt+h/AEb2vqCkWqUaSsy16E9Q94fTTP&#10;pti81CbV+u03guBxmJnfMItVb2txo9ZXjhVMxgkI4sLpiksFx8PmcwbCB2SNtWNS8CAPq+XgY4GZ&#10;dnfe0W0fShEh7DNUYEJoMil9YciiH7uGOHpn11oMUbal1C3eI9zW8itJUmmx4rhgsKHcUHHZd1bB&#10;dD3xncmvP5R/n7bbv10XNrJTajTs13MQgfrwDr/av1pBOk3heS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cYFcMAAADcAAAADwAAAAAAAAAAAAAAAACYAgAAZHJzL2Rv&#10;d25yZXYueG1sUEsFBgAAAAAEAAQA9QAAAIgD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1hsMA&#10;AADcAAAADwAAAGRycy9kb3ducmV2LnhtbERPz2vCMBS+C/4P4QneZuIcItUoIjp2mAO7HnZ8NM+2&#10;W/NSmmg7/3pzEDx+fL9Xm97W4kqtrxxrmE4UCOLcmYoLDdn34WUBwgdkg7Vj0vBPHjbr4WCFiXEd&#10;n+iahkLEEPYJaihDaBIpfV6SRT9xDXHkzq61GCJsC2la7GK4reWrUnNpseLYUGJDu5Lyv/RiNaTF&#10;V6Zun+o4PdBP//t22e7ffaf1eNRvlyAC9eEpfrg/jIb5LK6N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k1hsMAAADc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B63A8B" w:rsidRDefault="00B63A8B"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i5gMUA&#10;AADcAAAADwAAAGRycy9kb3ducmV2LnhtbESPQWvCQBSE7wX/w/KE3urGpGgbXUUKQrCnWg/t7Zl9&#10;JsHs25Bdk/XfdwuFHoeZ+YZZb4NpxUC9aywrmM8SEMSl1Q1XCk6f+6cXEM4ja2wtk4I7OdhuJg9r&#10;zLUd+YOGo69EhLDLUUHtfZdL6cqaDLqZ7Yijd7G9QR9lX0nd4xjhppVpkiykwYbjQo0dvdVUXo83&#10;o6BgfA638G2qffplwvLwnnXDWanHaditQHgK/j/81y60gkX2Cr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LmA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B63A8B" w:rsidRDefault="00B63A8B"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RjYMEA&#10;AADcAAAADwAAAGRycy9kb3ducmV2LnhtbERPz2vCMBS+D/wfwhO8ramdqNRGkUFB3GluB709m2db&#10;bF5KE2v23y+HwY4f3+9iF0wnRhpca1nBPElBEFdWt1wr+P4qX9cgnEfW2FkmBT/kYLedvBSYa/vk&#10;TxpPvhYxhF2OChrv+1xKVzVk0CW2J47czQ4GfYRDLfWAzxhuOpml6VIabDk2NNjTe0PV/fQwCg6M&#10;i/AIF1OX2dmE1fHjrR+vSs2mYb8B4Sn4f/Gf+6AVLBdxfjw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kY2D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style="mso-fit-shape-to-text:t">
                    <w:txbxContent>
                      <w:p w:rsidR="00B63A8B" w:rsidRDefault="00B63A8B"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eQcMAAADcAAAADwAAAGRycy9kb3ducmV2LnhtbESP3YrCMBSE7xf2HcIRvNNUKUW7RpGF&#10;StUrfx7g0Jxti81JaVJb394sLOzlMDPfMJvdaBrxpM7VlhUs5hEI4sLqmksF91s2W4FwHlljY5kU&#10;vMjBbvv5scFU24Ev9Lz6UgQIuxQVVN63qZSuqMigm9uWOHg/tjPog+xKqTscAtw0chlFiTRYc1io&#10;sKXviorHtTcKstM5Hlyer13SHv0ji/vDqe+Vmk7G/RcIT6P/D/+1c60giRfweyYcAb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nkHDAAAA3AAAAA8AAAAAAAAAAAAA&#10;AAAAoQIAAGRycy9kb3ducmV2LnhtbFBLBQYAAAAABAAEAPkAAACRAwAAAAA=&#10;" strokecolor="#4579b8 [3044]">
                  <v:stroke dashstyle="dash"/>
                </v:line>
                <v:shape id="Straight Arrow Connector 642" o:spid="_x0000_s1159" type="#_x0000_t34" style="position:absolute;left:17330;top:19414;width:3612;height:33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uMUAAADcAAAADwAAAGRycy9kb3ducmV2LnhtbESPQWvCQBSE74L/YXlCL1I3BgkSXaUG&#10;UnoqNhbPj+wzic2+DdmtSfvru0LB4zAz3zDb/WhacaPeNZYVLBcRCOLS6oYrBZ+n/HkNwnlkja1l&#10;UvBDDva76WSLqbYDf9Ct8JUIEHYpKqi971IpXVmTQbewHXHwLrY36IPsK6l7HALctDKOokQabDgs&#10;1NhRVlP5VXwbBUeLl9/z6zljXmeH4fqeD6t5q9TTbHzZgPA0+kf4v/2mFSSrGO5nwhGQu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juMUAAADcAAAADwAAAAAAAAAA&#10;AAAAAAChAgAAZHJzL2Rvd25yZXYueG1sUEsFBgAAAAAEAAQA+QAAAJMDAAAAAA==&#10;" strokecolor="#4579b8 [3044]">
                  <v:stroke endarrow="block"/>
                </v:shape>
                <v:rect id="Rectangle 643" o:spid="_x0000_s1160" style="position:absolute;left:32152;top:15502;width:13264;height:2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SIU8YA&#10;AADcAAAADwAAAGRycy9kb3ducmV2LnhtbESPQWsCMRSE74X+h/AKvUjNVstStkYpgmApHrorxeNj&#10;89xENy/LJur23xuh4HGYmW+Y2WJwrThTH6xnBa/jDARx7bXlRsG2Wr28gwgRWWPrmRT8UYDF/PFh&#10;hoX2F/6hcxkbkSAcClRgYuwKKUNtyGEY+444eXvfO4xJ9o3UPV4S3LVykmW5dGg5LRjsaGmoPpYn&#10;p+Bgze4LR1VbLg/bUWV/df692yj1/DR8foCINMR7+L+91grytyn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SIU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B63A8B" w:rsidRDefault="00B63A8B" w:rsidP="009B4070">
                        <w:r>
                          <w:t>All Extension ACC</w:t>
                        </w:r>
                      </w:p>
                    </w:txbxContent>
                  </v:textbox>
                </v:rect>
                <v:shape id="Up Arrow 644" o:spid="_x0000_s1161" type="#_x0000_t68" style="position:absolute;left:36212;top:18027;width:4366;height:2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9QhMUA&#10;AADcAAAADwAAAGRycy9kb3ducmV2LnhtbESPzWrDMBCE74W8g9hCb42cNpjiRgnBNKWXQJwGcl2s&#10;rWVqrRxL/snbR4FCj8PMfMOsNpNtxECdrx0rWMwTEMSl0zVXCk7fu+c3ED4ga2wck4IredisZw8r&#10;zLQbuaDhGCoRIewzVGBCaDMpfWnIop+7ljh6P66zGKLsKqk7HCPcNvIlSVJpsea4YLCl3FD5e+yt&#10;gtftwvcmv3xS/nHe7w9FH3ayV+rpcdq+gwg0hf/wX/tLK0iXS7ifi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1CExQAAANwAAAAPAAAAAAAAAAAAAAAAAJgCAABkcnMv&#10;ZG93bnJldi54bWxQSwUGAAAAAAQABAD1AAAAigM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ry8UA&#10;AADcAAAADwAAAGRycy9kb3ducmV2LnhtbESPQWsCMRSE7wX/Q3iCF6nZiixlaxQRhIr00F0pHh+b&#10;103s5mXZRF3/fSMUehxm5htmuR5cK67UB+tZwcssA0Fce225UXCsds+vIEJE1th6JgV3CrBejZ6W&#10;WGh/40+6lrERCcKhQAUmxq6QMtSGHIaZ74iT9+17hzHJvpG6x1uCu1bOsyyXDi2nBYMdbQ3VP+XF&#10;KThbc9rjtGrL7fk4reyXzg+nD6Um42HzBiLSEP/Df+13rSBf5PA4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syvL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B63A8B" w:rsidRDefault="00B63A8B" w:rsidP="009B4070">
                        <w:r>
                          <w:t>Open User Area ACC</w:t>
                        </w:r>
                      </w:p>
                    </w:txbxContent>
                  </v:textbox>
                </v:rect>
                <v:shape id="TextBox 12" o:spid="_x0000_s1163" type="#_x0000_t202" style="position:absolute;left:34188;top:4403;width:10281;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tycMA&#10;AADcAAAADwAAAGRycy9kb3ducmV2LnhtbESPT4vCMBTE74LfITzBm6b+l2oUEQTRk+4e1tuzeduW&#10;bV5KE2v89mZhYY/DzPyGWW+DqURLjSstKxgNExDEmdUl5wo+Pw6DJQjnkTVWlknBixxsN93OGlNt&#10;n3yh9upzESHsUlRQeF+nUrqsIINuaGvi6H3bxqCPssmlbvAZ4aaS4ySZS4Mlx4UCa9oXlP1cH0bB&#10;kXEaHuFm8sP4y4TF6Typ27tS/V7YrUB4Cv4//Nc+agXz2QJ+z8QjID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Rty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B63A8B" w:rsidRDefault="00B63A8B" w:rsidP="009B4070">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v:textbox>
                </v:shape>
                <v:line id="Straight Connector 660" o:spid="_x0000_s1164" style="position:absolute;visibility:visible;mso-wrap-style:square" from="34691,12151" to="36770,12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Znur8AAADcAAAADwAAAGRycy9kb3ducmV2LnhtbERPy4rCMBTdD/gP4QruNFWkaDWKCJWO&#10;rnx8wKW5tsXmpjSprX9vFgOzPJz3dj+YWrypdZVlBfNZBII4t7riQsHjnk5XIJxH1lhbJgUfcrDf&#10;jX62mGjb85XeN1+IEMIuQQWl900ipctLMuhmtiEO3NO2Bn2AbSF1i30IN7VcRFEsDVYcGkps6FhS&#10;/rp1RkF6vix7l2VrFze//pUuu9O565SajIfDBoSnwf+L/9yZVhDHYX44E46A3H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MZnur8AAADcAAAADwAAAAAAAAAAAAAAAACh&#10;AgAAZHJzL2Rvd25yZXYueG1sUEsFBgAAAAAEAAQA+QAAAI0DAAAAAA==&#10;" strokecolor="#4579b8 [3044]">
                  <v:stroke dashstyle="dash"/>
                </v:line>
                <v:shape id="TextBox 18" o:spid="_x0000_s1165" type="#_x0000_t202" style="position:absolute;left:34209;top:7987;width:6928;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2am8MA&#10;AADcAAAADwAAAGRycy9kb3ducmV2LnhtbESPT4vCMBTE78J+h/AW9qapf+hKNcoiCLKe1D3o7dk8&#10;27LNS2lijd/eCILHYWZ+w8yXwdSio9ZVlhUMBwkI4tzqigsFf4d1fwrCeWSNtWVScCcHy8VHb46Z&#10;tjfeUbf3hYgQdhkqKL1vMildXpJBN7ANcfQutjXoo2wLqVu8Rbip5ShJUmmw4rhQYkOrkvL//dUo&#10;2DBOwjWcTLEeHU34/t2Om+6s1Ndn+JmB8BT8O/xqb7SCNB3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2am8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B63A8B" w:rsidRDefault="00B63A8B"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xC8MA&#10;AADcAAAADwAAAGRycy9kb3ducmV2LnhtbESPT4vCMBTE7wt+h/AEb2uqQlmqUaSsixfBf+D10Tyb&#10;YvNSm1TrtzcLC3scZuY3zGLV21o8qPWVYwWTcQKCuHC64lLB+bT5/ALhA7LG2jEpeJGH1XLwscBM&#10;uycf6HEMpYgQ9hkqMCE0mZS+MGTRj11DHL2ray2GKNtS6hafEW5rOU2SVFqsOC4YbCg3VNyOnVUw&#10;W098Z/L7D+Xfl91uf+jCRnZKjYb9eg4iUB/+w3/trVaQplP4PROP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8xC8MAAADcAAAADwAAAAAAAAAAAAAAAACYAgAAZHJzL2Rv&#10;d25yZXYueG1sUEsFBgAAAAAEAAQA9QAAAIgD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WBNsUAAADcAAAADwAAAGRycy9kb3ducmV2LnhtbESP3WoCMRSE7wu+QzgFb0rNamGVrVFk&#10;RSn0pv48wGFzulncnCybqHGfvikUejnMzDfMch1tK27U+8axgukkA0FcOd1wreB82r0uQPiArLF1&#10;TAoe5GG9Gj0tsdDuzge6HUMtEoR9gQpMCF0hpa8MWfQT1xEn79v1FkOSfS11j/cEt62cZVkuLTac&#10;Fgx2VBqqLserVfAV59tLFT9fyuluMIdhX0YcGqXGz3HzDiJQDP/hv/aHVpDnb/B7Jh0B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WBNsUAAADcAAAADwAAAAAAAAAA&#10;AAAAAAChAgAAZHJzL2Rvd25yZXYueG1sUEsFBgAAAAAEAAQA+QAAAJMDAAAAAA==&#10;" strokecolor="#4f81bd [3204]">
                  <v:stroke endarrow="block"/>
                </v:shape>
                <v:shape id="TextBox 45" o:spid="_x0000_s1168" type="#_x0000_t202" style="position:absolute;left:48040;top:22771;width:5214;height:29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Yw8YA&#10;AADcAAAADwAAAGRycy9kb3ducmV2LnhtbESP0WrCQBRE34X+w3ILfdONLcQ2dZXSVuyDKDH5gNvs&#10;NQlm74bsNol/7xYEH4eZOcMs16NpRE+dqy0rmM8iEMSF1TWXCvJsM30F4TyyxsYyKbiQg/XqYbLE&#10;RNuBU+qPvhQBwi5BBZX3bSKlKyoy6Ga2JQ7eyXYGfZBdKXWHQ4CbRj5HUSwN1hwWKmzps6LifPwz&#10;CnbFYnHOv3P5sk/zXbb9/Xo71JlST4/jxzsIT6O/h2/tH60gjmP4PxOO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AYw8YAAADcAAAADwAAAAAAAAAAAAAAAACYAgAAZHJz&#10;L2Rvd25yZXYueG1sUEsFBgAAAAAEAAQA9QAAAIsD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rsidR="00B63A8B" w:rsidRDefault="00B63A8B" w:rsidP="009B4070">
                        <w:pPr>
                          <w:pStyle w:val="NormalWeb"/>
                          <w:spacing w:before="0" w:beforeAutospacing="0" w:after="0" w:afterAutospacing="0"/>
                        </w:pPr>
                        <w:proofErr w:type="spellStart"/>
                        <w:r>
                          <w:rPr>
                            <w:rFonts w:asciiTheme="minorHAnsi" w:hAnsi="Calibri" w:cstheme="minorBidi"/>
                            <w:color w:val="000000" w:themeColor="dark1"/>
                            <w:kern w:val="24"/>
                          </w:rPr>
                          <w:t>IoTID</w:t>
                        </w:r>
                        <w:proofErr w:type="spellEnd"/>
                      </w:p>
                    </w:txbxContent>
                  </v:textbox>
                </v:shape>
                <v:shape id="TextBox 10" o:spid="_x0000_s1169" type="#_x0000_t202" style="position:absolute;left:47994;top:19180;width:7983;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A+MYA&#10;AADcAAAADwAAAGRycy9kb3ducmV2LnhtbESPQWvCQBSE7wX/w/KE3urG0kaJrmIDhR4KUhXB2zP7&#10;zAazb0N2G2N/vSsUPA4z8w0zX/a2Fh21vnKsYDxKQBAXTldcKthtP1+mIHxA1lg7JgVX8rBcDJ7m&#10;mGl34R/qNqEUEcI+QwUmhCaT0heGLPqRa4ijd3KtxRBlW0rd4iXCbS1fkySVFiuOCwYbyg0V582v&#10;VUDmvXvbFx/hUJXr77/8mO/Xk6tSz8N+NQMRqA+P8H/7SytI0wncz8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cA+MYAAADcAAAADwAAAAAAAAAAAAAAAACYAgAAZHJz&#10;L2Rvd25yZXYueG1sUEsFBgAAAAAEAAQA9QAAAIsD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rsidR="00B63A8B" w:rsidRDefault="00B63A8B" w:rsidP="009B4070">
                        <w:pPr>
                          <w:pStyle w:val="NormalWeb"/>
                          <w:spacing w:before="0" w:beforeAutospacing="0" w:after="0" w:afterAutospacing="0"/>
                        </w:pPr>
                        <w:proofErr w:type="spellStart"/>
                        <w:r>
                          <w:rPr>
                            <w:rFonts w:asciiTheme="minorHAnsi" w:hAnsi="Calibri" w:cstheme="minorBidi"/>
                            <w:color w:val="000000" w:themeColor="dark1"/>
                            <w:kern w:val="24"/>
                          </w:rPr>
                          <w:t>BrokerID</w:t>
                        </w:r>
                        <w:proofErr w:type="spellEnd"/>
                      </w:p>
                    </w:txbxContent>
                  </v:textbox>
                </v:shape>
                <v:shape id="TextBox 10" o:spid="_x0000_s1170" type="#_x0000_t202" style="position:absolute;left:33098;top:23442;width:12154;height:4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cYA&#10;AADcAAAADwAAAGRycy9kb3ducmV2LnhtbESP0WrCQBRE3wv+w3IF38ymLcSauhGxFfsgFk0+4DZ7&#10;m4Rk74bsqunfdwtCH4eZOcOs1qPpxJUG11hW8BjFIIhLqxuuFBT5bv4CwnlkjZ1lUvBDDtbZ5GGF&#10;qbY3PtH17CsRIOxSVFB736dSurImgy6yPXHwvu1g0Ac5VFIPeAtw08mnOE6kwYbDQo09bWsq2/PF&#10;KDiUi0VbvBfy+XgqDvn+62352eRKzabj5hWEp9H/h+/tD60gSZb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scYAAADcAAAADwAAAAAAAAAAAAAAAACYAgAAZHJz&#10;L2Rvd25yZXYueG1sUEsFBgAAAAAEAAQA9QAAAIsD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rsidR="00B63A8B" w:rsidRDefault="00B63A8B"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rsidR="00B63A8B" w:rsidRDefault="00B63A8B"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OFcMAAADcAAAADwAAAGRycy9kb3ducmV2LnhtbESPQWsCMRSE7wX/Q3iFXkrNKrJbtkbR&#10;Qluvrnp/3bxutt28LEnU7b83guBxmJlvmPlysJ04kQ+tYwWTcQaCuHa65UbBfvfx8goiRGSNnWNS&#10;8E8BlovRwxxL7c68pVMVG5EgHEpUYGLsSylDbchiGLueOHk/zluMSfpGao/nBLednGZZLi22nBYM&#10;9vRuqP6rjlbBdG1XxcF/7n7917Gi3NDsu3lW6ulxWL2BiDTEe/jW3mgFeTGB65l0BOTi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xThXDAAAA3AAAAA8AAAAAAAAAAAAA&#10;AAAAoQIAAGRycy9kb3ducmV2LnhtbFBLBQYAAAAABAAEAPkAAACRAwAAAAA=&#10;" strokecolor="#4f81bd [3204]">
                  <v:stroke endarrow="block"/>
                </v:shape>
                <w10:anchorlock/>
              </v:group>
            </w:pict>
          </mc:Fallback>
        </mc:AlternateContent>
      </w:r>
    </w:p>
    <w:p w:rsidR="009B4070" w:rsidRDefault="009B4070" w:rsidP="009B4070">
      <w:pPr>
        <w:pStyle w:val="Caption"/>
      </w:pPr>
      <w:bookmarkStart w:id="645" w:name="_Ref434405977"/>
      <w:r>
        <w:t xml:space="preserve">Figure </w:t>
      </w:r>
      <w:fldSimple w:instr=" SEQ Figure \* ARABIC ">
        <w:r w:rsidR="0093447A">
          <w:rPr>
            <w:noProof/>
          </w:rPr>
          <w:t>2</w:t>
        </w:r>
      </w:fldSimple>
      <w:bookmarkEnd w:id="645"/>
      <w:r>
        <w:t>: A model in the UI for user extension editing</w:t>
      </w:r>
    </w:p>
    <w:p w:rsidR="00726509" w:rsidRDefault="00505C10" w:rsidP="002C4DD3">
      <w:r>
        <w:rPr>
          <w:noProof/>
          <w:lang w:bidi="th-TH"/>
        </w:rPr>
        <w:lastRenderedPageBreak/>
        <mc:AlternateContent>
          <mc:Choice Requires="wpc">
            <w:drawing>
              <wp:inline distT="0" distB="0" distL="0" distR="0" wp14:anchorId="2AF99D2A" wp14:editId="450F2B66">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726F9D">
                              <w:pPr>
                                <w:jc w:val="center"/>
                                <w:rPr>
                                  <w:b/>
                                  <w:bCs/>
                                </w:rPr>
                              </w:pPr>
                              <w:r w:rsidRPr="00726F9D">
                                <w:rPr>
                                  <w:b/>
                                  <w:bCs/>
                                </w:rPr>
                                <w:t>(</w:t>
                              </w:r>
                              <w:r>
                                <w:rPr>
                                  <w:b/>
                                  <w:bCs/>
                                </w:rPr>
                                <w:t>2</w:t>
                              </w:r>
                              <w:r w:rsidRPr="00726F9D">
                                <w:rPr>
                                  <w:b/>
                                  <w:bCs/>
                                </w:rPr>
                                <w:t>)</w:t>
                              </w:r>
                            </w:p>
                            <w:p w:rsidR="00B63A8B" w:rsidRPr="005A04AC" w:rsidRDefault="00B63A8B"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pPr>
                                <w:rPr>
                                  <w:sz w:val="18"/>
                                  <w:szCs w:val="18"/>
                                </w:rPr>
                              </w:pPr>
                              <w:r>
                                <w:rPr>
                                  <w:sz w:val="18"/>
                                  <w:szCs w:val="18"/>
                                </w:rPr>
                                <w:t xml:space="preserve">Indicate to the user that the </w:t>
                              </w:r>
                              <w:proofErr w:type="spellStart"/>
                              <w:r>
                                <w:rPr>
                                  <w:sz w:val="18"/>
                                  <w:szCs w:val="18"/>
                                </w:rPr>
                                <w:t>eACC</w:t>
                              </w:r>
                              <w:proofErr w:type="spellEnd"/>
                              <w:r>
                                <w:rPr>
                                  <w:sz w:val="18"/>
                                  <w:szCs w:val="18"/>
                                </w:rPr>
                                <w:t xml:space="preserve">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Pr="005A04AC" w:rsidRDefault="00B63A8B"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EB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bzQsEA&#10;AADcAAAADwAAAGRycy9kb3ducmV2LnhtbERP3WrCMBS+H+wdwhl4N1NllNIZyxAKwqiw6gOcNWdt&#10;aXNSk6jVp18uBrv8+P43xWxGcSXne8sKVssEBHFjdc+tgtOxfM1A+ICscbRMCu7kodg+P20w1/bG&#10;X3StQytiCPscFXQhTLmUvunIoF/aiThyP9YZDBG6VmqHtxhuRrlOklQa7Dk2dDjRrqNmqC9Gwdu3&#10;TM8PszdHd0hK95npamgrpRYv88c7iEBz+Bf/ufdawTqLa+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W80LBAAAA3AAAAA8AAAAAAAAAAAAAAAAAmAIAAGRycy9kb3du&#10;cmV2LnhtbFBLBQYAAAAABAAEAPUAAACGAwAAAAA=&#10;" fillcolor="white [3201]" strokeweight=".5pt">
                  <v:textbox inset="0,0,0,0">
                    <w:txbxContent>
                      <w:p w:rsidR="00B63A8B" w:rsidRDefault="00B63A8B" w:rsidP="00726F9D">
                        <w:pPr>
                          <w:jc w:val="center"/>
                        </w:pPr>
                      </w:p>
                    </w:txbxContent>
                  </v:textbox>
                </v:shape>
                <v:shape id="Text Box 492" o:spid="_x0000_s1175" type="#_x0000_t202" style="position:absolute;left:5489;top:11521;width:11045;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KRsMA&#10;AADcAAAADwAAAGRycy9kb3ducmV2LnhtbESPQWuDQBSE74H8h+UFekvWSCnWZCNFCIQWobGl5xf3&#10;RaXuW3E3av99t1DIcZiZb5h9NptOjDS41rKC7SYCQVxZ3XKt4PPjuE5AOI+ssbNMCn7IQXZYLvaY&#10;ajvxmcbS1yJA2KWooPG+T6V0VUMG3cb2xMG72sGgD3KopR5wCnDTyTiKnqTBlsNCgz3lDVXf5c0o&#10;8NM7XvT1dfzqk7ck14XmkQulHlbzyw6Ep9nfw//tk1bw+BzD35lwBO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wKRsMAAADcAAAADwAAAAAAAAAAAAAAAACYAgAAZHJzL2Rv&#10;d25yZXYueG1sUEsFBgAAAAAEAAQA9QAAAIgDAAAAAA==&#10;" fillcolor="white [3201]" strokeweight=".5pt">
                  <v:textbox inset="1.44pt,1.44pt,1.44pt,1.44pt">
                    <w:txbxContent>
                      <w:p w:rsidR="00B63A8B" w:rsidRPr="005A04AC" w:rsidRDefault="00B63A8B">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mccA&#10;AADcAAAADwAAAGRycy9kb3ducmV2LnhtbESPT2vCQBTE7wW/w/KEXopu2ook0VWqkCJFD/4Br4/s&#10;M4lm34bsVpNv3y0Uehxm5jfMfNmZWtypdZVlBa/jCARxbnXFhYLTMRvFIJxH1lhbJgU9OVguBk9z&#10;TLV98J7uB1+IAGGXooLS+yaV0uUlGXRj2xAH72Jbgz7ItpC6xUeAm1q+RdFUGqw4LJTY0Lqk/Hb4&#10;Ngri+Ou864stJ58vk6y/JvtstemUeh52HzMQnjr/H/5rb7SCSfIO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xZnHAAAA3AAAAA8AAAAAAAAAAAAAAAAAmAIAAGRy&#10;cy9kb3ducmV2LnhtbFBLBQYAAAAABAAEAPUAAACMAwAAAAA=&#10;" filled="f" stroked="f" strokeweight=".5pt">
                  <v:textbox inset="1.44pt,1.44pt,1.44pt,1.44pt">
                    <w:txbxContent>
                      <w:p w:rsidR="00B63A8B" w:rsidRDefault="00B63A8B" w:rsidP="00726F9D">
                        <w:pPr>
                          <w:jc w:val="center"/>
                          <w:rPr>
                            <w:b/>
                            <w:bCs/>
                          </w:rPr>
                        </w:pPr>
                        <w:r w:rsidRPr="00726F9D">
                          <w:rPr>
                            <w:b/>
                            <w:bCs/>
                          </w:rPr>
                          <w:t>(</w:t>
                        </w:r>
                        <w:r>
                          <w:rPr>
                            <w:b/>
                            <w:bCs/>
                          </w:rPr>
                          <w:t>2</w:t>
                        </w:r>
                        <w:r w:rsidRPr="00726F9D">
                          <w:rPr>
                            <w:b/>
                            <w:bCs/>
                          </w:rPr>
                          <w:t>)</w:t>
                        </w:r>
                      </w:p>
                      <w:p w:rsidR="00B63A8B" w:rsidRPr="005A04AC" w:rsidRDefault="00B63A8B"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tYsEA&#10;AADcAAAADwAAAGRycy9kb3ducmV2LnhtbESP0YrCMBRE3wX/IVzBN00VEa1GEUEQRGHVD7g217bY&#10;3NQkavXrzcLCPg4zZ4aZLxtTiSc5X1pWMOgnIIgzq0vOFZxPm94EhA/IGivLpOBNHpaLdmuOqbYv&#10;/qHnMeQilrBPUUERQp1K6bOCDPq+rYmjd7XOYIjS5VI7fMVyU8lhkoylwZLjQoE1rQvKbseHUTC6&#10;yPH9Y7bm5A7Jxu0men/L90p1O81qBiJQE/7Df/RWR246gt8z8QjIx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JrWLBAAAA3AAAAA8AAAAAAAAAAAAAAAAAmAIAAGRycy9kb3du&#10;cmV2LnhtbFBLBQYAAAAABAAEAPUAAACGAwAAAAA=&#10;" fillcolor="white [3201]" strokeweight=".5pt">
                  <v:textbox inset="0,0,0,0">
                    <w:txbxContent>
                      <w:p w:rsidR="00B63A8B" w:rsidRDefault="00B63A8B" w:rsidP="00726F9D">
                        <w:pPr>
                          <w:jc w:val="center"/>
                        </w:pPr>
                      </w:p>
                    </w:txbxContent>
                  </v:textbox>
                </v:shape>
                <v:shape id="Text Box 495" o:spid="_x0000_s1178" type="#_x0000_t202" style="position:absolute;left:7018;top:19243;width:8531;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4dscA&#10;AADcAAAADwAAAGRycy9kb3ducmV2LnhtbESPT2vCQBTE7wW/w/KEXopuLFaS6Cq2kCJFD/4Br4/s&#10;M4lm34bsVpNv3y0Uehxm5jfMYtWZWtypdZVlBZNxBII4t7riQsHpmI1iEM4ja6wtk4KeHKyWg6cF&#10;pto+eE/3gy9EgLBLUUHpfZNK6fKSDLqxbYiDd7GtQR9kW0jd4iPATS1fo2gmDVYcFkps6KOk/Hb4&#10;Ngri+Ou864stJ58v06y/JvvsfdMp9Tzs1nMQnjr/H/5rb7SCafIGv2fC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a+HbHAAAA3AAAAA8AAAAAAAAAAAAAAAAAmAIAAGRy&#10;cy9kb3ducmV2LnhtbFBLBQYAAAAABAAEAPUAAACMAwAAAAA=&#10;" filled="f" stroked="f" strokeweight=".5pt">
                  <v:textbox inset="1.44pt,1.44pt,1.44pt,1.44pt">
                    <w:txbxContent>
                      <w:p w:rsidR="00B63A8B" w:rsidRPr="005A04AC" w:rsidRDefault="00B63A8B"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p3sQA&#10;AADcAAAADwAAAGRycy9kb3ducmV2LnhtbESPQWvCQBSE70L/w/IK3symIjWmboIIglgEmxbPr9ln&#10;Epp9G7Jrkv77bqHQ4zAz3zDbfDKtGKh3jWUFT1EMgri0uuFKwcf7YZGAcB5ZY2uZFHyTgzx7mG0x&#10;1XbkNxoKX4kAYZeigtr7LpXSlTUZdJHtiIN3s71BH2RfSd3jGOCmlcs4fpYGGw4LNXa0r6n8Ku5G&#10;gR8v+Klvp+HaJa/JXp81D3xWav447V5AeJr8f/ivfdQKVps1/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bqd7EAAAA3AAAAA8AAAAAAAAAAAAAAAAAmAIAAGRycy9k&#10;b3ducmV2LnhtbFBLBQYAAAAABAAEAPUAAACJAwAAAAA=&#10;" fillcolor="white [3201]" strokeweight=".5pt">
                  <v:textbox inset="1.44pt,1.44pt,1.44pt,1.44pt">
                    <w:txbxContent>
                      <w:p w:rsidR="00B63A8B" w:rsidRPr="005A04AC" w:rsidRDefault="00B63A8B">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Q9rMEA&#10;AADcAAAADwAAAGRycy9kb3ducmV2LnhtbERPy0rDQBTdC/2H4Ra6s5NKkRgzCRIoSEtAa+n6mrl5&#10;YOZOyEyT9O+dheDycN5pvpheTDS6zrKC3TYCQVxZ3XGj4PJ1eIxBOI+ssbdMCu7kIM9WDykm2s78&#10;SdPZNyKEsEtQQev9kEjpqpYMuq0diANX29GgD3BspB5xDuGml09R9CwNdhwaWhyoaKn6Od+MAj9/&#10;4Leuj9N1iE9xoUvNE5dKbdbL2ysIT4v/F/+537WC/UtYG86EIyC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EPazBAAAA3AAAAA8AAAAAAAAAAAAAAAAAmAIAAGRycy9kb3du&#10;cmV2LnhtbFBLBQYAAAAABAAEAPUAAACGAwAAAAA=&#10;" fillcolor="white [3201]" strokeweight=".5pt">
                  <v:textbox inset="1.44pt,1.44pt,1.44pt,1.44pt">
                    <w:txbxContent>
                      <w:p w:rsidR="00B63A8B" w:rsidRPr="005A04AC" w:rsidRDefault="00B63A8B">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iYN8MA&#10;AADcAAAADwAAAGRycy9kb3ducmV2LnhtbESPQWvCQBSE7wX/w/KE3pqNIiWJriIBQSyB1hbPz+wz&#10;CWbfhuyapP++Wyj0OMzMN8xmN5lWDNS7xrKCRRSDIC6tbrhS8PV5eElAOI+ssbVMCr7JwW47e9pg&#10;pu3IHzScfSUChF2GCmrvu0xKV9Zk0EW2Iw7ezfYGfZB9JXWPY4CbVi7j+FUabDgs1NhRXlN5Pz+M&#10;Aj++41XfTsOlS96SXBeaBy6Uep5P+zUIT5P/D/+1j1rBKk3h90w4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iYN8MAAADcAAAADwAAAAAAAAAAAAAAAACYAgAAZHJzL2Rv&#10;d25yZXYueG1sUEsFBgAAAAAEAAQA9QAAAIgDAAAAAA==&#10;" fillcolor="white [3201]" strokeweight=".5pt">
                  <v:textbox inset="1.44pt,1.44pt,1.44pt,1.44pt">
                    <w:txbxContent>
                      <w:p w:rsidR="00B63A8B" w:rsidRPr="005A04AC" w:rsidRDefault="00B63A8B">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D7ccAAADcAAAADwAAAGRycy9kb3ducmV2LnhtbESPQWvCQBSE74L/YXkFL6KbBio2dRUR&#10;WgT1oFXQ2yP7TILZt2l2jam/visUPA4z8w0zmbWmFA3VrrCs4HUYgSBOrS44U7D//hyMQTiPrLG0&#10;TAp+ycFs2u1MMNH2xltqdj4TAcIuQQW591UipUtzMuiGtiIO3tnWBn2QdSZ1jbcAN6WMo2gkDRYc&#10;FnKsaJFTetldjYLmqxkdjz+r+fq86cf3y+mw32wPSvVe2vkHCE+tf4b/20utIH5/g8eZcATk9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E8PtxwAAANwAAAAPAAAAAAAA&#10;AAAAAAAAAKECAABkcnMvZG93bnJldi54bWxQSwUGAAAAAAQABAD5AAAAlQM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rsL8A&#10;AADcAAAADwAAAGRycy9kb3ducmV2LnhtbERPy4rCMBTdC/MP4Q64s+kII6WaFhEGxEHwMcz62lzb&#10;YnNTmtjWvzcLweXhvFf5aBrRU+dqywq+ohgEcWF1zaWCv/PPLAHhPLLGxjIpeJCDPPuYrDDVduAj&#10;9SdfihDCLkUFlfdtKqUrKjLoItsSB+5qO4M+wK6UusMhhJtGzuN4IQ3WHBoqbGlTUXE73Y0CPxzw&#10;oq+7/r9NfpON3mvuea/U9HNcL0F4Gv1b/HJvtYLvOMwPZ8IRk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GauwvwAAANwAAAAPAAAAAAAAAAAAAAAAAJgCAABkcnMvZG93bnJl&#10;di54bWxQSwUGAAAAAAQABAD1AAAAhAMAAAAA&#10;" fillcolor="white [3201]" strokeweight=".5pt">
                  <v:textbox inset="1.44pt,1.44pt,1.44pt,1.44pt">
                    <w:txbxContent>
                      <w:p w:rsidR="00B63A8B" w:rsidRPr="005A04AC" w:rsidRDefault="00B63A8B">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OK8MA&#10;AADcAAAADwAAAGRycy9kb3ducmV2LnhtbESPQWvCQBSE7wX/w/KE3uomhZYQXYMIgihCq+L5mX0m&#10;wezbsLtN4r93C4Ueh5n5hlkUo2lFT843lhWkswQEcWl1w5WC82nzloHwAVlja5kUPMhDsZy8LDDX&#10;duBv6o+hEhHCPkcFdQhdLqUvazLoZ7Yjjt7NOoMhSldJ7XCIcNPK9yT5lAYbjgs1drSuqbwff4yC&#10;MHzhVd92/aXL9tlaHzT3fFDqdTqu5iACjeE//NfeagUfSQq/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UOK8MAAADcAAAADwAAAAAAAAAAAAAAAACYAgAAZHJzL2Rv&#10;d25yZXYueG1sUEsFBgAAAAAEAAQA9QAAAIgDAAAAAA==&#10;" fillcolor="white [3201]" strokeweight=".5pt">
                  <v:textbox inset="1.44pt,1.44pt,1.44pt,1.44pt">
                    <w:txbxContent>
                      <w:p w:rsidR="00B63A8B" w:rsidRPr="005A04AC" w:rsidRDefault="00B63A8B">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eQXMIA&#10;AADcAAAADwAAAGRycy9kb3ducmV2LnhtbESP3YrCMBSE7wXfIRxh7zRVWCnVVEQQFkVwVbw+Nqc/&#10;2JyUJtvWtzcLC3s5zMw3zHozmFp01LrKsoL5LAJBnFldcaHgdt1PYxDOI2usLZOCFznYpOPRGhNt&#10;e/6m7uILESDsElRQet8kUrqsJINuZhvi4OW2NeiDbAupW+wD3NRyEUVLabDisFBiQ7uSsuflxyjw&#10;/RkfOj909yY+xjt90tzxSamPybBdgfA0+P/wX/tLK/iMFvB7JhwBm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h5BcwgAAANwAAAAPAAAAAAAAAAAAAAAAAJgCAABkcnMvZG93&#10;bnJldi54bWxQSwUGAAAAAAQABAD1AAAAhwMAAAAA&#10;" fillcolor="white [3201]" strokeweight=".5pt">
                  <v:textbox inset="1.44pt,1.44pt,1.44pt,1.44pt">
                    <w:txbxContent>
                      <w:p w:rsidR="00B63A8B" w:rsidRPr="005A04AC" w:rsidRDefault="00B63A8B">
                        <w:pPr>
                          <w:rPr>
                            <w:sz w:val="18"/>
                            <w:szCs w:val="18"/>
                          </w:rPr>
                        </w:pPr>
                        <w:r>
                          <w:rPr>
                            <w:sz w:val="18"/>
                            <w:szCs w:val="18"/>
                          </w:rPr>
                          <w:t xml:space="preserve">Indicate to the user that the </w:t>
                        </w:r>
                        <w:proofErr w:type="spellStart"/>
                        <w:r>
                          <w:rPr>
                            <w:sz w:val="18"/>
                            <w:szCs w:val="18"/>
                          </w:rPr>
                          <w:t>eACC</w:t>
                        </w:r>
                        <w:proofErr w:type="spellEnd"/>
                        <w:r>
                          <w:rPr>
                            <w:sz w:val="18"/>
                            <w:szCs w:val="18"/>
                          </w:rPr>
                          <w:t xml:space="preserve">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1x8MA&#10;AADcAAAADwAAAGRycy9kb3ducmV2LnhtbESPQWvCQBSE7wX/w/IEb3VjxRJS1yABobQIVkvPr9ln&#10;Esy+DbvbJP33riB4HGbmG2adj6YVPTnfWFawmCcgiEurG64UfJ92zykIH5A1tpZJwT95yDeTpzVm&#10;2g78Rf0xVCJC2GeooA6hy6T0ZU0G/dx2xNE7W2cwROkqqR0OEW5a+ZIkr9Jgw3Ghxo6KmsrL8c8o&#10;CMMBf/X5o//p0s+00HvNPe+Vmk3H7RuIQGN4hO/td61glSzhdiYeAb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s1x8MAAADcAAAADwAAAAAAAAAAAAAAAACYAgAAZHJzL2Rv&#10;d25yZXYueG1sUEsFBgAAAAAEAAQA9QAAAIgDAAAAAA==&#10;" fillcolor="white [3201]" strokeweight=".5pt">
                  <v:textbox inset="1.44pt,1.44pt,1.44pt,1.44pt">
                    <w:txbxContent>
                      <w:p w:rsidR="00B63A8B" w:rsidRPr="005A04AC" w:rsidRDefault="00B63A8B">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4IKMMA&#10;AADcAAAADwAAAGRycy9kb3ducmV2LnhtbESPQWvCQBSE7wX/w/KE3pqNgiWkWUUEQVqEqqXn1+wz&#10;CWbfht1tEv+9Kwgeh5n5hilWo2lFT843lhXMkhQEcWl1w5WCn9P2LQPhA7LG1jIpuJKH1XLyUmCu&#10;7cAH6o+hEhHCPkcFdQhdLqUvazLoE9sRR+9sncEQpaukdjhEuGnlPE3fpcGG40KNHW1qKi/Hf6Mg&#10;DN/4p8+f/W+XfWUbvdfc816p1+m4/gARaAzP8KO90woW6QLuZ+I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4IKMMAAADcAAAADwAAAAAAAAAAAAAAAACYAgAAZHJzL2Rv&#10;d25yZXYueG1sUEsFBgAAAAAEAAQA9QAAAIgDAAAAAA==&#10;" fillcolor="white [3201]" strokeweight=".5pt">
                  <v:textbox inset="1.44pt,1.44pt,1.44pt,1.44pt">
                    <w:txbxContent>
                      <w:p w:rsidR="00B63A8B" w:rsidRPr="005A04AC" w:rsidRDefault="00B63A8B">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gXAsMAAADcAAAADwAAAGRycy9kb3ducmV2LnhtbESPQYvCMBSE78L+h/AW9qaJgkW7RhHZ&#10;BfGiVsHro3nbFpuX0kTt+uuNIHgcZuYbZrbobC2u1PrKsYbhQIEgzp2puNBwPPz2JyB8QDZYOyYN&#10;/+RhMf/ozTA17sZ7umahEBHCPkUNZQhNKqXPS7LoB64hjt6fay2GKNtCmhZvEW5rOVIqkRYrjgsl&#10;NrQqKT9nF6uh3iSny260Wv+obTM9UzEd3zFo/fXZLb9BBOrCO/xqr42GsUrgeSYeAT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IFwLDAAAA3AAAAA8AAAAAAAAAAAAA&#10;AAAAoQIAAGRycy9kb3ducmV2LnhtbFBLBQYAAAAABAAEAPkAAACRAw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9ZgMcA&#10;AADcAAAADwAAAGRycy9kb3ducmV2LnhtbESPQWvCQBSE7wX/w/KEXopuWmqN0VXaQopIPUQFr4/s&#10;M4lm34bsVpN/3xUKPQ4z8w2zWHWmFldqXWVZwfM4AkGcW11xoeCwT0cxCOeRNdaWSUFPDlbLwcMC&#10;E21vnNF15wsRIOwSVFB63yRSurwkg25sG+LgnWxr0AfZFlK3eAtwU8uXKHqTBisOCyU29FlSftn9&#10;GAVxvDlu++KbZ19Pr2l/nmXpx7pT6nHYvc9BeOr8f/ivvdYKJtEU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WYDHAAAA3AAAAA8AAAAAAAAAAAAAAAAAmAIAAGRy&#10;cy9kb3ducmV2LnhtbFBLBQYAAAAABAAEAPUAAACMAwAAAAA=&#10;" filled="f" stroked="f" strokeweight=".5pt">
                  <v:textbox inset="1.44pt,1.44pt,1.44pt,1.44pt">
                    <w:txbxContent>
                      <w:p w:rsidR="00B63A8B" w:rsidRPr="005A04AC" w:rsidRDefault="00B63A8B"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sm68EAAADcAAAADwAAAGRycy9kb3ducmV2LnhtbERPz2vCMBS+D/Y/hCd4WxMFZe2MIjJB&#10;dtF1g10fzbMtNi+liW3nX28OgseP7/dqM9pG9NT52rGGWaJAEBfO1Fxq+P3Zv72D8AHZYOOYNPyT&#10;h8369WWFmXEDf1Ofh1LEEPYZaqhCaDMpfVGRRZ+4ljhyZ9dZDBF2pTQdDjHcNnKu1FJarDk2VNjS&#10;rqLikl+thuZr+Xc9zXeHT3Vs0wuV6eKGQevpZNx+gAg0hqf44T4YDQsV18Yz8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mybrwQAAANwAAAAPAAAAAAAAAAAAAAAA&#10;AKECAABkcnMvZG93bnJldi54bWxQSwUGAAAAAAQABAD5AAAAjwM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XKcQA&#10;AADcAAAADwAAAGRycy9kb3ducmV2LnhtbERPy2rCQBTdF/oPwy10U5qJpZYYM0oVIiK68AFuL5lr&#10;Epu5EzKjJn/fWRS6PJx3Nu9NI+7UudqyglEUgyAurK65VHA65u8JCOeRNTaWScFADuaz56cMU20f&#10;vKf7wZcihLBLUUHlfZtK6YqKDLrItsSBu9jOoA+wK6Xu8BHCTSM/4vhLGqw5NFTY0rKi4udwMwqS&#10;ZHPeDeWWJ6u3z3y4Tvb5Yt0r9frSf09BeOr9v/jPvdYKxqMwP5wJR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VynEAAAA3AAAAA8AAAAAAAAAAAAAAAAAmAIAAGRycy9k&#10;b3ducmV2LnhtbFBLBQYAAAAABAAEAPUAAACJAwAAAAA=&#10;" filled="f" stroked="f" strokeweight=".5pt">
                  <v:textbox inset="1.44pt,1.44pt,1.44pt,1.44pt">
                    <w:txbxContent>
                      <w:p w:rsidR="00B63A8B" w:rsidRPr="005A04AC" w:rsidRDefault="00B63A8B"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4jxMAAAADcAAAADwAAAGRycy9kb3ducmV2LnhtbERPy4rCMBTdC/5DuIIb0bSCItUoIgiC&#10;i6E+cHtprm2xualJ1M7fTwYGZnk479WmM414k/O1ZQXpJAFBXFhdc6ngct6PFyB8QNbYWCYF3+Rh&#10;s+73Vphp++Gc3qdQihjCPkMFVQhtJqUvKjLoJ7YljtzdOoMhQldK7fATw00jp0kylwZrjg0VtrSr&#10;qHicXkaBm22f5TQ/ykXc9dXmV8qvt5FSw0G3XYII1IV/8Z/7oBXM0hR+z8QjIN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eI8TAAAAA3AAAAA8AAAAAAAAAAAAAAAAA&#10;oQIAAGRycy9kb3ducmV2LnhtbFBLBQYAAAAABAAEAPkAAACOAwAAAAA=&#10;" strokecolor="black [3213]">
                  <v:stroke startarrowwidth="narrow" startarrowlength="short" endarrow="open"/>
                </v:shape>
                <v:oval id="Oval 512" o:spid="_x0000_s1193" style="position:absolute;left:41384;top:3712;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zycYA&#10;AADcAAAADwAAAGRycy9kb3ducmV2LnhtbESPQWvCQBSE70L/w/IKvZlNLEpJ3QQpFFooFWNp6e2R&#10;fSbB7NuQXU3y711B8DjMzDfMOh9NK87Uu8aygiSKQRCXVjdcKfjZv89fQDiPrLG1TAomcpBnD7M1&#10;ptoOvKNz4SsRIOxSVFB736VSurImgy6yHXHwDrY36IPsK6l7HALctHIRxytpsOGwUGNHbzWVx+Jk&#10;FOya7ed3IfVpOj7rr//fZDP9HQalnh7HzSsIT6O/h2/tD61gmSzgeiYcAZ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XzycYAAADcAAAADwAAAAAAAAAAAAAAAACYAgAAZHJz&#10;L2Rvd25yZXYueG1sUEsFBgAAAAAEAAQA9QAAAIsDAAAAAA==&#10;" fillcolor="black [3213]" strokeweight=".5pt"/>
                <v:shape id="Straight Arrow Connector 513" o:spid="_x0000_s1194" type="#_x0000_t32" style="position:absolute;left:39234;top:4305;width:2150;height: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KMIAAADcAAAADwAAAGRycy9kb3ducmV2LnhtbERPXWvCMBR9F/wP4Qp7kZmqdEhnFBGE&#10;wR5Gq7LXS3PXljU3NYlt9+8XYbDHw/ne7kfTip6cbywrWC4SEMSl1Q1XCi7n0/MGhA/IGlvLpOCH&#10;POx308kWM20HzqkvQiViCPsMFdQhdJmUvqzJoF/YjjhyX9YZDBG6SmqHQww3rVwlyYs02HBsqLGj&#10;Y03ld3E3Clx6uFWr/F1u4q6PLr9Sfv2cK/U0Gw+vIAKN4V/8537TCtLlGh5n4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YKMIAAADcAAAADwAAAAAAAAAAAAAA&#10;AAChAgAAZHJzL2Rvd25yZXYueG1sUEsFBgAAAAAEAAQA+QAAAJADAAAAAA==&#10;" strokecolor="black [3213]">
                  <v:stroke startarrowwidth="narrow" startarrowlength="short" endarrow="open"/>
                </v:shape>
                <v:oval id="Oval 514" o:spid="_x0000_s1195" style="position:absolute;left:46186;top:129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DOJsYA&#10;AADcAAAADwAAAGRycy9kb3ducmV2LnhtbESP3WrCQBSE74W+w3IKvdNNqhZJ3YgUChakxbQo3h2y&#10;Jz+YPRuyq0nevlsQejnMzDfMejOYRtyoc7VlBfEsAkGcW11zqeDn+326AuE8ssbGMikYycEmfZis&#10;MdG25wPdMl+KAGGXoILK+zaR0uUVGXQz2xIHr7CdQR9kV0rdYR/gppHPUfQiDdYcFips6a2i/JJd&#10;jYJD/fXxmUl9HS9zvT8f4+14Knqlnh6H7SsIT4P/D9/bO61gGS/g70w4Aj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4DOJsYAAADcAAAADwAAAAAAAAAAAAAAAACYAgAAZHJz&#10;L2Rvd25yZXYueG1sUEsFBgAAAAAEAAQA9QAAAIsDAAAAAA==&#10;" fillcolor="black [3213]" strokeweight=".5pt"/>
                <v:shape id="Straight Arrow Connector 515" o:spid="_x0000_s1196" type="#_x0000_t32" style="position:absolute;left:44125;top:13588;width:2061;height:3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Ulx8EAAADcAAAADwAAAGRycy9kb3ducmV2LnhtbERPXWvCMBR9H/gfwhV8GZpW6JDaKDIY&#10;DHwYdRZfL821LTY3Nclq9++XwWCPh/Nd7CfTi5Gc7ywrSFcJCOLa6o4bBefPt+UGhA/IGnvLpOCb&#10;POx3s6cCc20fXNJ4Co2IIexzVNCGMORS+rolg35lB+LIXa0zGCJ0jdQOHzHc9HKdJC/SYMexocWB&#10;Xluqb6cvo8Blh3uzLo9yE3d9DGVFZXV5Vmoxnw5bEIGm8C/+c79rBVmawe+ZeATk7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JSXHwQAAANwAAAAPAAAAAAAAAAAAAAAA&#10;AKECAABkcnMvZG93bnJldi54bWxQSwUGAAAAAAQABAD5AAAAjwM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GB38QAAADcAAAADwAAAGRycy9kb3ducmV2LnhtbESPQWvCQBSE74L/YXlCb2ZjwNCkriJB&#10;QXqpTQu9PrLPJJh9G7Krpv31XUHwOMzMN8xqM5pOXGlwrWUFiygGQVxZ3XKt4PtrP38F4Tyyxs4y&#10;KfglB5v1dLLCXNsbf9K19LUIEHY5Kmi873MpXdWQQRfZnjh4JzsY9EEOtdQD3gLcdDKJ41QabDks&#10;NNhT0VB1Li9GQfee/lyOSXHYxR99dqY6W/6hV+plNm7fQHga/TP8aB+0guUihfuZcAT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YHfxAAAANwAAAAPAAAAAAAAAAAA&#10;AAAAAKECAABkcnMvZG93bnJldi54bWxQSwUGAAAAAAQABAD5AAAAkgM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PXccA&#10;AADcAAAADwAAAGRycy9kb3ducmV2LnhtbESPT2vCQBTE74V+h+UJXopuLLbG6CqtEBGxB/+A10f2&#10;maTNvg3ZVZNv7xYKPQ4z8xtmvmxNJW7UuNKygtEwAkGcWV1yruB0TAcxCOeRNVaWSUFHDpaL56c5&#10;JtreeU+3g89FgLBLUEHhfZ1I6bKCDLqhrYmDd7GNQR9kk0vd4D3ATSVfo+hdGiw5LBRY06qg7Odw&#10;NQrieHv+6vIdT9cv47T7nu7Tz02rVL/XfsxAeGr9f/ivvdEK3kYT+D0Tj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2z13HAAAA3AAAAA8AAAAAAAAAAAAAAAAAmAIAAGRy&#10;cy9kb3ducmV2LnhtbFBLBQYAAAAABAAEAPUAAACMAwAAAAA=&#10;" filled="f" stroked="f" strokeweight=".5pt">
                  <v:textbox inset="1.44pt,1.44pt,1.44pt,1.44pt">
                    <w:txbxContent>
                      <w:p w:rsidR="00B63A8B" w:rsidRPr="005A04AC" w:rsidRDefault="00B63A8B"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y/MIAAADcAAAADwAAAGRycy9kb3ducmV2LnhtbERPy2rCQBTdF/oPwxW6ayYWWiQ6ikil&#10;wV2jtLq7ZK5JMHMnzkwe/fvOotDl4bxXm8m0YiDnG8sK5kkKgri0uuFKwem4f16A8AFZY2uZFPyQ&#10;h8368WGFmbYjf9JQhErEEPYZKqhD6DIpfVmTQZ/YjjhyV+sMhghdJbXDMYabVr6k6Zs02HBsqLGj&#10;XU3lreiNgv7gL19nebsf/N25vLh+7L/fWamn2bRdggg0hX/xnzvXCl7ncW08E4+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Zy/MIAAADcAAAADwAAAAAAAAAAAAAA&#10;AAChAgAAZHJzL2Rvd25yZXYueG1sUEsFBgAAAAAEAAQA+QAAAJADA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McA&#10;AADcAAAADwAAAGRycy9kb3ducmV2LnhtbESPT2vCQBTE7wW/w/IKvRTdKFWS6CqtkCJFD/4Br4/s&#10;M0nNvg3ZrSbfvisUehxm5jfMYtWZWtyodZVlBeNRBII4t7riQsHpmA1jEM4ja6wtk4KeHKyWg6cF&#10;ptreeU+3gy9EgLBLUUHpfZNK6fKSDLqRbYiDd7GtQR9kW0jd4j3ATS0nUTSTBisOCyU2tC4pvx5+&#10;jII4/jrv+mLLyefrW9Z/J/vsY9Mp9fLcvc9BeOr8f/ivvdEKpuMEH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l/rTHAAAA3AAAAA8AAAAAAAAAAAAAAAAAmAIAAGRy&#10;cy9kb3ducmV2LnhtbFBLBQYAAAAABAAEAPUAAACMAwAAAAA=&#10;" filled="f" stroked="f" strokeweight=".5pt">
                  <v:textbox inset="1.44pt,1.44pt,1.44pt,1.44pt">
                    <w:txbxContent>
                      <w:p w:rsidR="00B63A8B" w:rsidRPr="005A04AC" w:rsidRDefault="00B63A8B"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h2jb0AAADcAAAADwAAAGRycy9kb3ducmV2LnhtbERPSwrCMBDdC94hjOBOUwuKVqOIKIgb&#10;v+B2aMa22ExKE7V6erMQXD7ef7ZoTCmeVLvCsoJBPwJBnFpdcKbgct70xiCcR9ZYWiYFb3KwmLdb&#10;M0y0ffGRniefiRDCLkEFufdVIqVLczLo+rYiDtzN1gZ9gHUmdY2vEG5KGUfRSBosODTkWNEqp/R+&#10;ehgF5W50fRzi1XYd7avJnbLJ8INeqW6nWU5BeGr8X/xzb7WCYRzmhzPhCMj5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1Ydo29AAAA3AAAAA8AAAAAAAAAAAAAAAAAoQIA&#10;AGRycy9kb3ducmV2LnhtbFBLBQYAAAAABAAEAPkAAACLAw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84D8cA&#10;AADcAAAADwAAAGRycy9kb3ducmV2LnhtbESPQWvCQBSE70L/w/IKXqRulFpi6iq2kBKKHrSFXh/Z&#10;1yQ1+zZkV5P8+64geBxm5htmtelNLS7Uusqygtk0AkGcW11xoeD7K32KQTiPrLG2TAoGcrBZP4xW&#10;mGjb8YEuR1+IAGGXoILS+yaR0uUlGXRT2xAH79e2Bn2QbSF1i12Am1rOo+hFGqw4LJTY0HtJ+el4&#10;Ngri+PNnPxQ7Xn5MntPhb3lI37JeqfFjv30F4an39/CtnWkFi/kMrmfCEZ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A/HAAAA3AAAAA8AAAAAAAAAAAAAAAAAmAIAAGRy&#10;cy9kb3ducmV2LnhtbFBLBQYAAAAABAAEAPUAAACMAwAAAAA=&#10;" filled="f" stroked="f" strokeweight=".5pt">
                  <v:textbox inset="1.44pt,1.44pt,1.44pt,1.44pt">
                    <w:txbxContent>
                      <w:p w:rsidR="00B63A8B" w:rsidRPr="005A04AC" w:rsidRDefault="00B63A8B"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C3FsUAAADcAAAADwAAAGRycy9kb3ducmV2LnhtbESPT2vCQBTE74LfYXlCb3XTlP4huoqE&#10;FryJmkN7e8k+k9Ds27i7xvjtu4WCx2FmfsMs16PpxEDOt5YVPM0TEMSV1S3XCorj5+M7CB+QNXaW&#10;ScGNPKxX08kSM22vvKfhEGoRIewzVNCE0GdS+qohg35ue+LonawzGKJ0tdQOrxFuOpkmyas02HJc&#10;aLCnvKHq53AxCi7lW+HTZ5vvv4rdd/goy/Otd0o9zMbNAkSgMdzD/+2tVvCSpv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C3FsUAAADcAAAADwAAAAAAAAAA&#10;AAAAAAChAgAAZHJzL2Rvd25yZXYueG1sUEsFBgAAAAAEAAQA+QAAAJMDAAAAAA==&#10;" strokecolor="black [3213]">
                  <v:stroke startarrowwidth="narrow" startarrowlength="short" endarrow="open"/>
                </v:shape>
                <v:oval id="Oval 523" o:spid="_x0000_s1204" style="position:absolute;left:48067;top:338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c78YA&#10;AADcAAAADwAAAGRycy9kb3ducmV2LnhtbESP3WrCQBSE7wu+w3IK3tVNDC2SukoQChVKi1EsvTtk&#10;j0kwezZk1/y8fbdQ8HKYmW+Y9XY0jeipc7VlBfEiAkFcWF1zqeB0fHtagXAeWWNjmRRM5GC7mT2s&#10;MdV24AP1uS9FgLBLUUHlfZtK6YqKDLqFbYmDd7GdQR9kV0rd4RDgppHLKHqRBmsOCxW2tKuouOY3&#10;o+BQf+0/c6lv0zXRHz/nOJu+L4NS88cxewXhafT38H/7XSt4Xib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Wc78YAAADcAAAADwAAAAAAAAAAAAAAAACYAgAAZHJz&#10;L2Rvd25yZXYueG1sUEsFBgAAAAAEAAQA9QAAAIsDAAAAAA==&#10;" fillcolor="black [3213]" strokeweight=".5pt"/>
                <v:shape id="Straight Arrow Connector 524" o:spid="_x0000_s1205" type="#_x0000_t32" style="position:absolute;left:48661;top:31937;width:8;height:19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VK4cEAAADcAAAADwAAAGRycy9kb3ducmV2LnhtbERPy4rCMBTdC/5DuIIb0XSKilSjyIAg&#10;zGKoD9xemmtbbG5qErXz9xNhYJaH815tOtOIJzlfW1bwMUlAEBdW11wqOB134wUIH5A1NpZJwQ95&#10;2Kz7vRVm2r44p+chlCKGsM9QQRVCm0npi4oM+oltiSN3tc5giNCVUjt8xXDTyDRJ5tJgzbGhwpY+&#10;Kypuh4dR4Gbbe5nmX3IRd323+Zny82Wk1HDQbZcgAnXhX/zn3msFs3QK7zPxCM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rhwQAAANwAAAAPAAAAAAAAAAAAAAAA&#10;AKECAABkcnMvZG93bnJldi54bWxQSwUGAAAAAAQABAD5AAAAjwM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nvesAAAADcAAAADwAAAGRycy9kb3ducmV2LnhtbERPTYvCMBC9C/6HMMJeRFMLXaQaRQRB&#10;2MNSV/E6NGNbbCY1idr995sFwePjfS/XvWnFg5xvLCuYTRMQxKXVDVcKjj+7yRyED8gaW8uk4Jc8&#10;rFfDwRJzbZ9c0OMQKhFD2OeooA6hy6X0ZU0G/dR2xJG7WGcwROgqqR0+Y7hpZZokn9Jgw7Ghxo62&#10;NZXXw90ocNnmVqXFl5zHXd9dcaLidB4r9THqNwsQgfrwFr/ce60gSzP4PxOPgF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J73rAAAAA3AAAAA8AAAAAAAAAAAAAAAAA&#10;oQIAAGRycy9kb3ducmV2LnhtbFBLBQYAAAAABAAEAPkAAACOAw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ge8cA&#10;AADcAAAADwAAAGRycy9kb3ducmV2LnhtbESPQWvCQBSE70L/w/IKvUjdKCoxzUZqIUXEHrSFXh/Z&#10;1yRt9m3IbjX5964geBxm5hsmXfemESfqXG1ZwXQSgSAurK65VPD1mT/HIJxH1thYJgUDOVhnD6MU&#10;E23PfKDT0ZciQNglqKDyvk2kdEVFBt3EtsTB+7GdQR9kV0rd4TnATSNnUbSUBmsOCxW29FZR8Xf8&#10;NwriePf9MZR7Xr2P5/nwuzrkm22v1NNj//oCwlPv7+Fbe6sVLGZL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WoHvHAAAA3AAAAA8AAAAAAAAAAAAAAAAAmAIAAGRy&#10;cy9kb3ducmV2LnhtbFBLBQYAAAAABAAEAPUAAACMAwAAAAA=&#10;" filled="f" stroked="f" strokeweight=".5pt">
                  <v:textbox inset="1.44pt,1.44pt,1.44pt,1.44pt">
                    <w:txbxContent>
                      <w:p w:rsidR="00B63A8B" w:rsidRPr="005A04AC" w:rsidRDefault="00B63A8B"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UsM8UAAADcAAAADwAAAGRycy9kb3ducmV2LnhtbESPT2vCQBTE7wW/w/KE3pqNQmuJriKi&#10;KN4ai39uj+wzCWbfxt1V02/fFQo9DjPzG2Yy60wj7uR8bVnBIElBEBdW11wq+N6t3j5B+ICssbFM&#10;Cn7Iw2zae5lgpu2Dv+ieh1JECPsMFVQhtJmUvqjIoE9sSxy9s3UGQ5SulNrhI8JNI4dp+iEN1hwX&#10;KmxpUVFxyW9GwW3rT/ujvFy3/urcJj+vV4clK/Xa7+ZjEIG68B/+a2+0gvfhCJ5n4hGQ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UsM8UAAADcAAAADwAAAAAAAAAA&#10;AAAAAAChAgAAZHJzL2Rvd25yZXYueG1sUEsFBgAAAAAEAAQA+QAAAJMDA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RksQA&#10;AADcAAAADwAAAGRycy9kb3ducmV2LnhtbERPy2rCQBTdC/2H4Ra6kWZSqSXGjNIWUkR04QPcXjLX&#10;JDZzJ2Smmvx9ZyG4PJx3tuxNI67UudqygrcoBkFcWF1zqeB4yF8TEM4ja2wsk4KBHCwXT6MMU21v&#10;vKPr3pcihLBLUUHlfZtK6YqKDLrItsSBO9vOoA+wK6Xu8BbCTSMncfwhDdYcGips6bui4nf/ZxQk&#10;yfq0HcoNz37G7/lwme3yr1Wv1Mtz/zkH4an3D/HdvdIKppOwNpw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kZLEAAAA3AAAAA8AAAAAAAAAAAAAAAAAmAIAAGRycy9k&#10;b3ducmV2LnhtbFBLBQYAAAAABAAEAPUAAACJAwAAAAA=&#10;" filled="f" stroked="f" strokeweight=".5pt">
                  <v:textbox inset="1.44pt,1.44pt,1.44pt,1.44pt">
                    <w:txbxContent>
                      <w:p w:rsidR="00B63A8B" w:rsidRPr="005A04AC" w:rsidRDefault="00B63A8B"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0CccA&#10;AADcAAAADwAAAGRycy9kb3ducmV2LnhtbESPT2vCQBTE7wW/w/IKXopuKq0k0VWqkCJFD/4Br4/s&#10;M0nNvg3ZVZNv3y0Uehxm5jfMfNmZWtypdZVlBa/jCARxbnXFhYLTMRvFIJxH1lhbJgU9OVguBk9z&#10;TLV98J7uB1+IAGGXooLS+yaV0uUlGXRj2xAH72Jbgz7ItpC6xUeAm1pOomgqDVYcFkpsaF1Sfj3c&#10;jII4/jrv+mLLyefLW9Z/J/tstemUGj53HzMQnjr/H/5rb7SC90kC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JNAnHAAAA3AAAAA8AAAAAAAAAAAAAAAAAmAIAAGRy&#10;cy9kb3ducmV2LnhtbFBLBQYAAAAABAAEAPUAAACMAwAAAAA=&#10;" filled="f" stroked="f" strokeweight=".5pt">
                  <v:textbox inset="1.44pt,1.44pt,1.44pt,1.44pt">
                    <w:txbxContent>
                      <w:p w:rsidR="00B63A8B" w:rsidRPr="005A04AC" w:rsidRDefault="00B63A8B"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caJ8MAAADcAAAADwAAAGRycy9kb3ducmV2LnhtbERPz2vCMBS+D/Y/hDfwNtNZpqMzisgG&#10;3ka1B3d7bd7asualJtG2//1yGHj8+H6vt6PpxI2cby0reJknIIgrq1uuFRSnz+c3ED4ga+wsk4KJ&#10;PGw3jw9rzLQdOKfbMdQihrDPUEETQp9J6auGDPq57Ykj92OdwRChq6V2OMRw08lFkiylwZZjQ4M9&#10;7Ruqfo9Xo+Bargq/SO0+Pxdf3+GjLC9T75SaPY27dxCBxnAX/7sPWsFrGufHM/E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3GifDAAAA3AAAAA8AAAAAAAAAAAAA&#10;AAAAoQIAAGRycy9kb3ducmV2LnhtbFBLBQYAAAAABAAEAPkAAACRAw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zsqMcAAADcAAAADwAAAGRycy9kb3ducmV2LnhtbESPzW7CMBCE75X6DtYicSsOraiqgEFQ&#10;tcCpLX8Hbqt4SQzxOoodCDw9rlSpx9HMfKMZTVpbijPV3jhW0O8lIIgzpw3nCrabz6c3ED4gaywd&#10;k4IreZiMHx9GmGp34RWd1yEXEcI+RQVFCFUqpc8Ksuh7riKO3sHVFkOUdS51jZcIt6V8TpJXadFw&#10;XCiwoveCstO6sQq+zan9MD/HRdnsj7PbfPc1O+hGqW6nnQ5BBGrDf/ivvdQKBi99+D0Tj4Ac3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rOyoxwAAANwAAAAPAAAAAAAA&#10;AAAAAAAAAKECAABkcnMvZG93bnJldi54bWxQSwUGAAAAAAQABAD5AAAAlQM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a4cIA&#10;AADcAAAADwAAAGRycy9kb3ducmV2LnhtbESPQYvCMBSE74L/ITzBm6arKKUaZREEWRG0u+z5bfNs&#10;i81LabJt/fdGEDwOM/MNs972phItNa60rOBjGoEgzqwuOVfw872fxCCcR9ZYWSYFd3Kw3QwHa0y0&#10;7fhCbepzESDsElRQeF8nUrqsIINuamvi4F1tY9AH2eRSN9gFuKnkLIqW0mDJYaHAmnYFZbf03yjw&#10;3Rn/9PWr/a3jY7zTJ80tn5Qaj/rPFQhPvX+HX+2DVrCYz+B5Jhw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61rhwgAAANwAAAAPAAAAAAAAAAAAAAAAAJgCAABkcnMvZG93&#10;bnJldi54bWxQSwUGAAAAAAQABAD1AAAAhwMAAAAA&#10;" fillcolor="white [3201]" strokeweight=".5pt">
                  <v:textbox inset="1.44pt,1.44pt,1.44pt,1.44pt">
                    <w:txbxContent>
                      <w:p w:rsidR="00B63A8B" w:rsidRPr="005A04AC" w:rsidRDefault="00B63A8B">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iVPscA&#10;AADcAAAADwAAAGRycy9kb3ducmV2LnhtbESPQWvCQBSE74L/YXkFL1I3ai0xdZW2EJFSD7GFXh/Z&#10;1ySafRuyW03+vVsQPA4z8w2z2nSmFmdqXWVZwXQSgSDOra64UPD9lT7GIJxH1lhbJgU9Odish4MV&#10;JtpeOKPzwRciQNglqKD0vkmkdHlJBt3ENsTB+7WtQR9kW0jd4iXATS1nUfQsDVYcFkps6L2k/HT4&#10;Mwri+ONn3xefvNyOn9L+uMzSt12n1Oihe30B4anz9/CtvdMKFvM5/J8JR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4lT7HAAAA3AAAAA8AAAAAAAAAAAAAAAAAmAIAAGRy&#10;cy9kb3ducmV2LnhtbFBLBQYAAAAABAAEAPUAAACMAwAAAAA=&#10;" filled="f" stroked="f" strokeweight=".5pt">
                  <v:textbox inset="1.44pt,1.44pt,1.44pt,1.44pt">
                    <w:txbxContent>
                      <w:p w:rsidR="00B63A8B" w:rsidRPr="005A04AC" w:rsidRDefault="00B63A8B"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zcPMEAAADcAAAADwAAAGRycy9kb3ducmV2LnhtbERPy4rCMBTdD/gP4QpuhjFVR5GOUUQQ&#10;BBdSH8z20txpi81NTaLWvzfCgMvDec8WranFjZyvLCsY9BMQxLnVFRcKjof11xSED8gaa8uk4EEe&#10;FvPOxwxTbe+c0W0fChFD2KeooAyhSaX0eUkGfd82xJH7s85giNAVUju8x3BTy2GSTKTBimNDiQ2t&#10;SsrP+6tR4MbLSzHMtnIad+2a7ETZ6fdTqV63Xf6ACNSGt/jfvdEKxqNveJ2JR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3Nw8wQAAANwAAAAPAAAAAAAAAAAAAAAA&#10;AKECAABkcnMvZG93bnJldi54bWxQSwUGAAAAAAQABAD5AAAAjwM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B5p8EAAADcAAAADwAAAGRycy9kb3ducmV2LnhtbERPy4rCMBTdC/5DuANuZExHqUg1igwI&#10;ggupD2Z7aa5tmeamJlHr3xthYJaH816sOtOIOzlfW1bwNUpAEBdW11wqOB03nzMQPiBrbCyTgid5&#10;WC37vQVm2j44p/shlCKGsM9QQRVCm0npi4oM+pFtiSN3sc5giNCVUjt8xHDTyHGSTKXBmmNDhS19&#10;V1T8Hm5GgUvX13Kc7+Qs7tq3+Zny889QqcFHt56DCNSFf/Gfe6sVpJMU3m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kHmnwQAAANwAAAAPAAAAAAAAAAAAAAAA&#10;AKECAABkcnMvZG93bnJldi54bWxQSwUGAAAAAAQABAD5AAAAjwM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Ln0MAAAADcAAAADwAAAGRycy9kb3ducmV2LnhtbERPy4rCMBTdC/5DuIIb0XQURapRZEAQ&#10;ZiH1gdtLc22LzU1Nonb+3ggDszyc93Ldmlo8yfnKsoKvUQKCOLe64kLB6bgdzkH4gKyxtkwKfsnD&#10;etXtLDHV9sUZPQ+hEDGEfYoKyhCaVEqfl2TQj2xDHLmrdQZDhK6Q2uErhptajpNkJg1WHBtKbOi7&#10;pPx2eBgFbrq5F+PsR87jrn2TnSk7XwZK9XvtZgEiUBv+xX/unVYwnczgcyYeAbl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C59DAAAAA3AAAAA8AAAAAAAAAAAAAAAAA&#10;oQIAAGRycy9kb3ducmV2LnhtbFBLBQYAAAAABAAEAPkAAACOAw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kQsYAAADcAAAADwAAAGRycy9kb3ducmV2LnhtbESPQWvCQBSE74L/YXlCb3VjW0Wjq7RC&#10;aC+WagTx9sg+k2D2bdjdavrvXaHgcZiZb5jFqjONuJDztWUFo2ECgriwuuZSwT7PnqcgfEDW2Fgm&#10;BX/kYbXs9xaYanvlLV12oRQRwj5FBVUIbSqlLyoy6Ie2JY7eyTqDIUpXSu3wGuGmkS9JMpEGa44L&#10;Fba0rqg4736Ngu/PLDtkzmySQ31cz362efn2kSv1NOje5yACdeER/m9/aQXj1xnc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MJELGAAAA3AAAAA8AAAAAAAAA&#10;AAAAAAAAoQIAAGRycy9kb3ducmV2LnhtbFBLBQYAAAAABAAEAPkAAACUAw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nVacMAAADcAAAADwAAAGRycy9kb3ducmV2LnhtbERPy2rCQBTdC/2H4Ra600mrlhodRYqF&#10;0oX42ri7ZK5JSOZOOjNNol/fWQguD+e9WPWmFi05X1pW8DpKQBBnVpecKzgdv4YfIHxA1lhbJgVX&#10;8rBaPg0WmGrb8Z7aQ8hFDGGfooIihCaV0mcFGfQj2xBH7mKdwRChy6V22MVwU8u3JHmXBkuODQU2&#10;9FlQVh3+jAI8/uxm6/KXZ+fumlWtq7a38Uapl+d+PQcRqA8P8d39rRVMJ3F+PBOP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51WnDAAAA3AAAAA8AAAAAAAAAAAAA&#10;AAAAoQIAAGRycy9kb3ducmV2LnhtbFBLBQYAAAAABAAEAPkAAACRAw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Ddr8YA&#10;AADcAAAADwAAAGRycy9kb3ducmV2LnhtbESPT2vCQBTE7wW/w/KEXopuLCoxuootRKS0B/+A10f2&#10;mUSzb0N21eTbd4VCj8PM/IZZrFpTiTs1rrSsYDSMQBBnVpecKzge0kEMwnlkjZVlUtCRg9Wy97LA&#10;RNsH7+i+97kIEHYJKii8rxMpXVaQQTe0NXHwzrYx6INscqkbfAS4qeR7FE2lwZLDQoE1fRaUXfc3&#10;oyCOv04/Xf7Ns83bOO0us136sW2Veu236zkIT63/D/+1t1rBZDyC5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Ddr8YAAADcAAAADwAAAAAAAAAAAAAAAACYAgAAZHJz&#10;L2Rvd25yZXYueG1sUEsFBgAAAAAEAAQA9QAAAIsDAAAAAA==&#10;" filled="f" stroked="f" strokeweight=".5pt">
                  <v:textbox inset="1.44pt,1.44pt,1.44pt,1.44pt">
                    <w:txbxContent>
                      <w:p w:rsidR="00B63A8B" w:rsidRPr="005A04AC" w:rsidRDefault="00B63A8B"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JD2McA&#10;AADcAAAADwAAAGRycy9kb3ducmV2LnhtbESPQWvCQBSE70L/w/IKvUjdKFpimo3UQoqIHrSFXh/Z&#10;1yRt9m3IbjX5964geBxm5hsmXfWmESfqXG1ZwXQSgSAurK65VPD1mT/HIJxH1thYJgUDOVhlD6MU&#10;E23PfKDT0ZciQNglqKDyvk2kdEVFBt3EtsTB+7GdQR9kV0rd4TnATSNnUfQiDdYcFips6b2i4u/4&#10;bxTE8fZ7P5Q7Xn6M5/nwuzzk602v1NNj//YKwlPv7+Fbe6MVLOYz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yQ9jHAAAA3AAAAA8AAAAAAAAAAAAAAAAAmAIAAGRy&#10;cy9kb3ducmV2LnhtbFBLBQYAAAAABAAEAPUAAACMAwAAAAA=&#10;" filled="f" stroked="f" strokeweight=".5pt">
                  <v:textbox inset="1.44pt,1.44pt,1.44pt,1.44pt">
                    <w:txbxContent>
                      <w:p w:rsidR="00B63A8B" w:rsidRPr="005A04AC" w:rsidRDefault="00B63A8B"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mQ8cA&#10;AADcAAAADwAAAGRycy9kb3ducmV2LnhtbESPT2vCQBTE70K/w/KEXkQ3ba3E6CqtkCKlPfgHvD6y&#10;zyRt9m3Irpp8e1cQPA4z8xtmvmxNJc7UuNKygpdRBII4s7rkXMF+lw5jEM4ja6wsk4KOHCwXT705&#10;JtpeeEPnrc9FgLBLUEHhfZ1I6bKCDLqRrYmDd7SNQR9kk0vd4CXATSVfo2giDZYcFgqsaVVQ9r89&#10;GQVx/H347fIfnn4Nxmn3N92kn+tWqed++zED4an1j/C9vdYK3sdvcDsTj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5kPHAAAA3AAAAA8AAAAAAAAAAAAAAAAAmAIAAGRy&#10;cy9kb3ducmV2LnhtbFBLBQYAAAAABAAEAPUAAACMAwAAAAA=&#10;" filled="f" stroked="f" strokeweight=".5pt">
                  <v:textbox inset="1.44pt,1.44pt,1.44pt,1.44pt">
                    <w:txbxContent>
                      <w:p w:rsidR="00B63A8B" w:rsidRPr="005A04AC" w:rsidRDefault="00B63A8B"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PhO8YA&#10;AADcAAAADwAAAGRycy9kb3ducmV2LnhtbESP3WrCQBSE7wu+w3IE75qNP5USXUWEQgvFYiyKd4fs&#10;MQlmz4bsapK3dwsFL4eZ+YZZrjtTiTs1rrSsYBzFIIgzq0vOFfwePl7fQTiPrLGyTAp6crBeDV6W&#10;mGjb8p7uqc9FgLBLUEHhfZ1I6bKCDLrI1sTBu9jGoA+yyaVusA1wU8lJHM+lwZLDQoE1bQvKrunN&#10;KNiXP1+7VOpbf53q7/NxvOlPl1ap0bDbLEB46vwz/N/+1AreZjP4OxOO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PhO8YAAADcAAAADwAAAAAAAAAAAAAAAACYAgAAZHJz&#10;L2Rvd25yZXYueG1sUEsFBgAAAAAEAAQA9QAAAIsDAAAAAA==&#10;" fillcolor="black [3213]" strokeweight=".5pt"/>
                <v:shape id="Straight Arrow Connector 545" o:spid="_x0000_s1224" type="#_x0000_t32" style="position:absolute;left:17186;top:56615;width:2117;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bKwsUAAADcAAAADwAAAGRycy9kb3ducmV2LnhtbESPQWvCQBSE74L/YXmCN93UqpXUVUQq&#10;eCtqDvX2kn1NQrNv4+6q8d93CwWPw8x8wyzXnWnEjZyvLSt4GScgiAuray4VZKfdaAHCB2SNjWVS&#10;8CAP61W/t8RU2zsf6HYMpYgQ9ikqqEJoUyl9UZFBP7YtcfS+rTMYonSl1A7vEW4aOUmSuTRYc1yo&#10;sKVtRcXP8WoUXPO3zE9e7fbwlX2ew0eeXx6tU2o46DbvIAJ14Rn+b++1gtl0Bn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bKwsUAAADcAAAADwAAAAAAAAAA&#10;AAAAAAChAgAAZHJzL2Rvd25yZXYueG1sUEsFBgAAAAAEAAQA+QAAAJMDA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77cQA&#10;AADcAAAADwAAAGRycy9kb3ducmV2LnhtbESPQWvCQBSE70L/w/IK3symYiWmboIIglgEmxbPr9ln&#10;Epp9G7Jrkv77bqHQ4zAz3zDbfDKtGKh3jWUFT1EMgri0uuFKwcf7YZGAcB5ZY2uZFHyTgzx7mG0x&#10;1XbkNxoKX4kAYZeigtr7LpXSlTUZdJHtiIN3s71BH2RfSd3jGOCmlcs4XkuDDYeFGjva11R+FXej&#10;wI8X/NS303Dtktdkr8+aBz4rNX+cdi8gPE3+P/zXPmoFz6sN/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Ju+3EAAAA3AAAAA8AAAAAAAAAAAAAAAAAmAIAAGRycy9k&#10;b3ducmV2LnhtbFBLBQYAAAAABAAEAPUAAACJAwAAAAA=&#10;" fillcolor="white [3201]" strokeweight=".5pt">
                  <v:textbox inset="1.44pt,1.44pt,1.44pt,1.44pt">
                    <w:txbxContent>
                      <w:p w:rsidR="00B63A8B" w:rsidRPr="005A04AC" w:rsidRDefault="00B63A8B">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GfacQAAADcAAAADwAAAGRycy9kb3ducmV2LnhtbERPy4rCMBTdC/MP4Q64kTFVrEjHKIMo&#10;6EJw2nkwu0tzbcs0N6WJtf69WQguD+e9XPemFh21rrKsYDKOQBDnVldcKPjKdm8LEM4ja6wtk4Ib&#10;OVivXgZLTLS98id1qS9ECGGXoILS+yaR0uUlGXRj2xAH7mxbgz7AtpC6xWsIN7WcRtFcGqw4NJTY&#10;0Kak/D+9GAWH+G87/57Ofn67bFGMTofNuTmmSg1f+493EJ56/xQ/3HutII7D/HAmHA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Z9pxAAAANwAAAAPAAAAAAAAAAAA&#10;AAAAAKECAABkcnMvZG93bnJldi54bWxQSwUGAAAAAAQABAD5AAAAkgMAAAAA&#10;" strokecolor="black [3213]">
                  <v:stroke startarrowwidth="narrow" startarrowlength="short" endarrow="open"/>
                </v:shape>
                <v:oval id="Oval 572" o:spid="_x0000_s1227" style="position:absolute;left:10420;top:7564;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cecUA&#10;AADcAAAADwAAAGRycy9kb3ducmV2LnhtbESPQWvCQBSE74L/YXlCb7qJ1Bqiq0hLae2tdsHrM/tM&#10;gtm3IbuNaX+9Wyh4HGbmG2a9HWwjeup87VhBOktAEBfO1Fwq0F+v0wyED8gGG8ek4Ic8bDfj0Rpz&#10;4678Sf0hlCJC2OeooAqhzaX0RUUW/cy1xNE7u85iiLIrpenwGuG2kfMkeZIWa44LFbb0XFFxOXxb&#10;Bed+v8x+9Uea7hanx5dav2mdHZV6mAy7FYhAQ7iH/9vvRsFiOYe/M/EI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5xQAAANwAAAAPAAAAAAAAAAAAAAAAAJgCAABkcnMv&#10;ZG93bnJldi54bWxQSwUGAAAAAAQABAD1AAAAigMAAAAA&#10;" filled="f" strokeweight=".5pt"/>
                <v:shape id="Text Box 573" o:spid="_x0000_s1228" type="#_x0000_t202" style="position:absolute;left:11560;top:30229;width:1992;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s/scA&#10;AADcAAAADwAAAGRycy9kb3ducmV2LnhtbESPT2vCQBTE74V+h+UJXqRutP9idBUVUkTag7bg9ZF9&#10;JqnZtyG7avLt3YLQ4zAzv2Fmi9ZU4kKNKy0rGA0jEMSZ1SXnCn6+06cYhPPIGivLpKAjB4v548MM&#10;E22vvKPL3uciQNglqKDwvk6kdFlBBt3Q1sTBO9rGoA+yyaVu8BrgppLjKHqTBksOCwXWtC4oO+3P&#10;RkEcbw9fXf7Jk4/BS9r9TnbpatMq1e+1yykIT63/D9/bG63g9f0Z/s6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SLP7HAAAA3AAAAA8AAAAAAAAAAAAAAAAAmAIAAGRy&#10;cy9kb3ducmV2LnhtbFBLBQYAAAAABAAEAPUAAACMAwAAAAA=&#10;" filled="f" stroked="f" strokeweight=".5pt">
                  <v:textbox inset="1.44pt,1.44pt,1.44pt,1.44pt">
                    <w:txbxContent>
                      <w:p w:rsidR="00B63A8B" w:rsidRPr="005A04AC" w:rsidRDefault="00B63A8B" w:rsidP="000047FD">
                        <w:pPr>
                          <w:jc w:val="center"/>
                          <w:rPr>
                            <w:sz w:val="18"/>
                            <w:szCs w:val="18"/>
                          </w:rPr>
                        </w:pPr>
                        <w:r>
                          <w:rPr>
                            <w:b/>
                            <w:bCs/>
                            <w:sz w:val="18"/>
                            <w:szCs w:val="18"/>
                          </w:rPr>
                          <w:t>#e</w:t>
                        </w:r>
                      </w:p>
                    </w:txbxContent>
                  </v:textbox>
                </v:shape>
                <w10:anchorlock/>
              </v:group>
            </w:pict>
          </mc:Fallback>
        </mc:AlternateContent>
      </w:r>
    </w:p>
    <w:p w:rsidR="00505C10" w:rsidRDefault="00726509" w:rsidP="00726509">
      <w:pPr>
        <w:pStyle w:val="Caption"/>
      </w:pPr>
      <w:r>
        <w:t xml:space="preserve">Figure </w:t>
      </w:r>
      <w:fldSimple w:instr=" SEQ Figure \* ARABIC ">
        <w:r w:rsidR="0093447A">
          <w:rPr>
            <w:noProof/>
          </w:rPr>
          <w:t>3</w:t>
        </w:r>
      </w:fldSimple>
      <w:r>
        <w:t>: Logic flow for creating a local ABIE extension</w:t>
      </w:r>
      <w:r w:rsidR="00505C10">
        <w:br/>
      </w:r>
    </w:p>
    <w:p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ASCC.Assoc_To_ASCCP_ID.Role_Of_ACC_ID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ACC.OAGIS_Component_Type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93447A">
        <w:t>Create a New User Extension Group ACC</w:t>
      </w:r>
      <w:r>
        <w:fldChar w:fldCharType="end"/>
      </w:r>
    </w:p>
    <w:p w:rsidR="009064E6" w:rsidRDefault="009064E6" w:rsidP="008F2EBB">
      <w:pPr>
        <w:pStyle w:val="ListParagraph"/>
        <w:numPr>
          <w:ilvl w:val="0"/>
          <w:numId w:val="18"/>
        </w:numPr>
      </w:pPr>
      <w:r>
        <w:fldChar w:fldCharType="begin"/>
      </w:r>
      <w:r>
        <w:instrText xml:space="preserve"> REF _Ref431198523 \h </w:instrText>
      </w:r>
      <w:r>
        <w:fldChar w:fldCharType="separate"/>
      </w:r>
      <w:r w:rsidR="0093447A">
        <w:t>Create a New User Extension Group ACC Revision</w:t>
      </w:r>
      <w:r>
        <w:fldChar w:fldCharType="end"/>
      </w:r>
    </w:p>
    <w:p w:rsidR="00D061DD" w:rsidRDefault="00D061DD" w:rsidP="00D061DD"/>
    <w:p w:rsidR="00D061DD" w:rsidRDefault="00D061DD" w:rsidP="00D061DD"/>
    <w:p w:rsidR="005A04AC" w:rsidRDefault="00EB4ACA" w:rsidP="002C4DD3">
      <w:r>
        <w:t xml:space="preserve"> </w:t>
      </w:r>
    </w:p>
    <w:p w:rsidR="001904AE" w:rsidRDefault="00483B6E" w:rsidP="00483B6E">
      <w:pPr>
        <w:pStyle w:val="Heading4"/>
      </w:pPr>
      <w:bookmarkStart w:id="646" w:name="_Ref431198470"/>
      <w:bookmarkStart w:id="647" w:name="_Toc442108970"/>
      <w:r>
        <w:t xml:space="preserve">Create a New User Extension </w:t>
      </w:r>
      <w:r w:rsidR="0047479A">
        <w:t xml:space="preserve">Group </w:t>
      </w:r>
      <w:r>
        <w:t>ACC</w:t>
      </w:r>
      <w:bookmarkEnd w:id="646"/>
      <w:bookmarkEnd w:id="647"/>
    </w:p>
    <w:p w:rsidR="00483B6E" w:rsidRDefault="00483B6E" w:rsidP="00483B6E"/>
    <w:p w:rsidR="009B7C92" w:rsidRDefault="00483B6E" w:rsidP="00483B6E">
      <w:r>
        <w:t xml:space="preserve">A user extension </w:t>
      </w:r>
      <w:r w:rsidR="00C1031C">
        <w:t xml:space="preserve">group </w:t>
      </w:r>
      <w:r>
        <w:t xml:space="preserve">ACC is an ACC whose </w:t>
      </w:r>
      <w:r w:rsidRPr="00483B6E">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rsidR="009B7C92" w:rsidRDefault="009B7C92" w:rsidP="00483B6E"/>
    <w:p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 </w:t>
      </w:r>
      <w:r w:rsidR="00C1031C">
        <w:t>UI requirement</w:t>
      </w:r>
      <w:r>
        <w:t xml:space="preserve">. </w:t>
      </w:r>
    </w:p>
    <w:p w:rsidR="00D03F8E" w:rsidRDefault="00D03F8E" w:rsidP="00483B6E"/>
    <w:p w:rsidR="00FD202A" w:rsidRDefault="00FD202A" w:rsidP="00FD202A">
      <w:pPr>
        <w:pStyle w:val="Heading5"/>
      </w:pPr>
      <w:bookmarkStart w:id="648" w:name="_Toc442108971"/>
      <w:r>
        <w:t xml:space="preserve">Populate an ACC </w:t>
      </w:r>
      <w:r w:rsidR="00395CCF">
        <w:t>cu</w:t>
      </w:r>
      <w:r w:rsidR="006B1123">
        <w:t>r</w:t>
      </w:r>
      <w:r w:rsidR="00395CCF">
        <w:t xml:space="preserve">rent </w:t>
      </w:r>
      <w:r>
        <w:t>record</w:t>
      </w:r>
      <w:bookmarkEnd w:id="648"/>
    </w:p>
    <w:p w:rsidR="00540DC4" w:rsidRDefault="00540DC4" w:rsidP="00540DC4"/>
    <w:p w:rsidR="00540DC4" w:rsidRDefault="00540DC4" w:rsidP="00540DC4">
      <w:r>
        <w:t xml:space="preserve">This is the new </w:t>
      </w:r>
      <w:r w:rsidRPr="00540DC4">
        <w:rPr>
          <w:rStyle w:val="CodeChar"/>
        </w:rPr>
        <w:t>ueACC</w:t>
      </w:r>
      <w:r>
        <w:t xml:space="preserve"> being created.</w:t>
      </w:r>
    </w:p>
    <w:p w:rsidR="00540DC4" w:rsidRPr="00540DC4" w:rsidRDefault="00540DC4" w:rsidP="00540DC4"/>
    <w:tbl>
      <w:tblPr>
        <w:tblStyle w:val="TableGrid"/>
        <w:tblW w:w="0" w:type="auto"/>
        <w:tblLook w:val="04A0" w:firstRow="1" w:lastRow="0" w:firstColumn="1" w:lastColumn="0" w:noHBand="0" w:noVBand="1"/>
      </w:tblPr>
      <w:tblGrid>
        <w:gridCol w:w="9576"/>
      </w:tblGrid>
      <w:tr w:rsidR="00DB12E7" w:rsidRPr="00A159CE" w:rsidTr="0016775B">
        <w:tc>
          <w:tcPr>
            <w:tcW w:w="9576" w:type="dxa"/>
          </w:tcPr>
          <w:p w:rsidR="00DB12E7" w:rsidRPr="00A159CE" w:rsidRDefault="00DB12E7" w:rsidP="0016775B">
            <w:r w:rsidRPr="00A159CE">
              <w:rPr>
                <w:rStyle w:val="CodeChar"/>
              </w:rPr>
              <w:t>ACC_ID</w:t>
            </w:r>
            <w:r w:rsidRPr="00A159CE">
              <w:t xml:space="preserve"> = Auto-generate database key.</w:t>
            </w:r>
          </w:p>
        </w:tc>
      </w:tr>
      <w:tr w:rsidR="00DB12E7" w:rsidRPr="00A159CE" w:rsidTr="0016775B">
        <w:tc>
          <w:tcPr>
            <w:tcW w:w="9576" w:type="dxa"/>
          </w:tcPr>
          <w:p w:rsidR="00DB12E7" w:rsidRPr="00A159CE" w:rsidRDefault="00DB12E7" w:rsidP="00DB12E7">
            <w:r w:rsidRPr="00A159CE">
              <w:rPr>
                <w:rStyle w:val="CodeChar"/>
              </w:rPr>
              <w:t>ACC_GUID</w:t>
            </w:r>
            <w:r w:rsidRPr="00A159CE">
              <w:t xml:space="preserve"> = </w:t>
            </w:r>
            <w:r>
              <w:t>Create a new GUID</w:t>
            </w:r>
            <w:r w:rsidRPr="00A159CE">
              <w:t>.</w:t>
            </w:r>
          </w:p>
        </w:tc>
      </w:tr>
      <w:tr w:rsidR="00DB12E7" w:rsidRPr="00A159CE" w:rsidTr="0016775B">
        <w:tc>
          <w:tcPr>
            <w:tcW w:w="9576" w:type="dxa"/>
          </w:tcPr>
          <w:p w:rsidR="00DB12E7" w:rsidRPr="00A159CE" w:rsidRDefault="00DB12E7" w:rsidP="00F17A8F">
            <w:r w:rsidRPr="00A159CE">
              <w:rPr>
                <w:rStyle w:val="CodeChar"/>
              </w:rPr>
              <w:t>Object_Class_Term</w:t>
            </w:r>
            <w:r w:rsidRPr="00A159CE">
              <w:t xml:space="preserve"> = </w:t>
            </w:r>
            <w:r w:rsidR="00F17A8F">
              <w:t xml:space="preserve">Follow this pattern. If the </w:t>
            </w:r>
            <w:r w:rsidR="00F17A8F" w:rsidRPr="00F17A8F">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sidR="00F17A8F" w:rsidRPr="00F17A8F">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rsidTr="0016775B">
        <w:tc>
          <w:tcPr>
            <w:tcW w:w="9576" w:type="dxa"/>
          </w:tcPr>
          <w:p w:rsidR="00DB12E7" w:rsidRPr="00A159CE" w:rsidRDefault="00736ABC" w:rsidP="00F17A8F">
            <w:r>
              <w:rPr>
                <w:rStyle w:val="CodeChar"/>
              </w:rPr>
              <w:t>den</w:t>
            </w:r>
            <w:r w:rsidR="00DB12E7" w:rsidRPr="004452DB">
              <w:t xml:space="preserve"> =</w:t>
            </w:r>
            <w:r w:rsidR="00F17A8F">
              <w:t xml:space="preserve"> </w:t>
            </w:r>
            <w:r w:rsidR="00F17A8F" w:rsidRPr="00F17A8F">
              <w:rPr>
                <w:rStyle w:val="CodeChar"/>
              </w:rPr>
              <w:t>Object_Class_Term + “. Details”</w:t>
            </w:r>
            <w:r w:rsidR="00472984">
              <w:t>.</w:t>
            </w:r>
          </w:p>
        </w:tc>
      </w:tr>
      <w:tr w:rsidR="00DB12E7" w:rsidRPr="00A159CE" w:rsidTr="0016775B">
        <w:tc>
          <w:tcPr>
            <w:tcW w:w="9576" w:type="dxa"/>
          </w:tcPr>
          <w:p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rsidTr="0016775B">
        <w:tc>
          <w:tcPr>
            <w:tcW w:w="9576" w:type="dxa"/>
          </w:tcPr>
          <w:p w:rsidR="00DB12E7" w:rsidRPr="00A159CE" w:rsidRDefault="00DB12E7" w:rsidP="00987192">
            <w:r w:rsidRPr="00A159CE">
              <w:rPr>
                <w:rStyle w:val="CodeChar"/>
              </w:rPr>
              <w:t>Based_ACC_ID</w:t>
            </w:r>
            <w:r w:rsidR="00472984">
              <w:t xml:space="preserve"> = </w:t>
            </w:r>
            <w:r w:rsidR="00987192">
              <w:t>Null</w:t>
            </w:r>
            <w:r w:rsidR="00472984">
              <w:t>.</w:t>
            </w:r>
          </w:p>
        </w:tc>
      </w:tr>
      <w:tr w:rsidR="00DB12E7" w:rsidRPr="00A159CE" w:rsidTr="0016775B">
        <w:tc>
          <w:tcPr>
            <w:tcW w:w="9576" w:type="dxa"/>
          </w:tcPr>
          <w:p w:rsidR="00DB12E7" w:rsidRPr="00A159CE" w:rsidRDefault="00DB12E7" w:rsidP="0016775B">
            <w:r w:rsidRPr="00A159CE">
              <w:rPr>
                <w:rStyle w:val="CodeChar"/>
              </w:rPr>
              <w:t>Object_Class_Qualifier</w:t>
            </w:r>
            <w:r w:rsidRPr="00A159CE">
              <w:t xml:space="preserve"> = Always empty.</w:t>
            </w:r>
          </w:p>
        </w:tc>
      </w:tr>
      <w:tr w:rsidR="00DB12E7" w:rsidRPr="00A159CE" w:rsidTr="0016775B">
        <w:tc>
          <w:tcPr>
            <w:tcW w:w="9576" w:type="dxa"/>
          </w:tcPr>
          <w:p w:rsidR="00DB12E7" w:rsidRPr="00A159CE" w:rsidRDefault="00DB12E7" w:rsidP="00472984">
            <w:r w:rsidRPr="00A159CE">
              <w:rPr>
                <w:rStyle w:val="CodeChar"/>
              </w:rPr>
              <w:t>OAGIS_Component_Type</w:t>
            </w:r>
            <w:r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Pr="00A159CE">
              <w:t xml:space="preserve"> </w:t>
            </w:r>
          </w:p>
        </w:tc>
      </w:tr>
      <w:tr w:rsidR="001F10A4" w:rsidRPr="00A159CE" w:rsidTr="0016775B">
        <w:tc>
          <w:tcPr>
            <w:tcW w:w="9576" w:type="dxa"/>
          </w:tcPr>
          <w:p w:rsidR="001F10A4" w:rsidRPr="00A159CE" w:rsidRDefault="001F10A4" w:rsidP="00096DC6">
            <w:pPr>
              <w:rPr>
                <w:rStyle w:val="CodeChar"/>
              </w:rPr>
            </w:pPr>
            <w:r>
              <w:rPr>
                <w:rStyle w:val="CodeChar"/>
              </w:rPr>
              <w:t xml:space="preserve">Module = </w:t>
            </w:r>
            <w:r w:rsidR="005B000B">
              <w:t>Null</w:t>
            </w:r>
            <w:r w:rsidR="00465776">
              <w:t>.</w:t>
            </w:r>
          </w:p>
        </w:tc>
      </w:tr>
      <w:tr w:rsidR="001F10A4" w:rsidRPr="00A159CE" w:rsidTr="0016775B">
        <w:tc>
          <w:tcPr>
            <w:tcW w:w="9576" w:type="dxa"/>
          </w:tcPr>
          <w:p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rsidTr="0016775B">
        <w:tc>
          <w:tcPr>
            <w:tcW w:w="9576" w:type="dxa"/>
          </w:tcPr>
          <w:p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rsidTr="0016775B">
        <w:tc>
          <w:tcPr>
            <w:tcW w:w="9576" w:type="dxa"/>
          </w:tcPr>
          <w:p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rsidTr="0016775B">
        <w:tc>
          <w:tcPr>
            <w:tcW w:w="9576" w:type="dxa"/>
          </w:tcPr>
          <w:p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rsidTr="0016775B">
        <w:tc>
          <w:tcPr>
            <w:tcW w:w="9576" w:type="dxa"/>
          </w:tcPr>
          <w:p w:rsidR="00DB12E7" w:rsidRPr="00A159CE" w:rsidRDefault="00127238" w:rsidP="0016775B">
            <w:r>
              <w:rPr>
                <w:rStyle w:val="CodeChar"/>
              </w:rPr>
              <w:t>creation_timestamp</w:t>
            </w:r>
            <w:r w:rsidR="00DB12E7" w:rsidRPr="00A159CE">
              <w:t xml:space="preserve"> = Current time.</w:t>
            </w:r>
          </w:p>
        </w:tc>
      </w:tr>
      <w:tr w:rsidR="00DB12E7" w:rsidRPr="00A159CE" w:rsidTr="0016775B">
        <w:tc>
          <w:tcPr>
            <w:tcW w:w="9576" w:type="dxa"/>
          </w:tcPr>
          <w:p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rsidTr="0016775B">
        <w:tc>
          <w:tcPr>
            <w:tcW w:w="9576" w:type="dxa"/>
          </w:tcPr>
          <w:p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rsidTr="0016775B">
        <w:tc>
          <w:tcPr>
            <w:tcW w:w="9576" w:type="dxa"/>
          </w:tcPr>
          <w:p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rsidTr="0016775B">
        <w:tc>
          <w:tcPr>
            <w:tcW w:w="9576" w:type="dxa"/>
          </w:tcPr>
          <w:p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rsidTr="002123C2">
        <w:tc>
          <w:tcPr>
            <w:tcW w:w="9576" w:type="dxa"/>
          </w:tcPr>
          <w:p w:rsidR="00F36B15" w:rsidRDefault="00F36B15" w:rsidP="002123C2">
            <w:pPr>
              <w:rPr>
                <w:rStyle w:val="CodeChar"/>
              </w:rPr>
            </w:pPr>
            <w:r>
              <w:rPr>
                <w:rStyle w:val="CodeChar"/>
              </w:rPr>
              <w:t>Revision_Action = Null.</w:t>
            </w:r>
          </w:p>
        </w:tc>
      </w:tr>
      <w:tr w:rsidR="00F36B15" w:rsidRPr="00A159CE" w:rsidTr="002123C2">
        <w:tc>
          <w:tcPr>
            <w:tcW w:w="9576" w:type="dxa"/>
          </w:tcPr>
          <w:p w:rsidR="00F36B15" w:rsidRDefault="00C71A36" w:rsidP="002123C2">
            <w:pPr>
              <w:rPr>
                <w:rStyle w:val="CodeChar"/>
              </w:rPr>
            </w:pPr>
            <w:r>
              <w:rPr>
                <w:rStyle w:val="CodeChar"/>
              </w:rPr>
              <w:t>release_id</w:t>
            </w:r>
            <w:r w:rsidR="00F36B15">
              <w:rPr>
                <w:rStyle w:val="CodeChar"/>
              </w:rPr>
              <w:t xml:space="preserve"> = Null.</w:t>
            </w:r>
          </w:p>
        </w:tc>
      </w:tr>
      <w:tr w:rsidR="00F36B15" w:rsidRPr="00A159CE" w:rsidTr="0016775B">
        <w:tc>
          <w:tcPr>
            <w:tcW w:w="9576" w:type="dxa"/>
          </w:tcPr>
          <w:p w:rsidR="00F36B15" w:rsidRDefault="00F36B15" w:rsidP="00D70BE0">
            <w:pPr>
              <w:rPr>
                <w:rStyle w:val="CodeChar"/>
              </w:rPr>
            </w:pPr>
            <w:r>
              <w:rPr>
                <w:rStyle w:val="CodeChar"/>
              </w:rPr>
              <w:t>Current_ACC_ID = Null.</w:t>
            </w:r>
          </w:p>
        </w:tc>
      </w:tr>
    </w:tbl>
    <w:p w:rsidR="0069280F" w:rsidRPr="0069280F" w:rsidRDefault="0069280F" w:rsidP="0069280F"/>
    <w:p w:rsidR="0069280F" w:rsidRDefault="00FD202A" w:rsidP="0069280F">
      <w:pPr>
        <w:pStyle w:val="Heading5"/>
      </w:pPr>
      <w:bookmarkStart w:id="649" w:name="_Toc442108972"/>
      <w:r>
        <w:t xml:space="preserve">Populate an ASCCP </w:t>
      </w:r>
      <w:r w:rsidR="0015097E">
        <w:t xml:space="preserve">current </w:t>
      </w:r>
      <w:r>
        <w:t>record</w:t>
      </w:r>
      <w:bookmarkEnd w:id="649"/>
    </w:p>
    <w:p w:rsidR="00F36B15" w:rsidRDefault="00F36B15" w:rsidP="00DB12E7">
      <w:pPr>
        <w:rPr>
          <w:rStyle w:val="CodeChar"/>
        </w:rPr>
      </w:pPr>
    </w:p>
    <w:tbl>
      <w:tblPr>
        <w:tblStyle w:val="TableGrid"/>
        <w:tblW w:w="0" w:type="auto"/>
        <w:tblLook w:val="04A0" w:firstRow="1" w:lastRow="0" w:firstColumn="1" w:lastColumn="0" w:noHBand="0" w:noVBand="1"/>
      </w:tblPr>
      <w:tblGrid>
        <w:gridCol w:w="9576"/>
      </w:tblGrid>
      <w:tr w:rsidR="00F36B15" w:rsidTr="00F36B15">
        <w:tc>
          <w:tcPr>
            <w:tcW w:w="9576" w:type="dxa"/>
          </w:tcPr>
          <w:p w:rsidR="00F36B15" w:rsidRPr="00F36B15" w:rsidRDefault="00F36B15" w:rsidP="00DB12E7">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F36B15" w:rsidTr="00F36B15">
        <w:tc>
          <w:tcPr>
            <w:tcW w:w="9576" w:type="dxa"/>
          </w:tcPr>
          <w:p w:rsidR="00F36B15" w:rsidRDefault="00F36B15" w:rsidP="00DB12E7">
            <w:pPr>
              <w:rPr>
                <w:rStyle w:val="CodeChar"/>
              </w:rPr>
            </w:pPr>
            <w:r w:rsidRPr="00F7252C">
              <w:rPr>
                <w:rStyle w:val="CodeChar"/>
              </w:rPr>
              <w:t>ASCCP_GUID</w:t>
            </w:r>
            <w:r>
              <w:t xml:space="preserve"> = </w:t>
            </w:r>
            <w:r w:rsidR="00F17A8F">
              <w:t>Create a new GUID</w:t>
            </w:r>
            <w:r w:rsidR="00F17A8F" w:rsidRPr="00A159CE">
              <w:t>.</w:t>
            </w:r>
          </w:p>
        </w:tc>
      </w:tr>
      <w:tr w:rsidR="00F36B15" w:rsidTr="00F36B15">
        <w:tc>
          <w:tcPr>
            <w:tcW w:w="9576" w:type="dxa"/>
          </w:tcPr>
          <w:p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9E262C" w:rsidRPr="009E262C">
              <w:rPr>
                <w:rStyle w:val="CodeChar"/>
              </w:rPr>
              <w:t>Object_Class_Term</w:t>
            </w:r>
            <w:r w:rsidR="009E262C" w:rsidRPr="009E262C">
              <w:t xml:space="preserve"> of the ACC above.</w:t>
            </w:r>
          </w:p>
        </w:tc>
      </w:tr>
      <w:tr w:rsidR="00F36B15" w:rsidTr="00F36B15">
        <w:tc>
          <w:tcPr>
            <w:tcW w:w="9576" w:type="dxa"/>
          </w:tcPr>
          <w:p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rsidTr="00F36B15">
        <w:tc>
          <w:tcPr>
            <w:tcW w:w="9576" w:type="dxa"/>
          </w:tcPr>
          <w:p w:rsidR="00F36B15" w:rsidRDefault="00F36B15" w:rsidP="009E262C">
            <w:pPr>
              <w:rPr>
                <w:rStyle w:val="CodeChar"/>
              </w:rPr>
            </w:pPr>
            <w:r w:rsidRPr="00F7252C">
              <w:rPr>
                <w:rStyle w:val="CodeChar"/>
              </w:rPr>
              <w:t>Role_Of_ACC_ID</w:t>
            </w:r>
            <w:r>
              <w:t xml:space="preserve"> = Foreign key</w:t>
            </w:r>
            <w:r w:rsidR="009E262C">
              <w:t xml:space="preserve"> to the ACC above.</w:t>
            </w:r>
            <w:r>
              <w:t xml:space="preserve"> </w:t>
            </w:r>
          </w:p>
        </w:tc>
      </w:tr>
      <w:tr w:rsidR="00F36B15" w:rsidTr="00F36B15">
        <w:tc>
          <w:tcPr>
            <w:tcW w:w="9576" w:type="dxa"/>
          </w:tcPr>
          <w:p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(ACC(Role_Of_ACC_ID)</w:t>
            </w:r>
            <w:r w:rsidR="00D37182">
              <w:rPr>
                <w:rStyle w:val="CodeChar"/>
              </w:rPr>
              <w:t>)</w:t>
            </w:r>
            <w:r w:rsidR="00F36B15">
              <w:rPr>
                <w:rStyle w:val="CodeChar"/>
              </w:rPr>
              <w:t>.</w:t>
            </w:r>
            <w:r w:rsidR="00D37182">
              <w:rPr>
                <w:rStyle w:val="CodeChar"/>
              </w:rPr>
              <w:t>Object_Class_Term</w:t>
            </w:r>
            <w:r w:rsidR="00F36B15">
              <w:t xml:space="preserve">. </w:t>
            </w:r>
          </w:p>
        </w:tc>
      </w:tr>
      <w:tr w:rsidR="00F36B15" w:rsidTr="00F36B15">
        <w:tc>
          <w:tcPr>
            <w:tcW w:w="9576" w:type="dxa"/>
          </w:tcPr>
          <w:p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rsidTr="002123C2">
        <w:tc>
          <w:tcPr>
            <w:tcW w:w="9576" w:type="dxa"/>
          </w:tcPr>
          <w:p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rsidTr="002123C2">
        <w:tc>
          <w:tcPr>
            <w:tcW w:w="9576" w:type="dxa"/>
          </w:tcPr>
          <w:p w:rsidR="00F36B15" w:rsidRDefault="00127238" w:rsidP="002123C2">
            <w:pPr>
              <w:rPr>
                <w:rStyle w:val="CodeChar"/>
              </w:rPr>
            </w:pPr>
            <w:r>
              <w:rPr>
                <w:rStyle w:val="CodeChar"/>
              </w:rPr>
              <w:t>creation_timestamp</w:t>
            </w:r>
            <w:r w:rsidR="003517C5">
              <w:t xml:space="preserve"> = Current time.</w:t>
            </w:r>
          </w:p>
        </w:tc>
      </w:tr>
      <w:tr w:rsidR="00F36B15" w:rsidTr="002123C2">
        <w:tc>
          <w:tcPr>
            <w:tcW w:w="9576" w:type="dxa"/>
          </w:tcPr>
          <w:p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rsidTr="002123C2">
        <w:tc>
          <w:tcPr>
            <w:tcW w:w="9576" w:type="dxa"/>
          </w:tcPr>
          <w:p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rsidTr="002123C2">
        <w:tc>
          <w:tcPr>
            <w:tcW w:w="9576" w:type="dxa"/>
          </w:tcPr>
          <w:p w:rsidR="00F36B15" w:rsidRDefault="003517C5" w:rsidP="00D37182">
            <w:pPr>
              <w:rPr>
                <w:rStyle w:val="CodeChar"/>
              </w:rPr>
            </w:pPr>
            <w:r>
              <w:rPr>
                <w:rStyle w:val="CodeChar"/>
              </w:rPr>
              <w:t xml:space="preserve">Module = </w:t>
            </w:r>
            <w:r w:rsidR="00D37182">
              <w:t>Null</w:t>
            </w:r>
            <w:r w:rsidR="0015097E">
              <w:t>.</w:t>
            </w:r>
          </w:p>
        </w:tc>
      </w:tr>
      <w:tr w:rsidR="00F36B15" w:rsidTr="002123C2">
        <w:tc>
          <w:tcPr>
            <w:tcW w:w="9576" w:type="dxa"/>
          </w:tcPr>
          <w:p w:rsidR="00F36B15" w:rsidRDefault="00B52DAB" w:rsidP="00D37182">
            <w:pPr>
              <w:rPr>
                <w:rStyle w:val="CodeChar"/>
              </w:rPr>
            </w:pPr>
            <w:r>
              <w:rPr>
                <w:rStyle w:val="CodeChar"/>
              </w:rPr>
              <w:t xml:space="preserve">Namespace_ID = </w:t>
            </w:r>
            <w:r w:rsidR="00D37182">
              <w:t>Null</w:t>
            </w:r>
            <w:r w:rsidR="0015097E">
              <w:t>.</w:t>
            </w:r>
          </w:p>
        </w:tc>
      </w:tr>
      <w:tr w:rsidR="00F36B15" w:rsidTr="002123C2">
        <w:tc>
          <w:tcPr>
            <w:tcW w:w="9576" w:type="dxa"/>
          </w:tcPr>
          <w:p w:rsidR="00F36B15" w:rsidRDefault="00B52DAB" w:rsidP="002123C2">
            <w:pPr>
              <w:rPr>
                <w:rStyle w:val="CodeChar"/>
              </w:rPr>
            </w:pPr>
            <w:r>
              <w:rPr>
                <w:rStyle w:val="CodeChar"/>
              </w:rPr>
              <w:t>Reusable_Indicator = False.</w:t>
            </w:r>
          </w:p>
        </w:tc>
      </w:tr>
      <w:tr w:rsidR="00F36B15" w:rsidTr="002123C2">
        <w:tc>
          <w:tcPr>
            <w:tcW w:w="9576" w:type="dxa"/>
          </w:tcPr>
          <w:p w:rsidR="00F36B15" w:rsidRDefault="00B37A2C" w:rsidP="002123C2">
            <w:pPr>
              <w:rPr>
                <w:rStyle w:val="CodeChar"/>
              </w:rPr>
            </w:pPr>
            <w:r>
              <w:rPr>
                <w:rStyle w:val="CodeChar"/>
              </w:rPr>
              <w:t>revision_num</w:t>
            </w:r>
            <w:r w:rsidR="0015097E">
              <w:rPr>
                <w:rStyle w:val="CodeChar"/>
              </w:rPr>
              <w:t xml:space="preserve"> = 0. </w:t>
            </w:r>
          </w:p>
        </w:tc>
      </w:tr>
      <w:tr w:rsidR="00B52DAB" w:rsidTr="002123C2">
        <w:tc>
          <w:tcPr>
            <w:tcW w:w="9576" w:type="dxa"/>
          </w:tcPr>
          <w:p w:rsidR="00B52DAB" w:rsidRDefault="00C71A36" w:rsidP="002123C2">
            <w:pPr>
              <w:rPr>
                <w:rStyle w:val="CodeChar"/>
              </w:rPr>
            </w:pPr>
            <w:r>
              <w:rPr>
                <w:rStyle w:val="CodeChar"/>
              </w:rPr>
              <w:t>revision_trackiing_num</w:t>
            </w:r>
            <w:r w:rsidR="0015097E">
              <w:rPr>
                <w:rStyle w:val="CodeChar"/>
              </w:rPr>
              <w:t xml:space="preserve"> = 0. </w:t>
            </w:r>
          </w:p>
        </w:tc>
      </w:tr>
      <w:tr w:rsidR="00B52DAB" w:rsidTr="002123C2">
        <w:tc>
          <w:tcPr>
            <w:tcW w:w="9576" w:type="dxa"/>
          </w:tcPr>
          <w:p w:rsidR="00B52DAB" w:rsidRDefault="00B52DAB" w:rsidP="002123C2">
            <w:pPr>
              <w:rPr>
                <w:rStyle w:val="CodeChar"/>
              </w:rPr>
            </w:pPr>
            <w:r w:rsidRPr="00B52DAB">
              <w:rPr>
                <w:rStyle w:val="CodeChar"/>
              </w:rPr>
              <w:t>Revision_Action</w:t>
            </w:r>
            <w:r w:rsidR="0015097E">
              <w:rPr>
                <w:rStyle w:val="CodeChar"/>
              </w:rPr>
              <w:t xml:space="preserve"> = Null.</w:t>
            </w:r>
          </w:p>
        </w:tc>
      </w:tr>
      <w:tr w:rsidR="00B52DAB" w:rsidTr="002123C2">
        <w:tc>
          <w:tcPr>
            <w:tcW w:w="9576" w:type="dxa"/>
          </w:tcPr>
          <w:p w:rsidR="00B52DAB" w:rsidRDefault="00C71A36" w:rsidP="002123C2">
            <w:pPr>
              <w:rPr>
                <w:rStyle w:val="CodeChar"/>
              </w:rPr>
            </w:pPr>
            <w:r>
              <w:rPr>
                <w:rStyle w:val="CodeChar"/>
              </w:rPr>
              <w:t>release_id</w:t>
            </w:r>
            <w:r w:rsidR="0015097E">
              <w:rPr>
                <w:rStyle w:val="CodeChar"/>
              </w:rPr>
              <w:t xml:space="preserve"> = Null. </w:t>
            </w:r>
          </w:p>
        </w:tc>
      </w:tr>
      <w:tr w:rsidR="00B52DAB" w:rsidTr="002123C2">
        <w:tc>
          <w:tcPr>
            <w:tcW w:w="9576" w:type="dxa"/>
          </w:tcPr>
          <w:p w:rsidR="00B52DAB" w:rsidRDefault="00B52DAB" w:rsidP="002123C2">
            <w:pPr>
              <w:rPr>
                <w:rStyle w:val="CodeChar"/>
              </w:rPr>
            </w:pPr>
            <w:r w:rsidRPr="00B52DAB">
              <w:rPr>
                <w:rStyle w:val="CodeChar"/>
              </w:rPr>
              <w:t>Current_ASCCP_ID</w:t>
            </w:r>
            <w:r w:rsidR="0015097E">
              <w:rPr>
                <w:rStyle w:val="CodeChar"/>
              </w:rPr>
              <w:t xml:space="preserve"> = Null.</w:t>
            </w:r>
          </w:p>
        </w:tc>
      </w:tr>
    </w:tbl>
    <w:p w:rsidR="00F36B15" w:rsidRDefault="00F36B15" w:rsidP="00DB12E7">
      <w:pPr>
        <w:rPr>
          <w:rStyle w:val="CodeChar"/>
        </w:rPr>
      </w:pPr>
    </w:p>
    <w:p w:rsidR="00FD202A" w:rsidRDefault="00FD202A" w:rsidP="00FD202A">
      <w:pPr>
        <w:pStyle w:val="Heading5"/>
      </w:pPr>
      <w:bookmarkStart w:id="650" w:name="_Toc442108973"/>
      <w:r>
        <w:t>Populate an ASCC</w:t>
      </w:r>
      <w:r w:rsidR="0015097E">
        <w:t xml:space="preserve"> current record</w:t>
      </w:r>
      <w:bookmarkEnd w:id="650"/>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496F33" w:rsidTr="00496F33">
        <w:tc>
          <w:tcPr>
            <w:tcW w:w="9576" w:type="dxa"/>
          </w:tcPr>
          <w:p w:rsidR="00496F33" w:rsidRPr="00496F33" w:rsidRDefault="00496F33" w:rsidP="00DB12E7">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496F33" w:rsidTr="00496F33">
        <w:tc>
          <w:tcPr>
            <w:tcW w:w="9576" w:type="dxa"/>
          </w:tcPr>
          <w:p w:rsidR="00496F33" w:rsidRPr="00496F33" w:rsidRDefault="00496F33" w:rsidP="00496F33">
            <w:pPr>
              <w:rPr>
                <w:rStyle w:val="CodeChar"/>
                <w:rFonts w:ascii="Times New Roman" w:hAnsi="Times New Roman"/>
                <w:noProof w:val="0"/>
                <w:sz w:val="20"/>
              </w:rPr>
            </w:pPr>
            <w:r w:rsidRPr="00B74179">
              <w:rPr>
                <w:rStyle w:val="CodeChar"/>
              </w:rPr>
              <w:t xml:space="preserve">ASCC_GUID = </w:t>
            </w:r>
            <w:r w:rsidRPr="00496F33">
              <w:t>Generate a new one.</w:t>
            </w:r>
          </w:p>
        </w:tc>
      </w:tr>
      <w:tr w:rsidR="00496F33" w:rsidTr="00496F33">
        <w:tc>
          <w:tcPr>
            <w:tcW w:w="9576" w:type="dxa"/>
          </w:tcPr>
          <w:p w:rsidR="00496F33" w:rsidRPr="005454E3" w:rsidRDefault="005454E3" w:rsidP="00DB12E7">
            <w:pPr>
              <w:rPr>
                <w:rStyle w:val="CodeChar"/>
                <w:rFonts w:ascii="Times New Roman" w:hAnsi="Times New Roman"/>
                <w:noProof w:val="0"/>
                <w:sz w:val="20"/>
              </w:rPr>
            </w:pPr>
            <w:r w:rsidRPr="00D409B2">
              <w:rPr>
                <w:rStyle w:val="CodeChar"/>
              </w:rPr>
              <w:t>Cardinality_Min</w:t>
            </w:r>
            <w:r>
              <w:t xml:space="preserve"> = </w:t>
            </w:r>
            <w:r w:rsidRPr="00C64228">
              <w:rPr>
                <w:rStyle w:val="CodeChar"/>
              </w:rPr>
              <w:t>1</w:t>
            </w:r>
            <w:r>
              <w:t>.</w:t>
            </w:r>
          </w:p>
        </w:tc>
      </w:tr>
      <w:tr w:rsidR="00496F33" w:rsidTr="00496F33">
        <w:tc>
          <w:tcPr>
            <w:tcW w:w="9576" w:type="dxa"/>
          </w:tcPr>
          <w:p w:rsidR="00496F33" w:rsidRPr="005454E3" w:rsidRDefault="005454E3" w:rsidP="005454E3">
            <w:pPr>
              <w:rPr>
                <w:rStyle w:val="CodeChar"/>
                <w:rFonts w:ascii="Times New Roman" w:hAnsi="Times New Roman"/>
                <w:noProof w:val="0"/>
                <w:sz w:val="20"/>
              </w:rPr>
            </w:pPr>
            <w:r w:rsidRPr="00D409B2">
              <w:rPr>
                <w:rStyle w:val="CodeChar"/>
              </w:rPr>
              <w:t>Cardinality_Max</w:t>
            </w:r>
            <w:r>
              <w:t xml:space="preserve"> = </w:t>
            </w:r>
            <w:r w:rsidRPr="00C64228">
              <w:rPr>
                <w:rStyle w:val="CodeChar"/>
              </w:rPr>
              <w:t>1</w:t>
            </w:r>
            <w:r>
              <w:t>.</w:t>
            </w:r>
          </w:p>
        </w:tc>
      </w:tr>
      <w:tr w:rsidR="00496F33" w:rsidTr="00496F33">
        <w:tc>
          <w:tcPr>
            <w:tcW w:w="9576" w:type="dxa"/>
          </w:tcPr>
          <w:p w:rsidR="00496F33" w:rsidRDefault="005454E3" w:rsidP="00C64228">
            <w:pPr>
              <w:rPr>
                <w:rStyle w:val="CodeChar"/>
              </w:rPr>
            </w:pPr>
            <w:r w:rsidRPr="00D409B2">
              <w:rPr>
                <w:rStyle w:val="CodeChar"/>
              </w:rPr>
              <w:t>Sequencing_Key</w:t>
            </w:r>
            <w:r>
              <w:t xml:space="preserve"> = </w:t>
            </w:r>
            <w:r w:rsidR="00C64228" w:rsidRPr="00C64228">
              <w:rPr>
                <w:rStyle w:val="CodeChar"/>
              </w:rPr>
              <w:t>1</w:t>
            </w:r>
            <w:r w:rsidR="00C64228">
              <w:t>.</w:t>
            </w:r>
          </w:p>
        </w:tc>
      </w:tr>
      <w:tr w:rsidR="00496F33" w:rsidTr="00496F33">
        <w:tc>
          <w:tcPr>
            <w:tcW w:w="9576" w:type="dxa"/>
          </w:tcPr>
          <w:p w:rsidR="00496F33" w:rsidRPr="00C64228" w:rsidRDefault="00C64228" w:rsidP="00C64228">
            <w:pPr>
              <w:rPr>
                <w:rStyle w:val="CodeChar"/>
                <w:rFonts w:ascii="Times New Roman" w:hAnsi="Times New Roman"/>
                <w:noProof w:val="0"/>
                <w:sz w:val="20"/>
              </w:rPr>
            </w:pPr>
            <w:r w:rsidRPr="00D409B2">
              <w:rPr>
                <w:rStyle w:val="CodeChar"/>
              </w:rPr>
              <w:t>Assoc_From_ACC_ID</w:t>
            </w:r>
            <w:r>
              <w:t xml:space="preserve"> = </w:t>
            </w:r>
            <w:r w:rsidRPr="00C64228">
              <w:rPr>
                <w:rStyle w:val="CodeChar"/>
              </w:rPr>
              <w:t>eACC</w:t>
            </w:r>
            <w:r w:rsidR="00D37182">
              <w:rPr>
                <w:rStyle w:val="CodeChar"/>
              </w:rPr>
              <w:t xml:space="preserve">. </w:t>
            </w:r>
            <w:r w:rsidRPr="00C64228">
              <w:rPr>
                <w:rStyle w:val="CodeChar"/>
              </w:rPr>
              <w:t>ACC_ID</w:t>
            </w:r>
            <w:r>
              <w:t>.</w:t>
            </w:r>
          </w:p>
        </w:tc>
      </w:tr>
      <w:tr w:rsidR="00496F33" w:rsidTr="00496F33">
        <w:tc>
          <w:tcPr>
            <w:tcW w:w="9576" w:type="dxa"/>
          </w:tcPr>
          <w:p w:rsidR="00496F33" w:rsidRDefault="00C64228" w:rsidP="00C64228">
            <w:pPr>
              <w:rPr>
                <w:rStyle w:val="CodeChar"/>
              </w:rPr>
            </w:pP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t xml:space="preserve"> = </w:t>
            </w:r>
            <w:r w:rsidRPr="00C64228">
              <w:rPr>
                <w:rStyle w:val="CodeChar"/>
              </w:rPr>
              <w:t>ASCCP_ID</w:t>
            </w:r>
            <w:r>
              <w:t xml:space="preserve"> of the above ASCCP record.</w:t>
            </w:r>
          </w:p>
        </w:tc>
      </w:tr>
      <w:tr w:rsidR="00496F33" w:rsidTr="00496F33">
        <w:tc>
          <w:tcPr>
            <w:tcW w:w="9576" w:type="dxa"/>
          </w:tcPr>
          <w:p w:rsidR="00496F33" w:rsidRDefault="00736ABC" w:rsidP="00B42494">
            <w:pPr>
              <w:rPr>
                <w:rStyle w:val="CodeChar"/>
              </w:rPr>
            </w:pPr>
            <w:r>
              <w:rPr>
                <w:rStyle w:val="CodeChar"/>
              </w:rPr>
              <w:t>den</w:t>
            </w:r>
            <w:r w:rsidR="00B42494">
              <w:t xml:space="preserve"> = </w:t>
            </w:r>
            <w:r w:rsidR="00B42494" w:rsidRPr="00B42494">
              <w:rPr>
                <w:rStyle w:val="CodeChar"/>
              </w:rPr>
              <w:t>eACC.Object_Class_Term + “. “</w:t>
            </w:r>
            <w:r w:rsidR="00B42494">
              <w:t xml:space="preserve"> + </w:t>
            </w:r>
            <w:r w:rsidR="00B42494">
              <w:rPr>
                <w:rStyle w:val="CodeChar"/>
              </w:rPr>
              <w:t>ASCCP(</w:t>
            </w:r>
            <w:r w:rsidR="00B42494" w:rsidRPr="00D409B2">
              <w:rPr>
                <w:rStyle w:val="CodeChar"/>
              </w:rPr>
              <w:t>Assoc_To_A</w:t>
            </w:r>
            <w:r w:rsidR="00B42494">
              <w:rPr>
                <w:rStyle w:val="CodeChar"/>
              </w:rPr>
              <w:t>S</w:t>
            </w:r>
            <w:r w:rsidR="00B42494" w:rsidRPr="00D409B2">
              <w:rPr>
                <w:rStyle w:val="CodeChar"/>
              </w:rPr>
              <w:t>CC</w:t>
            </w:r>
            <w:r w:rsidR="00B42494">
              <w:rPr>
                <w:rStyle w:val="CodeChar"/>
              </w:rPr>
              <w:t>P</w:t>
            </w:r>
            <w:r w:rsidR="00B42494" w:rsidRPr="00D409B2">
              <w:rPr>
                <w:rStyle w:val="CodeChar"/>
              </w:rPr>
              <w:t>_ID</w:t>
            </w:r>
            <w:r w:rsidR="00B42494">
              <w:rPr>
                <w:rStyle w:val="CodeChar"/>
              </w:rPr>
              <w:t>).</w:t>
            </w:r>
            <w:r>
              <w:rPr>
                <w:rStyle w:val="CodeChar"/>
              </w:rPr>
              <w:t>den</w:t>
            </w:r>
          </w:p>
        </w:tc>
      </w:tr>
      <w:tr w:rsidR="00B42494" w:rsidTr="002123C2">
        <w:tc>
          <w:tcPr>
            <w:tcW w:w="9576" w:type="dxa"/>
          </w:tcPr>
          <w:p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.Object_Class_Term + “.”</w:t>
            </w:r>
          </w:p>
        </w:tc>
      </w:tr>
      <w:tr w:rsidR="00B42494" w:rsidTr="002123C2">
        <w:tc>
          <w:tcPr>
            <w:tcW w:w="9576" w:type="dxa"/>
          </w:tcPr>
          <w:p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rsidTr="002123C2">
        <w:tc>
          <w:tcPr>
            <w:tcW w:w="9576" w:type="dxa"/>
          </w:tcPr>
          <w:p w:rsidR="00B42494" w:rsidRPr="00446F4C" w:rsidRDefault="00225A1E" w:rsidP="002123C2">
            <w:pPr>
              <w:rPr>
                <w:rStyle w:val="CodeChar"/>
              </w:rPr>
            </w:pPr>
            <w:r>
              <w:rPr>
                <w:rStyle w:val="CodeChar"/>
              </w:rPr>
              <w:t xml:space="preserve">Owner_User_ID </w:t>
            </w:r>
            <w:r>
              <w:t>= The logged in user</w:t>
            </w:r>
            <w:r w:rsidRPr="00A159CE">
              <w:t>.</w:t>
            </w:r>
          </w:p>
        </w:tc>
      </w:tr>
      <w:tr w:rsidR="00B42494" w:rsidTr="00496F33">
        <w:tc>
          <w:tcPr>
            <w:tcW w:w="9576" w:type="dxa"/>
          </w:tcPr>
          <w:p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rsidTr="00496F33">
        <w:tc>
          <w:tcPr>
            <w:tcW w:w="9576" w:type="dxa"/>
          </w:tcPr>
          <w:p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rsidTr="00496F33">
        <w:tc>
          <w:tcPr>
            <w:tcW w:w="9576" w:type="dxa"/>
          </w:tcPr>
          <w:p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rsidTr="00496F33">
        <w:tc>
          <w:tcPr>
            <w:tcW w:w="9576" w:type="dxa"/>
          </w:tcPr>
          <w:p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rsidTr="00496F33">
        <w:tc>
          <w:tcPr>
            <w:tcW w:w="9576" w:type="dxa"/>
          </w:tcPr>
          <w:p w:rsidR="00225A1E" w:rsidRDefault="00B37A2C" w:rsidP="00B42494">
            <w:pPr>
              <w:rPr>
                <w:rStyle w:val="CodeChar"/>
              </w:rPr>
            </w:pPr>
            <w:r>
              <w:rPr>
                <w:rStyle w:val="CodeChar"/>
              </w:rPr>
              <w:t>revision_num</w:t>
            </w:r>
            <w:r w:rsidR="00225A1E">
              <w:rPr>
                <w:rStyle w:val="CodeChar"/>
              </w:rPr>
              <w:t xml:space="preserve"> = 0.</w:t>
            </w:r>
          </w:p>
        </w:tc>
      </w:tr>
      <w:tr w:rsidR="00225A1E" w:rsidTr="00496F33">
        <w:tc>
          <w:tcPr>
            <w:tcW w:w="9576" w:type="dxa"/>
          </w:tcPr>
          <w:p w:rsidR="00225A1E" w:rsidRDefault="00C71A36" w:rsidP="00B42494">
            <w:pPr>
              <w:rPr>
                <w:rStyle w:val="CodeChar"/>
              </w:rPr>
            </w:pPr>
            <w:r>
              <w:rPr>
                <w:rStyle w:val="CodeChar"/>
              </w:rPr>
              <w:t>revision_trackiing_num</w:t>
            </w:r>
            <w:r w:rsidR="00225A1E">
              <w:rPr>
                <w:rStyle w:val="CodeChar"/>
              </w:rPr>
              <w:t xml:space="preserve"> = 0.</w:t>
            </w:r>
          </w:p>
        </w:tc>
      </w:tr>
      <w:tr w:rsidR="00225A1E" w:rsidTr="00496F33">
        <w:tc>
          <w:tcPr>
            <w:tcW w:w="9576" w:type="dxa"/>
          </w:tcPr>
          <w:p w:rsidR="00225A1E" w:rsidRDefault="00225A1E" w:rsidP="00B42494">
            <w:pPr>
              <w:rPr>
                <w:rStyle w:val="CodeChar"/>
              </w:rPr>
            </w:pPr>
            <w:r>
              <w:rPr>
                <w:rStyle w:val="CodeChar"/>
              </w:rPr>
              <w:t>Revision_Action = Null.</w:t>
            </w:r>
          </w:p>
        </w:tc>
      </w:tr>
      <w:tr w:rsidR="00225A1E" w:rsidTr="00496F33">
        <w:tc>
          <w:tcPr>
            <w:tcW w:w="9576" w:type="dxa"/>
          </w:tcPr>
          <w:p w:rsidR="00225A1E" w:rsidRDefault="00C71A36" w:rsidP="00B42494">
            <w:pPr>
              <w:rPr>
                <w:rStyle w:val="CodeChar"/>
              </w:rPr>
            </w:pPr>
            <w:r>
              <w:rPr>
                <w:rStyle w:val="CodeChar"/>
              </w:rPr>
              <w:t>release_id</w:t>
            </w:r>
            <w:r w:rsidR="00225A1E">
              <w:rPr>
                <w:rStyle w:val="CodeChar"/>
              </w:rPr>
              <w:t xml:space="preserve"> = Null.</w:t>
            </w:r>
          </w:p>
        </w:tc>
      </w:tr>
      <w:tr w:rsidR="00225A1E" w:rsidTr="00496F33">
        <w:tc>
          <w:tcPr>
            <w:tcW w:w="9576" w:type="dxa"/>
          </w:tcPr>
          <w:p w:rsidR="00225A1E" w:rsidRDefault="00225A1E" w:rsidP="00B42494">
            <w:pPr>
              <w:rPr>
                <w:rStyle w:val="CodeChar"/>
              </w:rPr>
            </w:pPr>
            <w:r>
              <w:rPr>
                <w:rStyle w:val="CodeChar"/>
              </w:rPr>
              <w:t>Current_ASCC_ID = Null.</w:t>
            </w:r>
          </w:p>
        </w:tc>
      </w:tr>
    </w:tbl>
    <w:p w:rsidR="00496F33" w:rsidRDefault="00BE5C30" w:rsidP="00E813DC">
      <w:pPr>
        <w:pStyle w:val="Heading5"/>
        <w:rPr>
          <w:rStyle w:val="CodeChar"/>
        </w:rPr>
      </w:pPr>
      <w:bookmarkStart w:id="651" w:name="_Toc442108974"/>
      <w:r>
        <w:rPr>
          <w:rStyle w:val="CodeChar"/>
        </w:rPr>
        <w:t>Populate an ACC h</w:t>
      </w:r>
      <w:r w:rsidR="00E813DC">
        <w:rPr>
          <w:rStyle w:val="CodeChar"/>
        </w:rPr>
        <w:t>istory Record</w:t>
      </w:r>
      <w:bookmarkEnd w:id="651"/>
    </w:p>
    <w:p w:rsidR="00E813DC" w:rsidRDefault="00E813DC" w:rsidP="00E813DC">
      <w:r>
        <w:t>The data should be the same as that in the ACC current record except below columns.</w:t>
      </w:r>
    </w:p>
    <w:p w:rsidR="00E813DC" w:rsidRDefault="00E813DC" w:rsidP="00E813DC"/>
    <w:tbl>
      <w:tblPr>
        <w:tblStyle w:val="TableGrid"/>
        <w:tblW w:w="0" w:type="auto"/>
        <w:tblLook w:val="04A0" w:firstRow="1" w:lastRow="0" w:firstColumn="1" w:lastColumn="0" w:noHBand="0" w:noVBand="1"/>
      </w:tblPr>
      <w:tblGrid>
        <w:gridCol w:w="9576"/>
      </w:tblGrid>
      <w:tr w:rsidR="00E813DC" w:rsidRPr="00A159CE" w:rsidTr="002123C2">
        <w:tc>
          <w:tcPr>
            <w:tcW w:w="9576" w:type="dxa"/>
          </w:tcPr>
          <w:p w:rsidR="00E813DC" w:rsidRPr="00A159CE" w:rsidRDefault="00E813DC" w:rsidP="002123C2">
            <w:r w:rsidRPr="00A159CE">
              <w:rPr>
                <w:rStyle w:val="CodeChar"/>
              </w:rPr>
              <w:t>ACC_ID</w:t>
            </w:r>
            <w:r w:rsidRPr="00A159CE">
              <w:t xml:space="preserve"> = Auto-generate database key.</w:t>
            </w:r>
          </w:p>
        </w:tc>
      </w:tr>
      <w:tr w:rsidR="00E813DC" w:rsidRPr="00A159CE" w:rsidTr="002123C2">
        <w:tc>
          <w:tcPr>
            <w:tcW w:w="9576" w:type="dxa"/>
          </w:tcPr>
          <w:p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rsidTr="002123C2">
        <w:tc>
          <w:tcPr>
            <w:tcW w:w="9576" w:type="dxa"/>
          </w:tcPr>
          <w:p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rsidTr="002123C2">
        <w:tc>
          <w:tcPr>
            <w:tcW w:w="9576" w:type="dxa"/>
          </w:tcPr>
          <w:p w:rsidR="00E813DC" w:rsidRDefault="00E813DC" w:rsidP="00E813DC">
            <w:pPr>
              <w:rPr>
                <w:rStyle w:val="CodeChar"/>
              </w:rPr>
            </w:pPr>
            <w:r>
              <w:rPr>
                <w:rStyle w:val="CodeChar"/>
              </w:rPr>
              <w:t>Revision_Action = 1.</w:t>
            </w:r>
          </w:p>
        </w:tc>
      </w:tr>
      <w:tr w:rsidR="00E813DC" w:rsidRPr="00A159CE" w:rsidTr="002123C2">
        <w:tc>
          <w:tcPr>
            <w:tcW w:w="9576" w:type="dxa"/>
          </w:tcPr>
          <w:p w:rsidR="00E813DC" w:rsidRDefault="00C71A36" w:rsidP="002123C2">
            <w:pPr>
              <w:rPr>
                <w:rStyle w:val="CodeChar"/>
              </w:rPr>
            </w:pPr>
            <w:r>
              <w:rPr>
                <w:rStyle w:val="CodeChar"/>
              </w:rPr>
              <w:t>release_id</w:t>
            </w:r>
            <w:r w:rsidR="00E813DC">
              <w:rPr>
                <w:rStyle w:val="CodeChar"/>
              </w:rPr>
              <w:t xml:space="preserve"> = Null.</w:t>
            </w:r>
          </w:p>
        </w:tc>
      </w:tr>
      <w:tr w:rsidR="00E813DC" w:rsidRPr="00A159CE" w:rsidTr="002123C2">
        <w:tc>
          <w:tcPr>
            <w:tcW w:w="9576" w:type="dxa"/>
          </w:tcPr>
          <w:p w:rsidR="00E813DC" w:rsidRDefault="00E813DC" w:rsidP="002123C2">
            <w:pPr>
              <w:rPr>
                <w:rStyle w:val="CodeChar"/>
              </w:rPr>
            </w:pPr>
            <w:r>
              <w:rPr>
                <w:rStyle w:val="CodeChar"/>
              </w:rPr>
              <w:t xml:space="preserve">Current_ACC_ID = </w:t>
            </w:r>
            <w:r w:rsidRPr="00E813DC">
              <w:rPr>
                <w:rStyle w:val="CodeChar"/>
              </w:rPr>
              <w:t>ACC_ID</w:t>
            </w:r>
            <w:r>
              <w:t xml:space="preserve"> of the ACC current record.</w:t>
            </w:r>
          </w:p>
        </w:tc>
      </w:tr>
    </w:tbl>
    <w:p w:rsidR="00E813DC" w:rsidRPr="00E813DC" w:rsidRDefault="00E813DC" w:rsidP="00E813DC"/>
    <w:p w:rsidR="00E813DC" w:rsidRPr="00E813DC" w:rsidRDefault="00BE5C30" w:rsidP="00BE5C30">
      <w:pPr>
        <w:pStyle w:val="Heading5"/>
      </w:pPr>
      <w:bookmarkStart w:id="652" w:name="_Toc442108975"/>
      <w:r>
        <w:t>Populate an ASCCP history record</w:t>
      </w:r>
      <w:bookmarkEnd w:id="652"/>
    </w:p>
    <w:p w:rsidR="00BE5C30" w:rsidRDefault="00BE5C30" w:rsidP="00BE5C30">
      <w:r>
        <w:t>The data should be the same as that in the ASCCP current record except below columns.</w:t>
      </w:r>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F36B15" w:rsidRDefault="00BE5C30" w:rsidP="002123C2">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 </w:t>
            </w:r>
          </w:p>
        </w:tc>
      </w:tr>
      <w:tr w:rsidR="00BE5C30" w:rsidTr="002123C2">
        <w:tc>
          <w:tcPr>
            <w:tcW w:w="9576" w:type="dxa"/>
          </w:tcPr>
          <w:p w:rsidR="00BE5C30" w:rsidRDefault="00C71A36" w:rsidP="00BE5C30">
            <w:pPr>
              <w:rPr>
                <w:rStyle w:val="CodeChar"/>
              </w:rPr>
            </w:pPr>
            <w:r>
              <w:rPr>
                <w:rStyle w:val="CodeChar"/>
              </w:rPr>
              <w:t>revision_trackiing_num</w:t>
            </w:r>
            <w:r w:rsidR="00BE5C30">
              <w:rPr>
                <w:rStyle w:val="CodeChar"/>
              </w:rPr>
              <w:t xml:space="preserve"> = 1. </w:t>
            </w:r>
          </w:p>
        </w:tc>
      </w:tr>
      <w:tr w:rsidR="00BE5C30" w:rsidTr="002123C2">
        <w:tc>
          <w:tcPr>
            <w:tcW w:w="9576" w:type="dxa"/>
          </w:tcPr>
          <w:p w:rsidR="00BE5C30" w:rsidRDefault="00BE5C30" w:rsidP="00BE5C30">
            <w:pPr>
              <w:rPr>
                <w:rStyle w:val="CodeChar"/>
              </w:rPr>
            </w:pPr>
            <w:r w:rsidRPr="00B52DAB">
              <w:rPr>
                <w:rStyle w:val="CodeChar"/>
              </w:rPr>
              <w:t>Revision_Action</w:t>
            </w:r>
            <w:r>
              <w:rPr>
                <w:rStyle w:val="CodeChar"/>
              </w:rPr>
              <w:t xml:space="preserve">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 </w:t>
            </w:r>
          </w:p>
        </w:tc>
      </w:tr>
      <w:tr w:rsidR="00BE5C30" w:rsidTr="002123C2">
        <w:tc>
          <w:tcPr>
            <w:tcW w:w="9576" w:type="dxa"/>
          </w:tcPr>
          <w:p w:rsidR="00BE5C30" w:rsidRDefault="00BE5C30" w:rsidP="002123C2">
            <w:pPr>
              <w:rPr>
                <w:rStyle w:val="CodeChar"/>
              </w:rPr>
            </w:pPr>
            <w:r w:rsidRPr="00B52DAB">
              <w:rPr>
                <w:rStyle w:val="CodeChar"/>
              </w:rPr>
              <w:t>Current_ASCCP_ID</w:t>
            </w:r>
            <w:r>
              <w:rPr>
                <w:rStyle w:val="CodeChar"/>
              </w:rPr>
              <w:t xml:space="preserve"> = </w:t>
            </w:r>
            <w:r w:rsidRPr="00E813DC">
              <w:rPr>
                <w:rStyle w:val="CodeChar"/>
              </w:rPr>
              <w:t>A</w:t>
            </w:r>
            <w:r>
              <w:rPr>
                <w:rStyle w:val="CodeChar"/>
              </w:rPr>
              <w:t>S</w:t>
            </w:r>
            <w:r w:rsidRPr="00E813DC">
              <w:rPr>
                <w:rStyle w:val="CodeChar"/>
              </w:rPr>
              <w:t>CC</w:t>
            </w:r>
            <w:r>
              <w:rPr>
                <w:rStyle w:val="CodeChar"/>
              </w:rPr>
              <w:t>P</w:t>
            </w:r>
            <w:r w:rsidRPr="00E813DC">
              <w:rPr>
                <w:rStyle w:val="CodeChar"/>
              </w:rPr>
              <w:t>_ID</w:t>
            </w:r>
            <w:r>
              <w:t xml:space="preserve"> of the ASCCP current record.</w:t>
            </w:r>
          </w:p>
        </w:tc>
      </w:tr>
    </w:tbl>
    <w:p w:rsidR="00BE5C30" w:rsidRDefault="00BE5C30" w:rsidP="00DB12E7">
      <w:pPr>
        <w:rPr>
          <w:rStyle w:val="CodeChar"/>
        </w:rPr>
      </w:pPr>
    </w:p>
    <w:p w:rsidR="00496F33" w:rsidRDefault="00BE5C30" w:rsidP="00BE5C30">
      <w:pPr>
        <w:pStyle w:val="Heading5"/>
        <w:rPr>
          <w:rStyle w:val="CodeChar"/>
        </w:rPr>
      </w:pPr>
      <w:bookmarkStart w:id="653" w:name="_Toc442108976"/>
      <w:r>
        <w:rPr>
          <w:rStyle w:val="CodeChar"/>
        </w:rPr>
        <w:t>Populate an ASCC history record</w:t>
      </w:r>
      <w:bookmarkEnd w:id="653"/>
    </w:p>
    <w:p w:rsidR="00BE5C30" w:rsidRDefault="00BE5C30" w:rsidP="00BE5C30">
      <w:r>
        <w:t>The data should be the same as that in the ASCC current record except below columns.</w:t>
      </w:r>
    </w:p>
    <w:p w:rsidR="00BE5C30" w:rsidRDefault="00BE5C30" w:rsidP="00BE5C30"/>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496F33" w:rsidRDefault="00BE5C30" w:rsidP="002123C2">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w:t>
            </w:r>
          </w:p>
        </w:tc>
      </w:tr>
      <w:tr w:rsidR="00BE5C30" w:rsidTr="002123C2">
        <w:tc>
          <w:tcPr>
            <w:tcW w:w="9576" w:type="dxa"/>
          </w:tcPr>
          <w:p w:rsidR="00BE5C30" w:rsidRDefault="00C71A36" w:rsidP="00BE5C30">
            <w:pPr>
              <w:rPr>
                <w:rStyle w:val="CodeChar"/>
              </w:rPr>
            </w:pPr>
            <w:r>
              <w:rPr>
                <w:rStyle w:val="CodeChar"/>
              </w:rPr>
              <w:t>revision_trackiing_num</w:t>
            </w:r>
            <w:r w:rsidR="00BE5C30">
              <w:rPr>
                <w:rStyle w:val="CodeChar"/>
              </w:rPr>
              <w:t xml:space="preserve"> = 1.</w:t>
            </w:r>
          </w:p>
        </w:tc>
      </w:tr>
      <w:tr w:rsidR="00BE5C30" w:rsidTr="002123C2">
        <w:tc>
          <w:tcPr>
            <w:tcW w:w="9576" w:type="dxa"/>
          </w:tcPr>
          <w:p w:rsidR="00BE5C30" w:rsidRDefault="00BE5C30" w:rsidP="00BE5C30">
            <w:pPr>
              <w:rPr>
                <w:rStyle w:val="CodeChar"/>
              </w:rPr>
            </w:pPr>
            <w:r>
              <w:rPr>
                <w:rStyle w:val="CodeChar"/>
              </w:rPr>
              <w:t>Revision_Action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w:t>
            </w:r>
          </w:p>
        </w:tc>
      </w:tr>
      <w:tr w:rsidR="00BE5C30" w:rsidTr="002123C2">
        <w:tc>
          <w:tcPr>
            <w:tcW w:w="9576" w:type="dxa"/>
          </w:tcPr>
          <w:p w:rsidR="00BE5C30" w:rsidRDefault="00BE5C30" w:rsidP="00553672">
            <w:pPr>
              <w:rPr>
                <w:rStyle w:val="CodeChar"/>
              </w:rPr>
            </w:pPr>
            <w:r>
              <w:rPr>
                <w:rStyle w:val="CodeChar"/>
              </w:rPr>
              <w:lastRenderedPageBreak/>
              <w:t xml:space="preserve">Current_ASCC_ID = </w:t>
            </w:r>
            <w:r w:rsidRPr="00E813DC">
              <w:rPr>
                <w:rStyle w:val="CodeChar"/>
              </w:rPr>
              <w:t>A</w:t>
            </w:r>
            <w:r>
              <w:rPr>
                <w:rStyle w:val="CodeChar"/>
              </w:rPr>
              <w:t>S</w:t>
            </w:r>
            <w:r w:rsidRPr="00E813DC">
              <w:rPr>
                <w:rStyle w:val="CodeChar"/>
              </w:rPr>
              <w:t>CC_ID</w:t>
            </w:r>
            <w:r w:rsidR="00553672">
              <w:t xml:space="preserve"> of the ASCC</w:t>
            </w:r>
            <w:r>
              <w:t xml:space="preserve"> current record.</w:t>
            </w:r>
          </w:p>
        </w:tc>
      </w:tr>
    </w:tbl>
    <w:p w:rsidR="00FD202A" w:rsidRPr="00FD202A" w:rsidRDefault="00FD202A" w:rsidP="00FD202A"/>
    <w:p w:rsidR="009064E6" w:rsidRDefault="009064E6" w:rsidP="00483B6E">
      <w:pPr>
        <w:pStyle w:val="Heading4"/>
      </w:pPr>
      <w:bookmarkStart w:id="654" w:name="_Ref431198523"/>
      <w:bookmarkStart w:id="655" w:name="_Toc442108977"/>
      <w:r>
        <w:t xml:space="preserve">Create a New User Extension </w:t>
      </w:r>
      <w:r w:rsidR="00AF4654">
        <w:t xml:space="preserve">Group </w:t>
      </w:r>
      <w:r>
        <w:t>ACC Revision</w:t>
      </w:r>
      <w:bookmarkEnd w:id="654"/>
      <w:bookmarkEnd w:id="655"/>
    </w:p>
    <w:p w:rsidR="009064E6" w:rsidRDefault="009064E6" w:rsidP="009064E6"/>
    <w:p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656"/>
      <w:r>
        <w:t xml:space="preserve">current record and all its associations (BCC and ASCC) </w:t>
      </w:r>
      <w:r w:rsidR="00337C0A">
        <w:t>must</w:t>
      </w:r>
      <w:r>
        <w:t xml:space="preserve"> be updated to </w:t>
      </w:r>
      <w:r w:rsidRPr="002B1768">
        <w:rPr>
          <w:rStyle w:val="CodeChar"/>
        </w:rPr>
        <w:t>Edi</w:t>
      </w:r>
      <w:r w:rsidRPr="002B1768">
        <w:rPr>
          <w:rStyle w:val="CodeChar"/>
        </w:rPr>
        <w:t>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w:t>
      </w:r>
      <w:r w:rsidR="002B1768">
        <w:t>i</w:t>
      </w:r>
      <w:r w:rsidR="002B1768">
        <w:t xml:space="preserve">sion. </w:t>
      </w:r>
      <w:commentRangeEnd w:id="656"/>
      <w:r w:rsidR="00337C0A">
        <w:rPr>
          <w:rStyle w:val="CommentReference"/>
        </w:rPr>
        <w:commentReference w:id="656"/>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w:t>
      </w:r>
      <w:r w:rsidR="00114018">
        <w:t xml:space="preserve"> the</w:t>
      </w:r>
      <w:r>
        <w:t xml:space="preserve"> UI requirement. </w:t>
      </w:r>
    </w:p>
    <w:p w:rsidR="009064E6" w:rsidRPr="009064E6" w:rsidRDefault="00540DC4" w:rsidP="009064E6">
      <w:r>
        <w:t xml:space="preserve"> </w:t>
      </w:r>
    </w:p>
    <w:p w:rsidR="00483B6E" w:rsidRDefault="00483B6E" w:rsidP="00483B6E">
      <w:pPr>
        <w:pStyle w:val="Heading4"/>
      </w:pPr>
      <w:bookmarkStart w:id="657" w:name="_Ref431198980"/>
      <w:bookmarkStart w:id="658" w:name="_Ref439841329"/>
      <w:bookmarkStart w:id="659" w:name="_Toc442108978"/>
      <w:r>
        <w:t xml:space="preserve">Edit User Extension </w:t>
      </w:r>
      <w:r w:rsidR="00AF4654">
        <w:t xml:space="preserve">Group </w:t>
      </w:r>
      <w:r>
        <w:t>ACC</w:t>
      </w:r>
      <w:bookmarkEnd w:id="657"/>
      <w:bookmarkEnd w:id="658"/>
      <w:bookmarkEnd w:id="659"/>
    </w:p>
    <w:p w:rsidR="00483B6E" w:rsidRDefault="00483B6E" w:rsidP="00483B6E"/>
    <w:p w:rsidR="002C672F" w:rsidRDefault="002C41D3" w:rsidP="00483B6E">
      <w:r>
        <w:t>This section outline</w:t>
      </w:r>
      <w:r w:rsidR="00114018">
        <w:t>s</w:t>
      </w:r>
      <w:r>
        <w:t xml:space="preserve"> UI requirements for editing a user extension.</w:t>
      </w:r>
    </w:p>
    <w:p w:rsidR="002C41D3" w:rsidRDefault="002C41D3" w:rsidP="00483B6E"/>
    <w:p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w:t>
      </w:r>
      <w:r w:rsidR="00EE7040">
        <w:t>d</w:t>
      </w:r>
      <w:r w:rsidR="00EE7040">
        <w:t xml:space="preserve">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93447A">
        <w:t xml:space="preserve">Figure </w:t>
      </w:r>
      <w:r w:rsidR="0093447A">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93447A">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93447A">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rsidR="00774A3B" w:rsidRDefault="00774A3B" w:rsidP="00483B6E"/>
    <w:p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rsidR="008D416D" w:rsidRDefault="008D416D" w:rsidP="00483B6E"/>
    <w:p w:rsidR="008D416D" w:rsidRDefault="008D416D" w:rsidP="00483B6E">
      <w:r>
        <w:t xml:space="preserve">The figure also shows the type inheritance hierarchy for the </w:t>
      </w:r>
      <w:r w:rsidRPr="00AC641D">
        <w:rPr>
          <w:rStyle w:val="CodeChar"/>
        </w:rPr>
        <w:t>AA Extension ACC</w:t>
      </w:r>
      <w:r>
        <w:t>. It also illustrates that there is no exte</w:t>
      </w:r>
      <w:r>
        <w:t>n</w:t>
      </w:r>
      <w:r>
        <w:t xml:space="preserve">sion content in the </w:t>
      </w:r>
      <w:r w:rsidRPr="00AC641D">
        <w:rPr>
          <w:rStyle w:val="CodeChar"/>
        </w:rPr>
        <w:t>All Extension ACC</w:t>
      </w:r>
      <w:r>
        <w:t>.</w:t>
      </w:r>
    </w:p>
    <w:p w:rsidR="00EE7040" w:rsidRDefault="00EE7040" w:rsidP="00483B6E"/>
    <w:p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93447A">
        <w:t>3.10.9</w:t>
      </w:r>
      <w:r>
        <w:fldChar w:fldCharType="end"/>
      </w:r>
      <w:r>
        <w:t xml:space="preserve"> to modify the </w:t>
      </w:r>
      <w:r w:rsidRPr="00F42E8B">
        <w:rPr>
          <w:rStyle w:val="CodeChar"/>
        </w:rPr>
        <w:t>AA User Extension Group ACC</w:t>
      </w:r>
      <w:r>
        <w:t>.</w:t>
      </w:r>
    </w:p>
    <w:p w:rsidR="00BD7FF7" w:rsidRDefault="00BD7FF7" w:rsidP="00BD7FF7">
      <w:pPr>
        <w:pStyle w:val="Heading4"/>
      </w:pPr>
      <w:bookmarkStart w:id="660" w:name="_Toc442108979"/>
      <w:r>
        <w:t>Review User Extension Group ACC</w:t>
      </w:r>
      <w:bookmarkEnd w:id="660"/>
    </w:p>
    <w:p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93447A">
        <w:t>Edit User Extension Group ACC</w:t>
      </w:r>
      <w:r>
        <w:fldChar w:fldCharType="end"/>
      </w:r>
      <w:r>
        <w:t>.</w:t>
      </w:r>
    </w:p>
    <w:p w:rsidR="00220F00" w:rsidRDefault="00220F00" w:rsidP="00EF6FC8">
      <w:pPr>
        <w:pStyle w:val="Heading2"/>
      </w:pPr>
      <w:bookmarkStart w:id="661" w:name="_Ref408391730"/>
      <w:bookmarkStart w:id="662" w:name="_Toc442108980"/>
      <w:r>
        <w:t>Business Context Management</w:t>
      </w:r>
      <w:bookmarkEnd w:id="661"/>
      <w:bookmarkEnd w:id="662"/>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663" w:name="_Ref402764261"/>
      <w:bookmarkStart w:id="664" w:name="_Toc442108981"/>
      <w:r>
        <w:t>Search</w:t>
      </w:r>
      <w:r w:rsidR="00354B4B">
        <w:t xml:space="preserve"> </w:t>
      </w:r>
      <w:r w:rsidR="004232A5">
        <w:t xml:space="preserve">and select a </w:t>
      </w:r>
      <w:r w:rsidR="00354B4B">
        <w:t>business context</w:t>
      </w:r>
      <w:bookmarkEnd w:id="663"/>
      <w:bookmarkEnd w:id="664"/>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665" w:name="_Toc442108982"/>
      <w:r>
        <w:t>Bottom search</w:t>
      </w:r>
      <w:bookmarkEnd w:id="665"/>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666" w:name="_Toc442108983"/>
      <w:r>
        <w:t>Top search</w:t>
      </w:r>
      <w:bookmarkEnd w:id="666"/>
    </w:p>
    <w:p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The ‘OK’ button returns the s</w:t>
      </w:r>
      <w:r>
        <w:t>e</w:t>
      </w:r>
      <w:r>
        <w:t xml:space="preserve">lected business context object or </w:t>
      </w:r>
      <w:r w:rsidRPr="005C685B">
        <w:rPr>
          <w:rStyle w:val="CodeChar"/>
        </w:rPr>
        <w:t>Busine</w:t>
      </w:r>
      <w:r w:rsidR="00E72305" w:rsidRPr="005C685B">
        <w:rPr>
          <w:rStyle w:val="CodeChar"/>
        </w:rPr>
        <w:t>ss_Context.</w:t>
      </w:r>
      <w:commentRangeStart w:id="667"/>
      <w:r w:rsidR="00E72305" w:rsidRPr="005C685B">
        <w:rPr>
          <w:rStyle w:val="CodeChar"/>
        </w:rPr>
        <w:t>Business_Context_ID</w:t>
      </w:r>
      <w:commentRangeEnd w:id="667"/>
      <w:r w:rsidR="00E72305" w:rsidRPr="005C685B">
        <w:rPr>
          <w:rStyle w:val="CodeChar"/>
        </w:rPr>
        <w:commentReference w:id="667"/>
      </w:r>
      <w:r w:rsidR="00E72305">
        <w:t>.</w:t>
      </w:r>
    </w:p>
    <w:p w:rsidR="00354B4B" w:rsidRDefault="00354B4B" w:rsidP="00354B4B">
      <w:pPr>
        <w:pStyle w:val="Heading3"/>
      </w:pPr>
      <w:bookmarkStart w:id="668" w:name="_Ref408499098"/>
      <w:bookmarkStart w:id="669" w:name="_Ref408499103"/>
      <w:bookmarkStart w:id="670" w:name="_Toc442108984"/>
      <w:r>
        <w:t>Create a business context</w:t>
      </w:r>
      <w:bookmarkEnd w:id="668"/>
      <w:bookmarkEnd w:id="669"/>
      <w:bookmarkEnd w:id="670"/>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93447A">
        <w:t xml:space="preserve">Figure </w:t>
      </w:r>
      <w:r w:rsidR="0093447A">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93447A">
        <w:t xml:space="preserve">Figure </w:t>
      </w:r>
      <w:r w:rsidR="0093447A">
        <w:rPr>
          <w:noProof/>
        </w:rPr>
        <w:t>4</w:t>
      </w:r>
      <w:r>
        <w:fldChar w:fldCharType="end"/>
      </w:r>
      <w:r>
        <w:t xml:space="preserve">, it brings up </w:t>
      </w:r>
      <w:r>
        <w:fldChar w:fldCharType="begin"/>
      </w:r>
      <w:r>
        <w:instrText xml:space="preserve"> REF _Ref402704359 \h </w:instrText>
      </w:r>
      <w:r>
        <w:fldChar w:fldCharType="separate"/>
      </w:r>
      <w:r w:rsidR="0093447A">
        <w:t xml:space="preserve">Figure </w:t>
      </w:r>
      <w:r w:rsidR="0093447A">
        <w:rPr>
          <w:noProof/>
        </w:rPr>
        <w:t>5</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 id="_x0000_i1027" type="#_x0000_t75" style="width:177.75pt;height:109.5pt" o:ole="">
            <v:imagedata r:id="rId22" o:title="" croptop="9385f" cropbottom="15536f" cropleft="3165f" cropright="12641f"/>
          </v:shape>
          <o:OLEObject Type="Embed" ProgID="PowerPoint.Slide.12" ShapeID="_x0000_i1027" DrawAspect="Content" ObjectID="_1518975381" r:id="rId23"/>
        </w:object>
      </w:r>
    </w:p>
    <w:p w:rsidR="00AB1728" w:rsidRPr="00FB1A70" w:rsidRDefault="00AB1728" w:rsidP="00AB1728">
      <w:pPr>
        <w:pStyle w:val="Caption"/>
      </w:pPr>
      <w:bookmarkStart w:id="671" w:name="_Ref402704220"/>
      <w:r>
        <w:t xml:space="preserve">Figure </w:t>
      </w:r>
      <w:fldSimple w:instr=" SEQ Figure \* ARABIC ">
        <w:r w:rsidR="0093447A">
          <w:rPr>
            <w:noProof/>
          </w:rPr>
          <w:t>4</w:t>
        </w:r>
      </w:fldSimple>
      <w:bookmarkEnd w:id="671"/>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93447A">
        <w:t xml:space="preserve">Figure </w:t>
      </w:r>
      <w:r w:rsidR="0093447A">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93447A">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8" type="#_x0000_t75" style="width:365.25pt;height:275.25pt" o:ole="" o:bordertopcolor="this" o:borderleftcolor="this" o:borderbottomcolor="this" o:borderrightcolor="this">
            <v:imagedata r:id="rId24" o:title=""/>
            <w10:bordertop type="single" width="12"/>
            <w10:borderleft type="single" width="12"/>
            <w10:borderbottom type="single" width="12"/>
            <w10:borderright type="single" width="12"/>
          </v:shape>
          <o:OLEObject Type="Embed" ProgID="PowerPoint.Slide.12" ShapeID="_x0000_i1028" DrawAspect="Content" ObjectID="_1518975382" r:id="rId25"/>
        </w:object>
      </w:r>
    </w:p>
    <w:p w:rsidR="00AB1728" w:rsidRDefault="00AB1728" w:rsidP="00AB1728">
      <w:pPr>
        <w:pStyle w:val="Caption"/>
      </w:pPr>
      <w:bookmarkStart w:id="672" w:name="_Ref402704359"/>
      <w:r>
        <w:t xml:space="preserve">Figure </w:t>
      </w:r>
      <w:fldSimple w:instr=" SEQ Figure \* ARABIC ">
        <w:r w:rsidR="0093447A">
          <w:rPr>
            <w:noProof/>
          </w:rPr>
          <w:t>5</w:t>
        </w:r>
      </w:fldSimple>
      <w:bookmarkEnd w:id="672"/>
      <w:r>
        <w:t>: Search and Select Context Value screen</w:t>
      </w:r>
    </w:p>
    <w:p w:rsidR="00C15410" w:rsidRDefault="00C15410" w:rsidP="00354B4B">
      <w:pPr>
        <w:pStyle w:val="Heading3"/>
      </w:pPr>
      <w:bookmarkStart w:id="673" w:name="_Ref409508188"/>
      <w:bookmarkStart w:id="674" w:name="_Toc442108985"/>
      <w:bookmarkStart w:id="675" w:name="_Ref409506682"/>
      <w:bookmarkStart w:id="676" w:name="_Ref409506728"/>
      <w:r>
        <w:t>Show a business context</w:t>
      </w:r>
      <w:bookmarkEnd w:id="673"/>
      <w:bookmarkEnd w:id="674"/>
    </w:p>
    <w:p w:rsidR="00E72305" w:rsidRPr="00C15410" w:rsidRDefault="00E72305" w:rsidP="00E72305">
      <w:r>
        <w:t xml:space="preserve">A UI like shown in </w:t>
      </w:r>
      <w:r>
        <w:fldChar w:fldCharType="begin"/>
      </w:r>
      <w:r>
        <w:instrText xml:space="preserve"> REF _Ref409507200 \h </w:instrText>
      </w:r>
      <w:r>
        <w:fldChar w:fldCharType="separate"/>
      </w:r>
      <w:r w:rsidR="0093447A">
        <w:t xml:space="preserve">Figure </w:t>
      </w:r>
      <w:r w:rsidR="0093447A">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93447A">
        <w:t xml:space="preserve">Figure </w:t>
      </w:r>
      <w:r w:rsidR="0093447A">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bu</w:t>
      </w:r>
      <w:r w:rsidR="00DC0A19">
        <w:t>t</w:t>
      </w:r>
      <w:r w:rsidR="00DC0A19">
        <w:t xml:space="preserve">ton takes the user back to the </w:t>
      </w:r>
      <w:r w:rsidR="00DC0A19">
        <w:fldChar w:fldCharType="begin"/>
      </w:r>
      <w:r w:rsidR="00DC0A19">
        <w:instrText xml:space="preserve"> REF _Ref409510232 \h </w:instrText>
      </w:r>
      <w:r w:rsidR="00DC0A19">
        <w:fldChar w:fldCharType="separate"/>
      </w:r>
      <w:r w:rsidR="0093447A">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9" type="#_x0000_t75" style="width:250.5pt;height:177.75pt" o:ole="">
            <v:imagedata r:id="rId26" o:title="" croptop="9385f" cropbottom="5831f" cropleft="3165f" cropright="8534f"/>
          </v:shape>
          <o:OLEObject Type="Embed" ProgID="PowerPoint.Slide.12" ShapeID="_x0000_i1029" DrawAspect="Content" ObjectID="_1518975383" r:id="rId27"/>
        </w:object>
      </w:r>
    </w:p>
    <w:p w:rsidR="00C15410" w:rsidRPr="00FB1A70" w:rsidRDefault="00C15410" w:rsidP="00C15410">
      <w:pPr>
        <w:pStyle w:val="Caption"/>
      </w:pPr>
      <w:bookmarkStart w:id="677" w:name="_Ref409507200"/>
      <w:r>
        <w:t xml:space="preserve">Figure </w:t>
      </w:r>
      <w:fldSimple w:instr=" SEQ Figure \* ARABIC ">
        <w:r w:rsidR="0093447A">
          <w:rPr>
            <w:noProof/>
          </w:rPr>
          <w:t>6</w:t>
        </w:r>
      </w:fldSimple>
      <w:bookmarkEnd w:id="677"/>
      <w:r>
        <w:t xml:space="preserve">: </w:t>
      </w:r>
      <w:r w:rsidR="00782AF5">
        <w:t>Show</w:t>
      </w:r>
      <w:r>
        <w:t xml:space="preserve"> a Business Context screen</w:t>
      </w:r>
    </w:p>
    <w:p w:rsidR="00C15410" w:rsidRPr="00C15410" w:rsidRDefault="00C15410" w:rsidP="00C15410"/>
    <w:p w:rsidR="00354B4B" w:rsidRDefault="00354B4B" w:rsidP="00354B4B">
      <w:pPr>
        <w:pStyle w:val="Heading3"/>
      </w:pPr>
      <w:bookmarkStart w:id="678" w:name="_Toc442108986"/>
      <w:r>
        <w:t>Update a business context</w:t>
      </w:r>
      <w:bookmarkEnd w:id="675"/>
      <w:bookmarkEnd w:id="676"/>
      <w:bookmarkEnd w:id="678"/>
    </w:p>
    <w:p w:rsidR="00FB3755" w:rsidRPr="00FB3755" w:rsidRDefault="00E72305" w:rsidP="00FB3755">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If a business context object that is not null is return, i</w:t>
      </w:r>
      <w:r>
        <w:t>n</w:t>
      </w:r>
      <w:r>
        <w:t xml:space="preserve">voke the use case - </w:t>
      </w:r>
      <w:r>
        <w:fldChar w:fldCharType="begin"/>
      </w:r>
      <w:r>
        <w:instrText xml:space="preserve"> REF _Ref409508188 \h </w:instrText>
      </w:r>
      <w:r>
        <w:fldChar w:fldCharType="separate"/>
      </w:r>
      <w:r w:rsidR="0093447A">
        <w:t>Show a business context</w:t>
      </w:r>
      <w:r>
        <w:fldChar w:fldCharType="end"/>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w:t>
      </w:r>
    </w:p>
    <w:p w:rsidR="00D11B71" w:rsidRDefault="002F7A38" w:rsidP="00D11B71">
      <w:pPr>
        <w:pStyle w:val="Heading3"/>
      </w:pPr>
      <w:bookmarkStart w:id="679" w:name="_Ref409506708"/>
      <w:bookmarkStart w:id="680" w:name="_Toc442108987"/>
      <w:r>
        <w:t>Discard</w:t>
      </w:r>
      <w:r w:rsidR="00D11B71">
        <w:t xml:space="preserve"> a business context</w:t>
      </w:r>
      <w:bookmarkEnd w:id="679"/>
      <w:bookmarkEnd w:id="680"/>
    </w:p>
    <w:p w:rsidR="00220F00" w:rsidRDefault="00E72305" w:rsidP="005C685B">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93447A">
        <w:t>Appl</w:t>
      </w:r>
      <w:r w:rsidR="0093447A">
        <w:t>i</w:t>
      </w:r>
      <w:r w:rsidR="0093447A">
        <w:t>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93447A">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93447A">
        <w:t>Application Home Screen</w:t>
      </w:r>
      <w:r w:rsidR="005C685B">
        <w:fldChar w:fldCharType="end"/>
      </w:r>
      <w:r w:rsidR="005C685B">
        <w:t>.</w:t>
      </w:r>
    </w:p>
    <w:p w:rsidR="00784D6E" w:rsidRDefault="00784D6E" w:rsidP="005C685B"/>
    <w:p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93447A">
        <w:t>Configuration File</w:t>
      </w:r>
      <w:r>
        <w:fldChar w:fldCharType="end"/>
      </w:r>
      <w:r>
        <w:t xml:space="preserve">. </w:t>
      </w:r>
    </w:p>
    <w:p w:rsidR="00AD463E" w:rsidRDefault="00AD463E" w:rsidP="00EF6FC8">
      <w:pPr>
        <w:pStyle w:val="Heading2"/>
      </w:pPr>
      <w:bookmarkStart w:id="681" w:name="_Toc442108988"/>
      <w:r>
        <w:t>Context Category Management</w:t>
      </w:r>
      <w:bookmarkEnd w:id="681"/>
    </w:p>
    <w:p w:rsidR="00A82179" w:rsidRDefault="00A82179" w:rsidP="00A82179">
      <w:pPr>
        <w:pStyle w:val="Heading3"/>
      </w:pPr>
      <w:bookmarkStart w:id="682" w:name="_Toc442108989"/>
      <w:r>
        <w:t>Create a context category</w:t>
      </w:r>
      <w:bookmarkEnd w:id="682"/>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93447A">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93447A">
        <w:t>Application Home Screen</w:t>
      </w:r>
      <w:r w:rsidR="00A459A9">
        <w:fldChar w:fldCharType="end"/>
      </w:r>
      <w:r w:rsidR="00A459A9">
        <w:t>.</w:t>
      </w:r>
    </w:p>
    <w:p w:rsidR="00A459A9" w:rsidRDefault="00A459A9" w:rsidP="0054779C">
      <w:pPr>
        <w:pStyle w:val="Heading3"/>
      </w:pPr>
      <w:bookmarkStart w:id="683" w:name="_Ref409513652"/>
      <w:bookmarkStart w:id="684" w:name="_Toc442108990"/>
      <w:r>
        <w:t>Search and select a context category</w:t>
      </w:r>
      <w:bookmarkEnd w:id="683"/>
      <w:bookmarkEnd w:id="684"/>
    </w:p>
    <w:p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93447A">
        <w:t>Application Home Screen</w:t>
      </w:r>
      <w:r>
        <w:fldChar w:fldCharType="end"/>
      </w:r>
      <w:r>
        <w:t>.</w:t>
      </w:r>
    </w:p>
    <w:p w:rsidR="0054779C" w:rsidRDefault="0054779C" w:rsidP="0054779C">
      <w:pPr>
        <w:pStyle w:val="Heading3"/>
      </w:pPr>
      <w:bookmarkStart w:id="685" w:name="_Toc442108991"/>
      <w:r>
        <w:t>Update a context category</w:t>
      </w:r>
      <w:bookmarkEnd w:id="685"/>
    </w:p>
    <w:p w:rsidR="00DC31F7" w:rsidRDefault="00A459A9" w:rsidP="00A459A9">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93447A">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93447A">
        <w:t>Show a context category</w:t>
      </w:r>
      <w:r w:rsidR="00DC31F7">
        <w:fldChar w:fldCharType="end"/>
      </w:r>
      <w:r w:rsidR="00DC31F7">
        <w:t>.</w:t>
      </w:r>
    </w:p>
    <w:p w:rsidR="00DC31F7" w:rsidRDefault="00DC31F7" w:rsidP="00DC31F7">
      <w:pPr>
        <w:pStyle w:val="Heading3"/>
      </w:pPr>
      <w:bookmarkStart w:id="686" w:name="_Ref409513784"/>
      <w:bookmarkStart w:id="687" w:name="_Toc442108992"/>
      <w:r>
        <w:t>Show a context category</w:t>
      </w:r>
      <w:bookmarkEnd w:id="686"/>
      <w:bookmarkEnd w:id="687"/>
    </w:p>
    <w:p w:rsidR="00DC31F7" w:rsidRDefault="00782AF5" w:rsidP="00DC31F7">
      <w:r>
        <w:t xml:space="preserve">A UI such as shown in </w:t>
      </w:r>
      <w:r>
        <w:fldChar w:fldCharType="begin"/>
      </w:r>
      <w:r>
        <w:instrText xml:space="preserve"> REF _Ref409514250 \h </w:instrText>
      </w:r>
      <w:r>
        <w:fldChar w:fldCharType="separate"/>
      </w:r>
      <w:r w:rsidR="0093447A">
        <w:t xml:space="preserve">Figure </w:t>
      </w:r>
      <w:r w:rsidR="0093447A">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93447A">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30" type="#_x0000_t75" style="width:245.25pt;height:112.5pt" o:ole="">
            <v:imagedata r:id="rId28" o:title="" croptop="9385f" cropbottom="23430f" cropleft="3165f" cropright="8534f"/>
          </v:shape>
          <o:OLEObject Type="Embed" ProgID="PowerPoint.Slide.12" ShapeID="_x0000_i1030" DrawAspect="Content" ObjectID="_1518975384" r:id="rId29"/>
        </w:object>
      </w:r>
    </w:p>
    <w:p w:rsidR="00782AF5" w:rsidRDefault="00782AF5" w:rsidP="00782AF5">
      <w:pPr>
        <w:pStyle w:val="Caption"/>
      </w:pPr>
      <w:bookmarkStart w:id="688" w:name="_Ref409514250"/>
      <w:r>
        <w:t xml:space="preserve">Figure </w:t>
      </w:r>
      <w:fldSimple w:instr=" SEQ Figure \* ARABIC ">
        <w:r w:rsidR="0093447A">
          <w:rPr>
            <w:noProof/>
          </w:rPr>
          <w:t>7</w:t>
        </w:r>
      </w:fldSimple>
      <w:bookmarkEnd w:id="688"/>
      <w:r>
        <w:t>: Show a context category screen</w:t>
      </w:r>
    </w:p>
    <w:p w:rsidR="00DC31F7" w:rsidRPr="00DC31F7" w:rsidRDefault="00DC31F7" w:rsidP="00DC31F7"/>
    <w:p w:rsidR="0054779C" w:rsidRDefault="00627BB8" w:rsidP="0054779C">
      <w:pPr>
        <w:pStyle w:val="Heading3"/>
      </w:pPr>
      <w:bookmarkStart w:id="689" w:name="_Toc442108993"/>
      <w:r>
        <w:t>Discard</w:t>
      </w:r>
      <w:r w:rsidR="0054779C">
        <w:t xml:space="preserve"> a context category</w:t>
      </w:r>
      <w:bookmarkEnd w:id="689"/>
    </w:p>
    <w:p w:rsidR="00784D6E" w:rsidRPr="00220F00" w:rsidRDefault="00784D6E" w:rsidP="00784D6E">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93447A">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w:t>
      </w:r>
      <w:r>
        <w:t>e</w:t>
      </w:r>
      <w:r>
        <w:t xml:space="preserv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93447A">
        <w:t>Application Home Screen</w:t>
      </w:r>
      <w:r>
        <w:fldChar w:fldCharType="end"/>
      </w:r>
      <w:r>
        <w:t>.</w:t>
      </w:r>
    </w:p>
    <w:p w:rsidR="00784D6E" w:rsidRPr="00784D6E" w:rsidRDefault="00784D6E" w:rsidP="00784D6E"/>
    <w:p w:rsidR="00AD463E" w:rsidRDefault="00AD463E" w:rsidP="00AD463E">
      <w:pPr>
        <w:pStyle w:val="Heading2"/>
      </w:pPr>
      <w:bookmarkStart w:id="690" w:name="_Toc442108994"/>
      <w:r>
        <w:t xml:space="preserve">Context </w:t>
      </w:r>
      <w:r w:rsidR="00F67A70">
        <w:t xml:space="preserve">Classification </w:t>
      </w:r>
      <w:r>
        <w:t>Scheme Management</w:t>
      </w:r>
      <w:bookmarkEnd w:id="690"/>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691" w:name="_Ref408498537"/>
      <w:bookmarkStart w:id="692" w:name="_Toc442108995"/>
      <w:r>
        <w:t xml:space="preserve">Create a </w:t>
      </w:r>
      <w:r w:rsidR="00424E50">
        <w:t xml:space="preserve">new </w:t>
      </w:r>
      <w:r>
        <w:t xml:space="preserve">context </w:t>
      </w:r>
      <w:r w:rsidR="00F67A70">
        <w:t xml:space="preserve">classification </w:t>
      </w:r>
      <w:r>
        <w:t>scheme</w:t>
      </w:r>
      <w:bookmarkEnd w:id="691"/>
      <w:bookmarkEnd w:id="692"/>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93447A">
        <w:t xml:space="preserve">Figure </w:t>
      </w:r>
      <w:r w:rsidR="0093447A">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93447A">
        <w:t>Appl</w:t>
      </w:r>
      <w:r w:rsidR="0093447A">
        <w:t>i</w:t>
      </w:r>
      <w:r w:rsidR="0093447A">
        <w:t>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w:t>
      </w:r>
      <w:r w:rsidR="00F16518">
        <w:t>a</w:t>
      </w:r>
      <w:r w:rsidR="00F16518">
        <w:t>bles</w:t>
      </w:r>
      <w:r w:rsidR="00A75F73">
        <w:t>. Before creating the record the following validation should be performed</w:t>
      </w:r>
      <w:r w:rsidR="00F16518">
        <w:t xml:space="preserve"> in addition to all required fields being specified</w:t>
      </w:r>
      <w:r w:rsidR="00A75F73">
        <w:t>.</w:t>
      </w:r>
    </w:p>
    <w:p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rsidR="003F08A0" w:rsidRDefault="003F08A0" w:rsidP="008F2EBB">
      <w:pPr>
        <w:pStyle w:val="ListParagraph"/>
        <w:numPr>
          <w:ilvl w:val="2"/>
          <w:numId w:val="6"/>
        </w:numPr>
      </w:pPr>
      <w:r>
        <w:t>If so, give an error message that the same version cannot be created.</w:t>
      </w:r>
    </w:p>
    <w:p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8F2EBB">
      <w:pPr>
        <w:pStyle w:val="ListParagraph"/>
        <w:numPr>
          <w:ilvl w:val="3"/>
          <w:numId w:val="6"/>
        </w:numPr>
      </w:pPr>
      <w:r>
        <w:lastRenderedPageBreak/>
        <w:t>If so, continue. This case also applies if the name is not specified and the exis</w:t>
      </w:r>
      <w:r>
        <w:t>t</w:t>
      </w:r>
      <w:r>
        <w:t>ing record also has no name.</w:t>
      </w:r>
    </w:p>
    <w:p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8F2EBB">
      <w:pPr>
        <w:pStyle w:val="ListParagraph"/>
        <w:numPr>
          <w:ilvl w:val="1"/>
          <w:numId w:val="6"/>
        </w:numPr>
      </w:pPr>
      <w:r>
        <w:t>If not, continue.</w:t>
      </w:r>
    </w:p>
    <w:p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8F2EBB">
      <w:pPr>
        <w:pStyle w:val="ListParagraph"/>
        <w:numPr>
          <w:ilvl w:val="0"/>
          <w:numId w:val="6"/>
        </w:numPr>
      </w:pPr>
      <w:r>
        <w:t>The scheme values cannot have duplicates within the context scheme.</w:t>
      </w:r>
    </w:p>
    <w:p w:rsidR="004676B3" w:rsidRDefault="004676B3" w:rsidP="00C01883"/>
    <w:p w:rsidR="004676B3" w:rsidRDefault="00305BF9" w:rsidP="00C01883">
      <w:r>
        <w:object w:dxaOrig="752" w:dyaOrig="562">
          <v:shape id="_x0000_i1031" type="#_x0000_t75" style="width:276.75pt;height:180.75pt" o:ole="">
            <v:imagedata r:id="rId30" o:title="" croptop="2499f" cropbottom="7716f" cropleft="3165f" cropright="-1269f"/>
          </v:shape>
          <o:OLEObject Type="Embed" ProgID="PowerPoint.Slide.12" ShapeID="_x0000_i1031" DrawAspect="Content" ObjectID="_1518975385" r:id="rId31"/>
        </w:object>
      </w:r>
    </w:p>
    <w:p w:rsidR="00851B41" w:rsidRPr="00851B41" w:rsidRDefault="00851B41" w:rsidP="00851B41">
      <w:pPr>
        <w:pStyle w:val="Caption"/>
      </w:pPr>
      <w:bookmarkStart w:id="693" w:name="_Ref410042475"/>
      <w:r>
        <w:t xml:space="preserve">Figure </w:t>
      </w:r>
      <w:fldSimple w:instr=" SEQ Figure \* ARABIC ">
        <w:r w:rsidR="0093447A">
          <w:rPr>
            <w:noProof/>
          </w:rPr>
          <w:t>8</w:t>
        </w:r>
      </w:fldSimple>
      <w:bookmarkEnd w:id="693"/>
      <w:r>
        <w:t>. Create a new context scheme UI</w:t>
      </w:r>
    </w:p>
    <w:p w:rsidR="00851B41" w:rsidRDefault="00851B41" w:rsidP="00FE7000">
      <w:pPr>
        <w:pStyle w:val="Heading3"/>
      </w:pPr>
      <w:bookmarkStart w:id="694" w:name="_Ref410044091"/>
      <w:bookmarkStart w:id="695" w:name="_Toc442108996"/>
      <w:bookmarkStart w:id="696" w:name="_Ref408498540"/>
      <w:r>
        <w:t>Search and select a context</w:t>
      </w:r>
      <w:r w:rsidR="00305BF9">
        <w:t xml:space="preserve"> classification</w:t>
      </w:r>
      <w:r>
        <w:t xml:space="preserve"> scheme</w:t>
      </w:r>
      <w:bookmarkEnd w:id="694"/>
      <w:bookmarkEnd w:id="695"/>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bookmarkStart w:id="697" w:name="_Toc442108997"/>
      <w:r>
        <w:t xml:space="preserve">Update a </w:t>
      </w:r>
      <w:r w:rsidR="00FE7000">
        <w:t xml:space="preserve">context </w:t>
      </w:r>
      <w:r w:rsidR="00305BF9">
        <w:t xml:space="preserve">classification </w:t>
      </w:r>
      <w:r w:rsidR="00FE7000">
        <w:t>scheme</w:t>
      </w:r>
      <w:bookmarkEnd w:id="697"/>
      <w:r w:rsidR="00FE7000">
        <w:t xml:space="preserve"> </w:t>
      </w:r>
      <w:bookmarkEnd w:id="696"/>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93447A">
        <w:t xml:space="preserve">Figure </w:t>
      </w:r>
      <w:r w:rsidR="0093447A">
        <w:rPr>
          <w:noProof/>
        </w:rPr>
        <w:t>8</w:t>
      </w:r>
      <w:r>
        <w:fldChar w:fldCharType="end"/>
      </w:r>
      <w:r>
        <w:t xml:space="preserve"> should be displayed. On clic</w:t>
      </w:r>
      <w:r>
        <w:t>k</w:t>
      </w:r>
      <w:r>
        <w:t xml:space="preserve">ing the ‘Save’ button, all the rules specified in </w:t>
      </w:r>
      <w:r>
        <w:fldChar w:fldCharType="begin"/>
      </w:r>
      <w:r>
        <w:instrText xml:space="preserve"> REF _Ref408498537 \r \h </w:instrText>
      </w:r>
      <w:r>
        <w:fldChar w:fldCharType="separate"/>
      </w:r>
      <w:r w:rsidR="0093447A">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rsidR="0093447A">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698" w:name="_Ref408498541"/>
      <w:bookmarkStart w:id="699" w:name="_Toc442108998"/>
      <w:r>
        <w:t>Discard</w:t>
      </w:r>
      <w:r w:rsidR="0054779C">
        <w:t xml:space="preserve"> a context </w:t>
      </w:r>
      <w:r w:rsidR="00305BF9">
        <w:t xml:space="preserve">classification </w:t>
      </w:r>
      <w:r w:rsidR="0054779C">
        <w:t>scheme</w:t>
      </w:r>
      <w:bookmarkEnd w:id="698"/>
      <w:bookmarkEnd w:id="699"/>
    </w:p>
    <w:p w:rsidR="0054779C" w:rsidRDefault="004B6BCF" w:rsidP="0054779C">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 check if there is any business context relying on the co</w:t>
      </w:r>
      <w:r>
        <w:t>n</w:t>
      </w:r>
      <w:r>
        <w:t xml:space="preserve">text scheme. If there is, show a dialog indicating that the context scheme cannot be </w:t>
      </w:r>
      <w:r w:rsidR="001060A5">
        <w:t>discarded</w:t>
      </w:r>
      <w:r>
        <w:t xml:space="preserve"> because there are bus</w:t>
      </w:r>
      <w:r>
        <w:t>i</w:t>
      </w:r>
      <w:r>
        <w:t xml:space="preserve">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93447A">
        <w:t>Application Home Screen</w:t>
      </w:r>
      <w:r>
        <w:fldChar w:fldCharType="end"/>
      </w:r>
      <w:r>
        <w:t xml:space="preserve">. </w:t>
      </w:r>
    </w:p>
    <w:p w:rsidR="004B6BCF" w:rsidRDefault="004B6BCF" w:rsidP="0054779C"/>
    <w:p w:rsidR="004B6BCF" w:rsidRPr="0054779C" w:rsidRDefault="004B6BCF" w:rsidP="0054779C">
      <w:r>
        <w:t>If there is no business context depending on the selected context scheme, ask the user for a confirmation. Once co</w:t>
      </w:r>
      <w:r>
        <w:t>n</w:t>
      </w:r>
      <w:r>
        <w:t xml:space="preserve">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93447A">
        <w:t>Application Home Screen</w:t>
      </w:r>
      <w:r>
        <w:fldChar w:fldCharType="end"/>
      </w:r>
      <w:r>
        <w:t>.</w:t>
      </w:r>
    </w:p>
    <w:p w:rsidR="00EF6FC8" w:rsidRDefault="00EF6FC8" w:rsidP="00EF6FC8">
      <w:pPr>
        <w:pStyle w:val="Heading2"/>
      </w:pPr>
      <w:bookmarkStart w:id="700" w:name="_Toc442108999"/>
      <w:r>
        <w:t>Code List Management</w:t>
      </w:r>
      <w:bookmarkEnd w:id="700"/>
    </w:p>
    <w:p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rsidR="009E3636" w:rsidRDefault="009E3636" w:rsidP="009E3636">
      <w:pPr>
        <w:pStyle w:val="Heading3"/>
      </w:pPr>
      <w:bookmarkStart w:id="701" w:name="_Ref408498284"/>
      <w:bookmarkStart w:id="702" w:name="_Ref410111022"/>
      <w:bookmarkStart w:id="703" w:name="_Toc442109000"/>
      <w:commentRangeStart w:id="704"/>
      <w:r>
        <w:t>Create a new BIE code list</w:t>
      </w:r>
      <w:bookmarkEnd w:id="701"/>
      <w:commentRangeEnd w:id="704"/>
      <w:r w:rsidR="005C461E">
        <w:t xml:space="preserve"> without a base</w:t>
      </w:r>
      <w:r w:rsidR="00B90270">
        <w:rPr>
          <w:rStyle w:val="CommentReference"/>
          <w:b w:val="0"/>
        </w:rPr>
        <w:commentReference w:id="704"/>
      </w:r>
      <w:bookmarkEnd w:id="702"/>
      <w:bookmarkEnd w:id="703"/>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93447A">
        <w:t xml:space="preserve">Figure </w:t>
      </w:r>
      <w:r w:rsidR="0093447A">
        <w:rPr>
          <w:noProof/>
        </w:rPr>
        <w:t>9</w:t>
      </w:r>
      <w:r w:rsidR="005C461E">
        <w:fldChar w:fldCharType="end"/>
      </w:r>
      <w:r>
        <w:t xml:space="preserve"> should be displayed. </w:t>
      </w:r>
    </w:p>
    <w:p w:rsidR="0079775F" w:rsidRDefault="0079775F" w:rsidP="00F266BC"/>
    <w:p w:rsidR="0079775F" w:rsidRDefault="00834BED" w:rsidP="00F266BC">
      <w:r>
        <w:object w:dxaOrig="2967" w:dyaOrig="2230">
          <v:shape id="_x0000_i1032" type="#_x0000_t75" style="width:283.5pt;height:197.25pt" o:ole="">
            <v:imagedata r:id="rId32" o:title="" croptop="-657f" cropbottom="7716f" cropleft="3165f" cropright="-1269f"/>
          </v:shape>
          <o:OLEObject Type="Embed" ProgID="PowerPoint.Slide.12" ShapeID="_x0000_i1032" DrawAspect="Content" ObjectID="_1518975386" r:id="rId33"/>
        </w:object>
      </w:r>
    </w:p>
    <w:p w:rsidR="005C461E" w:rsidRDefault="005C461E" w:rsidP="005C461E">
      <w:pPr>
        <w:pStyle w:val="Caption"/>
      </w:pPr>
      <w:bookmarkStart w:id="705" w:name="_Ref410110764"/>
      <w:r>
        <w:t xml:space="preserve">Figure </w:t>
      </w:r>
      <w:fldSimple w:instr=" SEQ Figure \* ARABIC ">
        <w:r w:rsidR="0093447A">
          <w:rPr>
            <w:noProof/>
          </w:rPr>
          <w:t>9</w:t>
        </w:r>
      </w:fldSimple>
      <w:bookmarkEnd w:id="705"/>
      <w:r>
        <w:t>. UI for Create a new BIE code list without a base</w:t>
      </w:r>
    </w:p>
    <w:p w:rsidR="0079775F" w:rsidRDefault="0079775F" w:rsidP="00F266BC"/>
    <w:p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w:t>
      </w:r>
      <w:r>
        <w:t>l</w:t>
      </w:r>
      <w:r>
        <w:t>lowing validation should be performed in addition to all required fields being specified.</w:t>
      </w:r>
    </w:p>
    <w:p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rsidR="00526D0C" w:rsidRDefault="00526D0C" w:rsidP="008F2EBB">
      <w:pPr>
        <w:pStyle w:val="ListParagraph"/>
        <w:numPr>
          <w:ilvl w:val="2"/>
          <w:numId w:val="6"/>
        </w:numPr>
      </w:pPr>
      <w:r>
        <w:t>If so, give an error message that the same version cannot be created.</w:t>
      </w:r>
    </w:p>
    <w:p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rsidR="00526D0C" w:rsidRDefault="00526D0C" w:rsidP="008F2EBB">
      <w:pPr>
        <w:pStyle w:val="ListParagraph"/>
        <w:numPr>
          <w:ilvl w:val="3"/>
          <w:numId w:val="6"/>
        </w:numPr>
      </w:pPr>
      <w:r>
        <w:t>If so, continue.</w:t>
      </w:r>
      <w:r w:rsidR="00E86863">
        <w:t xml:space="preserve"> This case also applies if the name is not specified and the exis</w:t>
      </w:r>
      <w:r w:rsidR="00E86863">
        <w:t>t</w:t>
      </w:r>
      <w:r w:rsidR="00E86863">
        <w:t>ing record also has no name.</w:t>
      </w:r>
    </w:p>
    <w:p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8F2EBB">
      <w:pPr>
        <w:pStyle w:val="ListParagraph"/>
        <w:numPr>
          <w:ilvl w:val="1"/>
          <w:numId w:val="6"/>
        </w:numPr>
      </w:pPr>
      <w:r>
        <w:t>If not, continue.</w:t>
      </w:r>
    </w:p>
    <w:p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w:t>
      </w:r>
      <w:r>
        <w:t>f</w:t>
      </w:r>
      <w:r>
        <w:t>ferent List ID).” If the user confirm, continue; otherwise, go back to the UI.</w:t>
      </w:r>
    </w:p>
    <w:p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A34247">
        <w:t xml:space="preserve"> The user can cancel and go back to the UI.</w:t>
      </w:r>
    </w:p>
    <w:p w:rsidR="009E3636" w:rsidRDefault="009E3636" w:rsidP="009E3636">
      <w:pPr>
        <w:pStyle w:val="Heading3"/>
      </w:pPr>
      <w:bookmarkStart w:id="706" w:name="_Ref408498291"/>
      <w:bookmarkStart w:id="707" w:name="_Ref411266629"/>
      <w:bookmarkStart w:id="708" w:name="_Toc442109001"/>
      <w:r>
        <w:t xml:space="preserve">Create a new BIE code list </w:t>
      </w:r>
      <w:r w:rsidR="005C461E">
        <w:t>from another (</w:t>
      </w:r>
      <w:r>
        <w:t xml:space="preserve">by </w:t>
      </w:r>
      <w:r w:rsidR="0079775F">
        <w:t xml:space="preserve">extension &amp; </w:t>
      </w:r>
      <w:r>
        <w:t>restriction</w:t>
      </w:r>
      <w:bookmarkEnd w:id="706"/>
      <w:r w:rsidR="005C461E">
        <w:t>)</w:t>
      </w:r>
      <w:bookmarkEnd w:id="707"/>
      <w:bookmarkEnd w:id="708"/>
    </w:p>
    <w:p w:rsidR="00EC7880" w:rsidRDefault="00EC7880" w:rsidP="001E54AD">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w:t>
      </w:r>
      <w:r w:rsidR="001E54AD" w:rsidRPr="001E54AD">
        <w:t>b</w:t>
      </w:r>
      <w:r w:rsidR="001E54AD" w:rsidRPr="001E54AD">
        <w:t>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93447A">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93447A">
        <w:t xml:space="preserve">Figure </w:t>
      </w:r>
      <w:r w:rsidR="0093447A">
        <w:rPr>
          <w:noProof/>
        </w:rPr>
        <w:t>10</w:t>
      </w:r>
      <w:r w:rsidR="00E42EE4">
        <w:fldChar w:fldCharType="end"/>
      </w:r>
      <w:r w:rsidR="007C39AA">
        <w:t>.</w:t>
      </w:r>
    </w:p>
    <w:p w:rsidR="00EC7880" w:rsidRDefault="00EC7880" w:rsidP="00EC7880"/>
    <w:p w:rsidR="00EC7880" w:rsidRDefault="007201AE" w:rsidP="00EC7880">
      <w:r>
        <w:object w:dxaOrig="3478" w:dyaOrig="2602">
          <v:shape id="_x0000_i1033" type="#_x0000_t75" style="width:340.5pt;height:260.25pt" o:ole="">
            <v:imagedata r:id="rId34" o:title="" croptop="-657f" cropbottom="808f" cropleft="3165f" cropright="-1269f"/>
          </v:shape>
          <o:OLEObject Type="Embed" ProgID="PowerPoint.Slide.12" ShapeID="_x0000_i1033" DrawAspect="Content" ObjectID="_1518975387" r:id="rId35"/>
        </w:object>
      </w:r>
    </w:p>
    <w:p w:rsidR="005C461E" w:rsidRDefault="005C461E" w:rsidP="005C461E">
      <w:pPr>
        <w:pStyle w:val="Caption"/>
      </w:pPr>
      <w:bookmarkStart w:id="709" w:name="_Ref411263376"/>
      <w:r>
        <w:t xml:space="preserve">Figure </w:t>
      </w:r>
      <w:fldSimple w:instr=" SEQ Figure \* ARABIC ">
        <w:r w:rsidR="0093447A">
          <w:rPr>
            <w:noProof/>
          </w:rPr>
          <w:t>10</w:t>
        </w:r>
      </w:fldSimple>
      <w:bookmarkEnd w:id="709"/>
      <w:r>
        <w:t>. UI for Create a BIE code list from another code list</w:t>
      </w:r>
    </w:p>
    <w:p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w:t>
      </w:r>
      <w:r>
        <w:t>n</w:t>
      </w:r>
      <w:r>
        <w:t>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93447A">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rsidR="000E63C6" w:rsidRDefault="000E63C6" w:rsidP="005C461E"/>
    <w:p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93447A">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rsidR="0079775F" w:rsidRDefault="00184D2C" w:rsidP="00184D2C">
      <w:pPr>
        <w:pStyle w:val="Heading3"/>
      </w:pPr>
      <w:bookmarkStart w:id="710" w:name="_Ref410105368"/>
      <w:bookmarkStart w:id="711" w:name="_Toc442109002"/>
      <w:r>
        <w:t>Search and select a code list</w:t>
      </w:r>
      <w:bookmarkEnd w:id="710"/>
      <w:bookmarkEnd w:id="711"/>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proofErr w:type="spellStart"/>
      <w:r w:rsidR="002D3A91">
        <w:rPr>
          <w:rStyle w:val="CodeChar"/>
        </w:rPr>
        <w:t>code_list</w:t>
      </w:r>
      <w:r w:rsidR="002E273C" w:rsidRPr="002E273C">
        <w:rPr>
          <w:rStyle w:val="CodeChar"/>
        </w:rPr>
        <w:t>.</w:t>
      </w:r>
      <w:r w:rsidR="002D3A91">
        <w:rPr>
          <w:rStyle w:val="CodeChar"/>
        </w:rPr>
        <w:t>extensible_indicator</w:t>
      </w:r>
      <w:proofErr w:type="spellEnd"/>
      <w:r w:rsidR="002E273C" w:rsidRPr="002E273C">
        <w:rPr>
          <w:rStyle w:val="CodeChar"/>
        </w:rPr>
        <w:t xml:space="preserve"> = false</w:t>
      </w:r>
      <w:r w:rsidR="002E273C">
        <w:t xml:space="preserve">) </w:t>
      </w:r>
      <w:r w:rsidR="00B63935">
        <w:t>and code lists that are already marked for deletion</w:t>
      </w:r>
      <w:r w:rsidR="002E273C">
        <w:t xml:space="preserve"> (</w:t>
      </w:r>
      <w:proofErr w:type="spellStart"/>
      <w:r w:rsidR="002E273C" w:rsidRPr="002E273C">
        <w:rPr>
          <w:rStyle w:val="CodeChar"/>
        </w:rPr>
        <w:t>Code_list.State</w:t>
      </w:r>
      <w:proofErr w:type="spellEnd"/>
      <w:r w:rsidR="002E273C" w:rsidRPr="002E273C">
        <w:rPr>
          <w:rStyle w:val="CodeChar"/>
        </w:rPr>
        <w:t xml:space="preserv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rsidR="009E3636" w:rsidRDefault="00DF7589" w:rsidP="009E3636">
      <w:pPr>
        <w:pStyle w:val="Heading3"/>
      </w:pPr>
      <w:bookmarkStart w:id="712" w:name="_Ref408498295"/>
      <w:bookmarkStart w:id="713" w:name="_Toc442109003"/>
      <w:r>
        <w:t>View/</w:t>
      </w:r>
      <w:r w:rsidR="009E3636">
        <w:t>Edit a BIE code list</w:t>
      </w:r>
      <w:bookmarkEnd w:id="712"/>
      <w:bookmarkEnd w:id="713"/>
    </w:p>
    <w:p w:rsidR="005B51EC" w:rsidRDefault="00E12800" w:rsidP="00E42EE4">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93447A">
        <w:t xml:space="preserve">Figure </w:t>
      </w:r>
      <w:r w:rsidR="0093447A">
        <w:rPr>
          <w:noProof/>
        </w:rPr>
        <w:t>9</w:t>
      </w:r>
      <w:r w:rsidR="002E2E46">
        <w:fldChar w:fldCharType="end"/>
      </w:r>
      <w:r w:rsidR="002E2E46">
        <w:t xml:space="preserve"> or </w:t>
      </w:r>
      <w:r>
        <w:fldChar w:fldCharType="begin"/>
      </w:r>
      <w:r>
        <w:instrText xml:space="preserve"> REF _Ref411263376 \h </w:instrText>
      </w:r>
      <w:r>
        <w:fldChar w:fldCharType="separate"/>
      </w:r>
      <w:r w:rsidR="0093447A">
        <w:t xml:space="preserve">Figure </w:t>
      </w:r>
      <w:r w:rsidR="0093447A">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93447A">
        <w:t>3.7.1</w:t>
      </w:r>
      <w:r w:rsidR="00EB57A7">
        <w:fldChar w:fldCharType="end"/>
      </w:r>
      <w:r w:rsidR="00EB57A7">
        <w:t xml:space="preserve"> and </w:t>
      </w:r>
      <w:r>
        <w:fldChar w:fldCharType="begin"/>
      </w:r>
      <w:r>
        <w:instrText xml:space="preserve"> REF _Ref411266629 \r \h </w:instrText>
      </w:r>
      <w:r>
        <w:fldChar w:fldCharType="separate"/>
      </w:r>
      <w:r w:rsidR="0093447A">
        <w:t>3.7.2</w:t>
      </w:r>
      <w:r>
        <w:fldChar w:fldCharType="end"/>
      </w:r>
      <w:r w:rsidR="00EB57A7">
        <w:t xml:space="preserve"> apply</w:t>
      </w:r>
      <w:r>
        <w:t>.</w:t>
      </w:r>
    </w:p>
    <w:p w:rsidR="00E42EE4" w:rsidRDefault="005B51EC" w:rsidP="005B51EC">
      <w:pPr>
        <w:pStyle w:val="Heading3"/>
      </w:pPr>
      <w:bookmarkStart w:id="714" w:name="_Toc442109004"/>
      <w:r>
        <w:t>Discard a BIE code list</w:t>
      </w:r>
      <w:bookmarkEnd w:id="714"/>
    </w:p>
    <w:p w:rsidR="00FB56BF" w:rsidRDefault="00AE14AC"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r w:rsidR="00FB56BF">
        <w:br/>
      </w:r>
    </w:p>
    <w:p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w:t>
      </w:r>
      <w:r w:rsidR="00C8500A">
        <w:t>e</w:t>
      </w:r>
      <w:r w:rsidR="00C8500A">
        <w:t>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rsidR="005B51EC" w:rsidRDefault="005B51EC" w:rsidP="005B51EC">
      <w:pPr>
        <w:pStyle w:val="Heading3"/>
      </w:pPr>
      <w:bookmarkStart w:id="715" w:name="_Toc442109005"/>
      <w:r>
        <w:t>Delete a BIE code list</w:t>
      </w:r>
      <w:bookmarkEnd w:id="715"/>
    </w:p>
    <w:p w:rsidR="00FB56BF" w:rsidRDefault="00305B24"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Pr>
          <w:rStyle w:val="CodeChar"/>
        </w:rPr>
        <w:t>Published</w:t>
      </w:r>
      <w:r>
        <w:t>. If so, change the State of the code list in the d</w:t>
      </w:r>
      <w:r>
        <w:t>a</w:t>
      </w:r>
      <w:r>
        <w:t xml:space="preserve">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rsidR="0028162A" w:rsidRDefault="0028162A" w:rsidP="0028162A">
      <w:pPr>
        <w:pStyle w:val="Heading2"/>
      </w:pPr>
      <w:bookmarkStart w:id="716" w:name="_Ref404612029"/>
      <w:bookmarkStart w:id="717" w:name="_Toc442109006"/>
      <w:r>
        <w:t>Generate a</w:t>
      </w:r>
      <w:r w:rsidR="00FB56BF">
        <w:t xml:space="preserve"> standalone</w:t>
      </w:r>
      <w:r>
        <w:t xml:space="preserve"> </w:t>
      </w:r>
      <w:r w:rsidR="00C23369">
        <w:t>OAGIS Expression</w:t>
      </w:r>
      <w:r w:rsidR="00FB56BF">
        <w:t xml:space="preserve"> for a top-level ABIE</w:t>
      </w:r>
      <w:bookmarkEnd w:id="716"/>
      <w:bookmarkEnd w:id="717"/>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93447A">
        <w:t xml:space="preserve">Figure </w:t>
      </w:r>
      <w:r w:rsidR="0093447A">
        <w:rPr>
          <w:noProof/>
        </w:rPr>
        <w:t>11</w:t>
      </w:r>
      <w:r w:rsidR="00F85BF9">
        <w:fldChar w:fldCharType="end"/>
      </w:r>
      <w:r w:rsidR="00F85BF9">
        <w:t xml:space="preserve"> </w:t>
      </w:r>
      <w:r>
        <w:t>should be displayed.</w:t>
      </w:r>
    </w:p>
    <w:p w:rsidR="00430C5B" w:rsidRDefault="00430C5B" w:rsidP="00C23369"/>
    <w:p w:rsidR="00430C5B" w:rsidRDefault="00165211" w:rsidP="00C23369">
      <w:r>
        <w:object w:dxaOrig="17940" w:dyaOrig="13424">
          <v:shape id="_x0000_i1034" type="#_x0000_t75" style="width:417.75pt;height:293.25pt" o:ole="">
            <v:imagedata r:id="rId36" o:title="" croptop="6171f" cropbottom="6011f" cropleft="2415f" cropright="5426f"/>
          </v:shape>
          <o:OLEObject Type="Embed" ProgID="PowerPoint.Slide.8" ShapeID="_x0000_i1034" DrawAspect="Content" ObjectID="_1518975388" r:id="rId37"/>
        </w:object>
      </w:r>
    </w:p>
    <w:p w:rsidR="00430C5B" w:rsidRDefault="00F85BF9" w:rsidP="00F85BF9">
      <w:pPr>
        <w:pStyle w:val="Caption"/>
      </w:pPr>
      <w:bookmarkStart w:id="718" w:name="_Ref412472106"/>
      <w:r>
        <w:t xml:space="preserve">Figure </w:t>
      </w:r>
      <w:fldSimple w:instr=" SEQ Figure \* ARABIC ">
        <w:r w:rsidR="0093447A">
          <w:rPr>
            <w:noProof/>
          </w:rPr>
          <w:t>11</w:t>
        </w:r>
      </w:fldSimple>
      <w:bookmarkEnd w:id="718"/>
      <w:r>
        <w:t>.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93447A">
        <w:t>3.3.7</w:t>
      </w:r>
      <w:r w:rsidR="0071315C">
        <w:fldChar w:fldCharType="end"/>
      </w:r>
      <w:r w:rsidR="00C23369">
        <w:t xml:space="preserve">. </w:t>
      </w:r>
      <w:r w:rsidR="00430C5B">
        <w:t>However, multiple selections of the top-level ABIEs must be allowed in this case.</w:t>
      </w:r>
    </w:p>
    <w:p w:rsidR="00430C5B" w:rsidRDefault="00430C5B" w:rsidP="00C23369"/>
    <w:p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w:t>
      </w:r>
      <w:r w:rsidR="00165211">
        <w:t>i</w:t>
      </w:r>
      <w:r w:rsidR="00165211">
        <w:lastRenderedPageBreak/>
        <w:t>tion is empty, the BIE definition should be populated with the definition from the associated CC in the generated schema.</w:t>
      </w:r>
    </w:p>
    <w:p w:rsidR="00165211" w:rsidRDefault="00165211" w:rsidP="00C23369"/>
    <w:p w:rsidR="00430C5B" w:rsidRDefault="00165211" w:rsidP="00C23369">
      <w:r>
        <w:t>A specific expression must be selected, i.e., one expression can be selected at a time.</w:t>
      </w:r>
    </w:p>
    <w:p w:rsidR="00173009" w:rsidRDefault="00173009" w:rsidP="00C23369"/>
    <w:p w:rsidR="00173009" w:rsidRDefault="00173009" w:rsidP="00C23369">
      <w:r w:rsidRPr="00E44804">
        <w:t>The ‘</w:t>
      </w:r>
      <w:r w:rsidR="00165211">
        <w:t>Put all schemas in the same package’ option</w:t>
      </w:r>
      <w:r w:rsidRPr="00E44804">
        <w:t xml:space="preserve"> indicates whether to put all the standalone BODs into a single </w:t>
      </w:r>
      <w:proofErr w:type="spellStart"/>
      <w:r w:rsidRPr="00E44804">
        <w:rPr>
          <w:i/>
          <w:iCs/>
        </w:rPr>
        <w:t>xsd:schema</w:t>
      </w:r>
      <w:proofErr w:type="spellEnd"/>
      <w:r w:rsidRPr="00E44804">
        <w:t xml:space="preserve"> element.</w:t>
      </w:r>
    </w:p>
    <w:p w:rsidR="00F85BF9" w:rsidRDefault="00F85BF9" w:rsidP="00C23369"/>
    <w:p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rsidR="00184440" w:rsidRDefault="00184440" w:rsidP="00C23369"/>
    <w:p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rsidR="00532155" w:rsidRDefault="00665030" w:rsidP="00C23369">
      <w:pPr>
        <w:pStyle w:val="Heading3"/>
      </w:pPr>
      <w:bookmarkStart w:id="719" w:name="_Toc442109007"/>
      <w:r>
        <w:t>Generate a standalone XML Schema</w:t>
      </w:r>
      <w:bookmarkEnd w:id="719"/>
    </w:p>
    <w:p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68"/>
        <w:gridCol w:w="7308"/>
      </w:tblGrid>
      <w:tr w:rsidR="00532155" w:rsidRPr="005606E1" w:rsidTr="005606E1">
        <w:tc>
          <w:tcPr>
            <w:tcW w:w="2268" w:type="dxa"/>
            <w:tcBorders>
              <w:bottom w:val="single" w:sz="18" w:space="0" w:color="auto"/>
            </w:tcBorders>
          </w:tcPr>
          <w:p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rsidR="00532155" w:rsidRPr="005606E1" w:rsidRDefault="00532155" w:rsidP="00C23369">
            <w:pPr>
              <w:rPr>
                <w:b/>
                <w:bCs/>
              </w:rPr>
            </w:pPr>
            <w:r w:rsidRPr="005606E1">
              <w:rPr>
                <w:b/>
                <w:bCs/>
              </w:rPr>
              <w:t>Values</w:t>
            </w:r>
          </w:p>
        </w:tc>
      </w:tr>
      <w:tr w:rsidR="00532155" w:rsidTr="005606E1">
        <w:tc>
          <w:tcPr>
            <w:tcW w:w="2268" w:type="dxa"/>
            <w:tcBorders>
              <w:top w:val="single" w:sz="18" w:space="0" w:color="auto"/>
            </w:tcBorders>
          </w:tcPr>
          <w:p w:rsidR="00532155" w:rsidRDefault="00532155" w:rsidP="00DD0AA8">
            <w:pPr>
              <w:pStyle w:val="Code"/>
            </w:pPr>
            <w:r>
              <w:t>xmlns:xsd</w:t>
            </w:r>
          </w:p>
        </w:tc>
        <w:tc>
          <w:tcPr>
            <w:tcW w:w="7308" w:type="dxa"/>
            <w:tcBorders>
              <w:top w:val="single" w:sz="18" w:space="0" w:color="auto"/>
            </w:tcBorders>
          </w:tcPr>
          <w:p w:rsidR="00532155" w:rsidRDefault="005606E1" w:rsidP="00DD0AA8">
            <w:pPr>
              <w:pStyle w:val="Code"/>
            </w:pPr>
            <w:r w:rsidRPr="005606E1">
              <w:t>http://www.w3.org/2001/XMLSchema</w:t>
            </w:r>
          </w:p>
        </w:tc>
      </w:tr>
      <w:tr w:rsidR="00532155" w:rsidTr="00532155">
        <w:tc>
          <w:tcPr>
            <w:tcW w:w="2268" w:type="dxa"/>
          </w:tcPr>
          <w:p w:rsidR="00532155" w:rsidRDefault="005606E1" w:rsidP="00DD0AA8">
            <w:pPr>
              <w:pStyle w:val="Code"/>
            </w:pPr>
            <w:r w:rsidRPr="005606E1">
              <w:t>xmlns</w:t>
            </w:r>
          </w:p>
        </w:tc>
        <w:tc>
          <w:tcPr>
            <w:tcW w:w="7308" w:type="dxa"/>
          </w:tcPr>
          <w:p w:rsidR="00532155" w:rsidRDefault="005606E1" w:rsidP="00DD0AA8">
            <w:pPr>
              <w:pStyle w:val="Code"/>
            </w:pPr>
            <w:r w:rsidRPr="005606E1">
              <w:t>http://www.openapplications.org/oagis/10</w:t>
            </w:r>
          </w:p>
        </w:tc>
      </w:tr>
      <w:tr w:rsidR="00532155" w:rsidTr="00532155">
        <w:tc>
          <w:tcPr>
            <w:tcW w:w="2268" w:type="dxa"/>
          </w:tcPr>
          <w:p w:rsidR="00532155" w:rsidRDefault="005606E1" w:rsidP="00DD0AA8">
            <w:pPr>
              <w:pStyle w:val="Code"/>
            </w:pPr>
            <w:r w:rsidRPr="005606E1">
              <w:t>xmlns:xml</w:t>
            </w:r>
          </w:p>
        </w:tc>
        <w:tc>
          <w:tcPr>
            <w:tcW w:w="7308" w:type="dxa"/>
          </w:tcPr>
          <w:p w:rsidR="00532155" w:rsidRDefault="005606E1" w:rsidP="00DD0AA8">
            <w:pPr>
              <w:pStyle w:val="Code"/>
            </w:pPr>
            <w:r w:rsidRPr="005606E1">
              <w:t>http://www.w3.org/XML/1998/namespace</w:t>
            </w:r>
          </w:p>
        </w:tc>
      </w:tr>
      <w:tr w:rsidR="00532155" w:rsidTr="00532155">
        <w:tc>
          <w:tcPr>
            <w:tcW w:w="2268" w:type="dxa"/>
          </w:tcPr>
          <w:p w:rsidR="00532155" w:rsidRDefault="005606E1" w:rsidP="00DD0AA8">
            <w:pPr>
              <w:pStyle w:val="Code"/>
            </w:pPr>
            <w:r w:rsidRPr="005606E1">
              <w:t>targetNamespace</w:t>
            </w:r>
          </w:p>
        </w:tc>
        <w:tc>
          <w:tcPr>
            <w:tcW w:w="7308" w:type="dxa"/>
          </w:tcPr>
          <w:p w:rsidR="00532155" w:rsidRDefault="005606E1" w:rsidP="00DD0AA8">
            <w:pPr>
              <w:pStyle w:val="Code"/>
            </w:pPr>
            <w:r w:rsidRPr="005606E1">
              <w:t>http://www.openapplications.org/oagis/10</w:t>
            </w:r>
          </w:p>
        </w:tc>
      </w:tr>
      <w:tr w:rsidR="005606E1" w:rsidTr="00396E5A">
        <w:tc>
          <w:tcPr>
            <w:tcW w:w="2268" w:type="dxa"/>
          </w:tcPr>
          <w:p w:rsidR="005606E1" w:rsidRPr="005606E1" w:rsidRDefault="005606E1" w:rsidP="00DD0AA8">
            <w:pPr>
              <w:pStyle w:val="Code"/>
            </w:pPr>
            <w:r w:rsidRPr="005606E1">
              <w:t>elementFormDefault</w:t>
            </w:r>
          </w:p>
        </w:tc>
        <w:tc>
          <w:tcPr>
            <w:tcW w:w="7308" w:type="dxa"/>
          </w:tcPr>
          <w:p w:rsidR="005606E1" w:rsidRPr="005606E1" w:rsidRDefault="005606E1" w:rsidP="00DD0AA8">
            <w:pPr>
              <w:pStyle w:val="Code"/>
            </w:pPr>
            <w:r w:rsidRPr="005606E1">
              <w:t>qualified</w:t>
            </w:r>
          </w:p>
        </w:tc>
      </w:tr>
      <w:tr w:rsidR="005606E1" w:rsidTr="00532155">
        <w:tc>
          <w:tcPr>
            <w:tcW w:w="2268" w:type="dxa"/>
          </w:tcPr>
          <w:p w:rsidR="005606E1" w:rsidRPr="005606E1" w:rsidRDefault="005606E1" w:rsidP="00DD0AA8">
            <w:pPr>
              <w:pStyle w:val="Code"/>
            </w:pPr>
            <w:r w:rsidRPr="005606E1">
              <w:t>attributeFormDefault</w:t>
            </w:r>
          </w:p>
        </w:tc>
        <w:tc>
          <w:tcPr>
            <w:tcW w:w="7308" w:type="dxa"/>
          </w:tcPr>
          <w:p w:rsidR="005606E1" w:rsidRPr="005606E1" w:rsidRDefault="00697247" w:rsidP="00DD0AA8">
            <w:pPr>
              <w:pStyle w:val="Code"/>
            </w:pPr>
            <w:r w:rsidRPr="005606E1">
              <w:t>U</w:t>
            </w:r>
            <w:r w:rsidR="005606E1" w:rsidRPr="005606E1">
              <w:t>nqualified</w:t>
            </w:r>
          </w:p>
        </w:tc>
      </w:tr>
    </w:tbl>
    <w:p w:rsidR="00532155" w:rsidRDefault="00532155" w:rsidP="00C23369"/>
    <w:p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w:t>
      </w:r>
      <w:r>
        <w:t>i</w:t>
      </w:r>
      <w:r>
        <w:t>vidual file.</w:t>
      </w:r>
    </w:p>
    <w:p w:rsidR="006D520D" w:rsidRDefault="006D520D" w:rsidP="00C23369"/>
    <w:p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rsidR="00184440" w:rsidRDefault="003037D4" w:rsidP="00C23369">
      <w:r>
        <w:t>-------------------------------------------------------------------</w:t>
      </w:r>
    </w:p>
    <w:p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Let us name this ve</w:t>
      </w:r>
      <w:r w:rsidR="00352E8A">
        <w:t>c</w:t>
      </w:r>
      <w:r w:rsidR="00352E8A">
        <w:t xml:space="preserve">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rsidR="00B24C63" w:rsidRDefault="00B24C63" w:rsidP="00C23369"/>
    <w:p w:rsidR="00B24C63" w:rsidRDefault="00B24C63" w:rsidP="00C23369">
      <w:r>
        <w:t xml:space="preserve">See </w:t>
      </w:r>
      <w:r>
        <w:fldChar w:fldCharType="begin"/>
      </w:r>
      <w:r>
        <w:instrText xml:space="preserve"> REF _Ref395176768 \r \h </w:instrText>
      </w:r>
      <w:r>
        <w:fldChar w:fldCharType="separate"/>
      </w:r>
      <w:r w:rsidR="0093447A">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rsidR="005606E1" w:rsidRDefault="00396E5A" w:rsidP="00665030">
      <w:pPr>
        <w:pStyle w:val="Heading4"/>
      </w:pPr>
      <w:bookmarkStart w:id="720" w:name="_Toc442109008"/>
      <w:commentRangeStart w:id="721"/>
      <w:proofErr w:type="spellStart"/>
      <w:r>
        <w:t>GenerateTopLevel</w:t>
      </w:r>
      <w:r w:rsidR="00EF5399">
        <w:t>ABIE</w:t>
      </w:r>
      <w:proofErr w:type="spellEnd"/>
      <w:r w:rsidR="00EF5399">
        <w:t>(</w:t>
      </w:r>
      <w:proofErr w:type="spellStart"/>
      <w:r w:rsidR="00EF5399">
        <w:t>tlASBIEP</w:t>
      </w:r>
      <w:proofErr w:type="spellEnd"/>
      <w:r w:rsidR="006D520D">
        <w:t xml:space="preserve">, </w:t>
      </w:r>
      <w:proofErr w:type="spellStart"/>
      <w:r w:rsidR="006D520D">
        <w:t>tlABIEDOM</w:t>
      </w:r>
      <w:proofErr w:type="spellEnd"/>
      <w:r w:rsidR="00EF5399">
        <w:t>)</w:t>
      </w:r>
      <w:commentRangeEnd w:id="721"/>
      <w:r w:rsidR="00184440">
        <w:rPr>
          <w:rStyle w:val="CommentReference"/>
          <w:b w:val="0"/>
        </w:rPr>
        <w:commentReference w:id="721"/>
      </w:r>
      <w:bookmarkEnd w:id="720"/>
    </w:p>
    <w:p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rsidR="0084101E" w:rsidRDefault="0084101E" w:rsidP="008E0F35">
      <w:r>
        <w:t xml:space="preserve">Return: Updated </w:t>
      </w:r>
      <w:r w:rsidRPr="0084101E">
        <w:rPr>
          <w:rStyle w:val="CodeChar"/>
        </w:rPr>
        <w:t>tlABIEDOM</w:t>
      </w:r>
      <w:r>
        <w:t>.</w:t>
      </w:r>
    </w:p>
    <w:p w:rsidR="008E0F35" w:rsidRDefault="008E0F35" w:rsidP="00C23369"/>
    <w:p w:rsidR="00EF5399" w:rsidRDefault="008E0F35" w:rsidP="00C23369">
      <w:r>
        <w:rPr>
          <w:noProof/>
          <w:lang w:bidi="th-TH"/>
        </w:rPr>
        <w:lastRenderedPageBreak/>
        <mc:AlternateContent>
          <mc:Choice Requires="wpc">
            <w:drawing>
              <wp:inline distT="0" distB="0" distL="0" distR="0" wp14:anchorId="284C98F0" wp14:editId="1D93EFA1">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2366C2">
                              <w:pPr>
                                <w:pStyle w:val="NormalWeb"/>
                                <w:overflowPunct w:val="0"/>
                                <w:spacing w:before="0" w:beforeAutospacing="0" w:after="0" w:afterAutospacing="0"/>
                                <w:jc w:val="center"/>
                              </w:pPr>
                              <w:proofErr w:type="spellStart"/>
                              <w:r>
                                <w:rPr>
                                  <w:rFonts w:ascii="Cordia New" w:eastAsia="Times New Roman" w:hAnsi="Cordia New" w:cs="Cordia New"/>
                                </w:rPr>
                                <w:t>aABIE</w:t>
                              </w:r>
                              <w:proofErr w:type="spell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rsEA&#10;AADaAAAADwAAAGRycy9kb3ducmV2LnhtbERPTWsCMRC9C/6HMEIvoll7EN0aRQRl6U2rB2/DZrq7&#10;7WYSk1S3/fVGKHgaHu9zFqvOtOJKPjSWFUzGGQji0uqGKwXHj+1oBiJEZI2tZVLwSwFWy35vgbm2&#10;N97T9RArkUI45KigjtHlUoayJoNhbB1x4j6tNxgT9JXUHm8p3LTyNcum0mDDqaFGR5uayu/Dj1Hg&#10;TpP9n5u/F1++1buisO4y3JyVehl06zcQkbr4FP+7C53mw+OVx5X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lq7BAAAA2gAAAA8AAAAAAAAAAAAAAAAAmAIAAGRycy9kb3du&#10;cmV2LnhtbFBLBQYAAAAABAAEAPUAAACGAwAAAAA=&#10;" fillcolor="white [3201]" strokeweight=".5pt"/>
                <v:shape id="Text Box 8" o:spid="_x0000_s1232" type="#_x0000_t202" style="position:absolute;left:4162;top:23255;width:31457;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B63A8B" w:rsidRDefault="00B63A8B"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BcUA&#10;AADbAAAADwAAAGRycy9kb3ducmV2LnhtbESPzWrDMBCE74G+g9hCb7GcGEJxrIRQKCRQGuyWltwW&#10;a/1DrJWxlNh++6pQ6HGYmW+YbD+ZTtxpcK1lBasoBkFcWt1yreDz43X5DMJ5ZI2dZVIwk4P97mGR&#10;YartyDndC1+LAGGXooLG+z6V0pUNGXSR7YmDV9nBoA9yqKUecAxw08l1HG+kwZbDQoM9vTRUXoub&#10;UZC359N7IfVtvib67fK1Oszf1ajU0+N02ILwNPn/8F/7qBWsE/j9En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k0FxQAAANsAAAAPAAAAAAAAAAAAAAAAAJgCAABkcnMv&#10;ZG93bnJldi54bWxQSwUGAAAAAAQABAD1AAAAigMAAAAA&#10;" fillcolor="black [3213]" strokeweight=".5pt"/>
                <v:shape id="Straight Arrow Connector 24" o:spid="_x0000_s1234" type="#_x0000_t32" style="position:absolute;left:19753;top:2060;width:39;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4U2MQAAADbAAAADwAAAGRycy9kb3ducmV2LnhtbESPQWvCQBSE7wX/w/KEXopuqrXU6CZI&#10;Rei1qQWPr9lnEtx9G7LbmPz7riD0OMzMN8w2H6wRPXW+cazgeZ6AIC6dbrhScPw6zN5A+ICs0Tgm&#10;BSN5yLPJwxZT7a78SX0RKhEh7FNUUIfQplL6siaLfu5a4uidXWcxRNlVUnd4jXBr5CJJXqXFhuNC&#10;jS2911Reil+rwOx3K6+fDokphp/Tcizk93rslXqcDrsNiEBD+A/f2x9aweIFbl/iD5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TYxAAAANsAAAAPAAAAAAAAAAAA&#10;AAAAAKECAABkcnMvZG93bnJldi54bWxQSwUGAAAAAAQABAD5AAAAkgM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A+cIAAADbAAAADwAAAGRycy9kb3ducmV2LnhtbESPQYvCMBSE74L/ITzBm6bbg0o1yiIo&#10;xZu6Ct4ezdu2bPNSm2irv94Iwh6HmfmGWaw6U4k7Na60rOBrHIEgzqwuOVfwc9yMZiCcR9ZYWSYF&#10;D3KwWvZ7C0y0bXlP94PPRYCwS1BB4X2dSOmyggy6sa2Jg/drG4M+yCaXusE2wE0l4yiaSIMlh4UC&#10;a1oXlP0dbkbBTJ/0mU/rrd7lbfy8pClep1ap4aD7noPw1Pn/8KedagXxFN5fw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PA+cIAAADbAAAADwAAAAAAAAAAAAAA&#10;AAChAgAAZHJzL2Rvd25yZXYueG1sUEsFBgAAAAAEAAQA+QAAAJADAAAAAA==&#10;" filled="t" fillcolor="white [3201]" strokeweight=".5pt">
                  <v:stroke endarrow="open"/>
                </v:shape>
                <v:shape id="Text Box 28" o:spid="_x0000_s1236" type="#_x0000_t202" style="position:absolute;left:6004;top:16635;width:27703;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B63A8B" w:rsidRDefault="00B63A8B"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RsMAAADbAAAADwAAAGRycy9kb3ducmV2LnhtbESPQWvCQBSE74X+h+UVeim6qdJioquI&#10;RfBqtODxmX0mobtvQ3aNyb93BaHHYWa+YRar3hrRUetrxwo+xwkI4sLpmksFx8N2NAPhA7JG45gU&#10;DORhtXx9WWCm3Y331OWhFBHCPkMFVQhNJqUvKrLox64hjt7FtRZDlG0pdYu3CLdGTpLkW1qsOS5U&#10;2NCmouIvv1oF5mf95fXHNjF5fz5Nh1z+pkOn1Ptbv56DCNSH//CzvdMKJik8vs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vu0bDAAAA2wAAAA8AAAAAAAAAAAAA&#10;AAAAoQIAAGRycy9kb3ducmV2LnhtbFBLBQYAAAAABAAEAPkAAACRAwAAAAA=&#10;" filled="t" fillcolor="white [3201]" strokeweight=".5pt">
                  <v:stroke endarrow="open"/>
                </v:shape>
                <v:shape id="Text Box 22" o:spid="_x0000_s1238" type="#_x0000_t202" style="position:absolute;left:19891;top:27603;width:13488;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B63A8B" w:rsidRDefault="00B63A8B"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B63A8B" w:rsidRDefault="00B63A8B"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u9M8AAAADcAAAADwAAAGRycy9kb3ducmV2LnhtbERPz2vCMBS+C/4P4QleRFM7lK0aRRzC&#10;rnYTdnw2b20xeSlNVtv/3hwEjx/f7+2+t0Z01PrasYLlIgFBXDhdc6ng5/s0fwfhA7JG45gUDORh&#10;vxuPtphpd+czdXkoRQxhn6GCKoQmk9IXFVn0C9cQR+7PtRZDhG0pdYv3GG6NTJNkLS3WHBsqbOhY&#10;UXHL/60C83lYeT07JSbvr79vQy4vH0On1HTSHzYgAvXhJX66v7SCNI1r45l4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bvTPAAAAA3AAAAA8AAAAAAAAAAAAAAAAA&#10;oQIAAGRycy9kb3ducmV2LnhtbFBLBQYAAAAABAAEAPkAAACOAwAAAAA=&#10;" filled="t" fillcolor="white [3201]" strokeweight=".5pt">
                  <v:stroke endarrow="open"/>
                </v:shape>
                <v:shape id="Text Box 28" o:spid="_x0000_s1241" type="#_x0000_t202" style="position:absolute;left:9075;top:10056;width:21505;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0zcMA&#10;AADcAAAADwAAAGRycy9kb3ducmV2LnhtbESPQWsCMRSE74X+h/AKvdWsHuq6GsUWWwqeqqXnx+aZ&#10;BDcvS5Ku23/fCEKPw8x8w6w2o+/EQDG5wAqmkwoEcRu0Y6Pg6/j2VINIGVljF5gU/FKCzfr+boWN&#10;Dhf+pOGQjSgQTg0qsDn3jZSpteQxTUJPXLxTiB5zkdFIHfFS4L6Ts6p6lh4dlwWLPb1aas+HH69g&#10;92IWpq0x2l2tnRvG79PevCv1+DBulyAyjfk/fGt/aAWz+QK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0zcMAAADcAAAADwAAAAAAAAAAAAAAAACYAgAAZHJzL2Rv&#10;d25yZXYueG1sUEsFBgAAAAAEAAQA9QAAAIgDAAAAAA==&#10;" fillcolor="white [3201]" strokeweight=".5pt">
                  <v:textbox>
                    <w:txbxContent>
                      <w:p w:rsidR="00B63A8B" w:rsidRDefault="00B63A8B" w:rsidP="002366C2">
                        <w:pPr>
                          <w:pStyle w:val="NormalWeb"/>
                          <w:overflowPunct w:val="0"/>
                          <w:spacing w:before="0" w:beforeAutospacing="0" w:after="0" w:afterAutospacing="0"/>
                          <w:jc w:val="center"/>
                        </w:pPr>
                        <w:proofErr w:type="spellStart"/>
                        <w:r>
                          <w:rPr>
                            <w:rFonts w:ascii="Cordia New" w:eastAsia="Times New Roman" w:hAnsi="Cordia New" w:cs="Cordia New"/>
                          </w:rPr>
                          <w:t>aABIE</w:t>
                        </w:r>
                        <w:proofErr w:type="spell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v:textbox>
                </v:shape>
                <v:shape id="Straight Arrow Connector 280" o:spid="_x0000_s1242" type="#_x0000_t32" style="position:absolute;left:19828;top:13243;width:28;height:3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uD8IAAADcAAAADwAAAGRycy9kb3ducmV2LnhtbERPyWrDMBC9F/IPYgK9lFiOS4PrRAkh&#10;JdBrnRR6nFhT20QaGUv18vfVodDj4+27w2SNGKj3rWMF6yQFQVw53XKt4Ho5r3IQPiBrNI5JwUwe&#10;DvvFww4L7Ub+oKEMtYgh7AtU0ITQFVL6qiGLPnEdceS+XW8xRNjXUvc4xnBrZJamG2mx5djQYEen&#10;hqp7+WMVmLfji9dP59SU0+3reS7l5+s8KPW4nI5bEIGm8C/+c79rBVke58c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vuD8IAAADcAAAADwAAAAAAAAAAAAAA&#10;AAChAgAAZHJzL2Rvd25yZXYueG1sUEsFBgAAAAAEAAQA+QAAAJADAAAAAA==&#10;" filled="t" fillcolor="white [3201]" strokeweight=".5pt">
                  <v:stroke endarrow="open"/>
                </v:shape>
                <w10:anchorlock/>
              </v:group>
            </w:pict>
          </mc:Fallback>
        </mc:AlternateContent>
      </w:r>
    </w:p>
    <w:p w:rsidR="00EF5399" w:rsidRDefault="00EF5399" w:rsidP="00665030">
      <w:pPr>
        <w:pStyle w:val="Heading4"/>
      </w:pPr>
      <w:bookmarkStart w:id="722" w:name="_Toc442109009"/>
      <w:proofErr w:type="spellStart"/>
      <w:r>
        <w:t>GenerateTopLevelASBIEP</w:t>
      </w:r>
      <w:proofErr w:type="spellEnd"/>
      <w:r>
        <w:t>(</w:t>
      </w:r>
      <w:proofErr w:type="spellStart"/>
      <w:r w:rsidR="00C10B64">
        <w:t>gT</w:t>
      </w:r>
      <w:r>
        <w:t>lASBIEP</w:t>
      </w:r>
      <w:proofErr w:type="spellEnd"/>
      <w:r w:rsidR="00C10B64">
        <w:t xml:space="preserve">, </w:t>
      </w:r>
      <w:proofErr w:type="spellStart"/>
      <w:r w:rsidR="00F54A8C">
        <w:t>gSchemaNode</w:t>
      </w:r>
      <w:proofErr w:type="spellEnd"/>
      <w:r>
        <w:t>)</w:t>
      </w:r>
      <w:bookmarkEnd w:id="722"/>
    </w:p>
    <w:p w:rsidR="00EF5399" w:rsidRDefault="00EF5399" w:rsidP="00C23369"/>
    <w:p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represen</w:t>
      </w:r>
      <w:r w:rsidR="00DD0AA8">
        <w:t>t</w:t>
      </w:r>
      <w:r w:rsidR="00DD0AA8">
        <w:t xml:space="preserve">ing an </w:t>
      </w:r>
      <w:r w:rsidR="00DD0AA8" w:rsidRPr="00697247">
        <w:rPr>
          <w:rStyle w:val="CodeChar"/>
        </w:rPr>
        <w:t>xsd:schema</w:t>
      </w:r>
      <w:r w:rsidR="00DD0AA8">
        <w:t xml:space="preserve"> element</w:t>
      </w:r>
      <w:r>
        <w:t>.</w:t>
      </w:r>
    </w:p>
    <w:p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rsidR="00AF6D91" w:rsidRDefault="00AF6D91" w:rsidP="00C23369"/>
    <w:p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rsidR="00AF6D91" w:rsidRDefault="00AF6D91" w:rsidP="00C23369"/>
    <w:tbl>
      <w:tblPr>
        <w:tblStyle w:val="TableGrid"/>
        <w:tblW w:w="0" w:type="auto"/>
        <w:tblLook w:val="04A0" w:firstRow="1" w:lastRow="0" w:firstColumn="1" w:lastColumn="0" w:noHBand="0" w:noVBand="1"/>
      </w:tblPr>
      <w:tblGrid>
        <w:gridCol w:w="2268"/>
        <w:gridCol w:w="7308"/>
      </w:tblGrid>
      <w:tr w:rsidR="00EF5399" w:rsidRPr="005606E1" w:rsidTr="00184440">
        <w:tc>
          <w:tcPr>
            <w:tcW w:w="2268" w:type="dxa"/>
            <w:tcBorders>
              <w:bottom w:val="single" w:sz="18" w:space="0" w:color="auto"/>
            </w:tcBorders>
          </w:tcPr>
          <w:p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rsidR="00EF5399" w:rsidRPr="005606E1" w:rsidRDefault="00AF6D91" w:rsidP="00184440">
            <w:pPr>
              <w:rPr>
                <w:b/>
                <w:bCs/>
              </w:rPr>
            </w:pPr>
            <w:r>
              <w:rPr>
                <w:b/>
                <w:bCs/>
              </w:rPr>
              <w:t>Node Value</w:t>
            </w:r>
          </w:p>
        </w:tc>
      </w:tr>
      <w:tr w:rsidR="00EF5399" w:rsidTr="00184440">
        <w:tc>
          <w:tcPr>
            <w:tcW w:w="2268" w:type="dxa"/>
            <w:tcBorders>
              <w:top w:val="single" w:sz="18" w:space="0" w:color="auto"/>
            </w:tcBorders>
          </w:tcPr>
          <w:p w:rsidR="00EF5399" w:rsidRDefault="00D23123" w:rsidP="00184440">
            <w:r>
              <w:t>N</w:t>
            </w:r>
            <w:r w:rsidR="00EF5399">
              <w:t>ame</w:t>
            </w:r>
          </w:p>
        </w:tc>
        <w:tc>
          <w:tcPr>
            <w:tcW w:w="7308" w:type="dxa"/>
            <w:tcBorders>
              <w:top w:val="single" w:sz="18" w:space="0" w:color="auto"/>
            </w:tcBorders>
          </w:tcPr>
          <w:p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rsidR="00EF5399" w:rsidRDefault="00EF5399" w:rsidP="00C23369"/>
    <w:p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rsidR="00B47514" w:rsidRDefault="00B47514" w:rsidP="00C23369">
      <w:r>
        <w:t xml:space="preserve">Return the </w:t>
      </w:r>
      <w:r w:rsidRPr="00B47514">
        <w:rPr>
          <w:rStyle w:val="CodeChar"/>
        </w:rPr>
        <w:t>rootEleNode</w:t>
      </w:r>
      <w:r>
        <w:t>.</w:t>
      </w:r>
    </w:p>
    <w:p w:rsidR="00B47514" w:rsidRDefault="00B47514" w:rsidP="00665030">
      <w:pPr>
        <w:pStyle w:val="Heading4"/>
      </w:pPr>
      <w:bookmarkStart w:id="723" w:name="_Toc442109010"/>
      <w:proofErr w:type="spellStart"/>
      <w:r>
        <w:t>GenerateTopLevelASBIEPAnno</w:t>
      </w:r>
      <w:proofErr w:type="spellEnd"/>
      <w:r>
        <w:t>(</w:t>
      </w:r>
      <w:proofErr w:type="spellStart"/>
      <w:r>
        <w:t>gTlASBIEP</w:t>
      </w:r>
      <w:proofErr w:type="spellEnd"/>
      <w:r>
        <w:t xml:space="preserve">, </w:t>
      </w:r>
      <w:proofErr w:type="spellStart"/>
      <w:r w:rsidR="00A916EA">
        <w:t>gRootENode</w:t>
      </w:r>
      <w:proofErr w:type="spellEnd"/>
      <w:r w:rsidR="00A916EA">
        <w:t>)</w:t>
      </w:r>
      <w:bookmarkEnd w:id="723"/>
    </w:p>
    <w:p w:rsidR="00A916EA" w:rsidRDefault="00A916EA" w:rsidP="00A916EA"/>
    <w:p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rsidR="00B22A2B" w:rsidRDefault="00713289" w:rsidP="00A916EA">
      <w:r>
        <w:rPr>
          <w:noProof/>
          <w:lang w:bidi="th-TH"/>
        </w:rPr>
        <w:lastRenderedPageBreak/>
        <mc:AlternateContent>
          <mc:Choice Requires="wpc">
            <w:drawing>
              <wp:inline distT="0" distB="0" distL="0" distR="0" wp14:anchorId="4F5CAF0E" wp14:editId="31B49570">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3A8B" w:rsidRPr="008B2C79" w:rsidRDefault="00B63A8B"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YjMQA&#10;AADbAAAADwAAAGRycy9kb3ducmV2LnhtbESPQWvCQBSE70L/w/IK3nTToqIxG5FCpdCT0Ra8PbLP&#10;JDT7NuxuTdpf7wqCx2FmvmGyzWBacSHnG8sKXqYJCOLS6oYrBcfD+2QJwgdkja1lUvBHHjb50yjD&#10;VNue93QpQiUihH2KCuoQulRKX9Zk0E9tRxy9s3UGQ5SuktphH+Gmla9JspAGG44LNXb0VlP5U/wa&#10;Bbvh/3v26U6hLXBfzr/MtjrveqXGz8N2DSLQEB7he/tDK1it4PYl/gC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GIzEAAAA2wAAAA8AAAAAAAAAAAAAAAAAmAIAAGRycy9k&#10;b3ducmV2LnhtbFBLBQYAAAAABAAEAPUAAACJAwAAAAA=&#10;" filled="f" stroked="f" strokeweight=".5pt">
                  <v:textbox inset="0,0,0,0">
                    <w:txbxContent>
                      <w:p w:rsidR="00B63A8B" w:rsidRDefault="00B63A8B"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4s2cUA&#10;AADcAAAADwAAAGRycy9kb3ducmV2LnhtbESPQWvCQBSE70L/w/IKvZndSiwSXaUIBWk9VM3F2yP7&#10;zAazb9PsNqb/visUehxm5htmtRldKwbqQ+NZw3OmQBBX3jRcayhPb9MFiBCRDbaeScMPBdisHyYr&#10;LIy/8YGGY6xFgnAoUIONsSukDJUlhyHzHXHyLr53GJPsa2l6vCW4a+VMqRfpsOG0YLGjraXqevx2&#10;Gt7jl2pktfs85O18b7e+PC8+lNZPj+PrEkSkMf6H/9o7o2GWz+F+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izZxQAAANwAAAAPAAAAAAAAAAAAAAAAAJgCAABkcnMv&#10;ZG93bnJldi54bWxQSwUGAAAAAAQABAD1AAAAigMAAAAA&#10;" filled="f" strokecolor="black [3213]" strokeweight=".25pt">
                  <v:textbox inset="0,0,0,0">
                    <w:txbxContent>
                      <w:p w:rsidR="00B63A8B" w:rsidRPr="008B2C79" w:rsidRDefault="00B63A8B" w:rsidP="008B2C79">
                        <w:pPr>
                          <w:rPr>
                            <w:color w:val="000000" w:themeColor="text1"/>
                          </w:rPr>
                        </w:pPr>
                      </w:p>
                    </w:txbxContent>
                  </v:textbox>
                </v:shape>
                <v:oval id="Oval 253" o:spid="_x0000_s1247" style="position:absolute;left:22343;top:556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LACMMA&#10;AADcAAAADwAAAGRycy9kb3ducmV2LnhtbESPQWvCQBSE7wX/w/KE3upGxSrRVWxBCPbUqPdn9pmN&#10;Zt+G7BrTf98tFDwOM/MNs9r0thYdtb5yrGA8SkAQF05XXCo4HnZvCxA+IGusHZOCH/KwWQ9eVphq&#10;9+Bv6vJQighhn6ICE0KTSukLQxb9yDXE0bu41mKIsi2lbvER4baWkyR5lxYrjgsGG/o0VNzyu1Xg&#10;dl9nPTeHW3a6Zlyd849ufzFKvQ777RJEoD48w//tTCuYzK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LACMMAAADcAAAADwAAAAAAAAAAAAAAAACYAgAAZHJzL2Rv&#10;d25yZXYueG1sUEsFBgAAAAAEAAQA9QAAAIgDAAAAAA==&#10;" fillcolor="black [3200]" strokecolor="black [1600]" strokeweight="2pt"/>
                <v:oval id="Oval 484" o:spid="_x0000_s1248" style="position:absolute;left:9780;top:71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ZzcIA&#10;AADcAAAADwAAAGRycy9kb3ducmV2LnhtbESPQYvCMBSE74L/ITxhb5oqRbQaRZQFr2tlYW/P5plW&#10;m5fSZLXur98IgsdhZr5hluvO1uJGra8cKxiPEhDEhdMVGwXH/HM4A+EDssbaMSl4kIf1qt9bYqbd&#10;nb/odghGRAj7DBWUITSZlL4oyaIfuYY4emfXWgxRtkbqFu8Rbms5SZKptFhxXCixoW1JxfXwaxXg&#10;/mT8Lhhq/i7ycfz+ydP5PFfqY9BtFiACdeEdfrX3WkE6S+F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OJnNwgAAANwAAAAPAAAAAAAAAAAAAAAAAJgCAABkcnMvZG93&#10;bnJldi54bWxQSwUGAAAAAAQABAD1AAAAhwMAAAAA&#10;" filled="f" strokecolor="black [1600]" strokeweight=".25pt"/>
                <v:shape id="Straight Arrow Connector 254" o:spid="_x0000_s1249" type="#_x0000_t32" style="position:absolute;left:10376;top:1908;width:40;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2s8YAAADcAAAADwAAAGRycy9kb3ducmV2LnhtbESPT4vCMBTE78J+h/AWvGmq+GfpGqXI&#10;ioIo6OrB26N5tmWbl24TtX57Iwgeh5n5DTOZNaYUV6pdYVlBrxuBIE6tLjhTcPhddL5AOI+ssbRM&#10;Cu7kYDb9aE0w1vbGO7rufSYChF2MCnLvq1hKl+Zk0HVtRRy8s60N+iDrTOoabwFuStmPopE0WHBY&#10;yLGieU7p3/5iFCTnYbVODpHcbH96p/F4jsv18V+p9meTfIPw1Ph3+NVeaQX94QCeZ8IRkN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trPGAAAA3AAAAA8AAAAAAAAA&#10;AAAAAAAAoQIAAGRycy9kb3ducmV2LnhtbFBLBQYAAAAABAAEAPkAAACUAw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CqcUAAADcAAAADwAAAGRycy9kb3ducmV2LnhtbESPQWsCMRSE7wX/Q3iCt5q12CKrUVQo&#10;iHhZ9aC35+a5u7p5WZOo23/fFAoeh5n5hpnMWlOLBzlfWVYw6CcgiHOrKy4U7Hff7yMQPiBrrC2T&#10;gh/yMJt23iaYavvkjB7bUIgIYZ+igjKEJpXS5yUZ9H3bEEfvbJ3BEKUrpHb4jHBTy48k+ZIGK44L&#10;JTa0LCm/bu9GwdFvhut6nWULtx+Ey/Lm6HA7KdXrtvMxiEBteIX/2yutYDj6hL8z8QjI6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OCqcUAAADcAAAADwAAAAAAAAAA&#10;AAAAAAChAgAAZHJzL2Rvd25yZXYueG1sUEsFBgAAAAAEAAQA+QAAAJMDA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QGsYA&#10;AADcAAAADwAAAGRycy9kb3ducmV2LnhtbESPQUvDQBSE7wX/w/KE3tpNSykldltEK3hotdYW9PbM&#10;PpNg9m3YfU3jv3cFweMwM98wy3XvGtVRiLVnA5NxBoq48Lbm0sDx9WG0ABUF2WLjmQx8U4T16mqw&#10;xNz6C79Qd5BSJQjHHA1UIm2udSwqchjHviVO3qcPDiXJUGob8JLgrtHTLJtrhzWnhQpbuquo+Dqc&#10;nYHmLYbtRybv3X25k/2zPp82kydjhtf97Q0ooV7+w3/tR2tgtpjD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lQGsYAAADcAAAADwAAAAAAAAAAAAAAAACYAgAAZHJz&#10;L2Rvd25yZXYueG1sUEsFBgAAAAAEAAQA9QAAAIsDAAAAAA==&#10;" filled="f" stroked="f" strokeweight=".5pt">
                  <v:textbox inset="0,0,0,0">
                    <w:txbxContent>
                      <w:p w:rsidR="00B63A8B" w:rsidRDefault="00B63A8B"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1gccA&#10;AADcAAAADwAAAGRycy9kb3ducmV2LnhtbESPQUvDQBSE74X+h+UVvLWbimiJ3ZZSFTyorW0FvT2z&#10;zySYfRt2X9P4712h4HGYmW+Y+bJ3jeooxNqzgekkA0VceFtzaeCwfxjPQEVBtth4JgM/FGG5GA7m&#10;mFt/4lfqdlKqBOGYo4FKpM21jkVFDuPEt8TJ+/LBoSQZSm0DnhLcNfoyy661w5rTQoUtrSsqvndH&#10;Z6B5j+HpM5OP7q58lu1GH9/upy/GXIz61S0ooV7+w+f2ozVwNbuB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19YHHAAAA3AAAAA8AAAAAAAAAAAAAAAAAmAIAAGRy&#10;cy9kb3ducmV2LnhtbFBLBQYAAAAABAAEAPUAAACMAwAAAAA=&#10;" filled="f" stroked="f" strokeweight=".5pt">
                  <v:textbox inset="0,0,0,0">
                    <w:txbxContent>
                      <w:p w:rsidR="00B63A8B" w:rsidRDefault="00B63A8B" w:rsidP="008A05BD">
                        <w:pPr>
                          <w:pStyle w:val="Code"/>
                          <w:jc w:val="center"/>
                        </w:pPr>
                        <w:r>
                          <w:t>Y</w:t>
                        </w:r>
                      </w:p>
                    </w:txbxContent>
                  </v:textbox>
                </v:shape>
                <w10:anchorlock/>
              </v:group>
            </w:pict>
          </mc:Fallback>
        </mc:AlternateContent>
      </w:r>
    </w:p>
    <w:p w:rsidR="00B22A2B" w:rsidRPr="00A916EA" w:rsidRDefault="00B22A2B" w:rsidP="00A916EA"/>
    <w:p w:rsidR="00713289" w:rsidRDefault="00713289" w:rsidP="00665030">
      <w:pPr>
        <w:pStyle w:val="Heading4"/>
      </w:pPr>
      <w:bookmarkStart w:id="724" w:name="_Toc442109011"/>
      <w:proofErr w:type="spellStart"/>
      <w:r>
        <w:t>IsAnnoOptionEmpty</w:t>
      </w:r>
      <w:proofErr w:type="spellEnd"/>
      <w:r>
        <w:t>( )</w:t>
      </w:r>
      <w:bookmarkEnd w:id="724"/>
    </w:p>
    <w:p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rsidR="00713289" w:rsidRDefault="00713289" w:rsidP="00713289">
      <w:r>
        <w:t xml:space="preserve">Return: </w:t>
      </w:r>
      <w:r w:rsidRPr="00713289">
        <w:rPr>
          <w:rStyle w:val="CodeChar"/>
        </w:rPr>
        <w:t>Boolean</w:t>
      </w:r>
    </w:p>
    <w:p w:rsidR="00713289" w:rsidRDefault="00713289" w:rsidP="00713289"/>
    <w:p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rsidR="00D23123" w:rsidRDefault="00D23123" w:rsidP="00665030">
      <w:pPr>
        <w:pStyle w:val="Heading4"/>
      </w:pPr>
      <w:bookmarkStart w:id="725" w:name="_Toc442109012"/>
      <w:proofErr w:type="spellStart"/>
      <w:r>
        <w:t>GenerateABIE</w:t>
      </w:r>
      <w:proofErr w:type="spellEnd"/>
      <w:r w:rsidR="009445FF">
        <w:t>(</w:t>
      </w:r>
      <w:proofErr w:type="spellStart"/>
      <w:r w:rsidR="009445FF">
        <w:t>gABIE</w:t>
      </w:r>
      <w:proofErr w:type="spellEnd"/>
      <w:r w:rsidR="009445FF">
        <w:t xml:space="preserve">, </w:t>
      </w:r>
      <w:proofErr w:type="spellStart"/>
      <w:r w:rsidR="006706F8">
        <w:t>g</w:t>
      </w:r>
      <w:r w:rsidR="006C0928">
        <w:t>ASBIEP</w:t>
      </w:r>
      <w:r w:rsidR="006706F8">
        <w:t>E</w:t>
      </w:r>
      <w:r w:rsidR="00652EFD">
        <w:t>lementNode</w:t>
      </w:r>
      <w:proofErr w:type="spellEnd"/>
      <w:r w:rsidR="00652EFD">
        <w:t>)</w:t>
      </w:r>
      <w:bookmarkEnd w:id="725"/>
    </w:p>
    <w:p w:rsidR="00D9247A" w:rsidRDefault="00D9247A" w:rsidP="00652EFD"/>
    <w:p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rsidR="00F35593" w:rsidRDefault="00F35593" w:rsidP="00652EFD"/>
    <w:p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rsidR="006C0928" w:rsidRDefault="006C0928" w:rsidP="00665030">
      <w:pPr>
        <w:pStyle w:val="Heading4"/>
      </w:pPr>
      <w:bookmarkStart w:id="726" w:name="_Toc442109013"/>
      <w:proofErr w:type="spellStart"/>
      <w:r>
        <w:t>GenerateABIEsAnno</w:t>
      </w:r>
      <w:proofErr w:type="spellEnd"/>
      <w:r>
        <w:t>(</w:t>
      </w:r>
      <w:proofErr w:type="spellStart"/>
      <w:r>
        <w:t>gABIE</w:t>
      </w:r>
      <w:proofErr w:type="spellEnd"/>
      <w:r>
        <w:t xml:space="preserve">, </w:t>
      </w:r>
      <w:proofErr w:type="spellStart"/>
      <w:r>
        <w:t>gABIECTypeNode</w:t>
      </w:r>
      <w:proofErr w:type="spellEnd"/>
      <w:r>
        <w:t>)</w:t>
      </w:r>
      <w:bookmarkEnd w:id="726"/>
    </w:p>
    <w:p w:rsidR="006C0928" w:rsidRPr="006C0928" w:rsidRDefault="006C0928" w:rsidP="006C0928"/>
    <w:p w:rsidR="008E0F35" w:rsidRDefault="008E0F35" w:rsidP="00665030">
      <w:pPr>
        <w:pStyle w:val="Heading4"/>
      </w:pPr>
      <w:bookmarkStart w:id="727" w:name="_Toc442109014"/>
      <w:proofErr w:type="spellStart"/>
      <w:r>
        <w:t>GenerateBIEs</w:t>
      </w:r>
      <w:proofErr w:type="spellEnd"/>
      <w:r w:rsidR="007142C4">
        <w:t>(</w:t>
      </w:r>
      <w:proofErr w:type="spellStart"/>
      <w:r w:rsidR="007142C4">
        <w:t>gABIE</w:t>
      </w:r>
      <w:proofErr w:type="spellEnd"/>
      <w:r w:rsidR="007142C4">
        <w:t xml:space="preserve">, </w:t>
      </w:r>
      <w:proofErr w:type="spellStart"/>
      <w:r w:rsidR="00DD0AA8">
        <w:t>gP</w:t>
      </w:r>
      <w:r w:rsidR="00F35593">
        <w:t>Node</w:t>
      </w:r>
      <w:proofErr w:type="spellEnd"/>
      <w:r w:rsidR="00DD0AA8">
        <w:t xml:space="preserve">, </w:t>
      </w:r>
      <w:proofErr w:type="spellStart"/>
      <w:r w:rsidR="00DD0AA8">
        <w:t>gSchemaNode</w:t>
      </w:r>
      <w:proofErr w:type="spellEnd"/>
      <w:r w:rsidR="007142C4">
        <w:t>)</w:t>
      </w:r>
      <w:bookmarkEnd w:id="727"/>
    </w:p>
    <w:p w:rsidR="007142C4" w:rsidRDefault="007142C4" w:rsidP="00C45883"/>
    <w:p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proofErr w:type="spellStart"/>
      <w:r w:rsidR="00896C0C" w:rsidRPr="00E7311A">
        <w:rPr>
          <w:rStyle w:val="CodeChar"/>
        </w:rPr>
        <w:t>gABIE</w:t>
      </w:r>
      <w:r w:rsidR="00896C0C">
        <w:t>’s</w:t>
      </w:r>
      <w:proofErr w:type="spellEnd"/>
      <w:r w:rsidR="00896C0C">
        <w:t xml:space="preserve">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rsidR="00D9247A" w:rsidRDefault="00D9247A" w:rsidP="00C45883">
      <w:r>
        <w:t xml:space="preserve">Return: </w:t>
      </w:r>
      <w:r w:rsidR="006706F8">
        <w:t xml:space="preserve">The updated </w:t>
      </w:r>
      <w:r w:rsidR="006706F8" w:rsidRPr="006706F8">
        <w:rPr>
          <w:rStyle w:val="CodeChar"/>
        </w:rPr>
        <w:t>gSchemaNode</w:t>
      </w:r>
      <w:r w:rsidR="006706F8">
        <w:t>.</w:t>
      </w:r>
    </w:p>
    <w:p w:rsidR="00783CF8" w:rsidRDefault="00783CF8" w:rsidP="00C45883"/>
    <w:p w:rsidR="002E39B6" w:rsidRPr="00C45883" w:rsidRDefault="002E39B6" w:rsidP="00C45883">
      <w:r>
        <w:rPr>
          <w:noProof/>
          <w:lang w:bidi="th-TH"/>
        </w:rPr>
        <mc:AlternateContent>
          <mc:Choice Requires="wpc">
            <w:drawing>
              <wp:inline distT="0" distB="0" distL="0" distR="0" wp14:anchorId="77D5ABFF" wp14:editId="5B344C52">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Pr="00DE2F88" w:rsidRDefault="00B63A8B"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Pr="00B063E4" w:rsidRDefault="00B63A8B"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Pr="001D743B" w:rsidRDefault="00B63A8B"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Pr="001D743B" w:rsidRDefault="00B63A8B" w:rsidP="001D743B">
                                <w:pPr>
                                  <w:pStyle w:val="Code"/>
                                  <w:spacing w:line="168" w:lineRule="auto"/>
                                  <w:jc w:val="center"/>
                                </w:pPr>
                                <w:r w:rsidRPr="001D743B">
                                  <w:t>gABIE.ACC.</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mOsIA&#10;AADcAAAADwAAAGRycy9kb3ducmV2LnhtbERPy2oCMRTdF/yHcAU3RTNaKDoaRYTK0J2vhbvL5Doz&#10;OrmJSarTfn2zKHR5OO/FqjOteJAPjWUF41EGgri0uuFKwfHwMZyCCBFZY2uZFHxTgNWy97LAXNsn&#10;7+ixj5VIIRxyVFDH6HIpQ1mTwTCyjjhxF+sNxgR9JbXHZwo3rZxk2bs02HBqqNHRpqbytv8yCtxp&#10;vPtxs8/i6lu9LQrr7q+bs1KDfreeg4jUxX/xn7vQCiZvaX46k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2Y6wgAAANwAAAAPAAAAAAAAAAAAAAAAAJgCAABkcnMvZG93&#10;bnJldi54bWxQSwUGAAAAAAQABAD1AAAAhwMAAAAA&#10;" fillcolor="white [3201]" strokeweight=".5pt"/>
                <v:shape id="Text Box 231" o:spid="_x0000_s1256" type="#_x0000_t202" style="position:absolute;left:36567;top:15922;width:19034;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BC8MA&#10;AADcAAAADwAAAGRycy9kb3ducmV2LnhtbESPQWsCMRSE74X+h/AKvdWsF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BC8MAAADcAAAADwAAAAAAAAAAAAAAAACYAgAAZHJzL2Rv&#10;d25yZXYueG1sUEsFBgAAAAAEAAQA9QAAAIgDAAAAAA==&#10;" fillcolor="white [3201]" strokeweight=".5pt">
                  <v:textbox>
                    <w:txbxContent>
                      <w:p w:rsidR="00B63A8B" w:rsidRDefault="00B63A8B"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ffMIA&#10;AADcAAAADwAAAGRycy9kb3ducmV2LnhtbESPQUsDMRSE74L/ITzBm812h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B98wgAAANwAAAAPAAAAAAAAAAAAAAAAAJgCAABkcnMvZG93&#10;bnJldi54bWxQSwUGAAAAAAQABAD1AAAAhwMAAAAA&#10;" fillcolor="white [3201]" strokeweight=".5pt">
                  <v:textbox>
                    <w:txbxContent>
                      <w:p w:rsidR="00B63A8B" w:rsidRDefault="00B63A8B"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HV8YA&#10;AADcAAAADwAAAGRycy9kb3ducmV2LnhtbESPzWrDMBCE74W8g9hCbo2cGEpxo5hQCLQQUuyWhN4W&#10;a2MbWytjKf55+6hQ6HGYmW+YbTqZVgzUu9qygvUqAkFcWF1zqeD76/D0AsJ5ZI2tZVIwk4N0t3jY&#10;YqLtyBkNuS9FgLBLUEHlfZdI6YqKDLqV7YiDd7W9QR9kX0rd4xjgppWbKHqWBmsOCxV29FZR0eQ3&#10;oyCrPz9OudS3uYn18ee83s+X66jU8nHav4LwNPn/8F/7XSvYxDH8nglH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bHV8YAAADcAAAADwAAAAAAAAAAAAAAAACYAgAAZHJz&#10;L2Rvd25yZXYueG1sUEsFBgAAAAAEAAQA9QAAAIsDAAAAAA==&#10;" fillcolor="black [3213]" strokeweight=".5pt"/>
                <v:shape id="Straight Arrow Connector 234" o:spid="_x0000_s1259" type="#_x0000_t32" style="position:absolute;left:15487;top:2529;width:4;height:14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6NsUAAADcAAAADwAAAGRycy9kb3ducmV2LnhtbESPQWvCQBSE7wX/w/KE3urGVKz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l6NsUAAADcAAAADwAAAAAAAAAA&#10;AAAAAAChAgAAZHJzL2Rvd25yZXYueG1sUEsFBgAAAAAEAAQA+QAAAJMDA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frcUAAADcAAAADwAAAGRycy9kb3ducmV2LnhtbESPQWvCQBSE7wX/w/KE3urGFK3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XfrcUAAADcAAAADwAAAAAAAAAA&#10;AAAAAAChAgAAZHJzL2Rvd25yZXYueG1sUEsFBgAAAAAEAAQA+QAAAJMDA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aB8MAAADcAAAADwAAAGRycy9kb3ducmV2LnhtbESPQWvCQBSE70L/w/IKXkQ3VSqauopU&#10;BK/GFjw+s88kdPdtyK4x+feuIPQ4zMw3zGrTWSNaanzlWMHHJAFBnDtdcaHg57QfL0D4gKzROCYF&#10;PXnYrN8GK0y1u/OR2iwUIkLYp6igDKFOpfR5SRb9xNXE0bu6xmKIsimkbvAe4dbIaZLMpcWK40KJ&#10;NX2XlP9lN6vA7LafXo/2icm6y3nWZ/J32bdKDd+77ReIQF34D7/aB61gOpvD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RGgfDAAAA3AAAAA8AAAAAAAAAAAAA&#10;AAAAoQIAAGRycy9kb3ducmV2LnhtbFBLBQYAAAAABAAEAPkAAACRAw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VqMUAAADcAAAADwAAAGRycy9kb3ducmV2LnhtbESPzWrDMBCE74W8g9hAb40cFxLXsRxC&#10;oMX01vwUclusjW1irVxLjd08fRUo9DjMzDdMth5NK67Uu8aygvksAkFcWt1wpeCwf31KQDiPrLG1&#10;TAp+yME6nzxkmGo78Addd74SAcIuRQW1910qpStrMuhmtiMO3tn2Bn2QfSV1j0OAm1bGUbSQBhsO&#10;CzV2tK2pvOy+jYJEH/UnH7dv+r0a4tupKPBraZV6nI6bFQhPo/8P/7ULrSB+foH7mX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jVqMUAAADcAAAADwAAAAAAAAAA&#10;AAAAAAChAgAAZHJzL2Rvd25yZXYueG1sUEsFBgAAAAAEAAQA+QAAAJMDA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M4cUAAADcAAAADwAAAGRycy9kb3ducmV2LnhtbESPQWvCQBSE70L/w/IKvYjZVG1tU1eR&#10;iuDVtILH1+xrErr7NmS3Mfn3riB4HGbmG2a57q0RHbW+dqzgOUlBEBdO11wq+P7aTd5A+ICs0Tgm&#10;BQN5WK8eRkvMtDvzgbo8lCJC2GeooAqhyaT0RUUWfeIa4uj9utZiiLItpW7xHOHWyGmavkqLNceF&#10;Chv6rKj4y/+tArPdvHg93qUm739OsyGXx/ehU+rpsd98gAjUh3v41t5rBdP5Aq5n4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M4cUAAADcAAAADwAAAAAAAAAA&#10;AAAAAAChAgAAZHJzL2Rvd25yZXYueG1sUEsFBgAAAAAEAAQA+QAAAJMDAAAAAA==&#10;" filled="t" fillcolor="white [3201]" strokeweight=".5pt">
                  <v:stroke endarrow="open"/>
                </v:shape>
                <v:shape id="Text Box 251" o:spid="_x0000_s1264" type="#_x0000_t202" style="position:absolute;left:40126;top:36932;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kq8MA&#10;AADcAAAADwAAAGRycy9kb3ducmV2LnhtbESPQWsCMRSE74X+h/AKvdWsQmW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1kq8MAAADcAAAADwAAAAAAAAAAAAAAAACYAgAAZHJzL2Rv&#10;d25yZXYueG1sUEsFBgAAAAAEAAQA9QAAAIgDAAAAAA==&#10;" fillcolor="white [3201]" strokeweight=".5pt">
                  <v:textbox>
                    <w:txbxContent>
                      <w:p w:rsidR="00B63A8B" w:rsidRDefault="00B63A8B"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B63A8B" w:rsidRDefault="00B63A8B" w:rsidP="002E39B6">
                        <w:r>
                          <w:t>Y</w:t>
                        </w:r>
                      </w:p>
                    </w:txbxContent>
                  </v:textbox>
                </v:shape>
                <v:shape id="Diamond 102" o:spid="_x0000_s1266" type="#_x0000_t4" style="position:absolute;left:7620;top:16020;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mxsMA&#10;AADcAAAADwAAAGRycy9kb3ducmV2LnhtbERPTYvCMBC9C/6HMIIX0VQPy1KNIqLgxYV1K3ocm7Gt&#10;NpPaRNv990ZY2Ns83ufMFq0pxZNqV1hWMB5FIIhTqwvOFCQ/m+EnCOeRNZaWScEvOVjMu50Zxto2&#10;/E3Pvc9ECGEXo4Lc+yqW0qU5GXQjWxEH7mJrgz7AOpO6xiaEm1JOouhDGiw4NORY0Sqn9LZ/GAWb&#10;w+6YHO/Xwzq9uq9lMtied81JqX6vXU5BeGr9v/jPvdVhfjSB9zPh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mxsMAAADcAAAADwAAAAAAAAAAAAAAAACYAgAAZHJzL2Rv&#10;d25yZXYueG1sUEsFBgAAAAAEAAQA9QAAAIgDAAAAAA==&#10;" fillcolor="white [3201]" strokeweight=".25pt">
                  <v:textbox inset="0,0,0,0">
                    <w:txbxContent>
                      <w:p w:rsidR="00B63A8B" w:rsidRDefault="00B63A8B"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B63A8B" w:rsidRDefault="00B63A8B"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B63A8B" w:rsidRDefault="00B63A8B" w:rsidP="002E39B6">
                        <w:r>
                          <w:t>Y</w:t>
                        </w:r>
                      </w:p>
                    </w:txbxContent>
                  </v:textbox>
                </v:shape>
                <v:shape id="Text Box 108" o:spid="_x0000_s1269" type="#_x0000_t202" style="position:absolute;left:5992;top:11417;width:1899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DV8IA&#10;AADcAAAADwAAAGRycy9kb3ducmV2LnhtbESPQUsDMRCF74L/IUzBm83Wg6xr06JSRfBkW3oeNtMk&#10;uJksSdyu/945CN5meG/e+2a9neOgJsolJDawWjagiPtkAzsDx8PrbQuqVGSLQ2Iy8EMFtpvrqzV2&#10;Nl34k6Z9dUpCuHRowNc6dlqX3lPEskwjsWjnlCNWWbPTNuNFwuOg75rmXkcMLA0eR3rx1H/tv6OB&#10;3bN7cH2L2e9aG8I0n84f7s2Ym8X89Aiq0lz/zX/X71bw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YNXwgAAANwAAAAPAAAAAAAAAAAAAAAAAJgCAABkcnMvZG93&#10;bnJldi54bWxQSwUGAAAAAAQABAD1AAAAhwMAAAAA&#10;" fillcolor="white [3201]" strokeweight=".5pt">
                  <v:textbox>
                    <w:txbxContent>
                      <w:p w:rsidR="00B63A8B" w:rsidRDefault="00B63A8B"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B63A8B" w:rsidRDefault="00B63A8B"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v5sEAAADcAAAADwAAAGRycy9kb3ducmV2LnhtbERP32vCMBB+H/g/hBP2NlMdiNSmosLG&#10;EPdgFXw9mltT1lxKkmr335vBYG/38f28YjPaTtzIh9axgvksA0FcO91yo+ByfntZgQgRWWPnmBT8&#10;UIBNOXkqMNfuzie6VbERKYRDjgpMjH0uZagNWQwz1xMn7st5izFB30jt8Z7CbScXWbaUFltODQZ7&#10;2huqv6vBKvDV3l137zgcYxjC4rM5XMwVlXqejts1iEhj/Bf/uT90mj9/hd9n0gW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tW/mwQAAANwAAAAPAAAAAAAAAAAAAAAA&#10;AKECAABkcnMvZG93bnJldi54bWxQSwUGAAAAAAQABAD5AAAAjwM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lHKsEAAADcAAAADwAAAGRycy9kb3ducmV2LnhtbERPS4vCMBC+C/6HMMLeNFUWlWqURVDK&#10;3nx0YW9DM7Zlm0ltou36640geJuP7znLdWcqcaPGlZYVjEcRCOLM6pJzBafjdjgH4TyyxsoyKfgn&#10;B+tVv7fEWNuW93Q7+FyEEHYxKii8r2MpXVaQQTeyNXHgzrYx6ANscqkbbEO4qeQkiqbSYMmhocCa&#10;NgVlf4erUTDXqf7hdLPT33k7uf8mCV5mVqmPQfe1AOGp82/xy53oMH/8Cc9nw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qUcqwQAAANwAAAAPAAAAAAAAAAAAAAAA&#10;AKECAABkcnMvZG93bnJldi54bWxQSwUGAAAAAAQABAD5AAAAjwM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5bMEAAADcAAAADwAAAGRycy9kb3ducmV2LnhtbERPTYvCMBC9L/gfwgh7WTR1RdmtRhEX&#10;watVYY9jM9sWk0lpYm3//UYQvM3jfc5y3VkjWmp85VjBZJyAIM6drrhQcDruRl8gfEDWaByTgp48&#10;rFeDtyWm2t35QG0WChFD2KeooAyhTqX0eUkW/djVxJH7c43FEGFTSN3gPYZbIz+TZC4tVhwbSqxp&#10;W1J+zW5WgfnZzLz+2CUm6y6/0z6T5+++Vep92G0WIAJ14SV+uvc6zp/M4PFMv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07lswQAAANwAAAAPAAAAAAAAAAAAAAAA&#10;AKECAABkcnMvZG93bnJldi54bWxQSwUGAAAAAAQABAD5AAAAjwM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6LlMQAAADcAAAADwAAAGRycy9kb3ducmV2LnhtbESPQWvCQBCF74X+h2UK3urGHFSiq4jQ&#10;Erxpq+BtyI5JMDubZrcm+uudQ6G3Gd6b975ZrgfXqBt1ofZsYDJOQBEX3tZcGvj++nifgwoR2WLj&#10;mQzcKcB69fqyxMz6nvd0O8RSSQiHDA1UMbaZ1qGoyGEY+5ZYtIvvHEZZu1LbDnsJd41Ok2SqHdYs&#10;DRW2tK2ouB5+nYG5PdoTH7efdlf26eOc5/gz88aM3obNAlSkIf6b/65zK/ip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ouUxAAAANwAAAAPAAAAAAAAAAAA&#10;AAAAAKECAABkcnMvZG93bnJldi54bWxQSwUGAAAAAAQABAD5AAAAkgMAAAAA&#10;" filled="t" fillcolor="white [3201]" strokeweight=".5pt">
                  <v:stroke endarrow="open"/>
                </v:shape>
                <v:shape id="Text Box 121" o:spid="_x0000_s1275" type="#_x0000_t202" style="position:absolute;left:4579;top:37012;width:2198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qsAA&#10;AADcAAAADwAAAGRycy9kb3ducmV2LnhtbERPTWsCMRC9F/ofwhR6q1k9lHVrFFtsETxpS8/DZkyC&#10;m8mSpOv23xtB8DaP9zmL1eg7MVBMLrCC6aQCQdwG7dgo+Pn+fKlBpIyssQtMCv4pwWr5+LDARocz&#10;72k4ZCNKCKcGFdic+0bK1FrymCahJy7cMUSPucBopI54LuG+k7OqepUeHZcGiz19WGpPhz+vYPNu&#10;5qatMdpNrZ0bxt/jznwp9fw0rt9AZBrzXXxzb3WZP5vC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2qsAAAADcAAAADwAAAAAAAAAAAAAAAACYAgAAZHJzL2Rvd25y&#10;ZXYueG1sUEsFBgAAAAAEAAQA9QAAAIUDAAAAAA==&#10;" fillcolor="white [3201]" strokeweight=".5pt">
                  <v:textbox>
                    <w:txbxContent>
                      <w:p w:rsidR="00B63A8B" w:rsidRPr="00DE2F88" w:rsidRDefault="00B63A8B"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Zl2sMAAADcAAAADwAAAGRycy9kb3ducmV2LnhtbERPTWvCQBC9F/wPywje6iZBSk2zEREF&#10;Ty1RD3obstMkmJ0N2TVJ++u7hUJv83ifk20m04qBetdYVhAvIxDEpdUNVwou58PzKwjnkTW2lknB&#10;FznY5LOnDFNtRy5oOPlKhBB2KSqove9SKV1Zk0G3tB1x4D5tb9AH2FdS9ziGcNPKJIpepMGGQ0ON&#10;He1qKu+nh1Hw/vi+V3ob61WR7DG20XC7rj+UWsyn7RsIT5P/F/+5jzrMTxL4fSZcIP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2ZdrDAAAA3AAAAA8AAAAAAAAAAAAA&#10;AAAAoQIAAGRycy9kb3ducmV2LnhtbFBLBQYAAAAABAAEAPkAAACRAwAAAAA=&#10;" adj="12191" filled="t" fillcolor="white [3201]" strokeweight=".5pt">
                  <v:stroke endarrow="open"/>
                </v:shape>
                <v:shape id="Text Box 127" o:spid="_x0000_s1277" type="#_x0000_t202" style="position:absolute;left:23354;top:15922;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B63A8B" w:rsidRDefault="00B63A8B" w:rsidP="002E39B6">
                        <w:r>
                          <w:t>N</w:t>
                        </w:r>
                      </w:p>
                    </w:txbxContent>
                  </v:textbox>
                </v:shape>
                <v:shape id="Text Box 81" o:spid="_x0000_s1278" type="#_x0000_t202" style="position:absolute;left:5386;top:41140;width:2032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ZRMMA&#10;AADcAAAADwAAAGRycy9kb3ducmV2LnhtbESPQUsDMRSE74L/ITzBm81aqF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hZRMMAAADcAAAADwAAAAAAAAAAAAAAAACYAgAAZHJzL2Rv&#10;d25yZXYueG1sUEsFBgAAAAAEAAQA9QAAAIgDAAAAAA==&#10;" fillcolor="white [3201]" strokeweight=".5pt">
                  <v:textbox>
                    <w:txbxContent>
                      <w:p w:rsidR="00B63A8B" w:rsidRDefault="00B63A8B"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NNsAA&#10;AADcAAAADwAAAGRycy9kb3ducmV2LnhtbERPTWsCMRC9F/ofwhR6q9kKlu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NNsAAAADcAAAADwAAAAAAAAAAAAAAAACYAgAAZHJzL2Rvd25y&#10;ZXYueG1sUEsFBgAAAAAEAAQA9QAAAIUDAAAAAA==&#10;" fillcolor="white [3201]" strokeweight=".5pt">
                  <v:textbox>
                    <w:txbxContent>
                      <w:p w:rsidR="00B63A8B" w:rsidRDefault="00B63A8B"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r1cQAAADcAAAADwAAAGRycy9kb3ducmV2LnhtbESPQWvCQBSE74X+h+UVvJS6qcVSo5sg&#10;FaFXYws9PrPPJLj7NmTXmPx7VxA8DjPzDbPKB2tET51vHCt4nyYgiEunG64U/O63b18gfEDWaByT&#10;gpE85Nnz0wpT7S68o74IlYgQ9ikqqENoUyl9WZNFP3UtcfSOrrMYouwqqTu8RLg1cpYkn9Jiw3Gh&#10;xpa+aypPxdkqMJv13OvXbWKK4fD/MRbybzH2Sk1ehvUSRKAhPML39o9WMJsv4HYmHgG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WvVxAAAANwAAAAPAAAAAAAAAAAA&#10;AAAAAKECAABkcnMvZG93bnJldi54bWxQSwUGAAAAAAQABAD5AAAAkgM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FTKL8AAADcAAAADwAAAGRycy9kb3ducmV2LnhtbERPy4rCMBTdC/5DuII7Te1CpRpFBKXM&#10;bnyBu0tzbYvNTW0yts7Xm4Xg8nDey3VnKvGkxpWWFUzGEQjizOqScwWn4240B+E8ssbKMil4kYP1&#10;qt9bYqJty7/0PPhchBB2CSoovK8TKV1WkEE3tjVx4G62MegDbHKpG2xDuKlkHEVTabDk0FBgTduC&#10;svvhzyiY67O+8Hm71z95G/9f0xQfM6vUcNBtFiA8df4r/rhTrSCehvnhTDgC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7FTKL8AAADcAAAADwAAAAAAAAAAAAAAAACh&#10;AgAAZHJzL2Rvd25yZXYueG1sUEsFBgAAAAAEAAQA+QAAAI0DA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nfPMEAAADcAAAADwAAAGRycy9kb3ducmV2LnhtbERPW2vCMBR+F/YfwhH2IjOdgkhnFHHM&#10;+dp6gb0dmtOkrDkpTabdvzcPgo8f3321GVwrrtSHxrOC92kGgrjyumGj4HT8eluCCBFZY+uZFPxT&#10;gM36ZbTCXPsbF3QtoxEphEOOCmyMXS5lqCw5DFPfESeu9r3DmGBvpO7xlsJdK2dZtpAOG04NFjva&#10;Wap+yz+noD7v/X7+E+v5pajNxHzbz11ZKPU6HrYfICIN8Sl+uA9awWyR1qYz6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md88wQAAANwAAAAPAAAAAAAAAAAAAAAA&#10;AKECAABkcnMvZG93bnJldi54bWxQSwUGAAAAAAQABAD5AAAAjwMAAAAA&#10;" filled="t" fillcolor="white [3201]" strokeweight=".5pt">
                  <v:stroke endarrow="open"/>
                </v:shape>
                <v:shape id="Text Box 281" o:spid="_x0000_s1283" type="#_x0000_t202" style="position:absolute;left:3727;top:28990;width:2369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I7MIA&#10;AADcAAAADwAAAGRycy9kb3ducmV2LnhtbESPQWsCMRSE74X+h/AK3mpWD7LdGsUWK0JPtaXnx+aZ&#10;BDcvS5Ku6783BcHjMDPfMMv16DsxUEwusILZtAJB3Abt2Cj4+f54rkGkjKyxC0wKLpRgvXp8WGKj&#10;w5m/aDhkIwqEU4MKbM59I2VqLXlM09ATF+8YosdcZDRSRzwXuO/kvKoW0qPjsmCxp3dL7enw5xVs&#10;38yLaWuMdltr54bx9/hpdkpNnsbNK4hMY76Hb+29VjCvZ/B/phw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UjswgAAANwAAAAPAAAAAAAAAAAAAAAAAJgCAABkcnMvZG93&#10;bnJldi54bWxQSwUGAAAAAAQABAD1AAAAhwMAAAAA&#10;" fillcolor="white [3201]" strokeweight=".5pt">
                  <v:textbox>
                    <w:txbxContent>
                      <w:p w:rsidR="00B63A8B" w:rsidRPr="00B063E4" w:rsidRDefault="00B63A8B"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OPsMAAADcAAAADwAAAGRycy9kb3ducmV2LnhtbESPQYvCMBSE74L/ITzBm6b2oKUaRYRd&#10;irfVdWFvj+bZFpuX2kTb9dcbQdjjMDPfMKtNb2pxp9ZVlhXMphEI4tzqigsF38ePSQLCeWSNtWVS&#10;8EcONuvhYIWpth1/0f3gCxEg7FJUUHrfpFK6vCSDbmob4uCdbWvQB9kWUrfYBbipZRxFc2mw4rBQ&#10;YkO7kvLL4WYUJPqkf/i0+9T7oosfv1mG14VVajzqt0sQnnr/H363M60gTmJ4nQ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jj7DAAAA3AAAAA8AAAAAAAAAAAAA&#10;AAAAoQIAAGRycy9kb3ducmV2LnhtbFBLBQYAAAAABAAEAPkAAACRAwAAAAA=&#10;" filled="t" fillcolor="white [3201]" strokeweight=".5pt">
                  <v:stroke endarrow="open"/>
                </v:shape>
                <v:shape id="Diamond 283" o:spid="_x0000_s1285" type="#_x0000_t4" style="position:absolute;left:39860;top:29302;width:12555;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he8YA&#10;AADcAAAADwAAAGRycy9kb3ducmV2LnhtbESPQWvCQBSE7wX/w/IEL6VuqlAkuoqIghcFNWKPz+wz&#10;iWbfptnVxH/fLRQ8DjPzDTOZtaYUD6pdYVnBZz8CQZxaXXCmIDmsPkYgnEfWWFomBU9yMJt23iYY&#10;a9vwjh57n4kAYRejgtz7KpbSpTkZdH1bEQfvYmuDPsg6k7rGJsBNKQdR9CUNFhwWcqxokVN629+N&#10;gtVxc0pOP9fjMr267Tx5X583zbdSvW47H4Pw1PpX+L+91goGoy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6he8YAAADcAAAADwAAAAAAAAAAAAAAAACYAgAAZHJz&#10;L2Rvd25yZXYueG1sUEsFBgAAAAAEAAQA9QAAAIsDAAAAAA==&#10;" fillcolor="white [3201]" strokeweight=".25pt">
                  <v:textbox inset="0,0,0,0">
                    <w:txbxContent>
                      <w:p w:rsidR="00B63A8B" w:rsidRDefault="00B63A8B"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B63A8B" w:rsidRDefault="00B63A8B"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C8QAAADcAAAADwAAAGRycy9kb3ducmV2LnhtbESPT2vCQBTE70K/w/IKXqRu6p9iU1eR&#10;iuDVqODxNfuahO6+DdltTL69Kwgeh5n5DbNcd9aIlhpfOVbwPk5AEOdOV1woOB13bwsQPiBrNI5J&#10;QU8e1quXwRJT7a58oDYLhYgQ9ikqKEOoUyl9XpJFP3Y1cfR+XWMxRNkUUjd4jXBr5CRJPqTFiuNC&#10;iTV9l5T/Zf9Wgdlu5l6PdonJup/LtM/k+bNvlRq+dpsvEIG68Aw/2nutYDqbwf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6F0LxAAAANwAAAAPAAAAAAAAAAAA&#10;AAAAAKECAABkcnMvZG93bnJldi54bWxQSwUGAAAAAAQABAD5AAAAkgMAAAAA&#10;" filled="t" fillcolor="white [3201]" strokeweight=".5pt">
                  <v:stroke endarrow="open"/>
                </v:shape>
                <v:shape id="Text Box 491" o:spid="_x0000_s1288" type="#_x0000_t202" style="position:absolute;left:27014;top:5316;width:20514;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8cycMA&#10;AADcAAAADwAAAGRycy9kb3ducmV2LnhtbESPQWsCMRSE74X+h/CE3mrWUmRdjWKLLQVP1dLzY/NM&#10;gpuXJUnX7b9vBKHHYWa+YVab0XdioJhcYAWzaQWCuA3asVHwdXx7rEGkjKyxC0wKfinBZn1/t8JG&#10;hwt/0nDIRhQIpwYV2Jz7RsrUWvKYpqEnLt4pRI+5yGikjngpcN/Jp6qaS4+Oy4LFnl4ttefDj1ew&#10;ezEL09YY7a7Wzg3j92lv3pV6mIzbJYhMY/4P39ofWsHzYgb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8cycMAAADcAAAADwAAAAAAAAAAAAAAAACYAgAAZHJzL2Rv&#10;d25yZXYueG1sUEsFBgAAAAAEAAQA9QAAAIgDAAAAAA==&#10;" fillcolor="white [3201]" strokeweight=".5pt">
                  <v:textbox>
                    <w:txbxContent>
                      <w:p w:rsidR="00B63A8B" w:rsidRPr="001D743B" w:rsidRDefault="00B63A8B"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Diamond 496" o:spid="_x0000_s1290" type="#_x0000_t4" style="position:absolute;left:30348;top:25164;width:15735;height:5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WxscA&#10;AADcAAAADwAAAGRycy9kb3ducmV2LnhtbESPQWvCQBSE7wX/w/KEXorZtBTRmFWkVPBiQRvR4zP7&#10;TKLZt2l2a9J/7xYKPQ4z8w2TLnpTixu1rrKs4DmKQRDnVldcKMg+V6MJCOeRNdaWScEPOVjMBw8p&#10;Jtp2vKXbzhciQNglqKD0vkmkdHlJBl1kG+LgnW1r0AfZFlK32AW4qeVLHI+lwYrDQokNvZWUX3ff&#10;RsFqvzlkh6/L/j2/uI9l9rQ+bbqjUo/DfjkD4an3/+G/9loreJ2O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bVsbHAAAA3AAAAA8AAAAAAAAAAAAAAAAAmAIAAGRy&#10;cy9kb3ducmV2LnhtbFBLBQYAAAAABAAEAPUAAACMAwAAAAA=&#10;" fillcolor="white [3201]" strokeweight=".25pt">
                    <v:textbox inset="0,0,0,0">
                      <w:txbxContent>
                        <w:p w:rsidR="00B63A8B" w:rsidRDefault="00B63A8B"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gGcYA&#10;AADcAAAADwAAAGRycy9kb3ducmV2LnhtbESPQWvCQBSE74X+h+UJvdWN0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gGcYAAADcAAAADwAAAAAAAAAAAAAAAACYAgAAZHJz&#10;L2Rvd25yZXYueG1sUEsFBgAAAAAEAAQA9QAAAIsDAAAAAA==&#10;" filled="f" stroked="f" strokeweight=".5pt">
                    <v:textbox>
                      <w:txbxContent>
                        <w:p w:rsidR="00B63A8B" w:rsidRPr="001D743B" w:rsidRDefault="00B63A8B" w:rsidP="001D743B">
                          <w:pPr>
                            <w:pStyle w:val="Code"/>
                            <w:spacing w:line="168" w:lineRule="auto"/>
                            <w:jc w:val="center"/>
                          </w:pPr>
                          <w:r w:rsidRPr="001D743B">
                            <w:t>gABIE.ACC.</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3ZcYA&#10;AADcAAAADwAAAGRycy9kb3ducmV2LnhtbESP3WrCQBSE7wt9h+UUvKsbWxRNs4oUChWkxSiKd4fs&#10;yQ9mz4bsapK37xYEL4eZ+YZJVr2pxY1aV1lWMBlHIIgzqysuFBz2X69zEM4ja6wtk4KBHKyWz08J&#10;xtp2vKNb6gsRIOxiVFB638RSuqwkg25sG+Lg5bY16INsC6lb7ALc1PItimbSYMVhocSGPkvKLunV&#10;KNhVv5ufVOrrcHnX2/Nxsh5OeafU6KVff4Dw1PtH+N7+1gqm0QL+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j3ZcYAAADcAAAADwAAAAAAAAAAAAAAAACYAgAAZHJz&#10;L2Rvd25yZXYueG1sUEsFBgAAAAAEAAQA9QAAAIsDAAAAAA==&#10;" fillcolor="black [3213]" strokeweight=".5pt"/>
                <v:shape id="Straight Arrow Connector 537" o:spid="_x0000_s1293" type="#_x0000_t32" style="position:absolute;left:23355;top:6603;width:3659;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y+cQAAADcAAAADwAAAGRycy9kb3ducmV2LnhtbESPQWvCQBSE70L/w/IKXqRuqmht6ipS&#10;EbwaFTy+Zl+T0N23IbuNyb93BcHjMDPfMMt1Z41oqfGVYwXv4wQEce50xYWC03H3tgDhA7JG45gU&#10;9ORhvXoZLDHV7soHarNQiAhhn6KCMoQ6ldLnJVn0Y1cTR+/XNRZDlE0hdYPXCLdGTpJkLi1WHBdK&#10;rOm7pPwv+7cKzHYz83q0S0zW/VymfSbPn32r1PC123yBCNSFZ/jR3msFs+kH3M/E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d3L5xAAAANwAAAAPAAAAAAAAAAAA&#10;AAAAAKECAABkcnMvZG93bnJldi54bWxQSwUGAAAAAAQABAD5AAAAkgM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jmi8AAAADcAAAADwAAAGRycy9kb3ducmV2LnhtbERPTYvCMBC9L/gfwgh7WTRVUbQaRRRh&#10;r1sVPI7N2BaTSWlibf/95rCwx8f73uw6a0RLja8cK5iMExDEudMVFwou59NoCcIHZI3GMSnoycNu&#10;O/jYYKrdm3+ozUIhYgj7FBWUIdSplD4vyaIfu5o4cg/XWAwRNoXUDb5juDVymiQLabHi2FBiTYeS&#10;8mf2sgrMcT/3+uuUmKy732Z9Jq+rvlXqc9jt1yACdeFf/Of+1grms7g2no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o5ovAAAAA3AAAAA8AAAAAAAAAAAAAAAAA&#10;oQIAAGRycy9kb3ducmV2LnhtbFBLBQYAAAAABAAEAPkAAACOAw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2kH8QAAADcAAAADwAAAGRycy9kb3ducmV2LnhtbESPQWvCQBSE74L/YXmFXkQ3tiptdBWx&#10;CF5NK/T4mn0mobtvQ3aNyb93BcHjMDPfMKtNZ41oqfGVYwXTSQKCOHe64kLBz/d+/AHCB2SNxjEp&#10;6MnDZj0crDDV7spHarNQiAhhn6KCMoQ6ldLnJVn0E1cTR+/sGoshyqaQusFrhFsj35JkIS1WHBdK&#10;rGlXUv6fXawC87Wdez3aJybr/n7f+0yePvtWqdeXbrsEEagLz/CjfdAK5rMF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aQfxAAAANwAAAAPAAAAAAAAAAAA&#10;AAAAAKECAABkcnMvZG93bnJldi54bWxQSwUGAAAAAAQABAD5AAAAkgMAAAAA&#10;" filled="t" fillcolor="white [3201]" strokeweight=".5pt">
                  <v:stroke endarrow="open"/>
                </v:shape>
                <v:shape id="Text Box 547" o:spid="_x0000_s1296" type="#_x0000_t202" style="position:absolute;left:23112;top:4621;width:260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HrscA&#10;AADcAAAADwAAAGRycy9kb3ducmV2LnhtbESPQWvCQBSE7wX/w/KE3upGqTVEV5GAWEp70ObS2zP7&#10;TILZtzG7TdL++m5B8DjMzDfMajOYWnTUusqygukkAkGcW11xoSD73D3FIJxH1lhbJgU/5GCzHj2s&#10;MNG25wN1R1+IAGGXoILS+yaR0uUlGXQT2xAH72xbgz7ItpC6xT7ATS1nUfQiDVYcFkpsKC0pvxy/&#10;jYK3dPeBh9PMxL91un8/b5tr9jVX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Yh67HAAAA3AAAAA8AAAAAAAAAAAAAAAAAmAIAAGRy&#10;cy9kb3ducmV2LnhtbFBLBQYAAAAABAAEAPUAAACMAwAAAAA=&#10;" filled="f" stroked="f" strokeweight=".5pt">
                  <v:textbox>
                    <w:txbxContent>
                      <w:p w:rsidR="00B63A8B" w:rsidRDefault="00B63A8B" w:rsidP="002E39B6">
                        <w:r>
                          <w:t>Y</w:t>
                        </w:r>
                      </w:p>
                    </w:txbxContent>
                  </v:textbox>
                </v:shape>
                <v:shape id="Text Box 127" o:spid="_x0000_s1297" type="#_x0000_t202" style="position:absolute;left:12975;top:8838;width:3352;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T3MQA&#10;AADcAAAADwAAAGRycy9kb3ducmV2LnhtbERPy2rCQBTdF/yH4Qrd1YnSFIlOQghIS2kXRjfurpmb&#10;B2bupJmppv36zqLg8nDe22wyvbjS6DrLCpaLCARxZXXHjYLjYfe0BuE8ssbeMin4IQdZOnvYYqLt&#10;jfd0LX0jQgi7BBW03g+JlK5qyaBb2IE4cLUdDfoAx0bqEW8h3PRyFUUv0mDHoaHFgYqWqkv5bRS8&#10;F7tP3J9XZv3bF68fdT58HU+xUo/zKd+A8DT5u/jf/aYVxM9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HE9zEAAAA3AAAAA8AAAAAAAAAAAAAAAAAmAIAAGRycy9k&#10;b3ducmV2LnhtbFBLBQYAAAAABAAEAPUAAACJAwAAAAA=&#10;" filled="f" stroked="f" strokeweight=".5pt">
                  <v:textbox>
                    <w:txbxContent>
                      <w:p w:rsidR="00B63A8B" w:rsidRDefault="00B63A8B"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rsidR="009445FF" w:rsidRDefault="009445FF" w:rsidP="007D169A">
      <w:pPr>
        <w:pStyle w:val="Heading4"/>
      </w:pPr>
      <w:bookmarkStart w:id="728" w:name="_Toc442109015"/>
      <w:proofErr w:type="spellStart"/>
      <w:r>
        <w:t>QueryTargetABIE</w:t>
      </w:r>
      <w:proofErr w:type="spellEnd"/>
      <w:r>
        <w:t>(</w:t>
      </w:r>
      <w:proofErr w:type="spellStart"/>
      <w:r>
        <w:t>gASBIEP</w:t>
      </w:r>
      <w:proofErr w:type="spellEnd"/>
      <w:r>
        <w:t>)</w:t>
      </w:r>
      <w:bookmarkEnd w:id="728"/>
    </w:p>
    <w:p w:rsidR="009445FF" w:rsidRDefault="009445FF" w:rsidP="009445FF"/>
    <w:p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rsidR="009445FF" w:rsidRDefault="009445FF" w:rsidP="009445FF">
      <w:r>
        <w:t>Return: An ABIE object</w:t>
      </w:r>
    </w:p>
    <w:p w:rsidR="009445FF" w:rsidRDefault="009445FF" w:rsidP="009445FF"/>
    <w:p w:rsidR="00DD0AA8" w:rsidRDefault="009445FF" w:rsidP="009445FF">
      <w:r>
        <w:t xml:space="preserve">Return an ABIE object constructed from the foreign key </w:t>
      </w:r>
      <w:r w:rsidR="002366C2" w:rsidRPr="00E7311A">
        <w:rPr>
          <w:rStyle w:val="CodeChar"/>
        </w:rPr>
        <w:t>ASBIEP.Role_Of_ABIE_ID</w:t>
      </w:r>
      <w:r w:rsidR="002366C2">
        <w:t>.</w:t>
      </w:r>
    </w:p>
    <w:p w:rsidR="00DD0AA8" w:rsidRDefault="00DD0AA8" w:rsidP="00DD0AA8">
      <w:pPr>
        <w:pStyle w:val="Heading4"/>
      </w:pPr>
      <w:bookmarkStart w:id="729" w:name="_Toc442109016"/>
      <w:proofErr w:type="spellStart"/>
      <w:r>
        <w:t>QueryChildBIEs</w:t>
      </w:r>
      <w:proofErr w:type="spellEnd"/>
      <w:r>
        <w:t>(</w:t>
      </w:r>
      <w:proofErr w:type="spellStart"/>
      <w:r>
        <w:t>gABIE</w:t>
      </w:r>
      <w:proofErr w:type="spellEnd"/>
      <w:r>
        <w:t>)</w:t>
      </w:r>
      <w:bookmarkEnd w:id="729"/>
    </w:p>
    <w:p w:rsidR="00DD0AA8" w:rsidRDefault="00DD0AA8" w:rsidP="00DD0AA8"/>
    <w:p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rsidR="00DD0AA8" w:rsidRDefault="00DD0AA8" w:rsidP="00DD0AA8">
      <w:r>
        <w:t xml:space="preserve">Argument: </w:t>
      </w:r>
      <w:r w:rsidRPr="009C329B">
        <w:rPr>
          <w:rStyle w:val="CodeChar"/>
        </w:rPr>
        <w:t>gABIE</w:t>
      </w:r>
      <w:r>
        <w:t xml:space="preserve"> = the ABIE, from which the retrieved ASBIEs and BBIEs are associated.</w:t>
      </w:r>
    </w:p>
    <w:p w:rsidR="00DD0AA8" w:rsidRDefault="00DD0AA8" w:rsidP="00DD0AA8">
      <w:r>
        <w:t>Return: An array or a vector object containi</w:t>
      </w:r>
      <w:r w:rsidR="009C329B">
        <w:t>ng the ASBIE</w:t>
      </w:r>
      <w:r>
        <w:t xml:space="preserve"> and BBIE children.</w:t>
      </w:r>
    </w:p>
    <w:p w:rsidR="00DD0AA8" w:rsidRDefault="00DD0AA8" w:rsidP="00DD0AA8"/>
    <w:p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rsidR="00EC6A9C" w:rsidRDefault="00EC6A9C" w:rsidP="00EC6A9C">
      <w:pPr>
        <w:pStyle w:val="Heading4"/>
      </w:pPr>
      <w:bookmarkStart w:id="730" w:name="_Toc442109017"/>
      <w:proofErr w:type="spellStart"/>
      <w:r>
        <w:t>GenerateASBIE</w:t>
      </w:r>
      <w:proofErr w:type="spellEnd"/>
      <w:r>
        <w:t>(</w:t>
      </w:r>
      <w:proofErr w:type="spellStart"/>
      <w:r>
        <w:t>gASBIE</w:t>
      </w:r>
      <w:proofErr w:type="spellEnd"/>
      <w:r>
        <w:t xml:space="preserve">, </w:t>
      </w:r>
      <w:proofErr w:type="spellStart"/>
      <w:r>
        <w:t>gPNode</w:t>
      </w:r>
      <w:proofErr w:type="spellEnd"/>
      <w:r>
        <w:t>)</w:t>
      </w:r>
      <w:bookmarkEnd w:id="730"/>
    </w:p>
    <w:p w:rsidR="00EC6A9C" w:rsidRDefault="00EC6A9C" w:rsidP="00EC6A9C"/>
    <w:p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proofErr w:type="spellStart"/>
      <w:r w:rsidRPr="009C329B">
        <w:rPr>
          <w:rStyle w:val="CodeChar"/>
        </w:rPr>
        <w:t>gASBIE</w:t>
      </w:r>
      <w:r>
        <w:t>’s</w:t>
      </w:r>
      <w:proofErr w:type="spellEnd"/>
      <w:r>
        <w:t xml:space="preserve"> content.</w:t>
      </w:r>
    </w:p>
    <w:p w:rsidR="00EC6A9C" w:rsidRDefault="00EC6A9C" w:rsidP="00EC6A9C">
      <w:r>
        <w:t xml:space="preserve">Return: The created </w:t>
      </w:r>
      <w:r w:rsidR="004C5753">
        <w:t>DOM E</w:t>
      </w:r>
      <w:r>
        <w:t xml:space="preserve">lement node for the </w:t>
      </w:r>
      <w:r w:rsidRPr="009C329B">
        <w:rPr>
          <w:rStyle w:val="CodeChar"/>
        </w:rPr>
        <w:t>gASBIE</w:t>
      </w:r>
      <w:r>
        <w:t>.</w:t>
      </w:r>
    </w:p>
    <w:p w:rsidR="00EC6A9C" w:rsidRDefault="00EC6A9C" w:rsidP="00EC6A9C"/>
    <w:p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rsidR="00EC6A9C" w:rsidRDefault="00EC6A9C" w:rsidP="00EC6A9C"/>
    <w:tbl>
      <w:tblPr>
        <w:tblStyle w:val="TableGrid"/>
        <w:tblW w:w="0" w:type="auto"/>
        <w:tblLook w:val="04A0" w:firstRow="1" w:lastRow="0" w:firstColumn="1" w:lastColumn="0" w:noHBand="0" w:noVBand="1"/>
      </w:tblPr>
      <w:tblGrid>
        <w:gridCol w:w="2268"/>
        <w:gridCol w:w="7308"/>
      </w:tblGrid>
      <w:tr w:rsidR="00EC6A9C" w:rsidRPr="005606E1" w:rsidTr="00B9231A">
        <w:tc>
          <w:tcPr>
            <w:tcW w:w="2268" w:type="dxa"/>
            <w:tcBorders>
              <w:bottom w:val="single" w:sz="18" w:space="0" w:color="auto"/>
            </w:tcBorders>
          </w:tcPr>
          <w:p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EC6A9C" w:rsidRPr="005606E1" w:rsidRDefault="004C5753" w:rsidP="00B9231A">
            <w:pPr>
              <w:rPr>
                <w:b/>
                <w:bCs/>
              </w:rPr>
            </w:pPr>
            <w:r>
              <w:rPr>
                <w:b/>
                <w:bCs/>
              </w:rPr>
              <w:t>Node Value</w:t>
            </w:r>
          </w:p>
        </w:tc>
      </w:tr>
      <w:tr w:rsidR="00EC6A9C" w:rsidTr="00B9231A">
        <w:tc>
          <w:tcPr>
            <w:tcW w:w="2268" w:type="dxa"/>
            <w:tcBorders>
              <w:top w:val="single" w:sz="18" w:space="0" w:color="auto"/>
            </w:tcBorders>
          </w:tcPr>
          <w:p w:rsidR="00EC6A9C" w:rsidRDefault="00EC6A9C" w:rsidP="00231C91">
            <w:pPr>
              <w:pStyle w:val="Code"/>
            </w:pPr>
            <w:r>
              <w:t>minOccurs</w:t>
            </w:r>
            <w:r>
              <w:tab/>
            </w:r>
          </w:p>
        </w:tc>
        <w:tc>
          <w:tcPr>
            <w:tcW w:w="7308" w:type="dxa"/>
            <w:tcBorders>
              <w:top w:val="single" w:sz="18" w:space="0" w:color="auto"/>
            </w:tcBorders>
          </w:tcPr>
          <w:p w:rsidR="00EC6A9C" w:rsidRDefault="00EC6A9C" w:rsidP="00B9231A">
            <w:pPr>
              <w:pStyle w:val="Code"/>
            </w:pPr>
            <w:r>
              <w:t>gASBIE.Cardinality_Min</w:t>
            </w:r>
          </w:p>
        </w:tc>
      </w:tr>
      <w:tr w:rsidR="004C5753" w:rsidTr="005718EF">
        <w:tc>
          <w:tcPr>
            <w:tcW w:w="2268" w:type="dxa"/>
            <w:tcBorders>
              <w:top w:val="single" w:sz="18" w:space="0" w:color="auto"/>
            </w:tcBorders>
          </w:tcPr>
          <w:p w:rsidR="004C5753" w:rsidRDefault="004C5753" w:rsidP="005718EF">
            <w:pPr>
              <w:pStyle w:val="Code"/>
            </w:pPr>
            <w:r>
              <w:t>maxOccurs</w:t>
            </w:r>
            <w:r>
              <w:tab/>
            </w:r>
          </w:p>
        </w:tc>
        <w:tc>
          <w:tcPr>
            <w:tcW w:w="7308" w:type="dxa"/>
            <w:tcBorders>
              <w:top w:val="single" w:sz="18" w:space="0" w:color="auto"/>
            </w:tcBorders>
          </w:tcPr>
          <w:p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rsidTr="00B9231A">
        <w:tc>
          <w:tcPr>
            <w:tcW w:w="2268" w:type="dxa"/>
            <w:tcBorders>
              <w:top w:val="single" w:sz="18" w:space="0" w:color="auto"/>
            </w:tcBorders>
          </w:tcPr>
          <w:p w:rsidR="00EC6A9C" w:rsidRDefault="004C5753" w:rsidP="00231C91">
            <w:pPr>
              <w:pStyle w:val="Code"/>
            </w:pPr>
            <w:r>
              <w:t>nillable</w:t>
            </w:r>
            <w:r w:rsidR="00EC6A9C">
              <w:tab/>
            </w:r>
          </w:p>
        </w:tc>
        <w:tc>
          <w:tcPr>
            <w:tcW w:w="7308" w:type="dxa"/>
            <w:tcBorders>
              <w:top w:val="single" w:sz="18" w:space="0" w:color="auto"/>
            </w:tcBorders>
          </w:tcPr>
          <w:p w:rsidR="00EC6A9C" w:rsidRDefault="004C5753" w:rsidP="004C5753">
            <w:pPr>
              <w:pStyle w:val="Code"/>
            </w:pPr>
            <w:r>
              <w:t>If gASBIE.Nillable is null, don’t generate the Attribute node. Otherwise the value is gASBIE.Nillable.</w:t>
            </w:r>
          </w:p>
        </w:tc>
      </w:tr>
    </w:tbl>
    <w:p w:rsidR="0030337C" w:rsidRDefault="008B296D" w:rsidP="008B296D">
      <w:pPr>
        <w:pStyle w:val="Heading4"/>
      </w:pPr>
      <w:bookmarkStart w:id="731" w:name="_Toc442109018"/>
      <w:proofErr w:type="spellStart"/>
      <w:r>
        <w:t>QueryAssocToASBIEP</w:t>
      </w:r>
      <w:proofErr w:type="spellEnd"/>
      <w:r>
        <w:t>(</w:t>
      </w:r>
      <w:proofErr w:type="spellStart"/>
      <w:r>
        <w:t>gASBIE</w:t>
      </w:r>
      <w:proofErr w:type="spellEnd"/>
      <w:r>
        <w:t>)</w:t>
      </w:r>
      <w:bookmarkEnd w:id="731"/>
    </w:p>
    <w:p w:rsidR="008B296D" w:rsidRDefault="008B296D" w:rsidP="008B296D"/>
    <w:p w:rsidR="008B296D" w:rsidRDefault="008B296D" w:rsidP="008B296D">
      <w:r>
        <w:t xml:space="preserve">Description: Get the ASBIEP, to which </w:t>
      </w:r>
      <w:r w:rsidRPr="009C329B">
        <w:rPr>
          <w:rStyle w:val="CodeChar"/>
        </w:rPr>
        <w:t>gASBIE</w:t>
      </w:r>
      <w:r>
        <w:t xml:space="preserve"> points. </w:t>
      </w:r>
    </w:p>
    <w:p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rsidR="008B296D" w:rsidRDefault="008B296D" w:rsidP="008B296D">
      <w:r>
        <w:t>Return:</w:t>
      </w:r>
      <w:r w:rsidR="009C329B">
        <w:t xml:space="preserve"> The retrieved</w:t>
      </w:r>
      <w:r>
        <w:t xml:space="preserve"> ASBIEP.</w:t>
      </w:r>
    </w:p>
    <w:p w:rsidR="008B296D" w:rsidRDefault="008B296D" w:rsidP="008B296D"/>
    <w:p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rsidR="008B296D" w:rsidRDefault="008B296D" w:rsidP="008B296D">
      <w:pPr>
        <w:pStyle w:val="Heading4"/>
      </w:pPr>
      <w:bookmarkStart w:id="732" w:name="_Toc442109019"/>
      <w:proofErr w:type="spellStart"/>
      <w:r>
        <w:t>GenerateASBIEP</w:t>
      </w:r>
      <w:proofErr w:type="spellEnd"/>
      <w:r>
        <w:t>(</w:t>
      </w:r>
      <w:proofErr w:type="spellStart"/>
      <w:r>
        <w:t>gASBIEP</w:t>
      </w:r>
      <w:proofErr w:type="spellEnd"/>
      <w:r>
        <w:t xml:space="preserve">, </w:t>
      </w:r>
      <w:proofErr w:type="spellStart"/>
      <w:r>
        <w:t>gElementNode</w:t>
      </w:r>
      <w:proofErr w:type="spellEnd"/>
      <w:r>
        <w:t>)</w:t>
      </w:r>
      <w:bookmarkEnd w:id="732"/>
    </w:p>
    <w:p w:rsidR="008B296D" w:rsidRDefault="008B296D" w:rsidP="008B296D"/>
    <w:p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rsidR="008A3FEA" w:rsidRDefault="008A3FEA" w:rsidP="008B296D"/>
    <w:p w:rsidR="008A3FEA" w:rsidRDefault="008A3FEA" w:rsidP="008B296D">
      <w:r>
        <w:t xml:space="preserve">Add the following child </w:t>
      </w:r>
      <w:r w:rsidR="004C5753">
        <w:t>DOM A</w:t>
      </w:r>
      <w:r>
        <w:t xml:space="preserve">ttribute node to the </w:t>
      </w:r>
      <w:r w:rsidRPr="009C329B">
        <w:rPr>
          <w:rStyle w:val="CodeChar"/>
        </w:rPr>
        <w:t>gElementNode</w:t>
      </w:r>
      <w:r>
        <w:t>.</w:t>
      </w:r>
    </w:p>
    <w:p w:rsidR="008A3FEA" w:rsidRDefault="008A3FEA" w:rsidP="008B296D"/>
    <w:tbl>
      <w:tblPr>
        <w:tblStyle w:val="TableGrid"/>
        <w:tblW w:w="0" w:type="auto"/>
        <w:tblLook w:val="04A0" w:firstRow="1" w:lastRow="0" w:firstColumn="1" w:lastColumn="0" w:noHBand="0" w:noVBand="1"/>
      </w:tblPr>
      <w:tblGrid>
        <w:gridCol w:w="2268"/>
        <w:gridCol w:w="7308"/>
      </w:tblGrid>
      <w:tr w:rsidR="008A3FEA" w:rsidRPr="005606E1" w:rsidTr="00B9231A">
        <w:tc>
          <w:tcPr>
            <w:tcW w:w="2268" w:type="dxa"/>
            <w:tcBorders>
              <w:bottom w:val="single" w:sz="18" w:space="0" w:color="auto"/>
            </w:tcBorders>
          </w:tcPr>
          <w:p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8A3FEA" w:rsidRPr="005606E1" w:rsidRDefault="004C5753" w:rsidP="00B9231A">
            <w:pPr>
              <w:rPr>
                <w:b/>
                <w:bCs/>
              </w:rPr>
            </w:pPr>
            <w:r>
              <w:rPr>
                <w:b/>
                <w:bCs/>
              </w:rPr>
              <w:t>Node Value</w:t>
            </w:r>
          </w:p>
        </w:tc>
      </w:tr>
      <w:tr w:rsidR="008A3FEA" w:rsidTr="00B9231A">
        <w:tc>
          <w:tcPr>
            <w:tcW w:w="2268" w:type="dxa"/>
            <w:tcBorders>
              <w:top w:val="single" w:sz="18" w:space="0" w:color="auto"/>
            </w:tcBorders>
          </w:tcPr>
          <w:p w:rsidR="008A3FEA" w:rsidRDefault="008A3FEA" w:rsidP="00B9231A">
            <w:pPr>
              <w:pStyle w:val="Code"/>
            </w:pPr>
            <w:r>
              <w:t>name</w:t>
            </w:r>
            <w:r>
              <w:tab/>
            </w:r>
          </w:p>
        </w:tc>
        <w:tc>
          <w:tcPr>
            <w:tcW w:w="7308" w:type="dxa"/>
            <w:tcBorders>
              <w:top w:val="single" w:sz="18" w:space="0" w:color="auto"/>
            </w:tcBorders>
          </w:tcPr>
          <w:p w:rsidR="008A3FEA" w:rsidRDefault="008A3FEA" w:rsidP="00B9231A">
            <w:pPr>
              <w:pStyle w:val="Code"/>
            </w:pPr>
            <w:r>
              <w:t>UpperCamelCase</w:t>
            </w:r>
            <w:r w:rsidR="00507652">
              <w:t>(First(gASBIEP.</w:t>
            </w:r>
            <w:r w:rsidR="00736ABC">
              <w:t>den</w:t>
            </w:r>
            <w:r w:rsidR="00507652">
              <w:t>))</w:t>
            </w:r>
          </w:p>
        </w:tc>
      </w:tr>
    </w:tbl>
    <w:p w:rsidR="008A3FEA" w:rsidRDefault="008A3FEA" w:rsidP="008B296D"/>
    <w:p w:rsidR="00507652" w:rsidRDefault="00697247" w:rsidP="00697247">
      <w:pPr>
        <w:pStyle w:val="Heading4"/>
      </w:pPr>
      <w:bookmarkStart w:id="733" w:name="_Toc442109020"/>
      <w:proofErr w:type="spellStart"/>
      <w:r>
        <w:t>QueryTargetABIE</w:t>
      </w:r>
      <w:proofErr w:type="spellEnd"/>
      <w:r>
        <w:t>(</w:t>
      </w:r>
      <w:proofErr w:type="spellStart"/>
      <w:r>
        <w:t>gASBIEP</w:t>
      </w:r>
      <w:proofErr w:type="spellEnd"/>
      <w:r>
        <w:t>)</w:t>
      </w:r>
      <w:bookmarkEnd w:id="733"/>
    </w:p>
    <w:p w:rsidR="00697247" w:rsidRDefault="00697247" w:rsidP="00697247"/>
    <w:p w:rsidR="009F4E77" w:rsidRDefault="009F4E77" w:rsidP="00697247">
      <w:r>
        <w:t xml:space="preserve">Description: Retrieve the ABIE the </w:t>
      </w:r>
      <w:r w:rsidRPr="009F4E77">
        <w:rPr>
          <w:rStyle w:val="CodeChar"/>
        </w:rPr>
        <w:t>gASBIEP</w:t>
      </w:r>
      <w:r>
        <w:t xml:space="preserve"> qualifies.</w:t>
      </w:r>
    </w:p>
    <w:p w:rsidR="009F4E77" w:rsidRDefault="009F4E77" w:rsidP="00697247">
      <w:r>
        <w:lastRenderedPageBreak/>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rsidR="009F4E77" w:rsidRDefault="009F4E77" w:rsidP="00697247">
      <w:r>
        <w:t>Return: The retrieved ABIE</w:t>
      </w:r>
      <w:r w:rsidR="004C5753">
        <w:t xml:space="preserve"> object</w:t>
      </w:r>
      <w:r>
        <w:t>.</w:t>
      </w:r>
    </w:p>
    <w:p w:rsidR="009F4E77" w:rsidRDefault="009F4E77" w:rsidP="00697247"/>
    <w:p w:rsidR="00624429" w:rsidRDefault="009F4E77" w:rsidP="00624429">
      <w:r>
        <w:t xml:space="preserve">Get the ABIE record that matches </w:t>
      </w:r>
      <w:r w:rsidRPr="009F4E77">
        <w:rPr>
          <w:rStyle w:val="CodeChar"/>
        </w:rPr>
        <w:t>gASBIEP.Role_Of_ABIE_ID = ABIE.ABIE_ID</w:t>
      </w:r>
      <w:r>
        <w:t>.</w:t>
      </w:r>
    </w:p>
    <w:p w:rsidR="009F4E77" w:rsidRPr="00A13068" w:rsidRDefault="009F4E77" w:rsidP="009F4E77">
      <w:pPr>
        <w:pStyle w:val="Heading4"/>
      </w:pPr>
      <w:bookmarkStart w:id="734" w:name="_Toc442109021"/>
      <w:proofErr w:type="spellStart"/>
      <w:r w:rsidRPr="00A13068">
        <w:t>QueryAssocBDT</w:t>
      </w:r>
      <w:proofErr w:type="spellEnd"/>
      <w:r w:rsidRPr="00A13068">
        <w:t>(</w:t>
      </w:r>
      <w:proofErr w:type="spellStart"/>
      <w:r w:rsidRPr="00A13068">
        <w:t>gBBIE</w:t>
      </w:r>
      <w:proofErr w:type="spellEnd"/>
      <w:r w:rsidRPr="00A13068">
        <w:t>)</w:t>
      </w:r>
      <w:bookmarkEnd w:id="734"/>
    </w:p>
    <w:p w:rsidR="009F4E77" w:rsidRDefault="009F4E77" w:rsidP="009F4E77"/>
    <w:p w:rsidR="009F4E77" w:rsidRDefault="009F4E77" w:rsidP="009F4E77">
      <w:r>
        <w:t xml:space="preserve">Description: </w:t>
      </w:r>
      <w:r w:rsidR="003D6C7E">
        <w:t xml:space="preserve">Get the BDT used by the </w:t>
      </w:r>
      <w:r w:rsidR="003D6C7E" w:rsidRPr="00A13068">
        <w:rPr>
          <w:rStyle w:val="CodeChar"/>
        </w:rPr>
        <w:t>gBBIE</w:t>
      </w:r>
      <w:r w:rsidR="003D6C7E">
        <w:t>.</w:t>
      </w:r>
    </w:p>
    <w:p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rsidR="003D6C7E" w:rsidRDefault="003D6C7E" w:rsidP="009F4E77">
      <w:r>
        <w:t>Return: The BDT.</w:t>
      </w:r>
    </w:p>
    <w:p w:rsidR="003D6C7E" w:rsidRDefault="003D6C7E" w:rsidP="009F4E77"/>
    <w:p w:rsidR="000959AC" w:rsidRDefault="000959AC" w:rsidP="009F4E77">
      <w:r>
        <w:rPr>
          <w:noProof/>
          <w:lang w:bidi="th-TH"/>
        </w:rPr>
        <mc:AlternateContent>
          <mc:Choice Requires="wpc">
            <w:drawing>
              <wp:inline distT="0" distB="0" distL="0" distR="0" wp14:anchorId="0060DB35" wp14:editId="1EC62592">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Pr="00B063E4" w:rsidRDefault="00B63A8B"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MsUA&#10;AADcAAAADwAAAGRycy9kb3ducmV2LnhtbESPT2sCMRTE74V+h/AKvYhm9SC6GqUIytKb/w7eHpvn&#10;7urmJU1S3fbTN4LQ4zAzv2Hmy8604kY+NJYVDAcZCOLS6oYrBYf9uj8BESKyxtYyKfihAMvF68sc&#10;c23vvKXbLlYiQTjkqKCO0eVShrImg2FgHXHyztYbjEn6SmqP9wQ3rRxl2VgabDgt1OhoVVN53X0b&#10;Be443P666Wdx8a3eFIV1X73VSan3t+5jBiJSF//Dz3ahFYwmY3ic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ZIyxQAAANwAAAAPAAAAAAAAAAAAAAAAAJgCAABkcnMv&#10;ZG93bnJldi54bWxQSwUGAAAAAAQABAD1AAAAigMAAAAA&#10;" fillcolor="white [3201]" strokeweight=".5pt"/>
                <v:shape id="Straight Arrow Connector 290" o:spid="_x0000_s1301" type="#_x0000_t32" style="position:absolute;left:15509;top:3292;width:39;height:3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40sAAAADcAAAADwAAAGRycy9kb3ducmV2LnhtbERPTYvCMBC9C/sfwix4EU1VFO0aRRTB&#10;q9WFPc42s23ZZFKaWNt/bw6Cx8f73uw6a0RLja8cK5hOEhDEudMVFwpu19N4BcIHZI3GMSnoycNu&#10;+zHYYKrdgy/UZqEQMYR9igrKEOpUSp+XZNFPXE0cuT/XWAwRNoXUDT5iuDVyliRLabHi2FBiTYeS&#10;8v/sbhWY437h9eiUmKz7/Zn3mfxe961Sw89u/wUiUBfe4pf7rBXM1nF+PBOP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SeNLAAAAA3AAAAA8AAAAAAAAAAAAAAAAA&#10;oQIAAGRycy9kb3ducmV2LnhtbFBLBQYAAAAABAAEAPkAAACOAw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0cQAAADcAAAADwAAAGRycy9kb3ducmV2LnhtbESPQWvCQBSE70L/w/IKvYhuaq3UNBuR&#10;FsGraQs9PrPPJHT3bchuY/LvXUHwOMzMN0y2GawRPXW+cazgeZ6AIC6dbrhS8P21m72B8AFZo3FM&#10;CkbysMkfJhmm2p35QH0RKhEh7FNUUIfQplL6siaLfu5a4uidXGcxRNlVUnd4jnBr5CJJVtJiw3Gh&#10;xpY+air/in+rwHxuX72e7hJTDMffl7GQP+uxV+rpcdi+gwg0hHv41t5rBYv1E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X7RxAAAANwAAAAPAAAAAAAAAAAA&#10;AAAAAKECAABkcnMvZG93bnJldi54bWxQSwUGAAAAAAQABAD5AAAAkgMAAAAA&#10;" filled="t" fillcolor="white [3201]" strokeweight=".5pt">
                  <v:stroke endarrow="open"/>
                </v:shape>
                <v:shape id="Text Box 296" o:spid="_x0000_s1303" type="#_x0000_t202" style="position:absolute;left:5394;top:29095;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B63A8B" w:rsidRDefault="00B63A8B"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LBMcAAADcAAAADwAAAGRycy9kb3ducmV2LnhtbESPW2vCQBCF3wX/wzJCX6RurMVKmlWs&#10;tFAQhCYKfRyyk4tmZ0N2q6m/3hUKfTycy8dJVr1pxJk6V1tWMJ1EIIhzq2suFeyzj8cFCOeRNTaW&#10;ScEvOVgth4MEY20v/EXn1JcijLCLUUHlfRtL6fKKDLqJbYmDV9jOoA+yK6Xu8BLGTSOfomguDdYc&#10;CBW2tKkoP6U/JnCPzWa7K8bP3y/vh8N6nmbXt/So1MOoX7+C8NT7//Bf+1MrmEUzuJ8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KMsExwAAANwAAAAPAAAAAAAA&#10;AAAAAAAAAKECAABkcnMvZG93bnJldi54bWxQSwUGAAAAAAQABAD5AAAAlQMAAAAA&#10;" filled="t" fillcolor="white [3201]" strokeweight=".5pt">
                  <v:stroke endarrow="open"/>
                </v:shape>
                <v:shape id="Text Box 305" o:spid="_x0000_s1305" type="#_x0000_t202" style="position:absolute;left:5392;top:7100;width:20312;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CKMMA&#10;AADcAAAADwAAAGRycy9kb3ducmV2LnhtbESPQUsDMRSE74L/ITzBm81qqazbpkWlFsFTW+n5sXlN&#10;gpuXJUm36783QqHHYWa+YRar0XdioJhcYAWPkwoEcRu0Y6Pge//xUINIGVljF5gU/FKC1fL2ZoGN&#10;Dmfe0rDLRhQIpwYV2Jz7RsrUWvKYJqEnLt4xRI+5yGikjngucN/Jp6p6lh4dlwWLPb1ban92J69g&#10;/WZeTFtjtOtaOzeMh+OX2Sh1fze+zkFkGvM1fGl/agXTa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CKMMAAADcAAAADwAAAAAAAAAAAAAAAACYAgAAZHJzL2Rv&#10;d25yZXYueG1sUEsFBgAAAAAEAAQA9QAAAIgDAAAAAA==&#10;" fillcolor="white [3201]" strokeweight=".5pt">
                  <v:textbox>
                    <w:txbxContent>
                      <w:p w:rsidR="00B63A8B" w:rsidRDefault="00B63A8B"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ttr8A&#10;AADcAAAADwAAAGRycy9kb3ducmV2LnhtbERPTWsCMRC9F/ofwhR6q1kr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te22vwAAANwAAAAPAAAAAAAAAAAAAAAAAJgCAABkcnMvZG93bnJl&#10;di54bWxQSwUGAAAAAAQABAD1AAAAhAMAAAAA&#10;" fillcolor="white [3201]" strokeweight=".5pt">
                  <v:textbox>
                    <w:txbxContent>
                      <w:p w:rsidR="00B63A8B" w:rsidRDefault="00B63A8B"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qKU8MAAADcAAAADwAAAGRycy9kb3ducmV2LnhtbESPQYvCMBSE74L/ITzBm6ZVcKVrlEVQ&#10;ijfdVfD2aN62ZZuX2kRb/fVGEPY4zMw3zGLVmUrcqHGlZQXxOAJBnFldcq7g53szmoNwHlljZZkU&#10;3MnBatnvLTDRtuU93Q4+FwHCLkEFhfd1IqXLCjLoxrYmDt6vbQz6IJtc6gbbADeVnETRTBosOSwU&#10;WNO6oOzvcDUK5vqoT3xcb/UubyePc5ri5cMqNRx0X58gPHX+P/xup1rBNI7hdS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ilPDAAAA3AAAAA8AAAAAAAAAAAAA&#10;AAAAoQIAAGRycy9kb3ducmV2LnhtbFBLBQYAAAAABAAEAPkAAACRAwAAAAA=&#10;" filled="t" fillcolor="white [3201]" strokeweight=".5pt">
                  <v:stroke endarrow="open"/>
                </v:shape>
                <v:shape id="Text Box 321" o:spid="_x0000_s1308" type="#_x0000_t202" style="position:absolute;left:3657;top:14458;width:23697;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YS8MA&#10;AADcAAAADwAAAGRycy9kb3ducmV2LnhtbESPQWsCMRSE74X+h/AKvdWsFmS7GsUWWwqeqsXzY/NM&#10;gpuXJUnX7b9vBKHHYWa+YZbr0XdioJhcYAXTSQWCuA3asVHwfXh/qkGkjKyxC0wKfinBenV/t8RG&#10;hwt/0bDPRhQIpwYV2Jz7RsrUWvKYJqEnLt4pRI+5yGikjngpcN/JWVXNpUfHZcFiT2+W2vP+xyvY&#10;vpoX09YY7bbWzg3j8bQzH0o9PoybBYhMY/4P39qfWsH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YS8MAAADcAAAADwAAAAAAAAAAAAAAAACYAgAAZHJzL2Rv&#10;d25yZXYueG1sUEsFBgAAAAAEAAQA9QAAAIgDAAAAAA==&#10;" fillcolor="white [3201]" strokeweight=".5pt">
                  <v:textbox>
                    <w:txbxContent>
                      <w:p w:rsidR="00B63A8B" w:rsidRPr="00B063E4" w:rsidRDefault="00B63A8B" w:rsidP="00E46A14">
                        <w:pPr>
                          <w:pStyle w:val="Code"/>
                          <w:spacing w:line="168" w:lineRule="auto"/>
                          <w:jc w:val="center"/>
                          <w:rPr>
                            <w:b/>
                            <w:bCs/>
                          </w:rPr>
                        </w:pPr>
                        <w:r>
                          <w:t>Get the BCCP record where BCC.Assoc_To_BCCP_ID = BCCP.BCCP_ID</w:t>
                        </w:r>
                      </w:p>
                    </w:txbxContent>
                  </v:textbox>
                </v:shape>
                <v:shape id="Straight Arrow Connector 322" o:spid="_x0000_s1309" type="#_x0000_t32" style="position:absolute;left:15505;top:18150;width:48;height:45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FRMQAAADcAAAADwAAAGRycy9kb3ducmV2LnhtbESPQWvCQBSE70L/w/IKvUjdGLG0qZsg&#10;itCr0UKPr9nXJHT3bciuMfn33YLgcZiZb5hNMVojBup961jBcpGAIK6cbrlWcD4dnl9B+ICs0Tgm&#10;BRN5KPKH2QYz7a58pKEMtYgQ9hkqaELoMil91ZBFv3AdcfR+XG8xRNnXUvd4jXBrZJokL9Jiy3Gh&#10;wY52DVW/5cUqMPvt2uv5ITHl+P21mkr5+TYNSj09jtt3EIHGcA/f2h9awSpN4f9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oVExAAAANwAAAAPAAAAAAAAAAAA&#10;AAAAAKECAABkcnMvZG93bnJldi54bWxQSwUGAAAAAAQABAD5AAAAkgMAAAAA&#10;" filled="t" fillcolor="white [3201]" strokeweight=".5pt">
                  <v:stroke endarrow="open"/>
                </v:shape>
                <v:oval id="Oval 335" o:spid="_x0000_s1310" style="position:absolute;left:14926;top:30272;width:1314;height:1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1JcUA&#10;AADcAAAADwAAAGRycy9kb3ducmV2LnhtbESPQWvCQBSE70L/w/IKvZmNBqWkriKFggVRjKWlt0f2&#10;mQSzb0N2Ncm/dwXB4zAz3zCLVW9qcaXWVZYVTKIYBHFudcWFgp/j1/gdhPPIGmvLpGAgB6vly2iB&#10;qbYdH+ia+UIECLsUFZTeN6mULi/JoItsQxy8k20N+iDbQuoWuwA3tZzG8VwarDgslNjQZ0n5ObsY&#10;BYdq/73LpL4M50Rv/38n6+Hv1Cn19tqvP0B46v0z/GhvtIIkmc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UlxQAAANwAAAAPAAAAAAAAAAAAAAAAAJgCAABkcnMv&#10;ZG93bnJldi54bWxQSwUGAAAAAAQABAD1AAAAigMAAAAA&#10;" fillcolor="black [3213]" strokeweight=".5pt"/>
                <w10:anchorlock/>
              </v:group>
            </w:pict>
          </mc:Fallback>
        </mc:AlternateContent>
      </w:r>
    </w:p>
    <w:p w:rsidR="003D6C7E" w:rsidRPr="009F4E77" w:rsidRDefault="003D6C7E" w:rsidP="009F4E77"/>
    <w:p w:rsidR="009F4E77" w:rsidRDefault="00214A17" w:rsidP="006C5D3F">
      <w:pPr>
        <w:pStyle w:val="Heading4"/>
      </w:pPr>
      <w:bookmarkStart w:id="735" w:name="_Toc442109022"/>
      <w:proofErr w:type="spellStart"/>
      <w:r>
        <w:t>GenerateBBIE</w:t>
      </w:r>
      <w:proofErr w:type="spellEnd"/>
      <w:r>
        <w:t>(</w:t>
      </w:r>
      <w:proofErr w:type="spellStart"/>
      <w:r>
        <w:t>gBBIE</w:t>
      </w:r>
      <w:proofErr w:type="spellEnd"/>
      <w:r>
        <w:t xml:space="preserve">, </w:t>
      </w:r>
      <w:proofErr w:type="spellStart"/>
      <w:r>
        <w:t>gBDT</w:t>
      </w:r>
      <w:proofErr w:type="spellEnd"/>
      <w:r>
        <w:t xml:space="preserve">, </w:t>
      </w:r>
      <w:proofErr w:type="spellStart"/>
      <w:r>
        <w:t>gPNode</w:t>
      </w:r>
      <w:proofErr w:type="spellEnd"/>
      <w:r w:rsidR="003E7CC7">
        <w:t xml:space="preserve">, </w:t>
      </w:r>
      <w:proofErr w:type="spellStart"/>
      <w:r w:rsidR="003E7CC7">
        <w:t>gSchemaNode</w:t>
      </w:r>
      <w:proofErr w:type="spellEnd"/>
      <w:r>
        <w:t>)</w:t>
      </w:r>
      <w:bookmarkEnd w:id="735"/>
    </w:p>
    <w:p w:rsidR="00214A17" w:rsidRDefault="00214A17" w:rsidP="00214A17"/>
    <w:p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proofErr w:type="spellStart"/>
      <w:r w:rsidR="007B291F" w:rsidRPr="002F1AB9">
        <w:rPr>
          <w:rStyle w:val="CodeChar"/>
        </w:rPr>
        <w:t>xsd:sequence</w:t>
      </w:r>
      <w:proofErr w:type="spellEnd"/>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rsidR="00214A17" w:rsidRDefault="00214A17" w:rsidP="00214A17">
      <w:r>
        <w:t>Return:</w:t>
      </w:r>
      <w:r w:rsidR="007B291F">
        <w:t xml:space="preserve"> The generated BBIE </w:t>
      </w:r>
      <w:r w:rsidR="007B291F" w:rsidRPr="002F1AB9">
        <w:rPr>
          <w:rStyle w:val="CodeChar"/>
        </w:rPr>
        <w:t>xsd:element</w:t>
      </w:r>
      <w:r w:rsidR="007B291F">
        <w:t xml:space="preserve"> node</w:t>
      </w:r>
    </w:p>
    <w:p w:rsidR="007B291F" w:rsidRDefault="007B291F" w:rsidP="00214A17"/>
    <w:p w:rsidR="00C47D48" w:rsidRDefault="0096146B" w:rsidP="00214A17">
      <w:r>
        <w:rPr>
          <w:noProof/>
          <w:lang w:bidi="th-TH"/>
        </w:rPr>
        <w:lastRenderedPageBreak/>
        <mc:AlternateContent>
          <mc:Choice Requires="wpc">
            <w:drawing>
              <wp:inline distT="0" distB="0" distL="0" distR="0" wp14:anchorId="329C170D" wp14:editId="292D1AC0">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B63A8B" w:rsidRDefault="00B63A8B"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Code"/>
                                <w:spacing w:line="168" w:lineRule="auto"/>
                                <w:jc w:val="center"/>
                              </w:pPr>
                              <w:r>
                                <w:t>clNode = GenerateCodeList(</w:t>
                              </w:r>
                            </w:p>
                            <w:p w:rsidR="00B63A8B" w:rsidRDefault="00B63A8B"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B63A8B" w:rsidRDefault="00B63A8B"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
                              <w:p w:rsidR="00B63A8B" w:rsidRDefault="00B63A8B"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bdt_pri_restri_id</w:t>
                                </w:r>
                                <w:proofErr w:type="spellEnd"/>
                              </w:p>
                              <w:p w:rsidR="00B63A8B" w:rsidRDefault="00B63A8B"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Code"/>
                                <w:spacing w:line="168" w:lineRule="auto"/>
                              </w:pPr>
                              <w:r>
                                <w:rPr>
                                  <w:b/>
                                  <w:bCs/>
                                </w:rPr>
                                <w:t xml:space="preserve">(4) </w:t>
                              </w:r>
                              <w:r>
                                <w:t>Add an XML DOM Attribute Node, tNode, representing the ‘type’ attribute as a child of the eNode and set its value.</w:t>
                              </w:r>
                            </w:p>
                            <w:p w:rsidR="00B63A8B" w:rsidRDefault="00B63A8B"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Pr="00985175" w:rsidRDefault="00B63A8B" w:rsidP="0096146B">
                              <w:pPr>
                                <w:pStyle w:val="Code"/>
                                <w:spacing w:line="168" w:lineRule="auto"/>
                              </w:pPr>
                              <w:r w:rsidRPr="00985175">
                                <w:t>Return</w:t>
                              </w:r>
                            </w:p>
                            <w:p w:rsidR="00B63A8B" w:rsidRDefault="00B63A8B"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Code"/>
                                <w:spacing w:line="168" w:lineRule="auto"/>
                              </w:pPr>
                              <w:r>
                                <w:t>Create the following DOM Element Node  structure  as a child of the eNode xsd:complexType/xsd:simpleContent/</w:t>
                              </w:r>
                            </w:p>
                            <w:p w:rsidR="00B63A8B" w:rsidRDefault="00B63A8B"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B63A8B" w:rsidRDefault="00B63A8B"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NormalWeb"/>
                                  <w:overflowPunct w:val="0"/>
                                  <w:spacing w:before="0" w:beforeAutospacing="0" w:after="0" w:afterAutospacing="0" w:line="168" w:lineRule="auto"/>
                                  <w:jc w:val="center"/>
                                </w:pPr>
                                <w:proofErr w:type="spell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r>
                                  <w:rPr>
                                    <w:rFonts w:ascii="Cordia New" w:eastAsia="Times New Roman" w:hAnsi="Cordia New" w:cs="Cordia New"/>
                                  </w:rPr>
                                  <w:t>aCL</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Pr="00985175" w:rsidRDefault="00B63A8B" w:rsidP="0096146B">
                              <w:pPr>
                                <w:pStyle w:val="Code"/>
                                <w:spacing w:line="168" w:lineRule="auto"/>
                              </w:pPr>
                              <w:r w:rsidRPr="00985175">
                                <w:t>Return</w:t>
                              </w:r>
                            </w:p>
                            <w:p w:rsidR="00B63A8B" w:rsidRDefault="00B63A8B"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Pr="00FC25DB" w:rsidRDefault="00B63A8B"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B63A8B" w:rsidRDefault="00B63A8B"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B63A8B" w:rsidRDefault="00B63A8B"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1B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5QsYA&#10;AADcAAAADwAAAGRycy9kb3ducmV2LnhtbESPQUvDQBSE70L/w/IKXqTZ1GrRtNsiAUvw1qoHb4/s&#10;axLNvl131zT6692C4HGYmW+Y9XY0vRjIh86ygnmWgyCure64UfDy/Di7AxEissbeMin4pgDbzeRi&#10;jYW2J97TcIiNSBAOBSpoY3SFlKFuyWDIrCNO3tF6gzFJ30jt8ZTgppfXeb6UBjtOCy06KluqPw5f&#10;RoF7ne9/3P1T9e57vasq6z6vyjelLqfjwwpEpDH+h//alVawuLmF85l0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u5QsYAAADcAAAADwAAAAAAAAAAAAAAAACYAgAAZHJz&#10;L2Rvd25yZXYueG1sUEsFBgAAAAAEAAQA9QAAAIsDAAAAAA==&#10;" fillcolor="white [3201]" strokeweight=".5pt"/>
                <v:shape id="Text Box 354" o:spid="_x0000_s1314" type="#_x0000_t202" style="position:absolute;left:846;top:9308;width:19326;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IrsMA&#10;AADcAAAADwAAAGRycy9kb3ducmV2LnhtbESPQUsDMRSE74L/ITyhN5vVVlnXpkVLK0JPVvH82Lwm&#10;wc3LkqTb7b9vBMHjMDPfMIvV6DsxUEwusIK7aQWCuA3asVHw9bm9rUGkjKyxC0wKzpRgtby+WmCj&#10;w4k/aNhnIwqEU4MKbM59I2VqLXlM09ATF+8QosdcZDRSRzwVuO/kfVU9So+Oy4LFntaW2p/90SvY&#10;vJon09YY7abWzg3j92Fn3pSa3IwvzyAyjfk//Nd+1wpmD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vIrsMAAADcAAAADwAAAAAAAAAAAAAAAACYAgAAZHJzL2Rv&#10;d25yZXYueG1sUEsFBgAAAAAEAAQA9QAAAIgDAAAAAA==&#10;" fillcolor="white [3201]" strokeweight=".5pt">
                  <v:textbox>
                    <w:txbxContent>
                      <w:p w:rsidR="00B63A8B" w:rsidRDefault="00B63A8B"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qaDsEAAADcAAAADwAAAGRycy9kb3ducmV2LnhtbERPTYvCMBC9L/gfwgjeNFVZlWoUEZSy&#10;t1UreBuasS02k9pEW/fXbw4Le3y879WmM5V4UeNKywrGowgEcWZ1ybmC82k/XIBwHlljZZkUvMnB&#10;Zt37WGGsbcvf9Dr6XIQQdjEqKLyvYyldVpBBN7I1ceButjHoA2xyqRtsQ7ip5CSKZtJgyaGhwJp2&#10;BWX349MoWOhUXzjdHfRX3k5+rkmCj7lVatDvtksQnjr/L/5zJ1rB9DOsDWfC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SpoOwQAAANwAAAAPAAAAAAAAAAAAAAAA&#10;AKECAABkcnMvZG93bnJldi54bWxQSwUGAAAAAAQABAD5AAAAjwM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lcUAAADcAAAADwAAAGRycy9kb3ducmV2LnhtbESPQWvCQBSE74L/YXlCb7qppRrTbKQI&#10;LaE3tRa8PbKvSWj2bZrdmuiv7wqCx2FmvmHS9WAacaLO1ZYVPM4iEMSF1TWXCj73b9MYhPPIGhvL&#10;pOBMDtbZeJRiom3PWzrtfCkChF2CCirv20RKV1Rk0M1sSxy8b9sZ9EF2pdQd9gFuGjmPooU0WHNY&#10;qLClTUXFz+7PKIj1QX/xYfOuP8p+fjnmOf4urVIPk+H1BYSnwd/Dt3auFTw9r+B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Y/lcUAAADcAAAADwAAAAAAAAAA&#10;AAAAAAChAgAAZHJzL2Rvd25yZXYueG1sUEsFBgAAAAAEAAQA+QAAAJMDAAAAAA==&#10;" filled="t" fillcolor="white [3201]" strokeweight=".5pt">
                  <v:stroke endarrow="open"/>
                </v:shape>
                <v:group id="Group 365" o:spid="_x0000_s1317" style="position:absolute;left:34657;top:62697;width:12759;height:3832" coordorigin="8252,3497" coordsize="12758,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Diamond 366" o:spid="_x0000_s1318" type="#_x0000_t4" style="position:absolute;left:8252;top:3497;width:12759;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rhMYA&#10;AADcAAAADwAAAGRycy9kb3ducmV2LnhtbESPQWvCQBSE7wX/w/IEL0U3tRAkuoqIghcL1Ygen9ln&#10;Es2+TbNbk/77bqHgcZiZb5jZojOVeFDjSssK3kYRCOLM6pJzBelhM5yAcB5ZY2WZFPyQg8W89zLD&#10;RNuWP+mx97kIEHYJKii8rxMpXVaQQTeyNXHwrrYx6INscqkbbAPcVHIcRbE0WHJYKLCmVUHZff9t&#10;FGyOu1N6+rod19nNfSzT1+1l156VGvS75RSEp84/w//trVbwHsf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TrhMYAAADcAAAADwAAAAAAAAAAAAAAAACYAgAAZHJz&#10;L2Rvd25yZXYueG1sUEsFBgAAAAAEAAQA9QAAAIsDAAAAAA==&#10;" fillcolor="white [3201]" strokeweight=".25pt">
                    <v:textbox inset="0,0,0,0">
                      <w:txbxContent>
                        <w:p w:rsidR="00B63A8B" w:rsidRDefault="00B63A8B"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B63A8B" w:rsidRDefault="00B63A8B"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MusMA&#10;AADcAAAADwAAAGRycy9kb3ducmV2LnhtbESPQUsDMRSE74L/ITzBm81qoV3XpkWllkJPreL5sXlN&#10;gpuXJYnb7b9vCoLHYWa+YRar0XdioJhcYAWPkwoEcRu0Y6Pg6/PjoQaRMrLGLjApOFOC1fL2ZoGN&#10;Dife03DIRhQIpwYV2Jz7RsrUWvKYJqEnLt4xRI+5yGikjngqcN/Jp6qaSY+Oy4LFnt4ttT+HX69g&#10;/WaeTVtjtOtaOzeM38ed2Sh1fze+voDINOb/8F97qxVM5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MusMAAADcAAAADwAAAAAAAAAAAAAAAACYAgAAZHJzL2Rv&#10;d25yZXYueG1sUEsFBgAAAAAEAAQA9QAAAIgDAAAAAA==&#10;" fillcolor="white [3201]" strokeweight=".5pt">
                  <v:textbox>
                    <w:txbxContent>
                      <w:p w:rsidR="00B63A8B" w:rsidRDefault="00B63A8B"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B63A8B" w:rsidRDefault="00B63A8B"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UzsMA&#10;AADcAAAADwAAAGRycy9kb3ducmV2LnhtbESPQUsDMRSE74L/ITyhN5vVF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6UzsMAAADcAAAADwAAAAAAAAAAAAAAAACYAgAAZHJzL2Rv&#10;d25yZXYueG1sUEsFBgAAAAAEAAQA9QAAAIgDAAAAAA==&#10;" fillcolor="white [3201]" strokeweight=".5pt">
                  <v:textbox>
                    <w:txbxContent>
                      <w:p w:rsidR="00B63A8B" w:rsidRDefault="00B63A8B"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VcMA&#10;AADcAAAADwAAAGRycy9kb3ducmV2LnhtbESPQUsDMRSE74L/ITyhN5vVU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VcMAAADcAAAADwAAAAAAAAAAAAAAAACYAgAAZHJzL2Rv&#10;d25yZXYueG1sUEsFBgAAAAAEAAQA9QAAAIgDAAAAAA==&#10;" fillcolor="white [3201]" strokeweight=".5pt">
                  <v:textbox>
                    <w:txbxContent>
                      <w:p w:rsidR="00B63A8B" w:rsidRDefault="00B63A8B"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g2cYA&#10;AADcAAAADwAAAGRycy9kb3ducmV2LnhtbESPQWvCQBSE74X+h+UVeil1UxUp0VVEKnhRUCN6fGaf&#10;STT7Nma3Jv57Vyj0OMzMN8xo0ppS3Kh2hWUFX50IBHFqdcGZgmQ7//wG4TyyxtIyKbiTg8n49WWE&#10;sbYNr+m28ZkIEHYxKsi9r2IpXZqTQdexFXHwTrY26IOsM6lrbALclLIbRQNpsOCwkGNFs5zSy+bX&#10;KJjvlvtkfz3vftKzW02Tj8Vx2RyUen9rp0MQnlr/H/5rL7SCftSD55lwBO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Zg2cYAAADcAAAADwAAAAAAAAAAAAAAAACYAgAAZHJz&#10;L2Rvd25yZXYueG1sUEsFBgAAAAAEAAQA9QAAAIsDAAAAAA==&#10;" fillcolor="white [3201]" strokeweight=".25pt">
                  <v:textbox inset="0,0,0,0">
                    <w:txbxContent>
                      <w:p w:rsidR="00B63A8B" w:rsidRDefault="00B63A8B" w:rsidP="0096146B"/>
                    </w:txbxContent>
                  </v:textbox>
                </v:shape>
                <v:shape id="Text Box 405" o:spid="_x0000_s1324" type="#_x0000_t202" style="position:absolute;left:7245;top:55159;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B63A8B" w:rsidRDefault="00B63A8B" w:rsidP="0096146B">
                        <w:r>
                          <w:t>N</w:t>
                        </w:r>
                      </w:p>
                    </w:txbxContent>
                  </v:textbox>
                </v:shape>
                <v:shape id="Text Box 408" o:spid="_x0000_s1325" type="#_x0000_t202" style="position:absolute;left:2751;top:63565;width:16072;height:4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g078A&#10;AADcAAAADwAAAGRycy9kb3ducmV2LnhtbERPTWsCMRC9F/ofwhR6q1mL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HyDTvwAAANwAAAAPAAAAAAAAAAAAAAAAAJgCAABkcnMvZG93bnJl&#10;di54bWxQSwUGAAAAAAQABAD1AAAAhAMAAAAA&#10;" fillcolor="white [3201]" strokeweight=".5pt">
                  <v:textbox>
                    <w:txbxContent>
                      <w:p w:rsidR="00B63A8B" w:rsidRDefault="00B63A8B" w:rsidP="0096146B">
                        <w:pPr>
                          <w:pStyle w:val="Code"/>
                          <w:spacing w:line="168" w:lineRule="auto"/>
                          <w:jc w:val="center"/>
                        </w:pPr>
                        <w:r>
                          <w:t>clNode = GenerateCodeList(</w:t>
                        </w:r>
                      </w:p>
                      <w:p w:rsidR="00B63A8B" w:rsidRDefault="00B63A8B"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FSMIA&#10;AADcAAAADwAAAGRycy9kb3ducmV2LnhtbESPQWsCMRSE74X+h/AKvdVsp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4VIwgAAANwAAAAPAAAAAAAAAAAAAAAAAJgCAABkcnMvZG93&#10;bnJldi54bWxQSwUGAAAAAAQABAD1AAAAhwMAAAAA&#10;" fillcolor="white [3201]" strokeweight=".5pt">
                  <v:textbox>
                    <w:txbxContent>
                      <w:p w:rsidR="00B63A8B" w:rsidRDefault="00B63A8B"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B63A8B" w:rsidRDefault="00B63A8B" w:rsidP="0096146B">
                        <w:r>
                          <w:t>N</w:t>
                        </w:r>
                      </w:p>
                    </w:txbxContent>
                  </v:textbox>
                </v:shape>
                <v:shape id="Text Box 413" o:spid="_x0000_s1328" type="#_x0000_t202" style="position:absolute;left:31630;top:70097;width:22859;height:5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kf8MA&#10;AADcAAAADwAAAGRycy9kb3ducmV2LnhtbESPQUsDMRSE74L/ITzBm822lrKuTYuWWgo9tYrnx+Y1&#10;CW5eliRu139vCoLHYWa+YZbr0XdioJhcYAXTSQWCuA3asVHw8f72UINIGVljF5gU/FCC9er2ZomN&#10;Dhc+0nDKRhQIpwYV2Jz7RsrUWvKYJqEnLt45RI+5yGikjngpcN/JWVUtpEfHZcFiTxtL7dfp2yvY&#10;vpon09YY7bbWzg3j5/lgdkrd340vzyAyjfk//NfeawXz6S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Ikf8MAAADcAAAADwAAAAAAAAAAAAAAAACYAgAAZHJzL2Rv&#10;d25yZXYueG1sUEsFBgAAAAAEAAQA9QAAAIgDAAAAAA==&#10;" fillcolor="white [3201]" strokeweight=".5pt">
                  <v:textbox>
                    <w:txbxContent>
                      <w:p w:rsidR="00B63A8B" w:rsidRDefault="00B63A8B"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V8UA&#10;AADcAAAADwAAAGRycy9kb3ducmV2LnhtbESPQWvCQBSE74L/YXlCb2YTKyKpq4ggWCiKqbT09sg+&#10;k2D2bciuJvn3bqHQ4zAz3zCrTW9q8aDWVZYVJFEMgji3uuJCweVzP12CcB5ZY22ZFAzkYLMej1aY&#10;atvxmR6ZL0SAsEtRQel9k0rp8pIMusg2xMG72tagD7ItpG6xC3BTy1kcL6TBisNCiQ3tSspv2d0o&#10;OFen92Mm9X24veqPn69kO3xfO6VeJv32DYSn3v+H/9oHrWCeLOD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XxQAAANwAAAAPAAAAAAAAAAAAAAAAAJgCAABkcnMv&#10;ZG93bnJldi54bWxQSwUGAAAAAAQABAD1AAAAigMAAAAA&#10;" fillcolor="black [3213]" strokeweight=".5pt"/>
                <v:shape id="Text Box 417" o:spid="_x0000_s1330" type="#_x0000_t202" style="position:absolute;left:34657;top:76572;width:17528;height:3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fMMA&#10;AADcAAAADwAAAGRycy9kb3ducmV2LnhtbESPQUsDMRSE74L/ITzBm822SL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fMMAAADcAAAADwAAAAAAAAAAAAAAAACYAgAAZHJzL2Rv&#10;d25yZXYueG1sUEsFBgAAAAAEAAQA9QAAAIgDAAAAAA==&#10;" fillcolor="white [3201]" strokeweight=".5pt">
                  <v:textbox>
                    <w:txbxContent>
                      <w:p w:rsidR="00B63A8B" w:rsidRDefault="00B63A8B"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zcQAAADcAAAADwAAAGRycy9kb3ducmV2LnhtbERPTWvCQBC9F/oflil4KbpRREt0FRUL&#10;BaFgrOBxyI5JNDsbsltN/fWdQ6HHx/ueLztXqxu1ofJsYDhIQBHn3lZcGPg6vPffQIWIbLH2TAZ+&#10;KMBy8fw0x9T6O+/plsVCSQiHFA2UMTap1iEvyWEY+IZYuLNvHUaBbaFti3cJd7UeJclEO6xYGkps&#10;aFNSfs2+nfRe6s3u8/w6Pk23x+Nqkh0e6+xiTO+lW81AReriv/jP/WENjIeyVs7IEd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wLNxAAAANwAAAAPAAAAAAAAAAAA&#10;AAAAAKECAABkcnMvZG93bnJldi54bWxQSwUGAAAAAAQABAD5AAAAkgM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D7cAAAADcAAAADwAAAGRycy9kb3ducmV2LnhtbESPQavCMBCE74L/IazgTVNFHlqNooLo&#10;9VVBj0uzttVmU5pY6783guBxmJlvmMWqNaVoqHaFZQWjYQSCOLW64EzB6bgbTEE4j6yxtEwKXuRg&#10;tex2Fhhr++R/ahKfiQBhF6OC3PsqltKlORl0Q1sRB+9qa4M+yDqTusZngJtSjqPoTxosOCzkWNE2&#10;p/SePIyCxMptdShnZzltJuaWXvaaNmel+r12PQfhqfW/8Ld90Aomoxl8zo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hg+3AAAAA3AAAAA8AAAAAAAAAAAAAAAAA&#10;oQIAAGRycy9kb3ducmV2LnhtbFBLBQYAAAAABAAEAPkAAACOAwAAAAA=&#10;" filled="t" fillcolor="white [3201]" strokeweight=".5pt">
                  <v:stroke endarrow="open"/>
                </v:shape>
                <v:shape id="Text Box 420" o:spid="_x0000_s1333" type="#_x0000_t202" style="position:absolute;left:25500;top:33056;width:16166;height:7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wtcAA&#10;AADcAAAADwAAAGRycy9kb3ducmV2LnhtbERPTWsCMRC9F/ofwhR6q9mK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xwtcAAAADcAAAADwAAAAAAAAAAAAAAAACYAgAAZHJzL2Rvd25y&#10;ZXYueG1sUEsFBgAAAAAEAAQA9QAAAIUDAAAAAA==&#10;" fillcolor="white [3201]" strokeweight=".5pt">
                  <v:textbox>
                    <w:txbxContent>
                      <w:p w:rsidR="00B63A8B" w:rsidRDefault="00B63A8B"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zacYA&#10;AADcAAAADwAAAGRycy9kb3ducmV2LnhtbESPW2vCQBSE3wv+h+UIvtVNRKxEVxEv0CJ9qBfQt0P2&#10;mESzZ0N21eiv7xYKPg4z8w0znjamFDeqXWFZQdyNQBCnVhecKdhtV+9DEM4jaywtk4IHOZhOWm9j&#10;TLS98w/dNj4TAcIuQQW591UipUtzMui6tiIO3snWBn2QdSZ1jfcAN6XsRdFAGiw4LORY0Tyn9LK5&#10;GgWu+eL94nkYfp8/fLx0x9U6XcRKddrNbATCU+Nf4f/2p1bQ78Xwdy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zacYAAADcAAAADwAAAAAAAAAAAAAAAACYAgAAZHJz&#10;L2Rvd25yZXYueG1sUEsFBgAAAAAEAAQA9QAAAIsDAAAAAA==&#10;" fillcolor="white [3201]" strokeweight=".5pt">
                  <v:textbox inset="1.44pt,,1.44pt">
                    <w:txbxContent>
                      <w:p w:rsidR="00B63A8B" w:rsidRDefault="00B63A8B"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uwsMA&#10;AADcAAAADwAAAGRycy9kb3ducmV2LnhtbESPQUsDMRSE74L/ITzBm83aSlnXpkWlSqGnVvH82Lwm&#10;wc3LkqTb7b9vCoLHYWa+YRar0XdioJhcYAWPkwoEcRu0Y6Pg++vjoQaRMrLGLjApOFOC1fL2ZoGN&#10;Dife0bDPRhQIpwYV2Jz7RsrUWvKYJqEnLt4hRI+5yGikjngqcN/JaVXNpUfHZcFiT++W2t/90StY&#10;v5ln09YY7brWzg3jz2FrPpW6vxtfX0BkGvN/+K+90Qqepj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uwsMAAADcAAAADwAAAAAAAAAAAAAAAACYAgAAZHJzL2Rv&#10;d25yZXYueG1sUEsFBgAAAAAEAAQA9QAAAIgDAAAAAA==&#10;" fillcolor="white [3201]" strokeweight=".5pt">
                  <v:textbox>
                    <w:txbxContent>
                      <w:p w:rsidR="00B63A8B" w:rsidRDefault="00B63A8B"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B63A8B" w:rsidRDefault="00B63A8B"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1zsQAAADcAAAADwAAAGRycy9kb3ducmV2LnhtbESPQWvCQBSE74X+h+UVvBTdVK1o6iqi&#10;CF6bKnh8Zl+T0N23IbvG5N+7QsHjMDPfMMt1Z41oqfGVYwUfowQEce50xYWC489+OAfhA7JG45gU&#10;9ORhvXp9WWKq3Y2/qc1CISKEfYoKyhDqVEqfl2TRj1xNHL1f11gMUTaF1A3eItwaOU6SmbRYcVwo&#10;saZtSflfdrUKzG7z6fX7PjFZdzlP+kyeFn2r1OCt23yBCNSFZ/i/fdAKpu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XXOxAAAANwAAAAPAAAAAAAAAAAA&#10;AAAAAKECAABkcnMvZG93bnJldi54bWxQSwUGAAAAAAQABAD5AAAAkgM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HQVcQAAADcAAAADwAAAGRycy9kb3ducmV2LnhtbESPQWvCQBSE7wX/w/IEL6Vu1Fo0uooo&#10;Qq+NFnp8Zp9JcPdtyK4x+ffdQsHjMDPfMOttZ41oqfGVYwWTcQKCOHe64kLB+XR8W4DwAVmjcUwK&#10;evKw3Qxe1phq9+AvarNQiAhhn6KCMoQ6ldLnJVn0Y1cTR+/qGoshyqaQusFHhFsjp0nyIS1WHBdK&#10;rGlfUn7L7laBOezmXr8eE5N1l59Zn8nvZd8qNRp2uxWIQF14hv/bn1rB+3QO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dBVxAAAANwAAAAPAAAAAAAAAAAA&#10;AAAAAKECAABkcnMvZG93bnJldi54bWxQSwUGAAAAAAQABAD5AAAAkgM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1P/MIAAADcAAAADwAAAGRycy9kb3ducmV2LnhtbESPQWsCMRSE7wX/Q3iCt5p1W0S2RlHp&#10;gletB4+PzetmdfOyJlHXf98IQo/DzHzDzJe9bcWNfGgcK5iMMxDEldMN1woOP+X7DESIyBpbx6Tg&#10;QQGWi8HbHAvt7ryj2z7WIkE4FKjAxNgVUobKkMUwdh1x8n6dtxiT9LXUHu8JbluZZ9lUWmw4LRjs&#10;aGOoOu+vVsF39OVq9zh+XJqTp5Inps67tVKjYb/6AhGpj//hV3urFXzmU3ie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1P/MIAAADcAAAADwAAAAAAAAAAAAAA&#10;AAChAgAAZHJzL2Rvd25yZXYueG1sUEsFBgAAAAAEAAQA+QAAAJADAAAAAA==&#10;" filled="t" fillcolor="white [3201]" strokeweight=".5pt">
                  <v:stroke endarrow="open"/>
                </v:shape>
                <v:shape id="Text Box 375" o:spid="_x0000_s1339" type="#_x0000_t202" style="position:absolute;left:6699;top:52520;width:856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B63A8B" w:rsidRDefault="00B63A8B"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v:textbox>
                </v:shape>
                <v:group id="Group 22" o:spid="_x0000_s1340" style="position:absolute;left:34067;top:18485;width:18121;height:6314" coordorigin="33549,5697" coordsize="18120,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Diamond 238" o:spid="_x0000_s1341" type="#_x0000_t4" style="position:absolute;left:33549;top:5697;width:18120;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67cMA&#10;AADcAAAADwAAAGRycy9kb3ducmV2LnhtbERPTYvCMBC9C/sfwizsRTRdBZFqFFlW8KKgVvQ4NmNb&#10;bSbdJmvrvzcHwePjfU/nrSnFnWpXWFbw3Y9AEKdWF5wpSPbL3hiE88gaS8uk4EEO5rOPzhRjbRve&#10;0n3nMxFC2MWoIPe+iqV0aU4GXd9WxIG72NqgD7DOpK6xCeGmlIMoGkmDBYeGHCv6ySm97f6NguVh&#10;fUyOf9fDb3p1m0XSXZ3XzUmpr892MQHhqfVv8cu9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67cMAAADcAAAADwAAAAAAAAAAAAAAAACYAgAAZHJzL2Rv&#10;d25yZXYueG1sUEsFBgAAAAAEAAQA9QAAAIgDAAAAAA==&#10;" fillcolor="white [3201]" strokeweight=".25pt">
                    <v:textbox inset="0,0,0,0">
                      <w:txbxContent>
                        <w:p w:rsidR="00B63A8B" w:rsidRDefault="00B63A8B"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B63A8B" w:rsidRDefault="00B63A8B"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
                        <w:p w:rsidR="00B63A8B" w:rsidRDefault="00B63A8B"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bdt_pri_restri_id</w:t>
                          </w:r>
                          <w:proofErr w:type="spellEnd"/>
                        </w:p>
                        <w:p w:rsidR="00B63A8B" w:rsidRDefault="00B63A8B"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iq08MAAADcAAAADwAAAGRycy9kb3ducmV2LnhtbESPQYvCMBSE7wv+h/AEb2tqEVeqUURQ&#10;ird1V8Hbo3m2xealNtHW/fVGEPY4zMw3zHzZmUrcqXGlZQWjYQSCOLO65FzB78/mcwrCeWSNlWVS&#10;8CAHy0XvY46Jti1/033vcxEg7BJUUHhfJ1K6rCCDbmhr4uCdbWPQB9nkUjfYBripZBxFE2mw5LBQ&#10;YE3rgrLL/mYUTPVBH/mw3upd3sZ/pzTF65dVatDvVjMQnjr/H363U60gHo/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IqtPDAAAA3AAAAA8AAAAAAAAAAAAA&#10;AAAAoQIAAGRycy9kb3ducmV2LnhtbFBLBQYAAAAABAAEAPkAAACRAwAAAAA=&#10;" filled="t" fillcolor="white [3201]" strokeweight=".5pt">
                  <v:stroke endarrow="open"/>
                </v:shape>
                <v:shape id="Text Box 242" o:spid="_x0000_s1344" type="#_x0000_t202" style="position:absolute;left:33860;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B63A8B" w:rsidRDefault="00B63A8B" w:rsidP="0096146B">
                        <w:r>
                          <w:t>Y</w:t>
                        </w:r>
                      </w:p>
                    </w:txbxContent>
                  </v:textbox>
                </v:shape>
                <v:shape id="Text Box 243" o:spid="_x0000_s1345" type="#_x0000_t202" style="position:absolute;left:41981;top:33057;width:15984;height:6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JmsMA&#10;AADcAAAADwAAAGRycy9kb3ducmV2LnhtbESPQUsDMRSE74L/ITzBm83aS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JmsMAAADcAAAADwAAAAAAAAAAAAAAAACYAgAAZHJzL2Rv&#10;d25yZXYueG1sUEsFBgAAAAAEAAQA9QAAAIgDAAAAAA==&#10;" fillcolor="white [3201]" strokeweight=".5pt">
                  <v:textbox>
                    <w:txbxContent>
                      <w:p w:rsidR="00B63A8B" w:rsidRDefault="00B63A8B" w:rsidP="0096146B">
                        <w:pPr>
                          <w:pStyle w:val="Code"/>
                          <w:spacing w:line="168" w:lineRule="auto"/>
                        </w:pPr>
                        <w:r>
                          <w:rPr>
                            <w:b/>
                            <w:bCs/>
                          </w:rPr>
                          <w:t xml:space="preserve">(4) </w:t>
                        </w:r>
                        <w:r>
                          <w:t>Add an XML DOM Attribute Node, tNode, representing the ‘type’ attribute as a child of the eNode and set its value.</w:t>
                        </w:r>
                      </w:p>
                      <w:p w:rsidR="00B63A8B" w:rsidRDefault="00B63A8B" w:rsidP="0096146B">
                        <w:pPr>
                          <w:pStyle w:val="Code"/>
                          <w:spacing w:line="168" w:lineRule="auto"/>
                        </w:pPr>
                      </w:p>
                    </w:txbxContent>
                  </v:textbox>
                </v:shape>
                <v:group id="Group 348" o:spid="_x0000_s1346" style="position:absolute;left:42889;top:26706;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Diamond 246" o:spid="_x0000_s1347"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4eccA&#10;AADcAAAADwAAAGRycy9kb3ducmV2LnhtbESPQWvCQBSE7wX/w/IKvRSzUYpIdCMiCl4s1Cbo8Zl9&#10;JrHZt2l2a9J/3y0Uehxm5htmuRpMI+7UudqygkkUgyAurK65VJC978ZzEM4ja2wsk4JvcrBKRw9L&#10;TLTt+Y3uR1+KAGGXoILK+zaR0hUVGXSRbYmDd7WdQR9kV0rdYR/gppHTOJ5JgzWHhQpb2lRUfBy/&#10;jIJdfjhlp89bvi1u7nWdPe8vh/6s1NPjsF6A8DT4//Bfe68VTF9m8HsmH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wuHnHAAAA3AAAAA8AAAAAAAAAAAAAAAAAmAIAAGRy&#10;cy9kb3ducmV2LnhtbFBLBQYAAAAABAAEAPUAAACMAwAAAAA=&#10;" fillcolor="white [3201]" strokeweight=".25pt">
                    <v:textbox inset="0,0,0,0">
                      <w:txbxContent>
                        <w:p w:rsidR="00B63A8B" w:rsidRDefault="00B63A8B"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B63A8B" w:rsidRDefault="00B63A8B"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rfMQAAADcAAAADwAAAGRycy9kb3ducmV2LnhtbESPS2vDMBCE74H+B7GF3hK5IRTXjRxC&#10;ICQUSvMk18VaP4i1MpYSq/++KgR6HGbmG2a+CKYVd+pdY1nB6yQBQVxY3XCl4HRcj1MQziNrbC2T&#10;gh9ysMifRnPMtB14T/eDr0SEsMtQQe19l0npipoMuontiKNX2t6gj7KvpO5xiHDTymmSvEmDDceF&#10;Gjta1VRcDzej4Pwd9KX62he7Zfm50deQWjekSr08h+UHCE/B/4cf7a1WMJ29w9+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Kt8xAAAANwAAAAPAAAAAAAAAAAA&#10;AAAAAKECAABkcnMvZG93bnJldi54bWxQSwUGAAAAAAQABAD5AAAAkgMAAAAA&#10;" adj="5731" filled="t" fillcolor="white [3201]" strokeweight=".5pt">
                  <v:stroke endarrow="open"/>
                </v:shape>
                <v:shape id="Text Box 250" o:spid="_x0000_s1350" type="#_x0000_t202" style="position:absolute;left:17153;top:50976;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B63A8B" w:rsidRDefault="00B63A8B" w:rsidP="0096146B">
                        <w:r>
                          <w:t>Y</w:t>
                        </w:r>
                      </w:p>
                    </w:txbxContent>
                  </v:textbox>
                </v:shape>
                <v:shape id="Text Box 252" o:spid="_x0000_s1351" type="#_x0000_t202" style="position:absolute;left:37201;top:24050;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B63A8B" w:rsidRDefault="00B63A8B" w:rsidP="0096146B">
                        <w:r>
                          <w:t>Y</w:t>
                        </w:r>
                      </w:p>
                    </w:txbxContent>
                  </v:textbox>
                </v:shape>
                <v:shape id="Straight Arrow Connector 419" o:spid="_x0000_s1352" type="#_x0000_t32" style="position:absolute;left:43127;top:24799;width:6565;height:1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7/p8MAAADcAAAADwAAAGRycy9kb3ducmV2LnhtbESPQWvCQBSE74X+h+UVvBTdVFE0dRWp&#10;CF6NLXh8Zp9J6O7bkF1j8u9dQfA4zMw3zHLdWSNaanzlWMHXKAFBnDtdcaHg97gbzkH4gKzROCYF&#10;PXlYr97flphqd+MDtVkoRISwT1FBGUKdSunzkiz6kauJo3dxjcUQZVNI3eAtwq2R4ySZSYsVx4US&#10;a/opKf/PrlaB2W6mXn/uEpN159Okz+Tfom+VGnx0m28QgbrwCj/be61gPJ3B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O/6fDAAAA3AAAAA8AAAAAAAAAAAAA&#10;AAAAoQIAAGRycy9kb3ducmV2LnhtbFBLBQYAAAAABAAEAPkAAACRAw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tbsMAAADcAAAADwAAAGRycy9kb3ducmV2LnhtbESPQWvCQBSE7wX/w/KEXoputFQ0uopY&#10;BK+NCh6f2WcS3H0bsmtM/r1bKPQ4zMw3zGrTWSNaanzlWMFknIAgzp2uuFBwOu5HcxA+IGs0jklB&#10;Tx4268HbClPtnvxDbRYKESHsU1RQhlCnUvq8JIt+7Gri6N1cYzFE2RRSN/iMcGvkNElm0mLFcaHE&#10;mnYl5ffsYRWY7+2X1x/7xGTd9fLZZ/K86Ful3ofddgkiUBf+w3/tg1YwnU3g90w8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LrW7DAAAA3AAAAA8AAAAAAAAAAAAA&#10;AAAAoQIAAGRycy9kb3ducmV2LnhtbFBLBQYAAAAABAAEAPkAAACRAwAAAAA=&#10;" filled="t" fillcolor="white [3201]" strokeweight=".5pt">
                  <v:stroke endarrow="open"/>
                </v:shape>
                <v:shape id="Text Box 296" o:spid="_x0000_s1354" type="#_x0000_t202" style="position:absolute;left:34738;top:41512;width:64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B63A8B" w:rsidRPr="00985175" w:rsidRDefault="00B63A8B" w:rsidP="0096146B">
                        <w:pPr>
                          <w:pStyle w:val="Code"/>
                          <w:spacing w:line="168" w:lineRule="auto"/>
                        </w:pPr>
                        <w:r w:rsidRPr="00985175">
                          <w:t>Return</w:t>
                        </w:r>
                      </w:p>
                      <w:p w:rsidR="00B63A8B" w:rsidRDefault="00B63A8B"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wPsYA&#10;AADcAAAADwAAAGRycy9kb3ducmV2LnhtbESP3WrCQBSE7wu+w3IKvaubaAmSukoQChVKi1EsvTtk&#10;j0kwezZk1/y8fbdQ8HKYmW+Y9XY0jeipc7VlBfE8AkFcWF1zqeB0fHtegXAeWWNjmRRM5GC7mT2s&#10;MdV24AP1uS9FgLBLUUHlfZtK6YqKDLq5bYmDd7GdQR9kV0rd4RDgppGLKEqkwZrDQoUt7SoqrvnN&#10;KDjUX/vPXOrbdF3qj59znE3fl0Gpp8cxewXhafT38H/7XStYJC/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wPsYAAADcAAAADwAAAAAAAAAAAAAAAACYAgAAZHJz&#10;L2Rvd25yZXYueG1sUEsFBgAAAAAEAAQA9QAAAIsDAAAAAA==&#10;" fillcolor="black [3213]" strokeweight=".5pt"/>
                <v:shape id="Straight Arrow Connector 419" o:spid="_x0000_s1356" type="#_x0000_t32" style="position:absolute;left:33583;top:40082;width:7925;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CrbcMAAADcAAAADwAAAGRycy9kb3ducmV2LnhtbESPQWvCQBSE74X+h+UVvBTdVFE0dRWp&#10;CF6NLXh8Zp9J6O7bkF1j8u9dQfA4zMw3zHLdWSNaanzlWMHXKAFBnDtdcaHg97gbzkH4gKzROCYF&#10;PXlYr97flphqd+MDtVkoRISwT1FBGUKdSunzkiz6kauJo3dxjcUQZVNI3eAtwq2R4ySZSYsVx4US&#10;a/opKf/PrlaB2W6mXn/uEpN159Okz+Tfom+VGnx0m28QgbrwCj/be61gPJvC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q23DAAAA3AAAAA8AAAAAAAAAAAAA&#10;AAAAoQIAAGRycy9kb3ducmV2LnhtbFBLBQYAAAAABAAEAPkAAACRAw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ux8QAAADcAAAADwAAAGRycy9kb3ducmV2LnhtbESPQWuDQBSE74X+h+UVcqtrPNhgsgkh&#10;0CK5xdZAbg/3RSXuW+tu1fTXdwuFHoeZ+YbZ7GbTiZEG11pWsIxiEMSV1S3XCj7eX59XIJxH1thZ&#10;JgV3crDbPj5sMNN24hONha9FgLDLUEHjfZ9J6aqGDLrI9sTBu9rBoA9yqKUecApw08kkjlNpsOWw&#10;0GBPh4aqW/FlFKx0qc9cHt70sZ6S70ue4+eLVWrxNO/XIDzN/j/81861giRN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G7HxAAAANwAAAAPAAAAAAAAAAAA&#10;AAAAAKECAABkcnMvZG93bnJldi54bWxQSwUGAAAAAAQABAD5AAAAkgMAAAAA&#10;" filled="t" fillcolor="white [3201]" strokeweight=".5pt">
                  <v:stroke endarrow="open"/>
                </v:shape>
                <v:shape id="Text Box 267" o:spid="_x0000_s1358" type="#_x0000_t202" style="position:absolute;left:31143;top:45323;width:20016;height:8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T+cMA&#10;AADcAAAADwAAAGRycy9kb3ducmV2LnhtbESPQWsCMRSE74X+h/AKvdVsPeh2NYotthQ8VYvnx+aZ&#10;BDcvS5Ku23/fCEKPw8x8wyzXo+/EQDG5wAqeJxUI4jZox0bB9+H9qQaRMrLGLjAp+KUE69X93RIb&#10;HS78RcM+G1EgnBpUYHPuGylTa8ljmoSeuHinED3mIqOROuKlwH0np1U1kx4dlwWLPb1Zas/7H69g&#10;+2peTFtjtNtaOzeMx9POfCj1+DBuFiAyjfk/fGt/agXT2Ry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T+cMAAADcAAAADwAAAAAAAAAAAAAAAACYAgAAZHJzL2Rv&#10;d25yZXYueG1sUEsFBgAAAAAEAAQA9QAAAIgDAAAAAA==&#10;" fillcolor="white [3201]" strokeweight=".5pt">
                  <v:textbox>
                    <w:txbxContent>
                      <w:p w:rsidR="00B63A8B" w:rsidRDefault="00B63A8B" w:rsidP="0096146B">
                        <w:pPr>
                          <w:pStyle w:val="Code"/>
                          <w:spacing w:line="168" w:lineRule="auto"/>
                        </w:pPr>
                        <w:r>
                          <w:t>Create the following DOM Element Node  structure  as a child of the eNode xsd:complexType/xsd:simpleContent/</w:t>
                        </w:r>
                      </w:p>
                      <w:p w:rsidR="00B63A8B" w:rsidRDefault="00B63A8B"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EMIA&#10;AADcAAAADwAAAGRycy9kb3ducmV2LnhtbESPQWsCMRSE74X+h/AKvdVsPci6GkWLLYKnaun5sXkm&#10;wc3LkqTr9t83gtDjMDPfMMv16DsxUEwusILXSQWCuA3asVHwdXp/qUGkjKyxC0wKfinBevX4sMRG&#10;hyt/0nDMRhQIpwYV2Jz7RsrUWvKYJqEnLt45RI+5yGikjngtcN/JaVXNpEfHZcFiT2+W2svxxyvY&#10;bc3ctDVGu6u1c8P4fT6YD6Wen8bNAkSmMf+H7+29VjCdzeF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6IQwgAAANwAAAAPAAAAAAAAAAAAAAAAAJgCAABkcnMvZG93&#10;bnJldi54bWxQSwUGAAAAAAQABAD1AAAAhwMAAAAA&#10;" fillcolor="white [3201]" strokeweight=".5pt">
                  <v:textbox>
                    <w:txbxContent>
                      <w:p w:rsidR="00B63A8B" w:rsidRDefault="00B63A8B"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B63A8B" w:rsidRDefault="00B63A8B"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Diamond 350" o:spid="_x0000_s1361"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c1sQA&#10;AADcAAAADwAAAGRycy9kb3ducmV2LnhtbERPTWvCQBC9F/oflin0UnRjpSLRVUQqeFFQE/Q4ZqdJ&#10;bHY2za4m/nv3IPT4eN/TeWcqcaPGlZYVDPoRCOLM6pJzBclh1RuDcB5ZY2WZFNzJwXz2+jLFWNuW&#10;d3Tb+1yEEHYxKii8r2MpXVaQQde3NXHgfmxj0AfY5FI32IZwU8nPKBpJgyWHhgJrWhaU/e6vRsEq&#10;3RyT498l/c4ubrtIPtbnTXtS6v2tW0xAeOr8v/jpXmsFw68wP5w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HNbEAAAA3AAAAA8AAAAAAAAAAAAAAAAAmAIAAGRycy9k&#10;b3ducmV2LnhtbFBLBQYAAAAABAAEAPUAAACJAwAAAAA=&#10;" fillcolor="white [3201]" strokeweight=".25pt">
                    <v:textbox inset="0,0,0,0">
                      <w:txbxContent>
                        <w:p w:rsidR="00B63A8B" w:rsidRDefault="00B63A8B"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B63A8B" w:rsidRDefault="00B63A8B"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wE8cA&#10;AADcAAAADwAAAGRycy9kb3ducmV2LnhtbESPQWvCQBSE7wX/w/IK3uqmE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cBPHAAAA3AAAAA8AAAAAAAAAAAAAAAAAmAIAAGRy&#10;cy9kb3ducmV2LnhtbFBLBQYAAAAABAAEAPUAAACMAwAAAAA=&#10;" filled="f" stroked="f" strokeweight=".5pt">
                  <v:textbox>
                    <w:txbxContent>
                      <w:p w:rsidR="00B63A8B" w:rsidRDefault="00B63A8B" w:rsidP="0096146B">
                        <w:r>
                          <w:t>N</w:t>
                        </w:r>
                      </w:p>
                    </w:txbxContent>
                  </v:textbox>
                </v:shape>
                <v:shape id="Straight Arrow Connector 419" o:spid="_x0000_s1364" type="#_x0000_t32" style="position:absolute;left:33574;top:30587;width:9;height:24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osQAAADcAAAADwAAAGRycy9kb3ducmV2LnhtbESPQWvCQBSE74X+h+UVvJS60WBpUzdB&#10;FMFro4UeX7OvSeju25BdY/Lv3YLgcZiZb5h1MVojBup961jBYp6AIK6cbrlWcDruX95A+ICs0Tgm&#10;BRN5KPLHhzVm2l34k4Yy1CJC2GeooAmhy6T0VUMW/dx1xNH7db3FEGVfS93jJcKtkcskeZUWW44L&#10;DXa0baj6K89WgdltVl4/7xNTjj/f6VTKr/dpUGr2NG4+QAQawz18ax+0gnSVwv+ZeAR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2FOixAAAANwAAAAPAAAAAAAAAAAA&#10;AAAAAKECAABkcnMvZG93bnJldi54bWxQSwUGAAAAAAQABAD5AAAAkgMAAAAA&#10;" filled="t" fillcolor="white [3201]" strokeweight=".5pt">
                  <v:stroke endarrow="open"/>
                </v:shape>
                <v:shape id="Text Box 355" o:spid="_x0000_s1365" type="#_x0000_t202" style="position:absolute;left:47416;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B63A8B" w:rsidRDefault="00B63A8B"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C5iMQAAADcAAAADwAAAGRycy9kb3ducmV2LnhtbESPT2sCMRTE7wW/Q3iCt5rVrSJbo4ig&#10;iDf/1F4fm9fdpZuXJYka++mbgtDjMDO/YebLaFpxI+cbywpGwwwEcWl1w5WC82nzOgPhA7LG1jIp&#10;eJCH5aL3MsdC2zsf6HYMlUgQ9gUqqEPoCil9WZNBP7QdcfK+rDMYknSV1A7vCW5aOc6yqTTYcFqo&#10;saN1TeX38WoUfOT7vXv7sacmhs/LOY/bzUGOlRr04+odRKAY/sPP9k4ryCdT+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LmIxAAAANwAAAAPAAAAAAAAAAAA&#10;AAAAAKECAABkcnMvZG93bnJldi54bWxQSwUGAAAAAAQABAD5AAAAkgMAAAAA&#10;" adj="-11297" filled="t" fillcolor="white [3201]" strokeweight=".5pt">
                  <v:stroke endarrow="open"/>
                </v:shape>
                <v:shape id="Text Box 357" o:spid="_x0000_s1367" type="#_x0000_t202" style="position:absolute;left:22860;top:26249;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B63A8B" w:rsidRDefault="00B63A8B" w:rsidP="0096146B">
                        <w:r>
                          <w:t>N</w:t>
                        </w:r>
                      </w:p>
                    </w:txbxContent>
                  </v:textbox>
                </v:shape>
                <v:shape id="Straight Arrow Connector 419" o:spid="_x0000_s1368" type="#_x0000_t34" style="position:absolute;left:51159;top:28622;width:5335;height:2092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eh8QAAADcAAAADwAAAGRycy9kb3ducmV2LnhtbERPy2rCQBTdF/yH4Qru6qQKoaZOpBVE&#10;sVXwQaW7m8xtEpq5k2ammv69sxBcHs57OutMLc7UusqygqdhBII4t7riQsHxsHh8BuE8ssbaMin4&#10;JweztPcwxUTbC+/ovPeFCCHsElRQet8kUrq8JINuaBviwH3b1qAPsC2kbvESwk0tR1EUS4MVh4YS&#10;G5qXlP/s/4wC+o2z05eLTuu3LX4uN+vsYzJ5V2rQ715fQHjq/F18c6+0gnEc5ocz4QjI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4x6HxAAAANwAAAAPAAAAAAAAAAAA&#10;AAAAAKECAABkcnMvZG93bnJldi54bWxQSwUGAAAAAAQABAD5AAAAkgMAAAAA&#10;" adj="-9255" filled="t" fillcolor="white [3201]" strokeweight=".5pt">
                  <v:stroke endarrow="open"/>
                </v:shape>
                <v:shape id="Text Box 361" o:spid="_x0000_s1369" type="#_x0000_t202" style="position:absolute;left:54848;top:26250;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B63A8B" w:rsidRDefault="00B63A8B" w:rsidP="0096146B">
                        <w:r>
                          <w:t>N</w:t>
                        </w:r>
                      </w:p>
                    </w:txbxContent>
                  </v:textbox>
                </v:shape>
                <v:shape id="Text Box 362" o:spid="_x0000_s1370" type="#_x0000_t202" style="position:absolute;left:43006;top:67328;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6rscA&#10;AADcAAAADwAAAGRycy9kb3ducmV2LnhtbESPzWrDMBCE74G+g9hCbolcl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uq7HAAAA3AAAAA8AAAAAAAAAAAAAAAAAmAIAAGRy&#10;cy9kb3ducmV2LnhtbFBLBQYAAAAABAAEAPUAAACMAwAAAAA=&#10;" filled="f" stroked="f" strokeweight=".5pt">
                  <v:textbox>
                    <w:txbxContent>
                      <w:p w:rsidR="00B63A8B" w:rsidRDefault="00B63A8B" w:rsidP="0096146B">
                        <w:r>
                          <w:t>Y</w:t>
                        </w:r>
                      </w:p>
                    </w:txbxContent>
                  </v:textbox>
                </v:shape>
                <v:shape id="Straight Arrow Connector 419" o:spid="_x0000_s1371" type="#_x0000_t32" style="position:absolute;left:41125;top:53770;width:26;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KaMIAAADcAAAADwAAAGRycy9kb3ducmV2LnhtbERPTWuDQBC9F/Iflin01qxNoRGbVUIg&#10;QXqriYHcBneqEnfWuFu1/fXdQyHHx/veZLPpxEiDay0reFlGIIgrq1uuFZyO++cYhPPIGjvLpOCH&#10;HGTp4mGDibYTf9JY+FqEEHYJKmi87xMpXdWQQbe0PXHgvuxg0Ac41FIPOIVw08lVFL1Jgy2HhgZ7&#10;2jVUXYtvoyDWpT5zuTvoj3pa/V7yHG9rq9TT47x9B+Fp9nfxvzvXCl7XYX44E4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KaMIAAADcAAAADwAAAAAAAAAAAAAA&#10;AAChAgAAZHJzL2Rvd25yZXYueG1sUEsFBgAAAAAEAAQA+QAAAJADA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83WccAAADcAAAADwAAAGRycy9kb3ducmV2LnhtbESPQWvCQBSE74L/YXlCL6XZpAW1MauI&#10;bcWLVG0PHh/ZZxLNvo3ZVdN/3y0UPA4z8w2TzTpTiyu1rrKsIIliEMS51RUXCr6/Pp7GIJxH1lhb&#10;JgU/5GA27fcyTLW98ZauO1+IAGGXooLS+yaV0uUlGXSRbYiDd7CtQR9kW0jd4i3ATS2f43goDVYc&#10;FkpsaFFSftpdjILR6/JcXMZvxzmePtfL5H2/GT6ulHoYdPMJCE+dv4f/2yut4GWUwN+ZcATk9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7zdZxwAAANwAAAAPAAAAAAAA&#10;AAAAAAAAAKECAABkcnMvZG93bnJldi54bWxQSwUGAAAAAAQABAD5AAAAlQM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sWsQAAADcAAAADwAAAGRycy9kb3ducmV2LnhtbESPQWvCQBSE70L/w/IKvYhuqqhtmo2I&#10;RejVtILH1+xrErr7NmS3Mfn3XUHwOMzMN0y2HawRPXW+cazgeZ6AIC6dbrhS8PV5mL2A8AFZo3FM&#10;CkbysM0fJhmm2l34SH0RKhEh7FNUUIfQplL6siaLfu5a4uj9uM5iiLKrpO7wEuHWyEWSrKXFhuNC&#10;jS3tayp/iz+rwLzvVl5PD4kphu/zcizk6XXslXp6HHZvIAIN4R6+tT+0guVmDd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qxaxAAAANwAAAAPAAAAAAAAAAAA&#10;AAAAAKECAABkcnMvZG93bnJldi54bWxQSwUGAAAAAAQABAD5AAAAkgM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BSHMUAAADcAAAADwAAAGRycy9kb3ducmV2LnhtbESPQWvCQBSE74L/YXmF3symC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2BSHMUAAADcAAAADwAAAAAAAAAA&#10;AAAAAAChAgAAZHJzL2Rvd25yZXYueG1sUEsFBgAAAAAEAAQA+QAAAJMDA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ds8EAAADcAAAADwAAAGRycy9kb3ducmV2LnhtbERPy2rCQBTdF/oPwy24KTqpobZGRxFF&#10;cNtoweVt5poEZ+6EzDSPv3cWhS4P573eDtaIjlpfO1bwNktAEBdO11wquJyP008QPiBrNI5JwUge&#10;tpvnpzVm2vX8RV0eShFD2GeooAqhyaT0RUUW/cw1xJG7udZiiLAtpW6xj+HWyHmSLKTFmmNDhQ3t&#10;Kyru+a9VYA67d69fj4nJh59rOubyezl2Sk1eht0KRKAh/Iv/3CetIP2Ia+OZe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Z2zwQAAANwAAAAPAAAAAAAAAAAAAAAA&#10;AKECAABkcnMvZG93bnJldi54bWxQSwUGAAAAAAQABAD5AAAAjwM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KPCsUAAADcAAAADwAAAGRycy9kb3ducmV2LnhtbESPQWvCQBSE74L/YXlCb7qppRrTbKQI&#10;LaE3tRa8PbKvSWj2bZrdmuiv7wqCx2FmvmHS9WAacaLO1ZYVPM4iEMSF1TWXCj73b9MYhPPIGhvL&#10;pOBMDtbZeJRiom3PWzrtfCkChF2CCirv20RKV1Rk0M1sSxy8b9sZ9EF2pdQd9gFuGjmPooU0WHNY&#10;qLClTUXFz+7PKIj1QX/xYfOuP8p+fjnmOf4urVIPk+H1BYSnwd/Dt3auFTytnu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KPCsUAAADcAAAADwAAAAAAAAAA&#10;AAAAAAChAgAAZHJzL2Rvd25yZXYueG1sUEsFBgAAAAAEAAQA+QAAAJMDA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ZKoMQAAADcAAAADwAAAGRycy9kb3ducmV2LnhtbESPQWvCQBSE70L/w/IKvYhuWjFomo1I&#10;i9CrsQWPz+xrErr7NmS3Mfn33YLgcZiZb5h8N1ojBup961jB8zIBQVw53XKt4PN0WGxA+ICs0Tgm&#10;BRN52BUPsxwz7a58pKEMtYgQ9hkqaELoMil91ZBFv3QdcfS+XW8xRNnXUvd4jXBr5EuSpNJiy3Gh&#10;wY7eGqp+yl+rwLzv117PD4kpx8t5NZXyazsNSj09jvtXEIHGcA/f2h9awWqb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kqgxAAAANwAAAAPAAAAAAAAAAAA&#10;AAAAAKECAABkcnMvZG93bnJldi54bWxQSwUGAAAAAAQABAD5AAAAkgM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rvO8QAAADcAAAADwAAAGRycy9kb3ducmV2LnhtbESPQWvCQBSE7wX/w/KEXopurFRrzEak&#10;Rei1sYUen9lnEtx9G7JrTP59t1DwOMzMN0y2G6wRPXW+caxgMU9AEJdON1wp+DoeZq8gfEDWaByT&#10;gpE87PLJQ4apdjf+pL4IlYgQ9ikqqENoUyl9WZNFP3ctcfTOrrMYouwqqTu8Rbg18jlJVtJiw3Gh&#10;xpbeaiovxdUqMO/7F6+fDokphtPPcizk92bslXqcDvstiEBDuIf/2x9awXKzhr8z8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u87xAAAANwAAAAPAAAAAAAAAAAA&#10;AAAAAKECAABkcnMvZG93bnJldi54bWxQSwUGAAAAAAQABAD5AAAAkgM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R7IscAAADcAAAADwAAAGRycy9kb3ducmV2LnhtbESP3WrCQBSE7wu+w3IE7+rGWIqkbkQs&#10;FqW0oLYV7w7Zkx/Mng3ZVVOfvisUvBxm5htmOutMLc7UusqygtEwAkGcWV1xoeBrt3ycgHAeWWNt&#10;mRT8koNZ2nuYYqLthTd03vpCBAi7BBWU3jeJlC4ryaAb2oY4eLltDfog20LqFi8BbmoZR9GzNFhx&#10;WCixoUVJ2XF7MgpWcbH/fB3r7zeZX3cTuzz8fLyvlRr0u/kLCE+dv4f/2yut4CmK4XY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9HsixwAAANwAAAAPAAAAAAAA&#10;AAAAAAAAAKECAABkcnMvZG93bnJldi54bWxQSwUGAAAAAAQABAD5AAAAlQMAAAAA&#10;" adj="11450" filled="t" fillcolor="white [3201]" strokeweight=".5pt">
                  <v:stroke endarrow="open"/>
                </v:shape>
                <v:group id="Group 428" o:spid="_x0000_s1380" style="position:absolute;left:1504;top:57442;width:18384;height:3977" coordorigin="3523,43905" coordsize="18383,3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Diamond 410" o:spid="_x0000_s1381" type="#_x0000_t4" style="position:absolute;left:3523;top:43905;width:18384;height:3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oc8MA&#10;AADcAAAADwAAAGRycy9kb3ducmV2LnhtbERPTYvCMBC9L/gfwgheFk1dZJFqFBEFLwpqRY9jM7bV&#10;ZtJtoq3/fnNY2OPjfU/nrSnFi2pXWFYwHEQgiFOrC84UJMd1fwzCeWSNpWVS8CYH81nnY4qxtg3v&#10;6XXwmQgh7GJUkHtfxVK6NCeDbmAr4sDdbG3QB1hnUtfYhHBTyq8o+pYGCw4NOVa0zCl9HJ5Gwfq0&#10;PSfnn/tpld7dbpF8bq7b5qJUr9suJiA8tf5f/OfeaAWjYZgfzoQj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oc8MAAADcAAAADwAAAAAAAAAAAAAAAACYAgAAZHJzL2Rv&#10;d25yZXYueG1sUEsFBgAAAAAEAAQA9QAAAIgDAAAAAA==&#10;" fillcolor="white [3201]" strokeweight=".25pt">
                    <v:textbox inset="0,0,0,0">
                      <w:txbxContent>
                        <w:p w:rsidR="00B63A8B" w:rsidRDefault="00B63A8B"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B63A8B" w:rsidRDefault="00B63A8B" w:rsidP="0096146B">
                          <w:pPr>
                            <w:pStyle w:val="NormalWeb"/>
                            <w:overflowPunct w:val="0"/>
                            <w:spacing w:before="0" w:beforeAutospacing="0" w:after="0" w:afterAutospacing="0" w:line="168" w:lineRule="auto"/>
                            <w:jc w:val="center"/>
                          </w:pPr>
                          <w:proofErr w:type="spell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r>
                            <w:rPr>
                              <w:rFonts w:ascii="Cordia New" w:eastAsia="Times New Roman" w:hAnsi="Cordia New" w:cs="Cordia New"/>
                            </w:rPr>
                            <w:t>aCL</w:t>
                          </w:r>
                          <w:proofErr w:type="spellEnd"/>
                          <w:r>
                            <w:rPr>
                              <w:rFonts w:ascii="Cordia New" w:eastAsia="Times New Roman" w:hAnsi="Cordia New" w:cs="Cordia New"/>
                            </w:rPr>
                            <w:t>)</w:t>
                          </w:r>
                        </w:p>
                      </w:txbxContent>
                    </v:textbox>
                  </v:shape>
                </v:group>
                <v:shape id="Straight Arrow Connector 427" o:spid="_x0000_s1383" type="#_x0000_t32" style="position:absolute;left:10696;top:61419;width:0;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mwZMMAAADcAAAADwAAAGRycy9kb3ducmV2LnhtbESPQYvCMBSE7wv+h/AEb2tqkVWqUUTY&#10;pXhbXQVvj+bZFpuX2kRb/fVGEPY4zMw3zHzZmUrcqHGlZQWjYQSCOLO65FzB3+77cwrCeWSNlWVS&#10;cCcHy0XvY46Jti3/0m3rcxEg7BJUUHhfJ1K6rCCDbmhr4uCdbGPQB9nkUjfYBripZBxFX9JgyWGh&#10;wJrWBWXn7dUomOq9PvB+/aM3eRs/jmmKl4lVatDvVjMQnjr/H363U61gHE/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5sGTDAAAA3AAAAA8AAAAAAAAAAAAA&#10;AAAAoQIAAGRycy9kb3ducmV2LnhtbFBLBQYAAAAABAAEAPkAAACRAwAAAAA=&#10;" filled="t" fillcolor="white [3201]" strokeweight=".5pt">
                  <v:stroke endarrow="open"/>
                </v:shape>
                <v:shape id="Text Box 429" o:spid="_x0000_s1384" type="#_x0000_t202" style="position:absolute;left:7143;top:6141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B63A8B" w:rsidRDefault="00B63A8B" w:rsidP="0096146B">
                        <w:r>
                          <w:t>N</w:t>
                        </w:r>
                      </w:p>
                    </w:txbxContent>
                  </v:textbox>
                </v:shape>
                <v:shape id="Elbow Connector 430" o:spid="_x0000_s1385" type="#_x0000_t34" style="position:absolute;left:19888;top:59430;width:14769;height:51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KUWcAAAADcAAAADwAAAGRycy9kb3ducmV2LnhtbERPy4rCMBTdC/5DuII7TX0waDUVEQqz&#10;G3QUt5fm2tY2N6XJ1I5fbxaCy8N5b3e9qUVHrSstK5hNIxDEmdUl5wrOv+lkBcJ5ZI21ZVLwTw52&#10;yXCwxVjbBx+pO/lchBB2MSoovG9iKV1WkEE3tQ1x4G62NegDbHOpW3yEcFPLeRR9SYMlh4YCGzoU&#10;lFWnP6Mgvdm0+7nOXVftL2fT9M+1vt+VGo/6/QaEp95/xG/3t1awXIT54Uw4Aj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ClFnAAAAA3AAAAA8AAAAAAAAAAAAAAAAA&#10;oQIAAGRycy9kb3ducmV2LnhtbFBLBQYAAAAABAAEAPkAAACOAwAAAAA=&#10;" filled="t" fillcolor="white [3201]" strokeweight=".5pt">
                  <v:stroke endarrow="open"/>
                </v:shape>
                <v:shape id="Text Box 431" o:spid="_x0000_s1386" type="#_x0000_t202" style="position:absolute;left:17536;top:568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B63A8B" w:rsidRDefault="00B63A8B" w:rsidP="0096146B">
                        <w:r>
                          <w:t>Y</w:t>
                        </w:r>
                      </w:p>
                    </w:txbxContent>
                  </v:textbox>
                </v:shape>
                <v:shape id="Text Box 296" o:spid="_x0000_s1387" type="#_x0000_t202" style="position:absolute;left:25367;top:71535;width:641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B63A8B" w:rsidRPr="00985175" w:rsidRDefault="00B63A8B" w:rsidP="0096146B">
                        <w:pPr>
                          <w:pStyle w:val="Code"/>
                          <w:spacing w:line="168" w:lineRule="auto"/>
                        </w:pPr>
                        <w:r w:rsidRPr="00985175">
                          <w:t>Return</w:t>
                        </w:r>
                      </w:p>
                      <w:p w:rsidR="00B63A8B" w:rsidRDefault="00B63A8B"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doMYA&#10;AADcAAAADwAAAGRycy9kb3ducmV2LnhtbESPQWvCQBSE74X+h+UVeim6UUE0uopIBS8KakSPz+xr&#10;Ept9m2a3Jv57Vyj0OMzMN8x03ppS3Kh2hWUFvW4Egji1uuBMQXJYdUYgnEfWWFomBXdyMJ+9vkwx&#10;1rbhHd32PhMBwi5GBbn3VSylS3My6Lq2Ig7el60N+iDrTOoamwA3pexH0VAaLDgs5FjRMqf0e/9r&#10;FKyOm1Ny+rkeP9Or2y6Sj/Vl05yVen9rFxMQnlr/H/5rr7WCwbgP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qdoMYAAADcAAAADwAAAAAAAAAAAAAAAACYAgAAZHJz&#10;L2Rvd25yZXYueG1sUEsFBgAAAAAEAAQA9QAAAIsDAAAAAA==&#10;" fillcolor="white [3201]" strokeweight=".25pt">
                  <v:textbox inset="0,0,0,0">
                    <w:txbxContent>
                      <w:p w:rsidR="00B63A8B" w:rsidRDefault="00B63A8B"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vEscA&#10;AADcAAAADwAAAGRycy9kb3ducmV2LnhtbESPQWvCQBSE70L/w/IKvemmBouN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bxLHAAAA3AAAAA8AAAAAAAAAAAAAAAAAmAIAAGRy&#10;cy9kb3ducmV2LnhtbFBLBQYAAAAABAAEAPUAAACMAwAAAAA=&#10;" filled="f" stroked="f" strokeweight=".5pt">
                  <v:textbox>
                    <w:txbxContent>
                      <w:p w:rsidR="00B63A8B" w:rsidRPr="00FC25DB" w:rsidRDefault="00B63A8B"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B63A8B" w:rsidRDefault="00B63A8B"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ROsIA&#10;AADcAAAADwAAAGRycy9kb3ducmV2LnhtbESPQWsCMRSE70L/Q3gFb5qtFNmuRmmLLUJPtaXnx+aZ&#10;BDcvSxLX9d83QqHHYWa+Ydbb0XdioJhcYAUP8woEcRu0Y6Pg++ttVoNIGVljF5gUXCnBdnM3WWOj&#10;w4U/aThkIwqEU4MKbM59I2VqLXlM89ATF+8YosdcZDRSR7wUuO/koqqW0qPjsmCxp1dL7elw9gp2&#10;L+bJtDVGu6u1c8P4c/ww70pN78fnFYhMY/4P/7X3WsFjtYTb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zBE6wgAAANwAAAAPAAAAAAAAAAAAAAAAAJgCAABkcnMvZG93&#10;bnJldi54bWxQSwUGAAAAAAQABAD1AAAAhwMAAAAA&#10;" fillcolor="white [3201]" strokeweight=".5pt">
                  <v:textbox>
                    <w:txbxContent>
                      <w:p w:rsidR="00B63A8B" w:rsidRDefault="00B63A8B"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8C8MA&#10;AADcAAAADwAAAGRycy9kb3ducmV2LnhtbESPQWsCMRSE74X+h/AKvdWsR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u8C8MAAADcAAAADwAAAAAAAAAAAAAAAACYAgAAZHJzL2Rv&#10;d25yZXYueG1sUEsFBgAAAAAEAAQA9QAAAIgDAAAAAA==&#10;" fillcolor="white [3201]" strokeweight=".5pt">
                  <v:textbox>
                    <w:txbxContent>
                      <w:p w:rsidR="00B63A8B" w:rsidRDefault="00B63A8B"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B63A8B" w:rsidRDefault="00B63A8B"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c/C8QAAADcAAAADwAAAGRycy9kb3ducmV2LnhtbESP0WrCQBRE3wv+w3KFvtVNRK1GVxGx&#10;UJA+NO0HXLLXbEz2bsiuGv36riD0cZiZM8xq09tGXKjzlWMF6SgBQVw4XXGp4Pfn420OwgdkjY1j&#10;UnAjD5v14GWFmXZX/qZLHkoRIewzVGBCaDMpfWHIoh+5ljh6R9dZDFF2pdQdXiPcNnKcJDNpseK4&#10;YLClnaGizs9WwfRApv4iOswqu7+bybuuT+lCqddhv12CCNSH//Cz/akVTNIpPM7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tz8LxAAAANwAAAAPAAAAAAAAAAAA&#10;AAAAAKECAABkcnMvZG93bnJldi54bWxQSwUGAAAAAAQABAD5AAAAkgM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Z9ZMUAAADcAAAADwAAAGRycy9kb3ducmV2LnhtbESPQWvCQBSE70L/w/IKvYjZtNrapq4i&#10;iuDVtILH1+xrErr7NmS3Mfn3riB4HGbmG2ax6q0RHbW+dqzgOUlBEBdO11wq+P7aTd5B+ICs0Tgm&#10;BQN5WC0fRgvMtDvzgbo8lCJC2GeooAqhyaT0RUUWfeIa4uj9utZiiLItpW7xHOHWyJc0fZMWa44L&#10;FTa0qaj4y/+tArNdv3o93qUm739O0yGXx4+hU+rpsV9/ggjUh3v41t5rBbPpHK5n4h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Z9ZMUAAADcAAAADwAAAAAAAAAA&#10;AAAAAAChAgAAZHJzL2Rvd25yZXYueG1sUEsFBgAAAAAEAAQA+QAAAJMDA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qfecUAAADcAAAADwAAAGRycy9kb3ducmV2LnhtbESPQWvCQBSE74L/YXmF3symI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8qfecUAAADcAAAADwAAAAAAAAAA&#10;AAAAAAChAgAAZHJzL2Rvd25yZXYueG1sUEsFBgAAAAAEAAQA+QAAAJMDA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NQ1sEAAADcAAAADwAAAGRycy9kb3ducmV2LnhtbERPz2vCMBS+D/Y/hDfwMjTdnLpVo4gi&#10;eLUqeHxr3tpi8lKaWNv/3hyEHT++34tVZ41oqfGVYwUfowQEce50xYWC03E3/AbhA7JG45gU9ORh&#10;tXx9WWCq3Z0P1GahEDGEfYoKyhDqVEqfl2TRj1xNHLk/11gMETaF1A3eY7g18jNJptJixbGhxJo2&#10;JeXX7GYVmO164vX7LjFZ93sZ95k8//StUoO3bj0HEagL/+Kne68VfM3i2ngmHgG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Y1DWwQAAANwAAAAPAAAAAAAAAAAAAAAA&#10;AKECAABkcnMvZG93bnJldi54bWxQSwUGAAAAAAQABAD5AAAAjwMAAAAA&#10;" filled="t" fillcolor="white [3201]" strokeweight=".5pt">
                  <v:stroke endarrow="open"/>
                </v:shape>
                <v:shape id="Text Box 384" o:spid="_x0000_s1396" type="#_x0000_t202" style="position:absolute;left:17536;top:262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B63A8B" w:rsidRDefault="00B63A8B" w:rsidP="0096146B">
                        <w:r>
                          <w:t>Y</w:t>
                        </w:r>
                      </w:p>
                    </w:txbxContent>
                  </v:textbox>
                </v:shape>
                <v:shape id="Text Box 483" o:spid="_x0000_s1397" type="#_x0000_t202" style="position:absolute;left:7336;top:7037;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B63A8B" w:rsidRDefault="00B63A8B" w:rsidP="0096146B">
                        <w:r>
                          <w:t>N</w:t>
                        </w:r>
                      </w:p>
                    </w:txbxContent>
                  </v:textbox>
                </v:shape>
                <w10:anchorlock/>
              </v:group>
            </w:pict>
          </mc:Fallback>
        </mc:AlternateContent>
      </w:r>
    </w:p>
    <w:p w:rsidR="00647B5A" w:rsidRDefault="00647B5A" w:rsidP="00214A17"/>
    <w:p w:rsidR="0010379F" w:rsidRDefault="00853F6F" w:rsidP="008F2EBB">
      <w:pPr>
        <w:pStyle w:val="ListParagraph"/>
        <w:numPr>
          <w:ilvl w:val="0"/>
          <w:numId w:val="14"/>
        </w:numPr>
      </w:pPr>
      <w:r>
        <w:t xml:space="preserve">Add the following logic to deal with </w:t>
      </w:r>
      <w:proofErr w:type="spellStart"/>
      <w:r>
        <w:t>nillable</w:t>
      </w:r>
      <w:proofErr w:type="spellEnd"/>
      <w:r>
        <w:t>, default, and fixed value.</w:t>
      </w:r>
    </w:p>
    <w:p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proofErr w:type="spellStart"/>
      <w:r w:rsidRPr="00E16DAD">
        <w:rPr>
          <w:rStyle w:val="CodeChar"/>
        </w:rPr>
        <w:t>nillable</w:t>
      </w:r>
      <w:proofErr w:type="spellEnd"/>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rsidR="001200AF" w:rsidRDefault="001200AF" w:rsidP="00091624">
      <w:pPr>
        <w:pStyle w:val="ListParagraph"/>
        <w:ind w:left="360"/>
      </w:pPr>
    </w:p>
    <w:p w:rsidR="001200AF" w:rsidRDefault="001200AF" w:rsidP="00091624">
      <w:pPr>
        <w:pStyle w:val="ListParagraph"/>
        <w:ind w:left="360"/>
      </w:pPr>
      <w:r>
        <w:t xml:space="preserve">In the case that </w:t>
      </w:r>
      <w:proofErr w:type="spellStart"/>
      <w:r>
        <w:t>gBBIE</w:t>
      </w:r>
      <w:proofErr w:type="spellEnd"/>
      <w:r>
        <w:t xml:space="preserve"> is an attribute, it is expected none of the blocks after this block is applied except either block </w:t>
      </w:r>
      <w:r>
        <w:fldChar w:fldCharType="begin"/>
      </w:r>
      <w:r>
        <w:instrText xml:space="preserve"> REF _Ref421645968 \r \h </w:instrText>
      </w:r>
      <w:r>
        <w:fldChar w:fldCharType="separate"/>
      </w:r>
      <w:r w:rsidR="0093447A">
        <w:t>(3)</w:t>
      </w:r>
      <w:r>
        <w:fldChar w:fldCharType="end"/>
      </w:r>
      <w:r>
        <w:t xml:space="preserve">, </w:t>
      </w:r>
      <w:r>
        <w:fldChar w:fldCharType="begin"/>
      </w:r>
      <w:r>
        <w:instrText xml:space="preserve"> REF _Ref421645975 \r \h </w:instrText>
      </w:r>
      <w:r>
        <w:fldChar w:fldCharType="separate"/>
      </w:r>
      <w:r w:rsidR="0093447A">
        <w:t>(4)</w:t>
      </w:r>
      <w:r>
        <w:fldChar w:fldCharType="end"/>
      </w:r>
      <w:r>
        <w:t xml:space="preserve">, or </w:t>
      </w:r>
      <w:r>
        <w:fldChar w:fldCharType="begin"/>
      </w:r>
      <w:r>
        <w:instrText xml:space="preserve"> REF _Ref421645981 \r \h </w:instrText>
      </w:r>
      <w:r>
        <w:fldChar w:fldCharType="separate"/>
      </w:r>
      <w:r w:rsidR="0093447A">
        <w:t>(7)</w:t>
      </w:r>
      <w:r>
        <w:fldChar w:fldCharType="end"/>
      </w:r>
      <w:r>
        <w:t>.</w:t>
      </w:r>
    </w:p>
    <w:p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deal with the case where the user assigns a code list at the BIE level or that the default BDT primitive restriction is a code list. This means that if the default BDT primitive restriction is a specific code list, the user can only assign another (more restri</w:t>
      </w:r>
      <w:r w:rsidR="00F512D3">
        <w:t>c</w:t>
      </w:r>
      <w:r w:rsidR="00F512D3">
        <w:t xml:space="preserve">tive) code list at the BIE level, i.e., the </w:t>
      </w:r>
      <w:r w:rsidR="00F512D3" w:rsidRPr="00F512D3">
        <w:rPr>
          <w:rStyle w:val="CodeChar"/>
        </w:rPr>
        <w:t>BBIE.</w:t>
      </w:r>
      <w:r w:rsidR="00072832">
        <w:rPr>
          <w:rStyle w:val="CodeChar"/>
        </w:rPr>
        <w:t>bdt_pri_restri_id</w:t>
      </w:r>
      <w:r w:rsidR="00F512D3">
        <w:t xml:space="preserve"> column cannot be used.</w:t>
      </w:r>
    </w:p>
    <w:p w:rsidR="00925C73" w:rsidRDefault="00925C73" w:rsidP="008F2EBB">
      <w:pPr>
        <w:pStyle w:val="ListParagraph"/>
        <w:numPr>
          <w:ilvl w:val="0"/>
          <w:numId w:val="14"/>
        </w:numPr>
      </w:pPr>
      <w:bookmarkStart w:id="736"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736"/>
    </w:p>
    <w:p w:rsidR="00925C73" w:rsidRDefault="00925C73" w:rsidP="008F2EBB">
      <w:pPr>
        <w:pStyle w:val="ListParagraph"/>
        <w:numPr>
          <w:ilvl w:val="0"/>
          <w:numId w:val="14"/>
        </w:numPr>
      </w:pPr>
      <w:bookmarkStart w:id="737"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737"/>
    </w:p>
    <w:p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rsidR="0013079D" w:rsidRDefault="0013079D" w:rsidP="008F2EBB">
      <w:pPr>
        <w:pStyle w:val="ListParagraph"/>
        <w:numPr>
          <w:ilvl w:val="0"/>
          <w:numId w:val="14"/>
        </w:numPr>
      </w:pPr>
      <w:bookmarkStart w:id="738" w:name="_Ref421645981"/>
      <w:r>
        <w:t xml:space="preserve">Set the value to </w:t>
      </w:r>
      <w:r w:rsidR="00000A2F">
        <w:rPr>
          <w:rStyle w:val="CodeChar"/>
        </w:rPr>
        <w:t>getCodeListTypeName(</w:t>
      </w:r>
      <w:commentRangeStart w:id="739"/>
      <w:r w:rsidR="00000A2F">
        <w:rPr>
          <w:rStyle w:val="CodeChar"/>
        </w:rPr>
        <w:t>aCL)</w:t>
      </w:r>
      <w:r>
        <w:t>.</w:t>
      </w:r>
      <w:commentRangeEnd w:id="739"/>
      <w:r w:rsidR="000E4334">
        <w:rPr>
          <w:rStyle w:val="CommentReference"/>
        </w:rPr>
        <w:commentReference w:id="739"/>
      </w:r>
      <w:bookmarkEnd w:id="738"/>
    </w:p>
    <w:p w:rsidR="00B756F1" w:rsidRDefault="00B756F1" w:rsidP="009A1A85">
      <w:pPr>
        <w:pStyle w:val="Heading4"/>
      </w:pPr>
      <w:bookmarkStart w:id="740" w:name="_Toc442109023"/>
      <w:proofErr w:type="spellStart"/>
      <w:r>
        <w:t>GetBBIEElementName</w:t>
      </w:r>
      <w:proofErr w:type="spellEnd"/>
      <w:r>
        <w:t>(</w:t>
      </w:r>
      <w:proofErr w:type="spellStart"/>
      <w:r>
        <w:t>gBBIE</w:t>
      </w:r>
      <w:proofErr w:type="spellEnd"/>
      <w:r>
        <w:t>)</w:t>
      </w:r>
      <w:bookmarkEnd w:id="740"/>
    </w:p>
    <w:p w:rsidR="00B756F1" w:rsidRDefault="00B756F1" w:rsidP="00B756F1">
      <w:r>
        <w:t xml:space="preserve">Description: Return a string representing the element name of the </w:t>
      </w:r>
      <w:r w:rsidRPr="00B756F1">
        <w:rPr>
          <w:rStyle w:val="CodeChar"/>
        </w:rPr>
        <w:t>gBBIE</w:t>
      </w:r>
      <w:r>
        <w:t>.</w:t>
      </w:r>
    </w:p>
    <w:p w:rsidR="00B756F1" w:rsidRDefault="00B756F1" w:rsidP="00B756F1">
      <w:r>
        <w:t xml:space="preserve">Argument: </w:t>
      </w:r>
      <w:r w:rsidRPr="009809CD">
        <w:rPr>
          <w:rStyle w:val="CodeChar"/>
        </w:rPr>
        <w:t>gBBIE</w:t>
      </w:r>
      <w:r>
        <w:t xml:space="preserve"> = the given BBIE for which the element name will be generated.</w:t>
      </w:r>
    </w:p>
    <w:p w:rsidR="00B756F1" w:rsidRDefault="00B756F1" w:rsidP="00B756F1">
      <w:r>
        <w:t>Return: A string.</w:t>
      </w:r>
    </w:p>
    <w:p w:rsidR="00B756F1" w:rsidRDefault="00B756F1" w:rsidP="00B756F1"/>
    <w:p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w:t>
      </w:r>
      <w:r w:rsidR="00CF7449">
        <w:rPr>
          <w:rStyle w:val="CodeChar"/>
        </w:rPr>
        <w:t>property_term</w:t>
      </w:r>
      <w:r w:rsidRPr="00B1138E">
        <w:rPr>
          <w:rStyle w:val="CodeChar"/>
        </w:rPr>
        <w:t>)</w:t>
      </w:r>
      <w:r>
        <w:t>.</w:t>
      </w:r>
    </w:p>
    <w:p w:rsidR="00B756F1" w:rsidRDefault="00B1138E" w:rsidP="00B1138E">
      <w:pPr>
        <w:pStyle w:val="Heading4"/>
      </w:pPr>
      <w:bookmarkStart w:id="741" w:name="_Toc442109024"/>
      <w:proofErr w:type="spellStart"/>
      <w:r>
        <w:t>GetBBIEAttributeName</w:t>
      </w:r>
      <w:proofErr w:type="spellEnd"/>
      <w:r>
        <w:t>(</w:t>
      </w:r>
      <w:proofErr w:type="spellStart"/>
      <w:r>
        <w:t>gBBIE</w:t>
      </w:r>
      <w:proofErr w:type="spellEnd"/>
      <w:r>
        <w:t>)</w:t>
      </w:r>
      <w:bookmarkEnd w:id="741"/>
    </w:p>
    <w:p w:rsidR="00B1138E" w:rsidRDefault="00B1138E" w:rsidP="00B1138E">
      <w:r>
        <w:t xml:space="preserve">Description: Return a string representing the attribute name of the </w:t>
      </w:r>
      <w:r w:rsidRPr="00B756F1">
        <w:rPr>
          <w:rStyle w:val="CodeChar"/>
        </w:rPr>
        <w:t>gBBIE</w:t>
      </w:r>
      <w:r>
        <w:t>, in the case that the BBIE is a schema a</w:t>
      </w:r>
      <w:r>
        <w:t>t</w:t>
      </w:r>
      <w:r>
        <w:t>tribute.</w:t>
      </w:r>
    </w:p>
    <w:p w:rsidR="00B1138E" w:rsidRDefault="00B1138E" w:rsidP="00B1138E">
      <w:r>
        <w:t xml:space="preserve">Argument: </w:t>
      </w:r>
      <w:r w:rsidRPr="009809CD">
        <w:rPr>
          <w:rStyle w:val="CodeChar"/>
        </w:rPr>
        <w:t>gBBIE</w:t>
      </w:r>
      <w:r>
        <w:t xml:space="preserve"> = the given BBIE for which the attribute name will be generated.</w:t>
      </w:r>
    </w:p>
    <w:p w:rsidR="00B1138E" w:rsidRDefault="00B1138E" w:rsidP="00B1138E">
      <w:r>
        <w:t>Return: A string.</w:t>
      </w:r>
    </w:p>
    <w:p w:rsidR="00B1138E" w:rsidRDefault="00B1138E" w:rsidP="00B1138E"/>
    <w:p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w:t>
      </w:r>
      <w:r w:rsidR="00CF7449">
        <w:rPr>
          <w:rStyle w:val="CodeChar"/>
        </w:rPr>
        <w:t>property_term</w:t>
      </w:r>
      <w:r w:rsidRPr="00B1138E">
        <w:rPr>
          <w:rStyle w:val="CodeChar"/>
        </w:rPr>
        <w:t>)</w:t>
      </w:r>
      <w:r>
        <w:t>.</w:t>
      </w:r>
    </w:p>
    <w:p w:rsidR="009809CD" w:rsidRDefault="009809CD" w:rsidP="009A1A85">
      <w:pPr>
        <w:pStyle w:val="Heading4"/>
      </w:pPr>
      <w:bookmarkStart w:id="742" w:name="_Toc442109025"/>
      <w:proofErr w:type="spellStart"/>
      <w:r>
        <w:t>QueryBBIESCs</w:t>
      </w:r>
      <w:proofErr w:type="spellEnd"/>
      <w:r>
        <w:t>(</w:t>
      </w:r>
      <w:proofErr w:type="spellStart"/>
      <w:r>
        <w:t>gBBIE</w:t>
      </w:r>
      <w:proofErr w:type="spellEnd"/>
      <w:r>
        <w:t>)</w:t>
      </w:r>
      <w:bookmarkEnd w:id="742"/>
    </w:p>
    <w:p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rsidR="009809CD" w:rsidRDefault="009809CD" w:rsidP="009809CD">
      <w:r>
        <w:t>Return: An array of the SC objects. The array may be empty.</w:t>
      </w:r>
    </w:p>
    <w:p w:rsidR="009809CD" w:rsidRDefault="009809CD" w:rsidP="009809CD"/>
    <w:p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rsidR="0065791B" w:rsidRDefault="0065791B" w:rsidP="009A1A85">
      <w:pPr>
        <w:pStyle w:val="Heading4"/>
      </w:pPr>
      <w:bookmarkStart w:id="743" w:name="_Toc442109026"/>
      <w:proofErr w:type="spellStart"/>
      <w:r>
        <w:t>isCodeListGenerated</w:t>
      </w:r>
      <w:proofErr w:type="spellEnd"/>
      <w:r>
        <w:t>(</w:t>
      </w:r>
      <w:proofErr w:type="spellStart"/>
      <w:r>
        <w:t>gCL</w:t>
      </w:r>
      <w:proofErr w:type="spellEnd"/>
      <w:r>
        <w:t>)</w:t>
      </w:r>
      <w:bookmarkEnd w:id="743"/>
    </w:p>
    <w:p w:rsidR="0065791B" w:rsidRDefault="0065791B" w:rsidP="0065791B">
      <w:r>
        <w:t xml:space="preserve">Description: Return Boolean indicating whether the code list </w:t>
      </w:r>
      <w:r w:rsidR="005E4BB1">
        <w:t xml:space="preserve">type </w:t>
      </w:r>
      <w:r>
        <w:t>has already been generated, true if generated and false otherwise.</w:t>
      </w:r>
    </w:p>
    <w:p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rsidR="0065791B" w:rsidRDefault="0065791B" w:rsidP="0065791B">
      <w:r>
        <w:t xml:space="preserve">Return: Boolean </w:t>
      </w:r>
    </w:p>
    <w:p w:rsidR="0065791B" w:rsidRDefault="0065791B" w:rsidP="0065791B"/>
    <w:p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rsidR="00000A2F" w:rsidRDefault="00000A2F" w:rsidP="009A1A85">
      <w:pPr>
        <w:pStyle w:val="Heading4"/>
      </w:pPr>
      <w:bookmarkStart w:id="744" w:name="_Toc442109027"/>
      <w:proofErr w:type="spellStart"/>
      <w:r>
        <w:t>GetCodeListTypeName</w:t>
      </w:r>
      <w:proofErr w:type="spellEnd"/>
      <w:r>
        <w:t>(</w:t>
      </w:r>
      <w:proofErr w:type="spellStart"/>
      <w:r>
        <w:t>gCL</w:t>
      </w:r>
      <w:proofErr w:type="spellEnd"/>
      <w:r>
        <w:t>)</w:t>
      </w:r>
      <w:bookmarkEnd w:id="744"/>
    </w:p>
    <w:p w:rsidR="00000A2F" w:rsidRDefault="00000A2F" w:rsidP="00000A2F">
      <w:r>
        <w:t xml:space="preserve">Description: Return the type name of the </w:t>
      </w:r>
      <w:r w:rsidRPr="008402F0">
        <w:rPr>
          <w:rStyle w:val="CodeChar"/>
        </w:rPr>
        <w:t>gCL</w:t>
      </w:r>
      <w:r>
        <w:t xml:space="preserve"> object. </w:t>
      </w:r>
    </w:p>
    <w:p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rsidR="00000A2F" w:rsidRDefault="00000A2F" w:rsidP="00000A2F">
      <w:r>
        <w:t xml:space="preserve">Return: A string representing the type name of the </w:t>
      </w:r>
      <w:r w:rsidRPr="008402F0">
        <w:rPr>
          <w:rStyle w:val="CodeChar"/>
        </w:rPr>
        <w:t>gCL</w:t>
      </w:r>
      <w:r>
        <w:t>.</w:t>
      </w:r>
    </w:p>
    <w:p w:rsidR="00000A2F" w:rsidRDefault="00000A2F" w:rsidP="00000A2F"/>
    <w:p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rsidR="00000A2F" w:rsidRDefault="00000A2F" w:rsidP="00000A2F"/>
    <w:p w:rsidR="00000A2F" w:rsidRPr="00000A2F" w:rsidRDefault="00000A2F" w:rsidP="00000A2F"/>
    <w:p w:rsidR="009A1A85" w:rsidRDefault="009A1A85" w:rsidP="009A1A85">
      <w:pPr>
        <w:pStyle w:val="Heading4"/>
      </w:pPr>
      <w:bookmarkStart w:id="745" w:name="_Ref420485038"/>
      <w:bookmarkStart w:id="746" w:name="_Toc442109028"/>
      <w:proofErr w:type="spellStart"/>
      <w:r>
        <w:t>Generate</w:t>
      </w:r>
      <w:r w:rsidR="008B6307">
        <w:t>CodeList</w:t>
      </w:r>
      <w:proofErr w:type="spellEnd"/>
      <w:r w:rsidR="00EC32A6">
        <w:t>(</w:t>
      </w:r>
      <w:proofErr w:type="spellStart"/>
      <w:r w:rsidR="00EC32A6">
        <w:t>gCL</w:t>
      </w:r>
      <w:proofErr w:type="spellEnd"/>
      <w:r w:rsidR="00EC32A6">
        <w:t xml:space="preserve">, </w:t>
      </w:r>
      <w:proofErr w:type="spellStart"/>
      <w:r w:rsidR="00EC32A6">
        <w:t>gBDT</w:t>
      </w:r>
      <w:proofErr w:type="spellEnd"/>
      <w:r w:rsidR="003E080D">
        <w:t xml:space="preserve"> | </w:t>
      </w:r>
      <w:proofErr w:type="spellStart"/>
      <w:r w:rsidR="003E080D">
        <w:t>gSC</w:t>
      </w:r>
      <w:proofErr w:type="spellEnd"/>
      <w:r w:rsidR="00EC32A6">
        <w:t xml:space="preserve">, </w:t>
      </w:r>
      <w:proofErr w:type="spellStart"/>
      <w:r w:rsidR="00EC32A6">
        <w:t>gSchemaNode</w:t>
      </w:r>
      <w:proofErr w:type="spellEnd"/>
      <w:r w:rsidR="00EC32A6">
        <w:t>)</w:t>
      </w:r>
      <w:bookmarkEnd w:id="745"/>
      <w:bookmarkEnd w:id="746"/>
    </w:p>
    <w:p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w:t>
      </w:r>
      <w:r w:rsidR="003E080D">
        <w:t>e</w:t>
      </w:r>
      <w:r w:rsidR="003E080D">
        <w:t xml:space="preserv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rsidR="00EC32A6" w:rsidRDefault="00EC32A6" w:rsidP="009A1A85"/>
    <w:p w:rsidR="009A1A85" w:rsidRDefault="009A1A85" w:rsidP="009A1A85">
      <w:r>
        <w:rPr>
          <w:noProof/>
          <w:lang w:bidi="th-TH"/>
        </w:rPr>
        <w:lastRenderedPageBreak/>
        <mc:AlternateContent>
          <mc:Choice Requires="wpc">
            <w:drawing>
              <wp:inline distT="0" distB="0" distL="0" distR="0" wp14:anchorId="6251DC57" wp14:editId="797EDDAD">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B13EEF">
                              <w:pPr>
                                <w:pStyle w:val="Code"/>
                                <w:spacing w:line="168" w:lineRule="auto"/>
                              </w:pPr>
                              <w:r w:rsidRPr="003A646F">
                                <w:rPr>
                                  <w:b/>
                                  <w:bCs/>
                                </w:rPr>
                                <w:t>(3)</w:t>
                              </w:r>
                              <w:r>
                                <w:t xml:space="preserve"> Add a DOM Attribute node, with node name = “base”, as a child of the rtNode, and set its value.</w:t>
                              </w:r>
                            </w:p>
                            <w:p w:rsidR="00B63A8B" w:rsidRDefault="00B63A8B"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53D3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5+sYA&#10;AADcAAAADwAAAGRycy9kb3ducmV2LnhtbESPQWsCMRSE7wX/Q3hCL0WztlB1NYoILYs3tT14e2ye&#10;u6ublzRJdeuvbwpCj8PMfMPMl51pxYV8aCwrGA0zEMSl1Q1XCj72b4MJiBCRNbaWScEPBVgueg9z&#10;zLW98pYuu1iJBOGQo4I6RpdLGcqaDIahdcTJO1pvMCbpK6k9XhPctPI5y16lwYbTQo2O1jWV5923&#10;UeA+R9ubm26Kk2/1e1FY9/W0Pij12O9WMxCRuvgfvrcLreBlP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5+sYAAADcAAAADwAAAAAAAAAAAAAAAACYAgAAZHJz&#10;L2Rvd25yZXYueG1sUEsFBgAAAAAEAAQA9QAAAIsDAAAAAA==&#10;" fillcolor="white [3201]" strokeweight=".5pt"/>
                <v:shape id="Straight Arrow Connector 380" o:spid="_x0000_s1401"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hksIAAADcAAAADwAAAGRycy9kb3ducmV2LnhtbERPz2vCMBS+D/wfwhN2GTZ1MumqsRSH&#10;sOuqgx2fzVtbTF5Kk9X2v18Ogx0/vt/7YrJGjDT4zrGCdZKCIK6d7rhRcDmfVhkIH5A1GsekYCYP&#10;xWHxsMdcuzt/0FiFRsQQ9jkqaEPocyl93ZJFn7ieOHLfbrAYIhwaqQe8x3Br5HOabqXFjmNDiz0d&#10;W6pv1Y9VYN7KF6+fTqmppuvXZq7k5+s8KvW4nModiEBT+Bf/ud+1gk0W58cz8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rhksIAAADcAAAADwAAAAAAAAAAAAAA&#10;AAChAgAAZHJzL2Rvd25yZXYueG1sUEsFBgAAAAAEAAQA+QAAAJADAAAAAA==&#10;" filled="t" fillcolor="white [3201]" strokeweight=".5pt">
                  <v:stroke endarrow="open"/>
                </v:shape>
                <v:shape id="Text Box 383" o:spid="_x0000_s1402"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8ncIA&#10;AADcAAAADwAAAGRycy9kb3ducmV2LnhtbESPQWsCMRSE74X+h/AK3mq2FWS7GqUtKgVPtaXnx+aZ&#10;BDcvS5Ku679vBKHHYWa+YZbr0XdioJhcYAVP0woEcRu0Y6Pg+2v7WINIGVljF5gUXCjBenV/t8RG&#10;hzN/0nDIRhQIpwYV2Jz7RsrUWvKYpqEnLt4xRI+5yGikjngucN/J56qaS4+Oy4LFnt4ttafDr1ew&#10;eTMvpq0x2k2tnRvGn+Pe7JSaPIyvCxCZxvwfvrU/tIJZPYPr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nydwgAAANwAAAAPAAAAAAAAAAAAAAAAAJgCAABkcnMvZG93&#10;bnJldi54bWxQSwUGAAAAAAQABAD1AAAAhwMAAAAA&#10;" fillcolor="white [3201]" strokeweight=".5pt">
                  <v:textbox>
                    <w:txbxContent>
                      <w:p w:rsidR="00B63A8B" w:rsidRDefault="00B63A8B"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1CCsQAAADcAAAADwAAAGRycy9kb3ducmV2LnhtbESPQWvCQBSE70L/w/IKXqRuVCw2dRNE&#10;Ebw2ttDja/Y1Cd19G7JrTP69WxA8DjPzDbPNB2tET51vHCtYzBMQxKXTDVcKPs/Hlw0IH5A1Gsek&#10;YCQPefY02WKq3ZU/qC9CJSKEfYoK6hDaVEpf1mTRz11LHL1f11kMUXaV1B1eI9wauUySV2mx4bhQ&#10;Y0v7msq/4mIVmMNu7fXsmJhi+PlejYX8eht7pabPw+4dRKAhPML39kkrWG3W8H8mHgG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UIKxAAAANwAAAAPAAAAAAAAAAAA&#10;AAAAAKECAABkcnMvZG93bnJldi54bWxQSwUGAAAAAAQABAD5AAAAkgM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fcQAAADcAAAADwAAAGRycy9kb3ducmV2LnhtbESPQWvCQBSE70L/w/IKvUjdtGLQmI1I&#10;i9CrsYUen9lnErr7NmS3Mfn33YLgcZiZb5h8N1ojBup961jByyIBQVw53XKt4PN0eF6D8AFZo3FM&#10;CibysCseZjlm2l35SEMZahEh7DNU0ITQZVL6qiGLfuE64uhdXG8xRNnXUvd4jXBr5GuSpNJiy3Gh&#10;wY7eGqp+yl+rwLzvV17PD4kpx/P3cirl12YalHp6HPdbEIHGcA/f2h9awXKd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9x9xAAAANwAAAAPAAAAAAAAAAAA&#10;AAAAAKECAABkcnMvZG93bnJldi54bWxQSwUGAAAAAAQABAD5AAAAkgM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uVcAAAADcAAAADwAAAGRycy9kb3ducmV2LnhtbERPy4rCMBTdC/MP4Q6407QOSumYiigO&#10;XbjxsZndpbk2pc1NaaLWv58sBlweznu9GW0nHjT4xrGCdJ6AIK6cbrhWcL0cZhkIH5A1do5JwYs8&#10;bIqPyRpz7Z58osc51CKGsM9RgQmhz6X0lSGLfu564sjd3GAxRDjUUg/4jOG2k4skWUmLDccGgz3t&#10;DFXt+W4V0M/S+nb/m6blXWN6LMdj3Rulpp/j9htEoDG8xf/uUiv4yuLaeCYeAVn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S7lXAAAAA3AAAAA8AAAAAAAAAAAAAAAAA&#10;oQIAAGRycy9kb3ducmV2LnhtbFBLBQYAAAAABAAEAPkAAACOAw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sksEAAADcAAAADwAAAGRycy9kb3ducmV2LnhtbERPy4rCMBTdD/gP4QruNFVh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SySwQAAANwAAAAPAAAAAAAAAAAAAAAA&#10;AKECAABkcnMvZG93bnJldi54bWxQSwUGAAAAAAQABAD5AAAAjwMAAAAA&#10;" filled="t" fillcolor="white [3201]" strokeweight=".5pt">
                  <v:stroke endarrow="open"/>
                </v:shape>
                <v:shape id="Text Box 398" o:spid="_x0000_s1407"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4McAA&#10;AADcAAAADwAAAGRycy9kb3ducmV2LnhtbERPy2oCMRTdF/oP4Ra6qxlbKONoFFtsKbjygevL5JoE&#10;JzdDko7Tv28WgsvDeS9Wo+/EQDG5wAqmkwoEcRu0Y6PgePh6qUGkjKyxC0wK/ijBavn4sMBGhyvv&#10;aNhnI0oIpwYV2Jz7RsrUWvKYJqEnLtw5RI+5wGikjngt4b6Tr1X1Lj06Lg0We/q01F72v17B5sPM&#10;TFtjtJtaOzeMp/PWfCv1/DSu5yAyjfkuvrl/tIK3W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94McAAAADcAAAADwAAAAAAAAAAAAAAAACYAgAAZHJzL2Rvd25y&#10;ZXYueG1sUEsFBgAAAAAEAAQA9QAAAIUDAAAAAA==&#10;" fillcolor="white [3201]" strokeweight=".5pt">
                  <v:textbox>
                    <w:txbxContent>
                      <w:p w:rsidR="00B63A8B" w:rsidRDefault="00B63A8B"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qsIA&#10;AADcAAAADwAAAGRycy9kb3ducmV2LnhtbESPQUsDMRSE74L/ITzBm82qUHa3TUuVKoIn29LzY/Oa&#10;hG5eliRu139vCoLHYWa+YZbryfdipJhcYAWPswoEcRe0Y6PgsH97qEGkjKyxD0wKfijBenV7s8RW&#10;hwt/0bjLRhQIpxYV2JyHVsrUWfKYZmEgLt4pRI+5yGikjngpcN/Lp6qaS4+Oy4LFgV4tdefdt1ew&#10;fTGN6WqMdltr58bpePo070rd302bBYhMU/4P/7U/tILnpoHrmXI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92qwgAAANwAAAAPAAAAAAAAAAAAAAAAAJgCAABkcnMvZG93&#10;bnJldi54bWxQSwUGAAAAAAQABAD1AAAAhwMAAAAA&#10;" fillcolor="white [3201]" strokeweight=".5pt">
                  <v:textbox>
                    <w:txbxContent>
                      <w:p w:rsidR="00B63A8B" w:rsidRDefault="00B63A8B"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1b8A&#10;AADcAAAADwAAAGRycy9kb3ducmV2LnhtbERPTWsCMRC9F/ofwhR6q1mL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SzVvwAAANwAAAAPAAAAAAAAAAAAAAAAAJgCAABkcnMvZG93bnJl&#10;di54bWxQSwUGAAAAAAQABAD1AAAAhAMAAAAA&#10;" fillcolor="white [3201]" strokeweight=".5pt">
                  <v:textbox>
                    <w:txbxContent>
                      <w:p w:rsidR="00B63A8B" w:rsidRDefault="00B63A8B"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dhMMA&#10;AADcAAAADwAAAGRycy9kb3ducmV2LnhtbESPQUsDMRSE74L/ITzBm83aS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vdhMMAAADcAAAADwAAAAAAAAAAAAAAAACYAgAAZHJzL2Rv&#10;d25yZXYueG1sUEsFBgAAAAAEAAQA9QAAAIgDAAAAAA==&#10;" fillcolor="white [3201]" strokeweight=".5pt">
                  <v:textbox>
                    <w:txbxContent>
                      <w:p w:rsidR="00B63A8B" w:rsidRDefault="00B63A8B"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4H8MA&#10;AADcAAAADwAAAGRycy9kb3ducmV2LnhtbESPQUsDMRSE74L/ITzBm81qS1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d4H8MAAADcAAAADwAAAAAAAAAAAAAAAACYAgAAZHJzL2Rv&#10;d25yZXYueG1sUEsFBgAAAAAEAAQA9QAAAIgDAAAAAA==&#10;" fillcolor="white [3201]" strokeweight=".5pt">
                  <v:textbox>
                    <w:txbxContent>
                      <w:p w:rsidR="00B63A8B" w:rsidRDefault="00B63A8B" w:rsidP="00B13EEF">
                        <w:pPr>
                          <w:pStyle w:val="Code"/>
                          <w:spacing w:line="168" w:lineRule="auto"/>
                        </w:pPr>
                        <w:r w:rsidRPr="003A646F">
                          <w:rPr>
                            <w:b/>
                            <w:bCs/>
                          </w:rPr>
                          <w:t>(3)</w:t>
                        </w:r>
                        <w:r>
                          <w:t xml:space="preserve"> Add a DOM Attribute node, with node name = “base”, as a child of the rtNode, and set its value.</w:t>
                        </w:r>
                      </w:p>
                      <w:p w:rsidR="00B63A8B" w:rsidRDefault="00B63A8B"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F8MMA&#10;AADcAAAADwAAAGRycy9kb3ducmV2LnhtbESPQUsDMRSE74L/ITyhN5vVVlnXpkVLK0JPVvH82Lwm&#10;wc3LkqTb7b9vBMHjMDPfMIvV6DsxUEwusIK7aQWCuA3asVHw9bm9rUGkjKyxC0wKzpRgtby+WmCj&#10;w4k/aNhnIwqEU4MKbM59I2VqLXlM09ATF+8QosdcZDRSRzwVuO/kfVU9So+Oy4LFntaW2p/90SvY&#10;vJon09YY7abWzg3j92Fn3pSa3IwvzyAyjfk//Nd+1wrmsw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F8MMAAADcAAAADwAAAAAAAAAAAAAAAACYAgAAZHJzL2Rv&#10;d25yZXYueG1sUEsFBgAAAAAEAAQA9QAAAIgDAAAAAA==&#10;" fillcolor="white [3201]" strokeweight=".5pt">
                  <v:textbox>
                    <w:txbxContent>
                      <w:p w:rsidR="00B63A8B" w:rsidRDefault="00B63A8B"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WbcEAAADcAAAADwAAAGRycy9kb3ducmV2LnhtbERPy2rCQBTdF/oPwy24KTqpj1Kjo4gS&#10;6LbRgsvbzDUJztwJmWkef+8sCl0eznu7H6wRHbW+dqzgbZaAIC6crrlUcDln0w8QPiBrNI5JwUge&#10;9rvnpy2m2vX8RV0eShFD2KeooAqhSaX0RUUW/cw1xJG7udZiiLAtpW6xj+HWyHmSvEuLNceGChs6&#10;VlTc81+rwJwOK69fs8Tkw891Mebyez12Sk1ehsMGRKAh/Iv/3J9awXIZ58cz8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ZZtwQAAANwAAAAPAAAAAAAAAAAAAAAA&#10;AKECAABkcnMvZG93bnJldi54bWxQSwUGAAAAAAQABAD5AAAAjwM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oK8UAAADcAAAADwAAAGRycy9kb3ducmV2LnhtbESPQWvCQBSE7wX/w/KE3urGEKykriKC&#10;Erw1bQq9PbKvSWj2bcxuk9hf7xYKHoeZ+YbZ7CbTioF611hWsFxEIIhLqxuuFLy/HZ/WIJxH1tha&#10;JgVXcrDbzh42mGo78isNua9EgLBLUUHtfZdK6cqaDLqF7YiD92V7gz7IvpK6xzHATSvjKFpJgw2H&#10;hRo7OtRUfuc/RsFaF/qDi8NJn6sx/v3MMrw8W6Ue59P+BYSnyd/D/+1MK0iSJfyd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NoK8UAAADcAAAADwAAAAAAAAAA&#10;AAAAAAChAgAAZHJzL2Rvd25yZXYueG1sUEsFBgAAAAAEAAQA+QAAAJMDAAAAAA==&#10;" filled="t" fillcolor="white [3201]" strokeweight=".5pt">
                  <v:stroke endarrow="open"/>
                </v:shape>
                <v:group id="Group 272" o:spid="_x0000_s1415" style="position:absolute;left:38452;top:25781;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Diamond 273" o:spid="_x0000_s1416"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RXMYA&#10;AADcAAAADwAAAGRycy9kb3ducmV2LnhtbESPQWvCQBSE74X+h+UVeim6UUEluopIBS8KakSPz+xr&#10;Ept9m2a3Jv57Vyj0OMzMN8x03ppS3Kh2hWUFvW4Egji1uuBMQXJYdcYgnEfWWFomBXdyMJ+9vkwx&#10;1rbhHd32PhMBwi5GBbn3VSylS3My6Lq2Ig7el60N+iDrTOoamwA3pexH0VAaLDgs5FjRMqf0e/9r&#10;FKyOm1Ny+rkeP9Or2y6Sj/Vl05yVen9rFxMQnlr/H/5rr7WC/mgA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vRXMYAAADcAAAADwAAAAAAAAAAAAAAAACYAgAAZHJz&#10;L2Rvd25yZXYueG1sUEsFBgAAAAAEAAQA9QAAAIsDAAAAAA==&#10;" fillcolor="white [3201]" strokeweight=".25pt">
                    <v:textbox inset="0,0,0,0">
                      <w:txbxContent>
                        <w:p w:rsidR="00B63A8B" w:rsidRDefault="00B63A8B"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B63A8B" w:rsidRDefault="00B63A8B" w:rsidP="00A53D3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group>
                <v:shape id="Straight Arrow Connector 128" o:spid="_x0000_s1418" type="#_x0000_t32" style="position:absolute;left:45181;top:23729;width:72;height:2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9sMQAAADcAAAADwAAAGRycy9kb3ducmV2LnhtbESPQWvCQBSE74X+h+UVvBTdVLFq6iqi&#10;CF6bKnh8Zl+T0N23IbvG5N+7QsHjMDPfMMt1Z41oqfGVYwUfowQEce50xYWC489+OAfhA7JG45gU&#10;9ORhvXp9WWKq3Y2/qc1CISKEfYoKyhDqVEqfl2TRj1xNHL1f11gMUTaF1A3eItwaOU6ST2mx4rhQ&#10;Yk3bkvK/7GoVmN1m6vX7PjFZdzlP+kyeFn2r1OCt23yBCNSFZ/i/fdAKxr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2wxAAAANwAAAAPAAAAAAAAAAAA&#10;AAAAAKECAABkcnMvZG93bnJldi54bWxQSwUGAAAAAAQABAD5AAAAkgMAAAAA&#10;" filled="t" fillcolor="white [3201]" strokeweight=".5pt">
                  <v:stroke endarrow="open"/>
                </v:shape>
                <v:oval id="Oval 276" o:spid="_x0000_s1419" style="position:absolute;left:44662;top:3283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dD8YA&#10;AADcAAAADwAAAGRycy9kb3ducmV2LnhtbESP3WrCQBSE7wu+w3IKvaubKKSSukoQChVKi1EsvTtk&#10;j0kwezZk1/y8fbdQ8HKYmW+Y9XY0jeipc7VlBfE8AkFcWF1zqeB0fHtegXAeWWNjmRRM5GC7mT2s&#10;MdV24AP1uS9FgLBLUUHlfZtK6YqKDLq5bYmDd7GdQR9kV0rd4RDgppGLKEqkwZrDQoUt7SoqrvnN&#10;KDjUX/vPXOrbdF3qj59znE3fl0Gpp8cxewXhafT38H/7XStYvCT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dD8YAAADcAAAADwAAAAAAAAAAAAAAAACYAgAAZHJz&#10;L2Rvd25yZXYueG1sUEsFBgAAAAAEAAQA9QAAAIsDAAAAAA==&#10;" fillcolor="black [3213]" strokeweight=".5pt"/>
                <v:shape id="Straight Arrow Connector 128" o:spid="_x0000_s1420" type="#_x0000_t32" style="position:absolute;left:45253;top:29611;width:66;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cGXMQAAADcAAAADwAAAGRycy9kb3ducmV2LnhtbESPQWvCQBSE70L/w/IKvYhuarHaNBuR&#10;FsGraQsen9nXJHT3bchuY/LvXUHwOMzMN0y2GawRPXW+cazgeZ6AIC6dbrhS8P21m61B+ICs0Tgm&#10;BSN52OQPkwxT7c58oL4IlYgQ9ikqqENoUyl9WZNFP3ctcfR+XWcxRNlVUnd4jnBr5CJJXqXFhuNC&#10;jS191FT+Ff9WgfncLr2e7hJTDKfjy1jIn7exV+rpcdi+gwg0hHv41t5rBYvVC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twZcxAAAANwAAAAPAAAAAAAAAAAA&#10;AAAAAKECAABkcnMvZG93bnJldi54bWxQSwUGAAAAAAQABAD5AAAAkgM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ezscAAADcAAAADwAAAGRycy9kb3ducmV2LnhtbESPT2vCQBTE74V+h+UJvdWN0tqQZhWp&#10;CF4qGkXx9si+/KHZtyG7jamfvlsQehxm5jdMuhhMI3rqXG1ZwWQcgSDOra65VHA8rJ9jEM4ja2ws&#10;k4IfcrCYPz6kmGh75T31mS9FgLBLUEHlfZtI6fKKDLqxbYmDV9jOoA+yK6Xu8BrgppHTKJpJgzWH&#10;hQpb+qgo/8q+jYJsezu/7Nuo/zwdVrtlaS/FJn5V6mk0LN9BeBr8f/je3mgF0/gN/s6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x7OxwAAANwAAAAPAAAAAAAA&#10;AAAAAAAAAKECAABkcnMvZG93bnJldi54bWxQSwUGAAAAAAQABAD5AAAAlQM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B63A8B" w:rsidRDefault="00B63A8B"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B63A8B" w:rsidRDefault="00B63A8B"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j8cA&#10;AADcAAAADwAAAGRycy9kb3ducmV2LnhtbESPzWvCQBTE7wX/h+UJ3urGl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YI/HAAAA3AAAAA8AAAAAAAAAAAAAAAAAmAIAAGRy&#10;cy9kb3ducmV2LnhtbFBLBQYAAAAABAAEAPUAAACMAwAAAAA=&#10;" filled="f" stroked="f" strokeweight=".5pt">
                  <v:textbox>
                    <w:txbxContent>
                      <w:p w:rsidR="00B63A8B" w:rsidRDefault="00B63A8B"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9KgsMA&#10;AADcAAAADwAAAGRycy9kb3ducmV2LnhtbESPQWsCMRSE70L/Q3gFb5q1BdlujdIWWwRP1dLzY/NM&#10;QjcvS5Ku679vBKHHYWa+YVab0XdioJhcYAWLeQWCuA3asVHwdXyf1SBSRtbYBSYFF0qwWd9NVtjo&#10;cOZPGg7ZiALh1KACm3PfSJlaSx7TPPTExTuF6DEXGY3UEc8F7jv5UFVL6dFxWbDY05ul9ufw6xVs&#10;X82TaWuMdltr54bx+7Q3H0pN78eXZxCZxvwfvrV3WsHj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9KgsMAAADcAAAADwAAAAAAAAAAAAAAAACYAgAAZHJzL2Rv&#10;d25yZXYueG1sUEsFBgAAAAAEAAQA9QAAAIgDAAAAAA==&#10;" fillcolor="white [3201]" strokeweight=".5pt">
                  <v:textbox>
                    <w:txbxContent>
                      <w:p w:rsidR="00B63A8B" w:rsidRDefault="00B63A8B"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nsYcQAAADcAAAADwAAAGRycy9kb3ducmV2LnhtbESPQWvCQBSE7wX/w/KEXopurFRrdBOk&#10;Rei1sYUen9lnEtx9G7JrTP59t1DwOMzMN8wuH6wRPXW+caxgMU9AEJdON1wp+DoeZq8gfEDWaByT&#10;gpE85NnkYYepdjf+pL4IlYgQ9ikqqENoUyl9WZNFP3ctcfTOrrMYouwqqTu8Rbg18jlJVtJiw3Gh&#10;xpbeaiovxdUqMO/7F6+fDokphtPPcizk92bslXqcDvstiEBDuIf/2x9awXKx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exhxAAAANwAAAAPAAAAAAAAAAAA&#10;AAAAAKECAABkcnMvZG93bnJldi54bWxQSwUGAAAAAAQABAD5AAAAkgMAAAAA&#10;" filled="t" fillcolor="white [3201]" strokeweight=".5pt">
                  <v:stroke endarrow="open"/>
                </v:shape>
                <w10:anchorlock/>
              </v:group>
            </w:pict>
          </mc:Fallback>
        </mc:AlternateContent>
      </w:r>
    </w:p>
    <w:p w:rsidR="00135B14" w:rsidRDefault="00135B14" w:rsidP="009A1A85"/>
    <w:p w:rsidR="003A646F" w:rsidRDefault="003A646F" w:rsidP="008F2EBB">
      <w:pPr>
        <w:pStyle w:val="ListParagraph"/>
        <w:numPr>
          <w:ilvl w:val="0"/>
          <w:numId w:val="15"/>
        </w:numPr>
      </w:pPr>
      <w:r w:rsidRPr="003A646F">
        <w:t xml:space="preserve">Set its value to </w:t>
      </w:r>
      <w:r w:rsidR="00000A2F">
        <w:rPr>
          <w:rStyle w:val="CodeChar"/>
        </w:rPr>
        <w:t>GetCodeListTypeName(gCL).</w:t>
      </w:r>
    </w:p>
    <w:p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rsidR="00B13EEF" w:rsidRDefault="00B13EEF" w:rsidP="008F2EBB">
      <w:pPr>
        <w:pStyle w:val="ListParagraph"/>
        <w:numPr>
          <w:ilvl w:val="1"/>
          <w:numId w:val="15"/>
        </w:numPr>
      </w:pPr>
      <w:r>
        <w:t xml:space="preserve">In the case of </w:t>
      </w:r>
      <w:proofErr w:type="spellStart"/>
      <w:r>
        <w:t>gBDT</w:t>
      </w:r>
      <w:proofErr w:type="spellEnd"/>
      <w:r>
        <w:t xml:space="preserve">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rsidR="00B13EEF" w:rsidRDefault="00B13EEF" w:rsidP="008F2EBB">
      <w:pPr>
        <w:pStyle w:val="ListParagraph"/>
        <w:numPr>
          <w:ilvl w:val="1"/>
          <w:numId w:val="15"/>
        </w:numPr>
      </w:pPr>
      <w:r>
        <w:t xml:space="preserve">In case of the </w:t>
      </w:r>
      <w:proofErr w:type="spellStart"/>
      <w:r>
        <w:t>gSC</w:t>
      </w:r>
      <w:proofErr w:type="spellEnd"/>
      <w:r>
        <w:t xml:space="preserve">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rsidR="007B291F" w:rsidRDefault="008D6649" w:rsidP="003725C1">
      <w:pPr>
        <w:pStyle w:val="Heading4"/>
      </w:pPr>
      <w:bookmarkStart w:id="747" w:name="_Toc442109029"/>
      <w:proofErr w:type="spellStart"/>
      <w:r>
        <w:t>GenerateSCs</w:t>
      </w:r>
      <w:proofErr w:type="spellEnd"/>
      <w:r>
        <w:t>(</w:t>
      </w:r>
      <w:proofErr w:type="spellStart"/>
      <w:r w:rsidR="003F06EF">
        <w:t>gBBIE</w:t>
      </w:r>
      <w:proofErr w:type="spellEnd"/>
      <w:r w:rsidR="003F06EF">
        <w:t xml:space="preserve">, </w:t>
      </w:r>
      <w:proofErr w:type="spellStart"/>
      <w:r w:rsidR="00F22219">
        <w:t>gBBIE</w:t>
      </w:r>
      <w:r>
        <w:t>Node</w:t>
      </w:r>
      <w:proofErr w:type="spellEnd"/>
      <w:r w:rsidR="00D65ED5">
        <w:t xml:space="preserve">, </w:t>
      </w:r>
      <w:proofErr w:type="spellStart"/>
      <w:r>
        <w:t>g</w:t>
      </w:r>
      <w:r w:rsidR="00D65ED5">
        <w:t>SCs</w:t>
      </w:r>
      <w:proofErr w:type="spellEnd"/>
      <w:r w:rsidR="00D65ED5">
        <w:t>[ ]</w:t>
      </w:r>
      <w:r w:rsidR="0015642F">
        <w:t xml:space="preserve">, </w:t>
      </w:r>
      <w:proofErr w:type="spellStart"/>
      <w:r w:rsidR="0015642F">
        <w:t>gSchemaNode</w:t>
      </w:r>
      <w:proofErr w:type="spellEnd"/>
      <w:r w:rsidR="00D65ED5">
        <w:t>)</w:t>
      </w:r>
      <w:bookmarkEnd w:id="747"/>
    </w:p>
    <w:p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rsidR="00D65ED5" w:rsidRDefault="00D65ED5" w:rsidP="00D65ED5">
      <w:r>
        <w:t xml:space="preserve">Return: </w:t>
      </w:r>
      <w:r w:rsidR="008D6649">
        <w:t xml:space="preserve">The updated </w:t>
      </w:r>
      <w:r w:rsidR="008D6649" w:rsidRPr="00992376">
        <w:rPr>
          <w:rStyle w:val="CodeChar"/>
        </w:rPr>
        <w:t>gBBIENode</w:t>
      </w:r>
      <w:r w:rsidR="008D6649">
        <w:t>.</w:t>
      </w:r>
    </w:p>
    <w:p w:rsidR="00B57D12" w:rsidRDefault="00B57D12" w:rsidP="00D65ED5"/>
    <w:p w:rsidR="00B57D12" w:rsidRDefault="00B57D12" w:rsidP="00D65ED5">
      <w:r>
        <w:rPr>
          <w:noProof/>
          <w:lang w:bidi="th-TH"/>
        </w:rPr>
        <w:lastRenderedPageBreak/>
        <mc:AlternateContent>
          <mc:Choice Requires="wpc">
            <w:drawing>
              <wp:inline distT="0" distB="0" distL="0" distR="0" wp14:anchorId="130B4184" wp14:editId="31DD2E9C">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Pr="00EC042F" w:rsidRDefault="00B63A8B"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C9272C">
                              <w:pPr>
                                <w:pStyle w:val="NormalWeb"/>
                                <w:overflowPunct w:val="0"/>
                                <w:spacing w:before="0" w:beforeAutospacing="0" w:after="0" w:afterAutospacing="0" w:line="168" w:lineRule="auto"/>
                              </w:pPr>
                              <w:proofErr w:type="spellStart"/>
                              <w:r>
                                <w:rPr>
                                  <w:rFonts w:ascii="Cordia New" w:eastAsia="Times New Roman" w:hAnsi="Cordia New" w:cs="Cordia New"/>
                                </w:rPr>
                                <w:t>GenerateAgencyList</w:t>
                              </w:r>
                              <w:proofErr w:type="spellEnd"/>
                              <w:r>
                                <w:rPr>
                                  <w:rFonts w:ascii="Cordia New" w:eastAsia="Times New Roman" w:hAnsi="Cordia New" w:cs="Cordia New"/>
                                </w:rPr>
                                <w:t>(</w:t>
                              </w:r>
                              <w:proofErr w:type="spellStart"/>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6B7430">
                              <w:pPr>
                                <w:pStyle w:val="NormalWeb"/>
                                <w:overflowPunct w:val="0"/>
                                <w:spacing w:before="0" w:beforeAutospacing="0" w:after="0" w:afterAutospacing="0" w:line="168" w:lineRule="auto"/>
                                <w:jc w:val="center"/>
                              </w:pPr>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x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B63A8B" w:rsidRDefault="00B63A8B"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RrsUA&#10;AADcAAAADwAAAGRycy9kb3ducmV2LnhtbESPT2sCMRTE7wW/Q3iCt5rdtYhsjVIUtYci+Ae8Pjav&#10;m6XJy7KJun57Uyj0OMzMb5j5sndW3KgLjWcF+TgDQVx53XCt4HzavM5AhIis0XomBQ8KsFwMXuZY&#10;an/nA92OsRYJwqFEBSbGtpQyVIYchrFviZP37TuHMcmulrrDe4I7K4ssm0qHDacFgy2tDFU/x6tT&#10;cMre8vXlax9tkdvJdrc3s8naKDUa9h/vICL18T/81/7UCopp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uxQAAANwAAAAPAAAAAAAAAAAAAAAAAJgCAABkcnMv&#10;ZG93bnJldi54bWxQSwUGAAAAAAQABAD1AAAAigMAAAAA&#10;" filled="f" strokecolor="black [3213]" strokeweight=".25pt"/>
                <v:shape id="Straight Arrow Connector 270" o:spid="_x0000_s1431" type="#_x0000_t32" style="position:absolute;left:10733;top:1682;width: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IXr4AAADcAAAADwAAAGRycy9kb3ducmV2LnhtbERPTYvCMBC9C/sfwizsTdNtQaVrFFlX&#10;EG9q2fPQjG1pMylJrPXfm4Pg8fG+V5vRdGIg5xvLCr5nCQji0uqGKwXFZT9dgvABWWNnmRQ8yMNm&#10;/TFZYa7tnU80nEMlYgj7HBXUIfS5lL6syaCf2Z44clfrDIYIXSW1w3sMN51Mk2QuDTYcG2rs6bem&#10;sj3fjIKGs8DpLtvT8a91i+q/HWxWKPX1OW5/QAQaw1v8ch+0gnQR58cz8QjI9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2YhevgAAANwAAAAPAAAAAAAAAAAAAAAAAKEC&#10;AABkcnMvZG93bnJldi54bWxQSwUGAAAAAAQABAD5AAAAjAMAAAAA&#10;" strokecolor="black [3213]">
                  <v:stroke endarrow="open"/>
                </v:shape>
                <v:shape id="Text Box 292" o:spid="_x0000_s1432" type="#_x0000_t202" style="position:absolute;left:5808;top:10762;width:9906;height:2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B63A8B" w:rsidRDefault="00B63A8B"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B63A8B" w:rsidRDefault="00B63A8B"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3rL8A&#10;AADcAAAADwAAAGRycy9kb3ducmV2LnhtbERPTWsCMRC9F/ofwgi91aweyroaRYstQk9q6XnYjElw&#10;M1mSdN3+e3MoeHy879Vm9J0YKCYXWMFsWoEgboN2bBR8nz9eaxApI2vsApOCP0qwWT8/rbDR4cZH&#10;Gk7ZiBLCqUEFNue+kTK1ljymaeiJC3cJ0WMuMBqpI95KuO/kvKrepEfHpcFiT++W2uvp1yvY78zC&#10;tDVGu6+1c8P4c/kyn0q9TMbtEkSmMT/E/+6DVjBflLX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nesvwAAANwAAAAPAAAAAAAAAAAAAAAAAJgCAABkcnMvZG93bnJl&#10;di54bWxQSwUGAAAAAAQABAD1AAAAhAMAAAAA&#10;" fillcolor="white [3201]" strokeweight=".5pt">
                  <v:textbox>
                    <w:txbxContent>
                      <w:p w:rsidR="00B63A8B" w:rsidRDefault="00B63A8B"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B63A8B" w:rsidRDefault="00B63A8B"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hsL8A&#10;AADcAAAADwAAAGRycy9kb3ducmV2LnhtbERPTWsCMRC9F/ofwhR6q1kr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w+GwvwAAANwAAAAPAAAAAAAAAAAAAAAAAJgCAABkcnMvZG93bnJl&#10;di54bWxQSwUGAAAAAAQABAD1AAAAhAMAAAAA&#10;" fillcolor="white [3201]" strokeweight=".5pt">
                  <v:textbox>
                    <w:txbxContent>
                      <w:p w:rsidR="00B63A8B" w:rsidRDefault="00B63A8B"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EK8IA&#10;AADcAAAADwAAAGRycy9kb3ducmV2LnhtbESPQWsCMRSE74X+h/AKvdWsFmRdjdKKLQVP1dLzY/NM&#10;gpuXJUnX7b9vBKHHYWa+YVab0XdioJhcYAXTSQWCuA3asVHwdXx7qkGkjKyxC0wKfinBZn1/t8JG&#10;hwt/0nDIRhQIpwYV2Jz7RsrUWvKYJqEnLt4pRI+5yGikjngpcN/JWVXNpUfHZcFiT1tL7fnw4xXs&#10;Xs3CtDVGu6u1c8P4fdqbd6UeH8aXJYhMY/4P39ofWsFzNYXr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QrwgAAANwAAAAPAAAAAAAAAAAAAAAAAJgCAABkcnMvZG93&#10;bnJldi54bWxQSwUGAAAAAAQABAD1AAAAhwMAAAAA&#10;" fillcolor="white [3201]" strokeweight=".5pt">
                  <v:textbox>
                    <w:txbxContent>
                      <w:p w:rsidR="00B63A8B" w:rsidRDefault="00B63A8B"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9aMIA&#10;AADcAAAADwAAAGRycy9kb3ducmV2LnhtbESPQYvCMBSE7wv+h/AEb2uqRSvVKKIIngS1CN4ezbMt&#10;Ni+liVr/vVlY8DjMzDfMYtWZWjypdZVlBaNhBII4t7riQkF23v3OQDiPrLG2TAre5GC17P0sMNX2&#10;xUd6nnwhAoRdigpK75tUSpeXZNANbUMcvJttDfog20LqFl8Bbmo5jqKpNFhxWCixoU1J+f30MAoe&#10;lMWHLU0z2xySerK7xia5xEoN+t16DsJT57/h//ZeK4ijMfyd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n1owgAAANwAAAAPAAAAAAAAAAAAAAAAAJgCAABkcnMvZG93&#10;bnJldi54bWxQSwUGAAAAAAQABAD1AAAAhw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B63A8B" w:rsidRDefault="00B63A8B"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HpMYA&#10;AADcAAAADwAAAGRycy9kb3ducmV2LnhtbESPQWvCQBSE70L/w/IKvelGK1JTN6GUpuZSsFEPvT2y&#10;r0lo9m3IbjT+e7cgeBxm5htmk46mFSfqXWNZwXwWgSAurW64UnDYZ9MXEM4ja2wtk4ILOUiTh8kG&#10;Y23P/E2nwlciQNjFqKD2vouldGVNBt3MdsTB+7W9QR9kX0nd4znATSsXUbSSBhsOCzV29F5T+VcM&#10;RsHHJR8+h+xr3C292f3ky6NbbzOlnh7Ht1cQnkZ/D9/auVbwPF/A/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XHpMYAAADcAAAADwAAAAAAAAAAAAAAAACYAgAAZHJz&#10;L2Rvd25yZXYueG1sUEsFBgAAAAAEAAQA9QAAAIsD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rsidR="00B63A8B" w:rsidRDefault="00B63A8B"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B63A8B" w:rsidRDefault="00B63A8B"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uZb4AAADcAAAADwAAAGRycy9kb3ducmV2LnhtbERPy4rCMBTdD/gP4QruxlQLo1SjiA+Q&#10;2fnA9aW5tqXNTUlirX9vFoLLw3kv171pREfOV5YVTMYJCOLc6ooLBdfL4XcOwgdkjY1lUvAiD+vV&#10;4GeJmbZPPlF3DoWIIewzVFCG0GZS+rwkg35sW+LI3a0zGCJ0hdQOnzHcNHKaJH/SYMWxocSWtiXl&#10;9flhFFScBp7u0gP972s3K251Z9OrUqNhv1mACNSHr/jjPmoF6SSujW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kW5lvgAAANwAAAAPAAAAAAAAAAAAAAAAAKEC&#10;AABkcnMvZG93bnJldi54bWxQSwUGAAAAAAQABAD5AAAAjAMAAAAA&#10;" strokecolor="black [3213]">
                  <v:stroke endarrow="open"/>
                </v:shape>
                <v:shape id="Text Box 319" o:spid="_x0000_s1442" type="#_x0000_t202" style="position:absolute;left:8033;top:48326;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osYA&#10;AADcAAAADwAAAGRycy9kb3ducmV2LnhtbESPT4vCMBTE7wt+h/AEb2uqi4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NbosYAAADcAAAADwAAAAAAAAAAAAAAAACYAgAAZHJz&#10;L2Rvd25yZXYueG1sUEsFBgAAAAAEAAQA9QAAAIsDAAAAAA==&#10;" filled="f" stroked="f" strokeweight=".5pt">
                  <v:textbox>
                    <w:txbxContent>
                      <w:p w:rsidR="00B63A8B" w:rsidRDefault="00B63A8B"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o3r4AAADcAAAADwAAAGRycy9kb3ducmV2LnhtbERPy4rCMBTdD/gP4QruxtQWZqQaRXyA&#10;zM4Hri/NtS1tbkoSa/17sxhweTjv5XowrejJ+dqygtk0AUFcWF1zqeB6OXzPQfiArLG1TApe5GG9&#10;Gn0tMdf2ySfqz6EUMYR9jgqqELpcSl9UZNBPbUccubt1BkOErpTa4TOGm1amSfIjDdYcGyrsaFtR&#10;0ZwfRkHNWeB0lx3ob9+43/LW9Da7KjUZD5sFiEBD+Ij/3UetIEvj/HgmHgG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i6jevgAAANwAAAAPAAAAAAAAAAAAAAAAAKEC&#10;AABkcnMvZG93bnJldi54bWxQSwUGAAAAAAQABAD5AAAAjAMAAAAA&#10;" strokecolor="black [3213]">
                  <v:stroke endarrow="open"/>
                </v:shape>
                <v:shape id="Text Box 323" o:spid="_x0000_s1444" type="#_x0000_t202" style="position:absolute;left:7572;top:53141;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B63A8B" w:rsidRDefault="00B63A8B"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izcQAAADcAAAADwAAAGRycy9kb3ducmV2LnhtbESPQWvCQBSE7wX/w/IEb7qpFZHoKmnB&#10;ohYEY+n5kX1mQ7NvQ3Y18d+7QqHHYWa+YVab3tbiRq2vHCt4nSQgiAunKy4VfJ+34wUIH5A11o5J&#10;wZ08bNaDlxWm2nV8olseShEh7FNUYEJoUil9Yciin7iGOHoX11oMUbal1C12EW5rOU2SubRYcVww&#10;2NCHoeI3v1oFeVck9304/rzrOpsdPr8yk/edUqNhny1BBOrDf/ivvdMK3qYzeJ6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aLNxAAAANwAAAAPAAAAAAAAAAAA&#10;AAAAAKECAABkcnMvZG93bnJldi54bWxQSwUGAAAAAAQABAD5AAAAkgMAAAAA&#10;" strokecolor="black [3213]">
                  <v:stroke endarrow="open"/>
                </v:shape>
                <v:shape id="Straight Arrow Connector 325" o:spid="_x0000_s1446" type="#_x0000_t33" style="position:absolute;left:17115;top:50448;width:24393;height:68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59ccYAAADcAAAADwAAAGRycy9kb3ducmV2LnhtbESPT2vCQBTE70K/w/IK3nSjYimpq0hB&#10;/IOHakqb4yP7mk2bfRuya4zf3i0Uehxm5jfMYtXbWnTU+sqxgsk4AUFcOF1xqeA924yeQfiArLF2&#10;TApu5GG1fBgsMNXuyifqzqEUEcI+RQUmhCaV0heGLPqxa4ij9+VaiyHKtpS6xWuE21pOk+RJWqw4&#10;Lhhs6NVQ8XO+WAWdqTOyMp+/7Y8H+7HZ5t+fSa7U8LFfv4AI1If/8F97pxXMpn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efXHGAAAA3AAAAA8AAAAAAAAA&#10;AAAAAAAAoQIAAGRycy9kb3ducmV2LnhtbFBLBQYAAAAABAAEAPkAAACUAwAAAAA=&#10;" strokecolor="black [3213]">
                  <v:stroke endarrow="open"/>
                </v:shape>
                <v:shape id="Text Box 330" o:spid="_x0000_s1447" type="#_x0000_t202" style="position:absolute;left:42590;top:36037;width:15356;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rDcAA&#10;AADcAAAADwAAAGRycy9kb3ducmV2LnhtbERPy2oCMRTdF/oP4Ra6q5lWKO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8rDcAAAADcAAAADwAAAAAAAAAAAAAAAACYAgAAZHJzL2Rvd25y&#10;ZXYueG1sUEsFBgAAAAAEAAQA9QAAAIUDAAAAAA==&#10;" fillcolor="white [3201]" strokeweight=".5pt">
                  <v:textbox>
                    <w:txbxContent>
                      <w:p w:rsidR="00B63A8B" w:rsidRDefault="00B63A8B"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Fs8UA&#10;AADcAAAADwAAAGRycy9kb3ducmV2LnhtbESPQWvCQBSE74X+h+UVeqsbq4hGVymlaXMRNOrB2yP7&#10;TILZtyG70fjvu4LgcZiZb5jFqje1uFDrKssKhoMIBHFudcWFgv0u+ZiCcB5ZY22ZFNzIwWr5+rLA&#10;WNsrb+mS+UIECLsYFZTeN7GULi/JoBvYhjh4J9sa9EG2hdQtXgPc1PIziibSYMVhocSGvkvKz1ln&#10;FPzc0u63S9b9ZuzN5piOD272lyj1/tZ/zUF46v0z/GinWsFoNIT7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WzxQAAANwAAAAPAAAAAAAAAAAAAAAAAJgCAABkcnMv&#10;ZG93bnJldi54bWxQSwUGAAAAAAQABAD1AAAAigM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rsidR="00B63A8B" w:rsidRDefault="00B63A8B"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Q4cMA&#10;AADcAAAADwAAAGRycy9kb3ducmV2LnhtbESPQWsCMRSE74X+h/AKvdVsF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EQ4cMAAADcAAAADwAAAAAAAAAAAAAAAACYAgAAZHJzL2Rv&#10;d25yZXYueG1sUEsFBgAAAAAEAAQA9QAAAIgDAAAAAA==&#10;" fillcolor="white [3201]" strokeweight=".5pt">
                  <v:textbox>
                    <w:txbxContent>
                      <w:p w:rsidR="00B63A8B" w:rsidRPr="00EC042F" w:rsidRDefault="00B63A8B"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1esIA&#10;AADcAAAADwAAAGRycy9kb3ducmV2LnhtbESPQUsDMRSE74L/ITzBm83WhbLdNi1VqgiebMXzY/Oa&#10;hG5eliRu139vCoLHYWa+YdbbyfdipJhcYAXzWQWCuAvasVHweXx5aECkjKyxD0wKfijBdnN7s8ZW&#10;hwt/0HjIRhQIpxYV2JyHVsrUWfKYZmEgLt4pRI+5yGikjngpcN/Lx6paSI+Oy4LFgZ4tdefDt1ew&#10;fzJL0zUY7b7Rzo3T1+ndvCp1fzftViAyTfk//Nd+0wrq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bV6wgAAANwAAAAPAAAAAAAAAAAAAAAAAJgCAABkcnMvZG93&#10;bnJldi54bWxQSwUGAAAAAAQABAD1AAAAhwMAAAAA&#10;" fillcolor="white [3201]" strokeweight=".5pt">
                  <v:textbox>
                    <w:txbxContent>
                      <w:p w:rsidR="00B63A8B" w:rsidRDefault="00B63A8B"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OsUA&#10;AADcAAAADwAAAGRycy9kb3ducmV2LnhtbESPzWrDMBCE74W8g9hAb42cqE2CE8WElkBPgaamkNti&#10;bWwTa2Us+advXxUKPQ4z8w2zzybbiIE6XzvWsFwkIIgLZ2ouNeSfp6ctCB+QDTaOScM3ecgOs4c9&#10;psaN/EHDJZQiQtinqKEKoU2l9EVFFv3CtcTRu7nOYoiyK6XpcIxw28hVkqylxZrjQoUtvVZU3C+9&#10;1dBTrs5vtM5de940L6erspsvpfXjfDruQASawn/4r/1uNCj1DL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4o6xQAAANwAAAAPAAAAAAAAAAAAAAAAAJgCAABkcnMv&#10;ZG93bnJldi54bWxQSwUGAAAAAAQABAD1AAAAig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B63A8B" w:rsidRDefault="00B63A8B"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x8YA&#10;AADcAAAADwAAAGRycy9kb3ducmV2LnhtbESPT2vCQBTE74LfYXlCb7rxD2JTVxFp2lwKmraH3h7Z&#10;ZxLMvg3ZjcZv7woFj8PM/IZZb3tTiwu1rrKsYDqJQBDnVldcKPj5TsYrEM4ja6wtk4IbOdhuhoM1&#10;xtpe+UiXzBciQNjFqKD0vomldHlJBt3ENsTBO9nWoA+yLaRu8RrgppazKFpKgxWHhRIb2peUn7PO&#10;KHi/pd1Hl3z1h4U3h7908etePxOlXkb97g2Ep94/w//tVCuYz5fwOB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dx8YAAADcAAAADwAAAAAAAAAAAAAAAACYAgAAZHJz&#10;L2Rvd25yZXYueG1sUEsFBgAAAAAEAAQA9QAAAIsD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rsidR="00B63A8B" w:rsidRDefault="00B63A8B"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B63A8B" w:rsidRDefault="00B63A8B" w:rsidP="00C9272C">
                        <w:pPr>
                          <w:pStyle w:val="NormalWeb"/>
                          <w:overflowPunct w:val="0"/>
                          <w:spacing w:before="0" w:beforeAutospacing="0" w:after="0" w:afterAutospacing="0" w:line="168" w:lineRule="auto"/>
                        </w:pPr>
                        <w:proofErr w:type="spellStart"/>
                        <w:r>
                          <w:rPr>
                            <w:rFonts w:ascii="Cordia New" w:eastAsia="Times New Roman" w:hAnsi="Cordia New" w:cs="Cordia New"/>
                          </w:rPr>
                          <w:t>GenerateAgencyList</w:t>
                        </w:r>
                        <w:proofErr w:type="spellEnd"/>
                        <w:r>
                          <w:rPr>
                            <w:rFonts w:ascii="Cordia New" w:eastAsia="Times New Roman" w:hAnsi="Cordia New" w:cs="Cordia New"/>
                          </w:rPr>
                          <w:t>(</w:t>
                        </w:r>
                        <w:proofErr w:type="spellStart"/>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v:textbox>
                </v:shape>
                <v:shape id="Straight Arrow Connector 338" o:spid="_x0000_s1454" type="#_x0000_t32" style="position:absolute;left:36767;top:12136;width:4;height:3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Tqyb8AAADcAAAADwAAAGRycy9kb3ducmV2LnhtbERPzWoCMRC+F/oOYQq91WwrFlmNIv2B&#10;3rTaB5huxk10M1mSVLdv7xwEjx/f/3w5hE6dKGUf2cDzqAJF3ETruTXws/t8moLKBdliF5kM/FOG&#10;5eL+bo61jWf+ptO2tEpCONdowJXS11rnxlHAPIo9sXD7mAIWganVNuFZwkOnX6rqVQf0LA0Oe3pz&#10;1By3f0F6V/4weU+Wm4/fg98kh+t9h8Y8PgyrGahCQ7mJr+4va2A8lrVyRo6AX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Tqyb8AAADcAAAADwAAAAAAAAAAAAAAAACh&#10;AgAAZHJzL2Rvd25yZXYueG1sUEsFBgAAAAAEAAQA+QAAAI0DAAAAAA==&#10;" strokecolor="black [3213]">
                  <v:stroke endarrow="open"/>
                </v:shape>
                <v:shape id="Text Box 319" o:spid="_x0000_s1455" type="#_x0000_t202" style="position:absolute;left:34259;top:12950;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B63A8B" w:rsidRDefault="00B63A8B"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Text Box 323" o:spid="_x0000_s1457" type="#_x0000_t202" style="position:absolute;left:33545;top:18783;width:2509;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4ucYA&#10;AADcAAAADwAAAGRycy9kb3ducmV2LnhtbESPT4vCMBTE7wt+h/AEb2uq64pUo0hBVsQ9+Ofi7dk8&#10;22LzUpuo1U+/WRA8DjPzG2Yya0wpblS7wrKCXjcCQZxaXXCmYL9bfI5AOI+ssbRMCh7kYDZtfUww&#10;1vbOG7ptfSYChF2MCnLvq1hKl+Zk0HVtRRy8k60N+iDrTOoa7wFuStmPoqE0WHBYyLGiJKf0vL0a&#10;Batk8YubY9+MnmXysz7Nq8v+8K1Up93MxyA8Nf4dfrWXWsHXo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Z4ucYAAADcAAAADwAAAAAAAAAAAAAAAACYAgAAZHJz&#10;L2Rvd25yZXYueG1sUEsFBgAAAAAEAAQA9QAAAIsDAAAAAA==&#10;" filled="f" stroked="f" strokeweight=".5pt">
                  <v:textbox>
                    <w:txbxContent>
                      <w:p w:rsidR="00B63A8B" w:rsidRDefault="00B63A8B"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vUbMMAAADcAAAADwAAAGRycy9kb3ducmV2LnhtbESP3YrCMBSE7xd8h3AE79bUH0SrUURQ&#10;vBBhax/g0BzbanNSmqjVpzeCsJfDzHzDLFatqcSdGldaVjDoRyCIM6tLzhWkp+3vFITzyBory6Tg&#10;SQ5Wy87PAmNtH/xH98TnIkDYxaig8L6OpXRZQQZd39bEwTvbxqAPssmlbvAR4KaSwyiaSIMlh4UC&#10;a9oUlF2Tm1FwHFzqW7aekUuv58Nk94ry6SVVqtdt13MQnlr/H/6291rBaDyEz5lwBO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b1GzDAAAA3AAAAA8AAAAAAAAAAAAA&#10;AAAAoQIAAGRycy9kb3ducmV2LnhtbFBLBQYAAAAABAAEAPkAAACRAwAAAAA=&#10;" adj="6886" strokecolor="black [3213]">
                  <v:stroke endarrow="open"/>
                </v:shape>
                <v:shape id="Straight Arrow Connector 343" o:spid="_x0000_s1459" type="#_x0000_t33" style="position:absolute;left:44121;top:10559;width:8053;height:17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SgkMUAAADcAAAADwAAAGRycy9kb3ducmV2LnhtbESPW2sCMRCF3wv+hzCCb5pVSymrUURa&#10;e3myXvB13Iybxc1kSaKu/74pCH08nDnfmTOdt7YWV/KhcqxgOMhAEBdOV1wq2G3f+68gQkTWWDsm&#10;BXcKMJ91nqaYa3fjH7puYikShEOOCkyMTS5lKAxZDAPXECfv5LzFmKQvpfZ4S3Bby1GWvUiLFacG&#10;gw0tDRXnzcWmN47Ht4u/f68P2aH9GBq5H32taqV63XYxARGpjf/Hj/SnVjB+HsPfmEQ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SgkMUAAADcAAAADwAAAAAAAAAA&#10;AAAAAAChAgAAZHJzL2Rvd25yZXYueG1sUEsFBgAAAAAEAAQA+QAAAJMDAAAAAA==&#10;" strokecolor="black [3213]">
                  <v:stroke endarrow="open"/>
                </v:shape>
                <v:shape id="Text Box 319" o:spid="_x0000_s1460" type="#_x0000_t202" style="position:absolute;left:44047;top:9043;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B63A8B" w:rsidRDefault="00B63A8B"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xMMIA&#10;AADcAAAADwAAAGRycy9kb3ducmV2LnhtbESPzarCMBSE9xd8h3AEd9fUH65SjSKCoDu1ittDc2yr&#10;zUlpolaf3ggXXA4z8w0znTemFHeqXWFZQa8bgSBOrS44U3BIVr9jEM4jaywtk4InOZjPWj9TjLV9&#10;8I7ue5+JAGEXo4Lc+yqW0qU5GXRdWxEH72xrgz7IOpO6xkeAm1L2o+hPGiw4LORY0TKn9Lq/GQV0&#10;XCYJnXo82JjLi9ZbfboOvVKddrOYgPDU+G/4v73WCgbDEXzOhCM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7EwwgAAANwAAAAPAAAAAAAAAAAAAAAAAJgCAABkcnMvZG93&#10;bnJldi54bWxQSwUGAAAAAAQABAD1AAAAhwMAAAAA&#10;" fillcolor="white [3201]" strokeweight=".5pt">
                  <v:textbox inset="3.6pt,,3.6pt">
                    <w:txbxContent>
                      <w:p w:rsidR="00B63A8B" w:rsidRDefault="00B63A8B"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dGL8AAADcAAAADwAAAGRycy9kb3ducmV2LnhtbERPy4rCMBTdC/5DuII7TW3BGaqxiA8Y&#10;ZjeOuL4017a0uSlJrPXvzWJglofz3haj6cRAzjeWFayWCQji0uqGKwXX3/PiE4QPyBo7y6TgRR6K&#10;3XSyxVzbJ//QcAmViCHsc1RQh9DnUvqyJoN+aXviyN2tMxgidJXUDp8x3HQyTZK1NNhwbKixp0NN&#10;ZXt5GAUNZ4HTY3am71PrPqpbO9jsqtR8Nu43IAKN4V/85/7SCrJ1XBv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cdGL8AAADcAAAADwAAAAAAAAAAAAAAAACh&#10;AgAAZHJzL2Rvd25yZXYueG1sUEsFBgAAAAAEAAQA+QAAAI0DAAAAAA==&#10;" strokecolor="black [3213]">
                  <v:stroke endarrow="open"/>
                </v:shape>
                <v:shape id="Straight Arrow Connector 343" o:spid="_x0000_s1463" type="#_x0000_t32" style="position:absolute;left:28408;top:16993;width:0;height:10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4g8EAAADcAAAADwAAAGRycy9kb3ducmV2LnhtbESPQYvCMBSE7wv+h/AEb2uqBXetRpFV&#10;QbytK54fzbMtbV5Kkq313xtB8DjMzDfMct2bRnTkfGVZwWScgCDOra64UHD+239+g/ABWWNjmRTc&#10;ycN6NfhYYqbtjX+pO4VCRAj7DBWUIbSZlD4vyaAf25Y4elfrDIYoXSG1w1uEm0ZOk2QmDVYcF0ps&#10;6aekvD79GwUVp4Gn23RPx13tvopL3dn0rNRo2G8WIAL14R1+tQ9aQTqbw/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7iDwQAAANwAAAAPAAAAAAAAAAAAAAAA&#10;AKECAABkcnMvZG93bnJldi54bWxQSwUGAAAAAAQABAD5AAAAjwMAAAAA&#10;" strokecolor="black [3213]">
                  <v:stroke endarrow="open"/>
                </v:shape>
                <v:shape id="Text Box 319" o:spid="_x0000_s1464" type="#_x0000_t202" style="position:absolute;left:27630;top:17111;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B63A8B" w:rsidRDefault="00B63A8B"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UxMEAAADcAAAADwAAAGRycy9kb3ducmV2LnhtbESP3WoCMRCF7wu+QxjBu5qtYpGtUcQf&#10;8M5WfYDpZtzEbiZLEnX79k1B8PJwfj7ObNG5RtwoROtZwduwAEFceW25VnA6bl+nIGJC1th4JgW/&#10;FGEx773MsNT+zl90O6Ra5BGOJSowKbWllLEy5DAOfUucvbMPDlOWoZY64D2Pu0aOiuJdOrScCQZb&#10;Whmqfg5Xl7lLe5msg+Zq832xn8Hg/tygUoN+t/wAkahLz/CjvdMKxtMR/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cxTEwQAAANwAAAAPAAAAAAAAAAAAAAAA&#10;AKECAABkcnMvZG93bnJldi54bWxQSwUGAAAAAAQABAD5AAAAjwMAAAAA&#10;" strokecolor="black [3213]">
                  <v:stroke endarrow="open"/>
                </v:shape>
                <v:shape id="Text Box 387" o:spid="_x0000_s1466" type="#_x0000_t202" style="position:absolute;left:42591;top:27201;width:15355;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B63A8B" w:rsidRDefault="00B63A8B"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LEsMAAADcAAAADwAAAGRycy9kb3ducmV2LnhtbESPQWsCMRSE74L/IbyCN81uhUW3RqlS&#10;wUMvbuv9sXlutm5eliTq+u+bQsHjMDPfMKvNYDtxIx9axwryWQaCuHa65UbB99d+ugARIrLGzjEp&#10;eFCAzXo8WmGp3Z2PdKtiIxKEQ4kKTIx9KWWoDVkMM9cTJ+/svMWYpG+k9nhPcNvJ1ywrpMWW04LB&#10;nnaG6kt1tQpQd9e8qD72vvgx51PeVp/by06pycvw/gYi0hCf4f/2QSuYL5bwdy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4yxLDAAAA3AAAAA8AAAAAAAAAAAAA&#10;AAAAoQIAAGRycy9kb3ducmV2LnhtbFBLBQYAAAAABAAEAPkAAACRAw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kwcMAAADcAAAADwAAAGRycy9kb3ducmV2LnhtbESPQWvCQBSE7wX/w/KE3urGFkONriIV&#10;sdeY4vmRfSbB7Nu4u8a0v74rCB6HmfmGWa4H04qenG8sK5hOEhDEpdUNVwp+it3bJwgfkDW2lknB&#10;L3lYr0YvS8y0vXFO/SFUIkLYZ6igDqHLpPRlTQb9xHbE0TtZZzBE6SqpHd4i3LTyPUlSabDhuFBj&#10;R181lefD1SjY5n16nDW5sdsUw5/b7ItLsVfqdTxsFiACDeEZfrS/tYKP+RTu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4pMHDAAAA3AAAAA8AAAAAAAAAAAAA&#10;AAAAoQIAAGRycy9kb3ducmV2LnhtbFBLBQYAAAAABAAEAPkAAACRAw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9sIAAADcAAAADwAAAGRycy9kb3ducmV2LnhtbESP3WoCMRCF74W+QxihdzVrq6XdGkW0&#10;gnf+tA8w3Yyb2M1kSVJd394IBS8P5+fjTGada8SJQrSeFQwHBQjiymvLtYLvr9XTG4iYkDU2nknB&#10;hSLMpg+9CZban3lHp32qRR7hWKICk1JbShkrQw7jwLfE2Tv44DBlGWqpA57zuGvkc1G8SoeWM8Fg&#10;SwtD1e/+z2Xu3B7Hy6C5+vw52m0wuDk0qNRjv5t/gEjUpXv4v73WCl7eR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9sIAAADcAAAADwAAAAAAAAAAAAAA&#10;AAChAgAAZHJzL2Rvd25yZXYueG1sUEsFBgAAAAAEAAQA+QAAAJADA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eUcMAAADcAAAADwAAAGRycy9kb3ducmV2LnhtbESPT4vCMBTE78J+h/AW9qbpShCtRhFB&#10;WBY9aAWvj+b1DzYv3Sar9dsbQfA4zMxvmMWqt424Uudrxxq+RwkI4tyZmksNp2w7nILwAdlg45g0&#10;3MnDavkxWGBq3I0PdD2GUkQI+xQ1VCG0qZQ+r8iiH7mWOHqF6yyGKLtSmg5vEW4bOU6SibRYc1yo&#10;sKVNRfnl+G815LP97+mc0Z9yxU7JjSpmh2mh9ddnv56DCNSHd/jV/jEaVKLg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HHlHDAAAA3AAAAA8AAAAAAAAAAAAA&#10;AAAAoQIAAGRycy9kb3ducmV2LnhtbFBLBQYAAAAABAAEAPkAAACRAwAAAAA=&#10;" strokecolor="black [3213]">
                  <v:stroke endarrow="open"/>
                </v:shape>
                <v:oval id="Oval 407" o:spid="_x0000_s1471" style="position:absolute;left:32482;top:4198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JEcYA&#10;AADcAAAADwAAAGRycy9kb3ducmV2LnhtbESP3WrCQBSE7wt9h+UUvKsbW1FJs4oUChWkxSiKd4fs&#10;yQ9mz4bsapK37xYEL4eZ+YZJVr2pxY1aV1lWMBlHIIgzqysuFBz2X68LEM4ja6wtk4KBHKyWz08J&#10;xtp2vKNb6gsRIOxiVFB638RSuqwkg25sG+Lg5bY16INsC6lb7ALc1PItimbSYMVhocSGPkvKLunV&#10;KNhVv5ufVOrrcHnX2/Nxsh5OeafU6KVff4Dw1PtH+N7+1gqm0R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rJEcYAAADcAAAADwAAAAAAAAAAAAAAAACYAgAAZHJz&#10;L2Rvd25yZXYueG1sUEsFBgAAAAAEAAQA9QAAAIsDAAAAAA==&#10;" fillcolor="black [3213]" strokeweight=".5pt"/>
                <v:shape id="Text Box 422" o:spid="_x0000_s1472" type="#_x0000_t202" style="position:absolute;left:33436;top:39702;width:8335;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B63A8B" w:rsidRDefault="00B63A8B"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ZcEAAADcAAAADwAAAGRycy9kb3ducmV2LnhtbESPQYvCMBSE7wv+h/AEb2uqlV2pRpFV&#10;QbytK54fzbMtbV5Kkq313xtB8DjMzDfMct2bRnTkfGVZwWScgCDOra64UHD+23/OQfiArLGxTAru&#10;5GG9GnwsMdP2xr/UnUIhIoR9hgrKENpMSp+XZNCPbUscvat1BkOUrpDa4S3CTSOnSfIlDVYcF0ps&#10;6aekvD79GwUVp4Gn23RPx13tvotL3dn0rNRo2G8WIAL14R1+tQ9awSyd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VlwQAAANwAAAAPAAAAAAAAAAAAAAAA&#10;AKECAABkcnMvZG93bnJldi54bWxQSwUGAAAAAAQABAD5AAAAjwMAAAAA&#10;" strokecolor="black [3213]">
                  <v:stroke endarrow="open"/>
                </v:shape>
                <v:shape id="Text Box 436" o:spid="_x0000_s1474" type="#_x0000_t202" style="position:absolute;left:57186;top:27962;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B63A8B" w:rsidRDefault="00B63A8B"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YL8AAADcAAAADwAAAGRycy9kb3ducmV2LnhtbERPy4rCMBTdC/5DuAOz03SsqHSMIj5g&#10;cGcV15fmTlva3JQk1s7fTxaCy8N5r7eDaUVPzteWFXxNExDEhdU1lwpu19NkBcIHZI2tZVLwRx62&#10;m/FojZm2T75Qn4dSxBD2GSqoQugyKX1RkUE/tR1x5H6tMxgidKXUDp8x3LRyliQLabDm2FBhR/uK&#10;iiZ/GAU1p4Fnh/RE52PjluW96W16U+rzY9h9gwg0hLf45f7RCuZp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7/YL8AAADcAAAADwAAAAAAAAAAAAAAAACh&#10;AgAAZHJzL2Rvd25yZXYueG1sUEsFBgAAAAAEAAQA+QAAAI0DAAAAAA==&#10;" strokecolor="black [3213]">
                  <v:stroke endarrow="open"/>
                </v:shape>
                <v:shape id="Text Box 439" o:spid="_x0000_s1476" type="#_x0000_t202" style="position:absolute;left:18290;top:4503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B63A8B" w:rsidRDefault="00B63A8B"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B63A8B" w:rsidRDefault="00B63A8B"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ED8MAAADcAAAADwAAAGRycy9kb3ducmV2LnhtbESPwWrDMBBE74X8g9hCb41cu8TBjWJC&#10;k0DorU7IebG2trG1MpLquH8fFQo9DjPzhtmUsxnERM53lhW8LBMQxLXVHTcKLufj8xqED8gaB8uk&#10;4Ic8lNvFwwYLbW/8SVMVGhEh7AtU0IYwFlL6uiWDfmlH4uh9WWcwROkaqR3eItwMMk2SlTTYcVxo&#10;caT3luq++jYKOs4Cp/vsSB+H3uXNtZ9sdlHq6XHevYEINIf/8F/7pBW8rnL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iRA/DAAAA3AAAAA8AAAAAAAAAAAAA&#10;AAAAoQIAAGRycy9kb3ducmV2LnhtbFBLBQYAAAAABAAEAPkAAACRAwAAAAA=&#10;" strokecolor="black [3213]">
                  <v:stroke endarrow="open"/>
                </v:shape>
                <v:shape id="Straight Arrow Connector 468" o:spid="_x0000_s1479" type="#_x0000_t32" style="position:absolute;left:10862;top:25511;width:46;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3QfcAAAADcAAAADwAAAGRycy9kb3ducmV2LnhtbERPz2uDMBS+D/Y/hDfYbY3V0g1nlLGu&#10;UHabLTs/zKuK5kWS1Lr/fjkUevz4fhfVYkYxk/O9ZQXrVQKCuLG651bB6bh/eQPhA7LG0TIp+CMP&#10;Vfn4UGCu7ZV/aK5DK2II+xwVdCFMuZS+6cigX9mJOHJn6wyGCF0rtcNrDDejTJNkKw32HBs6nOiz&#10;o2aoL0ZBz1ngdJft6ftrcK/t7zDb7KTU89Py8Q4i0BLu4pv7oBVstnFtPBOP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90H3AAAAA3AAAAA8AAAAAAAAAAAAAAAAA&#10;oQIAAGRycy9kb3ducmV2LnhtbFBLBQYAAAAABAAEAPkAAACOAwAAAAA=&#10;" strokecolor="black [3213]">
                  <v:stroke endarrow="open"/>
                </v:shape>
                <v:shape id="Straight Arrow Connector 469" o:spid="_x0000_s1480" type="#_x0000_t32" style="position:absolute;left:10734;top:12950;width:27;height:1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GtKsIAAADcAAAADwAAAGRycy9kb3ducmV2LnhtbESP3WoCMRCF7wt9hzAF7zRbUbFbo0it&#10;4F112weYbsZN7GayJKmub98IQi8P5+fjLFa9a8WZQrSeFTyPChDEtdeWGwVfn9vhHERMyBpbz6Tg&#10;ShFWy8eHBZbaX/hA5yo1Io9wLFGBSakrpYy1IYdx5Dvi7B19cJiyDI3UAS953LVyXBQz6dByJhjs&#10;6M1Q/VP9usxd29N0EzTX798nuw8GP44tKjV46tevIBL16T98b++0gsnsBW5n8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GtKsIAAADcAAAADwAAAAAAAAAAAAAA&#10;AAChAgAAZHJzL2Rvd25yZXYueG1sUEsFBgAAAAAEAAQA+QAAAJADAAAAAA==&#10;" strokecolor="black [3213]">
                  <v:stroke endarrow="open"/>
                </v:shape>
                <v:shape id="Straight Arrow Connector 470" o:spid="_x0000_s1481" type="#_x0000_t32" style="position:absolute;left:10734;top:8189;width:27;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KpsAAAADcAAAADwAAAGRycy9kb3ducmV2LnhtbERPz2vCMBS+D/wfwhN2m6ntWKUaRabC&#10;2G1aPD+aZ1vavJQka7v/fjkMdvz4fu8Os+nFSM63lhWsVwkI4srqlmsF5e3ysgHhA7LG3jIp+CEP&#10;h/3iaYeFthN/0XgNtYgh7AtU0IQwFFL6qiGDfmUH4sg9rDMYInS11A6nGG56mSbJmzTYcmxocKD3&#10;hqru+m0UtJwFTk/ZhT7PncvrezfarFTqeTkftyACzeFf/Of+0Ape8zg/no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SSqbAAAAA3AAAAA8AAAAAAAAAAAAAAAAA&#10;oQIAAGRycy9kb3ducmV2LnhtbFBLBQYAAAAABAAEAPkAAACOAwAAAAA=&#10;" strokecolor="black [3213]">
                  <v:stroke endarrow="open"/>
                </v:shape>
                <v:shape id="Straight Arrow Connector 471" o:spid="_x0000_s1482" type="#_x0000_t32" style="position:absolute;left:10734;top:20085;width:128;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7vPcMAAADcAAAADwAAAGRycy9kb3ducmV2LnhtbESPwWrDMBBE74X+g9hCbo3suNTBjWJC&#10;mkDprU7IebG2trG1MpLqOH8fFQo9DjPzhtmUsxnERM53lhWkywQEcW11x42C8+n4vAbhA7LGwTIp&#10;uJGHcvv4sMFC2yt/0VSFRkQI+wIVtCGMhZS+bsmgX9qROHrf1hkMUbpGaofXCDeDXCXJqzTYcVxo&#10;caR9S3Vf/RgFHWeBV+/ZkT4PvcubSz/Z7KzU4mnevYEINIf/8F/7Qyt4yVP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e7z3DAAAA3AAAAA8AAAAAAAAAAAAA&#10;AAAAoQIAAGRycy9kb3ducmV2LnhtbFBLBQYAAAAABAAEAPkAAACRAwAAAAA=&#10;" strokecolor="black [3213]">
                  <v:stroke endarrow="open"/>
                </v:shape>
                <v:shape id="Text Box 300" o:spid="_x0000_s1483" style="position:absolute;left:27630;top:37158;width:11368;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DcMUA&#10;AADcAAAADwAAAGRycy9kb3ducmV2LnhtbESPzWrDMBCE74G+g9hCb4ncuI2DGyWUBENOgTqm0Nti&#10;bWxTa2Us+advHxUKPQ4z8w2zO8ymFSP1rrGs4HkVgSAurW64UlBcs+UWhPPIGlvLpOCHHBz2D4sd&#10;ptpO/EFj7isRIOxSVFB736VSurImg25lO+Lg3Wxv0AfZV1L3OAW4aeU6ijbSYMNhocaOjjWV3/lg&#10;FAxUxJcTbQrbXZL2NfuKTfIZK/X0OL+/gfA0+//wX/usFbwka/g9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sNwxQAAANwAAAAPAAAAAAAAAAAAAAAAAJgCAABkcnMv&#10;ZG93bnJldi54bWxQSwUGAAAAAAQABAD1AAAAigM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rsidR="00B63A8B" w:rsidRDefault="00B63A8B" w:rsidP="006B7430">
                        <w:pPr>
                          <w:pStyle w:val="NormalWeb"/>
                          <w:overflowPunct w:val="0"/>
                          <w:spacing w:before="0" w:beforeAutospacing="0" w:after="0" w:afterAutospacing="0" w:line="168" w:lineRule="auto"/>
                          <w:jc w:val="center"/>
                        </w:pPr>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Straight Arrow Connector 473" o:spid="_x0000_s1484" type="#_x0000_t32" style="position:absolute;left:33110;top:40251;width:29;height:1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DU0cMAAADcAAAADwAAAGRycy9kb3ducmV2LnhtbESPwWrDMBBE74H+g9hCb4kcu8TFjWJK&#10;20DpLU7IebE2trG1MpLqOH8fFQo9DjPzhtmWsxnERM53lhWsVwkI4trqjhsFp+N++QLCB2SNg2VS&#10;cCMP5e5hscVC2ysfaKpCIyKEfYEK2hDGQkpft2TQr+xIHL2LdQZDlK6R2uE1ws0g0yTZSIMdx4UW&#10;R3pvqe6rH6Og4yxw+pHt6fuzd3lz7iebnZR6epzfXkEEmsN/+K/9pRU85xn8nolHQO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A1NHDAAAA3AAAAA8AAAAAAAAAAAAA&#10;AAAAoQIAAGRycy9kb3ducmV2LnhtbFBLBQYAAAAABAAEAPkAAACRAwAAAAA=&#10;" strokecolor="black [3213]">
                  <v:stroke endarrow="open"/>
                </v:shape>
                <v:shape id="Text Box 474" o:spid="_x0000_s1485" type="#_x0000_t202" style="position:absolute;left:30747;top:39769;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B63A8B" w:rsidRDefault="00B63A8B"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HxcYAAADcAAAADwAAAGRycy9kb3ducmV2LnhtbESPQWvCQBSE7wX/w/KE3uquVmuNriKF&#10;UsFDaVJoj4/sMwlm38bsGtN/7wpCj8PMfMOsNr2tRUetrxxrGI8UCOLcmYoLDd/Z+9MrCB+QDdaO&#10;ScMfedisBw8rTIy78Bd1aShEhLBPUEMZQpNI6fOSLPqRa4ijd3CtxRBlW0jT4iXCbS0nSr1IixXH&#10;hRIbeispP6Znq+Fsjv75J1Onbv6Znqb7X/OBaqH147DfLkEE6sN/+N7eGQ3T+QxuZ+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h8XGAAAA3AAAAA8AAAAAAAAA&#10;AAAAAAAAoQIAAGRycy9kb3ducmV2LnhtbFBLBQYAAAAABAAEAPkAAACUAwAAAAA=&#10;" adj="7967" strokecolor="black [3213]">
                  <v:stroke endarrow="open"/>
                </v:shape>
                <v:shape id="Straight Arrow Connector 476" o:spid="_x0000_s1487" type="#_x0000_t32" style="position:absolute;left:36919;top:7286;width:15;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d3ScMAAADcAAAADwAAAGRycy9kb3ducmV2LnhtbESPwWrDMBBE74X8g9hCb41cu8TBjWJC&#10;k0DorU7IebG2trG1MpLquH8fFQo9DjPzhtmUsxnERM53lhW8LBMQxLXVHTcKLufj8xqED8gaB8uk&#10;4Ic8lNvFwwYLbW/8SVMVGhEh7AtU0IYwFlL6uiWDfmlH4uh9WWcwROkaqR3eItwMMk2SlTTYcVxo&#10;caT3luq++jYKOs4Cp/vsSB+H3uXNtZ9sdlHq6XHevYEINIf/8F/7pBW85iv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3d0nDAAAA3AAAAA8AAAAAAAAAAAAA&#10;AAAAoQIAAGRycy9kb3ducmV2LnhtbFBLBQYAAAAABAAEAPkAAACRAwAAAAA=&#10;" strokecolor="black [3213]">
                  <v:stroke endarrow="open"/>
                </v:shape>
                <v:shape id="Text Box 479" o:spid="_x0000_s1488" type="#_x0000_t202" style="position:absolute;left:57362;top:37099;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B63A8B" w:rsidRDefault="00B63A8B"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re8EAAADcAAAADwAAAGRycy9kb3ducmV2LnhtbERPS2sCMRC+F/wPYYTeatZHRbZGEUHo&#10;oQer9T5sprtLN5OQpO7qr3cOhR4/vvd6O7hOXSmm1rOB6aQARVx523Jt4Ot8eFmBShnZYueZDNwo&#10;wXYzelpjaX3Pn3Q95VpJCKcSDTQ5h1LrVDXkME18IBbu20eHWWCstY3YS7jr9Kwoltphy9LQYKB9&#10;Q9XP6ddJb5hf7vxxWCzv/W03zC9heoyvxjyPh90bqExD/hf/ud+tgcVK5ssZOQJ6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yit7wQAAANwAAAAPAAAAAAAAAAAAAAAA&#10;AKECAABkcnMvZG93bnJldi54bWxQSwUGAAAAAAQABAD5AAAAjwMAAAAA&#10;" strokecolor="black [3213]">
                  <v:stroke endarrow="open"/>
                </v:shape>
                <v:rect id="Rectangle 481" o:spid="_x0000_s1490" style="position:absolute;left:32792;top:37239;width:1001;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g5sMA&#10;AADcAAAADwAAAGRycy9kb3ducmV2LnhtbESPQYvCMBSE7wv+h/AWvG1TRRbpGqUsKnrUCuLt2bxt&#10;q81LaWKt/94sCB6HmfmGmS16U4uOWldZVjCKYhDEudUVFwoO2eprCsJ5ZI21ZVLwIAeL+eBjhom2&#10;d95Rt/eFCBB2CSoovW8SKV1ekkEX2YY4eH+2NeiDbAupW7wHuKnlOI6/pcGKw0KJDf2WlF/3N6PA&#10;nbtt9mjS4+Xk8nO6ZJNNtmulhp99+gPCU+/f4Vd7oxVMpi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g5sMAAADcAAAADwAAAAAAAAAAAAAAAACYAgAAZHJzL2Rv&#10;d25yZXYueG1sUEsFBgAAAAAEAAQA9QAAAIgDAAAAAA==&#10;" filled="f" stroked="f" strokeweight="2pt"/>
                <v:shape id="Text Box 482" o:spid="_x0000_s1491" type="#_x0000_t202" style="position:absolute;left:25118;top:36451;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B63A8B" w:rsidRDefault="00B63A8B" w:rsidP="00A03645">
                        <w:pPr>
                          <w:pStyle w:val="Code"/>
                          <w:spacing w:line="168" w:lineRule="auto"/>
                        </w:pPr>
                        <w:r>
                          <w:t>Y</w:t>
                        </w:r>
                      </w:p>
                    </w:txbxContent>
                  </v:textbox>
                </v:shape>
                <w10:anchorlock/>
              </v:group>
            </w:pict>
          </mc:Fallback>
        </mc:AlternateContent>
      </w:r>
    </w:p>
    <w:p w:rsidR="00B57D12" w:rsidRDefault="00B57D12" w:rsidP="00D65ED5"/>
    <w:p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rsidR="00FD480F" w:rsidRDefault="00FC6078" w:rsidP="008F2EBB">
      <w:pPr>
        <w:pStyle w:val="ListParagraph"/>
        <w:numPr>
          <w:ilvl w:val="0"/>
          <w:numId w:val="13"/>
        </w:numPr>
      </w:pPr>
      <w:r>
        <w:t xml:space="preserve">In other words, </w:t>
      </w:r>
      <w:proofErr w:type="spellStart"/>
      <w:r w:rsidRPr="003F06EF">
        <w:rPr>
          <w:rStyle w:val="CodeChar"/>
        </w:rPr>
        <w:t>aNameNode</w:t>
      </w:r>
      <w:r>
        <w:t>’s</w:t>
      </w:r>
      <w:proofErr w:type="spellEnd"/>
      <w:r>
        <w:t xml:space="preserve"> name is ‘name’.</w:t>
      </w:r>
      <w:r w:rsidR="00DF74B6">
        <w:t xml:space="preserve"> </w:t>
      </w:r>
      <w:r w:rsidR="00102168">
        <w:t>Set the value to</w:t>
      </w:r>
      <w:r w:rsidR="005F3978">
        <w:t>:</w:t>
      </w:r>
    </w:p>
    <w:p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Text</w:t>
      </w:r>
      <w:r>
        <w:t>,</w:t>
      </w:r>
      <w:r w:rsidR="00102168">
        <w:t xml:space="preserve"> </w:t>
      </w:r>
      <w:r w:rsidRPr="003F06EF">
        <w:rPr>
          <w:rStyle w:val="CodeChar"/>
        </w:rPr>
        <w:t>LowerCamelCase(gSCs[i].</w:t>
      </w:r>
      <w:r w:rsidR="00530652">
        <w:rPr>
          <w:rStyle w:val="CodeChar"/>
        </w:rPr>
        <w:t>dt_sc</w:t>
      </w:r>
      <w:r>
        <w:rPr>
          <w:rStyle w:val="CodeChar"/>
        </w:rPr>
        <w:t>.</w:t>
      </w:r>
      <w:r w:rsidR="00CF7449">
        <w:rPr>
          <w:rStyle w:val="CodeChar"/>
        </w:rPr>
        <w:t>property_term</w:t>
      </w:r>
      <w:r w:rsidRPr="003F06EF">
        <w:rPr>
          <w:rStyle w:val="CodeChar"/>
        </w:rPr>
        <w:t>)</w:t>
      </w:r>
    </w:p>
    <w:p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Identifier</w:t>
      </w:r>
      <w:r>
        <w:t xml:space="preserve">, </w:t>
      </w:r>
      <w:r w:rsidRPr="003F06EF">
        <w:rPr>
          <w:rStyle w:val="CodeChar"/>
        </w:rPr>
        <w:t>concat(LowerCamelCase(gSCs[i].</w:t>
      </w:r>
      <w:r w:rsidR="00530652">
        <w:rPr>
          <w:rStyle w:val="CodeChar"/>
        </w:rPr>
        <w:t>dt_sc</w:t>
      </w:r>
      <w:r>
        <w:rPr>
          <w:rStyle w:val="CodeChar"/>
        </w:rPr>
        <w:t>.</w:t>
      </w:r>
      <w:r w:rsidR="00CF7449">
        <w:rPr>
          <w:rStyle w:val="CodeChar"/>
        </w:rPr>
        <w:t>property_term</w:t>
      </w:r>
      <w:r w:rsidRPr="003F06EF">
        <w:rPr>
          <w:rStyle w:val="CodeChar"/>
        </w:rPr>
        <w:t xml:space="preserve">), </w:t>
      </w:r>
      <w:r>
        <w:rPr>
          <w:rStyle w:val="CodeChar"/>
        </w:rPr>
        <w:t>“ID”</w:t>
      </w:r>
      <w:r w:rsidRPr="003F06EF">
        <w:rPr>
          <w:rStyle w:val="CodeChar"/>
        </w:rPr>
        <w:t>)</w:t>
      </w:r>
      <w:r>
        <w:t xml:space="preserve">. </w:t>
      </w:r>
    </w:p>
    <w:p w:rsidR="00102168" w:rsidRDefault="00FD480F" w:rsidP="008F2EBB">
      <w:pPr>
        <w:pStyle w:val="ListParagraph"/>
        <w:numPr>
          <w:ilvl w:val="1"/>
          <w:numId w:val="13"/>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530652">
        <w:rPr>
          <w:rStyle w:val="CodeChar"/>
        </w:rPr>
        <w:t>dt_sc</w:t>
      </w:r>
      <w:r w:rsidR="0043522E">
        <w:rPr>
          <w:rStyle w:val="CodeChar"/>
        </w:rPr>
        <w:t>.</w:t>
      </w:r>
      <w:r w:rsidR="00CF7449">
        <w:rPr>
          <w:rStyle w:val="CodeChar"/>
        </w:rPr>
        <w:t>property_term</w:t>
      </w:r>
      <w:r w:rsidR="003F06EF" w:rsidRPr="003F06EF">
        <w:rPr>
          <w:rStyle w:val="CodeChar"/>
        </w:rPr>
        <w:t>), UpperCamelCase(gSCs[i].</w:t>
      </w:r>
      <w:r w:rsidR="00530652">
        <w:rPr>
          <w:rStyle w:val="CodeChar"/>
        </w:rPr>
        <w:t>dt_sc</w:t>
      </w:r>
      <w:r w:rsidR="0043522E">
        <w:rPr>
          <w:rStyle w:val="CodeChar"/>
        </w:rPr>
        <w:t>.</w:t>
      </w:r>
      <w:r w:rsidR="00CF7449">
        <w:rPr>
          <w:rStyle w:val="CodeChar"/>
        </w:rPr>
        <w:t>representation_term</w:t>
      </w:r>
      <w:r w:rsidR="003F06EF" w:rsidRPr="003F06EF">
        <w:rPr>
          <w:rStyle w:val="CodeChar"/>
        </w:rPr>
        <w:t>))</w:t>
      </w:r>
      <w:r w:rsidR="00102168">
        <w:t>.</w:t>
      </w:r>
    </w:p>
    <w:p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lastRenderedPageBreak/>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93447A">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proofErr w:type="spellStart"/>
      <w:r w:rsidR="0093447A">
        <w:t>GenerateCodeList</w:t>
      </w:r>
      <w:proofErr w:type="spellEnd"/>
      <w:r w:rsidR="0093447A">
        <w:t>(</w:t>
      </w:r>
      <w:proofErr w:type="spellStart"/>
      <w:r w:rsidR="0093447A">
        <w:t>gCL</w:t>
      </w:r>
      <w:proofErr w:type="spellEnd"/>
      <w:r w:rsidR="0093447A">
        <w:t xml:space="preserve">, </w:t>
      </w:r>
      <w:proofErr w:type="spellStart"/>
      <w:r w:rsidR="0093447A">
        <w:t>gBDT</w:t>
      </w:r>
      <w:proofErr w:type="spellEnd"/>
      <w:r w:rsidR="0093447A">
        <w:t xml:space="preserve"> | </w:t>
      </w:r>
      <w:proofErr w:type="spellStart"/>
      <w:r w:rsidR="0093447A">
        <w:t>gSC</w:t>
      </w:r>
      <w:proofErr w:type="spellEnd"/>
      <w:r w:rsidR="0093447A">
        <w:t xml:space="preserve">, </w:t>
      </w:r>
      <w:proofErr w:type="spellStart"/>
      <w:r w:rsidR="0093447A">
        <w:t>gSchemaNode</w:t>
      </w:r>
      <w:proofErr w:type="spellEnd"/>
      <w:r w:rsidR="0093447A">
        <w:t>)</w:t>
      </w:r>
      <w:r w:rsidR="00AA41ED">
        <w:fldChar w:fldCharType="end"/>
      </w:r>
      <w:r w:rsidR="00F512D3">
        <w:t>” to how the code list and primitive restriction are dealt with.</w:t>
      </w:r>
    </w:p>
    <w:p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rsidR="008D6649" w:rsidRDefault="003A2E42" w:rsidP="003A2E42">
      <w:pPr>
        <w:pStyle w:val="Heading4"/>
      </w:pPr>
      <w:bookmarkStart w:id="748" w:name="_Toc442109030"/>
      <w:proofErr w:type="spellStart"/>
      <w:r>
        <w:t>isAgencyListGenerated</w:t>
      </w:r>
      <w:proofErr w:type="spellEnd"/>
      <w:r>
        <w:t>(</w:t>
      </w:r>
      <w:proofErr w:type="spellStart"/>
      <w:r>
        <w:t>gAL</w:t>
      </w:r>
      <w:proofErr w:type="spellEnd"/>
      <w:r>
        <w:t>)</w:t>
      </w:r>
      <w:bookmarkEnd w:id="748"/>
    </w:p>
    <w:p w:rsidR="00916CA7" w:rsidRDefault="00916CA7" w:rsidP="00916CA7">
      <w:r>
        <w:t>Description: Return Boolean indicating whether the agency ID list has already been generated, true if generated and false otherwise.</w:t>
      </w:r>
    </w:p>
    <w:p w:rsidR="00916CA7" w:rsidRDefault="00916CA7" w:rsidP="00916CA7">
      <w:r>
        <w:t xml:space="preserve">Argument: </w:t>
      </w:r>
      <w:r w:rsidRPr="00916CA7">
        <w:rPr>
          <w:rStyle w:val="CodeChar"/>
        </w:rPr>
        <w:t>g</w:t>
      </w:r>
      <w:r>
        <w:rPr>
          <w:rStyle w:val="CodeChar"/>
        </w:rPr>
        <w:t>AL</w:t>
      </w:r>
      <w:r>
        <w:t xml:space="preserve"> = the given agency ID list object.</w:t>
      </w:r>
    </w:p>
    <w:p w:rsidR="00916CA7" w:rsidRDefault="00916CA7" w:rsidP="00916CA7">
      <w:r>
        <w:t xml:space="preserve">Return: Boolean </w:t>
      </w:r>
    </w:p>
    <w:p w:rsidR="00916CA7" w:rsidRDefault="00916CA7" w:rsidP="00916CA7"/>
    <w:p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rsidR="003A2E42" w:rsidRDefault="003A2E42" w:rsidP="003A2E42">
      <w:pPr>
        <w:pStyle w:val="Heading4"/>
      </w:pPr>
      <w:bookmarkStart w:id="749" w:name="_Toc442109031"/>
      <w:proofErr w:type="spellStart"/>
      <w:r>
        <w:t>GetAgencyListTypeName</w:t>
      </w:r>
      <w:proofErr w:type="spellEnd"/>
      <w:r>
        <w:t>(</w:t>
      </w:r>
      <w:proofErr w:type="spellStart"/>
      <w:r>
        <w:t>gAL</w:t>
      </w:r>
      <w:proofErr w:type="spellEnd"/>
      <w:r>
        <w:t>)</w:t>
      </w:r>
      <w:bookmarkEnd w:id="749"/>
    </w:p>
    <w:p w:rsidR="003A2E42" w:rsidRPr="003A2E42" w:rsidRDefault="003A2E42" w:rsidP="003A2E42"/>
    <w:p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rsidR="008402F0" w:rsidRDefault="008402F0" w:rsidP="008402F0"/>
    <w:p w:rsidR="008D6649" w:rsidRDefault="008402F0" w:rsidP="008402F0">
      <w:pPr>
        <w:rPr>
          <w:rStyle w:val="CodeChar"/>
        </w:rPr>
      </w:pPr>
      <w:commentRangeStart w:id="750"/>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750"/>
      <w:r w:rsidR="00A70C9F">
        <w:rPr>
          <w:rStyle w:val="CommentReference"/>
        </w:rPr>
        <w:commentReference w:id="750"/>
      </w:r>
    </w:p>
    <w:p w:rsidR="008246D0" w:rsidRDefault="008246D0" w:rsidP="008246D0">
      <w:pPr>
        <w:pStyle w:val="Heading4"/>
      </w:pPr>
      <w:bookmarkStart w:id="751" w:name="_Toc442109032"/>
      <w:proofErr w:type="spellStart"/>
      <w:r>
        <w:t>GenerateAgencyList</w:t>
      </w:r>
      <w:proofErr w:type="spellEnd"/>
      <w:r>
        <w:t>(</w:t>
      </w:r>
      <w:proofErr w:type="spellStart"/>
      <w:r>
        <w:t>gAL</w:t>
      </w:r>
      <w:proofErr w:type="spellEnd"/>
      <w:r>
        <w:t xml:space="preserve">, </w:t>
      </w:r>
      <w:proofErr w:type="spellStart"/>
      <w:r>
        <w:t>gSC</w:t>
      </w:r>
      <w:proofErr w:type="spellEnd"/>
      <w:r>
        <w:t xml:space="preserve">, </w:t>
      </w:r>
      <w:proofErr w:type="spellStart"/>
      <w:r>
        <w:t>gSchemaNode</w:t>
      </w:r>
      <w:proofErr w:type="spellEnd"/>
      <w:r>
        <w:t>)</w:t>
      </w:r>
      <w:bookmarkEnd w:id="751"/>
    </w:p>
    <w:p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rsidR="008246D0" w:rsidRDefault="00820575" w:rsidP="008246D0">
      <w:r>
        <w:rPr>
          <w:noProof/>
          <w:lang w:bidi="th-TH"/>
        </w:rPr>
        <w:lastRenderedPageBreak/>
        <mc:AlternateContent>
          <mc:Choice Requires="wpc">
            <w:drawing>
              <wp:inline distT="0" distB="0" distL="0" distR="0" wp14:anchorId="3C9A5EA1" wp14:editId="092D2D12">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DB68D7">
                              <w:pPr>
                                <w:pStyle w:val="Code"/>
                                <w:spacing w:line="168" w:lineRule="auto"/>
                                <w:jc w:val="center"/>
                              </w:pPr>
                              <w:r>
                                <w:t>Add a DOM Attribute node, with node name = “base”. Set the node value to “xsd:token”.</w:t>
                              </w:r>
                            </w:p>
                            <w:p w:rsidR="00B63A8B" w:rsidRDefault="00B63A8B"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82057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3A8B" w:rsidRDefault="00B63A8B"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oYMMA&#10;AADcAAAADwAAAGRycy9kb3ducmV2LnhtbERPS2sCMRC+F/wPYYReima3h1JXo4hgWXrzdfA2bMbd&#10;1c0kJqlu++ubgtDbfHzPmS1604kb+dBaVpCPMxDEldUt1wr2u/XoHUSIyBo7y6TgmwIs5oOnGRba&#10;3nlDt22sRQrhUKCCJkZXSBmqhgyGsXXEiTtZbzAm6GupPd5TuOnka5a9SYMtp4YGHa0aqi7bL6PA&#10;HfLNj5t8lmff6Y+ytO76sjoq9Tzsl1MQkfr4L364S53mZzn8PZMu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oYMMAAADcAAAADwAAAAAAAAAAAAAAAACYAgAAZHJzL2Rv&#10;d25yZXYueG1sUEsFBgAAAAAEAAQA9QAAAIgDAAAAAA==&#10;" fillcolor="white [3201]" strokeweight=".5pt"/>
                <v:shape id="Straight Arrow Connector 104" o:spid="_x0000_s1495"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KKsIAAADcAAAADwAAAGRycy9kb3ducmV2LnhtbERP32vCMBB+H+x/CCf4MjSZTtmqUWQi&#10;7HVVYY+35myLyaU0WW3/+2Uw8O0+vp+33vbOio7aUHvW8DxVIIgLb2ouNZyOh8kriBCRDVrPpGGg&#10;ANvN48MaM+Nv/EldHkuRQjhkqKGKscmkDEVFDsPUN8SJu/jWYUywLaVp8ZbCnZUzpZbSYc2pocKG&#10;3isqrvmP02D3u0UwTwdl8/77az7k8vw2dFqPR/1uBSJSH+/if/eHSfPVC/w9ky6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aKKsIAAADcAAAADwAAAAAAAAAAAAAA&#10;AAChAgAAZHJzL2Rvd25yZXYueG1sUEsFBgAAAAAEAAQA+QAAAJADAAAAAA==&#10;" filled="t" fillcolor="white [3201]" strokeweight=".5pt">
                  <v:stroke endarrow="open"/>
                </v:shape>
                <v:shape id="Text Box 125" o:spid="_x0000_s1496"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B63A8B" w:rsidRDefault="00B63A8B"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psEAAADcAAAADwAAAGRycy9kb3ducmV2LnhtbERPTYvCMBC9L/gfwgheFk11WdFqFFGE&#10;vdpdwePYjG0xmZQm1vbfbxaEvc3jfc5621kjWmp85VjBdJKAIM6drrhQ8PN9HC9A+ICs0TgmBT15&#10;2G4Gb2tMtXvyidosFCKGsE9RQRlCnUrp85Is+omriSN3c43FEGFTSN3gM4ZbI2dJMpcWK44NJda0&#10;Lym/Zw+rwBx2n16/HxOTddfLR5/J87JvlRoNu90KRKAu/Itf7i8d58/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e2mwQAAANwAAAAPAAAAAAAAAAAAAAAA&#10;AKECAABkcnMvZG93bnJldi54bWxQSwUGAAAAAAQABAD5AAAAjwM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IGsQAAADcAAAADwAAAGRycy9kb3ducmV2LnhtbESPT2vCQBTE70K/w/IKXqRu6p9iU1eR&#10;iuDVqODxNfuahO6+DdltTL69Kwgeh5n5DbNcd9aIlhpfOVbwPk5AEOdOV1woOB13bwsQPiBrNI5J&#10;QU8e1quXwRJT7a58oDYLhYgQ9ikqKEOoUyl9XpJFP3Y1cfR+XWMxRNkUUjd4jXBr5CRJPqTFiuNC&#10;iTV9l5T/Zf9Wgdlu5l6PdonJup/LtM/k+bNvlRq+dpsvEIG68Aw/2nutYDab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wgaxAAAANwAAAAPAAAAAAAAAAAA&#10;AAAAAKECAABkcnMvZG93bnJldi54bWxQSwUGAAAAAAQABAD5AAAAkgM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r8QAAADcAAAADwAAAGRycy9kb3ducmV2LnhtbESPwWrDMBBE74X8g9hAbo3s4pbgWgkh&#10;ocEHX5rk0ttibSxja2UsJXb/vioUehxm5g1T7GbbiweNvnWsIF0nIIhrp1tuFFwvH88bED4ga+wd&#10;k4Jv8rDbLp4KzLWb+JMe59CICGGfowITwpBL6WtDFv3aDcTRu7nRYohybKQecYpw28uXJHmTFluO&#10;CwYHOhiqu/PdKqDTq/Xd8StNy7vGtCrnqhmMUqvlvH8HEWgO/+G/dqkVZFkG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JOvxAAAANwAAAAPAAAAAAAAAAAA&#10;AAAAAKECAABkcnMvZG93bnJldi54bWxQSwUGAAAAAAQABAD5AAAAkgM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uKMMAAADcAAAADwAAAGRycy9kb3ducmV2LnhtbESPS4vCQBCE78L+h6EX9qaTFV9ERxHB&#10;JezNJ3hrMm0SNtMTM6PJ+usdQfBYVNVX1GzRmlLcqHaFZQXfvQgEcWp1wZmC/W7dnYBwHlljaZkU&#10;/JODxfyjM8NY24Y3dNv6TAQIuxgV5N5XsZQuzcmg69mKOHhnWxv0QdaZ1DU2AW5K2Y+ikTRYcFjI&#10;saJVTunf9moUTPRBH/mw+tG/WdO/n5IEL2Or1Ndnu5yC8NT6d/jVTrSCwWAI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4bijDAAAA3AAAAA8AAAAAAAAAAAAA&#10;AAAAoQIAAGRycy9kb3ducmV2LnhtbFBLBQYAAAAABAAEAPkAAACRAwAAAAA=&#10;" filled="t" fillcolor="white [3201]" strokeweight=".5pt">
                  <v:stroke endarrow="open"/>
                </v:shape>
                <v:shape id="Text Box 446" o:spid="_x0000_s1501"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o+sMA&#10;AADcAAAADwAAAGRycy9kb3ducmV2LnhtbESPQWsCMRSE74X+h/AK3mq2RWS7GsUWLYWeqsXzY/NM&#10;gpuXJYnr+u+bQqHHYWa+YZbr0XdioJhcYAVP0woEcRu0Y6Pg+7B7rEGkjKyxC0wKbpRgvbq/W2Kj&#10;w5W/aNhnIwqEU4MKbM59I2VqLXlM09ATF+8UosdcZDRSR7wWuO/kc1XNpUfHZcFiT2+W2vP+4hVs&#10;X82LaWuMdltr54bxePo070pNHsbNAkSmMf+H/9ofWsFsNof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ao+sMAAADcAAAADwAAAAAAAAAAAAAAAACYAgAAZHJzL2Rv&#10;d25yZXYueG1sUEsFBgAAAAAEAAQA9QAAAIgDAAAAAA==&#10;" fillcolor="white [3201]" strokeweight=".5pt">
                  <v:textbox>
                    <w:txbxContent>
                      <w:p w:rsidR="00B63A8B" w:rsidRDefault="00B63A8B"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YcMA&#10;AADcAAAADwAAAGRycy9kb3ducmV2LnhtbESPQUsDMRSE74L/ITzBm80qp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NYcMAAADcAAAADwAAAAAAAAAAAAAAAACYAgAAZHJzL2Rv&#10;d25yZXYueG1sUEsFBgAAAAAEAAQA9QAAAIgDAAAAAA==&#10;" fillcolor="white [3201]" strokeweight=".5pt">
                  <v:textbox>
                    <w:txbxContent>
                      <w:p w:rsidR="00B63A8B" w:rsidRDefault="00B63A8B"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ZE8AA&#10;AADcAAAADwAAAGRycy9kb3ducmV2LnhtbERPy2oCMRTdF/oP4Ra6q5kWKeNoFFtsKbjygevL5JoE&#10;JzdDko7Tv28WgsvDeS9Wo+/EQDG5wApeJxUI4jZox0bB8fD1UoNIGVljF5gU/FGC1fLxYYGNDlfe&#10;0bDPRpQQTg0qsDn3jZSpteQxTUJPXLhziB5zgdFIHfFawn0n36rqXXp0XBos9vRpqb3sf72CzYeZ&#10;mbbGaDe1dm4YT+et+Vbq+Wlcz0FkGvNdfHP/aAXTa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WZE8AAAADcAAAADwAAAAAAAAAAAAAAAACYAgAAZHJzL2Rvd25y&#10;ZXYueG1sUEsFBgAAAAAEAAQA9QAAAIUDAAAAAA==&#10;" fillcolor="white [3201]" strokeweight=".5pt">
                  <v:textbox>
                    <w:txbxContent>
                      <w:p w:rsidR="00B63A8B" w:rsidRDefault="00B63A8B"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8iMMA&#10;AADcAAAADwAAAGRycy9kb3ducmV2LnhtbESPQWsCMRSE74X+h/AKvdWsRWRdjWKLLQVP1dLzY/NM&#10;gpuXJUnX7b9vBKHHYWa+YVab0XdioJhcYAXTSQWCuA3asVHwdXx7qkGkjKyxC0wKfinBZn1/t8JG&#10;hwt/0nDIRhQIpwYV2Jz7RsrUWvKYJqEnLt4pRI+5yGikjngpcN/J56qaS4+Oy4LFnl4ttefDj1ew&#10;ezEL09YY7a7Wzg3j92lv3pV6fBi3SxCZxvwfvrU/tIL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k8iMMAAADcAAAADwAAAAAAAAAAAAAAAACYAgAAZHJzL2Rv&#10;d25yZXYueG1sUEsFBgAAAAAEAAQA9QAAAIgDAAAAAA==&#10;" fillcolor="white [3201]" strokeweight=".5pt">
                  <v:textbox>
                    <w:txbxContent>
                      <w:p w:rsidR="00B63A8B" w:rsidRDefault="00B63A8B"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DyMAA&#10;AADcAAAADwAAAGRycy9kb3ducmV2LnhtbERPTWsCMRC9F/ofwhS81WyLL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oDyMAAAADcAAAADwAAAAAAAAAAAAAAAACYAgAAZHJzL2Rvd25y&#10;ZXYueG1sUEsFBgAAAAAEAAQA9QAAAIUDAAAAAA==&#10;" fillcolor="white [3201]" strokeweight=".5pt">
                  <v:textbox>
                    <w:txbxContent>
                      <w:p w:rsidR="00B63A8B" w:rsidRDefault="00B63A8B" w:rsidP="00DB68D7">
                        <w:pPr>
                          <w:pStyle w:val="Code"/>
                          <w:spacing w:line="168" w:lineRule="auto"/>
                          <w:jc w:val="center"/>
                        </w:pPr>
                        <w:r>
                          <w:t>Add a DOM Attribute node, with node name = “base”. Set the node value to “xsd:token”.</w:t>
                        </w:r>
                      </w:p>
                      <w:p w:rsidR="00B63A8B" w:rsidRDefault="00B63A8B"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mU8MA&#10;AADcAAAADwAAAGRycy9kb3ducmV2LnhtbESPQUsDMRSE74L/ITzBm8222LKuTYuWWgo9tYrnx+Y1&#10;CW5eliRu139vCoLHYWa+YZbr0XdioJhcYAXTSQWCuA3asVHw8f72UINIGVljF5gU/FCC9er2ZomN&#10;Dhc+0nDKRhQIpwYV2Jz7RsrUWvKYJqEnLt45RI+5yGikjngpcN/JWVUtpEfHZcFiTxtL7dfp2yvY&#10;vpon09YY7bbWzg3j5/lgdkrd340vzyAyjfk//NfeawWP8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mU8MAAADcAAAADwAAAAAAAAAAAAAAAACYAgAAZHJzL2Rv&#10;d25yZXYueG1sUEsFBgAAAAAEAAQA9QAAAIgDAAAAAA==&#10;" fillcolor="white [3201]" strokeweight=".5pt">
                  <v:textbox>
                    <w:txbxContent>
                      <w:p w:rsidR="00B63A8B" w:rsidRDefault="00B63A8B"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47XMQAAADcAAAADwAAAGRycy9kb3ducmV2LnhtbESPQWvCQBSE7wX/w/IEL6Vu1Fo0uooo&#10;Qq+NFnp8Zp9JcPdtyK4x+ffdQsHjMDPfMOttZ41oqfGVYwWTcQKCOHe64kLB+XR8W4DwAVmjcUwK&#10;evKw3Qxe1phq9+AvarNQiAhhn6KCMoQ6ldLnJVn0Y1cTR+/qGoshyqaQusFHhFsjp0nyIS1WHBdK&#10;rGlfUn7L7laBOezmXr8eE5N1l59Zn8nvZd8qNRp2uxWIQF14hv/bn1rB+3wK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jtcxAAAANwAAAAPAAAAAAAAAAAA&#10;AAAAAKECAABkcnMvZG93bnJldi54bWxQSwUGAAAAAAQABAD5AAAAkgM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TFGsUAAADcAAAADwAAAGRycy9kb3ducmV2LnhtbESPzWrDMBCE74G8g9hAb7XctE2CazmU&#10;QIvpLb+Q22JtbVNr5Vpq7OTpq0Agx2FmvmHS5WAacaLO1ZYVPEUxCOLC6ppLBbvtx+MChPPIGhvL&#10;pOBMDpbZeJRiom3PazptfCkChF2CCirv20RKV1Rk0EW2JQ7et+0M+iC7UuoO+wA3jZzG8UwarDks&#10;VNjSqqLiZ/NnFCz0Xh94v/rUX2U/vRzzHH/nVqmHyfD+BsLT4O/hWzvXCl5en+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TFGsUAAADcAAAADwAAAAAAAAAA&#10;AAAAAAChAgAAZHJzL2Rvd25yZXYueG1sUEsFBgAAAAAEAAQA+QAAAJMDAAAAAA==&#10;" filled="t" fillcolor="white [3201]" strokeweight=".5pt">
                  <v:stroke endarrow="open"/>
                </v:shape>
                <v:group id="Group 454" o:spid="_x0000_s1509" style="position:absolute;left:38452;top:28384;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Diamond 455" o:spid="_x0000_s1510"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yK8cA&#10;AADcAAAADwAAAGRycy9kb3ducmV2LnhtbESPQWvCQBSE7wX/w/KEXorZtFSRmFWkVPBiQRvR4zP7&#10;TKLZt2l2a9J/7xYKPQ4z8w2TLnpTixu1rrKs4DmKQRDnVldcKMg+V6MpCOeRNdaWScEPOVjMBw8p&#10;Jtp2vKXbzhciQNglqKD0vkmkdHlJBl1kG+LgnW1r0AfZFlK32AW4qeVLHE+kwYrDQokNvZWUX3ff&#10;RsFqvzlkh6/L/j2/uI9l9rQ+bbqjUo/DfjkD4an3/+G/9loreB2P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civHAAAA3AAAAA8AAAAAAAAAAAAAAAAAmAIAAGRy&#10;cy9kb3ducmV2LnhtbFBLBQYAAAAABAAEAPUAAACMAwAAAAA=&#10;" fillcolor="white [3201]" strokeweight=".25pt">
                    <v:textbox inset="0,0,0,0">
                      <w:txbxContent>
                        <w:p w:rsidR="00B63A8B" w:rsidRDefault="00B63A8B"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B63A8B" w:rsidRDefault="00B63A8B" w:rsidP="0082057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group>
                <v:shape id="Straight Arrow Connector 128" o:spid="_x0000_s1512" type="#_x0000_t32" style="position:absolute;left:45181;top:23729;width:72;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YxMUAAADcAAAADwAAAGRycy9kb3ducmV2LnhtbESPQWvCQBSE74X+h+UVvBSz0Wpto6tI&#10;i9CrsYLH1+xrEtx9G7JrTP59tyB4HGbmG2a16a0RHbW+dqxgkqQgiAunay4VfB924zcQPiBrNI5J&#10;wUAeNuvHhxVm2l15T10eShEh7DNUUIXQZFL6oiKLPnENcfR+XWsxRNmWUrd4jXBr5DRNX6XFmuNC&#10;hQ19VFSc84tVYD63c6+fd6nJ+5/Ty5DL4/vQKTV66rdLEIH6cA/f2l9awWy+gP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mYxMUAAADcAAAADwAAAAAAAAAA&#10;AAAAAAChAgAAZHJzL2Rvd25yZXYueG1sUEsFBgAAAAAEAAQA+QAAAJMDAAAAAA==&#10;" filled="t" fillcolor="white [3201]" strokeweight=".5pt">
                  <v:stroke endarrow="open"/>
                </v:shape>
                <v:oval id="Oval 458" o:spid="_x0000_s1513" style="position:absolute;left:44662;top:38852;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yfsMA&#10;AADcAAAADwAAAGRycy9kb3ducmV2LnhtbERPy2rCQBTdF/oPwy10VydptZTUUUJBUJCKaVG6u2Su&#10;STBzJ2Qmr793FgWXh/NerkdTi55aV1lWEM8iEMS51RUXCn5/Ni8fIJxH1lhbJgUTOVivHh+WmGg7&#10;8JH6zBcihLBLUEHpfZNI6fKSDLqZbYgDd7GtQR9gW0jd4hDCTS1fo+hdGqw4NJTY0FdJ+TXrjIJj&#10;ddh9Z1J30/VN7/9OcTqdL4NSz09j+gnC0+jv4n/3ViuYL8LacC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yfsMAAADcAAAADwAAAAAAAAAAAAAAAACYAgAAZHJzL2Rv&#10;d25yZXYueG1sUEsFBgAAAAAEAAQA9QAAAIgDAAAAAA==&#10;" fillcolor="black [3213]" strokeweight=".5pt"/>
                <v:shape id="Straight Arrow Connector 128" o:spid="_x0000_s1514" type="#_x0000_t32" style="position:absolute;left:45253;top:32214;width:66;height:6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pLcQAAADcAAAADwAAAGRycy9kb3ducmV2LnhtbESPQWvCQBSE70L/w/IKvYhu2qrU1E0Q&#10;i+DVtILH1+xrErr7NmTXmPx7t1DwOMzMN8wmH6wRPXW+cazgeZ6AIC6dbrhS8PW5n72B8AFZo3FM&#10;CkbykGcPkw2m2l35SH0RKhEh7FNUUIfQplL6siaLfu5a4uj9uM5iiLKrpO7wGuHWyJckWUmLDceF&#10;Glva1VT+FherwHxsl15P94kphu/z61jI03rslXp6HLbvIAIN4R7+bx+0gsVyDX9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qktxAAAANwAAAAPAAAAAAAAAAAA&#10;AAAAAKECAABkcnMvZG93bnJldi54bWxQSwUGAAAAAAQABAD5AAAAkgM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yM8EAAADcAAAADwAAAGRycy9kb3ducmV2LnhtbERPy4rCMBTdC/5DuAPuNJ36YKhGEUXQ&#10;zcg4A24vze1Dm5vaxFr/3iwGXB7Oe7HqTCVaalxpWcHnKAJBnFpdcq7g73c3/ALhPLLGyjIpeJKD&#10;1bLfW2Ci7YN/qD35XIQQdgkqKLyvEyldWpBBN7I1ceAy2xj0ATa51A0+QripZBxFM2mw5NBQYE2b&#10;gtLr6W4UfMfjVm+ycnu++unlFh+zw+ScKTX46NZzEJ46/xb/u/dawWQW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T7IzwQAAANwAAAAPAAAAAAAAAAAAAAAA&#10;AKECAABkcnMvZG93bnJldi54bWxQSwUGAAAAAAQABAD5AAAAjwM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ABcUA&#10;AADcAAAADwAAAGRycy9kb3ducmV2LnhtbESP3YrCMBSE7xd8h3AE79ZUEVerUVQUFvfC3wc4NMe2&#10;2JyUJq11n94IC3s5zMw3zHzZmkI0VLncsoJBPwJBnFidc6rgetl9TkA4j6yxsEwKnuRgueh8zDHW&#10;9sEnas4+FQHCLkYFmfdlLKVLMjLo+rYkDt7NVgZ9kFUqdYWPADeFHEbRWBrMOSxkWNImo+R+ro2C&#10;qdnev+riZ98cy99nPXTX/WG9VarXbVczEJ5a/x/+a39rBaPxAN5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QAFxQAAANwAAAAPAAAAAAAAAAAAAAAAAJgCAABkcnMv&#10;ZG93bnJldi54bWxQSwUGAAAAAAQABAD1AAAAigMAAAAA&#10;" filled="f" strokecolor="white [3212]" strokeweight=".5pt">
                  <v:textbox>
                    <w:txbxContent>
                      <w:p w:rsidR="00B63A8B" w:rsidRDefault="00B63A8B"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B63A8B" w:rsidRDefault="00B63A8B"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B63A8B" w:rsidRDefault="00B63A8B"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PdsMA&#10;AADcAAAADwAAAGRycy9kb3ducmV2LnhtbESPQWsCMRSE74X+h/AK3mq2R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3PdsMAAADcAAAADwAAAAAAAAAAAAAAAACYAgAAZHJzL2Rv&#10;d25yZXYueG1sUEsFBgAAAAAEAAQA9QAAAIgDAAAAAA==&#10;" fillcolor="white [3201]" strokeweight=".5pt">
                  <v:textbox>
                    <w:txbxContent>
                      <w:p w:rsidR="00B63A8B" w:rsidRDefault="00B63A8B"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tplcQAAADcAAAADwAAAGRycy9kb3ducmV2LnhtbESPQWvCQBSE74L/YXmFXkQ3tiptdBWx&#10;CF5NK/T4mn0mobtvQ3aNyb93BcHjMDPfMKtNZ41oqfGVYwXTSQKCOHe64kLBz/d+/AHCB2SNxjEp&#10;6MnDZj0crDDV7spHarNQiAhhn6KCMoQ6ldLnJVn0E1cTR+/sGoshyqaQusFrhFsj35JkIS1WHBdK&#10;rGlXUv6fXawC87Wdez3aJybr/n7f+0yePvtWqdeXbrsEEagLz/CjfdAKZos5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2mVxAAAANwAAAAPAAAAAAAAAAAA&#10;AAAAAKECAABkcnMvZG93bnJldi54bWxQSwUGAAAAAAQABAD5AAAAkgMAAAAA&#10;" filled="t" fillcolor="white [3201]" strokeweight=".5pt">
                  <v:stroke endarrow="open"/>
                </v:shape>
                <w10:anchorlock/>
              </v:group>
            </w:pict>
          </mc:Fallback>
        </mc:AlternateContent>
      </w:r>
    </w:p>
    <w:p w:rsidR="003E1735" w:rsidRDefault="003E1735" w:rsidP="008246D0"/>
    <w:p w:rsidR="003E1735" w:rsidRDefault="003E1735" w:rsidP="008F2EBB">
      <w:pPr>
        <w:pStyle w:val="ListParagraph"/>
        <w:numPr>
          <w:ilvl w:val="0"/>
          <w:numId w:val="16"/>
        </w:numPr>
      </w:pPr>
      <w:r>
        <w:t xml:space="preserve">Set its value to </w:t>
      </w:r>
      <w:r w:rsidRPr="003E1735">
        <w:rPr>
          <w:rStyle w:val="CodeChar"/>
        </w:rPr>
        <w:t>GetAgencyListTypeName(gAL)</w:t>
      </w:r>
      <w:r>
        <w:t>.</w:t>
      </w:r>
    </w:p>
    <w:p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rsidR="000B1331" w:rsidRDefault="000B1331" w:rsidP="00EF6FC8">
      <w:pPr>
        <w:pStyle w:val="Heading2"/>
      </w:pPr>
      <w:bookmarkStart w:id="752" w:name="_Ref434246414"/>
      <w:bookmarkStart w:id="753" w:name="_Toc442109033"/>
      <w:r>
        <w:t>Namespace Management</w:t>
      </w:r>
      <w:bookmarkEnd w:id="752"/>
      <w:bookmarkEnd w:id="753"/>
    </w:p>
    <w:p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w:t>
      </w:r>
      <w:proofErr w:type="spellStart"/>
      <w:r w:rsidR="00F14DB5">
        <w:t>indcated</w:t>
      </w:r>
      <w:proofErr w:type="spellEnd"/>
      <w:r w:rsidR="00F14DB5">
        <w:t xml:space="preserve"> by the </w:t>
      </w:r>
      <w:proofErr w:type="spellStart"/>
      <w:r w:rsidR="00F14DB5">
        <w:t>Owner_User_ID</w:t>
      </w:r>
      <w:proofErr w:type="spellEnd"/>
      <w:r w:rsidR="00F14DB5">
        <w:t xml:space="preserve"> column can update or d</w:t>
      </w:r>
      <w:r w:rsidR="00F14DB5">
        <w:t>e</w:t>
      </w:r>
      <w:r w:rsidR="00F14DB5">
        <w:t xml:space="preserv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rsidR="00EF6FC8" w:rsidRDefault="00EF6FC8" w:rsidP="00EF6FC8">
      <w:pPr>
        <w:pStyle w:val="Heading2"/>
      </w:pPr>
      <w:bookmarkStart w:id="754" w:name="_Ref434482614"/>
      <w:bookmarkStart w:id="755" w:name="_Toc442109034"/>
      <w:r>
        <w:t>Manage CCs and DTs</w:t>
      </w:r>
      <w:bookmarkEnd w:id="754"/>
      <w:bookmarkEnd w:id="755"/>
    </w:p>
    <w:p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93447A">
        <w:t>3.3.9</w:t>
      </w:r>
      <w:r>
        <w:fldChar w:fldCharType="end"/>
      </w:r>
      <w:r>
        <w:t>.</w:t>
      </w:r>
    </w:p>
    <w:p w:rsidR="001C6FFA" w:rsidRDefault="001C6FFA" w:rsidP="00C475D2">
      <w:pPr>
        <w:pStyle w:val="Heading3"/>
      </w:pPr>
      <w:bookmarkStart w:id="756" w:name="_Ref437064337"/>
      <w:bookmarkStart w:id="757" w:name="_Toc442109035"/>
      <w:bookmarkStart w:id="758" w:name="_Ref434410462"/>
      <w:r>
        <w:t>Architecture</w:t>
      </w:r>
      <w:r w:rsidR="005F6AE5">
        <w:t xml:space="preserve"> for managing revisions</w:t>
      </w:r>
      <w:bookmarkEnd w:id="756"/>
      <w:bookmarkEnd w:id="757"/>
    </w:p>
    <w:p w:rsidR="005F6AE5" w:rsidRDefault="005F6AE5" w:rsidP="005F6AE5">
      <w:pPr>
        <w:pStyle w:val="Heading4"/>
      </w:pPr>
      <w:bookmarkStart w:id="759" w:name="_Toc442109036"/>
      <w:r>
        <w:t>Current and history records</w:t>
      </w:r>
      <w:bookmarkEnd w:id="759"/>
    </w:p>
    <w:p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93447A">
        <w:t xml:space="preserve">Figure </w:t>
      </w:r>
      <w:r w:rsidR="0093447A">
        <w:rPr>
          <w:noProof/>
        </w:rPr>
        <w:t>12</w:t>
      </w:r>
      <w:r w:rsidR="004D1864">
        <w:fldChar w:fldCharType="end"/>
      </w:r>
      <w:r>
        <w:t xml:space="preserve"> below. However, both current and history records are implemented with 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w:t>
      </w:r>
      <w:r>
        <w:lastRenderedPageBreak/>
        <w:t xml:space="preserve">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rsidR="004D1864" w:rsidRDefault="004D1864" w:rsidP="005F6AE5">
      <w:pPr>
        <w:spacing w:before="240"/>
      </w:pPr>
      <w:r>
        <w:rPr>
          <w:noProof/>
          <w:lang w:bidi="th-TH"/>
        </w:rPr>
        <w:drawing>
          <wp:inline distT="0" distB="0" distL="0" distR="0" wp14:anchorId="2526B234" wp14:editId="588F443D">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rsidR="004D1864" w:rsidRDefault="004D1864" w:rsidP="004D1864">
      <w:pPr>
        <w:pStyle w:val="Caption"/>
      </w:pPr>
      <w:bookmarkStart w:id="760" w:name="_Ref434930893"/>
      <w:r>
        <w:t xml:space="preserve">Figure </w:t>
      </w:r>
      <w:fldSimple w:instr=" SEQ Figure \* ARABIC ">
        <w:r w:rsidR="0093447A">
          <w:rPr>
            <w:noProof/>
          </w:rPr>
          <w:t>12</w:t>
        </w:r>
      </w:fldSimple>
      <w:bookmarkEnd w:id="760"/>
      <w:r>
        <w:t xml:space="preserve">: Concepts of current and history records </w:t>
      </w:r>
    </w:p>
    <w:p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the hi</w:t>
      </w:r>
      <w:r w:rsidR="00534CF1">
        <w:t>s</w:t>
      </w:r>
      <w:r w:rsidR="00534CF1">
        <w:t xml:space="preserve">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w:t>
      </w:r>
      <w:r w:rsidR="0022458D">
        <w:t>p</w:t>
      </w:r>
      <w:r w:rsidR="0022458D">
        <w:t>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w:t>
      </w:r>
      <w:r w:rsidR="00534CF1">
        <w:t>b</w:t>
      </w:r>
      <w:r w:rsidR="00534CF1">
        <w:t xml:space="preserve">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w:t>
      </w:r>
      <w:r>
        <w:t>r</w:t>
      </w:r>
      <w:r>
        <w:t xml:space="preserve">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w:t>
      </w:r>
      <w:r>
        <w:t>u</w:t>
      </w:r>
      <w:r>
        <w:t xml:space="preserve">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93447A">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93447A">
        <w:t>3.10.1</w:t>
      </w:r>
      <w:r w:rsidR="00C71A36">
        <w:fldChar w:fldCharType="end"/>
      </w:r>
      <w:r>
        <w:t xml:space="preserve"> section shall be </w:t>
      </w:r>
      <w:r w:rsidR="00863BBB">
        <w:t>the guideline for populating these revision related columns.</w:t>
      </w:r>
    </w:p>
    <w:p w:rsidR="00B225FF" w:rsidRDefault="00B225FF" w:rsidP="00B225FF">
      <w:pPr>
        <w:pStyle w:val="Heading4"/>
      </w:pPr>
      <w:bookmarkStart w:id="761" w:name="_Toc442109037"/>
      <w:r>
        <w:t>Unit of control and concurrency management</w:t>
      </w:r>
      <w:bookmarkEnd w:id="761"/>
    </w:p>
    <w:p w:rsidR="00B225FF" w:rsidRDefault="00B225FF" w:rsidP="00B225FF">
      <w:pPr>
        <w:spacing w:before="240"/>
      </w:pPr>
      <w:r>
        <w:t xml:space="preserve">Because CCs are typically interconnected, this section describes the method to manage the concurrency of accessing entities. </w:t>
      </w:r>
    </w:p>
    <w:p w:rsidR="00B225FF" w:rsidRDefault="00B225FF" w:rsidP="00B225FF">
      <w:pPr>
        <w:spacing w:before="240"/>
      </w:pPr>
      <w:r>
        <w:t>For concurrency control, units of control (or unit of check out) must be first defined. They are as follows:</w:t>
      </w:r>
    </w:p>
    <w:p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rsidR="00B225FF" w:rsidRDefault="00B225FF" w:rsidP="00924F5B">
      <w:pPr>
        <w:pStyle w:val="ListParagraph"/>
        <w:numPr>
          <w:ilvl w:val="0"/>
          <w:numId w:val="25"/>
        </w:numPr>
        <w:spacing w:before="240"/>
      </w:pPr>
      <w:r>
        <w:t>ASCCP UoC: An ASCCP can be checked out independently.</w:t>
      </w:r>
    </w:p>
    <w:p w:rsidR="00B225FF" w:rsidRDefault="00B225FF" w:rsidP="00924F5B">
      <w:pPr>
        <w:pStyle w:val="ListParagraph"/>
        <w:numPr>
          <w:ilvl w:val="0"/>
          <w:numId w:val="25"/>
        </w:numPr>
        <w:spacing w:before="240"/>
      </w:pPr>
      <w:r>
        <w:t>BCCP UoC: An BCCP can be checked out independently.</w:t>
      </w:r>
    </w:p>
    <w:p w:rsidR="00B225FF" w:rsidRDefault="00B225FF" w:rsidP="00924F5B">
      <w:pPr>
        <w:pStyle w:val="ListParagraph"/>
        <w:numPr>
          <w:ilvl w:val="0"/>
          <w:numId w:val="25"/>
        </w:numPr>
        <w:spacing w:before="240"/>
      </w:pPr>
      <w:r>
        <w:t>BDT UoC: A BDT can be checked out independently.</w:t>
      </w:r>
    </w:p>
    <w:p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rsidR="00B225FF" w:rsidRDefault="00B225FF" w:rsidP="00B225FF">
      <w:pPr>
        <w:spacing w:before="240"/>
      </w:pPr>
      <w:r>
        <w:rPr>
          <w:noProof/>
          <w:lang w:bidi="th-TH"/>
        </w:rPr>
        <w:drawing>
          <wp:inline distT="0" distB="0" distL="0" distR="0" wp14:anchorId="0B39BFB7" wp14:editId="417C8401">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rsidR="00B225FF" w:rsidRDefault="00B225FF" w:rsidP="00B225FF">
      <w:pPr>
        <w:pStyle w:val="Caption"/>
      </w:pPr>
      <w:bookmarkStart w:id="762" w:name="_Ref435948773"/>
      <w:r>
        <w:t xml:space="preserve">Figure </w:t>
      </w:r>
      <w:fldSimple w:instr=" SEQ Figure \* ARABIC ">
        <w:r w:rsidR="0093447A">
          <w:rPr>
            <w:noProof/>
          </w:rPr>
          <w:t>13</w:t>
        </w:r>
      </w:fldSimple>
      <w:bookmarkEnd w:id="762"/>
      <w:r>
        <w:t>: Example core components</w:t>
      </w:r>
    </w:p>
    <w:p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93447A">
        <w:t xml:space="preserve">Figure </w:t>
      </w:r>
      <w:r w:rsidR="0093447A">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rsidR="00340439" w:rsidRDefault="00340439" w:rsidP="00D60ED8">
      <w:pPr>
        <w:pStyle w:val="Heading4"/>
      </w:pPr>
      <w:bookmarkStart w:id="763" w:name="_Toc442109038"/>
      <w:r>
        <w:t>Revision vs. Version</w:t>
      </w:r>
      <w:bookmarkEnd w:id="763"/>
    </w:p>
    <w:p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rsidR="00E62AF2" w:rsidRDefault="00D60ED8" w:rsidP="00D60ED8">
      <w:pPr>
        <w:pStyle w:val="Heading4"/>
      </w:pPr>
      <w:bookmarkStart w:id="764" w:name="_Toc442109039"/>
      <w:r>
        <w:lastRenderedPageBreak/>
        <w:t>CC states</w:t>
      </w:r>
      <w:bookmarkEnd w:id="764"/>
    </w:p>
    <w:p w:rsidR="00BC1F7F" w:rsidRPr="00BC1F7F" w:rsidRDefault="00BC1F7F" w:rsidP="00BC1F7F">
      <w:pPr>
        <w:pStyle w:val="Heading5"/>
      </w:pPr>
      <w:bookmarkStart w:id="765" w:name="_Toc442109040"/>
      <w:r>
        <w:t>Revision life-cycle states</w:t>
      </w:r>
      <w:bookmarkEnd w:id="765"/>
    </w:p>
    <w:p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766"/>
      <w:r>
        <w:t>omments may be given by other users</w:t>
      </w:r>
      <w:commentRangeEnd w:id="766"/>
      <w:r w:rsidR="00EB0322">
        <w:t xml:space="preserve"> and kept for record</w:t>
      </w:r>
      <w:r w:rsidR="00A50A0E">
        <w:rPr>
          <w:rStyle w:val="CommentReference"/>
        </w:rPr>
        <w:commentReference w:id="766"/>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rsidR="00C61F25" w:rsidRDefault="00C61F25" w:rsidP="00863BBB">
      <w:pPr>
        <w:spacing w:before="240"/>
      </w:pPr>
      <w:r>
        <w:t>Changes to the UoC during a revision life-cycle is contained within the revision and would not result in a new rev</w:t>
      </w:r>
      <w:r>
        <w:t>i</w:t>
      </w:r>
      <w:r>
        <w:t>sion.</w:t>
      </w:r>
    </w:p>
    <w:p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w:t>
      </w:r>
      <w:r w:rsidR="00AA442C">
        <w:t>n</w:t>
      </w:r>
      <w:r w:rsidR="00AA442C">
        <w:t>didate states</w:t>
      </w:r>
      <w:r w:rsidR="00705F36">
        <w:t>.</w:t>
      </w:r>
      <w:r w:rsidR="00FE59B3">
        <w:t xml:space="preserve"> </w:t>
      </w:r>
    </w:p>
    <w:p w:rsidR="00C61F25" w:rsidRDefault="00C61F25" w:rsidP="00863BBB">
      <w:pPr>
        <w:spacing w:before="240"/>
      </w:pPr>
      <w:r>
        <w:t>After a UoC reaches the Published state, any additional change made to the UoC has to be done in a new revision.</w:t>
      </w:r>
    </w:p>
    <w:p w:rsidR="00BC1F7F" w:rsidRDefault="00BC1F7F" w:rsidP="00BC1F7F">
      <w:pPr>
        <w:pStyle w:val="Heading5"/>
      </w:pPr>
      <w:bookmarkStart w:id="767" w:name="_Toc442109041"/>
      <w:r>
        <w:t>Deprecated state</w:t>
      </w:r>
      <w:bookmarkEnd w:id="767"/>
    </w:p>
    <w:p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768"/>
      <w:r w:rsidR="002858A6">
        <w:t>Similarly</w:t>
      </w:r>
      <w:r w:rsidR="00BA130E">
        <w:t>, the entity may be un-deprecated in any subsequent revision.</w:t>
      </w:r>
      <w:commentRangeEnd w:id="768"/>
      <w:r w:rsidR="00876631">
        <w:rPr>
          <w:rStyle w:val="CommentReference"/>
        </w:rPr>
        <w:commentReference w:id="768"/>
      </w:r>
      <w:r w:rsidR="00BA130E">
        <w:t xml:space="preserve"> </w:t>
      </w:r>
      <w:r>
        <w:t xml:space="preserve">The deprecated state is marked using the </w:t>
      </w:r>
      <w:r w:rsidRPr="00C61F25">
        <w:rPr>
          <w:rStyle w:val="CodeChar"/>
        </w:rPr>
        <w:t>is_deprecated</w:t>
      </w:r>
      <w:r>
        <w:t xml:space="preserve"> </w:t>
      </w:r>
      <w:commentRangeStart w:id="769"/>
      <w:r>
        <w:t>column</w:t>
      </w:r>
      <w:commentRangeEnd w:id="769"/>
      <w:r w:rsidR="009755BD">
        <w:rPr>
          <w:rStyle w:val="CommentReference"/>
        </w:rPr>
        <w:commentReference w:id="769"/>
      </w:r>
      <w:r>
        <w:t>.</w:t>
      </w:r>
    </w:p>
    <w:p w:rsidR="00BC1F7F" w:rsidRDefault="00BC1F7F" w:rsidP="00BC1F7F">
      <w:pPr>
        <w:pStyle w:val="Heading5"/>
      </w:pPr>
      <w:bookmarkStart w:id="770" w:name="_Toc442109042"/>
      <w:r>
        <w:t>Deleted state</w:t>
      </w:r>
      <w:bookmarkEnd w:id="770"/>
    </w:p>
    <w:p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w:t>
      </w:r>
      <w:r w:rsidR="00937286">
        <w:t>r</w:t>
      </w:r>
      <w:r w:rsidR="00937286">
        <w:t>itance</w:t>
      </w:r>
      <w:r w:rsidR="00C61F25">
        <w:t xml:space="preserve">. </w:t>
      </w:r>
      <w:r w:rsidR="00937286">
        <w:t>The ASCC or BCC have to first be in Editing state so that a new revision is created before it can be deleted.</w:t>
      </w:r>
    </w:p>
    <w:p w:rsidR="006466AF" w:rsidRDefault="006466AF" w:rsidP="00D60ED8">
      <w:pPr>
        <w:pStyle w:val="Heading4"/>
      </w:pPr>
      <w:bookmarkStart w:id="771" w:name="_Toc442109043"/>
      <w:r>
        <w:t>OAGIS developer</w:t>
      </w:r>
      <w:r w:rsidR="00B005BF">
        <w:t xml:space="preserve"> user role,</w:t>
      </w:r>
      <w:r>
        <w:t xml:space="preserve"> End user</w:t>
      </w:r>
      <w:r w:rsidR="00B005BF">
        <w:t xml:space="preserve"> role, Admin user role</w:t>
      </w:r>
      <w:bookmarkEnd w:id="771"/>
    </w:p>
    <w:p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rsidR="00314786" w:rsidRDefault="00B005BF" w:rsidP="006466AF">
      <w:pPr>
        <w:spacing w:before="240"/>
      </w:pPr>
      <w:r>
        <w:t xml:space="preserve">An </w:t>
      </w:r>
      <w:r w:rsidR="006466AF">
        <w:t xml:space="preserve">OAGIS developer is a user who develops and maintains the OAGIS model CC content. </w:t>
      </w:r>
    </w:p>
    <w:p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rsidR="00D60ED8" w:rsidRDefault="00D60ED8" w:rsidP="00D60ED8">
      <w:pPr>
        <w:pStyle w:val="Heading4"/>
      </w:pPr>
      <w:bookmarkStart w:id="772" w:name="_Toc442109044"/>
      <w:r>
        <w:lastRenderedPageBreak/>
        <w:t>Release management</w:t>
      </w:r>
      <w:bookmarkEnd w:id="772"/>
    </w:p>
    <w:p w:rsidR="00E62AF2" w:rsidRPr="001C6FFA" w:rsidRDefault="001B55CD" w:rsidP="001B55CD">
      <w:pPr>
        <w:spacing w:before="240"/>
      </w:pPr>
      <w:r>
        <w:t>This is a future version feature.</w:t>
      </w:r>
    </w:p>
    <w:p w:rsidR="00287363" w:rsidRDefault="00287363" w:rsidP="00C475D2">
      <w:pPr>
        <w:pStyle w:val="Heading3"/>
      </w:pPr>
      <w:bookmarkStart w:id="773" w:name="_Toc442109045"/>
      <w:r>
        <w:t>CCs and DTs management home screen</w:t>
      </w:r>
      <w:bookmarkEnd w:id="773"/>
    </w:p>
    <w:p w:rsidR="00134CF7" w:rsidRPr="00134CF7" w:rsidRDefault="00134CF7" w:rsidP="00BF1481">
      <w:r>
        <w:t xml:space="preserve">The CCs and DTs management home screen is where all the CCs and DTs management functionalities can </w:t>
      </w:r>
      <w:r w:rsidR="00AE207E">
        <w:t xml:space="preserve">be </w:t>
      </w:r>
      <w:r>
        <w:t>i</w:t>
      </w:r>
      <w:r>
        <w:t>n</w:t>
      </w:r>
      <w:r>
        <w:t>voked. This includes</w:t>
      </w:r>
      <w:r w:rsidR="008E5633">
        <w:t xml:space="preserve"> </w:t>
      </w:r>
      <w:r w:rsidR="008E5633">
        <w:fldChar w:fldCharType="begin"/>
      </w:r>
      <w:r w:rsidR="008E5633">
        <w:instrText xml:space="preserve"> REF _Ref435336589 \r \h </w:instrText>
      </w:r>
      <w:r w:rsidR="008E5633">
        <w:fldChar w:fldCharType="separate"/>
      </w:r>
      <w:r w:rsidR="0093447A">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93447A">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93447A">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93447A">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93447A">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93447A">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93447A">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93447A">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93447A">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93447A">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93447A">
        <w:t>3.10.21</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93447A">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93447A">
        <w:t>3.10.22</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93447A">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DF2250">
        <w:t>3.10.27</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A93B1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93447A">
        <w:t>3.10.32</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93447A">
        <w:t>Create a new revision of a BCCP</w:t>
      </w:r>
      <w:r w:rsidR="008E5633">
        <w:fldChar w:fldCharType="end"/>
      </w:r>
      <w:commentRangeStart w:id="774"/>
      <w:r w:rsidR="008E5633">
        <w:t>.</w:t>
      </w:r>
      <w:commentRangeEnd w:id="774"/>
      <w:r w:rsidR="008A17F6">
        <w:rPr>
          <w:rStyle w:val="CommentReference"/>
        </w:rPr>
        <w:commentReference w:id="774"/>
      </w:r>
    </w:p>
    <w:p w:rsidR="00C475D2" w:rsidRDefault="00C475D2" w:rsidP="00C475D2">
      <w:pPr>
        <w:pStyle w:val="Heading3"/>
      </w:pPr>
      <w:bookmarkStart w:id="775" w:name="_Ref434849200"/>
      <w:bookmarkStart w:id="776" w:name="_Toc442109046"/>
      <w:r>
        <w:t>ACC</w:t>
      </w:r>
      <w:r w:rsidR="00E5752A">
        <w:t xml:space="preserve"> and ASCCP</w:t>
      </w:r>
      <w:r>
        <w:t xml:space="preserve"> </w:t>
      </w:r>
      <w:r w:rsidR="00116141">
        <w:t xml:space="preserve">content </w:t>
      </w:r>
      <w:r>
        <w:t>rendering</w:t>
      </w:r>
      <w:bookmarkEnd w:id="758"/>
      <w:bookmarkEnd w:id="775"/>
      <w:bookmarkEnd w:id="776"/>
    </w:p>
    <w:p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93447A">
        <w:t xml:space="preserve">Figure </w:t>
      </w:r>
      <w:r w:rsidR="0093447A">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rsidR="00C25194" w:rsidRDefault="00C25194" w:rsidP="00C475D2"/>
    <w:p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93447A">
        <w:t xml:space="preserve">Figure </w:t>
      </w:r>
      <w:r w:rsidR="0093447A">
        <w:rPr>
          <w:noProof/>
        </w:rPr>
        <w:t>2</w:t>
      </w:r>
      <w:r w:rsidR="008A17F6">
        <w:fldChar w:fldCharType="end"/>
      </w:r>
      <w:r w:rsidR="008A17F6">
        <w:t xml:space="preserve"> for notations for other situations.</w:t>
      </w:r>
    </w:p>
    <w:p w:rsidR="00F811D2" w:rsidRDefault="00F811D2" w:rsidP="00C475D2"/>
    <w:p w:rsidR="00F811D2" w:rsidRDefault="00F811D2" w:rsidP="00C475D2">
      <w:r>
        <w:t>Entities in different states may also rendered differently.</w:t>
      </w:r>
    </w:p>
    <w:p w:rsidR="00CE5FC0" w:rsidRDefault="00CE5FC0" w:rsidP="00C475D2"/>
    <w:p w:rsidR="00C475D2" w:rsidRDefault="00C475D2" w:rsidP="00C475D2">
      <w:r>
        <w:rPr>
          <w:noProof/>
          <w:lang w:bidi="th-TH"/>
        </w:rPr>
        <mc:AlternateContent>
          <mc:Choice Requires="wpc">
            <w:drawing>
              <wp:inline distT="0" distB="0" distL="0" distR="0" wp14:anchorId="01084ED4" wp14:editId="36C4C0DB">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63A8B" w:rsidRDefault="00B63A8B"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63A8B" w:rsidRDefault="00B63A8B"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63A8B" w:rsidRDefault="00B63A8B"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63A8B" w:rsidRDefault="00B63A8B">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63A8B" w:rsidRDefault="00B63A8B">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63A8B" w:rsidRDefault="00B63A8B">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63A8B" w:rsidRDefault="00B63A8B">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63A8B" w:rsidRDefault="00B63A8B">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63A8B" w:rsidRDefault="00B63A8B">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63A8B" w:rsidRDefault="00B63A8B">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63A8B" w:rsidRDefault="00B63A8B"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63A8B" w:rsidRDefault="00B63A8B">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63A8B" w:rsidRDefault="00B63A8B">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63A8B" w:rsidRDefault="00B63A8B"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3A8B" w:rsidRPr="006B50C2" w:rsidRDefault="00B63A8B" w:rsidP="006B50C2">
                              <w:pPr>
                                <w:rPr>
                                  <w:color w:val="000000" w:themeColor="text1"/>
                                </w:rPr>
                              </w:pPr>
                              <w:r>
                                <w:rPr>
                                  <w:color w:val="000000" w:themeColor="text1"/>
                                </w:rPr>
                                <w:t>Clicking on this collapses the d</w:t>
                              </w:r>
                              <w:r>
                                <w:rPr>
                                  <w:color w:val="000000" w:themeColor="text1"/>
                                </w:rPr>
                                <w:t>e</w:t>
                              </w:r>
                              <w:r>
                                <w:rPr>
                                  <w:color w:val="000000" w:themeColor="text1"/>
                                </w:rPr>
                                <w:t>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3A8B" w:rsidRPr="006B50C2" w:rsidRDefault="00B63A8B"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3A8B" w:rsidRPr="006B50C2" w:rsidRDefault="00B63A8B" w:rsidP="006B50C2">
                              <w:pPr>
                                <w:rPr>
                                  <w:color w:val="000000" w:themeColor="text1"/>
                                </w:rPr>
                              </w:pPr>
                              <w:r>
                                <w:rPr>
                                  <w:color w:val="000000" w:themeColor="text1"/>
                                </w:rPr>
                                <w:t>Clicking on this circle co</w:t>
                              </w:r>
                              <w:r>
                                <w:rPr>
                                  <w:color w:val="000000" w:themeColor="text1"/>
                                </w:rPr>
                                <w:t>l</w:t>
                              </w:r>
                              <w:r>
                                <w:rPr>
                                  <w:color w:val="000000" w:themeColor="text1"/>
                                </w:rPr>
                                <w:t>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xk8UA&#10;AADcAAAADwAAAGRycy9kb3ducmV2LnhtbESPQWsCMRSE7wX/Q3iCF6nZKixlaxQRhIr00F0pHh+b&#10;103s5mXZRF3/fSMUehxm5htmuR5cK67UB+tZwcssA0Fce225UXCsds+vIEJE1th6JgV3CrBejZ6W&#10;WGh/40+6lrERCcKhQAUmxq6QMtSGHIaZ74iT9+17hzHJvpG6x1uCu1bOsyyXDi2nBYMdbQ3VP+XF&#10;KThbc9rjtGrL7fk4reyXzg+nD6Um42HzBiLSEP/Df+13rSDPFvA4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jGT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B63A8B" w:rsidRDefault="00B63A8B" w:rsidP="00F378B5">
                        <w:r>
                          <w:t>X ACC</w:t>
                        </w:r>
                      </w:p>
                    </w:txbxContent>
                  </v:textbox>
                </v:rect>
                <v:rect id="Rectangle 601" o:spid="_x0000_s1524" style="position:absolute;left:17539;top:13663;width:1016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Kf8UA&#10;AADcAAAADwAAAGRycy9kb3ducmV2LnhtbESPQWsCMRSE7wX/Q3iCF6lZPSxlNUoRBEV66K6Ix8fm&#10;dRO7eVk2Udd/3xQKPQ4z8w2z2gyuFXfqg/WsYD7LQBDXXltuFJyq3esbiBCRNbaeScGTAmzWo5cV&#10;Fto/+JPuZWxEgnAoUIGJsSukDLUhh2HmO+LkffneYUyyb6Tu8ZHgrpWLLMulQ8tpwWBHW0P1d3lz&#10;Cq7WXA44rdpyez1NK3vW+fHyodRkPLwvQUQa4n/4r73XCvJsDr9n0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Ap/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B63A8B" w:rsidRDefault="00B63A8B" w:rsidP="00F378B5">
                        <w:r>
                          <w:t>Y ACC</w:t>
                        </w:r>
                      </w:p>
                    </w:txbxContent>
                  </v:textbox>
                </v:rect>
                <v:rect id="Rectangle 328" o:spid="_x0000_s1525" style="position:absolute;left:17539;top:2324;width:10168;height:9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cBsIA&#10;AADcAAAADwAAAGRycy9kb3ducmV2LnhtbERPz2vCMBS+D/wfwhO8iKZzIKMaRQRhIjusleHx0Tyb&#10;aPNSmqj1vzeHwY4f3+/luneNuFMXrGcF79MMBHHlteVawbHcTT5BhIissfFMCp4UYL0avC0x1/7B&#10;P3QvYi1SCIccFZgY21zKUBlyGKa+JU7c2XcOY4JdLXWHjxTuGjnLsrl0aDk1GGxpa6i6Fjen4GLN&#10;aY/jsim2l+O4tL96fjh9KzUa9psFiEh9/Bf/ub+0go9ZWpvOpCM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0VwGwgAAANw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B63A8B" w:rsidRDefault="00B63A8B" w:rsidP="00F378B5">
                        <w:r>
                          <w:t>Z ACC</w:t>
                        </w:r>
                      </w:p>
                    </w:txbxContent>
                  </v:textbox>
                </v:rect>
                <v:shape id="Text Box 327" o:spid="_x0000_s1526" type="#_x0000_t202" style="position:absolute;left:3688;top:27748;width:5725;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PdsMA&#10;AADcAAAADwAAAGRycy9kb3ducmV2LnhtbESPT2sCMRTE74LfITyhF6lZFWpZzS5FKPTgxbX0/Ni8&#10;/YPJy3aTxu23bwShx2FmfsMcyskaEWn0vWMF61UGgrh2uudWwefl/fkVhA/IGo1jUvBLHspiPjtg&#10;rt2NzxSr0IoEYZ+jgi6EIZfS1x1Z9Cs3ECevcaPFkOTYSj3iLcGtkZsse5EWe04LHQ507Ki+Vj9W&#10;wSVWXn5vvyIusTe7xpxcE71ST4vpbQ8i0BT+w4/2h1aw3ezgfiYdAV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fPd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B63A8B" w:rsidRDefault="00B63A8B">
                        <w:r>
                          <w:t>X ASCCP</w:t>
                        </w:r>
                      </w:p>
                    </w:txbxContent>
                  </v:textbox>
                </v:shape>
                <v:shape id="Text Box 595" o:spid="_x0000_s1527" type="#_x0000_t202" style="position:absolute;left:18891;top:5242;width:5439;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3/hcQA&#10;AADcAAAADwAAAGRycy9kb3ducmV2LnhtbESPT2sCMRTE70K/Q3gFL1KzKtp2axQpCD146a70/Ni8&#10;/UOTl+0mjeu3bwShx2FmfsNs96M1ItLgO8cKFvMMBHHldMeNgnN5fHoB4QOyRuOYFFzJw373MNli&#10;rt2FPykWoREJwj5HBW0IfS6lr1qy6OeuJ05e7QaLIcmhkXrAS4JbI5dZtpEWO04LLfb03lL1Xfxa&#10;BWUsvPxZfUWcYWeea3NydfRKTR/HwxuIQGP4D9/bH1rB+nUNtzPpCM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9/4X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inset="1.44pt,,1.44pt">
                    <w:txbxContent>
                      <w:p w:rsidR="00B63A8B" w:rsidRDefault="00B63A8B">
                        <w:r>
                          <w:t>Z1 BCCP</w:t>
                        </w:r>
                      </w:p>
                    </w:txbxContent>
                  </v:textbox>
                </v:shape>
                <v:shape id="Text Box 596" o:spid="_x0000_s1528" type="#_x0000_t202" style="position:absolute;left:18894;top:9057;width:544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9h8sMA&#10;AADcAAAADwAAAGRycy9kb3ducmV2LnhtbESPzWsCMRTE7wX/h/CEXopmbfFrNYoUCj14cS09PzZv&#10;PzB5WTcxbv/7Rij0OMzMb5jtfrBGROp961jBbJqBIC6dbrlW8HX+mKxA+ICs0TgmBT/kYb8bPW0x&#10;1+7OJ4pFqEWCsM9RQRNCl0vpy4Ys+qnriJNXud5iSLKvpe7xnuDWyNcsW0iLLaeFBjt6b6i8FDer&#10;4BwLL69v3xFfsDXLyhxdFb1Sz+PhsAERaAj/4b/2p1YwXy/gcSYd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9h8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B63A8B" w:rsidRDefault="00B63A8B">
                        <w:r>
                          <w:t>Z2 BCCP</w:t>
                        </w:r>
                      </w:p>
                    </w:txbxContent>
                  </v:textbox>
                </v:shape>
                <v:shape id="Text Box 597" o:spid="_x0000_s1529" type="#_x0000_t202" style="position:absolute;left:18898;top:15765;width:636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PEacMA&#10;AADcAAAADwAAAGRycy9kb3ducmV2LnhtbESPT2sCMRTE7wW/Q3hCL0Wztlh1NYoUCj14cS2eH5u3&#10;fzB5WTcxbr99IxR6HGbmN8xmN1gjIvW+daxgNs1AEJdOt1wr+D59TpYgfEDWaByTgh/ysNuOnjaY&#10;a3fnI8Ui1CJB2OeooAmhy6X0ZUMW/dR1xMmrXG8xJNnXUvd4T3Br5GuWvUuLLaeFBjv6aKi8FDer&#10;4BQLL69v54gv2JpFZQ6uil6p5/GwX4MINIT/8F/7SyuYrxbwOJ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PEa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B63A8B" w:rsidRDefault="00B63A8B">
                        <w:r>
                          <w:t>Y1 ASCCP</w:t>
                        </w:r>
                      </w:p>
                    </w:txbxContent>
                  </v:textbox>
                </v:shape>
                <v:shape id="Text Box 598" o:spid="_x0000_s1530" type="#_x0000_t202" style="position:absolute;left:18896;top:19494;width:5579;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QG8EA&#10;AADcAAAADwAAAGRycy9kb3ducmV2LnhtbERPy2oCMRTdC/5DuIVuRDNtqdrpZKQIBRfddBTXl8md&#10;B01uxkmM0783i0KXh/MudpM1ItLoe8cKnlYZCOLa6Z5bBafj53ILwgdkjcYxKfglD7tyPisw1+7G&#10;3xSr0IoUwj5HBV0IQy6lrzuy6FduIE5c40aLIcGxlXrEWwq3Rj5n2Vpa7Dk1dDjQvqP6p7paBcdY&#10;eXl5OUdcYG82jflyTfRKPT5MH+8gAk3hX/znPmgFr29pbTqTjoAs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8UBv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inset="1.44pt,,1.44pt">
                    <w:txbxContent>
                      <w:p w:rsidR="00B63A8B" w:rsidRDefault="00B63A8B">
                        <w:r>
                          <w:t>Y2 BCCP</w:t>
                        </w:r>
                      </w:p>
                    </w:txbxContent>
                  </v:textbox>
                </v:shape>
                <v:shape id="Text Box 599" o:spid="_x0000_s1531" type="#_x0000_t202" style="position:absolute;left:18894;top:26769;width:5580;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1gMMA&#10;AADcAAAADwAAAGRycy9kb3ducmV2LnhtbESPT2sCMRTE74V+h/AKXopmW7HV1SilIHjw4lp6fmze&#10;/sHkZbtJ4/rtjSB4HGbmN8xqM1gjIvW+dazgbZKBIC6dbrlW8HPcjucgfEDWaByTggt52Kyfn1aY&#10;a3fmA8Ui1CJB2OeooAmhy6X0ZUMW/cR1xMmrXG8xJNnXUvd4TnBr5HuWfUiLLaeFBjv6bqg8Ff9W&#10;wTEWXv5NfyO+Yms+K7N3VfRKjV6GryWIQEN4hO/tnVYwWyzgdiYdAb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D1g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B63A8B" w:rsidRDefault="00B63A8B">
                        <w:r>
                          <w:t>X1 BCCP</w:t>
                        </w:r>
                      </w:p>
                    </w:txbxContent>
                  </v:textbox>
                </v:shape>
                <v:shape id="Text Box 600" o:spid="_x0000_s1532" type="#_x0000_t202" style="position:absolute;left:18894;top:30104;width:5580;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Wo5r8A&#10;AADcAAAADwAAAGRycy9kb3ducmV2LnhtbERPy4rCMBTdD/gP4QqzGTRVQaUaRQTBxWymiutLc/vA&#10;5KY2MXb+frIYcHk47+1+sEZE6n3rWMFsmoEgLp1uuVZwvZwmaxA+IGs0jknBL3nY70YfW8y1e/EP&#10;xSLUIoWwz1FBE0KXS+nLhiz6qeuIE1e53mJIsK+l7vGVwq2R8yxbSostp4YGOzo2VN6Lp1VwiYWX&#10;j8Ut4he2ZlWZb1dFr9TneDhsQAQawlv87z5rBcsszU9n0hGQu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Zajm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inset="1.44pt,,1.44pt">
                    <w:txbxContent>
                      <w:p w:rsidR="00B63A8B" w:rsidRDefault="00B63A8B">
                        <w:r>
                          <w:t>X2 BCCP</w:t>
                        </w:r>
                      </w:p>
                    </w:txbxContent>
                  </v:textbox>
                </v:shape>
                <v:shape id="Elbow Connector 608" o:spid="_x0000_s1533" type="#_x0000_t32" style="position:absolute;left:14356;top:29028;width:3183;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wPacIAAADcAAAADwAAAGRycy9kb3ducmV2LnhtbERPy4rCMBTdD/gP4QpuRFMdrVKNIoKM&#10;Om58gctLc22LzU1ponb+frIYmOXhvOfLxpTiRbUrLCsY9CMQxKnVBWcKLudNbwrCeWSNpWVS8EMO&#10;lovWxxwTbd98pNfJZyKEsEtQQe59lUjp0pwMur6tiAN3t7VBH2CdSV3jO4SbUg6jKJYGCw4NOVa0&#10;zil9nJ5Gwfpzsr92d6OvGA/sv3m43Y33N6U67WY1A+Gp8f/iP/dWK4ijsDacCUd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wPacIAAADcAAAADwAAAAAAAAAAAAAA&#10;AAChAgAAZHJzL2Rvd25yZXYueG1sUEsFBgAAAAAEAAQA+QAAAJADAAAAAA==&#10;" strokecolor="#4579b8 [3044]">
                  <v:stroke endarrow="block"/>
                </v:shape>
                <v:rect id="Rectangle 609" o:spid="_x0000_s1534" style="position:absolute;left:33234;top:17050;width:941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GecUA&#10;AADcAAAADwAAAGRycy9kb3ducmV2LnhtbESPQWsCMRSE7wX/Q3hCL6LZ9rC0q1FEECrSQ3eleHxs&#10;npvo5mXZRF3/fVMo9DjMzDfMYjW4VtyoD9azgpdZBoK49tpyo+BQbadvIEJE1th6JgUPCrBajp4W&#10;WGh/5y+6lbERCcKhQAUmxq6QMtSGHIaZ74iTd/K9w5hk30jd4z3BXStfsyyXDi2nBYMdbQzVl/Lq&#10;FJytOe5wUrXl5nyYVPZb5/vjp1LP42E9BxFpiP/hv/aHVpBn7/B7Jh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gZ5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B63A8B" w:rsidRDefault="00B63A8B" w:rsidP="00F378B5">
                        <w:r>
                          <w:t>Y1 ACC</w:t>
                        </w:r>
                      </w:p>
                    </w:txbxContent>
                  </v:textbox>
                </v:rect>
                <v:shape id="Text Box 610" o:spid="_x0000_s1535" type="#_x0000_t202" style="position:absolute;left:34581;top:19171;width:6214;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O78A&#10;AADcAAAADwAAAGRycy9kb3ducmV2LnhtbERPy4rCMBTdC/MP4QpuZEwdwRk6RhFBmIUbq7i+NLcP&#10;TG46TYz1781CcHk479VmsEZE6n3rWMF8loEgLp1uuVZwPu0/f0D4gKzROCYFD/KwWX+MVphrd+cj&#10;xSLUIoWwz1FBE0KXS+nLhiz6meuIE1e53mJIsK+l7vGewq2RX1m2lBZbTg0NdrRrqLwWN6vgFAsv&#10;/xeXiFNszXdlDq6KXqnJeNj+ggg0hLf45f7TCpbzND+dSUdAr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vD47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inset="1.44pt,,1.44pt">
                    <w:txbxContent>
                      <w:p w:rsidR="00B63A8B" w:rsidRDefault="00B63A8B">
                        <w:r>
                          <w:t>Y11 BCCP</w:t>
                        </w:r>
                      </w:p>
                    </w:txbxContent>
                  </v:textbox>
                </v:shape>
                <v:shape id="Text Box 611" o:spid="_x0000_s1536" type="#_x0000_t202" style="position:absolute;left:34582;top:22916;width:6214;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CboMIA&#10;AADcAAAADwAAAGRycy9kb3ducmV2LnhtbESPT2sCMRTE7wW/Q3hCL0Wz24LKahQpCB566SqeH5u3&#10;fzB5WTdp3H77piB4HGbmN8xmN1ojIg2+c6wgn2cgiCunO24UnE+H2QqED8gajWNS8EsedtvJywYL&#10;7e78TbEMjUgQ9gUqaEPoCyl91ZJFP3c9cfJqN1gMSQ6N1APeE9wa+Z5lC2mx47TQYk+fLVXX8scq&#10;OMXSy9vHJeIbdmZZmy9XR6/U63Tcr0EEGsMz/GgftYJFnsP/mXQE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8JugwgAAANw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inset="1.44pt,,1.44pt">
                    <w:txbxContent>
                      <w:p w:rsidR="00B63A8B" w:rsidRDefault="00B63A8B">
                        <w:r>
                          <w:t>Y12 BCCP</w:t>
                        </w:r>
                      </w:p>
                    </w:txbxContent>
                  </v:textbox>
                </v:shape>
                <v:rect id="Rectangle 612" o:spid="_x0000_s1537" style="position:absolute;left:33232;top:13014;width:9417;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sC1cUA&#10;AADcAAAADwAAAGRycy9kb3ducmV2LnhtbESPQWsCMRSE74X+h/CEXkSzeljKahQRCi2lB3dFPD42&#10;z01087JsUt3++0YQPA4z8w2zXA+uFVfqg/WsYDbNQBDXXltuFOyrj8k7iBCRNbaeScEfBVivXl+W&#10;WGh/4x1dy9iIBOFQoAITY1dIGWpDDsPUd8TJO/neYUyyb6Tu8ZbgrpXzLMulQ8tpwWBHW0P1pfx1&#10;Cs7WHL9wXLXl9rwfV/ag8+/jj1Jvo2GzABFpiM/wo/2pFeSzOdzPp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OwLV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B63A8B" w:rsidRDefault="00B63A8B" w:rsidP="00F378B5">
                        <w:r>
                          <w:t>Y0 ACC</w:t>
                        </w:r>
                      </w:p>
                    </w:txbxContent>
                  </v:textbox>
                </v:rect>
                <v:shape id="Elbow Connector 618" o:spid="_x0000_s1538" type="#_x0000_t34" style="position:absolute;left:30180;top:17053;width:3054;height:4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9i78QAAADcAAAADwAAAGRycy9kb3ducmV2LnhtbESPwWrCQBCG74W+wzKFXopu4iFIdJUg&#10;WARPRj14G7LTJDQ7G7PbmL69cyj0OPzzf/PNeju5To00hNazgXSegCKuvG25NnA572dLUCEiW+w8&#10;k4FfCrDdvL6sMbf+wScay1grgXDI0UATY59rHaqGHIa574kl+/KDwyjjUGs74EPgrtOLJMm0w5bl&#10;QoM97RqqvssfJxp8LcokG8v7Z5EuD7dux8eP1pj3t6lYgYo0xf/lv/bBGshSsZVnhAB68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b2LvxAAAANwAAAAPAAAAAAAAAAAA&#10;AAAAAKECAABkcnMvZG93bnJldi54bWxQSwUGAAAAAAQABAD5AAAAkgMAAAAA&#10;" strokecolor="#4579b8 [3044]">
                  <v:stroke endarrow="block"/>
                </v:shape>
                <v:shape id="Up Arrow 363" o:spid="_x0000_s1539" type="#_x0000_t68" style="position:absolute;left:20269;top:2306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03FMQA&#10;AADcAAAADwAAAGRycy9kb3ducmV2LnhtbESPzWrDMBCE74W8g9hCbo2cBkJwLRtjmtJLoPmBXBdr&#10;a5laK8eSE+ftq0Ihx2Hmm2GyYrKduNLgW8cKlosEBHHtdMuNgtNx+7IB4QOyxs4xKbiThyKfPWWY&#10;anfjPV0PoRGxhH2KCkwIfSqlrw1Z9AvXE0fv2w0WQ5RDI/WAt1huO/maJGtpseW4YLCnylD9cxit&#10;glW59KOpLh9UvZ93u6/9GLZyVGr+PJVvIAJN4RH+pz915NYr+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9NxTEAAAA3AAAAA8AAAAAAAAAAAAAAAAAmAIAAGRycy9k&#10;b3ducmV2LnhtbFBLBQYAAAAABAAEAPUAAACJAw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QB8QA&#10;AADcAAAADwAAAGRycy9kb3ducmV2LnhtbESPT4vCMBTE7wt+h/AEb2taBVmrUaSo7EVY/4DXR/Ns&#10;is1LbVLtfvvNwsIeh5n5DbNc97YWT2p95VhBOk5AEBdOV1wquJx37x8gfEDWWDsmBd/kYb0avC0x&#10;0+7FR3qeQikihH2GCkwITSalLwxZ9GPXEEfv5lqLIcq2lLrFV4TbWk6SZCYtVhwXDDaUGyrup84q&#10;mG5S35n8sad8ez0cvo5d2MlOqdGw3yxABOrDf/iv/akVzNI5/J6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90AfEAAAA3AAAAA8AAAAAAAAAAAAAAAAAmAIAAGRycy9k&#10;b3ducmV2LnhtbFBLBQYAAAAABAAEAPUAAACJAw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uzJ8AA&#10;AADcAAAADwAAAGRycy9kb3ducmV2LnhtbERPy4rCMBTdC/5DuII7Ta0gQzWKlOkwG8EXuL0016bY&#10;3HSaVDt/P1kIszyc92Y32EY8qfO1YwWLeQKCuHS65krB9VLMPkD4gKyxcUwKfsnDbjsebTDT7sUn&#10;ep5DJWII+wwVmBDaTEpfGrLo564ljtzddRZDhF0ldYevGG4bmSbJSlqsOTYYbCk3VD7OvVWw3C98&#10;b/KfL8o/b4fD8dSHQvZKTSfDfg0i0BD+xW/3t1awSuP8eCYeAb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uzJ8AAAADcAAAADwAAAAAAAAAAAAAAAACYAgAAZHJzL2Rvd25y&#10;ZXYueG1sUEsFBgAAAAAEAAQA9QAAAIUD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Straight Connector 165" o:spid="_x0000_s1543" style="position:absolute;visibility:visible;mso-wrap-style:square" from="389610,445273" to="469123,445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KQMMAAADcAAAADwAAAGRycy9kb3ducmV2LnhtbERPTWvCQBC9F/wPywi91Y2CiURXCYJg&#10;60nb0uuQHZO02dmwu43RX+8Khd7m8T5ntRlMK3pyvrGsYDpJQBCXVjdcKfh4370sQPiArLG1TAqu&#10;5GGzHj2tMNf2wkfqT6ESMYR9jgrqELpcSl/WZNBPbEccubN1BkOErpLa4SWGm1bOkiSVBhuODTV2&#10;tK2p/Dn9GgWL8u3bFVnxOp1/dtmtnx3S3Vem1PN4KJYgAg3hX/zn3us4P53D45l4gV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ISkDDAAAA3AAAAA8AAAAAAAAAAAAA&#10;AAAAoQIAAGRycy9kb3ducmV2LnhtbFBLBQYAAAAABAAEAPkAAACRAwAAAAA=&#10;" strokecolor="black [3213]"/>
                  <v:line id="Straight Connector 634" o:spid="_x0000_s1544" style="position:absolute;rotation:90;visibility:visible;mso-wrap-style:square" from="385810,443091" to="465185,443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FTVsYAAADcAAAADwAAAGRycy9kb3ducmV2LnhtbESPQWsCMRSE74X+h/AKXopmW2VrV6MU&#10;YWFtL63a+2Pz3CzdvCxJ1PXfm0Khx2FmvmGW68F24kw+tI4VPE0yEMS10y03Cg77cjwHESKyxs4x&#10;KbhSgPXq/m6JhXYX/qLzLjYiQTgUqMDE2BdShtqQxTBxPXHyjs5bjEn6RmqPlwS3nXzOslxabDkt&#10;GOxpY6j+2Z2sgv77xUyvH+9llX/6st3OdPW4eVVq9DC8LUBEGuJ/+K9daQX5dAa/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BU1bGAAAA3AAAAA8AAAAAAAAA&#10;AAAAAAAAoQIAAGRycy9kb3ducmV2LnhtbFBLBQYAAAAABAAEAPkAAACUAwAAAAA=&#10;" strokecolor="black [3213]"/>
                </v:group>
                <v:line id="Straight Connector 645" o:spid="_x0000_s1545" style="position:absolute;visibility:visible;mso-wrap-style:square" from="26079,3305" to="26873,3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fbRcYAAADcAAAADwAAAGRycy9kb3ducmV2LnhtbESPT2vCQBTE7wW/w/KE3upGqYlEVwmC&#10;0D+n2orXR/aZRLNvw+4a0376bqHgcZiZ3zCrzWBa0ZPzjWUF00kCgri0uuFKwdfn7mkBwgdkja1l&#10;UvBNHjbr0cMKc21v/EH9PlQiQtjnqKAOocul9GVNBv3EdsTRO1lnMETpKqkd3iLctHKWJKk02HBc&#10;qLGjbU3lZX81Chbl29kVWfE6nR+67Kefvae7Y6bU43goliACDeEe/m+/aAXp8xz+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X20XGAAAA3AAAAA8AAAAAAAAA&#10;AAAAAAAAoQIAAGRycy9kb3ducmV2LnhtbFBLBQYAAAAABAAEAPkAAACUAwAAAAA=&#10;" strokecolor="black [3213]"/>
                <v:line id="Straight Connector 647" o:spid="_x0000_s1546" style="position:absolute;visibility:visible;mso-wrap-style:square" from="26086,25563" to="26873,25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ngqcYAAADcAAAADwAAAGRycy9kb3ducmV2LnhtbESPQWvCQBSE7wX/w/IEb3Wj2ERSVwmC&#10;0NZTrdLrI/uapGbfht1tTP31rlDocZiZb5jVZjCt6Mn5xrKC2TQBQVxa3XCl4Pixe1yC8AFZY2uZ&#10;FPySh8169LDCXNsLv1N/CJWIEPY5KqhD6HIpfVmTQT+1HXH0vqwzGKJ0ldQOLxFuWjlPklQabDgu&#10;1NjRtqbyfPgxCpbl27crsuJ19nTqsms/36e7z0ypyXgonkEEGsJ/+K/9ohWkiwzu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J4KnGAAAA3AAAAA8AAAAAAAAA&#10;AAAAAAAAoQIAAGRycy9kb3ducmV2LnhtbFBLBQYAAAAABAAEAPkAAACUAwAAAAA=&#10;" strokecolor="black [3213]"/>
                <v:line id="Straight Connector 648" o:spid="_x0000_s1547" style="position:absolute;visibility:visible;mso-wrap-style:square" from="26086,14535" to="26873,14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Z028MAAADcAAAADwAAAGRycy9kb3ducmV2LnhtbERPz2vCMBS+D/wfwhO8zVTZWumMUgRh&#10;utPUseujeWurzUtJYq3765fDwOPH93u5HkwrenK+saxgNk1AEJdWN1wpOB23zwsQPiBrbC2Tgjt5&#10;WK9GT0vMtb3xJ/WHUIkYwj5HBXUIXS6lL2sy6Ke2I47cj3UGQ4SuktrhLYabVs6TJJUGG44NNXa0&#10;qam8HK5GwaLcn12RFbvZ61eX/fbzj3T7nSk1GQ/FG4hAQ3iI/93vWkH6EtfG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WdNvDAAAA3AAAAA8AAAAAAAAAAAAA&#10;AAAAoQIAAGRycy9kb3ducmV2LnhtbFBLBQYAAAAABAAEAPkAAACRAwAAAAA=&#10;" strokecolor="black [3213]"/>
                <v:line id="Straight Connector 649" o:spid="_x0000_s1548" style="position:absolute;visibility:visible;mso-wrap-style:square" from="41257,17892" to="42044,17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rRQMYAAADcAAAADwAAAGRycy9kb3ducmV2LnhtbESPT2vCQBTE7wW/w/KE3upGsYlGVwmC&#10;0D8nreL1kX0mabNvw+42pv303UKhx2FmfsOst4NpRU/ON5YVTCcJCOLS6oYrBae3/cMChA/IGlvL&#10;pOCLPGw3o7s15tre+ED9MVQiQtjnqKAOocul9GVNBv3EdsTRu1pnMETpKqkd3iLctHKWJKk02HBc&#10;qLGjXU3lx/HTKFiUL++uyIrn6eO5y7772Wu6v2RK3Y+HYgUi0BD+w3/tJ60gnS/h90w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a0UDGAAAA3AAAAA8AAAAAAAAA&#10;AAAAAAAAoQIAAGRycy9kb3ducmV2LnhtbFBLBQYAAAAABAAEAPkAAACUAwAAAAA=&#10;" strokecolor="black [3213]"/>
                <v:group id="Group 177" o:spid="_x0000_s1549" style="position:absolute;left:13575;top:28689;width:781;height:678" coordorigin="7011,19124" coordsize="781,6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oval id="Oval 168" o:spid="_x0000_s1550" style="position:absolute;left:7011;top:19124;width:781;height: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9z8YA&#10;AADcAAAADwAAAGRycy9kb3ducmV2LnhtbESPQWvCQBCF74X+h2UKvdVNC4pEV7GFUlu8NC2KtzE7&#10;ZoPZ2ZDdxvjvnUPB2wzvzXvfzJeDb1RPXawDG3geZaCIy2Brrgz8/rw/TUHFhGyxCUwGLhRhubi/&#10;m2Nuw5m/qS9SpSSEY44GXEptrnUsHXmMo9ASi3YMnccka1dp2+FZwn2jX7Jsoj3WLA0OW3pzVJ6K&#10;P29guum/ipPbp9fVx9b2u3Z8uMRPYx4fhtUMVKIh3cz/12sr+BOhlWdkA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T9z8YAAADcAAAADwAAAAAAAAAAAAAAAACYAgAAZHJz&#10;L2Rvd25yZXYueG1sUEsFBgAAAAAEAAQA9QAAAIsDAAAAAA==&#10;" fillcolor="white [3212]" strokecolor="black [3213]" strokeweight=".25pt"/>
                  <v:line id="Straight Connector 650" o:spid="_x0000_s1551" style="position:absolute;visibility:visible;mso-wrap-style:square" from="7012,19505" to="7793,19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nuAMIAAADcAAAADwAAAGRycy9kb3ducmV2LnhtbERPy2rCQBTdF/yH4Qru6kTBRFJHCYKg&#10;7ao+6PaSuU1SM3fCzBjTfn1nIbg8nPdqM5hW9OR8Y1nBbJqAIC6tbrhScD7tXpcgfEDW2FomBb/k&#10;YbMevaww1/bOn9QfQyViCPscFdQhdLmUvqzJoJ/ajjhy39YZDBG6SmqH9xhuWjlPklQabDg21NjR&#10;tqbyerwZBcvy/ccVWXGYLS5d9tfPP9LdV6bUZDwUbyACDeEpfrj3WkG6iPPjmXg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nuAMIAAADcAAAADwAAAAAAAAAAAAAA&#10;AAChAgAAZHJzL2Rvd25yZXYueG1sUEsFBgAAAAAEAAQA+QAAAJADAAAAAA==&#10;" strokecolor="black [3213]"/>
                </v:group>
                <v:line id="Straight Connector 183" o:spid="_x0000_s1552" style="position:absolute;visibility:visible;mso-wrap-style:square" from="10845,29027" to="13575,29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cxX8IAAADcAAAADwAAAGRycy9kb3ducmV2LnhtbERPzWrCQBC+F3yHZYTe6qZKJaauIoIg&#10;rZdaH2CanSbB7GzcHTX26btCobf5+H5nvuxdqy4UYuPZwPMoA0VcettwZeDwuXnKQUVBtth6JgM3&#10;irBcDB7mWFh/5Q+67KVSKYRjgQZqka7QOpY1OYwj3xEn7tsHh5JgqLQNeE3hrtXjLJtqhw2nhho7&#10;WtdUHvdnZ+D0vtvG21c7lunLz9sxrPKZTKIxj8N+9QpKqJd/8Z97a9P8fAL3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vcxX8IAAADcAAAADwAAAAAAAAAAAAAA&#10;AAChAgAAZHJzL2Rvd25yZXYueG1sUEsFBgAAAAAEAAQA+QAAAJADAAAAAA==&#10;" strokecolor="#4579b8 [3044]"/>
                <v:group id="Group 651" o:spid="_x0000_s1553" style="position:absolute;left:29399;top:16717;width:781;height:673" coordsize="78136,67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Hdv8YAAADcAAAADwAAAGRycy9kb3ducmV2LnhtbESPQWvCQBSE74X+h+UV&#10;ems2URSJriGIlR6kUCOIt0f2mQSzb0N2m8R/3y0Uehxm5htmk02mFQP1rrGsIIliEMSl1Q1XCs7F&#10;+9sKhPPIGlvLpOBBDrLt89MGU21H/qLh5CsRIOxSVFB736VSurImgy6yHXHwbrY36IPsK6l7HAPc&#10;tHIWx0tpsOGwUGNHu5rK++nbKDiMOObzZD8c77fd41osPi/HhJR6fZnyNQhPk/8P/7U/tILlI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kd2/xgAAANwA&#10;AAAPAAAAAAAAAAAAAAAAAKoCAABkcnMvZG93bnJldi54bWxQSwUGAAAAAAQABAD6AAAAnQMAAAAA&#10;">
                  <v:oval id="Oval 652" o:spid="_x0000_s1554" style="position:absolute;width:78102;height:67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rN/cYA&#10;AADcAAAADwAAAGRycy9kb3ducmV2LnhtbESPQWvCQBSE70L/w/IK3nTTQERSV7EF0UovxtLS22v2&#10;NRvMvg3ZbYz/3i0IHoeZ+YZZrAbbiJ46XztW8DRNQBCXTtdcKfg4biZzED4ga2wck4ILeVgtH0YL&#10;zLU784H6IlQiQtjnqMCE0OZS+tKQRT91LXH0fl1nMUTZVVJ3eI5w28g0SWbSYs1xwWBLr4bKU/Fn&#10;Fczf+31xMt/hZb391P1Xm/1c/JtS48dh/Qwi0BDu4Vt7pxXMshT+z8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rN/cYAAADcAAAADwAAAAAAAAAAAAAAAACYAgAAZHJz&#10;L2Rvd25yZXYueG1sUEsFBgAAAAAEAAQA9QAAAIsDAAAAAA==&#10;" fillcolor="white [3212]" strokecolor="black [3213]" strokeweight=".25pt"/>
                  <v:line id="Straight Connector 653" o:spid="_x0000_s1555" style="position:absolute;visibility:visible;mso-wrap-style:square" from="31,38102" to="78136,38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twd8YAAADcAAAADwAAAGRycy9kb3ducmV2LnhtbESPT2vCQBTE7wW/w/KE3upGi4lEVwmC&#10;0D+n2orXR/aZRLNvw+4a0376bqHgcZiZ3zCrzWBa0ZPzjWUF00kCgri0uuFKwdfn7mkBwgdkja1l&#10;UvBNHjbr0cMKc21v/EH9PlQiQtjnqKAOocul9GVNBv3EdsTRO1lnMETpKqkd3iLctHKWJKk02HBc&#10;qLGjbU3lZX81Chbl29kVWfE6nR+67Kefvae7Y6bU43goliACDeEe/m+/aAXp/Bn+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rcHfGAAAA3AAAAA8AAAAAAAAA&#10;AAAAAAAAoQIAAGRycy9kb3ducmV2LnhtbFBLBQYAAAAABAAEAPkAAACUAwAAAAA=&#10;" strokecolor="black [3213]"/>
                </v:group>
                <v:line id="Straight Connector 184" o:spid="_x0000_s1556" style="position:absolute;flip:x y;visibility:visible;mso-wrap-style:square" from="25258,17029" to="29399,17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PJjMMAAADcAAAADwAAAGRycy9kb3ducmV2LnhtbERPTWvCQBC9F/wPywi91Y1FRaIb0WJL&#10;eypNvXgbsmMSkp1Nd7cx+uu7BcHbPN7nrDeDaUVPzteWFUwnCQjiwuqaSwWH79enJQgfkDW2lknB&#10;hTxsstHDGlNtz/xFfR5KEUPYp6igCqFLpfRFRQb9xHbEkTtZZzBE6EqpHZ5juGnlc5IspMGaY0OF&#10;Hb1UVDT5r1Gg99e3vv0pGiM/Lrv952yObndU6nE8bFcgAg3hLr6533Wcv5zB/zPxAp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TyYzDAAAA3AAAAA8AAAAAAAAAAAAA&#10;AAAAoQIAAGRycy9kb3ducmV2LnhtbFBLBQYAAAAABAAEAPkAAACRAw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W3vMMA&#10;AADcAAAADwAAAGRycy9kb3ducmV2LnhtbERPS2vCQBC+F/wPywje6saARVJXaYSiIIUaPfQ4zU6T&#10;0Oxs2N3m8e/dQqG3+fies92PphU9Od9YVrBaJiCIS6sbrhTcrq+PGxA+IGtsLZOCiTzsd7OHLWba&#10;DnyhvgiViCHsM1RQh9BlUvqyJoN+aTviyH1ZZzBE6CqpHQ4x3LQyTZInabDh2FBjR4eayu/ixyjI&#10;0+54G46fH2+Fu4YpP1fysn5XajEfX55BBBrDv/jPfdJx/mYNv8/EC+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W3vMMAAADcAAAADwAAAAAAAAAAAAAAAACYAgAAZHJzL2Rv&#10;d25yZXYueG1sUEsFBgAAAAAEAAQA9QAAAIgDAAAAAA==&#10;" adj="-9472,9286,-8310,2941,-86,2715" fillcolor="white [3212]" strokecolor="black [3213]" strokeweight=".25pt">
                  <v:textbox>
                    <w:txbxContent>
                      <w:p w:rsidR="00B63A8B" w:rsidRPr="006B50C2" w:rsidRDefault="00B63A8B" w:rsidP="006B50C2">
                        <w:pPr>
                          <w:rPr>
                            <w:color w:val="000000" w:themeColor="text1"/>
                          </w:rPr>
                        </w:pPr>
                        <w:r>
                          <w:rPr>
                            <w:color w:val="000000" w:themeColor="text1"/>
                          </w:rPr>
                          <w:t>Clicking on this collapses the d</w:t>
                        </w:r>
                        <w:r>
                          <w:rPr>
                            <w:color w:val="000000" w:themeColor="text1"/>
                          </w:rPr>
                          <w:t>e</w:t>
                        </w:r>
                        <w:r>
                          <w:rPr>
                            <w:color w:val="000000" w:themeColor="text1"/>
                          </w:rPr>
                          <w:t>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IO8EA&#10;AADcAAAADwAAAGRycy9kb3ducmV2LnhtbESP3YrCMBCF7wXfIYywd5pYVErXtEhZwdtVH2BoxrZs&#10;M6lNVtu3NwsLXh7Oz8fZF6PtxIMG3zrWsF4pEMSVMy3XGq6X4zIF4QOywc4xaZjIQ5HPZ3vMjHvy&#10;Nz3OoRZxhH2GGpoQ+kxKXzVk0a9cTxy9mxsshiiHWpoBn3HcdjJRaictthwJDfZUNlT9nH9t5N7V&#10;JfmaaFJTWW6uqjqkp6TW+mMxHj5BBBrDO/zfPhkNu+0G/s7EIy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7CDvBAAAA3AAAAA8AAAAAAAAAAAAAAAAAmAIAAGRycy9kb3du&#10;cmV2LnhtbFBLBQYAAAAABAAEAPUAAACGAwAAAAA=&#10;" adj="2582,29305,7654,28299,9826,22734" fillcolor="white [3212]" strokecolor="black [3213]" strokeweight=".25pt">
                  <v:textbox>
                    <w:txbxContent>
                      <w:p w:rsidR="00B63A8B" w:rsidRPr="006B50C2" w:rsidRDefault="00B63A8B"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Ci8YA&#10;AADcAAAADwAAAGRycy9kb3ducmV2LnhtbESPQWvCQBSE70L/w/IKvemmlohEVyliaXvQUi0Ub4/s&#10;SzYk+zZktzH9964geBxm5htmuR5sI3rqfOVYwfMkAUGcO11xqeDn+Daeg/ABWWPjmBT8k4f16mG0&#10;xEy7M39TfwiliBD2GSowIbSZlD43ZNFPXEscvcJ1FkOUXSl1h+cIt42cJslMWqw4LhhsaWMorw9/&#10;VkH6W3w1Rb972W6Nr4v6/VTZ/adST4/D6wJEoCHcw7f2h1YwS1O4nolH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Ci8YAAADcAAAADwAAAAAAAAAAAAAAAACYAgAAZHJz&#10;L2Rvd25yZXYueG1sUEsFBgAAAAAEAAQA9QAAAIsDAAAAAA==&#10;" adj="17540,39201,15430,24943,10493,22373" fillcolor="white [3212]" strokecolor="black [3213]" strokeweight=".25pt">
                  <v:textbox>
                    <w:txbxContent>
                      <w:p w:rsidR="00B63A8B" w:rsidRPr="006B50C2" w:rsidRDefault="00B63A8B" w:rsidP="006B50C2">
                        <w:pPr>
                          <w:rPr>
                            <w:color w:val="000000" w:themeColor="text1"/>
                          </w:rPr>
                        </w:pPr>
                        <w:r>
                          <w:rPr>
                            <w:color w:val="000000" w:themeColor="text1"/>
                          </w:rPr>
                          <w:t>Clicking on this circle co</w:t>
                        </w:r>
                        <w:r>
                          <w:rPr>
                            <w:color w:val="000000" w:themeColor="text1"/>
                          </w:rPr>
                          <w:t>l</w:t>
                        </w:r>
                        <w:r>
                          <w:rPr>
                            <w:color w:val="000000" w:themeColor="text1"/>
                          </w:rPr>
                          <w:t>lapses all the ACCs in the inheritance, and minus changes plus in the circle. Clicking on the plus circle expands all the ACCs.</w:t>
                        </w:r>
                      </w:p>
                    </w:txbxContent>
                  </v:textbox>
                  <o:callout v:ext="edit" minusx="t" minusy="t"/>
                </v:shape>
                <w10:anchorlock/>
              </v:group>
            </w:pict>
          </mc:Fallback>
        </mc:AlternateContent>
      </w:r>
    </w:p>
    <w:p w:rsidR="00CE5FC0" w:rsidRPr="00CE5FC0" w:rsidRDefault="00E5752A" w:rsidP="00CE5FC0">
      <w:pPr>
        <w:pStyle w:val="Caption"/>
      </w:pPr>
      <w:bookmarkStart w:id="777" w:name="_Ref437592225"/>
      <w:r>
        <w:t xml:space="preserve">Figure </w:t>
      </w:r>
      <w:fldSimple w:instr=" SEQ Figure \* ARABIC ">
        <w:r w:rsidR="0093447A">
          <w:rPr>
            <w:noProof/>
          </w:rPr>
          <w:t>14</w:t>
        </w:r>
      </w:fldSimple>
      <w:bookmarkEnd w:id="777"/>
      <w:r>
        <w:t>: Rendering of ACC and ASCCP</w:t>
      </w:r>
    </w:p>
    <w:p w:rsidR="000E5720" w:rsidRDefault="000E5720" w:rsidP="000E5720">
      <w:pPr>
        <w:pStyle w:val="Heading3"/>
      </w:pPr>
      <w:bookmarkStart w:id="778" w:name="_Ref435336589"/>
      <w:bookmarkStart w:id="779" w:name="_Toc442109047"/>
      <w:r>
        <w:t>View</w:t>
      </w:r>
      <w:r w:rsidR="00BF1481">
        <w:t>/Search</w:t>
      </w:r>
      <w:r>
        <w:t xml:space="preserve"> CCs</w:t>
      </w:r>
      <w:bookmarkEnd w:id="778"/>
      <w:bookmarkEnd w:id="779"/>
    </w:p>
    <w:p w:rsidR="00432D19" w:rsidRDefault="00432D19" w:rsidP="00432D19">
      <w:r>
        <w:t xml:space="preserve">The user should be able to search for a CC across all types of CCs and open it up for viewing. </w:t>
      </w:r>
    </w:p>
    <w:p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w:t>
      </w:r>
      <w:r w:rsidR="007D0B1B">
        <w:t>g</w:t>
      </w:r>
      <w:r w:rsidR="007D0B1B">
        <w:t>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rsidR="00432D19" w:rsidRDefault="00432D19" w:rsidP="00432D19">
      <w:pPr>
        <w:spacing w:before="240"/>
      </w:pPr>
      <w:r>
        <w:t xml:space="preserve">The user should be able to filter out some specific types of CCs. </w:t>
      </w:r>
    </w:p>
    <w:p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rsidR="006652C4" w:rsidRDefault="006652C4" w:rsidP="006652C4">
      <w:pPr>
        <w:pStyle w:val="Heading3"/>
      </w:pPr>
      <w:bookmarkStart w:id="780" w:name="_Ref435336598"/>
      <w:bookmarkStart w:id="781" w:name="_Toc442109048"/>
      <w:r>
        <w:t>Create a new ACC</w:t>
      </w:r>
      <w:bookmarkEnd w:id="780"/>
      <w:bookmarkEnd w:id="781"/>
    </w:p>
    <w:p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w:t>
      </w:r>
      <w:r>
        <w:t>n</w:t>
      </w:r>
      <w:r w:rsidR="00E62E71">
        <w:t>dow with a default A</w:t>
      </w:r>
      <w:r>
        <w:t xml:space="preserve">CC’s </w:t>
      </w:r>
      <w:r w:rsidR="00E62E71">
        <w:t>Object Class Term</w:t>
      </w:r>
      <w:r>
        <w:t xml:space="preserve"> such as “An ACC Object Class Term”. The user can modify prope</w:t>
      </w:r>
      <w:r>
        <w:t>r</w:t>
      </w:r>
      <w:r>
        <w:t xml:space="preserve">ties of the ACC on the right pane of the window. </w:t>
      </w:r>
      <w:r w:rsidR="00AA131B">
        <w:t>See subsections below for how the ACC’s properties shall be populated along with their UI behavior.</w:t>
      </w:r>
    </w:p>
    <w:p w:rsidR="008D7CDB" w:rsidRDefault="008D7CDB" w:rsidP="002819A7"/>
    <w:p w:rsidR="001C6FFA" w:rsidRDefault="008D7CDB" w:rsidP="002819A7">
      <w:r>
        <w:t xml:space="preserve">See section </w:t>
      </w:r>
      <w:r>
        <w:fldChar w:fldCharType="begin"/>
      </w:r>
      <w:r>
        <w:instrText xml:space="preserve"> REF _Ref434849200 \r \h </w:instrText>
      </w:r>
      <w:r>
        <w:fldChar w:fldCharType="separate"/>
      </w:r>
      <w:r w:rsidR="0093447A">
        <w:t>3.10.7</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rsidR="002E7C09" w:rsidRDefault="002E7C09" w:rsidP="002819A7"/>
    <w:p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rsidR="008D7CDB" w:rsidRDefault="008D7CDB" w:rsidP="002819A7"/>
    <w:p w:rsidR="00827499" w:rsidRDefault="002B2ED6" w:rsidP="008D7CDB">
      <w:pPr>
        <w:pStyle w:val="ListParagraph"/>
        <w:numPr>
          <w:ilvl w:val="0"/>
          <w:numId w:val="19"/>
        </w:numPr>
      </w:pPr>
      <w:r>
        <w:t>Change properties of</w:t>
      </w:r>
      <w:r w:rsidR="00827499">
        <w:t xml:space="preserve"> the ACC</w:t>
      </w:r>
      <w:r>
        <w:t>.</w:t>
      </w:r>
    </w:p>
    <w:p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rsidR="00240D6D" w:rsidRDefault="00240D6D" w:rsidP="008D7CDB">
      <w:pPr>
        <w:pStyle w:val="ListParagraph"/>
        <w:numPr>
          <w:ilvl w:val="0"/>
          <w:numId w:val="19"/>
        </w:numPr>
      </w:pPr>
      <w:r>
        <w:t>Discard a child association</w:t>
      </w:r>
    </w:p>
    <w:p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rsidR="00240D6D" w:rsidRDefault="00240D6D" w:rsidP="00240D6D">
      <w:pPr>
        <w:pStyle w:val="ListParagraph"/>
        <w:numPr>
          <w:ilvl w:val="0"/>
          <w:numId w:val="19"/>
        </w:numPr>
      </w:pPr>
      <w:r>
        <w:t>Change the position of an association.</w:t>
      </w:r>
    </w:p>
    <w:p w:rsidR="00240D6D" w:rsidRDefault="00240D6D" w:rsidP="00240D6D">
      <w:pPr>
        <w:pStyle w:val="ListParagraph"/>
        <w:numPr>
          <w:ilvl w:val="0"/>
          <w:numId w:val="19"/>
        </w:numPr>
      </w:pPr>
      <w:r>
        <w:t>Make the ACC based on another ACC. This may be offered to the user by right clicking on the ACC in the background.</w:t>
      </w:r>
    </w:p>
    <w:p w:rsidR="00240D6D" w:rsidRDefault="00240D6D" w:rsidP="00240D6D">
      <w:pPr>
        <w:pStyle w:val="ListParagraph"/>
        <w:numPr>
          <w:ilvl w:val="0"/>
          <w:numId w:val="19"/>
        </w:numPr>
      </w:pPr>
      <w:r>
        <w:t>Discard an ACC</w:t>
      </w:r>
      <w:r w:rsidR="00A756FD">
        <w:t>.</w:t>
      </w:r>
    </w:p>
    <w:p w:rsidR="00391B3C" w:rsidRDefault="00391B3C" w:rsidP="008D7CDB">
      <w:pPr>
        <w:pStyle w:val="ListParagraph"/>
        <w:numPr>
          <w:ilvl w:val="0"/>
          <w:numId w:val="19"/>
        </w:numPr>
      </w:pPr>
      <w:r>
        <w:t>Change the ACC state.</w:t>
      </w:r>
    </w:p>
    <w:p w:rsidR="008957C4" w:rsidRDefault="008957C4" w:rsidP="008D7CDB">
      <w:pPr>
        <w:pStyle w:val="ListParagraph"/>
        <w:numPr>
          <w:ilvl w:val="0"/>
          <w:numId w:val="19"/>
        </w:numPr>
      </w:pPr>
      <w:r>
        <w:t>Create a new ASCCP.</w:t>
      </w:r>
      <w:r w:rsidR="008B4A8F">
        <w:t xml:space="preserve"> This may be offered as a menu item on the page.</w:t>
      </w:r>
    </w:p>
    <w:p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rsidR="005E1D61" w:rsidRDefault="005E1D61" w:rsidP="005E1D61">
      <w:pPr>
        <w:pStyle w:val="Heading4"/>
      </w:pPr>
      <w:bookmarkStart w:id="782" w:name="_Toc442109049"/>
      <w:r>
        <w:lastRenderedPageBreak/>
        <w:t>ACC current record</w:t>
      </w:r>
      <w:bookmarkEnd w:id="782"/>
    </w:p>
    <w:p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783"/>
        <w:gridCol w:w="2254"/>
        <w:gridCol w:w="2539"/>
      </w:tblGrid>
      <w:tr w:rsidR="005D2D67" w:rsidRPr="00A159CE" w:rsidTr="00EF7498">
        <w:tc>
          <w:tcPr>
            <w:tcW w:w="9576" w:type="dxa"/>
            <w:gridSpan w:val="3"/>
          </w:tcPr>
          <w:p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rsidTr="00EF7498">
        <w:tc>
          <w:tcPr>
            <w:tcW w:w="9576" w:type="dxa"/>
            <w:gridSpan w:val="3"/>
          </w:tcPr>
          <w:p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rsidTr="00EF7498">
        <w:tc>
          <w:tcPr>
            <w:tcW w:w="9576" w:type="dxa"/>
            <w:gridSpan w:val="3"/>
          </w:tcPr>
          <w:p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rsidTr="00EF7498">
        <w:tc>
          <w:tcPr>
            <w:tcW w:w="9576" w:type="dxa"/>
            <w:gridSpan w:val="3"/>
          </w:tcPr>
          <w:p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rsidTr="00EF7498">
        <w:tc>
          <w:tcPr>
            <w:tcW w:w="9576" w:type="dxa"/>
            <w:gridSpan w:val="3"/>
          </w:tcPr>
          <w:p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rsidTr="00EF7498">
        <w:tc>
          <w:tcPr>
            <w:tcW w:w="9576" w:type="dxa"/>
            <w:gridSpan w:val="3"/>
          </w:tcPr>
          <w:p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rsidTr="00EF7498">
        <w:tc>
          <w:tcPr>
            <w:tcW w:w="9576" w:type="dxa"/>
            <w:gridSpan w:val="3"/>
          </w:tcPr>
          <w:p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rsidTr="00EF7498">
        <w:tc>
          <w:tcPr>
            <w:tcW w:w="9576" w:type="dxa"/>
            <w:gridSpan w:val="3"/>
          </w:tcPr>
          <w:p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w:t>
            </w:r>
            <w:r w:rsidR="00700731">
              <w:t>s</w:t>
            </w:r>
            <w:r w:rsidR="00700731">
              <w:t xml:space="preserve">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w:t>
            </w:r>
            <w:proofErr w:type="spellStart"/>
            <w:r w:rsidR="00700731">
              <w:t>int</w:t>
            </w:r>
            <w:proofErr w:type="spellEnd"/>
            <w:r w:rsidR="00700731">
              <w:t xml:space="preserve"> value</w:t>
            </w:r>
            <w:r w:rsidR="005D2D67">
              <w:t>.</w:t>
            </w:r>
            <w:r w:rsidR="005D2D67" w:rsidRPr="00A159CE">
              <w:t xml:space="preserve"> </w:t>
            </w:r>
            <w:r w:rsidR="00AA131B">
              <w:t>This field should be a combo box.</w:t>
            </w:r>
          </w:p>
        </w:tc>
      </w:tr>
      <w:tr w:rsidR="005D2D67" w:rsidRPr="00A159CE" w:rsidTr="00EF7498">
        <w:tc>
          <w:tcPr>
            <w:tcW w:w="9576" w:type="dxa"/>
            <w:gridSpan w:val="3"/>
          </w:tcPr>
          <w:p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rsidTr="00EF7498">
        <w:tc>
          <w:tcPr>
            <w:tcW w:w="9576" w:type="dxa"/>
            <w:gridSpan w:val="3"/>
          </w:tcPr>
          <w:p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rsidTr="00EF7498">
        <w:tc>
          <w:tcPr>
            <w:tcW w:w="9576" w:type="dxa"/>
            <w:gridSpan w:val="3"/>
          </w:tcPr>
          <w:p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713C4E" w:rsidRPr="00A159CE" w:rsidTr="00713C4E">
        <w:tc>
          <w:tcPr>
            <w:tcW w:w="4783" w:type="dxa"/>
          </w:tcPr>
          <w:p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rsidTr="00713C4E">
        <w:tc>
          <w:tcPr>
            <w:tcW w:w="4783" w:type="dxa"/>
          </w:tcPr>
          <w:p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release_id</w:t>
            </w:r>
            <w:r w:rsidR="00713C4E">
              <w:rPr>
                <w:rStyle w:val="CodeChar"/>
              </w:rPr>
              <w:t xml:space="preserve">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bl>
    <w:p w:rsidR="005E1D61" w:rsidRDefault="005E1D61" w:rsidP="005E1D61">
      <w:pPr>
        <w:pStyle w:val="Heading4"/>
      </w:pPr>
      <w:bookmarkStart w:id="783" w:name="_Toc442109050"/>
      <w:r>
        <w:t>ACC history record</w:t>
      </w:r>
      <w:bookmarkEnd w:id="783"/>
    </w:p>
    <w:p w:rsidR="004F152C" w:rsidRPr="004F152C" w:rsidRDefault="000B58BA" w:rsidP="000B58BA">
      <w:pPr>
        <w:spacing w:before="240"/>
      </w:pPr>
      <w:r>
        <w:t xml:space="preserve">Follow </w:t>
      </w:r>
      <w:r w:rsidR="000A71BB">
        <w:t xml:space="preserve">the </w:t>
      </w:r>
      <w:r>
        <w:t>general guideline.</w:t>
      </w:r>
    </w:p>
    <w:p w:rsidR="005E1D61" w:rsidRDefault="005E1D61" w:rsidP="005E1D61"/>
    <w:p w:rsidR="00297BF1" w:rsidRDefault="00297BF1" w:rsidP="00297BF1">
      <w:pPr>
        <w:pStyle w:val="Heading3"/>
      </w:pPr>
      <w:bookmarkStart w:id="784" w:name="_Ref437667828"/>
      <w:bookmarkStart w:id="785" w:name="_Toc442109051"/>
      <w:bookmarkStart w:id="786" w:name="_Ref435336606"/>
      <w:r>
        <w:t>Manage ownership of a UoC</w:t>
      </w:r>
      <w:bookmarkEnd w:id="784"/>
      <w:bookmarkEnd w:id="785"/>
    </w:p>
    <w:p w:rsidR="00136CCB" w:rsidRDefault="00136CCB" w:rsidP="00BF1481">
      <w:r>
        <w:t>Pre-condition:</w:t>
      </w:r>
      <w:r w:rsidR="00670E72">
        <w:t xml:space="preserve"> A UoC can be in any state to change the ownership. </w:t>
      </w:r>
    </w:p>
    <w:p w:rsidR="00670E72" w:rsidRDefault="00670E72" w:rsidP="00BF1481"/>
    <w:p w:rsidR="00670E72" w:rsidRDefault="00670E72" w:rsidP="00BF1481">
      <w:r>
        <w:t>Changing the ownership shall not result in a new revision of the UoC.</w:t>
      </w:r>
    </w:p>
    <w:p w:rsidR="00670E72" w:rsidRDefault="00670E72" w:rsidP="00BF1481">
      <w:r>
        <w:t xml:space="preserve">The undo functionality </w:t>
      </w:r>
      <w:r w:rsidR="00C026CD">
        <w:t>shall not revert the ownership.</w:t>
      </w:r>
    </w:p>
    <w:p w:rsidR="00670E72" w:rsidRDefault="00670E72" w:rsidP="00C026CD">
      <w:pPr>
        <w:spacing w:before="240"/>
      </w:pPr>
      <w:r>
        <w:lastRenderedPageBreak/>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rsidR="006652C4" w:rsidRDefault="006652C4" w:rsidP="006652C4">
      <w:pPr>
        <w:pStyle w:val="Heading3"/>
      </w:pPr>
      <w:bookmarkStart w:id="787" w:name="_Ref437667737"/>
      <w:bookmarkStart w:id="788" w:name="_Toc442109052"/>
      <w:r>
        <w:t>Create a new revision of an ACC</w:t>
      </w:r>
      <w:bookmarkEnd w:id="786"/>
      <w:bookmarkEnd w:id="787"/>
      <w:bookmarkEnd w:id="788"/>
    </w:p>
    <w:p w:rsidR="00792D47" w:rsidRDefault="00D55A36" w:rsidP="00792D47">
      <w:r>
        <w:t xml:space="preserve">Pre-condition: ACC must be in the </w:t>
      </w:r>
      <w:r w:rsidR="000A10D1">
        <w:t>P</w:t>
      </w:r>
      <w:r>
        <w:t>ublished state.</w:t>
      </w:r>
      <w:r w:rsidR="00713C4E">
        <w:t xml:space="preserve"> The log-in user has to be the owner of the ACC.</w:t>
      </w:r>
    </w:p>
    <w:p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93447A">
        <w:t>3.10.9</w:t>
      </w:r>
      <w:r w:rsidR="00EB7F04">
        <w:fldChar w:fldCharType="end"/>
      </w:r>
      <w:r w:rsidR="005B1CDD">
        <w:t>.</w:t>
      </w:r>
    </w:p>
    <w:p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 xml:space="preserve">. </w:t>
      </w:r>
      <w:r w:rsidR="007A5864">
        <w:t xml:space="preserve"> </w:t>
      </w:r>
    </w:p>
    <w:p w:rsidR="006652C4" w:rsidRDefault="006652C4" w:rsidP="006652C4">
      <w:pPr>
        <w:pStyle w:val="Heading3"/>
      </w:pPr>
      <w:bookmarkStart w:id="789" w:name="_Ref435336616"/>
      <w:bookmarkStart w:id="790" w:name="_Toc442109053"/>
      <w:r>
        <w:t>Edit an ACC</w:t>
      </w:r>
      <w:bookmarkEnd w:id="789"/>
      <w:bookmarkEnd w:id="790"/>
    </w:p>
    <w:p w:rsidR="002819A7" w:rsidRDefault="00484321" w:rsidP="002819A7">
      <w:r>
        <w:t>Pre-condition: The ACC must be in the Editing state or Candidate state.</w:t>
      </w:r>
      <w:r w:rsidR="00F56382">
        <w:t xml:space="preserve"> The user is the owner of the ACC UoC.</w:t>
      </w:r>
    </w:p>
    <w:p w:rsidR="00484321" w:rsidRDefault="00484321" w:rsidP="002819A7"/>
    <w:p w:rsidR="0089174B" w:rsidRDefault="0089174B" w:rsidP="002819A7">
      <w:r>
        <w:t>This functionality shall be accessible from the View/Search CCs when an ACC is selected and on an ACC node from within a CC content diagram.</w:t>
      </w:r>
    </w:p>
    <w:p w:rsidR="0089174B" w:rsidRDefault="0089174B" w:rsidP="002819A7"/>
    <w:p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93447A">
        <w:t>3.10.24.2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93447A">
        <w:t>3.10.9</w:t>
      </w:r>
      <w:r w:rsidR="003F4691">
        <w:fldChar w:fldCharType="end"/>
      </w:r>
      <w:r w:rsidR="003F4691">
        <w:t>.</w:t>
      </w:r>
    </w:p>
    <w:p w:rsidR="00827499" w:rsidRDefault="002B2ED6" w:rsidP="00827499">
      <w:pPr>
        <w:pStyle w:val="Heading3"/>
      </w:pPr>
      <w:bookmarkStart w:id="791" w:name="_Toc442109054"/>
      <w:r>
        <w:t>Change</w:t>
      </w:r>
      <w:r w:rsidR="00827499">
        <w:t xml:space="preserve"> properties of an ACC</w:t>
      </w:r>
      <w:bookmarkEnd w:id="791"/>
    </w:p>
    <w:p w:rsidR="00827499" w:rsidRDefault="00827499" w:rsidP="00827499">
      <w:r>
        <w:t>Pre-condition: The ACC must be in the Editing state.</w:t>
      </w:r>
    </w:p>
    <w:p w:rsidR="00827499" w:rsidRPr="00827499" w:rsidRDefault="00827499" w:rsidP="00827499"/>
    <w:p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rsidR="008A700E" w:rsidRDefault="008A700E" w:rsidP="00792D47"/>
    <w:p w:rsidR="008A700E" w:rsidRDefault="008A700E" w:rsidP="00792D47">
      <w:r>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rsidR="00827499" w:rsidRDefault="00827499" w:rsidP="00792D47"/>
    <w:p w:rsidR="00827499" w:rsidRDefault="008A700E" w:rsidP="00792D47">
      <w:r>
        <w:t>An ACC can be deprecated through this use case.</w:t>
      </w:r>
    </w:p>
    <w:p w:rsidR="00827499" w:rsidRDefault="00827499" w:rsidP="00792D47"/>
    <w:p w:rsidR="00827499" w:rsidRPr="00792D47" w:rsidRDefault="008A700E" w:rsidP="00792D47">
      <w:commentRangeStart w:id="792"/>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792"/>
      <w:r w:rsidR="00774EC5">
        <w:rPr>
          <w:rStyle w:val="CommentReference"/>
        </w:rPr>
        <w:commentReference w:id="792"/>
      </w:r>
    </w:p>
    <w:p w:rsidR="008D4B74" w:rsidRDefault="006F2D31" w:rsidP="009E3636">
      <w:pPr>
        <w:pStyle w:val="Heading3"/>
      </w:pPr>
      <w:bookmarkStart w:id="793" w:name="_Ref434730261"/>
      <w:bookmarkStart w:id="794" w:name="_Toc442109055"/>
      <w:r>
        <w:t>Append</w:t>
      </w:r>
      <w:r w:rsidR="008D4B74">
        <w:t xml:space="preserve"> a</w:t>
      </w:r>
      <w:r w:rsidR="0060374D">
        <w:t xml:space="preserve"> child</w:t>
      </w:r>
      <w:r w:rsidR="008D4B74">
        <w:t xml:space="preserve"> association to an A</w:t>
      </w:r>
      <w:r w:rsidR="0060374D">
        <w:t>CC</w:t>
      </w:r>
      <w:bookmarkEnd w:id="793"/>
      <w:bookmarkEnd w:id="794"/>
    </w:p>
    <w:p w:rsidR="005D013E" w:rsidRDefault="005D013E" w:rsidP="00792D47">
      <w:r>
        <w:t>Pre-condition: The ACC is in the Editing state. The invoking user is the owner of the ACC.</w:t>
      </w:r>
    </w:p>
    <w:p w:rsidR="00A441CE" w:rsidRDefault="00A441CE" w:rsidP="000473DA">
      <w:pPr>
        <w:spacing w:before="240"/>
      </w:pPr>
      <w:r>
        <w:t>When this use case is invoked, the invoking use case must pass the parent/owner ACC of the association to be crea</w:t>
      </w:r>
      <w:r>
        <w:t>t</w:t>
      </w:r>
      <w:r>
        <w:t xml:space="preserve">ed. We’ll refer to the parent ACC as </w:t>
      </w:r>
      <w:r w:rsidRPr="00A441CE">
        <w:rPr>
          <w:rStyle w:val="CodeChar"/>
        </w:rPr>
        <w:t>pACC</w:t>
      </w:r>
      <w:r>
        <w:t>.</w:t>
      </w:r>
      <w:r w:rsidR="00E37518">
        <w:t xml:space="preserve"> </w:t>
      </w:r>
    </w:p>
    <w:p w:rsidR="00A441CE" w:rsidRDefault="00A441CE" w:rsidP="00792D47"/>
    <w:p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w:t>
      </w:r>
      <w:r w:rsidR="00374F8A">
        <w:t>s</w:t>
      </w:r>
      <w:r w:rsidR="00374F8A">
        <w:t>tem must ensure no self-reference.</w:t>
      </w:r>
    </w:p>
    <w:p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w:t>
      </w:r>
      <w:r w:rsidR="006A451B">
        <w:t>c</w:t>
      </w:r>
      <w:r w:rsidR="006A451B">
        <w:t>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rsidR="002E6FAE" w:rsidRDefault="002E6FAE" w:rsidP="00792D47"/>
    <w:p w:rsidR="00F650ED" w:rsidRDefault="006963F0" w:rsidP="00792D47">
      <w:r>
        <w:t>In this case, it is assumed that the association is added to the end. Therefore, t</w:t>
      </w:r>
      <w:r w:rsidR="002E6FAE">
        <w:t>he sequencing key of the new associ</w:t>
      </w:r>
      <w:r w:rsidR="002E6FAE">
        <w:t>a</w:t>
      </w:r>
      <w:r w:rsidR="002E6FAE">
        <w:t xml:space="preserve">tion, </w:t>
      </w:r>
      <w:r w:rsidR="002E6FAE" w:rsidRPr="00E37518">
        <w:rPr>
          <w:rStyle w:val="CodeChar"/>
        </w:rPr>
        <w:t>seqKey</w:t>
      </w:r>
      <w:r w:rsidR="002E6FAE">
        <w:t xml:space="preserve">, </w:t>
      </w:r>
      <w:r>
        <w:t xml:space="preserve">shall be the ACC’s current number of direct associations, ASCC and BCC, plus one. </w:t>
      </w:r>
    </w:p>
    <w:p w:rsidR="00A441CE" w:rsidRDefault="00A441CE" w:rsidP="00A441CE">
      <w:pPr>
        <w:pStyle w:val="Heading4"/>
      </w:pPr>
      <w:bookmarkStart w:id="795" w:name="_Toc442109056"/>
      <w:r>
        <w:t xml:space="preserve">Populate the ASCC </w:t>
      </w:r>
      <w:r w:rsidR="00D614D7">
        <w:t xml:space="preserve">current </w:t>
      </w:r>
      <w:r>
        <w:t>record</w:t>
      </w:r>
      <w:bookmarkEnd w:id="795"/>
    </w:p>
    <w:p w:rsidR="00A441CE" w:rsidRDefault="00A441CE" w:rsidP="00A441CE"/>
    <w:tbl>
      <w:tblPr>
        <w:tblStyle w:val="TableGrid"/>
        <w:tblW w:w="0" w:type="auto"/>
        <w:tblLook w:val="04A0" w:firstRow="1" w:lastRow="0" w:firstColumn="1" w:lastColumn="0" w:noHBand="0" w:noVBand="1"/>
      </w:tblPr>
      <w:tblGrid>
        <w:gridCol w:w="9576"/>
      </w:tblGrid>
      <w:tr w:rsidR="00A441CE" w:rsidTr="00C23433">
        <w:tc>
          <w:tcPr>
            <w:tcW w:w="9576" w:type="dxa"/>
          </w:tcPr>
          <w:p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rsidTr="00C23433">
        <w:tc>
          <w:tcPr>
            <w:tcW w:w="9576" w:type="dxa"/>
          </w:tcPr>
          <w:p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rsidTr="00C23433">
        <w:tc>
          <w:tcPr>
            <w:tcW w:w="9576" w:type="dxa"/>
          </w:tcPr>
          <w:p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rsidTr="00C23433">
        <w:tc>
          <w:tcPr>
            <w:tcW w:w="9576" w:type="dxa"/>
          </w:tcPr>
          <w:p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rsidTr="00C23433">
        <w:tc>
          <w:tcPr>
            <w:tcW w:w="9576" w:type="dxa"/>
          </w:tcPr>
          <w:p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rsidTr="00C23433">
        <w:tc>
          <w:tcPr>
            <w:tcW w:w="9576" w:type="dxa"/>
          </w:tcPr>
          <w:p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rsidTr="00C23433">
        <w:tc>
          <w:tcPr>
            <w:tcW w:w="9576" w:type="dxa"/>
          </w:tcPr>
          <w:p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rsidTr="00C23433">
        <w:tc>
          <w:tcPr>
            <w:tcW w:w="9576" w:type="dxa"/>
          </w:tcPr>
          <w:p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rsidTr="00C23433">
        <w:tc>
          <w:tcPr>
            <w:tcW w:w="9576" w:type="dxa"/>
          </w:tcPr>
          <w:p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rsidTr="00C23433">
        <w:tc>
          <w:tcPr>
            <w:tcW w:w="9576" w:type="dxa"/>
          </w:tcPr>
          <w:p w:rsidR="00013618" w:rsidRDefault="00013618" w:rsidP="00C23433">
            <w:pPr>
              <w:rPr>
                <w:rStyle w:val="CodeChar"/>
              </w:rPr>
            </w:pPr>
            <w:r>
              <w:rPr>
                <w:rStyle w:val="CodeChar"/>
              </w:rPr>
              <w:t>is_deprecated = 0</w:t>
            </w:r>
          </w:p>
        </w:tc>
      </w:tr>
      <w:tr w:rsidR="00A441CE" w:rsidTr="00C23433">
        <w:tc>
          <w:tcPr>
            <w:tcW w:w="9576" w:type="dxa"/>
          </w:tcPr>
          <w:p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rsidTr="00C23433">
        <w:tc>
          <w:tcPr>
            <w:tcW w:w="9576" w:type="dxa"/>
          </w:tcPr>
          <w:p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rsidTr="00C23433">
        <w:tc>
          <w:tcPr>
            <w:tcW w:w="9576" w:type="dxa"/>
          </w:tcPr>
          <w:p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rsidTr="00C23433">
        <w:tc>
          <w:tcPr>
            <w:tcW w:w="9576" w:type="dxa"/>
          </w:tcPr>
          <w:p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rsidTr="00C23433">
        <w:tc>
          <w:tcPr>
            <w:tcW w:w="9576" w:type="dxa"/>
          </w:tcPr>
          <w:p w:rsidR="00A441CE" w:rsidRDefault="00064FD5" w:rsidP="00064FD5">
            <w:pPr>
              <w:rPr>
                <w:rStyle w:val="CodeChar"/>
              </w:rPr>
            </w:pPr>
            <w:r>
              <w:rPr>
                <w:rStyle w:val="CodeChar"/>
              </w:rPr>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rsidTr="00C23433">
        <w:tc>
          <w:tcPr>
            <w:tcW w:w="9576" w:type="dxa"/>
          </w:tcPr>
          <w:p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rsidTr="00C23433">
        <w:tc>
          <w:tcPr>
            <w:tcW w:w="9576" w:type="dxa"/>
          </w:tcPr>
          <w:p w:rsidR="00A441CE" w:rsidRDefault="00B37A2C" w:rsidP="00C23433">
            <w:pPr>
              <w:rPr>
                <w:rStyle w:val="CodeChar"/>
              </w:rPr>
            </w:pPr>
            <w:r>
              <w:rPr>
                <w:rStyle w:val="CodeChar"/>
              </w:rPr>
              <w:t>revision_num</w:t>
            </w:r>
            <w:r w:rsidR="00A441CE">
              <w:rPr>
                <w:rStyle w:val="CodeChar"/>
              </w:rPr>
              <w:t xml:space="preserve"> = 0.</w:t>
            </w:r>
          </w:p>
        </w:tc>
      </w:tr>
      <w:tr w:rsidR="00A441CE" w:rsidTr="00C23433">
        <w:tc>
          <w:tcPr>
            <w:tcW w:w="9576" w:type="dxa"/>
          </w:tcPr>
          <w:p w:rsidR="00A441CE" w:rsidRDefault="00C71A36" w:rsidP="00C23433">
            <w:pPr>
              <w:rPr>
                <w:rStyle w:val="CodeChar"/>
              </w:rPr>
            </w:pPr>
            <w:r>
              <w:rPr>
                <w:rStyle w:val="CodeChar"/>
              </w:rPr>
              <w:t>revision_trackiing_num</w:t>
            </w:r>
            <w:r w:rsidR="00A441CE">
              <w:rPr>
                <w:rStyle w:val="CodeChar"/>
              </w:rPr>
              <w:t xml:space="preserve"> = 0.</w:t>
            </w:r>
          </w:p>
        </w:tc>
      </w:tr>
      <w:tr w:rsidR="00A441CE" w:rsidTr="00C23433">
        <w:tc>
          <w:tcPr>
            <w:tcW w:w="9576" w:type="dxa"/>
          </w:tcPr>
          <w:p w:rsidR="00A441CE" w:rsidRDefault="00064FD5" w:rsidP="00064FD5">
            <w:pPr>
              <w:rPr>
                <w:rStyle w:val="CodeChar"/>
              </w:rPr>
            </w:pPr>
            <w:r>
              <w:rPr>
                <w:rStyle w:val="CodeChar"/>
              </w:rPr>
              <w:lastRenderedPageBreak/>
              <w:t>r</w:t>
            </w:r>
            <w:r w:rsidR="00A441CE">
              <w:rPr>
                <w:rStyle w:val="CodeChar"/>
              </w:rPr>
              <w:t>evision_</w:t>
            </w:r>
            <w:r>
              <w:rPr>
                <w:rStyle w:val="CodeChar"/>
              </w:rPr>
              <w:t>a</w:t>
            </w:r>
            <w:r w:rsidR="00A441CE">
              <w:rPr>
                <w:rStyle w:val="CodeChar"/>
              </w:rPr>
              <w:t>ction = Null.</w:t>
            </w:r>
          </w:p>
        </w:tc>
      </w:tr>
      <w:tr w:rsidR="00A441CE" w:rsidTr="00C23433">
        <w:tc>
          <w:tcPr>
            <w:tcW w:w="9576" w:type="dxa"/>
          </w:tcPr>
          <w:p w:rsidR="00A441CE" w:rsidRDefault="00C71A36" w:rsidP="00C23433">
            <w:pPr>
              <w:rPr>
                <w:rStyle w:val="CodeChar"/>
              </w:rPr>
            </w:pPr>
            <w:r>
              <w:rPr>
                <w:rStyle w:val="CodeChar"/>
              </w:rPr>
              <w:t>release_id</w:t>
            </w:r>
            <w:r w:rsidR="00A441CE">
              <w:rPr>
                <w:rStyle w:val="CodeChar"/>
              </w:rPr>
              <w:t xml:space="preserve"> = Null.</w:t>
            </w:r>
          </w:p>
        </w:tc>
      </w:tr>
      <w:tr w:rsidR="00A441CE" w:rsidTr="00C23433">
        <w:tc>
          <w:tcPr>
            <w:tcW w:w="9576" w:type="dxa"/>
          </w:tcPr>
          <w:p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rsidR="00A441CE" w:rsidRDefault="00A441CE" w:rsidP="00A441CE"/>
    <w:p w:rsidR="0060374D" w:rsidRDefault="0060374D" w:rsidP="0060374D">
      <w:pPr>
        <w:pStyle w:val="Heading4"/>
      </w:pPr>
      <w:bookmarkStart w:id="796" w:name="_Toc442109057"/>
      <w:r>
        <w:t>Populate the ASCC history record</w:t>
      </w:r>
      <w:bookmarkEnd w:id="796"/>
    </w:p>
    <w:p w:rsidR="0060374D" w:rsidRDefault="0060374D" w:rsidP="0060374D"/>
    <w:p w:rsidR="0060374D" w:rsidRDefault="0060374D" w:rsidP="0060374D">
      <w:r>
        <w:t>The data should be the same as that in the ASCC current record except below columns.</w:t>
      </w:r>
      <w:r w:rsidR="00013618">
        <w:t xml:space="preserve"> This is according to the ge</w:t>
      </w:r>
      <w:r w:rsidR="00013618">
        <w:t>n</w:t>
      </w:r>
      <w:r w:rsidR="00013618">
        <w:t>eral guideline.</w:t>
      </w:r>
    </w:p>
    <w:p w:rsidR="0060374D" w:rsidRDefault="0060374D" w:rsidP="0060374D"/>
    <w:tbl>
      <w:tblPr>
        <w:tblStyle w:val="TableGrid"/>
        <w:tblW w:w="0" w:type="auto"/>
        <w:tblLook w:val="04A0" w:firstRow="1" w:lastRow="0" w:firstColumn="1" w:lastColumn="0" w:noHBand="0" w:noVBand="1"/>
      </w:tblPr>
      <w:tblGrid>
        <w:gridCol w:w="9576"/>
      </w:tblGrid>
      <w:tr w:rsidR="0060374D" w:rsidTr="00C23433">
        <w:tc>
          <w:tcPr>
            <w:tcW w:w="9576" w:type="dxa"/>
          </w:tcPr>
          <w:p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rsidTr="00C23433">
        <w:tc>
          <w:tcPr>
            <w:tcW w:w="9576" w:type="dxa"/>
          </w:tcPr>
          <w:p w:rsidR="0060374D" w:rsidRDefault="00B37A2C" w:rsidP="00C23433">
            <w:pPr>
              <w:rPr>
                <w:rStyle w:val="CodeChar"/>
              </w:rPr>
            </w:pPr>
            <w:r>
              <w:rPr>
                <w:rStyle w:val="CodeChar"/>
              </w:rPr>
              <w:t>revision_num</w:t>
            </w:r>
            <w:r w:rsidR="0060374D">
              <w:rPr>
                <w:rStyle w:val="CodeChar"/>
              </w:rPr>
              <w:t xml:space="preserve"> = 1.</w:t>
            </w:r>
          </w:p>
        </w:tc>
      </w:tr>
      <w:tr w:rsidR="0060374D" w:rsidTr="00C23433">
        <w:tc>
          <w:tcPr>
            <w:tcW w:w="9576" w:type="dxa"/>
          </w:tcPr>
          <w:p w:rsidR="0060374D" w:rsidRDefault="00C71A36" w:rsidP="00C23433">
            <w:pPr>
              <w:rPr>
                <w:rStyle w:val="CodeChar"/>
              </w:rPr>
            </w:pPr>
            <w:r>
              <w:rPr>
                <w:rStyle w:val="CodeChar"/>
              </w:rPr>
              <w:t>revision_trackiing_num</w:t>
            </w:r>
            <w:r w:rsidR="0060374D">
              <w:rPr>
                <w:rStyle w:val="CodeChar"/>
              </w:rPr>
              <w:t xml:space="preserve"> = 1.</w:t>
            </w:r>
          </w:p>
        </w:tc>
      </w:tr>
      <w:tr w:rsidR="0060374D" w:rsidTr="00C23433">
        <w:tc>
          <w:tcPr>
            <w:tcW w:w="9576" w:type="dxa"/>
          </w:tcPr>
          <w:p w:rsidR="0060374D" w:rsidRDefault="00064FD5" w:rsidP="00C23433">
            <w:pPr>
              <w:rPr>
                <w:rStyle w:val="CodeChar"/>
              </w:rPr>
            </w:pPr>
            <w:r>
              <w:rPr>
                <w:rStyle w:val="CodeChar"/>
              </w:rPr>
              <w:t>r</w:t>
            </w:r>
            <w:r w:rsidR="0060374D">
              <w:rPr>
                <w:rStyle w:val="CodeChar"/>
              </w:rPr>
              <w:t>evision_Action = 1.</w:t>
            </w:r>
          </w:p>
        </w:tc>
      </w:tr>
      <w:tr w:rsidR="0060374D" w:rsidTr="00C23433">
        <w:tc>
          <w:tcPr>
            <w:tcW w:w="9576" w:type="dxa"/>
          </w:tcPr>
          <w:p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rsidR="0060374D" w:rsidRDefault="0060374D" w:rsidP="0060374D"/>
    <w:p w:rsidR="00D614D7" w:rsidRDefault="00D614D7" w:rsidP="00D614D7">
      <w:pPr>
        <w:pStyle w:val="Heading4"/>
      </w:pPr>
      <w:bookmarkStart w:id="797" w:name="_Toc442109058"/>
      <w:r>
        <w:t>Populate the BCC current record</w:t>
      </w:r>
      <w:bookmarkEnd w:id="797"/>
    </w:p>
    <w:p w:rsidR="00D614D7" w:rsidRDefault="00D614D7" w:rsidP="00D614D7"/>
    <w:p w:rsidR="00233273" w:rsidRDefault="00AE6471" w:rsidP="00D614D7">
      <w:r>
        <w:t xml:space="preserve">A BCC current record is populated </w:t>
      </w:r>
      <w:r w:rsidRPr="00B7219E">
        <w:t xml:space="preserve">in the same way as the ASCC record. The only different is that the </w:t>
      </w:r>
      <w:r w:rsidRPr="00B7219E">
        <w:rPr>
          <w:rStyle w:val="CodeChar"/>
        </w:rPr>
        <w:t>Entity_Type</w:t>
      </w:r>
      <w:r w:rsidRPr="00B7219E">
        <w:t xml:space="preserve"> column needs to be populated, additionally. </w:t>
      </w:r>
      <w:r w:rsidR="006963F0">
        <w:t xml:space="preserve">This will be default to </w:t>
      </w:r>
      <w:r w:rsidR="006963F0" w:rsidRPr="00B7219E">
        <w:rPr>
          <w:rStyle w:val="CodeChar"/>
        </w:rPr>
        <w:t>Entity_Type = 1</w:t>
      </w:r>
      <w:r w:rsidR="00312E73">
        <w:t xml:space="preserve"> (alternatively, a pop-up window can ask the user first to whether he/she would like the BCC to be an attribute if the BCCP (its BDT) has no suppl</w:t>
      </w:r>
      <w:r w:rsidR="00312E73">
        <w:t>e</w:t>
      </w:r>
      <w:r w:rsidR="00312E73">
        <w:t xml:space="preserve">mentary component). </w:t>
      </w:r>
    </w:p>
    <w:p w:rsidR="00233273" w:rsidRDefault="00233273" w:rsidP="00D614D7"/>
    <w:p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Pr="00B7219E">
        <w:rPr>
          <w:rStyle w:val="CodeChar"/>
        </w:rPr>
        <w:t>Entity_Type = 1</w:t>
      </w:r>
      <w:r w:rsidRPr="00B7219E">
        <w:t xml:space="preserve">. If the box is checked, this means </w:t>
      </w:r>
      <w:r w:rsidRPr="00B7219E">
        <w:rPr>
          <w:rStyle w:val="CodeChar"/>
        </w:rPr>
        <w:t>Entity_Type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w:t>
      </w:r>
      <w:r w:rsidR="000473DA">
        <w:t>n</w:t>
      </w:r>
      <w:r w:rsidR="000473DA">
        <w:t>tary component</w:t>
      </w:r>
      <w:commentRangeStart w:id="798"/>
      <w:r w:rsidR="000473DA">
        <w:t>.</w:t>
      </w:r>
      <w:commentRangeEnd w:id="798"/>
      <w:r w:rsidR="000473DA">
        <w:rPr>
          <w:rStyle w:val="CommentReference"/>
        </w:rPr>
        <w:commentReference w:id="798"/>
      </w:r>
    </w:p>
    <w:p w:rsidR="00D614D7" w:rsidRDefault="00D614D7" w:rsidP="00D614D7">
      <w:pPr>
        <w:pStyle w:val="Heading4"/>
      </w:pPr>
      <w:bookmarkStart w:id="799" w:name="_Toc442109059"/>
      <w:r>
        <w:t>Populate the BCC history record</w:t>
      </w:r>
      <w:bookmarkEnd w:id="799"/>
    </w:p>
    <w:p w:rsidR="00D614D7" w:rsidRDefault="00D614D7" w:rsidP="00D614D7"/>
    <w:p w:rsidR="00AE6471" w:rsidRPr="00D614D7" w:rsidRDefault="00AE6471" w:rsidP="00D614D7">
      <w:r>
        <w:t xml:space="preserve">The BCC history record is populated in the same way as the ASCC history record with the exception that the </w:t>
      </w:r>
      <w:r w:rsidRPr="00AE6471">
        <w:rPr>
          <w:rStyle w:val="CodeChar"/>
        </w:rPr>
        <w:t>Current_BCC_ID</w:t>
      </w:r>
      <w:r>
        <w:t xml:space="preserve"> column must point to</w:t>
      </w:r>
      <w:r w:rsidR="00425493">
        <w:t xml:space="preserve"> the </w:t>
      </w:r>
      <w:r w:rsidR="00425493" w:rsidRPr="00425493">
        <w:rPr>
          <w:rStyle w:val="CodeChar"/>
        </w:rPr>
        <w:t>BCC_ID</w:t>
      </w:r>
      <w:r w:rsidR="00425493">
        <w:t xml:space="preserve"> of</w:t>
      </w:r>
      <w:r>
        <w:t xml:space="preserve"> the above BCC current record.</w:t>
      </w:r>
    </w:p>
    <w:p w:rsidR="0060374D" w:rsidRDefault="0060374D" w:rsidP="006652C4">
      <w:pPr>
        <w:pStyle w:val="Heading3"/>
      </w:pPr>
      <w:bookmarkStart w:id="800" w:name="_Toc442109060"/>
      <w:r>
        <w:t>Insert a child association to an ACC</w:t>
      </w:r>
      <w:bookmarkEnd w:id="800"/>
    </w:p>
    <w:p w:rsidR="00013618" w:rsidRDefault="00013618" w:rsidP="003F1E02">
      <w:r>
        <w:t>Pre-condition: The ACC is in the Editing state. The invoking user is the owner of the ACC. The ACC already has at least one child association.</w:t>
      </w:r>
    </w:p>
    <w:p w:rsidR="00013618" w:rsidRDefault="00013618" w:rsidP="003F1E02"/>
    <w:p w:rsidR="00B7219E" w:rsidRDefault="00E37518" w:rsidP="003F1E02">
      <w:r>
        <w:t xml:space="preserve">Similar to the case of </w:t>
      </w:r>
      <w:r>
        <w:fldChar w:fldCharType="begin"/>
      </w:r>
      <w:r>
        <w:instrText xml:space="preserve"> REF _Ref434730261 \h </w:instrText>
      </w:r>
      <w:r>
        <w:fldChar w:fldCharType="separate"/>
      </w:r>
      <w:r w:rsidR="0093447A">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93447A">
        <w:t>3.10.14</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rsidR="006A451B" w:rsidRDefault="00B7219E" w:rsidP="00B7219E">
      <w:pPr>
        <w:spacing w:before="240"/>
      </w:pPr>
      <w:r>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93447A">
        <w:t>3.10.14</w:t>
      </w:r>
      <w:r w:rsidR="0071688D">
        <w:fldChar w:fldCharType="end"/>
      </w:r>
      <w:r w:rsidR="0071688D">
        <w:t xml:space="preserve">. </w:t>
      </w:r>
    </w:p>
    <w:p w:rsidR="006A451B" w:rsidRDefault="006A451B" w:rsidP="003F1E02"/>
    <w:p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3122A0" w:rsidRPr="00337D26">
        <w:rPr>
          <w:rStyle w:val="CodeChar"/>
        </w:rPr>
        <w:t>Sequencing_Key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93447A">
        <w:t>3.10.14</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rsidR="0055550B" w:rsidRDefault="0055550B" w:rsidP="003F1E02"/>
    <w:p w:rsidR="0055550B" w:rsidRDefault="0055550B" w:rsidP="003F1E02">
      <w:r>
        <w:t xml:space="preserve">It should be noted that the </w:t>
      </w:r>
      <w:r>
        <w:fldChar w:fldCharType="begin"/>
      </w:r>
      <w:r>
        <w:instrText xml:space="preserve"> REF _Ref434730261 \h </w:instrText>
      </w:r>
      <w:r>
        <w:fldChar w:fldCharType="separate"/>
      </w:r>
      <w:r w:rsidR="0093447A">
        <w:t>Append a child association to an ACC</w:t>
      </w:r>
      <w:r>
        <w:fldChar w:fldCharType="end"/>
      </w:r>
      <w:r>
        <w:t xml:space="preserve"> use case in </w:t>
      </w:r>
      <w:r>
        <w:fldChar w:fldCharType="begin"/>
      </w:r>
      <w:r>
        <w:instrText xml:space="preserve"> REF _Ref434730261 \r \h </w:instrText>
      </w:r>
      <w:r>
        <w:fldChar w:fldCharType="separate"/>
      </w:r>
      <w:r w:rsidR="0093447A">
        <w:t>3.10.14</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rsidR="006652C4" w:rsidRDefault="0060374D" w:rsidP="006652C4">
      <w:pPr>
        <w:pStyle w:val="Heading3"/>
      </w:pPr>
      <w:bookmarkStart w:id="801" w:name="_Toc442109061"/>
      <w:r>
        <w:t>Delete a child</w:t>
      </w:r>
      <w:r w:rsidR="006652C4">
        <w:t xml:space="preserve"> association from an ACC</w:t>
      </w:r>
      <w:bookmarkEnd w:id="801"/>
    </w:p>
    <w:p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w:t>
      </w:r>
      <w:r w:rsidR="006A6A5C">
        <w:t>e</w:t>
      </w:r>
      <w:r w:rsidR="006A6A5C">
        <w:t>leted association must be 2 or more.</w:t>
      </w:r>
    </w:p>
    <w:p w:rsidR="00F93616" w:rsidRDefault="00F93616" w:rsidP="0055550B"/>
    <w:p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rsidR="000A2806" w:rsidRDefault="000A2806" w:rsidP="0055550B"/>
    <w:p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93447A">
        <w:t>3.10.14</w:t>
      </w:r>
      <w:r>
        <w:fldChar w:fldCharType="end"/>
      </w:r>
      <w:r>
        <w:t xml:space="preserve"> for ASCC or BCC deletion. </w:t>
      </w:r>
      <w:r w:rsidR="003A73CA">
        <w:t>That is all data are esse</w:t>
      </w:r>
      <w:r w:rsidR="003A73CA">
        <w:t>n</w:t>
      </w:r>
      <w:r w:rsidR="003A73CA">
        <w:t>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rsidR="000A2806" w:rsidRDefault="000A2806" w:rsidP="0055550B"/>
    <w:p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Pr="002214D8">
        <w:rPr>
          <w:rStyle w:val="CodeChar"/>
        </w:rPr>
        <w:t>Entity_Type</w:t>
      </w:r>
      <w:r>
        <w:t xml:space="preserve"> is </w:t>
      </w:r>
      <w:r w:rsidRPr="002819A7">
        <w:rPr>
          <w:rStyle w:val="CodeChar"/>
        </w:rPr>
        <w:t>0</w:t>
      </w:r>
      <w:r w:rsidR="000A2806">
        <w:t>.</w:t>
      </w:r>
      <w:r w:rsidR="002819A7">
        <w:t xml:space="preserve"> </w:t>
      </w:r>
      <w:commentRangeStart w:id="802"/>
      <w:r w:rsidR="002819A7">
        <w:t xml:space="preserve">The sequencing key </w:t>
      </w:r>
      <w:commentRangeEnd w:id="802"/>
      <w:r w:rsidR="00FB7745">
        <w:rPr>
          <w:rStyle w:val="CommentReference"/>
        </w:rPr>
        <w:commentReference w:id="802"/>
      </w:r>
      <w:r w:rsidR="002819A7">
        <w:t>of the current records have to be reduced by 1 and then t</w:t>
      </w:r>
      <w:r w:rsidR="00F93616">
        <w:t>heir history records shall be</w:t>
      </w:r>
      <w:r w:rsidR="002819A7">
        <w:t xml:space="preserve"> properly created.</w:t>
      </w:r>
    </w:p>
    <w:p w:rsidR="00671877" w:rsidRDefault="00671877" w:rsidP="0055550B"/>
    <w:p w:rsidR="00671877" w:rsidRDefault="00671877" w:rsidP="00671877">
      <w:pPr>
        <w:pStyle w:val="Heading3"/>
      </w:pPr>
      <w:bookmarkStart w:id="803" w:name="_Toc442109062"/>
      <w:r>
        <w:t>Discard a child association from an ACC</w:t>
      </w:r>
      <w:bookmarkEnd w:id="803"/>
    </w:p>
    <w:p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rsidR="00671877" w:rsidRDefault="00671877" w:rsidP="00671877"/>
    <w:p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rsidR="006652C4" w:rsidRDefault="00192E4A" w:rsidP="006652C4">
      <w:pPr>
        <w:pStyle w:val="Heading3"/>
      </w:pPr>
      <w:bookmarkStart w:id="804" w:name="_Toc442109063"/>
      <w:r>
        <w:t>Change properties of</w:t>
      </w:r>
      <w:r w:rsidR="006652C4">
        <w:t xml:space="preserve"> an association</w:t>
      </w:r>
      <w:bookmarkEnd w:id="804"/>
    </w:p>
    <w:p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rsidR="00B46BD6" w:rsidRDefault="00B46BD6" w:rsidP="003A73CA"/>
    <w:p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 xml:space="preserve">For these cases, the current record of the association is </w:t>
      </w:r>
      <w:r w:rsidR="00B336EF">
        <w:lastRenderedPageBreak/>
        <w:t>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rsidR="00261697" w:rsidRDefault="00261697" w:rsidP="003A73CA"/>
    <w:p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w:t>
      </w:r>
      <w:r w:rsidR="0074478C">
        <w:t>e</w:t>
      </w:r>
      <w:r w:rsidR="0074478C">
        <w:t>ing a non-attribute, the sequencing key has to be non-zero – this may be automatically default to the last child. The UI has to also update the content rendering.</w:t>
      </w:r>
      <w:r w:rsidR="00B46BD6">
        <w:t xml:space="preserve"> When switching from being an attribute, the sequencing key of the ass</w:t>
      </w:r>
      <w:r w:rsidR="00B46BD6">
        <w:t>o</w:t>
      </w:r>
      <w:r w:rsidR="00B46BD6">
        <w:t>ciations occurring after the BCC has to be decremented by 1.</w:t>
      </w:r>
    </w:p>
    <w:p w:rsidR="00B46BD6" w:rsidRDefault="00B46BD6" w:rsidP="00B46BD6">
      <w:pPr>
        <w:pStyle w:val="Heading3"/>
      </w:pPr>
      <w:bookmarkStart w:id="805" w:name="_Toc442109064"/>
      <w:r>
        <w:t>Change the position of an association</w:t>
      </w:r>
      <w:bookmarkEnd w:id="805"/>
    </w:p>
    <w:p w:rsidR="00B46BD6" w:rsidRDefault="00B46BD6" w:rsidP="00B46BD6">
      <w:r>
        <w:t>Pre-condition: The entire ACC UoC is in the Editing state</w:t>
      </w:r>
      <w:r w:rsidR="00F56382">
        <w:t>. The user is the owner of the UoC.</w:t>
      </w:r>
    </w:p>
    <w:p w:rsidR="00B46BD6" w:rsidRDefault="00B46BD6" w:rsidP="003A73CA"/>
    <w:p w:rsidR="0011182D" w:rsidRPr="003A73CA" w:rsidRDefault="0011182D" w:rsidP="003A73CA">
      <w:r>
        <w:t>The user may change the position (sequencing key) of the association. This is better provided to the user by dra</w:t>
      </w:r>
      <w:r>
        <w:t>g</w:t>
      </w:r>
      <w:r>
        <w:t xml:space="preserve">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w:t>
      </w:r>
      <w:r w:rsidR="003058EF">
        <w:t>o</w:t>
      </w:r>
      <w:r w:rsidR="003058EF">
        <w:t xml:space="preserve">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w:t>
      </w:r>
      <w:r w:rsidR="00F56382">
        <w:t>f</w:t>
      </w:r>
      <w:r w:rsidR="00F56382">
        <w:t>fective as well.</w:t>
      </w:r>
    </w:p>
    <w:p w:rsidR="0010602C" w:rsidRDefault="0010602C" w:rsidP="006652C4">
      <w:pPr>
        <w:pStyle w:val="Heading3"/>
      </w:pPr>
      <w:bookmarkStart w:id="806" w:name="_Ref437868882"/>
      <w:bookmarkStart w:id="807" w:name="_Toc442109065"/>
      <w:r>
        <w:t>Make an ACC based on another ACC</w:t>
      </w:r>
      <w:bookmarkEnd w:id="806"/>
      <w:bookmarkEnd w:id="807"/>
    </w:p>
    <w:p w:rsidR="00F87C2D" w:rsidRDefault="005B1CDD" w:rsidP="00F87C2D">
      <w:r>
        <w:t>Pre-condition: The user is the owner of the ACC. There is no existing base. The ACC is in the Editing state.</w:t>
      </w:r>
    </w:p>
    <w:p w:rsidR="005B1CDD" w:rsidRDefault="005B1CDD" w:rsidP="00F87C2D"/>
    <w:p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93447A">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93447A">
        <w:t>3.10.8</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rsidR="00BA5955" w:rsidRDefault="00BA5955" w:rsidP="00BA5955">
      <w:pPr>
        <w:pStyle w:val="Heading3"/>
      </w:pPr>
      <w:bookmarkStart w:id="808" w:name="_Toc442109066"/>
      <w:r>
        <w:t>Discard the based ACC relationship</w:t>
      </w:r>
      <w:bookmarkEnd w:id="808"/>
    </w:p>
    <w:p w:rsidR="00BA5955" w:rsidRDefault="00BA5955" w:rsidP="00BA5955">
      <w:r>
        <w:t xml:space="preserve">Pre-condition: The user is the owner of the ACC. The ACC is in the Editing state. There is an existing based ACC. </w:t>
      </w:r>
    </w:p>
    <w:p w:rsidR="00BA5955" w:rsidRDefault="00BA5955" w:rsidP="00BA5955"/>
    <w:p w:rsidR="00BA5955" w:rsidRDefault="00BA5955" w:rsidP="00BA5955">
      <w:r>
        <w:t xml:space="preserve">The user can delete the based ACC but the ACC </w:t>
      </w:r>
      <w:r w:rsidR="0040489C">
        <w:t>must never have a base relationship in its previous revision</w:t>
      </w:r>
      <w:r>
        <w:t xml:space="preserve">. </w:t>
      </w:r>
      <w:commentRangeStart w:id="809"/>
      <w:r>
        <w:t>This operation cannot be undo</w:t>
      </w:r>
      <w:r w:rsidR="00975E6D">
        <w:t>ne</w:t>
      </w:r>
      <w:r>
        <w:t xml:space="preserve"> </w:t>
      </w:r>
      <w:commentRangeEnd w:id="809"/>
      <w:r w:rsidR="00975E6D">
        <w:rPr>
          <w:rStyle w:val="CommentReference"/>
        </w:rPr>
        <w:commentReference w:id="809"/>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rsidR="0040489C" w:rsidRDefault="0040489C" w:rsidP="00BA5955"/>
    <w:p w:rsidR="00F27329" w:rsidRPr="00F95F93" w:rsidRDefault="0040489C" w:rsidP="00BA5955">
      <w:r>
        <w:t>This functionality may be offered when the user right-click on the b</w:t>
      </w:r>
      <w:r w:rsidR="003D006D">
        <w:t>ased ACC in the ACC editing UI.</w:t>
      </w:r>
    </w:p>
    <w:p w:rsidR="00440D71" w:rsidRDefault="00440D71" w:rsidP="00FF39BF">
      <w:pPr>
        <w:pStyle w:val="Heading3"/>
      </w:pPr>
      <w:bookmarkStart w:id="810" w:name="_Toc442109068"/>
      <w:r>
        <w:t>Discard a revision of an ACC</w:t>
      </w:r>
      <w:bookmarkEnd w:id="810"/>
    </w:p>
    <w:p w:rsidR="0091353E" w:rsidRDefault="0091353E" w:rsidP="0091353E">
      <w:r>
        <w:t xml:space="preserve">Pre-condition: The user is the owner of the ACC’s UoC. The UoC is in the Editing state. </w:t>
      </w:r>
      <w:r w:rsidR="00264A5A">
        <w:t>If the ACC is at revision 1, t</w:t>
      </w:r>
      <w:commentRangeStart w:id="811"/>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811"/>
      <w:r w:rsidR="00883807">
        <w:rPr>
          <w:rStyle w:val="CommentReference"/>
        </w:rPr>
        <w:commentReference w:id="811"/>
      </w:r>
    </w:p>
    <w:p w:rsidR="00440D71" w:rsidRDefault="00440D71" w:rsidP="00440D71"/>
    <w:p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rsidR="00192DAC" w:rsidRDefault="00192DAC" w:rsidP="00192DAC"/>
    <w:p w:rsidR="00192DAC" w:rsidRDefault="00192DAC" w:rsidP="00192DAC">
      <w:r>
        <w:t>If the revision of the ACC is 1, the ACC current record and all history records shall be deleted. All of its children associations’ current and history records shall also be deleted.</w:t>
      </w:r>
    </w:p>
    <w:p w:rsidR="00192DAC" w:rsidRDefault="00192DAC" w:rsidP="00192DAC"/>
    <w:p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w:t>
      </w:r>
      <w:r w:rsidR="00227488">
        <w:t>i</w:t>
      </w:r>
      <w:r w:rsidR="00227488">
        <w:t xml:space="preserve">sion has to be deleted. </w:t>
      </w:r>
      <w:r w:rsidR="00B4055C">
        <w:t xml:space="preserve">Deleted child associations during the revision have to be resurrected. </w:t>
      </w:r>
      <w:r w:rsidR="00227488">
        <w:t>All the history records associated with the current revision of the ACC UoC have to be deleted.</w:t>
      </w:r>
    </w:p>
    <w:p w:rsidR="00227488" w:rsidRDefault="00227488" w:rsidP="00192DAC"/>
    <w:p w:rsidR="00227488" w:rsidRDefault="00227488" w:rsidP="00192DAC">
      <w:r>
        <w:t>This function may be offered on the ACC editing page.</w:t>
      </w:r>
    </w:p>
    <w:p w:rsidR="00227488" w:rsidRDefault="00227488" w:rsidP="00192DAC"/>
    <w:p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rsidR="00F87C2D" w:rsidRDefault="00FF39BF" w:rsidP="00FF39BF">
      <w:pPr>
        <w:pStyle w:val="Heading3"/>
      </w:pPr>
      <w:bookmarkStart w:id="812" w:name="_Toc442109069"/>
      <w:r>
        <w:t>Change the</w:t>
      </w:r>
      <w:r w:rsidR="00E4551A">
        <w:t xml:space="preserve"> state of the ACC UoC</w:t>
      </w:r>
      <w:bookmarkEnd w:id="812"/>
    </w:p>
    <w:p w:rsidR="00C27F45" w:rsidRPr="00C27F45" w:rsidRDefault="00C27F45" w:rsidP="00C27F45">
      <w:r>
        <w:t>The state change operation cannot be undone.</w:t>
      </w:r>
    </w:p>
    <w:p w:rsidR="00975E6D" w:rsidRDefault="00975E6D" w:rsidP="00975E6D">
      <w:pPr>
        <w:pStyle w:val="Heading4"/>
      </w:pPr>
      <w:bookmarkStart w:id="813" w:name="_Toc442109070"/>
      <w:r>
        <w:t xml:space="preserve">Change from </w:t>
      </w:r>
      <w:r w:rsidR="00F0065F">
        <w:t xml:space="preserve">the </w:t>
      </w:r>
      <w:r>
        <w:t xml:space="preserve">Editing to </w:t>
      </w:r>
      <w:r w:rsidR="00F0065F">
        <w:t xml:space="preserve">the </w:t>
      </w:r>
      <w:r>
        <w:t>Candidate</w:t>
      </w:r>
      <w:r w:rsidR="00C27F45">
        <w:t xml:space="preserve"> state</w:t>
      </w:r>
      <w:bookmarkEnd w:id="813"/>
    </w:p>
    <w:p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w:t>
      </w:r>
      <w:r w:rsidR="00C27F45">
        <w:t>l</w:t>
      </w:r>
      <w:r w:rsidR="00C27F45">
        <w:t xml:space="preserve">umns shall </w:t>
      </w:r>
      <w:r w:rsidR="00B54C50">
        <w:t xml:space="preserve">also be properly updated. </w:t>
      </w:r>
      <w:commentRangeStart w:id="814"/>
      <w:r w:rsidR="00C27F45">
        <w:t xml:space="preserve">History records </w:t>
      </w:r>
      <w:r w:rsidR="00B54C50">
        <w:t>shall not be updated except the one about the deleted associ</w:t>
      </w:r>
      <w:r w:rsidR="00B54C50">
        <w:t>a</w:t>
      </w:r>
      <w:r w:rsidR="00B54C50">
        <w:t>tion</w:t>
      </w:r>
      <w:r w:rsidR="00C27F45">
        <w:t xml:space="preserve">. </w:t>
      </w:r>
      <w:commentRangeEnd w:id="814"/>
      <w:r w:rsidR="00C6768D">
        <w:rPr>
          <w:rStyle w:val="CommentReference"/>
        </w:rPr>
        <w:commentReference w:id="814"/>
      </w:r>
      <w:r w:rsidR="00C27F45">
        <w:t xml:space="preserve">The system shall also look for a deleted association in the history record and </w:t>
      </w:r>
      <w:r w:rsidR="00EF49CB">
        <w:t>update it</w:t>
      </w:r>
      <w:r w:rsidR="00C27F45">
        <w:t xml:space="preserve"> with the new state value.</w:t>
      </w:r>
    </w:p>
    <w:p w:rsidR="00C27F45" w:rsidRDefault="00C27F45" w:rsidP="00C27F45"/>
    <w:p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rsidR="005B1CDD" w:rsidRDefault="00C27F45" w:rsidP="00C27F45">
      <w:pPr>
        <w:pStyle w:val="Heading4"/>
      </w:pPr>
      <w:bookmarkStart w:id="815" w:name="_Ref437927829"/>
      <w:bookmarkStart w:id="816" w:name="_Toc442109071"/>
      <w:r>
        <w:t xml:space="preserve">Change from </w:t>
      </w:r>
      <w:r w:rsidR="00F0065F">
        <w:t xml:space="preserve">the </w:t>
      </w:r>
      <w:r>
        <w:t xml:space="preserve">Candidate to </w:t>
      </w:r>
      <w:r w:rsidR="00F0065F">
        <w:t xml:space="preserve">the </w:t>
      </w:r>
      <w:r>
        <w:t>Editing state</w:t>
      </w:r>
      <w:bookmarkEnd w:id="815"/>
      <w:bookmarkEnd w:id="816"/>
    </w:p>
    <w:p w:rsidR="00F811D2" w:rsidRDefault="00F811D2" w:rsidP="00F811D2">
      <w:pPr>
        <w:spacing w:before="240"/>
      </w:pPr>
      <w:r>
        <w:t xml:space="preserve">Pre-condition: </w:t>
      </w:r>
      <w:r w:rsidR="00C6768D">
        <w:t xml:space="preserve">The ACC UoC is in the Candidate state. The user is the owner of the UoC. </w:t>
      </w:r>
    </w:p>
    <w:p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rsidR="00C6768D" w:rsidRDefault="00C6768D" w:rsidP="00C6768D"/>
    <w:p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rsidR="00191A85" w:rsidRDefault="00191A85" w:rsidP="00191A85">
      <w:pPr>
        <w:pStyle w:val="Heading4"/>
      </w:pPr>
      <w:bookmarkStart w:id="817" w:name="_Toc442109072"/>
      <w:r>
        <w:t>Change from</w:t>
      </w:r>
      <w:r w:rsidR="00F0065F">
        <w:t xml:space="preserve"> the</w:t>
      </w:r>
      <w:r>
        <w:t xml:space="preserve"> Candidate to </w:t>
      </w:r>
      <w:r w:rsidR="00F0065F">
        <w:t xml:space="preserve">the </w:t>
      </w:r>
      <w:r>
        <w:t>Published state</w:t>
      </w:r>
      <w:bookmarkEnd w:id="817"/>
    </w:p>
    <w:p w:rsidR="00191A85" w:rsidRPr="00191A85" w:rsidRDefault="00191A85" w:rsidP="00191A85">
      <w:pPr>
        <w:spacing w:before="240"/>
      </w:pPr>
      <w:r>
        <w:t>Pre-condition: The ACC UoC is in the Candidate state. The user is the owner of the UoC.</w:t>
      </w:r>
    </w:p>
    <w:p w:rsidR="0038268E" w:rsidRDefault="00191A85" w:rsidP="0038268E">
      <w:pPr>
        <w:spacing w:before="240"/>
      </w:pPr>
      <w:r>
        <w:t xml:space="preserve">The </w:t>
      </w:r>
      <w:r w:rsidRPr="00191A85">
        <w:rPr>
          <w:rStyle w:val="CodeChar"/>
        </w:rPr>
        <w:t>state</w:t>
      </w:r>
      <w:r>
        <w:t xml:space="preserve"> column of the current record of the ACC and of all of its children associations must be updated to the Pu</w:t>
      </w:r>
      <w:r>
        <w:t>b</w:t>
      </w:r>
      <w:r>
        <w:t xml:space="preserve">lished state. Their history columns shall also be properly updated. </w:t>
      </w:r>
      <w:r w:rsidR="00A6191B">
        <w:t>History records shall not be updated except the one about the deleted association. The system shall also look for a deleted association in the history record and u</w:t>
      </w:r>
      <w:r w:rsidR="00A6191B">
        <w:t>p</w:t>
      </w:r>
      <w:r w:rsidR="00A6191B">
        <w:t xml:space="preserve">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rsidR="0038268E" w:rsidRDefault="0038268E" w:rsidP="0038268E">
      <w:pPr>
        <w:spacing w:before="240"/>
      </w:pPr>
      <w:r>
        <w:t>The system shall indicate to the user that all history of changes for this revision of the ACC will be deleted. The user shall confirm this request.</w:t>
      </w:r>
    </w:p>
    <w:p w:rsidR="00C1539F" w:rsidRDefault="00191A85" w:rsidP="0038268E">
      <w:pPr>
        <w:spacing w:before="240"/>
      </w:pPr>
      <w:r>
        <w:lastRenderedPageBreak/>
        <w:t xml:space="preserve">Event: An event shall be raised to notify owners of </w:t>
      </w:r>
      <w:r w:rsidR="003D006D" w:rsidRPr="003D006D">
        <w:rPr>
          <w:rStyle w:val="CodeChar"/>
        </w:rPr>
        <w:t>Both</w:t>
      </w:r>
      <w:r w:rsidRPr="003D006D">
        <w:rPr>
          <w:rStyle w:val="CodeChar"/>
        </w:rPr>
        <w:t>UoCs</w:t>
      </w:r>
      <w:r>
        <w:t>.</w:t>
      </w:r>
    </w:p>
    <w:p w:rsidR="006652C4" w:rsidRDefault="006652C4" w:rsidP="006652C4">
      <w:pPr>
        <w:pStyle w:val="Heading3"/>
      </w:pPr>
      <w:bookmarkStart w:id="818" w:name="_Ref435336643"/>
      <w:bookmarkStart w:id="819" w:name="_Toc442109073"/>
      <w:r>
        <w:t>Create a new ASCCP</w:t>
      </w:r>
      <w:bookmarkEnd w:id="818"/>
      <w:bookmarkEnd w:id="819"/>
    </w:p>
    <w:p w:rsidR="000F0EB3" w:rsidRDefault="00DC2B72" w:rsidP="000F0EB3">
      <w:pPr>
        <w:spacing w:before="240"/>
      </w:pPr>
      <w:r>
        <w:t>The UI shall allow the user to search for the ACC</w:t>
      </w:r>
      <w:r w:rsidR="000F0EB3">
        <w:t>,</w:t>
      </w:r>
      <w:r>
        <w:t xml:space="preserve"> on which the ASCCP’s property term will apply. The search cr</w:t>
      </w:r>
      <w:r>
        <w:t>i</w:t>
      </w:r>
      <w:r>
        <w:t xml:space="preserve">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93447A">
        <w:t>Edit an ASCCP</w:t>
      </w:r>
      <w:r w:rsidR="007B63E4">
        <w:fldChar w:fldCharType="end"/>
      </w:r>
      <w:r w:rsidR="002F1CC2">
        <w:t xml:space="preserve"> use case</w:t>
      </w:r>
      <w:r w:rsidR="007269CB">
        <w:t>.</w:t>
      </w:r>
      <w:r w:rsidR="004147C4">
        <w:t xml:space="preserve"> </w:t>
      </w:r>
      <w:commentRangeStart w:id="820"/>
      <w:r w:rsidR="006C23B0">
        <w:t>Every save result</w:t>
      </w:r>
      <w:r w:rsidR="00AF4284">
        <w:t>s</w:t>
      </w:r>
      <w:r w:rsidR="006C23B0">
        <w:t xml:space="preserve"> in the current record getting updated and a new history record created. </w:t>
      </w:r>
      <w:commentRangeEnd w:id="820"/>
      <w:r w:rsidR="006C23B0">
        <w:rPr>
          <w:rStyle w:val="CommentReference"/>
        </w:rPr>
        <w:commentReference w:id="820"/>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93447A">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93447A">
        <w:t>3.10.30</w:t>
      </w:r>
      <w:r w:rsidR="004147C4">
        <w:fldChar w:fldCharType="end"/>
      </w:r>
      <w:r w:rsidR="004147C4">
        <w:t>.</w:t>
      </w:r>
    </w:p>
    <w:p w:rsidR="00862391" w:rsidRPr="007054D5" w:rsidRDefault="00862391" w:rsidP="000F0EB3">
      <w:pPr>
        <w:spacing w:before="240"/>
      </w:pPr>
      <w:r>
        <w:t xml:space="preserve">Event: The owner of the </w:t>
      </w:r>
      <w:r w:rsidRPr="00862391">
        <w:rPr>
          <w:rStyle w:val="CodeChar"/>
        </w:rPr>
        <w:t>tACC</w:t>
      </w:r>
      <w:r>
        <w:t xml:space="preserve"> shall be notified.</w:t>
      </w:r>
    </w:p>
    <w:p w:rsidR="00E62E71" w:rsidRDefault="00E62E71" w:rsidP="00E62E71">
      <w:pPr>
        <w:pStyle w:val="Heading4"/>
      </w:pPr>
      <w:bookmarkStart w:id="821" w:name="_Toc442109074"/>
      <w:r>
        <w:t>ASCCP current record</w:t>
      </w:r>
      <w:bookmarkEnd w:id="821"/>
    </w:p>
    <w:p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783"/>
        <w:gridCol w:w="2254"/>
        <w:gridCol w:w="2539"/>
      </w:tblGrid>
      <w:tr w:rsidR="000F0EB3" w:rsidRPr="00A159CE" w:rsidTr="004C4B95">
        <w:tc>
          <w:tcPr>
            <w:tcW w:w="9576" w:type="dxa"/>
            <w:gridSpan w:val="3"/>
          </w:tcPr>
          <w:p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rsidTr="004C4B95">
        <w:tc>
          <w:tcPr>
            <w:tcW w:w="9576" w:type="dxa"/>
            <w:gridSpan w:val="3"/>
          </w:tcPr>
          <w:p w:rsidR="000F0EB3" w:rsidRPr="00A159CE" w:rsidRDefault="000F0EB3" w:rsidP="004C4B95">
            <w:r>
              <w:rPr>
                <w:rStyle w:val="CodeChar"/>
              </w:rPr>
              <w:t>guid</w:t>
            </w:r>
            <w:r w:rsidRPr="00A159CE">
              <w:t xml:space="preserve"> = </w:t>
            </w:r>
            <w:r>
              <w:t>Create a new GUID</w:t>
            </w:r>
            <w:r w:rsidRPr="00A159CE">
              <w:t>.</w:t>
            </w:r>
          </w:p>
        </w:tc>
      </w:tr>
      <w:tr w:rsidR="000F0EB3" w:rsidRPr="00A159CE" w:rsidTr="004C4B95">
        <w:tc>
          <w:tcPr>
            <w:tcW w:w="9576" w:type="dxa"/>
            <w:gridSpan w:val="3"/>
          </w:tcPr>
          <w:p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rsidTr="004C4B95">
        <w:tc>
          <w:tcPr>
            <w:tcW w:w="9576" w:type="dxa"/>
            <w:gridSpan w:val="3"/>
          </w:tcPr>
          <w:p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rsidTr="004C4B95">
        <w:tc>
          <w:tcPr>
            <w:tcW w:w="9576" w:type="dxa"/>
            <w:gridSpan w:val="3"/>
          </w:tcPr>
          <w:p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rsidTr="004C4B95">
        <w:tc>
          <w:tcPr>
            <w:tcW w:w="9576" w:type="dxa"/>
            <w:gridSpan w:val="3"/>
          </w:tcPr>
          <w:p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rsidTr="004C4B95">
        <w:tc>
          <w:tcPr>
            <w:tcW w:w="9576" w:type="dxa"/>
            <w:gridSpan w:val="3"/>
          </w:tcPr>
          <w:p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rsidTr="004C4B95">
        <w:tc>
          <w:tcPr>
            <w:tcW w:w="9576" w:type="dxa"/>
            <w:gridSpan w:val="3"/>
          </w:tcPr>
          <w:p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rsidTr="004C4B95">
        <w:tc>
          <w:tcPr>
            <w:tcW w:w="9576" w:type="dxa"/>
            <w:gridSpan w:val="3"/>
          </w:tcPr>
          <w:p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rsidTr="004C4B95">
        <w:tc>
          <w:tcPr>
            <w:tcW w:w="4783" w:type="dxa"/>
          </w:tcPr>
          <w:p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rsidR="000F0EB3" w:rsidRPr="00A159CE" w:rsidRDefault="000F0EB3" w:rsidP="004C4B95">
            <w:pPr>
              <w:jc w:val="center"/>
            </w:pPr>
            <w:r>
              <w:t>These are referred to as WHO columns.</w:t>
            </w:r>
          </w:p>
        </w:tc>
        <w:tc>
          <w:tcPr>
            <w:tcW w:w="2539" w:type="dxa"/>
            <w:vMerge w:val="restart"/>
            <w:vAlign w:val="center"/>
          </w:tcPr>
          <w:p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rsidTr="004C4B95">
        <w:tc>
          <w:tcPr>
            <w:tcW w:w="4783" w:type="dxa"/>
          </w:tcPr>
          <w:p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rsidR="000F0EB3" w:rsidRPr="00A159CE" w:rsidRDefault="000F0EB3" w:rsidP="004C4B95">
            <w:pPr>
              <w:rPr>
                <w:rStyle w:val="CodeChar"/>
              </w:rPr>
            </w:pPr>
          </w:p>
        </w:tc>
        <w:tc>
          <w:tcPr>
            <w:tcW w:w="2539" w:type="dxa"/>
            <w:vMerge/>
          </w:tcPr>
          <w:p w:rsidR="000F0EB3" w:rsidRPr="00A159CE" w:rsidRDefault="000F0EB3" w:rsidP="004C4B95">
            <w:pPr>
              <w:rPr>
                <w:rStyle w:val="CodeChar"/>
              </w:rPr>
            </w:pPr>
          </w:p>
        </w:tc>
      </w:tr>
      <w:tr w:rsidR="000F0EB3" w:rsidRPr="00A159CE" w:rsidTr="004C4B95">
        <w:tc>
          <w:tcPr>
            <w:tcW w:w="4783" w:type="dxa"/>
          </w:tcPr>
          <w:p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pPr>
              <w:rPr>
                <w:rStyle w:val="CodeChar"/>
              </w:rPr>
            </w:pPr>
            <w:r>
              <w:rPr>
                <w:rStyle w:val="CodeChar"/>
              </w:rPr>
              <w:t>revision_num = 0.</w:t>
            </w:r>
          </w:p>
        </w:tc>
        <w:tc>
          <w:tcPr>
            <w:tcW w:w="2254" w:type="dxa"/>
          </w:tcPr>
          <w:p w:rsidR="000F0EB3" w:rsidRPr="00A159CE" w:rsidRDefault="000F0EB3" w:rsidP="004C4B95">
            <w:pPr>
              <w:rPr>
                <w:rStyle w:val="CodeChar"/>
              </w:rPr>
            </w:pPr>
          </w:p>
        </w:tc>
        <w:tc>
          <w:tcPr>
            <w:tcW w:w="2539" w:type="dxa"/>
            <w:vMerge/>
          </w:tcPr>
          <w:p w:rsidR="000F0EB3" w:rsidRPr="00A159CE" w:rsidRDefault="000F0EB3" w:rsidP="004C4B95">
            <w:pPr>
              <w:rPr>
                <w:rStyle w:val="CodeChar"/>
              </w:rPr>
            </w:pPr>
          </w:p>
        </w:tc>
      </w:tr>
      <w:tr w:rsidR="000F0EB3" w:rsidRPr="00A159CE" w:rsidTr="004C4B95">
        <w:tc>
          <w:tcPr>
            <w:tcW w:w="4783" w:type="dxa"/>
          </w:tcPr>
          <w:p w:rsidR="000F0EB3" w:rsidRDefault="003B7204" w:rsidP="004C4B95">
            <w:pPr>
              <w:rPr>
                <w:rStyle w:val="CodeChar"/>
              </w:rPr>
            </w:pPr>
            <w:r>
              <w:rPr>
                <w:rStyle w:val="CodeChar"/>
              </w:rPr>
              <w:t>revision_tracki</w:t>
            </w:r>
            <w:r w:rsidR="000F0EB3">
              <w:rPr>
                <w:rStyle w:val="CodeChar"/>
              </w:rPr>
              <w:t>ng_num</w:t>
            </w:r>
            <w:r w:rsidR="000F0EB3" w:rsidRPr="00D70BE0">
              <w:t xml:space="preserve"> = </w:t>
            </w:r>
            <w:r w:rsidR="000F0EB3">
              <w:rPr>
                <w:rStyle w:val="CodeChar"/>
              </w:rPr>
              <w:t>0.</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revision_action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release_id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bl>
    <w:p w:rsidR="000F0EB3" w:rsidRDefault="000F0EB3" w:rsidP="00E62E71">
      <w:pPr>
        <w:spacing w:before="240"/>
      </w:pPr>
    </w:p>
    <w:p w:rsidR="00E62E71" w:rsidRDefault="00E62E71" w:rsidP="00E62E71">
      <w:pPr>
        <w:pStyle w:val="Heading4"/>
      </w:pPr>
      <w:bookmarkStart w:id="822" w:name="_Toc442109075"/>
      <w:r>
        <w:lastRenderedPageBreak/>
        <w:t>ASCCP history record</w:t>
      </w:r>
      <w:bookmarkEnd w:id="822"/>
    </w:p>
    <w:p w:rsidR="00E62E71" w:rsidRPr="00E62E71" w:rsidRDefault="00862391" w:rsidP="00862391">
      <w:pPr>
        <w:spacing w:before="240"/>
      </w:pPr>
      <w:r>
        <w:t>Follow the general guideline.</w:t>
      </w:r>
    </w:p>
    <w:p w:rsidR="006652C4" w:rsidRDefault="006652C4" w:rsidP="006652C4">
      <w:pPr>
        <w:pStyle w:val="Heading3"/>
      </w:pPr>
      <w:bookmarkStart w:id="823" w:name="_Ref435336645"/>
      <w:bookmarkStart w:id="824" w:name="_Toc442109076"/>
      <w:r>
        <w:t>Create a new revision of an ASCCP</w:t>
      </w:r>
      <w:bookmarkEnd w:id="823"/>
      <w:bookmarkEnd w:id="824"/>
    </w:p>
    <w:p w:rsidR="00DC2B72" w:rsidRDefault="00862391" w:rsidP="00DC2B72">
      <w:r>
        <w:t>Pre-condition: The user is an owner of the ASCCP. The ASCCP is in the Published state.</w:t>
      </w:r>
    </w:p>
    <w:p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3B7204">
        <w:t>3.10.21</w:t>
      </w:r>
      <w:r>
        <w:fldChar w:fldCharType="end"/>
      </w:r>
      <w:r w:rsidR="00145BBF">
        <w:t xml:space="preserve"> and </w:t>
      </w:r>
      <w:r w:rsidR="00145BBF">
        <w:fldChar w:fldCharType="begin"/>
      </w:r>
      <w:r w:rsidR="00145BBF">
        <w:instrText xml:space="preserve"> REF _Ref440481023 \r \h </w:instrText>
      </w:r>
      <w:r w:rsidR="00145BBF">
        <w:fldChar w:fldCharType="separate"/>
      </w:r>
      <w:r w:rsidR="003B7204">
        <w:t>3.10.23</w:t>
      </w:r>
      <w:r w:rsidR="00145BBF">
        <w:fldChar w:fldCharType="end"/>
      </w:r>
      <w:r>
        <w:t>.</w:t>
      </w:r>
      <w:r w:rsidR="002335D8">
        <w:t xml:space="preserve"> Upon saving, properl</w:t>
      </w:r>
      <w:r>
        <w:t>y update the current record and create a new history record of the ASCCP according to the general guideline.</w:t>
      </w:r>
    </w:p>
    <w:p w:rsidR="002A37E7" w:rsidRDefault="002A37E7" w:rsidP="00862391"/>
    <w:p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93447A">
        <w:t>3.10.41</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93447A">
        <w:t>Event notification</w:t>
      </w:r>
      <w:r w:rsidR="00862391">
        <w:fldChar w:fldCharType="end"/>
      </w:r>
      <w:r w:rsidR="00862391">
        <w:t>.</w:t>
      </w:r>
    </w:p>
    <w:p w:rsidR="007054D5" w:rsidRDefault="007054D5" w:rsidP="006652C4">
      <w:pPr>
        <w:pStyle w:val="Heading3"/>
      </w:pPr>
      <w:bookmarkStart w:id="825" w:name="_Ref440481023"/>
      <w:bookmarkStart w:id="826" w:name="_Toc442109077"/>
      <w:bookmarkStart w:id="827" w:name="_Ref435336647"/>
      <w:r>
        <w:t>Edit an ASCCP</w:t>
      </w:r>
      <w:bookmarkEnd w:id="825"/>
      <w:bookmarkEnd w:id="826"/>
    </w:p>
    <w:p w:rsidR="00DC2B72" w:rsidRDefault="00A80FC7" w:rsidP="00DC2B72">
      <w:r>
        <w:t>Pre-condition: The ASCCP is in the Editing</w:t>
      </w:r>
      <w:r w:rsidR="00AB0765">
        <w:t xml:space="preserve"> or Candidate</w:t>
      </w:r>
      <w:r>
        <w:t xml:space="preserve"> state. The user is the owner of the ASCCP.</w:t>
      </w:r>
    </w:p>
    <w:p w:rsidR="00A80FC7" w:rsidRDefault="00A80FC7" w:rsidP="00DC2B72"/>
    <w:p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93447A">
        <w:t>3.10.26.2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93447A">
        <w:t>3.10.21</w:t>
      </w:r>
      <w:r w:rsidR="00A80FC7">
        <w:fldChar w:fldCharType="end"/>
      </w:r>
      <w:r w:rsidR="00A80FC7">
        <w:t>.</w:t>
      </w:r>
      <w:r>
        <w:t xml:space="preserve"> Upon saving, properl</w:t>
      </w:r>
      <w:r w:rsidR="00A80FC7">
        <w:t>y update the current re</w:t>
      </w:r>
      <w:r w:rsidR="00A80FC7">
        <w:t>c</w:t>
      </w:r>
      <w:r w:rsidR="00A80FC7">
        <w:t>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93447A">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93447A">
        <w:t>3.10.26</w:t>
      </w:r>
      <w:r w:rsidR="0093447A">
        <w:fldChar w:fldCharType="end"/>
      </w:r>
      <w:r w:rsidR="0093447A">
        <w:t>.</w:t>
      </w:r>
    </w:p>
    <w:p w:rsidR="007054D5" w:rsidRPr="007054D5" w:rsidRDefault="007054D5" w:rsidP="007054D5"/>
    <w:p w:rsidR="00836407" w:rsidRDefault="00836407" w:rsidP="00836407">
      <w:pPr>
        <w:pStyle w:val="Heading3"/>
      </w:pPr>
      <w:bookmarkStart w:id="828" w:name="_Toc442109079"/>
      <w:r>
        <w:t>Discard a revision of an ASCCP</w:t>
      </w:r>
      <w:bookmarkEnd w:id="828"/>
    </w:p>
    <w:p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rsidR="00DF2250" w:rsidRDefault="00DF2250" w:rsidP="00C0425B"/>
    <w:p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93447A">
        <w:t>3.10.4</w:t>
      </w:r>
      <w:r>
        <w:fldChar w:fldCharType="end"/>
      </w:r>
      <w:r>
        <w:t>; however, the result shall filter to ASCCPs. Upon selection, the system check whether the cu</w:t>
      </w:r>
      <w:r>
        <w:t>r</w:t>
      </w:r>
      <w:r>
        <w:t>rent revision of the ASCCP meets the pre-condition. If not, indicates the unfulfilling condition to the user and return to the previous screen. If so, indicate to the user that the operation cannot be undone and obtain the user confirm</w:t>
      </w:r>
      <w:r>
        <w:t>a</w:t>
      </w:r>
      <w:r>
        <w:t xml:space="preserve">tion. </w:t>
      </w:r>
    </w:p>
    <w:p w:rsidR="00C0425B" w:rsidRDefault="00C0425B" w:rsidP="00C0425B"/>
    <w:p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rsidR="00C0425B" w:rsidRDefault="00C0425B" w:rsidP="00C0425B"/>
    <w:p w:rsidR="00C0425B" w:rsidRDefault="00C0425B" w:rsidP="00C0425B">
      <w:r>
        <w:t xml:space="preserve">If the </w:t>
      </w:r>
      <w:r w:rsidRPr="00C0425B">
        <w:rPr>
          <w:rStyle w:val="CodeChar"/>
        </w:rPr>
        <w:t>revision_num</w:t>
      </w:r>
      <w:r>
        <w:t xml:space="preserve"> is higher than 1, the current record of the ASCCP must be reverted to the previous revision a</w:t>
      </w:r>
      <w:r>
        <w:t>c</w:t>
      </w:r>
      <w:r>
        <w:t>cording to the history record. Finally, all the history records associated with the discarded revision has to be deleted.</w:t>
      </w:r>
    </w:p>
    <w:p w:rsidR="00C0425B" w:rsidRDefault="00C0425B" w:rsidP="00C0425B"/>
    <w:p w:rsidR="00C0425B" w:rsidRPr="00836407" w:rsidRDefault="00C0425B" w:rsidP="00836407">
      <w:r>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rsidR="00A80FC7" w:rsidRPr="00A80FC7" w:rsidRDefault="00A80FC7" w:rsidP="00A80FC7">
      <w:pPr>
        <w:pStyle w:val="Heading3"/>
      </w:pPr>
      <w:bookmarkStart w:id="829" w:name="_Ref437928515"/>
      <w:bookmarkStart w:id="830" w:name="_Toc442109080"/>
      <w:r>
        <w:t xml:space="preserve">Change </w:t>
      </w:r>
      <w:r w:rsidR="004147C4">
        <w:t>ASCCP</w:t>
      </w:r>
      <w:r>
        <w:t xml:space="preserve"> state</w:t>
      </w:r>
      <w:bookmarkEnd w:id="829"/>
      <w:bookmarkEnd w:id="830"/>
    </w:p>
    <w:p w:rsidR="006C23B0" w:rsidRPr="00C27F45" w:rsidRDefault="006C23B0" w:rsidP="006C23B0">
      <w:r>
        <w:t>The state change operation cannot be undone.</w:t>
      </w:r>
    </w:p>
    <w:p w:rsidR="006C23B0" w:rsidRDefault="006C23B0" w:rsidP="006C23B0">
      <w:pPr>
        <w:pStyle w:val="Heading4"/>
      </w:pPr>
      <w:bookmarkStart w:id="831" w:name="_Toc442109081"/>
      <w:r>
        <w:lastRenderedPageBreak/>
        <w:t>Change from Editing to Candidate state</w:t>
      </w:r>
      <w:bookmarkEnd w:id="831"/>
    </w:p>
    <w:p w:rsidR="006C23B0" w:rsidRDefault="006C23B0" w:rsidP="006C23B0">
      <w:pPr>
        <w:spacing w:before="240"/>
      </w:pPr>
      <w:r>
        <w:t>Pre-condition: The ASCCP is in the Editing State. The user is the owner of the ASCCP.</w:t>
      </w:r>
    </w:p>
    <w:p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rsidR="006C23B0" w:rsidRDefault="006C23B0" w:rsidP="006C23B0"/>
    <w:p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rsidR="006C23B0" w:rsidRDefault="006C23B0" w:rsidP="006C23B0">
      <w:pPr>
        <w:pStyle w:val="Heading4"/>
      </w:pPr>
      <w:bookmarkStart w:id="832" w:name="_Ref437930011"/>
      <w:bookmarkStart w:id="833" w:name="_Toc442109082"/>
      <w:r>
        <w:t>Change from Candidate to Editing state</w:t>
      </w:r>
      <w:bookmarkEnd w:id="832"/>
      <w:bookmarkEnd w:id="833"/>
    </w:p>
    <w:p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rsidR="006C23B0" w:rsidRDefault="006C23B0" w:rsidP="006C23B0"/>
    <w:p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rsidR="006C23B0" w:rsidRDefault="006C23B0" w:rsidP="006C23B0">
      <w:pPr>
        <w:pStyle w:val="Heading4"/>
      </w:pPr>
      <w:bookmarkStart w:id="834" w:name="_Toc442109083"/>
      <w:r>
        <w:t>Change from Candidate to Published state</w:t>
      </w:r>
      <w:bookmarkEnd w:id="834"/>
    </w:p>
    <w:p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rsidR="006652C4" w:rsidRDefault="006652C4" w:rsidP="006652C4">
      <w:pPr>
        <w:pStyle w:val="Heading3"/>
      </w:pPr>
      <w:bookmarkStart w:id="835" w:name="_Ref438114348"/>
      <w:bookmarkStart w:id="836" w:name="_Toc442109084"/>
      <w:r>
        <w:t xml:space="preserve">Create a new </w:t>
      </w:r>
      <w:commentRangeStart w:id="837"/>
      <w:r>
        <w:t>BCCP</w:t>
      </w:r>
      <w:bookmarkEnd w:id="827"/>
      <w:bookmarkEnd w:id="835"/>
      <w:bookmarkEnd w:id="836"/>
      <w:commentRangeEnd w:id="837"/>
      <w:r w:rsidR="0038587B">
        <w:rPr>
          <w:rStyle w:val="CommentReference"/>
          <w:b w:val="0"/>
        </w:rPr>
        <w:commentReference w:id="837"/>
      </w:r>
    </w:p>
    <w:p w:rsidR="00F6381E" w:rsidRDefault="00F6381E" w:rsidP="00F6381E">
      <w:pPr>
        <w:spacing w:before="240"/>
      </w:pPr>
      <w:r>
        <w:t>The UI shall allow the user to search for the BDT, on which the BCCP’s property term will apply. The search crit</w:t>
      </w:r>
      <w:r>
        <w:t>e</w:t>
      </w:r>
      <w:r>
        <w:t xml:space="preserv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xml:space="preserve">, except that only </w:t>
      </w:r>
      <w:r w:rsidR="00AF4284">
        <w:t>BDT</w:t>
      </w:r>
      <w:r>
        <w:t xml:space="preserve"> shall be returned. Let the s</w:t>
      </w:r>
      <w:r>
        <w:t>e</w:t>
      </w:r>
      <w:r>
        <w:t>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93447A">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93447A">
        <w:t>3.10.35</w:t>
      </w:r>
      <w:r w:rsidR="00466318">
        <w:fldChar w:fldCharType="end"/>
      </w:r>
      <w:r>
        <w:t>.</w:t>
      </w:r>
    </w:p>
    <w:p w:rsidR="00F6381E" w:rsidRDefault="00AF4284" w:rsidP="00F6381E">
      <w:pPr>
        <w:pStyle w:val="Heading4"/>
      </w:pPr>
      <w:bookmarkStart w:id="838" w:name="_Toc442109085"/>
      <w:r>
        <w:t>BCCP</w:t>
      </w:r>
      <w:r w:rsidR="00F6381E">
        <w:t xml:space="preserve"> current record</w:t>
      </w:r>
      <w:bookmarkEnd w:id="838"/>
    </w:p>
    <w:p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783"/>
        <w:gridCol w:w="2254"/>
        <w:gridCol w:w="2539"/>
      </w:tblGrid>
      <w:tr w:rsidR="00F6381E" w:rsidRPr="00A159CE" w:rsidTr="004C4B95">
        <w:tc>
          <w:tcPr>
            <w:tcW w:w="9576" w:type="dxa"/>
            <w:gridSpan w:val="3"/>
          </w:tcPr>
          <w:p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rsidTr="004C4B95">
        <w:tc>
          <w:tcPr>
            <w:tcW w:w="9576" w:type="dxa"/>
            <w:gridSpan w:val="3"/>
          </w:tcPr>
          <w:p w:rsidR="00F6381E" w:rsidRPr="00A159CE" w:rsidRDefault="00F6381E" w:rsidP="004C4B95">
            <w:r>
              <w:rPr>
                <w:rStyle w:val="CodeChar"/>
              </w:rPr>
              <w:t>guid</w:t>
            </w:r>
            <w:r w:rsidRPr="00A159CE">
              <w:t xml:space="preserve"> = </w:t>
            </w:r>
            <w:r>
              <w:t>Create a new GUID</w:t>
            </w:r>
            <w:r w:rsidRPr="00A159CE">
              <w:t>.</w:t>
            </w:r>
          </w:p>
        </w:tc>
      </w:tr>
      <w:tr w:rsidR="00F6381E" w:rsidRPr="00A159CE" w:rsidTr="004C4B95">
        <w:tc>
          <w:tcPr>
            <w:tcW w:w="9576" w:type="dxa"/>
            <w:gridSpan w:val="3"/>
          </w:tcPr>
          <w:p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rsidTr="004C4B95">
        <w:tc>
          <w:tcPr>
            <w:tcW w:w="9576" w:type="dxa"/>
            <w:gridSpan w:val="3"/>
          </w:tcPr>
          <w:p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rsidTr="004C4B95">
        <w:tc>
          <w:tcPr>
            <w:tcW w:w="9576" w:type="dxa"/>
            <w:gridSpan w:val="3"/>
          </w:tcPr>
          <w:p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rsidTr="004C4B95">
        <w:tc>
          <w:tcPr>
            <w:tcW w:w="9576" w:type="dxa"/>
            <w:gridSpan w:val="3"/>
          </w:tcPr>
          <w:p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rsidTr="004C4B95">
        <w:tc>
          <w:tcPr>
            <w:tcW w:w="9576" w:type="dxa"/>
            <w:gridSpan w:val="3"/>
          </w:tcPr>
          <w:p w:rsidR="00064FD5" w:rsidRPr="00A159CE" w:rsidRDefault="00064FD5" w:rsidP="004C4B95">
            <w:r>
              <w:rPr>
                <w:rStyle w:val="CodeChar"/>
              </w:rPr>
              <w:lastRenderedPageBreak/>
              <w:t>d</w:t>
            </w:r>
            <w:r w:rsidRPr="00A159CE">
              <w:rPr>
                <w:rStyle w:val="CodeChar"/>
              </w:rPr>
              <w:t>efinition</w:t>
            </w:r>
            <w:r w:rsidRPr="00A159CE">
              <w:t xml:space="preserve"> = </w:t>
            </w:r>
            <w:r w:rsidRPr="005D2D67">
              <w:t>Blank. The user can modify this later.</w:t>
            </w:r>
          </w:p>
        </w:tc>
      </w:tr>
      <w:tr w:rsidR="00F6381E" w:rsidRPr="00A159CE" w:rsidTr="004C4B95">
        <w:tc>
          <w:tcPr>
            <w:tcW w:w="9576" w:type="dxa"/>
            <w:gridSpan w:val="3"/>
          </w:tcPr>
          <w:p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rsidTr="004C4B95">
        <w:tc>
          <w:tcPr>
            <w:tcW w:w="9576" w:type="dxa"/>
            <w:gridSpan w:val="3"/>
          </w:tcPr>
          <w:p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rsidTr="004C4B95">
        <w:tc>
          <w:tcPr>
            <w:tcW w:w="9576" w:type="dxa"/>
            <w:gridSpan w:val="3"/>
          </w:tcPr>
          <w:p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rsidTr="004C4B95">
        <w:tc>
          <w:tcPr>
            <w:tcW w:w="4783" w:type="dxa"/>
          </w:tcPr>
          <w:p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rsidR="00F6381E" w:rsidRPr="00A159CE" w:rsidRDefault="00F6381E" w:rsidP="004C4B95">
            <w:pPr>
              <w:jc w:val="center"/>
            </w:pPr>
            <w:r>
              <w:t>These are referred to as WHO columns.</w:t>
            </w:r>
          </w:p>
        </w:tc>
        <w:tc>
          <w:tcPr>
            <w:tcW w:w="2539" w:type="dxa"/>
            <w:vMerge w:val="restart"/>
            <w:vAlign w:val="center"/>
          </w:tcPr>
          <w:p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rsidTr="004C4B95">
        <w:tc>
          <w:tcPr>
            <w:tcW w:w="4783" w:type="dxa"/>
          </w:tcPr>
          <w:p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rsidR="00F6381E" w:rsidRPr="00A159CE" w:rsidRDefault="00F6381E" w:rsidP="004C4B95">
            <w:pPr>
              <w:rPr>
                <w:rStyle w:val="CodeChar"/>
              </w:rPr>
            </w:pPr>
          </w:p>
        </w:tc>
        <w:tc>
          <w:tcPr>
            <w:tcW w:w="2539" w:type="dxa"/>
            <w:vMerge/>
          </w:tcPr>
          <w:p w:rsidR="00F6381E" w:rsidRPr="00A159CE" w:rsidRDefault="00F6381E" w:rsidP="004C4B95">
            <w:pPr>
              <w:rPr>
                <w:rStyle w:val="CodeChar"/>
              </w:rPr>
            </w:pPr>
          </w:p>
        </w:tc>
      </w:tr>
      <w:tr w:rsidR="00F6381E" w:rsidRPr="00A159CE" w:rsidTr="004C4B95">
        <w:tc>
          <w:tcPr>
            <w:tcW w:w="4783" w:type="dxa"/>
          </w:tcPr>
          <w:p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pPr>
              <w:rPr>
                <w:rStyle w:val="CodeChar"/>
              </w:rPr>
            </w:pPr>
            <w:r>
              <w:rPr>
                <w:rStyle w:val="CodeChar"/>
              </w:rPr>
              <w:t>revision_num = 0.</w:t>
            </w:r>
          </w:p>
        </w:tc>
        <w:tc>
          <w:tcPr>
            <w:tcW w:w="2254" w:type="dxa"/>
          </w:tcPr>
          <w:p w:rsidR="00F6381E" w:rsidRPr="00A159CE" w:rsidRDefault="00F6381E" w:rsidP="004C4B95">
            <w:pPr>
              <w:rPr>
                <w:rStyle w:val="CodeChar"/>
              </w:rPr>
            </w:pPr>
          </w:p>
        </w:tc>
        <w:tc>
          <w:tcPr>
            <w:tcW w:w="2539" w:type="dxa"/>
            <w:vMerge/>
          </w:tcPr>
          <w:p w:rsidR="00F6381E" w:rsidRPr="00A159C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revision_action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release_id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bl>
    <w:p w:rsidR="00F6381E" w:rsidRDefault="00AF4284" w:rsidP="00F6381E">
      <w:pPr>
        <w:pStyle w:val="Heading4"/>
      </w:pPr>
      <w:bookmarkStart w:id="839" w:name="_Toc442109086"/>
      <w:r>
        <w:t>BCCP</w:t>
      </w:r>
      <w:r w:rsidR="00F6381E">
        <w:t xml:space="preserve"> history record</w:t>
      </w:r>
      <w:bookmarkEnd w:id="839"/>
    </w:p>
    <w:p w:rsidR="00F6381E" w:rsidRPr="00E62E71" w:rsidRDefault="00F6381E" w:rsidP="00F6381E">
      <w:pPr>
        <w:spacing w:before="240"/>
      </w:pPr>
      <w:r>
        <w:t>Follow the general guideline.</w:t>
      </w:r>
    </w:p>
    <w:p w:rsidR="006652C4" w:rsidRDefault="006652C4" w:rsidP="006652C4">
      <w:pPr>
        <w:pStyle w:val="Heading3"/>
      </w:pPr>
      <w:bookmarkStart w:id="840" w:name="_Ref435336648"/>
      <w:bookmarkStart w:id="841" w:name="_Toc442109087"/>
      <w:r>
        <w:t>Create a new revision of a BCCP</w:t>
      </w:r>
      <w:bookmarkEnd w:id="840"/>
      <w:bookmarkEnd w:id="841"/>
    </w:p>
    <w:p w:rsidR="002335D8" w:rsidRDefault="002335D8" w:rsidP="002335D8">
      <w:r>
        <w:t>Pre-condition: The user is an owner of the BCCP. The BCCP is in the Published state.</w:t>
      </w:r>
    </w:p>
    <w:p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corr</w:t>
      </w:r>
      <w:r w:rsidR="00975E2D">
        <w:t>e</w:t>
      </w:r>
      <w:r w:rsidR="00975E2D">
        <w:t xml:space="preserve">sponding </w:t>
      </w:r>
      <w:r>
        <w:t>new history record. Bring up a UI so that the user can modify and save the property of the BCCP as d</w:t>
      </w:r>
      <w:r>
        <w:t>e</w:t>
      </w:r>
      <w:r>
        <w:t xml:space="preserv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975E2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975E2D">
        <w:t>3.10.35</w:t>
      </w:r>
      <w:r w:rsidR="00975E2D">
        <w:fldChar w:fldCharType="end"/>
      </w:r>
      <w:r w:rsidR="00975E2D">
        <w:t>.</w:t>
      </w:r>
    </w:p>
    <w:p w:rsidR="002335D8" w:rsidRDefault="002335D8" w:rsidP="002335D8"/>
    <w:p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w:t>
      </w:r>
    </w:p>
    <w:p w:rsidR="00466318" w:rsidRDefault="00466318" w:rsidP="00466318">
      <w:pPr>
        <w:pStyle w:val="Heading3"/>
      </w:pPr>
      <w:bookmarkStart w:id="842" w:name="_Toc442109088"/>
      <w:r>
        <w:t>Edit a BCCP</w:t>
      </w:r>
      <w:bookmarkEnd w:id="842"/>
    </w:p>
    <w:p w:rsidR="004C4B95" w:rsidRDefault="004C4B95" w:rsidP="004C4B95">
      <w:r>
        <w:t>Pre-condition: The BCCP is in the Editing or Candidate state. The user is the owner of the BCCP.</w:t>
      </w:r>
    </w:p>
    <w:p w:rsidR="004C4B95" w:rsidRDefault="004C4B95" w:rsidP="004C4B95"/>
    <w:p w:rsidR="002335D8" w:rsidRPr="002335D8" w:rsidRDefault="004C4B95" w:rsidP="004C4B95">
      <w:r>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93447A">
        <w:t>3.10.35.2</w:t>
      </w:r>
      <w:r>
        <w:fldChar w:fldCharType="end"/>
      </w:r>
      <w:r>
        <w:t>. Once the BCCP is in the Editing state, bring up a UI so that the user can mod</w:t>
      </w:r>
      <w:r>
        <w:t>i</w:t>
      </w:r>
      <w:r>
        <w:t xml:space="preserve">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02349C">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02349C">
        <w:t>3.10.35</w:t>
      </w:r>
      <w:r w:rsidR="0002349C">
        <w:fldChar w:fldCharType="end"/>
      </w:r>
      <w:r w:rsidR="0002349C">
        <w:t>.</w:t>
      </w:r>
    </w:p>
    <w:p w:rsidR="00727282" w:rsidRDefault="00727282" w:rsidP="004C4B95"/>
    <w:p w:rsidR="00727282" w:rsidRDefault="00727282" w:rsidP="00727282">
      <w:pPr>
        <w:pStyle w:val="Heading3"/>
      </w:pPr>
      <w:r>
        <w:lastRenderedPageBreak/>
        <w:t>Discard a revision of a BCCP</w:t>
      </w:r>
    </w:p>
    <w:p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rsidR="00DF2250" w:rsidRDefault="00DF2250" w:rsidP="00727282"/>
    <w:p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rsidR="00DF2250" w:rsidRDefault="00DF2250" w:rsidP="00DF2250"/>
    <w:p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rsidR="00DF2250" w:rsidRDefault="00DF2250" w:rsidP="00DF2250"/>
    <w:p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w:t>
      </w:r>
      <w:r>
        <w:t>d</w:t>
      </w:r>
      <w:r>
        <w:t>ing to the history record. Finally, all the history records associated with the discarded revision has to be deleted.</w:t>
      </w:r>
    </w:p>
    <w:p w:rsidR="00DF2250" w:rsidRDefault="00DF2250" w:rsidP="00DF2250"/>
    <w:p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rsidR="00DF2250" w:rsidRPr="00727282" w:rsidRDefault="00DF2250" w:rsidP="00727282"/>
    <w:p w:rsidR="00466318" w:rsidRDefault="00466318" w:rsidP="00466318">
      <w:pPr>
        <w:pStyle w:val="Heading3"/>
      </w:pPr>
      <w:bookmarkStart w:id="843" w:name="_Ref438059941"/>
      <w:bookmarkStart w:id="844" w:name="_Toc442109090"/>
      <w:r>
        <w:t>Change BCCP state</w:t>
      </w:r>
      <w:bookmarkEnd w:id="843"/>
      <w:bookmarkEnd w:id="844"/>
    </w:p>
    <w:p w:rsidR="004C4B95" w:rsidRDefault="004C4B95" w:rsidP="004C4B95">
      <w:r>
        <w:t>The state change operation cannot be undone.</w:t>
      </w:r>
    </w:p>
    <w:p w:rsidR="004C4B95" w:rsidRDefault="004C4B95" w:rsidP="004C4B95">
      <w:pPr>
        <w:pStyle w:val="Heading4"/>
      </w:pPr>
      <w:bookmarkStart w:id="845" w:name="_Toc442109091"/>
      <w:r>
        <w:t>Change from Editing to Candidate state</w:t>
      </w:r>
      <w:bookmarkEnd w:id="845"/>
    </w:p>
    <w:p w:rsidR="004C4B95" w:rsidRDefault="004C4B95" w:rsidP="004C4B95">
      <w:pPr>
        <w:spacing w:before="240"/>
      </w:pPr>
      <w:r>
        <w:t>Pre-condition: The BCCP is in the Editing State. The user is the owner of the BCCP.</w:t>
      </w:r>
    </w:p>
    <w:p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rsidR="004C4B95" w:rsidRDefault="004C4B95" w:rsidP="004C4B95"/>
    <w:p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rsidR="004C4B95" w:rsidRDefault="004C4B95" w:rsidP="004C4B95">
      <w:pPr>
        <w:pStyle w:val="Heading4"/>
      </w:pPr>
      <w:bookmarkStart w:id="846" w:name="_Ref438116554"/>
      <w:bookmarkStart w:id="847" w:name="_Toc442109092"/>
      <w:r>
        <w:t>Change from Candidate to Editing state</w:t>
      </w:r>
      <w:bookmarkEnd w:id="846"/>
      <w:bookmarkEnd w:id="847"/>
    </w:p>
    <w:p w:rsidR="004C4B95" w:rsidRDefault="004C4B95" w:rsidP="004C4B95">
      <w:pPr>
        <w:spacing w:before="240"/>
      </w:pPr>
      <w:r>
        <w:t xml:space="preserve">Pre-condition: The BCCP is in the Candidate state. The user is the owner of the BCCP. </w:t>
      </w:r>
    </w:p>
    <w:p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rsidR="004C4B95" w:rsidRDefault="004C4B95" w:rsidP="004C4B95"/>
    <w:p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rsidR="004C4B95" w:rsidRDefault="004C4B95" w:rsidP="004C4B95">
      <w:pPr>
        <w:pStyle w:val="Heading4"/>
      </w:pPr>
      <w:bookmarkStart w:id="848" w:name="_Toc442109093"/>
      <w:r>
        <w:t>Change from Candidate to Published state</w:t>
      </w:r>
      <w:bookmarkEnd w:id="848"/>
    </w:p>
    <w:p w:rsidR="004C4B95" w:rsidRPr="00191A85" w:rsidRDefault="004C4B95" w:rsidP="004C4B95">
      <w:pPr>
        <w:spacing w:before="240"/>
      </w:pPr>
      <w:r>
        <w:t>Pre-condition: The BCCP is in the Candidate state. The user is the owner of the BCCP.</w:t>
      </w:r>
    </w:p>
    <w:p w:rsidR="004C4B95" w:rsidRDefault="00BC4EFC" w:rsidP="004C4B95">
      <w:pPr>
        <w:spacing w:before="240"/>
      </w:pPr>
      <w:r>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w:t>
      </w:r>
      <w:r w:rsidR="004C4B95">
        <w:t>p</w:t>
      </w:r>
      <w:r w:rsidR="004C4B95">
        <w:t xml:space="preserve">dated to the Published state. Their history columns shall also be properly updated. A history record of the BCCP needs to be created accordingly. Then, all prior history records of the </w:t>
      </w:r>
      <w:r w:rsidR="00C209E9">
        <w:t>B</w:t>
      </w:r>
      <w:r w:rsidR="004C4B95">
        <w:t>CCP shall be deleted.</w:t>
      </w:r>
    </w:p>
    <w:p w:rsidR="00C209E9" w:rsidRDefault="00C209E9" w:rsidP="00C209E9">
      <w:pPr>
        <w:spacing w:before="240"/>
      </w:pPr>
    </w:p>
    <w:p w:rsidR="004C4B95" w:rsidRPr="004C4B95" w:rsidRDefault="004C4B95" w:rsidP="00C209E9">
      <w:pPr>
        <w:spacing w:before="240"/>
      </w:pPr>
      <w:r>
        <w:lastRenderedPageBreak/>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rsidR="0023242C" w:rsidRDefault="0023242C" w:rsidP="00F11977">
      <w:pPr>
        <w:pStyle w:val="Heading3"/>
      </w:pPr>
      <w:bookmarkStart w:id="849" w:name="_Toc442109097"/>
      <w:r>
        <w:t>Review a CC</w:t>
      </w:r>
      <w:bookmarkEnd w:id="849"/>
    </w:p>
    <w:p w:rsidR="00BC4EFC" w:rsidRDefault="00BC4EFC" w:rsidP="00BC4EFC">
      <w:r>
        <w:t>&lt;This is future functionality.&gt;</w:t>
      </w:r>
    </w:p>
    <w:p w:rsidR="00BC4EFC" w:rsidRDefault="00BC4EFC" w:rsidP="0023242C"/>
    <w:p w:rsidR="0023242C" w:rsidRDefault="0023242C" w:rsidP="0023242C">
      <w:r>
        <w:t>Pre-condition: The CC is in the Candidate state</w:t>
      </w:r>
    </w:p>
    <w:p w:rsidR="00BC4EFC" w:rsidRDefault="00BC4EFC" w:rsidP="0023242C"/>
    <w:p w:rsidR="00BC4EFC" w:rsidRPr="0023242C" w:rsidRDefault="00BC4EFC" w:rsidP="0023242C">
      <w:r>
        <w:t>This allows users to make comments to the CC.</w:t>
      </w:r>
    </w:p>
    <w:p w:rsidR="00F11977" w:rsidRDefault="00F11977" w:rsidP="00F11977">
      <w:pPr>
        <w:pStyle w:val="Heading3"/>
      </w:pPr>
      <w:bookmarkStart w:id="850" w:name="_Toc442109098"/>
      <w:r>
        <w:t>Undoing</w:t>
      </w:r>
      <w:bookmarkEnd w:id="850"/>
    </w:p>
    <w:p w:rsidR="005026AC" w:rsidRDefault="005026AC" w:rsidP="00F93616">
      <w:r>
        <w:t>&lt;This is future functionality.&gt;</w:t>
      </w:r>
    </w:p>
    <w:p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rsidR="00F11977" w:rsidRDefault="00F11977" w:rsidP="00F11977"/>
    <w:p w:rsidR="00F11977" w:rsidRDefault="00F11977" w:rsidP="00F11977">
      <w:pPr>
        <w:pStyle w:val="Heading3"/>
      </w:pPr>
      <w:bookmarkStart w:id="851" w:name="_Ref437668747"/>
      <w:bookmarkStart w:id="852" w:name="_Ref437668751"/>
      <w:bookmarkStart w:id="853" w:name="_Toc442109099"/>
      <w:r>
        <w:t xml:space="preserve">Event </w:t>
      </w:r>
      <w:commentRangeStart w:id="854"/>
      <w:r>
        <w:t>notification</w:t>
      </w:r>
      <w:bookmarkEnd w:id="851"/>
      <w:bookmarkEnd w:id="852"/>
      <w:bookmarkEnd w:id="853"/>
      <w:commentRangeEnd w:id="854"/>
      <w:r w:rsidR="00EB10A1">
        <w:rPr>
          <w:rStyle w:val="CommentReference"/>
          <w:b w:val="0"/>
        </w:rPr>
        <w:commentReference w:id="854"/>
      </w:r>
    </w:p>
    <w:p w:rsidR="006C6778" w:rsidRDefault="006549A6" w:rsidP="00B24770">
      <w:pPr>
        <w:pStyle w:val="Heading4"/>
      </w:pPr>
      <w:bookmarkStart w:id="855" w:name="_Toc442109100"/>
      <w:r>
        <w:t>System c</w:t>
      </w:r>
      <w:r w:rsidR="00B24770">
        <w:t>onfigura</w:t>
      </w:r>
      <w:r>
        <w:t>ble</w:t>
      </w:r>
      <w:r w:rsidR="00B24770">
        <w:t xml:space="preserve"> parameters</w:t>
      </w:r>
      <w:bookmarkEnd w:id="855"/>
    </w:p>
    <w:p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w:t>
      </w:r>
      <w:r>
        <w:t>i</w:t>
      </w:r>
      <w:r>
        <w:t xml:space="preserve">date states. </w:t>
      </w:r>
    </w:p>
    <w:p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rsidR="00F532AE" w:rsidRDefault="00F532AE" w:rsidP="00F532AE"/>
    <w:p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rsidR="006549A6" w:rsidRDefault="006549A6" w:rsidP="006549A6">
      <w:pPr>
        <w:pStyle w:val="Heading4"/>
      </w:pPr>
      <w:r>
        <w:t>Notification options</w:t>
      </w:r>
    </w:p>
    <w:p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rsidR="003E4B6F" w:rsidRDefault="00C744D2" w:rsidP="003E4B6F">
      <w:pPr>
        <w:pStyle w:val="ListParagraph"/>
        <w:numPr>
          <w:ilvl w:val="0"/>
          <w:numId w:val="22"/>
        </w:numPr>
      </w:pPr>
      <w:r w:rsidRPr="003E4B6F">
        <w:rPr>
          <w:rStyle w:val="CodeChar"/>
        </w:rPr>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directly and indirectly (descen</w:t>
      </w:r>
      <w:r w:rsidR="003E4B6F">
        <w:t>d</w:t>
      </w:r>
      <w:r w:rsidR="003E4B6F">
        <w:t xml:space="preserve">ants) referenced by the </w:t>
      </w:r>
      <w:r>
        <w:t>UoC</w:t>
      </w:r>
      <w:r w:rsidR="003E4B6F">
        <w:t xml:space="preserve"> generating the event.</w:t>
      </w:r>
    </w:p>
    <w:p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rsidR="004454FD" w:rsidRDefault="004454FD" w:rsidP="00FD7BB0"/>
    <w:p w:rsidR="00C744D2" w:rsidRDefault="00C744D2" w:rsidP="00FD7BB0">
      <w:r>
        <w:rPr>
          <w:noProof/>
          <w:lang w:bidi="th-TH"/>
        </w:rPr>
        <w:lastRenderedPageBreak/>
        <w:drawing>
          <wp:inline distT="0" distB="0" distL="0" distR="0" wp14:anchorId="7FE157BD" wp14:editId="02EFF416">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rsidR="001A0BB2" w:rsidRDefault="001A0BB2" w:rsidP="001A0BB2">
      <w:pPr>
        <w:pStyle w:val="Caption"/>
      </w:pPr>
      <w:bookmarkStart w:id="856" w:name="_Ref442171829"/>
      <w:r>
        <w:t xml:space="preserve">Figure </w:t>
      </w:r>
      <w:fldSimple w:instr=" SEQ Figure \* ARABIC ">
        <w:r w:rsidR="0093447A">
          <w:rPr>
            <w:noProof/>
          </w:rPr>
          <w:t>15</w:t>
        </w:r>
      </w:fldSimple>
      <w:bookmarkEnd w:id="856"/>
      <w:r>
        <w:t xml:space="preserve">: Example </w:t>
      </w:r>
      <w:r w:rsidR="00725367">
        <w:t>CC</w:t>
      </w:r>
      <w:r>
        <w:t xml:space="preserve"> structure</w:t>
      </w:r>
      <w:r w:rsidR="006549A6">
        <w:t xml:space="preserve"> illustrating a notification chain</w:t>
      </w:r>
    </w:p>
    <w:p w:rsidR="00C744D2" w:rsidRDefault="00C744D2" w:rsidP="00FD7BB0"/>
    <w:p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549A6">
        <w:t xml:space="preserve">Figure </w:t>
      </w:r>
      <w:r w:rsidR="006549A6">
        <w:rPr>
          <w:noProof/>
        </w:rPr>
        <w:t>15</w:t>
      </w:r>
      <w:r w:rsidR="006549A6">
        <w:fldChar w:fldCharType="end"/>
      </w:r>
      <w:r w:rsidR="00C744D2">
        <w:t>.</w:t>
      </w:r>
    </w:p>
    <w:p w:rsidR="00C744D2" w:rsidRDefault="00C744D2" w:rsidP="00FD7BB0"/>
    <w:p w:rsidR="00C744D2" w:rsidRDefault="00C744D2" w:rsidP="00FD7BB0">
      <w:r>
        <w:t xml:space="preserve">UoCs related to the </w:t>
      </w:r>
      <w:r w:rsidRPr="00B24770">
        <w:rPr>
          <w:rStyle w:val="CodeChar"/>
        </w:rPr>
        <w:t>AddressType</w:t>
      </w:r>
      <w:r>
        <w:t xml:space="preserve"> ACC UoC include:</w:t>
      </w:r>
    </w:p>
    <w:p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rsidR="00B24770" w:rsidRDefault="00B24770" w:rsidP="00FD7BB0"/>
    <w:p w:rsidR="00B24770" w:rsidRDefault="00B24770" w:rsidP="00FD7BB0">
      <w:r>
        <w:t xml:space="preserve">UoCs related to the </w:t>
      </w:r>
      <w:r w:rsidRPr="00B24770">
        <w:rPr>
          <w:rStyle w:val="CodeChar"/>
        </w:rPr>
        <w:t>StreetTypeCode</w:t>
      </w:r>
      <w:r>
        <w:t xml:space="preserve"> BCCP include:</w:t>
      </w:r>
    </w:p>
    <w:p w:rsidR="00B24770" w:rsidRDefault="00B24770" w:rsidP="00FD7BB0"/>
    <w:p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rsidR="00B24770" w:rsidRDefault="00B24770" w:rsidP="00B24770">
      <w:r>
        <w:t xml:space="preserve">Referred By UoCs: </w:t>
      </w:r>
      <w:r>
        <w:rPr>
          <w:rStyle w:val="CodeChar"/>
        </w:rPr>
        <w:t>None.</w:t>
      </w:r>
    </w:p>
    <w:p w:rsidR="009F3AB9" w:rsidRDefault="009F3AB9" w:rsidP="00FD7BB0"/>
    <w:p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rsidR="00A7588D" w:rsidRDefault="00A7588D" w:rsidP="00FD7BB0"/>
    <w:p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rsidR="006652C4" w:rsidRDefault="000B636E" w:rsidP="000B636E">
      <w:pPr>
        <w:pStyle w:val="Heading4"/>
      </w:pPr>
      <w:bookmarkStart w:id="857" w:name="_Toc442109101"/>
      <w:r>
        <w:t>Event Data Structure</w:t>
      </w:r>
      <w:bookmarkEnd w:id="857"/>
    </w:p>
    <w:p w:rsidR="00345725" w:rsidRDefault="00B24770" w:rsidP="00345725">
      <w:pPr>
        <w:spacing w:before="240"/>
      </w:pPr>
      <w:r>
        <w:t xml:space="preserve">Event </w:t>
      </w:r>
      <w:r w:rsidR="00345725">
        <w:t>information shall include:</w:t>
      </w:r>
    </w:p>
    <w:p w:rsidR="00345725" w:rsidRDefault="00345725" w:rsidP="00345725">
      <w:pPr>
        <w:pStyle w:val="ListParagraph"/>
        <w:numPr>
          <w:ilvl w:val="0"/>
          <w:numId w:val="24"/>
        </w:numPr>
        <w:spacing w:before="240"/>
      </w:pPr>
      <w:r>
        <w:lastRenderedPageBreak/>
        <w:t>GUID of the UoCs raising the event (in case of the ACC UoC, GUID of the ACC shall be used).</w:t>
      </w:r>
    </w:p>
    <w:p w:rsidR="00345725" w:rsidRDefault="00345725" w:rsidP="00345725">
      <w:pPr>
        <w:pStyle w:val="ListParagraph"/>
        <w:numPr>
          <w:ilvl w:val="0"/>
          <w:numId w:val="24"/>
        </w:numPr>
        <w:spacing w:before="240"/>
      </w:pPr>
      <w:r>
        <w:t>Type of the UoCs, i.e., ACC, ASCCP, or BCCP.</w:t>
      </w:r>
    </w:p>
    <w:p w:rsidR="00345725" w:rsidRDefault="00345725" w:rsidP="00345725">
      <w:pPr>
        <w:pStyle w:val="ListParagraph"/>
        <w:numPr>
          <w:ilvl w:val="0"/>
          <w:numId w:val="24"/>
        </w:numPr>
        <w:spacing w:before="240"/>
      </w:pPr>
      <w:r>
        <w:t>DEN of the UoCs (DEN of the ACC in the case of the ACC UoC).</w:t>
      </w:r>
    </w:p>
    <w:p w:rsidR="00345725" w:rsidRDefault="00345725" w:rsidP="00345725">
      <w:pPr>
        <w:pStyle w:val="ListParagraph"/>
        <w:numPr>
          <w:ilvl w:val="0"/>
          <w:numId w:val="24"/>
        </w:numPr>
        <w:spacing w:before="240"/>
      </w:pPr>
      <w:r>
        <w:t>Timestamp of the event.</w:t>
      </w:r>
    </w:p>
    <w:p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rsidR="00345725" w:rsidRDefault="00345725" w:rsidP="00345725">
      <w:pPr>
        <w:pStyle w:val="ListParagraph"/>
        <w:numPr>
          <w:ilvl w:val="0"/>
          <w:numId w:val="24"/>
        </w:numPr>
        <w:spacing w:before="240"/>
      </w:pPr>
      <w:r>
        <w:t>Revision number.</w:t>
      </w:r>
    </w:p>
    <w:p w:rsidR="00345725" w:rsidRPr="000B636E" w:rsidRDefault="00345725" w:rsidP="00345725">
      <w:pPr>
        <w:pStyle w:val="ListParagraph"/>
        <w:numPr>
          <w:ilvl w:val="0"/>
          <w:numId w:val="24"/>
        </w:numPr>
        <w:spacing w:before="240"/>
      </w:pPr>
      <w:r>
        <w:t>Name and email address of the UoC’s owner.</w:t>
      </w:r>
    </w:p>
    <w:p w:rsidR="001463FD" w:rsidRDefault="001463FD" w:rsidP="001463FD">
      <w:pPr>
        <w:pStyle w:val="Heading2"/>
      </w:pPr>
      <w:bookmarkStart w:id="858" w:name="_Ref405565352"/>
      <w:bookmarkStart w:id="859" w:name="_Toc442109102"/>
      <w:r>
        <w:t>Generate GUID</w:t>
      </w:r>
      <w:bookmarkEnd w:id="858"/>
      <w:bookmarkEnd w:id="859"/>
    </w:p>
    <w:p w:rsidR="001463FD" w:rsidRPr="001463FD" w:rsidRDefault="001463FD" w:rsidP="001463FD">
      <w:r w:rsidRPr="00E209B5">
        <w:t>Format of GUID should be configurable in a property file of the application. Maybe we can assume [pr</w:t>
      </w:r>
      <w:r w:rsidRPr="00E209B5">
        <w:t>e</w:t>
      </w:r>
      <w:r w:rsidRPr="00E209B5">
        <w:t>fix][delimiter][actual GUID</w:t>
      </w:r>
      <w:r>
        <w:t>].</w:t>
      </w:r>
    </w:p>
    <w:p w:rsidR="00EF6FC8" w:rsidRDefault="00EF6FC8" w:rsidP="004B69D1"/>
    <w:p w:rsidR="004B69D1" w:rsidRDefault="004B69D1" w:rsidP="004B69D1"/>
    <w:p w:rsidR="004B69D1" w:rsidRPr="00EF6FC8" w:rsidRDefault="004B69D1" w:rsidP="004B69D1">
      <w:r>
        <w:t xml:space="preserve">Regarding BDT for code list. This is an </w:t>
      </w:r>
      <w:commentRangeStart w:id="860"/>
      <w:r>
        <w:t>idea</w:t>
      </w:r>
      <w:commentRangeEnd w:id="860"/>
      <w:r>
        <w:rPr>
          <w:rStyle w:val="CommentReference"/>
        </w:rPr>
        <w:commentReference w:id="860"/>
      </w:r>
      <w:r>
        <w:t>.</w:t>
      </w:r>
    </w:p>
    <w:p w:rsidR="00E3560D" w:rsidRPr="00E3560D" w:rsidRDefault="00E3560D" w:rsidP="00EF6FC8"/>
    <w:p w:rsidR="00E3560D" w:rsidRPr="001D760A" w:rsidRDefault="00E3560D" w:rsidP="001D760A"/>
    <w:p w:rsidR="00C210C4" w:rsidRDefault="007A3A38" w:rsidP="00C210C4">
      <w:pPr>
        <w:pStyle w:val="Heading1"/>
      </w:pPr>
      <w:bookmarkStart w:id="861" w:name="_Ref409514618"/>
      <w:bookmarkStart w:id="862" w:name="_Toc442109103"/>
      <w:bookmarkEnd w:id="28"/>
      <w:bookmarkEnd w:id="29"/>
      <w:bookmarkEnd w:id="30"/>
      <w:bookmarkEnd w:id="31"/>
      <w:r>
        <w:lastRenderedPageBreak/>
        <w:t>Configuration</w:t>
      </w:r>
      <w:r w:rsidR="00C210C4">
        <w:t xml:space="preserve"> File</w:t>
      </w:r>
      <w:bookmarkEnd w:id="861"/>
      <w:bookmarkEnd w:id="862"/>
    </w:p>
    <w:p w:rsidR="0004794B" w:rsidRDefault="000D692F" w:rsidP="00E209B5">
      <w:pPr>
        <w:pStyle w:val="Heading2"/>
      </w:pPr>
      <w:bookmarkStart w:id="863" w:name="_Toc442109104"/>
      <w:bookmarkStart w:id="864" w:name="_Ref408499636"/>
      <w:r>
        <w:t xml:space="preserve">SQL for </w:t>
      </w:r>
      <w:r w:rsidR="00063568">
        <w:t xml:space="preserve">Top-level </w:t>
      </w:r>
      <w:r>
        <w:t>Concept</w:t>
      </w:r>
      <w:bookmarkEnd w:id="863"/>
      <w:r w:rsidR="00063568">
        <w:t xml:space="preserve"> </w:t>
      </w:r>
      <w:bookmarkEnd w:id="864"/>
    </w:p>
    <w:p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rsidR="00D73389" w:rsidRPr="00E209B5" w:rsidRDefault="00E209B5" w:rsidP="00E209B5">
      <w:pPr>
        <w:pStyle w:val="Heading2"/>
      </w:pPr>
      <w:bookmarkStart w:id="865" w:name="_Ref408321941"/>
      <w:bookmarkStart w:id="866" w:name="_Toc442109105"/>
      <w:r>
        <w:t>Exp</w:t>
      </w:r>
      <w:r w:rsidR="00B761C8">
        <w:t>r</w:t>
      </w:r>
      <w:r>
        <w:t>ession type mapping display configuration</w:t>
      </w:r>
      <w:bookmarkEnd w:id="865"/>
      <w:bookmarkEnd w:id="866"/>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&lt;expressionTypeMapping&gt;</w:t>
      </w:r>
    </w:p>
    <w:p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 xml:space="preserve">      &lt;name&gt;Java_BuiltIn_Type&lt;/name&gt;</w:t>
      </w:r>
    </w:p>
    <w:p w:rsidR="0004794B" w:rsidRDefault="0004794B" w:rsidP="0004794B">
      <w:pPr>
        <w:rPr>
          <w:rStyle w:val="CodeChar"/>
        </w:rPr>
      </w:pPr>
      <w:r>
        <w:rPr>
          <w:rStyle w:val="CodeChar"/>
        </w:rPr>
        <w:t xml:space="preserve">      &lt;primaryKeyColumn&gt;Java_Type_ID&lt;/primaryKeyColumn&gt;</w:t>
      </w:r>
    </w:p>
    <w:p w:rsidR="0004794B" w:rsidRDefault="0004794B" w:rsidP="0004794B">
      <w:pPr>
        <w:rPr>
          <w:rStyle w:val="CodeChar"/>
        </w:rPr>
      </w:pPr>
      <w:r>
        <w:rPr>
          <w:rStyle w:val="CodeChar"/>
        </w:rPr>
        <w:t xml:space="preserve">      &lt;foreignKeyColumnInMappingTable&gt;Mapped_Java_Type_ID&lt;/foreignKeyColumnInMappingTable&gt;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bookmarkStart w:id="867" w:name="_Toc442109106"/>
      <w:r>
        <w:rPr>
          <w:rStyle w:val="CodeChar"/>
        </w:rPr>
        <w:t>UI related variables</w:t>
      </w:r>
      <w:bookmarkEnd w:id="867"/>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868" w:name="_Toc442109107"/>
      <w:r>
        <w:lastRenderedPageBreak/>
        <w:t>Logical View</w:t>
      </w:r>
      <w:bookmarkEnd w:id="868"/>
    </w:p>
    <w:p w:rsidR="00EB50BD" w:rsidRDefault="00225519" w:rsidP="00EB50BD">
      <w:pPr>
        <w:pStyle w:val="Heading2"/>
      </w:pPr>
      <w:bookmarkStart w:id="869" w:name="_Toc442109108"/>
      <w:r>
        <w:t>Overview</w:t>
      </w:r>
      <w:bookmarkEnd w:id="869"/>
    </w:p>
    <w:p w:rsidR="00D518F0" w:rsidRDefault="00D518F0" w:rsidP="00D518F0">
      <w:pPr>
        <w:pStyle w:val="Heading2"/>
      </w:pPr>
      <w:bookmarkStart w:id="870" w:name="_Toc492766852"/>
      <w:bookmarkStart w:id="871" w:name="_Toc110227497"/>
      <w:bookmarkStart w:id="872" w:name="_Toc442109109"/>
      <w:r>
        <w:t>Design Packages</w:t>
      </w:r>
      <w:bookmarkEnd w:id="870"/>
      <w:bookmarkEnd w:id="871"/>
      <w:bookmarkEnd w:id="872"/>
    </w:p>
    <w:p w:rsidR="00E3071F" w:rsidRDefault="00E3071F" w:rsidP="00E3071F">
      <w:pPr>
        <w:pStyle w:val="Heading1"/>
      </w:pPr>
      <w:bookmarkStart w:id="873" w:name="_Toc442109110"/>
      <w:r>
        <w:lastRenderedPageBreak/>
        <w:t>Process View</w:t>
      </w:r>
      <w:bookmarkEnd w:id="873"/>
    </w:p>
    <w:p w:rsidR="00E3071F" w:rsidRDefault="00E3071F" w:rsidP="00E3071F">
      <w:pPr>
        <w:pStyle w:val="Heading1"/>
      </w:pPr>
      <w:bookmarkStart w:id="874" w:name="_Toc442109111"/>
      <w:r>
        <w:lastRenderedPageBreak/>
        <w:t>Deployment View</w:t>
      </w:r>
      <w:bookmarkEnd w:id="874"/>
    </w:p>
    <w:p w:rsidR="00E3071F" w:rsidRDefault="00E3071F" w:rsidP="00E3071F">
      <w:pPr>
        <w:pStyle w:val="Heading1"/>
      </w:pPr>
      <w:bookmarkStart w:id="875" w:name="_Toc442109112"/>
      <w:r>
        <w:lastRenderedPageBreak/>
        <w:t>Implementation View</w:t>
      </w:r>
      <w:bookmarkEnd w:id="875"/>
    </w:p>
    <w:p w:rsidR="0033077A" w:rsidRDefault="0033077A" w:rsidP="0033077A">
      <w:pPr>
        <w:pStyle w:val="Heading2"/>
      </w:pPr>
      <w:bookmarkStart w:id="876" w:name="_Toc442109113"/>
      <w:r>
        <w:t>Overview</w:t>
      </w:r>
      <w:bookmarkEnd w:id="876"/>
    </w:p>
    <w:p w:rsidR="0033077A" w:rsidRDefault="0033077A" w:rsidP="0033077A">
      <w:pPr>
        <w:pStyle w:val="Heading2"/>
      </w:pPr>
      <w:bookmarkStart w:id="877" w:name="_Toc442109114"/>
      <w:r>
        <w:t>Layers</w:t>
      </w:r>
      <w:bookmarkEnd w:id="877"/>
    </w:p>
    <w:p w:rsidR="0033077A" w:rsidRDefault="0033077A" w:rsidP="0033077A">
      <w:pPr>
        <w:pStyle w:val="Heading3"/>
      </w:pPr>
      <w:bookmarkStart w:id="878" w:name="_Toc442109115"/>
      <w:r>
        <w:t>Presentation Layer</w:t>
      </w:r>
      <w:bookmarkEnd w:id="878"/>
    </w:p>
    <w:p w:rsidR="0033077A" w:rsidRDefault="0033077A" w:rsidP="0033077A">
      <w:pPr>
        <w:pStyle w:val="Heading3"/>
      </w:pPr>
      <w:bookmarkStart w:id="879" w:name="_Toc442109116"/>
      <w:r>
        <w:t>Control layer</w:t>
      </w:r>
      <w:bookmarkEnd w:id="879"/>
    </w:p>
    <w:p w:rsidR="0033077A" w:rsidRDefault="0033077A" w:rsidP="0033077A">
      <w:pPr>
        <w:pStyle w:val="Heading3"/>
      </w:pPr>
      <w:bookmarkStart w:id="880" w:name="_Toc442109117"/>
      <w:r>
        <w:t>Resource Layer</w:t>
      </w:r>
      <w:bookmarkEnd w:id="880"/>
    </w:p>
    <w:p w:rsidR="0033077A" w:rsidRDefault="0033077A" w:rsidP="0033077A">
      <w:pPr>
        <w:pStyle w:val="Heading3"/>
      </w:pPr>
      <w:bookmarkStart w:id="881" w:name="_Toc442109118"/>
      <w:r>
        <w:t>Domain Layer</w:t>
      </w:r>
      <w:bookmarkEnd w:id="881"/>
    </w:p>
    <w:p w:rsidR="0033077A" w:rsidRDefault="0033077A" w:rsidP="0033077A">
      <w:pPr>
        <w:pStyle w:val="Heading3"/>
      </w:pPr>
      <w:bookmarkStart w:id="882" w:name="_Toc442109119"/>
      <w:r>
        <w:t>Common Layer</w:t>
      </w:r>
      <w:bookmarkEnd w:id="882"/>
    </w:p>
    <w:p w:rsidR="00E047B2" w:rsidRDefault="00E047B2" w:rsidP="00E047B2">
      <w:pPr>
        <w:pStyle w:val="Heading1"/>
      </w:pPr>
      <w:bookmarkStart w:id="883" w:name="_Toc442109120"/>
      <w:r>
        <w:lastRenderedPageBreak/>
        <w:t>Data View</w:t>
      </w:r>
      <w:bookmarkEnd w:id="883"/>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Serm Kulvatunyou" w:date="2016-02-19T15:06:00Z" w:initials="SK4">
    <w:p w:rsidR="00B63A8B" w:rsidRDefault="00B63A8B">
      <w:pPr>
        <w:pStyle w:val="CommentText"/>
      </w:pPr>
      <w:r>
        <w:rPr>
          <w:rStyle w:val="CommentReference"/>
        </w:rPr>
        <w:annotationRef/>
      </w:r>
      <w:r>
        <w:t xml:space="preserve">2016/02/09:Serm: Here only the current record is populated. Need to come back to take care of the history record later. </w:t>
      </w:r>
    </w:p>
  </w:comment>
  <w:comment w:id="53" w:author="Kulvatunyou, Boonserm n." w:date="2016-02-19T15:06:00Z" w:initials="KBn">
    <w:p w:rsidR="00B63A8B" w:rsidRDefault="00B63A8B">
      <w:pPr>
        <w:pStyle w:val="CommentText"/>
      </w:pPr>
      <w:r>
        <w:rPr>
          <w:rStyle w:val="CommentReference"/>
        </w:rPr>
        <w:annotationRef/>
      </w:r>
      <w:r>
        <w:t xml:space="preserve">I map Double to both </w:t>
      </w:r>
      <w:proofErr w:type="spellStart"/>
      <w:r>
        <w:t>xsd:double</w:t>
      </w:r>
      <w:proofErr w:type="spellEnd"/>
      <w:r>
        <w:t xml:space="preserve"> and </w:t>
      </w:r>
      <w:proofErr w:type="spellStart"/>
      <w:r>
        <w:t>xsd:float</w:t>
      </w:r>
      <w:proofErr w:type="spellEnd"/>
      <w:r>
        <w:t>. This compatibility is not captured in the types hierarchy.</w:t>
      </w:r>
    </w:p>
  </w:comment>
  <w:comment w:id="54" w:author="Kulvatunyou, Boonserm n." w:date="2016-02-19T15:06:00Z" w:initials="KBn">
    <w:p w:rsidR="00B63A8B" w:rsidRDefault="00B63A8B">
      <w:pPr>
        <w:pStyle w:val="CommentText"/>
      </w:pPr>
      <w:r>
        <w:rPr>
          <w:rStyle w:val="CommentReference"/>
        </w:rPr>
        <w:annotationRef/>
      </w:r>
      <w:r>
        <w:t xml:space="preserve">The pattern type is used in OAGIS. </w:t>
      </w:r>
    </w:p>
  </w:comment>
  <w:comment w:id="60" w:author="Kulvatunyou, Boonserm n." w:date="2016-02-19T15:06:00Z" w:initials="KBn">
    <w:p w:rsidR="00B63A8B" w:rsidRDefault="00B63A8B" w:rsidP="003F7F36">
      <w:pPr>
        <w:pStyle w:val="CommentText"/>
      </w:pPr>
      <w:r>
        <w:rPr>
          <w:rStyle w:val="CommentReference"/>
        </w:rPr>
        <w:annotationRef/>
      </w:r>
      <w:r>
        <w:t>Import this as a code list or create a separate set of tables that behave like code list tables?</w:t>
      </w:r>
    </w:p>
    <w:p w:rsidR="00B63A8B" w:rsidRDefault="00B63A8B" w:rsidP="003F7F36">
      <w:pPr>
        <w:pStyle w:val="CommentText"/>
      </w:pPr>
    </w:p>
    <w:p w:rsidR="00B63A8B" w:rsidRDefault="00B63A8B" w:rsidP="003F7F36">
      <w:pPr>
        <w:pStyle w:val="CommentText"/>
      </w:pPr>
      <w:r>
        <w:t>Also do we have to deal with ISO20022 folder?</w:t>
      </w:r>
    </w:p>
    <w:p w:rsidR="00B63A8B" w:rsidRDefault="00B63A8B" w:rsidP="003F7F36">
      <w:pPr>
        <w:pStyle w:val="CommentText"/>
      </w:pPr>
    </w:p>
    <w:p w:rsidR="00B63A8B" w:rsidRDefault="00B63A8B" w:rsidP="003F7F36">
      <w:pPr>
        <w:pStyle w:val="CommentText"/>
      </w:pPr>
      <w:r>
        <w:t>&lt;</w:t>
      </w:r>
      <w:proofErr w:type="spellStart"/>
      <w:r>
        <w:t>serm</w:t>
      </w:r>
      <w:proofErr w:type="spellEnd"/>
      <w:r>
        <w:t xml:space="preserve">&gt;6/24/2014: Per discussion, the </w:t>
      </w:r>
      <w:proofErr w:type="spellStart"/>
      <w:r>
        <w:t>agency_id_list</w:t>
      </w:r>
      <w:proofErr w:type="spellEnd"/>
      <w:r>
        <w:t xml:space="preserve"> and </w:t>
      </w:r>
      <w:proofErr w:type="spellStart"/>
      <w:r>
        <w:t>agency_id_list_value</w:t>
      </w:r>
      <w:proofErr w:type="spellEnd"/>
      <w:r>
        <w:t xml:space="preserve"> is created to handle this.</w:t>
      </w:r>
    </w:p>
    <w:p w:rsidR="00B63A8B" w:rsidRDefault="00B63A8B" w:rsidP="003F7F36">
      <w:pPr>
        <w:pStyle w:val="CommentText"/>
      </w:pPr>
    </w:p>
    <w:p w:rsidR="00B63A8B" w:rsidRDefault="00B63A8B" w:rsidP="003F7F36">
      <w:pPr>
        <w:pStyle w:val="CommentText"/>
      </w:pPr>
      <w:r>
        <w:t>We do not need to deal with ISO20022 for now.</w:t>
      </w:r>
    </w:p>
    <w:p w:rsidR="00B63A8B" w:rsidRDefault="00B63A8B" w:rsidP="003F7F36">
      <w:pPr>
        <w:pStyle w:val="CommentText"/>
      </w:pPr>
      <w:r>
        <w:t>&lt;/</w:t>
      </w:r>
      <w:proofErr w:type="spellStart"/>
      <w:r>
        <w:t>serm</w:t>
      </w:r>
      <w:proofErr w:type="spellEnd"/>
      <w:r>
        <w:t>&gt;</w:t>
      </w:r>
    </w:p>
  </w:comment>
  <w:comment w:id="62" w:author="Kulvatunyou, Boonserm n." w:date="2016-02-19T15:06:00Z" w:initials="KBn">
    <w:p w:rsidR="00B63A8B" w:rsidRDefault="00B63A8B" w:rsidP="00853246">
      <w:pPr>
        <w:pStyle w:val="CommentText"/>
      </w:pPr>
      <w:r>
        <w:rPr>
          <w:rStyle w:val="CommentReference"/>
        </w:rPr>
        <w:annotationRef/>
      </w:r>
      <w:r>
        <w:t>&lt;</w:t>
      </w:r>
      <w:proofErr w:type="spellStart"/>
      <w:r>
        <w:t>serm</w:t>
      </w:r>
      <w:proofErr w:type="spellEnd"/>
      <w:r>
        <w:t>&gt;7/8/2014: I’m igno</w:t>
      </w:r>
      <w:r>
        <w:t>r</w:t>
      </w:r>
      <w:r>
        <w:t xml:space="preserve">ing GUID of the </w:t>
      </w:r>
      <w:proofErr w:type="spellStart"/>
      <w:r>
        <w:t>xsd:element</w:t>
      </w:r>
      <w:proofErr w:type="spellEnd"/>
      <w:r>
        <w:t xml:space="preserve">  here. What would be the issue? There is no element defined in the code list, why here, is it redundant? &lt;/</w:t>
      </w:r>
      <w:proofErr w:type="spellStart"/>
      <w:r>
        <w:t>serm</w:t>
      </w:r>
      <w:proofErr w:type="spellEnd"/>
      <w:r>
        <w:t>&gt;</w:t>
      </w:r>
    </w:p>
    <w:p w:rsidR="00B63A8B" w:rsidRDefault="00B63A8B" w:rsidP="00853246">
      <w:pPr>
        <w:pStyle w:val="CommentText"/>
      </w:pPr>
    </w:p>
    <w:p w:rsidR="00B63A8B" w:rsidRDefault="00B63A8B" w:rsidP="00853246">
      <w:pPr>
        <w:pStyle w:val="CommentText"/>
      </w:pPr>
      <w:r>
        <w:t>&lt;</w:t>
      </w:r>
      <w:proofErr w:type="spellStart"/>
      <w:r>
        <w:t>serm</w:t>
      </w:r>
      <w:proofErr w:type="spellEnd"/>
      <w:r>
        <w:t>&gt;4/13/2015: No issue.&lt;/</w:t>
      </w:r>
      <w:proofErr w:type="spellStart"/>
      <w:r>
        <w:t>serm</w:t>
      </w:r>
      <w:proofErr w:type="spellEnd"/>
      <w:r>
        <w:t>&gt;</w:t>
      </w:r>
    </w:p>
    <w:p w:rsidR="00B63A8B" w:rsidRDefault="00B63A8B">
      <w:pPr>
        <w:pStyle w:val="CommentText"/>
      </w:pPr>
    </w:p>
  </w:comment>
  <w:comment w:id="63" w:author="Kulvatunyou, Boonserm n." w:date="2016-02-19T15:06:00Z" w:initials="KBn">
    <w:p w:rsidR="00B63A8B" w:rsidRDefault="00B63A8B">
      <w:pPr>
        <w:pStyle w:val="CommentText"/>
      </w:pPr>
      <w:r>
        <w:rPr>
          <w:rStyle w:val="CommentReference"/>
        </w:rPr>
        <w:annotationRef/>
      </w:r>
      <w:r>
        <w:t>The “</w:t>
      </w:r>
      <w:proofErr w:type="spellStart"/>
      <w:r>
        <w:t>clm</w:t>
      </w:r>
      <w:proofErr w:type="spellEnd"/>
      <w:r>
        <w:t>” prefix in the name will be hardcoded in the generator.</w:t>
      </w:r>
    </w:p>
  </w:comment>
  <w:comment w:id="67" w:author="Kulvatunyou, Boonserm n." w:date="2016-02-19T15:06:00Z" w:initials="KBn">
    <w:p w:rsidR="00B63A8B" w:rsidRDefault="00B63A8B" w:rsidP="00EE18A6">
      <w:pPr>
        <w:pStyle w:val="CommentText"/>
      </w:pPr>
      <w:r>
        <w:rPr>
          <w:rStyle w:val="CommentReference"/>
        </w:rPr>
        <w:annotationRef/>
      </w:r>
      <w:r>
        <w:t>Validate this with OAG people. Whether the /@name could be tokenized or assembled from other fields in some way?</w:t>
      </w:r>
    </w:p>
    <w:p w:rsidR="00B63A8B" w:rsidRDefault="00B63A8B" w:rsidP="00EE18A6">
      <w:pPr>
        <w:pStyle w:val="CommentText"/>
      </w:pPr>
    </w:p>
    <w:p w:rsidR="00B63A8B" w:rsidRDefault="00B63A8B" w:rsidP="00EE18A6">
      <w:pPr>
        <w:pStyle w:val="CommentText"/>
      </w:pPr>
      <w:r>
        <w:t>&lt;</w:t>
      </w:r>
      <w:proofErr w:type="spellStart"/>
      <w:r>
        <w:t>serm</w:t>
      </w:r>
      <w:proofErr w:type="spellEnd"/>
      <w:r>
        <w:t>&gt;7/21/2014: To confirm with OAG. There is no consistent pattern in the type name, so the name cannot be tokenized or assembled from other co</w:t>
      </w:r>
      <w:r>
        <w:t>l</w:t>
      </w:r>
      <w:r>
        <w:t>umns in the generation. The whole camel case name with ‘</w:t>
      </w:r>
      <w:proofErr w:type="spellStart"/>
      <w:r>
        <w:t>ContentType</w:t>
      </w:r>
      <w:proofErr w:type="spellEnd"/>
      <w:r>
        <w:t>’ truncated at the end will be used. &lt;/</w:t>
      </w:r>
      <w:proofErr w:type="spellStart"/>
      <w:r>
        <w:t>serm</w:t>
      </w:r>
      <w:proofErr w:type="spellEnd"/>
      <w:r>
        <w:t>&gt;</w:t>
      </w:r>
    </w:p>
    <w:p w:rsidR="00B63A8B" w:rsidRDefault="00B63A8B" w:rsidP="00EE18A6">
      <w:pPr>
        <w:pStyle w:val="CommentText"/>
      </w:pPr>
    </w:p>
    <w:p w:rsidR="00B63A8B" w:rsidRDefault="00B63A8B" w:rsidP="00EE18A6">
      <w:pPr>
        <w:pStyle w:val="CommentText"/>
      </w:pPr>
      <w:r>
        <w:t>&lt;</w:t>
      </w:r>
      <w:proofErr w:type="spellStart"/>
      <w:r>
        <w:t>serm</w:t>
      </w:r>
      <w:proofErr w:type="spellEnd"/>
      <w:r>
        <w:t>&gt;7/28/2014:Resolved. Above proposal is ok.</w:t>
      </w:r>
    </w:p>
  </w:comment>
  <w:comment w:id="68" w:author="Kulvatunyou, Boonserm n." w:date="2016-02-19T15:06:00Z" w:initials="KBn">
    <w:p w:rsidR="00B63A8B" w:rsidRDefault="00B63A8B" w:rsidP="00EE18A6">
      <w:pPr>
        <w:pStyle w:val="CommentText"/>
      </w:pPr>
      <w:r>
        <w:rPr>
          <w:rStyle w:val="CommentReference"/>
        </w:rPr>
        <w:annotationRef/>
      </w:r>
      <w:r>
        <w:t xml:space="preserve">Validate with OAG. How to use the ID already enumerated in the </w:t>
      </w:r>
      <w:r w:rsidRPr="00803FFF">
        <w:t>Identif</w:t>
      </w:r>
      <w:r w:rsidRPr="00803FFF">
        <w:t>i</w:t>
      </w:r>
      <w:r w:rsidRPr="00803FFF">
        <w:t>erScheme_AgencyIdentification_3055_D08B.xsd</w:t>
      </w:r>
      <w:r>
        <w:t>.</w:t>
      </w:r>
    </w:p>
    <w:p w:rsidR="00B63A8B" w:rsidRDefault="00B63A8B" w:rsidP="00EE18A6">
      <w:pPr>
        <w:pStyle w:val="CommentText"/>
      </w:pPr>
    </w:p>
    <w:p w:rsidR="00B63A8B" w:rsidRDefault="00B63A8B" w:rsidP="00EE18A6">
      <w:pPr>
        <w:pStyle w:val="CommentText"/>
      </w:pPr>
      <w:r>
        <w:t>&lt;</w:t>
      </w:r>
      <w:proofErr w:type="spellStart"/>
      <w:r>
        <w:t>serm</w:t>
      </w:r>
      <w:proofErr w:type="spellEnd"/>
      <w:r>
        <w:t>&gt;6/18/2014 – Still need to ask whether we expect several kinds of ID list.</w:t>
      </w:r>
    </w:p>
    <w:p w:rsidR="00B63A8B" w:rsidRDefault="00B63A8B" w:rsidP="00EE18A6">
      <w:pPr>
        <w:pStyle w:val="CommentText"/>
      </w:pPr>
      <w:r>
        <w:t>&lt;</w:t>
      </w:r>
      <w:proofErr w:type="spellStart"/>
      <w:r>
        <w:t>serm</w:t>
      </w:r>
      <w:proofErr w:type="spellEnd"/>
      <w:r>
        <w:t>&gt;7/8/2014: resolved.</w:t>
      </w:r>
    </w:p>
  </w:comment>
  <w:comment w:id="69" w:author="Kulvatunyou, Boonserm n." w:date="2016-02-19T15:06:00Z" w:initials="KBn">
    <w:p w:rsidR="00B63A8B" w:rsidRDefault="00B63A8B" w:rsidP="00EE18A6">
      <w:pPr>
        <w:pStyle w:val="CommentText"/>
      </w:pPr>
      <w:r>
        <w:rPr>
          <w:rStyle w:val="CommentReference"/>
        </w:rPr>
        <w:annotationRef/>
      </w:r>
    </w:p>
    <w:p w:rsidR="00B63A8B" w:rsidRDefault="00B63A8B" w:rsidP="00EE18A6">
      <w:pPr>
        <w:pStyle w:val="CommentText"/>
      </w:pPr>
      <w:r>
        <w:t>&lt;</w:t>
      </w:r>
      <w:proofErr w:type="spellStart"/>
      <w:r>
        <w:t>serm</w:t>
      </w:r>
      <w:proofErr w:type="spellEnd"/>
      <w:r>
        <w:t xml:space="preserve">&gt;7/8/2014: The Scheme Agency Identification version D08B in OAGIS 10 does not have this. Version D13A has. So we actually need to go back to the </w:t>
      </w:r>
      <w:proofErr w:type="spellStart"/>
      <w:r>
        <w:t>agency_id_list</w:t>
      </w:r>
      <w:proofErr w:type="spellEnd"/>
      <w:r>
        <w:t xml:space="preserve"> table to upgrade or add another </w:t>
      </w:r>
      <w:proofErr w:type="spellStart"/>
      <w:r>
        <w:t>agency_id_list</w:t>
      </w:r>
      <w:proofErr w:type="spellEnd"/>
      <w:r>
        <w:t xml:space="preserve"> for this one?</w:t>
      </w:r>
    </w:p>
    <w:p w:rsidR="00B63A8B" w:rsidRDefault="00B63A8B" w:rsidP="00EE18A6">
      <w:pPr>
        <w:pStyle w:val="CommentText"/>
      </w:pPr>
    </w:p>
    <w:p w:rsidR="00B63A8B" w:rsidRDefault="00B63A8B" w:rsidP="00EE18A6">
      <w:pPr>
        <w:pStyle w:val="CommentText"/>
      </w:pPr>
      <w:r>
        <w:t>&lt;</w:t>
      </w:r>
      <w:proofErr w:type="spellStart"/>
      <w:r>
        <w:t>serm</w:t>
      </w:r>
      <w:proofErr w:type="spellEnd"/>
      <w:r>
        <w:t>&gt;7/17/2014: Resolved. This work will use version 13A and OAGIS will upgrade that in the latter release.&lt;/</w:t>
      </w:r>
      <w:proofErr w:type="spellStart"/>
      <w:r>
        <w:t>serm</w:t>
      </w:r>
      <w:proofErr w:type="spellEnd"/>
      <w:r>
        <w:t>&gt;</w:t>
      </w:r>
    </w:p>
  </w:comment>
  <w:comment w:id="85" w:author="Kulvatunyou, Boonserm n." w:date="2016-02-19T15:06:00Z" w:initials="KBn">
    <w:p w:rsidR="00B63A8B" w:rsidRDefault="00B63A8B">
      <w:pPr>
        <w:pStyle w:val="CommentText"/>
      </w:pPr>
      <w:r>
        <w:rPr>
          <w:rStyle w:val="CommentReference"/>
        </w:rPr>
        <w:annotationRef/>
      </w:r>
      <w:r>
        <w:t>Validate with OAG.</w:t>
      </w:r>
    </w:p>
    <w:p w:rsidR="00B63A8B" w:rsidRDefault="00B63A8B">
      <w:pPr>
        <w:pStyle w:val="CommentText"/>
      </w:pPr>
    </w:p>
    <w:p w:rsidR="00B63A8B" w:rsidRDefault="00B63A8B">
      <w:pPr>
        <w:pStyle w:val="CommentText"/>
      </w:pPr>
      <w:r>
        <w:t>&lt;</w:t>
      </w:r>
      <w:proofErr w:type="spellStart"/>
      <w:r>
        <w:t>serm</w:t>
      </w:r>
      <w:proofErr w:type="spellEnd"/>
      <w:r>
        <w:t xml:space="preserve">&gt;6/18/2014: Need to iterate this again with OAG. I think Put 1.0 or 10.0 </w:t>
      </w:r>
      <w:proofErr w:type="spellStart"/>
      <w:r>
        <w:t>version_num</w:t>
      </w:r>
      <w:proofErr w:type="spellEnd"/>
      <w:r>
        <w:t xml:space="preserve"> on all entities, i.e., component versioning just started? Currently the default BDT has 1.0 as version nu</w:t>
      </w:r>
      <w:r>
        <w:t>m</w:t>
      </w:r>
      <w:r>
        <w:t>ber.</w:t>
      </w:r>
    </w:p>
    <w:p w:rsidR="00B63A8B" w:rsidRDefault="00B63A8B">
      <w:pPr>
        <w:pStyle w:val="CommentText"/>
      </w:pPr>
    </w:p>
    <w:p w:rsidR="00B63A8B" w:rsidRDefault="00B63A8B">
      <w:pPr>
        <w:pStyle w:val="CommentText"/>
      </w:pPr>
      <w:r>
        <w:t>&lt;</w:t>
      </w:r>
      <w:proofErr w:type="spellStart"/>
      <w:r>
        <w:t>serm</w:t>
      </w:r>
      <w:proofErr w:type="spellEnd"/>
      <w:r>
        <w:t>&gt;7/6/2014: Resolved in the meeting to start with 1.0 for all components.</w:t>
      </w:r>
    </w:p>
    <w:p w:rsidR="00B63A8B" w:rsidRDefault="00B63A8B">
      <w:pPr>
        <w:pStyle w:val="CommentText"/>
      </w:pPr>
      <w:r>
        <w:t>&lt;/</w:t>
      </w:r>
      <w:proofErr w:type="spellStart"/>
      <w:r>
        <w:t>serm</w:t>
      </w:r>
      <w:proofErr w:type="spellEnd"/>
      <w:r>
        <w:t>&gt;</w:t>
      </w:r>
    </w:p>
  </w:comment>
  <w:comment w:id="86" w:author="Kulvatunyou, Boonserm n." w:date="2016-02-19T15:06:00Z" w:initials="KBn">
    <w:p w:rsidR="00B63A8B" w:rsidRDefault="00B63A8B">
      <w:pPr>
        <w:pStyle w:val="CommentText"/>
      </w:pPr>
      <w:r>
        <w:rPr>
          <w:rStyle w:val="CommentReference"/>
        </w:rPr>
        <w:annotationRef/>
      </w:r>
      <w:r>
        <w:t xml:space="preserve">What to do with the number in the name? Keep the </w:t>
      </w:r>
      <w:proofErr w:type="spellStart"/>
      <w:r>
        <w:t>UniqueID</w:t>
      </w:r>
      <w:proofErr w:type="spellEnd"/>
      <w:r>
        <w:t xml:space="preserve"> in the default BDT as another column or put in the DEN? Why having both </w:t>
      </w:r>
      <w:proofErr w:type="spellStart"/>
      <w:r>
        <w:t>UniqueID</w:t>
      </w:r>
      <w:proofErr w:type="spellEnd"/>
      <w:r>
        <w:t xml:space="preserve"> and GUID?</w:t>
      </w:r>
    </w:p>
    <w:p w:rsidR="00B63A8B" w:rsidRDefault="00B63A8B">
      <w:pPr>
        <w:pStyle w:val="CommentText"/>
      </w:pPr>
    </w:p>
    <w:p w:rsidR="00B63A8B" w:rsidRDefault="00B63A8B">
      <w:pPr>
        <w:pStyle w:val="CommentText"/>
      </w:pPr>
      <w:r>
        <w:t>&lt;</w:t>
      </w:r>
      <w:proofErr w:type="spellStart"/>
      <w:r>
        <w:t>serm</w:t>
      </w:r>
      <w:proofErr w:type="spellEnd"/>
      <w:r>
        <w:t>&gt;7/6/2014: Resolved  in the meeting. It is okay to keep UUID in the name.&lt;/</w:t>
      </w:r>
      <w:proofErr w:type="spellStart"/>
      <w:r>
        <w:t>serm</w:t>
      </w:r>
      <w:proofErr w:type="spellEnd"/>
      <w:r>
        <w:t>&gt;</w:t>
      </w:r>
    </w:p>
  </w:comment>
  <w:comment w:id="118" w:author="Kulvatunyou, Boonserm n." w:date="2016-02-19T15:06:00Z" w:initials="KBn">
    <w:p w:rsidR="00B63A8B" w:rsidRDefault="00B63A8B">
      <w:pPr>
        <w:pStyle w:val="CommentText"/>
      </w:pPr>
      <w:r>
        <w:rPr>
          <w:rStyle w:val="CommentReference"/>
        </w:rPr>
        <w:annotationRef/>
      </w:r>
      <w:r>
        <w:t>&lt;</w:t>
      </w:r>
      <w:proofErr w:type="spellStart"/>
      <w:r>
        <w:t>serm</w:t>
      </w:r>
      <w:proofErr w:type="spellEnd"/>
      <w:r>
        <w:t>&gt;7/22/2014: R</w:t>
      </w:r>
      <w:r>
        <w:t>e</w:t>
      </w:r>
      <w:r>
        <w:t>viewed this with OAG.</w:t>
      </w:r>
    </w:p>
    <w:p w:rsidR="00B63A8B" w:rsidRDefault="00B63A8B">
      <w:pPr>
        <w:pStyle w:val="CommentText"/>
      </w:pPr>
    </w:p>
    <w:p w:rsidR="00B63A8B" w:rsidRDefault="00B63A8B">
      <w:pPr>
        <w:pStyle w:val="CommentText"/>
      </w:pPr>
      <w:r>
        <w:t>&lt;</w:t>
      </w:r>
      <w:proofErr w:type="spellStart"/>
      <w:r>
        <w:t>serm</w:t>
      </w:r>
      <w:proofErr w:type="spellEnd"/>
      <w:r>
        <w:t>&gt;10/9/2014 – we went thru these. Mike thought they were reasonable. &lt;/</w:t>
      </w:r>
      <w:proofErr w:type="spellStart"/>
      <w:r>
        <w:t>serm</w:t>
      </w:r>
      <w:proofErr w:type="spellEnd"/>
      <w:r>
        <w:t>&gt;</w:t>
      </w:r>
    </w:p>
  </w:comment>
  <w:comment w:id="119" w:author="Serm Kulvatunyou" w:date="2016-02-19T15:06:00Z" w:initials="SK4">
    <w:p w:rsidR="00B63A8B" w:rsidRDefault="00B63A8B">
      <w:pPr>
        <w:pStyle w:val="CommentText"/>
      </w:pPr>
      <w:r>
        <w:rPr>
          <w:rStyle w:val="CommentReference"/>
        </w:rPr>
        <w:annotationRef/>
      </w:r>
      <w:r>
        <w:t>Need to update????</w:t>
      </w:r>
    </w:p>
  </w:comment>
  <w:comment w:id="134" w:author="Serm Kulvatunyou" w:date="2016-02-25T23:31:00Z" w:initials="SK4">
    <w:p w:rsidR="00B63A8B" w:rsidRDefault="00B63A8B">
      <w:pPr>
        <w:pStyle w:val="CommentText"/>
        <w:rPr>
          <w:rStyle w:val="CodeChar"/>
        </w:rPr>
      </w:pPr>
      <w:r>
        <w:rPr>
          <w:rStyle w:val="CommentReference"/>
        </w:rPr>
        <w:annotationRef/>
      </w:r>
      <w:r>
        <w:t>&lt;</w:t>
      </w:r>
      <w:proofErr w:type="spellStart"/>
      <w:r>
        <w:t>serm</w:t>
      </w:r>
      <w:proofErr w:type="spellEnd"/>
      <w:r>
        <w:t xml:space="preserve">&gt;2016/02/19: This type is based on </w:t>
      </w:r>
      <w:proofErr w:type="spellStart"/>
      <w:r>
        <w:t>NormalizedString</w:t>
      </w:r>
      <w:proofErr w:type="spellEnd"/>
      <w:r>
        <w:t xml:space="preserve">; it has been fixed to be based on </w:t>
      </w:r>
      <w:r w:rsidRPr="002D7142">
        <w:rPr>
          <w:rStyle w:val="CodeChar"/>
        </w:rPr>
        <w:t>CodeType_1E7368</w:t>
      </w:r>
      <w:r>
        <w:rPr>
          <w:rStyle w:val="CodeChar"/>
        </w:rPr>
        <w:t>.</w:t>
      </w:r>
    </w:p>
    <w:p w:rsidR="00B63A8B" w:rsidRDefault="00B63A8B" w:rsidP="002D7142"/>
    <w:p w:rsidR="00B63A8B" w:rsidRDefault="00B63A8B" w:rsidP="002D7142">
      <w:r>
        <w:t xml:space="preserve">I think all BCCP using </w:t>
      </w:r>
      <w:r w:rsidRPr="002D7142">
        <w:rPr>
          <w:rStyle w:val="CodeChar"/>
        </w:rPr>
        <w:t>CodeType_1E7368</w:t>
      </w:r>
      <w:r>
        <w:t xml:space="preserve">  shall switch to use the </w:t>
      </w:r>
      <w:proofErr w:type="spellStart"/>
      <w:r>
        <w:t>CodeContentType</w:t>
      </w:r>
      <w:proofErr w:type="spellEnd"/>
      <w:r>
        <w:t>.</w:t>
      </w:r>
    </w:p>
  </w:comment>
  <w:comment w:id="153" w:author="Serm Kulvatunyou" w:date="2016-02-25T23:33:00Z" w:initials="SK4">
    <w:p w:rsidR="00B63A8B" w:rsidRPr="00716258" w:rsidRDefault="00B63A8B" w:rsidP="00716258">
      <w:pPr>
        <w:pStyle w:val="CommentText"/>
        <w:rPr>
          <w:rFonts w:asciiTheme="minorBidi" w:hAnsiTheme="minorBidi"/>
          <w:noProof/>
          <w:sz w:val="24"/>
        </w:rPr>
      </w:pPr>
      <w:r>
        <w:rPr>
          <w:rStyle w:val="CommentReference"/>
        </w:rPr>
        <w:annotationRef/>
      </w:r>
      <w:r>
        <w:t>&lt;</w:t>
      </w:r>
      <w:proofErr w:type="spellStart"/>
      <w:r>
        <w:t>serm</w:t>
      </w:r>
      <w:proofErr w:type="spellEnd"/>
      <w:r>
        <w:t xml:space="preserve">&gt;2016/02/25/: This type added to match the pattern of the </w:t>
      </w:r>
      <w:proofErr w:type="spellStart"/>
      <w:r>
        <w:t>CodeCo</w:t>
      </w:r>
      <w:r>
        <w:t>n</w:t>
      </w:r>
      <w:r>
        <w:t>tentType</w:t>
      </w:r>
      <w:proofErr w:type="spellEnd"/>
      <w:r>
        <w:t xml:space="preserve">. So that the </w:t>
      </w:r>
      <w:proofErr w:type="spellStart"/>
      <w:r>
        <w:t>AgencyIDContentType</w:t>
      </w:r>
      <w:proofErr w:type="spellEnd"/>
      <w:r>
        <w:t xml:space="preserve"> can be based on this. The </w:t>
      </w:r>
      <w:proofErr w:type="spellStart"/>
      <w:r>
        <w:t>AgencyIDContentType</w:t>
      </w:r>
      <w:proofErr w:type="spellEnd"/>
      <w:r>
        <w:t xml:space="preserve"> is also proposed to be added to function as a BDT, and it should be used in BCCP in place of </w:t>
      </w:r>
      <w:r w:rsidRPr="00716258">
        <w:t>clm63055D08B_AgencyIdentificationContentType</w:t>
      </w:r>
      <w:r>
        <w:t>.</w:t>
      </w:r>
    </w:p>
  </w:comment>
  <w:comment w:id="165" w:author="Kulvatunyou, Boonserm n." w:date="2016-02-19T15:06:00Z" w:initials="KBn">
    <w:p w:rsidR="00B63A8B" w:rsidRDefault="00B63A8B">
      <w:pPr>
        <w:pStyle w:val="CommentText"/>
      </w:pPr>
      <w:r>
        <w:rPr>
          <w:rStyle w:val="CommentReference"/>
        </w:rPr>
        <w:annotationRef/>
      </w:r>
      <w:r>
        <w:t>&lt;</w:t>
      </w:r>
      <w:proofErr w:type="spellStart"/>
      <w:r>
        <w:t>serm</w:t>
      </w:r>
      <w:proofErr w:type="spellEnd"/>
      <w:r>
        <w:t>&gt;7/22/2014: Review this with OAG.</w:t>
      </w:r>
    </w:p>
    <w:p w:rsidR="00B63A8B" w:rsidRDefault="00B63A8B">
      <w:pPr>
        <w:pStyle w:val="CommentText"/>
      </w:pPr>
    </w:p>
    <w:p w:rsidR="00B63A8B" w:rsidRDefault="00B63A8B">
      <w:pPr>
        <w:pStyle w:val="CommentText"/>
      </w:pPr>
      <w:r>
        <w:t>&lt;</w:t>
      </w:r>
      <w:proofErr w:type="spellStart"/>
      <w:r>
        <w:t>serm</w:t>
      </w:r>
      <w:proofErr w:type="spellEnd"/>
      <w:r>
        <w:t xml:space="preserve">&gt;7/29/2014: Add </w:t>
      </w:r>
      <w:proofErr w:type="spellStart"/>
      <w:r>
        <w:t>xsd:token</w:t>
      </w:r>
      <w:proofErr w:type="spellEnd"/>
      <w:r>
        <w:t xml:space="preserve"> primitive. In the future, Mike wants to allow </w:t>
      </w:r>
      <w:proofErr w:type="spellStart"/>
      <w:r>
        <w:t>xsd:token</w:t>
      </w:r>
      <w:proofErr w:type="spellEnd"/>
      <w:r>
        <w:t xml:space="preserve"> on pretty much all types including Amount, Quantity, etc. But the default for those types would be kept as is, e.g., default for Amount is </w:t>
      </w:r>
      <w:proofErr w:type="spellStart"/>
      <w:r>
        <w:t>xsd:decimal</w:t>
      </w:r>
      <w:proofErr w:type="spellEnd"/>
      <w:r>
        <w:t>.</w:t>
      </w:r>
    </w:p>
  </w:comment>
  <w:comment w:id="175" w:author="Serm Kulvatunyou" w:date="2016-02-29T07:37:00Z" w:initials="SK4">
    <w:p w:rsidR="00B63A8B" w:rsidRDefault="00B63A8B">
      <w:pPr>
        <w:pStyle w:val="CommentText"/>
      </w:pPr>
      <w:r>
        <w:rPr>
          <w:rStyle w:val="CommentReference"/>
        </w:rPr>
        <w:annotationRef/>
      </w:r>
      <w:r>
        <w:t>This does not work for those default BDTs that ignore some SCs.</w:t>
      </w:r>
    </w:p>
  </w:comment>
  <w:comment w:id="177" w:author="Serm Kulvatunyou" w:date="2016-02-29T07:41:00Z" w:initials="SK4">
    <w:p w:rsidR="00B63A8B" w:rsidRDefault="00B63A8B">
      <w:pPr>
        <w:pStyle w:val="CommentText"/>
      </w:pPr>
      <w:r>
        <w:rPr>
          <w:rStyle w:val="CommentReference"/>
        </w:rPr>
        <w:annotationRef/>
      </w:r>
      <w:r>
        <w:t>Above paragraph is suff</w:t>
      </w:r>
      <w:r>
        <w:t>i</w:t>
      </w:r>
      <w:r>
        <w:t>cient.</w:t>
      </w:r>
    </w:p>
  </w:comment>
  <w:comment w:id="188" w:author="Serm Kulvatunyou" w:date="2016-03-07T10:55:00Z" w:initials="SK4">
    <w:p w:rsidR="00576A68" w:rsidRDefault="00576A68">
      <w:pPr>
        <w:pStyle w:val="CommentText"/>
      </w:pPr>
      <w:r>
        <w:rPr>
          <w:rStyle w:val="CommentReference"/>
        </w:rPr>
        <w:annotationRef/>
      </w:r>
      <w:r>
        <w:t xml:space="preserve">Need to add columns for holding the </w:t>
      </w:r>
      <w:proofErr w:type="spellStart"/>
      <w:r>
        <w:t>SupplementaryComponentValueDomain</w:t>
      </w:r>
      <w:proofErr w:type="spellEnd"/>
      <w:r>
        <w:t xml:space="preserve"> documentation.?</w:t>
      </w:r>
    </w:p>
  </w:comment>
  <w:comment w:id="237" w:author="Kulvatunyou, Boonserm n." w:date="2016-02-19T15:06:00Z" w:initials="KBn">
    <w:p w:rsidR="00B63A8B" w:rsidRDefault="00B63A8B" w:rsidP="00EC1EC8">
      <w:pPr>
        <w:pStyle w:val="CommentText"/>
      </w:pPr>
      <w:r>
        <w:rPr>
          <w:rStyle w:val="CommentReference"/>
        </w:rPr>
        <w:annotationRef/>
      </w:r>
      <w:r>
        <w:t>&lt;</w:t>
      </w:r>
      <w:proofErr w:type="spellStart"/>
      <w:r>
        <w:t>serm</w:t>
      </w:r>
      <w:proofErr w:type="spellEnd"/>
      <w:r>
        <w:t>&gt;7/22/2014: Need double check with OAG.</w:t>
      </w:r>
    </w:p>
    <w:p w:rsidR="00B63A8B" w:rsidRDefault="00B63A8B" w:rsidP="00EC1EC8">
      <w:pPr>
        <w:pStyle w:val="CommentText"/>
      </w:pPr>
    </w:p>
    <w:p w:rsidR="00B63A8B" w:rsidRDefault="00B63A8B" w:rsidP="00EC1EC8">
      <w:pPr>
        <w:pStyle w:val="CommentText"/>
      </w:pPr>
      <w:r>
        <w:t>&lt;</w:t>
      </w:r>
      <w:proofErr w:type="spellStart"/>
      <w:r>
        <w:t>serm</w:t>
      </w:r>
      <w:proofErr w:type="spellEnd"/>
      <w:r>
        <w:t>&gt;7/29/2014: Resolved. Confirmed.</w:t>
      </w:r>
    </w:p>
    <w:p w:rsidR="00B63A8B" w:rsidRDefault="00B63A8B" w:rsidP="00EC1EC8">
      <w:pPr>
        <w:pStyle w:val="CommentText"/>
      </w:pPr>
    </w:p>
  </w:comment>
  <w:comment w:id="439" w:author="Kulvatunyou, Boonserm n." w:date="2016-02-22T18:47:00Z" w:initials="KBn">
    <w:p w:rsidR="00B63A8B" w:rsidRDefault="00B63A8B" w:rsidP="00EA6E95">
      <w:pPr>
        <w:pStyle w:val="CommentText"/>
      </w:pPr>
      <w:r>
        <w:rPr>
          <w:rStyle w:val="CommentReference"/>
        </w:rPr>
        <w:annotationRef/>
      </w:r>
      <w:r>
        <w:t>&lt;</w:t>
      </w:r>
      <w:proofErr w:type="spellStart"/>
      <w:r>
        <w:t>serm</w:t>
      </w:r>
      <w:proofErr w:type="spellEnd"/>
      <w:r>
        <w:t>&gt;7/22/2014: Need double check with OAG.</w:t>
      </w:r>
    </w:p>
    <w:p w:rsidR="00B63A8B" w:rsidRDefault="00B63A8B" w:rsidP="00EA6E95">
      <w:pPr>
        <w:pStyle w:val="CommentText"/>
      </w:pPr>
    </w:p>
    <w:p w:rsidR="00B63A8B" w:rsidRDefault="00B63A8B" w:rsidP="00EA6E95">
      <w:pPr>
        <w:pStyle w:val="CommentText"/>
      </w:pPr>
      <w:r>
        <w:t>&lt;</w:t>
      </w:r>
      <w:proofErr w:type="spellStart"/>
      <w:r>
        <w:t>serm</w:t>
      </w:r>
      <w:proofErr w:type="spellEnd"/>
      <w:r>
        <w:t>&gt;7/29/2004: Resolved. Confirmed.</w:t>
      </w:r>
    </w:p>
  </w:comment>
  <w:comment w:id="494" w:author="Serm Kulvatunyou" w:date="2016-02-19T15:06:00Z" w:initials="SK4">
    <w:p w:rsidR="00B63A8B" w:rsidRDefault="00B63A8B">
      <w:pPr>
        <w:pStyle w:val="CommentText"/>
      </w:pPr>
      <w:r>
        <w:rPr>
          <w:rStyle w:val="CommentReference"/>
        </w:rPr>
        <w:annotationRef/>
      </w:r>
      <w:r>
        <w:t>&lt;</w:t>
      </w:r>
      <w:proofErr w:type="spellStart"/>
      <w:r>
        <w:t>serm</w:t>
      </w:r>
      <w:proofErr w:type="spellEnd"/>
      <w:r>
        <w:t>&gt;12/08/2015: I made a mistake here. It was “</w:t>
      </w:r>
      <w:proofErr w:type="spellStart"/>
      <w:r>
        <w:t>CodeType</w:t>
      </w:r>
      <w:proofErr w:type="spellEnd"/>
      <w:r>
        <w:t xml:space="preserve"> default BDT” and instead should be “</w:t>
      </w:r>
      <w:proofErr w:type="spellStart"/>
      <w:r>
        <w:t>CodeType</w:t>
      </w:r>
      <w:proofErr w:type="spellEnd"/>
      <w:r>
        <w:t xml:space="preserve"> unqualified BDT”.</w:t>
      </w:r>
    </w:p>
  </w:comment>
  <w:comment w:id="498" w:author="Kulvatunyou, Boonserm n." w:date="2016-02-19T15:06:00Z" w:initials="KBn">
    <w:p w:rsidR="00B63A8B" w:rsidRDefault="00B63A8B">
      <w:pPr>
        <w:pStyle w:val="CommentText"/>
      </w:pPr>
      <w:r>
        <w:rPr>
          <w:rStyle w:val="CommentReference"/>
        </w:rPr>
        <w:annotationRef/>
      </w:r>
      <w:r>
        <w:t>&lt;</w:t>
      </w:r>
      <w:proofErr w:type="spellStart"/>
      <w:r>
        <w:t>serm</w:t>
      </w:r>
      <w:proofErr w:type="spellEnd"/>
      <w:r>
        <w:t>&gt;7/22/2014: Need double check with OAG.</w:t>
      </w:r>
    </w:p>
    <w:p w:rsidR="00B63A8B" w:rsidRDefault="00B63A8B">
      <w:pPr>
        <w:pStyle w:val="CommentText"/>
      </w:pPr>
    </w:p>
    <w:p w:rsidR="00B63A8B" w:rsidRDefault="00B63A8B">
      <w:pPr>
        <w:pStyle w:val="CommentText"/>
      </w:pPr>
      <w:r>
        <w:t>&lt;</w:t>
      </w:r>
      <w:proofErr w:type="spellStart"/>
      <w:r>
        <w:t>serm</w:t>
      </w:r>
      <w:proofErr w:type="spellEnd"/>
      <w:r>
        <w:t>&gt;7/29/2004: Resolved. Confirmed.</w:t>
      </w:r>
    </w:p>
  </w:comment>
  <w:comment w:id="508" w:author="Kulvatunyou, Boonserm n." w:date="2016-02-19T15:06:00Z" w:initials="KBn">
    <w:p w:rsidR="00B63A8B" w:rsidRDefault="00B63A8B">
      <w:pPr>
        <w:pStyle w:val="CommentText"/>
      </w:pPr>
      <w:r>
        <w:rPr>
          <w:rStyle w:val="CommentReference"/>
        </w:rPr>
        <w:annotationRef/>
      </w:r>
    </w:p>
    <w:p w:rsidR="00B63A8B" w:rsidRDefault="00B63A8B">
      <w:pPr>
        <w:pStyle w:val="CommentText"/>
      </w:pPr>
      <w:r>
        <w:t>&lt;</w:t>
      </w:r>
      <w:proofErr w:type="spellStart"/>
      <w:r>
        <w:t>serm</w:t>
      </w:r>
      <w:proofErr w:type="spellEnd"/>
      <w:r>
        <w:t>&gt;7/8/2014: Double check with OAG people that this is not supposed to be just “Amount. Co</w:t>
      </w:r>
      <w:r>
        <w:t>n</w:t>
      </w:r>
      <w:r>
        <w:t>tent”. &lt;/</w:t>
      </w:r>
      <w:proofErr w:type="spellStart"/>
      <w:r>
        <w:t>serm</w:t>
      </w:r>
      <w:proofErr w:type="spellEnd"/>
      <w:r>
        <w:t>&gt;</w:t>
      </w:r>
    </w:p>
    <w:p w:rsidR="00B63A8B" w:rsidRDefault="00B63A8B">
      <w:pPr>
        <w:pStyle w:val="CommentText"/>
      </w:pPr>
    </w:p>
    <w:p w:rsidR="00B63A8B" w:rsidRDefault="00B63A8B">
      <w:pPr>
        <w:pStyle w:val="CommentText"/>
      </w:pPr>
      <w:r>
        <w:t>&lt;</w:t>
      </w:r>
      <w:proofErr w:type="spellStart"/>
      <w:r>
        <w:t>serm</w:t>
      </w:r>
      <w:proofErr w:type="spellEnd"/>
      <w:r>
        <w:t>&gt;7/17/2014: Mike said it is Open Amount. But he may change his mind. &lt;/</w:t>
      </w:r>
      <w:proofErr w:type="spellStart"/>
      <w:r>
        <w:t>serm</w:t>
      </w:r>
      <w:proofErr w:type="spellEnd"/>
      <w:r>
        <w:t>&gt;</w:t>
      </w:r>
    </w:p>
  </w:comment>
  <w:comment w:id="509" w:author="Kulvatunyou, Boonserm n." w:date="2016-02-19T15:06:00Z" w:initials="KBn">
    <w:p w:rsidR="00B63A8B" w:rsidRDefault="00B63A8B">
      <w:pPr>
        <w:pStyle w:val="CommentText"/>
      </w:pPr>
      <w:r>
        <w:t>&lt;</w:t>
      </w:r>
      <w:proofErr w:type="spellStart"/>
      <w:r>
        <w:t>serm</w:t>
      </w:r>
      <w:proofErr w:type="spellEnd"/>
      <w:r>
        <w:t xml:space="preserve">&gt;7/22/2014: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B63A8B" w:rsidRDefault="00B63A8B">
      <w:pPr>
        <w:pStyle w:val="CommentText"/>
      </w:pPr>
    </w:p>
  </w:comment>
  <w:comment w:id="527" w:author="Kulvatunyou, Boonserm n." w:date="2016-02-22T18:52:00Z" w:initials="KBn">
    <w:p w:rsidR="00B63A8B" w:rsidRDefault="00B63A8B">
      <w:pPr>
        <w:pStyle w:val="CommentText"/>
      </w:pPr>
      <w:r>
        <w:rPr>
          <w:rStyle w:val="CommentReference"/>
        </w:rPr>
        <w:annotationRef/>
      </w:r>
      <w:r>
        <w:t>&lt;</w:t>
      </w:r>
      <w:proofErr w:type="spellStart"/>
      <w:r>
        <w:t>serm</w:t>
      </w:r>
      <w:proofErr w:type="spellEnd"/>
      <w:r>
        <w:t>&gt;7/22/2014: Review this with OAG.</w:t>
      </w:r>
    </w:p>
    <w:p w:rsidR="00B63A8B" w:rsidRDefault="00B63A8B">
      <w:pPr>
        <w:pStyle w:val="CommentText"/>
      </w:pPr>
    </w:p>
    <w:p w:rsidR="00B63A8B" w:rsidRDefault="00B63A8B">
      <w:pPr>
        <w:pStyle w:val="CommentText"/>
      </w:pPr>
      <w:r>
        <w:t>&lt;</w:t>
      </w:r>
      <w:proofErr w:type="spellStart"/>
      <w:r>
        <w:t>serm</w:t>
      </w:r>
      <w:proofErr w:type="spellEnd"/>
      <w:r>
        <w:t>&gt;7/29/2014: Resolved.</w:t>
      </w:r>
    </w:p>
    <w:p w:rsidR="00B63A8B" w:rsidRDefault="00B63A8B">
      <w:pPr>
        <w:pStyle w:val="CommentText"/>
      </w:pPr>
      <w:r>
        <w:t>&lt;</w:t>
      </w:r>
      <w:proofErr w:type="spellStart"/>
      <w:r>
        <w:t>serm</w:t>
      </w:r>
      <w:proofErr w:type="spellEnd"/>
      <w:r>
        <w:t xml:space="preserve">&gt;02/22/2016:Already log this the </w:t>
      </w:r>
      <w:proofErr w:type="spellStart"/>
      <w:r>
        <w:t>Git</w:t>
      </w:r>
      <w:proofErr w:type="spellEnd"/>
      <w:r>
        <w:t>.</w:t>
      </w:r>
    </w:p>
  </w:comment>
  <w:comment w:id="535" w:author="Serm Kulvatunyou" w:date="2016-02-19T15:06:00Z" w:initials="SK4">
    <w:p w:rsidR="00B63A8B" w:rsidRDefault="00B63A8B">
      <w:pPr>
        <w:pStyle w:val="CommentText"/>
      </w:pPr>
      <w:r>
        <w:rPr>
          <w:rStyle w:val="CommentReference"/>
        </w:rPr>
        <w:annotationRef/>
      </w:r>
      <w:r>
        <w:t>&lt;</w:t>
      </w:r>
      <w:proofErr w:type="spellStart"/>
      <w:r>
        <w:t>serm</w:t>
      </w:r>
      <w:proofErr w:type="spellEnd"/>
      <w:r>
        <w:t>&gt;12/8/15: There is no such case like this in OAGIS. Is there a logic to handle this in the import code?</w:t>
      </w:r>
    </w:p>
  </w:comment>
  <w:comment w:id="573" w:author="Kulvatunyou, Boonserm n." w:date="2016-02-19T15:06:00Z" w:initials="KBn">
    <w:p w:rsidR="00B63A8B" w:rsidRDefault="00B63A8B">
      <w:pPr>
        <w:pStyle w:val="CommentText"/>
      </w:pPr>
      <w:r>
        <w:rPr>
          <w:rStyle w:val="CommentReference"/>
        </w:rPr>
        <w:annotationRef/>
      </w:r>
      <w:r>
        <w:t xml:space="preserve">Or should this be </w:t>
      </w:r>
      <w:proofErr w:type="spellStart"/>
      <w:r>
        <w:t>dt.Data_Type_Term</w:t>
      </w:r>
      <w:proofErr w:type="spellEnd"/>
      <w:r>
        <w:t>.</w:t>
      </w:r>
    </w:p>
    <w:p w:rsidR="00B63A8B" w:rsidRDefault="00B63A8B">
      <w:pPr>
        <w:pStyle w:val="CommentText"/>
      </w:pPr>
    </w:p>
    <w:p w:rsidR="00B63A8B" w:rsidRDefault="00B63A8B">
      <w:pPr>
        <w:pStyle w:val="CommentText"/>
      </w:pPr>
      <w:r>
        <w:t>&lt;</w:t>
      </w:r>
      <w:proofErr w:type="spellStart"/>
      <w:r>
        <w:t>serm</w:t>
      </w:r>
      <w:proofErr w:type="spellEnd"/>
      <w:r>
        <w:t xml:space="preserve">&gt;7/29/2014: Resolved. Use </w:t>
      </w:r>
      <w:proofErr w:type="spellStart"/>
      <w:r>
        <w:t>Data_Type_Term</w:t>
      </w:r>
      <w:proofErr w:type="spellEnd"/>
    </w:p>
  </w:comment>
  <w:comment w:id="574" w:author="Kulvatunyou, Boonserm n." w:date="2016-02-19T15:06:00Z" w:initials="KBn">
    <w:p w:rsidR="00B63A8B" w:rsidRDefault="00B63A8B">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578" w:author="Kulvatunyou, Boonserm n." w:date="2016-02-19T15:06:00Z" w:initials="KBn">
    <w:p w:rsidR="00B63A8B" w:rsidRDefault="00B63A8B">
      <w:pPr>
        <w:pStyle w:val="CommentText"/>
      </w:pPr>
      <w:r>
        <w:rPr>
          <w:rStyle w:val="CommentReference"/>
        </w:rPr>
        <w:annotationRef/>
      </w:r>
      <w:r>
        <w:t>The idea is when an ASCCP is being created, the user specifies the Pro</w:t>
      </w:r>
      <w:r>
        <w:t>p</w:t>
      </w:r>
      <w:r>
        <w:t>erty Term and the DEN is auto-generated. The Pro</w:t>
      </w:r>
      <w:r>
        <w:t>p</w:t>
      </w:r>
      <w:r>
        <w:t>erty Term should reflect the full XSD element name. Property Term may get truncated in the DEN.</w:t>
      </w:r>
    </w:p>
  </w:comment>
  <w:comment w:id="584" w:author="Kulvatunyou, Boonserm n." w:date="2016-02-19T15:06:00Z" w:initials="KBn">
    <w:p w:rsidR="00B63A8B" w:rsidRDefault="00B63A8B">
      <w:pPr>
        <w:pStyle w:val="CommentText"/>
      </w:pPr>
      <w:r>
        <w:rPr>
          <w:rStyle w:val="CommentReference"/>
        </w:rPr>
        <w:annotationRef/>
      </w:r>
      <w:r>
        <w:t>&lt;</w:t>
      </w:r>
      <w:proofErr w:type="spellStart"/>
      <w:r>
        <w:t>serm</w:t>
      </w:r>
      <w:proofErr w:type="spellEnd"/>
      <w:r>
        <w:t xml:space="preserve">&gt;8/08/2014: Local elements like </w:t>
      </w:r>
      <w:proofErr w:type="spellStart"/>
      <w:r>
        <w:t>DataArea</w:t>
      </w:r>
      <w:proofErr w:type="spellEnd"/>
      <w:r>
        <w:t xml:space="preserve"> and Extension result in the ASCCP and ASCC having the same GUID or should we generate a new one for ASCC?</w:t>
      </w:r>
    </w:p>
    <w:p w:rsidR="00B63A8B" w:rsidRDefault="00B63A8B">
      <w:pPr>
        <w:pStyle w:val="CommentText"/>
      </w:pPr>
      <w:r>
        <w:t>One potential benefit to keep them the same is it can be used as a signal to generate a local-global el</w:t>
      </w:r>
      <w:r>
        <w:t>e</w:t>
      </w:r>
      <w:r>
        <w:t>ment. But I think this is not a good rule because a similar rule cannot be made for the other case of local-local. It is better that the NDR rely on the name ‘</w:t>
      </w:r>
      <w:proofErr w:type="spellStart"/>
      <w:r>
        <w:t>DataArea</w:t>
      </w:r>
      <w:proofErr w:type="spellEnd"/>
      <w:r>
        <w:t>’ as an OAGIS specific rule for generating a local-global element.</w:t>
      </w:r>
    </w:p>
    <w:p w:rsidR="00B63A8B" w:rsidRDefault="00B63A8B">
      <w:pPr>
        <w:pStyle w:val="CommentText"/>
      </w:pPr>
    </w:p>
    <w:p w:rsidR="00B63A8B" w:rsidRDefault="00B63A8B">
      <w:pPr>
        <w:pStyle w:val="CommentText"/>
      </w:pPr>
      <w:r>
        <w:t>&lt;</w:t>
      </w:r>
      <w:proofErr w:type="spellStart"/>
      <w:r>
        <w:t>serm</w:t>
      </w:r>
      <w:proofErr w:type="spellEnd"/>
      <w:r>
        <w:t>&gt;8/21/2014: The GUID of the ASCC associa</w:t>
      </w:r>
      <w:r>
        <w:t>t</w:t>
      </w:r>
      <w:r>
        <w:t xml:space="preserve">ed with the local-global element is decided to be the same as that of the ASCCP. A </w:t>
      </w:r>
      <w:proofErr w:type="spellStart"/>
      <w:r>
        <w:t>Reusable_Indicator</w:t>
      </w:r>
      <w:proofErr w:type="spellEnd"/>
      <w:r>
        <w:t xml:space="preserve"> column is added to the ASCCP to indicate that the ASCCP is a local element and that it is not supposed to be reusable.</w:t>
      </w:r>
    </w:p>
    <w:p w:rsidR="00B63A8B" w:rsidRDefault="00B63A8B">
      <w:pPr>
        <w:pStyle w:val="CommentText"/>
      </w:pPr>
      <w:r>
        <w:t>&lt;/</w:t>
      </w:r>
      <w:proofErr w:type="spellStart"/>
      <w:r>
        <w:t>serm</w:t>
      </w:r>
      <w:proofErr w:type="spellEnd"/>
      <w:r>
        <w:t>&gt;</w:t>
      </w:r>
    </w:p>
    <w:p w:rsidR="00B63A8B" w:rsidRDefault="00B63A8B">
      <w:pPr>
        <w:pStyle w:val="CommentText"/>
      </w:pPr>
    </w:p>
  </w:comment>
  <w:comment w:id="589" w:author="Kulvatunyou, Boonserm n." w:date="2016-02-19T15:06:00Z" w:initials="KBn">
    <w:p w:rsidR="00B63A8B" w:rsidRDefault="00B63A8B">
      <w:pPr>
        <w:pStyle w:val="CommentText"/>
      </w:pPr>
      <w:r>
        <w:rPr>
          <w:rStyle w:val="CommentReference"/>
        </w:rPr>
        <w:annotationRef/>
      </w:r>
      <w:r>
        <w:t>&lt;</w:t>
      </w:r>
      <w:proofErr w:type="spellStart"/>
      <w:r>
        <w:t>serm</w:t>
      </w:r>
      <w:proofErr w:type="spellEnd"/>
      <w:r>
        <w:t xml:space="preserve">&gt;08/08/2014: Or use the same as the BCC? Check with OAG. </w:t>
      </w:r>
    </w:p>
    <w:p w:rsidR="00B63A8B" w:rsidRDefault="00B63A8B">
      <w:pPr>
        <w:pStyle w:val="CommentText"/>
      </w:pPr>
    </w:p>
    <w:p w:rsidR="00B63A8B" w:rsidRDefault="00B63A8B">
      <w:pPr>
        <w:pStyle w:val="CommentText"/>
      </w:pPr>
      <w:r>
        <w:t>&lt;</w:t>
      </w:r>
      <w:proofErr w:type="spellStart"/>
      <w:r>
        <w:t>serm</w:t>
      </w:r>
      <w:proofErr w:type="spellEnd"/>
      <w:r>
        <w:t>&gt;8/21/2014: The group decided that a new GUID is to be generated for the BCCP. These BCCPs are reusable. The GUID already in the sch</w:t>
      </w:r>
      <w:r>
        <w:t>e</w:t>
      </w:r>
      <w:r>
        <w:t>ma represents the unique association GUID.</w:t>
      </w:r>
    </w:p>
  </w:comment>
  <w:comment w:id="592" w:author="Serm Kulvatunyou" w:date="2016-02-19T15:06:00Z" w:initials="SK4">
    <w:p w:rsidR="00B63A8B" w:rsidRDefault="00B63A8B">
      <w:pPr>
        <w:pStyle w:val="CommentText"/>
      </w:pPr>
      <w:r>
        <w:rPr>
          <w:rStyle w:val="CommentReference"/>
        </w:rPr>
        <w:annotationRef/>
      </w:r>
      <w:r>
        <w:t>What is this? I think I don’t need this anymore.</w:t>
      </w:r>
    </w:p>
  </w:comment>
  <w:comment w:id="620" w:author="Serm Kulvatunyou" w:date="2016-02-19T15:06:00Z" w:initials="SK4">
    <w:p w:rsidR="00B63A8B" w:rsidRDefault="00B63A8B" w:rsidP="00D362D0">
      <w:pPr>
        <w:pStyle w:val="CommentText"/>
      </w:pPr>
      <w:r>
        <w:rPr>
          <w:rStyle w:val="CommentReference"/>
        </w:rPr>
        <w:annotationRef/>
      </w:r>
      <w:r>
        <w:t>How do we want to handle group.</w:t>
      </w:r>
    </w:p>
    <w:p w:rsidR="00B63A8B" w:rsidRDefault="00B63A8B" w:rsidP="00D362D0">
      <w:pPr>
        <w:pStyle w:val="CommentText"/>
      </w:pPr>
    </w:p>
    <w:p w:rsidR="00B63A8B" w:rsidRDefault="00B63A8B" w:rsidP="00D362D0">
      <w:pPr>
        <w:pStyle w:val="CommentText"/>
      </w:pPr>
      <w:r>
        <w:t>&lt;</w:t>
      </w:r>
      <w:proofErr w:type="spellStart"/>
      <w:r>
        <w:t>serm</w:t>
      </w:r>
      <w:proofErr w:type="spellEnd"/>
      <w:r>
        <w:t>&gt;4/21/2015: We won’t keep group in the BIE tables and neither will we keep the type hierarchy in the BIE tables.&lt;/</w:t>
      </w:r>
      <w:proofErr w:type="spellStart"/>
      <w:r>
        <w:t>serm</w:t>
      </w:r>
      <w:proofErr w:type="spellEnd"/>
      <w:r>
        <w:t>&gt;</w:t>
      </w:r>
    </w:p>
  </w:comment>
  <w:comment w:id="621" w:author="Serm Kulvatunyou" w:date="2016-02-19T15:06:00Z" w:initials="SK4">
    <w:p w:rsidR="00B63A8B" w:rsidRDefault="00B63A8B" w:rsidP="00FB19E4">
      <w:pPr>
        <w:pStyle w:val="CommentText"/>
      </w:pPr>
      <w:r>
        <w:rPr>
          <w:rStyle w:val="CommentReference"/>
        </w:rPr>
        <w:annotationRef/>
      </w:r>
      <w:r>
        <w:t>I’m thinking BIE objects should hold references to top-level BIE object for efficiency in the code. This is up to Yunsu.</w:t>
      </w:r>
    </w:p>
  </w:comment>
  <w:comment w:id="629" w:author="Serm Kulvatunyou" w:date="2016-02-19T15:06:00Z" w:initials="SK4">
    <w:p w:rsidR="00B63A8B" w:rsidRDefault="00B63A8B">
      <w:pPr>
        <w:pStyle w:val="CommentText"/>
      </w:pPr>
      <w:r>
        <w:rPr>
          <w:rStyle w:val="CommentReference"/>
        </w:rPr>
        <w:annotationRef/>
      </w:r>
      <w:r>
        <w:t>Talk more with Yunsu about this.</w:t>
      </w:r>
    </w:p>
  </w:comment>
  <w:comment w:id="656" w:author="Serm Kulvatunyou" w:date="2016-02-19T15:06:00Z" w:initials="SK4">
    <w:p w:rsidR="00B63A8B" w:rsidRDefault="00B63A8B">
      <w:pPr>
        <w:pStyle w:val="CommentText"/>
      </w:pPr>
      <w:r>
        <w:rPr>
          <w:rStyle w:val="CommentReference"/>
        </w:rPr>
        <w:annotationRef/>
      </w:r>
      <w:r>
        <w:t xml:space="preserve">Still not sure if the ASCC and BCC have to have a State column because it is tied to the ACC owner. </w:t>
      </w:r>
    </w:p>
    <w:p w:rsidR="00B63A8B" w:rsidRDefault="00B63A8B">
      <w:pPr>
        <w:pStyle w:val="CommentText"/>
      </w:pPr>
    </w:p>
    <w:p w:rsidR="00B63A8B" w:rsidRDefault="00B63A8B">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rsidR="00B63A8B" w:rsidRDefault="00B63A8B">
      <w:pPr>
        <w:pStyle w:val="CommentText"/>
      </w:pPr>
    </w:p>
    <w:p w:rsidR="00B63A8B" w:rsidRDefault="00B63A8B">
      <w:pPr>
        <w:pStyle w:val="CommentText"/>
      </w:pPr>
      <w:r>
        <w:t>I decided to still create a history record for all the associations right away because it is easier for the logic when deleting or inserting an association. Plus all the associations are part of  the ACC UoC.</w:t>
      </w:r>
    </w:p>
  </w:comment>
  <w:comment w:id="667" w:author="Serm Kulvatunyou" w:date="2016-02-19T15:06:00Z" w:initials="SK4">
    <w:p w:rsidR="00B63A8B" w:rsidRDefault="00B63A8B">
      <w:pPr>
        <w:pStyle w:val="CommentText"/>
      </w:pPr>
      <w:r>
        <w:rPr>
          <w:rStyle w:val="CommentReference"/>
        </w:rPr>
        <w:annotationRef/>
      </w:r>
      <w:r>
        <w:t>Misspell in the table.</w:t>
      </w:r>
    </w:p>
  </w:comment>
  <w:comment w:id="704" w:author="Serm Kulvatunyou" w:date="2016-02-19T15:06:00Z" w:initials="SK4">
    <w:p w:rsidR="00B63A8B" w:rsidRDefault="00B63A8B">
      <w:pPr>
        <w:pStyle w:val="CommentText"/>
      </w:pPr>
      <w:r>
        <w:rPr>
          <w:rStyle w:val="CommentReference"/>
        </w:rPr>
        <w:annotationRef/>
      </w:r>
      <w:r>
        <w:t>Note: I’m not sure yet if we need to generate the enumeration type GUID for this and the 3.7.2. We can come back to this when co</w:t>
      </w:r>
      <w:r>
        <w:t>n</w:t>
      </w:r>
      <w:r>
        <w:t>sidering the Expression generation.</w:t>
      </w:r>
    </w:p>
  </w:comment>
  <w:comment w:id="721" w:author="Serm Kulvatunyou" w:date="2016-02-19T15:06:00Z" w:initials="SK4">
    <w:p w:rsidR="00B63A8B" w:rsidRDefault="00B63A8B">
      <w:pPr>
        <w:pStyle w:val="CommentText"/>
      </w:pPr>
      <w:r>
        <w:rPr>
          <w:rStyle w:val="CommentReference"/>
        </w:rPr>
        <w:annotationRef/>
      </w:r>
      <w:r>
        <w:t>Will come back and deal with annotation later.</w:t>
      </w:r>
    </w:p>
  </w:comment>
  <w:comment w:id="739" w:author="Serm Kulvatunyou" w:date="2016-02-19T15:06:00Z" w:initials="SK4">
    <w:p w:rsidR="00B63A8B" w:rsidRDefault="00B63A8B">
      <w:pPr>
        <w:pStyle w:val="CommentText"/>
      </w:pPr>
      <w:r>
        <w:rPr>
          <w:rStyle w:val="CommentReference"/>
        </w:rPr>
        <w:annotationRef/>
      </w:r>
      <w:r>
        <w:t>Note that in this case, the code list simple type is directly used rather than creating a complex type with no attribute, is this okay?</w:t>
      </w:r>
    </w:p>
  </w:comment>
  <w:comment w:id="750" w:author="Serm Kulvatunyou" w:date="2016-02-19T15:06:00Z" w:initials="SK4">
    <w:p w:rsidR="00B63A8B" w:rsidRDefault="00B63A8B">
      <w:pPr>
        <w:pStyle w:val="CommentText"/>
      </w:pPr>
      <w:r>
        <w:rPr>
          <w:rStyle w:val="CommentReference"/>
        </w:rPr>
        <w:annotationRef/>
      </w:r>
      <w:r>
        <w:t>Make it simpler?</w:t>
      </w:r>
    </w:p>
  </w:comment>
  <w:comment w:id="766" w:author="Serm Kulvatunyou" w:date="2016-02-19T15:06:00Z" w:initials="SK4">
    <w:p w:rsidR="00B63A8B" w:rsidRDefault="00B63A8B">
      <w:pPr>
        <w:pStyle w:val="CommentText"/>
      </w:pPr>
      <w:r>
        <w:rPr>
          <w:rStyle w:val="CommentReference"/>
        </w:rPr>
        <w:annotationRef/>
      </w:r>
      <w:proofErr w:type="spellStart"/>
      <w:r>
        <w:t>Furture</w:t>
      </w:r>
      <w:proofErr w:type="spellEnd"/>
      <w:r>
        <w:t xml:space="preserve"> feature</w:t>
      </w:r>
    </w:p>
  </w:comment>
  <w:comment w:id="768" w:author="Serm Kulvatunyou" w:date="2016-02-19T15:06:00Z" w:initials="SK4">
    <w:p w:rsidR="00B63A8B" w:rsidRDefault="00B63A8B">
      <w:pPr>
        <w:pStyle w:val="CommentText"/>
      </w:pPr>
      <w:r>
        <w:rPr>
          <w:rStyle w:val="CommentReference"/>
        </w:rPr>
        <w:annotationRef/>
      </w:r>
      <w:r>
        <w:t>&lt;Serm&gt;12/11/2015: Should this be allowed?</w:t>
      </w:r>
    </w:p>
  </w:comment>
  <w:comment w:id="769" w:author="Serm Kulvatunyou" w:date="2016-02-19T15:06:00Z" w:initials="SK4">
    <w:p w:rsidR="00B63A8B" w:rsidRDefault="00B63A8B">
      <w:pPr>
        <w:pStyle w:val="CommentText"/>
      </w:pPr>
      <w:r>
        <w:rPr>
          <w:rStyle w:val="CommentReference"/>
        </w:rPr>
        <w:annotationRef/>
      </w:r>
      <w:r>
        <w:t>&lt;</w:t>
      </w:r>
      <w:proofErr w:type="spellStart"/>
      <w:r>
        <w:t>serm</w:t>
      </w:r>
      <w:proofErr w:type="spellEnd"/>
      <w:r>
        <w:t xml:space="preserve">&gt;12/11/2015:I’m starting to think why do I want to force the </w:t>
      </w:r>
      <w:proofErr w:type="spellStart"/>
      <w:r>
        <w:t>check out</w:t>
      </w:r>
      <w:proofErr w:type="spellEnd"/>
      <w:r>
        <w:t xml:space="preserve"> of the whole ACC and its associations.  The few reasons, which I think are not strictly necessary, are – 1) it is natural to check out whole thing rather than individual association; 2) Putting/managing owne</w:t>
      </w:r>
      <w:r>
        <w:t>r</w:t>
      </w:r>
      <w:r>
        <w:t>ship at each association  level does not seem to make sense. In any case, the data model can support ind</w:t>
      </w:r>
      <w:r>
        <w:t>i</w:t>
      </w:r>
      <w:r>
        <w:t>vidual check out and ownership management.</w:t>
      </w:r>
    </w:p>
  </w:comment>
  <w:comment w:id="774" w:author="Serm Kulvatunyou" w:date="2016-02-19T15:06:00Z" w:initials="SK4">
    <w:p w:rsidR="00B63A8B" w:rsidRDefault="00B63A8B">
      <w:pPr>
        <w:pStyle w:val="CommentText"/>
      </w:pPr>
      <w:r>
        <w:rPr>
          <w:rStyle w:val="CommentReference"/>
        </w:rPr>
        <w:annotationRef/>
      </w:r>
      <w:r>
        <w:t>Data type use cases are to be added later.</w:t>
      </w:r>
    </w:p>
  </w:comment>
  <w:comment w:id="792" w:author="Serm Kulvatunyou" w:date="2016-02-19T15:06:00Z" w:initials="SK4">
    <w:p w:rsidR="00B63A8B" w:rsidRDefault="00B63A8B">
      <w:pPr>
        <w:pStyle w:val="CommentText"/>
      </w:pPr>
      <w:r>
        <w:rPr>
          <w:rStyle w:val="CommentReference"/>
        </w:rPr>
        <w:annotationRef/>
      </w:r>
      <w:r>
        <w:t>Serm: 2016/01/08: So here, only the ACC history record is created, not its chi</w:t>
      </w:r>
      <w:r>
        <w:t>l</w:t>
      </w:r>
      <w:r>
        <w:t>dren associations. I’m not sure how would this work with the undo – unless the history records of the whole UoC is created for each saved change. But that would also means that every time an association is edited, the history records of the whole UoC have to be inserted.</w:t>
      </w:r>
    </w:p>
    <w:p w:rsidR="00B63A8B" w:rsidRDefault="00B63A8B">
      <w:pPr>
        <w:pStyle w:val="CommentText"/>
      </w:pPr>
    </w:p>
    <w:p w:rsidR="00B63A8B" w:rsidRDefault="00B63A8B">
      <w:pPr>
        <w:pStyle w:val="CommentText"/>
      </w:pPr>
      <w:r>
        <w:t>Serm: 2016/01/12: I think we will need a column like a Transaction Set ID  to handle undo.</w:t>
      </w:r>
    </w:p>
  </w:comment>
  <w:comment w:id="798" w:author="Serm Kulvatunyou" w:date="2016-02-19T15:06:00Z" w:initials="SK4">
    <w:p w:rsidR="00B63A8B" w:rsidRDefault="00B63A8B">
      <w:pPr>
        <w:pStyle w:val="CommentText"/>
      </w:pPr>
      <w:r>
        <w:rPr>
          <w:rStyle w:val="CommentReference"/>
        </w:rPr>
        <w:annotationRef/>
      </w:r>
      <w:r>
        <w:t xml:space="preserve">2016/01/12: </w:t>
      </w:r>
      <w:proofErr w:type="spellStart"/>
      <w:r>
        <w:t>serm</w:t>
      </w:r>
      <w:proofErr w:type="spellEnd"/>
      <w:r>
        <w:t>: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802" w:author="Serm Kulvatunyou" w:date="2016-02-19T15:06:00Z" w:initials="SK4">
    <w:p w:rsidR="00B63A8B" w:rsidRDefault="00B63A8B">
      <w:pPr>
        <w:pStyle w:val="CommentText"/>
      </w:pPr>
      <w:r>
        <w:rPr>
          <w:rStyle w:val="CommentReference"/>
        </w:rPr>
        <w:annotationRef/>
      </w:r>
      <w:r>
        <w:t>Serm:2016/01/12 I’m star</w:t>
      </w:r>
      <w:r>
        <w:t>t</w:t>
      </w:r>
      <w:r>
        <w:t>ing to think that in the CC domain, it is better to represent the sequence with the “previous associ</w:t>
      </w:r>
      <w:r>
        <w:t>a</w:t>
      </w:r>
      <w:r>
        <w:t>tion.”</w:t>
      </w:r>
    </w:p>
  </w:comment>
  <w:comment w:id="809" w:author="Serm Kulvatunyou" w:date="2016-02-19T15:06:00Z" w:initials="SK4">
    <w:p w:rsidR="00B63A8B" w:rsidRDefault="00B63A8B">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811" w:author="Serm Kulvatunyou" w:date="2016-02-19T15:06:00Z" w:initials="SK4">
    <w:p w:rsidR="00B63A8B" w:rsidRDefault="00B63A8B">
      <w:pPr>
        <w:pStyle w:val="CommentText"/>
      </w:pPr>
      <w:r>
        <w:rPr>
          <w:rStyle w:val="CommentReference"/>
        </w:rPr>
        <w:annotationRef/>
      </w:r>
      <w:r>
        <w:t>Serm:2016/01/13: Ultimat</w:t>
      </w:r>
      <w:r>
        <w:t>e</w:t>
      </w:r>
      <w:r>
        <w:t>ly, we can do away with this constraint because after all a new association  might have been made to an ACC that ultimately uses this ACC during its rev</w:t>
      </w:r>
      <w:r>
        <w:t>i</w:t>
      </w:r>
      <w:r>
        <w:t>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814" w:author="Serm Kulvatunyou" w:date="2016-02-19T15:06:00Z" w:initials="SK4">
    <w:p w:rsidR="00B63A8B" w:rsidRDefault="00B63A8B">
      <w:pPr>
        <w:pStyle w:val="CommentText"/>
      </w:pPr>
      <w:r>
        <w:rPr>
          <w:rStyle w:val="CommentReference"/>
        </w:rPr>
        <w:annotationRef/>
      </w:r>
      <w:r>
        <w:t xml:space="preserve">Serm:2016/01/13: </w:t>
      </w:r>
    </w:p>
    <w:p w:rsidR="00B63A8B" w:rsidRDefault="00B63A8B">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rsidR="00B63A8B" w:rsidRDefault="00B63A8B">
      <w:pPr>
        <w:pStyle w:val="CommentText"/>
      </w:pPr>
    </w:p>
    <w:p w:rsidR="00B63A8B" w:rsidRDefault="00B63A8B">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w:t>
      </w:r>
      <w:r>
        <w:t>r</w:t>
      </w:r>
      <w:r>
        <w:t>ship change needs to be applied to the deleted ass</w:t>
      </w:r>
      <w:r>
        <w:t>o</w:t>
      </w:r>
      <w:r>
        <w:t>ciation history record as well.</w:t>
      </w:r>
    </w:p>
    <w:p w:rsidR="00B63A8B" w:rsidRDefault="00B63A8B">
      <w:pPr>
        <w:pStyle w:val="CommentText"/>
      </w:pPr>
    </w:p>
  </w:comment>
  <w:comment w:id="820" w:author="Serm Kulvatunyou" w:date="2016-02-19T15:06:00Z" w:initials="SK4">
    <w:p w:rsidR="00B63A8B" w:rsidRDefault="00B63A8B">
      <w:pPr>
        <w:pStyle w:val="CommentText"/>
      </w:pPr>
      <w:r>
        <w:rPr>
          <w:rStyle w:val="CommentReference"/>
        </w:rPr>
        <w:annotationRef/>
      </w:r>
      <w:r>
        <w:t>Serm:2016/01/08:May need to come back to think about data validation. In the future, we should also incorporate semantics valid</w:t>
      </w:r>
      <w:r>
        <w:t>a</w:t>
      </w:r>
      <w:r>
        <w:t>tion as well. These may be generally captured as post-condition?</w:t>
      </w:r>
    </w:p>
  </w:comment>
  <w:comment w:id="837" w:author="Serm Kulvatunyou" w:date="2016-02-19T15:06:00Z" w:initials="SK4">
    <w:p w:rsidR="00B63A8B" w:rsidRDefault="00B63A8B">
      <w:pPr>
        <w:pStyle w:val="CommentText"/>
      </w:pPr>
      <w:r>
        <w:rPr>
          <w:rStyle w:val="CommentReference"/>
        </w:rPr>
        <w:annotationRef/>
      </w:r>
      <w:r>
        <w:t>We are here in the WG</w:t>
      </w:r>
    </w:p>
  </w:comment>
  <w:comment w:id="854" w:author="Serm Kulvatunyou" w:date="2016-02-19T15:06:00Z" w:initials="SK4">
    <w:p w:rsidR="00B63A8B" w:rsidRDefault="00B63A8B">
      <w:pPr>
        <w:pStyle w:val="CommentText"/>
      </w:pPr>
      <w:r>
        <w:rPr>
          <w:rStyle w:val="CommentReference"/>
        </w:rPr>
        <w:annotationRef/>
      </w:r>
      <w:r>
        <w:t>2016/02/13: Serm: In the future we may add the capability to notify previous owners or subscribers.</w:t>
      </w:r>
    </w:p>
  </w:comment>
  <w:comment w:id="860" w:author="Serm Kulvatunyou" w:date="2016-02-19T15:06:00Z" w:initials="SK4">
    <w:p w:rsidR="00B63A8B" w:rsidRDefault="00B63A8B">
      <w:pPr>
        <w:pStyle w:val="CommentText"/>
      </w:pPr>
      <w:r>
        <w:rPr>
          <w:rStyle w:val="CommentReference"/>
        </w:rPr>
        <w:annotationRef/>
      </w:r>
      <w:r>
        <w:t>The user can directly use the code list at the BIE level, so there is no need to automatically generate BDT for each new code list. The (</w:t>
      </w:r>
      <w:proofErr w:type="spellStart"/>
      <w:r>
        <w:t>oag</w:t>
      </w:r>
      <w:proofErr w:type="spellEnd"/>
      <w:r>
        <w:t>) user should manually create a BDT for a code list that will be used in the model.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E09" w:rsidRDefault="00542E09" w:rsidP="000A2634">
      <w:r>
        <w:separator/>
      </w:r>
    </w:p>
  </w:endnote>
  <w:endnote w:type="continuationSeparator" w:id="0">
    <w:p w:rsidR="00542E09" w:rsidRDefault="00542E09"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E09" w:rsidRDefault="00542E09" w:rsidP="000A2634">
      <w:r>
        <w:separator/>
      </w:r>
    </w:p>
  </w:footnote>
  <w:footnote w:type="continuationSeparator" w:id="0">
    <w:p w:rsidR="00542E09" w:rsidRDefault="00542E09" w:rsidP="000A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A3515A"/>
    <w:multiLevelType w:val="multilevel"/>
    <w:tmpl w:val="9028C4E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5339"/>
    <w:rsid w:val="00025A40"/>
    <w:rsid w:val="00026403"/>
    <w:rsid w:val="000264B3"/>
    <w:rsid w:val="00027006"/>
    <w:rsid w:val="000277E6"/>
    <w:rsid w:val="00027883"/>
    <w:rsid w:val="00030FE9"/>
    <w:rsid w:val="000313FF"/>
    <w:rsid w:val="00041E02"/>
    <w:rsid w:val="00043675"/>
    <w:rsid w:val="00044404"/>
    <w:rsid w:val="00044C4E"/>
    <w:rsid w:val="0004738B"/>
    <w:rsid w:val="000473DA"/>
    <w:rsid w:val="0004794B"/>
    <w:rsid w:val="00047E88"/>
    <w:rsid w:val="0005364C"/>
    <w:rsid w:val="00053DFA"/>
    <w:rsid w:val="0005411D"/>
    <w:rsid w:val="0005458F"/>
    <w:rsid w:val="00056C42"/>
    <w:rsid w:val="000575AE"/>
    <w:rsid w:val="000606AD"/>
    <w:rsid w:val="00061D51"/>
    <w:rsid w:val="00061DC0"/>
    <w:rsid w:val="00063568"/>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57F3"/>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71"/>
    <w:rsid w:val="001514F1"/>
    <w:rsid w:val="00153682"/>
    <w:rsid w:val="001537DB"/>
    <w:rsid w:val="00153F6F"/>
    <w:rsid w:val="001540AA"/>
    <w:rsid w:val="00154D4F"/>
    <w:rsid w:val="001551E4"/>
    <w:rsid w:val="0015642F"/>
    <w:rsid w:val="001571B8"/>
    <w:rsid w:val="00161A5F"/>
    <w:rsid w:val="00163180"/>
    <w:rsid w:val="00163F21"/>
    <w:rsid w:val="00165211"/>
    <w:rsid w:val="00165B88"/>
    <w:rsid w:val="0016615A"/>
    <w:rsid w:val="00166BB3"/>
    <w:rsid w:val="00166BCA"/>
    <w:rsid w:val="001673D4"/>
    <w:rsid w:val="0016775B"/>
    <w:rsid w:val="00170303"/>
    <w:rsid w:val="00170FF2"/>
    <w:rsid w:val="0017215B"/>
    <w:rsid w:val="001726C7"/>
    <w:rsid w:val="00172D41"/>
    <w:rsid w:val="00173009"/>
    <w:rsid w:val="00173095"/>
    <w:rsid w:val="00174F9E"/>
    <w:rsid w:val="00175BFE"/>
    <w:rsid w:val="001816F4"/>
    <w:rsid w:val="00182170"/>
    <w:rsid w:val="0018282C"/>
    <w:rsid w:val="00182CD0"/>
    <w:rsid w:val="00182E51"/>
    <w:rsid w:val="0018368E"/>
    <w:rsid w:val="00184440"/>
    <w:rsid w:val="00184D2C"/>
    <w:rsid w:val="001858C8"/>
    <w:rsid w:val="00185992"/>
    <w:rsid w:val="001873AD"/>
    <w:rsid w:val="001904AE"/>
    <w:rsid w:val="00190F0A"/>
    <w:rsid w:val="00191A85"/>
    <w:rsid w:val="00192DAC"/>
    <w:rsid w:val="00192E4A"/>
    <w:rsid w:val="0019501F"/>
    <w:rsid w:val="00195470"/>
    <w:rsid w:val="00197166"/>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6D23"/>
    <w:rsid w:val="001B7953"/>
    <w:rsid w:val="001B7D2F"/>
    <w:rsid w:val="001C1CB0"/>
    <w:rsid w:val="001C29B5"/>
    <w:rsid w:val="001C33BC"/>
    <w:rsid w:val="001C4049"/>
    <w:rsid w:val="001C6FFA"/>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4A5A"/>
    <w:rsid w:val="002650E4"/>
    <w:rsid w:val="002655AE"/>
    <w:rsid w:val="00265D4F"/>
    <w:rsid w:val="0026607F"/>
    <w:rsid w:val="00267317"/>
    <w:rsid w:val="0026787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A91"/>
    <w:rsid w:val="002D3D4B"/>
    <w:rsid w:val="002D46DA"/>
    <w:rsid w:val="002D5407"/>
    <w:rsid w:val="002D5E53"/>
    <w:rsid w:val="002D7142"/>
    <w:rsid w:val="002D7599"/>
    <w:rsid w:val="002E0463"/>
    <w:rsid w:val="002E1464"/>
    <w:rsid w:val="002E273C"/>
    <w:rsid w:val="002E2E46"/>
    <w:rsid w:val="002E39B6"/>
    <w:rsid w:val="002E46A5"/>
    <w:rsid w:val="002E5827"/>
    <w:rsid w:val="002E6CB4"/>
    <w:rsid w:val="002E6FAE"/>
    <w:rsid w:val="002E7C09"/>
    <w:rsid w:val="002F1AB9"/>
    <w:rsid w:val="002F1CC2"/>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268B"/>
    <w:rsid w:val="00332CCB"/>
    <w:rsid w:val="00332FD2"/>
    <w:rsid w:val="00333A77"/>
    <w:rsid w:val="00333D21"/>
    <w:rsid w:val="0033677A"/>
    <w:rsid w:val="00337C0A"/>
    <w:rsid w:val="00337D26"/>
    <w:rsid w:val="003402A4"/>
    <w:rsid w:val="00340439"/>
    <w:rsid w:val="0034056B"/>
    <w:rsid w:val="00341B05"/>
    <w:rsid w:val="003428EF"/>
    <w:rsid w:val="0034329A"/>
    <w:rsid w:val="00344670"/>
    <w:rsid w:val="00345725"/>
    <w:rsid w:val="00345EA8"/>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EA7"/>
    <w:rsid w:val="003C1CAB"/>
    <w:rsid w:val="003C2821"/>
    <w:rsid w:val="003C2A41"/>
    <w:rsid w:val="003C2A52"/>
    <w:rsid w:val="003C63C1"/>
    <w:rsid w:val="003C7CC3"/>
    <w:rsid w:val="003C7F02"/>
    <w:rsid w:val="003D006D"/>
    <w:rsid w:val="003D0385"/>
    <w:rsid w:val="003D146F"/>
    <w:rsid w:val="003D344D"/>
    <w:rsid w:val="003D6C7E"/>
    <w:rsid w:val="003E0061"/>
    <w:rsid w:val="003E03DA"/>
    <w:rsid w:val="003E080D"/>
    <w:rsid w:val="003E1735"/>
    <w:rsid w:val="003E1873"/>
    <w:rsid w:val="003E25FA"/>
    <w:rsid w:val="003E26AF"/>
    <w:rsid w:val="003E3587"/>
    <w:rsid w:val="003E38DD"/>
    <w:rsid w:val="003E38FD"/>
    <w:rsid w:val="003E4B6F"/>
    <w:rsid w:val="003E6B3C"/>
    <w:rsid w:val="003E7CC7"/>
    <w:rsid w:val="003F06EF"/>
    <w:rsid w:val="003F08A0"/>
    <w:rsid w:val="003F1E02"/>
    <w:rsid w:val="003F21B9"/>
    <w:rsid w:val="003F2BA1"/>
    <w:rsid w:val="003F35C8"/>
    <w:rsid w:val="003F4691"/>
    <w:rsid w:val="003F6DF5"/>
    <w:rsid w:val="003F7F36"/>
    <w:rsid w:val="00401A07"/>
    <w:rsid w:val="00402CA1"/>
    <w:rsid w:val="004045CA"/>
    <w:rsid w:val="0040489C"/>
    <w:rsid w:val="00405DED"/>
    <w:rsid w:val="00405DFB"/>
    <w:rsid w:val="00406BA6"/>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3AFD"/>
    <w:rsid w:val="004545BB"/>
    <w:rsid w:val="00454AAE"/>
    <w:rsid w:val="004552E6"/>
    <w:rsid w:val="004553E0"/>
    <w:rsid w:val="00456A12"/>
    <w:rsid w:val="00456CEC"/>
    <w:rsid w:val="0045772E"/>
    <w:rsid w:val="00457CE3"/>
    <w:rsid w:val="00460CBB"/>
    <w:rsid w:val="0046208A"/>
    <w:rsid w:val="00462B64"/>
    <w:rsid w:val="004637FD"/>
    <w:rsid w:val="00464897"/>
    <w:rsid w:val="00464D83"/>
    <w:rsid w:val="00465776"/>
    <w:rsid w:val="004660A9"/>
    <w:rsid w:val="0046615E"/>
    <w:rsid w:val="00466318"/>
    <w:rsid w:val="00466A2F"/>
    <w:rsid w:val="004676B3"/>
    <w:rsid w:val="00470BFF"/>
    <w:rsid w:val="00470E88"/>
    <w:rsid w:val="00471D22"/>
    <w:rsid w:val="00472984"/>
    <w:rsid w:val="0047479A"/>
    <w:rsid w:val="004779D1"/>
    <w:rsid w:val="00481724"/>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6AC"/>
    <w:rsid w:val="00502C5C"/>
    <w:rsid w:val="005032A3"/>
    <w:rsid w:val="00505C10"/>
    <w:rsid w:val="00507652"/>
    <w:rsid w:val="0051085B"/>
    <w:rsid w:val="00510952"/>
    <w:rsid w:val="00510DCD"/>
    <w:rsid w:val="00511972"/>
    <w:rsid w:val="005123B7"/>
    <w:rsid w:val="00512440"/>
    <w:rsid w:val="0051286D"/>
    <w:rsid w:val="005136B6"/>
    <w:rsid w:val="00513A09"/>
    <w:rsid w:val="00515891"/>
    <w:rsid w:val="00515F5F"/>
    <w:rsid w:val="00517252"/>
    <w:rsid w:val="00521D18"/>
    <w:rsid w:val="00522491"/>
    <w:rsid w:val="00522FB3"/>
    <w:rsid w:val="00523F98"/>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81424"/>
    <w:rsid w:val="00581CD1"/>
    <w:rsid w:val="00584DD5"/>
    <w:rsid w:val="00585CF4"/>
    <w:rsid w:val="00586621"/>
    <w:rsid w:val="00591402"/>
    <w:rsid w:val="00591B4E"/>
    <w:rsid w:val="00593376"/>
    <w:rsid w:val="00594C77"/>
    <w:rsid w:val="00595150"/>
    <w:rsid w:val="00595232"/>
    <w:rsid w:val="00596D62"/>
    <w:rsid w:val="005A04AC"/>
    <w:rsid w:val="005A265D"/>
    <w:rsid w:val="005A27CA"/>
    <w:rsid w:val="005A2F2F"/>
    <w:rsid w:val="005A3A4D"/>
    <w:rsid w:val="005A3EF3"/>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D61"/>
    <w:rsid w:val="005E314C"/>
    <w:rsid w:val="005E48E2"/>
    <w:rsid w:val="005E4BB1"/>
    <w:rsid w:val="005E4E35"/>
    <w:rsid w:val="005E69EF"/>
    <w:rsid w:val="005E7659"/>
    <w:rsid w:val="005E7D68"/>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67A"/>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700D4"/>
    <w:rsid w:val="006706F8"/>
    <w:rsid w:val="00670E72"/>
    <w:rsid w:val="0067181A"/>
    <w:rsid w:val="00671877"/>
    <w:rsid w:val="00672B6F"/>
    <w:rsid w:val="006738E8"/>
    <w:rsid w:val="00675222"/>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E7"/>
    <w:rsid w:val="006A3553"/>
    <w:rsid w:val="006A451B"/>
    <w:rsid w:val="006A5B11"/>
    <w:rsid w:val="006A5FDF"/>
    <w:rsid w:val="006A61F5"/>
    <w:rsid w:val="006A6A5C"/>
    <w:rsid w:val="006A7A32"/>
    <w:rsid w:val="006B0457"/>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322C"/>
    <w:rsid w:val="006E6242"/>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6509"/>
    <w:rsid w:val="007269CB"/>
    <w:rsid w:val="00726F9D"/>
    <w:rsid w:val="00727282"/>
    <w:rsid w:val="00727977"/>
    <w:rsid w:val="00727D4A"/>
    <w:rsid w:val="00730231"/>
    <w:rsid w:val="007305F2"/>
    <w:rsid w:val="00730EEE"/>
    <w:rsid w:val="00734D10"/>
    <w:rsid w:val="00735C4E"/>
    <w:rsid w:val="00736ABC"/>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74AC"/>
    <w:rsid w:val="007820AB"/>
    <w:rsid w:val="007829DF"/>
    <w:rsid w:val="00782AF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864"/>
    <w:rsid w:val="007A6CA8"/>
    <w:rsid w:val="007A7BD7"/>
    <w:rsid w:val="007B00CF"/>
    <w:rsid w:val="007B2334"/>
    <w:rsid w:val="007B291F"/>
    <w:rsid w:val="007B319F"/>
    <w:rsid w:val="007B3851"/>
    <w:rsid w:val="007B63E4"/>
    <w:rsid w:val="007B65E3"/>
    <w:rsid w:val="007B6801"/>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1171"/>
    <w:rsid w:val="00862391"/>
    <w:rsid w:val="00862CC7"/>
    <w:rsid w:val="00863969"/>
    <w:rsid w:val="00863BBB"/>
    <w:rsid w:val="00864C94"/>
    <w:rsid w:val="00864DD4"/>
    <w:rsid w:val="0086536F"/>
    <w:rsid w:val="008656FA"/>
    <w:rsid w:val="00865C9E"/>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373"/>
    <w:rsid w:val="008C4671"/>
    <w:rsid w:val="008C46C0"/>
    <w:rsid w:val="008C5924"/>
    <w:rsid w:val="008C6B3A"/>
    <w:rsid w:val="008C70F5"/>
    <w:rsid w:val="008C7A07"/>
    <w:rsid w:val="008C7EDD"/>
    <w:rsid w:val="008D10CA"/>
    <w:rsid w:val="008D263E"/>
    <w:rsid w:val="008D3B9E"/>
    <w:rsid w:val="008D416D"/>
    <w:rsid w:val="008D43F2"/>
    <w:rsid w:val="008D4601"/>
    <w:rsid w:val="008D4B74"/>
    <w:rsid w:val="008D6649"/>
    <w:rsid w:val="008D7CDB"/>
    <w:rsid w:val="008E05CF"/>
    <w:rsid w:val="008E0F35"/>
    <w:rsid w:val="008E2483"/>
    <w:rsid w:val="008E3266"/>
    <w:rsid w:val="008E3DA2"/>
    <w:rsid w:val="008E3E22"/>
    <w:rsid w:val="008E5633"/>
    <w:rsid w:val="008E6027"/>
    <w:rsid w:val="008E7AFE"/>
    <w:rsid w:val="008E7D67"/>
    <w:rsid w:val="008F03F3"/>
    <w:rsid w:val="008F1CA2"/>
    <w:rsid w:val="008F2EBB"/>
    <w:rsid w:val="008F4D7E"/>
    <w:rsid w:val="008F5CCC"/>
    <w:rsid w:val="00900C8A"/>
    <w:rsid w:val="00901064"/>
    <w:rsid w:val="00901792"/>
    <w:rsid w:val="009030E4"/>
    <w:rsid w:val="00904A3B"/>
    <w:rsid w:val="00904B99"/>
    <w:rsid w:val="00904F4A"/>
    <w:rsid w:val="009053F1"/>
    <w:rsid w:val="009064E6"/>
    <w:rsid w:val="009105FD"/>
    <w:rsid w:val="00910F91"/>
    <w:rsid w:val="009122C5"/>
    <w:rsid w:val="009123D7"/>
    <w:rsid w:val="00912B34"/>
    <w:rsid w:val="0091353E"/>
    <w:rsid w:val="009143E5"/>
    <w:rsid w:val="00915639"/>
    <w:rsid w:val="0091656A"/>
    <w:rsid w:val="00916CA7"/>
    <w:rsid w:val="0092185A"/>
    <w:rsid w:val="00921AFE"/>
    <w:rsid w:val="00924487"/>
    <w:rsid w:val="00924F5B"/>
    <w:rsid w:val="00925C73"/>
    <w:rsid w:val="009261B2"/>
    <w:rsid w:val="00926A89"/>
    <w:rsid w:val="00926DF9"/>
    <w:rsid w:val="0093040E"/>
    <w:rsid w:val="0093075D"/>
    <w:rsid w:val="0093447A"/>
    <w:rsid w:val="0093626D"/>
    <w:rsid w:val="00936B8E"/>
    <w:rsid w:val="00937286"/>
    <w:rsid w:val="009445FF"/>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7289"/>
    <w:rsid w:val="009D7D21"/>
    <w:rsid w:val="009E0275"/>
    <w:rsid w:val="009E0985"/>
    <w:rsid w:val="009E1465"/>
    <w:rsid w:val="009E262C"/>
    <w:rsid w:val="009E3636"/>
    <w:rsid w:val="009E3E08"/>
    <w:rsid w:val="009F0ACF"/>
    <w:rsid w:val="009F274B"/>
    <w:rsid w:val="009F36CF"/>
    <w:rsid w:val="009F3AB9"/>
    <w:rsid w:val="009F3EC9"/>
    <w:rsid w:val="009F4E77"/>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B33"/>
    <w:rsid w:val="00A70C9F"/>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A05DB"/>
    <w:rsid w:val="00AA129B"/>
    <w:rsid w:val="00AA131B"/>
    <w:rsid w:val="00AA2FD2"/>
    <w:rsid w:val="00AA41ED"/>
    <w:rsid w:val="00AA4216"/>
    <w:rsid w:val="00AA442C"/>
    <w:rsid w:val="00AA48B4"/>
    <w:rsid w:val="00AA5FCE"/>
    <w:rsid w:val="00AA62FE"/>
    <w:rsid w:val="00AB0765"/>
    <w:rsid w:val="00AB0BB3"/>
    <w:rsid w:val="00AB1728"/>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22"/>
    <w:rsid w:val="00B31F03"/>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130E"/>
    <w:rsid w:val="00BA1672"/>
    <w:rsid w:val="00BA1B37"/>
    <w:rsid w:val="00BA25D8"/>
    <w:rsid w:val="00BA3F89"/>
    <w:rsid w:val="00BA4CBE"/>
    <w:rsid w:val="00BA534C"/>
    <w:rsid w:val="00BA5509"/>
    <w:rsid w:val="00BA5955"/>
    <w:rsid w:val="00BA7396"/>
    <w:rsid w:val="00BA7ACF"/>
    <w:rsid w:val="00BA7B76"/>
    <w:rsid w:val="00BB07B7"/>
    <w:rsid w:val="00BB1C2D"/>
    <w:rsid w:val="00BB2333"/>
    <w:rsid w:val="00BB4BCA"/>
    <w:rsid w:val="00BB4D14"/>
    <w:rsid w:val="00BB4F0A"/>
    <w:rsid w:val="00BC1AE0"/>
    <w:rsid w:val="00BC1F7F"/>
    <w:rsid w:val="00BC3C95"/>
    <w:rsid w:val="00BC42F8"/>
    <w:rsid w:val="00BC437D"/>
    <w:rsid w:val="00BC4EFC"/>
    <w:rsid w:val="00BC51B1"/>
    <w:rsid w:val="00BC6D98"/>
    <w:rsid w:val="00BC765D"/>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52E7"/>
    <w:rsid w:val="00C65A7B"/>
    <w:rsid w:val="00C6768D"/>
    <w:rsid w:val="00C703D4"/>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DEC"/>
    <w:rsid w:val="00C8725B"/>
    <w:rsid w:val="00C879D6"/>
    <w:rsid w:val="00C903AD"/>
    <w:rsid w:val="00C924C3"/>
    <w:rsid w:val="00C9272C"/>
    <w:rsid w:val="00C9425B"/>
    <w:rsid w:val="00C9519C"/>
    <w:rsid w:val="00C964E4"/>
    <w:rsid w:val="00C96AD7"/>
    <w:rsid w:val="00CA129F"/>
    <w:rsid w:val="00CA2F1C"/>
    <w:rsid w:val="00CA2FF1"/>
    <w:rsid w:val="00CA32BC"/>
    <w:rsid w:val="00CA4A9D"/>
    <w:rsid w:val="00CA660A"/>
    <w:rsid w:val="00CB0B50"/>
    <w:rsid w:val="00CB0C06"/>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296B"/>
    <w:rsid w:val="00CE33CA"/>
    <w:rsid w:val="00CE3E88"/>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61DD"/>
    <w:rsid w:val="00D06A12"/>
    <w:rsid w:val="00D11A9E"/>
    <w:rsid w:val="00D11B71"/>
    <w:rsid w:val="00D125C0"/>
    <w:rsid w:val="00D132A5"/>
    <w:rsid w:val="00D132DE"/>
    <w:rsid w:val="00D133B1"/>
    <w:rsid w:val="00D1380E"/>
    <w:rsid w:val="00D145FA"/>
    <w:rsid w:val="00D15BDB"/>
    <w:rsid w:val="00D162F7"/>
    <w:rsid w:val="00D22358"/>
    <w:rsid w:val="00D22D7B"/>
    <w:rsid w:val="00D23123"/>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5A7A"/>
    <w:rsid w:val="00DA5EA8"/>
    <w:rsid w:val="00DB12E7"/>
    <w:rsid w:val="00DB17E5"/>
    <w:rsid w:val="00DB2123"/>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6EC"/>
    <w:rsid w:val="00DF321C"/>
    <w:rsid w:val="00DF3660"/>
    <w:rsid w:val="00DF37F9"/>
    <w:rsid w:val="00DF46E5"/>
    <w:rsid w:val="00DF53A9"/>
    <w:rsid w:val="00DF74B6"/>
    <w:rsid w:val="00DF7589"/>
    <w:rsid w:val="00E014F3"/>
    <w:rsid w:val="00E038F9"/>
    <w:rsid w:val="00E03C07"/>
    <w:rsid w:val="00E047B2"/>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6798"/>
    <w:rsid w:val="00E27FC4"/>
    <w:rsid w:val="00E30712"/>
    <w:rsid w:val="00E3071F"/>
    <w:rsid w:val="00E307A4"/>
    <w:rsid w:val="00E30DC7"/>
    <w:rsid w:val="00E332AB"/>
    <w:rsid w:val="00E33377"/>
    <w:rsid w:val="00E3484C"/>
    <w:rsid w:val="00E3560D"/>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62EC"/>
    <w:rsid w:val="00E562FE"/>
    <w:rsid w:val="00E5752A"/>
    <w:rsid w:val="00E60542"/>
    <w:rsid w:val="00E62A95"/>
    <w:rsid w:val="00E62AF2"/>
    <w:rsid w:val="00E62CCF"/>
    <w:rsid w:val="00E62E71"/>
    <w:rsid w:val="00E63B9D"/>
    <w:rsid w:val="00E63F9B"/>
    <w:rsid w:val="00E70B1F"/>
    <w:rsid w:val="00E72146"/>
    <w:rsid w:val="00E72305"/>
    <w:rsid w:val="00E725B4"/>
    <w:rsid w:val="00E7311A"/>
    <w:rsid w:val="00E73155"/>
    <w:rsid w:val="00E74D48"/>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408D"/>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6BC"/>
    <w:rsid w:val="00F27329"/>
    <w:rsid w:val="00F31DD7"/>
    <w:rsid w:val="00F323CD"/>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52CB"/>
    <w:rsid w:val="00F95F93"/>
    <w:rsid w:val="00F960E5"/>
    <w:rsid w:val="00F96277"/>
    <w:rsid w:val="00F96BB0"/>
    <w:rsid w:val="00FA0330"/>
    <w:rsid w:val="00FA2255"/>
    <w:rsid w:val="00FA2BA2"/>
    <w:rsid w:val="00FA3A72"/>
    <w:rsid w:val="00FA42E5"/>
    <w:rsid w:val="00FA497D"/>
    <w:rsid w:val="00FA53D5"/>
    <w:rsid w:val="00FA5ED4"/>
    <w:rsid w:val="00FA715D"/>
    <w:rsid w:val="00FB0B0C"/>
    <w:rsid w:val="00FB19E4"/>
    <w:rsid w:val="00FB1A70"/>
    <w:rsid w:val="00FB35B6"/>
    <w:rsid w:val="00FB3755"/>
    <w:rsid w:val="00FB4916"/>
    <w:rsid w:val="00FB522D"/>
    <w:rsid w:val="00FB56BF"/>
    <w:rsid w:val="00FB68F1"/>
    <w:rsid w:val="00FB7745"/>
    <w:rsid w:val="00FC055C"/>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56AC"/>
    <w:rsid w:val="00FD7BB0"/>
    <w:rsid w:val="00FE17A4"/>
    <w:rsid w:val="00FE20DB"/>
    <w:rsid w:val="00FE22E8"/>
    <w:rsid w:val="00FE3C57"/>
    <w:rsid w:val="00FE59B3"/>
    <w:rsid w:val="00FE60E6"/>
    <w:rsid w:val="00FE660F"/>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oleObject" Target="embeddings/oleObject2.bin"/><Relationship Id="rId26" Type="http://schemas.openxmlformats.org/officeDocument/2006/relationships/image" Target="media/image6.emf"/><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oleObject" Target="embeddings/oleObject1.bin"/><Relationship Id="rId25" Type="http://schemas.openxmlformats.org/officeDocument/2006/relationships/package" Target="embeddings/Microsoft_PowerPoint_Slide2.sldx"/><Relationship Id="rId33" Type="http://schemas.openxmlformats.org/officeDocument/2006/relationships/package" Target="embeddings/Microsoft_PowerPoint_Slide6.sldx"/><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package" Target="embeddings/Microsoft_PowerPoint_Slide4.sl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5.bin"/><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ref" TargetMode="External"/><Relationship Id="rId23" Type="http://schemas.openxmlformats.org/officeDocument/2006/relationships/package" Target="embeddings/Microsoft_PowerPoint_Slide1.sldx"/><Relationship Id="rId28" Type="http://schemas.openxmlformats.org/officeDocument/2006/relationships/image" Target="media/image7.emf"/><Relationship Id="rId36" Type="http://schemas.openxmlformats.org/officeDocument/2006/relationships/image" Target="media/image11.emf"/><Relationship Id="rId10" Type="http://schemas.openxmlformats.org/officeDocument/2006/relationships/image" Target="media/image1.png"/><Relationship Id="rId19" Type="http://schemas.openxmlformats.org/officeDocument/2006/relationships/image" Target="media/image3.wmf"/><Relationship Id="rId31" Type="http://schemas.openxmlformats.org/officeDocument/2006/relationships/package" Target="embeddings/Microsoft_PowerPoint_Slide5.sldx"/><Relationship Id="rId4" Type="http://schemas.microsoft.com/office/2007/relationships/stylesWithEffects" Target="stylesWithEffects.xml"/><Relationship Id="rId9" Type="http://schemas.openxmlformats.org/officeDocument/2006/relationships/hyperlink" Target="http://www.w3.org/TR/xmlschema-2/" TargetMode="External"/><Relationship Id="rId14" Type="http://schemas.openxmlformats.org/officeDocument/2006/relationships/hyperlink" Target="mailto:./@name" TargetMode="External"/><Relationship Id="rId22" Type="http://schemas.openxmlformats.org/officeDocument/2006/relationships/image" Target="media/image4.emf"/><Relationship Id="rId27" Type="http://schemas.openxmlformats.org/officeDocument/2006/relationships/package" Target="embeddings/Microsoft_PowerPoint_Slide3.sldx"/><Relationship Id="rId30" Type="http://schemas.openxmlformats.org/officeDocument/2006/relationships/image" Target="media/image8.emf"/><Relationship Id="rId35" Type="http://schemas.openxmlformats.org/officeDocument/2006/relationships/package" Target="embeddings/Microsoft_PowerPoint_Slide7.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93739-E992-478A-9AAB-AFD77BC01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24527</TotalTime>
  <Pages>1</Pages>
  <Words>34329</Words>
  <Characters>195680</Characters>
  <Application>Microsoft Office Word</Application>
  <DocSecurity>0</DocSecurity>
  <Lines>1630</Lines>
  <Paragraphs>459</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229550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Serm Kulvatunyou</cp:lastModifiedBy>
  <cp:revision>50</cp:revision>
  <dcterms:created xsi:type="dcterms:W3CDTF">2016-02-08T20:12:00Z</dcterms:created>
  <dcterms:modified xsi:type="dcterms:W3CDTF">2016-03-09T01:48:00Z</dcterms:modified>
</cp:coreProperties>
</file>